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r w:rsidR="00E66CB1" w:rsidRPr="00C9444E">
        <w:rPr>
          <w:rFonts w:ascii="Times New Roman" w:hAnsi="Times New Roman" w:cs="Times New Roman"/>
          <w:b/>
          <w:bCs/>
        </w:rPr>
        <w:t>Mutual activation of</w:t>
      </w:r>
      <w:r w:rsidR="00AD7F58" w:rsidRPr="00C9444E">
        <w:rPr>
          <w:rFonts w:ascii="Times New Roman" w:hAnsi="Times New Roman" w:cs="Times New Roman"/>
          <w:b/>
          <w:bCs/>
        </w:rPr>
        <w:t xml:space="preserve"> the epithelial-to-mesenchymal transition and metabolic reprogramming</w:t>
      </w:r>
      <w:r w:rsidR="00211F0E" w:rsidRPr="00C9444E">
        <w:rPr>
          <w:rFonts w:ascii="Times New Roman" w:hAnsi="Times New Roman" w:cs="Times New Roman"/>
          <w:b/>
          <w:bCs/>
        </w:rPr>
        <w:t xml:space="preserve"> </w:t>
      </w:r>
      <w:r w:rsidR="00E66CB1" w:rsidRPr="00C9444E">
        <w:rPr>
          <w:rFonts w:ascii="Times New Roman" w:hAnsi="Times New Roman" w:cs="Times New Roman"/>
          <w:b/>
          <w:bCs/>
        </w:rPr>
        <w:t>stabilizes</w:t>
      </w:r>
      <w:r w:rsidR="00586C48" w:rsidRPr="00C9444E">
        <w:rPr>
          <w:rFonts w:ascii="Times New Roman" w:hAnsi="Times New Roman" w:cs="Times New Roman"/>
          <w:b/>
          <w:bCs/>
        </w:rPr>
        <w:t xml:space="preserve"> hybrid</w:t>
      </w:r>
      <w:r w:rsidR="00E66CB1" w:rsidRPr="00C9444E">
        <w:rPr>
          <w:rFonts w:ascii="Times New Roman" w:hAnsi="Times New Roman" w:cs="Times New Roman"/>
          <w:b/>
          <w:bCs/>
        </w:rPr>
        <w:t xml:space="preserve"> phenotype</w:t>
      </w:r>
      <w:r w:rsidR="00586C48" w:rsidRPr="00C9444E">
        <w:rPr>
          <w:rFonts w:ascii="Times New Roman" w:hAnsi="Times New Roman" w:cs="Times New Roman"/>
          <w:b/>
          <w:bCs/>
        </w:rPr>
        <w:t>s</w:t>
      </w:r>
      <w:r w:rsidR="00E66CB1" w:rsidRPr="00C9444E">
        <w:rPr>
          <w:rFonts w:ascii="Times New Roman" w:hAnsi="Times New Roman" w:cs="Times New Roman"/>
          <w:b/>
          <w:bCs/>
        </w:rPr>
        <w:t xml:space="preserve"> with high metastatic potential</w:t>
      </w:r>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xml:space="preserve">, </w:t>
      </w:r>
      <w:commentRangeStart w:id="0"/>
      <w:proofErr w:type="spellStart"/>
      <w:r w:rsidRPr="00C9444E">
        <w:rPr>
          <w:rFonts w:ascii="Times New Roman" w:hAnsi="Times New Roman" w:cs="Times New Roman"/>
        </w:rPr>
        <w:t>Dongya</w:t>
      </w:r>
      <w:proofErr w:type="spellEnd"/>
      <w:r w:rsidRPr="00C9444E">
        <w:rPr>
          <w:rFonts w:ascii="Times New Roman" w:hAnsi="Times New Roman" w:cs="Times New Roman"/>
        </w:rPr>
        <w:t xml:space="preserve"> Jia</w:t>
      </w:r>
      <w:r w:rsidR="00210CF5" w:rsidRPr="00C9444E">
        <w:rPr>
          <w:rFonts w:ascii="Times New Roman" w:hAnsi="Times New Roman" w:cs="Times New Roman"/>
          <w:vertAlign w:val="superscript"/>
        </w:rPr>
        <w:t>2</w:t>
      </w:r>
      <w:r w:rsidRPr="00C9444E">
        <w:rPr>
          <w:rFonts w:ascii="Times New Roman" w:hAnsi="Times New Roman" w:cs="Times New Roman"/>
        </w:rPr>
        <w:t xml:space="preserve">, </w:t>
      </w:r>
      <w:commentRangeEnd w:id="0"/>
      <w:r w:rsidR="00645AEC" w:rsidRPr="00C9444E">
        <w:rPr>
          <w:rStyle w:val="CommentReference"/>
          <w:rFonts w:ascii="Times New Roman" w:hAnsi="Times New Roman" w:cs="Times New Roman"/>
        </w:rPr>
        <w:commentReference w:id="0"/>
      </w:r>
      <w:r w:rsidRPr="00C9444E">
        <w:rPr>
          <w:rFonts w:ascii="Times New Roman" w:hAnsi="Times New Roman" w:cs="Times New Roman"/>
        </w:rPr>
        <w:t>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7E5B3405"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6765970F" w14:textId="292DEDD0" w:rsidR="00586C48" w:rsidRPr="00C9444E" w:rsidRDefault="00586C48" w:rsidP="000C7A59">
      <w:pPr>
        <w:pStyle w:val="BodyText"/>
        <w:spacing w:line="480" w:lineRule="auto"/>
        <w:rPr>
          <w:rFonts w:ascii="Times New Roman" w:hAnsi="Times New Roman" w:cs="Times New Roman"/>
        </w:rPr>
      </w:pPr>
      <w:bookmarkStart w:id="1" w:name="_Hlk101434659"/>
      <w:r w:rsidRPr="00C9444E">
        <w:rPr>
          <w:rFonts w:ascii="Times New Roman" w:hAnsi="Times New Roman" w:cs="Times New Roman"/>
        </w:rPr>
        <w:t xml:space="preserve">Abnormal metabolism and </w:t>
      </w:r>
      <w:r w:rsidR="00C62173" w:rsidRPr="00C9444E">
        <w:rPr>
          <w:rFonts w:ascii="Times New Roman" w:hAnsi="Times New Roman" w:cs="Times New Roman"/>
        </w:rPr>
        <w:t xml:space="preserve">attaining motility </w:t>
      </w:r>
      <w:r w:rsidRPr="00C9444E">
        <w:rPr>
          <w:rFonts w:ascii="Times New Roman" w:hAnsi="Times New Roman" w:cs="Times New Roman"/>
        </w:rPr>
        <w:t xml:space="preserve"> are two hallmarks of cancer. During metastasis, a developmental program, epithelial-to-mesenchymal transition (EMT)</w:t>
      </w:r>
      <w:r w:rsidR="00C62173" w:rsidRPr="00C9444E">
        <w:rPr>
          <w:rFonts w:ascii="Times New Roman" w:hAnsi="Times New Roman" w:cs="Times New Roman"/>
        </w:rPr>
        <w:t xml:space="preserve"> is</w:t>
      </w:r>
      <w:r w:rsidRPr="00C9444E">
        <w:rPr>
          <w:rFonts w:ascii="Times New Roman" w:hAnsi="Times New Roman" w:cs="Times New Roman"/>
        </w:rPr>
        <w:t xml:space="preserve"> often used by cancer cells to </w:t>
      </w:r>
      <w:r w:rsidR="00C62173" w:rsidRPr="00C9444E">
        <w:rPr>
          <w:rFonts w:ascii="Times New Roman" w:hAnsi="Times New Roman" w:cs="Times New Roman"/>
        </w:rPr>
        <w:t>become motile</w:t>
      </w:r>
      <w:r w:rsidRPr="00C9444E">
        <w:rPr>
          <w:rFonts w:ascii="Times New Roman" w:hAnsi="Times New Roman" w:cs="Times New Roman"/>
        </w:rPr>
        <w:t xml:space="preserve">. </w:t>
      </w:r>
      <w:r w:rsidR="00C62173" w:rsidRPr="00C9444E">
        <w:rPr>
          <w:rFonts w:ascii="Times New Roman" w:hAnsi="Times New Roman" w:cs="Times New Roman"/>
        </w:rPr>
        <w:t>Aside from complete EMT,  c</w:t>
      </w:r>
      <w:r w:rsidRPr="00C9444E">
        <w:rPr>
          <w:rFonts w:ascii="Times New Roman" w:hAnsi="Times New Roman" w:cs="Times New Roman"/>
        </w:rPr>
        <w:t xml:space="preserve">ancer cells can </w:t>
      </w:r>
      <w:r w:rsidR="00C62173" w:rsidRPr="00C9444E">
        <w:rPr>
          <w:rFonts w:ascii="Times New Roman" w:hAnsi="Times New Roman" w:cs="Times New Roman"/>
        </w:rPr>
        <w:t xml:space="preserve">alternatively </w:t>
      </w:r>
      <w:r w:rsidRPr="00C9444E">
        <w:rPr>
          <w:rFonts w:ascii="Times New Roman" w:hAnsi="Times New Roman" w:cs="Times New Roman"/>
        </w:rPr>
        <w:t xml:space="preserve">acquire a hybrid Epithelial/Mesenchymal (E/M) phenotype, which </w:t>
      </w:r>
      <w:r w:rsidR="00C62173" w:rsidRPr="00C9444E">
        <w:rPr>
          <w:rFonts w:ascii="Times New Roman" w:hAnsi="Times New Roman" w:cs="Times New Roman"/>
        </w:rPr>
        <w:t xml:space="preserve">in many cases may </w:t>
      </w:r>
      <w:r w:rsidRPr="00C9444E">
        <w:rPr>
          <w:rFonts w:ascii="Times New Roman" w:hAnsi="Times New Roman" w:cs="Times New Roman"/>
        </w:rPr>
        <w:t xml:space="preserve">be the primary instigator of metastasis. </w:t>
      </w:r>
      <w:r w:rsidR="00C62173" w:rsidRPr="00C9444E">
        <w:rPr>
          <w:rFonts w:ascii="Times New Roman" w:hAnsi="Times New Roman" w:cs="Times New Roman"/>
        </w:rPr>
        <w:t>In addition, w</w:t>
      </w:r>
      <w:r w:rsidRPr="00C9444E">
        <w:rPr>
          <w:rFonts w:ascii="Times New Roman" w:hAnsi="Times New Roman" w:cs="Times New Roman"/>
        </w:rPr>
        <w:t xml:space="preserve">hen leaving </w:t>
      </w:r>
      <w:r w:rsidR="007F5102" w:rsidRPr="00C9444E">
        <w:rPr>
          <w:rFonts w:ascii="Times New Roman" w:hAnsi="Times New Roman" w:cs="Times New Roman"/>
        </w:rPr>
        <w:t xml:space="preserve">the </w:t>
      </w:r>
      <w:r w:rsidRPr="00C9444E">
        <w:rPr>
          <w:rFonts w:ascii="Times New Roman" w:hAnsi="Times New Roman" w:cs="Times New Roman"/>
        </w:rPr>
        <w:t xml:space="preserve">primary tumor and entering blood circulation, cancer cells can increase their mitochondrial respiration without compromising their glycolytic activity, thus entering a hybrid metabolic mode using both oxidative phosphorylation (OXPHOS) and glycolysis. </w:t>
      </w:r>
      <w:r w:rsidRPr="00C9444E">
        <w:rPr>
          <w:rFonts w:ascii="Times New Roman" w:hAnsi="Times New Roman" w:cs="Times New Roman"/>
          <w:lang w:eastAsia="zh-CN"/>
        </w:rPr>
        <w:t>U</w:t>
      </w:r>
      <w:r w:rsidRPr="00C9444E">
        <w:rPr>
          <w:rFonts w:ascii="Times New Roman" w:hAnsi="Times New Roman" w:cs="Times New Roman"/>
        </w:rPr>
        <w:t xml:space="preserve">nderstanding the relationship between cancer metabolism and EMT can </w:t>
      </w:r>
      <w:r w:rsidR="00C62173" w:rsidRPr="00C9444E">
        <w:rPr>
          <w:rFonts w:ascii="Times New Roman" w:hAnsi="Times New Roman" w:cs="Times New Roman"/>
        </w:rPr>
        <w:t xml:space="preserve">therefore </w:t>
      </w:r>
      <w:r w:rsidRPr="00C9444E">
        <w:rPr>
          <w:rFonts w:ascii="Times New Roman" w:hAnsi="Times New Roman" w:cs="Times New Roman"/>
        </w:rPr>
        <w:t xml:space="preserve">offer </w:t>
      </w:r>
      <w:r w:rsidR="00C62173" w:rsidRPr="00C9444E">
        <w:rPr>
          <w:rFonts w:ascii="Times New Roman" w:hAnsi="Times New Roman" w:cs="Times New Roman"/>
        </w:rPr>
        <w:t xml:space="preserve">novel </w:t>
      </w:r>
      <w:r w:rsidRPr="00C9444E">
        <w:rPr>
          <w:rFonts w:ascii="Times New Roman" w:hAnsi="Times New Roman" w:cs="Times New Roman"/>
        </w:rPr>
        <w:t>anti-metastasis strategie</w:t>
      </w:r>
      <w:r w:rsidR="00C62173" w:rsidRPr="00C9444E">
        <w:rPr>
          <w:rFonts w:ascii="Times New Roman" w:hAnsi="Times New Roman" w:cs="Times New Roman"/>
        </w:rPr>
        <w:t>s</w:t>
      </w:r>
      <w:r w:rsidRPr="00C9444E">
        <w:rPr>
          <w:rFonts w:ascii="Times New Roman" w:hAnsi="Times New Roman" w:cs="Times New Roman"/>
        </w:rPr>
        <w:t xml:space="preserve">. Here, we analyze the relationship between metabolism and EMT by coupling their corresponding </w:t>
      </w:r>
      <w:r w:rsidR="00C62173" w:rsidRPr="00C9444E">
        <w:rPr>
          <w:rFonts w:ascii="Times New Roman" w:hAnsi="Times New Roman" w:cs="Times New Roman"/>
        </w:rPr>
        <w:t xml:space="preserve">core </w:t>
      </w:r>
      <w:r w:rsidRPr="00C9444E">
        <w:rPr>
          <w:rFonts w:ascii="Times New Roman" w:hAnsi="Times New Roman" w:cs="Times New Roman"/>
        </w:rPr>
        <w:t xml:space="preserve">decision-making molecular networks – AMPK/HIF-1/ROS and miR-34/SNAIL/miR-200/ZEB, respectively. We systematically elucidate how different phenotypes during EMT (E, </w:t>
      </w:r>
      <w:proofErr w:type="gramStart"/>
      <w:r w:rsidRPr="00C9444E">
        <w:rPr>
          <w:rFonts w:ascii="Times New Roman" w:hAnsi="Times New Roman" w:cs="Times New Roman"/>
        </w:rPr>
        <w:t>M</w:t>
      </w:r>
      <w:proofErr w:type="gramEnd"/>
      <w:r w:rsidRPr="00C9444E">
        <w:rPr>
          <w:rFonts w:ascii="Times New Roman" w:hAnsi="Times New Roman" w:cs="Times New Roman"/>
        </w:rPr>
        <w:t xml:space="preserve"> and hybrid E/M) are associated with different metabolic phenotypes (OXPHOS, glycolysis and hybrid</w:t>
      </w:r>
      <w:r w:rsidR="00182BBC" w:rsidRPr="00C9444E">
        <w:rPr>
          <w:rFonts w:ascii="Times New Roman" w:hAnsi="Times New Roman" w:cs="Times New Roman"/>
        </w:rPr>
        <w:t xml:space="preserve"> (W/O)</w:t>
      </w:r>
      <w:r w:rsidR="00170F85" w:rsidRPr="00C9444E">
        <w:rPr>
          <w:rFonts w:ascii="Times New Roman" w:hAnsi="Times New Roman" w:cs="Times New Roman"/>
        </w:rPr>
        <w:t xml:space="preserve"> </w:t>
      </w:r>
      <w:r w:rsidRPr="00C9444E">
        <w:rPr>
          <w:rFonts w:ascii="Times New Roman" w:hAnsi="Times New Roman" w:cs="Times New Roman"/>
        </w:rPr>
        <w:t>glycolysis</w:t>
      </w:r>
      <w:r w:rsidR="00182BBC" w:rsidRPr="00C9444E">
        <w:rPr>
          <w:rFonts w:ascii="Times New Roman" w:hAnsi="Times New Roman" w:cs="Times New Roman"/>
        </w:rPr>
        <w:t>/OXPHOS</w:t>
      </w:r>
      <w:r w:rsidRPr="00C9444E">
        <w:rPr>
          <w:rFonts w:ascii="Times New Roman" w:hAnsi="Times New Roman" w:cs="Times New Roman"/>
        </w:rPr>
        <w:t xml:space="preserve">). Specifically, we identified the feedback loops that lead to the coupling of the hybrid E/M state with the </w:t>
      </w:r>
      <w:r w:rsidR="00744D1D">
        <w:rPr>
          <w:rFonts w:ascii="Times New Roman" w:hAnsi="Times New Roman" w:cs="Times New Roman"/>
        </w:rPr>
        <w:t>hybrid</w:t>
      </w:r>
      <w:r w:rsidR="00744D1D" w:rsidRPr="00C9444E">
        <w:rPr>
          <w:rFonts w:ascii="Times New Roman" w:hAnsi="Times New Roman" w:cs="Times New Roman"/>
        </w:rPr>
        <w:t xml:space="preserve"> </w:t>
      </w:r>
      <w:r w:rsidRPr="00C9444E">
        <w:rPr>
          <w:rFonts w:ascii="Times New Roman" w:hAnsi="Times New Roman" w:cs="Times New Roman"/>
        </w:rPr>
        <w:t>metabolic state – a potentially highly aggressive phenotype</w:t>
      </w:r>
      <w:r w:rsidR="00FC20B8" w:rsidRPr="00C9444E">
        <w:rPr>
          <w:rFonts w:ascii="Times New Roman" w:hAnsi="Times New Roman" w:cs="Times New Roman"/>
        </w:rPr>
        <w:t xml:space="preserve"> (E/M-W/O)</w:t>
      </w:r>
      <w:r w:rsidRPr="00C9444E">
        <w:rPr>
          <w:rFonts w:ascii="Times New Roman" w:hAnsi="Times New Roman" w:cs="Times New Roman"/>
        </w:rPr>
        <w:t xml:space="preserve">. </w:t>
      </w:r>
      <w:bookmarkStart w:id="2" w:name="_Hlk101434770"/>
      <w:bookmarkEnd w:id="1"/>
      <w:r w:rsidRPr="00C9444E">
        <w:rPr>
          <w:rFonts w:ascii="Times New Roman" w:hAnsi="Times New Roman" w:cs="Times New Roman"/>
        </w:rPr>
        <w:lastRenderedPageBreak/>
        <w:t>Strikingly, we found that even if the individual molecular network of EMT or metabolism do</w:t>
      </w:r>
      <w:r w:rsidR="005D312F" w:rsidRPr="00C9444E">
        <w:rPr>
          <w:rFonts w:ascii="Times New Roman" w:hAnsi="Times New Roman" w:cs="Times New Roman"/>
        </w:rPr>
        <w:t>es</w:t>
      </w:r>
      <w:r w:rsidR="00B17052" w:rsidRPr="00C9444E">
        <w:rPr>
          <w:rFonts w:ascii="Times New Roman" w:hAnsi="Times New Roman" w:cs="Times New Roman"/>
        </w:rPr>
        <w:t xml:space="preserve"> not</w:t>
      </w:r>
      <w:r w:rsidRPr="00C9444E">
        <w:rPr>
          <w:rFonts w:ascii="Times New Roman" w:hAnsi="Times New Roman" w:cs="Times New Roman"/>
        </w:rPr>
        <w:t xml:space="preserve"> </w:t>
      </w:r>
      <w:r w:rsidR="00B17052" w:rsidRPr="00C9444E">
        <w:rPr>
          <w:rFonts w:ascii="Times New Roman" w:hAnsi="Times New Roman" w:cs="Times New Roman"/>
        </w:rPr>
        <w:t>support</w:t>
      </w:r>
      <w:r w:rsidRPr="00C9444E">
        <w:rPr>
          <w:rFonts w:ascii="Times New Roman" w:hAnsi="Times New Roman" w:cs="Times New Roman"/>
        </w:rPr>
        <w:t xml:space="preserve"> a hybrid phenotype, </w:t>
      </w:r>
      <w:r w:rsidR="00FC20B8" w:rsidRPr="00C9444E">
        <w:rPr>
          <w:rFonts w:ascii="Times New Roman" w:hAnsi="Times New Roman" w:cs="Times New Roman"/>
        </w:rPr>
        <w:t>crosstalk</w:t>
      </w:r>
      <w:r w:rsidRPr="00C9444E">
        <w:rPr>
          <w:rFonts w:ascii="Times New Roman" w:hAnsi="Times New Roman" w:cs="Times New Roman"/>
        </w:rPr>
        <w:t xml:space="preserve"> can promote the existence of </w:t>
      </w:r>
      <w:r w:rsidR="00B17052" w:rsidRPr="00C9444E">
        <w:rPr>
          <w:rFonts w:ascii="Times New Roman" w:hAnsi="Times New Roman" w:cs="Times New Roman"/>
        </w:rPr>
        <w:t xml:space="preserve"> such a </w:t>
      </w:r>
      <w:r w:rsidR="00CA02C6" w:rsidRPr="00C9444E">
        <w:rPr>
          <w:rFonts w:ascii="Times New Roman" w:hAnsi="Times New Roman" w:cs="Times New Roman"/>
        </w:rPr>
        <w:t xml:space="preserve">double hybrid </w:t>
      </w:r>
      <w:r w:rsidRPr="00C9444E">
        <w:rPr>
          <w:rFonts w:ascii="Times New Roman" w:hAnsi="Times New Roman" w:cs="Times New Roman"/>
        </w:rPr>
        <w:t>phenotype.</w:t>
      </w:r>
      <w:bookmarkEnd w:id="2"/>
      <w:r w:rsidR="00CA02C6" w:rsidRPr="00C9444E">
        <w:rPr>
          <w:rFonts w:ascii="Times New Roman" w:hAnsi="Times New Roman" w:cs="Times New Roman"/>
        </w:rPr>
        <w:t xml:space="preserve"> In this case</w:t>
      </w:r>
      <w:commentRangeStart w:id="3"/>
      <w:commentRangeStart w:id="4"/>
      <w:r w:rsidR="00A4402A" w:rsidRPr="00C9444E">
        <w:rPr>
          <w:rFonts w:ascii="Times New Roman" w:hAnsi="Times New Roman" w:cs="Times New Roman"/>
        </w:rPr>
        <w:t xml:space="preserve">, </w:t>
      </w:r>
      <w:r w:rsidR="00CA02C6" w:rsidRPr="00C9444E">
        <w:rPr>
          <w:rFonts w:ascii="Times New Roman" w:hAnsi="Times New Roman" w:cs="Times New Roman"/>
        </w:rPr>
        <w:t xml:space="preserve">the state is created </w:t>
      </w:r>
      <w:r w:rsidR="00A4402A" w:rsidRPr="00C9444E">
        <w:rPr>
          <w:rFonts w:ascii="Times New Roman" w:hAnsi="Times New Roman" w:cs="Times New Roman"/>
        </w:rPr>
        <w:t>sequentially by first stabilizing the hybrid metabolic phenotype and then the hybrid E/M state</w:t>
      </w:r>
      <w:commentRangeEnd w:id="3"/>
      <w:r w:rsidR="00A4402A" w:rsidRPr="00C9444E">
        <w:rPr>
          <w:rStyle w:val="CommentReference"/>
          <w:rFonts w:ascii="Times New Roman" w:hAnsi="Times New Roman" w:cs="Times New Roman"/>
        </w:rPr>
        <w:commentReference w:id="3"/>
      </w:r>
      <w:commentRangeEnd w:id="4"/>
      <w:r w:rsidR="00164DB6" w:rsidRPr="00C9444E">
        <w:rPr>
          <w:rStyle w:val="CommentReference"/>
          <w:rFonts w:ascii="Times New Roman" w:hAnsi="Times New Roman" w:cs="Times New Roman"/>
        </w:rPr>
        <w:commentReference w:id="4"/>
      </w:r>
      <w:r w:rsidR="00A4402A" w:rsidRPr="00C9444E">
        <w:rPr>
          <w:rFonts w:ascii="Times New Roman" w:hAnsi="Times New Roman" w:cs="Times New Roman"/>
        </w:rPr>
        <w:t xml:space="preserve">, </w:t>
      </w:r>
      <w:r w:rsidR="00FC28F1" w:rsidRPr="00C9444E">
        <w:rPr>
          <w:rFonts w:ascii="Times New Roman" w:hAnsi="Times New Roman" w:cs="Times New Roman"/>
        </w:rPr>
        <w:t>suggesting</w:t>
      </w:r>
      <w:r w:rsidR="00CA02C6" w:rsidRPr="00C9444E">
        <w:rPr>
          <w:rFonts w:ascii="Times New Roman" w:hAnsi="Times New Roman" w:cs="Times New Roman"/>
        </w:rPr>
        <w:t xml:space="preserve"> that </w:t>
      </w:r>
      <w:r w:rsidR="00FC28F1" w:rsidRPr="00C9444E">
        <w:rPr>
          <w:rFonts w:ascii="Times New Roman" w:hAnsi="Times New Roman" w:cs="Times New Roman"/>
        </w:rPr>
        <w:t xml:space="preserve">metabolic reprogramming </w:t>
      </w:r>
      <w:r w:rsidR="002A1A95" w:rsidRPr="00C9444E">
        <w:rPr>
          <w:rFonts w:ascii="Times New Roman" w:hAnsi="Times New Roman" w:cs="Times New Roman"/>
        </w:rPr>
        <w:t xml:space="preserve">may </w:t>
      </w:r>
      <w:r w:rsidR="00CA02C6" w:rsidRPr="00C9444E">
        <w:rPr>
          <w:rFonts w:ascii="Times New Roman" w:hAnsi="Times New Roman" w:cs="Times New Roman"/>
        </w:rPr>
        <w:t>be the primary driver behind the acquisition of highly aggressive cells</w:t>
      </w:r>
      <w:r w:rsidR="00FC28F1"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5" w:name="introduction"/>
      <w:r w:rsidRPr="00C9444E">
        <w:rPr>
          <w:rFonts w:ascii="Times New Roman" w:hAnsi="Times New Roman" w:cs="Times New Roman"/>
          <w:b/>
          <w:bCs/>
          <w:sz w:val="28"/>
          <w:szCs w:val="28"/>
        </w:rPr>
        <w:t>Introduction</w:t>
      </w:r>
      <w:bookmarkEnd w:id="5"/>
    </w:p>
    <w:p w14:paraId="14632C67" w14:textId="483A559E"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4C245F" w:rsidRPr="004C245F">
            <w:rPr>
              <w:rFonts w:ascii="Times New Roman" w:eastAsia="Times New Roman" w:hAnsi="Times New Roman" w:cs="Times New Roman"/>
              <w:color w:val="000000"/>
            </w:rPr>
            <w:t>[1]</w:t>
          </w:r>
        </w:sdtContent>
      </w:sdt>
      <w:r w:rsidRPr="00C9444E">
        <w:rPr>
          <w:rFonts w:ascii="Times New Roman" w:hAnsi="Times New Roman" w:cs="Times New Roman"/>
        </w:rPr>
        <w:t xml:space="preserve"> and thus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 xml:space="preserve">initiate metastatic lesions. Typically, these properties have been studied one at a time. For example, cell motility is assumed to be related to the epithelial-to-mesenchymal transition (EMT). During EMT, the cells progressively lose cell-cell adhesion and apical-basal polarity, and increase their capacity for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4C245F" w:rsidRPr="004C245F">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4C245F" w:rsidRPr="004C245F">
            <w:rPr>
              <w:rFonts w:ascii="Times New Roman" w:eastAsia="Times New Roman" w:hAnsi="Times New Roman" w:cs="Times New Roman"/>
              <w:color w:val="000000"/>
            </w:rPr>
            <w:t>[4,5]</w:t>
          </w:r>
        </w:sdtContent>
      </w:sdt>
      <w:r w:rsidRPr="00C9444E">
        <w:rPr>
          <w:rFonts w:ascii="Times New Roman" w:hAnsi="Times New Roman" w:cs="Times New Roman"/>
        </w:rPr>
        <w:t xml:space="preserve">, </w:t>
      </w:r>
      <w:proofErr w:type="gramStart"/>
      <w:r w:rsidRPr="00C9444E">
        <w:rPr>
          <w:rFonts w:ascii="Times New Roman" w:hAnsi="Times New Roman" w:cs="Times New Roman"/>
        </w:rPr>
        <w:t>and also</w:t>
      </w:r>
      <w:proofErr w:type="gramEnd"/>
      <w:r w:rsidRPr="00C9444E">
        <w:rPr>
          <w:rFonts w:ascii="Times New Roman" w:hAnsi="Times New Roman" w:cs="Times New Roman"/>
        </w:rPr>
        <w:t xml:space="preserve">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4C245F" w:rsidRPr="004C245F">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w:t>
      </w:r>
      <w:proofErr w:type="gramStart"/>
      <w:r w:rsidRPr="00C9444E">
        <w:rPr>
          <w:rFonts w:ascii="Times New Roman" w:hAnsi="Times New Roman" w:cs="Times New Roman"/>
        </w:rPr>
        <w:t>the majority of</w:t>
      </w:r>
      <w:proofErr w:type="gramEnd"/>
      <w:r w:rsidRPr="00C9444E">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4C245F" w:rsidRPr="004C245F">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 xml:space="preserve">many </w:t>
      </w:r>
      <w:proofErr w:type="gramStart"/>
      <w:r w:rsidRPr="00C9444E">
        <w:rPr>
          <w:rFonts w:ascii="Times New Roman" w:hAnsi="Times New Roman" w:cs="Times New Roman"/>
        </w:rPr>
        <w:t>cancer</w:t>
      </w:r>
      <w:proofErr w:type="gramEnd"/>
      <w:r w:rsidRPr="00C9444E">
        <w:rPr>
          <w:rFonts w:ascii="Times New Roman" w:hAnsi="Times New Roman" w:cs="Times New Roman"/>
        </w:rPr>
        <w:t xml:space="preserve">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4C245F" w:rsidRPr="004C245F">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4C245F" w:rsidRPr="004C245F">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00F36385"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4C245F" w:rsidRPr="004C245F">
            <w:rPr>
              <w:rFonts w:ascii="Times New Roman" w:eastAsia="Times New Roman" w:hAnsi="Times New Roman" w:cs="Times New Roman"/>
              <w:color w:val="000000"/>
            </w:rPr>
            <w:t>[1,17]</w:t>
          </w:r>
        </w:sdtContent>
      </w:sdt>
      <w:r w:rsidRPr="00C9444E">
        <w:rPr>
          <w:rFonts w:ascii="Times New Roman" w:hAnsi="Times New Roman" w:cs="Times New Roman"/>
        </w:rPr>
        <w:t xml:space="preserve">. Cells typically utilize oxidative phosphorylation (OXPHOS)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  However, cancer cells often prefer glycolysis even when oxygen is available, referred to as the Warburg effect 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4C245F" w:rsidRPr="004C245F">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4C245F" w:rsidRPr="004C245F">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OXPHOS and Warburg metabolic phenotypes, can lead to </w:t>
      </w:r>
      <w:r w:rsidR="00744D1D">
        <w:rPr>
          <w:rFonts w:ascii="Times New Roman" w:hAnsi="Times New Roman" w:cs="Times New Roman"/>
        </w:rPr>
        <w:t>hybrid</w:t>
      </w:r>
      <w:r w:rsidR="00744D1D" w:rsidRPr="00C9444E">
        <w:rPr>
          <w:rFonts w:ascii="Times New Roman" w:hAnsi="Times New Roman" w:cs="Times New Roman"/>
        </w:rPr>
        <w:t xml:space="preserve"> </w:t>
      </w:r>
      <w:r w:rsidRPr="00C9444E">
        <w:rPr>
          <w:rFonts w:ascii="Times New Roman" w:hAnsi="Times New Roman" w:cs="Times New Roman"/>
        </w:rPr>
        <w:t xml:space="preserve">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4C245F" w:rsidRPr="004C245F">
            <w:rPr>
              <w:rFonts w:ascii="Times New Roman" w:eastAsia="Times New Roman" w:hAnsi="Times New Roman" w:cs="Times New Roman"/>
              <w:color w:val="000000"/>
            </w:rPr>
            <w:t>[24–26]</w:t>
          </w:r>
        </w:sdtContent>
      </w:sdt>
      <w:r w:rsidRPr="00C9444E">
        <w:rPr>
          <w:rFonts w:ascii="Times New Roman" w:hAnsi="Times New Roman" w:cs="Times New Roman"/>
        </w:rPr>
        <w:t xml:space="preserve"> including a metabolic inactive 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4C245F" w:rsidRPr="004C245F">
            <w:rPr>
              <w:rFonts w:ascii="Times New Roman" w:eastAsia="Times New Roman" w:hAnsi="Times New Roman" w:cs="Times New Roman"/>
              <w:color w:val="000000"/>
            </w:rPr>
            <w:t>[27]</w:t>
          </w:r>
        </w:sdtContent>
      </w:sdt>
      <w:r w:rsidRPr="00C9444E">
        <w:rPr>
          <w:rFonts w:ascii="Times New Roman" w:hAnsi="Times New Roman" w:cs="Times New Roman"/>
        </w:rPr>
        <w:t xml:space="preserve"> and a hybrid </w:t>
      </w:r>
      <w:r w:rsidR="00A00254" w:rsidRPr="00C9444E">
        <w:rPr>
          <w:rFonts w:ascii="Times New Roman" w:hAnsi="Times New Roman" w:cs="Times New Roman"/>
        </w:rPr>
        <w:t>glycolysis/OXPHOS</w:t>
      </w:r>
      <w:r w:rsidRPr="00C9444E">
        <w:rPr>
          <w:rFonts w:ascii="Times New Roman" w:hAnsi="Times New Roman" w:cs="Times New Roman"/>
        </w:rPr>
        <w:t xml:space="preserve"> phenotype associate</w:t>
      </w:r>
      <w:r w:rsidR="00283835" w:rsidRPr="00C9444E">
        <w:rPr>
          <w:rFonts w:ascii="Times New Roman" w:hAnsi="Times New Roman" w:cs="Times New Roman"/>
        </w:rPr>
        <w:t>d</w:t>
      </w:r>
      <w:r w:rsidRPr="00C9444E">
        <w:rPr>
          <w:rFonts w:ascii="Times New Roman" w:hAnsi="Times New Roman" w:cs="Times New Roman"/>
        </w:rPr>
        <w:t xml:space="preserve"> with high metastatic potentials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DefaultPlaceholder_-1854013440"/>
          </w:placeholder>
        </w:sdtPr>
        <w:sdtEndPr/>
        <w:sdtContent>
          <w:r w:rsidR="004C245F" w:rsidRPr="004C245F">
            <w:rPr>
              <w:rFonts w:ascii="Times New Roman" w:eastAsia="Times New Roman" w:hAnsi="Times New Roman" w:cs="Times New Roman"/>
              <w:color w:val="000000"/>
            </w:rPr>
            <w:t>[24,28]</w:t>
          </w:r>
        </w:sdtContent>
      </w:sdt>
      <w:r w:rsidRPr="00C9444E">
        <w:rPr>
          <w:rFonts w:ascii="Times New Roman" w:hAnsi="Times New Roman" w:cs="Times New Roman"/>
        </w:rPr>
        <w:t xml:space="preserve">. The hybrid </w:t>
      </w:r>
      <w:r w:rsidR="00A00254" w:rsidRPr="00C9444E">
        <w:rPr>
          <w:rFonts w:ascii="Times New Roman" w:hAnsi="Times New Roman" w:cs="Times New Roman"/>
        </w:rPr>
        <w:t>glycolysis/OXPHOS</w:t>
      </w:r>
      <w:r w:rsidR="00A00254" w:rsidRPr="00C9444E" w:rsidDel="00A00254">
        <w:rPr>
          <w:rFonts w:ascii="Times New Roman" w:hAnsi="Times New Roman" w:cs="Times New Roman"/>
        </w:rPr>
        <w:t xml:space="preserve"> </w:t>
      </w:r>
      <w:r w:rsidRPr="00C9444E">
        <w:rPr>
          <w:rFonts w:ascii="Times New Roman" w:hAnsi="Times New Roman" w:cs="Times New Roman"/>
        </w:rPr>
        <w:t xml:space="preserve">phenotype has been observed in circulating tumor cells (CTCs) originating from breast tumors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4C245F" w:rsidRPr="004C245F">
            <w:rPr>
              <w:rFonts w:ascii="Times New Roman" w:eastAsia="Times New Roman" w:hAnsi="Times New Roman" w:cs="Times New Roman"/>
              <w:color w:val="000000"/>
            </w:rPr>
            <w:t>[29]</w:t>
          </w:r>
        </w:sdtContent>
      </w:sdt>
      <w:r w:rsidRPr="00C9444E">
        <w:rPr>
          <w:rFonts w:ascii="Times New Roman" w:hAnsi="Times New Roman" w:cs="Times New Roman"/>
        </w:rPr>
        <w:t xml:space="preserve">. The high metastatic potential of cancer cells with a hybrid metabolic phenotype has been confirmed in </w:t>
      </w:r>
      <w:proofErr w:type="gramStart"/>
      <w:r w:rsidRPr="00C9444E">
        <w:rPr>
          <w:rFonts w:ascii="Times New Roman" w:hAnsi="Times New Roman" w:cs="Times New Roman"/>
        </w:rPr>
        <w:t>a number of</w:t>
      </w:r>
      <w:proofErr w:type="gramEnd"/>
      <w:r w:rsidRPr="00C9444E">
        <w:rPr>
          <w:rFonts w:ascii="Times New Roman" w:hAnsi="Times New Roman" w:cs="Times New Roman"/>
        </w:rPr>
        <w:t xml:space="preserve"> additional experimental studies</w:t>
      </w:r>
      <w:r w:rsidR="0033776F" w:rsidRPr="00C9444E" w:rsidDel="0033776F">
        <w:rPr>
          <w:rFonts w:ascii="Times New Roman" w:hAnsi="Times New Roman" w:cs="Times New Roman"/>
        </w:rPr>
        <w:t xml:space="preserve"> </w:t>
      </w:r>
      <w:r w:rsidR="0033776F" w:rsidRPr="00C9444E">
        <w:rPr>
          <w:rFonts w:ascii="Times New Roman" w:eastAsia="Times New Roman" w:hAnsi="Times New Roman" w:cs="Times New Roman"/>
          <w:color w:val="000000"/>
        </w:rPr>
        <w:t>[28,30]</w:t>
      </w:r>
      <w:r w:rsidRPr="00C9444E">
        <w:rPr>
          <w:rFonts w:ascii="Times New Roman" w:hAnsi="Times New Roman" w:cs="Times New Roman"/>
        </w:rPr>
        <w:t>.</w:t>
      </w:r>
    </w:p>
    <w:p w14:paraId="2DF29D8C" w14:textId="44030239"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BC4902" w:rsidRPr="00C9444E">
        <w:rPr>
          <w:rFonts w:ascii="Times New Roman" w:hAnsi="Times New Roman" w:cs="Times New Roman"/>
        </w:rPr>
        <w:t>systems biology approaches</w:t>
      </w:r>
      <w:r w:rsidRPr="00C9444E">
        <w:rPr>
          <w:rFonts w:ascii="Times New Roman" w:hAnsi="Times New Roman" w:cs="Times New Roman"/>
        </w:rPr>
        <w:t xml:space="preserve"> </w:t>
      </w:r>
      <w:r w:rsidR="00BC4902" w:rsidRPr="00C9444E">
        <w:rPr>
          <w:rFonts w:ascii="Times New Roman" w:hAnsi="Times New Roman" w:cs="Times New Roman"/>
        </w:rPr>
        <w:t>have typically</w:t>
      </w:r>
      <w:r w:rsidRPr="00C9444E">
        <w:rPr>
          <w:rFonts w:ascii="Times New Roman" w:hAnsi="Times New Roman" w:cs="Times New Roman"/>
        </w:rPr>
        <w:t xml:space="preserve"> focused separately on EMT </w:t>
      </w:r>
      <w:r w:rsidR="00BC4902" w:rsidRPr="00C9444E">
        <w:rPr>
          <w:rFonts w:ascii="Times New Roman" w:hAnsi="Times New Roman" w:cs="Times New Roman"/>
        </w:rPr>
        <w:t>and on</w:t>
      </w:r>
      <w:r w:rsidRPr="00C9444E">
        <w:rPr>
          <w:rFonts w:ascii="Times New Roman" w:hAnsi="Times New Roman" w:cs="Times New Roman"/>
        </w:rPr>
        <w:t xml:space="preserve"> metabolic plasticity.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00283835" w:rsidRPr="00C9444E">
        <w:rPr>
          <w:rFonts w:ascii="Times New Roman" w:hAnsi="Times New Roman" w:cs="Times New Roman"/>
        </w:rPr>
        <w:t xml:space="preserve">. </w:t>
      </w:r>
      <w:r w:rsidRPr="00C9444E">
        <w:rPr>
          <w:rFonts w:ascii="Times New Roman" w:hAnsi="Times New Roman" w:cs="Times New Roman"/>
        </w:rPr>
        <w:t>Th</w:t>
      </w:r>
      <w:r w:rsidR="00A5366D" w:rsidRPr="00C9444E">
        <w:rPr>
          <w:rFonts w:ascii="Times New Roman" w:hAnsi="Times New Roman" w:cs="Times New Roman"/>
        </w:rPr>
        <w:t>is</w:t>
      </w:r>
      <w:r w:rsidRPr="00C9444E">
        <w:rPr>
          <w:rFonts w:ascii="Times New Roman" w:hAnsi="Times New Roman" w:cs="Times New Roman"/>
        </w:rPr>
        <w:t xml:space="preserve"> crosstalk between EMT and metabolic reprogramming is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4C245F" w:rsidRPr="004C245F">
            <w:rPr>
              <w:rFonts w:ascii="Times New Roman" w:eastAsia="Times New Roman" w:hAnsi="Times New Roman" w:cs="Times New Roman"/>
              <w:color w:val="000000"/>
            </w:rPr>
            <w:t>[30–33]</w:t>
          </w:r>
        </w:sdtContent>
      </w:sdt>
      <w:r w:rsidRPr="00C9444E">
        <w:rPr>
          <w:rFonts w:ascii="Times New Roman" w:hAnsi="Times New Roman" w:cs="Times New Roman"/>
        </w:rPr>
        <w:t xml:space="preserve">. Recent studies show that metabolic reprogramming can increase metastatic potential and drive EMT,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4C245F" w:rsidRPr="004C245F">
            <w:rPr>
              <w:rFonts w:ascii="Times New Roman" w:eastAsia="Times New Roman" w:hAnsi="Times New Roman" w:cs="Times New Roman"/>
              <w:color w:val="000000"/>
            </w:rPr>
            <w:t>[34–37]</w:t>
          </w:r>
        </w:sdtContent>
      </w:sdt>
      <w:r w:rsidRPr="00C9444E">
        <w:rPr>
          <w:rFonts w:ascii="Times New Roman" w:hAnsi="Times New Roman" w:cs="Times New Roman"/>
        </w:rPr>
        <w:t xml:space="preserve">. The underlying mechanisms of interaction between EMT and metabolic reprogramming remain poorly understood, with several competing hypotheses as discussed below. Kang et al have suggested cancer cells typically first undergo metabolic reprogramming 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4C245F" w:rsidRPr="004C245F">
            <w:rPr>
              <w:rFonts w:ascii="Times New Roman" w:eastAsia="Times New Roman" w:hAnsi="Times New Roman" w:cs="Times New Roman"/>
              <w:color w:val="000000"/>
            </w:rPr>
            <w:t>[38,39]</w:t>
          </w:r>
        </w:sdtContent>
      </w:sdt>
      <w:r w:rsidRPr="00C9444E">
        <w:rPr>
          <w:rFonts w:ascii="Times New Roman" w:hAnsi="Times New Roman" w:cs="Times New Roman"/>
        </w:rPr>
        <w:t xml:space="preserve">; </w:t>
      </w:r>
      <w:commentRangeStart w:id="6"/>
      <w:r w:rsidRPr="00C9444E">
        <w:rPr>
          <w:rFonts w:ascii="Times New Roman" w:hAnsi="Times New Roman" w:cs="Times New Roman"/>
        </w:rPr>
        <w:t>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del w:id="7" w:author="Madeline Galbraith" w:date="2022-05-09T15:56:00Z">
        <w:r w:rsidRPr="00C9444E" w:rsidDel="00696C3D">
          <w:rPr>
            <w:rFonts w:ascii="Times New Roman" w:hAnsi="Times New Roman" w:cs="Times New Roman"/>
          </w:rPr>
          <w:delText>would account for</w:delText>
        </w:r>
        <w:r w:rsidR="009C1D13" w:rsidRPr="00C9444E" w:rsidDel="00696C3D">
          <w:rPr>
            <w:rFonts w:ascii="Times New Roman" w:hAnsi="Times New Roman" w:cs="Times New Roman"/>
          </w:rPr>
          <w:delText xml:space="preserve"> </w:delText>
        </w:r>
      </w:del>
      <w:ins w:id="8" w:author="Madeline Galbraith" w:date="2022-05-09T15:56:00Z">
        <w:r w:rsidR="00696C3D" w:rsidRPr="00C9444E">
          <w:rPr>
            <w:rFonts w:ascii="Times New Roman" w:hAnsi="Times New Roman" w:cs="Times New Roman"/>
          </w:rPr>
          <w:t xml:space="preserve">is a consequence of </w:t>
        </w:r>
      </w:ins>
      <w:ins w:id="9" w:author="Madeline Galbraith" w:date="2022-05-09T15:50:00Z">
        <w:r w:rsidR="007B49C2" w:rsidRPr="00C9444E">
          <w:rPr>
            <w:rFonts w:ascii="Times New Roman" w:hAnsi="Times New Roman" w:cs="Times New Roman"/>
          </w:rPr>
          <w:t>changes in the tumor microenvironment</w:t>
        </w:r>
      </w:ins>
      <w:ins w:id="10" w:author="Madeline Galbraith" w:date="2022-05-09T15:52:00Z">
        <w:r w:rsidR="007B49C2" w:rsidRPr="00C9444E">
          <w:rPr>
            <w:rFonts w:ascii="Times New Roman" w:hAnsi="Times New Roman" w:cs="Times New Roman"/>
          </w:rPr>
          <w:t xml:space="preserve"> </w:t>
        </w:r>
      </w:ins>
      <w:ins w:id="11" w:author="Madeline Galbraith" w:date="2022-05-09T16:00:00Z">
        <w:r w:rsidR="003B3CF3" w:rsidRPr="00C9444E">
          <w:rPr>
            <w:rFonts w:ascii="Times New Roman" w:hAnsi="Times New Roman" w:cs="Times New Roman"/>
          </w:rPr>
          <w:t>fostering</w:t>
        </w:r>
      </w:ins>
      <w:ins w:id="12" w:author="Madeline Galbraith" w:date="2022-05-09T15:52:00Z">
        <w:r w:rsidR="007B49C2" w:rsidRPr="00C9444E">
          <w:rPr>
            <w:rFonts w:ascii="Times New Roman" w:hAnsi="Times New Roman" w:cs="Times New Roman"/>
          </w:rPr>
          <w:t xml:space="preserve"> metabolic reprogramming</w:t>
        </w:r>
      </w:ins>
      <w:ins w:id="13" w:author="Madeline Galbraith" w:date="2022-05-09T15:59:00Z">
        <w:r w:rsidR="000B5A09" w:rsidRPr="00C9444E">
          <w:rPr>
            <w:rFonts w:ascii="Times New Roman" w:hAnsi="Times New Roman" w:cs="Times New Roman"/>
          </w:rPr>
          <w:t xml:space="preserve"> </w:t>
        </w:r>
      </w:ins>
      <w:ins w:id="14" w:author="Madeline Galbraith" w:date="2022-05-09T16:01:00Z">
        <w:r w:rsidR="003B3CF3" w:rsidRPr="00C9444E">
          <w:rPr>
            <w:rFonts w:ascii="Times New Roman" w:hAnsi="Times New Roman" w:cs="Times New Roman"/>
          </w:rPr>
          <w:t>which drives EMT</w:t>
        </w:r>
      </w:ins>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4C245F" w:rsidRPr="004C245F">
            <w:rPr>
              <w:rFonts w:ascii="Times New Roman" w:eastAsia="Times New Roman" w:hAnsi="Times New Roman" w:cs="Times New Roman"/>
              <w:color w:val="000000"/>
            </w:rPr>
            <w:t>[40–42]</w:t>
          </w:r>
        </w:sdtContent>
      </w:sdt>
      <w:del w:id="15" w:author="Madeline Galbraith" w:date="2022-05-09T15:52:00Z">
        <w:r w:rsidRPr="00C9444E" w:rsidDel="007B49C2">
          <w:rPr>
            <w:rFonts w:ascii="Times New Roman" w:hAnsi="Times New Roman" w:cs="Times New Roman"/>
          </w:rPr>
          <w:delText xml:space="preserve"> cells complete EMT</w:delText>
        </w:r>
      </w:del>
      <w:r w:rsidRPr="00C9444E">
        <w:rPr>
          <w:rFonts w:ascii="Times New Roman" w:hAnsi="Times New Roman" w:cs="Times New Roman"/>
        </w:rPr>
        <w:t xml:space="preserve">. </w:t>
      </w:r>
      <w:commentRangeEnd w:id="6"/>
      <w:r w:rsidR="00847872" w:rsidRPr="00C9444E">
        <w:rPr>
          <w:rStyle w:val="CommentReference"/>
          <w:rFonts w:ascii="Times New Roman" w:hAnsi="Times New Roman" w:cs="Times New Roman"/>
        </w:rPr>
        <w:commentReference w:id="6"/>
      </w:r>
      <w:r w:rsidRPr="00C9444E">
        <w:rPr>
          <w:rFonts w:ascii="Times New Roman" w:hAnsi="Times New Roman" w:cs="Times New Roman"/>
        </w:rPr>
        <w:t xml:space="preserve">Another hypothesis is that there is mutual activation of EMT and metabolic reprogramming such that the most flexible </w:t>
      </w:r>
      <w:r w:rsidR="00BB12D9" w:rsidRPr="00C9444E">
        <w:rPr>
          <w:rFonts w:ascii="Times New Roman" w:hAnsi="Times New Roman" w:cs="Times New Roman"/>
        </w:rPr>
        <w:t xml:space="preserve">phenotypes </w:t>
      </w:r>
      <w:r w:rsidRPr="00C9444E">
        <w:rPr>
          <w:rFonts w:ascii="Times New Roman" w:hAnsi="Times New Roman" w:cs="Times New Roman"/>
        </w:rPr>
        <w:t>(hybrid E/M and hybrid glycolysis/OXPHOS (W/O) ) become coupled,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4C245F" w:rsidRPr="004C245F">
            <w:rPr>
              <w:rFonts w:ascii="Times New Roman" w:eastAsia="Times New Roman" w:hAnsi="Times New Roman" w:cs="Times New Roman"/>
              <w:color w:val="000000"/>
            </w:rPr>
            <w:t>[30]</w:t>
          </w:r>
        </w:sdtContent>
      </w:sdt>
      <w:r w:rsidRPr="00C9444E">
        <w:rPr>
          <w:rFonts w:ascii="Times New Roman" w:hAnsi="Times New Roman" w:cs="Times New Roman"/>
        </w:rPr>
        <w:t>. This connection between EMT and metabolic reprogramming has recently been noticed in CTCs, which were shown to have high levels of both OXPHOS and glycolysis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4C245F" w:rsidRPr="004C245F">
            <w:rPr>
              <w:rFonts w:ascii="Times New Roman" w:eastAsia="Times New Roman" w:hAnsi="Times New Roman" w:cs="Times New Roman"/>
              <w:color w:val="000000"/>
            </w:rPr>
            <w:t>[29]</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4C245F" w:rsidRPr="004C245F">
            <w:rPr>
              <w:rFonts w:ascii="Times New Roman" w:eastAsia="Times New Roman" w:hAnsi="Times New Roman" w:cs="Times New Roman"/>
              <w:color w:val="000000"/>
            </w:rPr>
            <w:t>[43]</w:t>
          </w:r>
        </w:sdtContent>
      </w:sdt>
      <w:r w:rsidRPr="00C9444E">
        <w:rPr>
          <w:rFonts w:ascii="Times New Roman" w:hAnsi="Times New Roman" w:cs="Times New Roman"/>
        </w:rPr>
        <w:t xml:space="preserve">. Consistent coupling of EMT states and metabolic states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have higher levels of OXPHOS and glycolysis as compared to the mesenchymal-like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4C245F" w:rsidRPr="004C245F">
            <w:rPr>
              <w:rFonts w:ascii="Times New Roman" w:eastAsia="Times New Roman" w:hAnsi="Times New Roman" w:cs="Times New Roman"/>
              <w:color w:val="000000"/>
            </w:rPr>
            <w:t>[44,45]</w:t>
          </w:r>
        </w:sdtContent>
      </w:sdt>
      <w:r w:rsidRPr="00C9444E">
        <w:rPr>
          <w:rFonts w:ascii="Times New Roman" w:hAnsi="Times New Roman" w:cs="Times New Roman"/>
        </w:rPr>
        <w:t xml:space="preserve">. Thus, while there have been preliminary indications of the coupling of EMT states and metabolic states there is still much to be explored.  </w:t>
      </w:r>
      <w:r w:rsidR="00171565" w:rsidRPr="00C9444E">
        <w:rPr>
          <w:rFonts w:ascii="Times New Roman" w:hAnsi="Times New Roman" w:cs="Times New Roman"/>
        </w:rPr>
        <w:t xml:space="preserve"> </w:t>
      </w:r>
    </w:p>
    <w:p w14:paraId="4F92C75F" w14:textId="4B5FF09C"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created a computational model which connects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un</w:t>
      </w:r>
      <w:r w:rsidR="00750251" w:rsidRPr="00C9444E">
        <w:rPr>
          <w:rFonts w:ascii="Times New Roman" w:hAnsi="Times New Roman" w:cs="Times New Roman"/>
        </w:rPr>
        <w:t>d</w:t>
      </w:r>
      <w:r w:rsidR="00616941" w:rsidRPr="00C9444E">
        <w:rPr>
          <w:rFonts w:ascii="Times New Roman" w:hAnsi="Times New Roman" w:cs="Times New Roman"/>
        </w:rPr>
        <w:t>erlying</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miR</w:t>
      </w:r>
      <w:r w:rsidR="00240011" w:rsidRPr="00C9444E">
        <w:rPr>
          <w:rFonts w:ascii="Times New Roman" w:hAnsi="Times New Roman" w:cs="Times New Roman"/>
        </w:rPr>
        <w:t>-</w:t>
      </w:r>
      <w:r w:rsidR="008C0AFE" w:rsidRPr="00C9444E">
        <w:rPr>
          <w:rFonts w:ascii="Times New Roman" w:hAnsi="Times New Roman" w:cs="Times New Roman"/>
        </w:rPr>
        <w:t>34/SNAIL/miR</w:t>
      </w:r>
      <w:r w:rsidR="00240011" w:rsidRPr="00C9444E">
        <w:rPr>
          <w:rFonts w:ascii="Times New Roman" w:hAnsi="Times New Roman" w:cs="Times New Roman"/>
        </w:rPr>
        <w:t>-</w:t>
      </w:r>
      <w:r w:rsidR="008C0AFE" w:rsidRPr="00C9444E">
        <w:rPr>
          <w:rFonts w:ascii="Times New Roman" w:hAnsi="Times New Roman" w:cs="Times New Roman"/>
        </w:rPr>
        <w:t>200/ZEB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4C245F" w:rsidRPr="004C245F">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AD7F58" w:rsidRPr="00C9444E">
        <w:rPr>
          <w:rFonts w:ascii="Times New Roman" w:hAnsi="Times New Roman" w:cs="Times New Roman"/>
        </w:rPr>
        <w:t xml:space="preserve">and </w:t>
      </w:r>
      <w:r w:rsidR="00616941" w:rsidRPr="00C9444E">
        <w:rPr>
          <w:rFonts w:ascii="Times New Roman" w:hAnsi="Times New Roman" w:cs="Times New Roman"/>
        </w:rPr>
        <w:t xml:space="preserve">a recently proposed core circuit involved in </w:t>
      </w:r>
      <w:r w:rsidR="00AD7F58" w:rsidRPr="00C9444E">
        <w:rPr>
          <w:rFonts w:ascii="Times New Roman" w:hAnsi="Times New Roman" w:cs="Times New Roman"/>
        </w:rPr>
        <w:t>metabolic reprogramming</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4C245F" w:rsidRPr="004C245F">
            <w:rPr>
              <w:rFonts w:ascii="Times New Roman" w:eastAsia="Times New Roman" w:hAnsi="Times New Roman" w:cs="Times New Roman"/>
              <w:color w:val="000000"/>
            </w:rPr>
            <w:t>[25]</w:t>
          </w:r>
        </w:sdtContent>
      </w:sdt>
      <w:r w:rsidR="00AD7F58" w:rsidRPr="00C9444E">
        <w:rPr>
          <w:rFonts w:ascii="Times New Roman" w:hAnsi="Times New Roman" w:cs="Times New Roman"/>
        </w:rPr>
        <w:t xml:space="preserve">. We found that 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a possible “double-hybrid” state, namely</w:t>
      </w:r>
      <w:r w:rsidR="008C0AFE" w:rsidRPr="00C9444E">
        <w:rPr>
          <w:rFonts w:ascii="Times New Roman" w:hAnsi="Times New Roman" w:cs="Times New Roman"/>
        </w:rPr>
        <w:t xml:space="preserve"> a</w:t>
      </w:r>
      <w:r w:rsidR="00AD7F58" w:rsidRPr="00C9444E">
        <w:rPr>
          <w:rFonts w:ascii="Times New Roman" w:hAnsi="Times New Roman" w:cs="Times New Roman"/>
        </w:rPr>
        <w:t xml:space="preserve"> </w:t>
      </w:r>
      <w:r w:rsidR="00F4492C" w:rsidRPr="00C9444E">
        <w:rPr>
          <w:rFonts w:ascii="Times New Roman" w:hAnsi="Times New Roman" w:cs="Times New Roman"/>
        </w:rPr>
        <w:t xml:space="preserve">hybrid E/M state coupled with </w:t>
      </w:r>
      <w:r w:rsidR="00234813" w:rsidRPr="00C9444E">
        <w:rPr>
          <w:rFonts w:ascii="Times New Roman" w:hAnsi="Times New Roman" w:cs="Times New Roman"/>
        </w:rPr>
        <w:t xml:space="preserve">a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 (</w:t>
      </w:r>
      <w:r w:rsidR="00AD7F58" w:rsidRPr="00C9444E">
        <w:rPr>
          <w:rFonts w:ascii="Times New Roman" w:hAnsi="Times New Roman" w:cs="Times New Roman"/>
        </w:rPr>
        <w:t>hybrid</w:t>
      </w:r>
      <w:r w:rsidR="0051473A" w:rsidRPr="00C9444E">
        <w:rPr>
          <w:rFonts w:ascii="Times New Roman" w:hAnsi="Times New Roman" w:cs="Times New Roman"/>
        </w:rPr>
        <w:t xml:space="preserve"> 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state</w:t>
      </w:r>
      <w:r w:rsidR="00F4492C" w:rsidRPr="00C9444E">
        <w:rPr>
          <w:rFonts w:ascii="Times New Roman" w:hAnsi="Times New Roman" w:cs="Times New Roman"/>
        </w:rPr>
        <w:t>)</w:t>
      </w:r>
      <w:r w:rsidR="00D071D4" w:rsidRPr="00C9444E">
        <w:rPr>
          <w:rFonts w:ascii="Times New Roman" w:hAnsi="Times New Roman" w:cs="Times New Roman"/>
        </w:rPr>
        <w:t xml:space="preserve">. Additionally,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r w:rsidR="00234813" w:rsidRPr="00C9444E">
        <w:rPr>
          <w:rFonts w:ascii="Times New Roman" w:hAnsi="Times New Roman" w:cs="Times New Roman"/>
        </w:rPr>
        <w:t>Also, w</w:t>
      </w:r>
      <w:r w:rsidR="0048243F" w:rsidRPr="00C9444E">
        <w:rPr>
          <w:rFonts w:ascii="Times New Roman" w:hAnsi="Times New Roman" w:cs="Times New Roman"/>
        </w:rPr>
        <w:t xml:space="preserve">hen </w:t>
      </w:r>
      <w:proofErr w:type="spellStart"/>
      <w:r w:rsidR="0048243F" w:rsidRPr="00C9444E">
        <w:rPr>
          <w:rFonts w:ascii="Times New Roman" w:hAnsi="Times New Roman" w:cs="Times New Roman"/>
        </w:rPr>
        <w:t>crosstalks</w:t>
      </w:r>
      <w:proofErr w:type="spellEnd"/>
      <w:r w:rsidR="0048243F" w:rsidRPr="00C9444E">
        <w:rPr>
          <w:rFonts w:ascii="Times New Roman" w:hAnsi="Times New Roman" w:cs="Times New Roman"/>
        </w:rPr>
        <w:t xml:space="preserve"> between </w:t>
      </w:r>
      <w:r w:rsidR="005C1FA8" w:rsidRPr="00C9444E">
        <w:rPr>
          <w:rFonts w:ascii="Times New Roman" w:hAnsi="Times New Roman" w:cs="Times New Roman"/>
        </w:rPr>
        <w:t>the</w:t>
      </w:r>
      <w:r w:rsidR="0048243F" w:rsidRPr="00C9444E">
        <w:rPr>
          <w:rFonts w:ascii="Times New Roman" w:hAnsi="Times New Roman" w:cs="Times New Roman"/>
        </w:rPr>
        <w:t xml:space="preserve"> circuits are active</w:t>
      </w:r>
      <w:r w:rsidR="005C1FA8" w:rsidRPr="00C9444E">
        <w:rPr>
          <w:rFonts w:ascii="Times New Roman" w:hAnsi="Times New Roman" w:cs="Times New Roman"/>
        </w:rPr>
        <w:t xml:space="preserve"> in both directions (EMT regulating metabolism, and vice versa)</w:t>
      </w:r>
      <w:r w:rsidR="0048243F" w:rsidRPr="00C9444E">
        <w:rPr>
          <w:rFonts w:ascii="Times New Roman" w:hAnsi="Times New Roman" w:cs="Times New Roman"/>
        </w:rPr>
        <w:t>,</w:t>
      </w:r>
      <w:r w:rsidR="00AD7F58" w:rsidRPr="00C9444E">
        <w:rPr>
          <w:rFonts w:ascii="Times New Roman" w:hAnsi="Times New Roman" w:cs="Times New Roman"/>
        </w:rPr>
        <w:t xml:space="preserve"> there </w:t>
      </w:r>
      <w:r w:rsidR="0048243F" w:rsidRPr="00C9444E">
        <w:rPr>
          <w:rFonts w:ascii="Times New Roman" w:hAnsi="Times New Roman" w:cs="Times New Roman"/>
        </w:rPr>
        <w:t>a</w:t>
      </w:r>
      <w:r w:rsidR="00AD7F58" w:rsidRPr="00C9444E">
        <w:rPr>
          <w:rFonts w:ascii="Times New Roman" w:hAnsi="Times New Roman" w:cs="Times New Roman"/>
        </w:rPr>
        <w:t xml:space="preserve">re </w:t>
      </w:r>
      <w:r w:rsidR="00234813" w:rsidRPr="00C9444E">
        <w:rPr>
          <w:rFonts w:ascii="Times New Roman" w:hAnsi="Times New Roman" w:cs="Times New Roman"/>
        </w:rPr>
        <w:t xml:space="preserve">parameter space </w:t>
      </w:r>
      <w:r w:rsidR="00AD7F58" w:rsidRPr="00C9444E">
        <w:rPr>
          <w:rFonts w:ascii="Times New Roman" w:hAnsi="Times New Roman" w:cs="Times New Roman"/>
        </w:rPr>
        <w:t xml:space="preserve">regions </w:t>
      </w:r>
      <w:r w:rsidR="00234813" w:rsidRPr="00C9444E">
        <w:rPr>
          <w:rFonts w:ascii="Times New Roman" w:hAnsi="Times New Roman" w:cs="Times New Roman"/>
        </w:rPr>
        <w:t>for</w:t>
      </w:r>
      <w:r w:rsidR="00AD7F58" w:rsidRPr="00C9444E">
        <w:rPr>
          <w:rFonts w:ascii="Times New Roman" w:hAnsi="Times New Roman" w:cs="Times New Roman"/>
        </w:rPr>
        <w:t xml:space="preserve"> which the </w:t>
      </w:r>
      <w:r w:rsidR="00E95E84" w:rsidRPr="00C9444E">
        <w:rPr>
          <w:rFonts w:ascii="Times New Roman" w:hAnsi="Times New Roman" w:cs="Times New Roman"/>
        </w:rPr>
        <w:t xml:space="preserve">hybrid </w:t>
      </w:r>
      <w:r w:rsidR="00AD7F58" w:rsidRPr="00C9444E">
        <w:rPr>
          <w:rFonts w:ascii="Times New Roman" w:hAnsi="Times New Roman" w:cs="Times New Roman"/>
        </w:rPr>
        <w:t>E/M-W/O</w:t>
      </w:r>
      <w:r w:rsidR="00E95E84" w:rsidRPr="00C9444E">
        <w:rPr>
          <w:rFonts w:ascii="Times New Roman" w:hAnsi="Times New Roman" w:cs="Times New Roman"/>
        </w:rPr>
        <w:t xml:space="preserve"> state</w:t>
      </w:r>
      <w:r w:rsidR="00AD7F58" w:rsidRPr="00C9444E">
        <w:rPr>
          <w:rFonts w:ascii="Times New Roman" w:hAnsi="Times New Roman" w:cs="Times New Roman"/>
        </w:rPr>
        <w:t xml:space="preserve"> </w:t>
      </w:r>
      <w:r w:rsidR="00234813" w:rsidRPr="00C9444E">
        <w:rPr>
          <w:rFonts w:ascii="Times New Roman" w:hAnsi="Times New Roman" w:cs="Times New Roman"/>
        </w:rPr>
        <w:t>i</w:t>
      </w:r>
      <w:r w:rsidR="00AD7F58" w:rsidRPr="00C9444E">
        <w:rPr>
          <w:rFonts w:ascii="Times New Roman" w:hAnsi="Times New Roman" w:cs="Times New Roman"/>
        </w:rPr>
        <w:t xml:space="preserve">s the only accessible state. </w:t>
      </w:r>
      <w:r w:rsidR="00BE7C78" w:rsidRPr="00C9444E">
        <w:rPr>
          <w:rFonts w:ascii="Times New Roman" w:hAnsi="Times New Roman" w:cs="Times New Roman"/>
        </w:rPr>
        <w:t xml:space="preserve">Interestingly, if the </w:t>
      </w:r>
      <w:r w:rsidR="00234813" w:rsidRPr="00C9444E">
        <w:rPr>
          <w:rFonts w:ascii="Times New Roman" w:hAnsi="Times New Roman" w:cs="Times New Roman"/>
        </w:rPr>
        <w:t xml:space="preserve">parameters of the </w:t>
      </w:r>
      <w:r w:rsidR="00BE7C78" w:rsidRPr="00C9444E">
        <w:rPr>
          <w:rFonts w:ascii="Times New Roman" w:hAnsi="Times New Roman" w:cs="Times New Roman"/>
        </w:rPr>
        <w:t>system w</w:t>
      </w:r>
      <w:r w:rsidR="00234813" w:rsidRPr="00C9444E">
        <w:rPr>
          <w:rFonts w:ascii="Times New Roman" w:hAnsi="Times New Roman" w:cs="Times New Roman"/>
        </w:rPr>
        <w:t>ere</w:t>
      </w:r>
      <w:r w:rsidR="00BE7C78" w:rsidRPr="00C9444E">
        <w:rPr>
          <w:rFonts w:ascii="Times New Roman" w:hAnsi="Times New Roman" w:cs="Times New Roman"/>
        </w:rPr>
        <w:t xml:space="preserve"> modified to exclude the hybrid states when the </w:t>
      </w:r>
      <w:proofErr w:type="spellStart"/>
      <w:r w:rsidR="00BE7C78" w:rsidRPr="00C9444E">
        <w:rPr>
          <w:rFonts w:ascii="Times New Roman" w:hAnsi="Times New Roman" w:cs="Times New Roman"/>
        </w:rPr>
        <w:t>crosstalks</w:t>
      </w:r>
      <w:proofErr w:type="spellEnd"/>
      <w:r w:rsidR="00BE7C78" w:rsidRPr="00C9444E">
        <w:rPr>
          <w:rFonts w:ascii="Times New Roman" w:hAnsi="Times New Roman" w:cs="Times New Roman"/>
        </w:rPr>
        <w:t xml:space="preserve"> are inactive (i.e., neither the E/M </w:t>
      </w:r>
      <w:proofErr w:type="gramStart"/>
      <w:r w:rsidR="00BE7C78" w:rsidRPr="00C9444E">
        <w:rPr>
          <w:rFonts w:ascii="Times New Roman" w:hAnsi="Times New Roman" w:cs="Times New Roman"/>
        </w:rPr>
        <w:t>or</w:t>
      </w:r>
      <w:proofErr w:type="gramEnd"/>
      <w:r w:rsidR="00BE7C78" w:rsidRPr="00C9444E">
        <w:rPr>
          <w:rFonts w:ascii="Times New Roman" w:hAnsi="Times New Roman" w:cs="Times New Roman"/>
        </w:rPr>
        <w:t xml:space="preserve"> W/O states are initially accessible), once active, the </w:t>
      </w:r>
      <w:proofErr w:type="spellStart"/>
      <w:r w:rsidR="00BE7C78" w:rsidRPr="00C9444E">
        <w:rPr>
          <w:rFonts w:ascii="Times New Roman" w:hAnsi="Times New Roman" w:cs="Times New Roman"/>
        </w:rPr>
        <w:t>crosstalks</w:t>
      </w:r>
      <w:proofErr w:type="spellEnd"/>
      <w:r w:rsidR="00BE7C78" w:rsidRPr="00C9444E">
        <w:rPr>
          <w:rFonts w:ascii="Times New Roman" w:hAnsi="Times New Roman" w:cs="Times New Roman"/>
        </w:rPr>
        <w:t xml:space="preserve"> are able to modulate the phase space to generate the hybrid states. In fact, </w:t>
      </w:r>
      <w:r w:rsidR="00574DFF" w:rsidRPr="00C9444E">
        <w:rPr>
          <w:rFonts w:ascii="Times New Roman" w:hAnsi="Times New Roman" w:cs="Times New Roman"/>
        </w:rPr>
        <w:t xml:space="preserve">a single crosstalk </w:t>
      </w:r>
      <w:r w:rsidR="00EA124F" w:rsidRPr="00C9444E">
        <w:rPr>
          <w:rFonts w:ascii="Times New Roman" w:hAnsi="Times New Roman" w:cs="Times New Roman"/>
        </w:rPr>
        <w:t xml:space="preserve">is sufficient for the </w:t>
      </w:r>
      <w:r w:rsidR="00A549A5" w:rsidRPr="00C9444E">
        <w:rPr>
          <w:rFonts w:ascii="Times New Roman" w:hAnsi="Times New Roman" w:cs="Times New Roman"/>
        </w:rPr>
        <w:t xml:space="preserve">metabolic or EMT circuits </w:t>
      </w:r>
      <w:r w:rsidR="00EA124F" w:rsidRPr="00C9444E">
        <w:rPr>
          <w:rFonts w:ascii="Times New Roman" w:hAnsi="Times New Roman" w:cs="Times New Roman"/>
        </w:rPr>
        <w:t xml:space="preserve">to gain </w:t>
      </w:r>
      <w:proofErr w:type="spellStart"/>
      <w:r w:rsidR="00EA124F" w:rsidRPr="00C9444E">
        <w:rPr>
          <w:rFonts w:ascii="Times New Roman" w:hAnsi="Times New Roman" w:cs="Times New Roman"/>
        </w:rPr>
        <w:t>tristability</w:t>
      </w:r>
      <w:proofErr w:type="spellEnd"/>
      <w:r w:rsidR="00574DFF" w:rsidRPr="00C9444E">
        <w:rPr>
          <w:rFonts w:ascii="Times New Roman" w:hAnsi="Times New Roman" w:cs="Times New Roman"/>
        </w:rPr>
        <w:t>.</w:t>
      </w:r>
      <w:r w:rsidR="00AC5605" w:rsidRPr="00C9444E">
        <w:rPr>
          <w:rFonts w:ascii="Times New Roman" w:hAnsi="Times New Roman" w:cs="Times New Roman"/>
        </w:rPr>
        <w:t xml:space="preserve"> </w:t>
      </w:r>
      <w:r w:rsidR="00AD7F58" w:rsidRPr="00C9444E">
        <w:rPr>
          <w:rFonts w:ascii="Times New Roman" w:hAnsi="Times New Roman" w:cs="Times New Roman"/>
        </w:rPr>
        <w:t xml:space="preserve">We also confirmed the </w:t>
      </w:r>
      <w:r w:rsidR="00750251" w:rsidRPr="00C9444E">
        <w:rPr>
          <w:rFonts w:ascii="Times New Roman" w:hAnsi="Times New Roman" w:cs="Times New Roman"/>
        </w:rPr>
        <w:t xml:space="preserve">roles of </w:t>
      </w:r>
      <w:r w:rsidR="00A95ABB" w:rsidRPr="00C9444E">
        <w:rPr>
          <w:rFonts w:ascii="Times New Roman" w:hAnsi="Times New Roman" w:cs="Times New Roman"/>
        </w:rPr>
        <w:t>phenotypic</w:t>
      </w:r>
      <w:r w:rsidR="006D0BDD" w:rsidRPr="00C9444E">
        <w:rPr>
          <w:rFonts w:ascii="Times New Roman" w:hAnsi="Times New Roman" w:cs="Times New Roman"/>
        </w:rPr>
        <w:t xml:space="preserve"> stability factors (</w:t>
      </w:r>
      <w:r w:rsidR="00AD7F58" w:rsidRPr="00C9444E">
        <w:rPr>
          <w:rFonts w:ascii="Times New Roman" w:hAnsi="Times New Roman" w:cs="Times New Roman"/>
        </w:rPr>
        <w:t>PSFs</w:t>
      </w:r>
      <w:r w:rsidR="006D0BDD" w:rsidRPr="00C9444E">
        <w:rPr>
          <w:rFonts w:ascii="Times New Roman" w:hAnsi="Times New Roman" w:cs="Times New Roman"/>
        </w:rPr>
        <w:t>)</w:t>
      </w:r>
      <w:r w:rsidR="008C0AFE" w:rsidRPr="00C9444E">
        <w:rPr>
          <w:rFonts w:ascii="Times New Roman" w:hAnsi="Times New Roman" w:cs="Times New Roman"/>
        </w:rPr>
        <w:t xml:space="preserve"> of the hybrid E/M state -</w:t>
      </w:r>
      <w:r w:rsidR="00AD7F58" w:rsidRPr="00C9444E">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4C245F" w:rsidRPr="004C245F">
            <w:rPr>
              <w:rFonts w:ascii="Times New Roman" w:eastAsia="Times New Roman" w:hAnsi="Times New Roman" w:cs="Times New Roman"/>
              <w:color w:val="000000"/>
            </w:rPr>
            <w:t>[14,46]</w:t>
          </w:r>
        </w:sdtContent>
      </w:sdt>
      <w:r w:rsidR="00750251" w:rsidRPr="00C9444E">
        <w:rPr>
          <w:rFonts w:ascii="Times New Roman" w:hAnsi="Times New Roman" w:cs="Times New Roman"/>
        </w:rPr>
        <w:t>, which</w:t>
      </w:r>
      <w:r w:rsidR="00AD7F58" w:rsidRPr="00C9444E">
        <w:rPr>
          <w:rFonts w:ascii="Times New Roman" w:hAnsi="Times New Roman" w:cs="Times New Roman"/>
        </w:rPr>
        <w:t xml:space="preserve"> further stabilized the</w:t>
      </w:r>
      <w:r w:rsidR="009F1A19" w:rsidRPr="00C9444E">
        <w:rPr>
          <w:rFonts w:ascii="Times New Roman" w:hAnsi="Times New Roman" w:cs="Times New Roman"/>
        </w:rPr>
        <w:t xml:space="preserve"> hybrid</w:t>
      </w:r>
      <w:r w:rsidR="00AD7F58" w:rsidRPr="00C9444E">
        <w:rPr>
          <w:rFonts w:ascii="Times New Roman" w:hAnsi="Times New Roman" w:cs="Times New Roman"/>
        </w:rPr>
        <w:t xml:space="preserve"> E/M-W/O state for all sets of active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w:t>
      </w:r>
      <w:r w:rsidR="00234813" w:rsidRPr="00C9444E">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C9444E">
        <w:rPr>
          <w:rFonts w:ascii="Times New Roman" w:hAnsi="Times New Roman" w:cs="Times New Roman"/>
        </w:rPr>
        <w:t>be critical for the metastatic process.</w:t>
      </w:r>
    </w:p>
    <w:p w14:paraId="4CF7543D" w14:textId="2268580B" w:rsidR="00E469AE" w:rsidRPr="00C9444E" w:rsidRDefault="00AD7F58" w:rsidP="00651FF5">
      <w:pPr>
        <w:pStyle w:val="BodyText"/>
        <w:spacing w:line="480" w:lineRule="auto"/>
        <w:rPr>
          <w:rFonts w:ascii="Times New Roman" w:hAnsi="Times New Roman" w:cs="Times New Roman"/>
          <w:b/>
          <w:bCs/>
          <w:sz w:val="28"/>
          <w:szCs w:val="28"/>
        </w:rPr>
      </w:pPr>
      <w:bookmarkStart w:id="16" w:name="model"/>
      <w:r w:rsidRPr="00C9444E">
        <w:rPr>
          <w:rFonts w:ascii="Times New Roman" w:hAnsi="Times New Roman" w:cs="Times New Roman"/>
          <w:b/>
          <w:bCs/>
          <w:sz w:val="28"/>
          <w:szCs w:val="28"/>
        </w:rPr>
        <w:t>Model</w:t>
      </w:r>
      <w:bookmarkEnd w:id="16"/>
      <w:r w:rsidR="000915EB" w:rsidRPr="00C9444E">
        <w:rPr>
          <w:rFonts w:ascii="Times New Roman" w:hAnsi="Times New Roman" w:cs="Times New Roman"/>
          <w:b/>
          <w:bCs/>
          <w:sz w:val="28"/>
          <w:szCs w:val="28"/>
        </w:rPr>
        <w:t>: Coupling the core EMT and metabolic networks</w:t>
      </w:r>
    </w:p>
    <w:p w14:paraId="038B455D" w14:textId="3CC37C80"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our previously studied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4C245F" w:rsidRPr="004C245F">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4C245F" w:rsidRPr="004C245F">
            <w:rPr>
              <w:rFonts w:ascii="Times New Roman" w:eastAsia="Times New Roman" w:hAnsi="Times New Roman" w:cs="Times New Roman"/>
              <w:color w:val="000000"/>
            </w:rPr>
            <w:t>[25]</w:t>
          </w:r>
        </w:sdtContent>
      </w:sdt>
      <w:r w:rsidRPr="00C9444E">
        <w:rPr>
          <w:rFonts w:ascii="Times New Roman" w:hAnsi="Times New Roman" w:cs="Times New Roman"/>
        </w:rPr>
        <w:t xml:space="preserve">; see Figure 1A for the coupled network. </w:t>
      </w:r>
      <w:proofErr w:type="gramStart"/>
      <w:r w:rsidRPr="00C9444E">
        <w:rPr>
          <w:rFonts w:ascii="Times New Roman" w:hAnsi="Times New Roman" w:cs="Times New Roman"/>
        </w:rPr>
        <w:t>Generally speaking, our</w:t>
      </w:r>
      <w:proofErr w:type="gramEnd"/>
      <w:r w:rsidRPr="00C9444E">
        <w:rPr>
          <w:rFonts w:ascii="Times New Roman" w:hAnsi="Times New Roman" w:cs="Times New Roman"/>
        </w:rPr>
        <w:t xml:space="preserve"> combined model considers feedback loops that couple the two individual regulatory networks. The crosstalk between the EMT circuit and the metabolism circuit is either direct or indirect,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 xml:space="preserve">We initially focus on the core networks and investigate the role of crosstalk. One question of interest is whether these </w:t>
      </w:r>
      <w:proofErr w:type="spellStart"/>
      <w:r w:rsidR="00AF0EA3" w:rsidRPr="00C9444E">
        <w:rPr>
          <w:rFonts w:ascii="Times New Roman" w:hAnsi="Times New Roman" w:cs="Times New Roman"/>
        </w:rPr>
        <w:t>crosstalks</w:t>
      </w:r>
      <w:proofErr w:type="spellEnd"/>
      <w:r w:rsidR="00AF0EA3" w:rsidRPr="00C9444E">
        <w:rPr>
          <w:rFonts w:ascii="Times New Roman" w:hAnsi="Times New Roman" w:cs="Times New Roman"/>
        </w:rPr>
        <w:t xml:space="preserve"> are sufficient to generate hybrid states. Lastly, we evaluate the role of PSFs OVOL and GRHL2 to investigate their effect on the stability of the E/M-W/O state.</w:t>
      </w:r>
    </w:p>
    <w:p w14:paraId="13BC8457" w14:textId="3C3F4AE7"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 xml:space="preserve">The core EMT network is comprised of the transcription factors (TFs),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translation-transcription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4C245F" w:rsidRPr="004C245F">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 the binding/unbinding dynamics are given by </w:t>
      </w:r>
    </w:p>
    <w:p w14:paraId="5ED71536" w14:textId="2C6C5954" w:rsidR="00627954" w:rsidRPr="00C9444E" w:rsidRDefault="00BF5914"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BF5914"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BF5914"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427922F8"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 activation and inhibition of SNAIL and ZEB 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4C245F" w:rsidRPr="004C245F">
            <w:rPr>
              <w:rFonts w:ascii="Times New Roman" w:eastAsia="Times New Roman" w:hAnsi="Times New Roman" w:cs="Times New Roman"/>
              <w:color w:val="000000"/>
            </w:rPr>
            <w:t>[47]</w:t>
          </w:r>
        </w:sdtContent>
      </w:sdt>
      <w:r w:rsidR="00E74A95" w:rsidRPr="00C9444E">
        <w:rPr>
          <w:rFonts w:ascii="Times New Roman" w:hAnsi="Times New Roman" w:cs="Times New Roman"/>
        </w:rPr>
        <w:t>,</w:t>
      </w:r>
    </w:p>
    <w:p w14:paraId="026C0A63" w14:textId="35F1099E"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1657F7AC" w14:textId="63294C58" w:rsidR="004F0ADB" w:rsidRPr="00C9444E" w:rsidRDefault="00E74A95" w:rsidP="00944149">
      <w:pPr>
        <w:pStyle w:val="BodyText"/>
        <w:spacing w:line="480" w:lineRule="auto"/>
        <w:rPr>
          <w:rFonts w:ascii="Times New Roman" w:hAnsi="Times New Roman" w:cs="Times New Roman"/>
        </w:rPr>
      </w:pPr>
      <w:r w:rsidRPr="00C9444E">
        <w:rPr>
          <w:rFonts w:ascii="Times New Roman" w:hAnsi="Times New Roman" w:cs="Times New Roman"/>
        </w:rPr>
        <w:t>Onc</w:t>
      </w:r>
      <w:r w:rsidR="003B389D" w:rsidRPr="00C9444E">
        <w:rPr>
          <w:rFonts w:ascii="Times New Roman" w:hAnsi="Times New Roman" w:cs="Times New Roman"/>
        </w:rPr>
        <w:t xml:space="preserve">e the threshold of the regulator </w:t>
      </w:r>
      <w:r w:rsidRPr="00C9444E">
        <w:rPr>
          <w:rFonts w:ascii="Times New Roman" w:hAnsi="Times New Roman" w:cs="Times New Roman"/>
        </w:rPr>
        <w:t>(X</w:t>
      </w:r>
      <w:r w:rsidRPr="00C9444E">
        <w:rPr>
          <w:rFonts w:ascii="Times New Roman" w:hAnsi="Times New Roman" w:cs="Times New Roman"/>
          <w:vertAlign w:val="subscript"/>
        </w:rPr>
        <w:t>0</w:t>
      </w:r>
      <w:r w:rsidRPr="00C9444E">
        <w:rPr>
          <w:rFonts w:ascii="Times New Roman" w:hAnsi="Times New Roman" w:cs="Times New Roman"/>
        </w:rPr>
        <w:t xml:space="preserve">) </w:t>
      </w:r>
      <w:r w:rsidR="003B389D" w:rsidRPr="00C9444E">
        <w:rPr>
          <w:rFonts w:ascii="Times New Roman" w:hAnsi="Times New Roman" w:cs="Times New Roman"/>
        </w:rPr>
        <w:t>is achieved, 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6C3818" w:rsidRPr="00C9444E">
        <w:rPr>
          <w:rFonts w:ascii="Times New Roman" w:hAnsi="Times New Roman" w:cs="Times New Roman"/>
        </w:rPr>
        <w:t xml:space="preserve"> P</w:t>
      </w:r>
      <w:r w:rsidR="00063789" w:rsidRPr="00C9444E">
        <w:rPr>
          <w:rFonts w:ascii="Times New Roman" w:hAnsi="Times New Roman" w:cs="Times New Roman"/>
        </w:rPr>
        <w:t>revious investigation of the core EMT network by Lu and collaborators examined sub-modules of the network and various parameter ranges.</w:t>
      </w:r>
      <w:r w:rsidR="00024146" w:rsidRPr="00C9444E">
        <w:rPr>
          <w:rFonts w:ascii="Times New Roman" w:hAnsi="Times New Roman" w:cs="Times New Roman"/>
        </w:rPr>
        <w:t xml:space="preserve"> They</w:t>
      </w:r>
      <w:r w:rsidR="00E3507E" w:rsidRPr="00C9444E">
        <w:rPr>
          <w:rFonts w:ascii="Times New Roman" w:hAnsi="Times New Roman" w:cs="Times New Roman"/>
        </w:rPr>
        <w:t xml:space="preserve"> determined the mi</w:t>
      </w:r>
      <w:r w:rsidR="00240011" w:rsidRPr="00C9444E">
        <w:rPr>
          <w:rFonts w:ascii="Times New Roman" w:hAnsi="Times New Roman" w:cs="Times New Roman"/>
        </w:rPr>
        <w:t>R</w:t>
      </w:r>
      <w:r w:rsidR="00E3507E" w:rsidRPr="00C9444E">
        <w:rPr>
          <w:rFonts w:ascii="Times New Roman" w:hAnsi="Times New Roman" w:cs="Times New Roman"/>
        </w:rPr>
        <w:t xml:space="preserve">-200/ZEB module was responsible for the </w:t>
      </w:r>
      <w:proofErr w:type="spellStart"/>
      <w:r w:rsidR="00E3507E" w:rsidRPr="00C9444E">
        <w:rPr>
          <w:rFonts w:ascii="Times New Roman" w:hAnsi="Times New Roman" w:cs="Times New Roman"/>
        </w:rPr>
        <w:t>tristability</w:t>
      </w:r>
      <w:proofErr w:type="spellEnd"/>
      <w:r w:rsidR="00E3507E" w:rsidRPr="00C9444E">
        <w:rPr>
          <w:rFonts w:ascii="Times New Roman" w:hAnsi="Times New Roman" w:cs="Times New Roman"/>
        </w:rPr>
        <w:t xml:space="preserve"> of the system whereas the mi</w:t>
      </w:r>
      <w:r w:rsidR="00240011" w:rsidRPr="00C9444E">
        <w:rPr>
          <w:rFonts w:ascii="Times New Roman" w:hAnsi="Times New Roman" w:cs="Times New Roman"/>
        </w:rPr>
        <w:t>R</w:t>
      </w:r>
      <w:r w:rsidR="00E3507E" w:rsidRPr="00C9444E">
        <w:rPr>
          <w:rFonts w:ascii="Times New Roman" w:hAnsi="Times New Roman" w:cs="Times New Roman"/>
        </w:rPr>
        <w:t>-34/SNAIL module acted as a noise buffer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r w:rsidR="004C245F" w:rsidRPr="004C245F">
            <w:rPr>
              <w:rFonts w:ascii="Times New Roman" w:eastAsia="Times New Roman" w:hAnsi="Times New Roman" w:cs="Times New Roman"/>
              <w:color w:val="000000"/>
            </w:rPr>
            <w:t>[7]</w:t>
          </w:r>
        </w:sdtContent>
      </w:sdt>
      <w:r w:rsidR="00E3507E" w:rsidRPr="00C9444E">
        <w:rPr>
          <w:rFonts w:ascii="Times New Roman" w:hAnsi="Times New Roman" w:cs="Times New Roman"/>
        </w:rPr>
        <w:t xml:space="preserve">. </w:t>
      </w:r>
      <w:r w:rsidR="00024146" w:rsidRPr="00C9444E">
        <w:rPr>
          <w:rFonts w:ascii="Times New Roman" w:hAnsi="Times New Roman" w:cs="Times New Roman"/>
        </w:rPr>
        <w:t xml:space="preserve">Additionally, the phenotypes </w:t>
      </w:r>
      <w:r w:rsidR="00C158D8" w:rsidRPr="00C9444E">
        <w:rPr>
          <w:rFonts w:ascii="Times New Roman" w:hAnsi="Times New Roman" w:cs="Times New Roman"/>
        </w:rPr>
        <w:t>of the</w:t>
      </w:r>
      <w:r w:rsidR="00023DFE" w:rsidRPr="00C9444E">
        <w:rPr>
          <w:rFonts w:ascii="Times New Roman" w:hAnsi="Times New Roman" w:cs="Times New Roman"/>
        </w:rPr>
        <w:t xml:space="preserve"> </w:t>
      </w:r>
      <w:proofErr w:type="spellStart"/>
      <w:r w:rsidR="00023DFE" w:rsidRPr="00C9444E">
        <w:rPr>
          <w:rFonts w:ascii="Times New Roman" w:hAnsi="Times New Roman" w:cs="Times New Roman"/>
        </w:rPr>
        <w:t>tristable</w:t>
      </w:r>
      <w:proofErr w:type="spellEnd"/>
      <w:r w:rsidR="00C158D8" w:rsidRPr="00C9444E">
        <w:rPr>
          <w:rFonts w:ascii="Times New Roman" w:hAnsi="Times New Roman" w:cs="Times New Roman"/>
        </w:rPr>
        <w:t xml:space="preserve"> EMT network</w:t>
      </w:r>
      <w:r w:rsidR="00024146" w:rsidRPr="00C9444E">
        <w:rPr>
          <w:rFonts w:ascii="Times New Roman" w:hAnsi="Times New Roman" w:cs="Times New Roman"/>
        </w:rPr>
        <w:t xml:space="preserve"> were correlated with the expression of mi</w:t>
      </w:r>
      <w:r w:rsidR="00240011" w:rsidRPr="00C9444E">
        <w:rPr>
          <w:rFonts w:ascii="Times New Roman" w:hAnsi="Times New Roman" w:cs="Times New Roman"/>
        </w:rPr>
        <w:t>R</w:t>
      </w:r>
      <w:r w:rsidR="00024146" w:rsidRPr="00C9444E">
        <w:rPr>
          <w:rFonts w:ascii="Times New Roman" w:hAnsi="Times New Roman" w:cs="Times New Roman"/>
        </w:rPr>
        <w:t>-200 and ZEB mRNA</w:t>
      </w:r>
      <w:r w:rsidR="00C158D8" w:rsidRPr="00C9444E">
        <w:rPr>
          <w:rFonts w:ascii="Times New Roman" w:hAnsi="Times New Roman" w:cs="Times New Roman"/>
        </w:rPr>
        <w:t xml:space="preserve">; epithelial (E) </w:t>
      </w:r>
      <w:r w:rsidR="00514FC2" w:rsidRPr="00C9444E">
        <w:rPr>
          <w:rFonts w:ascii="Times New Roman" w:hAnsi="Times New Roman" w:cs="Times New Roman"/>
        </w:rPr>
        <w:t xml:space="preserve">with </w:t>
      </w:r>
      <w:r w:rsidR="00C158D8" w:rsidRPr="00C9444E">
        <w:rPr>
          <w:rFonts w:ascii="Times New Roman" w:hAnsi="Times New Roman" w:cs="Times New Roman"/>
        </w:rPr>
        <w:t>high mi</w:t>
      </w:r>
      <w:r w:rsidR="00240011" w:rsidRPr="00C9444E">
        <w:rPr>
          <w:rFonts w:ascii="Times New Roman" w:hAnsi="Times New Roman" w:cs="Times New Roman"/>
        </w:rPr>
        <w:t>R-</w:t>
      </w:r>
      <w:r w:rsidR="00C158D8" w:rsidRPr="00C9444E">
        <w:rPr>
          <w:rFonts w:ascii="Times New Roman" w:hAnsi="Times New Roman" w:cs="Times New Roman"/>
        </w:rPr>
        <w:t>200/low ZEB, mesenchymal (M)</w:t>
      </w:r>
      <w:r w:rsidR="00514FC2" w:rsidRPr="00C9444E">
        <w:rPr>
          <w:rFonts w:ascii="Times New Roman" w:hAnsi="Times New Roman" w:cs="Times New Roman"/>
        </w:rPr>
        <w:t xml:space="preserve"> with</w:t>
      </w:r>
      <w:r w:rsidR="00C158D8" w:rsidRPr="00C9444E">
        <w:rPr>
          <w:rFonts w:ascii="Times New Roman" w:hAnsi="Times New Roman" w:cs="Times New Roman"/>
        </w:rPr>
        <w:t xml:space="preserve"> low mi</w:t>
      </w:r>
      <w:r w:rsidR="00240011" w:rsidRPr="00C9444E">
        <w:rPr>
          <w:rFonts w:ascii="Times New Roman" w:hAnsi="Times New Roman" w:cs="Times New Roman"/>
        </w:rPr>
        <w:t>R-</w:t>
      </w:r>
      <w:r w:rsidR="00C158D8" w:rsidRPr="00C9444E">
        <w:rPr>
          <w:rFonts w:ascii="Times New Roman" w:hAnsi="Times New Roman" w:cs="Times New Roman"/>
        </w:rPr>
        <w:t>200/high ZEB</w:t>
      </w:r>
      <w:r w:rsidR="00514FC2" w:rsidRPr="00C9444E">
        <w:rPr>
          <w:rFonts w:ascii="Times New Roman" w:hAnsi="Times New Roman" w:cs="Times New Roman"/>
        </w:rPr>
        <w:t>, and E/M with intermediate mi</w:t>
      </w:r>
      <w:r w:rsidR="00240011" w:rsidRPr="00C9444E">
        <w:rPr>
          <w:rFonts w:ascii="Times New Roman" w:hAnsi="Times New Roman" w:cs="Times New Roman"/>
        </w:rPr>
        <w:t>R</w:t>
      </w:r>
      <w:r w:rsidR="00514FC2" w:rsidRPr="00C9444E">
        <w:rPr>
          <w:rFonts w:ascii="Times New Roman" w:hAnsi="Times New Roman" w:cs="Times New Roman"/>
        </w:rPr>
        <w:t>-200/ZEB</w:t>
      </w:r>
      <w:r w:rsidR="007C2A46" w:rsidRPr="00C9444E">
        <w:rPr>
          <w:rFonts w:ascii="Times New Roman" w:hAnsi="Times New Roman" w:cs="Times New Roman"/>
        </w:rPr>
        <w:t xml:space="preserve"> (see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A36B78" w:rsidRPr="00C9444E">
        <w:rPr>
          <w:rFonts w:ascii="Times New Roman" w:hAnsi="Times New Roman" w:cs="Times New Roman"/>
        </w:rPr>
        <w:t xml:space="preserve"> for nullcline analysis</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4262B04C"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core metabolism network  - AMPK/HIF-1/ROS, </w:t>
      </w:r>
      <w:r w:rsidR="004F4F92" w:rsidRPr="00C9444E">
        <w:rPr>
          <w:rFonts w:ascii="Times New Roman" w:hAnsi="Times New Roman" w:cs="Times New Roman"/>
        </w:rPr>
        <w:t xml:space="preserve">gave insight into </w:t>
      </w:r>
      <w:r w:rsidR="00744D1D">
        <w:rPr>
          <w:rFonts w:ascii="Times New Roman" w:hAnsi="Times New Roman" w:cs="Times New Roman"/>
        </w:rPr>
        <w:t>hybrid</w:t>
      </w:r>
      <w:r w:rsidR="00744D1D" w:rsidRPr="00C9444E">
        <w:rPr>
          <w:rFonts w:ascii="Times New Roman" w:hAnsi="Times New Roman" w:cs="Times New Roman"/>
        </w:rPr>
        <w:t xml:space="preserve"> </w:t>
      </w:r>
      <w:r w:rsidR="004F4F92" w:rsidRPr="00C9444E">
        <w:rPr>
          <w:rFonts w:ascii="Times New Roman" w:hAnsi="Times New Roman" w:cs="Times New Roman"/>
        </w:rPr>
        <w:t>metabolic modes of glucose metabolism.</w:t>
      </w:r>
      <w:r w:rsidR="00765B9B" w:rsidRPr="00C9444E">
        <w:rPr>
          <w:rFonts w:ascii="Times New Roman" w:hAnsi="Times New Roman" w:cs="Times New Roman"/>
        </w:rPr>
        <w:t xml:space="preserve"> In this circuit, the regulation of the production and degradation terms are mathematically represented as shifted Hill functions.</w:t>
      </w:r>
      <w:r w:rsidR="004F4F92" w:rsidRPr="00C9444E">
        <w:rPr>
          <w:rFonts w:ascii="Times New Roman" w:hAnsi="Times New Roman" w:cs="Times New Roman"/>
        </w:rPr>
        <w:t xml:space="preserve"> </w:t>
      </w:r>
      <w:r w:rsidR="00BE005E" w:rsidRPr="00C9444E">
        <w:rPr>
          <w:rFonts w:ascii="Times New Roman" w:hAnsi="Times New Roman" w:cs="Times New Roman"/>
        </w:rPr>
        <w:t xml:space="preserve">Within the metabolic regulatory network, there is </w:t>
      </w:r>
      <w:r w:rsidR="00540378" w:rsidRPr="00C9444E">
        <w:rPr>
          <w:rFonts w:ascii="Times New Roman" w:hAnsi="Times New Roman" w:cs="Times New Roman"/>
        </w:rPr>
        <w:t xml:space="preserve">also </w:t>
      </w:r>
      <w:r w:rsidR="00BE005E" w:rsidRPr="00C9444E">
        <w:rPr>
          <w:rFonts w:ascii="Times New Roman" w:hAnsi="Times New Roman" w:cs="Times New Roman"/>
        </w:rPr>
        <w:t>competitive regulation of ROS by HIF-1</w:t>
      </w:r>
      <w:r w:rsidR="007E1951" w:rsidRPr="00C9444E">
        <w:rPr>
          <w:rFonts w:ascii="Times New Roman" w:hAnsi="Times New Roman" w:cs="Times New Roman"/>
        </w:rPr>
        <w:t xml:space="preserve"> </w:t>
      </w:r>
      <w:r w:rsidR="00BE005E" w:rsidRPr="00C9444E">
        <w:rPr>
          <w:rFonts w:ascii="Times New Roman" w:hAnsi="Times New Roman" w:cs="Times New Roman"/>
        </w:rPr>
        <w:t>and AMPK</w:t>
      </w:r>
      <w:r w:rsidR="003B409D" w:rsidRPr="00C9444E">
        <w:rPr>
          <w:rFonts w:ascii="Times New Roman" w:hAnsi="Times New Roman" w:cs="Times New Roman"/>
        </w:rPr>
        <w:t>,</w:t>
      </w:r>
      <w:r w:rsidR="00BE005E" w:rsidRPr="00C9444E">
        <w:rPr>
          <w:rFonts w:ascii="Times New Roman" w:hAnsi="Times New Roman" w:cs="Times New Roman"/>
        </w:rPr>
        <w:t xml:space="preserve"> which is modeled by a competition function </w:t>
      </w:r>
      <w:proofErr w:type="gramStart"/>
      <w:r w:rsidR="00BE005E" w:rsidRPr="00C9444E">
        <w:rPr>
          <w:rFonts w:ascii="Times New Roman" w:hAnsi="Times New Roman" w:cs="Times New Roman"/>
        </w:rPr>
        <w:t>similar to</w:t>
      </w:r>
      <w:proofErr w:type="gramEnd"/>
      <w:r w:rsidR="00BE005E" w:rsidRPr="00C9444E">
        <w:rPr>
          <w:rFonts w:ascii="Times New Roman" w:hAnsi="Times New Roman" w:cs="Times New Roman"/>
        </w:rPr>
        <w:t xml:space="preserve"> the shifted Hill function (details </w:t>
      </w:r>
      <w:r w:rsidR="00AE7340" w:rsidRPr="00C9444E">
        <w:rPr>
          <w:rFonts w:ascii="Times New Roman" w:hAnsi="Times New Roman" w:cs="Times New Roman"/>
        </w:rPr>
        <w:t xml:space="preserve">and functional form </w:t>
      </w:r>
      <w:r w:rsidR="00BE005E" w:rsidRPr="00C9444E">
        <w:rPr>
          <w:rFonts w:ascii="Times New Roman" w:hAnsi="Times New Roman" w:cs="Times New Roman"/>
        </w:rPr>
        <w:t>in SI section 1.</w:t>
      </w:r>
      <w:r w:rsidR="00C2452F" w:rsidRPr="00C9444E">
        <w:rPr>
          <w:rFonts w:ascii="Times New Roman" w:hAnsi="Times New Roman" w:cs="Times New Roman"/>
        </w:rPr>
        <w:t>2</w:t>
      </w:r>
      <w:r w:rsidR="00BE005E" w:rsidRPr="00C9444E">
        <w:rPr>
          <w:rFonts w:ascii="Times New Roman" w:hAnsi="Times New Roman" w:cs="Times New Roman"/>
        </w:rPr>
        <w:t>).</w:t>
      </w:r>
      <w:r w:rsidR="00B33DC3" w:rsidRPr="00C9444E">
        <w:rPr>
          <w:rFonts w:ascii="Times New Roman" w:hAnsi="Times New Roman" w:cs="Times New Roman"/>
        </w:rPr>
        <w:t xml:space="preserve"> Through this reduced circuit, Yu and collaborators were able to recover typical metabolic behavior of cancers </w:t>
      </w:r>
      <w:proofErr w:type="gramStart"/>
      <w:r w:rsidR="00B33DC3" w:rsidRPr="00C9444E">
        <w:rPr>
          <w:rFonts w:ascii="Times New Roman" w:hAnsi="Times New Roman" w:cs="Times New Roman"/>
        </w:rPr>
        <w:t>and also</w:t>
      </w:r>
      <w:proofErr w:type="gramEnd"/>
      <w:r w:rsidR="00B33DC3" w:rsidRPr="00C9444E">
        <w:rPr>
          <w:rFonts w:ascii="Times New Roman" w:hAnsi="Times New Roman" w:cs="Times New Roman"/>
        </w:rPr>
        <w:t xml:space="preserve"> identify a </w:t>
      </w:r>
      <w:r w:rsidR="00744D1D">
        <w:rPr>
          <w:rFonts w:ascii="Times New Roman" w:hAnsi="Times New Roman" w:cs="Times New Roman"/>
        </w:rPr>
        <w:t>hybrid</w:t>
      </w:r>
      <w:r w:rsidR="00744D1D" w:rsidRPr="00C9444E">
        <w:rPr>
          <w:rFonts w:ascii="Times New Roman" w:hAnsi="Times New Roman" w:cs="Times New Roman"/>
        </w:rPr>
        <w:t xml:space="preserve"> </w:t>
      </w:r>
      <w:r w:rsidR="00B33DC3" w:rsidRPr="00C9444E">
        <w:rPr>
          <w:rFonts w:ascii="Times New Roman" w:hAnsi="Times New Roman" w:cs="Times New Roman"/>
        </w:rPr>
        <w:t>metabolic</w:t>
      </w:r>
      <w:r w:rsidR="005823B8" w:rsidRPr="00C9444E">
        <w:rPr>
          <w:rFonts w:ascii="Times New Roman" w:hAnsi="Times New Roman" w:cs="Times New Roman"/>
        </w:rPr>
        <w:t xml:space="preserve"> (W/O)</w:t>
      </w:r>
      <w:r w:rsidR="00B33DC3" w:rsidRPr="00C9444E">
        <w:rPr>
          <w:rFonts w:ascii="Times New Roman" w:hAnsi="Times New Roman" w:cs="Times New Roman"/>
        </w:rPr>
        <w:t xml:space="preserve"> phenotype</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EndPr/>
        <w:sdtContent>
          <w:r w:rsidR="004C245F" w:rsidRPr="004C245F">
            <w:rPr>
              <w:rFonts w:ascii="Times New Roman" w:eastAsia="Times New Roman" w:hAnsi="Times New Roman" w:cs="Times New Roman"/>
              <w:color w:val="000000"/>
            </w:rPr>
            <w:t>[25]</w:t>
          </w:r>
        </w:sdtContent>
      </w:sdt>
      <w:r w:rsidR="00B33DC3" w:rsidRPr="00C9444E">
        <w:rPr>
          <w:rFonts w:ascii="Times New Roman" w:hAnsi="Times New Roman" w:cs="Times New Roman"/>
        </w:rPr>
        <w:t>.</w:t>
      </w:r>
      <w:r w:rsidR="008300BF" w:rsidRPr="00C9444E">
        <w:rPr>
          <w:rFonts w:ascii="Times New Roman" w:hAnsi="Times New Roman" w:cs="Times New Roman"/>
        </w:rPr>
        <w:t xml:space="preserve"> The </w:t>
      </w:r>
      <w:proofErr w:type="spellStart"/>
      <w:r w:rsidR="008300BF" w:rsidRPr="00C9444E">
        <w:rPr>
          <w:rFonts w:ascii="Times New Roman" w:hAnsi="Times New Roman" w:cs="Times New Roman"/>
        </w:rPr>
        <w:t>tristable</w:t>
      </w:r>
      <w:proofErr w:type="spellEnd"/>
      <w:r w:rsidR="008300BF" w:rsidRPr="00C9444E">
        <w:rPr>
          <w:rFonts w:ascii="Times New Roman" w:hAnsi="Times New Roman" w:cs="Times New Roman"/>
        </w:rPr>
        <w:t xml:space="preserve"> metabolic network has the metabolic phenotypes; OXPHOS (O) high AMPK/low HIF-1, aerobic glycolysis (W) low AMPK/high HIF-1, and </w:t>
      </w:r>
      <w:r w:rsidR="00744D1D">
        <w:rPr>
          <w:rFonts w:ascii="Times New Roman" w:hAnsi="Times New Roman" w:cs="Times New Roman"/>
        </w:rPr>
        <w:t>hybrid</w:t>
      </w:r>
      <w:r w:rsidR="00744D1D" w:rsidRPr="00C9444E">
        <w:rPr>
          <w:rFonts w:ascii="Times New Roman" w:hAnsi="Times New Roman" w:cs="Times New Roman"/>
        </w:rPr>
        <w:t xml:space="preserve"> </w:t>
      </w:r>
      <w:r w:rsidR="008300BF" w:rsidRPr="00C9444E">
        <w:rPr>
          <w:rFonts w:ascii="Times New Roman" w:hAnsi="Times New Roman" w:cs="Times New Roman"/>
        </w:rPr>
        <w:t>metabolism (W/O) intermediate AMPK/HIF-1</w:t>
      </w:r>
      <w:r w:rsidR="00F24FE0" w:rsidRPr="00C9444E">
        <w:rPr>
          <w:rFonts w:ascii="Times New Roman" w:hAnsi="Times New Roman" w:cs="Times New Roman"/>
        </w:rPr>
        <w:t xml:space="preserve"> (</w:t>
      </w:r>
      <w:r w:rsidR="00EC3B63" w:rsidRPr="00C9444E">
        <w:rPr>
          <w:rFonts w:ascii="Times New Roman" w:hAnsi="Times New Roman" w:cs="Times New Roman"/>
        </w:rPr>
        <w:t xml:space="preserve">see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5EFD0D07"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core EMT and metabolic networks we identified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between our core components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 xml:space="preserve">. </w:t>
      </w:r>
      <w:r w:rsidR="00AD7F58" w:rsidRPr="00C9444E">
        <w:rPr>
          <w:rFonts w:ascii="Times New Roman" w:hAnsi="Times New Roman" w:cs="Times New Roman"/>
        </w:rPr>
        <w:t>Starting with miRNA</w:t>
      </w:r>
      <w:r w:rsidR="00DE7FA5" w:rsidRPr="00C9444E">
        <w:rPr>
          <w:rFonts w:ascii="Times New Roman" w:hAnsi="Times New Roman" w:cs="Times New Roman"/>
        </w:rPr>
        <w:t>-based</w:t>
      </w:r>
      <w:r w:rsidR="00AD7F58" w:rsidRPr="00C9444E">
        <w:rPr>
          <w:rFonts w:ascii="Times New Roman" w:hAnsi="Times New Roman" w:cs="Times New Roman"/>
        </w:rPr>
        <w:t xml:space="preserve"> crosstalk</w:t>
      </w:r>
      <w:r w:rsidR="00DE7FA5" w:rsidRPr="00C9444E">
        <w:rPr>
          <w:rFonts w:ascii="Times New Roman" w:hAnsi="Times New Roman" w:cs="Times New Roman"/>
        </w:rPr>
        <w:t xml:space="preserve"> links</w:t>
      </w:r>
      <w:r w:rsidR="00AD7F58" w:rsidRPr="00C9444E">
        <w:rPr>
          <w:rFonts w:ascii="Times New Roman" w:hAnsi="Times New Roman" w:cs="Times New Roman"/>
        </w:rPr>
        <w:t xml:space="preserve">, </w:t>
      </w:r>
      <w:r w:rsidR="00DE7FA5" w:rsidRPr="00C9444E">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xml:space="preserve">  via</w:t>
      </w:r>
      <w:r w:rsidR="00AD7F58" w:rsidRPr="00C9444E">
        <w:rPr>
          <w:rFonts w:ascii="Times New Roman" w:hAnsi="Times New Roman" w:cs="Times New Roman"/>
        </w:rPr>
        <w:t xml:space="preserve"> targeting and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4C245F" w:rsidRPr="004C245F">
            <w:rPr>
              <w:rFonts w:ascii="Times New Roman" w:eastAsia="Times New Roman" w:hAnsi="Times New Roman" w:cs="Times New Roman"/>
              <w:color w:val="000000"/>
            </w:rPr>
            <w:t>[48–50]</w:t>
          </w:r>
        </w:sdtContent>
      </w:sdt>
      <w:r w:rsidR="00AD7F58" w:rsidRPr="00C9444E">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4C245F" w:rsidRPr="004C245F">
            <w:rPr>
              <w:rFonts w:ascii="Times New Roman" w:eastAsia="Times New Roman" w:hAnsi="Times New Roman" w:cs="Times New Roman"/>
              <w:color w:val="000000"/>
            </w:rPr>
            <w:t>[51]</w:t>
          </w:r>
        </w:sdtContent>
      </w:sdt>
      <w:r w:rsidR="00AD7F58" w:rsidRPr="00C9444E">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4C245F" w:rsidRPr="004C245F">
            <w:rPr>
              <w:rFonts w:ascii="Times New Roman" w:eastAsia="Times New Roman" w:hAnsi="Times New Roman" w:cs="Times New Roman"/>
              <w:color w:val="000000"/>
            </w:rPr>
            <w:t>[52,53]</w:t>
          </w:r>
        </w:sdtContent>
      </w:sdt>
      <w:r w:rsidR="00AD7F58" w:rsidRPr="00C9444E">
        <w:rPr>
          <w:rFonts w:ascii="Times New Roman" w:hAnsi="Times New Roman" w:cs="Times New Roman"/>
        </w:rPr>
        <w:t xml:space="preserve">. This increase in ROS levels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4C245F" w:rsidRPr="004C245F">
            <w:rPr>
              <w:rFonts w:ascii="Times New Roman" w:eastAsia="Times New Roman" w:hAnsi="Times New Roman" w:cs="Times New Roman"/>
              <w:color w:val="000000"/>
            </w:rPr>
            <w:t>[48]</w:t>
          </w:r>
        </w:sdtContent>
      </w:sdt>
      <w:r w:rsidR="00AD7F58" w:rsidRPr="00C9444E">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4C245F" w:rsidRPr="004C245F">
            <w:rPr>
              <w:rFonts w:ascii="Times New Roman" w:eastAsia="Times New Roman" w:hAnsi="Times New Roman" w:cs="Times New Roman"/>
              <w:color w:val="000000"/>
            </w:rPr>
            <w:t>[54]</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 xml:space="preserve">Next, </w:t>
      </w:r>
      <w:r w:rsidR="00AD7F58" w:rsidRPr="00C9444E">
        <w:rPr>
          <w:rFonts w:ascii="Times New Roman" w:hAnsi="Times New Roman" w:cs="Times New Roman"/>
        </w:rPr>
        <w:t xml:space="preserve">crosstalk between </w:t>
      </w:r>
      <w:r w:rsidR="005506B5" w:rsidRPr="00C9444E">
        <w:rPr>
          <w:rFonts w:ascii="Times New Roman" w:hAnsi="Times New Roman" w:cs="Times New Roman"/>
        </w:rPr>
        <w:t xml:space="preserve">HIF-1 </w:t>
      </w:r>
      <w:r w:rsidR="00AD7F58"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4C245F" w:rsidRPr="004C245F">
            <w:rPr>
              <w:rFonts w:ascii="Times New Roman" w:eastAsia="Times New Roman" w:hAnsi="Times New Roman" w:cs="Times New Roman"/>
              <w:color w:val="000000"/>
            </w:rPr>
            <w:t>[55]</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4C245F" w:rsidRPr="004C245F">
            <w:rPr>
              <w:rFonts w:ascii="Times New Roman" w:eastAsia="Times New Roman" w:hAnsi="Times New Roman" w:cs="Times New Roman"/>
              <w:color w:val="000000"/>
            </w:rPr>
            <w:t>[56]</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4C245F" w:rsidRPr="004C245F">
            <w:rPr>
              <w:rFonts w:ascii="Times New Roman" w:eastAsia="Times New Roman" w:hAnsi="Times New Roman" w:cs="Times New Roman"/>
              <w:color w:val="000000"/>
            </w:rPr>
            <w:t>[57]</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 Further</w:t>
      </w:r>
      <w:r w:rsidR="00DE7FA5" w:rsidRPr="00C9444E">
        <w:rPr>
          <w:rFonts w:ascii="Times New Roman" w:hAnsi="Times New Roman" w:cs="Times New Roman"/>
        </w:rPr>
        <w:t>more</w:t>
      </w:r>
      <w:r w:rsidR="00AD7F58" w:rsidRPr="00C9444E">
        <w:rPr>
          <w:rFonts w:ascii="Times New Roman" w:hAnsi="Times New Roman" w:cs="Times New Roman"/>
        </w:rPr>
        <w:t>, there is a negative regulatory feedback loop between mi</w:t>
      </w:r>
      <w:r w:rsidR="00240011" w:rsidRPr="00C9444E">
        <w:rPr>
          <w:rFonts w:ascii="Times New Roman" w:hAnsi="Times New Roman" w:cs="Times New Roman"/>
        </w:rPr>
        <w:t>R</w:t>
      </w:r>
      <w:r w:rsidR="00AD7F58" w:rsidRPr="00C9444E">
        <w:rPr>
          <w:rFonts w:ascii="Times New Roman" w:hAnsi="Times New Roman" w:cs="Times New Roman"/>
        </w:rPr>
        <w:t xml:space="preserve">-200b and </w:t>
      </w:r>
      <w:r w:rsidR="005506B5" w:rsidRPr="00C9444E">
        <w:rPr>
          <w:rFonts w:ascii="Times New Roman" w:hAnsi="Times New Roman" w:cs="Times New Roman"/>
        </w:rPr>
        <w:t>HIF-1</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4C245F" w:rsidRPr="004C245F">
            <w:rPr>
              <w:rFonts w:ascii="Times New Roman" w:eastAsia="Times New Roman" w:hAnsi="Times New Roman" w:cs="Times New Roman"/>
              <w:color w:val="000000"/>
            </w:rPr>
            <w:t>[56]</w:t>
          </w:r>
        </w:sdtContent>
      </w:sdt>
      <w:r w:rsidR="00AD7F58" w:rsidRPr="00C9444E">
        <w:rPr>
          <w:rFonts w:ascii="Times New Roman" w:hAnsi="Times New Roman" w:cs="Times New Roman"/>
        </w:rPr>
        <w:t>. The inhibition of mi</w:t>
      </w:r>
      <w:r w:rsidR="00240011" w:rsidRPr="00C9444E">
        <w:rPr>
          <w:rFonts w:ascii="Times New Roman" w:hAnsi="Times New Roman" w:cs="Times New Roman"/>
        </w:rPr>
        <w:t>R</w:t>
      </w:r>
      <w:r w:rsidR="00AD7F58" w:rsidRPr="00C9444E">
        <w:rPr>
          <w:rFonts w:ascii="Times New Roman" w:hAnsi="Times New Roman" w:cs="Times New Roman"/>
        </w:rPr>
        <w:t>-200b by</w:t>
      </w:r>
      <w:r w:rsidR="005506B5" w:rsidRPr="00C9444E">
        <w:rPr>
          <w:rFonts w:ascii="Times New Roman" w:hAnsi="Times New Roman" w:cs="Times New Roman"/>
        </w:rPr>
        <w:t xml:space="preserve"> HIF-1</w:t>
      </w:r>
      <w:r w:rsidR="00022E63" w:rsidRPr="00C9444E">
        <w:rPr>
          <w:rFonts w:ascii="Times New Roman" w:hAnsi="Times New Roman" w:cs="Times New Roman"/>
        </w:rPr>
        <w:t xml:space="preserve"> </w:t>
      </w:r>
      <w:r w:rsidR="00AD7F58" w:rsidRPr="00C9444E">
        <w:rPr>
          <w:rFonts w:ascii="Times New Roman" w:hAnsi="Times New Roman" w:cs="Times New Roman"/>
        </w:rPr>
        <w:t>is indirect</w:t>
      </w:r>
      <w:r w:rsidR="00DE7FA5" w:rsidRPr="00C9444E">
        <w:rPr>
          <w:rFonts w:ascii="Times New Roman" w:hAnsi="Times New Roman" w:cs="Times New Roman"/>
        </w:rPr>
        <w:t>, acting</w:t>
      </w:r>
      <w:r w:rsidR="00AD7F58" w:rsidRPr="00C9444E">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4C245F" w:rsidRPr="004C245F">
            <w:rPr>
              <w:rFonts w:ascii="Times New Roman" w:eastAsia="Times New Roman" w:hAnsi="Times New Roman" w:cs="Times New Roman"/>
              <w:color w:val="000000"/>
            </w:rPr>
            <w:t>[56]</w:t>
          </w:r>
        </w:sdtContent>
      </w:sdt>
      <w:r w:rsidR="00AD7F58" w:rsidRPr="00C9444E">
        <w:rPr>
          <w:rFonts w:ascii="Times New Roman" w:hAnsi="Times New Roman" w:cs="Times New Roman"/>
        </w:rPr>
        <w:t xml:space="preserve">. </w:t>
      </w:r>
      <w:r w:rsidR="00006416" w:rsidRPr="00C9444E">
        <w:rPr>
          <w:rFonts w:ascii="Times New Roman" w:hAnsi="Times New Roman" w:cs="Times New Roman"/>
        </w:rPr>
        <w:t xml:space="preserve">Our coupled model </w:t>
      </w:r>
      <w:r w:rsidR="008659D6" w:rsidRPr="00C9444E">
        <w:rPr>
          <w:rFonts w:ascii="Times New Roman" w:hAnsi="Times New Roman" w:cs="Times New Roman"/>
        </w:rPr>
        <w:t xml:space="preserve">includes </w:t>
      </w:r>
      <w:proofErr w:type="gramStart"/>
      <w:r w:rsidR="008659D6" w:rsidRPr="00C9444E">
        <w:rPr>
          <w:rFonts w:ascii="Times New Roman" w:hAnsi="Times New Roman" w:cs="Times New Roman"/>
        </w:rPr>
        <w:t>a</w:t>
      </w:r>
      <w:r w:rsidR="00006416" w:rsidRPr="00C9444E">
        <w:rPr>
          <w:rFonts w:ascii="Times New Roman" w:hAnsi="Times New Roman" w:cs="Times New Roman"/>
        </w:rPr>
        <w:t xml:space="preserve"> mutual inhibitory feedback</w:t>
      </w:r>
      <w:proofErr w:type="gramEnd"/>
      <w:r w:rsidR="00006416" w:rsidRPr="00C9444E">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4C245F" w:rsidRPr="004C245F">
            <w:rPr>
              <w:rFonts w:ascii="Times New Roman" w:eastAsia="Times New Roman" w:hAnsi="Times New Roman" w:cs="Times New Roman"/>
              <w:color w:val="000000"/>
            </w:rPr>
            <w:t>[58]</w:t>
          </w:r>
        </w:sdtContent>
      </w:sdt>
      <w:r w:rsidR="00AD7F58" w:rsidRPr="00C9444E">
        <w:rPr>
          <w:rFonts w:ascii="Times New Roman" w:hAnsi="Times New Roman" w:cs="Times New Roman"/>
        </w:rPr>
        <w:t xml:space="preserve">. The production of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r w:rsidR="00AD7F58" w:rsidRPr="00C9444E">
        <w:rPr>
          <w:rFonts w:ascii="Times New Roman" w:hAnsi="Times New Roman" w:cs="Times New Roman"/>
        </w:rPr>
        <w:t xml:space="preserve">is also </w:t>
      </w:r>
      <w:r w:rsidR="00230C9A" w:rsidRPr="00C9444E">
        <w:rPr>
          <w:rFonts w:ascii="Times New Roman" w:hAnsi="Times New Roman" w:cs="Times New Roman"/>
        </w:rPr>
        <w:t>a downstream target of</w:t>
      </w:r>
      <w:r w:rsidR="00AD7F58" w:rsidRPr="00C9444E">
        <w:rPr>
          <w:rFonts w:ascii="Times New Roman" w:hAnsi="Times New Roman" w:cs="Times New Roman"/>
        </w:rPr>
        <w:t xml:space="preserve"> AMPK</w:t>
      </w:r>
      <w:r w:rsidR="00230C9A" w:rsidRPr="00C9444E">
        <w:rPr>
          <w:rFonts w:ascii="Times New Roman" w:hAnsi="Times New Roman" w:cs="Times New Roman"/>
        </w:rPr>
        <w:t>. Once FOXO3 is activated by AMPK, it represses the production of SNAIL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4C245F" w:rsidRPr="004C245F">
            <w:rPr>
              <w:rFonts w:ascii="Times New Roman" w:eastAsia="Times New Roman" w:hAnsi="Times New Roman" w:cs="Times New Roman"/>
              <w:color w:val="000000"/>
            </w:rPr>
            <w:t>[59]</w:t>
          </w:r>
        </w:sdtContent>
      </w:sdt>
      <w:r w:rsidR="00AD7F58" w:rsidRPr="00C9444E">
        <w:rPr>
          <w:rFonts w:ascii="Times New Roman" w:hAnsi="Times New Roman" w:cs="Times New Roman"/>
        </w:rPr>
        <w:t xml:space="preserve">. </w:t>
      </w:r>
      <w:r w:rsidR="00CB3C1F" w:rsidRPr="00C9444E">
        <w:rPr>
          <w:rFonts w:ascii="Times New Roman" w:hAnsi="Times New Roman" w:cs="Times New Roman"/>
        </w:rPr>
        <w:t>Similarly, Z</w:t>
      </w:r>
      <w:r w:rsidR="00F946C7" w:rsidRPr="00C9444E">
        <w:rPr>
          <w:rFonts w:ascii="Times New Roman" w:hAnsi="Times New Roman" w:cs="Times New Roman"/>
        </w:rPr>
        <w:t>EB</w:t>
      </w:r>
      <w:r w:rsidR="00CB3C1F" w:rsidRPr="00C9444E">
        <w:rPr>
          <w:rFonts w:ascii="Times New Roman" w:hAnsi="Times New Roman" w:cs="Times New Roman"/>
        </w:rPr>
        <w:t xml:space="preserve"> is a downstream target of </w:t>
      </w:r>
      <w:r w:rsidR="00AD7F58" w:rsidRPr="00C9444E">
        <w:rPr>
          <w:rFonts w:ascii="Times New Roman" w:hAnsi="Times New Roman" w:cs="Times New Roman"/>
        </w:rPr>
        <w:t>AMPK</w:t>
      </w:r>
      <w:r w:rsidR="00CB3C1F" w:rsidRPr="00C9444E">
        <w:rPr>
          <w:rFonts w:ascii="Times New Roman" w:hAnsi="Times New Roman" w:cs="Times New Roman"/>
        </w:rPr>
        <w:t xml:space="preserve">, and ZEB production is </w:t>
      </w:r>
      <w:r w:rsidR="00C62A62" w:rsidRPr="00C9444E">
        <w:rPr>
          <w:rFonts w:ascii="Times New Roman" w:hAnsi="Times New Roman" w:cs="Times New Roman"/>
        </w:rPr>
        <w:t>inhibited</w:t>
      </w:r>
      <w:r w:rsidR="00CB3C1F" w:rsidRPr="00C9444E">
        <w:rPr>
          <w:rFonts w:ascii="Times New Roman" w:hAnsi="Times New Roman" w:cs="Times New Roman"/>
        </w:rPr>
        <w:t xml:space="preserve"> by FOXO</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4C245F" w:rsidRPr="004C245F">
            <w:rPr>
              <w:rFonts w:ascii="Times New Roman" w:eastAsia="Times New Roman" w:hAnsi="Times New Roman" w:cs="Times New Roman"/>
              <w:color w:val="000000"/>
            </w:rPr>
            <w:t>[60,61]</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4C245F" w:rsidRPr="004C245F">
            <w:rPr>
              <w:rFonts w:ascii="Times New Roman" w:eastAsia="Times New Roman" w:hAnsi="Times New Roman" w:cs="Times New Roman"/>
              <w:color w:val="000000"/>
            </w:rPr>
            <w:t>[62–66]</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w:t>
      </w:r>
      <w:proofErr w:type="spellStart"/>
      <w:r w:rsidR="001E68E7" w:rsidRPr="00C9444E">
        <w:rPr>
          <w:rFonts w:ascii="Times New Roman" w:hAnsi="Times New Roman" w:cs="Times New Roman"/>
        </w:rPr>
        <w:t>crosstalks</w:t>
      </w:r>
      <w:proofErr w:type="spellEnd"/>
      <w:r w:rsidR="00612BA3" w:rsidRPr="00C9444E">
        <w:rPr>
          <w:rFonts w:ascii="Times New Roman" w:hAnsi="Times New Roman" w:cs="Times New Roman"/>
        </w:rPr>
        <w:t xml:space="preserve"> that have been included in our modeling framework.</w:t>
      </w:r>
    </w:p>
    <w:p w14:paraId="57A74F01" w14:textId="0AA30D59" w:rsidR="00E469AE" w:rsidRPr="00C9444E" w:rsidRDefault="00AD7F58" w:rsidP="004B7743">
      <w:pPr>
        <w:pStyle w:val="BodyText"/>
        <w:spacing w:line="480" w:lineRule="auto"/>
        <w:ind w:firstLine="720"/>
        <w:rPr>
          <w:rFonts w:ascii="Times New Roman" w:hAnsi="Times New Roman" w:cs="Times New Roman"/>
          <w:b/>
          <w:bCs/>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w:t>
      </w:r>
      <w:proofErr w:type="gramStart"/>
      <w:r w:rsidR="00DE7FA5" w:rsidRPr="00C9444E">
        <w:rPr>
          <w:rFonts w:ascii="Times New Roman" w:hAnsi="Times New Roman" w:cs="Times New Roman"/>
        </w:rPr>
        <w:t>so as to</w:t>
      </w:r>
      <w:proofErr w:type="gramEnd"/>
      <w:r w:rsidR="00DE7FA5" w:rsidRPr="00C9444E">
        <w:rPr>
          <w:rFonts w:ascii="Times New Roman" w:hAnsi="Times New Roman" w:cs="Times New Roman"/>
        </w:rPr>
        <w:t xml:space="preserve"> couple </w:t>
      </w:r>
      <w:r w:rsidRPr="00C9444E">
        <w:rPr>
          <w:rFonts w:ascii="Times New Roman" w:hAnsi="Times New Roman" w:cs="Times New Roman"/>
        </w:rPr>
        <w:t>the two core circuits</w:t>
      </w:r>
      <w:r w:rsidR="00DE7FA5" w:rsidRPr="00C9444E">
        <w:rPr>
          <w:rFonts w:ascii="Times New Roman" w:hAnsi="Times New Roman" w:cs="Times New Roman"/>
        </w:rPr>
        <w:t xml:space="preserve"> of EMT and metabolic control respectively</w:t>
      </w:r>
      <w:r w:rsidRPr="00C9444E">
        <w:rPr>
          <w:rFonts w:ascii="Times New Roman" w:hAnsi="Times New Roman" w:cs="Times New Roman"/>
        </w:rPr>
        <w:t>.</w:t>
      </w:r>
      <w:r w:rsidR="008E27F2" w:rsidRPr="00C9444E" w:rsidDel="008E27F2">
        <w:rPr>
          <w:rFonts w:ascii="Times New Roman" w:hAnsi="Times New Roman" w:cs="Times New Roman"/>
        </w:rPr>
        <w:t xml:space="preserve"> </w:t>
      </w:r>
      <w:r w:rsidR="00F364D0" w:rsidRPr="00C9444E">
        <w:rPr>
          <w:rFonts w:ascii="Times New Roman" w:hAnsi="Times New Roman" w:cs="Times New Roman"/>
        </w:rPr>
        <w:t>We modify the metab</w:t>
      </w:r>
      <w:r w:rsidR="00D1313D" w:rsidRPr="00C9444E">
        <w:rPr>
          <w:rFonts w:ascii="Times New Roman" w:hAnsi="Times New Roman" w:cs="Times New Roman"/>
        </w:rPr>
        <w:t>o</w:t>
      </w:r>
      <w:r w:rsidR="00F364D0" w:rsidRPr="00C9444E">
        <w:rPr>
          <w:rFonts w:ascii="Times New Roman" w:hAnsi="Times New Roman" w:cs="Times New Roman"/>
        </w:rPr>
        <w:t xml:space="preserve">lic circuit such that the mathematical model includes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64D0" w:rsidRPr="00C9444E">
        <w:rPr>
          <w:rFonts w:ascii="Times New Roman" w:hAnsi="Times New Roman" w:cs="Times New Roman"/>
        </w:rPr>
        <w:t xml:space="preserve"> and confirm </w:t>
      </w:r>
      <w:r w:rsidR="009F1C29" w:rsidRPr="00C9444E">
        <w:rPr>
          <w:rFonts w:ascii="Times New Roman" w:hAnsi="Times New Roman" w:cs="Times New Roman"/>
        </w:rPr>
        <w:t xml:space="preserve">that </w:t>
      </w:r>
      <w:r w:rsidR="00F364D0" w:rsidRPr="00C9444E">
        <w:rPr>
          <w:rFonts w:ascii="Times New Roman" w:hAnsi="Times New Roman" w:cs="Times New Roman"/>
        </w:rPr>
        <w:t xml:space="preserve">the </w:t>
      </w:r>
      <w:r w:rsidR="00610D81" w:rsidRPr="00C9444E">
        <w:rPr>
          <w:rFonts w:ascii="Times New Roman" w:hAnsi="Times New Roman" w:cs="Times New Roman"/>
        </w:rPr>
        <w:t xml:space="preserve">nullclines and expression of AMPK/HIF-1/ROS for the </w:t>
      </w:r>
      <w:r w:rsidR="00F364D0" w:rsidRPr="00C9444E">
        <w:rPr>
          <w:rFonts w:ascii="Times New Roman" w:hAnsi="Times New Roman" w:cs="Times New Roman"/>
        </w:rPr>
        <w:t xml:space="preserve">modified metabolic network model is consistent with </w:t>
      </w:r>
      <w:r w:rsidR="00610D81" w:rsidRPr="00C9444E">
        <w:rPr>
          <w:rFonts w:ascii="Times New Roman" w:hAnsi="Times New Roman" w:cs="Times New Roman"/>
        </w:rPr>
        <w:t xml:space="preserve">results from the model detailed in Ref. </w:t>
      </w:r>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EndPr/>
        <w:sdtContent>
          <w:r w:rsidR="004C245F" w:rsidRPr="004C245F">
            <w:rPr>
              <w:rFonts w:ascii="Times New Roman" w:eastAsia="Times New Roman" w:hAnsi="Times New Roman" w:cs="Times New Roman"/>
              <w:color w:val="000000"/>
            </w:rPr>
            <w:t>[25]</w:t>
          </w:r>
        </w:sdtContent>
      </w:sdt>
      <w:r w:rsidR="00F364D0" w:rsidRPr="00C9444E">
        <w:rPr>
          <w:rFonts w:ascii="Times New Roman" w:hAnsi="Times New Roman" w:cs="Times New Roman"/>
        </w:rPr>
        <w:t xml:space="preserve"> (Fig. S</w:t>
      </w:r>
      <w:r w:rsidR="009E37DD" w:rsidRPr="00C9444E">
        <w:rPr>
          <w:rFonts w:ascii="Times New Roman" w:hAnsi="Times New Roman" w:cs="Times New Roman"/>
        </w:rPr>
        <w:t>4</w:t>
      </w:r>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p>
    <w:p w14:paraId="488EBA3F" w14:textId="48D5F9C9" w:rsidR="00E469AE" w:rsidRPr="00C9444E" w:rsidRDefault="00723B41" w:rsidP="00C6162E">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Assume that we have chosen parameters such that both the EMT and metabolic networks are </w:t>
      </w:r>
      <w:proofErr w:type="spellStart"/>
      <w:r w:rsidRPr="00C9444E">
        <w:rPr>
          <w:rFonts w:ascii="Times New Roman" w:hAnsi="Times New Roman" w:cs="Times New Roman"/>
        </w:rPr>
        <w:t>tristable</w:t>
      </w:r>
      <w:proofErr w:type="spellEnd"/>
      <w:r w:rsidRPr="00C9444E">
        <w:rPr>
          <w:rFonts w:ascii="Times New Roman" w:hAnsi="Times New Roman" w:cs="Times New Roman"/>
        </w:rPr>
        <w:t xml:space="preserve">. This means that when the </w:t>
      </w:r>
      <w:r w:rsidR="0003710F" w:rsidRPr="00C9444E">
        <w:rPr>
          <w:rFonts w:ascii="Times New Roman" w:hAnsi="Times New Roman" w:cs="Times New Roman"/>
        </w:rPr>
        <w:t xml:space="preserve">crosstalk links are inactive, there are nine possible </w:t>
      </w:r>
      <w:r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00AD7F58" w:rsidRPr="00C9444E">
        <w:rPr>
          <w:rFonts w:ascii="Times New Roman" w:hAnsi="Times New Roman" w:cs="Times New Roman"/>
        </w:rPr>
        <w:t xml:space="preserve">By including </w:t>
      </w:r>
      <w:r w:rsidR="0003710F" w:rsidRPr="00C9444E">
        <w:rPr>
          <w:rFonts w:ascii="Times New Roman" w:hAnsi="Times New Roman" w:cs="Times New Roman"/>
        </w:rPr>
        <w:t>active</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we </w:t>
      </w:r>
      <w:r w:rsidR="0003710F" w:rsidRPr="00C9444E">
        <w:rPr>
          <w:rFonts w:ascii="Times New Roman" w:hAnsi="Times New Roman" w:cs="Times New Roman"/>
        </w:rPr>
        <w:t xml:space="preserve">can </w:t>
      </w:r>
      <w:r w:rsidR="00AD7F58" w:rsidRPr="00C9444E">
        <w:rPr>
          <w:rFonts w:ascii="Times New Roman" w:hAnsi="Times New Roman" w:cs="Times New Roman"/>
        </w:rPr>
        <w:t xml:space="preserve">identify how the components of the networks interact and which </w:t>
      </w:r>
      <w:r w:rsidR="00407D3C" w:rsidRPr="00C9444E">
        <w:rPr>
          <w:rFonts w:ascii="Times New Roman" w:hAnsi="Times New Roman" w:cs="Times New Roman"/>
        </w:rPr>
        <w:t xml:space="preserve">EMT </w:t>
      </w:r>
      <w:r w:rsidR="00AD7F58" w:rsidRPr="00C9444E">
        <w:rPr>
          <w:rFonts w:ascii="Times New Roman" w:hAnsi="Times New Roman" w:cs="Times New Roman"/>
        </w:rPr>
        <w:t>states</w:t>
      </w:r>
      <w:r w:rsidR="00407D3C" w:rsidRPr="00C9444E">
        <w:rPr>
          <w:rFonts w:ascii="Times New Roman" w:hAnsi="Times New Roman" w:cs="Times New Roman"/>
        </w:rPr>
        <w:t xml:space="preserve"> and metabolic states</w:t>
      </w:r>
      <w:r w:rsidR="00AD7F58" w:rsidRPr="00C9444E">
        <w:rPr>
          <w:rFonts w:ascii="Times New Roman" w:hAnsi="Times New Roman" w:cs="Times New Roman"/>
        </w:rPr>
        <w:t xml:space="preserve"> </w:t>
      </w:r>
      <w:r w:rsidR="0003710F" w:rsidRPr="00C9444E">
        <w:rPr>
          <w:rFonts w:ascii="Times New Roman" w:hAnsi="Times New Roman" w:cs="Times New Roman"/>
        </w:rPr>
        <w:t>become</w:t>
      </w:r>
      <w:r w:rsidR="00AD7F58" w:rsidRPr="00C9444E">
        <w:rPr>
          <w:rFonts w:ascii="Times New Roman" w:hAnsi="Times New Roman" w:cs="Times New Roman"/>
        </w:rPr>
        <w:t xml:space="preserve"> coupled. </w:t>
      </w:r>
    </w:p>
    <w:p w14:paraId="1A925068" w14:textId="7DAF80DF" w:rsidR="00407D3C" w:rsidRPr="00C9444E" w:rsidRDefault="00407D3C" w:rsidP="003D0A34">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Warburg state is characterized as high </w:t>
      </w:r>
      <w:r w:rsidR="005506B5" w:rsidRPr="00C9444E">
        <w:rPr>
          <w:rFonts w:ascii="Times New Roman" w:hAnsi="Times New Roman" w:cs="Times New Roman"/>
        </w:rPr>
        <w:t>HIF-1</w:t>
      </w:r>
      <w:r w:rsidRPr="00C9444E">
        <w:rPr>
          <w:rFonts w:ascii="Times New Roman" w:hAnsi="Times New Roman" w:cs="Times New Roman"/>
        </w:rPr>
        <w:t xml:space="preserve">/low 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Pr="00C9444E">
        <w:rPr>
          <w:rFonts w:ascii="Times New Roman" w:hAnsi="Times New Roman" w:cs="Times New Roman"/>
        </w:rPr>
        <w:t xml:space="preserve">mRNA expression, adding the new links will </w:t>
      </w:r>
      <w:r w:rsidR="00B51684" w:rsidRPr="00C9444E">
        <w:rPr>
          <w:rFonts w:ascii="Times New Roman" w:hAnsi="Times New Roman" w:cs="Times New Roman"/>
        </w:rPr>
        <w:t xml:space="preserve">quantitatively </w:t>
      </w:r>
      <w:r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E036B3" w:rsidRPr="00C9444E">
        <w:rPr>
          <w:rFonts w:ascii="Times New Roman" w:hAnsi="Times New Roman" w:cs="Times New Roman"/>
        </w:rPr>
        <w:t>5</w:t>
      </w:r>
      <w:r w:rsidR="002D2C55" w:rsidRPr="00C9444E">
        <w:rPr>
          <w:rFonts w:ascii="Times New Roman" w:hAnsi="Times New Roman" w:cs="Times New Roman"/>
        </w:rPr>
        <w:t>-S</w:t>
      </w:r>
      <w:r w:rsidR="00E036B3" w:rsidRPr="00C9444E">
        <w:rPr>
          <w:rFonts w:ascii="Times New Roman" w:hAnsi="Times New Roman" w:cs="Times New Roman"/>
        </w:rPr>
        <w:t>7</w:t>
      </w:r>
      <w:r w:rsidRPr="00C9444E">
        <w:rPr>
          <w:rFonts w:ascii="Times New Roman" w:hAnsi="Times New Roman" w:cs="Times New Roman"/>
        </w:rPr>
        <w:t>) - with the hybrid state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Pr="00C9444E">
        <w:rPr>
          <w:rFonts w:ascii="Times New Roman" w:hAnsi="Times New Roman" w:cs="Times New Roman"/>
        </w:rPr>
        <w:t xml:space="preserve"> lead to a different fraction of initial conditions leading to 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6AFF8C15"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9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w:t>
      </w:r>
      <w:proofErr w:type="spellStart"/>
      <w:r w:rsidR="00563DA3" w:rsidRPr="00C9444E">
        <w:rPr>
          <w:rFonts w:ascii="Times New Roman" w:hAnsi="Times New Roman" w:cs="Times New Roman"/>
          <w:i w:val="0"/>
          <w:iCs/>
        </w:rPr>
        <w:t>crosstalks</w:t>
      </w:r>
      <w:proofErr w:type="spellEnd"/>
      <w:r w:rsidR="00563DA3" w:rsidRPr="00C9444E">
        <w:rPr>
          <w:rFonts w:ascii="Times New Roman" w:hAnsi="Times New Roman" w:cs="Times New Roman"/>
          <w:i w:val="0"/>
          <w:iCs/>
        </w:rPr>
        <w:t xml:space="preserve">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C9444E">
        <w:rPr>
          <w:rFonts w:ascii="Times New Roman" w:hAnsi="Times New Roman" w:cs="Times New Roman"/>
          <w:i w:val="0"/>
          <w:iCs/>
        </w:rPr>
        <w:t>crosstalks</w:t>
      </w:r>
      <w:proofErr w:type="spellEnd"/>
      <w:r w:rsidR="000F06B6" w:rsidRPr="00C9444E">
        <w:rPr>
          <w:rFonts w:ascii="Times New Roman" w:hAnsi="Times New Roman" w:cs="Times New Roman"/>
          <w:i w:val="0"/>
          <w:iCs/>
        </w:rPr>
        <w:t xml:space="preserve"> noted in red. The dashed lines denote miRNA regulation rather than transcriptional regulation. Regulatory links ending in bars represent inhibition while the arrows represent activation links.</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core network. The system is </w:t>
      </w:r>
      <w:proofErr w:type="spellStart"/>
      <w:r w:rsidR="002402D1" w:rsidRPr="00C9444E">
        <w:rPr>
          <w:rFonts w:ascii="Times New Roman" w:hAnsi="Times New Roman" w:cs="Times New Roman"/>
          <w:i w:val="0"/>
          <w:iCs/>
        </w:rPr>
        <w:t>tristable</w:t>
      </w:r>
      <w:proofErr w:type="spellEnd"/>
      <w:r w:rsidR="002402D1" w:rsidRPr="00C9444E">
        <w:rPr>
          <w:rFonts w:ascii="Times New Roman" w:hAnsi="Times New Roman" w:cs="Times New Roman"/>
          <w:i w:val="0"/>
          <w:iCs/>
        </w:rPr>
        <w:t xml:space="preserve"> and the metastable 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mRNA,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mrNA,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mRNA) correspond to the phenotypes (E, M, E/M).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core network for cancer cells.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metastable states (high AMPK/low HIF-1, low AMPK/high HIF-1, and intermediate AMPK/HIF-1) corresponding to metabolic phenotypes (O, W, W/O).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9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therefore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17"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7B3874D4" w14:textId="15C26BAB" w:rsidR="0018197D" w:rsidRPr="00C9444E" w:rsidRDefault="00334B17" w:rsidP="00FE39E9">
      <w:pPr>
        <w:pStyle w:val="BodyText"/>
        <w:spacing w:line="480" w:lineRule="auto"/>
        <w:rPr>
          <w:rFonts w:ascii="Times New Roman" w:hAnsi="Times New Roman" w:cs="Times New Roman"/>
        </w:rPr>
      </w:pPr>
      <w:commentRangeStart w:id="18"/>
      <w:commentRangeStart w:id="19"/>
      <w:r w:rsidRPr="00C9444E">
        <w:rPr>
          <w:rFonts w:ascii="Times New Roman" w:hAnsi="Times New Roman" w:cs="Times New Roman"/>
          <w:b/>
          <w:bCs/>
        </w:rPr>
        <w:t xml:space="preserve">Individual crosstalk </w:t>
      </w:r>
      <w:r w:rsidR="00717B2D" w:rsidRPr="00C9444E">
        <w:rPr>
          <w:rFonts w:ascii="Times New Roman" w:hAnsi="Times New Roman" w:cs="Times New Roman"/>
          <w:b/>
          <w:bCs/>
        </w:rPr>
        <w:t xml:space="preserve">links </w:t>
      </w:r>
      <w:r w:rsidRPr="00C9444E">
        <w:rPr>
          <w:rFonts w:ascii="Times New Roman" w:hAnsi="Times New Roman" w:cs="Times New Roman"/>
          <w:b/>
          <w:bCs/>
        </w:rPr>
        <w:t>can push the downstream circuit towards a single state</w:t>
      </w:r>
      <w:commentRangeEnd w:id="18"/>
      <w:r w:rsidRPr="00C9444E">
        <w:rPr>
          <w:rStyle w:val="CommentReference"/>
          <w:rFonts w:ascii="Times New Roman" w:hAnsi="Times New Roman" w:cs="Times New Roman"/>
        </w:rPr>
        <w:commentReference w:id="18"/>
      </w:r>
      <w:commentRangeEnd w:id="19"/>
      <w:r w:rsidR="00D420EF" w:rsidRPr="00C9444E">
        <w:rPr>
          <w:rStyle w:val="CommentReference"/>
          <w:rFonts w:ascii="Times New Roman" w:hAnsi="Times New Roman" w:cs="Times New Roman"/>
        </w:rPr>
        <w:commentReference w:id="19"/>
      </w:r>
      <w:r w:rsidR="00717B2D" w:rsidRPr="00C9444E">
        <w:rPr>
          <w:rFonts w:ascii="Times New Roman" w:hAnsi="Times New Roman" w:cs="Times New Roman"/>
          <w:b/>
          <w:bCs/>
        </w:rPr>
        <w:t xml:space="preserve">: </w:t>
      </w:r>
      <w:bookmarkEnd w:id="17"/>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992141" w:rsidRPr="00C9444E">
        <w:rPr>
          <w:rFonts w:ascii="Times New Roman" w:hAnsi="Times New Roman" w:cs="Times New Roman"/>
        </w:rPr>
        <w:t>link active</w:t>
      </w:r>
      <w:r w:rsidR="008C717D" w:rsidRPr="00C9444E">
        <w:rPr>
          <w:rFonts w:ascii="Times New Roman" w:hAnsi="Times New Roman" w:cs="Times New Roman"/>
        </w:rPr>
        <w:t xml:space="preserve">, caused </w:t>
      </w:r>
      <w:proofErr w:type="gramStart"/>
      <w:r w:rsidR="008C717D" w:rsidRPr="00C9444E">
        <w:rPr>
          <w:rFonts w:ascii="Times New Roman" w:hAnsi="Times New Roman" w:cs="Times New Roman"/>
        </w:rPr>
        <w:t>e.g.</w:t>
      </w:r>
      <w:proofErr w:type="gramEnd"/>
      <w:r w:rsidR="008C717D" w:rsidRPr="00C9444E">
        <w:rPr>
          <w:rFonts w:ascii="Times New Roman" w:hAnsi="Times New Roman" w:cs="Times New Roman"/>
        </w:rPr>
        <w:t xml:space="preserve"> by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 based regulatory effect</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r w:rsidR="00AD7F58"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(Fig</w:t>
      </w:r>
      <w:r w:rsidR="006165D3" w:rsidRPr="00C9444E">
        <w:rPr>
          <w:rFonts w:ascii="Times New Roman" w:hAnsi="Times New Roman" w:cs="Times New Roman"/>
        </w:rPr>
        <w:t>.</w:t>
      </w:r>
      <w:r w:rsidR="00AD7F58" w:rsidRPr="00C9444E">
        <w:rPr>
          <w:rFonts w:ascii="Times New Roman" w:hAnsi="Times New Roman" w:cs="Times New Roman"/>
        </w:rPr>
        <w:t xml:space="preserve"> 2A),</w:t>
      </w:r>
      <w:r w:rsidR="00C63366" w:rsidRPr="00C9444E">
        <w:rPr>
          <w:rFonts w:ascii="Times New Roman" w:hAnsi="Times New Roman" w:cs="Times New Roman"/>
        </w:rPr>
        <w:t xml:space="preserve"> the EMT network remains unaffected while</w:t>
      </w:r>
      <w:r w:rsidR="00AD7F58" w:rsidRPr="00C9444E">
        <w:rPr>
          <w:rFonts w:ascii="Times New Roman" w:hAnsi="Times New Roman" w:cs="Times New Roman"/>
        </w:rPr>
        <w:t xml:space="preserve"> the hybrid W/O state </w:t>
      </w:r>
      <w:r w:rsidR="00C63366" w:rsidRPr="00C9444E">
        <w:rPr>
          <w:rFonts w:ascii="Times New Roman" w:hAnsi="Times New Roman" w:cs="Times New Roman"/>
        </w:rPr>
        <w:t xml:space="preserve">and </w:t>
      </w:r>
      <w:r w:rsidR="00AD7F58" w:rsidRPr="00C9444E">
        <w:rPr>
          <w:rFonts w:ascii="Times New Roman" w:hAnsi="Times New Roman" w:cs="Times New Roman"/>
        </w:rPr>
        <w:t>the coupled E/M-W/O phenotype</w:t>
      </w:r>
      <w:r w:rsidR="00C63366" w:rsidRPr="00C9444E">
        <w:rPr>
          <w:rFonts w:ascii="Times New Roman" w:hAnsi="Times New Roman" w:cs="Times New Roman"/>
        </w:rPr>
        <w:t xml:space="preserve"> are upregulated</w:t>
      </w:r>
      <w:r w:rsidR="00AD7F58" w:rsidRPr="00C9444E">
        <w:rPr>
          <w:rFonts w:ascii="Times New Roman" w:hAnsi="Times New Roman" w:cs="Times New Roman"/>
        </w:rPr>
        <w:t>.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upregulates noxROS by reducing the degredation), the possible coupled states reduce from</w:t>
      </w:r>
      <w:r w:rsidR="003E647F" w:rsidRPr="00C9444E">
        <w:rPr>
          <w:rFonts w:ascii="Times New Roman" w:hAnsi="Times New Roman" w:cs="Times New Roman"/>
        </w:rPr>
        <w:t xml:space="preserve"> </w:t>
      </w:r>
      <w:r w:rsidR="00AD7F58"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00AD7F58"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00AD7F58" w:rsidRPr="00C9444E">
        <w:rPr>
          <w:rFonts w:ascii="Times New Roman" w:hAnsi="Times New Roman" w:cs="Times New Roman"/>
        </w:rPr>
        <w:t>, then the E/M-W, and finally losing the M-W state (Fig</w:t>
      </w:r>
      <w:r w:rsidR="006165D3" w:rsidRPr="00C9444E">
        <w:rPr>
          <w:rFonts w:ascii="Times New Roman" w:hAnsi="Times New Roman" w:cs="Times New Roman"/>
        </w:rPr>
        <w:t>.</w:t>
      </w:r>
      <w:r w:rsidR="00AD7F58" w:rsidRPr="00C9444E">
        <w:rPr>
          <w:rFonts w:ascii="Times New Roman" w:hAnsi="Times New Roman" w:cs="Times New Roman"/>
        </w:rPr>
        <w:t xml:space="preserve"> 2B, section S2.4). </w:t>
      </w:r>
      <w:r w:rsidR="003E647F" w:rsidRPr="00C9444E">
        <w:rPr>
          <w:rFonts w:ascii="Times New Roman" w:hAnsi="Times New Roman" w:cs="Times New Roman"/>
        </w:rPr>
        <w:t>A</w:t>
      </w:r>
      <w:r w:rsidR="00AD7F58" w:rsidRPr="00C9444E">
        <w:rPr>
          <w:rFonts w:ascii="Times New Roman" w:hAnsi="Times New Roman" w:cs="Times New Roman"/>
        </w:rPr>
        <w:t xml:space="preserve">nalyzing the percent of initial conditions that lead to the </w:t>
      </w:r>
      <w:r w:rsidR="003E647F" w:rsidRPr="00C9444E">
        <w:rPr>
          <w:rFonts w:ascii="Times New Roman" w:hAnsi="Times New Roman" w:cs="Times New Roman"/>
        </w:rPr>
        <w:t xml:space="preserve">various </w:t>
      </w:r>
      <w:r w:rsidR="00AD7F58" w:rsidRPr="00C9444E">
        <w:rPr>
          <w:rFonts w:ascii="Times New Roman" w:hAnsi="Times New Roman" w:cs="Times New Roman"/>
        </w:rPr>
        <w:t>metabolic phenotype</w:t>
      </w:r>
      <w:r w:rsidR="003E647F" w:rsidRPr="00C9444E">
        <w:rPr>
          <w:rFonts w:ascii="Times New Roman" w:hAnsi="Times New Roman" w:cs="Times New Roman"/>
        </w:rPr>
        <w:t>s</w:t>
      </w:r>
      <w:r w:rsidR="00AD7F58" w:rsidRPr="00C9444E">
        <w:rPr>
          <w:rFonts w:ascii="Times New Roman" w:hAnsi="Times New Roman" w:cs="Times New Roman"/>
        </w:rPr>
        <w:t xml:space="preserve"> shows </w:t>
      </w:r>
      <w:r w:rsidR="00C50FAF" w:rsidRPr="00C9444E">
        <w:rPr>
          <w:rFonts w:ascii="Times New Roman" w:hAnsi="Times New Roman" w:cs="Times New Roman"/>
        </w:rPr>
        <w:t xml:space="preserve">that </w:t>
      </w:r>
      <w:r w:rsidR="00AD7F58" w:rsidRPr="00C9444E">
        <w:rPr>
          <w:rFonts w:ascii="Times New Roman" w:hAnsi="Times New Roman" w:cs="Times New Roman"/>
        </w:rPr>
        <w:t>the lost coupled states associated with the W</w:t>
      </w:r>
      <w:r w:rsidR="00995AED" w:rsidRPr="00C9444E">
        <w:rPr>
          <w:rFonts w:ascii="Times New Roman" w:hAnsi="Times New Roman" w:cs="Times New Roman"/>
        </w:rPr>
        <w:t xml:space="preserve">arburg phenotype </w:t>
      </w:r>
      <w:r w:rsidR="00AD7F58" w:rsidRPr="00C9444E">
        <w:rPr>
          <w:rFonts w:ascii="Times New Roman" w:hAnsi="Times New Roman" w:cs="Times New Roman"/>
        </w:rPr>
        <w:t>are pushed towards the W/O phenotype</w:t>
      </w:r>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00AD7F58"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00AD7F58" w:rsidRPr="00C9444E">
        <w:rPr>
          <w:rFonts w:ascii="Times New Roman" w:hAnsi="Times New Roman" w:cs="Times New Roman"/>
        </w:rPr>
        <w:t xml:space="preserve"> for the O</w:t>
      </w:r>
      <w:r w:rsidR="00995AED" w:rsidRPr="00C9444E">
        <w:rPr>
          <w:rFonts w:ascii="Times New Roman" w:hAnsi="Times New Roman" w:cs="Times New Roman"/>
        </w:rPr>
        <w:t>XPHOS associated states</w:t>
      </w:r>
      <w:r w:rsidR="003E647F" w:rsidRPr="00C9444E">
        <w:rPr>
          <w:rFonts w:ascii="Times New Roman" w:hAnsi="Times New Roman" w:cs="Times New Roman"/>
        </w:rPr>
        <w:t xml:space="preserve"> </w:t>
      </w:r>
      <w:r w:rsidR="00AD7F58" w:rsidRPr="00C9444E">
        <w:rPr>
          <w:rFonts w:ascii="Times New Roman" w:hAnsi="Times New Roman" w:cs="Times New Roman"/>
        </w:rPr>
        <w:t>(Fig</w:t>
      </w:r>
      <w:r w:rsidR="006165D3" w:rsidRPr="00C9444E">
        <w:rPr>
          <w:rFonts w:ascii="Times New Roman" w:hAnsi="Times New Roman" w:cs="Times New Roman"/>
        </w:rPr>
        <w:t>.</w:t>
      </w:r>
      <w:r w:rsidR="00AD7F58" w:rsidRPr="00C9444E">
        <w:rPr>
          <w:rFonts w:ascii="Times New Roman" w:hAnsi="Times New Roman" w:cs="Times New Roman"/>
        </w:rPr>
        <w:t xml:space="preserve"> 2C). </w:t>
      </w:r>
    </w:p>
    <w:p w14:paraId="1EED8C84" w14:textId="369C02E3" w:rsidR="00320BCE" w:rsidRPr="00C9444E" w:rsidRDefault="00AD7F58" w:rsidP="00C3707C">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there is no </w:t>
      </w:r>
      <w:r w:rsidR="003E647F" w:rsidRPr="00C9444E">
        <w:rPr>
          <w:rFonts w:ascii="Times New Roman" w:hAnsi="Times New Roman" w:cs="Times New Roman"/>
        </w:rPr>
        <w:t>feedback to</w:t>
      </w:r>
      <w:r w:rsidRPr="00C9444E">
        <w:rPr>
          <w:rFonts w:ascii="Times New Roman" w:hAnsi="Times New Roman" w:cs="Times New Roman"/>
        </w:rPr>
        <w:t xml:space="preserve"> the EMT network, the </w:t>
      </w:r>
      <w:r w:rsidR="003E647F" w:rsidRPr="00C9444E">
        <w:rPr>
          <w:rFonts w:ascii="Times New Roman" w:hAnsi="Times New Roman" w:cs="Times New Roman"/>
        </w:rPr>
        <w:t>percentage</w:t>
      </w:r>
      <w:r w:rsidRPr="00C9444E">
        <w:rPr>
          <w:rFonts w:ascii="Times New Roman" w:hAnsi="Times New Roman" w:cs="Times New Roman"/>
        </w:rPr>
        <w:t xml:space="preserve"> of E, E/M, and M states are constant</w:t>
      </w:r>
      <w:r w:rsidR="00E601DC" w:rsidRPr="00C9444E">
        <w:rPr>
          <w:rFonts w:ascii="Times New Roman" w:hAnsi="Times New Roman" w:cs="Times New Roman"/>
        </w:rPr>
        <w:t>;</w:t>
      </w:r>
      <w:r w:rsidRPr="00C9444E">
        <w:rPr>
          <w:rFonts w:ascii="Times New Roman" w:hAnsi="Times New Roman" w:cs="Times New Roman"/>
        </w:rPr>
        <w:t xml:space="preserve"> </w:t>
      </w:r>
      <w:r w:rsidR="00E601DC" w:rsidRPr="00C9444E">
        <w:rPr>
          <w:rFonts w:ascii="Times New Roman" w:hAnsi="Times New Roman" w:cs="Times New Roman"/>
        </w:rPr>
        <w:t>however,</w:t>
      </w:r>
      <w:r w:rsidRPr="00C9444E">
        <w:rPr>
          <w:rFonts w:ascii="Times New Roman" w:hAnsi="Times New Roman" w:cs="Times New Roman"/>
        </w:rPr>
        <w:t xml:space="preserve"> the E/M state </w:t>
      </w:r>
      <w:r w:rsidR="003E647F" w:rsidRPr="00C9444E">
        <w:rPr>
          <w:rFonts w:ascii="Times New Roman" w:hAnsi="Times New Roman" w:cs="Times New Roman"/>
        </w:rPr>
        <w:t>becomes</w:t>
      </w:r>
      <w:r w:rsidRPr="00C9444E">
        <w:rPr>
          <w:rFonts w:ascii="Times New Roman" w:hAnsi="Times New Roman" w:cs="Times New Roman"/>
        </w:rPr>
        <w:t xml:space="preserve"> more likely to be associated with the hybrid W/O metabolic phenotype (Fig</w:t>
      </w:r>
      <w:r w:rsidR="006165D3" w:rsidRPr="00C9444E">
        <w:rPr>
          <w:rFonts w:ascii="Times New Roman" w:hAnsi="Times New Roman" w:cs="Times New Roman"/>
        </w:rPr>
        <w:t>.</w:t>
      </w:r>
      <w:r w:rsidRPr="00C9444E">
        <w:rPr>
          <w:rFonts w:ascii="Times New Roman" w:hAnsi="Times New Roman" w:cs="Times New Roman"/>
        </w:rPr>
        <w:t xml:space="preserve"> 2D). Analyzing the states coupled with the Warburg phenotype, however, shows the mesenchymal phenotype (M-W) persists longer</w:t>
      </w:r>
      <w:r w:rsidR="002A0424" w:rsidRPr="00C9444E">
        <w:rPr>
          <w:rFonts w:ascii="Times New Roman" w:hAnsi="Times New Roman" w:cs="Times New Roman"/>
        </w:rPr>
        <w:t xml:space="preserve"> as the coupling is increased</w:t>
      </w:r>
      <w:r w:rsidR="003E647F" w:rsidRPr="00C9444E">
        <w:rPr>
          <w:rFonts w:ascii="Times New Roman" w:hAnsi="Times New Roman" w:cs="Times New Roman"/>
        </w:rPr>
        <w:t>,</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emerge via the </w:t>
      </w:r>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E036B3" w:rsidRPr="00C9444E">
        <w:rPr>
          <w:rFonts w:ascii="Times New Roman" w:hAnsi="Times New Roman" w:cs="Times New Roman"/>
        </w:rPr>
        <w:t>8</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Additionally,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upregulation of the E/M-W/O phenotype. Further, activation of mtROS results in a downregulation of the OXPHOS metabolic phenotype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Warburg phenotype.</w:t>
      </w:r>
      <w:r w:rsidR="00334B17" w:rsidRPr="00C9444E">
        <w:rPr>
          <w:rFonts w:ascii="Times New Roman" w:hAnsi="Times New Roman" w:cs="Times New Roman"/>
        </w:rPr>
        <w:t xml:space="preserve"> Together, these results suggest ROS is </w:t>
      </w:r>
      <w:r w:rsidR="00346DCD" w:rsidRPr="00C9444E">
        <w:rPr>
          <w:rFonts w:ascii="Times New Roman" w:hAnsi="Times New Roman" w:cs="Times New Roman"/>
        </w:rPr>
        <w:t xml:space="preserve">a </w:t>
      </w:r>
      <w:r w:rsidR="00334B17" w:rsidRPr="00C9444E">
        <w:rPr>
          <w:rFonts w:ascii="Times New Roman" w:hAnsi="Times New Roman" w:cs="Times New Roman"/>
        </w:rPr>
        <w:t xml:space="preserve">critical </w:t>
      </w:r>
      <w:r w:rsidR="00346DCD" w:rsidRPr="00C9444E">
        <w:rPr>
          <w:rFonts w:ascii="Times New Roman" w:hAnsi="Times New Roman" w:cs="Times New Roman"/>
        </w:rPr>
        <w:t>factor in enabling metabolic plasticity as part of</w:t>
      </w:r>
      <w:r w:rsidR="00334B17" w:rsidRPr="00C9444E">
        <w:rPr>
          <w:rFonts w:ascii="Times New Roman" w:hAnsi="Times New Roman" w:cs="Times New Roman"/>
        </w:rPr>
        <w:t xml:space="preserve"> tumor progression, and mtROS may play a stronger role than noxROS.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0C2AD5B6">
            <wp:extent cx="5268548" cy="2508191"/>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68548" cy="2508191"/>
                    </a:xfrm>
                    <a:prstGeom prst="rect">
                      <a:avLst/>
                    </a:prstGeom>
                    <a:noFill/>
                    <a:ln w="9525">
                      <a:noFill/>
                      <a:headEnd/>
                      <a:tailEnd/>
                    </a:ln>
                  </pic:spPr>
                </pic:pic>
              </a:graphicData>
            </a:graphic>
          </wp:inline>
        </w:drawing>
      </w:r>
    </w:p>
    <w:p w14:paraId="44EC961D" w14:textId="31BB4280"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noxROS upregulated by mi</w:t>
      </w:r>
      <w:r w:rsidR="00240011" w:rsidRPr="00C9444E">
        <w:rPr>
          <w:rFonts w:ascii="Times New Roman" w:hAnsi="Times New Roman" w:cs="Times New Roman"/>
          <w:b/>
          <w:bCs/>
          <w:iCs/>
        </w:rPr>
        <w:t>R-</w:t>
      </w:r>
      <w:r w:rsidRPr="00C9444E">
        <w:rPr>
          <w:rFonts w:ascii="Times New Roman" w:hAnsi="Times New Roman" w:cs="Times New Roman"/>
          <w:b/>
          <w:bCs/>
          <w:iCs/>
        </w:rPr>
        <w:t xml:space="preserve">34 results in upregulated W/O phenotype and </w:t>
      </w:r>
      <w:r w:rsidR="004C4B1E" w:rsidRPr="00C9444E">
        <w:rPr>
          <w:rFonts w:ascii="Times New Roman" w:hAnsi="Times New Roman" w:cs="Times New Roman"/>
          <w:b/>
          <w:bCs/>
          <w:iCs/>
        </w:rPr>
        <w:t xml:space="preserve">is </w:t>
      </w:r>
      <w:r w:rsidRPr="00C9444E">
        <w:rPr>
          <w:rFonts w:ascii="Times New Roman" w:hAnsi="Times New Roman" w:cs="Times New Roman"/>
          <w:b/>
          <w:bCs/>
          <w:iCs/>
        </w:rPr>
        <w:t>associated with upregulated E/M-W/O phenotype.</w:t>
      </w:r>
      <w:r w:rsidR="000425D8" w:rsidRPr="00C9444E">
        <w:rPr>
          <w:rFonts w:ascii="Times New Roman" w:hAnsi="Times New Roman" w:cs="Times New Roman"/>
          <w:iCs/>
        </w:rPr>
        <w:t xml:space="preserve"> As noxROS is upregulated by miR-34, the number of initial conditions leading to the OXPHOS phenotype is minimally changed, Warburg phenotype is reduced, and W/O phenotype is increased.</w:t>
      </w:r>
      <w:r w:rsidR="00B947BD" w:rsidRPr="00C9444E">
        <w:rPr>
          <w:rFonts w:ascii="Times New Roman" w:hAnsi="Times New Roman" w:cs="Times New Roman"/>
          <w:iCs/>
        </w:rPr>
        <w:t xml:space="preserve"> The EMT network is unchanged but the coupling of metabolic phenotypes to the EMT steady states changes</w:t>
      </w:r>
      <w:r w:rsidR="00E67CED" w:rsidRPr="00C9444E">
        <w:rPr>
          <w:rFonts w:ascii="Times New Roman" w:hAnsi="Times New Roman" w:cs="Times New Roman"/>
          <w:iCs/>
        </w:rPr>
        <w:t xml:space="preserve">, and the E/M-W/O phenotype is upregulated.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mi</w:t>
      </w:r>
      <w:r w:rsidR="00240011" w:rsidRPr="00C9444E">
        <w:rPr>
          <w:rFonts w:ascii="Times New Roman" w:hAnsi="Times New Roman" w:cs="Times New Roman"/>
          <w:iCs/>
        </w:rPr>
        <w:t>R-</w:t>
      </w:r>
      <w:r w:rsidRPr="00C9444E">
        <w:rPr>
          <w:rFonts w:ascii="Times New Roman" w:hAnsi="Times New Roman" w:cs="Times New Roman"/>
          <w:iCs/>
        </w:rPr>
        <w:t xml:space="preserve">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C9444E">
        <w:rPr>
          <w:rFonts w:ascii="Times New Roman" w:hAnsi="Times New Roman" w:cs="Times New Roman"/>
          <w:b/>
          <w:bCs/>
          <w:iCs/>
        </w:rPr>
        <w:t>(C)</w:t>
      </w:r>
      <w:r w:rsidRPr="00C9444E">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w:t>
      </w:r>
      <w:r w:rsidR="00240011" w:rsidRPr="00C9444E">
        <w:rPr>
          <w:rFonts w:ascii="Times New Roman" w:hAnsi="Times New Roman" w:cs="Times New Roman"/>
          <w:iCs/>
        </w:rPr>
        <w:t>R-</w:t>
      </w:r>
      <w:r w:rsidRPr="00C9444E">
        <w:rPr>
          <w:rFonts w:ascii="Times New Roman" w:hAnsi="Times New Roman" w:cs="Times New Roman"/>
          <w:iCs/>
        </w:rPr>
        <w:t xml:space="preserve">34. The W/O phenotype (blue) is upregulated, Warburg (green) phenotype is downregulated, and OXPHOS (black) is unchanged.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54B36B84" w14:textId="53AFD81B" w:rsidR="00E469AE" w:rsidRPr="00C9444E" w:rsidRDefault="00E3446C" w:rsidP="007776FA">
      <w:pPr>
        <w:pStyle w:val="FirstParagraph"/>
        <w:spacing w:line="480" w:lineRule="auto"/>
        <w:rPr>
          <w:rFonts w:ascii="Times New Roman" w:hAnsi="Times New Roman" w:cs="Times New Roman"/>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miRNA regulation</w:t>
      </w:r>
      <w:r w:rsidR="009F3C1E" w:rsidRPr="00C9444E">
        <w:rPr>
          <w:rFonts w:ascii="Times New Roman" w:hAnsi="Times New Roman" w:cs="Times New Roman"/>
        </w:rPr>
        <w:t xml:space="preserve"> is mathematically represented as three function</w:t>
      </w:r>
      <w:r w:rsidR="00096AEC" w:rsidRPr="00C9444E">
        <w:rPr>
          <w:rFonts w:ascii="Times New Roman" w:hAnsi="Times New Roman" w:cs="Times New Roman"/>
        </w:rPr>
        <w:t>s</w:t>
      </w:r>
      <w:r w:rsidR="009F3C1E" w:rsidRPr="00C9444E">
        <w:rPr>
          <w:rFonts w:ascii="Times New Roman" w:hAnsi="Times New Roman" w:cs="Times New Roman"/>
        </w:rPr>
        <w:t xml:space="preserve"> (</w:t>
      </w:r>
      <w:proofErr w:type="spellStart"/>
      <w:r w:rsidR="009F3C1E" w:rsidRPr="00C9444E">
        <w:rPr>
          <w:rFonts w:ascii="Times New Roman" w:hAnsi="Times New Roman" w:cs="Times New Roman"/>
        </w:rPr>
        <w:t>Y</w:t>
      </w:r>
      <w:r w:rsidR="009F3C1E" w:rsidRPr="00C9444E">
        <w:rPr>
          <w:rFonts w:ascii="Times New Roman" w:hAnsi="Times New Roman" w:cs="Times New Roman"/>
          <w:vertAlign w:val="subscript"/>
        </w:rPr>
        <w:t>m</w:t>
      </w:r>
      <w:proofErr w:type="spellEnd"/>
      <w:r w:rsidR="009F3C1E" w:rsidRPr="00C9444E">
        <w:rPr>
          <w:rFonts w:ascii="Times New Roman" w:hAnsi="Times New Roman" w:cs="Times New Roman"/>
        </w:rPr>
        <w:t>, Y</w:t>
      </w:r>
      <w:r w:rsidR="009F3C1E" w:rsidRPr="00C9444E">
        <w:rPr>
          <w:rFonts w:ascii="Times New Roman" w:hAnsi="Times New Roman" w:cs="Times New Roman"/>
          <w:vertAlign w:val="subscript"/>
        </w:rPr>
        <w:t>u</w:t>
      </w:r>
      <w:r w:rsidR="009F3C1E" w:rsidRPr="00C9444E">
        <w:rPr>
          <w:rFonts w:ascii="Times New Roman" w:hAnsi="Times New Roman" w:cs="Times New Roman"/>
        </w:rPr>
        <w:t xml:space="preserve">, and L) that modify the degradation of HIF-1 mRNA,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and the production of HIF-1. T</w:t>
      </w:r>
      <w:r w:rsidR="00802858" w:rsidRPr="00C9444E">
        <w:rPr>
          <w:rFonts w:ascii="Times New Roman" w:hAnsi="Times New Roman" w:cs="Times New Roman"/>
        </w:rPr>
        <w:t xml:space="preserve">herefore, </w:t>
      </w:r>
      <w:r w:rsidR="00A34A86" w:rsidRPr="00C9444E">
        <w:rPr>
          <w:rFonts w:ascii="Times New Roman" w:hAnsi="Times New Roman" w:cs="Times New Roman"/>
        </w:rPr>
        <w:t xml:space="preserve">while the downstream metabolic network is </w:t>
      </w:r>
      <w:r w:rsidR="00022F97" w:rsidRPr="00C9444E">
        <w:rPr>
          <w:rFonts w:ascii="Times New Roman" w:hAnsi="Times New Roman" w:cs="Times New Roman"/>
        </w:rPr>
        <w:t>clearly modulated</w:t>
      </w:r>
      <w:r w:rsidR="00A34A86" w:rsidRPr="00C9444E">
        <w:rPr>
          <w:rFonts w:ascii="Times New Roman" w:hAnsi="Times New Roman" w:cs="Times New Roman"/>
        </w:rPr>
        <w:t xml:space="preserve">, the upstream EMT network is also affected via </w:t>
      </w:r>
      <w:r w:rsidR="005F6EC5" w:rsidRPr="00C9444E">
        <w:rPr>
          <w:rFonts w:ascii="Times New Roman" w:hAnsi="Times New Roman" w:cs="Times New Roman"/>
        </w:rPr>
        <w:t xml:space="preserve">enhanced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4FE0" w:rsidRPr="00C9444E">
        <w:rPr>
          <w:rFonts w:ascii="Times New Roman" w:eastAsiaTheme="minorEastAsia" w:hAnsi="Times New Roman" w:cs="Times New Roman"/>
        </w:rPr>
        <w:t xml:space="preserve"> </w:t>
      </w:r>
      <w:r w:rsidR="00A34A86" w:rsidRPr="00C9444E">
        <w:rPr>
          <w:rFonts w:ascii="Times New Roman" w:hAnsi="Times New Roman" w:cs="Times New Roman"/>
        </w:rPr>
        <w:t>degradation</w:t>
      </w:r>
      <m:oMath>
        <m:r>
          <w:rPr>
            <w:rFonts w:ascii="Cambria Math" w:hAnsi="Cambria Math" w:cs="Times New Roman"/>
          </w:rPr>
          <m:t xml:space="preserve">. </m:t>
        </m:r>
      </m:oMath>
      <w:r w:rsidR="00096AEC" w:rsidRPr="00C9444E">
        <w:rPr>
          <w:rFonts w:ascii="Times New Roman" w:hAnsi="Times New Roman" w:cs="Times New Roman"/>
        </w:rPr>
        <w:t>T</w:t>
      </w:r>
      <w:r w:rsidR="008D1ABC" w:rsidRPr="00C9444E">
        <w:rPr>
          <w:rFonts w:ascii="Times New Roman" w:hAnsi="Times New Roman" w:cs="Times New Roman"/>
        </w:rPr>
        <w:t xml:space="preserve">hese </w:t>
      </w:r>
      <w:r w:rsidR="00096AEC" w:rsidRPr="00C9444E">
        <w:rPr>
          <w:rFonts w:ascii="Times New Roman" w:hAnsi="Times New Roman" w:cs="Times New Roman"/>
        </w:rPr>
        <w:t xml:space="preserve">mathematical </w:t>
      </w:r>
      <w:r w:rsidR="008D1ABC" w:rsidRPr="00C9444E">
        <w:rPr>
          <w:rFonts w:ascii="Times New Roman" w:hAnsi="Times New Roman" w:cs="Times New Roman"/>
        </w:rPr>
        <w:t xml:space="preserve">functions </w:t>
      </w:r>
      <w:r w:rsidR="00096AEC" w:rsidRPr="00C9444E">
        <w:rPr>
          <w:rFonts w:ascii="Times New Roman" w:hAnsi="Times New Roman" w:cs="Times New Roman"/>
        </w:rPr>
        <w:t>depend on</w:t>
      </w:r>
      <w:r w:rsidR="008D1ABC" w:rsidRPr="00C9444E">
        <w:rPr>
          <w:rFonts w:ascii="Times New Roman" w:hAnsi="Times New Roman" w:cs="Times New Roman"/>
        </w:rPr>
        <w:t xml:space="preserve"> multiple parameters</w:t>
      </w:r>
      <w:r w:rsidRPr="00C9444E">
        <w:rPr>
          <w:rFonts w:ascii="Times New Roman" w:hAnsi="Times New Roman" w:cs="Times New Roman"/>
        </w:rPr>
        <w:t>;</w:t>
      </w:r>
      <w:r w:rsidR="008D1ABC" w:rsidRPr="00C9444E">
        <w:rPr>
          <w:rFonts w:ascii="Times New Roman" w:hAnsi="Times New Roman" w:cs="Times New Roman"/>
        </w:rPr>
        <w:t xml:space="preserve"> therefore, we </w:t>
      </w:r>
      <w:r w:rsidR="00096AEC" w:rsidRPr="00C9444E">
        <w:rPr>
          <w:rFonts w:ascii="Times New Roman" w:hAnsi="Times New Roman" w:cs="Times New Roman"/>
        </w:rPr>
        <w:t>have defined</w:t>
      </w:r>
      <w:r w:rsidR="008D1ABC" w:rsidRPr="00C9444E">
        <w:rPr>
          <w:rFonts w:ascii="Times New Roman" w:hAnsi="Times New Roman" w:cs="Times New Roman"/>
        </w:rPr>
        <w:t xml:space="preserve"> a </w:t>
      </w:r>
      <w:r w:rsidRPr="00C9444E">
        <w:rPr>
          <w:rFonts w:ascii="Times New Roman" w:hAnsi="Times New Roman" w:cs="Times New Roman"/>
        </w:rPr>
        <w:t xml:space="preserve">simplified </w:t>
      </w:r>
      <w:r w:rsidR="008D1ABC" w:rsidRPr="00C9444E">
        <w:rPr>
          <w:rFonts w:ascii="Times New Roman" w:hAnsi="Times New Roman" w:cs="Times New Roman"/>
        </w:rPr>
        <w:t xml:space="preserve">silencing function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 xml:space="preserve">) that groups subsets </w:t>
      </w:r>
      <w:r w:rsidR="00B22835" w:rsidRPr="00C9444E">
        <w:rPr>
          <w:rFonts w:ascii="Times New Roman" w:hAnsi="Times New Roman" w:cs="Times New Roman"/>
        </w:rPr>
        <w:t xml:space="preserve">of the results based on the parameters and </w:t>
      </w:r>
      <w:r w:rsidRPr="00C9444E">
        <w:rPr>
          <w:rFonts w:ascii="Times New Roman" w:hAnsi="Times New Roman" w:cs="Times New Roman"/>
        </w:rPr>
        <w:t xml:space="preserve">the </w:t>
      </w:r>
      <w:r w:rsidR="00B22835" w:rsidRPr="00C9444E">
        <w:rPr>
          <w:rFonts w:ascii="Times New Roman" w:hAnsi="Times New Roman" w:cs="Times New Roman"/>
        </w:rPr>
        <w:t>value of</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w:t>
      </w:r>
      <w:proofErr w:type="gramStart"/>
      <w:r w:rsidR="005F6EC5" w:rsidRPr="00C9444E">
        <w:rPr>
          <w:rFonts w:ascii="Times New Roman" w:hAnsi="Times New Roman" w:cs="Times New Roman"/>
        </w:rPr>
        <w:t>fairly close</w:t>
      </w:r>
      <w:proofErr w:type="gramEnd"/>
      <w:r w:rsidR="005F6EC5" w:rsidRPr="00C9444E">
        <w:rPr>
          <w:rFonts w:ascii="Times New Roman" w:hAnsi="Times New Roman" w:cs="Times New Roman"/>
        </w:rPr>
        <w:t xml:space="preserv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=1,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s the silencing increases</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mixed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sequentially. </w:t>
      </w:r>
      <w:r w:rsidR="005F6EC5" w:rsidRPr="00C9444E">
        <w:rPr>
          <w:rFonts w:ascii="Times New Roman" w:eastAsiaTheme="minorEastAsia" w:hAnsi="Times New Roman" w:cs="Times New Roman"/>
        </w:rPr>
        <w:t xml:space="preserve">As HIF-1 decreases and we transition to the O state, the enhanced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diminishes and the EMT system loses the mesenchymal state. </w:t>
      </w:r>
      <w:r w:rsidR="006626FD" w:rsidRPr="00C9444E">
        <w:rPr>
          <w:rFonts w:ascii="Times New Roman" w:eastAsiaTheme="minorEastAsia" w:hAnsi="Times New Roman" w:cs="Times New Roman"/>
        </w:rPr>
        <w:t>When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3).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8D7664" w:rsidRPr="00C9444E">
        <w:rPr>
          <w:rFonts w:ascii="Times New Roman" w:eastAsiaTheme="minorEastAsia" w:hAnsi="Times New Roman" w:cs="Times New Roman"/>
        </w:rPr>
        <w:t xml:space="preserve">overexpression could destabilize the E/M-W/O phenotype. </w:t>
      </w:r>
    </w:p>
    <w:p w14:paraId="79C3D140" w14:textId="7941B141" w:rsidR="007809DA" w:rsidRPr="00C9444E" w:rsidRDefault="007809DA" w:rsidP="007809DA">
      <w:pPr>
        <w:pStyle w:val="Caption"/>
        <w:keepNext/>
        <w:jc w:val="center"/>
        <w:rPr>
          <w:rFonts w:ascii="Times New Roman" w:hAnsi="Times New Roman" w:cs="Times New Roman"/>
        </w:rPr>
      </w:pPr>
    </w:p>
    <w:p w14:paraId="20FCAA04" w14:textId="652B6731" w:rsidR="00BF18C6" w:rsidRPr="00C9444E" w:rsidRDefault="00BF18C6" w:rsidP="00B52736">
      <w:pPr>
        <w:pStyle w:val="Caption"/>
        <w:rPr>
          <w:rFonts w:ascii="Times New Roman" w:hAnsi="Times New Roman" w:cs="Times New Roman"/>
          <w:i w:val="0"/>
          <w:iCs/>
        </w:rPr>
      </w:pPr>
    </w:p>
    <w:p w14:paraId="110328FF" w14:textId="77777777" w:rsidR="00BF18C6" w:rsidRPr="00C9444E" w:rsidRDefault="00BF18C6" w:rsidP="00BF18C6">
      <w:pPr>
        <w:pStyle w:val="Caption"/>
        <w:keepNext/>
        <w:rPr>
          <w:rFonts w:ascii="Times New Roman" w:hAnsi="Times New Roman" w:cs="Times New Roman"/>
        </w:rPr>
      </w:pPr>
      <w:r w:rsidRPr="00C9444E">
        <w:rPr>
          <w:rFonts w:ascii="Times New Roman" w:hAnsi="Times New Roman" w:cs="Times New Roman"/>
          <w:b/>
          <w:bCs/>
          <w:i w:val="0"/>
          <w:iCs/>
          <w:noProof/>
        </w:rPr>
        <w:drawing>
          <wp:inline distT="0" distB="0" distL="0" distR="0" wp14:anchorId="5B57A38C" wp14:editId="338FAD24">
            <wp:extent cx="3164373" cy="27323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168132" cy="2735560"/>
                    </a:xfrm>
                    <a:prstGeom prst="rect">
                      <a:avLst/>
                    </a:prstGeom>
                  </pic:spPr>
                </pic:pic>
              </a:graphicData>
            </a:graphic>
          </wp:inline>
        </w:drawing>
      </w:r>
    </w:p>
    <w:p w14:paraId="08384072" w14:textId="1D3D2508" w:rsidR="00BF18C6" w:rsidRPr="00C9444E" w:rsidRDefault="00BF18C6" w:rsidP="00BF18C6">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3.</w:t>
      </w:r>
      <w:r w:rsidRPr="00C9444E">
        <w:rPr>
          <w:rFonts w:ascii="Times New Roman" w:hAnsi="Times New Roman" w:cs="Times New Roman"/>
          <w:i w:val="0"/>
          <w:iCs/>
        </w:rPr>
        <w:t xml:space="preserve"> </w:t>
      </w:r>
      <w:r w:rsidRPr="00C9444E">
        <w:rPr>
          <w:rFonts w:ascii="Times New Roman" w:hAnsi="Times New Roman" w:cs="Times New Roman"/>
          <w:b/>
          <w:bCs/>
          <w:i w:val="0"/>
          <w:iCs/>
        </w:rPr>
        <w:t xml:space="preserve">The coupled phenotypes associated with increased silencing of the HIF-1 mRNA by </w:t>
      </w:r>
      <m:oMath>
        <m:sSub>
          <m:sSubPr>
            <m:ctrlPr>
              <w:rPr>
                <w:rFonts w:ascii="Cambria Math" w:hAnsi="Cambria Math" w:cs="Times New Roman"/>
                <w:b/>
                <w:bCs/>
                <w:iCs/>
              </w:rPr>
            </m:ctrlPr>
          </m:sSubPr>
          <m:e>
            <m:r>
              <m:rPr>
                <m:sty m:val="bi"/>
              </m:rPr>
              <w:rPr>
                <w:rFonts w:ascii="Cambria Math" w:hAnsi="Cambria Math" w:cs="Times New Roman"/>
              </w:rPr>
              <m:t>μ</m:t>
            </m:r>
            <m:ctrlPr>
              <w:rPr>
                <w:rFonts w:ascii="Cambria Math" w:hAnsi="Cambria Math" w:cs="Times New Roman"/>
                <w:b/>
                <w:bCs/>
                <w:i w:val="0"/>
                <w:iCs/>
              </w:rPr>
            </m:ctrlPr>
          </m:e>
          <m:sub>
            <m:r>
              <m:rPr>
                <m:sty m:val="bi"/>
              </m:rPr>
              <w:rPr>
                <w:rFonts w:ascii="Cambria Math" w:hAnsi="Cambria Math" w:cs="Times New Roman"/>
              </w:rPr>
              <m:t>200</m:t>
            </m:r>
          </m:sub>
        </m:sSub>
      </m:oMath>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007D502B" w:rsidRPr="00C9444E">
        <w:rPr>
          <w:rFonts w:ascii="Times New Roman" w:hAnsi="Times New Roman" w:cs="Times New Roman"/>
          <w:i w:val="0"/>
          <w:iCs/>
        </w:rPr>
        <w:t>Both the EMT and metabolic networks are affected by the miRNA regulation of HIF-1, and the E/M-W/O phenotype is suppressed</w:t>
      </w:r>
      <w:r w:rsidR="002C752F" w:rsidRPr="00C9444E">
        <w:rPr>
          <w:rFonts w:ascii="Times New Roman" w:hAnsi="Times New Roman" w:cs="Times New Roman"/>
          <w:i w:val="0"/>
          <w:iCs/>
        </w:rPr>
        <w:t xml:space="preserve"> if any fraction of silencing occurs</w:t>
      </w:r>
      <w:r w:rsidR="007D502B" w:rsidRPr="00C9444E">
        <w:rPr>
          <w:rFonts w:ascii="Times New Roman" w:hAnsi="Times New Roman" w:cs="Times New Roman"/>
          <w:i w:val="0"/>
          <w:iCs/>
        </w:rPr>
        <w:t xml:space="preserve">. </w:t>
      </w:r>
      <w:r w:rsidRPr="00C9444E">
        <w:rPr>
          <w:rFonts w:ascii="Times New Roman" w:hAnsi="Times New Roman" w:cs="Times New Roman"/>
          <w:i w:val="0"/>
          <w:iCs/>
        </w:rPr>
        <w:t>At minimal silencing (P</w:t>
      </w:r>
      <w:r w:rsidRPr="00C9444E">
        <w:rPr>
          <w:rFonts w:ascii="Times New Roman" w:hAnsi="Times New Roman" w:cs="Times New Roman"/>
          <w:i w:val="0"/>
          <w:iCs/>
          <w:vertAlign w:val="subscript"/>
        </w:rPr>
        <w:t>H</w:t>
      </w:r>
      <w:r w:rsidRPr="00C9444E">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Pr="00C9444E">
        <w:rPr>
          <w:rFonts w:ascii="Times New Roman" w:hAnsi="Times New Roman" w:cs="Times New Roman"/>
          <w:i w:val="0"/>
          <w:iCs/>
        </w:rPr>
        <w:t xml:space="preserve"> near 1) only the coupled states with mesenchymal phenotypes are accessible (M-W, M-O, and M-W/O). Then as silencing increases the </w:t>
      </w:r>
      <w:r w:rsidR="00744D1D">
        <w:rPr>
          <w:rFonts w:ascii="Times New Roman" w:hAnsi="Times New Roman" w:cs="Times New Roman"/>
          <w:i w:val="0"/>
          <w:iCs/>
        </w:rPr>
        <w:t>hybrid</w:t>
      </w:r>
      <w:r w:rsidR="00744D1D" w:rsidRPr="00C9444E">
        <w:rPr>
          <w:rFonts w:ascii="Times New Roman" w:hAnsi="Times New Roman" w:cs="Times New Roman"/>
          <w:i w:val="0"/>
          <w:iCs/>
        </w:rPr>
        <w:t xml:space="preserve"> </w:t>
      </w:r>
      <w:r w:rsidRPr="00C9444E">
        <w:rPr>
          <w:rFonts w:ascii="Times New Roman" w:hAnsi="Times New Roman" w:cs="Times New Roman"/>
          <w:i w:val="0"/>
          <w:iCs/>
        </w:rPr>
        <w:t xml:space="preserve">metabolic phenotype is lost, then the M-W state becomes E/M-W, and after that only the coupled states with OXPHOS metabolic phenotype are accessible. At complete silencing of the HIF-1 mRNA only the E-O and E/M-O states are accessible. </w:t>
      </w:r>
    </w:p>
    <w:p w14:paraId="34FFE82F" w14:textId="710D06B7" w:rsidR="00970EF3" w:rsidRPr="00C9444E" w:rsidRDefault="00970EF3" w:rsidP="00BF18C6">
      <w:pPr>
        <w:pStyle w:val="Caption"/>
        <w:rPr>
          <w:rFonts w:ascii="Times New Roman" w:hAnsi="Times New Roman" w:cs="Times New Roman"/>
          <w:b/>
          <w:bCs/>
          <w:i w:val="0"/>
          <w:iCs/>
        </w:rPr>
      </w:pPr>
    </w:p>
    <w:p w14:paraId="30F91B2D" w14:textId="774D6AB8"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all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miRNAs of the EMT network can synergistically drive metabolic reprogramming, and specifically enhance the chances of being in the E/M-W/O state. As mentioned previously, upregulated ROS leads to an increased W/O phenotype (Fig. S8).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 the E/M-W/O state is further upregulated (Fig. S15). While upregulation of ROS  causes an increase in the hybrid E/M-W/O,</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silencing HIF-1 mRNA suppresses the hybrid E/M-W/O state; therefore, some suppression of the hybrid E/M-W/O state is expected when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and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regulate HIF-1 and ROS, respectively. Interestingly, the hybrid E/M-W/O state can be fully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upregulates noxROS,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 xml:space="preserve"> </m:t>
        </m:r>
      </m:oMath>
      <w:r w:rsidR="002C76E3" w:rsidRPr="00C9444E">
        <w:rPr>
          <w:rFonts w:ascii="Times New Roman" w:hAnsi="Times New Roman" w:cs="Times New Roman"/>
        </w:rPr>
        <w:t>upregulates mtROS (Fig. S16). These results suggest the type of ROS present can affect the existence of the E/M-W/O state.</w:t>
      </w:r>
    </w:p>
    <w:p w14:paraId="5F946948" w14:textId="32497EB6"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hybrid E/M-W/O state is stabilized if mtROS is upregulated, but noxROS upregulation has minimal effect on the hybrid E/M-W/O state. Strikingly, if all three miRNA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4A) the E/M-W/O coupled state may be suppressed even if the W/O state is present (Fig. 4B). Further, the E/M-W/O phenotype is present for all values of noxROS upregulation but is only present at high values of mtROS upregulation (Fig. 4B). Analyzing the coupled state phases shows the E/M-W/O state is suppressed when mtROS is only slightly upregulated (Fig. 4C).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Additionally, depending on the initial conditions, if noxROS is maximally upregulated,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4D). Also, while mtROS must be upregulated for the system to access the E/M-W/O state, the hybrid state is accessible for all levels of noxROS upregulation (SI Fig S17). 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F450A2" w:rsidRPr="00C9444E">
        <w:rPr>
          <w:rFonts w:ascii="Times New Roman" w:hAnsi="Times New Roman" w:cs="Times New Roman"/>
        </w:rPr>
        <w:t xml:space="preserve">links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may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drawing>
          <wp:inline distT="0" distB="0" distL="0" distR="0" wp14:anchorId="4807813F" wp14:editId="62F6216E">
            <wp:extent cx="4971097" cy="3365208"/>
            <wp:effectExtent l="0" t="0" r="1270" b="698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71097" cy="3365208"/>
                    </a:xfrm>
                    <a:prstGeom prst="rect">
                      <a:avLst/>
                    </a:prstGeom>
                    <a:noFill/>
                    <a:ln w="9525">
                      <a:noFill/>
                      <a:headEnd/>
                      <a:tailEnd/>
                    </a:ln>
                  </pic:spPr>
                </pic:pic>
              </a:graphicData>
            </a:graphic>
          </wp:inline>
        </w:drawing>
      </w:r>
    </w:p>
    <w:p w14:paraId="6C5FC442" w14:textId="64CF9387"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4</w:t>
      </w:r>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Pr="00C9444E">
        <w:rPr>
          <w:rFonts w:ascii="Times New Roman" w:hAnsi="Times New Roman" w:cs="Times New Roman"/>
          <w:b/>
          <w:bCs/>
          <w:i w:val="0"/>
          <w:iCs/>
        </w:rPr>
        <w:t>miRNA of the EMT regulatory network can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 xml:space="preserve">When all three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3 where all metabolic phenotypes are possible. As noxROS is upregulated (right to left), the Warburg metabolic phenotype is suppressed. However, as the level of mtROS increases (top to bottom), the black dotted region appears showing the existence of the E/M-W/O coupled state, suggesting mtROS may have a stronger effect on the E/M-W/O phenotype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 xml:space="preserve">The coupled states when only EMT driven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xml:space="preserve">). The E/M-W/O state exists when mtROS is upregulated.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75CA9C0" w14:textId="167976C0" w:rsidR="00851F04" w:rsidRPr="00C9444E" w:rsidRDefault="00970EF3" w:rsidP="007776FA">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2C76E3" w:rsidRPr="00C9444E">
        <w:rPr>
          <w:rFonts w:ascii="Times New Roman" w:hAnsi="Times New Roman" w:cs="Times New Roman"/>
        </w:rPr>
        <w:t>5A</w:t>
      </w:r>
      <w:r w:rsidR="001D5E10" w:rsidRPr="00C9444E">
        <w:rPr>
          <w:rFonts w:ascii="Times New Roman" w:hAnsi="Times New Roman" w:cs="Times New Roman"/>
        </w:rPr>
        <w:t xml:space="preserve"> and S</w:t>
      </w:r>
      <w:r w:rsidR="00E036B3" w:rsidRPr="00C9444E">
        <w:rPr>
          <w:rFonts w:ascii="Times New Roman" w:hAnsi="Times New Roman" w:cs="Times New Roman"/>
        </w:rPr>
        <w:t>9</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10</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driven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mesenchymal state. Further, both the epithelial and hybrid E/M states are most associated with the OXPHOS metabolic state </w:t>
      </w:r>
      <w:r w:rsidRPr="00C9444E">
        <w:rPr>
          <w:rFonts w:ascii="Times New Roman" w:hAnsi="Times New Roman" w:cs="Times New Roman"/>
        </w:rPr>
        <w:t xml:space="preserve">(with smaller HIF-1) </w:t>
      </w:r>
      <w:r w:rsidR="001D5E10" w:rsidRPr="00C9444E">
        <w:rPr>
          <w:rFonts w:ascii="Times New Roman" w:hAnsi="Times New Roman" w:cs="Times New Roman"/>
        </w:rPr>
        <w:t>while the mesenchymal state is initially associated with the Warburg state.</w:t>
      </w:r>
      <w:ins w:id="20" w:author="Levine, Herbert" w:date="2022-05-15T07:42:00Z">
        <w:r w:rsidR="0037548D" w:rsidRPr="00C9444E">
          <w:rPr>
            <w:rFonts w:ascii="Times New Roman" w:hAnsi="Times New Roman" w:cs="Times New Roman"/>
          </w:rPr>
          <w:t xml:space="preserve"> </w:t>
        </w:r>
      </w:ins>
      <w:ins w:id="21" w:author="Madeline Galbraith" w:date="2022-05-18T12:36:00Z">
        <w:r w:rsidR="00242348" w:rsidRPr="00C9444E">
          <w:rPr>
            <w:rFonts w:ascii="Times New Roman" w:hAnsi="Times New Roman" w:cs="Times New Roman"/>
          </w:rPr>
          <w:t>The correlation between the epithelial-OXPHOS and mesenchymal-Warburg states</w:t>
        </w:r>
      </w:ins>
      <w:ins w:id="22" w:author="Levine, Herbert" w:date="2022-05-15T07:42:00Z">
        <w:del w:id="23" w:author="Madeline Galbraith" w:date="2022-05-18T12:37:00Z">
          <w:r w:rsidR="0037548D" w:rsidRPr="00C9444E" w:rsidDel="00242348">
            <w:rPr>
              <w:rFonts w:ascii="Times New Roman" w:hAnsi="Times New Roman" w:cs="Times New Roman"/>
            </w:rPr>
            <w:delText>This is a typical correl</w:delText>
          </w:r>
        </w:del>
      </w:ins>
      <w:ins w:id="24" w:author="Levine, Herbert" w:date="2022-05-15T07:44:00Z">
        <w:del w:id="25" w:author="Madeline Galbraith" w:date="2022-05-18T12:37:00Z">
          <w:r w:rsidR="0037548D" w:rsidRPr="00C9444E" w:rsidDel="00242348">
            <w:rPr>
              <w:rFonts w:ascii="Times New Roman" w:hAnsi="Times New Roman" w:cs="Times New Roman"/>
            </w:rPr>
            <w:delText>a</w:delText>
          </w:r>
        </w:del>
      </w:ins>
      <w:ins w:id="26" w:author="Levine, Herbert" w:date="2022-05-15T07:42:00Z">
        <w:del w:id="27" w:author="Madeline Galbraith" w:date="2022-05-18T12:37:00Z">
          <w:r w:rsidR="0037548D" w:rsidRPr="00C9444E" w:rsidDel="00242348">
            <w:rPr>
              <w:rFonts w:ascii="Times New Roman" w:hAnsi="Times New Roman" w:cs="Times New Roman"/>
            </w:rPr>
            <w:delText>tion</w:delText>
          </w:r>
        </w:del>
      </w:ins>
      <w:ins w:id="28" w:author="Madeline Galbraith" w:date="2022-05-24T13:09:00Z">
        <w:r w:rsidR="00AD312B">
          <w:rPr>
            <w:rFonts w:ascii="Times New Roman" w:hAnsi="Times New Roman" w:cs="Times New Roman"/>
          </w:rPr>
          <w:t xml:space="preserve"> </w:t>
        </w:r>
      </w:ins>
      <w:ins w:id="29" w:author="Madeline Galbraith" w:date="2022-05-18T12:37:00Z">
        <w:r w:rsidR="00242348" w:rsidRPr="00C9444E">
          <w:rPr>
            <w:rFonts w:ascii="Times New Roman" w:hAnsi="Times New Roman" w:cs="Times New Roman"/>
          </w:rPr>
          <w:t>is</w:t>
        </w:r>
      </w:ins>
      <w:r w:rsidR="0037548D" w:rsidRPr="00C9444E">
        <w:rPr>
          <w:rFonts w:ascii="Times New Roman" w:hAnsi="Times New Roman" w:cs="Times New Roman"/>
        </w:rPr>
        <w:t xml:space="preserve"> assumed in much of the </w:t>
      </w:r>
      <w:commentRangeStart w:id="30"/>
      <w:r w:rsidR="0037548D" w:rsidRPr="00C9444E">
        <w:rPr>
          <w:rFonts w:ascii="Times New Roman" w:hAnsi="Times New Roman" w:cs="Times New Roman"/>
        </w:rPr>
        <w:t>literature</w:t>
      </w:r>
      <w:commentRangeEnd w:id="30"/>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00CB0229" w:rsidRPr="00C9444E">
        <w:rPr>
          <w:rFonts w:ascii="Times New Roman" w:hAnsi="Times New Roman" w:cs="Times New Roman"/>
        </w:rPr>
        <w:t>.</w:t>
      </w:r>
      <w:r w:rsidR="0037548D" w:rsidRPr="00C9444E">
        <w:rPr>
          <w:rStyle w:val="CommentReference"/>
          <w:rFonts w:ascii="Times New Roman" w:hAnsi="Times New Roman" w:cs="Times New Roman"/>
        </w:rPr>
        <w:commentReference w:id="30"/>
      </w:r>
      <w:r w:rsidR="00F672F0" w:rsidRPr="00C9444E">
        <w:rPr>
          <w:rFonts w:ascii="Times New Roman" w:hAnsi="Times New Roman" w:cs="Times New Roman"/>
        </w:rPr>
        <w:t xml:space="preserve"> Similarly, modulating the </w:t>
      </w:r>
      <w:r w:rsidR="00A079C9" w:rsidRPr="00C9444E">
        <w:rPr>
          <w:rFonts w:ascii="Times New Roman" w:hAnsi="Times New Roman" w:cs="Times New Roman"/>
        </w:rPr>
        <w:t xml:space="preserve">external </w:t>
      </w:r>
      <w:r w:rsidR="009E4133" w:rsidRPr="00C9444E">
        <w:rPr>
          <w:rFonts w:ascii="Times New Roman" w:hAnsi="Times New Roman" w:cs="Times New Roman"/>
        </w:rPr>
        <w:t>i</w:t>
      </w:r>
      <w:r w:rsidR="00F672F0" w:rsidRPr="00C9444E">
        <w:rPr>
          <w:rFonts w:ascii="Times New Roman" w:hAnsi="Times New Roman" w:cs="Times New Roman"/>
        </w:rPr>
        <w:t>nput to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can alter the presence of the E/M state and increasing th</w:t>
      </w:r>
      <w:r w:rsidR="00A079C9" w:rsidRPr="00C9444E">
        <w:rPr>
          <w:rFonts w:ascii="Times New Roman" w:hAnsi="Times New Roman" w:cs="Times New Roman"/>
        </w:rPr>
        <w:t>is</w:t>
      </w:r>
      <w:r w:rsidR="00F672F0" w:rsidRPr="00C9444E">
        <w:rPr>
          <w:rFonts w:ascii="Times New Roman" w:hAnsi="Times New Roman" w:cs="Times New Roman"/>
        </w:rPr>
        <w:t xml:space="preserve"> </w:t>
      </w:r>
      <w:r w:rsidR="009E4133" w:rsidRPr="00C9444E">
        <w:rPr>
          <w:rFonts w:ascii="Times New Roman" w:hAnsi="Times New Roman" w:cs="Times New Roman"/>
        </w:rPr>
        <w:t>i</w:t>
      </w:r>
      <w:r w:rsidR="00F672F0" w:rsidRPr="00C9444E">
        <w:rPr>
          <w:rFonts w:ascii="Times New Roman" w:hAnsi="Times New Roman" w:cs="Times New Roman"/>
        </w:rPr>
        <w:t>nput pushes the system towards mesenchymal (see Fig. S1</w:t>
      </w:r>
      <w:r w:rsidR="00E036B3" w:rsidRPr="00C9444E">
        <w:rPr>
          <w:rFonts w:ascii="Times New Roman" w:hAnsi="Times New Roman" w:cs="Times New Roman"/>
        </w:rPr>
        <w:t>1</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xml:space="preserve">, AMPK </w:t>
      </w:r>
      <w:r w:rsidR="000662BA" w:rsidRPr="00C9444E">
        <w:rPr>
          <w:rFonts w:ascii="Times New Roman" w:hAnsi="Times New Roman" w:cs="Times New Roman"/>
        </w:rPr>
        <w:t xml:space="preserve">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0662BA" w:rsidRPr="00C9444E">
        <w:rPr>
          <w:rFonts w:ascii="Times New Roman" w:hAnsi="Times New Roman" w:cs="Times New Roman"/>
        </w:rPr>
        <w:t xml:space="preserve"> </w:t>
      </w:r>
      <w:r w:rsidR="00851F04" w:rsidRPr="00C9444E">
        <w:rPr>
          <w:rFonts w:ascii="Times New Roman" w:hAnsi="Times New Roman" w:cs="Times New Roman"/>
        </w:rPr>
        <w:t xml:space="preserve">pushes the EMT network to adopt an epithelial phenotype and suppresses the E/M state before </w:t>
      </w:r>
      <w:r w:rsidR="007F0C22" w:rsidRPr="00C9444E">
        <w:rPr>
          <w:rFonts w:ascii="Times New Roman" w:hAnsi="Times New Roman" w:cs="Times New Roman"/>
        </w:rPr>
        <w:t xml:space="preserve">suppressing </w:t>
      </w:r>
      <w:r w:rsidR="00851F04" w:rsidRPr="00C9444E">
        <w:rPr>
          <w:rFonts w:ascii="Times New Roman" w:hAnsi="Times New Roman" w:cs="Times New Roman"/>
        </w:rPr>
        <w:t xml:space="preserve">the mesenchymal state (Fig. </w:t>
      </w:r>
      <w:r w:rsidR="002C76E3" w:rsidRPr="00C9444E">
        <w:rPr>
          <w:rFonts w:ascii="Times New Roman" w:hAnsi="Times New Roman" w:cs="Times New Roman"/>
        </w:rPr>
        <w:t>5B</w:t>
      </w:r>
      <w:r w:rsidR="000662BA" w:rsidRPr="00C9444E">
        <w:rPr>
          <w:rFonts w:ascii="Times New Roman" w:hAnsi="Times New Roman" w:cs="Times New Roman"/>
        </w:rPr>
        <w:t xml:space="preserve"> and S</w:t>
      </w:r>
      <w:r w:rsidR="00000349" w:rsidRPr="00C9444E">
        <w:rPr>
          <w:rFonts w:ascii="Times New Roman" w:hAnsi="Times New Roman" w:cs="Times New Roman"/>
        </w:rPr>
        <w:t>12</w:t>
      </w:r>
      <w:r w:rsidR="00851F04" w:rsidRPr="00C9444E">
        <w:rPr>
          <w:rFonts w:ascii="Times New Roman" w:hAnsi="Times New Roman" w:cs="Times New Roman"/>
        </w:rPr>
        <w:t xml:space="preserve">). </w:t>
      </w:r>
      <w:r w:rsidR="004869E7" w:rsidRPr="00C9444E">
        <w:rPr>
          <w:rFonts w:ascii="Times New Roman" w:hAnsi="Times New Roman" w:cs="Times New Roman"/>
        </w:rPr>
        <w:t xml:space="preserve">Similarly, AMPK downregulation </w:t>
      </w:r>
      <w:r w:rsidR="0037548D" w:rsidRPr="00C9444E">
        <w:rPr>
          <w:rFonts w:ascii="Times New Roman" w:hAnsi="Times New Roman" w:cs="Times New Roman"/>
        </w:rPr>
        <w:t xml:space="preserve">of </w:t>
      </w:r>
      <w:r w:rsidR="004869E7" w:rsidRPr="00C9444E">
        <w:rPr>
          <w:rFonts w:ascii="Times New Roman" w:hAnsi="Times New Roman" w:cs="Times New Roman"/>
        </w:rPr>
        <w:t xml:space="preserve">ZEB </w:t>
      </w:r>
      <w:r w:rsidR="0037548D" w:rsidRPr="00C9444E">
        <w:rPr>
          <w:rFonts w:ascii="Times New Roman" w:hAnsi="Times New Roman" w:cs="Times New Roman"/>
        </w:rPr>
        <w:t>and/</w:t>
      </w:r>
      <w:r w:rsidR="004869E7" w:rsidRPr="00C9444E">
        <w:rPr>
          <w:rFonts w:ascii="Times New Roman" w:hAnsi="Times New Roman" w:cs="Times New Roman"/>
        </w:rPr>
        <w:t>or SNAIL has a corresponding effect on the expression of the E/M state and the systems saturate</w:t>
      </w:r>
      <w:r w:rsidR="0037548D" w:rsidRPr="00C9444E">
        <w:rPr>
          <w:rFonts w:ascii="Times New Roman" w:hAnsi="Times New Roman" w:cs="Times New Roman"/>
        </w:rPr>
        <w:t>s</w:t>
      </w:r>
      <w:r w:rsidR="004869E7" w:rsidRPr="00C9444E">
        <w:rPr>
          <w:rFonts w:ascii="Times New Roman" w:hAnsi="Times New Roman" w:cs="Times New Roman"/>
        </w:rPr>
        <w:t xml:space="preserve"> near fully mesenchymal (Fig. S1</w:t>
      </w:r>
      <w:r w:rsidR="00E036B3" w:rsidRPr="00C9444E">
        <w:rPr>
          <w:rFonts w:ascii="Times New Roman" w:hAnsi="Times New Roman" w:cs="Times New Roman"/>
        </w:rPr>
        <w:t>3</w:t>
      </w:r>
      <w:r w:rsidR="004869E7" w:rsidRPr="00C9444E">
        <w:rPr>
          <w:rFonts w:ascii="Times New Roman" w:hAnsi="Times New Roman" w:cs="Times New Roman"/>
        </w:rPr>
        <w:t xml:space="preserve"> and S1</w:t>
      </w:r>
      <w:r w:rsidR="00E036B3" w:rsidRPr="00C9444E">
        <w:rPr>
          <w:rFonts w:ascii="Times New Roman" w:hAnsi="Times New Roman" w:cs="Times New Roman"/>
        </w:rPr>
        <w:t>4</w:t>
      </w:r>
      <w:r w:rsidR="004869E7" w:rsidRPr="00C9444E">
        <w:rPr>
          <w:rFonts w:ascii="Times New Roman" w:hAnsi="Times New Roman" w:cs="Times New Roman"/>
        </w:rPr>
        <w:t xml:space="preserve">). </w:t>
      </w:r>
      <w:r w:rsidR="00851F04" w:rsidRPr="00C9444E">
        <w:rPr>
          <w:rFonts w:ascii="Times New Roman" w:hAnsi="Times New Roman" w:cs="Times New Roman"/>
        </w:rPr>
        <w:t>Additionally, if AMPK is regulating the EMT circuit, the epithelial and mesenchymal states are still most associated with the OXPHOS and Warburg metabolic phenotypes, respectively</w:t>
      </w:r>
      <w:r w:rsidR="00A218E9" w:rsidRPr="00C9444E">
        <w:rPr>
          <w:rFonts w:ascii="Times New Roman" w:hAnsi="Times New Roman" w:cs="Times New Roman"/>
        </w:rPr>
        <w:t>. However,</w:t>
      </w:r>
      <w:r w:rsidR="00851F04" w:rsidRPr="00C9444E">
        <w:rPr>
          <w:rFonts w:ascii="Times New Roman" w:hAnsi="Times New Roman" w:cs="Times New Roman"/>
        </w:rPr>
        <w:t xml:space="preserve"> the E/M state </w:t>
      </w:r>
      <w:r w:rsidR="00A218E9" w:rsidRPr="00C9444E">
        <w:rPr>
          <w:rFonts w:ascii="Times New Roman" w:hAnsi="Times New Roman" w:cs="Times New Roman"/>
        </w:rPr>
        <w:t xml:space="preserve">for AMPK driven crosstalk </w:t>
      </w:r>
      <w:r w:rsidR="00851F04" w:rsidRPr="00C9444E">
        <w:rPr>
          <w:rFonts w:ascii="Times New Roman" w:hAnsi="Times New Roman" w:cs="Times New Roman"/>
        </w:rPr>
        <w:t>is associated with the Warburg state</w:t>
      </w:r>
      <w:r w:rsidR="00A218E9" w:rsidRPr="00C9444E">
        <w:rPr>
          <w:rFonts w:ascii="Times New Roman" w:hAnsi="Times New Roman" w:cs="Times New Roman"/>
        </w:rPr>
        <w:t xml:space="preserve">. This is in direct contract to HIF-1 driven crosstalk in which the E/M state is coupled with OXPHOS metabolism. The dependence of the coupled metabolic phenotype on the regulator of the crosstalk link , suggests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phenotype</w:t>
      </w:r>
      <w:r w:rsidR="007F0C22" w:rsidRPr="00C9444E">
        <w:rPr>
          <w:rFonts w:ascii="Times New Roman" w:hAnsi="Times New Roman" w:cs="Times New Roman"/>
        </w:rPr>
        <w:t xml:space="preserve"> and that this state has a relatively flexible metabolism</w:t>
      </w:r>
      <w:r w:rsidR="00A218E9" w:rsidRPr="00C9444E">
        <w:rPr>
          <w:rFonts w:ascii="Times New Roman" w:hAnsi="Times New Roman" w:cs="Times New Roman"/>
        </w:rPr>
        <w:t xml:space="preserve">. </w:t>
      </w:r>
    </w:p>
    <w:p w14:paraId="4ED7FB30" w14:textId="6F53722E" w:rsidR="00A5060C" w:rsidRPr="00C9444E" w:rsidRDefault="00A5060C" w:rsidP="006735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sets of coupled phenotypes present can be compared between </w:t>
      </w:r>
      <w:r w:rsidR="007F0C22" w:rsidRPr="00C9444E">
        <w:rPr>
          <w:rFonts w:ascii="Times New Roman" w:hAnsi="Times New Roman" w:cs="Times New Roman"/>
        </w:rPr>
        <w:t xml:space="preserve">models with </w:t>
      </w:r>
      <w:r w:rsidRPr="00C9444E">
        <w:rPr>
          <w:rFonts w:ascii="Times New Roman" w:hAnsi="Times New Roman" w:cs="Times New Roman"/>
        </w:rPr>
        <w:t xml:space="preserve">different </w:t>
      </w:r>
      <w:r w:rsidR="007F0C22" w:rsidRPr="00C9444E">
        <w:rPr>
          <w:rFonts w:ascii="Times New Roman" w:hAnsi="Times New Roman" w:cs="Times New Roman"/>
        </w:rPr>
        <w:t xml:space="preserve">active </w:t>
      </w:r>
      <w:r w:rsidRPr="00C9444E">
        <w:rPr>
          <w:rFonts w:ascii="Times New Roman" w:hAnsi="Times New Roman" w:cs="Times New Roman"/>
        </w:rPr>
        <w:t>crosstalk</w:t>
      </w:r>
      <w:r w:rsidR="007F0C22" w:rsidRPr="00C9444E">
        <w:rPr>
          <w:rFonts w:ascii="Times New Roman" w:hAnsi="Times New Roman" w:cs="Times New Roman"/>
        </w:rPr>
        <w:t xml:space="preserve"> links,</w:t>
      </w:r>
      <w:r w:rsidRPr="00C9444E">
        <w:rPr>
          <w:rFonts w:ascii="Times New Roman" w:hAnsi="Times New Roman" w:cs="Times New Roman"/>
        </w:rPr>
        <w:t xml:space="preserve"> as the regulation is increased.</w:t>
      </w:r>
      <w:r w:rsidR="00633A28" w:rsidRPr="00C9444E">
        <w:rPr>
          <w:rFonts w:ascii="Times New Roman" w:hAnsi="Times New Roman" w:cs="Times New Roman"/>
        </w:rPr>
        <w:t xml:space="preserve"> Comparing noxROS and mtROS upregulation, the E-W and E/M-W coupled states are the first suppressed. Additionally, both </w:t>
      </w:r>
      <w:proofErr w:type="spellStart"/>
      <w:r w:rsidR="00633A28" w:rsidRPr="00C9444E">
        <w:rPr>
          <w:rFonts w:ascii="Times New Roman" w:hAnsi="Times New Roman" w:cs="Times New Roman"/>
        </w:rPr>
        <w:t>crosstalks</w:t>
      </w:r>
      <w:proofErr w:type="spellEnd"/>
      <w:r w:rsidR="00633A28" w:rsidRPr="00C9444E">
        <w:rPr>
          <w:rFonts w:ascii="Times New Roman" w:hAnsi="Times New Roman" w:cs="Times New Roman"/>
        </w:rPr>
        <w:t xml:space="preserve"> upregulate the </w:t>
      </w:r>
      <w:r w:rsidR="00C91143" w:rsidRPr="00C9444E">
        <w:rPr>
          <w:rFonts w:ascii="Times New Roman" w:hAnsi="Times New Roman" w:cs="Times New Roman"/>
        </w:rPr>
        <w:t>E/M-</w:t>
      </w:r>
      <w:r w:rsidR="00633A28" w:rsidRPr="00C9444E">
        <w:rPr>
          <w:rFonts w:ascii="Times New Roman" w:hAnsi="Times New Roman" w:cs="Times New Roman"/>
        </w:rPr>
        <w:t>W/O state</w:t>
      </w:r>
      <w:r w:rsidR="00655AC8" w:rsidRPr="00C9444E">
        <w:rPr>
          <w:rFonts w:ascii="Times New Roman" w:hAnsi="Times New Roman" w:cs="Times New Roman"/>
        </w:rPr>
        <w:t xml:space="preserve">, although when mtROS is upregulated only the </w:t>
      </w:r>
      <w:r w:rsidR="0073377B" w:rsidRPr="00C9444E">
        <w:rPr>
          <w:rFonts w:ascii="Times New Roman" w:hAnsi="Times New Roman" w:cs="Times New Roman"/>
        </w:rPr>
        <w:t>mesenchymal</w:t>
      </w:r>
      <w:r w:rsidR="00655AC8" w:rsidRPr="00C9444E">
        <w:rPr>
          <w:rFonts w:ascii="Times New Roman" w:hAnsi="Times New Roman" w:cs="Times New Roman"/>
        </w:rPr>
        <w:t xml:space="preserve"> phenotype is coupled with OXPHOS metabolism</w:t>
      </w:r>
      <w:r w:rsidR="00633A28" w:rsidRPr="00C9444E">
        <w:rPr>
          <w:rFonts w:ascii="Times New Roman" w:hAnsi="Times New Roman" w:cs="Times New Roman"/>
        </w:rPr>
        <w:t>.</w:t>
      </w:r>
      <w:r w:rsidRPr="00C9444E">
        <w:rPr>
          <w:rFonts w:ascii="Times New Roman" w:hAnsi="Times New Roman" w:cs="Times New Roman"/>
        </w:rPr>
        <w:t xml:space="preserve"> </w:t>
      </w:r>
      <w:r w:rsidR="00840B4F" w:rsidRPr="00C9444E">
        <w:rPr>
          <w:rFonts w:ascii="Times New Roman" w:hAnsi="Times New Roman" w:cs="Times New Roman"/>
        </w:rPr>
        <w:t>The</w:t>
      </w:r>
      <w:r w:rsidR="00B060CD" w:rsidRPr="00C9444E">
        <w:rPr>
          <w:rFonts w:ascii="Times New Roman" w:hAnsi="Times New Roman" w:cs="Times New Roman"/>
        </w:rPr>
        <w:t xml:space="preserve"> phases are</w:t>
      </w:r>
      <w:r w:rsidR="008854A9" w:rsidRPr="00C9444E">
        <w:rPr>
          <w:rFonts w:ascii="Times New Roman" w:hAnsi="Times New Roman" w:cs="Times New Roman"/>
        </w:rPr>
        <w:t xml:space="preserve"> also</w:t>
      </w:r>
      <w:r w:rsidR="00B060CD" w:rsidRPr="00C9444E">
        <w:rPr>
          <w:rFonts w:ascii="Times New Roman" w:hAnsi="Times New Roman" w:cs="Times New Roman"/>
        </w:rPr>
        <w:t xml:space="preserve"> very similar whether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B060CD" w:rsidRPr="00C9444E">
        <w:rPr>
          <w:rFonts w:ascii="Times New Roman" w:hAnsi="Times New Roman" w:cs="Times New Roman"/>
        </w:rPr>
        <w:t xml:space="preserve">or upregulates Snail. However, the E/M-W/O state does persist longer when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eastAsiaTheme="minorEastAsia" w:hAnsi="Times New Roman" w:cs="Times New Roman"/>
          <w:i/>
          <w:iCs/>
        </w:rPr>
        <w:t xml:space="preserve"> </w:t>
      </w:r>
      <w:r w:rsidR="00B060CD" w:rsidRPr="00C9444E">
        <w:rPr>
          <w:rFonts w:ascii="Times New Roman" w:hAnsi="Times New Roman" w:cs="Times New Roman"/>
        </w:rPr>
        <w:t>(Fig. S</w:t>
      </w:r>
      <w:r w:rsidR="00E036B3" w:rsidRPr="00C9444E">
        <w:rPr>
          <w:rFonts w:ascii="Times New Roman" w:hAnsi="Times New Roman" w:cs="Times New Roman"/>
        </w:rPr>
        <w:t>9</w:t>
      </w:r>
      <w:r w:rsidR="00B060CD" w:rsidRPr="00C9444E">
        <w:rPr>
          <w:rFonts w:ascii="Times New Roman" w:hAnsi="Times New Roman" w:cs="Times New Roman"/>
        </w:rPr>
        <w:t xml:space="preserve"> and S</w:t>
      </w:r>
      <w:r w:rsidR="00E036B3" w:rsidRPr="00C9444E">
        <w:rPr>
          <w:rFonts w:ascii="Times New Roman" w:hAnsi="Times New Roman" w:cs="Times New Roman"/>
        </w:rPr>
        <w:t>10</w:t>
      </w:r>
      <w:r w:rsidR="00B060CD" w:rsidRPr="00C9444E">
        <w:rPr>
          <w:rFonts w:ascii="Times New Roman" w:hAnsi="Times New Roman" w:cs="Times New Roman"/>
        </w:rPr>
        <w:t xml:space="preserve">). </w:t>
      </w:r>
      <w:r w:rsidR="00390322" w:rsidRPr="00C9444E">
        <w:rPr>
          <w:rFonts w:ascii="Times New Roman" w:hAnsi="Times New Roman" w:cs="Times New Roman"/>
        </w:rPr>
        <w:t xml:space="preserve">Lastly, the AMPK driven </w:t>
      </w:r>
      <w:proofErr w:type="spellStart"/>
      <w:r w:rsidR="00390322" w:rsidRPr="00C9444E">
        <w:rPr>
          <w:rFonts w:ascii="Times New Roman" w:hAnsi="Times New Roman" w:cs="Times New Roman"/>
        </w:rPr>
        <w:t>crosstalks</w:t>
      </w:r>
      <w:proofErr w:type="spellEnd"/>
      <w:r w:rsidR="00390322" w:rsidRPr="00C9444E">
        <w:rPr>
          <w:rFonts w:ascii="Times New Roman" w:hAnsi="Times New Roman" w:cs="Times New Roman"/>
        </w:rPr>
        <w:t xml:space="preserve"> are initially very similar. In fact, the phases are nearly identical when AMPK inhibits ZEB or SNAIL (Fig. S1</w:t>
      </w:r>
      <w:r w:rsidR="00E036B3" w:rsidRPr="00C9444E">
        <w:rPr>
          <w:rFonts w:ascii="Times New Roman" w:hAnsi="Times New Roman" w:cs="Times New Roman"/>
        </w:rPr>
        <w:t>3</w:t>
      </w:r>
      <w:r w:rsidR="00390322" w:rsidRPr="00C9444E">
        <w:rPr>
          <w:rFonts w:ascii="Times New Roman" w:hAnsi="Times New Roman" w:cs="Times New Roman"/>
        </w:rPr>
        <w:t xml:space="preserve"> and S1</w:t>
      </w:r>
      <w:r w:rsidR="00E036B3" w:rsidRPr="00C9444E">
        <w:rPr>
          <w:rFonts w:ascii="Times New Roman" w:hAnsi="Times New Roman" w:cs="Times New Roman"/>
        </w:rPr>
        <w:t>4</w:t>
      </w:r>
      <w:r w:rsidR="00390322" w:rsidRPr="00C9444E">
        <w:rPr>
          <w:rFonts w:ascii="Times New Roman" w:hAnsi="Times New Roman" w:cs="Times New Roman"/>
        </w:rPr>
        <w:t xml:space="preserve">). However, AMPK 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CE2E70" w:rsidRPr="00C9444E">
        <w:rPr>
          <w:rFonts w:ascii="Times New Roman" w:eastAsiaTheme="minorEastAsia" w:hAnsi="Times New Roman" w:cs="Times New Roman"/>
          <w:i/>
          <w:iCs/>
        </w:rPr>
        <w:t xml:space="preserve"> </w:t>
      </w:r>
      <w:r w:rsidR="004715D9" w:rsidRPr="00C9444E">
        <w:rPr>
          <w:rFonts w:ascii="Times New Roman" w:hAnsi="Times New Roman" w:cs="Times New Roman"/>
        </w:rPr>
        <w:t>has slightly different phases before saturating at epithelial (Fig. S1</w:t>
      </w:r>
      <w:r w:rsidR="00E036B3" w:rsidRPr="00C9444E">
        <w:rPr>
          <w:rFonts w:ascii="Times New Roman" w:hAnsi="Times New Roman" w:cs="Times New Roman"/>
        </w:rPr>
        <w:t>2</w:t>
      </w:r>
      <w:r w:rsidR="004715D9" w:rsidRPr="00C9444E">
        <w:rPr>
          <w:rFonts w:ascii="Times New Roman" w:hAnsi="Times New Roman" w:cs="Times New Roman"/>
        </w:rPr>
        <w:t>).</w:t>
      </w:r>
      <w:r w:rsidR="00D060C8" w:rsidRPr="00C9444E">
        <w:rPr>
          <w:rFonts w:ascii="Times New Roman" w:hAnsi="Times New Roman" w:cs="Times New Roman"/>
        </w:rPr>
        <w:t xml:space="preserve"> These similarities between crosstalk</w:t>
      </w:r>
      <w:r w:rsidR="001A122D" w:rsidRPr="00C9444E">
        <w:rPr>
          <w:rFonts w:ascii="Times New Roman" w:hAnsi="Times New Roman" w:cs="Times New Roman"/>
        </w:rPr>
        <w:t xml:space="preserve"> effects</w:t>
      </w:r>
      <w:r w:rsidR="00D060C8" w:rsidRPr="00C9444E">
        <w:rPr>
          <w:rFonts w:ascii="Times New Roman" w:hAnsi="Times New Roman" w:cs="Times New Roman"/>
        </w:rPr>
        <w:t xml:space="preserve"> suggests </w:t>
      </w:r>
      <w:r w:rsidR="00CE2E70" w:rsidRPr="00C9444E">
        <w:rPr>
          <w:rFonts w:ascii="Times New Roman" w:hAnsi="Times New Roman" w:cs="Times New Roman"/>
        </w:rPr>
        <w:t xml:space="preserve">a degree of consistency </w:t>
      </w:r>
      <w:r w:rsidR="00CB0229" w:rsidRPr="00C9444E">
        <w:rPr>
          <w:rFonts w:ascii="Times New Roman" w:hAnsi="Times New Roman" w:cs="Times New Roman"/>
        </w:rPr>
        <w:t xml:space="preserve">between the different ways that </w:t>
      </w:r>
      <w:r w:rsidR="00D060C8" w:rsidRPr="00C9444E">
        <w:rPr>
          <w:rFonts w:ascii="Times New Roman" w:hAnsi="Times New Roman" w:cs="Times New Roman"/>
        </w:rPr>
        <w:t xml:space="preserve"> EMT </w:t>
      </w:r>
      <w:r w:rsidR="00CB0229" w:rsidRPr="00C9444E">
        <w:rPr>
          <w:rFonts w:ascii="Times New Roman" w:hAnsi="Times New Roman" w:cs="Times New Roman"/>
        </w:rPr>
        <w:t xml:space="preserve">can </w:t>
      </w:r>
      <w:r w:rsidR="00D060C8" w:rsidRPr="00C9444E">
        <w:rPr>
          <w:rFonts w:ascii="Times New Roman" w:hAnsi="Times New Roman" w:cs="Times New Roman"/>
        </w:rPr>
        <w:t xml:space="preserve">drive metabolic reprogramming, or vice versa. </w:t>
      </w:r>
      <w:r w:rsidR="004715D9" w:rsidRPr="00C9444E">
        <w:rPr>
          <w:rFonts w:ascii="Times New Roman" w:hAnsi="Times New Roman" w:cs="Times New Roman"/>
        </w:rPr>
        <w:t xml:space="preserve"> </w:t>
      </w:r>
      <w:r w:rsidR="00B060CD" w:rsidRPr="00C9444E">
        <w:rPr>
          <w:rFonts w:ascii="Times New Roman" w:hAnsi="Times New Roman" w:cs="Times New Roman"/>
        </w:rPr>
        <w:t xml:space="preserve"> </w:t>
      </w:r>
    </w:p>
    <w:p w14:paraId="2F40EC32" w14:textId="77777777" w:rsidR="00316CB1" w:rsidRPr="00C9444E" w:rsidRDefault="00316CB1" w:rsidP="00316CB1">
      <w:pPr>
        <w:pStyle w:val="BodyText"/>
        <w:keepNext/>
        <w:spacing w:line="480" w:lineRule="auto"/>
        <w:rPr>
          <w:rFonts w:ascii="Times New Roman" w:hAnsi="Times New Roman" w:cs="Times New Roman"/>
        </w:rPr>
      </w:pPr>
      <w:bookmarkStart w:id="31" w:name="tfs-of-the-metabolic-network-can-stabili"/>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723999FA"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5</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metabolic driving of EMT. </w:t>
      </w:r>
      <w:r w:rsidR="007B5872" w:rsidRPr="00C9444E">
        <w:rPr>
          <w:rFonts w:ascii="Times New Roman" w:hAnsi="Times New Roman" w:cs="Times New Roman"/>
          <w:i w:val="0"/>
          <w:iCs/>
        </w:rPr>
        <w:t xml:space="preserve">HIF-1 controlled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mesenchymal state, while AMPK controlled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epithelial 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 xml:space="preserve">Neither type of crosstalk can stabilize the E/M state, but the E/M state persists longer for HIF-1 controlled </w:t>
      </w:r>
      <w:proofErr w:type="spellStart"/>
      <w:r w:rsidR="00A15D65" w:rsidRPr="00C9444E">
        <w:rPr>
          <w:rFonts w:ascii="Times New Roman" w:hAnsi="Times New Roman" w:cs="Times New Roman"/>
          <w:i w:val="0"/>
          <w:iCs/>
        </w:rPr>
        <w:t>crosstalks</w:t>
      </w:r>
      <w:proofErr w:type="spellEnd"/>
      <w:r w:rsidR="00A15D65" w:rsidRPr="00C9444E">
        <w:rPr>
          <w:rFonts w:ascii="Times New Roman" w:hAnsi="Times New Roman" w:cs="Times New Roman"/>
          <w:i w:val="0"/>
          <w:iCs/>
        </w:rPr>
        <w:t>.</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E phenotype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phenotype is suppressed quickly as the system is driven towards mesenchymal. </w:t>
      </w:r>
      <w:r w:rsidRPr="00C9444E">
        <w:rPr>
          <w:rFonts w:ascii="Times New Roman" w:hAnsi="Times New Roman" w:cs="Times New Roman"/>
          <w:b/>
          <w:bCs/>
          <w:i w:val="0"/>
          <w:iCs/>
        </w:rPr>
        <w:t xml:space="preserve">(B) </w:t>
      </w:r>
      <w:r w:rsidRPr="00C9444E">
        <w:rPr>
          <w:rFonts w:ascii="Times New Roman" w:hAnsi="Times New Roman" w:cs="Times New Roman"/>
          <w:i w:val="0"/>
          <w:iCs/>
        </w:rPr>
        <w:t xml:space="preserve">Similar to (A) but for AMPK 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 xml:space="preserve">driving the system towards epithelial. The E/M state persists longer for HIF-1 regulation than for </w:t>
      </w:r>
      <w:r w:rsidR="00AB6FC0" w:rsidRPr="00C9444E">
        <w:rPr>
          <w:rFonts w:ascii="Times New Roman" w:hAnsi="Times New Roman" w:cs="Times New Roman"/>
          <w:i w:val="0"/>
          <w:iCs/>
        </w:rPr>
        <w:t xml:space="preserve">that based on </w:t>
      </w:r>
      <w:r w:rsidRPr="00C9444E">
        <w:rPr>
          <w:rFonts w:ascii="Times New Roman" w:hAnsi="Times New Roman" w:cs="Times New Roman"/>
          <w:i w:val="0"/>
          <w:iCs/>
        </w:rPr>
        <w:t>AMPK.</w:t>
      </w:r>
    </w:p>
    <w:p w14:paraId="6DB7504B" w14:textId="295BC2B0" w:rsidR="002C76E3" w:rsidRPr="00C9444E" w:rsidRDefault="002C76E3" w:rsidP="00316CB1">
      <w:pPr>
        <w:pStyle w:val="Caption"/>
        <w:rPr>
          <w:rFonts w:ascii="Times New Roman" w:hAnsi="Times New Roman" w:cs="Times New Roman"/>
          <w:b/>
          <w:bCs/>
        </w:rPr>
      </w:pPr>
    </w:p>
    <w:p w14:paraId="1628FBDD" w14:textId="179D31CC" w:rsidR="00316CB1" w:rsidRPr="00C9444E" w:rsidRDefault="00316CB1" w:rsidP="007B1B06">
      <w:pPr>
        <w:pStyle w:val="BodyText"/>
        <w:spacing w:line="480" w:lineRule="auto"/>
        <w:rPr>
          <w:rFonts w:ascii="Times New Roman" w:hAnsi="Times New Roman" w:cs="Times New Roman"/>
          <w:b/>
          <w:bCs/>
        </w:rPr>
      </w:pP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4ACDC01" w14:textId="4CCD6F6D" w:rsidR="00D628F5" w:rsidRPr="00C9444E"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31"/>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phenotype </w:t>
      </w:r>
      <w:r w:rsidR="00AB6FC0" w:rsidRPr="00C9444E">
        <w:rPr>
          <w:rFonts w:ascii="Times New Roman" w:hAnsi="Times New Roman" w:cs="Times New Roman"/>
        </w:rPr>
        <w:t xml:space="preserve">for a range of strengths </w:t>
      </w:r>
      <w:r w:rsidRPr="00C9444E">
        <w:rPr>
          <w:rFonts w:ascii="Times New Roman" w:hAnsi="Times New Roman" w:cs="Times New Roman"/>
        </w:rPr>
        <w:t>while ultimately pushing the system towards mesenchymal (Fig</w:t>
      </w:r>
      <w:r w:rsidR="003352BC" w:rsidRPr="00C9444E">
        <w:rPr>
          <w:rFonts w:ascii="Times New Roman" w:hAnsi="Times New Roman" w:cs="Times New Roman"/>
        </w:rPr>
        <w:t>.</w:t>
      </w:r>
      <w:r w:rsidRPr="00C9444E">
        <w:rPr>
          <w:rFonts w:ascii="Times New Roman" w:hAnsi="Times New Roman" w:cs="Times New Roman"/>
        </w:rPr>
        <w:t xml:space="preserve"> </w:t>
      </w:r>
      <w:r w:rsidR="0018197D" w:rsidRPr="00C9444E">
        <w:rPr>
          <w:rFonts w:ascii="Times New Roman" w:hAnsi="Times New Roman" w:cs="Times New Roman"/>
        </w:rPr>
        <w:t>5A</w:t>
      </w:r>
      <w:r w:rsidRPr="00C9444E">
        <w:rPr>
          <w:rFonts w:ascii="Times New Roman" w:hAnsi="Times New Roman" w:cs="Times New Roman"/>
        </w:rPr>
        <w:t xml:space="preserve"> and </w:t>
      </w:r>
      <w:r w:rsidR="0018197D" w:rsidRPr="00C9444E">
        <w:rPr>
          <w:rFonts w:ascii="Times New Roman" w:hAnsi="Times New Roman" w:cs="Times New Roman"/>
        </w:rPr>
        <w:t>5B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w:t>
      </w:r>
      <w:r w:rsidR="00CC29EF" w:rsidRPr="00C9444E">
        <w:rPr>
          <w:rFonts w:ascii="Times New Roman" w:hAnsi="Times New Roman" w:cs="Times New Roman"/>
        </w:rPr>
        <w:t xml:space="preserve"> </w:t>
      </w:r>
      <w:r w:rsidR="00AB6FC0" w:rsidRPr="00C9444E">
        <w:rPr>
          <w:rFonts w:ascii="Times New Roman" w:hAnsi="Times New Roman" w:cs="Times New Roman"/>
        </w:rPr>
        <w:t xml:space="preserve">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Pr="00C9444E">
        <w:rPr>
          <w:rFonts w:ascii="Times New Roman" w:hAnsi="Times New Roman" w:cs="Times New Roman"/>
        </w:rPr>
        <w:t xml:space="preserve">. That is exactly what happens for any combination of the three AMPK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and two </w:t>
      </w:r>
      <w:r w:rsidR="005506B5" w:rsidRPr="00C9444E">
        <w:rPr>
          <w:rFonts w:ascii="Times New Roman" w:hAnsi="Times New Roman" w:cs="Times New Roman"/>
        </w:rPr>
        <w:t>HIF-1</w:t>
      </w:r>
      <w:r w:rsidRPr="00C9444E">
        <w:rPr>
          <w:rFonts w:ascii="Times New Roman" w:hAnsi="Times New Roman" w:cs="Times New Roman"/>
        </w:rPr>
        <w:t xml:space="preserv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although the exact values of where the E/M-W/O state exists depends </w:t>
      </w:r>
      <w:r w:rsidR="00CF3BD1" w:rsidRPr="00C9444E">
        <w:rPr>
          <w:rFonts w:ascii="Times New Roman" w:hAnsi="Times New Roman" w:cs="Times New Roman"/>
        </w:rPr>
        <w:t xml:space="preserve">in detail </w:t>
      </w:r>
      <w:r w:rsidRPr="00C9444E">
        <w:rPr>
          <w:rFonts w:ascii="Times New Roman" w:hAnsi="Times New Roman" w:cs="Times New Roman"/>
        </w:rPr>
        <w:t>on the type of regulation (Fig</w:t>
      </w:r>
      <w:r w:rsidR="003352BC" w:rsidRPr="00C9444E">
        <w:rPr>
          <w:rFonts w:ascii="Times New Roman" w:hAnsi="Times New Roman" w:cs="Times New Roman"/>
        </w:rPr>
        <w:t>.</w:t>
      </w:r>
      <w:r w:rsidRPr="00C9444E">
        <w:rPr>
          <w:rFonts w:ascii="Times New Roman" w:hAnsi="Times New Roman" w:cs="Times New Roman"/>
        </w:rPr>
        <w:t xml:space="preserve"> S</w:t>
      </w:r>
      <w:r w:rsidR="001D6FB1" w:rsidRPr="00C9444E">
        <w:rPr>
          <w:rFonts w:ascii="Times New Roman" w:hAnsi="Times New Roman" w:cs="Times New Roman"/>
        </w:rPr>
        <w:t>18</w:t>
      </w:r>
      <w:r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more </w:t>
      </w:r>
      <w:r w:rsidR="00CF3BD1" w:rsidRPr="00C9444E">
        <w:rPr>
          <w:rFonts w:ascii="Times New Roman" w:hAnsi="Times New Roman" w:cs="Times New Roman"/>
        </w:rPr>
        <w:t xml:space="preserve">parameter </w:t>
      </w:r>
      <w:r w:rsidR="00E72DA9" w:rsidRPr="00C9444E">
        <w:rPr>
          <w:rFonts w:ascii="Times New Roman" w:hAnsi="Times New Roman" w:cs="Times New Roman"/>
        </w:rPr>
        <w:t>regions than if they target the same 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w:t>
      </w:r>
      <w:proofErr w:type="spellStart"/>
      <w:r w:rsidR="009D19CB" w:rsidRPr="00C9444E">
        <w:rPr>
          <w:rFonts w:ascii="Times New Roman" w:hAnsi="Times New Roman" w:cs="Times New Roman"/>
        </w:rPr>
        <w:t>crosstalks</w:t>
      </w:r>
      <w:proofErr w:type="spellEnd"/>
      <w:r w:rsidR="009D19CB" w:rsidRPr="00C9444E">
        <w:rPr>
          <w:rFonts w:ascii="Times New Roman" w:hAnsi="Times New Roman" w:cs="Times New Roman"/>
        </w:rPr>
        <w:t xml:space="preserve"> must be active </w:t>
      </w:r>
      <w:r w:rsidR="009749FD" w:rsidRPr="00C9444E">
        <w:rPr>
          <w:rFonts w:ascii="Times New Roman" w:hAnsi="Times New Roman" w:cs="Times New Roman"/>
        </w:rPr>
        <w:t xml:space="preserve">and multiple gene regulators must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Pr="00C9444E">
        <w:rPr>
          <w:rFonts w:ascii="Times New Roman" w:hAnsi="Times New Roman" w:cs="Times New Roman"/>
        </w:rPr>
        <w:t xml:space="preserve"> If all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involving AMPK and </w:t>
      </w:r>
      <w:r w:rsidR="005506B5" w:rsidRPr="00C9444E">
        <w:rPr>
          <w:rFonts w:ascii="Times New Roman" w:hAnsi="Times New Roman" w:cs="Times New Roman"/>
        </w:rPr>
        <w:t>HIF-1</w:t>
      </w:r>
      <w:r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A</w:t>
      </w:r>
      <w:r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B</w:t>
      </w:r>
      <w:r w:rsidRPr="00C9444E">
        <w:rPr>
          <w:rFonts w:ascii="Times New Roman" w:hAnsi="Times New Roman" w:cs="Times New Roman"/>
        </w:rPr>
        <w:t xml:space="preserve">). However, when analyzing the system for the existence of the E/M-W/O phenotype, it only exists in </w:t>
      </w:r>
      <w:r w:rsidR="002742FA" w:rsidRPr="00C9444E">
        <w:rPr>
          <w:rFonts w:ascii="Times New Roman" w:hAnsi="Times New Roman" w:cs="Times New Roman"/>
        </w:rPr>
        <w:t xml:space="preserve"> a small region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w:t>
      </w:r>
      <w:proofErr w:type="gramStart"/>
      <w:r w:rsidR="002742FA" w:rsidRPr="00C9444E">
        <w:rPr>
          <w:rFonts w:ascii="Times New Roman" w:hAnsi="Times New Roman" w:cs="Times New Roman"/>
        </w:rPr>
        <w:t>are able to</w:t>
      </w:r>
      <w:proofErr w:type="gramEnd"/>
      <w:r w:rsidR="002742FA" w:rsidRPr="00C9444E">
        <w:rPr>
          <w:rFonts w:ascii="Times New Roman" w:hAnsi="Times New Roman" w:cs="Times New Roman"/>
        </w:rPr>
        <w:t xml:space="preserve"> maintain the E/M phenotype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 xml:space="preserve">AMPK regulated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E036B3" w:rsidRPr="00C9444E">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E036B3" w:rsidRPr="00C9444E">
        <w:rPr>
          <w:rFonts w:ascii="Times New Roman" w:hAnsi="Times New Roman" w:cs="Times New Roman"/>
        </w:rPr>
        <w:t>4</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ins w:id="32" w:author="Madeline Galbraith" w:date="2022-05-24T13:28:00Z">
        <w:r w:rsidR="005B357C">
          <w:rPr>
            <w:rFonts w:ascii="Times New Roman" w:hAnsi="Times New Roman" w:cs="Times New Roman"/>
          </w:rPr>
          <w:t xml:space="preserve">is more strongly correlated with </w:t>
        </w:r>
      </w:ins>
      <w:ins w:id="33" w:author="Madeline Galbraith" w:date="2022-05-24T13:29:00Z">
        <w:r w:rsidR="005B357C">
          <w:rPr>
            <w:rFonts w:ascii="Times New Roman" w:hAnsi="Times New Roman" w:cs="Times New Roman"/>
          </w:rPr>
          <w:t xml:space="preserve">the E/M state </w:t>
        </w:r>
      </w:ins>
      <w:del w:id="34" w:author="Madeline Galbraith" w:date="2022-05-24T13:29:00Z">
        <w:r w:rsidR="00FE50CC" w:rsidRPr="00C9444E" w:rsidDel="005B357C">
          <w:rPr>
            <w:rFonts w:ascii="Times New Roman" w:hAnsi="Times New Roman" w:cs="Times New Roman"/>
          </w:rPr>
          <w:delText xml:space="preserve">may be more tumorigenic </w:delText>
        </w:r>
      </w:del>
      <w:r w:rsidR="00FE50CC" w:rsidRPr="00C9444E">
        <w:rPr>
          <w:rFonts w:ascii="Times New Roman" w:hAnsi="Times New Roman" w:cs="Times New Roman"/>
        </w:rPr>
        <w:t>than AMPK driven crosstalk</w:t>
      </w:r>
      <w:ins w:id="35" w:author="Madeline Galbraith" w:date="2022-05-24T13:29:00Z">
        <w:r w:rsidR="005B357C">
          <w:rPr>
            <w:rFonts w:ascii="Times New Roman" w:hAnsi="Times New Roman" w:cs="Times New Roman"/>
          </w:rPr>
          <w:t>, in agreement with a recent study</w:t>
        </w:r>
      </w:ins>
      <w:ins w:id="36" w:author="Madeline Galbraith" w:date="2022-05-24T13:30:00Z">
        <w:r w:rsidR="005B357C">
          <w:rPr>
            <w:rFonts w:ascii="Times New Roman" w:hAnsi="Times New Roman" w:cs="Times New Roman"/>
          </w:rPr>
          <w:t xml:space="preserve"> based on publicly available expression data</w:t>
        </w:r>
      </w:ins>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EndPr/>
        <w:sdtContent>
          <w:r w:rsidR="004C245F" w:rsidRPr="004C245F">
            <w:rPr>
              <w:rFonts w:ascii="Times New Roman" w:eastAsia="Times New Roman" w:hAnsi="Times New Roman" w:cs="Times New Roman"/>
              <w:color w:val="000000"/>
            </w:rPr>
            <w:t>[67]</w:t>
          </w:r>
        </w:sdtContent>
      </w:sdt>
      <w:r w:rsidR="00FE50CC" w:rsidRPr="00C9444E">
        <w:rPr>
          <w:rFonts w:ascii="Times New Roman" w:hAnsi="Times New Roman" w:cs="Times New Roman"/>
        </w:rPr>
        <w:t>.</w:t>
      </w:r>
    </w:p>
    <w:p w14:paraId="5E2ED4B4" w14:textId="1D73A549"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then there are regions where the E/M-W/O state exists. Additionally, the epithelial state is typically coupled to OXPHOS metabolism (E-O), the mesenchymal state is associated with the Warburg metabolic phenotype (M-W),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metabolic phenotype (Fig. </w:t>
      </w:r>
      <w:r w:rsidR="00B7401C" w:rsidRPr="00C9444E">
        <w:rPr>
          <w:rFonts w:ascii="Times New Roman" w:hAnsi="Times New Roman" w:cs="Times New Roman"/>
        </w:rPr>
        <w:t>6</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 xml:space="preserve">n the only possible set of states is E-O, M-W, and E/M-W/O. </w:t>
      </w:r>
      <w:r w:rsidR="00CF3BD1" w:rsidRPr="00C9444E">
        <w:rPr>
          <w:rFonts w:ascii="Times New Roman" w:hAnsi="Times New Roman" w:cs="Times New Roman"/>
        </w:rPr>
        <w:t xml:space="preserve">This behavior represents the full coordination of EMT and metabolism and </w:t>
      </w:r>
      <w:r w:rsidRPr="00C9444E">
        <w:rPr>
          <w:rFonts w:ascii="Times New Roman" w:hAnsi="Times New Roman" w:cs="Times New Roman"/>
        </w:rPr>
        <w:t>suggests</w:t>
      </w:r>
      <w:r w:rsidR="00CF3BD1" w:rsidRPr="00C9444E">
        <w:rPr>
          <w:rFonts w:ascii="Times New Roman" w:hAnsi="Times New Roman" w:cs="Times New Roman"/>
        </w:rPr>
        <w:t xml:space="preserve"> that</w:t>
      </w:r>
      <w:r w:rsidRPr="00C9444E">
        <w:rPr>
          <w:rFonts w:ascii="Times New Roman" w:hAnsi="Times New Roman" w:cs="Times New Roman"/>
        </w:rPr>
        <w:t xml:space="preserve"> cells in the primary tumor </w:t>
      </w:r>
      <w:r w:rsidR="00C370A3" w:rsidRPr="00C9444E">
        <w:rPr>
          <w:rFonts w:ascii="Times New Roman" w:hAnsi="Times New Roman" w:cs="Times New Roman"/>
        </w:rPr>
        <w:t xml:space="preserve">prefer to </w:t>
      </w:r>
      <w:r w:rsidRPr="00C9444E">
        <w:rPr>
          <w:rFonts w:ascii="Times New Roman" w:hAnsi="Times New Roman" w:cs="Times New Roman"/>
        </w:rPr>
        <w:t xml:space="preserve">utilize OXPHOS while clusters of migrating cells utilize a combination of aerobic glycolysis and OXPHOS.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19B9FD54">
            <wp:extent cx="5668221" cy="2196064"/>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221" cy="2196064"/>
                    </a:xfrm>
                    <a:prstGeom prst="rect">
                      <a:avLst/>
                    </a:prstGeom>
                    <a:noFill/>
                    <a:ln w="9525">
                      <a:noFill/>
                      <a:headEnd/>
                      <a:tailEnd/>
                    </a:ln>
                  </pic:spPr>
                </pic:pic>
              </a:graphicData>
            </a:graphic>
          </wp:inline>
        </w:drawing>
      </w:r>
    </w:p>
    <w:p w14:paraId="12FCA60C" w14:textId="5C58F8CF"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6</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the E/M-W/O state can be stabilized. HIF-1 driving the network to mesenchymal and AMPK driving the system towards the epithelial state results in HIF-1 and AMPK cooperatively stabilizing the E/M state.</w:t>
      </w:r>
      <w:r w:rsidR="00BE20CC" w:rsidRPr="00C9444E">
        <w:rPr>
          <w:rFonts w:ascii="Times New Roman" w:hAnsi="Times New Roman" w:cs="Times New Roman"/>
          <w:i w:val="0"/>
          <w:iCs/>
        </w:rPr>
        <w:t xml:space="preserve"> Once stabilized, the E/M state is coupled with the W/O state (i.e., stabilizing the hybrid 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The network showing </w:t>
      </w:r>
      <w:r w:rsidR="0012488B" w:rsidRPr="00C9444E">
        <w:rPr>
          <w:rFonts w:ascii="Times New Roman" w:hAnsi="Times New Roman" w:cs="Times New Roman"/>
          <w:i w:val="0"/>
          <w:iCs/>
        </w:rPr>
        <w:t xml:space="preserve">metabolism driven </w:t>
      </w:r>
      <w:proofErr w:type="spellStart"/>
      <w:r w:rsidR="0012488B" w:rsidRPr="00C9444E">
        <w:rPr>
          <w:rFonts w:ascii="Times New Roman" w:hAnsi="Times New Roman" w:cs="Times New Roman"/>
          <w:i w:val="0"/>
          <w:iCs/>
        </w:rPr>
        <w:t>crosstalks</w:t>
      </w:r>
      <w:proofErr w:type="spellEnd"/>
      <w:r w:rsidR="0012488B" w:rsidRPr="00C9444E">
        <w:rPr>
          <w:rFonts w:ascii="Times New Roman" w:hAnsi="Times New Roman" w:cs="Times New Roman"/>
          <w:i w:val="0"/>
          <w:iCs/>
        </w:rPr>
        <w:t xml:space="preserve">. </w:t>
      </w:r>
      <w:r w:rsidR="00D031C0" w:rsidRPr="00C9444E">
        <w:rPr>
          <w:rFonts w:ascii="Times New Roman" w:hAnsi="Times New Roman" w:cs="Times New Roman"/>
          <w:i w:val="0"/>
          <w:iCs/>
        </w:rPr>
        <w:t xml:space="preserve">ZEB </w:t>
      </w:r>
      <w:r w:rsidR="008B7824" w:rsidRPr="00C9444E">
        <w:rPr>
          <w:rFonts w:ascii="Times New Roman" w:hAnsi="Times New Roman" w:cs="Times New Roman"/>
          <w:i w:val="0"/>
          <w:iCs/>
        </w:rPr>
        <w:t xml:space="preserve">is inhibited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phases plane of potential EMT phenotypes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phenotype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The coupled states when only TFs and miRNAs of the EMT circuit are regulated by TFs of the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HIF-1 -&gt; SNAIL). The results suggest a correlation between the E, E/M, and M</w:t>
      </w:r>
      <w:r w:rsidR="002F304D" w:rsidRPr="00C9444E">
        <w:rPr>
          <w:rFonts w:ascii="Times New Roman" w:hAnsi="Times New Roman" w:cs="Times New Roman"/>
          <w:i w:val="0"/>
          <w:iCs/>
        </w:rPr>
        <w:t xml:space="preserve"> </w:t>
      </w:r>
      <w:r w:rsidR="007F4238" w:rsidRPr="00C9444E">
        <w:rPr>
          <w:rFonts w:ascii="Times New Roman" w:hAnsi="Times New Roman" w:cs="Times New Roman"/>
          <w:i w:val="0"/>
          <w:iCs/>
        </w:rPr>
        <w:t>phenotypes to the O, W/O, and W metabolic phenotypes.</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37" w:name="hybrid-em-wo-phenotype-can-be-stabilized"/>
    </w:p>
    <w:p w14:paraId="62A9D4B6" w14:textId="78E4342C"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37"/>
      <w:r w:rsidR="00F2770C" w:rsidRPr="00C9444E">
        <w:rPr>
          <w:rFonts w:ascii="Times New Roman" w:hAnsi="Times New Roman" w:cs="Times New Roman"/>
          <w:b/>
          <w:bCs/>
        </w:rPr>
        <w:t xml:space="preserve">: </w:t>
      </w:r>
      <w:r w:rsidR="00627FD2" w:rsidRPr="00C9444E">
        <w:rPr>
          <w:rFonts w:ascii="Times New Roman" w:hAnsi="Times New Roman" w:cs="Times New Roman"/>
        </w:rPr>
        <w:t xml:space="preserve">Recently, </w:t>
      </w:r>
      <w:commentRangeStart w:id="38"/>
      <w:r w:rsidR="00627FD2" w:rsidRPr="00C9444E">
        <w:rPr>
          <w:rFonts w:ascii="Times New Roman" w:hAnsi="Times New Roman" w:cs="Times New Roman"/>
        </w:rPr>
        <w:t xml:space="preserve">it has been suggested </w:t>
      </w:r>
      <w:commentRangeEnd w:id="38"/>
      <w:r w:rsidR="002D6A4F" w:rsidRPr="00C9444E">
        <w:rPr>
          <w:rStyle w:val="CommentReference"/>
          <w:rFonts w:ascii="Times New Roman" w:hAnsi="Times New Roman" w:cs="Times New Roman"/>
        </w:rPr>
        <w:commentReference w:id="38"/>
      </w:r>
      <w:r w:rsidR="00627FD2" w:rsidRPr="00C9444E">
        <w:rPr>
          <w:rFonts w:ascii="Times New Roman" w:hAnsi="Times New Roman" w:cs="Times New Roman"/>
        </w:rPr>
        <w:t>that</w:t>
      </w:r>
      <w:r w:rsidR="00AD7F58" w:rsidRPr="00C9444E">
        <w:rPr>
          <w:rFonts w:ascii="Times New Roman" w:hAnsi="Times New Roman" w:cs="Times New Roman"/>
        </w:rPr>
        <w:t xml:space="preserve"> the most aggressive cancers phenotypes are 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r w:rsidR="00F472E6" w:rsidRPr="00C9444E">
        <w:rPr>
          <w:rFonts w:ascii="Times New Roman" w:hAnsi="Times New Roman" w:cs="Times New Roman"/>
        </w:rPr>
        <w:t>metabolism</w:t>
      </w:r>
      <w:r w:rsidR="00AD7F58" w:rsidRPr="00C9444E">
        <w:rPr>
          <w:rFonts w:ascii="Times New Roman" w:hAnsi="Times New Roman" w:cs="Times New Roman"/>
        </w:rPr>
        <w:t>,</w:t>
      </w:r>
      <w:r w:rsidR="00627FD2" w:rsidRPr="00C9444E">
        <w:rPr>
          <w:rFonts w:ascii="Times New Roman" w:hAnsi="Times New Roman" w:cs="Times New Roman"/>
        </w:rPr>
        <w:t xml:space="preserve"> enabling a high degree of </w:t>
      </w:r>
      <w:proofErr w:type="gramStart"/>
      <w:r w:rsidR="00627FD2" w:rsidRPr="00C9444E">
        <w:rPr>
          <w:rFonts w:ascii="Times New Roman" w:hAnsi="Times New Roman" w:cs="Times New Roman"/>
        </w:rPr>
        <w:t>plasticity</w:t>
      </w:r>
      <w:proofErr w:type="gramEnd"/>
      <w:r w:rsidR="00627FD2" w:rsidRPr="00C9444E">
        <w:rPr>
          <w:rFonts w:ascii="Times New Roman" w:hAnsi="Times New Roman" w:cs="Times New Roman"/>
        </w:rPr>
        <w:t xml:space="preserve"> and thereby enabling metastatic spread and drug resistance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in both directions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presence of the E/M-W/O state</w:t>
      </w:r>
      <w:r w:rsidR="00A94F67" w:rsidRPr="00C9444E">
        <w:rPr>
          <w:rFonts w:ascii="Times New Roman" w:hAnsi="Times New Roman" w:cs="Times New Roman"/>
        </w:rPr>
        <w:t xml:space="preserve"> and the possibility that it could be the only possible coupled state for some set of parameters. </w:t>
      </w:r>
      <w:ins w:id="39" w:author="Madeline Galbraith" w:date="2022-05-18T13:14:00Z">
        <w:r w:rsidR="005A1E8E" w:rsidRPr="00C9444E">
          <w:rPr>
            <w:rFonts w:ascii="Times New Roman" w:hAnsi="Times New Roman" w:cs="Times New Roman"/>
          </w:rPr>
          <w:t>From our analysis</w:t>
        </w:r>
      </w:ins>
      <w:ins w:id="40" w:author="Madeline Galbraith" w:date="2022-05-18T13:16:00Z">
        <w:r w:rsidR="005A1E8E" w:rsidRPr="00C9444E">
          <w:rPr>
            <w:rFonts w:ascii="Times New Roman" w:hAnsi="Times New Roman" w:cs="Times New Roman"/>
          </w:rPr>
          <w:t xml:space="preserve"> of</w:t>
        </w:r>
      </w:ins>
      <w:ins w:id="41" w:author="Madeline Galbraith" w:date="2022-05-18T13:14:00Z">
        <w:r w:rsidR="005A1E8E" w:rsidRPr="00C9444E">
          <w:rPr>
            <w:rFonts w:ascii="Times New Roman" w:hAnsi="Times New Roman" w:cs="Times New Roman"/>
          </w:rPr>
          <w:t xml:space="preserve"> </w:t>
        </w:r>
      </w:ins>
      <w:ins w:id="42" w:author="Madeline Galbraith" w:date="2022-05-18T13:16:00Z">
        <w:r w:rsidR="005A1E8E" w:rsidRPr="00C9444E">
          <w:rPr>
            <w:rFonts w:ascii="Times New Roman" w:hAnsi="Times New Roman" w:cs="Times New Roman"/>
          </w:rPr>
          <w:t>activating individual</w:t>
        </w:r>
      </w:ins>
      <w:ins w:id="43" w:author="Madeline Galbraith" w:date="2022-05-18T13:17:00Z">
        <w:r w:rsidR="005A1E8E" w:rsidRPr="00C9444E">
          <w:rPr>
            <w:rFonts w:ascii="Times New Roman" w:hAnsi="Times New Roman" w:cs="Times New Roman"/>
          </w:rPr>
          <w:t xml:space="preserve"> </w:t>
        </w:r>
        <w:proofErr w:type="spellStart"/>
        <w:r w:rsidR="005A1E8E" w:rsidRPr="00C9444E">
          <w:rPr>
            <w:rFonts w:ascii="Times New Roman" w:hAnsi="Times New Roman" w:cs="Times New Roman"/>
          </w:rPr>
          <w:t>crosstalks</w:t>
        </w:r>
      </w:ins>
      <w:proofErr w:type="spellEnd"/>
      <w:ins w:id="44" w:author="Madeline Galbraith" w:date="2022-05-18T13:19:00Z">
        <w:r w:rsidR="001F5E0A" w:rsidRPr="00C9444E">
          <w:rPr>
            <w:rFonts w:ascii="Times New Roman" w:hAnsi="Times New Roman" w:cs="Times New Roman"/>
          </w:rPr>
          <w:t>,</w:t>
        </w:r>
      </w:ins>
      <w:ins w:id="45" w:author="Madeline Galbraith" w:date="2022-05-18T13:17:00Z">
        <w:r w:rsidR="005A1E8E" w:rsidRPr="00C9444E">
          <w:rPr>
            <w:rFonts w:ascii="Times New Roman" w:hAnsi="Times New Roman" w:cs="Times New Roman"/>
          </w:rPr>
          <w:t xml:space="preserve"> </w:t>
        </w:r>
      </w:ins>
      <w:ins w:id="46" w:author="Madeline Galbraith" w:date="2022-05-18T13:18:00Z">
        <w:r w:rsidR="001F5E0A" w:rsidRPr="00C9444E">
          <w:rPr>
            <w:rFonts w:ascii="Times New Roman" w:hAnsi="Times New Roman" w:cs="Times New Roman"/>
          </w:rPr>
          <w:t>we deduce that</w:t>
        </w:r>
      </w:ins>
      <w:del w:id="47" w:author="Madeline Galbraith" w:date="2022-05-18T13:18:00Z">
        <w:r w:rsidR="00813C8A" w:rsidRPr="00C9444E" w:rsidDel="001F5E0A">
          <w:rPr>
            <w:rFonts w:ascii="Times New Roman" w:hAnsi="Times New Roman" w:cs="Times New Roman"/>
          </w:rPr>
          <w:delText xml:space="preserve"> </w:delText>
        </w:r>
        <w:commentRangeStart w:id="48"/>
        <w:r w:rsidR="00813C8A" w:rsidRPr="00C9444E" w:rsidDel="001F5E0A">
          <w:rPr>
            <w:rFonts w:ascii="Times New Roman" w:hAnsi="Times New Roman" w:cs="Times New Roman"/>
          </w:rPr>
          <w:delText xml:space="preserve">Further, the E/M-W/O state is present for some regions of the phase plane when all EMT driven crosstalks are active or all metabolic driven crosstalks are active, the hybrid E/M-W/O state can also be suppressed. </w:delText>
        </w:r>
        <w:commentRangeEnd w:id="48"/>
        <w:r w:rsidR="00627FD2" w:rsidRPr="00C9444E" w:rsidDel="001F5E0A">
          <w:rPr>
            <w:rStyle w:val="CommentReference"/>
            <w:rFonts w:ascii="Times New Roman" w:hAnsi="Times New Roman" w:cs="Times New Roman"/>
          </w:rPr>
          <w:commentReference w:id="48"/>
        </w:r>
        <w:r w:rsidR="00813C8A" w:rsidRPr="00C9444E" w:rsidDel="001F5E0A">
          <w:rPr>
            <w:rFonts w:ascii="Times New Roman" w:hAnsi="Times New Roman" w:cs="Times New Roman"/>
          </w:rPr>
          <w:delText>Therefore,</w:delText>
        </w:r>
      </w:del>
      <w:r w:rsidR="00BA4CCB" w:rsidRPr="00C9444E">
        <w:rPr>
          <w:rFonts w:ascii="Times New Roman" w:hAnsi="Times New Roman" w:cs="Times New Roman"/>
        </w:rPr>
        <w:t xml:space="preserve"> a metabolic driven crosstalk and two competing EMT driven </w:t>
      </w:r>
      <w:proofErr w:type="spellStart"/>
      <w:r w:rsidR="00BA4CCB" w:rsidRPr="00C9444E">
        <w:rPr>
          <w:rFonts w:ascii="Times New Roman" w:hAnsi="Times New Roman" w:cs="Times New Roman"/>
        </w:rPr>
        <w:t>crosstalks</w:t>
      </w:r>
      <w:proofErr w:type="spellEnd"/>
      <w:r w:rsidR="00BA4CCB" w:rsidRPr="00C9444E">
        <w:rPr>
          <w:rFonts w:ascii="Times New Roman" w:hAnsi="Times New Roman" w:cs="Times New Roman"/>
        </w:rPr>
        <w:t xml:space="preserve"> would be minimally necessary to fully stabilize the E/M-W/O state and suppress all other coupled states. </w:t>
      </w:r>
    </w:p>
    <w:p w14:paraId="3FFD2305" w14:textId="026041AD"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4B2609" w:rsidRPr="00C9444E">
        <w:rPr>
          <w:rFonts w:ascii="Times New Roman" w:hAnsi="Times New Roman" w:cs="Times New Roman"/>
        </w:rPr>
        <w:t>stabilized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r w:rsidR="00860476" w:rsidRPr="00C9444E">
        <w:rPr>
          <w:rFonts w:ascii="Times New Roman" w:hAnsi="Times New Roman" w:cs="Times New Roman"/>
        </w:rPr>
        <w:t xml:space="preserve"> The E/M-W/O phenotype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hen the downregulation of SNAIL by AMPK has pushed the system to be in the nearly mesenchymal regime (</w:t>
      </w:r>
      <w:proofErr w:type="spellStart"/>
      <w:r w:rsidR="00123088" w:rsidRPr="00C9444E">
        <w:rPr>
          <w:rFonts w:ascii="Times New Roman" w:hAnsi="Times New Roman" w:cs="Times New Roman"/>
        </w:rPr>
        <w:t>λ</w:t>
      </w:r>
      <w:r w:rsidR="00123088" w:rsidRPr="00C9444E">
        <w:rPr>
          <w:rFonts w:ascii="Times New Roman" w:hAnsi="Times New Roman" w:cs="Times New Roman"/>
          <w:vertAlign w:val="subscript"/>
        </w:rPr>
        <w:t>AMPK</w:t>
      </w:r>
      <w:proofErr w:type="spellEnd"/>
      <w:r w:rsidR="00123088" w:rsidRPr="00C9444E">
        <w:rPr>
          <w:rFonts w:ascii="Times New Roman" w:hAnsi="Times New Roman" w:cs="Times New Roman"/>
          <w:vertAlign w:val="subscript"/>
        </w:rPr>
        <w:t>-|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increased,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decreased (Fig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instead of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4351B" w:rsidRPr="00C9444E">
        <w:rPr>
          <w:rFonts w:ascii="Times New Roman" w:hAnsi="Times New Roman" w:cs="Times New Roman"/>
        </w:rPr>
        <w:t>, the Input to SNAIL can be increased</w:t>
      </w:r>
      <w:r w:rsidR="004E1A5E" w:rsidRPr="00C9444E">
        <w:rPr>
          <w:rFonts w:ascii="Times New Roman" w:hAnsi="Times New Roman" w:cs="Times New Roman"/>
        </w:rPr>
        <w:t>, causing the E/M-W/O state to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dominant </w:t>
      </w:r>
      <w:r w:rsidR="004E1A5E" w:rsidRPr="00C9444E">
        <w:rPr>
          <w:rFonts w:ascii="Times New Roman" w:hAnsi="Times New Roman" w:cs="Times New Roman"/>
        </w:rPr>
        <w:t xml:space="preserve"> (Fig. </w:t>
      </w:r>
      <w:r w:rsidR="00B7401C" w:rsidRPr="00C9444E">
        <w:rPr>
          <w:rFonts w:ascii="Times New Roman" w:hAnsi="Times New Roman" w:cs="Times New Roman"/>
        </w:rPr>
        <w:t>7</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commentRangeStart w:id="49"/>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 neither was able to fully stabilize the E/M-W/O state and suppress all other states</w:t>
      </w:r>
      <w:commentRangeEnd w:id="49"/>
      <w:r w:rsidR="000B08A7" w:rsidRPr="00C9444E">
        <w:rPr>
          <w:rStyle w:val="CommentReference"/>
          <w:rFonts w:ascii="Times New Roman" w:hAnsi="Times New Roman" w:cs="Times New Roman"/>
        </w:rPr>
        <w:commentReference w:id="49"/>
      </w:r>
      <w:r w:rsidR="00652967" w:rsidRPr="00C9444E">
        <w:rPr>
          <w:rFonts w:ascii="Times New Roman" w:hAnsi="Times New Roman" w:cs="Times New Roman"/>
        </w:rPr>
        <w:t xml:space="preserve">. </w:t>
      </w:r>
    </w:p>
    <w:p w14:paraId="501CC7F2" w14:textId="3E2D1AB7"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hybrid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suppress all states except the E/M-W/O state, even if a crosstalk is replaced by modulating the </w:t>
      </w:r>
      <w:r w:rsidR="00F340BE" w:rsidRPr="00C9444E">
        <w:rPr>
          <w:rFonts w:ascii="Times New Roman" w:hAnsi="Times New Roman" w:cs="Times New Roman"/>
        </w:rPr>
        <w:t>I</w:t>
      </w:r>
      <w:r w:rsidR="00BC74B2" w:rsidRPr="00C9444E">
        <w:rPr>
          <w:rFonts w:ascii="Times New Roman" w:hAnsi="Times New Roman" w:cs="Times New Roman"/>
        </w:rPr>
        <w:t>nput to SNAIL.</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61C9950C"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just E/M-W/O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is driven by mutual activation of metabolic reprogramming and EMT.  When the E/M-W/O state is the only one available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C and </w:t>
      </w:r>
      <w:r w:rsidR="00B7401C" w:rsidRPr="00C9444E">
        <w:rPr>
          <w:rFonts w:ascii="Times New Roman" w:hAnsi="Times New Roman" w:cs="Times New Roman"/>
        </w:rPr>
        <w:t>7</w:t>
      </w:r>
      <w:r w:rsidR="00FD0100" w:rsidRPr="00C9444E">
        <w:rPr>
          <w:rFonts w:ascii="Times New Roman" w:hAnsi="Times New Roman" w:cs="Times New Roman"/>
        </w:rPr>
        <w:t>D)</w:t>
      </w:r>
      <w:r w:rsidR="00C33EC0" w:rsidRPr="00C9444E">
        <w:rPr>
          <w:rFonts w:ascii="Times New Roman" w:hAnsi="Times New Roman" w:cs="Times New Roman"/>
        </w:rPr>
        <w:t xml:space="preserve">, the nearby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or all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is a progression that must be followed to generate the E/M-W/O state. </w:t>
      </w:r>
      <w:r w:rsidR="003E71F4" w:rsidRPr="00C9444E">
        <w:rPr>
          <w:rFonts w:ascii="Times New Roman" w:hAnsi="Times New Roman" w:cs="Times New Roman"/>
        </w:rPr>
        <w:t xml:space="preserve">Further, if the E/M-W/O state is only </w:t>
      </w:r>
      <w:r w:rsidR="00956780" w:rsidRPr="00C9444E">
        <w:rPr>
          <w:rFonts w:ascii="Times New Roman" w:hAnsi="Times New Roman" w:cs="Times New Roman"/>
        </w:rPr>
        <w:t>increased in importance but not the only allowed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A and </w:t>
      </w:r>
      <w:r w:rsidR="00B7401C" w:rsidRPr="00C9444E">
        <w:rPr>
          <w:rFonts w:ascii="Times New Roman" w:hAnsi="Times New Roman" w:cs="Times New Roman"/>
        </w:rPr>
        <w:t>7</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mesenchymal coupled states (M-O, M-W/O, and M-W)</w:t>
      </w:r>
      <w:r w:rsidR="00FD0100" w:rsidRPr="00C9444E">
        <w:rPr>
          <w:rFonts w:ascii="Times New Roman" w:hAnsi="Times New Roman" w:cs="Times New Roman"/>
        </w:rPr>
        <w:t xml:space="preserve"> as well as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This suggests </w:t>
      </w:r>
      <w:r w:rsidR="00956780" w:rsidRPr="00C9444E">
        <w:rPr>
          <w:rFonts w:ascii="Times New Roman" w:hAnsi="Times New Roman" w:cs="Times New Roman"/>
        </w:rPr>
        <w:t xml:space="preserve">that </w:t>
      </w:r>
      <w:r w:rsidR="005E66A5" w:rsidRPr="00C9444E">
        <w:rPr>
          <w:rFonts w:ascii="Times New Roman" w:hAnsi="Times New Roman" w:cs="Times New Roman"/>
        </w:rPr>
        <w:t xml:space="preserve">first metabolic reprogramming occurs (E-W/O) followed by a partial EMT (E/M-W/O). </w:t>
      </w:r>
      <w:r w:rsidR="00960B9A" w:rsidRPr="00C9444E">
        <w:rPr>
          <w:rFonts w:ascii="Times New Roman" w:hAnsi="Times New Roman" w:cs="Times New Roman"/>
        </w:rPr>
        <w:t xml:space="preserve">Consequently, this suggests </w:t>
      </w:r>
      <w:r w:rsidR="00257613" w:rsidRPr="00C9444E">
        <w:rPr>
          <w:rFonts w:ascii="Times New Roman" w:hAnsi="Times New Roman" w:cs="Times New Roman"/>
        </w:rPr>
        <w:t>the system can only fully transition to E/M-W/O if the cells are initially in the E-O state</w:t>
      </w:r>
      <w:r w:rsidR="00A152AD" w:rsidRPr="00C9444E">
        <w:rPr>
          <w:rFonts w:ascii="Times New Roman" w:hAnsi="Times New Roman" w:cs="Times New Roman"/>
        </w:rPr>
        <w:t xml:space="preserve">, but the </w:t>
      </w:r>
      <w:r w:rsidR="00C31AA7" w:rsidRPr="00C9444E">
        <w:rPr>
          <w:rFonts w:ascii="Times New Roman" w:hAnsi="Times New Roman" w:cs="Times New Roman"/>
        </w:rPr>
        <w:t xml:space="preserve">population of the </w:t>
      </w:r>
      <w:r w:rsidR="00A152AD" w:rsidRPr="00C9444E">
        <w:rPr>
          <w:rFonts w:ascii="Times New Roman" w:hAnsi="Times New Roman" w:cs="Times New Roman"/>
        </w:rPr>
        <w:t xml:space="preserve">E/M-W/O state can be  </w:t>
      </w:r>
      <w:r w:rsidR="00C31AA7" w:rsidRPr="00C9444E">
        <w:rPr>
          <w:rFonts w:ascii="Times New Roman" w:hAnsi="Times New Roman" w:cs="Times New Roman"/>
        </w:rPr>
        <w:t xml:space="preserve">enhanced </w:t>
      </w:r>
      <w:r w:rsidR="00A152AD" w:rsidRPr="00C9444E">
        <w:rPr>
          <w:rFonts w:ascii="Times New Roman" w:hAnsi="Times New Roman" w:cs="Times New Roman"/>
        </w:rPr>
        <w:t>if the cells are in other states at the start of the transition</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can suppress all states except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12E38E89">
            <wp:extent cx="5534644" cy="4017081"/>
            <wp:effectExtent l="0" t="0" r="952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34644" cy="4017081"/>
                    </a:xfrm>
                    <a:prstGeom prst="rect">
                      <a:avLst/>
                    </a:prstGeom>
                    <a:noFill/>
                    <a:ln w="9525">
                      <a:noFill/>
                      <a:headEnd/>
                      <a:tailEnd/>
                    </a:ln>
                  </pic:spPr>
                </pic:pic>
              </a:graphicData>
            </a:graphic>
          </wp:inline>
        </w:drawing>
      </w:r>
    </w:p>
    <w:p w14:paraId="22BE4075" w14:textId="0329B8F9"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7</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2104C6" w:rsidRPr="00C9444E">
        <w:rPr>
          <w:rFonts w:ascii="Times New Roman" w:hAnsi="Times New Roman" w:cs="Times New Roman"/>
          <w:b/>
          <w:bCs/>
          <w:i w:val="0"/>
          <w:iCs/>
        </w:rPr>
        <w:t xml:space="preserve">EMT and metabolic regulatory networks </w:t>
      </w:r>
      <w:proofErr w:type="spellStart"/>
      <w:r w:rsidR="002104C6" w:rsidRPr="00C9444E">
        <w:rPr>
          <w:rFonts w:ascii="Times New Roman" w:hAnsi="Times New Roman" w:cs="Times New Roman"/>
          <w:b/>
          <w:bCs/>
          <w:i w:val="0"/>
          <w:iCs/>
        </w:rPr>
        <w:t>crosstalks</w:t>
      </w:r>
      <w:proofErr w:type="spellEnd"/>
      <w:r w:rsidR="002104C6" w:rsidRPr="00C9444E">
        <w:rPr>
          <w:rFonts w:ascii="Times New Roman" w:hAnsi="Times New Roman" w:cs="Times New Roman"/>
          <w:b/>
          <w:bCs/>
          <w:i w:val="0"/>
          <w:iCs/>
        </w:rPr>
        <w:t xml:space="preserve"> can drive the system to the hybrid E/M-W/O coupled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r w:rsidR="005D0C41" w:rsidRPr="00C9444E">
        <w:rPr>
          <w:rFonts w:ascii="Times New Roman" w:hAnsi="Times New Roman" w:cs="Times New Roman"/>
          <w:i w:val="0"/>
          <w:iCs/>
        </w:rPr>
        <w:t xml:space="preserve">Many combinations of </w:t>
      </w:r>
      <w:proofErr w:type="spellStart"/>
      <w:r w:rsidR="005D0C41" w:rsidRPr="00C9444E">
        <w:rPr>
          <w:rFonts w:ascii="Times New Roman" w:hAnsi="Times New Roman" w:cs="Times New Roman"/>
          <w:i w:val="0"/>
          <w:iCs/>
        </w:rPr>
        <w:t>crosstalks</w:t>
      </w:r>
      <w:proofErr w:type="spellEnd"/>
      <w:r w:rsidR="005D0C41" w:rsidRPr="00C9444E">
        <w:rPr>
          <w:rFonts w:ascii="Times New Roman" w:hAnsi="Times New Roman" w:cs="Times New Roman"/>
          <w:i w:val="0"/>
          <w:iCs/>
        </w:rPr>
        <w:t xml:space="preserve"> can upregulate the E/M-W/O state, but to stabilize only the E/M-W/O state it seems that mtROS must be upregulated,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D0C41" w:rsidRPr="00C9444E">
        <w:rPr>
          <w:rFonts w:ascii="Times New Roman" w:eastAsiaTheme="minorEastAsia" w:hAnsi="Times New Roman" w:cs="Times New Roman"/>
          <w:i w:val="0"/>
          <w:iCs/>
        </w:rPr>
        <w:t xml:space="preserve"> must be inhibited and the Input to SNAIL should be decreased. Additionally, based on the states surrounding the E/M-W/O phase</w:t>
      </w:r>
      <w:r w:rsidR="006F1CAD" w:rsidRPr="00C9444E">
        <w:rPr>
          <w:rFonts w:ascii="Times New Roman" w:eastAsiaTheme="minorEastAsia" w:hAnsi="Times New Roman" w:cs="Times New Roman"/>
          <w:i w:val="0"/>
          <w:iCs/>
        </w:rPr>
        <w:t xml:space="preserve"> (E-O leading to E-W/O and stabilizing at E/M-W/O)</w:t>
      </w:r>
      <w:r w:rsidR="005D0C41" w:rsidRPr="00C9444E">
        <w:rPr>
          <w:rFonts w:ascii="Times New Roman" w:eastAsiaTheme="minorEastAsia" w:hAnsi="Times New Roman" w:cs="Times New Roman"/>
          <w:i w:val="0"/>
          <w:iCs/>
        </w:rPr>
        <w:t xml:space="preserve">, metabolic reprogramming drives EMT.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7755AD" w:rsidRPr="00C9444E">
        <w:rPr>
          <w:rFonts w:ascii="Times New Roman" w:hAnsi="Times New Roman" w:cs="Times New Roman"/>
          <w:i w:val="0"/>
          <w:iCs/>
        </w:rPr>
        <w:t>The coupled states when the Input=60000,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plane when </w:t>
      </w:r>
      <w:proofErr w:type="spellStart"/>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w:t>
      </w:r>
      <w:proofErr w:type="spellEnd"/>
      <w:r w:rsidR="00BF7EDF" w:rsidRPr="00C9444E">
        <w:rPr>
          <w:rFonts w:ascii="Times New Roman" w:hAnsi="Times New Roman" w:cs="Times New Roman"/>
          <w:i w:val="0"/>
          <w:iCs/>
          <w:vertAlign w:val="subscript"/>
        </w:rPr>
        <w:t>-| SNAIL</w:t>
      </w:r>
      <w:r w:rsidR="00BF7EDF" w:rsidRPr="00C9444E">
        <w:rPr>
          <w:rFonts w:ascii="Times New Roman" w:hAnsi="Times New Roman" w:cs="Times New Roman"/>
          <w:i w:val="0"/>
          <w:iCs/>
        </w:rPr>
        <w:t>=0.2, HIF-1 inhibits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production,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upregulates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When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w:t>
      </w:r>
      <w:r w:rsidR="002C6587" w:rsidRPr="00C9444E">
        <w:rPr>
          <w:rFonts w:ascii="Times New Roman" w:hAnsi="Times New Roman" w:cs="Times New Roman"/>
          <w:i w:val="0"/>
          <w:iCs/>
        </w:rPr>
        <w:t>mutually drive EMT and metabolic reprogramming,</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50" w:name="normal-cells-can-become-cancerous-when-c"/>
    </w:p>
    <w:p w14:paraId="732AA8D4" w14:textId="65B26C26" w:rsidR="00E469AE" w:rsidRPr="00C9444E" w:rsidRDefault="00AD7F58"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Normal cells can </w:t>
      </w:r>
      <w:r w:rsidR="006D7641" w:rsidRPr="00C9444E">
        <w:rPr>
          <w:rFonts w:ascii="Times New Roman" w:hAnsi="Times New Roman" w:cs="Times New Roman"/>
          <w:b/>
          <w:bCs/>
        </w:rPr>
        <w:t xml:space="preserve">exhibit </w:t>
      </w:r>
      <w:r w:rsidR="00531F14" w:rsidRPr="00C9444E">
        <w:rPr>
          <w:rFonts w:ascii="Times New Roman" w:hAnsi="Times New Roman" w:cs="Times New Roman"/>
          <w:b/>
          <w:bCs/>
        </w:rPr>
        <w:t xml:space="preserve">hybrid </w:t>
      </w:r>
      <w:r w:rsidR="006D7641" w:rsidRPr="00C9444E">
        <w:rPr>
          <w:rFonts w:ascii="Times New Roman" w:hAnsi="Times New Roman" w:cs="Times New Roman"/>
          <w:b/>
          <w:bCs/>
        </w:rPr>
        <w:t>properties</w:t>
      </w:r>
      <w:r w:rsidRPr="00C9444E">
        <w:rPr>
          <w:rFonts w:ascii="Times New Roman" w:hAnsi="Times New Roman" w:cs="Times New Roman"/>
          <w:b/>
          <w:bCs/>
        </w:rPr>
        <w:t xml:space="preserve"> when </w:t>
      </w:r>
      <w:proofErr w:type="spellStart"/>
      <w:r w:rsidRPr="00C9444E">
        <w:rPr>
          <w:rFonts w:ascii="Times New Roman" w:hAnsi="Times New Roman" w:cs="Times New Roman"/>
          <w:b/>
          <w:bCs/>
        </w:rPr>
        <w:t>crosstalks</w:t>
      </w:r>
      <w:proofErr w:type="spellEnd"/>
      <w:r w:rsidRPr="00C9444E">
        <w:rPr>
          <w:rFonts w:ascii="Times New Roman" w:hAnsi="Times New Roman" w:cs="Times New Roman"/>
          <w:b/>
          <w:bCs/>
        </w:rPr>
        <w:t xml:space="preserve"> introduced</w:t>
      </w:r>
      <w:bookmarkEnd w:id="50"/>
      <w:r w:rsidR="00F2770C" w:rsidRPr="00C9444E">
        <w:rPr>
          <w:rFonts w:ascii="Times New Roman" w:hAnsi="Times New Roman" w:cs="Times New Roman"/>
          <w:b/>
          <w:bCs/>
        </w:rPr>
        <w:t xml:space="preserve">: </w:t>
      </w:r>
      <w:r w:rsidRPr="00C9444E">
        <w:rPr>
          <w:rFonts w:ascii="Times New Roman" w:hAnsi="Times New Roman" w:cs="Times New Roman"/>
        </w:rPr>
        <w:t xml:space="preserve">We have confirmed </w:t>
      </w:r>
      <w:r w:rsidR="00B02BF3" w:rsidRPr="00C9444E">
        <w:rPr>
          <w:rFonts w:ascii="Times New Roman" w:hAnsi="Times New Roman" w:cs="Times New Roman"/>
        </w:rPr>
        <w:t xml:space="preserve">that </w:t>
      </w:r>
      <w:r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Pr="00C9444E">
        <w:rPr>
          <w:rFonts w:ascii="Times New Roman" w:hAnsi="Times New Roman" w:cs="Times New Roman"/>
        </w:rPr>
        <w:t xml:space="preserve">tates suppressed. </w:t>
      </w:r>
      <w:r w:rsidR="009F7ACF" w:rsidRPr="00C9444E">
        <w:rPr>
          <w:rFonts w:ascii="Times New Roman" w:hAnsi="Times New Roman" w:cs="Times New Roman"/>
        </w:rPr>
        <w:t xml:space="preserve">However, these results </w:t>
      </w:r>
      <w:r w:rsidR="006D7641" w:rsidRPr="00C9444E">
        <w:rPr>
          <w:rFonts w:ascii="Times New Roman" w:hAnsi="Times New Roman" w:cs="Times New Roman"/>
        </w:rPr>
        <w:t>were obtained</w:t>
      </w:r>
      <w:r w:rsidR="009F7ACF" w:rsidRPr="00C9444E">
        <w:rPr>
          <w:rFonts w:ascii="Times New Roman" w:hAnsi="Times New Roman" w:cs="Times New Roman"/>
        </w:rPr>
        <w:t xml:space="preserve"> for a network model in the parameter regime </w:t>
      </w:r>
      <w:r w:rsidR="00B02BF3" w:rsidRPr="00C9444E">
        <w:rPr>
          <w:rFonts w:ascii="Times New Roman" w:hAnsi="Times New Roman" w:cs="Times New Roman"/>
        </w:rPr>
        <w:t xml:space="preserve">typical </w:t>
      </w:r>
      <w:r w:rsidR="009F7ACF" w:rsidRPr="00C9444E">
        <w:rPr>
          <w:rFonts w:ascii="Times New Roman" w:hAnsi="Times New Roman" w:cs="Times New Roman"/>
        </w:rPr>
        <w:t>of cancer cells</w:t>
      </w:r>
      <w:r w:rsidR="00992102" w:rsidRPr="00C9444E">
        <w:rPr>
          <w:rFonts w:ascii="Times New Roman" w:hAnsi="Times New Roman" w:cs="Times New Roman"/>
        </w:rPr>
        <w:t xml:space="preserve"> (i.e.</w:t>
      </w:r>
      <w:r w:rsidR="00BD1AE2" w:rsidRPr="00C9444E">
        <w:rPr>
          <w:rFonts w:ascii="Times New Roman" w:hAnsi="Times New Roman" w:cs="Times New Roman"/>
        </w:rPr>
        <w:t>,</w:t>
      </w:r>
      <w:r w:rsidR="00992102" w:rsidRPr="00C9444E">
        <w:rPr>
          <w:rFonts w:ascii="Times New Roman" w:hAnsi="Times New Roman" w:cs="Times New Roman"/>
        </w:rPr>
        <w:t xml:space="preserve"> </w:t>
      </w:r>
      <w:proofErr w:type="spellStart"/>
      <w:r w:rsidR="00992102" w:rsidRPr="00C9444E">
        <w:rPr>
          <w:rFonts w:ascii="Times New Roman" w:hAnsi="Times New Roman" w:cs="Times New Roman"/>
        </w:rPr>
        <w:t>tristable</w:t>
      </w:r>
      <w:proofErr w:type="spellEnd"/>
      <w:r w:rsidR="00992102" w:rsidRPr="00C9444E">
        <w:rPr>
          <w:rFonts w:ascii="Times New Roman" w:hAnsi="Times New Roman" w:cs="Times New Roman"/>
        </w:rPr>
        <w:t xml:space="preserve"> circuits with a hybrid intermediate state)</w:t>
      </w:r>
      <w:r w:rsidR="009F7ACF" w:rsidRPr="00C9444E">
        <w:rPr>
          <w:rFonts w:ascii="Times New Roman" w:hAnsi="Times New Roman" w:cs="Times New Roman"/>
        </w:rPr>
        <w:t xml:space="preserve">. </w:t>
      </w:r>
      <w:r w:rsidR="00B02BF3" w:rsidRPr="00C9444E">
        <w:rPr>
          <w:rFonts w:ascii="Times New Roman" w:hAnsi="Times New Roman" w:cs="Times New Roman"/>
        </w:rPr>
        <w:t>Under normal physiological conditions, we expect that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4C245F" w:rsidRPr="004C245F">
            <w:rPr>
              <w:rFonts w:ascii="Times New Roman" w:eastAsia="Times New Roman" w:hAnsi="Times New Roman" w:cs="Times New Roman"/>
              <w:color w:val="000000"/>
            </w:rPr>
            <w:t>[68]</w:t>
          </w:r>
        </w:sdtContent>
      </w:sdt>
      <w:r w:rsidR="00B02BF3" w:rsidRPr="00C9444E">
        <w:rPr>
          <w:rFonts w:ascii="Times New Roman" w:hAnsi="Times New Roman" w:cs="Times New Roman"/>
        </w:rPr>
        <w:t xml:space="preserve">. </w:t>
      </w:r>
      <w:r w:rsidR="002A18BD" w:rsidRPr="00C9444E">
        <w:rPr>
          <w:rFonts w:ascii="Times New Roman" w:hAnsi="Times New Roman" w:cs="Times New Roman"/>
        </w:rPr>
        <w:t xml:space="preserve">To determine whether </w:t>
      </w:r>
      <w:r w:rsidR="00D430EB" w:rsidRPr="00C9444E">
        <w:rPr>
          <w:rFonts w:ascii="Times New Roman" w:hAnsi="Times New Roman" w:cs="Times New Roman"/>
        </w:rPr>
        <w:t xml:space="preserve">under these conditions </w:t>
      </w:r>
      <w:r w:rsidR="002A18BD" w:rsidRPr="00C9444E">
        <w:rPr>
          <w:rFonts w:ascii="Times New Roman" w:hAnsi="Times New Roman" w:cs="Times New Roman"/>
        </w:rPr>
        <w:t xml:space="preserve">EMT can drive metabolic reprogramming, and vice versa, we modify the network to be in </w:t>
      </w:r>
      <w:r w:rsidR="0027479E" w:rsidRPr="00C9444E">
        <w:rPr>
          <w:rFonts w:ascii="Times New Roman" w:hAnsi="Times New Roman" w:cs="Times New Roman"/>
        </w:rPr>
        <w:t>the parameter regime of normal cells (i.e., bistable systems with no hybrid state).</w:t>
      </w:r>
      <w:r w:rsidR="002A18BD" w:rsidRPr="00C9444E">
        <w:rPr>
          <w:rFonts w:ascii="Times New Roman" w:hAnsi="Times New Roman" w:cs="Times New Roman"/>
        </w:rPr>
        <w:t xml:space="preserve"> </w:t>
      </w:r>
      <w:r w:rsidR="00AB428B" w:rsidRPr="00C9444E">
        <w:rPr>
          <w:rFonts w:ascii="Times New Roman" w:hAnsi="Times New Roman" w:cs="Times New Roman"/>
        </w:rPr>
        <w:t xml:space="preserve">A few key parameters were modified to affect SNAIL 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B428B" w:rsidRPr="00C9444E">
        <w:rPr>
          <w:rFonts w:ascii="Times New Roman" w:hAnsi="Times New Roman" w:cs="Times New Roman"/>
        </w:rPr>
        <w:t>, SNAIL regulating ZEB, HIF-1 degradation, HIF-1 mRNA degradation, and the competitive regulation of mtROS by AMPK and HIF-1</w:t>
      </w:r>
      <w:r w:rsidR="00BB6800" w:rsidRPr="00C9444E">
        <w:rPr>
          <w:rFonts w:ascii="Times New Roman" w:hAnsi="Times New Roman" w:cs="Times New Roman"/>
        </w:rPr>
        <w:t xml:space="preserve"> (see Section S1.</w:t>
      </w:r>
      <w:r w:rsidR="00C2452F" w:rsidRPr="00C9444E">
        <w:rPr>
          <w:rFonts w:ascii="Times New Roman" w:hAnsi="Times New Roman" w:cs="Times New Roman"/>
        </w:rPr>
        <w:t>5</w:t>
      </w:r>
      <w:r w:rsidR="00BB6800" w:rsidRPr="00C9444E">
        <w:rPr>
          <w:rFonts w:ascii="Times New Roman" w:hAnsi="Times New Roman" w:cs="Times New Roman"/>
        </w:rPr>
        <w:t xml:space="preserve"> for parameters)</w:t>
      </w:r>
      <w:r w:rsidR="00AB428B" w:rsidRPr="00C9444E">
        <w:rPr>
          <w:rFonts w:ascii="Times New Roman" w:hAnsi="Times New Roman" w:cs="Times New Roman"/>
        </w:rPr>
        <w:t xml:space="preserve">. </w:t>
      </w:r>
      <w:r w:rsidR="00D94830" w:rsidRPr="00C9444E">
        <w:rPr>
          <w:rFonts w:ascii="Times New Roman" w:hAnsi="Times New Roman" w:cs="Times New Roman"/>
        </w:rPr>
        <w:t xml:space="preserve">We confirmed both the </w:t>
      </w:r>
      <w:proofErr w:type="gramStart"/>
      <w:r w:rsidR="00D94830" w:rsidRPr="00C9444E">
        <w:rPr>
          <w:rFonts w:ascii="Times New Roman" w:hAnsi="Times New Roman" w:cs="Times New Roman"/>
        </w:rPr>
        <w:t>EMT</w:t>
      </w:r>
      <w:proofErr w:type="gramEnd"/>
      <w:r w:rsidR="00D94830" w:rsidRPr="00C9444E">
        <w:rPr>
          <w:rFonts w:ascii="Times New Roman" w:hAnsi="Times New Roman" w:cs="Times New Roman"/>
        </w:rPr>
        <w:t xml:space="preserve"> and metabolic networks are independently bistable when the </w:t>
      </w:r>
      <w:proofErr w:type="spellStart"/>
      <w:r w:rsidR="00D94830" w:rsidRPr="00C9444E">
        <w:rPr>
          <w:rFonts w:ascii="Times New Roman" w:hAnsi="Times New Roman" w:cs="Times New Roman"/>
        </w:rPr>
        <w:t>crossstalks</w:t>
      </w:r>
      <w:proofErr w:type="spellEnd"/>
      <w:r w:rsidR="00D94830" w:rsidRPr="00C9444E">
        <w:rPr>
          <w:rFonts w:ascii="Times New Roman" w:hAnsi="Times New Roman" w:cs="Times New Roman"/>
        </w:rPr>
        <w:t xml:space="preserve"> are </w:t>
      </w:r>
      <w:r w:rsidR="00D430EB" w:rsidRPr="00C9444E">
        <w:rPr>
          <w:rFonts w:ascii="Times New Roman" w:hAnsi="Times New Roman" w:cs="Times New Roman"/>
        </w:rPr>
        <w:t>inactiv</w:t>
      </w:r>
      <w:r w:rsidR="00D94830" w:rsidRPr="00C9444E">
        <w:rPr>
          <w:rFonts w:ascii="Times New Roman" w:hAnsi="Times New Roman" w:cs="Times New Roman"/>
        </w:rPr>
        <w:t>e</w:t>
      </w:r>
      <w:r w:rsidR="00D430EB" w:rsidRPr="00C9444E">
        <w:rPr>
          <w:rFonts w:ascii="Times New Roman" w:hAnsi="Times New Roman" w:cs="Times New Roman"/>
        </w:rPr>
        <w:t>,</w:t>
      </w:r>
      <w:r w:rsidRPr="00C9444E">
        <w:rPr>
          <w:rFonts w:ascii="Times New Roman" w:hAnsi="Times New Roman" w:cs="Times New Roman"/>
        </w:rPr>
        <w:t xml:space="preserve"> by calculating the nullclines</w:t>
      </w:r>
      <w:r w:rsidR="00D94830" w:rsidRPr="00C9444E">
        <w:rPr>
          <w:rFonts w:ascii="Times New Roman" w:hAnsi="Times New Roman" w:cs="Times New Roman"/>
        </w:rPr>
        <w:t xml:space="preserve"> for the system</w:t>
      </w:r>
      <w:r w:rsidRPr="00C9444E">
        <w:rPr>
          <w:rFonts w:ascii="Times New Roman" w:hAnsi="Times New Roman" w:cs="Times New Roman"/>
        </w:rPr>
        <w:t xml:space="preserve"> ( Fig</w:t>
      </w:r>
      <w:r w:rsidR="00815647" w:rsidRPr="00C9444E">
        <w:rPr>
          <w:rFonts w:ascii="Times New Roman" w:hAnsi="Times New Roman" w:cs="Times New Roman"/>
        </w:rPr>
        <w:t>.</w:t>
      </w:r>
      <w:r w:rsidRPr="00C9444E">
        <w:rPr>
          <w:rFonts w:ascii="Times New Roman" w:hAnsi="Times New Roman" w:cs="Times New Roman"/>
        </w:rPr>
        <w:t xml:space="preserve"> S</w:t>
      </w:r>
      <w:r w:rsidR="008C060B" w:rsidRPr="00C9444E">
        <w:rPr>
          <w:rFonts w:ascii="Times New Roman" w:hAnsi="Times New Roman" w:cs="Times New Roman"/>
        </w:rPr>
        <w:t>20</w:t>
      </w:r>
      <w:r w:rsidR="00A4588D" w:rsidRPr="00C9444E">
        <w:rPr>
          <w:rFonts w:ascii="Times New Roman" w:hAnsi="Times New Roman" w:cs="Times New Roman"/>
        </w:rPr>
        <w:t>)</w:t>
      </w:r>
      <w:r w:rsidR="00D430EB" w:rsidRPr="00C9444E">
        <w:rPr>
          <w:rFonts w:ascii="Times New Roman" w:hAnsi="Times New Roman" w:cs="Times New Roman"/>
        </w:rPr>
        <w:t>,</w:t>
      </w:r>
      <w:r w:rsidR="00A4588D" w:rsidRPr="00C9444E">
        <w:rPr>
          <w:rFonts w:ascii="Times New Roman" w:hAnsi="Times New Roman" w:cs="Times New Roman"/>
        </w:rPr>
        <w:t xml:space="preserve"> and ensured the solutions from the initial conditions were evenly divided between the steady states (Fig. S2</w:t>
      </w:r>
      <w:r w:rsidR="008C060B" w:rsidRPr="00C9444E">
        <w:rPr>
          <w:rFonts w:ascii="Times New Roman" w:hAnsi="Times New Roman" w:cs="Times New Roman"/>
        </w:rPr>
        <w:t>1</w:t>
      </w:r>
      <w:r w:rsidRPr="00C9444E">
        <w:rPr>
          <w:rFonts w:ascii="Times New Roman" w:hAnsi="Times New Roman" w:cs="Times New Roman"/>
        </w:rPr>
        <w:t>-S</w:t>
      </w:r>
      <w:r w:rsidR="0089719C" w:rsidRPr="00C9444E">
        <w:rPr>
          <w:rFonts w:ascii="Times New Roman" w:hAnsi="Times New Roman" w:cs="Times New Roman"/>
        </w:rPr>
        <w:t>2</w:t>
      </w:r>
      <w:r w:rsidR="008C060B" w:rsidRPr="00C9444E">
        <w:rPr>
          <w:rFonts w:ascii="Times New Roman" w:hAnsi="Times New Roman" w:cs="Times New Roman"/>
        </w:rPr>
        <w:t>2</w:t>
      </w:r>
      <w:r w:rsidRPr="00C9444E">
        <w:rPr>
          <w:rFonts w:ascii="Times New Roman" w:hAnsi="Times New Roman" w:cs="Times New Roman"/>
        </w:rPr>
        <w:t>).</w:t>
      </w:r>
      <w:r w:rsidR="00CB6C38" w:rsidRPr="00C9444E">
        <w:rPr>
          <w:rFonts w:ascii="Times New Roman" w:hAnsi="Times New Roman" w:cs="Times New Roman"/>
        </w:rPr>
        <w:t xml:space="preserve"> </w:t>
      </w:r>
      <w:r w:rsidR="00531F14" w:rsidRPr="00C9444E">
        <w:rPr>
          <w:rFonts w:ascii="Times New Roman" w:hAnsi="Times New Roman" w:cs="Times New Roman"/>
        </w:rPr>
        <w:t>W</w:t>
      </w:r>
      <w:r w:rsidR="00CB6C38" w:rsidRPr="00C9444E">
        <w:rPr>
          <w:rFonts w:ascii="Times New Roman" w:hAnsi="Times New Roman" w:cs="Times New Roman"/>
        </w:rPr>
        <w:t xml:space="preserve">e </w:t>
      </w:r>
      <w:r w:rsidR="00531F14" w:rsidRPr="00C9444E">
        <w:rPr>
          <w:rFonts w:ascii="Times New Roman" w:hAnsi="Times New Roman" w:cs="Times New Roman"/>
        </w:rPr>
        <w:t>can then proceed to determine</w:t>
      </w:r>
      <w:r w:rsidR="00CB6C38" w:rsidRPr="00C9444E">
        <w:rPr>
          <w:rFonts w:ascii="Times New Roman" w:hAnsi="Times New Roman" w:cs="Times New Roman"/>
        </w:rPr>
        <w:t xml:space="preserve"> </w:t>
      </w:r>
      <w:r w:rsidR="00531F14" w:rsidRPr="00C9444E">
        <w:rPr>
          <w:rFonts w:ascii="Times New Roman" w:hAnsi="Times New Roman" w:cs="Times New Roman"/>
        </w:rPr>
        <w:t xml:space="preserve">the consequences if </w:t>
      </w:r>
      <w:r w:rsidR="00CB6C38" w:rsidRPr="00C9444E">
        <w:rPr>
          <w:rFonts w:ascii="Times New Roman" w:hAnsi="Times New Roman" w:cs="Times New Roman"/>
        </w:rPr>
        <w:t xml:space="preserve"> EMT drive</w:t>
      </w:r>
      <w:r w:rsidR="00531F14" w:rsidRPr="00C9444E">
        <w:rPr>
          <w:rFonts w:ascii="Times New Roman" w:hAnsi="Times New Roman" w:cs="Times New Roman"/>
        </w:rPr>
        <w:t>s</w:t>
      </w:r>
      <w:r w:rsidR="00CB6C38" w:rsidRPr="00C9444E">
        <w:rPr>
          <w:rFonts w:ascii="Times New Roman" w:hAnsi="Times New Roman" w:cs="Times New Roman"/>
        </w:rPr>
        <w:t xml:space="preserve"> metabolic reprogramming, metab</w:t>
      </w:r>
      <w:r w:rsidR="004B7C35" w:rsidRPr="00C9444E">
        <w:rPr>
          <w:rFonts w:ascii="Times New Roman" w:hAnsi="Times New Roman" w:cs="Times New Roman"/>
        </w:rPr>
        <w:t>olic reprogramming</w:t>
      </w:r>
      <w:r w:rsidR="00531F14" w:rsidRPr="00C9444E">
        <w:rPr>
          <w:rFonts w:ascii="Times New Roman" w:hAnsi="Times New Roman" w:cs="Times New Roman"/>
        </w:rPr>
        <w:t xml:space="preserve"> </w:t>
      </w:r>
      <w:r w:rsidR="004B7C35" w:rsidRPr="00C9444E">
        <w:rPr>
          <w:rFonts w:ascii="Times New Roman" w:hAnsi="Times New Roman" w:cs="Times New Roman"/>
        </w:rPr>
        <w:t>drive</w:t>
      </w:r>
      <w:r w:rsidR="00531F14" w:rsidRPr="00C9444E">
        <w:rPr>
          <w:rFonts w:ascii="Times New Roman" w:hAnsi="Times New Roman" w:cs="Times New Roman"/>
        </w:rPr>
        <w:t>s</w:t>
      </w:r>
      <w:r w:rsidR="004B7C35" w:rsidRPr="00C9444E">
        <w:rPr>
          <w:rFonts w:ascii="Times New Roman" w:hAnsi="Times New Roman" w:cs="Times New Roman"/>
        </w:rPr>
        <w:t xml:space="preserve"> EMT, </w:t>
      </w:r>
      <w:r w:rsidR="00531F14" w:rsidRPr="00C9444E">
        <w:rPr>
          <w:rFonts w:ascii="Times New Roman" w:hAnsi="Times New Roman" w:cs="Times New Roman"/>
        </w:rPr>
        <w:t>or both .</w:t>
      </w:r>
      <w:r w:rsidR="004B7C35" w:rsidRPr="00C9444E">
        <w:rPr>
          <w:rFonts w:ascii="Times New Roman" w:hAnsi="Times New Roman" w:cs="Times New Roman"/>
        </w:rPr>
        <w:t xml:space="preserve"> </w:t>
      </w:r>
    </w:p>
    <w:p w14:paraId="6A0304F1" w14:textId="40B2A3A8" w:rsidR="008B71DF" w:rsidRPr="00C9444E" w:rsidRDefault="000D42DD" w:rsidP="00B25CF3">
      <w:pPr>
        <w:pStyle w:val="BodyText"/>
        <w:spacing w:line="480" w:lineRule="auto"/>
        <w:ind w:firstLine="720"/>
        <w:rPr>
          <w:rFonts w:ascii="Times New Roman" w:hAnsi="Times New Roman" w:cs="Times New Roman"/>
        </w:rPr>
      </w:pPr>
      <w:r w:rsidRPr="00C9444E">
        <w:rPr>
          <w:rFonts w:ascii="Times New Roman" w:hAnsi="Times New Roman" w:cs="Times New Roman"/>
        </w:rPr>
        <w:t>As already mentioned, t</w:t>
      </w:r>
      <w:r w:rsidR="005F5376" w:rsidRPr="00C9444E">
        <w:rPr>
          <w:rFonts w:ascii="Times New Roman" w:hAnsi="Times New Roman" w:cs="Times New Roman"/>
        </w:rPr>
        <w:t xml:space="preserve">he EMT network can drive metabolic reprogramming </w:t>
      </w:r>
      <w:r w:rsidRPr="00C9444E">
        <w:rPr>
          <w:rFonts w:ascii="Times New Roman" w:hAnsi="Times New Roman" w:cs="Times New Roman"/>
        </w:rPr>
        <w:t xml:space="preserve">via microRNA dependent links. </w:t>
      </w:r>
      <w:r w:rsidR="004A10A5" w:rsidRPr="00C9444E">
        <w:rPr>
          <w:rFonts w:ascii="Times New Roman" w:hAnsi="Times New Roman" w:cs="Times New Roman"/>
        </w:rPr>
        <w:t>We</w:t>
      </w:r>
      <w:r w:rsidRPr="00C9444E">
        <w:rPr>
          <w:rFonts w:ascii="Times New Roman" w:hAnsi="Times New Roman" w:cs="Times New Roman"/>
        </w:rPr>
        <w:t xml:space="preserve"> first </w:t>
      </w:r>
      <w:r w:rsidR="004A10A5" w:rsidRPr="00C9444E">
        <w:rPr>
          <w:rFonts w:ascii="Times New Roman" w:hAnsi="Times New Roman" w:cs="Times New Roman"/>
        </w:rPr>
        <w:t xml:space="preserve"> kep</w:t>
      </w:r>
      <w:r w:rsidRPr="00C9444E">
        <w:rPr>
          <w:rFonts w:ascii="Times New Roman" w:hAnsi="Times New Roman" w:cs="Times New Roman"/>
        </w:rPr>
        <w:t>t</w:t>
      </w:r>
      <w:r w:rsidR="004A10A5" w:rsidRPr="00C9444E">
        <w:rPr>
          <w:rFonts w:ascii="Times New Roman" w:hAnsi="Times New Roman" w:cs="Times New Roman"/>
        </w:rPr>
        <w:t xml:space="preserve"> the EMT circuit as </w:t>
      </w:r>
      <w:r w:rsidRPr="00C9444E">
        <w:rPr>
          <w:rFonts w:ascii="Times New Roman" w:hAnsi="Times New Roman" w:cs="Times New Roman"/>
        </w:rPr>
        <w:t>a</w:t>
      </w:r>
      <w:r w:rsidR="004A10A5" w:rsidRPr="00C9444E">
        <w:rPr>
          <w:rFonts w:ascii="Times New Roman" w:hAnsi="Times New Roman" w:cs="Times New Roman"/>
        </w:rPr>
        <w:t xml:space="preserve"> </w:t>
      </w:r>
      <w:proofErr w:type="spellStart"/>
      <w:r w:rsidR="004A10A5" w:rsidRPr="00C9444E">
        <w:rPr>
          <w:rFonts w:ascii="Times New Roman" w:hAnsi="Times New Roman" w:cs="Times New Roman"/>
        </w:rPr>
        <w:t>tristable</w:t>
      </w:r>
      <w:proofErr w:type="spellEnd"/>
      <w:r w:rsidR="004A10A5" w:rsidRPr="00C9444E">
        <w:rPr>
          <w:rFonts w:ascii="Times New Roman" w:hAnsi="Times New Roman" w:cs="Times New Roman"/>
        </w:rPr>
        <w:t xml:space="preserve"> network but change</w:t>
      </w:r>
      <w:r w:rsidRPr="00C9444E">
        <w:rPr>
          <w:rFonts w:ascii="Times New Roman" w:hAnsi="Times New Roman" w:cs="Times New Roman"/>
        </w:rPr>
        <w:t>d</w:t>
      </w:r>
      <w:r w:rsidR="004A10A5" w:rsidRPr="00C9444E">
        <w:rPr>
          <w:rFonts w:ascii="Times New Roman" w:hAnsi="Times New Roman" w:cs="Times New Roman"/>
        </w:rPr>
        <w:t xml:space="preserve"> the parameters of the metabolic circuit to reflect normal cells</w:t>
      </w:r>
      <w:r w:rsidR="00430F7A" w:rsidRPr="00C9444E">
        <w:rPr>
          <w:rFonts w:ascii="Times New Roman" w:hAnsi="Times New Roman" w:cs="Times New Roman"/>
        </w:rPr>
        <w:t xml:space="preserve"> (i.e., no hybrid W/O state in the inactive network)</w:t>
      </w:r>
      <w:r w:rsidR="004A10A5" w:rsidRPr="00C9444E">
        <w:rPr>
          <w:rFonts w:ascii="Times New Roman" w:hAnsi="Times New Roman" w:cs="Times New Roman"/>
        </w:rPr>
        <w:t>. Then we analyze</w:t>
      </w:r>
      <w:r w:rsidRPr="00C9444E">
        <w:rPr>
          <w:rFonts w:ascii="Times New Roman" w:hAnsi="Times New Roman" w:cs="Times New Roman"/>
        </w:rPr>
        <w:t>d</w:t>
      </w:r>
      <w:r w:rsidR="004A10A5" w:rsidRPr="00C9444E">
        <w:rPr>
          <w:rFonts w:ascii="Times New Roman" w:hAnsi="Times New Roman" w:cs="Times New Roman"/>
        </w:rPr>
        <w:t xml:space="preserve"> the coupled phenotypes when either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C9444E">
        <w:rPr>
          <w:rFonts w:ascii="Times New Roman" w:hAnsi="Times New Roman" w:cs="Times New Roman"/>
        </w:rPr>
        <w:t xml:space="preserve"> upregulates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A10A5" w:rsidRPr="00C9444E">
        <w:rPr>
          <w:rFonts w:ascii="Times New Roman" w:hAnsi="Times New Roman" w:cs="Times New Roman"/>
        </w:rPr>
        <w:t xml:space="preserve"> downregulates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C9444E">
        <w:rPr>
          <w:rFonts w:ascii="Times New Roman" w:hAnsi="Times New Roman" w:cs="Times New Roman"/>
        </w:rPr>
        <w:t xml:space="preserve"> upregulates noxROS. </w:t>
      </w:r>
      <w:r w:rsidR="005F5376" w:rsidRPr="00C9444E">
        <w:rPr>
          <w:rFonts w:ascii="Times New Roman" w:hAnsi="Times New Roman" w:cs="Times New Roman"/>
        </w:rPr>
        <w:t>The metabolic circuit</w:t>
      </w:r>
      <w:r w:rsidR="00AD7F58" w:rsidRPr="00C9444E">
        <w:rPr>
          <w:rFonts w:ascii="Times New Roman" w:hAnsi="Times New Roman" w:cs="Times New Roman"/>
        </w:rPr>
        <w:t xml:space="preserve"> becomes </w:t>
      </w:r>
      <w:proofErr w:type="spellStart"/>
      <w:r w:rsidR="00AD7F58" w:rsidRPr="00C9444E">
        <w:rPr>
          <w:rFonts w:ascii="Times New Roman" w:hAnsi="Times New Roman" w:cs="Times New Roman"/>
        </w:rPr>
        <w:t>tristable</w:t>
      </w:r>
      <w:proofErr w:type="spellEnd"/>
      <w:r w:rsidR="005F5376" w:rsidRPr="00C9444E">
        <w:rPr>
          <w:rFonts w:ascii="Times New Roman" w:hAnsi="Times New Roman" w:cs="Times New Roman"/>
        </w:rPr>
        <w:t xml:space="preserve"> (generates the mixed W/O phenotype)</w:t>
      </w:r>
      <w:r w:rsidR="00AD7F58" w:rsidRPr="00C9444E">
        <w:rPr>
          <w:rFonts w:ascii="Times New Roman" w:hAnsi="Times New Roman" w:cs="Times New Roman"/>
        </w:rPr>
        <w:t xml:space="preserve"> at high levels of mtROS upregulation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8</w:t>
      </w:r>
      <w:r w:rsidR="00AD7F58" w:rsidRPr="00C9444E">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activates mtROS it can even upregulate the E/M-W/O </w:t>
      </w:r>
      <w:r w:rsidR="003C4FFE" w:rsidRPr="00C9444E">
        <w:rPr>
          <w:rFonts w:ascii="Times New Roman" w:hAnsi="Times New Roman" w:cs="Times New Roman"/>
        </w:rPr>
        <w:t>state</w:t>
      </w:r>
      <w:r w:rsidR="00145200" w:rsidRPr="00C9444E">
        <w:rPr>
          <w:rFonts w:ascii="Times New Roman" w:hAnsi="Times New Roman" w:cs="Times New Roman"/>
        </w:rPr>
        <w:t xml:space="preserve"> </w:t>
      </w:r>
      <w:r w:rsidR="009946B2" w:rsidRPr="00C9444E">
        <w:rPr>
          <w:rFonts w:ascii="Times New Roman" w:hAnsi="Times New Roman" w:cs="Times New Roman"/>
        </w:rPr>
        <w:t xml:space="preserve">so that all E/M phenotypes </w:t>
      </w:r>
      <w:r w:rsidR="004C5076" w:rsidRPr="00C9444E">
        <w:rPr>
          <w:rFonts w:ascii="Times New Roman" w:hAnsi="Times New Roman" w:cs="Times New Roman"/>
        </w:rPr>
        <w:t>become</w:t>
      </w:r>
      <w:r w:rsidR="009946B2" w:rsidRPr="00C9444E">
        <w:rPr>
          <w:rFonts w:ascii="Times New Roman" w:hAnsi="Times New Roman" w:cs="Times New Roman"/>
        </w:rPr>
        <w:t xml:space="preserve"> coupled with the hybrid metabolic W/O phenotype</w:t>
      </w:r>
      <w:r w:rsidR="00AD7F58" w:rsidRPr="00C9444E">
        <w:rPr>
          <w:rFonts w:ascii="Times New Roman" w:hAnsi="Times New Roman" w:cs="Times New Roman"/>
        </w:rPr>
        <w:t xml:space="preserve">. </w:t>
      </w:r>
      <w:r w:rsidR="00BA5160" w:rsidRPr="00C9444E">
        <w:rPr>
          <w:rFonts w:ascii="Times New Roman" w:hAnsi="Times New Roman" w:cs="Times New Roman"/>
        </w:rPr>
        <w:t>However, t</w:t>
      </w:r>
      <w:r w:rsidR="00AD7F58" w:rsidRPr="00C9444E">
        <w:rPr>
          <w:rFonts w:ascii="Times New Roman" w:hAnsi="Times New Roman" w:cs="Times New Roman"/>
        </w:rPr>
        <w:t xml:space="preserve">he system remains </w:t>
      </w:r>
      <w:proofErr w:type="gramStart"/>
      <w:r w:rsidR="00AD7F58" w:rsidRPr="00C9444E">
        <w:rPr>
          <w:rFonts w:ascii="Times New Roman" w:hAnsi="Times New Roman" w:cs="Times New Roman"/>
        </w:rPr>
        <w:t>bistable</w:t>
      </w:r>
      <w:proofErr w:type="gramEnd"/>
      <w:r w:rsidR="00BA5160" w:rsidRPr="00C9444E">
        <w:rPr>
          <w:rFonts w:ascii="Times New Roman" w:hAnsi="Times New Roman" w:cs="Times New Roman"/>
        </w:rPr>
        <w:t xml:space="preserve"> and the hybrid metabolic phenotype is not generated</w:t>
      </w:r>
      <w:r w:rsidR="00AD7F58" w:rsidRPr="00C9444E">
        <w:rPr>
          <w:rFonts w:ascii="Times New Roman" w:hAnsi="Times New Roman" w:cs="Times New Roman"/>
        </w:rPr>
        <w:t xml:space="preserve"> if only noxROS is upregulated or </w:t>
      </w:r>
      <w:r w:rsidR="00AA62D6" w:rsidRPr="00C9444E">
        <w:rPr>
          <w:rFonts w:ascii="Times New Roman" w:hAnsi="Times New Roman" w:cs="Times New Roman"/>
        </w:rPr>
        <w:t>μ</w:t>
      </w:r>
      <w:r w:rsidR="00AA62D6" w:rsidRPr="00C9444E">
        <w:rPr>
          <w:rFonts w:ascii="Times New Roman" w:hAnsi="Times New Roman" w:cs="Times New Roman"/>
          <w:vertAlign w:val="subscript"/>
        </w:rPr>
        <w:t>200</w:t>
      </w:r>
      <w:r w:rsidR="00AA62D6" w:rsidRPr="00C9444E">
        <w:rPr>
          <w:rFonts w:ascii="Times New Roman" w:hAnsi="Times New Roman" w:cs="Times New Roman"/>
        </w:rPr>
        <w:t xml:space="preserve"> </w:t>
      </w:r>
      <w:r w:rsidR="00AD7F58" w:rsidRPr="00C9444E">
        <w:rPr>
          <w:rFonts w:ascii="Times New Roman" w:hAnsi="Times New Roman" w:cs="Times New Roman"/>
        </w:rPr>
        <w:t>is downregulated (Fig</w:t>
      </w:r>
      <w:r w:rsidR="00815647" w:rsidRPr="00C9444E">
        <w:rPr>
          <w:rFonts w:ascii="Times New Roman" w:hAnsi="Times New Roman" w:cs="Times New Roman"/>
        </w:rPr>
        <w:t>.</w:t>
      </w:r>
      <w:r w:rsidR="00AD7F58"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3</w:t>
      </w:r>
      <w:r w:rsidR="00AD7F58" w:rsidRPr="00C9444E">
        <w:rPr>
          <w:rFonts w:ascii="Times New Roman" w:hAnsi="Times New Roman" w:cs="Times New Roman"/>
        </w:rPr>
        <w:t>).</w:t>
      </w:r>
      <w:r w:rsidR="00BA5160" w:rsidRPr="00C9444E">
        <w:rPr>
          <w:rFonts w:ascii="Times New Roman" w:hAnsi="Times New Roman" w:cs="Times New Roman"/>
        </w:rPr>
        <w:t xml:space="preserve"> Interestingly, minimal change occurs for the coupled phenotypes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A5160" w:rsidRPr="00C9444E">
        <w:rPr>
          <w:rFonts w:ascii="Times New Roman" w:hAnsi="Times New Roman" w:cs="Times New Roman"/>
        </w:rPr>
        <w:t xml:space="preserve"> silences HIF-1 mRNA</w:t>
      </w:r>
      <w:r w:rsidR="004C5076" w:rsidRPr="00C9444E">
        <w:rPr>
          <w:rFonts w:ascii="Times New Roman" w:hAnsi="Times New Roman" w:cs="Times New Roman"/>
        </w:rPr>
        <w:t xml:space="preserve">. </w:t>
      </w:r>
      <w:r w:rsidR="008B71DF" w:rsidRPr="00C9444E">
        <w:rPr>
          <w:rFonts w:ascii="Times New Roman" w:hAnsi="Times New Roman" w:cs="Times New Roman"/>
        </w:rPr>
        <w:t xml:space="preserve">Furthermore, the upregulation of noxROS in the bistable circuit causes an increase in OXPHOS metabolism, in contrast to an increase of the hybrid W/O state in the </w:t>
      </w:r>
      <w:proofErr w:type="spellStart"/>
      <w:r w:rsidR="008B71DF" w:rsidRPr="00C9444E">
        <w:rPr>
          <w:rFonts w:ascii="Times New Roman" w:hAnsi="Times New Roman" w:cs="Times New Roman"/>
        </w:rPr>
        <w:t>tristable</w:t>
      </w:r>
      <w:proofErr w:type="spellEnd"/>
      <w:r w:rsidR="008B71DF" w:rsidRPr="00C9444E">
        <w:rPr>
          <w:rFonts w:ascii="Times New Roman" w:hAnsi="Times New Roman" w:cs="Times New Roman"/>
        </w:rPr>
        <w:t xml:space="preserve"> circuit. This suggests, noxROS may play a </w:t>
      </w:r>
      <w:r w:rsidR="00A80319" w:rsidRPr="00C9444E">
        <w:rPr>
          <w:rFonts w:ascii="Times New Roman" w:hAnsi="Times New Roman" w:cs="Times New Roman"/>
        </w:rPr>
        <w:t>context dependent role</w:t>
      </w:r>
      <w:r w:rsidR="008B71DF" w:rsidRPr="00C9444E">
        <w:rPr>
          <w:rFonts w:ascii="Times New Roman" w:hAnsi="Times New Roman" w:cs="Times New Roman"/>
        </w:rPr>
        <w:t xml:space="preserve">, unlike mtROS which </w:t>
      </w:r>
      <w:r w:rsidR="00F876FC" w:rsidRPr="00C9444E">
        <w:rPr>
          <w:rFonts w:ascii="Times New Roman" w:hAnsi="Times New Roman" w:cs="Times New Roman"/>
        </w:rPr>
        <w:t>can</w:t>
      </w:r>
      <w:r w:rsidR="008B71DF" w:rsidRPr="00C9444E">
        <w:rPr>
          <w:rFonts w:ascii="Times New Roman" w:hAnsi="Times New Roman" w:cs="Times New Roman"/>
        </w:rPr>
        <w:t xml:space="preserve"> stabilize the E/M-W/O phenotype.</w:t>
      </w:r>
    </w:p>
    <w:p w14:paraId="469BCB1F" w14:textId="775CAEDF" w:rsidR="00E469AE" w:rsidRPr="00C9444E" w:rsidRDefault="00AD7F58" w:rsidP="00B25CF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904E93" w:rsidRPr="00C9444E">
        <w:rPr>
          <w:rFonts w:ascii="Times New Roman" w:hAnsi="Times New Roman" w:cs="Times New Roman"/>
        </w:rPr>
        <w:t xml:space="preserve">Metabolic reprogramming can drive EMT if HIF-1 controlled </w:t>
      </w:r>
      <w:proofErr w:type="spellStart"/>
      <w:r w:rsidR="00904E93" w:rsidRPr="00C9444E">
        <w:rPr>
          <w:rFonts w:ascii="Times New Roman" w:hAnsi="Times New Roman" w:cs="Times New Roman"/>
        </w:rPr>
        <w:t>crosstalks</w:t>
      </w:r>
      <w:proofErr w:type="spellEnd"/>
      <w:r w:rsidR="00904E93" w:rsidRPr="00C9444E">
        <w:rPr>
          <w:rFonts w:ascii="Times New Roman" w:hAnsi="Times New Roman" w:cs="Times New Roman"/>
        </w:rPr>
        <w:t xml:space="preserve"> are active. </w:t>
      </w:r>
      <w:r w:rsidR="00430F7A" w:rsidRPr="00C9444E">
        <w:rPr>
          <w:rFonts w:ascii="Times New Roman" w:hAnsi="Times New Roman" w:cs="Times New Roman"/>
        </w:rPr>
        <w:t>Opposite to the above</w:t>
      </w:r>
      <w:r w:rsidR="00411287" w:rsidRPr="00C9444E">
        <w:rPr>
          <w:rFonts w:ascii="Times New Roman" w:hAnsi="Times New Roman" w:cs="Times New Roman"/>
        </w:rPr>
        <w:t xml:space="preserve"> protocol</w:t>
      </w:r>
      <w:r w:rsidR="00430F7A" w:rsidRPr="00C9444E">
        <w:rPr>
          <w:rFonts w:ascii="Times New Roman" w:hAnsi="Times New Roman" w:cs="Times New Roman"/>
        </w:rPr>
        <w:t>, we kep</w:t>
      </w:r>
      <w:r w:rsidR="00411287" w:rsidRPr="00C9444E">
        <w:rPr>
          <w:rFonts w:ascii="Times New Roman" w:hAnsi="Times New Roman" w:cs="Times New Roman"/>
        </w:rPr>
        <w:t>t</w:t>
      </w:r>
      <w:r w:rsidR="00430F7A" w:rsidRPr="00C9444E">
        <w:rPr>
          <w:rFonts w:ascii="Times New Roman" w:hAnsi="Times New Roman" w:cs="Times New Roman"/>
        </w:rPr>
        <w:t xml:space="preserve"> the metabolic circuit as a </w:t>
      </w:r>
      <w:proofErr w:type="spellStart"/>
      <w:r w:rsidR="00430F7A" w:rsidRPr="00C9444E">
        <w:rPr>
          <w:rFonts w:ascii="Times New Roman" w:hAnsi="Times New Roman" w:cs="Times New Roman"/>
        </w:rPr>
        <w:t>tristable</w:t>
      </w:r>
      <w:proofErr w:type="spellEnd"/>
      <w:r w:rsidR="00430F7A" w:rsidRPr="00C9444E">
        <w:rPr>
          <w:rFonts w:ascii="Times New Roman" w:hAnsi="Times New Roman" w:cs="Times New Roman"/>
        </w:rPr>
        <w:t xml:space="preserve"> circuit and </w:t>
      </w:r>
      <w:proofErr w:type="spellStart"/>
      <w:r w:rsidR="00430F7A" w:rsidRPr="00C9444E">
        <w:rPr>
          <w:rFonts w:ascii="Times New Roman" w:hAnsi="Times New Roman" w:cs="Times New Roman"/>
        </w:rPr>
        <w:t>modif</w:t>
      </w:r>
      <w:r w:rsidR="00411287" w:rsidRPr="00C9444E">
        <w:rPr>
          <w:rFonts w:ascii="Times New Roman" w:hAnsi="Times New Roman" w:cs="Times New Roman"/>
        </w:rPr>
        <w:t>ed</w:t>
      </w:r>
      <w:proofErr w:type="spellEnd"/>
      <w:r w:rsidR="00430F7A" w:rsidRPr="00C9444E">
        <w:rPr>
          <w:rFonts w:ascii="Times New Roman" w:hAnsi="Times New Roman" w:cs="Times New Roman"/>
        </w:rPr>
        <w:t xml:space="preserve"> the EMT network to be bistable (i.e., no hybrid E/M state in the inactive network). Then we investigate</w:t>
      </w:r>
      <w:r w:rsidR="00411287" w:rsidRPr="00C9444E">
        <w:rPr>
          <w:rFonts w:ascii="Times New Roman" w:hAnsi="Times New Roman" w:cs="Times New Roman"/>
        </w:rPr>
        <w:t>d</w:t>
      </w:r>
      <w:r w:rsidR="00430F7A" w:rsidRPr="00C9444E">
        <w:rPr>
          <w:rFonts w:ascii="Times New Roman" w:hAnsi="Times New Roman" w:cs="Times New Roman"/>
        </w:rPr>
        <w:t xml:space="preserve"> the effects as a single crosstalk is turned on. When HIF-1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30F7A" w:rsidRPr="00C9444E">
        <w:rPr>
          <w:rFonts w:ascii="Times New Roman" w:hAnsi="Times New Roman" w:cs="Times New Roman"/>
        </w:rPr>
        <w:t xml:space="preserve">, the system </w:t>
      </w:r>
      <w:proofErr w:type="gramStart"/>
      <w:r w:rsidR="00430F7A" w:rsidRPr="00C9444E">
        <w:rPr>
          <w:rFonts w:ascii="Times New Roman" w:hAnsi="Times New Roman" w:cs="Times New Roman"/>
        </w:rPr>
        <w:t>is able to</w:t>
      </w:r>
      <w:proofErr w:type="gramEnd"/>
      <w:r w:rsidR="00430F7A" w:rsidRPr="00C9444E">
        <w:rPr>
          <w:rFonts w:ascii="Times New Roman" w:hAnsi="Times New Roman" w:cs="Times New Roman"/>
        </w:rPr>
        <w:t xml:space="preserve"> quickly generate the E/M-W/O state before it is once again suppressed (Fig. </w:t>
      </w:r>
      <w:r w:rsidR="00990679" w:rsidRPr="00C9444E">
        <w:rPr>
          <w:rFonts w:ascii="Times New Roman" w:hAnsi="Times New Roman" w:cs="Times New Roman"/>
        </w:rPr>
        <w:t>8</w:t>
      </w:r>
      <w:r w:rsidR="00430F7A" w:rsidRPr="00C9444E">
        <w:rPr>
          <w:rFonts w:ascii="Times New Roman" w:hAnsi="Times New Roman" w:cs="Times New Roman"/>
        </w:rPr>
        <w:t>B).</w:t>
      </w:r>
      <w:r w:rsidR="00E66FF2" w:rsidRPr="00C9444E">
        <w:rPr>
          <w:rFonts w:ascii="Times New Roman" w:hAnsi="Times New Roman" w:cs="Times New Roman"/>
        </w:rPr>
        <w:t xml:space="preserve"> However, the E/M phenotype persists but is coupled to</w:t>
      </w:r>
      <w:r w:rsidR="00412E4D" w:rsidRPr="00C9444E">
        <w:rPr>
          <w:rFonts w:ascii="Times New Roman" w:hAnsi="Times New Roman" w:cs="Times New Roman"/>
        </w:rPr>
        <w:t xml:space="preserve"> the OXPHOS metabolic phenotype (E/M-O).</w:t>
      </w:r>
      <w:r w:rsidR="00430F7A" w:rsidRPr="00C9444E">
        <w:rPr>
          <w:rFonts w:ascii="Times New Roman" w:hAnsi="Times New Roman" w:cs="Times New Roman"/>
        </w:rPr>
        <w:t xml:space="preserve"> </w:t>
      </w:r>
      <w:r w:rsidR="00E66FF2" w:rsidRPr="00C9444E">
        <w:rPr>
          <w:rFonts w:ascii="Times New Roman" w:hAnsi="Times New Roman" w:cs="Times New Roman"/>
        </w:rPr>
        <w:t>Additionally,</w:t>
      </w:r>
      <w:r w:rsidR="00EF236D" w:rsidRPr="00C9444E">
        <w:rPr>
          <w:rFonts w:ascii="Times New Roman" w:hAnsi="Times New Roman" w:cs="Times New Roman"/>
        </w:rPr>
        <w:t xml:space="preserve"> when HIF-1 upregulates SNAIL </w:t>
      </w:r>
      <w:r w:rsidR="00FE4F80" w:rsidRPr="00C9444E">
        <w:rPr>
          <w:rFonts w:ascii="Times New Roman" w:hAnsi="Times New Roman" w:cs="Times New Roman"/>
        </w:rPr>
        <w:t>the E/M-W/O state is only generated at low levels of SNAIL upregulation</w:t>
      </w:r>
      <w:r w:rsidR="006A073A" w:rsidRPr="00C9444E">
        <w:rPr>
          <w:rFonts w:ascii="Times New Roman" w:hAnsi="Times New Roman" w:cs="Times New Roman"/>
        </w:rPr>
        <w:t xml:space="preserve"> (Fig. S2</w:t>
      </w:r>
      <w:r w:rsidR="008C060B" w:rsidRPr="00C9444E">
        <w:rPr>
          <w:rFonts w:ascii="Times New Roman" w:hAnsi="Times New Roman" w:cs="Times New Roman"/>
        </w:rPr>
        <w:t>4</w:t>
      </w:r>
      <w:r w:rsidR="006A073A" w:rsidRPr="00C9444E">
        <w:rPr>
          <w:rFonts w:ascii="Times New Roman" w:hAnsi="Times New Roman" w:cs="Times New Roman"/>
        </w:rPr>
        <w:t>)</w:t>
      </w:r>
      <w:r w:rsidR="00FE4F80" w:rsidRPr="00C9444E">
        <w:rPr>
          <w:rFonts w:ascii="Times New Roman" w:hAnsi="Times New Roman" w:cs="Times New Roman"/>
        </w:rPr>
        <w:t xml:space="preserve">. </w:t>
      </w:r>
      <w:r w:rsidR="00DE4223" w:rsidRPr="00C9444E">
        <w:rPr>
          <w:rFonts w:ascii="Times New Roman" w:hAnsi="Times New Roman" w:cs="Times New Roman"/>
        </w:rPr>
        <w:t>Furthermore, both systems saturate near mesenchymal while maintain the hybrid E/M phenotype (E/M-O, M-W, M-O, M-W/O).</w:t>
      </w:r>
      <w:r w:rsidR="00B14F62" w:rsidRPr="00C9444E">
        <w:rPr>
          <w:rFonts w:ascii="Times New Roman" w:hAnsi="Times New Roman" w:cs="Times New Roman"/>
        </w:rPr>
        <w:t xml:space="preserve"> This suggests the master regulator of metabolic reprogramming, HIF-1, can drive normal cells towards the E/M phenotype</w:t>
      </w:r>
      <w:r w:rsidR="00411287" w:rsidRPr="00C9444E">
        <w:rPr>
          <w:rFonts w:ascii="Times New Roman" w:hAnsi="Times New Roman" w:cs="Times New Roman"/>
        </w:rPr>
        <w:t xml:space="preserve"> which would otherwise be inaccessible</w:t>
      </w:r>
      <w:r w:rsidR="00B14F62" w:rsidRPr="00C9444E">
        <w:rPr>
          <w:rFonts w:ascii="Times New Roman" w:hAnsi="Times New Roman" w:cs="Times New Roman"/>
        </w:rPr>
        <w:t>.</w:t>
      </w:r>
      <w:r w:rsidR="00E66FF2" w:rsidRPr="00C9444E">
        <w:rPr>
          <w:rFonts w:ascii="Times New Roman" w:hAnsi="Times New Roman" w:cs="Times New Roman"/>
        </w:rPr>
        <w:t xml:space="preserve"> </w:t>
      </w:r>
      <w:r w:rsidR="007B3905" w:rsidRPr="00C9444E">
        <w:rPr>
          <w:rFonts w:ascii="Times New Roman" w:hAnsi="Times New Roman" w:cs="Times New Roman"/>
        </w:rPr>
        <w:t xml:space="preserve">Conversely, </w:t>
      </w:r>
      <w:r w:rsidR="001E1DCB" w:rsidRPr="00C9444E">
        <w:rPr>
          <w:rFonts w:ascii="Times New Roman" w:hAnsi="Times New Roman" w:cs="Times New Roman"/>
        </w:rPr>
        <w:t xml:space="preserve">an individual </w:t>
      </w:r>
      <w:r w:rsidR="006C552A" w:rsidRPr="00C9444E">
        <w:rPr>
          <w:rFonts w:ascii="Times New Roman" w:hAnsi="Times New Roman" w:cs="Times New Roman"/>
        </w:rPr>
        <w:t xml:space="preserve">AMPK driven crosstalk </w:t>
      </w:r>
      <w:r w:rsidR="001E1DCB" w:rsidRPr="00C9444E">
        <w:rPr>
          <w:rFonts w:ascii="Times New Roman" w:hAnsi="Times New Roman" w:cs="Times New Roman"/>
        </w:rPr>
        <w:t>is un</w:t>
      </w:r>
      <w:r w:rsidR="006C552A" w:rsidRPr="00C9444E">
        <w:rPr>
          <w:rFonts w:ascii="Times New Roman" w:hAnsi="Times New Roman" w:cs="Times New Roman"/>
        </w:rPr>
        <w:t xml:space="preserve">able to generate the </w:t>
      </w:r>
      <w:r w:rsidR="009320CD" w:rsidRPr="00C9444E">
        <w:rPr>
          <w:rFonts w:ascii="Times New Roman" w:hAnsi="Times New Roman" w:cs="Times New Roman"/>
        </w:rPr>
        <w:t xml:space="preserve">hybrid </w:t>
      </w:r>
      <w:r w:rsidR="006C552A" w:rsidRPr="00C9444E">
        <w:rPr>
          <w:rFonts w:ascii="Times New Roman" w:hAnsi="Times New Roman" w:cs="Times New Roman"/>
        </w:rPr>
        <w:t>E/M state</w:t>
      </w:r>
      <w:r w:rsidR="001E1DCB" w:rsidRPr="00C9444E">
        <w:rPr>
          <w:rFonts w:ascii="Times New Roman" w:hAnsi="Times New Roman" w:cs="Times New Roman"/>
        </w:rPr>
        <w:t xml:space="preserve"> and saturates near the fully epithelial phase (Fig. S</w:t>
      </w:r>
      <w:r w:rsidR="008C060B" w:rsidRPr="00C9444E">
        <w:rPr>
          <w:rFonts w:ascii="Times New Roman" w:hAnsi="Times New Roman" w:cs="Times New Roman"/>
        </w:rPr>
        <w:t>24</w:t>
      </w:r>
      <w:r w:rsidR="001E1DCB" w:rsidRPr="00C9444E">
        <w:rPr>
          <w:rFonts w:ascii="Times New Roman" w:hAnsi="Times New Roman" w:cs="Times New Roman"/>
        </w:rPr>
        <w:t xml:space="preserve">), as seen in the </w:t>
      </w:r>
      <w:proofErr w:type="spellStart"/>
      <w:r w:rsidR="001E1DCB" w:rsidRPr="00C9444E">
        <w:rPr>
          <w:rFonts w:ascii="Times New Roman" w:hAnsi="Times New Roman" w:cs="Times New Roman"/>
        </w:rPr>
        <w:t>tristable</w:t>
      </w:r>
      <w:proofErr w:type="spellEnd"/>
      <w:r w:rsidR="001E1DCB" w:rsidRPr="00C9444E">
        <w:rPr>
          <w:rFonts w:ascii="Times New Roman" w:hAnsi="Times New Roman" w:cs="Times New Roman"/>
        </w:rPr>
        <w:t xml:space="preserve"> circuit</w:t>
      </w:r>
      <w:r w:rsidR="006C552A" w:rsidRPr="00C9444E">
        <w:rPr>
          <w:rFonts w:ascii="Times New Roman" w:hAnsi="Times New Roman" w:cs="Times New Roman"/>
        </w:rPr>
        <w:t xml:space="preserve">. </w:t>
      </w:r>
      <w:r w:rsidR="00BB6FF7" w:rsidRPr="00C9444E">
        <w:rPr>
          <w:rFonts w:ascii="Times New Roman" w:hAnsi="Times New Roman" w:cs="Times New Roman"/>
        </w:rPr>
        <w:t xml:space="preserve"> Additionally, as with the </w:t>
      </w:r>
      <w:proofErr w:type="spellStart"/>
      <w:r w:rsidR="00BB6FF7" w:rsidRPr="00C9444E">
        <w:rPr>
          <w:rFonts w:ascii="Times New Roman" w:hAnsi="Times New Roman" w:cs="Times New Roman"/>
        </w:rPr>
        <w:t>tristable</w:t>
      </w:r>
      <w:proofErr w:type="spellEnd"/>
      <w:r w:rsidR="00BB6FF7" w:rsidRPr="00C9444E">
        <w:rPr>
          <w:rFonts w:ascii="Times New Roman" w:hAnsi="Times New Roman" w:cs="Times New Roman"/>
        </w:rPr>
        <w:t xml:space="preserve"> networks, the hybrid E/M-W/O state can be stabilized </w:t>
      </w:r>
      <w:r w:rsidR="00533F63" w:rsidRPr="00C9444E">
        <w:rPr>
          <w:rFonts w:ascii="Times New Roman" w:hAnsi="Times New Roman" w:cs="Times New Roman"/>
        </w:rPr>
        <w:t>by</w:t>
      </w:r>
      <w:r w:rsidR="00BB6FF7" w:rsidRPr="00C9444E">
        <w:rPr>
          <w:rFonts w:ascii="Times New Roman" w:hAnsi="Times New Roman" w:cs="Times New Roman"/>
        </w:rPr>
        <w:t xml:space="preserve"> </w:t>
      </w:r>
      <w:r w:rsidRPr="00C9444E">
        <w:rPr>
          <w:rFonts w:ascii="Times New Roman" w:hAnsi="Times New Roman" w:cs="Times New Roman"/>
        </w:rPr>
        <w:t xml:space="preserve">two competing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such as AMPK upregulating </w:t>
      </w:r>
      <w:r w:rsidR="005506B5" w:rsidRPr="00C9444E">
        <w:rPr>
          <w:rFonts w:ascii="Times New Roman" w:hAnsi="Times New Roman" w:cs="Times New Roman"/>
        </w:rPr>
        <w:t xml:space="preserve">SNAIL </w:t>
      </w:r>
      <w:r w:rsidRPr="00C9444E">
        <w:rPr>
          <w:rFonts w:ascii="Times New Roman" w:hAnsi="Times New Roman" w:cs="Times New Roman"/>
        </w:rPr>
        <w:t>and H</w:t>
      </w:r>
      <w:r w:rsidR="00F946C7" w:rsidRPr="00C9444E">
        <w:rPr>
          <w:rFonts w:ascii="Times New Roman" w:hAnsi="Times New Roman" w:cs="Times New Roman"/>
        </w:rPr>
        <w:t>IF</w:t>
      </w:r>
      <w:r w:rsidR="002B4B23" w:rsidRPr="00C9444E">
        <w:rPr>
          <w:rFonts w:ascii="Times New Roman" w:hAnsi="Times New Roman" w:cs="Times New Roman"/>
        </w:rPr>
        <w:t>-</w:t>
      </w:r>
      <w:r w:rsidRPr="00C9444E">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C9444E">
        <w:rPr>
          <w:rFonts w:ascii="Times New Roman" w:eastAsiaTheme="minorEastAsia" w:hAnsi="Times New Roman" w:cs="Times New Roman"/>
        </w:rPr>
        <w:t xml:space="preserve"> (Fig</w:t>
      </w:r>
      <w:r w:rsidR="00815647" w:rsidRPr="00C9444E">
        <w:rPr>
          <w:rFonts w:ascii="Times New Roman" w:eastAsiaTheme="minorEastAsia" w:hAnsi="Times New Roman" w:cs="Times New Roman"/>
        </w:rPr>
        <w:t>.</w:t>
      </w:r>
      <w:r w:rsidR="00FB1CDF" w:rsidRPr="00C9444E">
        <w:rPr>
          <w:rFonts w:ascii="Times New Roman" w:eastAsiaTheme="minorEastAsia" w:hAnsi="Times New Roman" w:cs="Times New Roman"/>
        </w:rPr>
        <w:t xml:space="preserve"> S</w:t>
      </w:r>
      <w:r w:rsidR="00084675" w:rsidRPr="00C9444E">
        <w:rPr>
          <w:rFonts w:ascii="Times New Roman" w:eastAsiaTheme="minorEastAsia" w:hAnsi="Times New Roman" w:cs="Times New Roman"/>
        </w:rPr>
        <w:t>2</w:t>
      </w:r>
      <w:r w:rsidR="008C060B" w:rsidRPr="00C9444E">
        <w:rPr>
          <w:rFonts w:ascii="Times New Roman" w:eastAsiaTheme="minorEastAsia" w:hAnsi="Times New Roman" w:cs="Times New Roman"/>
        </w:rPr>
        <w:t>5</w:t>
      </w:r>
      <w:r w:rsidR="00FB1CDF" w:rsidRPr="00C9444E">
        <w:rPr>
          <w:rFonts w:ascii="Times New Roman" w:eastAsiaTheme="minorEastAsia" w:hAnsi="Times New Roman" w:cs="Times New Roman"/>
        </w:rPr>
        <w:t>)</w:t>
      </w:r>
      <w:r w:rsidR="00533F63" w:rsidRPr="00C9444E">
        <w:rPr>
          <w:rFonts w:ascii="Times New Roman" w:eastAsiaTheme="minorEastAsia" w:hAnsi="Times New Roman" w:cs="Times New Roman"/>
        </w:rPr>
        <w:t xml:space="preserve">. </w:t>
      </w:r>
      <w:r w:rsidR="00B66318" w:rsidRPr="00C9444E">
        <w:rPr>
          <w:rFonts w:ascii="Times New Roman" w:hAnsi="Times New Roman" w:cs="Times New Roman"/>
        </w:rPr>
        <w:t xml:space="preserve">These results suggest HIF-1 can strongly affect and drive EMT </w:t>
      </w:r>
      <w:r w:rsidR="00632ADE" w:rsidRPr="00C9444E">
        <w:rPr>
          <w:rFonts w:ascii="Times New Roman" w:hAnsi="Times New Roman" w:cs="Times New Roman"/>
        </w:rPr>
        <w:t xml:space="preserve">into a hybrid state </w:t>
      </w:r>
      <w:r w:rsidR="00B66318" w:rsidRPr="00C9444E">
        <w:rPr>
          <w:rFonts w:ascii="Times New Roman" w:hAnsi="Times New Roman" w:cs="Times New Roman"/>
        </w:rPr>
        <w:t xml:space="preserve">while AMPK can only help stabilize the E/M-W/O state if </w:t>
      </w:r>
      <w:r w:rsidR="001360CF" w:rsidRPr="00C9444E">
        <w:rPr>
          <w:rFonts w:ascii="Times New Roman" w:hAnsi="Times New Roman" w:cs="Times New Roman"/>
        </w:rPr>
        <w:t xml:space="preserve">it is </w:t>
      </w:r>
      <w:r w:rsidR="00B66318" w:rsidRPr="00C9444E">
        <w:rPr>
          <w:rFonts w:ascii="Times New Roman" w:hAnsi="Times New Roman" w:cs="Times New Roman"/>
        </w:rPr>
        <w:t>already present.</w:t>
      </w:r>
    </w:p>
    <w:p w14:paraId="5A032BDF" w14:textId="72D7D0CC" w:rsidR="00365AD9" w:rsidRPr="00C9444E" w:rsidRDefault="00212433" w:rsidP="00365AD9">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both networks are in the parameter regime of normal cells (i.e., no E/M or W/O states are present </w:t>
      </w:r>
      <w:r w:rsidR="00533F63" w:rsidRPr="00C9444E">
        <w:rPr>
          <w:rFonts w:ascii="Times New Roman" w:hAnsi="Times New Roman" w:cs="Times New Roman"/>
        </w:rPr>
        <w:t>with</w:t>
      </w:r>
      <w:r w:rsidRPr="00C9444E">
        <w:rPr>
          <w:rFonts w:ascii="Times New Roman" w:hAnsi="Times New Roman" w:cs="Times New Roman"/>
        </w:rPr>
        <w:t xml:space="preserve"> inactive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w:t>
      </w:r>
      <w:r w:rsidR="00436D4E" w:rsidRPr="00C9444E">
        <w:rPr>
          <w:rFonts w:ascii="Times New Roman" w:hAnsi="Times New Roman" w:cs="Times New Roman"/>
        </w:rPr>
        <w:t>, metabolic reprogramming drives EMT.</w:t>
      </w:r>
      <w:r w:rsidR="00DB599B" w:rsidRPr="00C9444E">
        <w:rPr>
          <w:rFonts w:ascii="Times New Roman" w:hAnsi="Times New Roman" w:cs="Times New Roman"/>
        </w:rPr>
        <w:t xml:space="preserve"> </w:t>
      </w:r>
      <w:r w:rsidR="00C623EF" w:rsidRPr="00C9444E">
        <w:rPr>
          <w:rFonts w:ascii="Times New Roman" w:hAnsi="Times New Roman" w:cs="Times New Roman"/>
        </w:rPr>
        <w:t>Recall that f</w:t>
      </w:r>
      <w:r w:rsidR="00DB599B" w:rsidRPr="00C9444E">
        <w:rPr>
          <w:rFonts w:ascii="Times New Roman" w:hAnsi="Times New Roman" w:cs="Times New Roman"/>
        </w:rPr>
        <w:t xml:space="preserve">or the </w:t>
      </w:r>
      <w:r w:rsidR="00C623EF" w:rsidRPr="00C9444E">
        <w:rPr>
          <w:rFonts w:ascii="Times New Roman" w:hAnsi="Times New Roman" w:cs="Times New Roman"/>
        </w:rPr>
        <w:t xml:space="preserve">coupled </w:t>
      </w:r>
      <w:proofErr w:type="spellStart"/>
      <w:r w:rsidR="00DB599B" w:rsidRPr="00C9444E">
        <w:rPr>
          <w:rFonts w:ascii="Times New Roman" w:hAnsi="Times New Roman" w:cs="Times New Roman"/>
        </w:rPr>
        <w:t>tristable</w:t>
      </w:r>
      <w:proofErr w:type="spellEnd"/>
      <w:r w:rsidR="00DB599B" w:rsidRPr="00C9444E">
        <w:rPr>
          <w:rFonts w:ascii="Times New Roman" w:hAnsi="Times New Roman" w:cs="Times New Roman"/>
        </w:rPr>
        <w:t xml:space="preserve"> circuit</w:t>
      </w:r>
      <w:r w:rsidR="00C623EF" w:rsidRPr="00C9444E">
        <w:rPr>
          <w:rFonts w:ascii="Times New Roman" w:hAnsi="Times New Roman" w:cs="Times New Roman"/>
        </w:rPr>
        <w:t>s</w:t>
      </w:r>
      <w:r w:rsidR="00DB599B" w:rsidRPr="00C9444E">
        <w:rPr>
          <w:rFonts w:ascii="Times New Roman" w:hAnsi="Times New Roman" w:cs="Times New Roman"/>
        </w:rPr>
        <w:t xml:space="preserve">, </w:t>
      </w:r>
      <w:r w:rsidR="00AD7F58" w:rsidRPr="00C9444E">
        <w:rPr>
          <w:rFonts w:ascii="Times New Roman" w:hAnsi="Times New Roman" w:cs="Times New Roman"/>
        </w:rPr>
        <w:t xml:space="preserve"> the simplest set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with a parameter region that suppressed all coupled states except the E/M-W/O state</w:t>
      </w:r>
      <w:r w:rsidR="00DB599B" w:rsidRPr="00C9444E">
        <w:rPr>
          <w:rFonts w:ascii="Times New Roman" w:hAnsi="Times New Roman" w:cs="Times New Roman"/>
        </w:rPr>
        <w:t xml:space="preserve"> </w:t>
      </w:r>
      <w:r w:rsidR="00C623EF" w:rsidRPr="00C9444E">
        <w:rPr>
          <w:rFonts w:ascii="Times New Roman" w:hAnsi="Times New Roman" w:cs="Times New Roman"/>
        </w:rPr>
        <w:t>consisted of</w:t>
      </w:r>
      <w:r w:rsidR="00DB599B" w:rsidRPr="00C9444E">
        <w:rPr>
          <w:rFonts w:ascii="Times New Roman" w:hAnsi="Times New Roman" w:cs="Times New Roman"/>
        </w:rPr>
        <w:t xml:space="preserve"> three regul</w:t>
      </w:r>
      <w:r w:rsidR="00C623EF" w:rsidRPr="00C9444E">
        <w:rPr>
          <w:rFonts w:ascii="Times New Roman" w:hAnsi="Times New Roman" w:cs="Times New Roman"/>
        </w:rPr>
        <w:t xml:space="preserve">atory </w:t>
      </w:r>
      <w:proofErr w:type="gramStart"/>
      <w:r w:rsidR="00C623EF" w:rsidRPr="00C9444E">
        <w:rPr>
          <w:rFonts w:ascii="Times New Roman" w:hAnsi="Times New Roman" w:cs="Times New Roman"/>
        </w:rPr>
        <w:t>links</w:t>
      </w:r>
      <w:r w:rsidR="00DB599B" w:rsidRPr="00C9444E">
        <w:rPr>
          <w:rFonts w:ascii="Times New Roman" w:hAnsi="Times New Roman" w:cs="Times New Roman"/>
        </w:rPr>
        <w:t>;</w:t>
      </w:r>
      <w:proofErr w:type="gramEnd"/>
      <w:r w:rsidR="00C623EF" w:rsidRPr="00C9444E">
        <w:rPr>
          <w:rFonts w:ascii="Times New Roman" w:hAnsi="Times New Roman" w:cs="Times New Roman"/>
        </w:rPr>
        <w:t xml:space="preserve"> </w:t>
      </w:r>
      <w:r w:rsidR="00AD7F58" w:rsidRPr="00C9444E">
        <w:rPr>
          <w:rFonts w:ascii="Times New Roman" w:hAnsi="Times New Roman" w:cs="Times New Roman"/>
        </w:rPr>
        <w:t>H</w:t>
      </w:r>
      <w:r w:rsidR="00F946C7" w:rsidRPr="00C9444E">
        <w:rPr>
          <w:rFonts w:ascii="Times New Roman" w:hAnsi="Times New Roman" w:cs="Times New Roman"/>
        </w:rPr>
        <w:t>IF</w:t>
      </w:r>
      <w:r w:rsidR="00D459E0" w:rsidRPr="00C9444E">
        <w:rPr>
          <w:rFonts w:ascii="Times New Roman" w:hAnsi="Times New Roman" w:cs="Times New Roman"/>
        </w:rPr>
        <w:t>-</w:t>
      </w:r>
      <w:r w:rsidR="00AD7F58" w:rsidRPr="00C9444E">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AD7F58" w:rsidRPr="00C9444E">
        <w:rPr>
          <w:rFonts w:ascii="Times New Roman" w:hAnsi="Times New Roman" w:cs="Times New Roman"/>
        </w:rPr>
        <w:t xml:space="preserve">. </w:t>
      </w:r>
      <w:r w:rsidR="00DB599B" w:rsidRPr="00C9444E">
        <w:rPr>
          <w:rFonts w:ascii="Times New Roman" w:hAnsi="Times New Roman" w:cs="Times New Roman"/>
        </w:rPr>
        <w:t>When these same links are active for the</w:t>
      </w:r>
      <w:r w:rsidR="00AD7F58" w:rsidRPr="00C9444E">
        <w:rPr>
          <w:rFonts w:ascii="Times New Roman" w:hAnsi="Times New Roman" w:cs="Times New Roman"/>
        </w:rPr>
        <w:t xml:space="preserve"> bistable circuit</w:t>
      </w:r>
      <w:r w:rsidR="00365AD9" w:rsidRPr="00C9444E">
        <w:rPr>
          <w:rFonts w:ascii="Times New Roman" w:hAnsi="Times New Roman" w:cs="Times New Roman"/>
        </w:rPr>
        <w:t>,</w:t>
      </w:r>
      <w:r w:rsidR="00DB599B" w:rsidRPr="00C9444E">
        <w:rPr>
          <w:rFonts w:ascii="Times New Roman" w:hAnsi="Times New Roman" w:cs="Times New Roman"/>
        </w:rPr>
        <w:t xml:space="preserve"> the results</w:t>
      </w:r>
      <w:r w:rsidR="00AD7F58" w:rsidRPr="00C9444E">
        <w:rPr>
          <w:rFonts w:ascii="Times New Roman" w:hAnsi="Times New Roman" w:cs="Times New Roman"/>
        </w:rPr>
        <w:t xml:space="preserve"> are qualitatively very similar to the </w:t>
      </w:r>
      <w:proofErr w:type="spellStart"/>
      <w:r w:rsidR="00AD7F58" w:rsidRPr="00C9444E">
        <w:rPr>
          <w:rFonts w:ascii="Times New Roman" w:hAnsi="Times New Roman" w:cs="Times New Roman"/>
        </w:rPr>
        <w:t>tristable</w:t>
      </w:r>
      <w:proofErr w:type="spellEnd"/>
      <w:r w:rsidR="00AD7F58" w:rsidRPr="00C9444E">
        <w:rPr>
          <w:rFonts w:ascii="Times New Roman" w:hAnsi="Times New Roman" w:cs="Times New Roman"/>
        </w:rPr>
        <w:t xml:space="preserve"> circuit </w:t>
      </w:r>
      <w:r w:rsidR="00DB599B" w:rsidRPr="00C9444E">
        <w:rPr>
          <w:rFonts w:ascii="Times New Roman" w:hAnsi="Times New Roman" w:cs="Times New Roman"/>
        </w:rPr>
        <w:t xml:space="preserve">results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8</w:t>
      </w:r>
      <w:r w:rsidR="00AD7F58" w:rsidRPr="00C9444E">
        <w:rPr>
          <w:rFonts w:ascii="Times New Roman" w:hAnsi="Times New Roman" w:cs="Times New Roman"/>
        </w:rPr>
        <w:t>C</w:t>
      </w:r>
      <w:r w:rsidR="00867E8D" w:rsidRPr="00C9444E">
        <w:rPr>
          <w:rFonts w:ascii="Times New Roman" w:hAnsi="Times New Roman" w:cs="Times New Roman"/>
        </w:rPr>
        <w:t xml:space="preserve"> and S2</w:t>
      </w:r>
      <w:r w:rsidR="008C060B" w:rsidRPr="00C9444E">
        <w:rPr>
          <w:rFonts w:ascii="Times New Roman" w:hAnsi="Times New Roman" w:cs="Times New Roman"/>
        </w:rPr>
        <w:t>6</w:t>
      </w:r>
      <w:r w:rsidR="00AD7F58" w:rsidRPr="00C9444E">
        <w:rPr>
          <w:rFonts w:ascii="Times New Roman" w:hAnsi="Times New Roman" w:cs="Times New Roman"/>
        </w:rPr>
        <w:t xml:space="preserve"> compared to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990679" w:rsidRPr="00C9444E">
        <w:rPr>
          <w:rFonts w:ascii="Times New Roman" w:hAnsi="Times New Roman" w:cs="Times New Roman"/>
        </w:rPr>
        <w:t>7</w:t>
      </w:r>
      <w:r w:rsidR="00AD7F58" w:rsidRPr="00C9444E">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and the W/O state is possible when mtROS</w:t>
      </w:r>
      <w:r w:rsidR="00365AD9" w:rsidRPr="00C9444E">
        <w:rPr>
          <w:rFonts w:ascii="Times New Roman" w:hAnsi="Times New Roman" w:cs="Times New Roman"/>
        </w:rPr>
        <w:t xml:space="preserve"> is</w:t>
      </w:r>
      <w:r w:rsidR="00AD7F58" w:rsidRPr="00C9444E">
        <w:rPr>
          <w:rFonts w:ascii="Times New Roman" w:hAnsi="Times New Roman" w:cs="Times New Roman"/>
        </w:rPr>
        <w:t xml:space="preserve"> greatly upregulated. Further, the system must be near maximum regulation (</w:t>
      </w:r>
      <w:proofErr w:type="gramStart"/>
      <w:r w:rsidR="00AD7F58" w:rsidRPr="00C9444E">
        <w:rPr>
          <w:rFonts w:ascii="Times New Roman" w:hAnsi="Times New Roman" w:cs="Times New Roman"/>
        </w:rPr>
        <w:t>i.e.</w:t>
      </w:r>
      <w:proofErr w:type="gramEnd"/>
      <w:r w:rsidR="00AD7F58" w:rsidRPr="00C9444E">
        <w:rPr>
          <w:rFonts w:ascii="Times New Roman" w:hAnsi="Times New Roman" w:cs="Times New Roman"/>
        </w:rPr>
        <w:t xml:space="preserve"> both fold</w:t>
      </w:r>
      <w:r w:rsidR="00365AD9" w:rsidRPr="00C9444E">
        <w:rPr>
          <w:rFonts w:ascii="Times New Roman" w:hAnsi="Times New Roman" w:cs="Times New Roman"/>
        </w:rPr>
        <w:t xml:space="preserve"> </w:t>
      </w:r>
      <w:r w:rsidR="00AD7F58" w:rsidRPr="00C9444E">
        <w:rPr>
          <w:rFonts w:ascii="Times New Roman" w:hAnsi="Times New Roman" w:cs="Times New Roman"/>
        </w:rPr>
        <w:t>changes must be close to zero) to generate the region where only</w:t>
      </w:r>
      <w:r w:rsidR="00EF2A95" w:rsidRPr="00C9444E">
        <w:rPr>
          <w:rFonts w:ascii="Times New Roman" w:hAnsi="Times New Roman" w:cs="Times New Roman"/>
        </w:rPr>
        <w:t xml:space="preserve"> the hybrid</w:t>
      </w:r>
      <w:r w:rsidR="00AD7F58" w:rsidRPr="00C9444E">
        <w:rPr>
          <w:rFonts w:ascii="Times New Roman" w:hAnsi="Times New Roman" w:cs="Times New Roman"/>
        </w:rPr>
        <w:t xml:space="preserve"> E/M-W/O </w:t>
      </w:r>
      <w:r w:rsidR="00EF2A95" w:rsidRPr="00C9444E">
        <w:rPr>
          <w:rFonts w:ascii="Times New Roman" w:hAnsi="Times New Roman" w:cs="Times New Roman"/>
        </w:rPr>
        <w:t xml:space="preserve">coupled state </w:t>
      </w:r>
      <w:r w:rsidR="00AD7F58" w:rsidRPr="00C9444E">
        <w:rPr>
          <w:rFonts w:ascii="Times New Roman" w:hAnsi="Times New Roman" w:cs="Times New Roman"/>
        </w:rPr>
        <w:t xml:space="preserve">is possible. </w:t>
      </w:r>
      <w:r w:rsidR="00845C4C" w:rsidRPr="00C9444E">
        <w:rPr>
          <w:rFonts w:ascii="Times New Roman" w:hAnsi="Times New Roman" w:cs="Times New Roman"/>
        </w:rPr>
        <w:t>Additionally, t</w:t>
      </w:r>
      <w:r w:rsidR="00AD7F58" w:rsidRPr="00C9444E">
        <w:rPr>
          <w:rFonts w:ascii="Times New Roman" w:hAnsi="Times New Roman" w:cs="Times New Roman"/>
        </w:rPr>
        <w:t xml:space="preserve">he nearby phases </w:t>
      </w:r>
      <w:r w:rsidR="00630D2B" w:rsidRPr="00C9444E">
        <w:rPr>
          <w:rFonts w:ascii="Times New Roman" w:hAnsi="Times New Roman" w:cs="Times New Roman"/>
        </w:rPr>
        <w:t>correspond to</w:t>
      </w:r>
      <w:r w:rsidR="00AD7F58" w:rsidRPr="00C9444E">
        <w:rPr>
          <w:rFonts w:ascii="Times New Roman" w:hAnsi="Times New Roman" w:cs="Times New Roman"/>
        </w:rPr>
        <w:t xml:space="preserve"> the </w:t>
      </w:r>
      <w:r w:rsidR="00845C4C" w:rsidRPr="00C9444E">
        <w:rPr>
          <w:rFonts w:ascii="Times New Roman" w:hAnsi="Times New Roman" w:cs="Times New Roman"/>
        </w:rPr>
        <w:t xml:space="preserve">phases of the </w:t>
      </w:r>
      <w:proofErr w:type="spellStart"/>
      <w:r w:rsidR="00AD7F58" w:rsidRPr="00C9444E">
        <w:rPr>
          <w:rFonts w:ascii="Times New Roman" w:hAnsi="Times New Roman" w:cs="Times New Roman"/>
        </w:rPr>
        <w:t>tristable</w:t>
      </w:r>
      <w:proofErr w:type="spellEnd"/>
      <w:r w:rsidR="00AD7F58" w:rsidRPr="00C9444E">
        <w:rPr>
          <w:rFonts w:ascii="Times New Roman" w:hAnsi="Times New Roman" w:cs="Times New Roman"/>
        </w:rPr>
        <w:t xml:space="preserve"> circuit</w:t>
      </w:r>
      <w:r w:rsidR="00845C4C" w:rsidRPr="00C9444E">
        <w:rPr>
          <w:rFonts w:ascii="Times New Roman" w:hAnsi="Times New Roman" w:cs="Times New Roman"/>
        </w:rPr>
        <w:t xml:space="preserve"> (E-O and E-W/O)</w:t>
      </w:r>
      <w:r w:rsidR="000C0ABA" w:rsidRPr="00C9444E">
        <w:rPr>
          <w:rFonts w:ascii="Times New Roman" w:hAnsi="Times New Roman" w:cs="Times New Roman"/>
        </w:rPr>
        <w:t>,</w:t>
      </w:r>
      <w:r w:rsidR="00AD7F58" w:rsidRPr="00C9444E">
        <w:rPr>
          <w:rFonts w:ascii="Times New Roman" w:hAnsi="Times New Roman" w:cs="Times New Roman"/>
        </w:rPr>
        <w:t xml:space="preserve"> further support</w:t>
      </w:r>
      <w:r w:rsidR="00AE61AE" w:rsidRPr="00C9444E">
        <w:rPr>
          <w:rFonts w:ascii="Times New Roman" w:hAnsi="Times New Roman" w:cs="Times New Roman"/>
        </w:rPr>
        <w:t>ing</w:t>
      </w:r>
      <w:r w:rsidR="00AD7F58" w:rsidRPr="00C9444E">
        <w:rPr>
          <w:rFonts w:ascii="Times New Roman" w:hAnsi="Times New Roman" w:cs="Times New Roman"/>
        </w:rPr>
        <w:t xml:space="preserve"> the existence of</w:t>
      </w:r>
      <w:ins w:id="51" w:author="Madeline Galbraith" w:date="2022-05-24T14:43:00Z">
        <w:r w:rsidR="00312E6C">
          <w:rPr>
            <w:rFonts w:ascii="Times New Roman" w:hAnsi="Times New Roman" w:cs="Times New Roman"/>
          </w:rPr>
          <w:t xml:space="preserve"> a progression</w:t>
        </w:r>
      </w:ins>
      <w:ins w:id="52" w:author="Madeline Galbraith" w:date="2022-05-24T14:44:00Z">
        <w:r w:rsidR="00A56204">
          <w:rPr>
            <w:rFonts w:ascii="Times New Roman" w:hAnsi="Times New Roman" w:cs="Times New Roman"/>
          </w:rPr>
          <w:t xml:space="preserve"> </w:t>
        </w:r>
        <w:r w:rsidR="00312E6C">
          <w:rPr>
            <w:rFonts w:ascii="Times New Roman" w:hAnsi="Times New Roman" w:cs="Times New Roman"/>
          </w:rPr>
          <w:t>that must be followed to stabilize</w:t>
        </w:r>
      </w:ins>
      <w:del w:id="53" w:author="Madeline Galbraith" w:date="2022-05-24T14:43:00Z">
        <w:r w:rsidR="00AD7F58" w:rsidRPr="00C9444E" w:rsidDel="00312E6C">
          <w:rPr>
            <w:rFonts w:ascii="Times New Roman" w:hAnsi="Times New Roman" w:cs="Times New Roman"/>
          </w:rPr>
          <w:delText xml:space="preserve"> a preferential pathway t</w:delText>
        </w:r>
        <w:r w:rsidR="000C0ABA" w:rsidRPr="00C9444E" w:rsidDel="00312E6C">
          <w:rPr>
            <w:rFonts w:ascii="Times New Roman" w:hAnsi="Times New Roman" w:cs="Times New Roman"/>
          </w:rPr>
          <w:delText>hat</w:delText>
        </w:r>
        <w:r w:rsidR="00AD7F58" w:rsidRPr="00C9444E" w:rsidDel="00312E6C">
          <w:rPr>
            <w:rFonts w:ascii="Times New Roman" w:hAnsi="Times New Roman" w:cs="Times New Roman"/>
          </w:rPr>
          <w:delText xml:space="preserve"> stabilize</w:delText>
        </w:r>
        <w:r w:rsidR="000C0ABA" w:rsidRPr="00C9444E" w:rsidDel="00312E6C">
          <w:rPr>
            <w:rFonts w:ascii="Times New Roman" w:hAnsi="Times New Roman" w:cs="Times New Roman"/>
          </w:rPr>
          <w:delText>s</w:delText>
        </w:r>
      </w:del>
      <w:r w:rsidR="00AD7F58" w:rsidRPr="00C9444E">
        <w:rPr>
          <w:rFonts w:ascii="Times New Roman" w:hAnsi="Times New Roman" w:cs="Times New Roman"/>
        </w:rPr>
        <w:t xml:space="preserve"> the E/M-W/O state. </w:t>
      </w:r>
    </w:p>
    <w:p w14:paraId="61CC32B6" w14:textId="33ED2090" w:rsidR="00E469AE" w:rsidRPr="00C9444E" w:rsidRDefault="00365AD9" w:rsidP="00EE3A7C">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Overall, we can identify the following scenario. </w:t>
      </w:r>
      <w:ins w:id="54" w:author="Madeline Galbraith" w:date="2022-05-24T14:44:00Z">
        <w:r w:rsidR="00A262DF">
          <w:rPr>
            <w:rFonts w:ascii="Times New Roman" w:hAnsi="Times New Roman" w:cs="Times New Roman"/>
          </w:rPr>
          <w:t>Metabolic re</w:t>
        </w:r>
      </w:ins>
      <w:ins w:id="55" w:author="Madeline Galbraith" w:date="2022-05-24T14:46:00Z">
        <w:r w:rsidR="00C21A88">
          <w:rPr>
            <w:rFonts w:ascii="Times New Roman" w:hAnsi="Times New Roman" w:cs="Times New Roman"/>
          </w:rPr>
          <w:t>p</w:t>
        </w:r>
      </w:ins>
      <w:ins w:id="56" w:author="Madeline Galbraith" w:date="2022-05-24T14:44:00Z">
        <w:r w:rsidR="00A262DF">
          <w:rPr>
            <w:rFonts w:ascii="Times New Roman" w:hAnsi="Times New Roman" w:cs="Times New Roman"/>
          </w:rPr>
          <w:t xml:space="preserve">rogramming drives EMT starting </w:t>
        </w:r>
      </w:ins>
      <w:ins w:id="57" w:author="Madeline Galbraith" w:date="2022-05-24T14:45:00Z">
        <w:r w:rsidR="00A262DF">
          <w:rPr>
            <w:rFonts w:ascii="Times New Roman" w:hAnsi="Times New Roman" w:cs="Times New Roman"/>
          </w:rPr>
          <w:t>with an epithelial cell using OXPHOS</w:t>
        </w:r>
      </w:ins>
      <w:ins w:id="58" w:author="Madeline Galbraith" w:date="2022-05-24T14:46:00Z">
        <w:r w:rsidR="00A262DF">
          <w:rPr>
            <w:rFonts w:ascii="Times New Roman" w:hAnsi="Times New Roman" w:cs="Times New Roman"/>
          </w:rPr>
          <w:t xml:space="preserve"> metabolism</w:t>
        </w:r>
      </w:ins>
      <w:ins w:id="59" w:author="Madeline Galbraith" w:date="2022-05-24T14:45:00Z">
        <w:r w:rsidR="00A262DF">
          <w:rPr>
            <w:rFonts w:ascii="Times New Roman" w:hAnsi="Times New Roman" w:cs="Times New Roman"/>
          </w:rPr>
          <w:t>.</w:t>
        </w:r>
      </w:ins>
      <w:del w:id="60" w:author="Madeline Galbraith" w:date="2022-05-24T14:45:00Z">
        <w:r w:rsidR="00AD7F58" w:rsidRPr="00C9444E" w:rsidDel="00A262DF">
          <w:rPr>
            <w:rFonts w:ascii="Times New Roman" w:hAnsi="Times New Roman" w:cs="Times New Roman"/>
          </w:rPr>
          <w:delText>EMT starts with an epithelial state, and</w:delText>
        </w:r>
        <w:r w:rsidRPr="00C9444E" w:rsidDel="00A262DF">
          <w:rPr>
            <w:rFonts w:ascii="Times New Roman" w:hAnsi="Times New Roman" w:cs="Times New Roman"/>
          </w:rPr>
          <w:delText xml:space="preserve"> typically </w:delText>
        </w:r>
        <w:commentRangeStart w:id="61"/>
        <w:r w:rsidR="000D6A64" w:rsidRPr="00C9444E" w:rsidDel="00A262DF">
          <w:rPr>
            <w:rFonts w:ascii="Times New Roman" w:hAnsi="Times New Roman" w:cs="Times New Roman"/>
          </w:rPr>
          <w:delText xml:space="preserve">the epithelial state </w:delText>
        </w:r>
        <w:r w:rsidRPr="00C9444E" w:rsidDel="00A262DF">
          <w:rPr>
            <w:rFonts w:ascii="Times New Roman" w:hAnsi="Times New Roman" w:cs="Times New Roman"/>
          </w:rPr>
          <w:delText xml:space="preserve">of normal tissues </w:delText>
        </w:r>
        <w:r w:rsidR="000D6A64" w:rsidRPr="00C9444E" w:rsidDel="00A262DF">
          <w:rPr>
            <w:rFonts w:ascii="Times New Roman" w:hAnsi="Times New Roman" w:cs="Times New Roman"/>
          </w:rPr>
          <w:delText>typically uses OXPHOS</w:delText>
        </w:r>
        <w:r w:rsidRPr="00C9444E" w:rsidDel="00A262DF">
          <w:rPr>
            <w:rFonts w:ascii="Times New Roman" w:hAnsi="Times New Roman" w:cs="Times New Roman"/>
          </w:rPr>
          <w:delText>.</w:delText>
        </w:r>
      </w:del>
      <w:r w:rsidRPr="00C9444E">
        <w:rPr>
          <w:rFonts w:ascii="Times New Roman" w:hAnsi="Times New Roman" w:cs="Times New Roman"/>
        </w:rPr>
        <w:t xml:space="preserve"> T</w:t>
      </w:r>
      <w:r w:rsidR="000D6A64" w:rsidRPr="00C9444E">
        <w:rPr>
          <w:rFonts w:ascii="Times New Roman" w:hAnsi="Times New Roman" w:cs="Times New Roman"/>
        </w:rPr>
        <w:t>he transi</w:t>
      </w:r>
      <w:commentRangeEnd w:id="61"/>
      <w:r w:rsidR="000D6A64" w:rsidRPr="00C9444E">
        <w:rPr>
          <w:rStyle w:val="CommentReference"/>
          <w:rFonts w:ascii="Times New Roman" w:hAnsi="Times New Roman" w:cs="Times New Roman"/>
        </w:rPr>
        <w:commentReference w:id="61"/>
      </w:r>
      <w:r w:rsidR="000D6A64" w:rsidRPr="00C9444E">
        <w:rPr>
          <w:rFonts w:ascii="Times New Roman" w:hAnsi="Times New Roman" w:cs="Times New Roman"/>
        </w:rPr>
        <w:t xml:space="preserve">tion </w:t>
      </w:r>
      <w:r w:rsidRPr="00C9444E">
        <w:rPr>
          <w:rFonts w:ascii="Times New Roman" w:hAnsi="Times New Roman" w:cs="Times New Roman"/>
        </w:rPr>
        <w:t xml:space="preserve">then proceeds </w:t>
      </w:r>
      <w:r w:rsidR="000D6A64" w:rsidRPr="00C9444E">
        <w:rPr>
          <w:rFonts w:ascii="Times New Roman" w:hAnsi="Times New Roman" w:cs="Times New Roman"/>
        </w:rPr>
        <w:t>from E-O to E-W/O to E/M-W/O</w:t>
      </w:r>
      <w:r w:rsidRPr="00C9444E">
        <w:rPr>
          <w:rFonts w:ascii="Times New Roman" w:hAnsi="Times New Roman" w:cs="Times New Roman"/>
        </w:rPr>
        <w:t>.</w:t>
      </w:r>
      <w:r w:rsidR="000D6A64" w:rsidRPr="00C9444E">
        <w:rPr>
          <w:rFonts w:ascii="Times New Roman" w:hAnsi="Times New Roman" w:cs="Times New Roman"/>
        </w:rPr>
        <w:t xml:space="preserve"> </w:t>
      </w:r>
      <w:r w:rsidRPr="00C9444E">
        <w:rPr>
          <w:rFonts w:ascii="Times New Roman" w:hAnsi="Times New Roman" w:cs="Times New Roman"/>
        </w:rPr>
        <w:t xml:space="preserve">In other words, </w:t>
      </w:r>
      <w:r w:rsidR="000D6A64" w:rsidRPr="00C9444E">
        <w:rPr>
          <w:rFonts w:ascii="Times New Roman" w:hAnsi="Times New Roman" w:cs="Times New Roman"/>
        </w:rPr>
        <w:t xml:space="preserve">metabolism must first be reprogrammed to hybrid W/O which then drives the </w:t>
      </w:r>
      <w:r w:rsidRPr="00C9444E">
        <w:rPr>
          <w:rFonts w:ascii="Times New Roman" w:hAnsi="Times New Roman" w:cs="Times New Roman"/>
        </w:rPr>
        <w:t>initiation</w:t>
      </w:r>
      <w:r w:rsidR="000D6A64" w:rsidRPr="00C9444E">
        <w:rPr>
          <w:rFonts w:ascii="Times New Roman" w:hAnsi="Times New Roman" w:cs="Times New Roman"/>
        </w:rPr>
        <w:t xml:space="preserve"> of EMT and stabilizes the hybrid E/M state. </w:t>
      </w: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2082BB2C">
            <wp:extent cx="5707434" cy="1896662"/>
            <wp:effectExtent l="0" t="0" r="762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07434" cy="1896662"/>
                    </a:xfrm>
                    <a:prstGeom prst="rect">
                      <a:avLst/>
                    </a:prstGeom>
                    <a:noFill/>
                    <a:ln w="9525">
                      <a:noFill/>
                      <a:headEnd/>
                      <a:tailEnd/>
                    </a:ln>
                  </pic:spPr>
                </pic:pic>
              </a:graphicData>
            </a:graphic>
          </wp:inline>
        </w:drawing>
      </w:r>
    </w:p>
    <w:p w14:paraId="46A1A1E8" w14:textId="47F99C22"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8</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Parameter ranges which exclude the possibility of the hybrid state can be modulated by crosstalk to generate the hybrid state.</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xml:space="preserve">) can generate the hybrid state of the downstream network (W/O, E/M, or E/M), respectively. </w:t>
      </w:r>
      <w:r w:rsidR="00A6480D" w:rsidRPr="00C9444E">
        <w:rPr>
          <w:rFonts w:ascii="Times New Roman" w:eastAsiaTheme="minorEastAsia" w:hAnsi="Times New Roman" w:cs="Times New Roman"/>
          <w:i w:val="0"/>
          <w:iCs/>
        </w:rPr>
        <w:t xml:space="preserve">If the metabolic network is bistable (W or O phenotypes) and the EMT network is </w:t>
      </w:r>
      <w:proofErr w:type="spellStart"/>
      <w:r w:rsidR="00A6480D" w:rsidRPr="00C9444E">
        <w:rPr>
          <w:rFonts w:ascii="Times New Roman" w:eastAsiaTheme="minorEastAsia" w:hAnsi="Times New Roman" w:cs="Times New Roman"/>
          <w:i w:val="0"/>
          <w:iCs/>
        </w:rPr>
        <w:t>tristable</w:t>
      </w:r>
      <w:proofErr w:type="spellEnd"/>
      <w:r w:rsidR="00A6480D" w:rsidRPr="00C9444E">
        <w:rPr>
          <w:rFonts w:ascii="Times New Roman" w:eastAsiaTheme="minorEastAsia" w:hAnsi="Times New Roman" w:cs="Times New Roman"/>
          <w:i w:val="0"/>
          <w:iCs/>
        </w:rPr>
        <w:t xml:space="preserve"> (E, E/M, or M phenotypes),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A6480D" w:rsidRPr="00C9444E">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w:t>
      </w:r>
      <w:proofErr w:type="spellStart"/>
      <w:r w:rsidR="00A6480D" w:rsidRPr="00C9444E">
        <w:rPr>
          <w:rFonts w:ascii="Times New Roman" w:eastAsiaTheme="minorEastAsia" w:hAnsi="Times New Roman" w:cs="Times New Roman"/>
          <w:i w:val="0"/>
          <w:iCs/>
        </w:rPr>
        <w:t>tristable</w:t>
      </w:r>
      <w:proofErr w:type="spellEnd"/>
      <w:r w:rsidR="00A6480D" w:rsidRPr="00C9444E">
        <w:rPr>
          <w:rFonts w:ascii="Times New Roman" w:eastAsiaTheme="minorEastAsia" w:hAnsi="Times New Roman" w:cs="Times New Roman"/>
          <w:i w:val="0"/>
          <w:iCs/>
        </w:rPr>
        <w:t xml:space="preserve"> (W, O, or W/O), a HIF-1 controlled crosstalk can briefly generate the E/M state and stabilize the E/M-W/O state. </w:t>
      </w:r>
      <w:r w:rsidR="00001FCF" w:rsidRPr="00C9444E">
        <w:rPr>
          <w:rFonts w:ascii="Times New Roman" w:eastAsiaTheme="minorEastAsia" w:hAnsi="Times New Roman" w:cs="Times New Roman"/>
          <w:i w:val="0"/>
          <w:iCs/>
        </w:rPr>
        <w:t xml:space="preserve">If both networks are bistable, the same three links as the </w:t>
      </w:r>
      <w:proofErr w:type="spellStart"/>
      <w:r w:rsidR="00001FCF" w:rsidRPr="00C9444E">
        <w:rPr>
          <w:rFonts w:ascii="Times New Roman" w:eastAsiaTheme="minorEastAsia" w:hAnsi="Times New Roman" w:cs="Times New Roman"/>
          <w:i w:val="0"/>
          <w:iCs/>
        </w:rPr>
        <w:t>tristable</w:t>
      </w:r>
      <w:proofErr w:type="spellEnd"/>
      <w:r w:rsidR="00001FCF" w:rsidRPr="00C9444E">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001FCF"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001FCF" w:rsidRPr="00C9444E">
        <w:rPr>
          <w:rFonts w:ascii="Times New Roman" w:eastAsiaTheme="minorEastAsia" w:hAnsi="Times New Roman" w:cs="Times New Roman"/>
          <w:i w:val="0"/>
          <w:iCs/>
        </w:rPr>
        <w:t xml:space="preserve"> and reducing Input to SNAIL) generates the E/M-W/O state and suppresses all other coupled states.</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C9444E">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C9444E">
        <w:rPr>
          <w:rFonts w:ascii="Times New Roman" w:hAnsi="Times New Roman" w:cs="Times New Roman"/>
          <w:i w:val="0"/>
          <w:iCs/>
        </w:rPr>
        <w:t xml:space="preserve">, there is a sharp change with the hybrid W/O phenotype becoming the most often occupied phenotype.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Our model using parameters that remove the hybrid E/M phenotype from the accessible states when the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C9444E">
        <w:rPr>
          <w:rFonts w:ascii="Times New Roman" w:hAnsi="Times New Roman" w:cs="Times New Roman"/>
          <w:i w:val="0"/>
          <w:iCs/>
        </w:rPr>
        <w:t xml:space="preserve"> goes towards zero), the system goes from </w:t>
      </w:r>
      <w:r w:rsidR="00C309E2" w:rsidRPr="00C9444E">
        <w:rPr>
          <w:rFonts w:ascii="Times New Roman" w:hAnsi="Times New Roman" w:cs="Times New Roman"/>
          <w:i w:val="0"/>
          <w:iCs/>
        </w:rPr>
        <w:t>only the E and M states available to regions in which the</w:t>
      </w:r>
      <w:r w:rsidR="00AD7F58" w:rsidRPr="00C9444E">
        <w:rPr>
          <w:rFonts w:ascii="Times New Roman" w:hAnsi="Times New Roman" w:cs="Times New Roman"/>
          <w:i w:val="0"/>
          <w:iCs/>
        </w:rPr>
        <w:t xml:space="preserve"> E/M phenotype</w:t>
      </w:r>
      <w:r w:rsidR="00C309E2" w:rsidRPr="00C9444E">
        <w:rPr>
          <w:rFonts w:ascii="Times New Roman" w:hAnsi="Times New Roman" w:cs="Times New Roman"/>
          <w:i w:val="0"/>
          <w:iCs/>
        </w:rPr>
        <w:t xml:space="preserve"> i</w:t>
      </w:r>
      <w:r w:rsidR="00AD7F58" w:rsidRPr="00C9444E">
        <w:rPr>
          <w:rFonts w:ascii="Times New Roman" w:hAnsi="Times New Roman" w:cs="Times New Roman"/>
          <w:i w:val="0"/>
          <w:iCs/>
        </w:rPr>
        <w:t xml:space="preserve">s accessible. </w:t>
      </w:r>
      <w:r w:rsidR="00AD7F58" w:rsidRPr="00C9444E">
        <w:rPr>
          <w:rFonts w:ascii="Times New Roman" w:hAnsi="Times New Roman" w:cs="Times New Roman"/>
          <w:b/>
          <w:bCs/>
          <w:i w:val="0"/>
          <w:iCs/>
        </w:rPr>
        <w:t>(</w:t>
      </w:r>
      <w:r w:rsidR="001B2AC1" w:rsidRPr="00C9444E">
        <w:rPr>
          <w:rFonts w:ascii="Times New Roman" w:hAnsi="Times New Roman" w:cs="Times New Roman"/>
          <w:b/>
          <w:bCs/>
          <w:i w:val="0"/>
          <w:iCs/>
        </w:rPr>
        <w:t>C</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Combining the models from (A) and (B), we generate a model which only has 4 possible coupled states if the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(E-O, E-W, M-O, and M-W). </w:t>
      </w:r>
      <w:r w:rsidR="007262EA" w:rsidRPr="00C9444E">
        <w:rPr>
          <w:rFonts w:ascii="Times New Roman" w:hAnsi="Times New Roman" w:cs="Times New Roman"/>
          <w:i w:val="0"/>
          <w:iCs/>
        </w:rPr>
        <w:t>At maximum</w:t>
      </w:r>
      <w:r w:rsidR="00AD7F58" w:rsidRPr="00C9444E">
        <w:rPr>
          <w:rFonts w:ascii="Times New Roman" w:hAnsi="Times New Roman" w:cs="Times New Roman"/>
          <w:i w:val="0"/>
          <w:iCs/>
        </w:rPr>
        <w:t xml:space="preserve"> upregulat</w:t>
      </w:r>
      <w:r w:rsidR="007262EA" w:rsidRPr="00C9444E">
        <w:rPr>
          <w:rFonts w:ascii="Times New Roman" w:hAnsi="Times New Roman" w:cs="Times New Roman"/>
          <w:i w:val="0"/>
          <w:iCs/>
        </w:rPr>
        <w:t>ion</w:t>
      </w:r>
      <w:r w:rsidR="00AD7F58" w:rsidRPr="00C9444E">
        <w:rPr>
          <w:rFonts w:ascii="Times New Roman" w:hAnsi="Times New Roman" w:cs="Times New Roman"/>
          <w:i w:val="0"/>
          <w:iCs/>
        </w:rPr>
        <w:t xml:space="preserve"> </w:t>
      </w:r>
      <w:r w:rsidR="007262EA" w:rsidRPr="00C9444E">
        <w:rPr>
          <w:rFonts w:ascii="Times New Roman" w:hAnsi="Times New Roman" w:cs="Times New Roman"/>
          <w:i w:val="0"/>
          <w:iCs/>
        </w:rPr>
        <w:t xml:space="preserve">of </w:t>
      </w:r>
      <w:r w:rsidR="00AD7F58" w:rsidRPr="00C9444E">
        <w:rPr>
          <w:rFonts w:ascii="Times New Roman" w:hAnsi="Times New Roman" w:cs="Times New Roman"/>
          <w:i w:val="0"/>
          <w:iCs/>
        </w:rPr>
        <w:t>mtROS and downregulat</w:t>
      </w:r>
      <w:r w:rsidR="007262EA" w:rsidRPr="00C9444E">
        <w:rPr>
          <w:rFonts w:ascii="Times New Roman" w:hAnsi="Times New Roman" w:cs="Times New Roman"/>
          <w:i w:val="0"/>
          <w:iCs/>
        </w:rPr>
        <w:t>ion of</w:t>
      </w:r>
      <w:r w:rsidR="00AD7F58" w:rsidRPr="00C9444E">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C9444E">
        <w:rPr>
          <w:rFonts w:ascii="Times New Roman" w:hAnsi="Times New Roman" w:cs="Times New Roman"/>
          <w:i w:val="0"/>
          <w:iCs/>
        </w:rPr>
        <w:t>,</w:t>
      </w:r>
      <w:r w:rsidR="00AD7F58" w:rsidRPr="00C9444E">
        <w:rPr>
          <w:rFonts w:ascii="Times New Roman" w:hAnsi="Times New Roman" w:cs="Times New Roman"/>
          <w:i w:val="0"/>
          <w:iCs/>
        </w:rPr>
        <w:t xml:space="preserve"> the E/M-W/O state is the only one accessible, </w:t>
      </w:r>
      <w:proofErr w:type="gramStart"/>
      <w:r w:rsidR="00AD7F58" w:rsidRPr="00C9444E">
        <w:rPr>
          <w:rFonts w:ascii="Times New Roman" w:hAnsi="Times New Roman" w:cs="Times New Roman"/>
          <w:i w:val="0"/>
          <w:iCs/>
        </w:rPr>
        <w:t>similar to</w:t>
      </w:r>
      <w:proofErr w:type="gramEnd"/>
      <w:r w:rsidR="00AD7F58" w:rsidRPr="00C9444E">
        <w:rPr>
          <w:rFonts w:ascii="Times New Roman" w:hAnsi="Times New Roman" w:cs="Times New Roman"/>
          <w:i w:val="0"/>
          <w:iCs/>
        </w:rPr>
        <w:t xml:space="preserve"> the model with parameters always allowing access to the E/M-W/O state</w:t>
      </w:r>
      <w:r w:rsidR="00A834EA" w:rsidRPr="00C9444E">
        <w:rPr>
          <w:rFonts w:ascii="Times New Roman" w:hAnsi="Times New Roman" w:cs="Times New Roman"/>
          <w:i w:val="0"/>
          <w:iCs/>
        </w:rPr>
        <w:t xml:space="preserve"> (Fig</w:t>
      </w:r>
      <w:r w:rsidR="00413352" w:rsidRPr="00C9444E">
        <w:rPr>
          <w:rFonts w:ascii="Times New Roman" w:hAnsi="Times New Roman" w:cs="Times New Roman"/>
          <w:i w:val="0"/>
          <w:iCs/>
        </w:rPr>
        <w:t>.</w:t>
      </w:r>
      <w:r w:rsidR="00A834EA" w:rsidRPr="00C9444E">
        <w:rPr>
          <w:rFonts w:ascii="Times New Roman" w:hAnsi="Times New Roman" w:cs="Times New Roman"/>
          <w:i w:val="0"/>
          <w:iCs/>
        </w:rPr>
        <w:t xml:space="preserve"> </w:t>
      </w:r>
      <w:r w:rsidR="00990679" w:rsidRPr="00C9444E">
        <w:rPr>
          <w:rFonts w:ascii="Times New Roman" w:hAnsi="Times New Roman" w:cs="Times New Roman"/>
          <w:i w:val="0"/>
          <w:iCs/>
        </w:rPr>
        <w:t>7</w:t>
      </w:r>
      <w:r w:rsidR="00A834EA" w:rsidRPr="00C9444E">
        <w:rPr>
          <w:rFonts w:ascii="Times New Roman" w:hAnsi="Times New Roman" w:cs="Times New Roman"/>
          <w:i w:val="0"/>
          <w:iCs/>
        </w:rPr>
        <w:t>C)</w:t>
      </w:r>
      <w:r w:rsidR="00AD7F58" w:rsidRPr="00C9444E">
        <w:rPr>
          <w:rFonts w:ascii="Times New Roman" w:hAnsi="Times New Roman" w:cs="Times New Roman"/>
          <w:i w:val="0"/>
          <w:iCs/>
        </w:rPr>
        <w:t>.</w:t>
      </w:r>
    </w:p>
    <w:p w14:paraId="4DE7A3BC" w14:textId="77777777" w:rsidR="00F2770C" w:rsidRPr="00C9444E" w:rsidRDefault="00F2770C" w:rsidP="00817A31">
      <w:pPr>
        <w:pStyle w:val="Caption"/>
        <w:rPr>
          <w:rFonts w:ascii="Times New Roman" w:hAnsi="Times New Roman" w:cs="Times New Roman"/>
          <w:i w:val="0"/>
          <w:iCs/>
        </w:rPr>
      </w:pPr>
    </w:p>
    <w:p w14:paraId="75D277B4" w14:textId="5D9DD9D4" w:rsidR="00E469AE" w:rsidRPr="00C9444E" w:rsidRDefault="00AD7F58" w:rsidP="00011E4B">
      <w:pPr>
        <w:pStyle w:val="BodyText"/>
        <w:spacing w:line="480" w:lineRule="auto"/>
        <w:rPr>
          <w:rFonts w:ascii="Times New Roman" w:hAnsi="Times New Roman" w:cs="Times New Roman"/>
        </w:rPr>
      </w:pPr>
      <w:bookmarkStart w:id="62" w:name="psfs-stabilize-the-em-state-which-stabil"/>
      <w:r w:rsidRPr="00C9444E">
        <w:rPr>
          <w:rFonts w:ascii="Times New Roman" w:hAnsi="Times New Roman" w:cs="Times New Roman"/>
          <w:b/>
          <w:bCs/>
        </w:rPr>
        <w:t>PSFs</w:t>
      </w:r>
      <w:r w:rsidR="007D2EA3" w:rsidRPr="00C9444E">
        <w:rPr>
          <w:rFonts w:ascii="Times New Roman" w:hAnsi="Times New Roman" w:cs="Times New Roman"/>
          <w:b/>
          <w:bCs/>
        </w:rPr>
        <w:t xml:space="preserve"> can</w:t>
      </w:r>
      <w:r w:rsidRPr="00C9444E">
        <w:rPr>
          <w:rFonts w:ascii="Times New Roman" w:hAnsi="Times New Roman" w:cs="Times New Roman"/>
          <w:b/>
          <w:bCs/>
        </w:rPr>
        <w:t xml:space="preserve"> stabilize the</w:t>
      </w:r>
      <w:r w:rsidR="007D2EA3" w:rsidRPr="00C9444E">
        <w:rPr>
          <w:rFonts w:ascii="Times New Roman" w:hAnsi="Times New Roman" w:cs="Times New Roman"/>
          <w:b/>
          <w:bCs/>
        </w:rPr>
        <w:t xml:space="preserve"> hybrid</w:t>
      </w:r>
      <w:r w:rsidRPr="00C9444E">
        <w:rPr>
          <w:rFonts w:ascii="Times New Roman" w:hAnsi="Times New Roman" w:cs="Times New Roman"/>
          <w:b/>
          <w:bCs/>
        </w:rPr>
        <w:t xml:space="preserve"> E/M</w:t>
      </w:r>
      <w:r w:rsidR="007D2EA3" w:rsidRPr="00C9444E">
        <w:rPr>
          <w:rFonts w:ascii="Times New Roman" w:hAnsi="Times New Roman" w:cs="Times New Roman"/>
          <w:b/>
          <w:bCs/>
        </w:rPr>
        <w:t>-</w:t>
      </w:r>
      <w:r w:rsidRPr="00C9444E">
        <w:rPr>
          <w:rFonts w:ascii="Times New Roman" w:hAnsi="Times New Roman" w:cs="Times New Roman"/>
          <w:b/>
          <w:bCs/>
        </w:rPr>
        <w:t>W/O state</w:t>
      </w:r>
      <w:bookmarkEnd w:id="62"/>
      <w:r w:rsidR="00F2770C" w:rsidRPr="00C9444E">
        <w:rPr>
          <w:rFonts w:ascii="Times New Roman" w:hAnsi="Times New Roman" w:cs="Times New Roman"/>
          <w:b/>
          <w:bCs/>
        </w:rPr>
        <w:t xml:space="preserve">: </w:t>
      </w:r>
      <w:r w:rsidRPr="00C9444E">
        <w:rPr>
          <w:rFonts w:ascii="Times New Roman" w:hAnsi="Times New Roman" w:cs="Times New Roman"/>
        </w:rPr>
        <w:t>Lastly</w:t>
      </w:r>
      <w:r w:rsidR="000C0ABA" w:rsidRPr="00C9444E">
        <w:rPr>
          <w:rFonts w:ascii="Times New Roman" w:hAnsi="Times New Roman" w:cs="Times New Roman"/>
        </w:rPr>
        <w:t>,</w:t>
      </w:r>
      <w:r w:rsidRPr="00C9444E">
        <w:rPr>
          <w:rFonts w:ascii="Times New Roman" w:hAnsi="Times New Roman" w:cs="Times New Roman"/>
        </w:rPr>
        <w:t xml:space="preserve"> we</w:t>
      </w:r>
      <w:r w:rsidR="007E4A61" w:rsidRPr="00C9444E">
        <w:rPr>
          <w:rFonts w:ascii="Times New Roman" w:hAnsi="Times New Roman" w:cs="Times New Roman"/>
        </w:rPr>
        <w:t xml:space="preserve"> investigate the effects of the </w:t>
      </w:r>
      <w:proofErr w:type="spellStart"/>
      <w:r w:rsidR="007E4A61" w:rsidRPr="00C9444E">
        <w:rPr>
          <w:rFonts w:ascii="Times New Roman" w:hAnsi="Times New Roman" w:cs="Times New Roman"/>
        </w:rPr>
        <w:t>crosstalks</w:t>
      </w:r>
      <w:proofErr w:type="spellEnd"/>
      <w:r w:rsidR="007E4A61" w:rsidRPr="00C9444E">
        <w:rPr>
          <w:rFonts w:ascii="Times New Roman" w:hAnsi="Times New Roman" w:cs="Times New Roman"/>
        </w:rPr>
        <w:t xml:space="preserve"> when the system is already stabilized in the E/M-W/O hybrid state. </w:t>
      </w:r>
      <w:r w:rsidR="002D5F45" w:rsidRPr="00C9444E">
        <w:rPr>
          <w:rFonts w:ascii="Times New Roman" w:hAnsi="Times New Roman" w:cs="Times New Roman"/>
        </w:rPr>
        <w:t xml:space="preserve">The PSFs GRHL2 and OVOL </w:t>
      </w:r>
      <w:r w:rsidR="00045854" w:rsidRPr="00C9444E">
        <w:rPr>
          <w:rFonts w:ascii="Times New Roman" w:hAnsi="Times New Roman" w:cs="Times New Roman"/>
        </w:rPr>
        <w:t>are known to stabilize the hybrid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4C245F" w:rsidRPr="004C245F">
            <w:rPr>
              <w:rFonts w:ascii="Times New Roman" w:eastAsia="Times New Roman" w:hAnsi="Times New Roman" w:cs="Times New Roman"/>
              <w:color w:val="000000"/>
            </w:rPr>
            <w:t>[14,46]</w:t>
          </w:r>
        </w:sdtContent>
      </w:sdt>
      <w:r w:rsidR="00045854" w:rsidRPr="00C9444E">
        <w:rPr>
          <w:rFonts w:ascii="Times New Roman" w:hAnsi="Times New Roman" w:cs="Times New Roman"/>
        </w:rPr>
        <w:t xml:space="preserve">. Also, </w:t>
      </w:r>
      <w:r w:rsidR="00E276DE" w:rsidRPr="00C9444E">
        <w:rPr>
          <w:rFonts w:ascii="Times New Roman" w:hAnsi="Times New Roman" w:cs="Times New Roman"/>
        </w:rPr>
        <w:t xml:space="preserve">since </w:t>
      </w:r>
      <w:r w:rsidRPr="00C9444E">
        <w:rPr>
          <w:rFonts w:ascii="Times New Roman" w:hAnsi="Times New Roman" w:cs="Times New Roman"/>
        </w:rPr>
        <w:t>GRHL2 upregulates ROS</w:t>
      </w:r>
      <w:r w:rsidR="00045854" w:rsidRPr="00C9444E">
        <w:rPr>
          <w:rFonts w:ascii="Times New Roman" w:hAnsi="Times New Roman" w:cs="Times New Roman"/>
        </w:rPr>
        <w:t xml:space="preserve"> in a manner </w:t>
      </w:r>
      <w:proofErr w:type="gramStart"/>
      <w:r w:rsidR="00045854" w:rsidRPr="00C9444E">
        <w:rPr>
          <w:rFonts w:ascii="Times New Roman" w:hAnsi="Times New Roman" w:cs="Times New Roman"/>
        </w:rPr>
        <w:t>similar to</w:t>
      </w:r>
      <w:proofErr w:type="gramEnd"/>
      <w:r w:rsidR="00045854"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5914">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4C245F" w:rsidRPr="004C245F">
            <w:rPr>
              <w:rFonts w:ascii="Times New Roman" w:eastAsia="Times New Roman" w:hAnsi="Times New Roman" w:cs="Times New Roman"/>
              <w:color w:val="000000"/>
            </w:rPr>
            <w:t>[69]</w:t>
          </w:r>
        </w:sdtContent>
      </w:sdt>
      <w:r w:rsidR="002D5F45" w:rsidRPr="00C9444E">
        <w:rPr>
          <w:rFonts w:ascii="Times New Roman" w:hAnsi="Times New Roman" w:cs="Times New Roman"/>
        </w:rPr>
        <w:t>, GRHL2 should stabilize the W/O phenotype</w:t>
      </w:r>
      <w:r w:rsidRPr="00C9444E">
        <w:rPr>
          <w:rFonts w:ascii="Times New Roman" w:hAnsi="Times New Roman" w:cs="Times New Roman"/>
        </w:rPr>
        <w:t xml:space="preserve">. </w:t>
      </w:r>
      <w:r w:rsidR="006C75FE" w:rsidRPr="00C9444E">
        <w:rPr>
          <w:rFonts w:ascii="Times New Roman" w:hAnsi="Times New Roman" w:cs="Times New Roman"/>
        </w:rPr>
        <w:t>Therefore, we modi</w:t>
      </w:r>
      <w:r w:rsidR="00E276DE" w:rsidRPr="00C9444E">
        <w:rPr>
          <w:rFonts w:ascii="Times New Roman" w:hAnsi="Times New Roman" w:cs="Times New Roman"/>
        </w:rPr>
        <w:t>fied</w:t>
      </w:r>
      <w:r w:rsidR="006C75FE" w:rsidRPr="00C9444E">
        <w:rPr>
          <w:rFonts w:ascii="Times New Roman" w:hAnsi="Times New Roman" w:cs="Times New Roman"/>
        </w:rPr>
        <w:t xml:space="preserve"> the original </w:t>
      </w:r>
      <w:proofErr w:type="spellStart"/>
      <w:r w:rsidR="006C75FE" w:rsidRPr="00C9444E">
        <w:rPr>
          <w:rFonts w:ascii="Times New Roman" w:hAnsi="Times New Roman" w:cs="Times New Roman"/>
        </w:rPr>
        <w:t>tristable</w:t>
      </w:r>
      <w:proofErr w:type="spellEnd"/>
      <w:r w:rsidR="006C75FE" w:rsidRPr="00C9444E">
        <w:rPr>
          <w:rFonts w:ascii="Times New Roman" w:hAnsi="Times New Roman" w:cs="Times New Roman"/>
        </w:rPr>
        <w:t xml:space="preserve"> network to include the</w:t>
      </w:r>
      <w:r w:rsidR="00E276DE" w:rsidRPr="00C9444E">
        <w:rPr>
          <w:rFonts w:ascii="Times New Roman" w:hAnsi="Times New Roman" w:cs="Times New Roman"/>
        </w:rPr>
        <w:t>se</w:t>
      </w:r>
      <w:r w:rsidR="006C75FE" w:rsidRPr="00C9444E">
        <w:rPr>
          <w:rFonts w:ascii="Times New Roman" w:hAnsi="Times New Roman" w:cs="Times New Roman"/>
        </w:rPr>
        <w:t xml:space="preserve"> PSFs (</w:t>
      </w:r>
      <w:r w:rsidR="00C3707C" w:rsidRPr="00C9444E">
        <w:rPr>
          <w:rFonts w:ascii="Times New Roman" w:hAnsi="Times New Roman" w:cs="Times New Roman"/>
        </w:rPr>
        <w:t xml:space="preserve">Fig. 9A, </w:t>
      </w:r>
      <w:r w:rsidR="006C75FE" w:rsidRPr="00C9444E">
        <w:rPr>
          <w:rFonts w:ascii="Times New Roman" w:hAnsi="Times New Roman" w:cs="Times New Roman"/>
        </w:rPr>
        <w:t>parameters and modified equations of the PSF stabilized network are in Section S1.</w:t>
      </w:r>
      <w:r w:rsidR="00C2452F" w:rsidRPr="00C9444E">
        <w:rPr>
          <w:rFonts w:ascii="Times New Roman" w:hAnsi="Times New Roman" w:cs="Times New Roman"/>
        </w:rPr>
        <w:t>6</w:t>
      </w:r>
      <w:r w:rsidR="006C75FE" w:rsidRPr="00C9444E">
        <w:rPr>
          <w:rFonts w:ascii="Times New Roman" w:hAnsi="Times New Roman" w:cs="Times New Roman"/>
        </w:rPr>
        <w:t xml:space="preserve">). </w:t>
      </w:r>
      <w:r w:rsidR="00364DC5" w:rsidRPr="00C9444E">
        <w:rPr>
          <w:rFonts w:ascii="Times New Roman" w:hAnsi="Times New Roman" w:cs="Times New Roman"/>
        </w:rPr>
        <w:t xml:space="preserve">When the </w:t>
      </w:r>
      <w:proofErr w:type="spellStart"/>
      <w:r w:rsidR="00364DC5" w:rsidRPr="00C9444E">
        <w:rPr>
          <w:rFonts w:ascii="Times New Roman" w:hAnsi="Times New Roman" w:cs="Times New Roman"/>
        </w:rPr>
        <w:t>crosstalks</w:t>
      </w:r>
      <w:proofErr w:type="spellEnd"/>
      <w:r w:rsidR="00364DC5" w:rsidRPr="00C9444E">
        <w:rPr>
          <w:rFonts w:ascii="Times New Roman" w:hAnsi="Times New Roman" w:cs="Times New Roman"/>
        </w:rPr>
        <w:t xml:space="preserve"> are inactive, we find the </w:t>
      </w:r>
      <w:r w:rsidRPr="00C9444E">
        <w:rPr>
          <w:rFonts w:ascii="Times New Roman" w:hAnsi="Times New Roman" w:cs="Times New Roman"/>
        </w:rPr>
        <w:t>PSF stabilized network</w:t>
      </w:r>
      <w:r w:rsidR="00364DC5" w:rsidRPr="00C9444E">
        <w:rPr>
          <w:rFonts w:ascii="Times New Roman" w:hAnsi="Times New Roman" w:cs="Times New Roman"/>
        </w:rPr>
        <w:t xml:space="preserve"> </w:t>
      </w:r>
      <w:r w:rsidRPr="00C9444E">
        <w:rPr>
          <w:rFonts w:ascii="Times New Roman" w:hAnsi="Times New Roman" w:cs="Times New Roman"/>
        </w:rPr>
        <w:t>can either be in the E/M-W/O or E/M-O state</w:t>
      </w:r>
      <w:r w:rsidR="00F17120" w:rsidRPr="00C9444E">
        <w:rPr>
          <w:rFonts w:ascii="Times New Roman" w:hAnsi="Times New Roman" w:cs="Times New Roman"/>
        </w:rPr>
        <w:t>, and more than 90% of initial conditions lead to the hybrid E/M-W/O state</w:t>
      </w:r>
      <w:r w:rsidR="00C875B5" w:rsidRPr="00C9444E">
        <w:rPr>
          <w:rFonts w:ascii="Times New Roman" w:hAnsi="Times New Roman" w:cs="Times New Roman"/>
        </w:rPr>
        <w:t xml:space="preserve"> (Fig</w:t>
      </w:r>
      <w:r w:rsidR="00A56B02" w:rsidRPr="00C9444E">
        <w:rPr>
          <w:rFonts w:ascii="Times New Roman" w:hAnsi="Times New Roman" w:cs="Times New Roman"/>
        </w:rPr>
        <w:t>.</w:t>
      </w:r>
      <w:r w:rsidR="00C875B5"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7</w:t>
      </w:r>
      <w:r w:rsidR="00E27E8E" w:rsidRPr="00C9444E">
        <w:rPr>
          <w:rFonts w:ascii="Times New Roman" w:hAnsi="Times New Roman" w:cs="Times New Roman"/>
        </w:rPr>
        <w:t>)</w:t>
      </w:r>
      <w:r w:rsidRPr="00C9444E">
        <w:rPr>
          <w:rFonts w:ascii="Times New Roman" w:hAnsi="Times New Roman" w:cs="Times New Roman"/>
        </w:rPr>
        <w:t>.</w:t>
      </w:r>
    </w:p>
    <w:p w14:paraId="26473B30" w14:textId="36F605A3" w:rsidR="00E469AE" w:rsidRPr="00C9444E" w:rsidRDefault="00AD7F58" w:rsidP="004A15AC">
      <w:pPr>
        <w:pStyle w:val="BodyText"/>
        <w:spacing w:line="480" w:lineRule="auto"/>
        <w:ind w:firstLine="720"/>
        <w:rPr>
          <w:rFonts w:ascii="Times New Roman" w:hAnsi="Times New Roman" w:cs="Times New Roman"/>
        </w:rPr>
      </w:pPr>
      <w:r w:rsidRPr="00C9444E">
        <w:rPr>
          <w:rFonts w:ascii="Times New Roman" w:hAnsi="Times New Roman" w:cs="Times New Roman"/>
        </w:rPr>
        <w:t>When a single crosstalk is active</w:t>
      </w:r>
      <w:r w:rsidR="002155FC" w:rsidRPr="00C9444E">
        <w:rPr>
          <w:rFonts w:ascii="Times New Roman" w:hAnsi="Times New Roman" w:cs="Times New Roman"/>
        </w:rPr>
        <w:t xml:space="preserve"> in the PSF coupled network</w:t>
      </w:r>
      <w:r w:rsidRPr="00C9444E">
        <w:rPr>
          <w:rFonts w:ascii="Times New Roman" w:hAnsi="Times New Roman" w:cs="Times New Roman"/>
        </w:rPr>
        <w:t>, the behavior is as expected</w:t>
      </w:r>
      <w:r w:rsidR="003673B0" w:rsidRPr="00C9444E">
        <w:rPr>
          <w:rFonts w:ascii="Times New Roman" w:hAnsi="Times New Roman" w:cs="Times New Roman"/>
        </w:rPr>
        <w:t>,</w:t>
      </w:r>
      <w:r w:rsidRPr="00C9444E">
        <w:rPr>
          <w:rFonts w:ascii="Times New Roman" w:hAnsi="Times New Roman" w:cs="Times New Roman"/>
        </w:rPr>
        <w:t xml:space="preserve"> with the E/M-W/O state persisting for more </w:t>
      </w:r>
      <w:r w:rsidR="003673B0" w:rsidRPr="00C9444E">
        <w:rPr>
          <w:rFonts w:ascii="Times New Roman" w:hAnsi="Times New Roman" w:cs="Times New Roman"/>
        </w:rPr>
        <w:t xml:space="preserve">parameter </w:t>
      </w:r>
      <w:r w:rsidRPr="00C9444E">
        <w:rPr>
          <w:rFonts w:ascii="Times New Roman" w:hAnsi="Times New Roman" w:cs="Times New Roman"/>
        </w:rPr>
        <w:t xml:space="preserve">values than </w:t>
      </w:r>
      <w:r w:rsidR="003673B0" w:rsidRPr="00C9444E">
        <w:rPr>
          <w:rFonts w:ascii="Times New Roman" w:hAnsi="Times New Roman" w:cs="Times New Roman"/>
        </w:rPr>
        <w:t xml:space="preserve">in </w:t>
      </w:r>
      <w:r w:rsidRPr="00C9444E">
        <w:rPr>
          <w:rFonts w:ascii="Times New Roman" w:hAnsi="Times New Roman" w:cs="Times New Roman"/>
        </w:rPr>
        <w:t xml:space="preserve">the </w:t>
      </w:r>
      <w:r w:rsidR="00E276DE" w:rsidRPr="00C9444E">
        <w:rPr>
          <w:rFonts w:ascii="Times New Roman" w:hAnsi="Times New Roman" w:cs="Times New Roman"/>
        </w:rPr>
        <w:t xml:space="preserve">original </w:t>
      </w:r>
      <w:proofErr w:type="spellStart"/>
      <w:r w:rsidRPr="00C9444E">
        <w:rPr>
          <w:rFonts w:ascii="Times New Roman" w:hAnsi="Times New Roman" w:cs="Times New Roman"/>
        </w:rPr>
        <w:t>tristable</w:t>
      </w:r>
      <w:proofErr w:type="spellEnd"/>
      <w:r w:rsidRPr="00C9444E">
        <w:rPr>
          <w:rFonts w:ascii="Times New Roman" w:hAnsi="Times New Roman" w:cs="Times New Roman"/>
        </w:rPr>
        <w:t xml:space="preserve"> coupled network. </w:t>
      </w:r>
      <w:r w:rsidR="00323B4E" w:rsidRPr="00C9444E">
        <w:rPr>
          <w:rFonts w:ascii="Times New Roman" w:hAnsi="Times New Roman" w:cs="Times New Roman"/>
        </w:rPr>
        <w:t>For instance, the hybrid E/M-W/O state is stabilized at all values of the fold</w:t>
      </w:r>
      <w:r w:rsidR="00E276DE" w:rsidRPr="00C9444E">
        <w:rPr>
          <w:rFonts w:ascii="Times New Roman" w:hAnsi="Times New Roman" w:cs="Times New Roman"/>
        </w:rPr>
        <w:t xml:space="preserve"> </w:t>
      </w:r>
      <w:r w:rsidR="00323B4E" w:rsidRPr="00C9444E">
        <w:rPr>
          <w:rFonts w:ascii="Times New Roman" w:hAnsi="Times New Roman" w:cs="Times New Roman"/>
        </w:rPr>
        <w:t xml:space="preserve">change for AMPK downregulating SNAIL, AMPK upregulation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23B4E"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23B4E" w:rsidRPr="00C9444E">
        <w:rPr>
          <w:rFonts w:ascii="Times New Roman" w:hAnsi="Times New Roman" w:cs="Times New Roman"/>
        </w:rPr>
        <w:t xml:space="preserve"> upregulating </w:t>
      </w:r>
      <w:r w:rsidR="00FF60E1" w:rsidRPr="00C9444E">
        <w:rPr>
          <w:rFonts w:ascii="Times New Roman" w:hAnsi="Times New Roman" w:cs="Times New Roman"/>
        </w:rPr>
        <w:t>nox</w:t>
      </w:r>
      <w:r w:rsidR="00323B4E" w:rsidRPr="00C9444E">
        <w:rPr>
          <w:rFonts w:ascii="Times New Roman" w:hAnsi="Times New Roman" w:cs="Times New Roman"/>
        </w:rPr>
        <w:t>ROS (see Fig. S2</w:t>
      </w:r>
      <w:r w:rsidR="008C060B" w:rsidRPr="00C9444E">
        <w:rPr>
          <w:rFonts w:ascii="Times New Roman" w:hAnsi="Times New Roman" w:cs="Times New Roman"/>
        </w:rPr>
        <w:t>8</w:t>
      </w:r>
      <w:r w:rsidR="00323B4E" w:rsidRPr="00C9444E">
        <w:rPr>
          <w:rFonts w:ascii="Times New Roman" w:hAnsi="Times New Roman" w:cs="Times New Roman"/>
        </w:rPr>
        <w:t xml:space="preserve">). </w:t>
      </w:r>
      <w:r w:rsidR="00FF60E1" w:rsidRPr="00C9444E">
        <w:rPr>
          <w:rFonts w:ascii="Times New Roman" w:hAnsi="Times New Roman" w:cs="Times New Roman"/>
        </w:rPr>
        <w:t>However, w</w:t>
      </w:r>
      <w:r w:rsidRPr="00C9444E">
        <w:rPr>
          <w:rFonts w:ascii="Times New Roman" w:hAnsi="Times New Roman" w:cs="Times New Roman"/>
        </w:rPr>
        <w:t xml:space="preserve">hen </w:t>
      </w:r>
      <w:r w:rsidR="00FF60E1" w:rsidRPr="00C9444E">
        <w:rPr>
          <w:rFonts w:ascii="Times New Roman" w:hAnsi="Times New Roman" w:cs="Times New Roman"/>
        </w:rPr>
        <w:t xml:space="preserve">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F60E1" w:rsidRPr="00C9444E">
        <w:rPr>
          <w:rFonts w:ascii="Times New Roman" w:hAnsi="Times New Roman" w:cs="Times New Roman"/>
        </w:rPr>
        <w:t xml:space="preserve"> or HIF-1 upregulates SNAIL</w:t>
      </w:r>
      <w:r w:rsidRPr="00C9444E">
        <w:rPr>
          <w:rFonts w:ascii="Times New Roman" w:hAnsi="Times New Roman" w:cs="Times New Roman"/>
        </w:rPr>
        <w:t xml:space="preserve">, </w:t>
      </w:r>
      <w:r w:rsidR="00FF60E1" w:rsidRPr="00C9444E">
        <w:rPr>
          <w:rFonts w:ascii="Times New Roman" w:hAnsi="Times New Roman" w:cs="Times New Roman"/>
        </w:rPr>
        <w:t>the E/M-W/O state is only stabilized for some values of the fold</w:t>
      </w:r>
      <w:r w:rsidR="00E276DE" w:rsidRPr="00C9444E">
        <w:rPr>
          <w:rFonts w:ascii="Times New Roman" w:hAnsi="Times New Roman" w:cs="Times New Roman"/>
        </w:rPr>
        <w:t xml:space="preserve"> </w:t>
      </w:r>
      <w:r w:rsidR="00FF60E1" w:rsidRPr="00C9444E">
        <w:rPr>
          <w:rFonts w:ascii="Times New Roman" w:hAnsi="Times New Roman" w:cs="Times New Roman"/>
        </w:rPr>
        <w:t xml:space="preserve">change, but the E/M-W/O is present for more values when PSFs stabilize the circuit compared to the original </w:t>
      </w:r>
      <w:proofErr w:type="spellStart"/>
      <w:r w:rsidR="00FF60E1" w:rsidRPr="00C9444E">
        <w:rPr>
          <w:rFonts w:ascii="Times New Roman" w:hAnsi="Times New Roman" w:cs="Times New Roman"/>
        </w:rPr>
        <w:t>tristable</w:t>
      </w:r>
      <w:proofErr w:type="spellEnd"/>
      <w:r w:rsidR="00FF60E1" w:rsidRPr="00C9444E">
        <w:rPr>
          <w:rFonts w:ascii="Times New Roman" w:hAnsi="Times New Roman" w:cs="Times New Roman"/>
        </w:rPr>
        <w:t xml:space="preserve"> network</w:t>
      </w:r>
      <w:r w:rsidRPr="00C9444E">
        <w:rPr>
          <w:rFonts w:ascii="Times New Roman" w:hAnsi="Times New Roman" w:cs="Times New Roman"/>
        </w:rPr>
        <w:t xml:space="preserve"> (Fig</w:t>
      </w:r>
      <w:r w:rsidR="00A56B02" w:rsidRPr="00C9444E">
        <w:rPr>
          <w:rFonts w:ascii="Times New Roman" w:hAnsi="Times New Roman" w:cs="Times New Roman"/>
        </w:rPr>
        <w:t>.</w:t>
      </w:r>
      <w:r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8</w:t>
      </w:r>
      <w:r w:rsidRPr="00C9444E">
        <w:rPr>
          <w:rFonts w:ascii="Times New Roman" w:hAnsi="Times New Roman" w:cs="Times New Roman"/>
        </w:rPr>
        <w:t>).</w:t>
      </w:r>
      <w:r w:rsidR="00FF60E1" w:rsidRPr="00C9444E">
        <w:rPr>
          <w:rFonts w:ascii="Times New Roman" w:hAnsi="Times New Roman" w:cs="Times New Roman"/>
        </w:rPr>
        <w:t xml:space="preserve"> These </w:t>
      </w:r>
      <w:r w:rsidR="00EC33E3" w:rsidRPr="00C9444E">
        <w:rPr>
          <w:rFonts w:ascii="Times New Roman" w:hAnsi="Times New Roman" w:cs="Times New Roman"/>
        </w:rPr>
        <w:t xml:space="preserve">results confirm the PSFs </w:t>
      </w:r>
      <w:r w:rsidR="000E4B95" w:rsidRPr="00C9444E">
        <w:rPr>
          <w:rFonts w:ascii="Times New Roman" w:hAnsi="Times New Roman" w:cs="Times New Roman"/>
        </w:rPr>
        <w:t xml:space="preserve">increase the stability of the E/M-W/O state, even when </w:t>
      </w:r>
      <w:r w:rsidR="00E276DE" w:rsidRPr="00C9444E">
        <w:rPr>
          <w:rFonts w:ascii="Times New Roman" w:hAnsi="Times New Roman" w:cs="Times New Roman"/>
        </w:rPr>
        <w:t xml:space="preserve">EMT-metabolism </w:t>
      </w:r>
      <w:proofErr w:type="spellStart"/>
      <w:r w:rsidR="000E4B95" w:rsidRPr="00C9444E">
        <w:rPr>
          <w:rFonts w:ascii="Times New Roman" w:hAnsi="Times New Roman" w:cs="Times New Roman"/>
        </w:rPr>
        <w:t>crosstalks</w:t>
      </w:r>
      <w:proofErr w:type="spellEnd"/>
      <w:r w:rsidR="000E4B95" w:rsidRPr="00C9444E">
        <w:rPr>
          <w:rFonts w:ascii="Times New Roman" w:hAnsi="Times New Roman" w:cs="Times New Roman"/>
        </w:rPr>
        <w:t xml:space="preserve"> are active. </w:t>
      </w:r>
    </w:p>
    <w:p w14:paraId="15B67196" w14:textId="64C24319" w:rsidR="00E469AE" w:rsidRPr="00C9444E" w:rsidRDefault="00AD7F58" w:rsidP="006D2EF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multiple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w:t>
      </w:r>
      <w:r w:rsidR="003673B0" w:rsidRPr="00C9444E">
        <w:rPr>
          <w:rFonts w:ascii="Times New Roman" w:hAnsi="Times New Roman" w:cs="Times New Roman"/>
        </w:rPr>
        <w:t>,</w:t>
      </w:r>
      <w:r w:rsidRPr="00C9444E">
        <w:rPr>
          <w:rFonts w:ascii="Times New Roman" w:hAnsi="Times New Roman" w:cs="Times New Roman"/>
        </w:rPr>
        <w:t xml:space="preserve"> the stability of the E/M-W/O state persists. If two competing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t>
      </w:r>
      <w:r w:rsidR="003673B0" w:rsidRPr="00C9444E">
        <w:rPr>
          <w:rFonts w:ascii="Times New Roman" w:hAnsi="Times New Roman" w:cs="Times New Roman"/>
        </w:rPr>
        <w:t xml:space="preserve">acting </w:t>
      </w:r>
      <w:r w:rsidRPr="00C9444E">
        <w:rPr>
          <w:rFonts w:ascii="Times New Roman" w:hAnsi="Times New Roman" w:cs="Times New Roman"/>
        </w:rPr>
        <w:t>on the EMT circuit are active (i.e., one H</w:t>
      </w:r>
      <w:r w:rsidR="00F946C7" w:rsidRPr="00C9444E">
        <w:rPr>
          <w:rFonts w:ascii="Times New Roman" w:hAnsi="Times New Roman" w:cs="Times New Roman"/>
        </w:rPr>
        <w:t>IF</w:t>
      </w:r>
      <w:r w:rsidR="007F17D9" w:rsidRPr="00C9444E">
        <w:rPr>
          <w:rFonts w:ascii="Times New Roman" w:hAnsi="Times New Roman" w:cs="Times New Roman"/>
        </w:rPr>
        <w:t>-</w:t>
      </w:r>
      <w:r w:rsidRPr="00C9444E">
        <w:rPr>
          <w:rFonts w:ascii="Times New Roman" w:hAnsi="Times New Roman" w:cs="Times New Roman"/>
        </w:rPr>
        <w:t xml:space="preserve">1 and one AMPK </w:t>
      </w:r>
      <w:r w:rsidR="00B976AC" w:rsidRPr="00C9444E">
        <w:rPr>
          <w:rFonts w:ascii="Times New Roman" w:hAnsi="Times New Roman" w:cs="Times New Roman"/>
        </w:rPr>
        <w:t xml:space="preserve">driven </w:t>
      </w:r>
      <w:r w:rsidRPr="00C9444E">
        <w:rPr>
          <w:rFonts w:ascii="Times New Roman" w:hAnsi="Times New Roman" w:cs="Times New Roman"/>
        </w:rPr>
        <w:t>regulation active), then the E/M-W/O state is possible for most of the parameter space (Fig</w:t>
      </w:r>
      <w:r w:rsidR="00A56B02" w:rsidRPr="00C9444E">
        <w:rPr>
          <w:rFonts w:ascii="Times New Roman" w:hAnsi="Times New Roman" w:cs="Times New Roman"/>
        </w:rPr>
        <w:t>.</w:t>
      </w:r>
      <w:r w:rsidRPr="00C9444E">
        <w:rPr>
          <w:rFonts w:ascii="Times New Roman" w:hAnsi="Times New Roman" w:cs="Times New Roman"/>
        </w:rPr>
        <w:t xml:space="preserve"> </w:t>
      </w:r>
      <w:r w:rsidR="00C3707C" w:rsidRPr="00C9444E">
        <w:rPr>
          <w:rFonts w:ascii="Times New Roman" w:hAnsi="Times New Roman" w:cs="Times New Roman"/>
        </w:rPr>
        <w:t>9</w:t>
      </w:r>
      <w:r w:rsidRPr="00C9444E">
        <w:rPr>
          <w:rFonts w:ascii="Times New Roman" w:hAnsi="Times New Roman" w:cs="Times New Roman"/>
        </w:rPr>
        <w:t xml:space="preserve">B). The regulatory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controlled by </w:t>
      </w:r>
      <w:r w:rsidR="005506B5" w:rsidRPr="00C9444E">
        <w:rPr>
          <w:rFonts w:ascii="Times New Roman" w:hAnsi="Times New Roman" w:cs="Times New Roman"/>
        </w:rPr>
        <w:t>HIF-1</w:t>
      </w:r>
      <w:r w:rsidRPr="00C9444E">
        <w:rPr>
          <w:rFonts w:ascii="Times New Roman" w:hAnsi="Times New Roman" w:cs="Times New Roman"/>
        </w:rPr>
        <w:t xml:space="preserve"> seem to have a stronger affect than the AMPK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and can push the system towards mesenchymal</w:t>
      </w:r>
      <w:r w:rsidR="00B15E5A" w:rsidRPr="00C9444E">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5E5A" w:rsidRPr="00C9444E">
        <w:rPr>
          <w:rFonts w:ascii="Times New Roman" w:hAnsi="Times New Roman" w:cs="Times New Roman"/>
        </w:rPr>
        <w:t xml:space="preserve"> is inhibited by HIF-1</w:t>
      </w:r>
      <w:r w:rsidRPr="00C9444E">
        <w:rPr>
          <w:rFonts w:ascii="Times New Roman" w:hAnsi="Times New Roman" w:cs="Times New Roman"/>
        </w:rPr>
        <w:t xml:space="preserve">. This </w:t>
      </w:r>
      <w:r w:rsidR="00C1090D" w:rsidRPr="00C9444E">
        <w:rPr>
          <w:rFonts w:ascii="Times New Roman" w:hAnsi="Times New Roman" w:cs="Times New Roman"/>
        </w:rPr>
        <w:t xml:space="preserve">corresponds with results from </w:t>
      </w:r>
      <w:r w:rsidRPr="00C9444E">
        <w:rPr>
          <w:rFonts w:ascii="Times New Roman" w:hAnsi="Times New Roman" w:cs="Times New Roman"/>
        </w:rPr>
        <w:t xml:space="preserve"> the </w:t>
      </w:r>
      <w:proofErr w:type="spellStart"/>
      <w:r w:rsidRPr="00C9444E">
        <w:rPr>
          <w:rFonts w:ascii="Times New Roman" w:hAnsi="Times New Roman" w:cs="Times New Roman"/>
        </w:rPr>
        <w:t>tristable</w:t>
      </w:r>
      <w:proofErr w:type="spellEnd"/>
      <w:r w:rsidRPr="00C9444E">
        <w:rPr>
          <w:rFonts w:ascii="Times New Roman" w:hAnsi="Times New Roman" w:cs="Times New Roman"/>
        </w:rPr>
        <w:t xml:space="preserve"> </w:t>
      </w:r>
      <w:r w:rsidR="00B65741" w:rsidRPr="00C9444E">
        <w:rPr>
          <w:rFonts w:ascii="Times New Roman" w:hAnsi="Times New Roman" w:cs="Times New Roman"/>
        </w:rPr>
        <w:t xml:space="preserve">and bistable </w:t>
      </w:r>
      <w:r w:rsidRPr="00C9444E">
        <w:rPr>
          <w:rFonts w:ascii="Times New Roman" w:hAnsi="Times New Roman" w:cs="Times New Roman"/>
        </w:rPr>
        <w:t>coupled network</w:t>
      </w:r>
      <w:r w:rsidR="00B65741" w:rsidRPr="00C9444E">
        <w:rPr>
          <w:rFonts w:ascii="Times New Roman" w:hAnsi="Times New Roman" w:cs="Times New Roman"/>
        </w:rPr>
        <w:t>s</w:t>
      </w:r>
      <w:r w:rsidRPr="00C9444E">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seems to have a weaker effect, specifically on the </w:t>
      </w:r>
      <w:r w:rsidR="00803B76" w:rsidRPr="00C9444E">
        <w:rPr>
          <w:rFonts w:ascii="Times New Roman" w:hAnsi="Times New Roman" w:cs="Times New Roman"/>
        </w:rPr>
        <w:t xml:space="preserve">stability of the </w:t>
      </w:r>
      <w:r w:rsidRPr="00C9444E">
        <w:rPr>
          <w:rFonts w:ascii="Times New Roman" w:hAnsi="Times New Roman" w:cs="Times New Roman"/>
        </w:rPr>
        <w:t xml:space="preserve">E/M-W/O state, than </w:t>
      </w:r>
      <w:r w:rsidR="005506B5" w:rsidRPr="00C9444E">
        <w:rPr>
          <w:rFonts w:ascii="Times New Roman" w:hAnsi="Times New Roman" w:cs="Times New Roman"/>
        </w:rPr>
        <w:t>HIF-1</w:t>
      </w:r>
      <w:r w:rsidRPr="00C9444E">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Lastly, we</w:t>
      </w:r>
      <w:r w:rsidR="00781C5E" w:rsidRPr="00C9444E">
        <w:rPr>
          <w:rFonts w:ascii="Times New Roman" w:hAnsi="Times New Roman" w:cs="Times New Roman"/>
        </w:rPr>
        <w:t xml:space="preserve"> activate the three </w:t>
      </w:r>
      <w:proofErr w:type="spellStart"/>
      <w:r w:rsidR="00781C5E" w:rsidRPr="00C9444E">
        <w:rPr>
          <w:rFonts w:ascii="Times New Roman" w:hAnsi="Times New Roman" w:cs="Times New Roman"/>
        </w:rPr>
        <w:t>crosstalks</w:t>
      </w:r>
      <w:proofErr w:type="spellEnd"/>
      <w:r w:rsidR="00781C5E" w:rsidRPr="00C9444E">
        <w:rPr>
          <w:rFonts w:ascii="Times New Roman" w:hAnsi="Times New Roman" w:cs="Times New Roman"/>
        </w:rPr>
        <w:t xml:space="preserve"> that were shown in the </w:t>
      </w:r>
      <w:proofErr w:type="spellStart"/>
      <w:r w:rsidR="00781C5E" w:rsidRPr="00C9444E">
        <w:rPr>
          <w:rFonts w:ascii="Times New Roman" w:hAnsi="Times New Roman" w:cs="Times New Roman"/>
        </w:rPr>
        <w:t>tristable</w:t>
      </w:r>
      <w:proofErr w:type="spellEnd"/>
      <w:r w:rsidR="00781C5E" w:rsidRPr="00C9444E">
        <w:rPr>
          <w:rFonts w:ascii="Times New Roman" w:hAnsi="Times New Roman" w:cs="Times New Roman"/>
        </w:rPr>
        <w:t xml:space="preserve"> and bistable networks to suppress all states except the E/M-W/O state;</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 </w:t>
      </w:r>
      <w:r w:rsidR="005506B5" w:rsidRPr="00C9444E">
        <w:rPr>
          <w:rFonts w:ascii="Times New Roman" w:hAnsi="Times New Roman" w:cs="Times New Roman"/>
        </w:rPr>
        <w:t>HIF-1</w:t>
      </w:r>
      <w:r w:rsidRPr="00C9444E">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the </w:t>
      </w:r>
      <w:r w:rsidR="00F340BE" w:rsidRPr="00C9444E">
        <w:rPr>
          <w:rFonts w:ascii="Times New Roman" w:hAnsi="Times New Roman" w:cs="Times New Roman"/>
        </w:rPr>
        <w:t>I</w:t>
      </w:r>
      <w:r w:rsidRPr="00C9444E">
        <w:rPr>
          <w:rFonts w:ascii="Times New Roman" w:hAnsi="Times New Roman" w:cs="Times New Roman"/>
        </w:rPr>
        <w:t xml:space="preserve">nput to </w:t>
      </w:r>
      <w:r w:rsidR="005506B5" w:rsidRPr="00C9444E">
        <w:rPr>
          <w:rFonts w:ascii="Times New Roman" w:hAnsi="Times New Roman" w:cs="Times New Roman"/>
        </w:rPr>
        <w:t xml:space="preserve">SNAIL </w:t>
      </w:r>
      <w:r w:rsidRPr="00C9444E">
        <w:rPr>
          <w:rFonts w:ascii="Times New Roman" w:hAnsi="Times New Roman" w:cs="Times New Roman"/>
        </w:rPr>
        <w:t xml:space="preserve">is modulated. </w:t>
      </w:r>
      <w:r w:rsidR="00781C5E" w:rsidRPr="00C9444E">
        <w:rPr>
          <w:rFonts w:ascii="Times New Roman" w:hAnsi="Times New Roman" w:cs="Times New Roman"/>
        </w:rPr>
        <w:t xml:space="preserve">Once again, there is a phase where only the E/M-W/O state exists. Furthermore, </w:t>
      </w:r>
      <w:r w:rsidRPr="00C9444E">
        <w:rPr>
          <w:rFonts w:ascii="Times New Roman" w:hAnsi="Times New Roman" w:cs="Times New Roman"/>
        </w:rPr>
        <w:t>th</w:t>
      </w:r>
      <w:r w:rsidR="003673B0" w:rsidRPr="00C9444E">
        <w:rPr>
          <w:rFonts w:ascii="Times New Roman" w:hAnsi="Times New Roman" w:cs="Times New Roman"/>
        </w:rPr>
        <w:t>is</w:t>
      </w:r>
      <w:r w:rsidRPr="00C9444E">
        <w:rPr>
          <w:rFonts w:ascii="Times New Roman" w:hAnsi="Times New Roman" w:cs="Times New Roman"/>
        </w:rPr>
        <w:t xml:space="preserve"> </w:t>
      </w:r>
      <w:r w:rsidR="00781C5E" w:rsidRPr="00C9444E">
        <w:rPr>
          <w:rFonts w:ascii="Times New Roman" w:hAnsi="Times New Roman" w:cs="Times New Roman"/>
        </w:rPr>
        <w:t>phase</w:t>
      </w:r>
      <w:r w:rsidRPr="00C9444E">
        <w:rPr>
          <w:rFonts w:ascii="Times New Roman" w:hAnsi="Times New Roman" w:cs="Times New Roman"/>
        </w:rPr>
        <w:t xml:space="preserve"> exists in a far larger region when stabilized by the PSFs than </w:t>
      </w:r>
      <w:r w:rsidR="00781C5E" w:rsidRPr="00C9444E">
        <w:rPr>
          <w:rFonts w:ascii="Times New Roman" w:hAnsi="Times New Roman" w:cs="Times New Roman"/>
        </w:rPr>
        <w:t xml:space="preserve">for the corresponding </w:t>
      </w:r>
      <w:r w:rsidRPr="00C9444E">
        <w:rPr>
          <w:rFonts w:ascii="Times New Roman" w:hAnsi="Times New Roman" w:cs="Times New Roman"/>
        </w:rPr>
        <w:t xml:space="preserve"> </w:t>
      </w:r>
      <w:proofErr w:type="spellStart"/>
      <w:r w:rsidRPr="00C9444E">
        <w:rPr>
          <w:rFonts w:ascii="Times New Roman" w:hAnsi="Times New Roman" w:cs="Times New Roman"/>
        </w:rPr>
        <w:t>tristable</w:t>
      </w:r>
      <w:proofErr w:type="spellEnd"/>
      <w:r w:rsidR="00781C5E" w:rsidRPr="00C9444E">
        <w:rPr>
          <w:rFonts w:ascii="Times New Roman" w:hAnsi="Times New Roman" w:cs="Times New Roman"/>
        </w:rPr>
        <w:t xml:space="preserve"> or bistable</w:t>
      </w:r>
      <w:r w:rsidRPr="00C9444E">
        <w:rPr>
          <w:rFonts w:ascii="Times New Roman" w:hAnsi="Times New Roman" w:cs="Times New Roman"/>
        </w:rPr>
        <w:t xml:space="preserve"> coupled network (Fig</w:t>
      </w:r>
      <w:r w:rsidR="00A56B02" w:rsidRPr="00C9444E">
        <w:rPr>
          <w:rFonts w:ascii="Times New Roman" w:hAnsi="Times New Roman" w:cs="Times New Roman"/>
        </w:rPr>
        <w:t>.</w:t>
      </w:r>
      <w:r w:rsidRPr="00C9444E">
        <w:rPr>
          <w:rFonts w:ascii="Times New Roman" w:hAnsi="Times New Roman" w:cs="Times New Roman"/>
        </w:rPr>
        <w:t xml:space="preserve"> </w:t>
      </w:r>
      <w:r w:rsidR="00C3707C" w:rsidRPr="00C9444E">
        <w:rPr>
          <w:rFonts w:ascii="Times New Roman" w:hAnsi="Times New Roman" w:cs="Times New Roman"/>
        </w:rPr>
        <w:t>9</w:t>
      </w:r>
      <w:r w:rsidRPr="00C9444E">
        <w:rPr>
          <w:rFonts w:ascii="Times New Roman" w:hAnsi="Times New Roman" w:cs="Times New Roman"/>
        </w:rPr>
        <w:t>C</w:t>
      </w:r>
      <w:r w:rsidR="00867E8D" w:rsidRPr="00C9444E">
        <w:rPr>
          <w:rFonts w:ascii="Times New Roman" w:hAnsi="Times New Roman" w:cs="Times New Roman"/>
        </w:rPr>
        <w:t xml:space="preserve"> and S2</w:t>
      </w:r>
      <w:r w:rsidR="008C060B" w:rsidRPr="00C9444E">
        <w:rPr>
          <w:rFonts w:ascii="Times New Roman" w:hAnsi="Times New Roman" w:cs="Times New Roman"/>
        </w:rPr>
        <w:t>9</w:t>
      </w:r>
      <w:r w:rsidRPr="00C9444E">
        <w:rPr>
          <w:rFonts w:ascii="Times New Roman" w:hAnsi="Times New Roman" w:cs="Times New Roman"/>
        </w:rPr>
        <w:t>).</w:t>
      </w:r>
      <w:r w:rsidR="00E4063A" w:rsidRPr="00C9444E">
        <w:rPr>
          <w:rFonts w:ascii="Times New Roman" w:hAnsi="Times New Roman" w:cs="Times New Roman"/>
        </w:rPr>
        <w:t xml:space="preserve"> Specifically, the light red region at the bottom left corner of Fig. </w:t>
      </w:r>
      <w:r w:rsidR="00C3707C" w:rsidRPr="00C9444E">
        <w:rPr>
          <w:rFonts w:ascii="Times New Roman" w:hAnsi="Times New Roman" w:cs="Times New Roman"/>
        </w:rPr>
        <w:t>9</w:t>
      </w:r>
      <w:r w:rsidR="00E4063A" w:rsidRPr="00C9444E">
        <w:rPr>
          <w:rFonts w:ascii="Times New Roman" w:hAnsi="Times New Roman" w:cs="Times New Roman"/>
        </w:rPr>
        <w:t xml:space="preserve">D, shows the parameter space where the E/M-W/O state is the only one available for the </w:t>
      </w:r>
      <w:proofErr w:type="spellStart"/>
      <w:r w:rsidR="00E4063A" w:rsidRPr="00C9444E">
        <w:rPr>
          <w:rFonts w:ascii="Times New Roman" w:hAnsi="Times New Roman" w:cs="Times New Roman"/>
        </w:rPr>
        <w:t>tristable</w:t>
      </w:r>
      <w:proofErr w:type="spellEnd"/>
      <w:r w:rsidR="00E4063A" w:rsidRPr="00C9444E">
        <w:rPr>
          <w:rFonts w:ascii="Times New Roman" w:hAnsi="Times New Roman" w:cs="Times New Roman"/>
        </w:rPr>
        <w:t xml:space="preserve"> network at this level of </w:t>
      </w:r>
      <w:r w:rsidR="00F340BE" w:rsidRPr="00C9444E">
        <w:rPr>
          <w:rFonts w:ascii="Times New Roman" w:hAnsi="Times New Roman" w:cs="Times New Roman"/>
        </w:rPr>
        <w:t>I</w:t>
      </w:r>
      <w:r w:rsidR="00E4063A" w:rsidRPr="00C9444E">
        <w:rPr>
          <w:rFonts w:ascii="Times New Roman" w:hAnsi="Times New Roman" w:cs="Times New Roman"/>
        </w:rPr>
        <w:t xml:space="preserve">nput to </w:t>
      </w:r>
      <w:r w:rsidR="00F946C7" w:rsidRPr="00C9444E">
        <w:rPr>
          <w:rFonts w:ascii="Times New Roman" w:hAnsi="Times New Roman" w:cs="Times New Roman"/>
        </w:rPr>
        <w:t>SNAIL</w:t>
      </w:r>
      <w:r w:rsidR="00E4063A" w:rsidRPr="00C9444E">
        <w:rPr>
          <w:rFonts w:ascii="Times New Roman" w:hAnsi="Times New Roman" w:cs="Times New Roman"/>
        </w:rPr>
        <w:t>. The large red region surrounding it is the additional parameter space the E/M-W/O state is stabilized when the PSFs are coupled with the network.</w:t>
      </w:r>
      <w:r w:rsidR="000E4450" w:rsidRPr="00C9444E">
        <w:rPr>
          <w:rFonts w:ascii="Times New Roman" w:hAnsi="Times New Roman" w:cs="Times New Roman"/>
        </w:rPr>
        <w:t xml:space="preserve"> Further, the </w:t>
      </w:r>
      <w:r w:rsidR="00DE437B" w:rsidRPr="00C9444E">
        <w:rPr>
          <w:rFonts w:ascii="Times New Roman" w:hAnsi="Times New Roman" w:cs="Times New Roman"/>
        </w:rPr>
        <w:t xml:space="preserve">states in the </w:t>
      </w:r>
      <w:r w:rsidR="000E4450" w:rsidRPr="00C9444E">
        <w:rPr>
          <w:rFonts w:ascii="Times New Roman" w:hAnsi="Times New Roman" w:cs="Times New Roman"/>
        </w:rPr>
        <w:t>phases surrounding the region of E/M-W/O stability are the</w:t>
      </w:r>
      <w:r w:rsidR="00DE437B" w:rsidRPr="00C9444E">
        <w:rPr>
          <w:rFonts w:ascii="Times New Roman" w:hAnsi="Times New Roman" w:cs="Times New Roman"/>
        </w:rPr>
        <w:t xml:space="preserve"> same as the bistable networks (E-W/O and E-O)</w:t>
      </w:r>
      <w:r w:rsidR="004167E1" w:rsidRPr="00C9444E">
        <w:rPr>
          <w:rFonts w:ascii="Times New Roman" w:hAnsi="Times New Roman" w:cs="Times New Roman"/>
        </w:rPr>
        <w:t xml:space="preserve">, </w:t>
      </w:r>
      <w:proofErr w:type="gramStart"/>
      <w:r w:rsidR="004167E1" w:rsidRPr="00C9444E">
        <w:rPr>
          <w:rFonts w:ascii="Times New Roman" w:hAnsi="Times New Roman" w:cs="Times New Roman"/>
        </w:rPr>
        <w:t>and also</w:t>
      </w:r>
      <w:proofErr w:type="gramEnd"/>
      <w:r w:rsidR="004167E1" w:rsidRPr="00C9444E">
        <w:rPr>
          <w:rFonts w:ascii="Times New Roman" w:hAnsi="Times New Roman" w:cs="Times New Roman"/>
        </w:rPr>
        <w:t xml:space="preserve"> correspond to those of the </w:t>
      </w:r>
      <w:proofErr w:type="spellStart"/>
      <w:r w:rsidR="004167E1" w:rsidRPr="00C9444E">
        <w:rPr>
          <w:rFonts w:ascii="Times New Roman" w:hAnsi="Times New Roman" w:cs="Times New Roman"/>
        </w:rPr>
        <w:t>tristable</w:t>
      </w:r>
      <w:proofErr w:type="spellEnd"/>
      <w:r w:rsidR="004167E1" w:rsidRPr="00C9444E">
        <w:rPr>
          <w:rFonts w:ascii="Times New Roman" w:hAnsi="Times New Roman" w:cs="Times New Roman"/>
        </w:rPr>
        <w:t xml:space="preserve"> network.</w:t>
      </w:r>
      <w:r w:rsidR="005C0794" w:rsidRPr="00C9444E">
        <w:rPr>
          <w:rFonts w:ascii="Times New Roman" w:hAnsi="Times New Roman" w:cs="Times New Roman"/>
        </w:rPr>
        <w:t xml:space="preserve"> Thus, incorporating the PSFs – GRHL2 and OVOL – can increase the stability of the E/M-W/O state and </w:t>
      </w:r>
      <w:r w:rsidR="00750D36" w:rsidRPr="00C9444E">
        <w:rPr>
          <w:rFonts w:ascii="Times New Roman" w:hAnsi="Times New Roman" w:cs="Times New Roman"/>
        </w:rPr>
        <w:t xml:space="preserve">the results here </w:t>
      </w:r>
      <w:r w:rsidR="005C0794" w:rsidRPr="00C9444E">
        <w:rPr>
          <w:rFonts w:ascii="Times New Roman" w:hAnsi="Times New Roman" w:cs="Times New Roman"/>
        </w:rPr>
        <w:t>agree with our previous finding</w:t>
      </w:r>
      <w:r w:rsidR="00363457" w:rsidRPr="00C9444E">
        <w:rPr>
          <w:rFonts w:ascii="Times New Roman" w:hAnsi="Times New Roman" w:cs="Times New Roman"/>
        </w:rPr>
        <w:t xml:space="preserve"> of mutual activation between the EMT and metabolic networks.</w:t>
      </w:r>
      <w:r w:rsidR="005C0794" w:rsidRPr="00C9444E">
        <w:rPr>
          <w:rFonts w:ascii="Times New Roman" w:hAnsi="Times New Roman" w:cs="Times New Roman"/>
        </w:rPr>
        <w:t xml:space="preserve"> </w:t>
      </w:r>
    </w:p>
    <w:p w14:paraId="0D27F4D7" w14:textId="77777777" w:rsidR="000C466B" w:rsidRPr="00C9444E" w:rsidRDefault="00AD7F58" w:rsidP="000C466B">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16E18F3B" wp14:editId="29D8C835">
            <wp:extent cx="5333998" cy="42123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33998" cy="4212320"/>
                    </a:xfrm>
                    <a:prstGeom prst="rect">
                      <a:avLst/>
                    </a:prstGeom>
                    <a:noFill/>
                    <a:ln w="9525">
                      <a:noFill/>
                      <a:headEnd/>
                      <a:tailEnd/>
                    </a:ln>
                  </pic:spPr>
                </pic:pic>
              </a:graphicData>
            </a:graphic>
          </wp:inline>
        </w:drawing>
      </w:r>
    </w:p>
    <w:p w14:paraId="286AED27" w14:textId="4347CE64" w:rsidR="003B02C1" w:rsidRPr="00C9444E" w:rsidRDefault="000C466B" w:rsidP="00C130EA">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9</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PSFs stabilizing E/M state can increase parameters spaces of E/M-W/O states.</w:t>
      </w:r>
      <w:r w:rsidR="007A19BD" w:rsidRPr="00C9444E">
        <w:rPr>
          <w:rFonts w:ascii="Times New Roman" w:hAnsi="Times New Roman" w:cs="Times New Roman"/>
          <w:b/>
          <w:bCs/>
          <w:i w:val="0"/>
          <w:iCs/>
        </w:rPr>
        <w:t xml:space="preserve"> </w:t>
      </w:r>
      <w:r w:rsidR="007A19BD" w:rsidRPr="00C9444E">
        <w:rPr>
          <w:rFonts w:ascii="Times New Roman" w:hAnsi="Times New Roman" w:cs="Times New Roman"/>
          <w:i w:val="0"/>
          <w:iCs/>
        </w:rPr>
        <w:t>Including the PSFs GRHL2 and OVOL2 further stabilizes the E/M-W/O state. Once again,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7A19BD"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A19BD" w:rsidRPr="00C9444E">
        <w:rPr>
          <w:rFonts w:ascii="Times New Roman" w:eastAsiaTheme="minorEastAsia" w:hAnsi="Times New Roman" w:cs="Times New Roman"/>
          <w:i w:val="0"/>
          <w:iCs/>
        </w:rPr>
        <w:t>, and reducing Input to SNAIL) suppresses all states except the E/M-W/O state and increases the parameter regime of the phase.</w:t>
      </w:r>
      <w:r w:rsidR="00AD7F58" w:rsidRPr="00C9444E">
        <w:rPr>
          <w:rFonts w:ascii="Times New Roman" w:hAnsi="Times New Roman" w:cs="Times New Roman"/>
          <w:b/>
          <w:bCs/>
          <w:i w:val="0"/>
          <w:iCs/>
        </w:rPr>
        <w:t xml:space="preserve"> </w:t>
      </w:r>
      <w:r w:rsidR="003B02C1" w:rsidRPr="00C9444E">
        <w:rPr>
          <w:rFonts w:ascii="Times New Roman" w:hAnsi="Times New Roman" w:cs="Times New Roman"/>
          <w:b/>
          <w:bCs/>
          <w:i w:val="0"/>
          <w:iCs/>
        </w:rPr>
        <w:t>(A)</w:t>
      </w:r>
      <w:r w:rsidR="003B02C1" w:rsidRPr="00C9444E">
        <w:rPr>
          <w:rFonts w:ascii="Times New Roman" w:hAnsi="Times New Roman" w:cs="Times New Roman"/>
          <w:i w:val="0"/>
          <w:iCs/>
        </w:rPr>
        <w:t xml:space="preserve"> The modified network to include GRHL2 and OVOL2. </w:t>
      </w:r>
      <w:r w:rsidR="003B02C1" w:rsidRPr="00C9444E">
        <w:rPr>
          <w:rFonts w:ascii="Times New Roman" w:hAnsi="Times New Roman" w:cs="Times New Roman"/>
          <w:b/>
          <w:bCs/>
          <w:i w:val="0"/>
          <w:iCs/>
        </w:rPr>
        <w:t>(B)</w:t>
      </w:r>
      <w:r w:rsidR="003B02C1" w:rsidRPr="00C9444E">
        <w:rPr>
          <w:rFonts w:ascii="Times New Roman" w:hAnsi="Times New Roman" w:cs="Times New Roman"/>
          <w:i w:val="0"/>
          <w:iCs/>
        </w:rPr>
        <w:t xml:space="preserve"> The coupled E/M-W/O state is present in more of the space due to the PSFs stabilizing the E/M state even when AMPK downregulates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(C)</w:t>
      </w:r>
      <w:r w:rsidR="003B02C1" w:rsidRPr="00C9444E">
        <w:rPr>
          <w:rFonts w:ascii="Times New Roman" w:hAnsi="Times New Roman" w:cs="Times New Roman"/>
          <w:i w:val="0"/>
          <w:iCs/>
        </w:rPr>
        <w:t xml:space="preserve"> The phase space when the Input to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hAnsi="Times New Roman" w:cs="Times New Roman"/>
          <w:i w:val="0"/>
          <w:iCs/>
        </w:rPr>
        <w:t xml:space="preserve"> is upregulating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C9444E">
        <w:rPr>
          <w:rFonts w:ascii="Times New Roman" w:hAnsi="Times New Roman" w:cs="Times New Roman"/>
          <w:i w:val="0"/>
          <w:iCs/>
        </w:rPr>
        <w:t xml:space="preserve">. There is a larger region where the E/M-W/O state is the only possible coupled state compared to the original model. </w:t>
      </w:r>
      <w:r w:rsidR="003B02C1" w:rsidRPr="00C9444E">
        <w:rPr>
          <w:rFonts w:ascii="Times New Roman" w:hAnsi="Times New Roman" w:cs="Times New Roman"/>
          <w:b/>
          <w:bCs/>
          <w:i w:val="0"/>
          <w:iCs/>
        </w:rPr>
        <w:t>(D)</w:t>
      </w:r>
      <w:r w:rsidR="003B02C1" w:rsidRPr="00C9444E">
        <w:rPr>
          <w:rFonts w:ascii="Times New Roman" w:hAnsi="Times New Roman" w:cs="Times New Roman"/>
          <w:i w:val="0"/>
          <w:iCs/>
        </w:rPr>
        <w:t xml:space="preserve"> The difference in the percent of initial conditions between (C) and the original model when the </w:t>
      </w:r>
      <w:r w:rsidR="00F340BE" w:rsidRPr="00C9444E">
        <w:rPr>
          <w:rFonts w:ascii="Times New Roman" w:hAnsi="Times New Roman" w:cs="Times New Roman"/>
          <w:i w:val="0"/>
          <w:iCs/>
        </w:rPr>
        <w:t>I</w:t>
      </w:r>
      <w:r w:rsidR="003B02C1" w:rsidRPr="00C9444E">
        <w:rPr>
          <w:rFonts w:ascii="Times New Roman" w:hAnsi="Times New Roman" w:cs="Times New Roman"/>
          <w:i w:val="0"/>
          <w:iCs/>
        </w:rPr>
        <w:t xml:space="preserve">nput to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eastAsiaTheme="minorEastAsia" w:hAnsi="Times New Roman" w:cs="Times New Roman"/>
          <w:i w:val="0"/>
          <w:iCs/>
        </w:rPr>
        <w:t>upregulates</w:t>
      </w:r>
      <w:r w:rsidR="003B02C1" w:rsidRPr="00C9444E">
        <w:rPr>
          <w:rFonts w:ascii="Times New Roman" w:hAnsi="Times New Roman" w:cs="Times New Roman"/>
          <w:i w:val="0"/>
          <w:iCs/>
        </w:rPr>
        <w:t xml:space="preserve">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C9444E">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C9444E">
        <w:rPr>
          <w:rFonts w:ascii="Times New Roman" w:hAnsi="Times New Roman" w:cs="Times New Roman"/>
          <w:i w:val="0"/>
          <w:iCs/>
        </w:rPr>
        <w:t>s</w:t>
      </w:r>
      <w:r w:rsidR="003B02C1" w:rsidRPr="00C9444E">
        <w:rPr>
          <w:rFonts w:ascii="Times New Roman" w:hAnsi="Times New Roman" w:cs="Times New Roman"/>
          <w:i w:val="0"/>
          <w:iCs/>
        </w:rPr>
        <w:t xml:space="preserve"> are fully in the E/M-W/O state. The light red on the right is where neither model is in the E/M-W/O state.</w:t>
      </w:r>
    </w:p>
    <w:p w14:paraId="7E71D657" w14:textId="3FFFC259" w:rsidR="00FE39E9" w:rsidRPr="00C9444E" w:rsidRDefault="00FE39E9" w:rsidP="00FE39E9">
      <w:pPr>
        <w:pStyle w:val="BodyText"/>
        <w:spacing w:line="480" w:lineRule="auto"/>
        <w:rPr>
          <w:ins w:id="63" w:author="Madeline Galbraith" w:date="2022-05-18T13:28:00Z"/>
          <w:rFonts w:ascii="Times New Roman" w:hAnsi="Times New Roman" w:cs="Times New Roman"/>
          <w:b/>
          <w:bCs/>
        </w:rPr>
      </w:pPr>
      <w:bookmarkStart w:id="64" w:name="discussion"/>
    </w:p>
    <w:p w14:paraId="51CF9677" w14:textId="15B6ACA4" w:rsidR="00016836" w:rsidRPr="00C9444E" w:rsidRDefault="00016836" w:rsidP="00FE39E9">
      <w:pPr>
        <w:pStyle w:val="BodyText"/>
        <w:spacing w:line="480" w:lineRule="auto"/>
        <w:rPr>
          <w:ins w:id="65" w:author="Madeline Galbraith" w:date="2022-05-18T13:28:00Z"/>
          <w:rFonts w:ascii="Times New Roman" w:hAnsi="Times New Roman" w:cs="Times New Roman"/>
          <w:b/>
          <w:bCs/>
        </w:rPr>
      </w:pPr>
    </w:p>
    <w:p w14:paraId="1C09BE09" w14:textId="77777777" w:rsidR="00016836" w:rsidRPr="00C9444E" w:rsidRDefault="00016836" w:rsidP="00FE39E9">
      <w:pPr>
        <w:pStyle w:val="BodyText"/>
        <w:spacing w:line="480" w:lineRule="auto"/>
        <w:rPr>
          <w:rFonts w:ascii="Times New Roman" w:hAnsi="Times New Roman" w:cs="Times New Roman"/>
          <w:b/>
          <w:bCs/>
        </w:rPr>
      </w:pPr>
    </w:p>
    <w:p w14:paraId="7035BF77" w14:textId="47AE229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64"/>
    </w:p>
    <w:p w14:paraId="662259CA" w14:textId="40DC2765" w:rsidR="00915D1A" w:rsidRPr="00C9444E" w:rsidRDefault="00F16849"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This work has presented a comprehensive guide to the effects generated by various regulatory links that couple core circuits responsible for the epithelial-mesenchyma</w:t>
      </w:r>
      <w:r w:rsidR="00A24233" w:rsidRPr="00C9444E">
        <w:rPr>
          <w:rFonts w:ascii="Times New Roman" w:hAnsi="Times New Roman" w:cs="Times New Roman"/>
        </w:rPr>
        <w:t>l</w:t>
      </w:r>
      <w:r w:rsidRPr="00C9444E">
        <w:rPr>
          <w:rFonts w:ascii="Times New Roman" w:hAnsi="Times New Roman" w:cs="Times New Roman"/>
        </w:rPr>
        <w:t xml:space="preserve"> transition and the choice of glucose metabolism. </w:t>
      </w:r>
      <w:r w:rsidR="00F566E2" w:rsidRPr="00C9444E">
        <w:rPr>
          <w:rFonts w:ascii="Times New Roman" w:hAnsi="Times New Roman" w:cs="Times New Roman"/>
        </w:rPr>
        <w:t xml:space="preserve">We started by considering </w:t>
      </w:r>
      <w:r w:rsidR="002E76B2" w:rsidRPr="00C9444E">
        <w:rPr>
          <w:rFonts w:ascii="Times New Roman" w:hAnsi="Times New Roman" w:cs="Times New Roman"/>
        </w:rPr>
        <w:t xml:space="preserve">the activation of individual links and discovered that these </w:t>
      </w:r>
      <w:r w:rsidR="007538E2" w:rsidRPr="00C9444E">
        <w:rPr>
          <w:rFonts w:ascii="Times New Roman" w:hAnsi="Times New Roman" w:cs="Times New Roman"/>
        </w:rPr>
        <w:t xml:space="preserve">can </w:t>
      </w:r>
      <w:r w:rsidR="002E76B2" w:rsidRPr="00C9444E">
        <w:rPr>
          <w:rFonts w:ascii="Times New Roman" w:hAnsi="Times New Roman" w:cs="Times New Roman"/>
        </w:rPr>
        <w:t>have rather distinct effects. This ma</w:t>
      </w:r>
      <w:r w:rsidR="00915D1A" w:rsidRPr="00C9444E">
        <w:rPr>
          <w:rFonts w:ascii="Times New Roman" w:hAnsi="Times New Roman" w:cs="Times New Roman"/>
        </w:rPr>
        <w:t>de</w:t>
      </w:r>
      <w:r w:rsidR="002E76B2" w:rsidRPr="00C9444E">
        <w:rPr>
          <w:rFonts w:ascii="Times New Roman" w:hAnsi="Times New Roman" w:cs="Times New Roman"/>
        </w:rPr>
        <w:t xml:space="preserve"> it challenging to study the combined effects of simultaneously including several links. This </w:t>
      </w:r>
      <w:r w:rsidR="004A74C1" w:rsidRPr="00C9444E">
        <w:rPr>
          <w:rFonts w:ascii="Times New Roman" w:hAnsi="Times New Roman" w:cs="Times New Roman"/>
        </w:rPr>
        <w:t xml:space="preserve">challenge </w:t>
      </w:r>
      <w:r w:rsidR="00915D1A" w:rsidRPr="00C9444E">
        <w:rPr>
          <w:rFonts w:ascii="Times New Roman" w:hAnsi="Times New Roman" w:cs="Times New Roman"/>
        </w:rPr>
        <w:t>wa</w:t>
      </w:r>
      <w:r w:rsidR="002E76B2" w:rsidRPr="00C9444E">
        <w:rPr>
          <w:rFonts w:ascii="Times New Roman" w:hAnsi="Times New Roman" w:cs="Times New Roman"/>
        </w:rPr>
        <w:t>s again compounded by having to consider the external signals that set the parameters of</w:t>
      </w:r>
      <w:r w:rsidR="009860E3">
        <w:rPr>
          <w:rFonts w:ascii="Times New Roman" w:hAnsi="Times New Roman" w:cs="Times New Roman"/>
        </w:rPr>
        <w:t>,</w:t>
      </w:r>
      <w:r w:rsidR="002E76B2" w:rsidRPr="00C9444E">
        <w:rPr>
          <w:rFonts w:ascii="Times New Roman" w:hAnsi="Times New Roman" w:cs="Times New Roman"/>
        </w:rPr>
        <w:t xml:space="preserve"> and thereby bias</w:t>
      </w:r>
      <w:r w:rsidR="009860E3">
        <w:rPr>
          <w:rFonts w:ascii="Times New Roman" w:hAnsi="Times New Roman" w:cs="Times New Roman"/>
        </w:rPr>
        <w:t>,</w:t>
      </w:r>
      <w:r w:rsidR="002E76B2" w:rsidRPr="00C9444E">
        <w:rPr>
          <w:rFonts w:ascii="Times New Roman" w:hAnsi="Times New Roman" w:cs="Times New Roman"/>
        </w:rPr>
        <w:t xml:space="preserve"> the individual EMT and metabolic subsystems and their interaction. </w:t>
      </w:r>
      <w:r w:rsidR="00A24233" w:rsidRPr="00C9444E">
        <w:rPr>
          <w:rFonts w:ascii="Times New Roman" w:hAnsi="Times New Roman" w:cs="Times New Roman"/>
        </w:rPr>
        <w:t>We therefore decided to focus primarily on E/M-W/O phenotypes, as we expect that these cells are the most metastatically capable.</w:t>
      </w:r>
    </w:p>
    <w:p w14:paraId="20D8037B" w14:textId="77777777" w:rsidR="00A24233" w:rsidRPr="00C9444E" w:rsidRDefault="00A24233"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Some of our important findings include:</w:t>
      </w:r>
    </w:p>
    <w:p w14:paraId="66819E5E" w14:textId="1AA4094B" w:rsidR="00A24233" w:rsidRPr="00C9444E" w:rsidRDefault="00993F21" w:rsidP="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When the miRNA of the EMT network regulate the metabolic network, the E/M-W/O phenotype can be upregulated with just a single crosstalk. However, when the TFs of the metabolic network regulate the EMT network, a minimum of two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with opposite effects must be active.</w:t>
      </w:r>
      <w:r w:rsidR="000631C2" w:rsidRPr="00C9444E">
        <w:rPr>
          <w:rFonts w:ascii="Times New Roman" w:hAnsi="Times New Roman" w:cs="Times New Roman"/>
        </w:rPr>
        <w:t xml:space="preserve"> Additionally, if </w:t>
      </w:r>
      <w:proofErr w:type="spellStart"/>
      <w:r w:rsidR="000631C2" w:rsidRPr="00C9444E">
        <w:rPr>
          <w:rFonts w:ascii="Times New Roman" w:hAnsi="Times New Roman" w:cs="Times New Roman"/>
        </w:rPr>
        <w:t>crosstalks</w:t>
      </w:r>
      <w:proofErr w:type="spellEnd"/>
      <w:r w:rsidR="000631C2" w:rsidRPr="00C9444E">
        <w:rPr>
          <w:rFonts w:ascii="Times New Roman" w:hAnsi="Times New Roman" w:cs="Times New Roman"/>
        </w:rPr>
        <w:t xml:space="preserve"> in both directions are active it is possible to suppress all states except the E/M-W/O</w:t>
      </w:r>
      <w:r w:rsidR="00012D7C" w:rsidRPr="00C9444E">
        <w:rPr>
          <w:rFonts w:ascii="Times New Roman" w:hAnsi="Times New Roman" w:cs="Times New Roman"/>
        </w:rPr>
        <w:t xml:space="preserve"> phenotype.</w:t>
      </w:r>
      <w:r w:rsidR="00847B9E" w:rsidRPr="00C9444E">
        <w:rPr>
          <w:rFonts w:ascii="Times New Roman" w:hAnsi="Times New Roman" w:cs="Times New Roman"/>
        </w:rPr>
        <w:t xml:space="preserve"> </w:t>
      </w:r>
    </w:p>
    <w:p w14:paraId="72977732" w14:textId="58E01792" w:rsidR="007D3BEF" w:rsidRPr="00C9444E" w:rsidRDefault="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The stabilization of the most plastic E/M-W/O can be facilitated by the addition of “phenotypic stability factors’ (PSFs) to the baseline circuit. Interestingly, one can obtain </w:t>
      </w:r>
      <w:r w:rsidR="007D3BEF" w:rsidRPr="00C9444E">
        <w:rPr>
          <w:rFonts w:ascii="Times New Roman" w:hAnsi="Times New Roman" w:cs="Times New Roman"/>
        </w:rPr>
        <w:t xml:space="preserve">such states even under conditions when the individual core circuits do not </w:t>
      </w:r>
      <w:r w:rsidR="007362C7" w:rsidRPr="00C9444E">
        <w:rPr>
          <w:rFonts w:ascii="Times New Roman" w:hAnsi="Times New Roman" w:cs="Times New Roman"/>
        </w:rPr>
        <w:t xml:space="preserve">generate </w:t>
      </w:r>
      <w:r w:rsidR="007D3BEF" w:rsidRPr="00C9444E">
        <w:rPr>
          <w:rFonts w:ascii="Times New Roman" w:hAnsi="Times New Roman" w:cs="Times New Roman"/>
        </w:rPr>
        <w:t>hybrid states on their own.</w:t>
      </w:r>
    </w:p>
    <w:p w14:paraId="58FF1CDC" w14:textId="725BFD5C" w:rsidR="00E469AE" w:rsidRPr="00C9444E" w:rsidRDefault="005D312F" w:rsidP="00011E4B">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Lastly, </w:t>
      </w:r>
      <w:r w:rsidR="00CF5A95" w:rsidRPr="00C9444E">
        <w:rPr>
          <w:rFonts w:ascii="Times New Roman" w:hAnsi="Times New Roman" w:cs="Times New Roman"/>
        </w:rPr>
        <w:t xml:space="preserve">to suppress all coupled states except the hybrid E/M-W/O, our results </w:t>
      </w:r>
      <w:r w:rsidR="00F6232A" w:rsidRPr="00C9444E">
        <w:rPr>
          <w:rFonts w:ascii="Times New Roman" w:hAnsi="Times New Roman" w:cs="Times New Roman"/>
        </w:rPr>
        <w:t>indicate</w:t>
      </w:r>
      <w:r w:rsidR="00CF5A95" w:rsidRPr="00C9444E">
        <w:rPr>
          <w:rFonts w:ascii="Times New Roman" w:hAnsi="Times New Roman" w:cs="Times New Roman"/>
        </w:rPr>
        <w:t xml:space="preserve"> a progression must be followed; starting from </w:t>
      </w:r>
      <w:r w:rsidR="007D3BEF" w:rsidRPr="00C9444E">
        <w:rPr>
          <w:rFonts w:ascii="Times New Roman" w:hAnsi="Times New Roman" w:cs="Times New Roman"/>
        </w:rPr>
        <w:t>an</w:t>
      </w:r>
      <w:r w:rsidR="00CF5A95" w:rsidRPr="00C9444E">
        <w:rPr>
          <w:rFonts w:ascii="Times New Roman" w:hAnsi="Times New Roman" w:cs="Times New Roman"/>
        </w:rPr>
        <w:t xml:space="preserve"> E-O state, metabolic reprogramming</w:t>
      </w:r>
      <w:r w:rsidR="007D3BEF" w:rsidRPr="00C9444E">
        <w:rPr>
          <w:rFonts w:ascii="Times New Roman" w:hAnsi="Times New Roman" w:cs="Times New Roman"/>
        </w:rPr>
        <w:t xml:space="preserve"> can push the state to </w:t>
      </w:r>
      <w:r w:rsidR="00CF5A95" w:rsidRPr="00C9444E">
        <w:rPr>
          <w:rFonts w:ascii="Times New Roman" w:hAnsi="Times New Roman" w:cs="Times New Roman"/>
        </w:rPr>
        <w:t xml:space="preserve">E-W/O, followed by partial EMT to stabilize the hybrid E/M-W/O state. </w:t>
      </w:r>
    </w:p>
    <w:p w14:paraId="4E02FBAA" w14:textId="0DDB4920" w:rsidR="00E469AE" w:rsidRPr="00C9444E" w:rsidRDefault="007D3BEF" w:rsidP="00344217">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Our results suggest that </w:t>
      </w:r>
      <w:r w:rsidR="00084927" w:rsidRPr="00C9444E">
        <w:rPr>
          <w:rFonts w:ascii="Times New Roman" w:hAnsi="Times New Roman" w:cs="Times New Roman"/>
        </w:rPr>
        <w:t xml:space="preserve"> mtROS is critical to the</w:t>
      </w:r>
      <w:r w:rsidR="00FD1737" w:rsidRPr="00C9444E">
        <w:rPr>
          <w:rFonts w:ascii="Times New Roman" w:hAnsi="Times New Roman" w:cs="Times New Roman"/>
        </w:rPr>
        <w:t xml:space="preserve"> </w:t>
      </w:r>
      <w:r w:rsidRPr="00C9444E">
        <w:rPr>
          <w:rFonts w:ascii="Times New Roman" w:hAnsi="Times New Roman" w:cs="Times New Roman"/>
        </w:rPr>
        <w:t xml:space="preserve">metabolic </w:t>
      </w:r>
      <w:r w:rsidR="00084927" w:rsidRPr="00C9444E">
        <w:rPr>
          <w:rFonts w:ascii="Times New Roman" w:hAnsi="Times New Roman" w:cs="Times New Roman"/>
        </w:rPr>
        <w:t xml:space="preserve">activation of EMT. </w:t>
      </w:r>
      <w:r w:rsidR="00376723" w:rsidRPr="00C9444E">
        <w:rPr>
          <w:rFonts w:ascii="Times New Roman" w:hAnsi="Times New Roman" w:cs="Times New Roman"/>
        </w:rPr>
        <w:t>In agreement with ou</w:t>
      </w:r>
      <w:r w:rsidRPr="00C9444E">
        <w:rPr>
          <w:rFonts w:ascii="Times New Roman" w:hAnsi="Times New Roman" w:cs="Times New Roman"/>
        </w:rPr>
        <w:t>r</w:t>
      </w:r>
      <w:r w:rsidR="00376723" w:rsidRPr="00C9444E">
        <w:rPr>
          <w:rFonts w:ascii="Times New Roman" w:hAnsi="Times New Roman" w:cs="Times New Roman"/>
        </w:rPr>
        <w:t xml:space="preserve"> results, r</w:t>
      </w:r>
      <w:r w:rsidR="00052FEE" w:rsidRPr="00C9444E">
        <w:rPr>
          <w:rFonts w:ascii="Times New Roman" w:hAnsi="Times New Roman" w:cs="Times New Roman"/>
        </w:rPr>
        <w:t xml:space="preserve">ecent experimental work has posited </w:t>
      </w:r>
      <w:r w:rsidR="00344217" w:rsidRPr="00C9444E">
        <w:rPr>
          <w:rFonts w:ascii="Times New Roman" w:hAnsi="Times New Roman" w:cs="Times New Roman"/>
        </w:rPr>
        <w:t xml:space="preserve">that </w:t>
      </w:r>
      <w:r w:rsidR="00052FEE" w:rsidRPr="00C9444E">
        <w:rPr>
          <w:rFonts w:ascii="Times New Roman" w:hAnsi="Times New Roman" w:cs="Times New Roman"/>
        </w:rPr>
        <w:t xml:space="preserve">mtROS </w:t>
      </w:r>
      <w:r w:rsidR="00376723" w:rsidRPr="00C9444E">
        <w:rPr>
          <w:rFonts w:ascii="Times New Roman" w:hAnsi="Times New Roman" w:cs="Times New Roman"/>
        </w:rPr>
        <w:t>may drive  EMT</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4C245F" w:rsidRPr="004C245F">
            <w:rPr>
              <w:rFonts w:ascii="Times New Roman" w:eastAsia="Times New Roman" w:hAnsi="Times New Roman" w:cs="Times New Roman"/>
              <w:color w:val="000000"/>
            </w:rPr>
            <w:t>[70]</w:t>
          </w:r>
        </w:sdtContent>
      </w:sdt>
      <w:r w:rsidR="00376723" w:rsidRPr="00C9444E">
        <w:rPr>
          <w:rFonts w:ascii="Times New Roman" w:hAnsi="Times New Roman" w:cs="Times New Roman"/>
        </w:rPr>
        <w:t>, control cancer invasiveness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4C245F" w:rsidRPr="004C245F">
            <w:rPr>
              <w:rFonts w:ascii="Times New Roman" w:eastAsia="Times New Roman" w:hAnsi="Times New Roman" w:cs="Times New Roman"/>
              <w:color w:val="000000"/>
            </w:rPr>
            <w:t>[71,72]</w:t>
          </w:r>
        </w:sdtContent>
      </w:sdt>
      <w:r w:rsidR="00376723" w:rsidRPr="00C9444E">
        <w:rPr>
          <w:rFonts w:ascii="Times New Roman" w:hAnsi="Times New Roman" w:cs="Times New Roman"/>
        </w:rPr>
        <w:t xml:space="preserve">, and have a much stronger role than </w:t>
      </w:r>
      <w:r w:rsidR="00AD7F58" w:rsidRPr="00C9444E">
        <w:rPr>
          <w:rFonts w:ascii="Times New Roman" w:hAnsi="Times New Roman" w:cs="Times New Roman"/>
        </w:rPr>
        <w:t>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4C245F" w:rsidRPr="004C245F">
            <w:rPr>
              <w:rFonts w:ascii="Times New Roman" w:eastAsia="Times New Roman" w:hAnsi="Times New Roman" w:cs="Times New Roman"/>
              <w:color w:val="000000"/>
            </w:rPr>
            <w:t>[48]</w:t>
          </w:r>
        </w:sdtContent>
      </w:sdt>
      <w:r w:rsidR="00253BD6" w:rsidRPr="00C9444E">
        <w:rPr>
          <w:rFonts w:ascii="Times New Roman" w:eastAsia="Times New Roman" w:hAnsi="Times New Roman" w:cs="Times New Roman"/>
          <w:color w:val="000000"/>
        </w:rPr>
        <w:t>[63]</w:t>
      </w:r>
      <w:r w:rsidR="00AD7F58" w:rsidRPr="00C9444E">
        <w:rPr>
          <w:rFonts w:ascii="Times New Roman" w:hAnsi="Times New Roman" w:cs="Times New Roman"/>
        </w:rPr>
        <w:t>.</w:t>
      </w:r>
      <w:r w:rsidR="00344217" w:rsidRPr="00C9444E">
        <w:rPr>
          <w:rFonts w:ascii="Times New Roman" w:hAnsi="Times New Roman" w:cs="Times New Roman"/>
        </w:rPr>
        <w:t xml:space="preserve"> Also</w:t>
      </w:r>
      <w:r w:rsidR="00CA52C5" w:rsidRPr="00C9444E">
        <w:rPr>
          <w:rFonts w:ascii="Times New Roman" w:hAnsi="Times New Roman" w:cs="Times New Roman"/>
        </w:rPr>
        <w:t xml:space="preserve">, </w:t>
      </w:r>
      <w:r w:rsidR="00344217" w:rsidRPr="00C9444E">
        <w:rPr>
          <w:rFonts w:ascii="Times New Roman" w:hAnsi="Times New Roman" w:cs="Times New Roman"/>
        </w:rPr>
        <w:t xml:space="preserve">while </w:t>
      </w:r>
      <w:r w:rsidR="00CA52C5" w:rsidRPr="00C9444E">
        <w:rPr>
          <w:rFonts w:ascii="Times New Roman" w:hAnsi="Times New Roman" w:cs="Times New Roman"/>
        </w:rPr>
        <w:t xml:space="preserve">it is </w:t>
      </w:r>
      <w:r w:rsidR="00344217" w:rsidRPr="00C9444E">
        <w:rPr>
          <w:rFonts w:ascii="Times New Roman" w:hAnsi="Times New Roman" w:cs="Times New Roman"/>
        </w:rPr>
        <w:t xml:space="preserve">generally </w:t>
      </w:r>
      <w:r w:rsidR="00CA52C5" w:rsidRPr="00C9444E">
        <w:rPr>
          <w:rFonts w:ascii="Times New Roman" w:hAnsi="Times New Roman" w:cs="Times New Roman"/>
        </w:rPr>
        <w:t xml:space="preserve">accepted that HIF-1 is important to </w:t>
      </w:r>
      <w:r w:rsidR="003A6BD6" w:rsidRPr="00C9444E">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4C245F" w:rsidRPr="004C245F">
            <w:rPr>
              <w:rFonts w:ascii="Times New Roman" w:eastAsia="Times New Roman" w:hAnsi="Times New Roman" w:cs="Times New Roman"/>
              <w:color w:val="000000"/>
            </w:rPr>
            <w:t>[22]</w:t>
          </w:r>
        </w:sdtContent>
      </w:sdt>
      <w:r w:rsidR="00CA52C5" w:rsidRPr="00C9444E">
        <w:rPr>
          <w:rFonts w:ascii="Times New Roman" w:hAnsi="Times New Roman" w:cs="Times New Roman"/>
        </w:rPr>
        <w:t xml:space="preserve"> and triggering EMT</w:t>
      </w:r>
      <w:r w:rsidR="00126BB2">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4C245F" w:rsidRPr="004C245F">
            <w:rPr>
              <w:rFonts w:ascii="Times New Roman" w:eastAsia="Times New Roman" w:hAnsi="Times New Roman" w:cs="Times New Roman"/>
              <w:color w:val="000000"/>
            </w:rPr>
            <w:t>[9]</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the connection between HIF-1, mtROS, and cancer aggressiveness has also been suggested</w:t>
      </w:r>
      <w:r w:rsidR="00CA52C5" w:rsidRPr="00C9444E"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4C245F" w:rsidRPr="004C245F">
            <w:rPr>
              <w:rFonts w:ascii="Times New Roman" w:eastAsia="Times New Roman" w:hAnsi="Times New Roman" w:cs="Times New Roman"/>
              <w:color w:val="000000"/>
            </w:rPr>
            <w:t>[73]</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Indeed, our results suggest the mtROS/HIF-1 axis is critical to stabilizing the highly aggressive E/M-W/O state.</w:t>
      </w:r>
      <w:r w:rsidR="003A6BD6" w:rsidRPr="00C9444E">
        <w:rPr>
          <w:rFonts w:ascii="Times New Roman" w:hAnsi="Times New Roman" w:cs="Times New Roman"/>
        </w:rPr>
        <w:t xml:space="preserve"> </w:t>
      </w:r>
      <w:r w:rsidR="00D03083" w:rsidRPr="00C9444E">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C9444E">
        <w:rPr>
          <w:rFonts w:ascii="Times New Roman" w:eastAsiaTheme="minorEastAsia" w:hAnsi="Times New Roman" w:cs="Times New Roman"/>
        </w:rPr>
        <w:t xml:space="preserve">, </w:t>
      </w:r>
      <w:r w:rsidR="00D03083" w:rsidRPr="00C9444E">
        <w:rPr>
          <w:rFonts w:ascii="Times New Roman" w:hAnsi="Times New Roman" w:cs="Times New Roman"/>
        </w:rPr>
        <w:t xml:space="preserve"> </w:t>
      </w:r>
      <w:r w:rsidR="00C674EA" w:rsidRPr="00C9444E">
        <w:rPr>
          <w:rFonts w:ascii="Times New Roman" w:hAnsi="Times New Roman" w:cs="Times New Roman"/>
        </w:rPr>
        <w:t>confirming</w:t>
      </w:r>
      <w:r w:rsidR="00D03083" w:rsidRPr="00C9444E">
        <w:rPr>
          <w:rFonts w:ascii="Times New Roman" w:hAnsi="Times New Roman" w:cs="Times New Roman"/>
        </w:rPr>
        <w:t xml:space="preserve"> </w:t>
      </w:r>
      <w:r w:rsidR="00043B26" w:rsidRPr="00C9444E">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4C245F" w:rsidRPr="004C245F">
            <w:rPr>
              <w:rFonts w:ascii="Times New Roman" w:eastAsia="Times New Roman" w:hAnsi="Times New Roman" w:cs="Times New Roman"/>
              <w:color w:val="000000"/>
            </w:rPr>
            <w:t>[74]</w:t>
          </w:r>
        </w:sdtContent>
      </w:sdt>
      <w:r w:rsidR="00043B26" w:rsidRPr="00C9444E">
        <w:rPr>
          <w:rFonts w:ascii="Times New Roman" w:hAnsi="Times New Roman" w:cs="Times New Roman"/>
        </w:rPr>
        <w:t>.</w:t>
      </w:r>
      <w:r w:rsidR="004D3F44" w:rsidRPr="00C9444E">
        <w:rPr>
          <w:rFonts w:ascii="Times New Roman" w:hAnsi="Times New Roman" w:cs="Times New Roman"/>
        </w:rPr>
        <w:t xml:space="preserve"> </w:t>
      </w:r>
      <w:r w:rsidR="0027482F" w:rsidRPr="00C9444E">
        <w:rPr>
          <w:rFonts w:ascii="Times New Roman" w:hAnsi="Times New Roman" w:cs="Times New Roman"/>
        </w:rPr>
        <w:t>Consequently, our</w:t>
      </w:r>
      <w:r w:rsidR="00A87DCF" w:rsidRPr="00C9444E">
        <w:rPr>
          <w:rFonts w:ascii="Times New Roman" w:hAnsi="Times New Roman" w:cs="Times New Roman"/>
        </w:rPr>
        <w:t xml:space="preserve"> results suggest </w:t>
      </w:r>
      <w:r w:rsidR="00AD7F58" w:rsidRPr="00C9444E">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r w:rsidR="00AC3C31" w:rsidRPr="00C9444E">
        <w:rPr>
          <w:rFonts w:ascii="Times New Roman" w:hAnsi="Times New Roman" w:cs="Times New Roman"/>
        </w:rPr>
        <w:t>HIF-1</w:t>
      </w:r>
      <w:r w:rsidR="00AD7F58" w:rsidRPr="00C9444E">
        <w:rPr>
          <w:rFonts w:ascii="Times New Roman" w:hAnsi="Times New Roman" w:cs="Times New Roman"/>
        </w:rPr>
        <w:t xml:space="preserve"> and ROS may be critical to stabilizing the E/M-W/O state associated with </w:t>
      </w:r>
      <w:r w:rsidR="00E3774A" w:rsidRPr="00C9444E">
        <w:rPr>
          <w:rFonts w:ascii="Times New Roman" w:hAnsi="Times New Roman" w:cs="Times New Roman"/>
        </w:rPr>
        <w:t xml:space="preserve">metastasis and </w:t>
      </w:r>
      <w:r w:rsidR="00AD7F58" w:rsidRPr="00C9444E">
        <w:rPr>
          <w:rFonts w:ascii="Times New Roman" w:hAnsi="Times New Roman" w:cs="Times New Roman"/>
        </w:rPr>
        <w:t>tumorigenesis</w:t>
      </w:r>
      <w:r w:rsidR="00A87DCF" w:rsidRPr="00C9444E">
        <w:rPr>
          <w:rFonts w:ascii="Times New Roman" w:hAnsi="Times New Roman" w:cs="Times New Roman"/>
        </w:rPr>
        <w:t>.</w:t>
      </w:r>
    </w:p>
    <w:p w14:paraId="6E0470B3" w14:textId="309116D6" w:rsidR="000D0538" w:rsidRDefault="00670604" w:rsidP="000F3FC9">
      <w:pPr>
        <w:pStyle w:val="BodyText"/>
        <w:spacing w:line="480" w:lineRule="auto"/>
        <w:ind w:firstLine="720"/>
        <w:rPr>
          <w:rFonts w:ascii="Times New Roman" w:hAnsi="Times New Roman" w:cs="Times New Roman"/>
        </w:rPr>
      </w:pPr>
      <w:r w:rsidRPr="00C9444E">
        <w:rPr>
          <w:rFonts w:ascii="Times New Roman" w:hAnsi="Times New Roman" w:cs="Times New Roman"/>
        </w:rPr>
        <w:t>In agreement with other studies</w:t>
      </w:r>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EndPr/>
        <w:sdtContent>
          <w:r w:rsidR="004C245F" w:rsidRPr="004C245F">
            <w:rPr>
              <w:rFonts w:ascii="Times New Roman" w:eastAsia="Times New Roman" w:hAnsi="Times New Roman" w:cs="Times New Roman"/>
              <w:color w:val="000000"/>
            </w:rPr>
            <w:t>[30]</w:t>
          </w:r>
        </w:sdtContent>
      </w:sdt>
      <w:r w:rsidRPr="00C9444E">
        <w:rPr>
          <w:rFonts w:ascii="Times New Roman" w:hAnsi="Times New Roman" w:cs="Times New Roman"/>
        </w:rPr>
        <w:t xml:space="preserve"> our findings indicate that </w:t>
      </w:r>
      <w:commentRangeStart w:id="66"/>
      <w:r w:rsidRPr="00C9444E">
        <w:rPr>
          <w:rFonts w:ascii="Times New Roman" w:hAnsi="Times New Roman" w:cs="Times New Roman"/>
        </w:rPr>
        <w:t>all else being equal, undergoing EMT tends to correlate with using addit</w:t>
      </w:r>
      <w:r w:rsidR="004A5665" w:rsidRPr="00C9444E">
        <w:rPr>
          <w:rFonts w:ascii="Times New Roman" w:hAnsi="Times New Roman" w:cs="Times New Roman"/>
        </w:rPr>
        <w:t>i</w:t>
      </w:r>
      <w:r w:rsidRPr="00C9444E">
        <w:rPr>
          <w:rFonts w:ascii="Times New Roman" w:hAnsi="Times New Roman" w:cs="Times New Roman"/>
        </w:rPr>
        <w:t>onal glyc</w:t>
      </w:r>
      <w:r w:rsidR="004A5665" w:rsidRPr="00C9444E">
        <w:rPr>
          <w:rFonts w:ascii="Times New Roman" w:hAnsi="Times New Roman" w:cs="Times New Roman"/>
        </w:rPr>
        <w:t>oly</w:t>
      </w:r>
      <w:r w:rsidRPr="00C9444E">
        <w:rPr>
          <w:rFonts w:ascii="Times New Roman" w:hAnsi="Times New Roman" w:cs="Times New Roman"/>
        </w:rPr>
        <w:t xml:space="preserve">sis. </w:t>
      </w:r>
      <w:r w:rsidR="004A5665" w:rsidRPr="00C9444E">
        <w:rPr>
          <w:rFonts w:ascii="Times New Roman" w:hAnsi="Times New Roman" w:cs="Times New Roman"/>
        </w:rPr>
        <w:t xml:space="preserve">This result is consistent with </w:t>
      </w:r>
      <w:r w:rsidR="000A1B8E" w:rsidRPr="00C9444E">
        <w:rPr>
          <w:rFonts w:ascii="Times New Roman" w:hAnsi="Times New Roman" w:cs="Times New Roman"/>
        </w:rPr>
        <w:t>a recent study based on published expression dat</w:t>
      </w:r>
      <w:r w:rsidR="00095EA5" w:rsidRPr="00C9444E">
        <w:rPr>
          <w:rFonts w:ascii="Times New Roman" w:hAnsi="Times New Roman" w:cs="Times New Roman"/>
        </w:rPr>
        <w:t>a from public databases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EndPr/>
        <w:sdtContent>
          <w:r w:rsidR="004C245F" w:rsidRPr="004C245F">
            <w:rPr>
              <w:rFonts w:ascii="Times New Roman" w:eastAsia="Times New Roman" w:hAnsi="Times New Roman" w:cs="Times New Roman"/>
              <w:color w:val="000000"/>
            </w:rPr>
            <w:t>[67]</w:t>
          </w:r>
        </w:sdtContent>
      </w:sdt>
      <w:r w:rsidR="00095EA5" w:rsidRPr="00C9444E">
        <w:rPr>
          <w:rFonts w:ascii="Times New Roman" w:hAnsi="Times New Roman" w:cs="Times New Roman"/>
        </w:rPr>
        <w:t xml:space="preserve">. The result is somewhat surprising given the widespread impression that primary tumors </w:t>
      </w:r>
      <w:commentRangeEnd w:id="66"/>
      <w:r w:rsidR="00B13196" w:rsidRPr="00C9444E">
        <w:rPr>
          <w:rStyle w:val="CommentReference"/>
          <w:rFonts w:ascii="Times New Roman" w:hAnsi="Times New Roman" w:cs="Times New Roman"/>
        </w:rPr>
        <w:commentReference w:id="66"/>
      </w:r>
      <w:r w:rsidR="00095EA5" w:rsidRPr="00C9444E">
        <w:rPr>
          <w:rFonts w:ascii="Times New Roman" w:hAnsi="Times New Roman" w:cs="Times New Roman"/>
        </w:rPr>
        <w:t xml:space="preserve">often exhibit the Warburg effect, possibly because of their need to limit the amount of ATP produced in favor of maximizing 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EndPr/>
        <w:sdtContent>
          <w:r w:rsidR="004C245F" w:rsidRPr="004C245F">
            <w:rPr>
              <w:rFonts w:ascii="Times New Roman" w:eastAsia="Times New Roman" w:hAnsi="Times New Roman" w:cs="Times New Roman"/>
              <w:color w:val="000000"/>
            </w:rPr>
            <w:t>[75]</w:t>
          </w:r>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 xml:space="preserve">However, this finding is consistent with the general idea that moving from E to E/M </w:t>
      </w:r>
      <w:proofErr w:type="gramStart"/>
      <w:r w:rsidR="00AB7E89" w:rsidRPr="00C9444E">
        <w:rPr>
          <w:rFonts w:ascii="Times New Roman" w:hAnsi="Times New Roman" w:cs="Times New Roman"/>
        </w:rPr>
        <w:t>is connected with</w:t>
      </w:r>
      <w:proofErr w:type="gramEnd"/>
      <w:r w:rsidR="00AB7E89" w:rsidRPr="00C9444E">
        <w:rPr>
          <w:rFonts w:ascii="Times New Roman" w:hAnsi="Times New Roman" w:cs="Times New Roman"/>
        </w:rPr>
        <w:t xml:space="preserve"> increasing stemness</w:t>
      </w:r>
      <w:r w:rsidR="00384287" w:rsidRPr="00C9444E">
        <w:rPr>
          <w:rFonts w:ascii="Times New Roman" w:hAnsi="Times New Roman" w:cs="Times New Roman"/>
        </w:rPr>
        <w:t>,</w:t>
      </w:r>
      <w:r w:rsidR="00AB7E89" w:rsidRPr="00C9444E">
        <w:rPr>
          <w:rFonts w:ascii="Times New Roman" w:hAnsi="Times New Roman" w:cs="Times New Roman"/>
        </w:rPr>
        <w:t xml:space="preserve"> and stem-like capabilities often rely on glycolysis. </w:t>
      </w:r>
      <w:r w:rsidR="002D385B" w:rsidRPr="00C9444E">
        <w:rPr>
          <w:rFonts w:ascii="Times New Roman" w:hAnsi="Times New Roman" w:cs="Times New Roman"/>
        </w:rPr>
        <w:t>Resolution of this issue must await a more precise idea of the phrase ‘all else being equal”. For example, we have ignored external driving of Hif-1 as would clearly occur in hypoxic environments</w:t>
      </w:r>
      <w:r w:rsidR="00A62BF5">
        <w:rPr>
          <w:rFonts w:ascii="Times New Roman" w:hAnsi="Times New Roman" w:cs="Times New Roman"/>
        </w:rPr>
        <w:t>.</w:t>
      </w:r>
      <w:r w:rsidR="002D385B" w:rsidRPr="00C9444E">
        <w:rPr>
          <w:rFonts w:ascii="Times New Roman" w:hAnsi="Times New Roman" w:cs="Times New Roman"/>
        </w:rPr>
        <w:t xml:space="preserve"> Mesenchymal cells that reduce proliferation and </w:t>
      </w:r>
      <w:proofErr w:type="gramStart"/>
      <w:r w:rsidR="002D385B" w:rsidRPr="00C9444E">
        <w:rPr>
          <w:rFonts w:ascii="Times New Roman" w:hAnsi="Times New Roman" w:cs="Times New Roman"/>
        </w:rPr>
        <w:t>have to</w:t>
      </w:r>
      <w:proofErr w:type="gramEnd"/>
      <w:r w:rsidR="002D385B" w:rsidRPr="00C9444E">
        <w:rPr>
          <w:rFonts w:ascii="Times New Roman" w:hAnsi="Times New Roman" w:cs="Times New Roman"/>
        </w:rPr>
        <w:t xml:space="preserve"> traverse the ECM should switch to more OXPHOS, whereas ones that become quiescent in a hypoxic metastatic niche should favor glycolysis. </w:t>
      </w:r>
    </w:p>
    <w:p w14:paraId="3C966B00" w14:textId="54142620" w:rsidR="00690173" w:rsidRDefault="002D385B" w:rsidP="00BB7620">
      <w:pPr>
        <w:pStyle w:val="BodyText"/>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sidR="00035AD8">
        <w:rPr>
          <w:rFonts w:ascii="Times New Roman" w:hAnsi="Times New Roman" w:cs="Times New Roman"/>
        </w:rPr>
        <w:t>,</w:t>
      </w:r>
      <w:r w:rsidRPr="00C9444E">
        <w:rPr>
          <w:rFonts w:ascii="Times New Roman" w:hAnsi="Times New Roman" w:cs="Times New Roman"/>
        </w:rPr>
        <w:t xml:space="preserve"> and it is quite likely that i</w:t>
      </w:r>
      <w:r w:rsidR="004D16FB" w:rsidRPr="00C9444E">
        <w:rPr>
          <w:rFonts w:ascii="Times New Roman" w:hAnsi="Times New Roman" w:cs="Times New Roman"/>
        </w:rPr>
        <w:t>ncorporating additional pathways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understanding of the mutual activation between EMT</w:t>
      </w:r>
      <w:r w:rsidRPr="00C9444E">
        <w:rPr>
          <w:rFonts w:ascii="Times New Roman" w:hAnsi="Times New Roman" w:cs="Times New Roman"/>
        </w:rPr>
        <w:t xml:space="preserve">, </w:t>
      </w:r>
      <w:r w:rsidR="002812A3" w:rsidRPr="00C9444E">
        <w:rPr>
          <w:rFonts w:ascii="Times New Roman" w:hAnsi="Times New Roman" w:cs="Times New Roman"/>
        </w:rPr>
        <w:t>metabolic rep</w:t>
      </w:r>
      <w:r w:rsidR="00E979FC" w:rsidRPr="00C9444E">
        <w:rPr>
          <w:rFonts w:ascii="Times New Roman" w:hAnsi="Times New Roman" w:cs="Times New Roman"/>
        </w:rPr>
        <w:t>ro</w:t>
      </w:r>
      <w:r w:rsidR="002812A3" w:rsidRPr="00C9444E">
        <w:rPr>
          <w:rFonts w:ascii="Times New Roman" w:hAnsi="Times New Roman" w:cs="Times New Roman"/>
        </w:rPr>
        <w:t>gramming</w:t>
      </w:r>
      <w:r w:rsidRPr="00C9444E">
        <w:rPr>
          <w:rFonts w:ascii="Times New Roman" w:hAnsi="Times New Roman" w:cs="Times New Roman"/>
        </w:rPr>
        <w:t xml:space="preserve"> and other physiological</w:t>
      </w:r>
      <w:r w:rsidR="002C3561" w:rsidRPr="00C9444E">
        <w:rPr>
          <w:rFonts w:ascii="Times New Roman" w:hAnsi="Times New Roman" w:cs="Times New Roman"/>
        </w:rPr>
        <w:t xml:space="preserve"> factors</w:t>
      </w:r>
      <w:r w:rsidR="008C45DB" w:rsidRPr="00C9444E">
        <w:rPr>
          <w:rFonts w:ascii="Times New Roman" w:hAnsi="Times New Roman" w:cs="Times New Roman"/>
        </w:rPr>
        <w:t>.</w:t>
      </w:r>
      <w:r w:rsidR="000F1FC8" w:rsidRPr="00C9444E">
        <w:rPr>
          <w:rFonts w:ascii="Times New Roman" w:hAnsi="Times New Roman" w:cs="Times New Roman"/>
        </w:rPr>
        <w:t xml:space="preserve"> One such factor is NRF2</w:t>
      </w:r>
      <w:r w:rsidR="002812A3" w:rsidRPr="00C9444E">
        <w:rPr>
          <w:rFonts w:ascii="Times New Roman" w:hAnsi="Times New Roman" w:cs="Times New Roman"/>
        </w:rPr>
        <w:t xml:space="preserve">. </w:t>
      </w:r>
      <w:r w:rsidR="008C45DB" w:rsidRPr="00C9444E">
        <w:rPr>
          <w:rFonts w:ascii="Times New Roman" w:hAnsi="Times New Roman" w:cs="Times New Roman"/>
        </w:rPr>
        <w:t>C</w:t>
      </w:r>
      <w:r w:rsidR="00DB3C19" w:rsidRPr="00C9444E">
        <w:rPr>
          <w:rFonts w:ascii="Times New Roman" w:hAnsi="Times New Roman" w:cs="Times New Roman"/>
        </w:rPr>
        <w:t xml:space="preserve">oupling the </w:t>
      </w:r>
      <w:r w:rsidR="00AD7F58" w:rsidRPr="00C9444E">
        <w:rPr>
          <w:rFonts w:ascii="Times New Roman" w:hAnsi="Times New Roman" w:cs="Times New Roman"/>
        </w:rPr>
        <w:t>KEAP1-NRF2</w:t>
      </w:r>
      <w:r w:rsidR="00ED53FA" w:rsidRPr="00C9444E">
        <w:rPr>
          <w:rFonts w:ascii="Times New Roman" w:hAnsi="Times New Roman" w:cs="Times New Roman"/>
        </w:rPr>
        <w:t xml:space="preserve"> pathway</w:t>
      </w:r>
      <w:r w:rsidR="00DB3C19" w:rsidRPr="00C9444E">
        <w:rPr>
          <w:rFonts w:ascii="Times New Roman" w:hAnsi="Times New Roman" w:cs="Times New Roman"/>
        </w:rPr>
        <w:t xml:space="preserve"> to Notch signaling has been connected to </w:t>
      </w:r>
      <w:r w:rsidR="00AD7F58" w:rsidRPr="00C9444E">
        <w:rPr>
          <w:rFonts w:ascii="Times New Roman" w:hAnsi="Times New Roman" w:cs="Times New Roman"/>
        </w:rPr>
        <w:t>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4C245F" w:rsidRPr="004C245F">
            <w:rPr>
              <w:rFonts w:ascii="Times New Roman" w:eastAsia="Times New Roman" w:hAnsi="Times New Roman" w:cs="Times New Roman"/>
              <w:color w:val="000000"/>
            </w:rPr>
            <w:t>[43]</w:t>
          </w:r>
        </w:sdtContent>
      </w:sdt>
      <w:r w:rsidR="00200AD6">
        <w:rPr>
          <w:rFonts w:ascii="Times New Roman" w:hAnsi="Times New Roman" w:cs="Times New Roman"/>
        </w:rPr>
        <w:t xml:space="preserve">, and </w:t>
      </w:r>
      <w:r w:rsidR="00AD7F58" w:rsidRPr="00C9444E">
        <w:rPr>
          <w:rFonts w:ascii="Times New Roman" w:hAnsi="Times New Roman" w:cs="Times New Roman"/>
        </w:rPr>
        <w:t xml:space="preserve">NRF2 is also an antioxidant that must be downregulated to </w:t>
      </w:r>
      <w:r w:rsidR="009860E3">
        <w:rPr>
          <w:rFonts w:ascii="Times New Roman" w:hAnsi="Times New Roman" w:cs="Times New Roman"/>
        </w:rPr>
        <w:t>increase</w:t>
      </w:r>
      <w:r w:rsidR="00AD7F58" w:rsidRPr="00C9444E">
        <w:rPr>
          <w:rFonts w:ascii="Times New Roman" w:hAnsi="Times New Roman" w:cs="Times New Roman"/>
        </w:rPr>
        <w:t xml:space="preserv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4C245F" w:rsidRPr="004C245F">
            <w:rPr>
              <w:rFonts w:ascii="Times New Roman" w:eastAsia="Times New Roman" w:hAnsi="Times New Roman" w:cs="Times New Roman"/>
              <w:color w:val="000000"/>
            </w:rPr>
            <w:t>[48–50]</w:t>
          </w:r>
        </w:sdtContent>
      </w:sdt>
      <w:r w:rsidR="00AD7F58" w:rsidRPr="00C9444E">
        <w:rPr>
          <w:rFonts w:ascii="Times New Roman" w:hAnsi="Times New Roman" w:cs="Times New Roman"/>
        </w:rPr>
        <w:t>.</w:t>
      </w:r>
      <w:r w:rsidR="00DB3C19" w:rsidRPr="00C9444E">
        <w:rPr>
          <w:rFonts w:ascii="Times New Roman" w:hAnsi="Times New Roman" w:cs="Times New Roman"/>
        </w:rPr>
        <w:t xml:space="preserve"> Perhaps</w:t>
      </w:r>
      <w:r w:rsidR="00AD7F58" w:rsidRPr="00C9444E">
        <w:rPr>
          <w:rFonts w:ascii="Times New Roman" w:hAnsi="Times New Roman" w:cs="Times New Roman"/>
        </w:rPr>
        <w:t xml:space="preserve"> the metabolic phenotype of NRF2</w:t>
      </w:r>
      <w:r w:rsidR="00DB3C19" w:rsidRPr="00C9444E">
        <w:rPr>
          <w:rFonts w:ascii="Times New Roman" w:hAnsi="Times New Roman" w:cs="Times New Roman"/>
        </w:rPr>
        <w:t>-</w:t>
      </w:r>
      <w:r w:rsidR="00AD7F58" w:rsidRPr="00C9444E">
        <w:rPr>
          <w:rFonts w:ascii="Times New Roman" w:hAnsi="Times New Roman" w:cs="Times New Roman"/>
        </w:rPr>
        <w:t>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4C245F" w:rsidRPr="004C245F">
            <w:rPr>
              <w:rFonts w:ascii="Times New Roman" w:eastAsia="Times New Roman" w:hAnsi="Times New Roman" w:cs="Times New Roman"/>
              <w:color w:val="000000"/>
            </w:rPr>
            <w:t>[29]</w:t>
          </w:r>
        </w:sdtContent>
      </w:sdt>
      <w:r w:rsidR="00AD7F58" w:rsidRPr="00C9444E">
        <w:rPr>
          <w:rFonts w:ascii="Times New Roman" w:hAnsi="Times New Roman" w:cs="Times New Roman"/>
        </w:rPr>
        <w:t xml:space="preserve">. </w:t>
      </w:r>
      <w:r w:rsidR="005A415E" w:rsidRPr="00C9444E">
        <w:rPr>
          <w:rFonts w:ascii="Times New Roman" w:hAnsi="Times New Roman" w:cs="Times New Roman"/>
        </w:rPr>
        <w:t>Additionally, t</w:t>
      </w:r>
      <w:r w:rsidR="00AD7F58" w:rsidRPr="00C9444E">
        <w:rPr>
          <w:rFonts w:ascii="Times New Roman" w:hAnsi="Times New Roman" w:cs="Times New Roman"/>
        </w:rPr>
        <w:t>he p53 pathway seems to upregulate noxROS</w:t>
      </w:r>
      <w:r w:rsidR="005A415E" w:rsidRPr="00C9444E">
        <w:rPr>
          <w:rFonts w:ascii="Times New Roman" w:hAnsi="Times New Roman" w:cs="Times New Roman"/>
        </w:rPr>
        <w:t xml:space="preserve"> and </w:t>
      </w:r>
      <w:r w:rsidR="00306563" w:rsidRPr="00C9444E">
        <w:rPr>
          <w:rFonts w:ascii="Times New Roman" w:hAnsi="Times New Roman" w:cs="Times New Roman"/>
        </w:rPr>
        <w:t>interfere with EMT</w:t>
      </w:r>
      <w:r w:rsidR="005A415E"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4C245F" w:rsidRPr="004C245F">
            <w:rPr>
              <w:rFonts w:ascii="Times New Roman" w:eastAsia="Times New Roman" w:hAnsi="Times New Roman" w:cs="Times New Roman"/>
              <w:color w:val="000000"/>
            </w:rPr>
            <w:t>[52,53]</w:t>
          </w:r>
        </w:sdtContent>
      </w:sdt>
      <w:r w:rsidR="00AD7F58" w:rsidRPr="00C9444E">
        <w:rPr>
          <w:rFonts w:ascii="Times New Roman" w:hAnsi="Times New Roman" w:cs="Times New Roman"/>
        </w:rPr>
        <w:t xml:space="preserve">. </w:t>
      </w:r>
      <w:r w:rsidR="009860E3">
        <w:rPr>
          <w:rFonts w:ascii="Times New Roman" w:hAnsi="Times New Roman" w:cs="Times New Roman"/>
        </w:rPr>
        <w:t>Similarly</w:t>
      </w:r>
      <w:r w:rsidR="00AD7F58" w:rsidRPr="00C9444E">
        <w:rPr>
          <w:rFonts w:ascii="Times New Roman" w:hAnsi="Times New Roman" w:cs="Times New Roman"/>
        </w:rPr>
        <w:t xml:space="preserve">, the E/M-W/O state was stabilized when the </w:t>
      </w:r>
      <w:r w:rsidR="00F340BE" w:rsidRPr="00C9444E">
        <w:rPr>
          <w:rFonts w:ascii="Times New Roman" w:hAnsi="Times New Roman" w:cs="Times New Roman"/>
        </w:rPr>
        <w:t>I</w:t>
      </w:r>
      <w:r w:rsidR="00AD7F58" w:rsidRPr="00C9444E">
        <w:rPr>
          <w:rFonts w:ascii="Times New Roman" w:hAnsi="Times New Roman" w:cs="Times New Roman"/>
        </w:rPr>
        <w:t xml:space="preserve">nput to </w:t>
      </w:r>
      <w:r w:rsidR="005506B5" w:rsidRPr="00C9444E">
        <w:rPr>
          <w:rFonts w:ascii="Times New Roman" w:hAnsi="Times New Roman" w:cs="Times New Roman"/>
        </w:rPr>
        <w:t>SNAIL</w:t>
      </w:r>
      <w:r w:rsidR="00AD7F58" w:rsidRPr="00C9444E">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C9444E">
        <w:rPr>
          <w:rFonts w:ascii="Times New Roman" w:eastAsiaTheme="minorEastAsia" w:hAnsi="Times New Roman" w:cs="Times New Roman"/>
        </w:rPr>
        <w:t xml:space="preserve"> and</w:t>
      </w:r>
      <w:r w:rsidR="000D6FCE" w:rsidRPr="00C9444E">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C9444E">
        <w:rPr>
          <w:rFonts w:ascii="Times New Roman" w:hAnsi="Times New Roman" w:cs="Times New Roman"/>
        </w:rPr>
        <w:t>, may be important to generating the E/M-W/O state</w:t>
      </w:r>
      <w:r w:rsidR="00900D10"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4C245F" w:rsidRPr="004C245F">
            <w:rPr>
              <w:rFonts w:ascii="Times New Roman" w:eastAsia="Times New Roman" w:hAnsi="Times New Roman" w:cs="Times New Roman"/>
              <w:color w:val="000000"/>
            </w:rPr>
            <w:t>[77,78]</w:t>
          </w:r>
        </w:sdtContent>
      </w:sdt>
      <w:r w:rsidR="00AD7F58" w:rsidRPr="00C9444E">
        <w:rPr>
          <w:rFonts w:ascii="Times New Roman" w:hAnsi="Times New Roman" w:cs="Times New Roman"/>
        </w:rPr>
        <w:t>.</w:t>
      </w:r>
      <w:r w:rsidR="00690173" w:rsidRPr="00C9444E">
        <w:rPr>
          <w:rFonts w:ascii="Times New Roman" w:hAnsi="Times New Roman" w:cs="Times New Roman"/>
        </w:rPr>
        <w:t xml:space="preserve"> </w:t>
      </w:r>
      <w:r w:rsidR="00D95DF5" w:rsidRPr="00C9444E">
        <w:rPr>
          <w:rFonts w:ascii="Times New Roman" w:hAnsi="Times New Roman" w:cs="Times New Roman"/>
        </w:rPr>
        <w:t>T</w:t>
      </w:r>
      <w:r w:rsidR="00D95DF5">
        <w:rPr>
          <w:rFonts w:ascii="Times New Roman" w:hAnsi="Times New Roman" w:cs="Times New Roman"/>
        </w:rPr>
        <w:t>herefore, t</w:t>
      </w:r>
      <w:r w:rsidR="00D95DF5" w:rsidRPr="00C9444E">
        <w:rPr>
          <w:rFonts w:ascii="Times New Roman" w:hAnsi="Times New Roman" w:cs="Times New Roman"/>
        </w:rPr>
        <w:t>he significance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95DF5" w:rsidRPr="00C9444E">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95DF5" w:rsidRPr="00C9444E">
        <w:rPr>
          <w:rFonts w:ascii="Times New Roman" w:hAnsi="Times New Roman" w:cs="Times New Roman"/>
        </w:rPr>
        <w:t>/SNAIL feedback loop could be experimentally tested by reducing the antioxidant factor SOD2, inducing hypoxia, and treating the cells with NF</w:t>
      </w:r>
      <w:r w:rsidR="00D95DF5" w:rsidRPr="00C9444E">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D95DF5" w:rsidRPr="00C9444E">
        <w:rPr>
          <w:rFonts w:ascii="Times New Roman" w:eastAsiaTheme="minorEastAsia" w:hAnsi="Times New Roman" w:cs="Times New Roman"/>
        </w:rPr>
        <w:t>.</w:t>
      </w:r>
      <w:r w:rsidR="00D95DF5">
        <w:rPr>
          <w:rFonts w:ascii="Times New Roman" w:eastAsiaTheme="minorEastAsia" w:hAnsi="Times New Roman" w:cs="Times New Roman"/>
        </w:rPr>
        <w:t xml:space="preserve"> Overal</w:t>
      </w:r>
      <w:r w:rsidR="00D128F7">
        <w:rPr>
          <w:rFonts w:ascii="Times New Roman" w:eastAsiaTheme="minorEastAsia" w:hAnsi="Times New Roman" w:cs="Times New Roman"/>
        </w:rPr>
        <w:t>l</w:t>
      </w:r>
      <w:r w:rsidR="00D95DF5">
        <w:rPr>
          <w:rFonts w:ascii="Times New Roman" w:eastAsiaTheme="minorEastAsia" w:hAnsi="Times New Roman" w:cs="Times New Roman"/>
        </w:rPr>
        <w:t xml:space="preserve">, </w:t>
      </w:r>
      <w:r w:rsidR="00D95DF5">
        <w:rPr>
          <w:rFonts w:ascii="Times New Roman" w:hAnsi="Times New Roman" w:cs="Times New Roman"/>
        </w:rPr>
        <w:t>t</w:t>
      </w:r>
      <w:r w:rsidR="003D29BC" w:rsidRPr="00C9444E">
        <w:rPr>
          <w:rFonts w:ascii="Times New Roman" w:hAnsi="Times New Roman" w:cs="Times New Roman"/>
        </w:rPr>
        <w:t xml:space="preserve">he importance of external signaling in our model is in </w:t>
      </w:r>
      <w:r w:rsidR="00306563" w:rsidRPr="00C9444E">
        <w:rPr>
          <w:rFonts w:ascii="Times New Roman" w:hAnsi="Times New Roman" w:cs="Times New Roman"/>
        </w:rPr>
        <w:t xml:space="preserve">conceptual </w:t>
      </w:r>
      <w:r w:rsidR="003D29BC" w:rsidRPr="00C9444E">
        <w:rPr>
          <w:rFonts w:ascii="Times New Roman" w:hAnsi="Times New Roman" w:cs="Times New Roman"/>
        </w:rPr>
        <w:t xml:space="preserve">agreement with a hypothesis by </w:t>
      </w:r>
      <w:proofErr w:type="spellStart"/>
      <w:r w:rsidR="00E57411" w:rsidRPr="00C9444E">
        <w:rPr>
          <w:rFonts w:ascii="Times New Roman" w:hAnsi="Times New Roman" w:cs="Times New Roman"/>
        </w:rPr>
        <w:t>Sciacovelli</w:t>
      </w:r>
      <w:proofErr w:type="spellEnd"/>
      <w:r w:rsidR="00E57411" w:rsidRPr="00C9444E">
        <w:rPr>
          <w:rFonts w:ascii="Times New Roman" w:hAnsi="Times New Roman" w:cs="Times New Roman"/>
        </w:rPr>
        <w:t xml:space="preserve"> and </w:t>
      </w:r>
      <w:proofErr w:type="spellStart"/>
      <w:r w:rsidR="00E57411" w:rsidRPr="00C9444E">
        <w:rPr>
          <w:rFonts w:ascii="Times New Roman" w:hAnsi="Times New Roman" w:cs="Times New Roman"/>
        </w:rPr>
        <w:t>Frezza</w:t>
      </w:r>
      <w:proofErr w:type="spellEnd"/>
      <w:r w:rsidR="003D29BC" w:rsidRPr="00C9444E">
        <w:rPr>
          <w:rFonts w:ascii="Times New Roman" w:hAnsi="Times New Roman" w:cs="Times New Roman"/>
        </w:rPr>
        <w:t xml:space="preserve"> </w:t>
      </w:r>
      <w:r w:rsidR="00E57411" w:rsidRPr="00C9444E">
        <w:rPr>
          <w:rFonts w:ascii="Times New Roman" w:hAnsi="Times New Roman" w:cs="Times New Roman"/>
        </w:rPr>
        <w:t>that</w:t>
      </w:r>
      <w:r w:rsidR="00710FD7" w:rsidRPr="00C9444E">
        <w:rPr>
          <w:rFonts w:ascii="Times New Roman" w:hAnsi="Times New Roman" w:cs="Times New Roman"/>
        </w:rPr>
        <w:t>, in an adverse tumor microenvironment,</w:t>
      </w:r>
      <w:r w:rsidR="00E57411" w:rsidRPr="00C9444E">
        <w:rPr>
          <w:rFonts w:ascii="Times New Roman" w:hAnsi="Times New Roman" w:cs="Times New Roman"/>
        </w:rPr>
        <w:t xml:space="preserve"> metabolic reprogramming</w:t>
      </w:r>
      <w:r w:rsidR="00710FD7" w:rsidRPr="00C9444E">
        <w:rPr>
          <w:rFonts w:ascii="Times New Roman" w:hAnsi="Times New Roman" w:cs="Times New Roman"/>
        </w:rPr>
        <w:t xml:space="preserve"> </w:t>
      </w:r>
      <w:r w:rsidR="00E57411" w:rsidRPr="00C9444E">
        <w:rPr>
          <w:rFonts w:ascii="Times New Roman" w:hAnsi="Times New Roman" w:cs="Times New Roman"/>
        </w:rPr>
        <w:t>drives EMT to allow cells to find more favorable metabolic niches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EndPr/>
        <w:sdtContent>
          <w:r w:rsidR="004C245F" w:rsidRPr="004C245F">
            <w:rPr>
              <w:rFonts w:ascii="Times New Roman" w:eastAsia="Times New Roman" w:hAnsi="Times New Roman" w:cs="Times New Roman"/>
              <w:color w:val="000000"/>
            </w:rPr>
            <w:t>[40]</w:t>
          </w:r>
        </w:sdtContent>
      </w:sdt>
      <w:r w:rsidR="00E57411" w:rsidRPr="00C9444E">
        <w:rPr>
          <w:rFonts w:ascii="Times New Roman" w:hAnsi="Times New Roman" w:cs="Times New Roman"/>
        </w:rPr>
        <w:t xml:space="preserve">. </w:t>
      </w:r>
    </w:p>
    <w:p w14:paraId="00C34FF5" w14:textId="2407702B" w:rsidR="00C473A7" w:rsidRPr="00C9444E" w:rsidRDefault="00C473A7" w:rsidP="00BB7620">
      <w:pPr>
        <w:pStyle w:val="BodyText"/>
        <w:spacing w:line="480" w:lineRule="auto"/>
        <w:ind w:firstLine="720"/>
        <w:rPr>
          <w:rFonts w:ascii="Times New Roman" w:hAnsi="Times New Roman" w:cs="Times New Roman"/>
        </w:rPr>
      </w:pPr>
      <w:r>
        <w:rPr>
          <w:rFonts w:ascii="Times New Roman" w:hAnsi="Times New Roman" w:cs="Times New Roman"/>
        </w:rPr>
        <w:t>U</w:t>
      </w:r>
      <w:r w:rsidRPr="00C9444E">
        <w:rPr>
          <w:rFonts w:ascii="Times New Roman" w:hAnsi="Times New Roman" w:cs="Times New Roman"/>
        </w:rPr>
        <w:t xml:space="preserve">nderstanding how the E/M-W/O phenotype is stabilized by the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of EMT and metabolic reprogramming could be of vital importance to disrupt metastatic processes.</w:t>
      </w:r>
      <w:r>
        <w:rPr>
          <w:rFonts w:ascii="Times New Roman" w:hAnsi="Times New Roman" w:cs="Times New Roman"/>
        </w:rPr>
        <w:t xml:space="preserve"> Interestingly, the model we have proposed predicts EMT can drive metabolic reprogramming or vice versa, a question that remains unanswered </w:t>
      </w:r>
      <w:sdt>
        <w:sdtPr>
          <w:rPr>
            <w:rFonts w:ascii="Times New Roman" w:hAnsi="Times New Roman" w:cs="Times New Roman"/>
          </w:rPr>
          <w:alias w:val="SmartCite Citation"/>
          <w:tag w:val="703cb261-b0c2-4f52-8c43-8dc408bf3954:fcb7383a-2ae0-41f2-bd96-981141d24486,703cb261-b0c2-4f52-8c43-8dc408bf3954:408c7b6c-8cce-4275-99e7-9fc76b234495,703cb261-b0c2-4f52-8c43-8dc408bf3954:c51bae2b-a51e-4b40-8908-24ed99e8851d,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458f46d6-bd52-4345-b033-c33c069f22f1,703cb261-b0c2-4f52-8c43-8dc408bf3954:f8f2c8b1-2006-491f-9e68-70b90a05c9f4,703cb261-b0c2-4f52-8c43-8dc408bf3954:91171d51-c8e2-45a0-a123-7e46bad7b168,703cb261-b0c2-4f52-8c43-8dc408bf3954:d5d395cd-0b56-4514-bc7e-b2c9fa43bbe4+"/>
          <w:id w:val="1742979167"/>
          <w:placeholder>
            <w:docPart w:val="BD7300E90BC240B39310CD1C056D655E"/>
          </w:placeholder>
        </w:sdtPr>
        <w:sdtEndPr/>
        <w:sdtContent>
          <w:r w:rsidRPr="004C245F">
            <w:rPr>
              <w:rFonts w:ascii="Times New Roman" w:eastAsia="Times New Roman" w:hAnsi="Times New Roman" w:cs="Times New Roman"/>
              <w:color w:val="000000"/>
            </w:rPr>
            <w:t>[30–37,40–42]</w:t>
          </w:r>
        </w:sdtContent>
      </w:sdt>
      <w:r>
        <w:rPr>
          <w:rFonts w:ascii="Times New Roman" w:hAnsi="Times New Roman" w:cs="Times New Roman"/>
        </w:rPr>
        <w:t>. In both instances the hybrid E/M and hybrid W/O phenotypes are coupled.</w:t>
      </w:r>
      <w:r w:rsidRPr="00C9444E">
        <w:rPr>
          <w:rFonts w:ascii="Times New Roman" w:hAnsi="Times New Roman" w:cs="Times New Roman"/>
        </w:rPr>
        <w:t xml:space="preserve"> </w:t>
      </w:r>
      <w:r>
        <w:rPr>
          <w:rFonts w:ascii="Times New Roman" w:hAnsi="Times New Roman" w:cs="Times New Roman"/>
        </w:rPr>
        <w:t>A recent study showed EMT may not always be correlated with the Warburg/</w:t>
      </w:r>
      <w:r w:rsidRPr="00CE1D6F">
        <w:rPr>
          <w:rFonts w:ascii="Times New Roman" w:hAnsi="Times New Roman" w:cs="Times New Roman"/>
        </w:rPr>
        <w:t xml:space="preserve"> </w:t>
      </w:r>
      <w:r>
        <w:rPr>
          <w:rFonts w:ascii="Times New Roman" w:hAnsi="Times New Roman" w:cs="Times New Roman"/>
        </w:rPr>
        <w:t>OXPHOS metabolic axis, but when the two networks are coupled our model agrees with the identified experimental correlations between high glycolysis metabolism, high or low OXPHOS metabolism, and the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193265003"/>
          <w:placeholder>
            <w:docPart w:val="C018F2F145BC46B9BE3201FE4EED1A83"/>
          </w:placeholder>
        </w:sdtPr>
        <w:sdtEndPr/>
        <w:sdtContent>
          <w:r w:rsidRPr="004C245F">
            <w:rPr>
              <w:rFonts w:ascii="Times New Roman" w:eastAsia="Times New Roman" w:hAnsi="Times New Roman" w:cs="Times New Roman"/>
              <w:color w:val="000000"/>
            </w:rPr>
            <w:t>[67]</w:t>
          </w:r>
        </w:sdtContent>
      </w:sdt>
      <w:r>
        <w:rPr>
          <w:rFonts w:ascii="Times New Roman" w:hAnsi="Times New Roman" w:cs="Times New Roman"/>
        </w:rPr>
        <w:t>. Our model is consistent, predicting the hybrid E/M state is coupled to high glycolysis/high OXPHOS (hybrid W/O state). Additionally, HIF-1 (a marker of glycolysis) is strongly associated with EMT while AMPK (a marker of OXPHOS) has a much weaker effect, suggesting the E/M state can be stabilized if HIF-1 (glycolysis) is upregulated, as we proposed above. Notably, in its current form, our model is unable to explain the low glycolysis metabolism correlated with EMT. However, extending the model by coupling with glycolysis, glucose oxidation, and fatty acid oxidation metabolic pathways</w:t>
      </w:r>
      <w:sdt>
        <w:sdtPr>
          <w:rPr>
            <w:rFonts w:ascii="Times New Roman" w:hAnsi="Times New Roman" w:cs="Times New Roman"/>
          </w:rPr>
          <w:alias w:val="SmartCite Citation"/>
          <w:tag w:val="703cb261-b0c2-4f52-8c43-8dc408bf3954:4da3ff72-f9f0-4ae5-8ac0-9bd417dd8768+"/>
          <w:id w:val="-953322695"/>
          <w:placeholder>
            <w:docPart w:val="C018F2F145BC46B9BE3201FE4EED1A83"/>
          </w:placeholder>
        </w:sdtPr>
        <w:sdtEndPr/>
        <w:sdtContent>
          <w:r w:rsidRPr="004C245F">
            <w:rPr>
              <w:rFonts w:ascii="Times New Roman" w:eastAsia="Times New Roman" w:hAnsi="Times New Roman" w:cs="Times New Roman"/>
              <w:color w:val="000000"/>
            </w:rPr>
            <w:t>[76]</w:t>
          </w:r>
        </w:sdtContent>
      </w:sdt>
      <w:r>
        <w:rPr>
          <w:rFonts w:ascii="Times New Roman" w:hAnsi="Times New Roman" w:cs="Times New Roman"/>
        </w:rPr>
        <w:t xml:space="preserve"> may be able to explain the low glycolysis states of Ref.</w:t>
      </w:r>
      <w:sdt>
        <w:sdtPr>
          <w:rPr>
            <w:rFonts w:ascii="Times New Roman" w:hAnsi="Times New Roman" w:cs="Times New Roman"/>
          </w:rPr>
          <w:alias w:val="SmartCite Citation"/>
          <w:tag w:val="703cb261-b0c2-4f52-8c43-8dc408bf3954:2c503bc3-ea95-41e2-b2ed-32f2035cf010+"/>
          <w:id w:val="-1693533276"/>
          <w:placeholder>
            <w:docPart w:val="C018F2F145BC46B9BE3201FE4EED1A83"/>
          </w:placeholder>
        </w:sdtPr>
        <w:sdtEndPr/>
        <w:sdtContent>
          <w:r w:rsidRPr="004C245F">
            <w:rPr>
              <w:rFonts w:ascii="Times New Roman" w:eastAsia="Times New Roman" w:hAnsi="Times New Roman" w:cs="Times New Roman"/>
              <w:color w:val="000000"/>
            </w:rPr>
            <w:t>[67]</w:t>
          </w:r>
        </w:sdtContent>
      </w:sdt>
      <w:r>
        <w:rPr>
          <w:rFonts w:ascii="Times New Roman" w:hAnsi="Times New Roman" w:cs="Times New Roman"/>
        </w:rPr>
        <w:t xml:space="preserve"> .</w:t>
      </w:r>
    </w:p>
    <w:p w14:paraId="4C20C6E0" w14:textId="51F8CC72" w:rsidR="00570864" w:rsidRPr="00C9444E" w:rsidRDefault="00E334F8" w:rsidP="00033126">
      <w:pPr>
        <w:pStyle w:val="BodyText"/>
        <w:spacing w:line="480" w:lineRule="auto"/>
        <w:ind w:firstLine="720"/>
        <w:rPr>
          <w:rFonts w:ascii="Times New Roman" w:hAnsi="Times New Roman" w:cs="Times New Roman"/>
        </w:rPr>
      </w:pPr>
      <w:r>
        <w:rPr>
          <w:rFonts w:ascii="Times New Roman" w:hAnsi="Times New Roman" w:cs="Times New Roman"/>
        </w:rPr>
        <w:t>Th</w:t>
      </w:r>
      <w:r w:rsidR="00035E07">
        <w:rPr>
          <w:rFonts w:ascii="Times New Roman" w:hAnsi="Times New Roman" w:cs="Times New Roman"/>
        </w:rPr>
        <w:t>e</w:t>
      </w:r>
      <w:r w:rsidR="00235A5D" w:rsidRPr="00C9444E">
        <w:rPr>
          <w:rFonts w:ascii="Times New Roman" w:hAnsi="Times New Roman" w:cs="Times New Roman"/>
        </w:rPr>
        <w:t xml:space="preserve"> results</w:t>
      </w:r>
      <w:r w:rsidR="00035E07">
        <w:rPr>
          <w:rFonts w:ascii="Times New Roman" w:hAnsi="Times New Roman" w:cs="Times New Roman"/>
        </w:rPr>
        <w:t xml:space="preserve"> of our model</w:t>
      </w:r>
      <w:r w:rsidR="00235A5D" w:rsidRPr="00C9444E">
        <w:rPr>
          <w:rFonts w:ascii="Times New Roman" w:hAnsi="Times New Roman" w:cs="Times New Roman"/>
        </w:rPr>
        <w:t xml:space="preserve"> suggest </w:t>
      </w:r>
      <w:r w:rsidR="00306563" w:rsidRPr="00C9444E">
        <w:rPr>
          <w:rFonts w:ascii="Times New Roman" w:hAnsi="Times New Roman" w:cs="Times New Roman"/>
        </w:rPr>
        <w:t xml:space="preserve">that </w:t>
      </w:r>
      <w:r w:rsidR="005E5E8B" w:rsidRPr="00C9444E">
        <w:rPr>
          <w:rFonts w:ascii="Times New Roman" w:hAnsi="Times New Roman" w:cs="Times New Roman"/>
        </w:rPr>
        <w:t xml:space="preserve">metabolic reprogramming </w:t>
      </w:r>
      <w:r w:rsidR="00306563" w:rsidRPr="00C9444E">
        <w:rPr>
          <w:rFonts w:ascii="Times New Roman" w:hAnsi="Times New Roman" w:cs="Times New Roman"/>
        </w:rPr>
        <w:t xml:space="preserve">can indeed </w:t>
      </w:r>
      <w:r w:rsidR="005E5E8B" w:rsidRPr="00C9444E">
        <w:rPr>
          <w:rFonts w:ascii="Times New Roman" w:hAnsi="Times New Roman" w:cs="Times New Roman"/>
        </w:rPr>
        <w:t xml:space="preserve">drive EMT, but metabolic reprogramming </w:t>
      </w:r>
      <w:r w:rsidR="00306563" w:rsidRPr="00C9444E">
        <w:rPr>
          <w:rFonts w:ascii="Times New Roman" w:hAnsi="Times New Roman" w:cs="Times New Roman"/>
        </w:rPr>
        <w:t>does not have to be complete</w:t>
      </w:r>
      <w:r w:rsidR="005E5E8B" w:rsidRPr="00C9444E">
        <w:rPr>
          <w:rFonts w:ascii="Times New Roman" w:hAnsi="Times New Roman" w:cs="Times New Roman"/>
        </w:rPr>
        <w:t xml:space="preserve"> before EMT begins</w:t>
      </w:r>
      <w:r w:rsidR="00306563" w:rsidRPr="00C9444E">
        <w:rPr>
          <w:rFonts w:ascii="Times New Roman" w:hAnsi="Times New Roman" w:cs="Times New Roman"/>
        </w:rPr>
        <w:t>; this</w:t>
      </w:r>
      <w:r w:rsidR="005E5E8B" w:rsidRPr="00C9444E">
        <w:rPr>
          <w:rFonts w:ascii="Times New Roman" w:hAnsi="Times New Roman" w:cs="Times New Roman"/>
        </w:rPr>
        <w:t xml:space="preserve"> allows the most aggressive E/M-W/O phenotype to </w:t>
      </w:r>
      <w:r w:rsidR="00306563" w:rsidRPr="00C9444E">
        <w:rPr>
          <w:rFonts w:ascii="Times New Roman" w:hAnsi="Times New Roman" w:cs="Times New Roman"/>
        </w:rPr>
        <w:t xml:space="preserve">be </w:t>
      </w:r>
      <w:r w:rsidR="005E5E8B" w:rsidRPr="00C9444E">
        <w:rPr>
          <w:rFonts w:ascii="Times New Roman" w:hAnsi="Times New Roman" w:cs="Times New Roman"/>
        </w:rPr>
        <w:t>stabilize</w:t>
      </w:r>
      <w:r w:rsidR="00306563" w:rsidRPr="00C9444E">
        <w:rPr>
          <w:rFonts w:ascii="Times New Roman" w:hAnsi="Times New Roman" w:cs="Times New Roman"/>
        </w:rPr>
        <w:t>d</w:t>
      </w:r>
      <w:r w:rsidR="005E5E8B" w:rsidRPr="00C9444E">
        <w:rPr>
          <w:rFonts w:ascii="Times New Roman" w:hAnsi="Times New Roman" w:cs="Times New Roman"/>
        </w:rPr>
        <w:t>.</w:t>
      </w:r>
      <w:r w:rsidR="009515E3" w:rsidRPr="00C9444E">
        <w:rPr>
          <w:rFonts w:ascii="Times New Roman" w:hAnsi="Times New Roman" w:cs="Times New Roman"/>
        </w:rPr>
        <w:t xml:space="preserve"> </w:t>
      </w:r>
      <w:r w:rsidR="003D3250" w:rsidRPr="00C9444E">
        <w:rPr>
          <w:rFonts w:ascii="Times New Roman" w:hAnsi="Times New Roman" w:cs="Times New Roman"/>
        </w:rPr>
        <w:t xml:space="preserve">Further, </w:t>
      </w:r>
      <w:r w:rsidR="00153DC8" w:rsidRPr="00C9444E">
        <w:rPr>
          <w:rFonts w:ascii="Times New Roman" w:hAnsi="Times New Roman" w:cs="Times New Roman"/>
        </w:rPr>
        <w:t>t</w:t>
      </w:r>
      <w:r w:rsidR="00AD7F58" w:rsidRPr="00C9444E">
        <w:rPr>
          <w:rFonts w:ascii="Times New Roman" w:hAnsi="Times New Roman" w:cs="Times New Roman"/>
        </w:rPr>
        <w:t xml:space="preserve">o </w:t>
      </w:r>
      <w:r w:rsidR="00153DC8" w:rsidRPr="00C9444E">
        <w:rPr>
          <w:rFonts w:ascii="Times New Roman" w:hAnsi="Times New Roman" w:cs="Times New Roman"/>
        </w:rPr>
        <w:t>ensure</w:t>
      </w:r>
      <w:r w:rsidR="00AD7F58" w:rsidRPr="00C9444E">
        <w:rPr>
          <w:rFonts w:ascii="Times New Roman" w:hAnsi="Times New Roman" w:cs="Times New Roman"/>
        </w:rPr>
        <w:t xml:space="preserve"> only the E/M-W/O state</w:t>
      </w:r>
      <w:r w:rsidR="00B72C15" w:rsidRPr="00C9444E">
        <w:rPr>
          <w:rFonts w:ascii="Times New Roman" w:hAnsi="Times New Roman" w:cs="Times New Roman"/>
        </w:rPr>
        <w:t xml:space="preserve"> is accessible</w:t>
      </w:r>
      <w:r w:rsidR="00AD7F58" w:rsidRPr="00C9444E">
        <w:rPr>
          <w:rFonts w:ascii="Times New Roman" w:hAnsi="Times New Roman" w:cs="Times New Roman"/>
        </w:rPr>
        <w:t xml:space="preserve">, the system </w:t>
      </w:r>
      <w:r w:rsidR="00D47D9E">
        <w:rPr>
          <w:rFonts w:ascii="Times New Roman" w:hAnsi="Times New Roman" w:cs="Times New Roman"/>
        </w:rPr>
        <w:t xml:space="preserve">follows a progression from </w:t>
      </w:r>
      <w:r w:rsidR="00AD7F58" w:rsidRPr="00C9444E">
        <w:rPr>
          <w:rFonts w:ascii="Times New Roman" w:hAnsi="Times New Roman" w:cs="Times New Roman"/>
        </w:rPr>
        <w:t>the E-O state</w:t>
      </w:r>
      <w:r w:rsidR="00B72C15" w:rsidRPr="00C9444E">
        <w:rPr>
          <w:rFonts w:ascii="Times New Roman" w:hAnsi="Times New Roman" w:cs="Times New Roman"/>
        </w:rPr>
        <w:t>,</w:t>
      </w:r>
      <w:commentRangeStart w:id="67"/>
      <w:commentRangeStart w:id="68"/>
      <w:r w:rsidR="00762CA1" w:rsidRPr="00C9444E">
        <w:rPr>
          <w:rFonts w:ascii="Times New Roman" w:hAnsi="Times New Roman" w:cs="Times New Roman"/>
        </w:rPr>
        <w:t xml:space="preserve"> undergo</w:t>
      </w:r>
      <w:r w:rsidR="00146711">
        <w:rPr>
          <w:rFonts w:ascii="Times New Roman" w:hAnsi="Times New Roman" w:cs="Times New Roman"/>
        </w:rPr>
        <w:t>es</w:t>
      </w:r>
      <w:r w:rsidR="00762CA1" w:rsidRPr="00C9444E">
        <w:rPr>
          <w:rFonts w:ascii="Times New Roman" w:hAnsi="Times New Roman" w:cs="Times New Roman"/>
        </w:rPr>
        <w:t xml:space="preserve"> metabolic reprogramming while maintaining epithelial characteristics (E-W/O coupled state)</w:t>
      </w:r>
      <w:del w:id="69" w:author="Madeline Galbraith" w:date="2022-05-24T12:43:00Z">
        <w:r w:rsidR="006B525A" w:rsidRPr="00C9444E" w:rsidDel="00D47D9E">
          <w:rPr>
            <w:rFonts w:ascii="Times New Roman" w:hAnsi="Times New Roman" w:cs="Times New Roman"/>
          </w:rPr>
          <w:delText xml:space="preserve">. </w:delText>
        </w:r>
        <w:commentRangeEnd w:id="67"/>
        <w:r w:rsidR="003707D8" w:rsidRPr="00C9444E" w:rsidDel="00D47D9E">
          <w:rPr>
            <w:rStyle w:val="CommentReference"/>
            <w:rFonts w:ascii="Times New Roman" w:hAnsi="Times New Roman" w:cs="Times New Roman"/>
          </w:rPr>
          <w:commentReference w:id="67"/>
        </w:r>
      </w:del>
      <w:commentRangeEnd w:id="68"/>
      <w:r w:rsidR="008421C9">
        <w:rPr>
          <w:rStyle w:val="CommentReference"/>
        </w:rPr>
        <w:commentReference w:id="68"/>
      </w:r>
      <w:r w:rsidR="00D47D9E">
        <w:rPr>
          <w:rFonts w:ascii="Times New Roman" w:hAnsi="Times New Roman" w:cs="Times New Roman"/>
        </w:rPr>
        <w:t>,</w:t>
      </w:r>
      <w:r w:rsidR="006B525A" w:rsidRPr="00C9444E">
        <w:rPr>
          <w:rFonts w:ascii="Times New Roman" w:hAnsi="Times New Roman" w:cs="Times New Roman"/>
        </w:rPr>
        <w:t xml:space="preserve"> begin</w:t>
      </w:r>
      <w:r w:rsidR="00146711">
        <w:rPr>
          <w:rFonts w:ascii="Times New Roman" w:hAnsi="Times New Roman" w:cs="Times New Roman"/>
        </w:rPr>
        <w:t>s</w:t>
      </w:r>
      <w:r w:rsidR="006B525A" w:rsidRPr="00C9444E">
        <w:rPr>
          <w:rFonts w:ascii="Times New Roman" w:hAnsi="Times New Roman" w:cs="Times New Roman"/>
        </w:rPr>
        <w:t xml:space="preserve"> EMT and stabilize</w:t>
      </w:r>
      <w:r w:rsidR="00146711">
        <w:rPr>
          <w:rFonts w:ascii="Times New Roman" w:hAnsi="Times New Roman" w:cs="Times New Roman"/>
        </w:rPr>
        <w:t>s</w:t>
      </w:r>
      <w:r w:rsidR="006B525A" w:rsidRPr="00C9444E">
        <w:rPr>
          <w:rFonts w:ascii="Times New Roman" w:hAnsi="Times New Roman" w:cs="Times New Roman"/>
        </w:rPr>
        <w:t xml:space="preserve"> in the E/M-W/O state</w:t>
      </w:r>
      <w:r w:rsidR="00347691">
        <w:rPr>
          <w:rFonts w:ascii="Times New Roman" w:hAnsi="Times New Roman" w:cs="Times New Roman"/>
        </w:rPr>
        <w:t xml:space="preserve">. </w:t>
      </w:r>
      <w:r w:rsidR="007B1EFE" w:rsidRPr="00C9444E">
        <w:rPr>
          <w:rFonts w:ascii="Times New Roman" w:hAnsi="Times New Roman" w:cs="Times New Roman"/>
        </w:rPr>
        <w:t xml:space="preserve">Strikingly, the </w:t>
      </w:r>
      <w:r w:rsidR="0046483A" w:rsidRPr="00C9444E">
        <w:rPr>
          <w:rFonts w:ascii="Times New Roman" w:hAnsi="Times New Roman" w:cs="Times New Roman"/>
        </w:rPr>
        <w:t xml:space="preserve">prevalence of the </w:t>
      </w:r>
      <w:r w:rsidR="007B1EFE" w:rsidRPr="00C9444E">
        <w:rPr>
          <w:rFonts w:ascii="Times New Roman" w:hAnsi="Times New Roman" w:cs="Times New Roman"/>
        </w:rPr>
        <w:t xml:space="preserve">E/M-W/O state is </w:t>
      </w:r>
      <w:r w:rsidR="0046483A" w:rsidRPr="00C9444E">
        <w:rPr>
          <w:rFonts w:ascii="Times New Roman" w:hAnsi="Times New Roman" w:cs="Times New Roman"/>
        </w:rPr>
        <w:t xml:space="preserve">increased </w:t>
      </w:r>
      <w:r w:rsidR="007B1EFE" w:rsidRPr="00C9444E">
        <w:rPr>
          <w:rFonts w:ascii="Times New Roman" w:hAnsi="Times New Roman" w:cs="Times New Roman"/>
        </w:rPr>
        <w:t xml:space="preserve">by </w:t>
      </w:r>
      <w:r w:rsidR="00BF2B0A">
        <w:rPr>
          <w:rFonts w:ascii="Times New Roman" w:hAnsi="Times New Roman" w:cs="Times New Roman"/>
        </w:rPr>
        <w:t>EMT-metabolism</w:t>
      </w:r>
      <w:r w:rsidR="00BF2B0A" w:rsidRPr="00C9444E">
        <w:rPr>
          <w:rFonts w:ascii="Times New Roman" w:hAnsi="Times New Roman" w:cs="Times New Roman"/>
        </w:rPr>
        <w:t xml:space="preserve"> </w:t>
      </w:r>
      <w:r w:rsidR="007B1EFE" w:rsidRPr="00C9444E">
        <w:rPr>
          <w:rFonts w:ascii="Times New Roman" w:hAnsi="Times New Roman" w:cs="Times New Roman"/>
        </w:rPr>
        <w:t>crosstalk regardless of phenotypic availability (i.e., whether the initial system is fully E/M-W/O or only E-O, E-W, M-O, and M-W)</w:t>
      </w:r>
      <w:r w:rsidR="003707D8" w:rsidRPr="00C9444E">
        <w:rPr>
          <w:rFonts w:ascii="Times New Roman" w:hAnsi="Times New Roman" w:cs="Times New Roman"/>
        </w:rPr>
        <w:t xml:space="preserve">. </w:t>
      </w:r>
      <w:r w:rsidR="00BF2B0A">
        <w:rPr>
          <w:rFonts w:ascii="Times New Roman" w:hAnsi="Times New Roman" w:cs="Times New Roman"/>
        </w:rPr>
        <w:t xml:space="preserve">Therefore, our current model provides an explanation for metabolic reprogramming driving EMT and should be expanded to explore the opposite process – EMT driving metabolic reprogramming. </w:t>
      </w:r>
    </w:p>
    <w:p w14:paraId="451BEFF7" w14:textId="77777777" w:rsidR="00977E1D" w:rsidRPr="00C9444E" w:rsidRDefault="00977E1D" w:rsidP="005F3588">
      <w:pPr>
        <w:pStyle w:val="BodyText"/>
        <w:keepNext/>
        <w:spacing w:line="480" w:lineRule="auto"/>
        <w:ind w:firstLine="720"/>
        <w:rPr>
          <w:rFonts w:ascii="Times New Roman" w:hAnsi="Times New Roman" w:cs="Times New Roman"/>
        </w:rPr>
      </w:pPr>
      <w:r w:rsidRPr="00C9444E">
        <w:rPr>
          <w:rFonts w:ascii="Times New Roman" w:hAnsi="Times New Roman" w:cs="Times New Roman"/>
          <w:noProof/>
        </w:rPr>
        <w:drawing>
          <wp:inline distT="0" distB="0" distL="0" distR="0" wp14:anchorId="70E86D3C" wp14:editId="78055C3B">
            <wp:extent cx="3276600" cy="270194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1547" cy="2706025"/>
                    </a:xfrm>
                    <a:prstGeom prst="rect">
                      <a:avLst/>
                    </a:prstGeom>
                  </pic:spPr>
                </pic:pic>
              </a:graphicData>
            </a:graphic>
          </wp:inline>
        </w:drawing>
      </w:r>
    </w:p>
    <w:p w14:paraId="71C4A17C" w14:textId="43282969" w:rsidR="00977E1D" w:rsidRDefault="00977E1D" w:rsidP="005F3588">
      <w:pPr>
        <w:pStyle w:val="Caption"/>
        <w:rPr>
          <w:ins w:id="70" w:author="Madeline Galbraith" w:date="2022-05-24T15:07:00Z"/>
          <w:rFonts w:ascii="Times New Roman" w:hAnsi="Times New Roman" w:cs="Times New Roman"/>
          <w:i w:val="0"/>
          <w:iCs/>
        </w:rPr>
      </w:pPr>
      <w:r w:rsidRPr="00C9444E">
        <w:rPr>
          <w:rFonts w:ascii="Times New Roman" w:hAnsi="Times New Roman" w:cs="Times New Roman"/>
          <w:b/>
          <w:bCs/>
          <w:i w:val="0"/>
          <w:iCs/>
        </w:rPr>
        <w:t>Figure 10: The coupled networks of cancer metastasis.</w:t>
      </w:r>
      <w:r w:rsidRPr="00C9444E">
        <w:rPr>
          <w:rFonts w:ascii="Times New Roman" w:hAnsi="Times New Roman" w:cs="Times New Roman"/>
          <w:i w:val="0"/>
          <w:iCs/>
        </w:rPr>
        <w:t xml:space="preserve"> (</w:t>
      </w:r>
      <w:proofErr w:type="gramStart"/>
      <w:r w:rsidRPr="00C9444E">
        <w:rPr>
          <w:rFonts w:ascii="Times New Roman" w:hAnsi="Times New Roman" w:cs="Times New Roman"/>
          <w:i w:val="0"/>
          <w:iCs/>
        </w:rPr>
        <w:t>temporary</w:t>
      </w:r>
      <w:proofErr w:type="gramEnd"/>
      <w:r w:rsidRPr="00C9444E">
        <w:rPr>
          <w:rFonts w:ascii="Times New Roman" w:hAnsi="Times New Roman" w:cs="Times New Roman"/>
          <w:i w:val="0"/>
          <w:iCs/>
        </w:rPr>
        <w:t xml:space="preserve"> figure – redrawing it and confirming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w:t>
      </w:r>
    </w:p>
    <w:p w14:paraId="76C97237" w14:textId="77777777" w:rsidR="008321D6" w:rsidRPr="00C9444E" w:rsidRDefault="008321D6" w:rsidP="005F3588">
      <w:pPr>
        <w:pStyle w:val="Caption"/>
        <w:rPr>
          <w:rFonts w:ascii="Times New Roman" w:hAnsi="Times New Roman" w:cs="Times New Roman"/>
          <w:i w:val="0"/>
          <w:iCs/>
        </w:rPr>
      </w:pPr>
    </w:p>
    <w:p w14:paraId="7B2173C3" w14:textId="403DE04C" w:rsidR="00D930A1" w:rsidRPr="00C9444E" w:rsidRDefault="00D930A1" w:rsidP="00126BB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C33C75" w:rsidRPr="00C9444E">
        <w:rPr>
          <w:rFonts w:ascii="Times New Roman" w:hAnsi="Times New Roman" w:cs="Times New Roman"/>
        </w:rPr>
        <w:t xml:space="preserve">mutual activation of the epithelial-to-mesenchymal transition and metabolic reprogramming stabilizes a highly aggressive E/M-W/O phenotype which may be critical to cancer metastasis. </w:t>
      </w:r>
      <w:r w:rsidR="00B13196" w:rsidRPr="00C9444E">
        <w:rPr>
          <w:rFonts w:ascii="Times New Roman" w:hAnsi="Times New Roman" w:cs="Times New Roman"/>
        </w:rPr>
        <w:t xml:space="preserve">Suppressing all coupled states except the E/M-W/O state requires only three links, suggesting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13196"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3196" w:rsidRPr="00C9444E">
        <w:rPr>
          <w:rFonts w:ascii="Times New Roman" w:eastAsiaTheme="minorEastAsia" w:hAnsi="Times New Roman" w:cs="Times New Roman"/>
        </w:rPr>
        <w:t>/</w:t>
      </w:r>
      <w:r w:rsidR="00B13196" w:rsidRPr="00C9444E">
        <w:rPr>
          <w:rFonts w:ascii="Times New Roman" w:hAnsi="Times New Roman" w:cs="Times New Roman"/>
        </w:rPr>
        <w:t>HIF-1/ROS/SNAIL axis i</w:t>
      </w:r>
      <w:r w:rsidR="00FF36DD" w:rsidRPr="00C9444E">
        <w:rPr>
          <w:rFonts w:ascii="Times New Roman" w:hAnsi="Times New Roman" w:cs="Times New Roman"/>
        </w:rPr>
        <w:t xml:space="preserve">s a key subset of </w:t>
      </w:r>
      <w:proofErr w:type="spellStart"/>
      <w:r w:rsidR="00FF36DD" w:rsidRPr="00C9444E">
        <w:rPr>
          <w:rFonts w:ascii="Times New Roman" w:hAnsi="Times New Roman" w:cs="Times New Roman"/>
        </w:rPr>
        <w:t>crosstalks</w:t>
      </w:r>
      <w:proofErr w:type="spellEnd"/>
      <w:r w:rsidR="00384287" w:rsidRPr="00C9444E">
        <w:rPr>
          <w:rFonts w:ascii="Times New Roman" w:hAnsi="Times New Roman" w:cs="Times New Roman"/>
        </w:rPr>
        <w:t xml:space="preserve">. When these </w:t>
      </w:r>
      <w:proofErr w:type="spellStart"/>
      <w:r w:rsidR="00384287" w:rsidRPr="00C9444E">
        <w:rPr>
          <w:rFonts w:ascii="Times New Roman" w:hAnsi="Times New Roman" w:cs="Times New Roman"/>
        </w:rPr>
        <w:t>crosstalks</w:t>
      </w:r>
      <w:proofErr w:type="spellEnd"/>
      <w:r w:rsidR="00384287" w:rsidRPr="00C9444E">
        <w:rPr>
          <w:rFonts w:ascii="Times New Roman" w:hAnsi="Times New Roman" w:cs="Times New Roman"/>
        </w:rPr>
        <w:t xml:space="preserve"> are active, our </w:t>
      </w:r>
      <w:r w:rsidR="00F741B1">
        <w:rPr>
          <w:rFonts w:ascii="Times New Roman" w:hAnsi="Times New Roman" w:cs="Times New Roman"/>
        </w:rPr>
        <w:t xml:space="preserve">current </w:t>
      </w:r>
      <w:r w:rsidR="00384287" w:rsidRPr="00C9444E">
        <w:rPr>
          <w:rFonts w:ascii="Times New Roman" w:hAnsi="Times New Roman" w:cs="Times New Roman"/>
        </w:rPr>
        <w:t>model suggests metabolic reprogramming drives EMT</w:t>
      </w:r>
      <w:r w:rsidR="00F741B1">
        <w:rPr>
          <w:rFonts w:ascii="Times New Roman" w:hAnsi="Times New Roman" w:cs="Times New Roman"/>
        </w:rPr>
        <w:t>. However,</w:t>
      </w:r>
      <w:r w:rsidR="00384287" w:rsidRPr="00C9444E">
        <w:rPr>
          <w:rFonts w:ascii="Times New Roman" w:hAnsi="Times New Roman" w:cs="Times New Roman"/>
        </w:rPr>
        <w:t xml:space="preserve"> previous work suggests EMT can drive metabolic reprogramming</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02ebee00-145e-415f-9cd5-037c96ab89f6,703cb261-b0c2-4f52-8c43-8dc408bf3954:d82cc108-0438-4a1a-85d9-955812458332,703cb261-b0c2-4f52-8c43-8dc408bf3954:fcb7383a-2ae0-41f2-bd96-981141d24486+"/>
          <w:id w:val="-1333980347"/>
          <w:placeholder>
            <w:docPart w:val="DefaultPlaceholder_-1854013440"/>
          </w:placeholder>
        </w:sdtPr>
        <w:sdtEndPr/>
        <w:sdtContent>
          <w:r w:rsidR="004C245F" w:rsidRPr="004C245F">
            <w:rPr>
              <w:rFonts w:ascii="Times New Roman" w:eastAsia="Times New Roman" w:hAnsi="Times New Roman" w:cs="Times New Roman"/>
              <w:color w:val="000000"/>
            </w:rPr>
            <w:t>[30,79,80]</w:t>
          </w:r>
        </w:sdtContent>
      </w:sdt>
      <w:r w:rsidR="00F741B1">
        <w:rPr>
          <w:rFonts w:ascii="Times New Roman" w:hAnsi="Times New Roman" w:cs="Times New Roman"/>
        </w:rPr>
        <w:t>; therefore</w:t>
      </w:r>
      <w:r w:rsidR="000E5F34">
        <w:rPr>
          <w:rFonts w:ascii="Times New Roman" w:hAnsi="Times New Roman" w:cs="Times New Roman"/>
        </w:rPr>
        <w:t>,</w:t>
      </w:r>
      <w:r w:rsidR="00F741B1">
        <w:rPr>
          <w:rFonts w:ascii="Times New Roman" w:hAnsi="Times New Roman" w:cs="Times New Roman"/>
        </w:rPr>
        <w:t xml:space="preserve"> the current model should be expanded</w:t>
      </w:r>
      <w:r w:rsidR="00384287" w:rsidRPr="00C9444E">
        <w:rPr>
          <w:rFonts w:ascii="Times New Roman" w:hAnsi="Times New Roman" w:cs="Times New Roman"/>
        </w:rPr>
        <w:t>.</w:t>
      </w:r>
      <w:r w:rsidR="00A93A17" w:rsidRPr="00C9444E">
        <w:rPr>
          <w:rFonts w:ascii="Times New Roman" w:hAnsi="Times New Roman" w:cs="Times New Roman"/>
        </w:rPr>
        <w:t xml:space="preserve"> </w:t>
      </w:r>
      <w:r w:rsidR="00126BB2">
        <w:rPr>
          <w:rFonts w:ascii="Times New Roman" w:hAnsi="Times New Roman" w:cs="Times New Roman"/>
        </w:rPr>
        <w:t>As we’ve noted, studying these networks in isolation is just the first step in understanding how the metastasis is driven by these networks, and</w:t>
      </w:r>
      <w:r w:rsidR="00DF6D8A">
        <w:rPr>
          <w:rFonts w:ascii="Times New Roman" w:hAnsi="Times New Roman" w:cs="Times New Roman"/>
        </w:rPr>
        <w:t xml:space="preserve"> incorporating additional networks will be necessary to fully answer this question. </w:t>
      </w:r>
      <w:r w:rsidR="00126BB2">
        <w:rPr>
          <w:rFonts w:ascii="Times New Roman" w:hAnsi="Times New Roman" w:cs="Times New Roman"/>
        </w:rPr>
        <w:t xml:space="preserve"> For instance, p</w:t>
      </w:r>
      <w:r w:rsidR="00F741B1">
        <w:rPr>
          <w:rFonts w:ascii="Times New Roman" w:hAnsi="Times New Roman" w:cs="Times New Roman"/>
        </w:rPr>
        <w:t xml:space="preserve">revious studies coupling EMT, stemness, and Notch </w:t>
      </w:r>
      <w:r w:rsidR="00126BB2">
        <w:rPr>
          <w:rFonts w:ascii="Times New Roman" w:hAnsi="Times New Roman" w:cs="Times New Roman"/>
        </w:rPr>
        <w:t>signaling</w:t>
      </w:r>
      <w:r w:rsidR="00F741B1">
        <w:rPr>
          <w:rFonts w:ascii="Times New Roman" w:hAnsi="Times New Roman" w:cs="Times New Roman"/>
        </w:rPr>
        <w:t xml:space="preserve"> have</w:t>
      </w:r>
      <w:r w:rsidR="00A364FB" w:rsidRPr="00C9444E">
        <w:rPr>
          <w:rFonts w:ascii="Times New Roman" w:hAnsi="Times New Roman" w:cs="Times New Roman"/>
        </w:rPr>
        <w:t xml:space="preserve"> shown the</w:t>
      </w:r>
      <w:r w:rsidR="0043678A" w:rsidRPr="00C9444E">
        <w:rPr>
          <w:rFonts w:ascii="Times New Roman" w:hAnsi="Times New Roman" w:cs="Times New Roman"/>
        </w:rPr>
        <w:t xml:space="preserve"> various</w:t>
      </w:r>
      <w:r w:rsidR="00A364FB" w:rsidRPr="00C9444E">
        <w:rPr>
          <w:rFonts w:ascii="Times New Roman" w:hAnsi="Times New Roman" w:cs="Times New Roman"/>
        </w:rPr>
        <w:t xml:space="preserve"> phenotypes associated with therapy resistance, increased metastatic potential, and stem-like properties tend to be correlated</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EndPr/>
        <w:sdtContent>
          <w:r w:rsidR="004C245F" w:rsidRPr="004C245F">
            <w:rPr>
              <w:rFonts w:ascii="Times New Roman" w:eastAsia="Times New Roman" w:hAnsi="Times New Roman" w:cs="Times New Roman"/>
              <w:color w:val="000000"/>
            </w:rPr>
            <w:t>[81–83]</w:t>
          </w:r>
        </w:sdtContent>
      </w:sdt>
      <w:r w:rsidR="00A364FB" w:rsidRPr="00C9444E">
        <w:rPr>
          <w:rFonts w:ascii="Times New Roman" w:hAnsi="Times New Roman" w:cs="Times New Roman"/>
        </w:rPr>
        <w:t>.</w:t>
      </w:r>
      <w:r w:rsidR="0043678A" w:rsidRPr="00C9444E">
        <w:rPr>
          <w:rFonts w:ascii="Times New Roman" w:hAnsi="Times New Roman" w:cs="Times New Roman"/>
        </w:rPr>
        <w:t xml:space="preserve"> However, these couplings </w:t>
      </w:r>
      <w:r w:rsidR="004F3509" w:rsidRPr="00C9444E">
        <w:rPr>
          <w:rFonts w:ascii="Times New Roman" w:hAnsi="Times New Roman" w:cs="Times New Roman"/>
        </w:rPr>
        <w:t>also resulted in unexpected behaviors such as the co-localization of hybrid E/M cells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EndPr/>
        <w:sdtContent>
          <w:r w:rsidR="004C245F" w:rsidRPr="004C245F">
            <w:rPr>
              <w:rFonts w:ascii="Times New Roman" w:eastAsia="Times New Roman" w:hAnsi="Times New Roman" w:cs="Times New Roman"/>
              <w:color w:val="000000"/>
            </w:rPr>
            <w:t>[81]</w:t>
          </w:r>
        </w:sdtContent>
      </w:sdt>
      <w:r w:rsidR="004F3509" w:rsidRPr="00C9444E">
        <w:rPr>
          <w:rFonts w:ascii="Times New Roman" w:hAnsi="Times New Roman" w:cs="Times New Roman"/>
        </w:rPr>
        <w:t xml:space="preserve"> and a stemness window that was tunable</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EndPr/>
        <w:sdtContent>
          <w:r w:rsidR="004C245F" w:rsidRPr="004C245F">
            <w:rPr>
              <w:rFonts w:ascii="Times New Roman" w:eastAsia="Times New Roman" w:hAnsi="Times New Roman" w:cs="Times New Roman"/>
              <w:color w:val="000000"/>
            </w:rPr>
            <w:t>[82]</w:t>
          </w:r>
        </w:sdtContent>
      </w:sdt>
      <w:r w:rsidR="004F3509" w:rsidRPr="00C9444E">
        <w:rPr>
          <w:rFonts w:ascii="Times New Roman" w:hAnsi="Times New Roman" w:cs="Times New Roman"/>
        </w:rPr>
        <w:t xml:space="preserve">. </w:t>
      </w:r>
      <w:r w:rsidR="009B2B4C" w:rsidRPr="00C9444E">
        <w:rPr>
          <w:rFonts w:ascii="Times New Roman" w:hAnsi="Times New Roman" w:cs="Times New Roman"/>
        </w:rPr>
        <w:t>Consequently, studying individual gene regulatory network modules, even in the presence of signals, is unable to give a thorough understanding of the network properties.</w:t>
      </w:r>
      <w:r w:rsidR="00BC6439" w:rsidRPr="00C9444E">
        <w:rPr>
          <w:rFonts w:ascii="Times New Roman" w:hAnsi="Times New Roman" w:cs="Times New Roman"/>
        </w:rPr>
        <w:t xml:space="preserve"> </w:t>
      </w:r>
      <w:r w:rsidR="00D415CE" w:rsidRPr="00C9444E">
        <w:rPr>
          <w:rFonts w:ascii="Times New Roman" w:hAnsi="Times New Roman" w:cs="Times New Roman"/>
        </w:rPr>
        <w:t xml:space="preserve">Therefore, to understand how the various phenotypes are correlated, and potentially identify key regulators, </w:t>
      </w:r>
      <w:r w:rsidR="00F17A2A" w:rsidRPr="00C9444E">
        <w:rPr>
          <w:rFonts w:ascii="Times New Roman" w:hAnsi="Times New Roman" w:cs="Times New Roman"/>
        </w:rPr>
        <w:t xml:space="preserve">multiple networks and </w:t>
      </w:r>
      <w:proofErr w:type="spellStart"/>
      <w:r w:rsidR="00F17A2A" w:rsidRPr="00C9444E">
        <w:rPr>
          <w:rFonts w:ascii="Times New Roman" w:hAnsi="Times New Roman" w:cs="Times New Roman"/>
        </w:rPr>
        <w:t>crosstalks</w:t>
      </w:r>
      <w:proofErr w:type="spellEnd"/>
      <w:r w:rsidR="00F17A2A" w:rsidRPr="00C9444E">
        <w:rPr>
          <w:rFonts w:ascii="Times New Roman" w:hAnsi="Times New Roman" w:cs="Times New Roman"/>
        </w:rPr>
        <w:t xml:space="preserve"> should be studied concurrently.</w:t>
      </w:r>
      <w:r w:rsidR="00874DD6" w:rsidRPr="00C9444E">
        <w:rPr>
          <w:rFonts w:ascii="Times New Roman" w:hAnsi="Times New Roman" w:cs="Times New Roman"/>
        </w:rPr>
        <w:t xml:space="preserve"> One potential coupling would be</w:t>
      </w:r>
      <w:r w:rsidR="00CB1A5F" w:rsidRPr="00C9444E">
        <w:rPr>
          <w:rFonts w:ascii="Times New Roman" w:hAnsi="Times New Roman" w:cs="Times New Roman"/>
        </w:rPr>
        <w:t xml:space="preserve"> the EMT network, stemness network, metabolic network, Notch-Jagged signaling, </w:t>
      </w:r>
      <w:r w:rsidR="00E50602" w:rsidRPr="00C9444E">
        <w:rPr>
          <w:rFonts w:ascii="Times New Roman" w:hAnsi="Times New Roman" w:cs="Times New Roman"/>
        </w:rPr>
        <w:t>KEAP/NRF2 pathway, and the immune-</w:t>
      </w:r>
      <w:r w:rsidR="00454948" w:rsidRPr="00C9444E">
        <w:rPr>
          <w:rFonts w:ascii="Times New Roman" w:hAnsi="Times New Roman" w:cs="Times New Roman"/>
        </w:rPr>
        <w:t>suppressor</w:t>
      </w:r>
      <w:r w:rsidR="00E50602" w:rsidRPr="00C9444E">
        <w:rPr>
          <w:rFonts w:ascii="Times New Roman" w:hAnsi="Times New Roman" w:cs="Times New Roman"/>
        </w:rPr>
        <w:t xml:space="preserve"> PD-L1</w:t>
      </w:r>
      <w:r w:rsidR="004541A8" w:rsidRPr="00C9444E">
        <w:rPr>
          <w:rFonts w:ascii="Times New Roman" w:hAnsi="Times New Roman" w:cs="Times New Roman"/>
        </w:rPr>
        <w:t xml:space="preserve"> (Fig. 10)</w:t>
      </w:r>
      <w:r w:rsidR="00874DD6" w:rsidRPr="00C9444E">
        <w:rPr>
          <w:rFonts w:ascii="Times New Roman" w:hAnsi="Times New Roman" w:cs="Times New Roman"/>
        </w:rPr>
        <w:t>. From this expansive</w:t>
      </w:r>
      <w:r w:rsidR="004F3509" w:rsidRPr="00C9444E">
        <w:rPr>
          <w:rFonts w:ascii="Times New Roman" w:hAnsi="Times New Roman" w:cs="Times New Roman"/>
        </w:rPr>
        <w:t xml:space="preserve"> network</w:t>
      </w:r>
      <w:r w:rsidR="00874DD6" w:rsidRPr="00C9444E">
        <w:rPr>
          <w:rFonts w:ascii="Times New Roman" w:hAnsi="Times New Roman" w:cs="Times New Roman"/>
        </w:rPr>
        <w:t xml:space="preserve">, we expect </w:t>
      </w:r>
      <w:r w:rsidR="00C87BEB">
        <w:rPr>
          <w:rFonts w:ascii="Times New Roman" w:hAnsi="Times New Roman" w:cs="Times New Roman"/>
        </w:rPr>
        <w:t xml:space="preserve">therapy resistance, increased metastatic potential, increased invasiveness, hybrid metabolism phenotypes, </w:t>
      </w:r>
      <w:r w:rsidR="00CB1A5F" w:rsidRPr="00C9444E">
        <w:rPr>
          <w:rFonts w:ascii="Times New Roman" w:hAnsi="Times New Roman" w:cs="Times New Roman"/>
        </w:rPr>
        <w:t xml:space="preserve">immune-evasive properties, and stem-like properties would be </w:t>
      </w:r>
      <w:proofErr w:type="gramStart"/>
      <w:r w:rsidR="00CB1A5F" w:rsidRPr="00C9444E">
        <w:rPr>
          <w:rFonts w:ascii="Times New Roman" w:hAnsi="Times New Roman" w:cs="Times New Roman"/>
        </w:rPr>
        <w:t>correlated</w:t>
      </w:r>
      <w:proofErr w:type="gramEnd"/>
      <w:r w:rsidR="00CB1A5F" w:rsidRPr="00C9444E">
        <w:rPr>
          <w:rFonts w:ascii="Times New Roman" w:hAnsi="Times New Roman" w:cs="Times New Roman"/>
        </w:rPr>
        <w:t xml:space="preserve"> and</w:t>
      </w:r>
      <w:r w:rsidR="00B36F91" w:rsidRPr="00C9444E">
        <w:rPr>
          <w:rFonts w:ascii="Times New Roman" w:hAnsi="Times New Roman" w:cs="Times New Roman"/>
        </w:rPr>
        <w:t xml:space="preserve"> key regulators </w:t>
      </w:r>
      <w:r w:rsidR="00262C38">
        <w:rPr>
          <w:rFonts w:ascii="Times New Roman" w:hAnsi="Times New Roman" w:cs="Times New Roman"/>
        </w:rPr>
        <w:t>c</w:t>
      </w:r>
      <w:r w:rsidR="00B36F91" w:rsidRPr="00C9444E">
        <w:rPr>
          <w:rFonts w:ascii="Times New Roman" w:hAnsi="Times New Roman" w:cs="Times New Roman"/>
        </w:rPr>
        <w:t>ould be identified.</w:t>
      </w:r>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71" w:name="acknowledgements"/>
      <w:r w:rsidRPr="00C9444E">
        <w:rPr>
          <w:rFonts w:ascii="Times New Roman" w:hAnsi="Times New Roman" w:cs="Times New Roman"/>
          <w:b/>
          <w:bCs/>
          <w:sz w:val="28"/>
          <w:szCs w:val="28"/>
        </w:rPr>
        <w:t>Acknowledgements</w:t>
      </w:r>
      <w:bookmarkEnd w:id="71"/>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This work was supported by National Science Foundation by 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2B7B516F" w14:textId="77777777" w:rsidR="004C245F" w:rsidRPr="004C245F" w:rsidRDefault="004C245F">
          <w:pPr>
            <w:divId w:val="688604701"/>
            <w:rPr>
              <w:rFonts w:ascii="Times New Roman" w:eastAsia="Times New Roman" w:hAnsi="Times New Roman" w:cs="Times New Roman"/>
              <w:color w:val="000000"/>
            </w:rPr>
          </w:pPr>
        </w:p>
        <w:p w14:paraId="34EFDE3A" w14:textId="77777777" w:rsidR="004C245F" w:rsidRPr="004C245F" w:rsidRDefault="004C245F">
          <w:pPr>
            <w:pStyle w:val="csl-entry"/>
            <w:divId w:val="688604701"/>
            <w:rPr>
              <w:color w:val="000000"/>
            </w:rPr>
          </w:pPr>
          <w:r w:rsidRPr="004C245F">
            <w:rPr>
              <w:color w:val="000000"/>
            </w:rPr>
            <w:t xml:space="preserve">1. Hanahan D. Hallmarks of Cancer: New Dimensions. Cancer </w:t>
          </w:r>
          <w:proofErr w:type="spellStart"/>
          <w:r w:rsidRPr="004C245F">
            <w:rPr>
              <w:color w:val="000000"/>
            </w:rPr>
            <w:t>Discov</w:t>
          </w:r>
          <w:proofErr w:type="spellEnd"/>
          <w:r w:rsidRPr="004C245F">
            <w:rPr>
              <w:color w:val="000000"/>
            </w:rPr>
            <w:t>. 2022;12(1):31–46.</w:t>
          </w:r>
        </w:p>
        <w:p w14:paraId="712D14CF" w14:textId="77777777" w:rsidR="004C245F" w:rsidRPr="004C245F" w:rsidRDefault="004C245F">
          <w:pPr>
            <w:pStyle w:val="csl-entry"/>
            <w:divId w:val="688604701"/>
            <w:rPr>
              <w:color w:val="000000"/>
            </w:rPr>
          </w:pPr>
          <w:r w:rsidRPr="004C245F">
            <w:rPr>
              <w:color w:val="000000"/>
            </w:rPr>
            <w:t xml:space="preserve">2. </w:t>
          </w:r>
          <w:proofErr w:type="spellStart"/>
          <w:r w:rsidRPr="004C245F">
            <w:rPr>
              <w:color w:val="000000"/>
            </w:rPr>
            <w:t>Kalluri</w:t>
          </w:r>
          <w:proofErr w:type="spellEnd"/>
          <w:r w:rsidRPr="004C245F">
            <w:rPr>
              <w:color w:val="000000"/>
            </w:rPr>
            <w:t xml:space="preserve"> R. EMT: When epithelial cells decide to become mesenchymal-like cells. J Clin Invest. 2009;119(6):1417–9.</w:t>
          </w:r>
        </w:p>
        <w:p w14:paraId="69843CD0" w14:textId="77777777" w:rsidR="004C245F" w:rsidRPr="004C245F" w:rsidRDefault="004C245F">
          <w:pPr>
            <w:pStyle w:val="csl-entry"/>
            <w:divId w:val="688604701"/>
            <w:rPr>
              <w:color w:val="000000"/>
            </w:rPr>
          </w:pPr>
          <w:r w:rsidRPr="004C245F">
            <w:rPr>
              <w:color w:val="000000"/>
            </w:rPr>
            <w:t xml:space="preserve">3. Hay ED. The mesenchymal cell, its role in the embryo, and the remarkable signaling mechanisms that create it. Dev </w:t>
          </w:r>
          <w:proofErr w:type="spellStart"/>
          <w:r w:rsidRPr="004C245F">
            <w:rPr>
              <w:color w:val="000000"/>
            </w:rPr>
            <w:t>Dynam</w:t>
          </w:r>
          <w:proofErr w:type="spellEnd"/>
          <w:r w:rsidRPr="004C245F">
            <w:rPr>
              <w:color w:val="000000"/>
            </w:rPr>
            <w:t>. 2005;233(3):706–20.</w:t>
          </w:r>
        </w:p>
        <w:p w14:paraId="111DDBE5" w14:textId="77777777" w:rsidR="004C245F" w:rsidRPr="004C245F" w:rsidRDefault="004C245F">
          <w:pPr>
            <w:pStyle w:val="csl-entry"/>
            <w:divId w:val="688604701"/>
            <w:rPr>
              <w:color w:val="000000"/>
            </w:rPr>
          </w:pPr>
          <w:r w:rsidRPr="004C245F">
            <w:rPr>
              <w:color w:val="000000"/>
            </w:rPr>
            <w:t xml:space="preserve">4. </w:t>
          </w:r>
          <w:proofErr w:type="spellStart"/>
          <w:r w:rsidRPr="004C245F">
            <w:rPr>
              <w:color w:val="000000"/>
            </w:rPr>
            <w:t>Pietilä</w:t>
          </w:r>
          <w:proofErr w:type="spellEnd"/>
          <w:r w:rsidRPr="004C245F">
            <w:rPr>
              <w:color w:val="000000"/>
            </w:rPr>
            <w:t xml:space="preserve"> M, </w:t>
          </w:r>
          <w:proofErr w:type="spellStart"/>
          <w:r w:rsidRPr="004C245F">
            <w:rPr>
              <w:color w:val="000000"/>
            </w:rPr>
            <w:t>Ivaska</w:t>
          </w:r>
          <w:proofErr w:type="spellEnd"/>
          <w:r w:rsidRPr="004C245F">
            <w:rPr>
              <w:color w:val="000000"/>
            </w:rPr>
            <w:t xml:space="preserve"> J, Mani SA. Whom to blame for metastasis, the epithelial–mesenchymal transition or the tumor microenvironment? Cancer Lett. 2016;380(1):359–68.</w:t>
          </w:r>
        </w:p>
        <w:p w14:paraId="41899BFC" w14:textId="77777777" w:rsidR="004C245F" w:rsidRPr="004C245F" w:rsidRDefault="004C245F">
          <w:pPr>
            <w:pStyle w:val="csl-entry"/>
            <w:divId w:val="688604701"/>
            <w:rPr>
              <w:color w:val="000000"/>
            </w:rPr>
          </w:pPr>
          <w:r w:rsidRPr="004C245F">
            <w:rPr>
              <w:color w:val="000000"/>
            </w:rPr>
            <w:t xml:space="preserve">5. Talbot LJ, Bhattacharya SD, </w:t>
          </w:r>
          <w:proofErr w:type="spellStart"/>
          <w:r w:rsidRPr="004C245F">
            <w:rPr>
              <w:color w:val="000000"/>
            </w:rPr>
            <w:t>Kuo</w:t>
          </w:r>
          <w:proofErr w:type="spellEnd"/>
          <w:r w:rsidRPr="004C245F">
            <w:rPr>
              <w:color w:val="000000"/>
            </w:rPr>
            <w:t xml:space="preserve"> PC. Epithelial-mesenchymal transition, the tumor microenvironment, and metastatic behavior of epithelial malignancies. Int J </w:t>
          </w:r>
          <w:proofErr w:type="spellStart"/>
          <w:r w:rsidRPr="004C245F">
            <w:rPr>
              <w:color w:val="000000"/>
            </w:rPr>
            <w:t>Biochem</w:t>
          </w:r>
          <w:proofErr w:type="spellEnd"/>
          <w:r w:rsidRPr="004C245F">
            <w:rPr>
              <w:color w:val="000000"/>
            </w:rPr>
            <w:t xml:space="preserve"> Mol Biol. 2012 May 18;3(2):117–36.</w:t>
          </w:r>
        </w:p>
        <w:p w14:paraId="5731EA70" w14:textId="77777777" w:rsidR="004C245F" w:rsidRPr="004C245F" w:rsidRDefault="004C245F">
          <w:pPr>
            <w:pStyle w:val="csl-entry"/>
            <w:divId w:val="688604701"/>
            <w:rPr>
              <w:color w:val="000000"/>
            </w:rPr>
          </w:pPr>
          <w:r w:rsidRPr="004C245F">
            <w:rPr>
              <w:color w:val="000000"/>
            </w:rPr>
            <w:t xml:space="preserve">6. Cho ES, Kang HE, Kim NH, </w:t>
          </w:r>
          <w:proofErr w:type="spellStart"/>
          <w:r w:rsidRPr="004C245F">
            <w:rPr>
              <w:color w:val="000000"/>
            </w:rPr>
            <w:t>Yook</w:t>
          </w:r>
          <w:proofErr w:type="spellEnd"/>
          <w:r w:rsidRPr="004C245F">
            <w:rPr>
              <w:color w:val="000000"/>
            </w:rPr>
            <w:t xml:space="preserve"> JI. Therapeutic implications of cancer epithelial-mesenchymal transition (EMT). Arch Pharm Res. 2019;42(1):14–24.</w:t>
          </w:r>
        </w:p>
        <w:p w14:paraId="30FBA700" w14:textId="77777777" w:rsidR="004C245F" w:rsidRPr="004C245F" w:rsidRDefault="004C245F">
          <w:pPr>
            <w:pStyle w:val="csl-entry"/>
            <w:divId w:val="688604701"/>
            <w:rPr>
              <w:color w:val="000000"/>
            </w:rPr>
          </w:pPr>
          <w:r w:rsidRPr="004C245F">
            <w:rPr>
              <w:color w:val="000000"/>
            </w:rPr>
            <w:t xml:space="preserve">7. Lu M, Jolly MK, Levine H, </w:t>
          </w:r>
          <w:proofErr w:type="spellStart"/>
          <w:r w:rsidRPr="004C245F">
            <w:rPr>
              <w:color w:val="000000"/>
            </w:rPr>
            <w:t>Onuchic</w:t>
          </w:r>
          <w:proofErr w:type="spellEnd"/>
          <w:r w:rsidRPr="004C245F">
            <w:rPr>
              <w:color w:val="000000"/>
            </w:rPr>
            <w:t xml:space="preserve"> JN, Ben-Jacob E. MicroRNA-based regulation of epithelial–hybrid–mesenchymal fate determination. Proc National </w:t>
          </w:r>
          <w:proofErr w:type="spellStart"/>
          <w:r w:rsidRPr="004C245F">
            <w:rPr>
              <w:color w:val="000000"/>
            </w:rPr>
            <w:t>Acad</w:t>
          </w:r>
          <w:proofErr w:type="spellEnd"/>
          <w:r w:rsidRPr="004C245F">
            <w:rPr>
              <w:color w:val="000000"/>
            </w:rPr>
            <w:t xml:space="preserve"> Sci. 2013;110(45):18144–9.</w:t>
          </w:r>
        </w:p>
        <w:p w14:paraId="41427C73" w14:textId="77777777" w:rsidR="004C245F" w:rsidRPr="004C245F" w:rsidRDefault="004C245F">
          <w:pPr>
            <w:pStyle w:val="csl-entry"/>
            <w:divId w:val="688604701"/>
            <w:rPr>
              <w:color w:val="000000"/>
            </w:rPr>
          </w:pPr>
          <w:r w:rsidRPr="004C245F">
            <w:rPr>
              <w:color w:val="000000"/>
            </w:rPr>
            <w:t xml:space="preserve">8. </w:t>
          </w:r>
          <w:proofErr w:type="spellStart"/>
          <w:r w:rsidRPr="004C245F">
            <w:rPr>
              <w:color w:val="000000"/>
            </w:rPr>
            <w:t>Saitoh</w:t>
          </w:r>
          <w:proofErr w:type="spellEnd"/>
          <w:r w:rsidRPr="004C245F">
            <w:rPr>
              <w:color w:val="000000"/>
            </w:rPr>
            <w:t xml:space="preserve"> M. Involvement of partial EMT in cancer progression. J </w:t>
          </w:r>
          <w:proofErr w:type="spellStart"/>
          <w:r w:rsidRPr="004C245F">
            <w:rPr>
              <w:color w:val="000000"/>
            </w:rPr>
            <w:t>Biochem</w:t>
          </w:r>
          <w:proofErr w:type="spellEnd"/>
          <w:r w:rsidRPr="004C245F">
            <w:rPr>
              <w:color w:val="000000"/>
            </w:rPr>
            <w:t>. 2018;164(4):257–64.</w:t>
          </w:r>
        </w:p>
        <w:p w14:paraId="2EAD0C43" w14:textId="77777777" w:rsidR="004C245F" w:rsidRPr="004C245F" w:rsidRDefault="004C245F">
          <w:pPr>
            <w:pStyle w:val="csl-entry"/>
            <w:divId w:val="688604701"/>
            <w:rPr>
              <w:color w:val="000000"/>
            </w:rPr>
          </w:pPr>
          <w:r w:rsidRPr="004C245F">
            <w:rPr>
              <w:color w:val="000000"/>
            </w:rPr>
            <w:t xml:space="preserve">9. Saxena K, Jolly MK, Balamurugan K. Hypoxia, partial EMT and collective migration: Emerging culprits in metastasis. </w:t>
          </w:r>
          <w:proofErr w:type="spellStart"/>
          <w:r w:rsidRPr="004C245F">
            <w:rPr>
              <w:color w:val="000000"/>
            </w:rPr>
            <w:t>Transl</w:t>
          </w:r>
          <w:proofErr w:type="spellEnd"/>
          <w:r w:rsidRPr="004C245F">
            <w:rPr>
              <w:color w:val="000000"/>
            </w:rPr>
            <w:t xml:space="preserve"> Oncol. 2020;13(11):100845.</w:t>
          </w:r>
        </w:p>
        <w:p w14:paraId="3FBC40EE" w14:textId="77777777" w:rsidR="004C245F" w:rsidRPr="004C245F" w:rsidRDefault="004C245F">
          <w:pPr>
            <w:pStyle w:val="csl-entry"/>
            <w:divId w:val="688604701"/>
            <w:rPr>
              <w:color w:val="000000"/>
            </w:rPr>
          </w:pPr>
          <w:r w:rsidRPr="004C245F">
            <w:rPr>
              <w:color w:val="000000"/>
            </w:rPr>
            <w:t xml:space="preserve">10. Bakir B, </w:t>
          </w:r>
          <w:proofErr w:type="spellStart"/>
          <w:r w:rsidRPr="004C245F">
            <w:rPr>
              <w:color w:val="000000"/>
            </w:rPr>
            <w:t>Chiarella</w:t>
          </w:r>
          <w:proofErr w:type="spellEnd"/>
          <w:r w:rsidRPr="004C245F">
            <w:rPr>
              <w:color w:val="000000"/>
            </w:rPr>
            <w:t xml:space="preserve"> AM, </w:t>
          </w:r>
          <w:proofErr w:type="spellStart"/>
          <w:r w:rsidRPr="004C245F">
            <w:rPr>
              <w:color w:val="000000"/>
            </w:rPr>
            <w:t>Pitarresi</w:t>
          </w:r>
          <w:proofErr w:type="spellEnd"/>
          <w:r w:rsidRPr="004C245F">
            <w:rPr>
              <w:color w:val="000000"/>
            </w:rPr>
            <w:t xml:space="preserve"> JR, </w:t>
          </w:r>
          <w:proofErr w:type="spellStart"/>
          <w:r w:rsidRPr="004C245F">
            <w:rPr>
              <w:color w:val="000000"/>
            </w:rPr>
            <w:t>Rustgi</w:t>
          </w:r>
          <w:proofErr w:type="spellEnd"/>
          <w:r w:rsidRPr="004C245F">
            <w:rPr>
              <w:color w:val="000000"/>
            </w:rPr>
            <w:t xml:space="preserve"> AK. EMT, MET, Plasticity, and Tumor Metastasis. Trends Cell Biol. 2020;30(10):764–76.</w:t>
          </w:r>
        </w:p>
        <w:p w14:paraId="3413B517" w14:textId="77777777" w:rsidR="004C245F" w:rsidRPr="004C245F" w:rsidRDefault="004C245F">
          <w:pPr>
            <w:pStyle w:val="csl-entry"/>
            <w:divId w:val="688604701"/>
            <w:rPr>
              <w:color w:val="000000"/>
            </w:rPr>
          </w:pPr>
          <w:r w:rsidRPr="004C245F">
            <w:rPr>
              <w:color w:val="000000"/>
            </w:rPr>
            <w:t xml:space="preserve">11. </w:t>
          </w:r>
          <w:proofErr w:type="spellStart"/>
          <w:r w:rsidRPr="004C245F">
            <w:rPr>
              <w:color w:val="000000"/>
            </w:rPr>
            <w:t>Pastushenko</w:t>
          </w:r>
          <w:proofErr w:type="spellEnd"/>
          <w:r w:rsidRPr="004C245F">
            <w:rPr>
              <w:color w:val="000000"/>
            </w:rPr>
            <w:t xml:space="preserve"> I, </w:t>
          </w:r>
          <w:proofErr w:type="spellStart"/>
          <w:r w:rsidRPr="004C245F">
            <w:rPr>
              <w:color w:val="000000"/>
            </w:rPr>
            <w:t>Blanpain</w:t>
          </w:r>
          <w:proofErr w:type="spellEnd"/>
          <w:r w:rsidRPr="004C245F">
            <w:rPr>
              <w:color w:val="000000"/>
            </w:rPr>
            <w:t xml:space="preserve"> C. EMT Transition States during Tumor Progression and Metastasis. Trends Cell Biol. 2018;29(3):212–26.</w:t>
          </w:r>
        </w:p>
        <w:p w14:paraId="731709E5" w14:textId="77777777" w:rsidR="004C245F" w:rsidRPr="004C245F" w:rsidRDefault="004C245F">
          <w:pPr>
            <w:pStyle w:val="csl-entry"/>
            <w:divId w:val="688604701"/>
            <w:rPr>
              <w:color w:val="000000"/>
            </w:rPr>
          </w:pPr>
          <w:r w:rsidRPr="004C245F">
            <w:rPr>
              <w:color w:val="000000"/>
            </w:rPr>
            <w:t xml:space="preserve">12. </w:t>
          </w:r>
          <w:proofErr w:type="spellStart"/>
          <w:r w:rsidRPr="004C245F">
            <w:rPr>
              <w:color w:val="000000"/>
            </w:rPr>
            <w:t>Fustaino</w:t>
          </w:r>
          <w:proofErr w:type="spellEnd"/>
          <w:r w:rsidRPr="004C245F">
            <w:rPr>
              <w:color w:val="000000"/>
            </w:rPr>
            <w:t xml:space="preserve"> V, </w:t>
          </w:r>
          <w:proofErr w:type="spellStart"/>
          <w:r w:rsidRPr="004C245F">
            <w:rPr>
              <w:color w:val="000000"/>
            </w:rPr>
            <w:t>Presutti</w:t>
          </w:r>
          <w:proofErr w:type="spellEnd"/>
          <w:r w:rsidRPr="004C245F">
            <w:rPr>
              <w:color w:val="000000"/>
            </w:rPr>
            <w:t xml:space="preserve"> D, Colombo T, </w:t>
          </w:r>
          <w:proofErr w:type="spellStart"/>
          <w:r w:rsidRPr="004C245F">
            <w:rPr>
              <w:color w:val="000000"/>
            </w:rPr>
            <w:t>Cardinali</w:t>
          </w:r>
          <w:proofErr w:type="spellEnd"/>
          <w:r w:rsidRPr="004C245F">
            <w:rPr>
              <w:color w:val="000000"/>
            </w:rPr>
            <w:t xml:space="preserve"> B, </w:t>
          </w:r>
          <w:proofErr w:type="spellStart"/>
          <w:r w:rsidRPr="004C245F">
            <w:rPr>
              <w:color w:val="000000"/>
            </w:rPr>
            <w:t>Papoff</w:t>
          </w:r>
          <w:proofErr w:type="spellEnd"/>
          <w:r w:rsidRPr="004C245F">
            <w:rPr>
              <w:color w:val="000000"/>
            </w:rPr>
            <w:t xml:space="preserve"> G, Brandi R, et al. Characterization of epithelial-mesenchymal transition intermediate/hybrid phenotypes associated to resistance to EGFR inhibitors in non-small cell lung cancer cell lines. </w:t>
          </w:r>
          <w:proofErr w:type="spellStart"/>
          <w:r w:rsidRPr="004C245F">
            <w:rPr>
              <w:color w:val="000000"/>
            </w:rPr>
            <w:t>Oncotarget</w:t>
          </w:r>
          <w:proofErr w:type="spellEnd"/>
          <w:r w:rsidRPr="004C245F">
            <w:rPr>
              <w:color w:val="000000"/>
            </w:rPr>
            <w:t>. 2017;8(61):103340–63.</w:t>
          </w:r>
        </w:p>
        <w:p w14:paraId="55E38E86" w14:textId="77777777" w:rsidR="004C245F" w:rsidRPr="004C245F" w:rsidRDefault="004C245F">
          <w:pPr>
            <w:pStyle w:val="csl-entry"/>
            <w:divId w:val="688604701"/>
            <w:rPr>
              <w:color w:val="000000"/>
            </w:rPr>
          </w:pPr>
          <w:r w:rsidRPr="004C245F">
            <w:rPr>
              <w:color w:val="000000"/>
            </w:rPr>
            <w:t xml:space="preserve">13. George JT, Jolly MK, Xu J, </w:t>
          </w:r>
          <w:proofErr w:type="spellStart"/>
          <w:r w:rsidRPr="004C245F">
            <w:rPr>
              <w:color w:val="000000"/>
            </w:rPr>
            <w:t>Somarelli</w:t>
          </w:r>
          <w:proofErr w:type="spellEnd"/>
          <w:r w:rsidRPr="004C245F">
            <w:rPr>
              <w:color w:val="000000"/>
            </w:rPr>
            <w:t xml:space="preserve"> J, Levine H. Survival outcomes in cancer patients predicted by a partial EMT gene expression scoring metric. Cancer Res. 2017;77(22):canres.3521.2016.</w:t>
          </w:r>
        </w:p>
        <w:p w14:paraId="15DFA018" w14:textId="77777777" w:rsidR="004C245F" w:rsidRPr="004C245F" w:rsidRDefault="004C245F">
          <w:pPr>
            <w:pStyle w:val="csl-entry"/>
            <w:divId w:val="688604701"/>
            <w:rPr>
              <w:color w:val="000000"/>
            </w:rPr>
          </w:pPr>
          <w:r w:rsidRPr="004C245F">
            <w:rPr>
              <w:color w:val="000000"/>
            </w:rPr>
            <w:t xml:space="preserve">14. Jolly MK, Tripathi SC, Jia D, Mooney SM, </w:t>
          </w:r>
          <w:proofErr w:type="spellStart"/>
          <w:r w:rsidRPr="004C245F">
            <w:rPr>
              <w:color w:val="000000"/>
            </w:rPr>
            <w:t>Celiktas</w:t>
          </w:r>
          <w:proofErr w:type="spellEnd"/>
          <w:r w:rsidRPr="004C245F">
            <w:rPr>
              <w:color w:val="000000"/>
            </w:rPr>
            <w:t xml:space="preserve"> M, </w:t>
          </w:r>
          <w:proofErr w:type="spellStart"/>
          <w:r w:rsidRPr="004C245F">
            <w:rPr>
              <w:color w:val="000000"/>
            </w:rPr>
            <w:t>Hanash</w:t>
          </w:r>
          <w:proofErr w:type="spellEnd"/>
          <w:r w:rsidRPr="004C245F">
            <w:rPr>
              <w:color w:val="000000"/>
            </w:rPr>
            <w:t xml:space="preserve"> SM, et al. Stability of the hybrid epithelial/mesenchymal phenotype. </w:t>
          </w:r>
          <w:proofErr w:type="spellStart"/>
          <w:r w:rsidRPr="004C245F">
            <w:rPr>
              <w:color w:val="000000"/>
            </w:rPr>
            <w:t>Oncotarget</w:t>
          </w:r>
          <w:proofErr w:type="spellEnd"/>
          <w:r w:rsidRPr="004C245F">
            <w:rPr>
              <w:color w:val="000000"/>
            </w:rPr>
            <w:t>. 2016;7(19):27067–84.</w:t>
          </w:r>
        </w:p>
        <w:p w14:paraId="3F0D8466" w14:textId="77777777" w:rsidR="004C245F" w:rsidRPr="004C245F" w:rsidRDefault="004C245F">
          <w:pPr>
            <w:pStyle w:val="csl-entry"/>
            <w:divId w:val="688604701"/>
            <w:rPr>
              <w:color w:val="000000"/>
            </w:rPr>
          </w:pPr>
          <w:r w:rsidRPr="004C245F">
            <w:rPr>
              <w:color w:val="000000"/>
            </w:rPr>
            <w:t xml:space="preserve">15. </w:t>
          </w:r>
          <w:proofErr w:type="spellStart"/>
          <w:r w:rsidRPr="004C245F">
            <w:rPr>
              <w:color w:val="000000"/>
            </w:rPr>
            <w:t>Pastushenko</w:t>
          </w:r>
          <w:proofErr w:type="spellEnd"/>
          <w:r w:rsidRPr="004C245F">
            <w:rPr>
              <w:color w:val="000000"/>
            </w:rPr>
            <w:t xml:space="preserve"> I, </w:t>
          </w:r>
          <w:proofErr w:type="spellStart"/>
          <w:r w:rsidRPr="004C245F">
            <w:rPr>
              <w:color w:val="000000"/>
            </w:rPr>
            <w:t>Brisebarre</w:t>
          </w:r>
          <w:proofErr w:type="spellEnd"/>
          <w:r w:rsidRPr="004C245F">
            <w:rPr>
              <w:color w:val="000000"/>
            </w:rPr>
            <w:t xml:space="preserve"> A, </w:t>
          </w:r>
          <w:proofErr w:type="spellStart"/>
          <w:r w:rsidRPr="004C245F">
            <w:rPr>
              <w:color w:val="000000"/>
            </w:rPr>
            <w:t>Sifrim</w:t>
          </w:r>
          <w:proofErr w:type="spellEnd"/>
          <w:r w:rsidRPr="004C245F">
            <w:rPr>
              <w:color w:val="000000"/>
            </w:rPr>
            <w:t xml:space="preserve"> A, Fioramonti M, </w:t>
          </w:r>
          <w:proofErr w:type="spellStart"/>
          <w:r w:rsidRPr="004C245F">
            <w:rPr>
              <w:color w:val="000000"/>
            </w:rPr>
            <w:t>Revenco</w:t>
          </w:r>
          <w:proofErr w:type="spellEnd"/>
          <w:r w:rsidRPr="004C245F">
            <w:rPr>
              <w:color w:val="000000"/>
            </w:rPr>
            <w:t xml:space="preserve"> T, </w:t>
          </w:r>
          <w:proofErr w:type="spellStart"/>
          <w:r w:rsidRPr="004C245F">
            <w:rPr>
              <w:color w:val="000000"/>
            </w:rPr>
            <w:t>Boumahdi</w:t>
          </w:r>
          <w:proofErr w:type="spellEnd"/>
          <w:r w:rsidRPr="004C245F">
            <w:rPr>
              <w:color w:val="000000"/>
            </w:rPr>
            <w:t xml:space="preserve"> S, et al. Identification of the </w:t>
          </w:r>
          <w:proofErr w:type="spellStart"/>
          <w:r w:rsidRPr="004C245F">
            <w:rPr>
              <w:color w:val="000000"/>
            </w:rPr>
            <w:t>tumour</w:t>
          </w:r>
          <w:proofErr w:type="spellEnd"/>
          <w:r w:rsidRPr="004C245F">
            <w:rPr>
              <w:color w:val="000000"/>
            </w:rPr>
            <w:t xml:space="preserve"> transition states occurring during EMT. Nature. 2018;556(7702):463–8.</w:t>
          </w:r>
        </w:p>
        <w:p w14:paraId="049D0211" w14:textId="77777777" w:rsidR="004C245F" w:rsidRPr="004C245F" w:rsidRDefault="004C245F">
          <w:pPr>
            <w:pStyle w:val="csl-entry"/>
            <w:divId w:val="688604701"/>
            <w:rPr>
              <w:color w:val="000000"/>
            </w:rPr>
          </w:pPr>
          <w:r w:rsidRPr="004C245F">
            <w:rPr>
              <w:color w:val="000000"/>
            </w:rPr>
            <w:t xml:space="preserve">16. </w:t>
          </w:r>
          <w:proofErr w:type="spellStart"/>
          <w:r w:rsidRPr="004C245F">
            <w:rPr>
              <w:color w:val="000000"/>
            </w:rPr>
            <w:t>Simeonov</w:t>
          </w:r>
          <w:proofErr w:type="spellEnd"/>
          <w:r w:rsidRPr="004C245F">
            <w:rPr>
              <w:color w:val="000000"/>
            </w:rPr>
            <w:t xml:space="preserve"> KP, </w:t>
          </w:r>
          <w:proofErr w:type="spellStart"/>
          <w:r w:rsidRPr="004C245F">
            <w:rPr>
              <w:color w:val="000000"/>
            </w:rPr>
            <w:t>Byrns</w:t>
          </w:r>
          <w:proofErr w:type="spellEnd"/>
          <w:r w:rsidRPr="004C245F">
            <w:rPr>
              <w:color w:val="000000"/>
            </w:rPr>
            <w:t xml:space="preserve"> CN, Clark ML, </w:t>
          </w:r>
          <w:proofErr w:type="spellStart"/>
          <w:r w:rsidRPr="004C245F">
            <w:rPr>
              <w:color w:val="000000"/>
            </w:rPr>
            <w:t>Norgard</w:t>
          </w:r>
          <w:proofErr w:type="spellEnd"/>
          <w:r w:rsidRPr="004C245F">
            <w:rPr>
              <w:color w:val="000000"/>
            </w:rPr>
            <w:t xml:space="preserve"> RJ, Martin B, Stanger BZ, et al. Single-cell lineage tracing of metastatic cancer reveals selection of hybrid EMT states. Cancer Cell. 2021;39(8):1150-1162.e9.</w:t>
          </w:r>
        </w:p>
        <w:p w14:paraId="166504D2" w14:textId="77777777" w:rsidR="004C245F" w:rsidRPr="004C245F" w:rsidRDefault="004C245F">
          <w:pPr>
            <w:pStyle w:val="csl-entry"/>
            <w:divId w:val="688604701"/>
            <w:rPr>
              <w:color w:val="000000"/>
            </w:rPr>
          </w:pPr>
          <w:r w:rsidRPr="004C245F">
            <w:rPr>
              <w:color w:val="000000"/>
            </w:rPr>
            <w:t xml:space="preserve">17. Dey P, Kimmelman AC, DePinho RA. Metabolic </w:t>
          </w:r>
          <w:proofErr w:type="spellStart"/>
          <w:r w:rsidRPr="004C245F">
            <w:rPr>
              <w:color w:val="000000"/>
            </w:rPr>
            <w:t>Codependencies</w:t>
          </w:r>
          <w:proofErr w:type="spellEnd"/>
          <w:r w:rsidRPr="004C245F">
            <w:rPr>
              <w:color w:val="000000"/>
            </w:rPr>
            <w:t xml:space="preserve"> in the Tumor Microenvironment. Cancer </w:t>
          </w:r>
          <w:proofErr w:type="spellStart"/>
          <w:r w:rsidRPr="004C245F">
            <w:rPr>
              <w:color w:val="000000"/>
            </w:rPr>
            <w:t>Discov</w:t>
          </w:r>
          <w:proofErr w:type="spellEnd"/>
          <w:r w:rsidRPr="004C245F">
            <w:rPr>
              <w:color w:val="000000"/>
            </w:rPr>
            <w:t>. 2021;candisc.1211.2020.</w:t>
          </w:r>
        </w:p>
        <w:p w14:paraId="3C769A12" w14:textId="77777777" w:rsidR="004C245F" w:rsidRPr="004C245F" w:rsidRDefault="004C245F">
          <w:pPr>
            <w:pStyle w:val="csl-entry"/>
            <w:divId w:val="688604701"/>
            <w:rPr>
              <w:color w:val="000000"/>
            </w:rPr>
          </w:pPr>
          <w:r w:rsidRPr="004C245F">
            <w:rPr>
              <w:color w:val="000000"/>
            </w:rPr>
            <w:t xml:space="preserve">18. Warburg O, Wind F, </w:t>
          </w:r>
          <w:proofErr w:type="spellStart"/>
          <w:r w:rsidRPr="004C245F">
            <w:rPr>
              <w:color w:val="000000"/>
            </w:rPr>
            <w:t>Negelein</w:t>
          </w:r>
          <w:proofErr w:type="spellEnd"/>
          <w:r w:rsidRPr="004C245F">
            <w:rPr>
              <w:color w:val="000000"/>
            </w:rPr>
            <w:t xml:space="preserve"> E. THE METABOLISM OF TUMORS IN THE BODY. J Gen Physiol. 1927;8(6):519–30.</w:t>
          </w:r>
        </w:p>
        <w:p w14:paraId="2D017DB5" w14:textId="77777777" w:rsidR="004C245F" w:rsidRPr="004C245F" w:rsidRDefault="004C245F">
          <w:pPr>
            <w:pStyle w:val="csl-entry"/>
            <w:divId w:val="688604701"/>
            <w:rPr>
              <w:color w:val="000000"/>
            </w:rPr>
          </w:pPr>
          <w:r w:rsidRPr="004C245F">
            <w:rPr>
              <w:color w:val="000000"/>
            </w:rPr>
            <w:t xml:space="preserve">19. </w:t>
          </w:r>
          <w:proofErr w:type="spellStart"/>
          <w:r w:rsidRPr="004C245F">
            <w:rPr>
              <w:color w:val="000000"/>
            </w:rPr>
            <w:t>Liberti</w:t>
          </w:r>
          <w:proofErr w:type="spellEnd"/>
          <w:r w:rsidRPr="004C245F">
            <w:rPr>
              <w:color w:val="000000"/>
            </w:rPr>
            <w:t xml:space="preserve"> MV, </w:t>
          </w:r>
          <w:proofErr w:type="spellStart"/>
          <w:r w:rsidRPr="004C245F">
            <w:rPr>
              <w:color w:val="000000"/>
            </w:rPr>
            <w:t>Locasale</w:t>
          </w:r>
          <w:proofErr w:type="spellEnd"/>
          <w:r w:rsidRPr="004C245F">
            <w:rPr>
              <w:color w:val="000000"/>
            </w:rPr>
            <w:t xml:space="preserve"> JW. The Warburg Effect: How Does it Benefit Cancer Cells? Trends </w:t>
          </w:r>
          <w:proofErr w:type="spellStart"/>
          <w:r w:rsidRPr="004C245F">
            <w:rPr>
              <w:color w:val="000000"/>
            </w:rPr>
            <w:t>Biochem</w:t>
          </w:r>
          <w:proofErr w:type="spellEnd"/>
          <w:r w:rsidRPr="004C245F">
            <w:rPr>
              <w:color w:val="000000"/>
            </w:rPr>
            <w:t xml:space="preserve"> Sci. 2016;41(3):211–8.</w:t>
          </w:r>
        </w:p>
        <w:p w14:paraId="2D404213" w14:textId="77777777" w:rsidR="004C245F" w:rsidRPr="004C245F" w:rsidRDefault="004C245F">
          <w:pPr>
            <w:pStyle w:val="csl-entry"/>
            <w:divId w:val="688604701"/>
            <w:rPr>
              <w:color w:val="000000"/>
            </w:rPr>
          </w:pPr>
          <w:r w:rsidRPr="004C245F">
            <w:rPr>
              <w:color w:val="000000"/>
            </w:rPr>
            <w:t xml:space="preserve">20. Ohshima K, </w:t>
          </w:r>
          <w:proofErr w:type="spellStart"/>
          <w:r w:rsidRPr="004C245F">
            <w:rPr>
              <w:color w:val="000000"/>
            </w:rPr>
            <w:t>Morii</w:t>
          </w:r>
          <w:proofErr w:type="spellEnd"/>
          <w:r w:rsidRPr="004C245F">
            <w:rPr>
              <w:color w:val="000000"/>
            </w:rPr>
            <w:t xml:space="preserve"> E. Metabolic Reprogramming of Cancer Cells during Tumor Progression and Metastasis. Metabolites. 2021;11(1):28.</w:t>
          </w:r>
        </w:p>
        <w:p w14:paraId="1533AB05" w14:textId="77777777" w:rsidR="004C245F" w:rsidRPr="004C245F" w:rsidRDefault="004C245F">
          <w:pPr>
            <w:pStyle w:val="csl-entry"/>
            <w:divId w:val="688604701"/>
            <w:rPr>
              <w:color w:val="000000"/>
            </w:rPr>
          </w:pPr>
          <w:r w:rsidRPr="004C245F">
            <w:rPr>
              <w:color w:val="000000"/>
            </w:rPr>
            <w:t xml:space="preserve">21. Carvalho TMA, Cardoso HJ, </w:t>
          </w:r>
          <w:proofErr w:type="spellStart"/>
          <w:r w:rsidRPr="004C245F">
            <w:rPr>
              <w:color w:val="000000"/>
            </w:rPr>
            <w:t>Figueira</w:t>
          </w:r>
          <w:proofErr w:type="spellEnd"/>
          <w:r w:rsidRPr="004C245F">
            <w:rPr>
              <w:color w:val="000000"/>
            </w:rPr>
            <w:t xml:space="preserve"> MI, </w:t>
          </w:r>
          <w:proofErr w:type="spellStart"/>
          <w:r w:rsidRPr="004C245F">
            <w:rPr>
              <w:color w:val="000000"/>
            </w:rPr>
            <w:t>Vaz</w:t>
          </w:r>
          <w:proofErr w:type="spellEnd"/>
          <w:r w:rsidRPr="004C245F">
            <w:rPr>
              <w:color w:val="000000"/>
            </w:rPr>
            <w:t xml:space="preserve"> CV, Socorro S. The peculiarities of cancer cell metabolism: A route to </w:t>
          </w:r>
          <w:proofErr w:type="spellStart"/>
          <w:r w:rsidRPr="004C245F">
            <w:rPr>
              <w:color w:val="000000"/>
            </w:rPr>
            <w:t>metastasization</w:t>
          </w:r>
          <w:proofErr w:type="spellEnd"/>
          <w:r w:rsidRPr="004C245F">
            <w:rPr>
              <w:color w:val="000000"/>
            </w:rPr>
            <w:t xml:space="preserve"> and a target for therapy. </w:t>
          </w:r>
          <w:proofErr w:type="spellStart"/>
          <w:r w:rsidRPr="004C245F">
            <w:rPr>
              <w:color w:val="000000"/>
            </w:rPr>
            <w:t>Eur</w:t>
          </w:r>
          <w:proofErr w:type="spellEnd"/>
          <w:r w:rsidRPr="004C245F">
            <w:rPr>
              <w:color w:val="000000"/>
            </w:rPr>
            <w:t xml:space="preserve"> J Med Chem. 2019;171:343–63.</w:t>
          </w:r>
        </w:p>
        <w:p w14:paraId="7A34A9AB" w14:textId="77777777" w:rsidR="004C245F" w:rsidRPr="004C245F" w:rsidRDefault="004C245F">
          <w:pPr>
            <w:pStyle w:val="csl-entry"/>
            <w:divId w:val="688604701"/>
            <w:rPr>
              <w:color w:val="000000"/>
            </w:rPr>
          </w:pPr>
          <w:r w:rsidRPr="004C245F">
            <w:rPr>
              <w:color w:val="000000"/>
            </w:rPr>
            <w:t xml:space="preserve">22. Nagao A, Kobayashi M, </w:t>
          </w:r>
          <w:proofErr w:type="spellStart"/>
          <w:r w:rsidRPr="004C245F">
            <w:rPr>
              <w:color w:val="000000"/>
            </w:rPr>
            <w:t>Koyasu</w:t>
          </w:r>
          <w:proofErr w:type="spellEnd"/>
          <w:r w:rsidRPr="004C245F">
            <w:rPr>
              <w:color w:val="000000"/>
            </w:rPr>
            <w:t xml:space="preserve"> S, Chow CCT, Harada H. HIF-1-Dependent Reprogramming of Glucose Metabolic Pathway of Cancer Cells and Its Therapeutic Significance. Int J Mol Sci. 2019;20(2):238.</w:t>
          </w:r>
        </w:p>
        <w:p w14:paraId="515DF091" w14:textId="77777777" w:rsidR="004C245F" w:rsidRPr="004C245F" w:rsidRDefault="004C245F">
          <w:pPr>
            <w:pStyle w:val="csl-entry"/>
            <w:divId w:val="688604701"/>
            <w:rPr>
              <w:color w:val="000000"/>
            </w:rPr>
          </w:pPr>
          <w:r w:rsidRPr="004C245F">
            <w:rPr>
              <w:color w:val="000000"/>
            </w:rPr>
            <w:t>23. Cheng Y, Lu Y, Zhang D, Lian S, Liang H, Ye Y, et al. Metastatic cancer cells compensate for low energy supplies in hostile microenvironments with bioenergetic adaptation and metabolic reprogramming. Int J Oncol. 2018;53(6):2590–604.</w:t>
          </w:r>
        </w:p>
        <w:p w14:paraId="1BE2D6CD" w14:textId="77777777" w:rsidR="004C245F" w:rsidRPr="004C245F" w:rsidRDefault="004C245F">
          <w:pPr>
            <w:pStyle w:val="csl-entry"/>
            <w:divId w:val="688604701"/>
            <w:rPr>
              <w:color w:val="000000"/>
            </w:rPr>
          </w:pPr>
          <w:r w:rsidRPr="004C245F">
            <w:rPr>
              <w:color w:val="000000"/>
            </w:rPr>
            <w:t xml:space="preserve">24. Jia D, Park JH, Jung KH, Levine H, </w:t>
          </w:r>
          <w:proofErr w:type="spellStart"/>
          <w:r w:rsidRPr="004C245F">
            <w:rPr>
              <w:color w:val="000000"/>
            </w:rPr>
            <w:t>Kaipparettu</w:t>
          </w:r>
          <w:proofErr w:type="spellEnd"/>
          <w:r w:rsidRPr="004C245F">
            <w:rPr>
              <w:color w:val="000000"/>
            </w:rPr>
            <w:t xml:space="preserve"> BA. Elucidating the Metabolic Plasticity of Cancer: Mitochondrial Reprogramming and Hybrid Metabolic States. Cells. 2018;7(3):21.</w:t>
          </w:r>
        </w:p>
        <w:p w14:paraId="68572E11" w14:textId="77777777" w:rsidR="004C245F" w:rsidRPr="004C245F" w:rsidRDefault="004C245F">
          <w:pPr>
            <w:pStyle w:val="csl-entry"/>
            <w:divId w:val="688604701"/>
            <w:rPr>
              <w:color w:val="000000"/>
            </w:rPr>
          </w:pPr>
          <w:r w:rsidRPr="004C245F">
            <w:rPr>
              <w:color w:val="000000"/>
            </w:rPr>
            <w:t>25. Yu L, Lu M, Jia D, Ma J, Ben-Jacob E, Levine H, et al. Modeling the Genetic Regulation of Cancer Metabolism: Interplay between Glycolysis and Oxidative Phosphorylation. Cancer Res. 2017;77(7):1564–74.</w:t>
          </w:r>
        </w:p>
        <w:p w14:paraId="738F39D5" w14:textId="77777777" w:rsidR="004C245F" w:rsidRPr="004C245F" w:rsidRDefault="004C245F">
          <w:pPr>
            <w:pStyle w:val="csl-entry"/>
            <w:divId w:val="688604701"/>
            <w:rPr>
              <w:color w:val="000000"/>
            </w:rPr>
          </w:pPr>
          <w:r w:rsidRPr="004C245F">
            <w:rPr>
              <w:color w:val="000000"/>
            </w:rPr>
            <w:t xml:space="preserve">26. Sancho P, Burgos-Ramos E, Tavera A, </w:t>
          </w:r>
          <w:proofErr w:type="spellStart"/>
          <w:r w:rsidRPr="004C245F">
            <w:rPr>
              <w:color w:val="000000"/>
            </w:rPr>
            <w:t>Bou</w:t>
          </w:r>
          <w:proofErr w:type="spellEnd"/>
          <w:r w:rsidRPr="004C245F">
            <w:rPr>
              <w:color w:val="000000"/>
            </w:rPr>
            <w:t> </w:t>
          </w:r>
          <w:proofErr w:type="spellStart"/>
          <w:r w:rsidRPr="004C245F">
            <w:rPr>
              <w:color w:val="000000"/>
            </w:rPr>
            <w:t>Kheir</w:t>
          </w:r>
          <w:proofErr w:type="spellEnd"/>
          <w:r w:rsidRPr="004C245F">
            <w:rPr>
              <w:color w:val="000000"/>
            </w:rPr>
            <w:t xml:space="preserve"> T, </w:t>
          </w:r>
          <w:proofErr w:type="spellStart"/>
          <w:r w:rsidRPr="004C245F">
            <w:rPr>
              <w:color w:val="000000"/>
            </w:rPr>
            <w:t>Jagust</w:t>
          </w:r>
          <w:proofErr w:type="spellEnd"/>
          <w:r w:rsidRPr="004C245F">
            <w:rPr>
              <w:color w:val="000000"/>
            </w:rPr>
            <w:t xml:space="preserve"> P, </w:t>
          </w:r>
          <w:proofErr w:type="spellStart"/>
          <w:r w:rsidRPr="004C245F">
            <w:rPr>
              <w:color w:val="000000"/>
            </w:rPr>
            <w:t>Schoenhals</w:t>
          </w:r>
          <w:proofErr w:type="spellEnd"/>
          <w:r w:rsidRPr="004C245F">
            <w:rPr>
              <w:color w:val="000000"/>
            </w:rPr>
            <w:t xml:space="preserve"> M, et al. MYC/PGC-1α Balance Determines the Metabolic Phenotype and Plasticity of Pancreatic Cancer Stem Cells. Cell </w:t>
          </w:r>
          <w:proofErr w:type="spellStart"/>
          <w:r w:rsidRPr="004C245F">
            <w:rPr>
              <w:color w:val="000000"/>
            </w:rPr>
            <w:t>Metab</w:t>
          </w:r>
          <w:proofErr w:type="spellEnd"/>
          <w:r w:rsidRPr="004C245F">
            <w:rPr>
              <w:color w:val="000000"/>
            </w:rPr>
            <w:t>. 2015;22(4):590–605.</w:t>
          </w:r>
        </w:p>
        <w:p w14:paraId="58AAA3A7" w14:textId="77777777" w:rsidR="004C245F" w:rsidRPr="004C245F" w:rsidRDefault="004C245F">
          <w:pPr>
            <w:pStyle w:val="csl-entry"/>
            <w:divId w:val="688604701"/>
            <w:rPr>
              <w:color w:val="000000"/>
            </w:rPr>
          </w:pPr>
          <w:r w:rsidRPr="004C245F">
            <w:rPr>
              <w:color w:val="000000"/>
            </w:rPr>
            <w:t xml:space="preserve">27. Jia D, </w:t>
          </w:r>
          <w:proofErr w:type="spellStart"/>
          <w:r w:rsidRPr="004C245F">
            <w:rPr>
              <w:color w:val="000000"/>
            </w:rPr>
            <w:t>Paudel</w:t>
          </w:r>
          <w:proofErr w:type="spellEnd"/>
          <w:r w:rsidRPr="004C245F">
            <w:rPr>
              <w:color w:val="000000"/>
            </w:rPr>
            <w:t xml:space="preserve"> BB, Hayford CE, Hardeman KN, Levine H, </w:t>
          </w:r>
          <w:proofErr w:type="spellStart"/>
          <w:r w:rsidRPr="004C245F">
            <w:rPr>
              <w:color w:val="000000"/>
            </w:rPr>
            <w:t>Onuchic</w:t>
          </w:r>
          <w:proofErr w:type="spellEnd"/>
          <w:r w:rsidRPr="004C245F">
            <w:rPr>
              <w:color w:val="000000"/>
            </w:rPr>
            <w:t xml:space="preserve"> JN, et al. Drug-Tolerant Idling Melanoma Cells Exhibit Theory-Predicted Metabolic Low-Low Phenotype. Frontiers Oncol. 2020;10:1426.</w:t>
          </w:r>
        </w:p>
        <w:p w14:paraId="25552080" w14:textId="77777777" w:rsidR="004C245F" w:rsidRPr="004C245F" w:rsidRDefault="004C245F">
          <w:pPr>
            <w:pStyle w:val="csl-entry"/>
            <w:divId w:val="688604701"/>
            <w:rPr>
              <w:color w:val="000000"/>
            </w:rPr>
          </w:pPr>
          <w:r w:rsidRPr="004C245F">
            <w:rPr>
              <w:color w:val="000000"/>
            </w:rPr>
            <w:t xml:space="preserve">28. </w:t>
          </w:r>
          <w:proofErr w:type="spellStart"/>
          <w:r w:rsidRPr="004C245F">
            <w:rPr>
              <w:color w:val="000000"/>
            </w:rPr>
            <w:t>Porporato</w:t>
          </w:r>
          <w:proofErr w:type="spellEnd"/>
          <w:r w:rsidRPr="004C245F">
            <w:rPr>
              <w:color w:val="000000"/>
            </w:rPr>
            <w:t xml:space="preserve"> PE, </w:t>
          </w:r>
          <w:proofErr w:type="spellStart"/>
          <w:r w:rsidRPr="004C245F">
            <w:rPr>
              <w:color w:val="000000"/>
            </w:rPr>
            <w:t>Payen</w:t>
          </w:r>
          <w:proofErr w:type="spellEnd"/>
          <w:r w:rsidRPr="004C245F">
            <w:rPr>
              <w:color w:val="000000"/>
            </w:rPr>
            <w:t xml:space="preserve"> VL, Pérez-</w:t>
          </w:r>
          <w:proofErr w:type="spellStart"/>
          <w:r w:rsidRPr="004C245F">
            <w:rPr>
              <w:color w:val="000000"/>
            </w:rPr>
            <w:t>Escuredo</w:t>
          </w:r>
          <w:proofErr w:type="spellEnd"/>
          <w:r w:rsidRPr="004C245F">
            <w:rPr>
              <w:color w:val="000000"/>
            </w:rPr>
            <w:t xml:space="preserve"> J, De </w:t>
          </w:r>
          <w:proofErr w:type="spellStart"/>
          <w:r w:rsidRPr="004C245F">
            <w:rPr>
              <w:color w:val="000000"/>
            </w:rPr>
            <w:t>Saedeleer</w:t>
          </w:r>
          <w:proofErr w:type="spellEnd"/>
          <w:r w:rsidRPr="004C245F">
            <w:rPr>
              <w:color w:val="000000"/>
            </w:rPr>
            <w:t xml:space="preserve"> CJ, </w:t>
          </w:r>
          <w:proofErr w:type="spellStart"/>
          <w:r w:rsidRPr="004C245F">
            <w:rPr>
              <w:color w:val="000000"/>
            </w:rPr>
            <w:t>Danhier</w:t>
          </w:r>
          <w:proofErr w:type="spellEnd"/>
          <w:r w:rsidRPr="004C245F">
            <w:rPr>
              <w:color w:val="000000"/>
            </w:rPr>
            <w:t xml:space="preserve"> P, </w:t>
          </w:r>
          <w:proofErr w:type="spellStart"/>
          <w:r w:rsidRPr="004C245F">
            <w:rPr>
              <w:color w:val="000000"/>
            </w:rPr>
            <w:t>Copetti</w:t>
          </w:r>
          <w:proofErr w:type="spellEnd"/>
          <w:r w:rsidRPr="004C245F">
            <w:rPr>
              <w:color w:val="000000"/>
            </w:rPr>
            <w:t xml:space="preserve"> T, et al. A Mitochondrial Switch Promotes Tumor Metastasis. Cell Reports. 2014;8(3):754–66.</w:t>
          </w:r>
        </w:p>
        <w:p w14:paraId="4DCC9861" w14:textId="77777777" w:rsidR="004C245F" w:rsidRPr="004C245F" w:rsidRDefault="004C245F">
          <w:pPr>
            <w:pStyle w:val="csl-entry"/>
            <w:divId w:val="688604701"/>
            <w:rPr>
              <w:color w:val="000000"/>
            </w:rPr>
          </w:pPr>
          <w:r w:rsidRPr="004C245F">
            <w:rPr>
              <w:color w:val="000000"/>
            </w:rPr>
            <w:t xml:space="preserve">29. </w:t>
          </w:r>
          <w:proofErr w:type="spellStart"/>
          <w:r w:rsidRPr="004C245F">
            <w:rPr>
              <w:color w:val="000000"/>
            </w:rPr>
            <w:t>LeBleu</w:t>
          </w:r>
          <w:proofErr w:type="spellEnd"/>
          <w:r w:rsidRPr="004C245F">
            <w:rPr>
              <w:color w:val="000000"/>
            </w:rPr>
            <w:t xml:space="preserve"> VS, O’Connell JT, Herrera KNG, </w:t>
          </w:r>
          <w:proofErr w:type="spellStart"/>
          <w:r w:rsidRPr="004C245F">
            <w:rPr>
              <w:color w:val="000000"/>
            </w:rPr>
            <w:t>Wikman</w:t>
          </w:r>
          <w:proofErr w:type="spellEnd"/>
          <w:r w:rsidRPr="004C245F">
            <w:rPr>
              <w:color w:val="000000"/>
            </w:rPr>
            <w:t xml:space="preserve"> H, </w:t>
          </w:r>
          <w:proofErr w:type="spellStart"/>
          <w:r w:rsidRPr="004C245F">
            <w:rPr>
              <w:color w:val="000000"/>
            </w:rPr>
            <w:t>Pantel</w:t>
          </w:r>
          <w:proofErr w:type="spellEnd"/>
          <w:r w:rsidRPr="004C245F">
            <w:rPr>
              <w:color w:val="000000"/>
            </w:rPr>
            <w:t xml:space="preserve"> K, </w:t>
          </w:r>
          <w:proofErr w:type="spellStart"/>
          <w:r w:rsidRPr="004C245F">
            <w:rPr>
              <w:color w:val="000000"/>
            </w:rPr>
            <w:t>Haigis</w:t>
          </w:r>
          <w:proofErr w:type="spellEnd"/>
          <w:r w:rsidRPr="004C245F">
            <w:rPr>
              <w:color w:val="000000"/>
            </w:rPr>
            <w:t xml:space="preserve"> MC, et al. PGC-1α mediates mitochondrial biogenesis and oxidative phosphorylation in cancer cells to promote metastasis. Nat Cell Biol. 2014;16(10):992–1003.</w:t>
          </w:r>
        </w:p>
        <w:p w14:paraId="3CFE9ED3" w14:textId="77777777" w:rsidR="004C245F" w:rsidRPr="004C245F" w:rsidRDefault="004C245F">
          <w:pPr>
            <w:pStyle w:val="csl-entry"/>
            <w:divId w:val="688604701"/>
            <w:rPr>
              <w:color w:val="000000"/>
            </w:rPr>
          </w:pPr>
          <w:r w:rsidRPr="004C245F">
            <w:rPr>
              <w:color w:val="000000"/>
            </w:rPr>
            <w:t>30. Jia D, Park JH, Kaur H, Jung KH, Yang S, Tripathi S, et al. Towards decoding the coupled decision-making of metabolism and epithelial-to-mesenchymal transition in cancer. Brit J Cancer. 2021;1–10.</w:t>
          </w:r>
        </w:p>
        <w:p w14:paraId="0F1FD979" w14:textId="77777777" w:rsidR="004C245F" w:rsidRPr="004C245F" w:rsidRDefault="004C245F">
          <w:pPr>
            <w:pStyle w:val="csl-entry"/>
            <w:divId w:val="688604701"/>
            <w:rPr>
              <w:color w:val="000000"/>
            </w:rPr>
          </w:pPr>
          <w:r w:rsidRPr="004C245F">
            <w:rPr>
              <w:color w:val="000000"/>
            </w:rPr>
            <w:t xml:space="preserve">31. </w:t>
          </w:r>
          <w:proofErr w:type="spellStart"/>
          <w:r w:rsidRPr="004C245F">
            <w:rPr>
              <w:color w:val="000000"/>
            </w:rPr>
            <w:t>Georgakopoulos</w:t>
          </w:r>
          <w:proofErr w:type="spellEnd"/>
          <w:r w:rsidRPr="004C245F">
            <w:rPr>
              <w:color w:val="000000"/>
            </w:rPr>
            <w:t xml:space="preserve">-Soares I, </w:t>
          </w:r>
          <w:proofErr w:type="spellStart"/>
          <w:r w:rsidRPr="004C245F">
            <w:rPr>
              <w:color w:val="000000"/>
            </w:rPr>
            <w:t>Chartoumpekis</w:t>
          </w:r>
          <w:proofErr w:type="spellEnd"/>
          <w:r w:rsidRPr="004C245F">
            <w:rPr>
              <w:color w:val="000000"/>
            </w:rPr>
            <w:t xml:space="preserve"> DV, </w:t>
          </w:r>
          <w:proofErr w:type="spellStart"/>
          <w:r w:rsidRPr="004C245F">
            <w:rPr>
              <w:color w:val="000000"/>
            </w:rPr>
            <w:t>Kyriazopoulou</w:t>
          </w:r>
          <w:proofErr w:type="spellEnd"/>
          <w:r w:rsidRPr="004C245F">
            <w:rPr>
              <w:color w:val="000000"/>
            </w:rPr>
            <w:t xml:space="preserve"> V, </w:t>
          </w:r>
          <w:proofErr w:type="spellStart"/>
          <w:r w:rsidRPr="004C245F">
            <w:rPr>
              <w:color w:val="000000"/>
            </w:rPr>
            <w:t>Zaravinos</w:t>
          </w:r>
          <w:proofErr w:type="spellEnd"/>
          <w:r w:rsidRPr="004C245F">
            <w:rPr>
              <w:color w:val="000000"/>
            </w:rPr>
            <w:t xml:space="preserve"> A. EMT Factors and Metabolic Pathways in Cancer. Frontiers Oncol. 2020;10:499.</w:t>
          </w:r>
        </w:p>
        <w:p w14:paraId="53E6C21C" w14:textId="77777777" w:rsidR="004C245F" w:rsidRPr="004C245F" w:rsidRDefault="004C245F">
          <w:pPr>
            <w:pStyle w:val="csl-entry"/>
            <w:divId w:val="688604701"/>
            <w:rPr>
              <w:color w:val="000000"/>
            </w:rPr>
          </w:pPr>
          <w:r w:rsidRPr="004C245F">
            <w:rPr>
              <w:color w:val="000000"/>
            </w:rPr>
            <w:t xml:space="preserve">32. Fedele M, </w:t>
          </w:r>
          <w:proofErr w:type="spellStart"/>
          <w:r w:rsidRPr="004C245F">
            <w:rPr>
              <w:color w:val="000000"/>
            </w:rPr>
            <w:t>Sgarra</w:t>
          </w:r>
          <w:proofErr w:type="spellEnd"/>
          <w:r w:rsidRPr="004C245F">
            <w:rPr>
              <w:color w:val="000000"/>
            </w:rPr>
            <w:t xml:space="preserve"> R, Battista S, </w:t>
          </w:r>
          <w:proofErr w:type="spellStart"/>
          <w:r w:rsidRPr="004C245F">
            <w:rPr>
              <w:color w:val="000000"/>
            </w:rPr>
            <w:t>Cerchia</w:t>
          </w:r>
          <w:proofErr w:type="spellEnd"/>
          <w:r w:rsidRPr="004C245F">
            <w:rPr>
              <w:color w:val="000000"/>
            </w:rPr>
            <w:t xml:space="preserve"> L, </w:t>
          </w:r>
          <w:proofErr w:type="spellStart"/>
          <w:r w:rsidRPr="004C245F">
            <w:rPr>
              <w:color w:val="000000"/>
            </w:rPr>
            <w:t>Manfioletti</w:t>
          </w:r>
          <w:proofErr w:type="spellEnd"/>
          <w:r w:rsidRPr="004C245F">
            <w:rPr>
              <w:color w:val="000000"/>
            </w:rPr>
            <w:t xml:space="preserve"> G. The Epithelial–Mesenchymal Transition at the Crossroads between Metabolism and Tumor Progression. Int J Mol Sci. 2022;23(2):800.</w:t>
          </w:r>
        </w:p>
        <w:p w14:paraId="56B18D21" w14:textId="77777777" w:rsidR="004C245F" w:rsidRPr="004C245F" w:rsidRDefault="004C245F">
          <w:pPr>
            <w:pStyle w:val="csl-entry"/>
            <w:divId w:val="688604701"/>
            <w:rPr>
              <w:color w:val="000000"/>
            </w:rPr>
          </w:pPr>
          <w:r w:rsidRPr="004C245F">
            <w:rPr>
              <w:color w:val="000000"/>
            </w:rPr>
            <w:t xml:space="preserve">33. Burger GA, </w:t>
          </w:r>
          <w:proofErr w:type="spellStart"/>
          <w:r w:rsidRPr="004C245F">
            <w:rPr>
              <w:color w:val="000000"/>
            </w:rPr>
            <w:t>Danen</w:t>
          </w:r>
          <w:proofErr w:type="spellEnd"/>
          <w:r w:rsidRPr="004C245F">
            <w:rPr>
              <w:color w:val="000000"/>
            </w:rPr>
            <w:t xml:space="preserve"> EHJ, Beltman JB. Deciphering Epithelial–Mesenchymal Transition Regulatory Networks in Cancer through Computational Approaches. Frontiers Oncol. 2017;7:162.</w:t>
          </w:r>
        </w:p>
        <w:p w14:paraId="74800679" w14:textId="77777777" w:rsidR="004C245F" w:rsidRPr="004C245F" w:rsidRDefault="004C245F">
          <w:pPr>
            <w:pStyle w:val="csl-entry"/>
            <w:divId w:val="688604701"/>
            <w:rPr>
              <w:color w:val="000000"/>
            </w:rPr>
          </w:pPr>
          <w:r w:rsidRPr="004C245F">
            <w:rPr>
              <w:color w:val="000000"/>
            </w:rPr>
            <w:t xml:space="preserve">34. Hu Y, Xu W, Zeng H, He Z, Lu X, </w:t>
          </w:r>
          <w:proofErr w:type="spellStart"/>
          <w:r w:rsidRPr="004C245F">
            <w:rPr>
              <w:color w:val="000000"/>
            </w:rPr>
            <w:t>Zuo</w:t>
          </w:r>
          <w:proofErr w:type="spellEnd"/>
          <w:r w:rsidRPr="004C245F">
            <w:rPr>
              <w:color w:val="000000"/>
            </w:rPr>
            <w:t xml:space="preserve"> D, et al. OXPHOS-dependent metabolic reprogramming prompts metastatic potential of breast cancer cells under osteogenic differentiation. Brit J Cancer. 2020;123(11):1644–55.</w:t>
          </w:r>
        </w:p>
        <w:p w14:paraId="6E8547D7" w14:textId="77777777" w:rsidR="004C245F" w:rsidRPr="004C245F" w:rsidRDefault="004C245F">
          <w:pPr>
            <w:pStyle w:val="csl-entry"/>
            <w:divId w:val="688604701"/>
            <w:rPr>
              <w:color w:val="000000"/>
            </w:rPr>
          </w:pPr>
          <w:r w:rsidRPr="004C245F">
            <w:rPr>
              <w:color w:val="000000"/>
            </w:rPr>
            <w:t>35. Sung JY, Cheong JH. Pan-Cancer Analysis Reveals Distinct Metabolic Reprogramming in Different Epithelial–Mesenchymal Transition Activity States. Cancers. 2021;13(8):1778.</w:t>
          </w:r>
        </w:p>
        <w:p w14:paraId="0A21F4ED" w14:textId="77777777" w:rsidR="004C245F" w:rsidRPr="004C245F" w:rsidRDefault="004C245F">
          <w:pPr>
            <w:pStyle w:val="csl-entry"/>
            <w:divId w:val="688604701"/>
            <w:rPr>
              <w:color w:val="000000"/>
            </w:rPr>
          </w:pPr>
          <w:r w:rsidRPr="004C245F">
            <w:rPr>
              <w:color w:val="000000"/>
            </w:rPr>
            <w:t xml:space="preserve">36. Choudhary KS, Rohatgi N, </w:t>
          </w:r>
          <w:proofErr w:type="spellStart"/>
          <w:r w:rsidRPr="004C245F">
            <w:rPr>
              <w:color w:val="000000"/>
            </w:rPr>
            <w:t>Halldorsson</w:t>
          </w:r>
          <w:proofErr w:type="spellEnd"/>
          <w:r w:rsidRPr="004C245F">
            <w:rPr>
              <w:color w:val="000000"/>
            </w:rPr>
            <w:t xml:space="preserve"> S, </w:t>
          </w:r>
          <w:proofErr w:type="spellStart"/>
          <w:r w:rsidRPr="004C245F">
            <w:rPr>
              <w:color w:val="000000"/>
            </w:rPr>
            <w:t>Briem</w:t>
          </w:r>
          <w:proofErr w:type="spellEnd"/>
          <w:r w:rsidRPr="004C245F">
            <w:rPr>
              <w:color w:val="000000"/>
            </w:rPr>
            <w:t xml:space="preserve"> E, Gudjonsson T, Gudmundsson S, et al. EGFR Signal-Network Reconstruction Demonstrates Metabolic Crosstalk in EMT. </w:t>
          </w:r>
          <w:proofErr w:type="spellStart"/>
          <w:r w:rsidRPr="004C245F">
            <w:rPr>
              <w:color w:val="000000"/>
            </w:rPr>
            <w:t>Plos</w:t>
          </w:r>
          <w:proofErr w:type="spellEnd"/>
          <w:r w:rsidRPr="004C245F">
            <w:rPr>
              <w:color w:val="000000"/>
            </w:rPr>
            <w:t xml:space="preserve"> </w:t>
          </w:r>
          <w:proofErr w:type="spellStart"/>
          <w:r w:rsidRPr="004C245F">
            <w:rPr>
              <w:color w:val="000000"/>
            </w:rPr>
            <w:t>Comput</w:t>
          </w:r>
          <w:proofErr w:type="spellEnd"/>
          <w:r w:rsidRPr="004C245F">
            <w:rPr>
              <w:color w:val="000000"/>
            </w:rPr>
            <w:t xml:space="preserve"> Biol. 2016;12(6):e1004924.</w:t>
          </w:r>
        </w:p>
        <w:p w14:paraId="53BDD847" w14:textId="77777777" w:rsidR="004C245F" w:rsidRPr="004C245F" w:rsidRDefault="004C245F">
          <w:pPr>
            <w:pStyle w:val="csl-entry"/>
            <w:divId w:val="688604701"/>
            <w:rPr>
              <w:color w:val="000000"/>
            </w:rPr>
          </w:pPr>
          <w:r w:rsidRPr="004C245F">
            <w:rPr>
              <w:color w:val="000000"/>
            </w:rPr>
            <w:t>37. Feng S, Zhang L, Liu X, Li G, Zhang B, Wang Z, et al. Low levels of AMPK promote epithelial‐mesenchymal transition in lung cancer primarily through HDAC4‐ and HDAC5‐mediated metabolic reprogramming. J Cell Mol Med. 2020;24(14):7789–801.</w:t>
          </w:r>
        </w:p>
        <w:p w14:paraId="351EEDC4" w14:textId="77777777" w:rsidR="004C245F" w:rsidRPr="004C245F" w:rsidRDefault="004C245F">
          <w:pPr>
            <w:pStyle w:val="csl-entry"/>
            <w:divId w:val="688604701"/>
            <w:rPr>
              <w:color w:val="000000"/>
            </w:rPr>
          </w:pPr>
          <w:r w:rsidRPr="004C245F">
            <w:rPr>
              <w:color w:val="000000"/>
            </w:rPr>
            <w:t xml:space="preserve">38. Kang X, Wang J, Li C. Exposing the Underlying Relationship of Cancer Metastasis to Metabolism and Epithelial-Mesenchymal Transitions. </w:t>
          </w:r>
          <w:proofErr w:type="spellStart"/>
          <w:r w:rsidRPr="004C245F">
            <w:rPr>
              <w:color w:val="000000"/>
            </w:rPr>
            <w:t>Iscience</w:t>
          </w:r>
          <w:proofErr w:type="spellEnd"/>
          <w:r w:rsidRPr="004C245F">
            <w:rPr>
              <w:color w:val="000000"/>
            </w:rPr>
            <w:t>. 2019;21:754–72.</w:t>
          </w:r>
        </w:p>
        <w:p w14:paraId="7E944719" w14:textId="77777777" w:rsidR="004C245F" w:rsidRPr="004C245F" w:rsidRDefault="004C245F">
          <w:pPr>
            <w:pStyle w:val="csl-entry"/>
            <w:divId w:val="688604701"/>
            <w:rPr>
              <w:color w:val="000000"/>
            </w:rPr>
          </w:pPr>
          <w:r w:rsidRPr="004C245F">
            <w:rPr>
              <w:color w:val="000000"/>
            </w:rPr>
            <w:t>39. Kang X, Li C. A Dimension Reduction Approach for Energy Landscape: Identifying Intermediate States in Metabolism‐EMT Network. Adv Sci. 2021;2003133.</w:t>
          </w:r>
        </w:p>
        <w:p w14:paraId="1978948D" w14:textId="77777777" w:rsidR="004C245F" w:rsidRPr="004C245F" w:rsidRDefault="004C245F">
          <w:pPr>
            <w:pStyle w:val="csl-entry"/>
            <w:divId w:val="688604701"/>
            <w:rPr>
              <w:color w:val="000000"/>
            </w:rPr>
          </w:pPr>
          <w:r w:rsidRPr="004C245F">
            <w:rPr>
              <w:color w:val="000000"/>
            </w:rPr>
            <w:t xml:space="preserve">40. </w:t>
          </w:r>
          <w:proofErr w:type="spellStart"/>
          <w:r w:rsidRPr="004C245F">
            <w:rPr>
              <w:color w:val="000000"/>
            </w:rPr>
            <w:t>Sciacovelli</w:t>
          </w:r>
          <w:proofErr w:type="spellEnd"/>
          <w:r w:rsidRPr="004C245F">
            <w:rPr>
              <w:color w:val="000000"/>
            </w:rPr>
            <w:t xml:space="preserve"> M, </w:t>
          </w:r>
          <w:proofErr w:type="spellStart"/>
          <w:r w:rsidRPr="004C245F">
            <w:rPr>
              <w:color w:val="000000"/>
            </w:rPr>
            <w:t>Frezza</w:t>
          </w:r>
          <w:proofErr w:type="spellEnd"/>
          <w:r w:rsidRPr="004C245F">
            <w:rPr>
              <w:color w:val="000000"/>
            </w:rPr>
            <w:t xml:space="preserve"> C. Metabolic </w:t>
          </w:r>
          <w:proofErr w:type="gramStart"/>
          <w:r w:rsidRPr="004C245F">
            <w:rPr>
              <w:color w:val="000000"/>
            </w:rPr>
            <w:t>reprogramming</w:t>
          </w:r>
          <w:proofErr w:type="gramEnd"/>
          <w:r w:rsidRPr="004C245F">
            <w:rPr>
              <w:color w:val="000000"/>
            </w:rPr>
            <w:t xml:space="preserve"> and epithelial‐to‐mesenchymal transition in cancer. </w:t>
          </w:r>
          <w:proofErr w:type="spellStart"/>
          <w:r w:rsidRPr="004C245F">
            <w:rPr>
              <w:color w:val="000000"/>
            </w:rPr>
            <w:t>Febs</w:t>
          </w:r>
          <w:proofErr w:type="spellEnd"/>
          <w:r w:rsidRPr="004C245F">
            <w:rPr>
              <w:color w:val="000000"/>
            </w:rPr>
            <w:t xml:space="preserve"> J. 2017;284(19):3132–44.</w:t>
          </w:r>
        </w:p>
        <w:p w14:paraId="41E7B279" w14:textId="77777777" w:rsidR="004C245F" w:rsidRPr="004C245F" w:rsidRDefault="004C245F">
          <w:pPr>
            <w:pStyle w:val="csl-entry"/>
            <w:divId w:val="688604701"/>
            <w:rPr>
              <w:color w:val="000000"/>
            </w:rPr>
          </w:pPr>
          <w:r w:rsidRPr="004C245F">
            <w:rPr>
              <w:color w:val="000000"/>
            </w:rPr>
            <w:t xml:space="preserve">41. Huang R, </w:t>
          </w:r>
          <w:proofErr w:type="spellStart"/>
          <w:r w:rsidRPr="004C245F">
            <w:rPr>
              <w:color w:val="000000"/>
            </w:rPr>
            <w:t>Zong</w:t>
          </w:r>
          <w:proofErr w:type="spellEnd"/>
          <w:r w:rsidRPr="004C245F">
            <w:rPr>
              <w:color w:val="000000"/>
            </w:rPr>
            <w:t xml:space="preserve"> X. Aberrant cancer metabolism in epithelial–mesenchymal transition and cancer metastasis: Mechanisms in cancer progression. Crit Rev Oncol </w:t>
          </w:r>
          <w:proofErr w:type="spellStart"/>
          <w:r w:rsidRPr="004C245F">
            <w:rPr>
              <w:color w:val="000000"/>
            </w:rPr>
            <w:t>Hemat</w:t>
          </w:r>
          <w:proofErr w:type="spellEnd"/>
          <w:r w:rsidRPr="004C245F">
            <w:rPr>
              <w:color w:val="000000"/>
            </w:rPr>
            <w:t>. 2017;115:13–22.</w:t>
          </w:r>
        </w:p>
        <w:p w14:paraId="70B6B035" w14:textId="77777777" w:rsidR="004C245F" w:rsidRPr="004C245F" w:rsidRDefault="004C245F">
          <w:pPr>
            <w:pStyle w:val="csl-entry"/>
            <w:divId w:val="688604701"/>
            <w:rPr>
              <w:color w:val="000000"/>
            </w:rPr>
          </w:pPr>
          <w:r w:rsidRPr="004C245F">
            <w:rPr>
              <w:color w:val="000000"/>
            </w:rPr>
            <w:t xml:space="preserve">42. Jiang L, Xiao L, </w:t>
          </w:r>
          <w:proofErr w:type="spellStart"/>
          <w:r w:rsidRPr="004C245F">
            <w:rPr>
              <w:color w:val="000000"/>
            </w:rPr>
            <w:t>Sugiura</w:t>
          </w:r>
          <w:proofErr w:type="spellEnd"/>
          <w:r w:rsidRPr="004C245F">
            <w:rPr>
              <w:color w:val="000000"/>
            </w:rPr>
            <w:t xml:space="preserve"> H, Huang X, Ali A, Kuro-o M, et al. Metabolic reprogramming during TGFβ1-induced epithelial-to-mesenchymal transition. Oncogene. 2015;34(30):3908–16.</w:t>
          </w:r>
        </w:p>
        <w:p w14:paraId="2B92E2CE" w14:textId="77777777" w:rsidR="004C245F" w:rsidRPr="004C245F" w:rsidRDefault="004C245F">
          <w:pPr>
            <w:pStyle w:val="csl-entry"/>
            <w:divId w:val="688604701"/>
            <w:rPr>
              <w:color w:val="000000"/>
            </w:rPr>
          </w:pPr>
          <w:r w:rsidRPr="004C245F">
            <w:rPr>
              <w:color w:val="000000"/>
            </w:rPr>
            <w:t xml:space="preserve">43. Bocci F, Tripathi SC, Mercedes SAV, George JT, </w:t>
          </w:r>
          <w:proofErr w:type="spellStart"/>
          <w:r w:rsidRPr="004C245F">
            <w:rPr>
              <w:color w:val="000000"/>
            </w:rPr>
            <w:t>Casabar</w:t>
          </w:r>
          <w:proofErr w:type="spellEnd"/>
          <w:r w:rsidRPr="004C245F">
            <w:rPr>
              <w:color w:val="000000"/>
            </w:rPr>
            <w:t xml:space="preserve"> JP, Wong PK, et al. NRF2 activates a partial epithelial-mesenchymal transition and is maximally present in a hybrid epithelial/mesenchymal phenotype. </w:t>
          </w:r>
          <w:proofErr w:type="spellStart"/>
          <w:r w:rsidRPr="004C245F">
            <w:rPr>
              <w:color w:val="000000"/>
            </w:rPr>
            <w:t>Integr</w:t>
          </w:r>
          <w:proofErr w:type="spellEnd"/>
          <w:r w:rsidRPr="004C245F">
            <w:rPr>
              <w:color w:val="000000"/>
            </w:rPr>
            <w:t xml:space="preserve"> Biol. 2019;11(6):251–63.</w:t>
          </w:r>
        </w:p>
        <w:p w14:paraId="3D13D4EC" w14:textId="77777777" w:rsidR="004C245F" w:rsidRPr="004C245F" w:rsidRDefault="004C245F">
          <w:pPr>
            <w:pStyle w:val="csl-entry"/>
            <w:divId w:val="688604701"/>
            <w:rPr>
              <w:color w:val="000000"/>
            </w:rPr>
          </w:pPr>
          <w:r w:rsidRPr="004C245F">
            <w:rPr>
              <w:color w:val="000000"/>
            </w:rPr>
            <w:t xml:space="preserve">44. Luo M, Shang L, Brooks MD, </w:t>
          </w:r>
          <w:proofErr w:type="spellStart"/>
          <w:r w:rsidRPr="004C245F">
            <w:rPr>
              <w:color w:val="000000"/>
            </w:rPr>
            <w:t>Jiagge</w:t>
          </w:r>
          <w:proofErr w:type="spellEnd"/>
          <w:r w:rsidRPr="004C245F">
            <w:rPr>
              <w:color w:val="000000"/>
            </w:rPr>
            <w:t xml:space="preserve"> E, Zhu Y, </w:t>
          </w:r>
          <w:proofErr w:type="spellStart"/>
          <w:r w:rsidRPr="004C245F">
            <w:rPr>
              <w:color w:val="000000"/>
            </w:rPr>
            <w:t>Buschhaus</w:t>
          </w:r>
          <w:proofErr w:type="spellEnd"/>
          <w:r w:rsidRPr="004C245F">
            <w:rPr>
              <w:color w:val="000000"/>
            </w:rPr>
            <w:t xml:space="preserve"> JM, et al. Targeting Breast Cancer Stem Cell State Equilibrium through Modulation of Redox Signaling. Cell </w:t>
          </w:r>
          <w:proofErr w:type="spellStart"/>
          <w:r w:rsidRPr="004C245F">
            <w:rPr>
              <w:color w:val="000000"/>
            </w:rPr>
            <w:t>Metab</w:t>
          </w:r>
          <w:proofErr w:type="spellEnd"/>
          <w:r w:rsidRPr="004C245F">
            <w:rPr>
              <w:color w:val="000000"/>
            </w:rPr>
            <w:t>. 2018;28(1):69-86.e6.</w:t>
          </w:r>
        </w:p>
        <w:p w14:paraId="3CDC44A4" w14:textId="77777777" w:rsidR="004C245F" w:rsidRPr="004C245F" w:rsidRDefault="004C245F">
          <w:pPr>
            <w:pStyle w:val="csl-entry"/>
            <w:divId w:val="688604701"/>
            <w:rPr>
              <w:color w:val="000000"/>
            </w:rPr>
          </w:pPr>
          <w:r w:rsidRPr="004C245F">
            <w:rPr>
              <w:color w:val="000000"/>
            </w:rPr>
            <w:t xml:space="preserve">45. </w:t>
          </w:r>
          <w:proofErr w:type="spellStart"/>
          <w:r w:rsidRPr="004C245F">
            <w:rPr>
              <w:color w:val="000000"/>
            </w:rPr>
            <w:t>Colacino</w:t>
          </w:r>
          <w:proofErr w:type="spellEnd"/>
          <w:r w:rsidRPr="004C245F">
            <w:rPr>
              <w:color w:val="000000"/>
            </w:rPr>
            <w:t xml:space="preserve"> JA, Azizi E, Brooks MD, </w:t>
          </w:r>
          <w:proofErr w:type="spellStart"/>
          <w:r w:rsidRPr="004C245F">
            <w:rPr>
              <w:color w:val="000000"/>
            </w:rPr>
            <w:t>Harouaka</w:t>
          </w:r>
          <w:proofErr w:type="spellEnd"/>
          <w:r w:rsidRPr="004C245F">
            <w:rPr>
              <w:color w:val="000000"/>
            </w:rPr>
            <w:t xml:space="preserve"> R, </w:t>
          </w:r>
          <w:proofErr w:type="spellStart"/>
          <w:r w:rsidRPr="004C245F">
            <w:rPr>
              <w:color w:val="000000"/>
            </w:rPr>
            <w:t>Fouladdel</w:t>
          </w:r>
          <w:proofErr w:type="spellEnd"/>
          <w:r w:rsidRPr="004C245F">
            <w:rPr>
              <w:color w:val="000000"/>
            </w:rPr>
            <w:t xml:space="preserve"> S, McDermott SP, et al. Heterogeneity of Human Breast Stem and Progenitor Cells as Revealed by Transcriptional Profiling. Stem Cell Rep. 2018;10(5):1596–609.</w:t>
          </w:r>
        </w:p>
        <w:p w14:paraId="6942186C" w14:textId="77777777" w:rsidR="004C245F" w:rsidRPr="004C245F" w:rsidRDefault="004C245F">
          <w:pPr>
            <w:pStyle w:val="csl-entry"/>
            <w:divId w:val="688604701"/>
            <w:rPr>
              <w:color w:val="000000"/>
            </w:rPr>
          </w:pPr>
          <w:r w:rsidRPr="004C245F">
            <w:rPr>
              <w:color w:val="000000"/>
            </w:rPr>
            <w:t>46. Jia D, Li X, Bocci F, Tripathi S, Deng Y, Jolly MK, et al. Quantifying Cancer Epithelial-Mesenchymal Plasticity and its Association with Stemness and Immune Response. J Clin Medicine. 2019;8(5):725.</w:t>
          </w:r>
        </w:p>
        <w:p w14:paraId="27AFE710" w14:textId="77777777" w:rsidR="004C245F" w:rsidRPr="004C245F" w:rsidRDefault="004C245F">
          <w:pPr>
            <w:pStyle w:val="csl-entry"/>
            <w:divId w:val="688604701"/>
            <w:rPr>
              <w:color w:val="000000"/>
            </w:rPr>
          </w:pPr>
          <w:r w:rsidRPr="004C245F">
            <w:rPr>
              <w:color w:val="000000"/>
            </w:rPr>
            <w:t xml:space="preserve">47. Lu M, Jolly MK, </w:t>
          </w:r>
          <w:proofErr w:type="spellStart"/>
          <w:r w:rsidRPr="004C245F">
            <w:rPr>
              <w:color w:val="000000"/>
            </w:rPr>
            <w:t>Gomoto</w:t>
          </w:r>
          <w:proofErr w:type="spellEnd"/>
          <w:r w:rsidRPr="004C245F">
            <w:rPr>
              <w:color w:val="000000"/>
            </w:rPr>
            <w:t xml:space="preserve"> R, Huang B, </w:t>
          </w:r>
          <w:proofErr w:type="spellStart"/>
          <w:r w:rsidRPr="004C245F">
            <w:rPr>
              <w:color w:val="000000"/>
            </w:rPr>
            <w:t>Onuchic</w:t>
          </w:r>
          <w:proofErr w:type="spellEnd"/>
          <w:r w:rsidRPr="004C245F">
            <w:rPr>
              <w:color w:val="000000"/>
            </w:rPr>
            <w:t xml:space="preserve"> J, Ben-Jacob E. </w:t>
          </w:r>
          <w:proofErr w:type="spellStart"/>
          <w:r w:rsidRPr="004C245F">
            <w:rPr>
              <w:color w:val="000000"/>
            </w:rPr>
            <w:t>Tristability</w:t>
          </w:r>
          <w:proofErr w:type="spellEnd"/>
          <w:r w:rsidRPr="004C245F">
            <w:rPr>
              <w:color w:val="000000"/>
            </w:rPr>
            <w:t xml:space="preserve"> in Cancer-Associated MicroRNA-TF Chimera Toggle Switch. J Phys Chem B. 2013;117(42):13164–74.</w:t>
          </w:r>
        </w:p>
        <w:p w14:paraId="22402602" w14:textId="77777777" w:rsidR="004C245F" w:rsidRPr="004C245F" w:rsidRDefault="004C245F">
          <w:pPr>
            <w:pStyle w:val="csl-entry"/>
            <w:divId w:val="688604701"/>
            <w:rPr>
              <w:color w:val="000000"/>
            </w:rPr>
          </w:pPr>
          <w:r w:rsidRPr="004C245F">
            <w:rPr>
              <w:color w:val="000000"/>
            </w:rPr>
            <w:t xml:space="preserve">48. Kovac S, </w:t>
          </w:r>
          <w:proofErr w:type="spellStart"/>
          <w:r w:rsidRPr="004C245F">
            <w:rPr>
              <w:color w:val="000000"/>
            </w:rPr>
            <w:t>Angelova</w:t>
          </w:r>
          <w:proofErr w:type="spellEnd"/>
          <w:r w:rsidRPr="004C245F">
            <w:rPr>
              <w:color w:val="000000"/>
            </w:rPr>
            <w:t xml:space="preserve"> PR, </w:t>
          </w:r>
          <w:proofErr w:type="spellStart"/>
          <w:r w:rsidRPr="004C245F">
            <w:rPr>
              <w:color w:val="000000"/>
            </w:rPr>
            <w:t>Holmström</w:t>
          </w:r>
          <w:proofErr w:type="spellEnd"/>
          <w:r w:rsidRPr="004C245F">
            <w:rPr>
              <w:color w:val="000000"/>
            </w:rPr>
            <w:t xml:space="preserve"> KM, Zhang Y, </w:t>
          </w:r>
          <w:proofErr w:type="spellStart"/>
          <w:r w:rsidRPr="004C245F">
            <w:rPr>
              <w:color w:val="000000"/>
            </w:rPr>
            <w:t>Dinkova-Kostova</w:t>
          </w:r>
          <w:proofErr w:type="spellEnd"/>
          <w:r w:rsidRPr="004C245F">
            <w:rPr>
              <w:color w:val="000000"/>
            </w:rPr>
            <w:t xml:space="preserve"> AT, Abramov AY. Nrf2 regulates ROS production by mitochondria and NADPH oxidase. </w:t>
          </w:r>
          <w:proofErr w:type="spellStart"/>
          <w:r w:rsidRPr="004C245F">
            <w:rPr>
              <w:color w:val="000000"/>
            </w:rPr>
            <w:t>Biochimica</w:t>
          </w:r>
          <w:proofErr w:type="spellEnd"/>
          <w:r w:rsidRPr="004C245F">
            <w:rPr>
              <w:color w:val="000000"/>
            </w:rPr>
            <w:t xml:space="preserve"> Et </w:t>
          </w:r>
          <w:proofErr w:type="spellStart"/>
          <w:r w:rsidRPr="004C245F">
            <w:rPr>
              <w:color w:val="000000"/>
            </w:rPr>
            <w:t>Biophysica</w:t>
          </w:r>
          <w:proofErr w:type="spellEnd"/>
          <w:r w:rsidRPr="004C245F">
            <w:rPr>
              <w:color w:val="000000"/>
            </w:rPr>
            <w:t xml:space="preserve"> Acta </w:t>
          </w:r>
          <w:proofErr w:type="spellStart"/>
          <w:r w:rsidRPr="004C245F">
            <w:rPr>
              <w:color w:val="000000"/>
            </w:rPr>
            <w:t>Bba</w:t>
          </w:r>
          <w:proofErr w:type="spellEnd"/>
          <w:r w:rsidRPr="004C245F">
            <w:rPr>
              <w:color w:val="000000"/>
            </w:rPr>
            <w:t xml:space="preserve"> - Gen Subj. 2015;1850(4):794–801.</w:t>
          </w:r>
        </w:p>
        <w:p w14:paraId="11FEE25C" w14:textId="77777777" w:rsidR="004C245F" w:rsidRPr="004C245F" w:rsidRDefault="004C245F">
          <w:pPr>
            <w:pStyle w:val="csl-entry"/>
            <w:divId w:val="688604701"/>
            <w:rPr>
              <w:color w:val="000000"/>
            </w:rPr>
          </w:pPr>
          <w:r w:rsidRPr="004C245F">
            <w:rPr>
              <w:color w:val="000000"/>
            </w:rPr>
            <w:t>49. He F, Ru X, Wen T. NRF2, a Transcription Factor for Stress Response and Beyond. Int J Mol Sci. 2020;21(13):4777.</w:t>
          </w:r>
        </w:p>
        <w:p w14:paraId="7A3EAFC5" w14:textId="77777777" w:rsidR="004C245F" w:rsidRPr="004C245F" w:rsidRDefault="004C245F">
          <w:pPr>
            <w:pStyle w:val="csl-entry"/>
            <w:divId w:val="688604701"/>
            <w:rPr>
              <w:color w:val="000000"/>
            </w:rPr>
          </w:pPr>
          <w:r w:rsidRPr="004C245F">
            <w:rPr>
              <w:color w:val="000000"/>
            </w:rPr>
            <w:t>50. Li N, Muthusamy S, Liang R, Sarojini H, Wang E. Increased expression of miR-34a and miR-93 in rat liver during aging, and their impact on the expression of Mgst1 and Sirt1. Mech Ageing Dev. 2011;132(3):75–85.</w:t>
          </w:r>
        </w:p>
        <w:p w14:paraId="51EA1C4A" w14:textId="77777777" w:rsidR="004C245F" w:rsidRPr="004C245F" w:rsidRDefault="004C245F">
          <w:pPr>
            <w:pStyle w:val="csl-entry"/>
            <w:divId w:val="688604701"/>
            <w:rPr>
              <w:color w:val="000000"/>
            </w:rPr>
          </w:pPr>
          <w:r w:rsidRPr="004C245F">
            <w:rPr>
              <w:color w:val="000000"/>
            </w:rPr>
            <w:t>51. Bai XY, Ma Y, Ding R, Fu B, Shi S, Chen XM. miR-335 and miR-34a Promote Renal Senescence by Suppressing Mitochondrial Antioxidative Enzymes. J Am Soc Nephrol. 2011;22(7):1252–61.</w:t>
          </w:r>
        </w:p>
        <w:p w14:paraId="1D4C2950" w14:textId="77777777" w:rsidR="004C245F" w:rsidRPr="004C245F" w:rsidRDefault="004C245F">
          <w:pPr>
            <w:pStyle w:val="csl-entry"/>
            <w:divId w:val="688604701"/>
            <w:rPr>
              <w:color w:val="000000"/>
            </w:rPr>
          </w:pPr>
          <w:r w:rsidRPr="004C245F">
            <w:rPr>
              <w:color w:val="000000"/>
            </w:rPr>
            <w:t xml:space="preserve">52. Navarro F, Lieberman J. miR-34 and p53: New Insights into a Complex Functional Relationship. </w:t>
          </w:r>
          <w:proofErr w:type="spellStart"/>
          <w:r w:rsidRPr="004C245F">
            <w:rPr>
              <w:color w:val="000000"/>
            </w:rPr>
            <w:t>Plos</w:t>
          </w:r>
          <w:proofErr w:type="spellEnd"/>
          <w:r w:rsidRPr="004C245F">
            <w:rPr>
              <w:color w:val="000000"/>
            </w:rPr>
            <w:t xml:space="preserve"> One. 2015;10(7):e0132767.</w:t>
          </w:r>
        </w:p>
        <w:p w14:paraId="0DD9A128" w14:textId="77777777" w:rsidR="004C245F" w:rsidRPr="004C245F" w:rsidRDefault="004C245F">
          <w:pPr>
            <w:pStyle w:val="csl-entry"/>
            <w:divId w:val="688604701"/>
            <w:rPr>
              <w:color w:val="000000"/>
            </w:rPr>
          </w:pPr>
          <w:r w:rsidRPr="004C245F">
            <w:rPr>
              <w:color w:val="000000"/>
            </w:rPr>
            <w:t xml:space="preserve">53. </w:t>
          </w:r>
          <w:proofErr w:type="spellStart"/>
          <w:r w:rsidRPr="004C245F">
            <w:rPr>
              <w:color w:val="000000"/>
            </w:rPr>
            <w:t>Italiano</w:t>
          </w:r>
          <w:proofErr w:type="spellEnd"/>
          <w:r w:rsidRPr="004C245F">
            <w:rPr>
              <w:color w:val="000000"/>
            </w:rPr>
            <w:t xml:space="preserve"> D, Lena AM, </w:t>
          </w:r>
          <w:proofErr w:type="spellStart"/>
          <w:r w:rsidRPr="004C245F">
            <w:rPr>
              <w:color w:val="000000"/>
            </w:rPr>
            <w:t>Melino</w:t>
          </w:r>
          <w:proofErr w:type="spellEnd"/>
          <w:r w:rsidRPr="004C245F">
            <w:rPr>
              <w:color w:val="000000"/>
            </w:rPr>
            <w:t xml:space="preserve"> G, Candi E. Identification of NCF2/p67phox as a novel p53 target gene. Cell Cycle. 2012;11(24):4589–96.</w:t>
          </w:r>
        </w:p>
        <w:p w14:paraId="71082CC2" w14:textId="77777777" w:rsidR="004C245F" w:rsidRPr="004C245F" w:rsidRDefault="004C245F">
          <w:pPr>
            <w:pStyle w:val="csl-entry"/>
            <w:divId w:val="688604701"/>
            <w:rPr>
              <w:color w:val="000000"/>
            </w:rPr>
          </w:pPr>
          <w:r w:rsidRPr="004C245F">
            <w:rPr>
              <w:color w:val="000000"/>
            </w:rPr>
            <w:t xml:space="preserve">54. Chou HL, Fong Y, Wei CK, Tsai EM, Chen JYF, Chang WT, et al. A Quinone-Containing Compound Enhances </w:t>
          </w:r>
          <w:proofErr w:type="spellStart"/>
          <w:r w:rsidRPr="004C245F">
            <w:rPr>
              <w:color w:val="000000"/>
            </w:rPr>
            <w:t>Camptothecin</w:t>
          </w:r>
          <w:proofErr w:type="spellEnd"/>
          <w:r w:rsidRPr="004C245F">
            <w:rPr>
              <w:color w:val="000000"/>
            </w:rPr>
            <w:t xml:space="preserve">-Induced Apoptosis of Lung Cancer Through Modulating Endogenous ROS and ERK Signaling. Arch Immunol </w:t>
          </w:r>
          <w:proofErr w:type="spellStart"/>
          <w:r w:rsidRPr="004C245F">
            <w:rPr>
              <w:color w:val="000000"/>
            </w:rPr>
            <w:t>Ther</w:t>
          </w:r>
          <w:proofErr w:type="spellEnd"/>
          <w:r w:rsidRPr="004C245F">
            <w:rPr>
              <w:color w:val="000000"/>
            </w:rPr>
            <w:t xml:space="preserve"> Ex. 2017;65(3):241–52.</w:t>
          </w:r>
        </w:p>
        <w:p w14:paraId="61A9F547" w14:textId="77777777" w:rsidR="004C245F" w:rsidRPr="004C245F" w:rsidRDefault="004C245F">
          <w:pPr>
            <w:pStyle w:val="csl-entry"/>
            <w:divId w:val="688604701"/>
            <w:rPr>
              <w:color w:val="000000"/>
            </w:rPr>
          </w:pPr>
          <w:r w:rsidRPr="004C245F">
            <w:rPr>
              <w:color w:val="000000"/>
            </w:rPr>
            <w:t xml:space="preserve">55. </w:t>
          </w:r>
          <w:proofErr w:type="spellStart"/>
          <w:r w:rsidRPr="004C245F">
            <w:rPr>
              <w:color w:val="000000"/>
            </w:rPr>
            <w:t>Serocki</w:t>
          </w:r>
          <w:proofErr w:type="spellEnd"/>
          <w:r w:rsidRPr="004C245F">
            <w:rPr>
              <w:color w:val="000000"/>
            </w:rPr>
            <w:t xml:space="preserve"> M, </w:t>
          </w:r>
          <w:proofErr w:type="spellStart"/>
          <w:r w:rsidRPr="004C245F">
            <w:rPr>
              <w:color w:val="000000"/>
            </w:rPr>
            <w:t>Bartoszewska</w:t>
          </w:r>
          <w:proofErr w:type="spellEnd"/>
          <w:r w:rsidRPr="004C245F">
            <w:rPr>
              <w:color w:val="000000"/>
            </w:rPr>
            <w:t xml:space="preserve"> S, </w:t>
          </w:r>
          <w:proofErr w:type="spellStart"/>
          <w:r w:rsidRPr="004C245F">
            <w:rPr>
              <w:color w:val="000000"/>
            </w:rPr>
            <w:t>Janaszak-Jasiecka</w:t>
          </w:r>
          <w:proofErr w:type="spellEnd"/>
          <w:r w:rsidRPr="004C245F">
            <w:rPr>
              <w:color w:val="000000"/>
            </w:rPr>
            <w:t xml:space="preserve"> A, </w:t>
          </w:r>
          <w:proofErr w:type="spellStart"/>
          <w:r w:rsidRPr="004C245F">
            <w:rPr>
              <w:color w:val="000000"/>
            </w:rPr>
            <w:t>Ochocka</w:t>
          </w:r>
          <w:proofErr w:type="spellEnd"/>
          <w:r w:rsidRPr="004C245F">
            <w:rPr>
              <w:color w:val="000000"/>
            </w:rPr>
            <w:t xml:space="preserve"> RJ, </w:t>
          </w:r>
          <w:proofErr w:type="spellStart"/>
          <w:r w:rsidRPr="004C245F">
            <w:rPr>
              <w:color w:val="000000"/>
            </w:rPr>
            <w:t>Collawn</w:t>
          </w:r>
          <w:proofErr w:type="spellEnd"/>
          <w:r w:rsidRPr="004C245F">
            <w:rPr>
              <w:color w:val="000000"/>
            </w:rPr>
            <w:t xml:space="preserve"> JF, Bartoszewski R. miRNAs regulate the HIF switch during hypoxia: a novel therapeutic target. Angiogenesis. 2018;21(2):183–202.</w:t>
          </w:r>
        </w:p>
        <w:p w14:paraId="503386B9" w14:textId="77777777" w:rsidR="004C245F" w:rsidRPr="004C245F" w:rsidRDefault="004C245F">
          <w:pPr>
            <w:pStyle w:val="csl-entry"/>
            <w:divId w:val="688604701"/>
            <w:rPr>
              <w:color w:val="000000"/>
            </w:rPr>
          </w:pPr>
          <w:r w:rsidRPr="004C245F">
            <w:rPr>
              <w:color w:val="000000"/>
            </w:rPr>
            <w:t>56. Shang Y, Chen H, Ye J, Wei X, Liu S, Wang R. HIF-1α/Ascl2/miR-200b regulatory feedback circuit modulated the epithelial-mesenchymal transition (EMT) in colorectal cancer cells. Exp Cell Res. 2017;360(2):243–56.</w:t>
          </w:r>
        </w:p>
        <w:p w14:paraId="63C4508E" w14:textId="77777777" w:rsidR="004C245F" w:rsidRPr="004C245F" w:rsidRDefault="004C245F">
          <w:pPr>
            <w:pStyle w:val="csl-entry"/>
            <w:divId w:val="688604701"/>
            <w:rPr>
              <w:color w:val="000000"/>
            </w:rPr>
          </w:pPr>
          <w:r w:rsidRPr="004C245F">
            <w:rPr>
              <w:color w:val="000000"/>
            </w:rPr>
            <w:t xml:space="preserve">57. Byun Y, Choi YC, </w:t>
          </w:r>
          <w:proofErr w:type="spellStart"/>
          <w:r w:rsidRPr="004C245F">
            <w:rPr>
              <w:color w:val="000000"/>
            </w:rPr>
            <w:t>Jeong</w:t>
          </w:r>
          <w:proofErr w:type="spellEnd"/>
          <w:r w:rsidRPr="004C245F">
            <w:rPr>
              <w:color w:val="000000"/>
            </w:rPr>
            <w:t xml:space="preserve"> Y, Lee G, Yoon S, </w:t>
          </w:r>
          <w:proofErr w:type="spellStart"/>
          <w:r w:rsidRPr="004C245F">
            <w:rPr>
              <w:color w:val="000000"/>
            </w:rPr>
            <w:t>Jeong</w:t>
          </w:r>
          <w:proofErr w:type="spellEnd"/>
          <w:r w:rsidRPr="004C245F">
            <w:rPr>
              <w:color w:val="000000"/>
            </w:rPr>
            <w:t xml:space="preserve"> Y, et al. MiR-200c downregulates HIF-1α and inhibits migration of lung cancer cells. Cell Mol Biol Lett. 2019;24(1):28.</w:t>
          </w:r>
        </w:p>
        <w:p w14:paraId="7D534042" w14:textId="77777777" w:rsidR="004C245F" w:rsidRPr="004C245F" w:rsidRDefault="004C245F">
          <w:pPr>
            <w:pStyle w:val="csl-entry"/>
            <w:divId w:val="688604701"/>
            <w:rPr>
              <w:color w:val="000000"/>
            </w:rPr>
          </w:pPr>
          <w:r w:rsidRPr="004C245F">
            <w:rPr>
              <w:color w:val="000000"/>
            </w:rPr>
            <w:t xml:space="preserve">58. Xu X, Tan X, </w:t>
          </w:r>
          <w:proofErr w:type="spellStart"/>
          <w:r w:rsidRPr="004C245F">
            <w:rPr>
              <w:color w:val="000000"/>
            </w:rPr>
            <w:t>Tampe</w:t>
          </w:r>
          <w:proofErr w:type="spellEnd"/>
          <w:r w:rsidRPr="004C245F">
            <w:rPr>
              <w:color w:val="000000"/>
            </w:rPr>
            <w:t xml:space="preserve"> B, Sanchez E, </w:t>
          </w:r>
          <w:proofErr w:type="spellStart"/>
          <w:r w:rsidRPr="004C245F">
            <w:rPr>
              <w:color w:val="000000"/>
            </w:rPr>
            <w:t>Zeisberg</w:t>
          </w:r>
          <w:proofErr w:type="spellEnd"/>
          <w:r w:rsidRPr="004C245F">
            <w:rPr>
              <w:color w:val="000000"/>
            </w:rPr>
            <w:t xml:space="preserve"> M, </w:t>
          </w:r>
          <w:proofErr w:type="spellStart"/>
          <w:r w:rsidRPr="004C245F">
            <w:rPr>
              <w:color w:val="000000"/>
            </w:rPr>
            <w:t>Zeisberg</w:t>
          </w:r>
          <w:proofErr w:type="spellEnd"/>
          <w:r w:rsidRPr="004C245F">
            <w:rPr>
              <w:color w:val="000000"/>
            </w:rPr>
            <w:t xml:space="preserve"> EM. Snail Is a Direct Target of Hypoxia-inducible Factor 1α (HIF1α) in Hypoxia-induced Endothelial to Mesenchymal Transition of Human Coronary Endothelial Cells*. J Biol Chem. 2015;290(27):16653–64.</w:t>
          </w:r>
        </w:p>
        <w:p w14:paraId="7DD51AA9" w14:textId="77777777" w:rsidR="004C245F" w:rsidRPr="004C245F" w:rsidRDefault="004C245F">
          <w:pPr>
            <w:pStyle w:val="csl-entry"/>
            <w:divId w:val="688604701"/>
            <w:rPr>
              <w:color w:val="000000"/>
            </w:rPr>
          </w:pPr>
          <w:r w:rsidRPr="004C245F">
            <w:rPr>
              <w:color w:val="000000"/>
            </w:rPr>
            <w:t xml:space="preserve">59. Chou CC, Lee KH, Lai IL, Wang D, Mo X, </w:t>
          </w:r>
          <w:proofErr w:type="spellStart"/>
          <w:r w:rsidRPr="004C245F">
            <w:rPr>
              <w:color w:val="000000"/>
            </w:rPr>
            <w:t>Kulp</w:t>
          </w:r>
          <w:proofErr w:type="spellEnd"/>
          <w:r w:rsidRPr="004C245F">
            <w:rPr>
              <w:color w:val="000000"/>
            </w:rPr>
            <w:t xml:space="preserve"> SK, et al. AMPK Reverses the Mesenchymal Phenotype of Cancer Cells by Targeting the Akt–MDM2–Foxo3a Signaling Axis. Cancer Res. 2014;74(17):4783–95.</w:t>
          </w:r>
        </w:p>
        <w:p w14:paraId="736CBACE" w14:textId="77777777" w:rsidR="004C245F" w:rsidRPr="004C245F" w:rsidRDefault="004C245F">
          <w:pPr>
            <w:pStyle w:val="csl-entry"/>
            <w:divId w:val="688604701"/>
            <w:rPr>
              <w:color w:val="000000"/>
            </w:rPr>
          </w:pPr>
          <w:r w:rsidRPr="004C245F">
            <w:rPr>
              <w:color w:val="000000"/>
            </w:rPr>
            <w:t xml:space="preserve">60. Ohshima J, Wang Q, </w:t>
          </w:r>
          <w:proofErr w:type="spellStart"/>
          <w:r w:rsidRPr="004C245F">
            <w:rPr>
              <w:color w:val="000000"/>
            </w:rPr>
            <w:t>Fitzsimonds</w:t>
          </w:r>
          <w:proofErr w:type="spellEnd"/>
          <w:r w:rsidRPr="004C245F">
            <w:rPr>
              <w:color w:val="000000"/>
            </w:rPr>
            <w:t xml:space="preserve"> ZR, Miller DP, </w:t>
          </w:r>
          <w:proofErr w:type="spellStart"/>
          <w:r w:rsidRPr="004C245F">
            <w:rPr>
              <w:color w:val="000000"/>
            </w:rPr>
            <w:t>Sztukowska</w:t>
          </w:r>
          <w:proofErr w:type="spellEnd"/>
          <w:r w:rsidRPr="004C245F">
            <w:rPr>
              <w:color w:val="000000"/>
            </w:rPr>
            <w:t xml:space="preserve"> MN, Jung YJ, et al. Streptococcus </w:t>
          </w:r>
          <w:proofErr w:type="spellStart"/>
          <w:r w:rsidRPr="004C245F">
            <w:rPr>
              <w:color w:val="000000"/>
            </w:rPr>
            <w:t>gordonii</w:t>
          </w:r>
          <w:proofErr w:type="spellEnd"/>
          <w:r w:rsidRPr="004C245F">
            <w:rPr>
              <w:color w:val="000000"/>
            </w:rPr>
            <w:t xml:space="preserve"> programs epithelial cells to resist ZEB2 induction by </w:t>
          </w:r>
          <w:proofErr w:type="spellStart"/>
          <w:r w:rsidRPr="004C245F">
            <w:rPr>
              <w:color w:val="000000"/>
            </w:rPr>
            <w:t>Porphyromonas</w:t>
          </w:r>
          <w:proofErr w:type="spellEnd"/>
          <w:r w:rsidRPr="004C245F">
            <w:rPr>
              <w:color w:val="000000"/>
            </w:rPr>
            <w:t xml:space="preserve"> </w:t>
          </w:r>
          <w:proofErr w:type="spellStart"/>
          <w:r w:rsidRPr="004C245F">
            <w:rPr>
              <w:color w:val="000000"/>
            </w:rPr>
            <w:t>gingivalis</w:t>
          </w:r>
          <w:proofErr w:type="spellEnd"/>
          <w:r w:rsidRPr="004C245F">
            <w:rPr>
              <w:color w:val="000000"/>
            </w:rPr>
            <w:t xml:space="preserve">. Proc National </w:t>
          </w:r>
          <w:proofErr w:type="spellStart"/>
          <w:r w:rsidRPr="004C245F">
            <w:rPr>
              <w:color w:val="000000"/>
            </w:rPr>
            <w:t>Acad</w:t>
          </w:r>
          <w:proofErr w:type="spellEnd"/>
          <w:r w:rsidRPr="004C245F">
            <w:rPr>
              <w:color w:val="000000"/>
            </w:rPr>
            <w:t xml:space="preserve"> Sci. 2019;116(17):201900101.</w:t>
          </w:r>
        </w:p>
        <w:p w14:paraId="2D4762F4" w14:textId="77777777" w:rsidR="004C245F" w:rsidRPr="004C245F" w:rsidRDefault="004C245F">
          <w:pPr>
            <w:pStyle w:val="csl-entry"/>
            <w:divId w:val="688604701"/>
            <w:rPr>
              <w:color w:val="000000"/>
            </w:rPr>
          </w:pPr>
          <w:r w:rsidRPr="004C245F">
            <w:rPr>
              <w:color w:val="000000"/>
            </w:rPr>
            <w:t xml:space="preserve">61. Dong T, Zhang Y, Chen Y, Liu P, </w:t>
          </w:r>
          <w:proofErr w:type="gramStart"/>
          <w:r w:rsidRPr="004C245F">
            <w:rPr>
              <w:color w:val="000000"/>
            </w:rPr>
            <w:t>An</w:t>
          </w:r>
          <w:proofErr w:type="gramEnd"/>
          <w:r w:rsidRPr="004C245F">
            <w:rPr>
              <w:color w:val="000000"/>
            </w:rPr>
            <w:t xml:space="preserve"> T, Zhang J, et al. FOXO1 inhibits the invasion and metastasis of hepatocellular carcinoma by reversing ZEB2-induced epithelial-mesenchymal transition. </w:t>
          </w:r>
          <w:proofErr w:type="spellStart"/>
          <w:r w:rsidRPr="004C245F">
            <w:rPr>
              <w:color w:val="000000"/>
            </w:rPr>
            <w:t>Oncotarget</w:t>
          </w:r>
          <w:proofErr w:type="spellEnd"/>
          <w:r w:rsidRPr="004C245F">
            <w:rPr>
              <w:color w:val="000000"/>
            </w:rPr>
            <w:t>. 2016;8(1):1703–13.</w:t>
          </w:r>
        </w:p>
        <w:p w14:paraId="26ABF6B2" w14:textId="77777777" w:rsidR="004C245F" w:rsidRPr="004C245F" w:rsidRDefault="004C245F">
          <w:pPr>
            <w:pStyle w:val="csl-entry"/>
            <w:divId w:val="688604701"/>
            <w:rPr>
              <w:color w:val="000000"/>
            </w:rPr>
          </w:pPr>
          <w:r w:rsidRPr="004C245F">
            <w:rPr>
              <w:color w:val="000000"/>
            </w:rPr>
            <w:t xml:space="preserve">62. Huang W, Cao J, Liu X, Meng F, Li M, Chen B, et al. AMPK Plays a Dual Role in Regulation of CREB/BDNF Pathway in Mouse Primary Hippocampal Cells. J Mol </w:t>
          </w:r>
          <w:proofErr w:type="spellStart"/>
          <w:r w:rsidRPr="004C245F">
            <w:rPr>
              <w:color w:val="000000"/>
            </w:rPr>
            <w:t>Neurosci</w:t>
          </w:r>
          <w:proofErr w:type="spellEnd"/>
          <w:r w:rsidRPr="004C245F">
            <w:rPr>
              <w:color w:val="000000"/>
            </w:rPr>
            <w:t>. 2015;56(4):782–8.</w:t>
          </w:r>
        </w:p>
        <w:p w14:paraId="2E23CC27" w14:textId="77777777" w:rsidR="004C245F" w:rsidRPr="004C245F" w:rsidRDefault="004C245F">
          <w:pPr>
            <w:pStyle w:val="csl-entry"/>
            <w:divId w:val="688604701"/>
            <w:rPr>
              <w:color w:val="000000"/>
            </w:rPr>
          </w:pPr>
          <w:r w:rsidRPr="004C245F">
            <w:rPr>
              <w:color w:val="000000"/>
            </w:rPr>
            <w:t xml:space="preserve">63. </w:t>
          </w:r>
          <w:proofErr w:type="spellStart"/>
          <w:r w:rsidRPr="004C245F">
            <w:rPr>
              <w:color w:val="000000"/>
            </w:rPr>
            <w:t>Jin</w:t>
          </w:r>
          <w:proofErr w:type="spellEnd"/>
          <w:r w:rsidRPr="004C245F">
            <w:rPr>
              <w:color w:val="000000"/>
            </w:rPr>
            <w:t xml:space="preserve"> H, </w:t>
          </w:r>
          <w:proofErr w:type="spellStart"/>
          <w:r w:rsidRPr="004C245F">
            <w:rPr>
              <w:color w:val="000000"/>
            </w:rPr>
            <w:t>Xue</w:t>
          </w:r>
          <w:proofErr w:type="spellEnd"/>
          <w:r w:rsidRPr="004C245F">
            <w:rPr>
              <w:color w:val="000000"/>
            </w:rPr>
            <w:t xml:space="preserve"> L, Mo L, Zhang D, Guo X, Xu J, et al. Downregulation of miR-200c stabilizes XIAP mRNA and contributes to invasion and lung metastasis of bladder cancer. Cell </w:t>
          </w:r>
          <w:proofErr w:type="spellStart"/>
          <w:r w:rsidRPr="004C245F">
            <w:rPr>
              <w:color w:val="000000"/>
            </w:rPr>
            <w:t>Adhes</w:t>
          </w:r>
          <w:proofErr w:type="spellEnd"/>
          <w:r w:rsidRPr="004C245F">
            <w:rPr>
              <w:color w:val="000000"/>
            </w:rPr>
            <w:t xml:space="preserve"> </w:t>
          </w:r>
          <w:proofErr w:type="spellStart"/>
          <w:r w:rsidRPr="004C245F">
            <w:rPr>
              <w:color w:val="000000"/>
            </w:rPr>
            <w:t>Migr</w:t>
          </w:r>
          <w:proofErr w:type="spellEnd"/>
          <w:r w:rsidRPr="004C245F">
            <w:rPr>
              <w:color w:val="000000"/>
            </w:rPr>
            <w:t>. 2019;13(1):236–48.</w:t>
          </w:r>
        </w:p>
        <w:p w14:paraId="2E5BC491" w14:textId="77777777" w:rsidR="004C245F" w:rsidRPr="004C245F" w:rsidRDefault="004C245F">
          <w:pPr>
            <w:pStyle w:val="csl-entry"/>
            <w:divId w:val="688604701"/>
            <w:rPr>
              <w:color w:val="000000"/>
            </w:rPr>
          </w:pPr>
          <w:r w:rsidRPr="004C245F">
            <w:rPr>
              <w:color w:val="000000"/>
            </w:rPr>
            <w:t xml:space="preserve">64. </w:t>
          </w:r>
          <w:proofErr w:type="spellStart"/>
          <w:r w:rsidRPr="004C245F">
            <w:rPr>
              <w:color w:val="000000"/>
            </w:rPr>
            <w:t>Janin</w:t>
          </w:r>
          <w:proofErr w:type="spellEnd"/>
          <w:r w:rsidRPr="004C245F">
            <w:rPr>
              <w:color w:val="000000"/>
            </w:rPr>
            <w:t xml:space="preserve"> M, </w:t>
          </w:r>
          <w:proofErr w:type="spellStart"/>
          <w:r w:rsidRPr="004C245F">
            <w:rPr>
              <w:color w:val="000000"/>
            </w:rPr>
            <w:t>Esteller</w:t>
          </w:r>
          <w:proofErr w:type="spellEnd"/>
          <w:r w:rsidRPr="004C245F">
            <w:rPr>
              <w:color w:val="000000"/>
            </w:rPr>
            <w:t xml:space="preserve"> M. Oncometabolite Accumulation and Epithelial-to-Mesenchymal Transition: The Turn of Fumarate. Cell </w:t>
          </w:r>
          <w:proofErr w:type="spellStart"/>
          <w:r w:rsidRPr="004C245F">
            <w:rPr>
              <w:color w:val="000000"/>
            </w:rPr>
            <w:t>Metab</w:t>
          </w:r>
          <w:proofErr w:type="spellEnd"/>
          <w:r w:rsidRPr="004C245F">
            <w:rPr>
              <w:color w:val="000000"/>
            </w:rPr>
            <w:t>. 2016;24(4):529–30.</w:t>
          </w:r>
        </w:p>
        <w:p w14:paraId="1190C4B2" w14:textId="77777777" w:rsidR="004C245F" w:rsidRPr="004C245F" w:rsidRDefault="004C245F">
          <w:pPr>
            <w:pStyle w:val="csl-entry"/>
            <w:divId w:val="688604701"/>
            <w:rPr>
              <w:color w:val="000000"/>
            </w:rPr>
          </w:pPr>
          <w:r w:rsidRPr="004C245F">
            <w:rPr>
              <w:color w:val="000000"/>
            </w:rPr>
            <w:t>65. Zhang Q, Zheng S, Wang S, Wang W, Xing H, Xu S. Chlorpyrifos induced oxidative stress to promote apoptosis and autophagy through the regulation of miR-19a-AMPK axis in common carp. Fish Shellfish Immun. 2019;93:1093–9.</w:t>
          </w:r>
        </w:p>
        <w:p w14:paraId="79D6A838" w14:textId="77777777" w:rsidR="004C245F" w:rsidRPr="004C245F" w:rsidRDefault="004C245F">
          <w:pPr>
            <w:pStyle w:val="csl-entry"/>
            <w:divId w:val="688604701"/>
            <w:rPr>
              <w:color w:val="000000"/>
            </w:rPr>
          </w:pPr>
          <w:r w:rsidRPr="004C245F">
            <w:rPr>
              <w:color w:val="000000"/>
            </w:rPr>
            <w:t xml:space="preserve">66. Thomson DM, </w:t>
          </w:r>
          <w:proofErr w:type="spellStart"/>
          <w:r w:rsidRPr="004C245F">
            <w:rPr>
              <w:color w:val="000000"/>
            </w:rPr>
            <w:t>Herway</w:t>
          </w:r>
          <w:proofErr w:type="spellEnd"/>
          <w:r w:rsidRPr="004C245F">
            <w:rPr>
              <w:color w:val="000000"/>
            </w:rPr>
            <w:t xml:space="preserve"> ST, Fillmore N, Kim H, Brown JD, Barrow JR, et al. AMP-activated protein kinase phosphorylates transcription factors of the CREB family. J Appl Physiol. 2008;104(2):429–38.</w:t>
          </w:r>
        </w:p>
        <w:p w14:paraId="3B005817" w14:textId="77777777" w:rsidR="004C245F" w:rsidRPr="004C245F" w:rsidRDefault="004C245F">
          <w:pPr>
            <w:pStyle w:val="csl-entry"/>
            <w:divId w:val="688604701"/>
            <w:rPr>
              <w:color w:val="000000"/>
            </w:rPr>
          </w:pPr>
          <w:r w:rsidRPr="004C245F">
            <w:rPr>
              <w:color w:val="000000"/>
            </w:rPr>
            <w:t xml:space="preserve">67. </w:t>
          </w:r>
          <w:proofErr w:type="spellStart"/>
          <w:r w:rsidRPr="004C245F">
            <w:rPr>
              <w:color w:val="000000"/>
            </w:rPr>
            <w:t>Muralidharan</w:t>
          </w:r>
          <w:proofErr w:type="spellEnd"/>
          <w:r w:rsidRPr="004C245F">
            <w:rPr>
              <w:color w:val="000000"/>
            </w:rPr>
            <w:t xml:space="preserve"> S, Sahoo S, </w:t>
          </w:r>
          <w:proofErr w:type="spellStart"/>
          <w:r w:rsidRPr="004C245F">
            <w:rPr>
              <w:color w:val="000000"/>
            </w:rPr>
            <w:t>Saha</w:t>
          </w:r>
          <w:proofErr w:type="spellEnd"/>
          <w:r w:rsidRPr="004C245F">
            <w:rPr>
              <w:color w:val="000000"/>
            </w:rPr>
            <w:t xml:space="preserve"> A, Chandran S, Majumdar SS, Mandal S, et al. Quantifying the Patterns of Metabolic Plasticity and Heterogeneity along the Epithelial–Hybrid–Mesenchymal Spectrum in Cancer. </w:t>
          </w:r>
          <w:proofErr w:type="spellStart"/>
          <w:r w:rsidRPr="004C245F">
            <w:rPr>
              <w:color w:val="000000"/>
            </w:rPr>
            <w:t>Biomol</w:t>
          </w:r>
          <w:proofErr w:type="spellEnd"/>
          <w:r w:rsidRPr="004C245F">
            <w:rPr>
              <w:color w:val="000000"/>
            </w:rPr>
            <w:t>. 2022;12(2):297.</w:t>
          </w:r>
        </w:p>
        <w:p w14:paraId="17404BFD" w14:textId="77777777" w:rsidR="004C245F" w:rsidRPr="004C245F" w:rsidRDefault="004C245F">
          <w:pPr>
            <w:pStyle w:val="csl-entry"/>
            <w:divId w:val="688604701"/>
            <w:rPr>
              <w:color w:val="000000"/>
            </w:rPr>
          </w:pPr>
          <w:r w:rsidRPr="004C245F">
            <w:rPr>
              <w:color w:val="000000"/>
            </w:rPr>
            <w:t>68. Tripathi S, Kessler DA, Levine H. Biological Networks Regulating Cell Fate Choice Are Minimally Frustrated. Phys Rev Lett. 2020;125(8):088101.</w:t>
          </w:r>
        </w:p>
        <w:p w14:paraId="18AFF664" w14:textId="77777777" w:rsidR="004C245F" w:rsidRPr="004C245F" w:rsidRDefault="004C245F">
          <w:pPr>
            <w:pStyle w:val="csl-entry"/>
            <w:divId w:val="688604701"/>
            <w:rPr>
              <w:color w:val="000000"/>
            </w:rPr>
          </w:pPr>
          <w:r w:rsidRPr="004C245F">
            <w:rPr>
              <w:color w:val="000000"/>
            </w:rPr>
            <w:t xml:space="preserve">69. Farris JC, </w:t>
          </w:r>
          <w:proofErr w:type="spellStart"/>
          <w:r w:rsidRPr="004C245F">
            <w:rPr>
              <w:color w:val="000000"/>
            </w:rPr>
            <w:t>Pifer</w:t>
          </w:r>
          <w:proofErr w:type="spellEnd"/>
          <w:r w:rsidRPr="004C245F">
            <w:rPr>
              <w:color w:val="000000"/>
            </w:rPr>
            <w:t xml:space="preserve"> PM, Zheng L, Gottlieb E, Denvir J, Frisch SM. </w:t>
          </w:r>
          <w:proofErr w:type="spellStart"/>
          <w:r w:rsidRPr="004C245F">
            <w:rPr>
              <w:color w:val="000000"/>
            </w:rPr>
            <w:t>Grainyhead</w:t>
          </w:r>
          <w:proofErr w:type="spellEnd"/>
          <w:r w:rsidRPr="004C245F">
            <w:rPr>
              <w:color w:val="000000"/>
            </w:rPr>
            <w:t xml:space="preserve">-like 2 Reverses the Metabolic Changes Induced by the Oncogenic Epithelial–Mesenchymal Transition: Effects on </w:t>
          </w:r>
          <w:proofErr w:type="spellStart"/>
          <w:r w:rsidRPr="004C245F">
            <w:rPr>
              <w:color w:val="000000"/>
            </w:rPr>
            <w:t>Anoikis</w:t>
          </w:r>
          <w:proofErr w:type="spellEnd"/>
          <w:r w:rsidRPr="004C245F">
            <w:rPr>
              <w:color w:val="000000"/>
            </w:rPr>
            <w:t>. Mol Cancer Res. 2016;14(6):528–38.</w:t>
          </w:r>
        </w:p>
        <w:p w14:paraId="318C06C3" w14:textId="77777777" w:rsidR="004C245F" w:rsidRPr="004C245F" w:rsidRDefault="004C245F">
          <w:pPr>
            <w:pStyle w:val="csl-entry"/>
            <w:divId w:val="688604701"/>
            <w:rPr>
              <w:color w:val="000000"/>
            </w:rPr>
          </w:pPr>
          <w:r w:rsidRPr="004C245F">
            <w:rPr>
              <w:color w:val="000000"/>
            </w:rPr>
            <w:t xml:space="preserve">70. </w:t>
          </w:r>
          <w:proofErr w:type="spellStart"/>
          <w:r w:rsidRPr="004C245F">
            <w:rPr>
              <w:color w:val="000000"/>
            </w:rPr>
            <w:t>Radisky</w:t>
          </w:r>
          <w:proofErr w:type="spellEnd"/>
          <w:r w:rsidRPr="004C245F">
            <w:rPr>
              <w:color w:val="000000"/>
            </w:rPr>
            <w:t xml:space="preserve"> DC, Levy DD, </w:t>
          </w:r>
          <w:proofErr w:type="spellStart"/>
          <w:r w:rsidRPr="004C245F">
            <w:rPr>
              <w:color w:val="000000"/>
            </w:rPr>
            <w:t>Littlepage</w:t>
          </w:r>
          <w:proofErr w:type="spellEnd"/>
          <w:r w:rsidRPr="004C245F">
            <w:rPr>
              <w:color w:val="000000"/>
            </w:rPr>
            <w:t xml:space="preserve"> LE, Liu H, Nelson CM, Fata JE, et al. Rac1b and reactive oxygen species mediate MMP-3-induced EMT and genomic instability. Nature. 2005;436(7047):123–7.</w:t>
          </w:r>
        </w:p>
        <w:p w14:paraId="63EC35AA" w14:textId="77777777" w:rsidR="004C245F" w:rsidRPr="004C245F" w:rsidRDefault="004C245F">
          <w:pPr>
            <w:pStyle w:val="csl-entry"/>
            <w:divId w:val="688604701"/>
            <w:rPr>
              <w:color w:val="000000"/>
            </w:rPr>
          </w:pPr>
          <w:r w:rsidRPr="004C245F">
            <w:rPr>
              <w:color w:val="000000"/>
            </w:rPr>
            <w:t xml:space="preserve">71. Mori K, Uchida T, Yoshie T, </w:t>
          </w:r>
          <w:proofErr w:type="spellStart"/>
          <w:r w:rsidRPr="004C245F">
            <w:rPr>
              <w:color w:val="000000"/>
            </w:rPr>
            <w:t>Mizote</w:t>
          </w:r>
          <w:proofErr w:type="spellEnd"/>
          <w:r w:rsidRPr="004C245F">
            <w:rPr>
              <w:color w:val="000000"/>
            </w:rPr>
            <w:t xml:space="preserve"> Y, Ishikawa F, </w:t>
          </w:r>
          <w:proofErr w:type="spellStart"/>
          <w:r w:rsidRPr="004C245F">
            <w:rPr>
              <w:color w:val="000000"/>
            </w:rPr>
            <w:t>Katsuyama</w:t>
          </w:r>
          <w:proofErr w:type="spellEnd"/>
          <w:r w:rsidRPr="004C245F">
            <w:rPr>
              <w:color w:val="000000"/>
            </w:rPr>
            <w:t xml:space="preserve"> M, et al. A mitochondrial ROS pathway controls matrix metalloproteinase 9 levels and invasive properties in RAS‐activated cancer cells. </w:t>
          </w:r>
          <w:proofErr w:type="spellStart"/>
          <w:r w:rsidRPr="004C245F">
            <w:rPr>
              <w:color w:val="000000"/>
            </w:rPr>
            <w:t>Febs</w:t>
          </w:r>
          <w:proofErr w:type="spellEnd"/>
          <w:r w:rsidRPr="004C245F">
            <w:rPr>
              <w:color w:val="000000"/>
            </w:rPr>
            <w:t xml:space="preserve"> J. 2019;286(3):459–78.</w:t>
          </w:r>
        </w:p>
        <w:p w14:paraId="77D397E4" w14:textId="77777777" w:rsidR="004C245F" w:rsidRPr="004C245F" w:rsidRDefault="004C245F">
          <w:pPr>
            <w:pStyle w:val="csl-entry"/>
            <w:divId w:val="688604701"/>
            <w:rPr>
              <w:color w:val="000000"/>
            </w:rPr>
          </w:pPr>
          <w:r w:rsidRPr="004C245F">
            <w:rPr>
              <w:color w:val="000000"/>
            </w:rPr>
            <w:t xml:space="preserve">72. Ishikawa K, Takenaga K, Akimoto M, </w:t>
          </w:r>
          <w:proofErr w:type="spellStart"/>
          <w:r w:rsidRPr="004C245F">
            <w:rPr>
              <w:color w:val="000000"/>
            </w:rPr>
            <w:t>Koshikawa</w:t>
          </w:r>
          <w:proofErr w:type="spellEnd"/>
          <w:r w:rsidRPr="004C245F">
            <w:rPr>
              <w:color w:val="000000"/>
            </w:rPr>
            <w:t xml:space="preserve"> N, Yamaguchi A, </w:t>
          </w:r>
          <w:proofErr w:type="spellStart"/>
          <w:r w:rsidRPr="004C245F">
            <w:rPr>
              <w:color w:val="000000"/>
            </w:rPr>
            <w:t>Imanishi</w:t>
          </w:r>
          <w:proofErr w:type="spellEnd"/>
          <w:r w:rsidRPr="004C245F">
            <w:rPr>
              <w:color w:val="000000"/>
            </w:rPr>
            <w:t xml:space="preserve"> H, et al. ROS-Generating Mitochondrial DNA Mutations Can Regulate Tumor Cell Metastasis. Science. 2008;320(5876):661–4.</w:t>
          </w:r>
        </w:p>
        <w:p w14:paraId="0B76FD91" w14:textId="77777777" w:rsidR="004C245F" w:rsidRPr="004C245F" w:rsidRDefault="004C245F">
          <w:pPr>
            <w:pStyle w:val="csl-entry"/>
            <w:divId w:val="688604701"/>
            <w:rPr>
              <w:color w:val="000000"/>
            </w:rPr>
          </w:pPr>
          <w:r w:rsidRPr="004C245F">
            <w:rPr>
              <w:color w:val="000000"/>
            </w:rPr>
            <w:t>73. SHIDA M, KITAJIMA Y, NAKAMURA J, YANAGIHARA K, BABA K, WAKIYAMA K, et al. Impaired mitophagy activates mtROS/HIF-1α interplay and increases cancer aggressiveness in gastric cancer cells under hypoxia. Int J Oncol. 2016;48(4):1379–90.</w:t>
          </w:r>
        </w:p>
        <w:p w14:paraId="6EEA6157" w14:textId="77777777" w:rsidR="004C245F" w:rsidRPr="004C245F" w:rsidRDefault="004C245F">
          <w:pPr>
            <w:pStyle w:val="csl-entry"/>
            <w:divId w:val="688604701"/>
            <w:rPr>
              <w:color w:val="000000"/>
            </w:rPr>
          </w:pPr>
          <w:r w:rsidRPr="004C245F">
            <w:rPr>
              <w:color w:val="000000"/>
            </w:rPr>
            <w:t xml:space="preserve">74. </w:t>
          </w:r>
          <w:proofErr w:type="spellStart"/>
          <w:r w:rsidRPr="004C245F">
            <w:rPr>
              <w:color w:val="000000"/>
            </w:rPr>
            <w:t>Babaei</w:t>
          </w:r>
          <w:proofErr w:type="spellEnd"/>
          <w:r w:rsidRPr="004C245F">
            <w:rPr>
              <w:color w:val="000000"/>
            </w:rPr>
            <w:t xml:space="preserve"> G, </w:t>
          </w:r>
          <w:proofErr w:type="spellStart"/>
          <w:r w:rsidRPr="004C245F">
            <w:rPr>
              <w:color w:val="000000"/>
            </w:rPr>
            <w:t>Raei</w:t>
          </w:r>
          <w:proofErr w:type="spellEnd"/>
          <w:r w:rsidRPr="004C245F">
            <w:rPr>
              <w:color w:val="000000"/>
            </w:rPr>
            <w:t xml:space="preserve"> N, </w:t>
          </w:r>
          <w:proofErr w:type="spellStart"/>
          <w:r w:rsidRPr="004C245F">
            <w:rPr>
              <w:color w:val="000000"/>
            </w:rPr>
            <w:t>milani</w:t>
          </w:r>
          <w:proofErr w:type="spellEnd"/>
          <w:r w:rsidRPr="004C245F">
            <w:rPr>
              <w:color w:val="000000"/>
            </w:rPr>
            <w:t xml:space="preserve"> AT, Aziz SGG, </w:t>
          </w:r>
          <w:proofErr w:type="spellStart"/>
          <w:r w:rsidRPr="004C245F">
            <w:rPr>
              <w:color w:val="000000"/>
            </w:rPr>
            <w:t>Pourjabbar</w:t>
          </w:r>
          <w:proofErr w:type="spellEnd"/>
          <w:r w:rsidRPr="004C245F">
            <w:rPr>
              <w:color w:val="000000"/>
            </w:rPr>
            <w:t xml:space="preserve"> N, </w:t>
          </w:r>
          <w:proofErr w:type="spellStart"/>
          <w:r w:rsidRPr="004C245F">
            <w:rPr>
              <w:color w:val="000000"/>
            </w:rPr>
            <w:t>Geravand</w:t>
          </w:r>
          <w:proofErr w:type="spellEnd"/>
          <w:r w:rsidRPr="004C245F">
            <w:rPr>
              <w:color w:val="000000"/>
            </w:rPr>
            <w:t xml:space="preserve"> F. The emerging role of miR-200 family in metastasis: focus on EMT, CSCs, angiogenesis, and </w:t>
          </w:r>
          <w:proofErr w:type="spellStart"/>
          <w:r w:rsidRPr="004C245F">
            <w:rPr>
              <w:color w:val="000000"/>
            </w:rPr>
            <w:t>anoikis</w:t>
          </w:r>
          <w:proofErr w:type="spellEnd"/>
          <w:r w:rsidRPr="004C245F">
            <w:rPr>
              <w:color w:val="000000"/>
            </w:rPr>
            <w:t>. Mol Biol Rep. 2021;48(10):6935–47.</w:t>
          </w:r>
        </w:p>
        <w:p w14:paraId="30A53341" w14:textId="77777777" w:rsidR="004C245F" w:rsidRPr="004C245F" w:rsidRDefault="004C245F">
          <w:pPr>
            <w:pStyle w:val="csl-entry"/>
            <w:divId w:val="688604701"/>
            <w:rPr>
              <w:color w:val="000000"/>
            </w:rPr>
          </w:pPr>
          <w:r w:rsidRPr="004C245F">
            <w:rPr>
              <w:color w:val="000000"/>
            </w:rPr>
            <w:t xml:space="preserve">75. Tripathi S, Park JH, </w:t>
          </w:r>
          <w:proofErr w:type="spellStart"/>
          <w:r w:rsidRPr="004C245F">
            <w:rPr>
              <w:color w:val="000000"/>
            </w:rPr>
            <w:t>Pudakalakatti</w:t>
          </w:r>
          <w:proofErr w:type="spellEnd"/>
          <w:r w:rsidRPr="004C245F">
            <w:rPr>
              <w:color w:val="000000"/>
            </w:rPr>
            <w:t xml:space="preserve"> S, Bhattacharya PK, </w:t>
          </w:r>
          <w:proofErr w:type="spellStart"/>
          <w:r w:rsidRPr="004C245F">
            <w:rPr>
              <w:color w:val="000000"/>
            </w:rPr>
            <w:t>Kaipparettu</w:t>
          </w:r>
          <w:proofErr w:type="spellEnd"/>
          <w:r w:rsidRPr="004C245F">
            <w:rPr>
              <w:color w:val="000000"/>
            </w:rPr>
            <w:t xml:space="preserve"> BA, Levine H. A mechanistic modeling framework reveals the key principles underlying tumor metabolism. </w:t>
          </w:r>
          <w:proofErr w:type="spellStart"/>
          <w:r w:rsidRPr="004C245F">
            <w:rPr>
              <w:color w:val="000000"/>
            </w:rPr>
            <w:t>Plos</w:t>
          </w:r>
          <w:proofErr w:type="spellEnd"/>
          <w:r w:rsidRPr="004C245F">
            <w:rPr>
              <w:color w:val="000000"/>
            </w:rPr>
            <w:t xml:space="preserve"> </w:t>
          </w:r>
          <w:proofErr w:type="spellStart"/>
          <w:r w:rsidRPr="004C245F">
            <w:rPr>
              <w:color w:val="000000"/>
            </w:rPr>
            <w:t>Comput</w:t>
          </w:r>
          <w:proofErr w:type="spellEnd"/>
          <w:r w:rsidRPr="004C245F">
            <w:rPr>
              <w:color w:val="000000"/>
            </w:rPr>
            <w:t xml:space="preserve"> Biol. 2022;18(2):e1009841.</w:t>
          </w:r>
        </w:p>
        <w:p w14:paraId="4CAC06C6" w14:textId="77777777" w:rsidR="004C245F" w:rsidRPr="004C245F" w:rsidRDefault="004C245F">
          <w:pPr>
            <w:pStyle w:val="csl-entry"/>
            <w:divId w:val="688604701"/>
            <w:rPr>
              <w:color w:val="000000"/>
            </w:rPr>
          </w:pPr>
          <w:r w:rsidRPr="004C245F">
            <w:rPr>
              <w:color w:val="000000"/>
            </w:rPr>
            <w:t xml:space="preserve">76. Jia D, Lu M, Jung KH, Park JH, Yu L, </w:t>
          </w:r>
          <w:proofErr w:type="spellStart"/>
          <w:r w:rsidRPr="004C245F">
            <w:rPr>
              <w:color w:val="000000"/>
            </w:rPr>
            <w:t>Onuchic</w:t>
          </w:r>
          <w:proofErr w:type="spellEnd"/>
          <w:r w:rsidRPr="004C245F">
            <w:rPr>
              <w:color w:val="000000"/>
            </w:rPr>
            <w:t xml:space="preserve"> JN, et al. Elucidating cancer metabolic plasticity by coupling gene regulation with metabolic pathways. Proc National </w:t>
          </w:r>
          <w:proofErr w:type="spellStart"/>
          <w:r w:rsidRPr="004C245F">
            <w:rPr>
              <w:color w:val="000000"/>
            </w:rPr>
            <w:t>Acad</w:t>
          </w:r>
          <w:proofErr w:type="spellEnd"/>
          <w:r w:rsidRPr="004C245F">
            <w:rPr>
              <w:color w:val="000000"/>
            </w:rPr>
            <w:t xml:space="preserve"> Sci. 2019;116(9):201816391.</w:t>
          </w:r>
        </w:p>
        <w:p w14:paraId="7E8CC2AD" w14:textId="77777777" w:rsidR="004C245F" w:rsidRPr="004C245F" w:rsidRDefault="004C245F">
          <w:pPr>
            <w:pStyle w:val="csl-entry"/>
            <w:divId w:val="688604701"/>
            <w:rPr>
              <w:color w:val="000000"/>
            </w:rPr>
          </w:pPr>
          <w:r w:rsidRPr="004C245F">
            <w:rPr>
              <w:color w:val="000000"/>
            </w:rPr>
            <w:t xml:space="preserve">77. </w:t>
          </w:r>
          <w:proofErr w:type="spellStart"/>
          <w:r w:rsidRPr="004C245F">
            <w:rPr>
              <w:color w:val="000000"/>
            </w:rPr>
            <w:t>Thiery</w:t>
          </w:r>
          <w:proofErr w:type="spellEnd"/>
          <w:r w:rsidRPr="004C245F">
            <w:rPr>
              <w:color w:val="000000"/>
            </w:rPr>
            <w:t xml:space="preserve"> JP, </w:t>
          </w:r>
          <w:proofErr w:type="spellStart"/>
          <w:r w:rsidRPr="004C245F">
            <w:rPr>
              <w:color w:val="000000"/>
            </w:rPr>
            <w:t>Acloque</w:t>
          </w:r>
          <w:proofErr w:type="spellEnd"/>
          <w:r w:rsidRPr="004C245F">
            <w:rPr>
              <w:color w:val="000000"/>
            </w:rPr>
            <w:t xml:space="preserve"> H, Huang RYJ, Nieto MA. Epithelial-Mesenchymal Transitions in Development and Disease. Cell. 2009;139(5):871–90.</w:t>
          </w:r>
        </w:p>
        <w:p w14:paraId="79156480" w14:textId="77777777" w:rsidR="004C245F" w:rsidRPr="004C245F" w:rsidRDefault="004C245F">
          <w:pPr>
            <w:pStyle w:val="csl-entry"/>
            <w:divId w:val="688604701"/>
            <w:rPr>
              <w:color w:val="000000"/>
            </w:rPr>
          </w:pPr>
          <w:r w:rsidRPr="004C245F">
            <w:rPr>
              <w:color w:val="000000"/>
            </w:rPr>
            <w:t xml:space="preserve">78. Zhang K, </w:t>
          </w:r>
          <w:proofErr w:type="spellStart"/>
          <w:r w:rsidRPr="004C245F">
            <w:rPr>
              <w:color w:val="000000"/>
            </w:rPr>
            <w:t>Zhaos</w:t>
          </w:r>
          <w:proofErr w:type="spellEnd"/>
          <w:r w:rsidRPr="004C245F">
            <w:rPr>
              <w:color w:val="000000"/>
            </w:rPr>
            <w:t xml:space="preserve"> J, Liu X, Yan B, Chen D, Gao Y, et al. Activation of NF-B upregulates Snail and consequent repression of E-cadherin in cholangiocarcinoma cell invasion. Hepato-gastroenterol. 2011;58(105):1–7.</w:t>
          </w:r>
        </w:p>
        <w:p w14:paraId="44BD73DE" w14:textId="77777777" w:rsidR="004C245F" w:rsidRPr="004C245F" w:rsidRDefault="004C245F">
          <w:pPr>
            <w:pStyle w:val="csl-entry"/>
            <w:divId w:val="688604701"/>
            <w:rPr>
              <w:color w:val="000000"/>
            </w:rPr>
          </w:pPr>
          <w:r w:rsidRPr="004C245F">
            <w:rPr>
              <w:color w:val="000000"/>
            </w:rPr>
            <w:t xml:space="preserve">79. Miyazono K. Transforming growth factor-β signaling in epithelial-mesenchymal transition and progression of cancer. Proc </w:t>
          </w:r>
          <w:proofErr w:type="spellStart"/>
          <w:r w:rsidRPr="004C245F">
            <w:rPr>
              <w:color w:val="000000"/>
            </w:rPr>
            <w:t>Jpn</w:t>
          </w:r>
          <w:proofErr w:type="spellEnd"/>
          <w:r w:rsidRPr="004C245F">
            <w:rPr>
              <w:color w:val="000000"/>
            </w:rPr>
            <w:t xml:space="preserve"> </w:t>
          </w:r>
          <w:proofErr w:type="spellStart"/>
          <w:r w:rsidRPr="004C245F">
            <w:rPr>
              <w:color w:val="000000"/>
            </w:rPr>
            <w:t>Acad</w:t>
          </w:r>
          <w:proofErr w:type="spellEnd"/>
          <w:r w:rsidRPr="004C245F">
            <w:rPr>
              <w:color w:val="000000"/>
            </w:rPr>
            <w:t xml:space="preserve"> Ser B Phys Biological Sci. 2009;85(8):314–23.</w:t>
          </w:r>
        </w:p>
        <w:p w14:paraId="3312DEBF" w14:textId="77777777" w:rsidR="004C245F" w:rsidRPr="004C245F" w:rsidRDefault="004C245F">
          <w:pPr>
            <w:pStyle w:val="csl-entry"/>
            <w:divId w:val="688604701"/>
            <w:rPr>
              <w:color w:val="000000"/>
            </w:rPr>
          </w:pPr>
          <w:r w:rsidRPr="004C245F">
            <w:rPr>
              <w:color w:val="000000"/>
            </w:rPr>
            <w:t xml:space="preserve">80. Zhang J, Tian XJ, Xing J. Signal Transduction Pathways of EMT Induced by TGF-β, SHH, and WNT and Their </w:t>
          </w:r>
          <w:proofErr w:type="spellStart"/>
          <w:r w:rsidRPr="004C245F">
            <w:rPr>
              <w:color w:val="000000"/>
            </w:rPr>
            <w:t>Crosstalks</w:t>
          </w:r>
          <w:proofErr w:type="spellEnd"/>
          <w:r w:rsidRPr="004C245F">
            <w:rPr>
              <w:color w:val="000000"/>
            </w:rPr>
            <w:t>. J Clin Medicine. 2016;5(4):41.</w:t>
          </w:r>
        </w:p>
        <w:p w14:paraId="75F809B8" w14:textId="77777777" w:rsidR="004C245F" w:rsidRPr="004C245F" w:rsidRDefault="004C245F">
          <w:pPr>
            <w:pStyle w:val="csl-entry"/>
            <w:divId w:val="688604701"/>
            <w:rPr>
              <w:color w:val="000000"/>
            </w:rPr>
          </w:pPr>
          <w:r w:rsidRPr="004C245F">
            <w:rPr>
              <w:color w:val="000000"/>
            </w:rPr>
            <w:t xml:space="preserve">81. Bocci F, Gearhart-Serna L, </w:t>
          </w:r>
          <w:proofErr w:type="spellStart"/>
          <w:r w:rsidRPr="004C245F">
            <w:rPr>
              <w:color w:val="000000"/>
            </w:rPr>
            <w:t>Boareto</w:t>
          </w:r>
          <w:proofErr w:type="spellEnd"/>
          <w:r w:rsidRPr="004C245F">
            <w:rPr>
              <w:color w:val="000000"/>
            </w:rPr>
            <w:t xml:space="preserve"> M, Ribeiro M, Ben-Jacob E, Devi GR, et al. Toward understanding cancer stem cell heterogeneity in the tumor microenvironment. Proc National </w:t>
          </w:r>
          <w:proofErr w:type="spellStart"/>
          <w:r w:rsidRPr="004C245F">
            <w:rPr>
              <w:color w:val="000000"/>
            </w:rPr>
            <w:t>Acad</w:t>
          </w:r>
          <w:proofErr w:type="spellEnd"/>
          <w:r w:rsidRPr="004C245F">
            <w:rPr>
              <w:color w:val="000000"/>
            </w:rPr>
            <w:t xml:space="preserve"> Sci. 2018;116(1):201815345.</w:t>
          </w:r>
        </w:p>
        <w:p w14:paraId="4799CADC" w14:textId="77777777" w:rsidR="004C245F" w:rsidRPr="004C245F" w:rsidRDefault="004C245F">
          <w:pPr>
            <w:pStyle w:val="csl-entry"/>
            <w:divId w:val="688604701"/>
            <w:rPr>
              <w:color w:val="000000"/>
            </w:rPr>
          </w:pPr>
          <w:r w:rsidRPr="004C245F">
            <w:rPr>
              <w:color w:val="000000"/>
            </w:rPr>
            <w:t xml:space="preserve">82. Jolly MK, Jia D, </w:t>
          </w:r>
          <w:proofErr w:type="spellStart"/>
          <w:r w:rsidRPr="004C245F">
            <w:rPr>
              <w:color w:val="000000"/>
            </w:rPr>
            <w:t>Boareto</w:t>
          </w:r>
          <w:proofErr w:type="spellEnd"/>
          <w:r w:rsidRPr="004C245F">
            <w:rPr>
              <w:color w:val="000000"/>
            </w:rPr>
            <w:t xml:space="preserve"> M, Mani SA, </w:t>
          </w:r>
          <w:proofErr w:type="spellStart"/>
          <w:r w:rsidRPr="004C245F">
            <w:rPr>
              <w:color w:val="000000"/>
            </w:rPr>
            <w:t>Pienta</w:t>
          </w:r>
          <w:proofErr w:type="spellEnd"/>
          <w:r w:rsidRPr="004C245F">
            <w:rPr>
              <w:color w:val="000000"/>
            </w:rPr>
            <w:t xml:space="preserve"> KJ, Ben-Jacob E, et al. Coupling the modules of EMT and stemness: A tunable ‘stemness window’ model. </w:t>
          </w:r>
          <w:proofErr w:type="spellStart"/>
          <w:r w:rsidRPr="004C245F">
            <w:rPr>
              <w:color w:val="000000"/>
            </w:rPr>
            <w:t>Oncotarget</w:t>
          </w:r>
          <w:proofErr w:type="spellEnd"/>
          <w:r w:rsidRPr="004C245F">
            <w:rPr>
              <w:color w:val="000000"/>
            </w:rPr>
            <w:t>. 2015;6(28):25161–74.</w:t>
          </w:r>
        </w:p>
        <w:p w14:paraId="72082CDD" w14:textId="77777777" w:rsidR="004C245F" w:rsidRPr="004C245F" w:rsidRDefault="004C245F">
          <w:pPr>
            <w:pStyle w:val="csl-entry"/>
            <w:divId w:val="688604701"/>
            <w:rPr>
              <w:color w:val="000000"/>
            </w:rPr>
          </w:pPr>
          <w:r w:rsidRPr="004C245F">
            <w:rPr>
              <w:color w:val="000000"/>
            </w:rPr>
            <w:t xml:space="preserve">83. Bocci F, Jolly MK, George JT, Levine H, </w:t>
          </w:r>
          <w:proofErr w:type="spellStart"/>
          <w:r w:rsidRPr="004C245F">
            <w:rPr>
              <w:color w:val="000000"/>
            </w:rPr>
            <w:t>Onuchic</w:t>
          </w:r>
          <w:proofErr w:type="spellEnd"/>
          <w:r w:rsidRPr="004C245F">
            <w:rPr>
              <w:color w:val="000000"/>
            </w:rPr>
            <w:t xml:space="preserve"> JN. A mechanism-based computational model to capture the interconnections among epithelial-mesenchymal transition, cancer stem cells and Notch-Jagged signaling. </w:t>
          </w:r>
          <w:proofErr w:type="spellStart"/>
          <w:r w:rsidRPr="004C245F">
            <w:rPr>
              <w:color w:val="000000"/>
            </w:rPr>
            <w:t>Oncotarget</w:t>
          </w:r>
          <w:proofErr w:type="spellEnd"/>
          <w:r w:rsidRPr="004C245F">
            <w:rPr>
              <w:color w:val="000000"/>
            </w:rPr>
            <w:t>. 2018;9(52):29906–20.</w:t>
          </w:r>
        </w:p>
        <w:p w14:paraId="77CBA7FB" w14:textId="3EAE1D69" w:rsidR="00E469AE" w:rsidRPr="00C9444E" w:rsidRDefault="004C245F" w:rsidP="000121BE">
          <w:pPr>
            <w:pStyle w:val="csl-entry"/>
            <w:divId w:val="2111926817"/>
            <w:rPr>
              <w:color w:val="000000"/>
            </w:rPr>
          </w:pPr>
          <w:r w:rsidRPr="004C245F">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vine, Herbert" w:date="2022-05-17T09:41:00Z" w:initials="LH">
    <w:p w14:paraId="145017A9" w14:textId="5A4A7FC7" w:rsidR="00670604" w:rsidRDefault="00670604">
      <w:pPr>
        <w:pStyle w:val="CommentText"/>
      </w:pPr>
      <w:r>
        <w:rPr>
          <w:rStyle w:val="CommentReference"/>
        </w:rPr>
        <w:annotationRef/>
      </w:r>
      <w:r>
        <w:t xml:space="preserve">Ask </w:t>
      </w:r>
      <w:proofErr w:type="spellStart"/>
      <w:r>
        <w:t>Dongya</w:t>
      </w:r>
      <w:proofErr w:type="spellEnd"/>
      <w:r>
        <w:t xml:space="preserve"> to include his official address</w:t>
      </w:r>
    </w:p>
  </w:comment>
  <w:comment w:id="3" w:author="Dongya Jia" w:date="2022-04-17T17:30:00Z" w:initials="DJ">
    <w:p w14:paraId="4315E280" w14:textId="77777777" w:rsidR="00670604" w:rsidRDefault="00670604" w:rsidP="00A4402A">
      <w:pPr>
        <w:pStyle w:val="CommentText"/>
      </w:pPr>
      <w:r>
        <w:rPr>
          <w:rStyle w:val="CommentReference"/>
        </w:rPr>
        <w:annotationRef/>
      </w:r>
      <w:r>
        <w:t>Can you remind me how the subsequential activation happens?</w:t>
      </w:r>
    </w:p>
  </w:comment>
  <w:comment w:id="4" w:author="Madeline Galbraith" w:date="2022-04-22T15:06:00Z" w:initials="MG">
    <w:p w14:paraId="5FBAF6F5" w14:textId="2DFB9BA3" w:rsidR="00670604" w:rsidRDefault="00670604">
      <w:pPr>
        <w:pStyle w:val="CommentText"/>
      </w:pPr>
      <w:r>
        <w:rPr>
          <w:rStyle w:val="CommentReference"/>
        </w:rPr>
        <w:annotationRef/>
      </w:r>
      <w:r>
        <w:t>The coupled phenotypes transition from E-O, E-W/O, E/M-W/O</w:t>
      </w:r>
    </w:p>
  </w:comment>
  <w:comment w:id="6" w:author="Levine, Herbert" w:date="2022-05-02T07:24:00Z" w:initials="LH">
    <w:p w14:paraId="43F4EF38" w14:textId="6A5C6F89" w:rsidR="00670604" w:rsidRDefault="00670604">
      <w:pPr>
        <w:pStyle w:val="CommentText"/>
      </w:pPr>
      <w:r>
        <w:rPr>
          <w:rStyle w:val="CommentReference"/>
        </w:rPr>
        <w:annotationRef/>
      </w:r>
      <w:r>
        <w:t>I don t understand this claim. It seems like having EMT trigger metabolism would be the way cells could account for their distinct metabolic needs   .</w:t>
      </w:r>
    </w:p>
  </w:comment>
  <w:comment w:id="18" w:author="Dongya Jia" w:date="2022-04-17T18:45:00Z" w:initials="DJ">
    <w:p w14:paraId="6736D06E" w14:textId="77777777" w:rsidR="00670604" w:rsidRDefault="00670604" w:rsidP="00334B17">
      <w:pPr>
        <w:pStyle w:val="CommentText"/>
      </w:pPr>
      <w:r>
        <w:rPr>
          <w:rStyle w:val="CommentReference"/>
        </w:rPr>
        <w:annotationRef/>
      </w:r>
      <w:r>
        <w:t xml:space="preserve">I suggest we start with the coupling where there is only one </w:t>
      </w:r>
      <w:proofErr w:type="gramStart"/>
      <w:r>
        <w:t>cross-talk</w:t>
      </w:r>
      <w:proofErr w:type="gramEnd"/>
      <w:r>
        <w:t xml:space="preserve">,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w:t>
      </w:r>
      <w:proofErr w:type="gramStart"/>
      <w:r>
        <w:t>cross-talk</w:t>
      </w:r>
      <w:proofErr w:type="gramEnd"/>
      <w:r>
        <w:t>.</w:t>
      </w:r>
    </w:p>
  </w:comment>
  <w:comment w:id="19" w:author="Madeline Galbraith" w:date="2022-05-01T19:21:00Z" w:initials="MG">
    <w:p w14:paraId="5D6E21E2" w14:textId="42561E56" w:rsidR="00670604" w:rsidRDefault="00670604">
      <w:pPr>
        <w:pStyle w:val="CommentText"/>
      </w:pPr>
      <w:r>
        <w:rPr>
          <w:rStyle w:val="CommentReference"/>
        </w:rPr>
        <w:annotationRef/>
      </w:r>
      <w:r>
        <w:t xml:space="preserve">I did it after the ROS </w:t>
      </w:r>
      <w:proofErr w:type="spellStart"/>
      <w:r>
        <w:t>crosstalks</w:t>
      </w:r>
      <w:proofErr w:type="spellEnd"/>
      <w:r>
        <w:t xml:space="preserve"> because that one affects both networks so I thought it might be better to just introduce a crosstalk with a downstream network first</w:t>
      </w:r>
    </w:p>
  </w:comment>
  <w:comment w:id="30" w:author="Levine, Herbert" w:date="2022-05-15T06:43:00Z" w:initials="LH">
    <w:p w14:paraId="300FE780" w14:textId="6A9CBE96" w:rsidR="00670604" w:rsidRDefault="00670604">
      <w:pPr>
        <w:pStyle w:val="CommentText"/>
      </w:pPr>
      <w:r>
        <w:rPr>
          <w:rStyle w:val="CommentReference"/>
        </w:rPr>
        <w:annotationRef/>
      </w:r>
      <w:r>
        <w:t xml:space="preserve">Add a reference to </w:t>
      </w:r>
      <w:proofErr w:type="spellStart"/>
      <w:r>
        <w:t>Dongya’s</w:t>
      </w:r>
      <w:proofErr w:type="spellEnd"/>
      <w:r>
        <w:t xml:space="preserve"> recent review article</w:t>
      </w:r>
    </w:p>
  </w:comment>
  <w:comment w:id="38" w:author="Levine, Herbert" w:date="2022-05-15T12:05:00Z" w:initials="LH">
    <w:p w14:paraId="1C819787" w14:textId="0860AB39" w:rsidR="00670604" w:rsidRDefault="00670604">
      <w:pPr>
        <w:pStyle w:val="CommentText"/>
      </w:pPr>
      <w:r>
        <w:rPr>
          <w:rStyle w:val="CommentReference"/>
        </w:rPr>
        <w:annotationRef/>
      </w:r>
      <w:r>
        <w:t>Add reference</w:t>
      </w:r>
    </w:p>
  </w:comment>
  <w:comment w:id="48" w:author="Levine, Herbert" w:date="2022-05-15T08:44:00Z" w:initials="LH">
    <w:p w14:paraId="48227EB2" w14:textId="08DCA735" w:rsidR="00670604" w:rsidRDefault="00670604">
      <w:pPr>
        <w:pStyle w:val="CommentText"/>
      </w:pPr>
      <w:r>
        <w:rPr>
          <w:rStyle w:val="CommentReference"/>
        </w:rPr>
        <w:annotationRef/>
      </w:r>
      <w:r>
        <w:t>This sentence is unclear – please reword</w:t>
      </w:r>
    </w:p>
  </w:comment>
  <w:comment w:id="49" w:author="Levine, Herbert" w:date="2022-05-15T12:00:00Z" w:initials="LH">
    <w:p w14:paraId="5DD5C8AF" w14:textId="1877A9E4" w:rsidR="00670604" w:rsidRDefault="00670604">
      <w:pPr>
        <w:pStyle w:val="CommentText"/>
      </w:pPr>
      <w:r>
        <w:rPr>
          <w:rStyle w:val="CommentReference"/>
        </w:rPr>
        <w:annotationRef/>
      </w:r>
      <w:r>
        <w:t>I don’t like using the terminology “upregulated” for a state. Stabilized is better and even better is something like increased in prevalence or importance.</w:t>
      </w:r>
    </w:p>
  </w:comment>
  <w:comment w:id="61" w:author="Dongya Jia" w:date="2022-04-17T18:57:00Z" w:initials="DJ">
    <w:p w14:paraId="0A5E961E" w14:textId="77777777" w:rsidR="00670604" w:rsidRDefault="0067060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66" w:author="Madeline Galbraith" w:date="2022-05-18T14:08:00Z" w:initials="MG">
    <w:p w14:paraId="6821EB6C" w14:textId="67D40CE5" w:rsidR="00B13196" w:rsidRDefault="00B13196">
      <w:pPr>
        <w:pStyle w:val="CommentText"/>
      </w:pPr>
      <w:r>
        <w:rPr>
          <w:rStyle w:val="CommentReference"/>
        </w:rPr>
        <w:annotationRef/>
      </w:r>
      <w:r w:rsidR="00484E2A">
        <w:rPr>
          <w:rStyle w:val="CommentReference"/>
        </w:rPr>
        <w:t>I’ll g</w:t>
      </w:r>
      <w:r w:rsidR="00A7771C">
        <w:rPr>
          <w:rStyle w:val="CommentReference"/>
        </w:rPr>
        <w:t>o through the paper</w:t>
      </w:r>
      <w:r w:rsidR="005C7485">
        <w:rPr>
          <w:rStyle w:val="CommentReference"/>
        </w:rPr>
        <w:t xml:space="preserve"> in detail</w:t>
      </w:r>
      <w:r w:rsidR="00A7771C">
        <w:rPr>
          <w:rStyle w:val="CommentReference"/>
        </w:rPr>
        <w:t xml:space="preserve"> and identify what results are consistent with this work</w:t>
      </w:r>
    </w:p>
    <w:p w14:paraId="5F086A04" w14:textId="770724F6" w:rsidR="00B13196" w:rsidRDefault="00B13196">
      <w:pPr>
        <w:pStyle w:val="CommentText"/>
      </w:pPr>
    </w:p>
  </w:comment>
  <w:comment w:id="67" w:author="Levine, Herbert" w:date="2022-05-18T10:51:00Z" w:initials="LH">
    <w:p w14:paraId="2D11F45B" w14:textId="3080D1A9" w:rsidR="003707D8" w:rsidRDefault="003707D8">
      <w:pPr>
        <w:pStyle w:val="CommentText"/>
      </w:pPr>
      <w:r>
        <w:rPr>
          <w:rStyle w:val="CommentReference"/>
        </w:rPr>
        <w:annotationRef/>
      </w:r>
      <w:r>
        <w:t xml:space="preserve">I am uncomfortable with asserting that this is the only or even most likely scenario. I can imagine that a primary tumor cell could be subjected to external signals such as TGF-beta or Notch ligands, undergoes EMT and then adjusts its metabolism to match. In the reverse scenario, cells are subjected to a metabolic environment shift (such as hypoxia), begin to favor more </w:t>
      </w:r>
      <w:proofErr w:type="gramStart"/>
      <w:r>
        <w:t>glycolysis</w:t>
      </w:r>
      <w:proofErr w:type="gramEnd"/>
      <w:r>
        <w:t xml:space="preserve"> and then drag EMT afterwards. But this would argue that cells in the center of the primary tumor (which is more hypoxic) should show more EMT, the opposite of what is usually observed. </w:t>
      </w:r>
    </w:p>
  </w:comment>
  <w:comment w:id="68" w:author="Madeline Galbraith" w:date="2022-05-24T12:47:00Z" w:initials="MG">
    <w:p w14:paraId="585AF153" w14:textId="6AF82384" w:rsidR="008421C9" w:rsidRDefault="008421C9">
      <w:pPr>
        <w:pStyle w:val="CommentText"/>
      </w:pPr>
      <w:r>
        <w:rPr>
          <w:rStyle w:val="CommentReference"/>
        </w:rPr>
        <w:annotationRef/>
      </w:r>
      <w:r>
        <w:t>I’ve rewritten this to show our model doesn’t preclude EMT driving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5017A9" w15:done="0"/>
  <w15:commentEx w15:paraId="4315E280" w15:done="1"/>
  <w15:commentEx w15:paraId="5FBAF6F5" w15:paraIdParent="4315E280" w15:done="1"/>
  <w15:commentEx w15:paraId="43F4EF38" w15:done="1"/>
  <w15:commentEx w15:paraId="6736D06E" w15:done="0"/>
  <w15:commentEx w15:paraId="5D6E21E2" w15:paraIdParent="6736D06E" w15:done="0"/>
  <w15:commentEx w15:paraId="300FE780" w15:done="1"/>
  <w15:commentEx w15:paraId="1C819787" w15:done="1"/>
  <w15:commentEx w15:paraId="48227EB2" w15:done="1"/>
  <w15:commentEx w15:paraId="5DD5C8AF" w15:done="1"/>
  <w15:commentEx w15:paraId="0A5E961E" w15:done="0"/>
  <w15:commentEx w15:paraId="5F086A04" w15:done="1"/>
  <w15:commentEx w15:paraId="2D11F45B" w15:done="0"/>
  <w15:commentEx w15:paraId="585AF153" w15:paraIdParent="2D11F4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FA6F" w16cex:dateUtc="2022-05-17T14:41:00Z"/>
  <w16cex:commentExtensible w16cex:durableId="2606DB28" w16cex:dateUtc="2022-04-17T22:30:00Z"/>
  <w16cex:commentExtensible w16cex:durableId="260D42FA" w16cex:dateUtc="2022-04-22T20:06:00Z"/>
  <w16cex:commentExtensible w16cex:durableId="261A13D1" w16cex:dateUtc="2022-05-02T12:24:00Z"/>
  <w16cex:commentExtensible w16cex:durableId="2606ECE3" w16cex:dateUtc="2022-04-17T23:45:00Z"/>
  <w16cex:commentExtensible w16cex:durableId="26195C23" w16cex:dateUtc="2022-05-02T00:21:00Z"/>
  <w16cex:commentExtensible w16cex:durableId="262B2D90" w16cex:dateUtc="2022-05-15T11:43:00Z"/>
  <w16cex:commentExtensible w16cex:durableId="262B7905" w16cex:dateUtc="2022-05-15T17:05:00Z"/>
  <w16cex:commentExtensible w16cex:durableId="262B49EA" w16cex:dateUtc="2022-05-15T13:44:00Z"/>
  <w16cex:commentExtensible w16cex:durableId="262B77D8" w16cex:dateUtc="2022-05-15T17:00:00Z"/>
  <w16cex:commentExtensible w16cex:durableId="2606EFC2" w16cex:dateUtc="2022-04-17T23:57:00Z"/>
  <w16cex:commentExtensible w16cex:durableId="262F7C5F" w16cex:dateUtc="2022-05-18T19:08:00Z"/>
  <w16cex:commentExtensible w16cex:durableId="262F5C26" w16cex:dateUtc="2022-05-18T15:51:00Z"/>
  <w16cex:commentExtensible w16cex:durableId="2637526D" w16cex:dateUtc="2022-05-24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5017A9" w16cid:durableId="262DFA6F"/>
  <w16cid:commentId w16cid:paraId="4315E280" w16cid:durableId="2606DB28"/>
  <w16cid:commentId w16cid:paraId="5FBAF6F5" w16cid:durableId="260D42FA"/>
  <w16cid:commentId w16cid:paraId="43F4EF38" w16cid:durableId="261A13D1"/>
  <w16cid:commentId w16cid:paraId="6736D06E" w16cid:durableId="2606ECE3"/>
  <w16cid:commentId w16cid:paraId="5D6E21E2" w16cid:durableId="26195C23"/>
  <w16cid:commentId w16cid:paraId="300FE780" w16cid:durableId="262B2D90"/>
  <w16cid:commentId w16cid:paraId="1C819787" w16cid:durableId="262B7905"/>
  <w16cid:commentId w16cid:paraId="48227EB2" w16cid:durableId="262B49EA"/>
  <w16cid:commentId w16cid:paraId="5DD5C8AF" w16cid:durableId="262B77D8"/>
  <w16cid:commentId w16cid:paraId="0A5E961E" w16cid:durableId="2606EFC2"/>
  <w16cid:commentId w16cid:paraId="5F086A04" w16cid:durableId="262F7C5F"/>
  <w16cid:commentId w16cid:paraId="2D11F45B" w16cid:durableId="262F5C26"/>
  <w16cid:commentId w16cid:paraId="585AF153" w16cid:durableId="263752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FEF79" w14:textId="77777777" w:rsidR="000F62BD" w:rsidRDefault="000F62BD">
      <w:pPr>
        <w:spacing w:after="0"/>
      </w:pPr>
      <w:r>
        <w:separator/>
      </w:r>
    </w:p>
  </w:endnote>
  <w:endnote w:type="continuationSeparator" w:id="0">
    <w:p w14:paraId="2A5AB1F8" w14:textId="77777777" w:rsidR="000F62BD" w:rsidRDefault="000F62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96895" w14:textId="77777777" w:rsidR="000F62BD" w:rsidRDefault="000F62BD">
      <w:r>
        <w:separator/>
      </w:r>
    </w:p>
  </w:footnote>
  <w:footnote w:type="continuationSeparator" w:id="0">
    <w:p w14:paraId="4EDEF789" w14:textId="77777777" w:rsidR="000F62BD" w:rsidRDefault="000F6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17202558">
    <w:abstractNumId w:val="3"/>
  </w:num>
  <w:num w:numId="2" w16cid:durableId="1508862583">
    <w:abstractNumId w:val="3"/>
  </w:num>
  <w:num w:numId="3" w16cid:durableId="1630697613">
    <w:abstractNumId w:val="0"/>
  </w:num>
  <w:num w:numId="4" w16cid:durableId="13731176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vine, Herbert">
    <w15:presenceInfo w15:providerId="AD" w15:userId="S::levine.herbert@northeastern.edu::eaa99e99-3ac7-4514-b216-e32d215ae3fb"/>
  </w15:person>
  <w15:person w15:author="Dongya Jia">
    <w15:presenceInfo w15:providerId="Windows Live" w15:userId="1aebdc5a8ceda82c"/>
  </w15:person>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4362"/>
    <w:rsid w:val="00006416"/>
    <w:rsid w:val="00007827"/>
    <w:rsid w:val="00011C8B"/>
    <w:rsid w:val="00011E4B"/>
    <w:rsid w:val="000121BE"/>
    <w:rsid w:val="000128DF"/>
    <w:rsid w:val="00012D7C"/>
    <w:rsid w:val="0001350A"/>
    <w:rsid w:val="00016836"/>
    <w:rsid w:val="0002004B"/>
    <w:rsid w:val="000216D8"/>
    <w:rsid w:val="00022E63"/>
    <w:rsid w:val="00022F97"/>
    <w:rsid w:val="00023D15"/>
    <w:rsid w:val="00023DFE"/>
    <w:rsid w:val="00024146"/>
    <w:rsid w:val="000257AB"/>
    <w:rsid w:val="00030D7E"/>
    <w:rsid w:val="00032594"/>
    <w:rsid w:val="00033126"/>
    <w:rsid w:val="00034838"/>
    <w:rsid w:val="00035AD8"/>
    <w:rsid w:val="00035E07"/>
    <w:rsid w:val="00036F16"/>
    <w:rsid w:val="0003710F"/>
    <w:rsid w:val="00037377"/>
    <w:rsid w:val="00040BBB"/>
    <w:rsid w:val="000425D8"/>
    <w:rsid w:val="00043B26"/>
    <w:rsid w:val="00045854"/>
    <w:rsid w:val="00050B2C"/>
    <w:rsid w:val="00050F0E"/>
    <w:rsid w:val="00052FEE"/>
    <w:rsid w:val="0005499B"/>
    <w:rsid w:val="00055744"/>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41E5"/>
    <w:rsid w:val="00094844"/>
    <w:rsid w:val="00095EA5"/>
    <w:rsid w:val="00096016"/>
    <w:rsid w:val="00096AEC"/>
    <w:rsid w:val="000A1B8E"/>
    <w:rsid w:val="000A7ABC"/>
    <w:rsid w:val="000A7E38"/>
    <w:rsid w:val="000B062F"/>
    <w:rsid w:val="000B08A7"/>
    <w:rsid w:val="000B0E77"/>
    <w:rsid w:val="000B15D3"/>
    <w:rsid w:val="000B2C27"/>
    <w:rsid w:val="000B485D"/>
    <w:rsid w:val="000B5465"/>
    <w:rsid w:val="000B5A09"/>
    <w:rsid w:val="000C0ABA"/>
    <w:rsid w:val="000C0F18"/>
    <w:rsid w:val="000C352C"/>
    <w:rsid w:val="000C3A18"/>
    <w:rsid w:val="000C4055"/>
    <w:rsid w:val="000C426A"/>
    <w:rsid w:val="000C466B"/>
    <w:rsid w:val="000C48EA"/>
    <w:rsid w:val="000C6D60"/>
    <w:rsid w:val="000C7249"/>
    <w:rsid w:val="000C7A59"/>
    <w:rsid w:val="000D0538"/>
    <w:rsid w:val="000D2B34"/>
    <w:rsid w:val="000D42DD"/>
    <w:rsid w:val="000D6A64"/>
    <w:rsid w:val="000D6AEB"/>
    <w:rsid w:val="000D6FCE"/>
    <w:rsid w:val="000D7EB5"/>
    <w:rsid w:val="000E05B0"/>
    <w:rsid w:val="000E16DE"/>
    <w:rsid w:val="000E22B8"/>
    <w:rsid w:val="000E3738"/>
    <w:rsid w:val="000E3786"/>
    <w:rsid w:val="000E4450"/>
    <w:rsid w:val="000E4B95"/>
    <w:rsid w:val="000E5F34"/>
    <w:rsid w:val="000E7E0B"/>
    <w:rsid w:val="000F0265"/>
    <w:rsid w:val="000F06B6"/>
    <w:rsid w:val="000F0C09"/>
    <w:rsid w:val="000F1FC8"/>
    <w:rsid w:val="000F3FC9"/>
    <w:rsid w:val="000F4AE0"/>
    <w:rsid w:val="000F5033"/>
    <w:rsid w:val="000F62BD"/>
    <w:rsid w:val="000F7BC7"/>
    <w:rsid w:val="0010035D"/>
    <w:rsid w:val="00102B3F"/>
    <w:rsid w:val="00104F47"/>
    <w:rsid w:val="00105214"/>
    <w:rsid w:val="00112940"/>
    <w:rsid w:val="001155E9"/>
    <w:rsid w:val="001156AA"/>
    <w:rsid w:val="00117B29"/>
    <w:rsid w:val="00121715"/>
    <w:rsid w:val="0012213F"/>
    <w:rsid w:val="00123088"/>
    <w:rsid w:val="00123F43"/>
    <w:rsid w:val="0012488B"/>
    <w:rsid w:val="00124EF2"/>
    <w:rsid w:val="001257CA"/>
    <w:rsid w:val="001258A6"/>
    <w:rsid w:val="00126BB2"/>
    <w:rsid w:val="001318AD"/>
    <w:rsid w:val="00131EBC"/>
    <w:rsid w:val="00133F92"/>
    <w:rsid w:val="001360CF"/>
    <w:rsid w:val="001367E6"/>
    <w:rsid w:val="00136A64"/>
    <w:rsid w:val="00137E8D"/>
    <w:rsid w:val="00141452"/>
    <w:rsid w:val="00143B50"/>
    <w:rsid w:val="00145200"/>
    <w:rsid w:val="00146711"/>
    <w:rsid w:val="0014758B"/>
    <w:rsid w:val="00150BB3"/>
    <w:rsid w:val="00153DC8"/>
    <w:rsid w:val="00160AF9"/>
    <w:rsid w:val="00164344"/>
    <w:rsid w:val="00164DB6"/>
    <w:rsid w:val="0016562D"/>
    <w:rsid w:val="0016591C"/>
    <w:rsid w:val="00165CE1"/>
    <w:rsid w:val="00170F85"/>
    <w:rsid w:val="001713D6"/>
    <w:rsid w:val="00171565"/>
    <w:rsid w:val="001815B1"/>
    <w:rsid w:val="001817B5"/>
    <w:rsid w:val="0018197D"/>
    <w:rsid w:val="00181AE7"/>
    <w:rsid w:val="0018219A"/>
    <w:rsid w:val="00182BBC"/>
    <w:rsid w:val="001834EF"/>
    <w:rsid w:val="00184A9E"/>
    <w:rsid w:val="00185337"/>
    <w:rsid w:val="00186588"/>
    <w:rsid w:val="00190AFE"/>
    <w:rsid w:val="0019272E"/>
    <w:rsid w:val="00193457"/>
    <w:rsid w:val="001937C8"/>
    <w:rsid w:val="001A0DAE"/>
    <w:rsid w:val="001A122D"/>
    <w:rsid w:val="001A5660"/>
    <w:rsid w:val="001A5774"/>
    <w:rsid w:val="001B1BDD"/>
    <w:rsid w:val="001B2AC1"/>
    <w:rsid w:val="001C066F"/>
    <w:rsid w:val="001C51AE"/>
    <w:rsid w:val="001C6260"/>
    <w:rsid w:val="001D1D9E"/>
    <w:rsid w:val="001D4132"/>
    <w:rsid w:val="001D5E10"/>
    <w:rsid w:val="001D6FB1"/>
    <w:rsid w:val="001E01F1"/>
    <w:rsid w:val="001E18C1"/>
    <w:rsid w:val="001E1DCB"/>
    <w:rsid w:val="001E68E7"/>
    <w:rsid w:val="001F2666"/>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2615D"/>
    <w:rsid w:val="00230C9A"/>
    <w:rsid w:val="002327B3"/>
    <w:rsid w:val="00234813"/>
    <w:rsid w:val="00235A5D"/>
    <w:rsid w:val="002360FA"/>
    <w:rsid w:val="00240011"/>
    <w:rsid w:val="002402D1"/>
    <w:rsid w:val="00240E17"/>
    <w:rsid w:val="00242348"/>
    <w:rsid w:val="00244159"/>
    <w:rsid w:val="00246E2C"/>
    <w:rsid w:val="00246E60"/>
    <w:rsid w:val="00247035"/>
    <w:rsid w:val="002524A5"/>
    <w:rsid w:val="00252902"/>
    <w:rsid w:val="00253BD6"/>
    <w:rsid w:val="0025447F"/>
    <w:rsid w:val="00254C7F"/>
    <w:rsid w:val="00257613"/>
    <w:rsid w:val="00260263"/>
    <w:rsid w:val="00262284"/>
    <w:rsid w:val="00262C38"/>
    <w:rsid w:val="002640FD"/>
    <w:rsid w:val="00265B69"/>
    <w:rsid w:val="00270383"/>
    <w:rsid w:val="002707CA"/>
    <w:rsid w:val="00272AB2"/>
    <w:rsid w:val="0027335E"/>
    <w:rsid w:val="00273664"/>
    <w:rsid w:val="002742FA"/>
    <w:rsid w:val="0027479E"/>
    <w:rsid w:val="0027482F"/>
    <w:rsid w:val="00276A5B"/>
    <w:rsid w:val="002812A3"/>
    <w:rsid w:val="00282854"/>
    <w:rsid w:val="00282B95"/>
    <w:rsid w:val="00283835"/>
    <w:rsid w:val="0028499B"/>
    <w:rsid w:val="0028726F"/>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2A63"/>
    <w:rsid w:val="002B47E3"/>
    <w:rsid w:val="002B4B23"/>
    <w:rsid w:val="002B530C"/>
    <w:rsid w:val="002B59C6"/>
    <w:rsid w:val="002C16FF"/>
    <w:rsid w:val="002C1E60"/>
    <w:rsid w:val="002C3561"/>
    <w:rsid w:val="002C6587"/>
    <w:rsid w:val="002C752F"/>
    <w:rsid w:val="002C76E3"/>
    <w:rsid w:val="002D1DC5"/>
    <w:rsid w:val="002D2C55"/>
    <w:rsid w:val="002D385B"/>
    <w:rsid w:val="002D5F45"/>
    <w:rsid w:val="002D6A4F"/>
    <w:rsid w:val="002D6B43"/>
    <w:rsid w:val="002D7AE1"/>
    <w:rsid w:val="002D7C3B"/>
    <w:rsid w:val="002E3CDD"/>
    <w:rsid w:val="002E3E00"/>
    <w:rsid w:val="002E5FF0"/>
    <w:rsid w:val="002E7322"/>
    <w:rsid w:val="002E76B2"/>
    <w:rsid w:val="002F0AFD"/>
    <w:rsid w:val="002F304D"/>
    <w:rsid w:val="002F3EA9"/>
    <w:rsid w:val="002F4CA0"/>
    <w:rsid w:val="003015A5"/>
    <w:rsid w:val="003016F3"/>
    <w:rsid w:val="0030235D"/>
    <w:rsid w:val="00304944"/>
    <w:rsid w:val="00306563"/>
    <w:rsid w:val="00310448"/>
    <w:rsid w:val="00312E6C"/>
    <w:rsid w:val="003153E6"/>
    <w:rsid w:val="00316504"/>
    <w:rsid w:val="00316CB1"/>
    <w:rsid w:val="00316CBB"/>
    <w:rsid w:val="00317051"/>
    <w:rsid w:val="00320BCE"/>
    <w:rsid w:val="003229AE"/>
    <w:rsid w:val="00323B4E"/>
    <w:rsid w:val="0032453A"/>
    <w:rsid w:val="0032462F"/>
    <w:rsid w:val="00324A40"/>
    <w:rsid w:val="0032528C"/>
    <w:rsid w:val="00330620"/>
    <w:rsid w:val="00333A5B"/>
    <w:rsid w:val="00334B17"/>
    <w:rsid w:val="003352BC"/>
    <w:rsid w:val="0033776F"/>
    <w:rsid w:val="00337D12"/>
    <w:rsid w:val="0034024B"/>
    <w:rsid w:val="00343B5D"/>
    <w:rsid w:val="00344217"/>
    <w:rsid w:val="003456C6"/>
    <w:rsid w:val="0034583A"/>
    <w:rsid w:val="00346DCD"/>
    <w:rsid w:val="00347691"/>
    <w:rsid w:val="003614F3"/>
    <w:rsid w:val="00361645"/>
    <w:rsid w:val="00361B60"/>
    <w:rsid w:val="00362C05"/>
    <w:rsid w:val="00363457"/>
    <w:rsid w:val="00364DC5"/>
    <w:rsid w:val="00365297"/>
    <w:rsid w:val="00365AD9"/>
    <w:rsid w:val="003673B0"/>
    <w:rsid w:val="00367703"/>
    <w:rsid w:val="00370547"/>
    <w:rsid w:val="003707D8"/>
    <w:rsid w:val="003730D1"/>
    <w:rsid w:val="00373904"/>
    <w:rsid w:val="00373A2B"/>
    <w:rsid w:val="0037548D"/>
    <w:rsid w:val="0037600D"/>
    <w:rsid w:val="00376723"/>
    <w:rsid w:val="00376A9D"/>
    <w:rsid w:val="00376DFB"/>
    <w:rsid w:val="00380C0D"/>
    <w:rsid w:val="00382448"/>
    <w:rsid w:val="00382AC0"/>
    <w:rsid w:val="00384287"/>
    <w:rsid w:val="00386FDF"/>
    <w:rsid w:val="00390322"/>
    <w:rsid w:val="00390396"/>
    <w:rsid w:val="0039182F"/>
    <w:rsid w:val="003A149E"/>
    <w:rsid w:val="003A2AD5"/>
    <w:rsid w:val="003A620A"/>
    <w:rsid w:val="003A6BD6"/>
    <w:rsid w:val="003B02C1"/>
    <w:rsid w:val="003B038F"/>
    <w:rsid w:val="003B11C4"/>
    <w:rsid w:val="003B1490"/>
    <w:rsid w:val="003B389D"/>
    <w:rsid w:val="003B3CF3"/>
    <w:rsid w:val="003B409D"/>
    <w:rsid w:val="003B45E0"/>
    <w:rsid w:val="003B5628"/>
    <w:rsid w:val="003B5B63"/>
    <w:rsid w:val="003B639C"/>
    <w:rsid w:val="003B7C6B"/>
    <w:rsid w:val="003C0982"/>
    <w:rsid w:val="003C18F2"/>
    <w:rsid w:val="003C4611"/>
    <w:rsid w:val="003C4FFE"/>
    <w:rsid w:val="003C723C"/>
    <w:rsid w:val="003D0A34"/>
    <w:rsid w:val="003D1235"/>
    <w:rsid w:val="003D29BC"/>
    <w:rsid w:val="003D3250"/>
    <w:rsid w:val="003D370C"/>
    <w:rsid w:val="003D572C"/>
    <w:rsid w:val="003D5A12"/>
    <w:rsid w:val="003D6D0C"/>
    <w:rsid w:val="003D7169"/>
    <w:rsid w:val="003E1465"/>
    <w:rsid w:val="003E1EF7"/>
    <w:rsid w:val="003E407C"/>
    <w:rsid w:val="003E647F"/>
    <w:rsid w:val="003E71F4"/>
    <w:rsid w:val="003E7D90"/>
    <w:rsid w:val="003F13E2"/>
    <w:rsid w:val="003F19BA"/>
    <w:rsid w:val="003F56AD"/>
    <w:rsid w:val="003F6002"/>
    <w:rsid w:val="003F6566"/>
    <w:rsid w:val="003F6CB1"/>
    <w:rsid w:val="003F7A30"/>
    <w:rsid w:val="0040027E"/>
    <w:rsid w:val="004047D5"/>
    <w:rsid w:val="00407B41"/>
    <w:rsid w:val="00407D3C"/>
    <w:rsid w:val="00411287"/>
    <w:rsid w:val="004116CE"/>
    <w:rsid w:val="00412E4D"/>
    <w:rsid w:val="00413352"/>
    <w:rsid w:val="00414B59"/>
    <w:rsid w:val="004167E1"/>
    <w:rsid w:val="004168D7"/>
    <w:rsid w:val="00416EA4"/>
    <w:rsid w:val="00416EBB"/>
    <w:rsid w:val="00423B0C"/>
    <w:rsid w:val="00425137"/>
    <w:rsid w:val="00425A6D"/>
    <w:rsid w:val="00425BB3"/>
    <w:rsid w:val="00426950"/>
    <w:rsid w:val="0042730D"/>
    <w:rsid w:val="00430F7A"/>
    <w:rsid w:val="00434455"/>
    <w:rsid w:val="004359AC"/>
    <w:rsid w:val="00435A28"/>
    <w:rsid w:val="00436115"/>
    <w:rsid w:val="0043678A"/>
    <w:rsid w:val="00436801"/>
    <w:rsid w:val="00436D4E"/>
    <w:rsid w:val="00436DC7"/>
    <w:rsid w:val="00444EFC"/>
    <w:rsid w:val="00445E76"/>
    <w:rsid w:val="004512F4"/>
    <w:rsid w:val="004541A8"/>
    <w:rsid w:val="00454948"/>
    <w:rsid w:val="00455A36"/>
    <w:rsid w:val="00457136"/>
    <w:rsid w:val="004605B0"/>
    <w:rsid w:val="0046483A"/>
    <w:rsid w:val="00466D42"/>
    <w:rsid w:val="00466D9B"/>
    <w:rsid w:val="0046719A"/>
    <w:rsid w:val="0047062E"/>
    <w:rsid w:val="00470ADE"/>
    <w:rsid w:val="004715D9"/>
    <w:rsid w:val="004722D9"/>
    <w:rsid w:val="00473668"/>
    <w:rsid w:val="00474B6C"/>
    <w:rsid w:val="00475712"/>
    <w:rsid w:val="00475873"/>
    <w:rsid w:val="00476BDE"/>
    <w:rsid w:val="00477257"/>
    <w:rsid w:val="004806AF"/>
    <w:rsid w:val="00480E57"/>
    <w:rsid w:val="00481812"/>
    <w:rsid w:val="00482189"/>
    <w:rsid w:val="004823D4"/>
    <w:rsid w:val="0048243F"/>
    <w:rsid w:val="0048455F"/>
    <w:rsid w:val="00484E2A"/>
    <w:rsid w:val="004869E7"/>
    <w:rsid w:val="004878A6"/>
    <w:rsid w:val="00492387"/>
    <w:rsid w:val="004A10A5"/>
    <w:rsid w:val="004A15AC"/>
    <w:rsid w:val="004A5623"/>
    <w:rsid w:val="004A5665"/>
    <w:rsid w:val="004A67A2"/>
    <w:rsid w:val="004A74C1"/>
    <w:rsid w:val="004B2609"/>
    <w:rsid w:val="004B7743"/>
    <w:rsid w:val="004B7C35"/>
    <w:rsid w:val="004C245F"/>
    <w:rsid w:val="004C2828"/>
    <w:rsid w:val="004C2846"/>
    <w:rsid w:val="004C3645"/>
    <w:rsid w:val="004C4B1E"/>
    <w:rsid w:val="004C4B8C"/>
    <w:rsid w:val="004C5076"/>
    <w:rsid w:val="004C7F90"/>
    <w:rsid w:val="004D16FB"/>
    <w:rsid w:val="004D3F44"/>
    <w:rsid w:val="004D4A8E"/>
    <w:rsid w:val="004E0DF6"/>
    <w:rsid w:val="004E1A5E"/>
    <w:rsid w:val="004E29B3"/>
    <w:rsid w:val="004E4352"/>
    <w:rsid w:val="004E5079"/>
    <w:rsid w:val="004E5782"/>
    <w:rsid w:val="004F0ADB"/>
    <w:rsid w:val="004F0E12"/>
    <w:rsid w:val="004F11EA"/>
    <w:rsid w:val="004F30F1"/>
    <w:rsid w:val="004F3509"/>
    <w:rsid w:val="004F465A"/>
    <w:rsid w:val="004F4EBB"/>
    <w:rsid w:val="004F4F92"/>
    <w:rsid w:val="0050300D"/>
    <w:rsid w:val="00503BF7"/>
    <w:rsid w:val="00506DAC"/>
    <w:rsid w:val="00511AC0"/>
    <w:rsid w:val="00511DE1"/>
    <w:rsid w:val="00512BCC"/>
    <w:rsid w:val="0051473A"/>
    <w:rsid w:val="00514FC2"/>
    <w:rsid w:val="00515A76"/>
    <w:rsid w:val="00516551"/>
    <w:rsid w:val="00522748"/>
    <w:rsid w:val="0052360D"/>
    <w:rsid w:val="005253AF"/>
    <w:rsid w:val="005261C8"/>
    <w:rsid w:val="005274B5"/>
    <w:rsid w:val="00527912"/>
    <w:rsid w:val="00531F14"/>
    <w:rsid w:val="00533D12"/>
    <w:rsid w:val="00533F63"/>
    <w:rsid w:val="00535D5F"/>
    <w:rsid w:val="005375E7"/>
    <w:rsid w:val="00537F1E"/>
    <w:rsid w:val="00540378"/>
    <w:rsid w:val="00542CCC"/>
    <w:rsid w:val="00546D42"/>
    <w:rsid w:val="005500BD"/>
    <w:rsid w:val="005506B5"/>
    <w:rsid w:val="005602EF"/>
    <w:rsid w:val="005613FE"/>
    <w:rsid w:val="00561768"/>
    <w:rsid w:val="00562082"/>
    <w:rsid w:val="0056213A"/>
    <w:rsid w:val="005626AF"/>
    <w:rsid w:val="00562E78"/>
    <w:rsid w:val="00563DA3"/>
    <w:rsid w:val="0056744A"/>
    <w:rsid w:val="00570864"/>
    <w:rsid w:val="00570DC7"/>
    <w:rsid w:val="00574DFF"/>
    <w:rsid w:val="00577AC5"/>
    <w:rsid w:val="005813B1"/>
    <w:rsid w:val="005823B8"/>
    <w:rsid w:val="005823F5"/>
    <w:rsid w:val="00583A0F"/>
    <w:rsid w:val="005864FE"/>
    <w:rsid w:val="00586C48"/>
    <w:rsid w:val="00590D07"/>
    <w:rsid w:val="005A1E8E"/>
    <w:rsid w:val="005A2746"/>
    <w:rsid w:val="005A415E"/>
    <w:rsid w:val="005B0412"/>
    <w:rsid w:val="005B09E4"/>
    <w:rsid w:val="005B357C"/>
    <w:rsid w:val="005B4156"/>
    <w:rsid w:val="005B4192"/>
    <w:rsid w:val="005B460F"/>
    <w:rsid w:val="005B6326"/>
    <w:rsid w:val="005B6839"/>
    <w:rsid w:val="005B696E"/>
    <w:rsid w:val="005C051F"/>
    <w:rsid w:val="005C0794"/>
    <w:rsid w:val="005C0AFF"/>
    <w:rsid w:val="005C15BD"/>
    <w:rsid w:val="005C1FA8"/>
    <w:rsid w:val="005C5C1E"/>
    <w:rsid w:val="005C668A"/>
    <w:rsid w:val="005C7485"/>
    <w:rsid w:val="005D0C41"/>
    <w:rsid w:val="005D312F"/>
    <w:rsid w:val="005D4066"/>
    <w:rsid w:val="005E3F80"/>
    <w:rsid w:val="005E5E8B"/>
    <w:rsid w:val="005E66A5"/>
    <w:rsid w:val="005F1C7E"/>
    <w:rsid w:val="005F21E4"/>
    <w:rsid w:val="005F288E"/>
    <w:rsid w:val="005F2A0D"/>
    <w:rsid w:val="005F3588"/>
    <w:rsid w:val="005F5376"/>
    <w:rsid w:val="005F6EC5"/>
    <w:rsid w:val="005F7BE6"/>
    <w:rsid w:val="00600A3E"/>
    <w:rsid w:val="00602FA5"/>
    <w:rsid w:val="006039AB"/>
    <w:rsid w:val="00603EB1"/>
    <w:rsid w:val="0060699A"/>
    <w:rsid w:val="00610D81"/>
    <w:rsid w:val="00610F86"/>
    <w:rsid w:val="00612BA3"/>
    <w:rsid w:val="00614AE7"/>
    <w:rsid w:val="00615672"/>
    <w:rsid w:val="006165D3"/>
    <w:rsid w:val="00616941"/>
    <w:rsid w:val="00620DB8"/>
    <w:rsid w:val="00621606"/>
    <w:rsid w:val="00622B8C"/>
    <w:rsid w:val="0062468A"/>
    <w:rsid w:val="00626ED6"/>
    <w:rsid w:val="00627954"/>
    <w:rsid w:val="00627FD2"/>
    <w:rsid w:val="00630D2B"/>
    <w:rsid w:val="00632ADE"/>
    <w:rsid w:val="00633A28"/>
    <w:rsid w:val="00636448"/>
    <w:rsid w:val="00643A7E"/>
    <w:rsid w:val="00644CE6"/>
    <w:rsid w:val="00645AEC"/>
    <w:rsid w:val="006464B4"/>
    <w:rsid w:val="00646AF3"/>
    <w:rsid w:val="00650EAE"/>
    <w:rsid w:val="00651FF5"/>
    <w:rsid w:val="00652967"/>
    <w:rsid w:val="00654B6E"/>
    <w:rsid w:val="00655AC8"/>
    <w:rsid w:val="00660517"/>
    <w:rsid w:val="0066222D"/>
    <w:rsid w:val="006626FD"/>
    <w:rsid w:val="00662F96"/>
    <w:rsid w:val="006640B2"/>
    <w:rsid w:val="00665985"/>
    <w:rsid w:val="00666FC3"/>
    <w:rsid w:val="006704A3"/>
    <w:rsid w:val="00670604"/>
    <w:rsid w:val="006735CD"/>
    <w:rsid w:val="006744D3"/>
    <w:rsid w:val="00676704"/>
    <w:rsid w:val="006806CF"/>
    <w:rsid w:val="00682546"/>
    <w:rsid w:val="0068645C"/>
    <w:rsid w:val="00687ACD"/>
    <w:rsid w:val="00690173"/>
    <w:rsid w:val="00691368"/>
    <w:rsid w:val="00692C32"/>
    <w:rsid w:val="00696C3D"/>
    <w:rsid w:val="006A073A"/>
    <w:rsid w:val="006A2F65"/>
    <w:rsid w:val="006A76A0"/>
    <w:rsid w:val="006B344C"/>
    <w:rsid w:val="006B525A"/>
    <w:rsid w:val="006B611C"/>
    <w:rsid w:val="006C1D75"/>
    <w:rsid w:val="006C3818"/>
    <w:rsid w:val="006C552A"/>
    <w:rsid w:val="006C75FB"/>
    <w:rsid w:val="006C75FE"/>
    <w:rsid w:val="006C7617"/>
    <w:rsid w:val="006D0BDD"/>
    <w:rsid w:val="006D0FE8"/>
    <w:rsid w:val="006D1E95"/>
    <w:rsid w:val="006D2EF3"/>
    <w:rsid w:val="006D4624"/>
    <w:rsid w:val="006D46D9"/>
    <w:rsid w:val="006D67BD"/>
    <w:rsid w:val="006D7641"/>
    <w:rsid w:val="006E0834"/>
    <w:rsid w:val="006E4874"/>
    <w:rsid w:val="006E7A66"/>
    <w:rsid w:val="006F0095"/>
    <w:rsid w:val="006F0E07"/>
    <w:rsid w:val="006F17C0"/>
    <w:rsid w:val="006F1CAD"/>
    <w:rsid w:val="006F27FB"/>
    <w:rsid w:val="006F45CF"/>
    <w:rsid w:val="006F48CA"/>
    <w:rsid w:val="006F5EB7"/>
    <w:rsid w:val="006F6F61"/>
    <w:rsid w:val="00701EB7"/>
    <w:rsid w:val="0070470B"/>
    <w:rsid w:val="00707B64"/>
    <w:rsid w:val="007107DB"/>
    <w:rsid w:val="00710FD7"/>
    <w:rsid w:val="00713357"/>
    <w:rsid w:val="00716330"/>
    <w:rsid w:val="00717B2D"/>
    <w:rsid w:val="007239C2"/>
    <w:rsid w:val="00723B41"/>
    <w:rsid w:val="007258F7"/>
    <w:rsid w:val="007262EA"/>
    <w:rsid w:val="00727706"/>
    <w:rsid w:val="00727DAE"/>
    <w:rsid w:val="00727FAB"/>
    <w:rsid w:val="00730DAF"/>
    <w:rsid w:val="00732116"/>
    <w:rsid w:val="00732388"/>
    <w:rsid w:val="00733394"/>
    <w:rsid w:val="0073377B"/>
    <w:rsid w:val="007348AE"/>
    <w:rsid w:val="0073620E"/>
    <w:rsid w:val="007362C7"/>
    <w:rsid w:val="00737A8B"/>
    <w:rsid w:val="00737E5D"/>
    <w:rsid w:val="00741979"/>
    <w:rsid w:val="0074329A"/>
    <w:rsid w:val="00744D1D"/>
    <w:rsid w:val="00745B87"/>
    <w:rsid w:val="00746184"/>
    <w:rsid w:val="0074762D"/>
    <w:rsid w:val="00750251"/>
    <w:rsid w:val="0075025B"/>
    <w:rsid w:val="00750D36"/>
    <w:rsid w:val="007510E0"/>
    <w:rsid w:val="007538E2"/>
    <w:rsid w:val="00754886"/>
    <w:rsid w:val="00754B67"/>
    <w:rsid w:val="007554F3"/>
    <w:rsid w:val="00755531"/>
    <w:rsid w:val="00757C0B"/>
    <w:rsid w:val="007618F2"/>
    <w:rsid w:val="00762CA1"/>
    <w:rsid w:val="00764B6D"/>
    <w:rsid w:val="00765A17"/>
    <w:rsid w:val="00765B9B"/>
    <w:rsid w:val="00773DA5"/>
    <w:rsid w:val="007749E4"/>
    <w:rsid w:val="007755AD"/>
    <w:rsid w:val="00775AD4"/>
    <w:rsid w:val="007776CD"/>
    <w:rsid w:val="007776FA"/>
    <w:rsid w:val="007809DA"/>
    <w:rsid w:val="00781C5E"/>
    <w:rsid w:val="007824DC"/>
    <w:rsid w:val="00784D58"/>
    <w:rsid w:val="00790842"/>
    <w:rsid w:val="007908D9"/>
    <w:rsid w:val="007924D5"/>
    <w:rsid w:val="00793778"/>
    <w:rsid w:val="007955C8"/>
    <w:rsid w:val="007A0E90"/>
    <w:rsid w:val="007A19BD"/>
    <w:rsid w:val="007A3C13"/>
    <w:rsid w:val="007B0DE9"/>
    <w:rsid w:val="007B15B9"/>
    <w:rsid w:val="007B1AF8"/>
    <w:rsid w:val="007B1B06"/>
    <w:rsid w:val="007B1EFE"/>
    <w:rsid w:val="007B2764"/>
    <w:rsid w:val="007B3482"/>
    <w:rsid w:val="007B3905"/>
    <w:rsid w:val="007B49C2"/>
    <w:rsid w:val="007B5872"/>
    <w:rsid w:val="007B6A98"/>
    <w:rsid w:val="007C22C2"/>
    <w:rsid w:val="007C2954"/>
    <w:rsid w:val="007C2A46"/>
    <w:rsid w:val="007C3D61"/>
    <w:rsid w:val="007C47D9"/>
    <w:rsid w:val="007C60DE"/>
    <w:rsid w:val="007D27F9"/>
    <w:rsid w:val="007D2EA3"/>
    <w:rsid w:val="007D31CE"/>
    <w:rsid w:val="007D3BEF"/>
    <w:rsid w:val="007D502B"/>
    <w:rsid w:val="007E15C5"/>
    <w:rsid w:val="007E1951"/>
    <w:rsid w:val="007E1DE8"/>
    <w:rsid w:val="007E470C"/>
    <w:rsid w:val="007E4A61"/>
    <w:rsid w:val="007E57FB"/>
    <w:rsid w:val="007F0829"/>
    <w:rsid w:val="007F087E"/>
    <w:rsid w:val="007F0C22"/>
    <w:rsid w:val="007F11F8"/>
    <w:rsid w:val="007F17D9"/>
    <w:rsid w:val="007F18AF"/>
    <w:rsid w:val="007F4238"/>
    <w:rsid w:val="007F42BE"/>
    <w:rsid w:val="007F5102"/>
    <w:rsid w:val="007F583B"/>
    <w:rsid w:val="007F7920"/>
    <w:rsid w:val="008021A5"/>
    <w:rsid w:val="008025D0"/>
    <w:rsid w:val="00802858"/>
    <w:rsid w:val="00803B76"/>
    <w:rsid w:val="00805F7E"/>
    <w:rsid w:val="008109C6"/>
    <w:rsid w:val="00813C8A"/>
    <w:rsid w:val="00813D67"/>
    <w:rsid w:val="00813FA3"/>
    <w:rsid w:val="00814DD9"/>
    <w:rsid w:val="00815647"/>
    <w:rsid w:val="008168E9"/>
    <w:rsid w:val="00817708"/>
    <w:rsid w:val="00817A31"/>
    <w:rsid w:val="00820BE7"/>
    <w:rsid w:val="00820FDC"/>
    <w:rsid w:val="00822AFF"/>
    <w:rsid w:val="0082493E"/>
    <w:rsid w:val="008258D0"/>
    <w:rsid w:val="00827803"/>
    <w:rsid w:val="008300BF"/>
    <w:rsid w:val="008321D6"/>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9B1"/>
    <w:rsid w:val="008659D6"/>
    <w:rsid w:val="00866F91"/>
    <w:rsid w:val="00867E8D"/>
    <w:rsid w:val="00870F97"/>
    <w:rsid w:val="00871785"/>
    <w:rsid w:val="00873422"/>
    <w:rsid w:val="00874DD6"/>
    <w:rsid w:val="008754BD"/>
    <w:rsid w:val="008824DA"/>
    <w:rsid w:val="008825DB"/>
    <w:rsid w:val="008854A9"/>
    <w:rsid w:val="00885780"/>
    <w:rsid w:val="00885C62"/>
    <w:rsid w:val="0088680F"/>
    <w:rsid w:val="00891A2B"/>
    <w:rsid w:val="00893BA2"/>
    <w:rsid w:val="008964DC"/>
    <w:rsid w:val="0089691B"/>
    <w:rsid w:val="0089719C"/>
    <w:rsid w:val="008A2F53"/>
    <w:rsid w:val="008A7072"/>
    <w:rsid w:val="008B09BC"/>
    <w:rsid w:val="008B0E65"/>
    <w:rsid w:val="008B4018"/>
    <w:rsid w:val="008B6022"/>
    <w:rsid w:val="008B71DF"/>
    <w:rsid w:val="008B7824"/>
    <w:rsid w:val="008C060B"/>
    <w:rsid w:val="008C0AFE"/>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5302"/>
    <w:rsid w:val="008F0603"/>
    <w:rsid w:val="008F24C5"/>
    <w:rsid w:val="008F35BB"/>
    <w:rsid w:val="008F35CD"/>
    <w:rsid w:val="008F452F"/>
    <w:rsid w:val="008F60DF"/>
    <w:rsid w:val="008F6E03"/>
    <w:rsid w:val="008F7E6C"/>
    <w:rsid w:val="00900D10"/>
    <w:rsid w:val="00901B36"/>
    <w:rsid w:val="009021C5"/>
    <w:rsid w:val="009027A5"/>
    <w:rsid w:val="00904E93"/>
    <w:rsid w:val="0090796F"/>
    <w:rsid w:val="00910039"/>
    <w:rsid w:val="00912CEB"/>
    <w:rsid w:val="009146C5"/>
    <w:rsid w:val="00915D1A"/>
    <w:rsid w:val="009217EF"/>
    <w:rsid w:val="00926A3C"/>
    <w:rsid w:val="009304EB"/>
    <w:rsid w:val="0093067B"/>
    <w:rsid w:val="0093139A"/>
    <w:rsid w:val="009320CD"/>
    <w:rsid w:val="00932991"/>
    <w:rsid w:val="0093369B"/>
    <w:rsid w:val="00935257"/>
    <w:rsid w:val="00937D24"/>
    <w:rsid w:val="00942726"/>
    <w:rsid w:val="009427A9"/>
    <w:rsid w:val="00942E20"/>
    <w:rsid w:val="00943DB8"/>
    <w:rsid w:val="00943FE3"/>
    <w:rsid w:val="00944149"/>
    <w:rsid w:val="00944504"/>
    <w:rsid w:val="00944CA5"/>
    <w:rsid w:val="00945673"/>
    <w:rsid w:val="009459FD"/>
    <w:rsid w:val="00945DA7"/>
    <w:rsid w:val="00947D8A"/>
    <w:rsid w:val="00947F6E"/>
    <w:rsid w:val="0095140C"/>
    <w:rsid w:val="009515E3"/>
    <w:rsid w:val="00953267"/>
    <w:rsid w:val="009538D3"/>
    <w:rsid w:val="00956780"/>
    <w:rsid w:val="00956AC0"/>
    <w:rsid w:val="00960357"/>
    <w:rsid w:val="00960B9A"/>
    <w:rsid w:val="009622A5"/>
    <w:rsid w:val="00963164"/>
    <w:rsid w:val="00963864"/>
    <w:rsid w:val="00970EF3"/>
    <w:rsid w:val="0097212A"/>
    <w:rsid w:val="009728F0"/>
    <w:rsid w:val="00972B33"/>
    <w:rsid w:val="00974444"/>
    <w:rsid w:val="009749FD"/>
    <w:rsid w:val="00977765"/>
    <w:rsid w:val="00977E1D"/>
    <w:rsid w:val="00980500"/>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5268"/>
    <w:rsid w:val="009D19CB"/>
    <w:rsid w:val="009D32C4"/>
    <w:rsid w:val="009D458B"/>
    <w:rsid w:val="009D5E95"/>
    <w:rsid w:val="009E1347"/>
    <w:rsid w:val="009E1FA2"/>
    <w:rsid w:val="009E37DD"/>
    <w:rsid w:val="009E4133"/>
    <w:rsid w:val="009E571B"/>
    <w:rsid w:val="009E6219"/>
    <w:rsid w:val="009E7164"/>
    <w:rsid w:val="009F1A19"/>
    <w:rsid w:val="009F1C29"/>
    <w:rsid w:val="009F2C6E"/>
    <w:rsid w:val="009F3C1E"/>
    <w:rsid w:val="009F676A"/>
    <w:rsid w:val="009F76F2"/>
    <w:rsid w:val="009F7ACF"/>
    <w:rsid w:val="00A00254"/>
    <w:rsid w:val="00A00643"/>
    <w:rsid w:val="00A019B5"/>
    <w:rsid w:val="00A0215C"/>
    <w:rsid w:val="00A03B7C"/>
    <w:rsid w:val="00A06BEA"/>
    <w:rsid w:val="00A06D93"/>
    <w:rsid w:val="00A076F2"/>
    <w:rsid w:val="00A079C9"/>
    <w:rsid w:val="00A143F5"/>
    <w:rsid w:val="00A14E14"/>
    <w:rsid w:val="00A152AD"/>
    <w:rsid w:val="00A15D65"/>
    <w:rsid w:val="00A163F5"/>
    <w:rsid w:val="00A218E9"/>
    <w:rsid w:val="00A21A7E"/>
    <w:rsid w:val="00A21CA0"/>
    <w:rsid w:val="00A221D0"/>
    <w:rsid w:val="00A23BCB"/>
    <w:rsid w:val="00A24233"/>
    <w:rsid w:val="00A2560A"/>
    <w:rsid w:val="00A259A5"/>
    <w:rsid w:val="00A262DF"/>
    <w:rsid w:val="00A26DDD"/>
    <w:rsid w:val="00A3093C"/>
    <w:rsid w:val="00A34002"/>
    <w:rsid w:val="00A34A86"/>
    <w:rsid w:val="00A364FB"/>
    <w:rsid w:val="00A3665C"/>
    <w:rsid w:val="00A36B78"/>
    <w:rsid w:val="00A43BF4"/>
    <w:rsid w:val="00A4402A"/>
    <w:rsid w:val="00A4588D"/>
    <w:rsid w:val="00A45CC9"/>
    <w:rsid w:val="00A5060C"/>
    <w:rsid w:val="00A50717"/>
    <w:rsid w:val="00A533E1"/>
    <w:rsid w:val="00A5366D"/>
    <w:rsid w:val="00A549A5"/>
    <w:rsid w:val="00A56204"/>
    <w:rsid w:val="00A56B02"/>
    <w:rsid w:val="00A57558"/>
    <w:rsid w:val="00A577A2"/>
    <w:rsid w:val="00A61586"/>
    <w:rsid w:val="00A62BF5"/>
    <w:rsid w:val="00A642BD"/>
    <w:rsid w:val="00A6480D"/>
    <w:rsid w:val="00A651FA"/>
    <w:rsid w:val="00A663F1"/>
    <w:rsid w:val="00A711DD"/>
    <w:rsid w:val="00A76AC9"/>
    <w:rsid w:val="00A76FA0"/>
    <w:rsid w:val="00A7771C"/>
    <w:rsid w:val="00A77F3C"/>
    <w:rsid w:val="00A77FB0"/>
    <w:rsid w:val="00A8002A"/>
    <w:rsid w:val="00A80319"/>
    <w:rsid w:val="00A80712"/>
    <w:rsid w:val="00A810C8"/>
    <w:rsid w:val="00A831F7"/>
    <w:rsid w:val="00A834EA"/>
    <w:rsid w:val="00A863BF"/>
    <w:rsid w:val="00A86724"/>
    <w:rsid w:val="00A87DCF"/>
    <w:rsid w:val="00A90123"/>
    <w:rsid w:val="00A90AAA"/>
    <w:rsid w:val="00A93A17"/>
    <w:rsid w:val="00A94F67"/>
    <w:rsid w:val="00A95ABB"/>
    <w:rsid w:val="00AA0ACC"/>
    <w:rsid w:val="00AA242A"/>
    <w:rsid w:val="00AA49A8"/>
    <w:rsid w:val="00AA62D6"/>
    <w:rsid w:val="00AA78CB"/>
    <w:rsid w:val="00AB0932"/>
    <w:rsid w:val="00AB1AEA"/>
    <w:rsid w:val="00AB3182"/>
    <w:rsid w:val="00AB3245"/>
    <w:rsid w:val="00AB428B"/>
    <w:rsid w:val="00AB6FC0"/>
    <w:rsid w:val="00AB7423"/>
    <w:rsid w:val="00AB7ACC"/>
    <w:rsid w:val="00AB7E89"/>
    <w:rsid w:val="00AC2089"/>
    <w:rsid w:val="00AC29ED"/>
    <w:rsid w:val="00AC3C31"/>
    <w:rsid w:val="00AC5605"/>
    <w:rsid w:val="00AC56AC"/>
    <w:rsid w:val="00AC5B38"/>
    <w:rsid w:val="00AD0AA0"/>
    <w:rsid w:val="00AD312B"/>
    <w:rsid w:val="00AD3720"/>
    <w:rsid w:val="00AD3729"/>
    <w:rsid w:val="00AD65F0"/>
    <w:rsid w:val="00AD7C73"/>
    <w:rsid w:val="00AD7F58"/>
    <w:rsid w:val="00AE61AE"/>
    <w:rsid w:val="00AE62D6"/>
    <w:rsid w:val="00AE6DF1"/>
    <w:rsid w:val="00AE7340"/>
    <w:rsid w:val="00AF0EA3"/>
    <w:rsid w:val="00AF2A17"/>
    <w:rsid w:val="00AF2E37"/>
    <w:rsid w:val="00AF3BBE"/>
    <w:rsid w:val="00AF7D0B"/>
    <w:rsid w:val="00B0149B"/>
    <w:rsid w:val="00B02BF3"/>
    <w:rsid w:val="00B03A60"/>
    <w:rsid w:val="00B060CD"/>
    <w:rsid w:val="00B1059A"/>
    <w:rsid w:val="00B13196"/>
    <w:rsid w:val="00B14F62"/>
    <w:rsid w:val="00B15542"/>
    <w:rsid w:val="00B15E5A"/>
    <w:rsid w:val="00B16AA9"/>
    <w:rsid w:val="00B17052"/>
    <w:rsid w:val="00B1793B"/>
    <w:rsid w:val="00B21516"/>
    <w:rsid w:val="00B22096"/>
    <w:rsid w:val="00B22835"/>
    <w:rsid w:val="00B22848"/>
    <w:rsid w:val="00B22B4B"/>
    <w:rsid w:val="00B23008"/>
    <w:rsid w:val="00B25CF3"/>
    <w:rsid w:val="00B263D8"/>
    <w:rsid w:val="00B32C78"/>
    <w:rsid w:val="00B33374"/>
    <w:rsid w:val="00B33DC3"/>
    <w:rsid w:val="00B33FCD"/>
    <w:rsid w:val="00B3428A"/>
    <w:rsid w:val="00B36F91"/>
    <w:rsid w:val="00B41236"/>
    <w:rsid w:val="00B423DC"/>
    <w:rsid w:val="00B43409"/>
    <w:rsid w:val="00B438B3"/>
    <w:rsid w:val="00B50C75"/>
    <w:rsid w:val="00B51684"/>
    <w:rsid w:val="00B519EE"/>
    <w:rsid w:val="00B52736"/>
    <w:rsid w:val="00B5681E"/>
    <w:rsid w:val="00B56EFF"/>
    <w:rsid w:val="00B56F53"/>
    <w:rsid w:val="00B5728E"/>
    <w:rsid w:val="00B60CBD"/>
    <w:rsid w:val="00B61C00"/>
    <w:rsid w:val="00B629A9"/>
    <w:rsid w:val="00B62EE9"/>
    <w:rsid w:val="00B634CB"/>
    <w:rsid w:val="00B65741"/>
    <w:rsid w:val="00B65A1C"/>
    <w:rsid w:val="00B66318"/>
    <w:rsid w:val="00B676AE"/>
    <w:rsid w:val="00B70391"/>
    <w:rsid w:val="00B70E81"/>
    <w:rsid w:val="00B72C15"/>
    <w:rsid w:val="00B7332D"/>
    <w:rsid w:val="00B7401C"/>
    <w:rsid w:val="00B74317"/>
    <w:rsid w:val="00B804C4"/>
    <w:rsid w:val="00B82959"/>
    <w:rsid w:val="00B8298A"/>
    <w:rsid w:val="00B86B75"/>
    <w:rsid w:val="00B875B5"/>
    <w:rsid w:val="00B9064E"/>
    <w:rsid w:val="00B947BD"/>
    <w:rsid w:val="00B957AC"/>
    <w:rsid w:val="00B976AC"/>
    <w:rsid w:val="00B97CF1"/>
    <w:rsid w:val="00B97EE1"/>
    <w:rsid w:val="00BA4CCB"/>
    <w:rsid w:val="00BA5160"/>
    <w:rsid w:val="00BA5802"/>
    <w:rsid w:val="00BA7923"/>
    <w:rsid w:val="00BB12D9"/>
    <w:rsid w:val="00BB1B45"/>
    <w:rsid w:val="00BB243E"/>
    <w:rsid w:val="00BB2BB7"/>
    <w:rsid w:val="00BB3164"/>
    <w:rsid w:val="00BB6800"/>
    <w:rsid w:val="00BB6FF7"/>
    <w:rsid w:val="00BB7620"/>
    <w:rsid w:val="00BC1958"/>
    <w:rsid w:val="00BC1BFF"/>
    <w:rsid w:val="00BC48D5"/>
    <w:rsid w:val="00BC4902"/>
    <w:rsid w:val="00BC5D83"/>
    <w:rsid w:val="00BC6439"/>
    <w:rsid w:val="00BC6A5D"/>
    <w:rsid w:val="00BC74B2"/>
    <w:rsid w:val="00BD14CF"/>
    <w:rsid w:val="00BD1AE2"/>
    <w:rsid w:val="00BD1D0F"/>
    <w:rsid w:val="00BD35E4"/>
    <w:rsid w:val="00BD381E"/>
    <w:rsid w:val="00BD5103"/>
    <w:rsid w:val="00BD6D73"/>
    <w:rsid w:val="00BD7D7F"/>
    <w:rsid w:val="00BE005E"/>
    <w:rsid w:val="00BE0C77"/>
    <w:rsid w:val="00BE20CC"/>
    <w:rsid w:val="00BE2B94"/>
    <w:rsid w:val="00BE3788"/>
    <w:rsid w:val="00BE584B"/>
    <w:rsid w:val="00BE7C78"/>
    <w:rsid w:val="00BF11F6"/>
    <w:rsid w:val="00BF18C6"/>
    <w:rsid w:val="00BF217A"/>
    <w:rsid w:val="00BF2B0A"/>
    <w:rsid w:val="00BF3007"/>
    <w:rsid w:val="00BF5587"/>
    <w:rsid w:val="00BF5914"/>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309E2"/>
    <w:rsid w:val="00C31AA7"/>
    <w:rsid w:val="00C31DA0"/>
    <w:rsid w:val="00C3332F"/>
    <w:rsid w:val="00C3395F"/>
    <w:rsid w:val="00C33C75"/>
    <w:rsid w:val="00C33EC0"/>
    <w:rsid w:val="00C3441B"/>
    <w:rsid w:val="00C36279"/>
    <w:rsid w:val="00C3707C"/>
    <w:rsid w:val="00C370A3"/>
    <w:rsid w:val="00C3798F"/>
    <w:rsid w:val="00C37D76"/>
    <w:rsid w:val="00C40B55"/>
    <w:rsid w:val="00C422E8"/>
    <w:rsid w:val="00C42766"/>
    <w:rsid w:val="00C42CCE"/>
    <w:rsid w:val="00C460D8"/>
    <w:rsid w:val="00C473A7"/>
    <w:rsid w:val="00C50FAF"/>
    <w:rsid w:val="00C53283"/>
    <w:rsid w:val="00C55A3D"/>
    <w:rsid w:val="00C55BDC"/>
    <w:rsid w:val="00C5686B"/>
    <w:rsid w:val="00C6162E"/>
    <w:rsid w:val="00C61810"/>
    <w:rsid w:val="00C62173"/>
    <w:rsid w:val="00C623EF"/>
    <w:rsid w:val="00C62A62"/>
    <w:rsid w:val="00C63366"/>
    <w:rsid w:val="00C6405A"/>
    <w:rsid w:val="00C659A9"/>
    <w:rsid w:val="00C65A20"/>
    <w:rsid w:val="00C674EA"/>
    <w:rsid w:val="00C733C8"/>
    <w:rsid w:val="00C7476A"/>
    <w:rsid w:val="00C8164A"/>
    <w:rsid w:val="00C831D5"/>
    <w:rsid w:val="00C875B5"/>
    <w:rsid w:val="00C87BEB"/>
    <w:rsid w:val="00C90A2F"/>
    <w:rsid w:val="00C91143"/>
    <w:rsid w:val="00C9444E"/>
    <w:rsid w:val="00C94FAF"/>
    <w:rsid w:val="00C9502B"/>
    <w:rsid w:val="00C957F1"/>
    <w:rsid w:val="00C9784B"/>
    <w:rsid w:val="00CA02C6"/>
    <w:rsid w:val="00CA07F4"/>
    <w:rsid w:val="00CA52C5"/>
    <w:rsid w:val="00CA57F5"/>
    <w:rsid w:val="00CA670E"/>
    <w:rsid w:val="00CA6BF8"/>
    <w:rsid w:val="00CB0229"/>
    <w:rsid w:val="00CB1496"/>
    <w:rsid w:val="00CB1A5F"/>
    <w:rsid w:val="00CB2D25"/>
    <w:rsid w:val="00CB3C1F"/>
    <w:rsid w:val="00CB6C38"/>
    <w:rsid w:val="00CB6C51"/>
    <w:rsid w:val="00CC29EF"/>
    <w:rsid w:val="00CC5D87"/>
    <w:rsid w:val="00CD01CC"/>
    <w:rsid w:val="00CD0C8C"/>
    <w:rsid w:val="00CD3010"/>
    <w:rsid w:val="00CD3FBE"/>
    <w:rsid w:val="00CD6249"/>
    <w:rsid w:val="00CD75C5"/>
    <w:rsid w:val="00CE1D6F"/>
    <w:rsid w:val="00CE2E70"/>
    <w:rsid w:val="00CE58CD"/>
    <w:rsid w:val="00CE64DA"/>
    <w:rsid w:val="00CE70CA"/>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5B8C"/>
    <w:rsid w:val="00D060C8"/>
    <w:rsid w:val="00D06976"/>
    <w:rsid w:val="00D071D4"/>
    <w:rsid w:val="00D128F7"/>
    <w:rsid w:val="00D1313D"/>
    <w:rsid w:val="00D20020"/>
    <w:rsid w:val="00D20788"/>
    <w:rsid w:val="00D22597"/>
    <w:rsid w:val="00D2603D"/>
    <w:rsid w:val="00D26B91"/>
    <w:rsid w:val="00D26C5C"/>
    <w:rsid w:val="00D31021"/>
    <w:rsid w:val="00D31D1F"/>
    <w:rsid w:val="00D331A9"/>
    <w:rsid w:val="00D34071"/>
    <w:rsid w:val="00D35D03"/>
    <w:rsid w:val="00D3608D"/>
    <w:rsid w:val="00D367E6"/>
    <w:rsid w:val="00D3781D"/>
    <w:rsid w:val="00D415CE"/>
    <w:rsid w:val="00D420EF"/>
    <w:rsid w:val="00D430EB"/>
    <w:rsid w:val="00D4351B"/>
    <w:rsid w:val="00D459E0"/>
    <w:rsid w:val="00D46407"/>
    <w:rsid w:val="00D47D9E"/>
    <w:rsid w:val="00D508E4"/>
    <w:rsid w:val="00D51573"/>
    <w:rsid w:val="00D51742"/>
    <w:rsid w:val="00D51D15"/>
    <w:rsid w:val="00D54FC6"/>
    <w:rsid w:val="00D57C42"/>
    <w:rsid w:val="00D60675"/>
    <w:rsid w:val="00D612D8"/>
    <w:rsid w:val="00D628F5"/>
    <w:rsid w:val="00D65537"/>
    <w:rsid w:val="00D65F5E"/>
    <w:rsid w:val="00D67075"/>
    <w:rsid w:val="00D7010E"/>
    <w:rsid w:val="00D73BB4"/>
    <w:rsid w:val="00D73E90"/>
    <w:rsid w:val="00D85CA8"/>
    <w:rsid w:val="00D903A3"/>
    <w:rsid w:val="00D90475"/>
    <w:rsid w:val="00D906C0"/>
    <w:rsid w:val="00D90860"/>
    <w:rsid w:val="00D9200B"/>
    <w:rsid w:val="00D930A1"/>
    <w:rsid w:val="00D93750"/>
    <w:rsid w:val="00D938B8"/>
    <w:rsid w:val="00D94830"/>
    <w:rsid w:val="00D95DF5"/>
    <w:rsid w:val="00DA1ABF"/>
    <w:rsid w:val="00DA2FF2"/>
    <w:rsid w:val="00DA6A14"/>
    <w:rsid w:val="00DB03DD"/>
    <w:rsid w:val="00DB2D53"/>
    <w:rsid w:val="00DB35AF"/>
    <w:rsid w:val="00DB3A10"/>
    <w:rsid w:val="00DB3C19"/>
    <w:rsid w:val="00DB599B"/>
    <w:rsid w:val="00DC2689"/>
    <w:rsid w:val="00DC2E52"/>
    <w:rsid w:val="00DC7665"/>
    <w:rsid w:val="00DC7A5A"/>
    <w:rsid w:val="00DD5C86"/>
    <w:rsid w:val="00DD616E"/>
    <w:rsid w:val="00DD7CA3"/>
    <w:rsid w:val="00DD7D00"/>
    <w:rsid w:val="00DE2325"/>
    <w:rsid w:val="00DE34EA"/>
    <w:rsid w:val="00DE37C0"/>
    <w:rsid w:val="00DE4223"/>
    <w:rsid w:val="00DE437B"/>
    <w:rsid w:val="00DE5539"/>
    <w:rsid w:val="00DE56FA"/>
    <w:rsid w:val="00DE7FA5"/>
    <w:rsid w:val="00DF6AF7"/>
    <w:rsid w:val="00DF6D8A"/>
    <w:rsid w:val="00DF7C77"/>
    <w:rsid w:val="00E006F9"/>
    <w:rsid w:val="00E00C4A"/>
    <w:rsid w:val="00E01ADA"/>
    <w:rsid w:val="00E02DE2"/>
    <w:rsid w:val="00E036B3"/>
    <w:rsid w:val="00E06BD6"/>
    <w:rsid w:val="00E076DB"/>
    <w:rsid w:val="00E07D1B"/>
    <w:rsid w:val="00E104C0"/>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15A3"/>
    <w:rsid w:val="00E321E8"/>
    <w:rsid w:val="00E32D8A"/>
    <w:rsid w:val="00E334F8"/>
    <w:rsid w:val="00E3439C"/>
    <w:rsid w:val="00E343BC"/>
    <w:rsid w:val="00E3446C"/>
    <w:rsid w:val="00E3507E"/>
    <w:rsid w:val="00E3774A"/>
    <w:rsid w:val="00E4063A"/>
    <w:rsid w:val="00E40A6D"/>
    <w:rsid w:val="00E42427"/>
    <w:rsid w:val="00E428C6"/>
    <w:rsid w:val="00E43077"/>
    <w:rsid w:val="00E444F4"/>
    <w:rsid w:val="00E454F5"/>
    <w:rsid w:val="00E462F4"/>
    <w:rsid w:val="00E46322"/>
    <w:rsid w:val="00E467B2"/>
    <w:rsid w:val="00E469AE"/>
    <w:rsid w:val="00E50602"/>
    <w:rsid w:val="00E523BA"/>
    <w:rsid w:val="00E53210"/>
    <w:rsid w:val="00E54414"/>
    <w:rsid w:val="00E57411"/>
    <w:rsid w:val="00E601DC"/>
    <w:rsid w:val="00E606A1"/>
    <w:rsid w:val="00E60814"/>
    <w:rsid w:val="00E60BBC"/>
    <w:rsid w:val="00E62645"/>
    <w:rsid w:val="00E6267C"/>
    <w:rsid w:val="00E66591"/>
    <w:rsid w:val="00E66CB1"/>
    <w:rsid w:val="00E66FF2"/>
    <w:rsid w:val="00E67CED"/>
    <w:rsid w:val="00E67F00"/>
    <w:rsid w:val="00E72DA9"/>
    <w:rsid w:val="00E72EB6"/>
    <w:rsid w:val="00E747B1"/>
    <w:rsid w:val="00E74A95"/>
    <w:rsid w:val="00E754E4"/>
    <w:rsid w:val="00E75946"/>
    <w:rsid w:val="00E842C7"/>
    <w:rsid w:val="00E8467D"/>
    <w:rsid w:val="00E870C2"/>
    <w:rsid w:val="00E918D0"/>
    <w:rsid w:val="00E9300C"/>
    <w:rsid w:val="00E95E84"/>
    <w:rsid w:val="00E973A2"/>
    <w:rsid w:val="00E979FC"/>
    <w:rsid w:val="00EA124F"/>
    <w:rsid w:val="00EA1653"/>
    <w:rsid w:val="00EA1F02"/>
    <w:rsid w:val="00EA277A"/>
    <w:rsid w:val="00EA5D7E"/>
    <w:rsid w:val="00EA60C8"/>
    <w:rsid w:val="00EB3D7F"/>
    <w:rsid w:val="00EB59CD"/>
    <w:rsid w:val="00EB5DA2"/>
    <w:rsid w:val="00EB62BE"/>
    <w:rsid w:val="00EB7EC1"/>
    <w:rsid w:val="00EC33E3"/>
    <w:rsid w:val="00EC38A7"/>
    <w:rsid w:val="00EC3B63"/>
    <w:rsid w:val="00EC57DB"/>
    <w:rsid w:val="00EC6D95"/>
    <w:rsid w:val="00EC7A8E"/>
    <w:rsid w:val="00ED53FA"/>
    <w:rsid w:val="00EE16FA"/>
    <w:rsid w:val="00EE3A7C"/>
    <w:rsid w:val="00EE4954"/>
    <w:rsid w:val="00EE67C6"/>
    <w:rsid w:val="00EF074C"/>
    <w:rsid w:val="00EF0E04"/>
    <w:rsid w:val="00EF236D"/>
    <w:rsid w:val="00EF2A95"/>
    <w:rsid w:val="00EF4698"/>
    <w:rsid w:val="00EF5FC1"/>
    <w:rsid w:val="00EF6B9A"/>
    <w:rsid w:val="00EF7E13"/>
    <w:rsid w:val="00F048AC"/>
    <w:rsid w:val="00F062FA"/>
    <w:rsid w:val="00F07724"/>
    <w:rsid w:val="00F0774D"/>
    <w:rsid w:val="00F07CC4"/>
    <w:rsid w:val="00F1404A"/>
    <w:rsid w:val="00F159CD"/>
    <w:rsid w:val="00F16605"/>
    <w:rsid w:val="00F16849"/>
    <w:rsid w:val="00F17120"/>
    <w:rsid w:val="00F17A2A"/>
    <w:rsid w:val="00F17D20"/>
    <w:rsid w:val="00F21264"/>
    <w:rsid w:val="00F2176D"/>
    <w:rsid w:val="00F22702"/>
    <w:rsid w:val="00F241D3"/>
    <w:rsid w:val="00F2458D"/>
    <w:rsid w:val="00F2496D"/>
    <w:rsid w:val="00F24FE0"/>
    <w:rsid w:val="00F261CA"/>
    <w:rsid w:val="00F269DE"/>
    <w:rsid w:val="00F273F7"/>
    <w:rsid w:val="00F2770C"/>
    <w:rsid w:val="00F32986"/>
    <w:rsid w:val="00F33997"/>
    <w:rsid w:val="00F33E02"/>
    <w:rsid w:val="00F340BE"/>
    <w:rsid w:val="00F34FE0"/>
    <w:rsid w:val="00F364D0"/>
    <w:rsid w:val="00F36739"/>
    <w:rsid w:val="00F4492C"/>
    <w:rsid w:val="00F450A2"/>
    <w:rsid w:val="00F472E6"/>
    <w:rsid w:val="00F524D3"/>
    <w:rsid w:val="00F54301"/>
    <w:rsid w:val="00F56552"/>
    <w:rsid w:val="00F566E2"/>
    <w:rsid w:val="00F5743C"/>
    <w:rsid w:val="00F57B4C"/>
    <w:rsid w:val="00F6232A"/>
    <w:rsid w:val="00F62DC4"/>
    <w:rsid w:val="00F63491"/>
    <w:rsid w:val="00F672F0"/>
    <w:rsid w:val="00F70D4F"/>
    <w:rsid w:val="00F73AA8"/>
    <w:rsid w:val="00F741B1"/>
    <w:rsid w:val="00F834A7"/>
    <w:rsid w:val="00F83C17"/>
    <w:rsid w:val="00F8476A"/>
    <w:rsid w:val="00F86D02"/>
    <w:rsid w:val="00F873A4"/>
    <w:rsid w:val="00F876FC"/>
    <w:rsid w:val="00F87756"/>
    <w:rsid w:val="00F878AB"/>
    <w:rsid w:val="00F91174"/>
    <w:rsid w:val="00F939CD"/>
    <w:rsid w:val="00F946C7"/>
    <w:rsid w:val="00F9573C"/>
    <w:rsid w:val="00F95D40"/>
    <w:rsid w:val="00FA00BA"/>
    <w:rsid w:val="00FB1CDF"/>
    <w:rsid w:val="00FB677A"/>
    <w:rsid w:val="00FB6AD1"/>
    <w:rsid w:val="00FC20B8"/>
    <w:rsid w:val="00FC28F1"/>
    <w:rsid w:val="00FC6065"/>
    <w:rsid w:val="00FC6C65"/>
    <w:rsid w:val="00FD0100"/>
    <w:rsid w:val="00FD13AF"/>
    <w:rsid w:val="00FD1737"/>
    <w:rsid w:val="00FD55B7"/>
    <w:rsid w:val="00FD6547"/>
    <w:rsid w:val="00FE3011"/>
    <w:rsid w:val="00FE39E9"/>
    <w:rsid w:val="00FE3CBD"/>
    <w:rsid w:val="00FE4F80"/>
    <w:rsid w:val="00FE50CC"/>
    <w:rsid w:val="00FE7FF6"/>
    <w:rsid w:val="00FF00CE"/>
    <w:rsid w:val="00FF36DD"/>
    <w:rsid w:val="00FF40C0"/>
    <w:rsid w:val="00FF446F"/>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
      <w:docPartPr>
        <w:name w:val="BD7300E90BC240B39310CD1C056D655E"/>
        <w:category>
          <w:name w:val="General"/>
          <w:gallery w:val="placeholder"/>
        </w:category>
        <w:types>
          <w:type w:val="bbPlcHdr"/>
        </w:types>
        <w:behaviors>
          <w:behavior w:val="content"/>
        </w:behaviors>
        <w:guid w:val="{B90B3A96-E13B-45F3-9A3B-94B6D85E8742}"/>
      </w:docPartPr>
      <w:docPartBody>
        <w:p w:rsidR="00352D72" w:rsidRDefault="00933696" w:rsidP="00933696">
          <w:pPr>
            <w:pStyle w:val="BD7300E90BC240B39310CD1C056D655E"/>
          </w:pPr>
          <w:r w:rsidRPr="003D0477">
            <w:rPr>
              <w:rStyle w:val="PlaceholderText"/>
            </w:rPr>
            <w:t>Click or tap here to enter text.</w:t>
          </w:r>
        </w:p>
      </w:docPartBody>
    </w:docPart>
    <w:docPart>
      <w:docPartPr>
        <w:name w:val="C018F2F145BC46B9BE3201FE4EED1A83"/>
        <w:category>
          <w:name w:val="General"/>
          <w:gallery w:val="placeholder"/>
        </w:category>
        <w:types>
          <w:type w:val="bbPlcHdr"/>
        </w:types>
        <w:behaviors>
          <w:behavior w:val="content"/>
        </w:behaviors>
        <w:guid w:val="{8CE28D3C-24EA-485B-B9EE-E41E4824DAF4}"/>
      </w:docPartPr>
      <w:docPartBody>
        <w:p w:rsidR="00352D72" w:rsidRDefault="00933696" w:rsidP="00933696">
          <w:pPr>
            <w:pStyle w:val="C018F2F145BC46B9BE3201FE4EED1A83"/>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35F4"/>
    <w:rsid w:val="000655F8"/>
    <w:rsid w:val="000E50A5"/>
    <w:rsid w:val="00142F32"/>
    <w:rsid w:val="00165EEC"/>
    <w:rsid w:val="001E4796"/>
    <w:rsid w:val="002112C9"/>
    <w:rsid w:val="0027291E"/>
    <w:rsid w:val="002836DC"/>
    <w:rsid w:val="00352D72"/>
    <w:rsid w:val="003723E3"/>
    <w:rsid w:val="00395409"/>
    <w:rsid w:val="004500DB"/>
    <w:rsid w:val="00494B16"/>
    <w:rsid w:val="0052486E"/>
    <w:rsid w:val="006E5321"/>
    <w:rsid w:val="00723A47"/>
    <w:rsid w:val="008B51AA"/>
    <w:rsid w:val="008C7954"/>
    <w:rsid w:val="009245DF"/>
    <w:rsid w:val="00933696"/>
    <w:rsid w:val="00962761"/>
    <w:rsid w:val="00973CD3"/>
    <w:rsid w:val="00974A88"/>
    <w:rsid w:val="00980D46"/>
    <w:rsid w:val="00983818"/>
    <w:rsid w:val="009B6257"/>
    <w:rsid w:val="009C3628"/>
    <w:rsid w:val="009C5ACB"/>
    <w:rsid w:val="009F5495"/>
    <w:rsid w:val="00A65E11"/>
    <w:rsid w:val="00BB18DC"/>
    <w:rsid w:val="00BB7FA9"/>
    <w:rsid w:val="00BF2CB9"/>
    <w:rsid w:val="00C15F82"/>
    <w:rsid w:val="00C608D8"/>
    <w:rsid w:val="00C63BAE"/>
    <w:rsid w:val="00C66980"/>
    <w:rsid w:val="00C74088"/>
    <w:rsid w:val="00CF5C33"/>
    <w:rsid w:val="00D13C37"/>
    <w:rsid w:val="00D419F7"/>
    <w:rsid w:val="00D61788"/>
    <w:rsid w:val="00DA5106"/>
    <w:rsid w:val="00DF0823"/>
    <w:rsid w:val="00E35AA9"/>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933696"/>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BD7300E90BC240B39310CD1C056D655E">
    <w:name w:val="BD7300E90BC240B39310CD1C056D655E"/>
    <w:rsid w:val="00933696"/>
  </w:style>
  <w:style w:type="paragraph" w:customStyle="1" w:styleId="C018F2F145BC46B9BE3201FE4EED1A83">
    <w:name w:val="C018F2F145BC46B9BE3201FE4EED1A83"/>
    <w:rsid w:val="009336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43</Pages>
  <Words>11886</Words>
  <Characters>67751</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79479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239</cp:revision>
  <cp:lastPrinted>2022-05-24T20:08:00Z</cp:lastPrinted>
  <dcterms:created xsi:type="dcterms:W3CDTF">2022-05-12T19:14:00Z</dcterms:created>
  <dcterms:modified xsi:type="dcterms:W3CDTF">2022-05-24T20:15:00Z</dcterms:modified>
</cp:coreProperties>
</file>