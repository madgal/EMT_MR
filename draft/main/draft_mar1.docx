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4C76962C" w:rsidR="00E469AE" w:rsidRPr="00330620" w:rsidRDefault="00AD7F58" w:rsidP="00330620">
      <w:pPr>
        <w:pStyle w:val="BodyText"/>
        <w:jc w:val="center"/>
        <w:rPr>
          <w:b/>
          <w:bCs/>
        </w:rPr>
      </w:pPr>
      <w:r w:rsidRPr="00330620">
        <w:rPr>
          <w:b/>
          <w:bCs/>
        </w:rPr>
        <w:t>Coupling the epithelial-to-mesenchymal transition and metabolic reprogramming</w:t>
      </w:r>
    </w:p>
    <w:p w14:paraId="555AAFA7" w14:textId="77777777" w:rsidR="00E469AE" w:rsidRPr="00330620" w:rsidRDefault="00AD7F58">
      <w:pPr>
        <w:pStyle w:val="Author"/>
        <w:rPr>
          <w:rFonts w:ascii="Times New Roman" w:hAnsi="Times New Roman" w:cs="Times New Roman"/>
        </w:rPr>
      </w:pPr>
      <w:r w:rsidRPr="00330620">
        <w:rPr>
          <w:rFonts w:ascii="Times New Roman" w:hAnsi="Times New Roman" w:cs="Times New Roman"/>
        </w:rPr>
        <w:t xml:space="preserve">Madeline Galbraith, </w:t>
      </w:r>
      <w:proofErr w:type="spellStart"/>
      <w:r w:rsidRPr="00330620">
        <w:rPr>
          <w:rFonts w:ascii="Times New Roman" w:hAnsi="Times New Roman" w:cs="Times New Roman"/>
        </w:rPr>
        <w:t>Dongya</w:t>
      </w:r>
      <w:proofErr w:type="spellEnd"/>
      <w:r w:rsidRPr="00330620">
        <w:rPr>
          <w:rFonts w:ascii="Times New Roman" w:hAnsi="Times New Roman" w:cs="Times New Roman"/>
        </w:rPr>
        <w:t xml:space="preserve"> Jia, Herbert Levine, and José </w:t>
      </w:r>
      <w:proofErr w:type="spellStart"/>
      <w:r w:rsidRPr="00330620">
        <w:rPr>
          <w:rFonts w:ascii="Times New Roman" w:hAnsi="Times New Roman" w:cs="Times New Roman"/>
        </w:rPr>
        <w:t>Onuchic</w:t>
      </w:r>
      <w:proofErr w:type="spellEnd"/>
    </w:p>
    <w:p w14:paraId="1311851E" w14:textId="77777777" w:rsidR="00E469AE" w:rsidRPr="00330620" w:rsidRDefault="00AD7F58" w:rsidP="006464B4">
      <w:pPr>
        <w:pStyle w:val="BodyText"/>
        <w:spacing w:line="480" w:lineRule="auto"/>
        <w:jc w:val="center"/>
        <w:rPr>
          <w:b/>
          <w:bCs/>
        </w:rPr>
      </w:pPr>
      <w:bookmarkStart w:id="0" w:name="introduction"/>
      <w:r w:rsidRPr="00330620">
        <w:rPr>
          <w:b/>
          <w:bCs/>
        </w:rPr>
        <w:t>Introduction</w:t>
      </w:r>
      <w:bookmarkEnd w:id="0"/>
    </w:p>
    <w:p w14:paraId="222C9582" w14:textId="4933D457" w:rsidR="00E469AE" w:rsidRPr="00330620" w:rsidDel="00D65537" w:rsidRDefault="00AD7F58" w:rsidP="006464B4">
      <w:pPr>
        <w:pStyle w:val="FirstParagraph"/>
        <w:spacing w:line="480" w:lineRule="auto"/>
        <w:rPr>
          <w:del w:id="1" w:author="Madeline Galbraith" w:date="2022-03-01T16:43:00Z"/>
          <w:rFonts w:ascii="Times New Roman" w:hAnsi="Times New Roman" w:cs="Times New Roman"/>
        </w:rPr>
      </w:pPr>
      <w:r w:rsidRPr="00330620">
        <w:rPr>
          <w:rFonts w:ascii="Times New Roman" w:hAnsi="Times New Roman" w:cs="Times New Roman"/>
        </w:rPr>
        <w:t xml:space="preserve">The hallmarks of cancer have been investigated for many years with focus typically on a single </w:t>
      </w:r>
      <w:commentRangeStart w:id="2"/>
      <w:r w:rsidRPr="00330620">
        <w:rPr>
          <w:rFonts w:ascii="Times New Roman" w:hAnsi="Times New Roman" w:cs="Times New Roman"/>
        </w:rPr>
        <w:t>facet</w:t>
      </w:r>
      <w:commentRangeEnd w:id="2"/>
      <w:r w:rsidR="00842039">
        <w:rPr>
          <w:rStyle w:val="CommentReference"/>
        </w:rPr>
        <w:commentReference w:id="2"/>
      </w:r>
      <w:r w:rsidRPr="00330620">
        <w:rPr>
          <w:rFonts w:ascii="Times New Roman" w:hAnsi="Times New Roman" w:cs="Times New Roman"/>
        </w:rPr>
        <w:t>. One such hallmark is metastasis which remains a leading cause of cancer related deaths</w:t>
      </w:r>
      <w:sdt>
        <w:sdtPr>
          <w:rPr>
            <w:rFonts w:ascii="Times New Roman" w:hAnsi="Times New Roman" w:cs="Times New Roman"/>
          </w:rPr>
          <w:alias w:val="SmartCite Citation"/>
          <w:tag w:val="703cb261-b0c2-4f52-8c43-8dc408bf3954:338cf9e4-1de3-4836-832d-b6f05fe7930a+"/>
          <w:id w:val="-1222745966"/>
          <w:placeholder>
            <w:docPart w:val="DefaultPlaceholder_-1854013440"/>
          </w:placeholder>
        </w:sdtPr>
        <w:sdtEndPr/>
        <w:sdtContent>
          <w:r w:rsidR="00F17D20" w:rsidRPr="00F17D20">
            <w:rPr>
              <w:rFonts w:ascii="Times New Roman" w:eastAsia="Times New Roman" w:hAnsi="Times New Roman" w:cs="Times New Roman"/>
              <w:color w:val="000000"/>
            </w:rPr>
            <w:t>[1]</w:t>
          </w:r>
        </w:sdtContent>
      </w:sdt>
      <w:r w:rsidRPr="00330620">
        <w:rPr>
          <w:rFonts w:ascii="Times New Roman" w:hAnsi="Times New Roman" w:cs="Times New Roman"/>
        </w:rPr>
        <w:t xml:space="preserve">. </w:t>
      </w:r>
      <w:commentRangeStart w:id="3"/>
      <w:del w:id="4" w:author="Madeline Galbraith" w:date="2022-03-01T16:43:00Z">
        <w:r w:rsidRPr="00330620" w:rsidDel="00D65537">
          <w:rPr>
            <w:rFonts w:ascii="Times New Roman" w:hAnsi="Times New Roman" w:cs="Times New Roman"/>
          </w:rPr>
          <w:delText>The</w:delText>
        </w:r>
        <w:commentRangeEnd w:id="3"/>
        <w:r w:rsidR="00AA49A8" w:rsidDel="00D65537">
          <w:rPr>
            <w:rStyle w:val="CommentReference"/>
          </w:rPr>
          <w:commentReference w:id="3"/>
        </w:r>
        <w:r w:rsidRPr="00330620" w:rsidDel="00D65537">
          <w:rPr>
            <w:rFonts w:ascii="Times New Roman" w:hAnsi="Times New Roman" w:cs="Times New Roman"/>
          </w:rPr>
          <w:delText xml:space="preserve"> epithelial-to-mesenchymal transition (EMT) readily facilitates the circulation and eventual invasion of tumor cells. It’s also known that tumor cells can reprogram their metabolism to increase energy production, but how these two components of cancer interact and relate is still poorly understood.</w:delText>
        </w:r>
      </w:del>
    </w:p>
    <w:p w14:paraId="23706C41" w14:textId="2C733ADA" w:rsidR="00E469AE" w:rsidRPr="00330620" w:rsidRDefault="00D65537" w:rsidP="00D65537">
      <w:pPr>
        <w:pStyle w:val="FirstParagraph"/>
        <w:spacing w:line="480" w:lineRule="auto"/>
        <w:rPr>
          <w:rFonts w:ascii="Times New Roman" w:hAnsi="Times New Roman" w:cs="Times New Roman"/>
        </w:rPr>
        <w:pPrChange w:id="5" w:author="Madeline Galbraith" w:date="2022-03-01T16:43:00Z">
          <w:pPr>
            <w:pStyle w:val="BodyText"/>
            <w:spacing w:line="480" w:lineRule="auto"/>
          </w:pPr>
        </w:pPrChange>
      </w:pPr>
      <w:ins w:id="6" w:author="Madeline Galbraith" w:date="2022-03-01T16:43:00Z">
        <w:r>
          <w:rPr>
            <w:rFonts w:ascii="Times New Roman" w:hAnsi="Times New Roman" w:cs="Times New Roman"/>
          </w:rPr>
          <w:t xml:space="preserve"> </w:t>
        </w:r>
      </w:ins>
      <w:r w:rsidR="00AD7F58" w:rsidRPr="00330620">
        <w:rPr>
          <w:rFonts w:ascii="Times New Roman" w:hAnsi="Times New Roman" w:cs="Times New Roman"/>
        </w:rPr>
        <w:t>The epithelial-to-mesenchymal transition (EMT) increases a cell’s capacity for migration, invasiveness, and resistance to apoptosis </w:t>
      </w:r>
      <w:sdt>
        <w:sdtPr>
          <w:rPr>
            <w:rFonts w:ascii="Times New Roman" w:hAnsi="Times New Roman" w:cs="Times New Roman"/>
          </w:rPr>
          <w:alias w:val="SmartCite Citation"/>
          <w:tag w:val="703cb261-b0c2-4f52-8c43-8dc408bf3954:4333a5cd-d24a-4404-81cc-15e01f413bd6+"/>
          <w:id w:val="1222096607"/>
          <w:placeholder>
            <w:docPart w:val="DefaultPlaceholder_-1854013440"/>
          </w:placeholder>
        </w:sdtPr>
        <w:sdtEndPr/>
        <w:sdtContent>
          <w:r w:rsidR="00F17D20" w:rsidRPr="00F17D20">
            <w:rPr>
              <w:rFonts w:ascii="Times New Roman" w:eastAsia="Times New Roman" w:hAnsi="Times New Roman" w:cs="Times New Roman"/>
              <w:color w:val="000000"/>
            </w:rPr>
            <w:t>[2]</w:t>
          </w:r>
        </w:sdtContent>
      </w:sdt>
      <w:r w:rsidR="00AD7F58" w:rsidRPr="00330620">
        <w:rPr>
          <w:rFonts w:ascii="Times New Roman" w:hAnsi="Times New Roman" w:cs="Times New Roman"/>
        </w:rPr>
        <w:t xml:space="preserve">. While crucial for embryogenesis of neural crest cells, EMT in tumor progression allows these tumor cells to </w:t>
      </w:r>
      <w:r w:rsidR="0093067B" w:rsidRPr="00330620">
        <w:rPr>
          <w:rFonts w:ascii="Times New Roman" w:hAnsi="Times New Roman" w:cs="Times New Roman"/>
        </w:rPr>
        <w:t>metast</w:t>
      </w:r>
      <w:r w:rsidR="0093067B">
        <w:rPr>
          <w:rFonts w:ascii="Times New Roman" w:hAnsi="Times New Roman" w:cs="Times New Roman"/>
        </w:rPr>
        <w:t>a</w:t>
      </w:r>
      <w:r w:rsidR="0093067B" w:rsidRPr="00330620">
        <w:rPr>
          <w:rFonts w:ascii="Times New Roman" w:hAnsi="Times New Roman" w:cs="Times New Roman"/>
        </w:rPr>
        <w:t>size</w:t>
      </w:r>
      <w:r w:rsidR="00AD7F58" w:rsidRPr="00330620">
        <w:rPr>
          <w:rFonts w:ascii="Times New Roman" w:hAnsi="Times New Roman" w:cs="Times New Roman"/>
        </w:rPr>
        <w:t> </w:t>
      </w:r>
      <w:sdt>
        <w:sdtPr>
          <w:rPr>
            <w:rFonts w:ascii="Times New Roman" w:hAnsi="Times New Roman" w:cs="Times New Roman"/>
          </w:rPr>
          <w:alias w:val="SmartCite Citation"/>
          <w:tag w:val="703cb261-b0c2-4f52-8c43-8dc408bf3954:769f92c2-574d-489f-96f4-b89e939cef36+"/>
          <w:id w:val="7960095"/>
          <w:placeholder>
            <w:docPart w:val="DefaultPlaceholder_-1854013440"/>
          </w:placeholder>
        </w:sdtPr>
        <w:sdtEndPr/>
        <w:sdtContent>
          <w:r w:rsidR="00F17D20" w:rsidRPr="00F17D20">
            <w:rPr>
              <w:rFonts w:ascii="Times New Roman" w:eastAsia="Times New Roman" w:hAnsi="Times New Roman" w:cs="Times New Roman"/>
              <w:color w:val="000000"/>
            </w:rPr>
            <w:t>[3]</w:t>
          </w:r>
        </w:sdtContent>
      </w:sdt>
      <w:r w:rsidR="00AD7F58" w:rsidRPr="00330620">
        <w:rPr>
          <w:rFonts w:ascii="Times New Roman" w:hAnsi="Times New Roman" w:cs="Times New Roman"/>
        </w:rPr>
        <w:t>. In understanding how EMT regulates metastasis, a partial EMT state was hypothesized. This state combines the motility and invasiveness of the mesenchymal cells with the cellular adhesion seen in epithelial cells allowing for collective migration</w:t>
      </w:r>
      <w:sdt>
        <w:sdtPr>
          <w:rPr>
            <w:rFonts w:ascii="Times New Roman" w:hAnsi="Times New Roman" w:cs="Times New Roman"/>
          </w:rPr>
          <w:alias w:val="SmartCite Citation"/>
          <w:tag w:val="703cb261-b0c2-4f52-8c43-8dc408bf3954:d7b35800-2b6c-4cd5-9775-c0b5d70ef46b,703cb261-b0c2-4f52-8c43-8dc408bf3954:fc420924-be66-47bf-9258-4b56273675f7+"/>
          <w:id w:val="171461537"/>
          <w:placeholder>
            <w:docPart w:val="DefaultPlaceholder_-1854013440"/>
          </w:placeholder>
        </w:sdtPr>
        <w:sdtEndPr/>
        <w:sdtContent>
          <w:r w:rsidR="00F17D20" w:rsidRPr="00F17D20">
            <w:rPr>
              <w:rFonts w:ascii="Times New Roman" w:eastAsia="Times New Roman" w:hAnsi="Times New Roman" w:cs="Times New Roman"/>
              <w:color w:val="000000"/>
            </w:rPr>
            <w:t>[4,5]</w:t>
          </w:r>
        </w:sdtContent>
      </w:sdt>
      <w:r w:rsidR="00AD7F58" w:rsidRPr="00330620">
        <w:rPr>
          <w:rFonts w:ascii="Times New Roman" w:hAnsi="Times New Roman" w:cs="Times New Roman"/>
        </w:rPr>
        <w:t>.</w:t>
      </w:r>
    </w:p>
    <w:p w14:paraId="2AF5ACCA" w14:textId="6CF16E36" w:rsidR="00E469AE" w:rsidRPr="00330620" w:rsidRDefault="00AD7F58" w:rsidP="006464B4">
      <w:pPr>
        <w:pStyle w:val="BodyText"/>
        <w:spacing w:line="480" w:lineRule="auto"/>
        <w:rPr>
          <w:rFonts w:ascii="Times New Roman" w:hAnsi="Times New Roman" w:cs="Times New Roman"/>
        </w:rPr>
      </w:pPr>
      <w:r w:rsidRPr="00330620">
        <w:rPr>
          <w:rFonts w:ascii="Times New Roman" w:hAnsi="Times New Roman" w:cs="Times New Roman"/>
        </w:rPr>
        <w:t xml:space="preserve">Cells typically utilize oxidative phosphorylation (OXPHOS) under </w:t>
      </w:r>
      <w:proofErr w:type="spellStart"/>
      <w:r w:rsidRPr="00330620">
        <w:rPr>
          <w:rFonts w:ascii="Times New Roman" w:hAnsi="Times New Roman" w:cs="Times New Roman"/>
        </w:rPr>
        <w:t>normoxic</w:t>
      </w:r>
      <w:proofErr w:type="spellEnd"/>
      <w:r w:rsidRPr="00330620">
        <w:rPr>
          <w:rFonts w:ascii="Times New Roman" w:hAnsi="Times New Roman" w:cs="Times New Roman"/>
        </w:rPr>
        <w:t xml:space="preserve"> conditions and glycolysis when there is a lack of oxygen. However, some types, such as neural crest cells, use aerobic glycolysis when completing the EMT </w:t>
      </w:r>
      <w:sdt>
        <w:sdtPr>
          <w:rPr>
            <w:rFonts w:ascii="Times New Roman" w:hAnsi="Times New Roman" w:cs="Times New Roman"/>
          </w:rPr>
          <w:alias w:val="SmartCite Citation"/>
          <w:tag w:val="703cb261-b0c2-4f52-8c43-8dc408bf3954:336bc7c9-9646-47a3-9582-b9176eb0ad4c+"/>
          <w:id w:val="-1060323438"/>
          <w:placeholder>
            <w:docPart w:val="DefaultPlaceholder_-1854013440"/>
          </w:placeholder>
        </w:sdtPr>
        <w:sdtEndPr/>
        <w:sdtContent>
          <w:r w:rsidR="00F17D20" w:rsidRPr="00F17D20">
            <w:rPr>
              <w:rFonts w:ascii="Times New Roman" w:eastAsia="Times New Roman" w:hAnsi="Times New Roman" w:cs="Times New Roman"/>
              <w:color w:val="000000"/>
            </w:rPr>
            <w:t>[6]</w:t>
          </w:r>
        </w:sdtContent>
      </w:sdt>
      <w:r w:rsidRPr="00330620">
        <w:rPr>
          <w:rFonts w:ascii="Times New Roman" w:hAnsi="Times New Roman" w:cs="Times New Roman"/>
        </w:rPr>
        <w:t xml:space="preserve">. While, critical to the proper function of neural crest cells, and others, the use of aerobic </w:t>
      </w:r>
      <w:proofErr w:type="spellStart"/>
      <w:r w:rsidRPr="00330620">
        <w:rPr>
          <w:rFonts w:ascii="Times New Roman" w:hAnsi="Times New Roman" w:cs="Times New Roman"/>
        </w:rPr>
        <w:t>glycosis</w:t>
      </w:r>
      <w:proofErr w:type="spellEnd"/>
      <w:r w:rsidRPr="00330620">
        <w:rPr>
          <w:rFonts w:ascii="Times New Roman" w:hAnsi="Times New Roman" w:cs="Times New Roman"/>
        </w:rPr>
        <w:t xml:space="preserve"> is also present in cancer cells, termed the Warburg effect </w:t>
      </w:r>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r w:rsidR="00F17D20" w:rsidRPr="00F17D20">
            <w:rPr>
              <w:rFonts w:ascii="Times New Roman" w:eastAsia="Times New Roman" w:hAnsi="Times New Roman" w:cs="Times New Roman"/>
              <w:color w:val="000000"/>
            </w:rPr>
            <w:t>[7,8]</w:t>
          </w:r>
        </w:sdtContent>
      </w:sdt>
      <w:r w:rsidRPr="00330620">
        <w:rPr>
          <w:rFonts w:ascii="Times New Roman" w:hAnsi="Times New Roman" w:cs="Times New Roman"/>
        </w:rPr>
        <w:t>. The metabolic reprogramming of cancer cells may also lead to a “hybrid” state in which both OXPHOS and aerobic glycolysis are used</w:t>
      </w:r>
      <w:sdt>
        <w:sdtPr>
          <w:rPr>
            <w:rFonts w:ascii="Times New Roman" w:hAnsi="Times New Roman" w:cs="Times New Roman"/>
          </w:rPr>
          <w:alias w:val="SmartCite Citation"/>
          <w:tag w:val="703cb261-b0c2-4f52-8c43-8dc408bf3954:d5724ee6-b340-42d8-b869-732dfea60463+"/>
          <w:id w:val="2045702677"/>
          <w:placeholder>
            <w:docPart w:val="DefaultPlaceholder_-1854013440"/>
          </w:placeholder>
        </w:sdtPr>
        <w:sdtEndPr/>
        <w:sdtContent>
          <w:r w:rsidR="00F17D20" w:rsidRPr="00F17D20">
            <w:rPr>
              <w:rFonts w:ascii="Times New Roman" w:eastAsia="Times New Roman" w:hAnsi="Times New Roman" w:cs="Times New Roman"/>
              <w:color w:val="000000"/>
            </w:rPr>
            <w:t>[9]</w:t>
          </w:r>
        </w:sdtContent>
      </w:sdt>
      <w:r w:rsidRPr="00330620">
        <w:rPr>
          <w:rFonts w:ascii="Times New Roman" w:hAnsi="Times New Roman" w:cs="Times New Roman"/>
        </w:rPr>
        <w:t>.</w:t>
      </w:r>
    </w:p>
    <w:p w14:paraId="2DF29D8C" w14:textId="187AEB74" w:rsidR="00E469AE" w:rsidRPr="00330620" w:rsidRDefault="00AD7F58" w:rsidP="006464B4">
      <w:pPr>
        <w:pStyle w:val="BodyText"/>
        <w:spacing w:line="480" w:lineRule="auto"/>
        <w:rPr>
          <w:rFonts w:ascii="Times New Roman" w:hAnsi="Times New Roman" w:cs="Times New Roman"/>
        </w:rPr>
      </w:pPr>
      <w:r w:rsidRPr="00330620">
        <w:rPr>
          <w:rFonts w:ascii="Times New Roman" w:hAnsi="Times New Roman" w:cs="Times New Roman"/>
        </w:rPr>
        <w:lastRenderedPageBreak/>
        <w:t>As more research has been conducted it has become increasingly clear that the crosstalk between EMT and metabolic reprogramming must be understood</w:t>
      </w:r>
      <w:sdt>
        <w:sdtPr>
          <w:rPr>
            <w:rFonts w:ascii="Times New Roman" w:hAnsi="Times New Roman" w:cs="Times New Roman"/>
          </w:rPr>
          <w:alias w:val="SmartCite Citation"/>
          <w:tag w:val="703cb261-b0c2-4f52-8c43-8dc408bf3954:458f46d6-bd52-4345-b033-c33c069f22f1,703cb261-b0c2-4f52-8c43-8dc408bf3954:fcb7383a-2ae0-41f2-bd96-981141d24486+"/>
          <w:id w:val="1133912087"/>
          <w:placeholder>
            <w:docPart w:val="DefaultPlaceholder_-1854013440"/>
          </w:placeholder>
        </w:sdtPr>
        <w:sdtEndPr/>
        <w:sdtContent>
          <w:r w:rsidR="00F17D20" w:rsidRPr="00F17D20">
            <w:rPr>
              <w:rFonts w:ascii="Times New Roman" w:eastAsia="Times New Roman" w:hAnsi="Times New Roman" w:cs="Times New Roman"/>
              <w:color w:val="000000"/>
            </w:rPr>
            <w:t>[10,11]</w:t>
          </w:r>
        </w:sdtContent>
      </w:sdt>
      <w:r w:rsidRPr="00330620">
        <w:rPr>
          <w:rFonts w:ascii="Times New Roman" w:hAnsi="Times New Roman" w:cs="Times New Roman"/>
        </w:rPr>
        <w:t xml:space="preserve">. The exact mechanism of interaction between EMT and metabolic </w:t>
      </w:r>
      <w:commentRangeStart w:id="7"/>
      <w:r w:rsidRPr="00330620">
        <w:rPr>
          <w:rFonts w:ascii="Times New Roman" w:hAnsi="Times New Roman" w:cs="Times New Roman"/>
        </w:rPr>
        <w:t>reprogramming is still unknown but there are a few studies suggesting the hybrid E/M state may be associated with high levels of OXPHOS and glycolysis</w:t>
      </w:r>
      <w:sdt>
        <w:sdtPr>
          <w:rPr>
            <w:rFonts w:ascii="Times New Roman" w:hAnsi="Times New Roman" w:cs="Times New Roman"/>
          </w:rPr>
          <w:alias w:val="SmartCite Citation"/>
          <w:tag w:val="703cb261-b0c2-4f52-8c43-8dc408bf3954:7f9f6cbb-6063-4c2b-b07d-f4ce80db729b,703cb261-b0c2-4f52-8c43-8dc408bf3954:d2f574a0-85eb-4aea-8058-db794ebab270,703cb261-b0c2-4f52-8c43-8dc408bf3954:0242cff4-55e6-44d5-bc6c-89c73c56cfa1+"/>
          <w:id w:val="896864516"/>
          <w:placeholder>
            <w:docPart w:val="DefaultPlaceholder_-1854013440"/>
          </w:placeholder>
        </w:sdtPr>
        <w:sdtEndPr/>
        <w:sdtContent>
          <w:r w:rsidR="00F17D20" w:rsidRPr="00F17D20">
            <w:rPr>
              <w:rFonts w:ascii="Times New Roman" w:eastAsia="Times New Roman" w:hAnsi="Times New Roman" w:cs="Times New Roman"/>
              <w:color w:val="000000"/>
            </w:rPr>
            <w:t>[12–14]</w:t>
          </w:r>
        </w:sdtContent>
      </w:sdt>
      <w:r w:rsidRPr="00330620">
        <w:rPr>
          <w:rFonts w:ascii="Times New Roman" w:hAnsi="Times New Roman" w:cs="Times New Roman"/>
        </w:rPr>
        <w:t>.</w:t>
      </w:r>
      <w:commentRangeEnd w:id="7"/>
      <w:r w:rsidR="00AA49A8">
        <w:rPr>
          <w:rStyle w:val="CommentReference"/>
        </w:rPr>
        <w:commentReference w:id="7"/>
      </w:r>
    </w:p>
    <w:p w14:paraId="4F92C75F" w14:textId="604EE312" w:rsidR="00E469AE" w:rsidRPr="00330620" w:rsidRDefault="00AA49A8" w:rsidP="006464B4">
      <w:pPr>
        <w:pStyle w:val="BodyText"/>
        <w:spacing w:line="480" w:lineRule="auto"/>
        <w:rPr>
          <w:rFonts w:ascii="Times New Roman" w:hAnsi="Times New Roman" w:cs="Times New Roman"/>
        </w:rPr>
      </w:pPr>
      <w:ins w:id="8" w:author="Jia, Dongya (NIH/NCI) [E]" w:date="2022-02-27T21:55:00Z">
        <w:r>
          <w:rPr>
            <w:rFonts w:ascii="Times New Roman" w:hAnsi="Times New Roman" w:cs="Times New Roman"/>
          </w:rPr>
          <w:t>To decode the coupled de</w:t>
        </w:r>
      </w:ins>
      <w:ins w:id="9" w:author="Jia, Dongya (NIH/NCI) [E]" w:date="2022-02-27T21:56:00Z">
        <w:r>
          <w:rPr>
            <w:rFonts w:ascii="Times New Roman" w:hAnsi="Times New Roman" w:cs="Times New Roman"/>
          </w:rPr>
          <w:t xml:space="preserve">cision-making of EMT and metabolism, </w:t>
        </w:r>
      </w:ins>
      <w:del w:id="10" w:author="Jia, Dongya (NIH/NCI) [E]" w:date="2022-02-27T21:56:00Z">
        <w:r w:rsidR="00AD7F58" w:rsidRPr="00330620" w:rsidDel="00E462F4">
          <w:rPr>
            <w:rFonts w:ascii="Times New Roman" w:hAnsi="Times New Roman" w:cs="Times New Roman"/>
          </w:rPr>
          <w:delText xml:space="preserve">We </w:delText>
        </w:r>
      </w:del>
      <w:ins w:id="11" w:author="Jia, Dongya (NIH/NCI) [E]" w:date="2022-02-27T21:56:00Z">
        <w:r w:rsidR="00E462F4">
          <w:rPr>
            <w:rFonts w:ascii="Times New Roman" w:hAnsi="Times New Roman" w:cs="Times New Roman"/>
          </w:rPr>
          <w:t>w</w:t>
        </w:r>
        <w:r w:rsidR="00E462F4" w:rsidRPr="00330620">
          <w:rPr>
            <w:rFonts w:ascii="Times New Roman" w:hAnsi="Times New Roman" w:cs="Times New Roman"/>
          </w:rPr>
          <w:t xml:space="preserve">e </w:t>
        </w:r>
      </w:ins>
      <w:r w:rsidR="00AD7F58" w:rsidRPr="00330620">
        <w:rPr>
          <w:rFonts w:ascii="Times New Roman" w:hAnsi="Times New Roman" w:cs="Times New Roman"/>
        </w:rPr>
        <w:t xml:space="preserve">coupled the core </w:t>
      </w:r>
      <w:ins w:id="12" w:author="Jia, Dongya (NIH/NCI) [E]" w:date="2022-02-27T21:56:00Z">
        <w:r w:rsidR="00E462F4">
          <w:rPr>
            <w:rFonts w:ascii="Times New Roman" w:hAnsi="Times New Roman" w:cs="Times New Roman"/>
          </w:rPr>
          <w:t xml:space="preserve">gene regulatory </w:t>
        </w:r>
      </w:ins>
      <w:r w:rsidR="00AD7F58" w:rsidRPr="00330620">
        <w:rPr>
          <w:rFonts w:ascii="Times New Roman" w:hAnsi="Times New Roman" w:cs="Times New Roman"/>
        </w:rPr>
        <w:t xml:space="preserve">circuits of EMT </w:t>
      </w:r>
      <w:ins w:id="13" w:author="Jia, Dongya (NIH/NCI) [E]" w:date="2022-02-27T21:56:00Z">
        <w:r w:rsidR="00E462F4">
          <w:rPr>
            <w:rFonts w:ascii="Times New Roman" w:hAnsi="Times New Roman" w:cs="Times New Roman"/>
          </w:rPr>
          <w:t xml:space="preserve">(reference) </w:t>
        </w:r>
      </w:ins>
      <w:r w:rsidR="00AD7F58" w:rsidRPr="00330620">
        <w:rPr>
          <w:rFonts w:ascii="Times New Roman" w:hAnsi="Times New Roman" w:cs="Times New Roman"/>
        </w:rPr>
        <w:t xml:space="preserve">and metabolic reprogramming </w:t>
      </w:r>
      <w:ins w:id="14" w:author="Jia, Dongya (NIH/NCI) [E]" w:date="2022-02-27T21:56:00Z">
        <w:r w:rsidR="00E462F4">
          <w:rPr>
            <w:rFonts w:ascii="Times New Roman" w:hAnsi="Times New Roman" w:cs="Times New Roman"/>
          </w:rPr>
          <w:t xml:space="preserve">(reference) </w:t>
        </w:r>
      </w:ins>
      <w:commentRangeStart w:id="15"/>
      <w:r w:rsidR="00AD7F58" w:rsidRPr="00330620">
        <w:rPr>
          <w:rFonts w:ascii="Times New Roman" w:hAnsi="Times New Roman" w:cs="Times New Roman"/>
        </w:rPr>
        <w:t xml:space="preserve">to identify whether the most aggressive phenotypes (E/M and W/O) are coupled and which </w:t>
      </w:r>
      <w:proofErr w:type="spellStart"/>
      <w:r w:rsidR="00AD7F58" w:rsidRPr="00330620">
        <w:rPr>
          <w:rFonts w:ascii="Times New Roman" w:hAnsi="Times New Roman" w:cs="Times New Roman"/>
        </w:rPr>
        <w:t>crosstalks</w:t>
      </w:r>
      <w:proofErr w:type="spellEnd"/>
      <w:r w:rsidR="00AD7F58" w:rsidRPr="00330620">
        <w:rPr>
          <w:rFonts w:ascii="Times New Roman" w:hAnsi="Times New Roman" w:cs="Times New Roman"/>
        </w:rPr>
        <w:t xml:space="preserve"> are crucial</w:t>
      </w:r>
      <w:commentRangeEnd w:id="15"/>
      <w:r w:rsidR="00E462F4">
        <w:rPr>
          <w:rStyle w:val="CommentReference"/>
        </w:rPr>
        <w:commentReference w:id="15"/>
      </w:r>
      <w:r w:rsidR="00AD7F58" w:rsidRPr="00330620">
        <w:rPr>
          <w:rFonts w:ascii="Times New Roman" w:hAnsi="Times New Roman" w:cs="Times New Roman"/>
        </w:rPr>
        <w:t xml:space="preserve">. We found that ROS is a key </w:t>
      </w:r>
      <w:proofErr w:type="spellStart"/>
      <w:r w:rsidR="00AD7F58" w:rsidRPr="00330620">
        <w:rPr>
          <w:rFonts w:ascii="Times New Roman" w:hAnsi="Times New Roman" w:cs="Times New Roman"/>
        </w:rPr>
        <w:t>upregulator</w:t>
      </w:r>
      <w:proofErr w:type="spellEnd"/>
      <w:r w:rsidR="00AD7F58" w:rsidRPr="00330620">
        <w:rPr>
          <w:rFonts w:ascii="Times New Roman" w:hAnsi="Times New Roman" w:cs="Times New Roman"/>
        </w:rPr>
        <w:t xml:space="preserve"> of the hybrid/hybrid state while Hif-1 may have slightly stronger affects than AMPK on the EMT network. By combining the </w:t>
      </w:r>
      <w:proofErr w:type="spellStart"/>
      <w:r w:rsidR="00AD7F58" w:rsidRPr="00330620">
        <w:rPr>
          <w:rFonts w:ascii="Times New Roman" w:hAnsi="Times New Roman" w:cs="Times New Roman"/>
        </w:rPr>
        <w:t>crosstalks</w:t>
      </w:r>
      <w:proofErr w:type="spellEnd"/>
      <w:r w:rsidR="00AD7F58" w:rsidRPr="00330620">
        <w:rPr>
          <w:rFonts w:ascii="Times New Roman" w:hAnsi="Times New Roman" w:cs="Times New Roman"/>
        </w:rPr>
        <w:t xml:space="preserve"> of both circuits on the other, there were regions in which the E/M-W/O was the only accessible state. Further, this phase was accessible whether the networks were initially </w:t>
      </w:r>
      <w:proofErr w:type="spellStart"/>
      <w:r w:rsidR="00AD7F58" w:rsidRPr="00330620">
        <w:rPr>
          <w:rFonts w:ascii="Times New Roman" w:hAnsi="Times New Roman" w:cs="Times New Roman"/>
        </w:rPr>
        <w:t>tristable</w:t>
      </w:r>
      <w:proofErr w:type="spellEnd"/>
      <w:r w:rsidR="00AD7F58" w:rsidRPr="00330620">
        <w:rPr>
          <w:rFonts w:ascii="Times New Roman" w:hAnsi="Times New Roman" w:cs="Times New Roman"/>
        </w:rPr>
        <w:t xml:space="preserve">, mostly E/M-W/O, </w:t>
      </w:r>
      <w:commentRangeStart w:id="16"/>
      <w:r w:rsidR="00AD7F58" w:rsidRPr="00330620">
        <w:rPr>
          <w:rFonts w:ascii="Times New Roman" w:hAnsi="Times New Roman" w:cs="Times New Roman"/>
        </w:rPr>
        <w:t xml:space="preserve">or bistable (no hybrid states). Through analyzing the coupled bistable networks (neither E/M </w:t>
      </w:r>
      <w:proofErr w:type="gramStart"/>
      <w:r w:rsidR="00AD7F58" w:rsidRPr="00330620">
        <w:rPr>
          <w:rFonts w:ascii="Times New Roman" w:hAnsi="Times New Roman" w:cs="Times New Roman"/>
        </w:rPr>
        <w:t>or</w:t>
      </w:r>
      <w:proofErr w:type="gramEnd"/>
      <w:r w:rsidR="00AD7F58" w:rsidRPr="00330620">
        <w:rPr>
          <w:rFonts w:ascii="Times New Roman" w:hAnsi="Times New Roman" w:cs="Times New Roman"/>
        </w:rPr>
        <w:t xml:space="preserve"> W/O states initially accessible), we determined the </w:t>
      </w:r>
      <w:proofErr w:type="spellStart"/>
      <w:r w:rsidR="00AD7F58" w:rsidRPr="00330620">
        <w:rPr>
          <w:rFonts w:ascii="Times New Roman" w:hAnsi="Times New Roman" w:cs="Times New Roman"/>
        </w:rPr>
        <w:t>crosstalks</w:t>
      </w:r>
      <w:proofErr w:type="spellEnd"/>
      <w:r w:rsidR="00AD7F58" w:rsidRPr="00330620">
        <w:rPr>
          <w:rFonts w:ascii="Times New Roman" w:hAnsi="Times New Roman" w:cs="Times New Roman"/>
        </w:rPr>
        <w:t xml:space="preserve"> were able to generate a the hybrid states. </w:t>
      </w:r>
      <w:commentRangeEnd w:id="16"/>
      <w:r w:rsidR="00E462F4">
        <w:rPr>
          <w:rStyle w:val="CommentReference"/>
        </w:rPr>
        <w:commentReference w:id="16"/>
      </w:r>
      <w:r w:rsidR="00AD7F58" w:rsidRPr="00330620">
        <w:rPr>
          <w:rFonts w:ascii="Times New Roman" w:hAnsi="Times New Roman" w:cs="Times New Roman"/>
        </w:rPr>
        <w:t xml:space="preserve">We also confirmed stabilizing the E/M using the </w:t>
      </w:r>
      <w:commentRangeStart w:id="17"/>
      <w:r w:rsidR="00AD7F58" w:rsidRPr="00330620">
        <w:rPr>
          <w:rFonts w:ascii="Times New Roman" w:hAnsi="Times New Roman" w:cs="Times New Roman"/>
        </w:rPr>
        <w:t>PSFs GRHL2 and OVOL2 and upregulating the W/O state using GRHL2</w:t>
      </w:r>
      <w:commentRangeEnd w:id="17"/>
      <w:r w:rsidR="00E462F4">
        <w:rPr>
          <w:rStyle w:val="CommentReference"/>
        </w:rPr>
        <w:commentReference w:id="17"/>
      </w:r>
      <w:r w:rsidR="00AD7F58" w:rsidRPr="00330620">
        <w:rPr>
          <w:rFonts w:ascii="Times New Roman" w:hAnsi="Times New Roman" w:cs="Times New Roman"/>
        </w:rPr>
        <w:t xml:space="preserve">, further stabilized the E/M-W/O state for all sets of active </w:t>
      </w:r>
      <w:proofErr w:type="spellStart"/>
      <w:r w:rsidR="00AD7F58" w:rsidRPr="00330620">
        <w:rPr>
          <w:rFonts w:ascii="Times New Roman" w:hAnsi="Times New Roman" w:cs="Times New Roman"/>
        </w:rPr>
        <w:t>crosstalks</w:t>
      </w:r>
      <w:proofErr w:type="spellEnd"/>
      <w:r w:rsidR="00AD7F58" w:rsidRPr="00330620">
        <w:rPr>
          <w:rFonts w:ascii="Times New Roman" w:hAnsi="Times New Roman" w:cs="Times New Roman"/>
        </w:rPr>
        <w:t xml:space="preserve"> compared to the coupled </w:t>
      </w:r>
      <w:proofErr w:type="spellStart"/>
      <w:r w:rsidR="00AD7F58" w:rsidRPr="00330620">
        <w:rPr>
          <w:rFonts w:ascii="Times New Roman" w:hAnsi="Times New Roman" w:cs="Times New Roman"/>
        </w:rPr>
        <w:t>tristable</w:t>
      </w:r>
      <w:proofErr w:type="spellEnd"/>
      <w:r w:rsidR="00AD7F58" w:rsidRPr="00330620">
        <w:rPr>
          <w:rFonts w:ascii="Times New Roman" w:hAnsi="Times New Roman" w:cs="Times New Roman"/>
        </w:rPr>
        <w:t xml:space="preserve"> network.</w:t>
      </w:r>
    </w:p>
    <w:p w14:paraId="4CF7543D" w14:textId="77777777" w:rsidR="00E469AE" w:rsidRPr="00330620" w:rsidRDefault="00AD7F58" w:rsidP="006464B4">
      <w:pPr>
        <w:pStyle w:val="BodyText"/>
        <w:spacing w:line="480" w:lineRule="auto"/>
        <w:jc w:val="center"/>
        <w:rPr>
          <w:b/>
          <w:bCs/>
        </w:rPr>
      </w:pPr>
      <w:bookmarkStart w:id="18" w:name="model"/>
      <w:r w:rsidRPr="00330620">
        <w:rPr>
          <w:b/>
          <w:bCs/>
        </w:rPr>
        <w:t>Model</w:t>
      </w:r>
      <w:bookmarkEnd w:id="18"/>
    </w:p>
    <w:p w14:paraId="47678200" w14:textId="77777777" w:rsidR="00E469AE" w:rsidRPr="00330620" w:rsidRDefault="00AD7F58" w:rsidP="006464B4">
      <w:pPr>
        <w:pStyle w:val="FirstParagraph"/>
        <w:spacing w:line="480" w:lineRule="auto"/>
        <w:rPr>
          <w:rFonts w:ascii="Times New Roman" w:hAnsi="Times New Roman" w:cs="Times New Roman"/>
        </w:rPr>
      </w:pPr>
      <w:r w:rsidRPr="00330620">
        <w:rPr>
          <w:rFonts w:ascii="Times New Roman" w:hAnsi="Times New Roman" w:cs="Times New Roman"/>
        </w:rPr>
        <w:t>While the mechanism of EMT and cancer metabolism have been investigated individually, the crosstalk between the two circuits and how the phenotypes are correlated is still largely unknown.</w:t>
      </w:r>
    </w:p>
    <w:p w14:paraId="68F30BAB" w14:textId="4A8DA09F" w:rsidR="00E469AE" w:rsidRPr="00330620" w:rsidRDefault="00AD7F58" w:rsidP="006464B4">
      <w:pPr>
        <w:pStyle w:val="BodyText"/>
        <w:spacing w:line="480" w:lineRule="auto"/>
        <w:rPr>
          <w:rFonts w:ascii="Times New Roman" w:hAnsi="Times New Roman" w:cs="Times New Roman"/>
        </w:rPr>
      </w:pPr>
      <w:r w:rsidRPr="00330620">
        <w:rPr>
          <w:rFonts w:ascii="Times New Roman" w:hAnsi="Times New Roman" w:cs="Times New Roman"/>
        </w:rPr>
        <w:t xml:space="preserve">Here we couple the 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F17D20" w:rsidRPr="00F17D20">
            <w:rPr>
              <w:rFonts w:ascii="Times New Roman" w:eastAsia="Times New Roman" w:hAnsi="Times New Roman" w:cs="Times New Roman"/>
              <w:color w:val="000000"/>
            </w:rPr>
            <w:t>[4]</w:t>
          </w:r>
        </w:sdtContent>
      </w:sdt>
      <w:r w:rsidRPr="00330620">
        <w:rPr>
          <w:rFonts w:ascii="Times New Roman" w:hAnsi="Times New Roman" w:cs="Times New Roman"/>
        </w:rPr>
        <w:t xml:space="preserve"> and metabolic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F17D20" w:rsidRPr="00F17D20">
            <w:rPr>
              <w:rFonts w:ascii="Times New Roman" w:eastAsia="Times New Roman" w:hAnsi="Times New Roman" w:cs="Times New Roman"/>
              <w:color w:val="000000"/>
            </w:rPr>
            <w:t>[9]</w:t>
          </w:r>
        </w:sdtContent>
      </w:sdt>
      <w:r w:rsidR="00376A9D">
        <w:rPr>
          <w:rFonts w:ascii="Times New Roman" w:hAnsi="Times New Roman" w:cs="Times New Roman"/>
        </w:rPr>
        <w:t xml:space="preserve"> </w:t>
      </w:r>
      <w:r w:rsidRPr="00330620">
        <w:rPr>
          <w:rFonts w:ascii="Times New Roman" w:hAnsi="Times New Roman" w:cs="Times New Roman"/>
        </w:rPr>
        <w:t xml:space="preserve">regulatory networks (see Figure 1A for the coupled network). Our model </w:t>
      </w:r>
      <w:proofErr w:type="spellStart"/>
      <w:r w:rsidRPr="00330620">
        <w:rPr>
          <w:rFonts w:ascii="Times New Roman" w:hAnsi="Times New Roman" w:cs="Times New Roman"/>
        </w:rPr>
        <w:t>inclues</w:t>
      </w:r>
      <w:proofErr w:type="spellEnd"/>
      <w:r w:rsidRPr="00330620">
        <w:rPr>
          <w:rFonts w:ascii="Times New Roman" w:hAnsi="Times New Roman" w:cs="Times New Roman"/>
        </w:rPr>
        <w:t xml:space="preserve"> the production, </w:t>
      </w:r>
      <w:proofErr w:type="spellStart"/>
      <w:r w:rsidRPr="00330620">
        <w:rPr>
          <w:rFonts w:ascii="Times New Roman" w:hAnsi="Times New Roman" w:cs="Times New Roman"/>
        </w:rPr>
        <w:t>degredation</w:t>
      </w:r>
      <w:proofErr w:type="spellEnd"/>
      <w:r w:rsidRPr="00330620">
        <w:rPr>
          <w:rFonts w:ascii="Times New Roman" w:hAnsi="Times New Roman" w:cs="Times New Roman"/>
        </w:rPr>
        <w:t xml:space="preserve">, and regulatory terms of the two individual networks and introduces crosstalk between them. We only consider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between components of the core circuits; therefore, modeling of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is independent of whether the crosstalk is an indirect or direct regulation. Starting with the miRNA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by targeting and downregulating NRF2, the elimination of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F17D20" w:rsidRPr="00F17D20">
            <w:rPr>
              <w:rFonts w:ascii="Times New Roman" w:eastAsia="Times New Roman" w:hAnsi="Times New Roman" w:cs="Times New Roman"/>
              <w:color w:val="000000"/>
            </w:rPr>
            <w:t>[15–17]</w:t>
          </w:r>
        </w:sdtContent>
      </w:sdt>
      <w:r w:rsidRPr="00330620">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downregulating SOD2</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F17D20" w:rsidRPr="00F17D20">
            <w:rPr>
              <w:rFonts w:ascii="Times New Roman" w:eastAsia="Times New Roman" w:hAnsi="Times New Roman" w:cs="Times New Roman"/>
              <w:color w:val="000000"/>
            </w:rPr>
            <w:t>[18]</w:t>
          </w:r>
        </w:sdtContent>
      </w:sdt>
      <w:r w:rsidRPr="00330620">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F17D20" w:rsidRPr="00F17D20">
            <w:rPr>
              <w:rFonts w:ascii="Times New Roman" w:eastAsia="Times New Roman" w:hAnsi="Times New Roman" w:cs="Times New Roman"/>
              <w:color w:val="000000"/>
            </w:rPr>
            <w:t>[19,20]</w:t>
          </w:r>
        </w:sdtContent>
      </w:sdt>
      <w:r w:rsidRPr="00330620">
        <w:rPr>
          <w:rFonts w:ascii="Times New Roman" w:hAnsi="Times New Roman" w:cs="Times New Roman"/>
        </w:rPr>
        <w:t>. This increase in ROS levels is potentially more pronounced in mitochondrial ROS (</w:t>
      </w:r>
      <w:proofErr w:type="spellStart"/>
      <w:r w:rsidRPr="00330620">
        <w:rPr>
          <w:rFonts w:ascii="Times New Roman" w:hAnsi="Times New Roman" w:cs="Times New Roman"/>
        </w:rPr>
        <w:t>mtROS</w:t>
      </w:r>
      <w:proofErr w:type="spellEnd"/>
      <w:r w:rsidRPr="00330620">
        <w:rPr>
          <w:rFonts w:ascii="Times New Roman" w:hAnsi="Times New Roman" w:cs="Times New Roman"/>
        </w:rPr>
        <w:t>) than NADPH oxidase mediated ROS (</w:t>
      </w:r>
      <w:proofErr w:type="spellStart"/>
      <w:r w:rsidRPr="00330620">
        <w:rPr>
          <w:rFonts w:ascii="Times New Roman" w:hAnsi="Times New Roman" w:cs="Times New Roman"/>
        </w:rPr>
        <w:t>noxROS</w:t>
      </w:r>
      <w:proofErr w:type="spellEnd"/>
      <w:r w:rsidRPr="00330620">
        <w:rPr>
          <w:rFonts w:ascii="Times New Roman" w:hAnsi="Times New Roman" w:cs="Times New Roman"/>
        </w:rPr>
        <w:t>)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F17D20" w:rsidRPr="00F17D20">
            <w:rPr>
              <w:rFonts w:ascii="Times New Roman" w:eastAsia="Times New Roman" w:hAnsi="Times New Roman" w:cs="Times New Roman"/>
              <w:color w:val="000000"/>
            </w:rPr>
            <w:t>[15]</w:t>
          </w:r>
        </w:sdtContent>
      </w:sdt>
      <w:r w:rsidRPr="00330620">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F17D20" w:rsidRPr="00F17D20">
            <w:rPr>
              <w:rFonts w:ascii="Times New Roman" w:eastAsia="Times New Roman" w:hAnsi="Times New Roman" w:cs="Times New Roman"/>
              <w:color w:val="000000"/>
            </w:rPr>
            <w:t>[21]</w:t>
          </w:r>
        </w:sdtContent>
      </w:sdt>
      <w:r w:rsidRPr="00330620">
        <w:rPr>
          <w:rFonts w:ascii="Times New Roman" w:hAnsi="Times New Roman" w:cs="Times New Roman"/>
        </w:rPr>
        <w:t xml:space="preserve">. The 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family members can either upregulate or downregulate Hif1 expression</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F17D20" w:rsidRPr="00F17D20">
            <w:rPr>
              <w:rFonts w:ascii="Times New Roman" w:eastAsia="Times New Roman" w:hAnsi="Times New Roman" w:cs="Times New Roman"/>
              <w:color w:val="000000"/>
            </w:rPr>
            <w:t>[22]</w:t>
          </w:r>
        </w:sdtContent>
      </w:sdt>
      <w:r w:rsidRPr="00330620">
        <w:rPr>
          <w:rFonts w:ascii="Times New Roman" w:hAnsi="Times New Roman" w:cs="Times New Roman"/>
        </w:rPr>
        <w:t>. While mir-429 upregulates Hif1, both mir-200b</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F17D20" w:rsidRPr="00F17D20">
            <w:rPr>
              <w:rFonts w:ascii="Times New Roman" w:eastAsia="Times New Roman" w:hAnsi="Times New Roman" w:cs="Times New Roman"/>
              <w:color w:val="000000"/>
            </w:rPr>
            <w:t>[23]</w:t>
          </w:r>
        </w:sdtContent>
      </w:sdt>
      <w:r w:rsidRPr="00330620">
        <w:rPr>
          <w:rFonts w:ascii="Times New Roman" w:hAnsi="Times New Roman" w:cs="Times New Roman"/>
        </w:rPr>
        <w:t xml:space="preserve"> and mir-200c</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F17D20" w:rsidRPr="00F17D20">
            <w:rPr>
              <w:rFonts w:ascii="Times New Roman" w:eastAsia="Times New Roman" w:hAnsi="Times New Roman" w:cs="Times New Roman"/>
              <w:color w:val="000000"/>
            </w:rPr>
            <w:t>[24]</w:t>
          </w:r>
        </w:sdtContent>
      </w:sdt>
      <w:r w:rsidRPr="00330620">
        <w:rPr>
          <w:rFonts w:ascii="Times New Roman" w:hAnsi="Times New Roman" w:cs="Times New Roman"/>
        </w:rPr>
        <w:t xml:space="preserve"> downregulate Hif1 expression. Further, there is a negative regulatory feedback loop between mir-200b and 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F17D20" w:rsidRPr="00F17D20">
            <w:rPr>
              <w:rFonts w:ascii="Times New Roman" w:eastAsia="Times New Roman" w:hAnsi="Times New Roman" w:cs="Times New Roman"/>
              <w:color w:val="000000"/>
            </w:rPr>
            <w:t>[23]</w:t>
          </w:r>
        </w:sdtContent>
      </w:sdt>
      <w:r w:rsidRPr="00330620">
        <w:rPr>
          <w:rFonts w:ascii="Times New Roman" w:hAnsi="Times New Roman" w:cs="Times New Roman"/>
        </w:rPr>
        <w:t>. The inhibition of mir-200b by Hif-1 is indirect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Content>
          <w:r w:rsidR="00F17D20" w:rsidRPr="00F17D20">
            <w:rPr>
              <w:rFonts w:ascii="Times New Roman" w:eastAsia="Times New Roman" w:hAnsi="Times New Roman" w:cs="Times New Roman"/>
              <w:color w:val="000000"/>
            </w:rPr>
            <w:t>[23]</w:t>
          </w:r>
        </w:sdtContent>
      </w:sdt>
      <w:r w:rsidRPr="00330620">
        <w:rPr>
          <w:rFonts w:ascii="Times New Roman" w:hAnsi="Times New Roman" w:cs="Times New Roman"/>
        </w:rPr>
        <w:t>. 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Content>
          <w:r w:rsidR="00F17D20" w:rsidRPr="00F17D20">
            <w:rPr>
              <w:rFonts w:ascii="Times New Roman" w:eastAsia="Times New Roman" w:hAnsi="Times New Roman" w:cs="Times New Roman"/>
              <w:color w:val="000000"/>
            </w:rPr>
            <w:t>[25]</w:t>
          </w:r>
        </w:sdtContent>
      </w:sdt>
      <w:r w:rsidRPr="00330620">
        <w:rPr>
          <w:rFonts w:ascii="Times New Roman" w:hAnsi="Times New Roman" w:cs="Times New Roman"/>
        </w:rPr>
        <w:t>. The production of Snail is also regulated by AMPK through an inhibitory crosstalk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Content>
          <w:r w:rsidR="00F17D20" w:rsidRPr="00F17D20">
            <w:rPr>
              <w:rFonts w:ascii="Times New Roman" w:eastAsia="Times New Roman" w:hAnsi="Times New Roman" w:cs="Times New Roman"/>
              <w:color w:val="000000"/>
            </w:rPr>
            <w:t>[26]</w:t>
          </w:r>
        </w:sdtContent>
      </w:sdt>
      <w:r w:rsidRPr="00330620">
        <w:rPr>
          <w:rFonts w:ascii="Times New Roman" w:hAnsi="Times New Roman" w:cs="Times New Roman"/>
        </w:rPr>
        <w:t>. AMPK also represses the production of Zeb1</w:t>
      </w:r>
      <w:r w:rsidR="00B03A60">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Content>
          <w:r w:rsidR="00F17D20" w:rsidRPr="00F17D20">
            <w:rPr>
              <w:rFonts w:ascii="Times New Roman" w:eastAsia="Times New Roman" w:hAnsi="Times New Roman" w:cs="Times New Roman"/>
              <w:color w:val="000000"/>
            </w:rPr>
            <w:t>[27]</w:t>
          </w:r>
        </w:sdtContent>
      </w:sdt>
      <w:r w:rsidRPr="00330620">
        <w:rPr>
          <w:rFonts w:ascii="Times New Roman" w:hAnsi="Times New Roman" w:cs="Times New Roman"/>
        </w:rPr>
        <w:t xml:space="preserve">. Additionally, AMPK indirectly increases the production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by upregulating Sirt1 which downregulates the </w:t>
      </w:r>
      <w:proofErr w:type="spellStart"/>
      <w:r w:rsidRPr="00330620">
        <w:rPr>
          <w:rFonts w:ascii="Times New Roman" w:hAnsi="Times New Roman" w:cs="Times New Roman"/>
        </w:rPr>
        <w:t>creb</w:t>
      </w:r>
      <w:proofErr w:type="spellEnd"/>
      <w:r w:rsidRPr="00330620">
        <w:rPr>
          <w:rFonts w:ascii="Times New Roman" w:hAnsi="Times New Roman" w:cs="Times New Roman"/>
        </w:rPr>
        <w:t xml:space="preserve"> cycle and therefore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03A60">
        <w:rPr>
          <w:rFonts w:ascii="Times New Roman"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
          <w:id w:val="1435178104"/>
          <w:placeholder>
            <w:docPart w:val="DefaultPlaceholder_-1854013440"/>
          </w:placeholder>
        </w:sdtPr>
        <w:sdtContent>
          <w:r w:rsidR="00F17D20" w:rsidRPr="00F17D20">
            <w:rPr>
              <w:rFonts w:ascii="Times New Roman" w:eastAsia="Times New Roman" w:hAnsi="Times New Roman" w:cs="Times New Roman"/>
              <w:color w:val="000000"/>
            </w:rPr>
            <w:t>[28–31]</w:t>
          </w:r>
        </w:sdtContent>
      </w:sdt>
      <w:r w:rsidRPr="00330620">
        <w:rPr>
          <w:rFonts w:ascii="Times New Roman" w:hAnsi="Times New Roman" w:cs="Times New Roman"/>
        </w:rPr>
        <w:t>.</w:t>
      </w:r>
    </w:p>
    <w:p w14:paraId="4F139EE0" w14:textId="77777777" w:rsidR="00E469AE" w:rsidRPr="00330620" w:rsidRDefault="00AD7F58" w:rsidP="006464B4">
      <w:pPr>
        <w:pStyle w:val="BodyText"/>
        <w:spacing w:line="480" w:lineRule="auto"/>
        <w:rPr>
          <w:rFonts w:ascii="Times New Roman" w:hAnsi="Times New Roman" w:cs="Times New Roman"/>
        </w:rPr>
      </w:pPr>
      <w:r w:rsidRPr="00330620">
        <w:rPr>
          <w:rFonts w:ascii="Times New Roman" w:hAnsi="Times New Roman" w:cs="Times New Roman"/>
        </w:rPr>
        <w:t xml:space="preserve">The model of the two core circuits is generalized to include these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The coupled network is modeled as a set of ordinary differential equations (ODEs). Transcriptional regulations (represented as solid lines in Figure 1A) are modeled as a shifted Hill function that up/downregulates either the production or </w:t>
      </w:r>
      <w:proofErr w:type="spellStart"/>
      <w:r w:rsidRPr="00330620">
        <w:rPr>
          <w:rFonts w:ascii="Times New Roman" w:hAnsi="Times New Roman" w:cs="Times New Roman"/>
        </w:rPr>
        <w:t>degredation</w:t>
      </w:r>
      <w:proofErr w:type="spellEnd"/>
      <w:r w:rsidRPr="00330620">
        <w:rPr>
          <w:rFonts w:ascii="Times New Roman" w:hAnsi="Times New Roman" w:cs="Times New Roman"/>
        </w:rPr>
        <w:t xml:space="preserve"> term based on experimental results. For the shifted Hill function, once the threshold of the regulator is </w:t>
      </w:r>
      <w:proofErr w:type="spellStart"/>
      <w:r w:rsidRPr="00330620">
        <w:rPr>
          <w:rFonts w:ascii="Times New Roman" w:hAnsi="Times New Roman" w:cs="Times New Roman"/>
        </w:rPr>
        <w:t>acheived</w:t>
      </w:r>
      <w:proofErr w:type="spellEnd"/>
      <w:r w:rsidRPr="00330620">
        <w:rPr>
          <w:rFonts w:ascii="Times New Roman" w:hAnsi="Times New Roman" w:cs="Times New Roman"/>
        </w:rPr>
        <w:t>, the foldchange (</w:t>
      </w:r>
      <m:oMath>
        <m:r>
          <w:rPr>
            <w:rFonts w:ascii="Cambria Math" w:hAnsi="Cambria Math" w:cs="Times New Roman"/>
          </w:rPr>
          <m:t>λ</m:t>
        </m:r>
      </m:oMath>
      <w:r w:rsidRPr="00330620">
        <w:rPr>
          <w:rFonts w:ascii="Times New Roman" w:hAnsi="Times New Roman" w:cs="Times New Roman"/>
        </w:rPr>
        <w:t xml:space="preserve">) essentially becomes a multiplier of the production or degradation term (details in SI section 1.1). The miRNA regulatory links (represented as dashed lines in Figure 1A) are modeled through three functions that reflect the steps of translation. The functions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330620">
        <w:rPr>
          <w:rFonts w:ascii="Times New Roman" w:hAnsi="Times New Roman" w:cs="Times New Roman"/>
        </w:rPr>
        <w:t xml:space="preserve">, and </w:t>
      </w:r>
      <m:oMath>
        <m:r>
          <w:rPr>
            <w:rFonts w:ascii="Cambria Math" w:hAnsi="Cambria Math" w:cs="Times New Roman"/>
          </w:rPr>
          <m:t>L</m:t>
        </m:r>
      </m:oMath>
      <w:r w:rsidRPr="00330620">
        <w:rPr>
          <w:rFonts w:ascii="Times New Roman" w:hAnsi="Times New Roman" w:cs="Times New Roman"/>
        </w:rPr>
        <w:t xml:space="preserve"> represent the active miRNA degredation rate, active mRNA degredation rate, and translation rate (details in SI section 1.2). Lastly, within the metabolism network there is competitive regulation of ROS by Hif1 and AMPK which is modeled by a competition function </w:t>
      </w:r>
      <w:proofErr w:type="gramStart"/>
      <w:r w:rsidRPr="00330620">
        <w:rPr>
          <w:rFonts w:ascii="Times New Roman" w:hAnsi="Times New Roman" w:cs="Times New Roman"/>
        </w:rPr>
        <w:t>similar to</w:t>
      </w:r>
      <w:proofErr w:type="gramEnd"/>
      <w:r w:rsidRPr="00330620">
        <w:rPr>
          <w:rFonts w:ascii="Times New Roman" w:hAnsi="Times New Roman" w:cs="Times New Roman"/>
        </w:rPr>
        <w:t xml:space="preserve"> the shifted Hill function (details in SI section 1.3). The full equations for all components of the circuit are given in SI Section 1.4 and the parameters along with a brief explanation are given in SI Section 1.5. Unless specified,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assumed to be in the inactive state (the foldchange, </w:t>
      </w:r>
      <m:oMath>
        <m:r>
          <w:rPr>
            <w:rFonts w:ascii="Cambria Math" w:hAnsi="Cambria Math" w:cs="Times New Roman"/>
          </w:rPr>
          <m:t>λ</m:t>
        </m:r>
      </m:oMath>
      <w:r w:rsidRPr="00330620">
        <w:rPr>
          <w:rFonts w:ascii="Times New Roman" w:hAnsi="Times New Roman" w:cs="Times New Roman"/>
        </w:rPr>
        <w:t xml:space="preserve">, of the crosstalk is equal to one or for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-|Hif1</m:t>
        </m:r>
      </m:oMath>
      <w:r w:rsidRPr="00330620">
        <w:rPr>
          <w:rFonts w:ascii="Times New Roman" w:hAnsi="Times New Roman" w:cs="Times New Roman"/>
        </w:rPr>
        <w:t xml:space="preserve"> </w:t>
      </w:r>
      <w:commentRangeStart w:id="19"/>
      <w:r w:rsidRPr="00330620">
        <w:rPr>
          <w:rFonts w:ascii="Times New Roman" w:hAnsi="Times New Roman" w:cs="Times New Roman"/>
        </w:rPr>
        <w:t xml:space="preserve">the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=4</m:t>
        </m:r>
      </m:oMath>
      <w:r w:rsidRPr="00330620">
        <w:rPr>
          <w:rFonts w:ascii="Times New Roman" w:hAnsi="Times New Roman" w:cs="Times New Roman"/>
        </w:rPr>
        <w:t xml:space="preserve"> for </w:t>
      </w:r>
      <w:commentRangeEnd w:id="19"/>
      <w:r w:rsidR="00E462F4">
        <w:rPr>
          <w:rStyle w:val="CommentReference"/>
        </w:rPr>
        <w:commentReference w:id="19"/>
      </w:r>
      <w:r w:rsidRPr="00330620">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oMath>
      <w:r w:rsidRPr="0033062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oMath>
      <w:r w:rsidRPr="00330620">
        <w:rPr>
          <w:rFonts w:ascii="Times New Roman" w:hAnsi="Times New Roman" w:cs="Times New Roman"/>
        </w:rPr>
        <w:t xml:space="preserve"> equations).</w:t>
      </w:r>
    </w:p>
    <w:p w14:paraId="3EC2C59A" w14:textId="34FF88AE" w:rsidR="00E469AE" w:rsidRPr="00330620" w:rsidRDefault="00AD7F58" w:rsidP="006464B4">
      <w:pPr>
        <w:pStyle w:val="BodyText"/>
        <w:spacing w:line="480" w:lineRule="auto"/>
        <w:rPr>
          <w:rFonts w:ascii="Times New Roman" w:hAnsi="Times New Roman" w:cs="Times New Roman"/>
        </w:rPr>
      </w:pPr>
      <w:r w:rsidRPr="00330620">
        <w:rPr>
          <w:rFonts w:ascii="Times New Roman" w:hAnsi="Times New Roman" w:cs="Times New Roman"/>
        </w:rPr>
        <w:t xml:space="preserve">We initially only include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between the core networks, then we </w:t>
      </w:r>
      <w:del w:id="20" w:author="Jia, Dongya (NIH/NCI) [E]" w:date="2022-02-27T21:59:00Z">
        <w:r w:rsidRPr="00330620" w:rsidDel="00E462F4">
          <w:rPr>
            <w:rFonts w:ascii="Times New Roman" w:hAnsi="Times New Roman" w:cs="Times New Roman"/>
          </w:rPr>
          <w:delText xml:space="preserve">modify the parameters to exclude the hybrid states allowing us to </w:delText>
        </w:r>
      </w:del>
      <w:r w:rsidRPr="00330620">
        <w:rPr>
          <w:rFonts w:ascii="Times New Roman" w:hAnsi="Times New Roman" w:cs="Times New Roman"/>
        </w:rPr>
        <w:t xml:space="preserve">investigate whether these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sufficient to generate the hybrid states (details in SI Section 1.6</w:t>
      </w:r>
      <w:proofErr w:type="gramStart"/>
      <w:r w:rsidRPr="00330620">
        <w:rPr>
          <w:rFonts w:ascii="Times New Roman" w:hAnsi="Times New Roman" w:cs="Times New Roman"/>
        </w:rPr>
        <w:t>),.</w:t>
      </w:r>
      <w:proofErr w:type="gramEnd"/>
      <w:r w:rsidRPr="00330620">
        <w:rPr>
          <w:rFonts w:ascii="Times New Roman" w:hAnsi="Times New Roman" w:cs="Times New Roman"/>
        </w:rPr>
        <w:t xml:space="preserve"> Lastly, we </w:t>
      </w:r>
      <w:del w:id="21" w:author="Jia, Dongya (NIH/NCI) [E]" w:date="2022-02-27T21:59:00Z">
        <w:r w:rsidRPr="00330620" w:rsidDel="00E462F4">
          <w:rPr>
            <w:rFonts w:ascii="Times New Roman" w:hAnsi="Times New Roman" w:cs="Times New Roman"/>
          </w:rPr>
          <w:delText xml:space="preserve">add </w:delText>
        </w:r>
      </w:del>
      <w:ins w:id="22" w:author="Jia, Dongya (NIH/NCI) [E]" w:date="2022-02-27T21:59:00Z">
        <w:r w:rsidR="00E462F4">
          <w:rPr>
            <w:rFonts w:ascii="Times New Roman" w:hAnsi="Times New Roman" w:cs="Times New Roman"/>
          </w:rPr>
          <w:t>evaluate</w:t>
        </w:r>
        <w:r w:rsidR="00E462F4" w:rsidRPr="00330620">
          <w:rPr>
            <w:rFonts w:ascii="Times New Roman" w:hAnsi="Times New Roman" w:cs="Times New Roman"/>
          </w:rPr>
          <w:t xml:space="preserve"> </w:t>
        </w:r>
      </w:ins>
      <w:r w:rsidRPr="00330620">
        <w:rPr>
          <w:rFonts w:ascii="Times New Roman" w:hAnsi="Times New Roman" w:cs="Times New Roman"/>
        </w:rPr>
        <w:t>the phenotype stability factors (PSFs) OVOL and GRHL2 to determine stability of the E/M-W/O state (details and rate equations in SI Section 1.7).</w:t>
      </w:r>
    </w:p>
    <w:p w14:paraId="512370B2" w14:textId="77777777" w:rsidR="00E469AE" w:rsidRPr="00330620" w:rsidRDefault="00AD7F58" w:rsidP="006464B4">
      <w:pPr>
        <w:pStyle w:val="BodyText"/>
        <w:spacing w:line="480" w:lineRule="auto"/>
        <w:jc w:val="center"/>
        <w:rPr>
          <w:b/>
          <w:bCs/>
        </w:rPr>
      </w:pPr>
      <w:bookmarkStart w:id="23" w:name="results"/>
      <w:r w:rsidRPr="00330620">
        <w:rPr>
          <w:b/>
          <w:bCs/>
        </w:rPr>
        <w:t>Results</w:t>
      </w:r>
      <w:bookmarkEnd w:id="23"/>
    </w:p>
    <w:p w14:paraId="57A74F01" w14:textId="77777777" w:rsidR="00E469AE" w:rsidRPr="00330620" w:rsidRDefault="00AD7F58" w:rsidP="006464B4">
      <w:pPr>
        <w:pStyle w:val="BodyText"/>
        <w:spacing w:line="480" w:lineRule="auto"/>
        <w:rPr>
          <w:b/>
          <w:bCs/>
        </w:rPr>
      </w:pPr>
      <w:bookmarkStart w:id="24" w:name="coupling-the-emt-and-metabolic-regulator"/>
      <w:r w:rsidRPr="00330620">
        <w:rPr>
          <w:b/>
          <w:bCs/>
        </w:rPr>
        <w:t>Coupling the EMT and metabolic regulatory networks results in nine possible coupled states</w:t>
      </w:r>
      <w:bookmarkEnd w:id="24"/>
    </w:p>
    <w:p w14:paraId="488EBA3F" w14:textId="77777777" w:rsidR="00E469AE" w:rsidRPr="00330620" w:rsidRDefault="00AD7F58" w:rsidP="006464B4">
      <w:pPr>
        <w:pStyle w:val="FirstParagraph"/>
        <w:spacing w:line="480" w:lineRule="auto"/>
        <w:rPr>
          <w:rFonts w:ascii="Times New Roman" w:hAnsi="Times New Roman" w:cs="Times New Roman"/>
        </w:rPr>
      </w:pPr>
      <w:r w:rsidRPr="00330620">
        <w:rPr>
          <w:rFonts w:ascii="Times New Roman" w:hAnsi="Times New Roman" w:cs="Times New Roman"/>
        </w:rPr>
        <w:t xml:space="preserve">Individually, the EMT and metabolic regulatory networks are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with stable states (E, M, and E/M) and (W, O, and W/O), respectively (see Fig S1 for nullclines, section S2.5). By including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we identify how the components of the networks interact and which states are coupled. When the networks are coupled but the regulations are inactive, there are nine possible couplings of the EMT and metabolic phenotypes: E-W, E-O, E-W/O, M-W, M-O, M-W/O, E/M-W, E/M-O, and E/M-W/O (Fig 1B, details of simulation in section S2.1).</w:t>
      </w:r>
    </w:p>
    <w:p w14:paraId="268BD768" w14:textId="77777777" w:rsidR="00E469AE" w:rsidRPr="00330620" w:rsidRDefault="00AD7F58" w:rsidP="006464B4">
      <w:pPr>
        <w:pStyle w:val="BodyText"/>
        <w:spacing w:line="480" w:lineRule="auto"/>
        <w:rPr>
          <w:rFonts w:ascii="Times New Roman" w:hAnsi="Times New Roman" w:cs="Times New Roman"/>
        </w:rPr>
      </w:pPr>
      <w:proofErr w:type="gramStart"/>
      <w:r w:rsidRPr="00330620">
        <w:rPr>
          <w:rFonts w:ascii="Times New Roman" w:hAnsi="Times New Roman" w:cs="Times New Roman"/>
        </w:rPr>
        <w:t>While,</w:t>
      </w:r>
      <w:proofErr w:type="gramEnd"/>
      <w:r w:rsidRPr="00330620">
        <w:rPr>
          <w:rFonts w:ascii="Times New Roman" w:hAnsi="Times New Roman" w:cs="Times New Roman"/>
        </w:rPr>
        <w:t xml:space="preserve"> the Warburg state is characterized as high/low Hif1/AMPK expression and the Epithelial state is characterized as high/low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/Zeb mRNA expression, the crosstalks may alter the expression profiles for the steady states such that the thresholds of the steady states change. Therefore, we use a distance metric normalized by the expression of the inactive network to classify the generated expression profiles as one of the nine coupled states (see Section S2.2 for details). With our coupled network parameters, the results stabilize at 1000 initial conditions - the hybrid state is most populous (W/O and E/M) followed by the W and M phenotypes, with the fewest initial conditions leading to the E and O states (Fig S3-S5). This is just one set of </w:t>
      </w:r>
      <w:proofErr w:type="gramStart"/>
      <w:r w:rsidRPr="00330620">
        <w:rPr>
          <w:rFonts w:ascii="Times New Roman" w:hAnsi="Times New Roman" w:cs="Times New Roman"/>
        </w:rPr>
        <w:t>parameters,</w:t>
      </w:r>
      <w:proofErr w:type="gramEnd"/>
      <w:r w:rsidRPr="00330620">
        <w:rPr>
          <w:rFonts w:ascii="Times New Roman" w:hAnsi="Times New Roman" w:cs="Times New Roman"/>
        </w:rPr>
        <w:t xml:space="preserve"> other parameters may lead to a different fraction of initial conditions leading to these states.</w:t>
      </w:r>
    </w:p>
    <w:p w14:paraId="5DD3866C"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5AF8416B" wp14:editId="00F27BD1">
            <wp:extent cx="5334000" cy="3370259"/>
            <wp:effectExtent l="0" t="0" r="0" b="0"/>
            <wp:docPr id="1" name="Picture" descr="The coupled EMT/MR circuit results in 9 coupled steady states. (A) The network showing the core EMT module (bottom) with regulatory links designated by black, the core metabolic circuit (top) with regulatory links designated by blue, and the crosstalks noted in red. The dashed lines denote miRNA regulation rather than transcriptional. (B) The 9 possible coupled states when all crosstalks are present but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M/O state is therefore represented as a blue square."/>
            <wp:cNvGraphicFramePr/>
            <a:graphic xmlns:a="http://schemas.openxmlformats.org/drawingml/2006/main">
              <a:graphicData uri="http://schemas.openxmlformats.org/drawingml/2006/picture">
                <pic:pic xmlns:pic="http://schemas.openxmlformats.org/drawingml/2006/picture">
                  <pic:nvPicPr>
                    <pic:cNvPr id="0" name="Picture" descr="figures/Figure1.png"/>
                    <pic:cNvPicPr>
                      <a:picLocks noChangeAspect="1" noChangeArrowheads="1"/>
                    </pic:cNvPicPr>
                  </pic:nvPicPr>
                  <pic:blipFill>
                    <a:blip r:embed="rId12"/>
                    <a:stretch>
                      <a:fillRect/>
                    </a:stretch>
                  </pic:blipFill>
                  <pic:spPr bwMode="auto">
                    <a:xfrm>
                      <a:off x="0" y="0"/>
                      <a:ext cx="5334000" cy="3370259"/>
                    </a:xfrm>
                    <a:prstGeom prst="rect">
                      <a:avLst/>
                    </a:prstGeom>
                    <a:noFill/>
                    <a:ln w="9525">
                      <a:noFill/>
                      <a:headEnd/>
                      <a:tailEnd/>
                    </a:ln>
                  </pic:spPr>
                </pic:pic>
              </a:graphicData>
            </a:graphic>
          </wp:inline>
        </w:drawing>
      </w:r>
    </w:p>
    <w:p w14:paraId="16D8CEAE" w14:textId="77777777" w:rsidR="00E469AE" w:rsidRPr="00330620" w:rsidRDefault="00AD7F58">
      <w:pPr>
        <w:pStyle w:val="ImageCaption"/>
        <w:rPr>
          <w:rFonts w:ascii="Times New Roman" w:hAnsi="Times New Roman" w:cs="Times New Roman"/>
        </w:rPr>
      </w:pPr>
      <w:r w:rsidRPr="00330620">
        <w:rPr>
          <w:rFonts w:ascii="Times New Roman" w:hAnsi="Times New Roman" w:cs="Times New Roman"/>
        </w:rPr>
        <w:t xml:space="preserve">The coupled EMT/MR circuit results in 9 coupled steady states. (A) The network showing the core EMT module (bottom) with regulatory links designated by black, the core metabolic circuit (top) with regulatory links designated by blue, and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noted in red. The dashed lines denote miRNA regulation rather than transcriptional. (B) The 9 possible coupled states when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present but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M/O state is therefore represented as a blue square.</w:t>
      </w:r>
    </w:p>
    <w:p w14:paraId="167D9CD7" w14:textId="77777777" w:rsidR="00E469AE" w:rsidRPr="00330620" w:rsidRDefault="00AD7F58" w:rsidP="006464B4">
      <w:pPr>
        <w:pStyle w:val="BodyText"/>
        <w:spacing w:line="480" w:lineRule="auto"/>
        <w:rPr>
          <w:b/>
          <w:bCs/>
        </w:rPr>
      </w:pPr>
      <w:bookmarkStart w:id="25" w:name="individual-crosstalks-push-regulated-hal"/>
      <w:r w:rsidRPr="00330620">
        <w:rPr>
          <w:b/>
          <w:bCs/>
        </w:rPr>
        <w:t xml:space="preserve">Individual </w:t>
      </w:r>
      <w:proofErr w:type="spellStart"/>
      <w:r w:rsidRPr="00330620">
        <w:rPr>
          <w:b/>
          <w:bCs/>
        </w:rPr>
        <w:t>crosstalks</w:t>
      </w:r>
      <w:proofErr w:type="spellEnd"/>
      <w:r w:rsidRPr="00330620">
        <w:rPr>
          <w:b/>
          <w:bCs/>
        </w:rPr>
        <w:t xml:space="preserve"> push regulated half of circuit towards a single state</w:t>
      </w:r>
      <w:bookmarkEnd w:id="25"/>
    </w:p>
    <w:p w14:paraId="6BF69D59" w14:textId="77777777" w:rsidR="00E469AE" w:rsidRPr="00330620" w:rsidRDefault="00AD7F58" w:rsidP="006464B4">
      <w:pPr>
        <w:pStyle w:val="FirstParagraph"/>
        <w:spacing w:line="480" w:lineRule="auto"/>
        <w:rPr>
          <w:rFonts w:ascii="Times New Roman" w:hAnsi="Times New Roman" w:cs="Times New Roman"/>
        </w:rPr>
      </w:pPr>
      <w:r w:rsidRPr="00330620">
        <w:rPr>
          <w:rFonts w:ascii="Times New Roman" w:hAnsi="Times New Roman" w:cs="Times New Roman"/>
        </w:rPr>
        <w:t xml:space="preserve">Based on the network and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Fig 1A, it would be assumed that AMPK (which downregulates Snail and Zeb while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should downregulate Hif1 resulting in an inhibition of the Warburg and hybrid W/O states. Lastly,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ROS is not as clear and may stabilize the hybrid W/O state. If a single crosstalk is slowly increased/decreased, a clear progression from all nine coupled states to saturation of a single state is expected.</w:t>
      </w:r>
    </w:p>
    <w:p w14:paraId="6EFF56D7" w14:textId="77777777" w:rsidR="00E469AE" w:rsidRPr="00330620" w:rsidRDefault="00AD7F58" w:rsidP="006464B4">
      <w:pPr>
        <w:pStyle w:val="BodyText"/>
        <w:spacing w:line="480" w:lineRule="auto"/>
        <w:rPr>
          <w:b/>
          <w:bCs/>
        </w:rPr>
      </w:pPr>
      <w:bookmarkStart w:id="26" w:name="the-mirna-of-the-emt-network-can-stabili"/>
      <w:r w:rsidRPr="00330620">
        <w:rPr>
          <w:b/>
          <w:bCs/>
        </w:rPr>
        <w:t>The miRNA of the EMT network can stabilize the W/O metabolic phenotype</w:t>
      </w:r>
      <w:bookmarkEnd w:id="26"/>
    </w:p>
    <w:p w14:paraId="54B36B84" w14:textId="77777777" w:rsidR="00E469AE" w:rsidRPr="00330620" w:rsidRDefault="00AD7F58" w:rsidP="006464B4">
      <w:pPr>
        <w:pStyle w:val="FirstParagraph"/>
        <w:spacing w:line="480" w:lineRule="auto"/>
        <w:rPr>
          <w:rFonts w:ascii="Times New Roman" w:hAnsi="Times New Roman" w:cs="Times New Roman"/>
        </w:rPr>
      </w:pPr>
      <w:r w:rsidRPr="00330620">
        <w:rPr>
          <w:rFonts w:ascii="Times New Roman" w:hAnsi="Times New Roman" w:cs="Times New Roman"/>
        </w:rPr>
        <w:t xml:space="preserve">When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(Fig 2A), the hybrid W/O state is upregulated along with the coupled E/M-W/O phenotype. As the level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upregulates noxROS by reducing the degredation), the possible coupled states reduce from all nine losing first the E-W, then the E/M-W, and finally losing the M-W state (Fig 2B, section S2.4). Since only the Warburg state is fully suppressed at maximum upregulation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m:t>
        </m:r>
      </m:oMath>
      <w:r w:rsidRPr="00330620">
        <w:rPr>
          <w:rFonts w:ascii="Times New Roman" w:hAnsi="Times New Roman" w:cs="Times New Roman"/>
        </w:rPr>
        <w:t xml:space="preserve">), analyzing the percent of initial conditions that lead to the metabolic phenotype shows the lost coupled states associated with the W phenotype are pushed towards the W/O </w:t>
      </w:r>
      <w:proofErr w:type="gramStart"/>
      <w:r w:rsidRPr="00330620">
        <w:rPr>
          <w:rFonts w:ascii="Times New Roman" w:hAnsi="Times New Roman" w:cs="Times New Roman"/>
        </w:rPr>
        <w:t>phenotype</w:t>
      </w:r>
      <w:proofErr w:type="gramEnd"/>
      <w:r w:rsidRPr="00330620">
        <w:rPr>
          <w:rFonts w:ascii="Times New Roman" w:hAnsi="Times New Roman" w:cs="Times New Roman"/>
        </w:rPr>
        <w:t xml:space="preserve"> but no change occurs for the O phenotype (Fig 2C). As there is no regulation on the EMT network, the total number of E, E/M, and M states are </w:t>
      </w:r>
      <w:proofErr w:type="gramStart"/>
      <w:r w:rsidRPr="00330620">
        <w:rPr>
          <w:rFonts w:ascii="Times New Roman" w:hAnsi="Times New Roman" w:cs="Times New Roman"/>
        </w:rPr>
        <w:t>constant</w:t>
      </w:r>
      <w:proofErr w:type="gramEnd"/>
      <w:r w:rsidRPr="00330620">
        <w:rPr>
          <w:rFonts w:ascii="Times New Roman" w:hAnsi="Times New Roman" w:cs="Times New Roman"/>
        </w:rPr>
        <w:t xml:space="preserve"> but the E/M state is more likely to be associated with the hybrid W/O metabolic phenotype (Fig 2D). Analyzing the states coupled with the Warburg phenotype, however, shows the mesenchymal phenotype (M-W) persists longer (Fig 2E). Comparing to the upregulation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(Fig S6), the E-W and E/M-W states are also the first suppressed states. Additionally, upregulating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is also correlated to an upregulation of the E/M-W/O phenotype. Further, activation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results in a downregulation of the OXPHOS metabolic phenotype alongside the Warburg phenotype. Together, these results suggest ROS is critical to tumor progression, and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may play a stronger role than </w:t>
      </w:r>
      <w:proofErr w:type="spellStart"/>
      <w:r w:rsidRPr="00330620">
        <w:rPr>
          <w:rFonts w:ascii="Times New Roman" w:hAnsi="Times New Roman" w:cs="Times New Roman"/>
        </w:rPr>
        <w:t>noxROS</w:t>
      </w:r>
      <w:proofErr w:type="spellEnd"/>
      <w:r w:rsidRPr="00330620">
        <w:rPr>
          <w:rFonts w:ascii="Times New Roman" w:hAnsi="Times New Roman" w:cs="Times New Roman"/>
        </w:rPr>
        <w:t>.</w:t>
      </w:r>
    </w:p>
    <w:p w14:paraId="02309913"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7184C183" wp14:editId="0D00AE76">
            <wp:extent cx="5334000" cy="2546691"/>
            <wp:effectExtent l="0" t="0" r="0" b="0"/>
            <wp:docPr id="2" name="Picture" descr="noxROS upregulated by mir34 results in upregulated W/O phenotype and associated with upregulated E/M-W/O phenotype. (A) A diagram of the core EMT circuit (left) and the core metabolic circuit (right) connected by the crosstalk between \mu_{34} upregulating noxROS (red link representing transcriptional regulation). (B) Of the nine possible coupled states, as noxROS is upregulated by mir34, there are 4 distinct groupings. All possible coupling of the EMT circuit phenotypes (E, M, and E/M) with both the O and W/O metabolic phenotypes persist for all levels of noxROS upregulation. The coupled states associated with the W metabolic phenotypes, (E-W, E/M-W, and M-W), are lost as the level of noxROS regulation increases for the blue, green, and grey regions, respectively. (C) The background colors correpond to the colors representing the possible steady states of (B). The lines represent the total number of initial conditions leading to the W, O, or W/O phenotypes as a function of increasing regulation of noxROS by mir34. The W/O phenotype is upregulated, W phenotype is downregulated, and O is unchanged. (D) Showing the breakdown of the coupled states associated with the W/O phenotype (i.e., E-W/O, M-W/O, and E/M-W/O). The E/M-W/O coupled state is greatly upregulated once \lambda_{\mu_{34}}=0.5 while the M-W/O coupled state is only slightly upregulated, and no change is seen for E-W/O coupled state. (E) Same as (d) but for the coupled states associated with the Warburg phenotype. Once \lambda_{\mu_{34}}=0.5, both the E-W and M-W states are fully suppressed. The E/M-W coupled state continues to be downregulated until it is fully suppressed near \lambda_{\mu_{34}}=0.1."/>
            <wp:cNvGraphicFramePr/>
            <a:graphic xmlns:a="http://schemas.openxmlformats.org/drawingml/2006/main">
              <a:graphicData uri="http://schemas.openxmlformats.org/drawingml/2006/picture">
                <pic:pic xmlns:pic="http://schemas.openxmlformats.org/drawingml/2006/picture">
                  <pic:nvPicPr>
                    <pic:cNvPr id="0" name="Picture" descr="figures/Figure2.png"/>
                    <pic:cNvPicPr>
                      <a:picLocks noChangeAspect="1" noChangeArrowheads="1"/>
                    </pic:cNvPicPr>
                  </pic:nvPicPr>
                  <pic:blipFill>
                    <a:blip r:embed="rId13"/>
                    <a:stretch>
                      <a:fillRect/>
                    </a:stretch>
                  </pic:blipFill>
                  <pic:spPr bwMode="auto">
                    <a:xfrm>
                      <a:off x="0" y="0"/>
                      <a:ext cx="5334000" cy="2546691"/>
                    </a:xfrm>
                    <a:prstGeom prst="rect">
                      <a:avLst/>
                    </a:prstGeom>
                    <a:noFill/>
                    <a:ln w="9525">
                      <a:noFill/>
                      <a:headEnd/>
                      <a:tailEnd/>
                    </a:ln>
                  </pic:spPr>
                </pic:pic>
              </a:graphicData>
            </a:graphic>
          </wp:inline>
        </w:drawing>
      </w:r>
    </w:p>
    <w:p w14:paraId="1D6D1385" w14:textId="77777777" w:rsidR="00E469AE" w:rsidRPr="00330620" w:rsidRDefault="00AD7F58">
      <w:pPr>
        <w:pStyle w:val="ImageCaption"/>
        <w:rPr>
          <w:rFonts w:ascii="Times New Roman" w:hAnsi="Times New Roman" w:cs="Times New Roman"/>
        </w:rPr>
      </w:pP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upregulated by mir34 results in upregulated W/O phenotype and associated with upregulated E/M-W/O phenotype. (A) A diagram of the core EMT circuit (left) and the core metabolic circuit (right) connected by the crosstalk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noxROS (red link representing transcriptional regulation). (B) Of the nine possible coupled states, as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is upregulated by mir34, there are 4 distinct groupings. All possible coupling of the EMT circuit phenotypes (E, M, and E/M) with both the O and W/O metabolic phenotypes persist for all levels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upregulation. The coupled states associated with the W metabolic phenotypes, (E-W, E/M-W, and M-W), are lost as the level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regulation increases for the blue, green, and grey regions, respectively. (C) The background colors </w:t>
      </w:r>
      <w:proofErr w:type="spellStart"/>
      <w:r w:rsidRPr="00330620">
        <w:rPr>
          <w:rFonts w:ascii="Times New Roman" w:hAnsi="Times New Roman" w:cs="Times New Roman"/>
        </w:rPr>
        <w:t>correpond</w:t>
      </w:r>
      <w:proofErr w:type="spellEnd"/>
      <w:r w:rsidRPr="00330620">
        <w:rPr>
          <w:rFonts w:ascii="Times New Roman" w:hAnsi="Times New Roman" w:cs="Times New Roman"/>
        </w:rPr>
        <w:t xml:space="preserve"> to the colors representing the possible steady states of (B). The lines represent the total number of initial conditions leading to the W, O, or W/O phenotypes as a function of increasing regulation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by mir34. The W/O phenotype is upregulated, W phenotype is downregulated, and O is unchanged. (D) Showing the breakdown of the coupled states associated with the W/O phenotype (i.e., E-W/O, M-W/O, and E/M-W/O). The E/M-W/O coupled state is greatly upregulated once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sub>
        </m:sSub>
        <m:r>
          <w:rPr>
            <w:rFonts w:ascii="Cambria Math" w:hAnsi="Cambria Math" w:cs="Times New Roman"/>
          </w:rPr>
          <m:t>=0.5</m:t>
        </m:r>
      </m:oMath>
      <w:r w:rsidRPr="00330620">
        <w:rPr>
          <w:rFonts w:ascii="Times New Roman" w:hAnsi="Times New Roman" w:cs="Times New Roman"/>
        </w:rPr>
        <w:t xml:space="preserve"> while the M-W/O coupled state is only slightly upregulated, and no change is seen for E-W/O coupled state. (E) Same as (d) but for the coupled states associated with the Warburg phenotype. Once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sub>
        </m:sSub>
        <m:r>
          <w:rPr>
            <w:rFonts w:ascii="Cambria Math" w:hAnsi="Cambria Math" w:cs="Times New Roman"/>
          </w:rPr>
          <m:t>=0.5</m:t>
        </m:r>
      </m:oMath>
      <w:r w:rsidRPr="00330620">
        <w:rPr>
          <w:rFonts w:ascii="Times New Roman" w:hAnsi="Times New Roman" w:cs="Times New Roman"/>
        </w:rPr>
        <w:t xml:space="preserve">, both the E-W and M-W states are fully suppressed. The E/M-W coupled state continues to be downregulated until it is fully suppressed near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sub>
        </m:sSub>
        <m:r>
          <w:rPr>
            <w:rFonts w:ascii="Cambria Math" w:hAnsi="Cambria Math" w:cs="Times New Roman"/>
          </w:rPr>
          <m:t>=0.1</m:t>
        </m:r>
      </m:oMath>
      <w:r w:rsidRPr="00330620">
        <w:rPr>
          <w:rFonts w:ascii="Times New Roman" w:hAnsi="Times New Roman" w:cs="Times New Roman"/>
        </w:rPr>
        <w:t>.</w:t>
      </w:r>
    </w:p>
    <w:p w14:paraId="7C928FD6"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If we want to determine how both miRNA of the EMT network drive the metabolism network, and specifically the E/M-W/O state, we can first look at only the metabolic phenotypes. While upregulating ROS pushes the system towards the hybrid W/O metabolic phenotype,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silencing Hif1 mRNA results in first the hybrid W/O phenotype being suppressed and then the Warburg phenotype being suppressed, leaving only OXPHOS as a possible metabolism (Fig 3A,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Pr="00330620">
        <w:rPr>
          <w:rFonts w:ascii="Times New Roman" w:hAnsi="Times New Roman" w:cs="Times New Roman"/>
        </w:rPr>
        <w:t xml:space="preserve"> in section S2.3). As mentioned previously, if ROS is upregulated than the W/O phenotype is upregulated (Fig 3B). Given the similar behavior between noxROS and mtROS, when either is active alongside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downregulating Hif1 there are regions in which the hybrid W/O and coupled E/M-W/O states are fully suppressed (Fig S?).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the E/M-W/O state is further upregulated (Fig S?). Interestingly, if all three miRNA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(Fig 3C) the W/O state is </w:t>
      </w:r>
      <w:proofErr w:type="gramStart"/>
      <w:r w:rsidRPr="00330620">
        <w:rPr>
          <w:rFonts w:ascii="Times New Roman" w:hAnsi="Times New Roman" w:cs="Times New Roman"/>
        </w:rPr>
        <w:t>present</w:t>
      </w:r>
      <w:proofErr w:type="gramEnd"/>
      <w:r w:rsidRPr="00330620">
        <w:rPr>
          <w:rFonts w:ascii="Times New Roman" w:hAnsi="Times New Roman" w:cs="Times New Roman"/>
        </w:rPr>
        <w:t xml:space="preserve"> but the E/M-W/O coupled state may be suppressed (Fig 3D). The E/M-W/O is present for all values of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upregulation but is only present at high values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upregulation. </w:t>
      </w:r>
      <w:proofErr w:type="gramStart"/>
      <w:r w:rsidRPr="00330620">
        <w:rPr>
          <w:rFonts w:ascii="Times New Roman" w:hAnsi="Times New Roman" w:cs="Times New Roman"/>
        </w:rPr>
        <w:t>This result,</w:t>
      </w:r>
      <w:proofErr w:type="gramEnd"/>
      <w:r w:rsidRPr="00330620">
        <w:rPr>
          <w:rFonts w:ascii="Times New Roman" w:hAnsi="Times New Roman" w:cs="Times New Roman"/>
        </w:rPr>
        <w:t xml:space="preserve"> suggests a feedback loop between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controls the expression of the E/M-W/O state.</w:t>
      </w:r>
    </w:p>
    <w:p w14:paraId="1DA4F044"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6E31AB39" wp14:editId="0282990E">
            <wp:extent cx="5334000" cy="5214188"/>
            <wp:effectExtent l="0" t="0" r="0" b="0"/>
            <wp:docPr id="3" name="Picture" descr="Crosstalks in one direction not enough to suppress all coupled states except E/M-W/O. (A) The number of initial conditions leading to the W, O, or W/O metabolic phenotypes. The colors (blue, purple, and grey) represent the possible phenotypes (O, [W,O], and [W,O,W/O]) as the Hif1 mRNA is silenced. (B) Similar to (A) but for an increasing upregulation of mtROS by \mu_{34}. (C) The networks showing the regulating of Hif1 by \mu_{200} and ROS by \mu_{34}. When all three crosstalks are active there is a parameter space in which W/O phenotype persists and the dotted regions show where the E/M-W/O coupled state exists."/>
            <wp:cNvGraphicFramePr/>
            <a:graphic xmlns:a="http://schemas.openxmlformats.org/drawingml/2006/main">
              <a:graphicData uri="http://schemas.openxmlformats.org/drawingml/2006/picture">
                <pic:pic xmlns:pic="http://schemas.openxmlformats.org/drawingml/2006/picture">
                  <pic:nvPicPr>
                    <pic:cNvPr id="0" name="Picture" descr="figures/Figure3.png"/>
                    <pic:cNvPicPr>
                      <a:picLocks noChangeAspect="1" noChangeArrowheads="1"/>
                    </pic:cNvPicPr>
                  </pic:nvPicPr>
                  <pic:blipFill>
                    <a:blip r:embed="rId14"/>
                    <a:stretch>
                      <a:fillRect/>
                    </a:stretch>
                  </pic:blipFill>
                  <pic:spPr bwMode="auto">
                    <a:xfrm>
                      <a:off x="0" y="0"/>
                      <a:ext cx="5334000" cy="5214188"/>
                    </a:xfrm>
                    <a:prstGeom prst="rect">
                      <a:avLst/>
                    </a:prstGeom>
                    <a:noFill/>
                    <a:ln w="9525">
                      <a:noFill/>
                      <a:headEnd/>
                      <a:tailEnd/>
                    </a:ln>
                  </pic:spPr>
                </pic:pic>
              </a:graphicData>
            </a:graphic>
          </wp:inline>
        </w:drawing>
      </w:r>
    </w:p>
    <w:p w14:paraId="5BA22D5A" w14:textId="77777777" w:rsidR="00E469AE" w:rsidRPr="00330620" w:rsidRDefault="00AD7F58">
      <w:pPr>
        <w:pStyle w:val="ImageCaption"/>
        <w:rPr>
          <w:rFonts w:ascii="Times New Roman" w:hAnsi="Times New Roman" w:cs="Times New Roman"/>
        </w:rPr>
      </w:pP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one direction not enough to suppress all coupled states except E/M-W/O. (A) The number of initial conditions leading to the W, O, or W/O metabolic phenotypes. The colors (blue, purple, and grey) represent the possible phenotypes (O, [</w:t>
      </w:r>
      <w:proofErr w:type="gramStart"/>
      <w:r w:rsidRPr="00330620">
        <w:rPr>
          <w:rFonts w:ascii="Times New Roman" w:hAnsi="Times New Roman" w:cs="Times New Roman"/>
        </w:rPr>
        <w:t>W,O</w:t>
      </w:r>
      <w:proofErr w:type="gramEnd"/>
      <w:r w:rsidRPr="00330620">
        <w:rPr>
          <w:rFonts w:ascii="Times New Roman" w:hAnsi="Times New Roman" w:cs="Times New Roman"/>
        </w:rPr>
        <w:t xml:space="preserve">], and [W,O,W/O]) as the Hif1 mRNA is silenced. (B) Similar to (A) but for an increasing upregulation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(C) The networks showing the regulating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When all three crosstalks are active there is a parameter space in which W/O phenotype persists and the dotted regions show where the E/M-W/O coupled state exists.</w:t>
      </w:r>
    </w:p>
    <w:p w14:paraId="77B2CEED" w14:textId="77777777" w:rsidR="00E469AE" w:rsidRPr="00330620" w:rsidRDefault="00AD7F58" w:rsidP="00D903A3">
      <w:pPr>
        <w:pStyle w:val="BodyText"/>
        <w:spacing w:line="480" w:lineRule="auto"/>
        <w:rPr>
          <w:b/>
          <w:bCs/>
        </w:rPr>
      </w:pPr>
      <w:bookmarkStart w:id="27" w:name="tfs-of-the-metabolic-network-can-stabili"/>
      <w:r w:rsidRPr="00330620">
        <w:rPr>
          <w:b/>
          <w:bCs/>
        </w:rPr>
        <w:t>TFs of the metabolic network can stabilize the E/M metabolic phenotype</w:t>
      </w:r>
      <w:bookmarkEnd w:id="27"/>
    </w:p>
    <w:p w14:paraId="21B95642" w14:textId="77777777" w:rsidR="00E469AE" w:rsidRPr="00330620" w:rsidRDefault="00AD7F58" w:rsidP="00D903A3">
      <w:pPr>
        <w:pStyle w:val="FirstParagraph"/>
        <w:spacing w:line="480" w:lineRule="auto"/>
        <w:rPr>
          <w:rFonts w:ascii="Times New Roman" w:hAnsi="Times New Roman" w:cs="Times New Roman"/>
        </w:rPr>
      </w:pPr>
      <w:r w:rsidRPr="00330620">
        <w:rPr>
          <w:rFonts w:ascii="Times New Roman" w:hAnsi="Times New Roman" w:cs="Times New Roman"/>
        </w:rPr>
        <w:t xml:space="preserve">Looking more closely at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which Hif-1 regulates Snail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Hif1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AMPK pushes the EMT network to adopt an epithelial phenotype and suppresses the E/M state before the mesenchymal state.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is strongly associated with the E/M phenotype. Furthermore, AMPK inhibiting Zeb or Snail have nearly identical phases (Fig S7 and S11)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goes through different sets of possible steady states before saturating at fully epithelial (Fig S8).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Hif1 upregulating Snail go through different sets of possible steady states before nearly saturating at mesenchymal (Figs S10 and S9).</w:t>
      </w:r>
    </w:p>
    <w:p w14:paraId="5E2ED4B4"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 4A and 4B). Further, modulating the input to Snail can alter the location of the E/M state (see Fig S12). As AMPK and Hif1 push the system towards opposite states, having one of each would suggest the circuit would be pushed toward hybrid. That is exactly what happens for any combination of the three AMPK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and two Hif1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although the exact values of where the E/M-W/O state exists depends on the type of regulation (Fig S?). If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involving AMPK and Hif1 regulating the EMT circuit are active (Fig 4C) then there are regions in which the E/M state exists (Fig 4D). However, when analyzing the system for the existence of the E/M-W/O phenotype, it only exists in smaller regions compared to full regulation of the metabolism network (the black dotted regions of Fig 4D compared to Fig 3D).</w:t>
      </w:r>
    </w:p>
    <w:p w14:paraId="45A2D61B"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67365E90" wp14:editId="2BD6A829">
            <wp:extent cx="5334000" cy="5154308"/>
            <wp:effectExtent l="0" t="0" r="0" b="0"/>
            <wp:docPr id="4" name="Picture" descr="Crosstalks in one direction not enough to suppress all coupled states except E/M-W/O. (D) The number of initial conditions leading to an E/M, M, or E phenotype as AMPK upregulates \mu_{200}. The hybrid E/M phenotype is suppressed quickly as the system is driven towards epithelial. (E) Similar to (D) but for Hif-1 driving the system towards mesenchymal. The E/M state persists longer for Hif-1 regulation than AMPK. (F) The crosstalks involving AMPK (top) and Hif1 (bottom). When all five crosstalks are actively regulating the EMT circuit, there are only a few regions where the E/M phenotype exists alongside the E and M phenotype. Additionally, there are some regions (the dotted black areas) where the E/M-W/O coupled state also exists."/>
            <wp:cNvGraphicFramePr/>
            <a:graphic xmlns:a="http://schemas.openxmlformats.org/drawingml/2006/main">
              <a:graphicData uri="http://schemas.openxmlformats.org/drawingml/2006/picture">
                <pic:pic xmlns:pic="http://schemas.openxmlformats.org/drawingml/2006/picture">
                  <pic:nvPicPr>
                    <pic:cNvPr id="0" name="Picture" descr="figures/Figure4.png"/>
                    <pic:cNvPicPr>
                      <a:picLocks noChangeAspect="1" noChangeArrowheads="1"/>
                    </pic:cNvPicPr>
                  </pic:nvPicPr>
                  <pic:blipFill>
                    <a:blip r:embed="rId15"/>
                    <a:stretch>
                      <a:fillRect/>
                    </a:stretch>
                  </pic:blipFill>
                  <pic:spPr bwMode="auto">
                    <a:xfrm>
                      <a:off x="0" y="0"/>
                      <a:ext cx="5334000" cy="5154308"/>
                    </a:xfrm>
                    <a:prstGeom prst="rect">
                      <a:avLst/>
                    </a:prstGeom>
                    <a:noFill/>
                    <a:ln w="9525">
                      <a:noFill/>
                      <a:headEnd/>
                      <a:tailEnd/>
                    </a:ln>
                  </pic:spPr>
                </pic:pic>
              </a:graphicData>
            </a:graphic>
          </wp:inline>
        </w:drawing>
      </w:r>
    </w:p>
    <w:p w14:paraId="12FCA60C" w14:textId="071EE9C1" w:rsidR="00E469AE" w:rsidRPr="00330620" w:rsidRDefault="00AD7F58">
      <w:pPr>
        <w:pStyle w:val="ImageCaption"/>
        <w:rPr>
          <w:rFonts w:ascii="Times New Roman" w:hAnsi="Times New Roman" w:cs="Times New Roman"/>
        </w:rPr>
      </w:pP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one direction not enough to suppress all coupled states except E/M-W/O. (</w:t>
      </w:r>
      <w:r w:rsidR="009B7026">
        <w:rPr>
          <w:rFonts w:ascii="Times New Roman" w:hAnsi="Times New Roman" w:cs="Times New Roman"/>
        </w:rPr>
        <w:t>A</w:t>
      </w:r>
      <w:r w:rsidRPr="00330620">
        <w:rPr>
          <w:rFonts w:ascii="Times New Roman" w:hAnsi="Times New Roman" w:cs="Times New Roman"/>
        </w:rPr>
        <w:t xml:space="preserve">) The number of initial conditions leading to an E/M, M, or E phenotype as AMPK upregulates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The hybrid E/M phenotype is suppressed quickly as the system is driven towards epithelial. (</w:t>
      </w:r>
      <w:r w:rsidR="009B7026">
        <w:rPr>
          <w:rFonts w:ascii="Times New Roman" w:hAnsi="Times New Roman" w:cs="Times New Roman"/>
        </w:rPr>
        <w:t>B</w:t>
      </w:r>
      <w:r w:rsidRPr="00330620">
        <w:rPr>
          <w:rFonts w:ascii="Times New Roman" w:hAnsi="Times New Roman" w:cs="Times New Roman"/>
        </w:rPr>
        <w:t>) Similar to (</w:t>
      </w:r>
      <w:r w:rsidR="009B7026">
        <w:rPr>
          <w:rFonts w:ascii="Times New Roman" w:hAnsi="Times New Roman" w:cs="Times New Roman"/>
        </w:rPr>
        <w:t>A</w:t>
      </w:r>
      <w:r w:rsidRPr="00330620">
        <w:rPr>
          <w:rFonts w:ascii="Times New Roman" w:hAnsi="Times New Roman" w:cs="Times New Roman"/>
        </w:rPr>
        <w:t xml:space="preserve">) but for Hif-1 driving the system towards mesenchymal. The E/M state persists longer for Hif-1 regulation than </w:t>
      </w:r>
      <w:proofErr w:type="gramStart"/>
      <w:r w:rsidRPr="00330620">
        <w:rPr>
          <w:rFonts w:ascii="Times New Roman" w:hAnsi="Times New Roman" w:cs="Times New Roman"/>
        </w:rPr>
        <w:t>AMPK.</w:t>
      </w:r>
      <w:r w:rsidR="009B7026">
        <w:rPr>
          <w:rFonts w:ascii="Times New Roman" w:hAnsi="Times New Roman" w:cs="Times New Roman"/>
        </w:rPr>
        <w:t>(</w:t>
      </w:r>
      <w:proofErr w:type="gramEnd"/>
      <w:r w:rsidR="009B7026">
        <w:rPr>
          <w:rFonts w:ascii="Times New Roman" w:hAnsi="Times New Roman" w:cs="Times New Roman"/>
        </w:rPr>
        <w:t xml:space="preserve">C) The network showing the active </w:t>
      </w:r>
      <w:proofErr w:type="spellStart"/>
      <w:r w:rsidR="009B7026">
        <w:rPr>
          <w:rFonts w:ascii="Times New Roman" w:hAnsi="Times New Roman" w:cs="Times New Roman"/>
        </w:rPr>
        <w:t>crosstalks</w:t>
      </w:r>
      <w:proofErr w:type="spellEnd"/>
      <w:r w:rsidR="009B7026">
        <w:rPr>
          <w:rFonts w:ascii="Times New Roman" w:hAnsi="Times New Roman" w:cs="Times New Roman"/>
        </w:rPr>
        <w:t xml:space="preserve"> in red.</w:t>
      </w:r>
      <w:r w:rsidRPr="00330620">
        <w:rPr>
          <w:rFonts w:ascii="Times New Roman" w:hAnsi="Times New Roman" w:cs="Times New Roman"/>
        </w:rPr>
        <w:t xml:space="preserve"> (</w:t>
      </w:r>
      <w:r w:rsidR="009B7026">
        <w:rPr>
          <w:rFonts w:ascii="Times New Roman" w:hAnsi="Times New Roman" w:cs="Times New Roman"/>
        </w:rPr>
        <w:t>D</w:t>
      </w:r>
      <w:r w:rsidRPr="00330620">
        <w:rPr>
          <w:rFonts w:ascii="Times New Roman" w:hAnsi="Times New Roman" w:cs="Times New Roman"/>
        </w:rPr>
        <w:t xml:space="preserve">)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involving AMPK (top) and Hif1 (bottom). When all five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actively regulating the EMT circuit, there are only a few regions where the E/M phenotype exists alongside the E and M phenotype. Additionally, there are some regions (the dotted black areas) where the E/M-W/O coupled state also exists.</w:t>
      </w:r>
    </w:p>
    <w:p w14:paraId="017AE4D8" w14:textId="77777777" w:rsidR="00E469AE" w:rsidRPr="0002004B" w:rsidRDefault="00AD7F58" w:rsidP="00D903A3">
      <w:pPr>
        <w:pStyle w:val="BodyText"/>
        <w:spacing w:line="480" w:lineRule="auto"/>
        <w:rPr>
          <w:b/>
          <w:bCs/>
        </w:rPr>
      </w:pPr>
      <w:bookmarkStart w:id="28" w:name="hybrid-em-wo-phenotype-can-be-stabilized"/>
      <w:r w:rsidRPr="0002004B">
        <w:rPr>
          <w:b/>
          <w:bCs/>
        </w:rPr>
        <w:t>Hybrid E/M-W/O phenotype can be stabilized</w:t>
      </w:r>
      <w:bookmarkEnd w:id="28"/>
    </w:p>
    <w:p w14:paraId="62A9D4B6" w14:textId="77777777" w:rsidR="00E469AE" w:rsidRPr="00330620" w:rsidRDefault="00AD7F58" w:rsidP="00D903A3">
      <w:pPr>
        <w:pStyle w:val="FirstParagraph"/>
        <w:spacing w:line="480" w:lineRule="auto"/>
        <w:rPr>
          <w:rFonts w:ascii="Times New Roman" w:hAnsi="Times New Roman" w:cs="Times New Roman"/>
        </w:rPr>
      </w:pPr>
      <w:r w:rsidRPr="00330620">
        <w:rPr>
          <w:rFonts w:ascii="Times New Roman" w:hAnsi="Times New Roman" w:cs="Times New Roman"/>
        </w:rPr>
        <w:t xml:space="preserve">As the most aggressive cancers phenotypes are characterized by the hybrid states of both the EMT and metabolism networks, we narrow our search onto how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both directions affect the presence of the E/M-W/O state and the behavior of the coupled states as the regulatory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change.</w:t>
      </w:r>
    </w:p>
    <w:p w14:paraId="28522455"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Identifying the phases present when all metabolism regulating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noxROS and mtROS) are active shows the E/M-W/O state is suppressed when mtROS is only slightly upregulated (Fig 3C shows only the W, O, and WO states of 5A). Further, the epithelial and E/M states are associated with the OXPHOS phenotype when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levels are slightly upregulated. Interestingly, the mesenchymal state is coupled with O and W/O metabolic phenotypes while the E and E/M states are only coupled to the W/O phenotype when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is fully upregulated. The upregulation of the E/M-W/O </w:t>
      </w:r>
      <w:proofErr w:type="spellStart"/>
      <w:r w:rsidRPr="00330620">
        <w:rPr>
          <w:rFonts w:ascii="Times New Roman" w:hAnsi="Times New Roman" w:cs="Times New Roman"/>
        </w:rPr>
        <w:t>phentotype</w:t>
      </w:r>
      <w:proofErr w:type="spellEnd"/>
      <w:r w:rsidRPr="00330620">
        <w:rPr>
          <w:rFonts w:ascii="Times New Roman" w:hAnsi="Times New Roman" w:cs="Times New Roman"/>
        </w:rPr>
        <w:t xml:space="preserve"> as the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levels increase suggests ROS is necessary for the EMT.</w:t>
      </w:r>
    </w:p>
    <w:p w14:paraId="7248AA7E"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To stabilize the E/M state an AMPK and Hif1 crosstalk are necessary, and if all EMT regulating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then there are regions where the E/M-W/O state exists. Additionally, the </w:t>
      </w:r>
      <w:commentRangeStart w:id="29"/>
      <w:r w:rsidRPr="00330620">
        <w:rPr>
          <w:rFonts w:ascii="Times New Roman" w:hAnsi="Times New Roman" w:cs="Times New Roman"/>
        </w:rPr>
        <w:t xml:space="preserve">epithelial state is typically coupled to OXPHOS metabolism (E-O), the mesenchymal state is associated with the Warburg metabolic phenotype (M-W), </w:t>
      </w:r>
      <w:commentRangeEnd w:id="29"/>
      <w:r w:rsidR="00E462F4">
        <w:rPr>
          <w:rStyle w:val="CommentReference"/>
        </w:rPr>
        <w:commentReference w:id="29"/>
      </w:r>
      <w:r w:rsidRPr="00330620">
        <w:rPr>
          <w:rFonts w:ascii="Times New Roman" w:hAnsi="Times New Roman" w:cs="Times New Roman"/>
        </w:rPr>
        <w:t>and when the E/M state is present it is associated with the hybrid metabolic phenotype (Fig 5B). In fact, for any system, if there are only three coupled states available and each has a distinct phenotype of the EMT and metabolic networks than the only possible set of states is E-O, M-W, and E/M-W/O. This suggests, just as the epithelial and mesenchymal states are expected to use OXPHOS or aerobic glycolysis, the hybrid E/M state utilizes the hybrid W/O metabolism.</w:t>
      </w:r>
    </w:p>
    <w:p w14:paraId="68C186E7"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To stabilize and upregulate the E/M-W/O state one would expect ROS must be upregulated and two competing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30"/>
      <w:r w:rsidRPr="00330620">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mtROS, and modulating the input to Snail) can suppress all states except the E/M-W/O state (Fig 5C). </w:t>
      </w:r>
      <w:commentRangeEnd w:id="30"/>
      <w:r w:rsidR="00F16605">
        <w:rPr>
          <w:rStyle w:val="CommentReference"/>
        </w:rPr>
        <w:commentReference w:id="30"/>
      </w:r>
      <w:r w:rsidRPr="00330620">
        <w:rPr>
          <w:rFonts w:ascii="Times New Roman" w:hAnsi="Times New Roman" w:cs="Times New Roman"/>
        </w:rPr>
        <w:t xml:space="preserve">This region persists even if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(Fig 5D). Further, the other phases present with these active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 that generate phases where only the E/M-W/O state is possible, although it is outside the scope to find all possible combinations of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that can suppress all states except the E/M-W/O.</w:t>
      </w:r>
    </w:p>
    <w:p w14:paraId="636131BE"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64FE0250" wp14:editId="7FAB9398">
            <wp:extent cx="5334000" cy="4074287"/>
            <wp:effectExtent l="0" t="0" r="0" b="0"/>
            <wp:docPr id="5" name="Picture" descr="The hybrid E/M and W/O states are coupled. (A) The coupled states when only ROS of the metabolic circuit (mt and nox) are regulated by u34. The E/M-W/O state is present in most regions. (B) The coupled states when only TFs and miRNAs of the EMT circuit are regulated by TFs of the metabolic circuit (AMPK-|Snail, AMPK-|Zeb=?, AMPK-&gt;u200, Hif1-|u200=?, Hif1-&gt;Snail=?). The E/M-W/O state is present in some regions. (C) When crosstalks in both directions are active there are parameter spaces in which the only possible coupled state is the E/M-W/O state. (D) When all crosstalks are active there are regions where only the E/M-W/O state exists."/>
            <wp:cNvGraphicFramePr/>
            <a:graphic xmlns:a="http://schemas.openxmlformats.org/drawingml/2006/main">
              <a:graphicData uri="http://schemas.openxmlformats.org/drawingml/2006/picture">
                <pic:pic xmlns:pic="http://schemas.openxmlformats.org/drawingml/2006/picture">
                  <pic:nvPicPr>
                    <pic:cNvPr id="0" name="Picture" descr="figures/Figure5.png"/>
                    <pic:cNvPicPr>
                      <a:picLocks noChangeAspect="1" noChangeArrowheads="1"/>
                    </pic:cNvPicPr>
                  </pic:nvPicPr>
                  <pic:blipFill>
                    <a:blip r:embed="rId16"/>
                    <a:stretch>
                      <a:fillRect/>
                    </a:stretch>
                  </pic:blipFill>
                  <pic:spPr bwMode="auto">
                    <a:xfrm>
                      <a:off x="0" y="0"/>
                      <a:ext cx="5334000" cy="4074287"/>
                    </a:xfrm>
                    <a:prstGeom prst="rect">
                      <a:avLst/>
                    </a:prstGeom>
                    <a:noFill/>
                    <a:ln w="9525">
                      <a:noFill/>
                      <a:headEnd/>
                      <a:tailEnd/>
                    </a:ln>
                  </pic:spPr>
                </pic:pic>
              </a:graphicData>
            </a:graphic>
          </wp:inline>
        </w:drawing>
      </w:r>
    </w:p>
    <w:p w14:paraId="22BE4075" w14:textId="77777777" w:rsidR="00E469AE" w:rsidRPr="00330620" w:rsidRDefault="00AD7F58">
      <w:pPr>
        <w:pStyle w:val="ImageCaption"/>
        <w:rPr>
          <w:rFonts w:ascii="Times New Roman" w:hAnsi="Times New Roman" w:cs="Times New Roman"/>
        </w:rPr>
      </w:pPr>
      <w:r w:rsidRPr="00330620">
        <w:rPr>
          <w:rFonts w:ascii="Times New Roman" w:hAnsi="Times New Roman" w:cs="Times New Roman"/>
        </w:rPr>
        <w:t xml:space="preserve">The hybrid E/M and W/O states are coupled. (A) The coupled states when only ROS of the metabolic circuit (mt and </w:t>
      </w:r>
      <w:proofErr w:type="spellStart"/>
      <w:r w:rsidRPr="00330620">
        <w:rPr>
          <w:rFonts w:ascii="Times New Roman" w:hAnsi="Times New Roman" w:cs="Times New Roman"/>
        </w:rPr>
        <w:t>nox</w:t>
      </w:r>
      <w:proofErr w:type="spellEnd"/>
      <w:r w:rsidRPr="00330620">
        <w:rPr>
          <w:rFonts w:ascii="Times New Roman" w:hAnsi="Times New Roman" w:cs="Times New Roman"/>
        </w:rPr>
        <w:t>) are regulated by u34. The E/M-W/O state is present in most regions. (B) The coupled states when only TFs and miRNAs of the EMT circuit are regulated by TFs of the metabolic circuit (AMPK-|Snail, AMPK-|Zeb</w:t>
      </w:r>
      <w:proofErr w:type="gramStart"/>
      <w:r w:rsidRPr="00330620">
        <w:rPr>
          <w:rFonts w:ascii="Times New Roman" w:hAnsi="Times New Roman" w:cs="Times New Roman"/>
        </w:rPr>
        <w:t>=?,</w:t>
      </w:r>
      <w:proofErr w:type="gramEnd"/>
      <w:r w:rsidRPr="00330620">
        <w:rPr>
          <w:rFonts w:ascii="Times New Roman" w:hAnsi="Times New Roman" w:cs="Times New Roman"/>
        </w:rPr>
        <w:t xml:space="preserve"> AMPK-&gt;u200, Hif1-|u200=?, Hif1-&gt;Snail=?). The E/M-W/O state is present in some regions. (C) When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both directions are active there are parameter spaces in which the only possible coupled state is the E/M-W/O state. (D) When all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there are regions where only the E/M-W/O state exists.</w:t>
      </w:r>
    </w:p>
    <w:p w14:paraId="77BB9AB2" w14:textId="77777777" w:rsidR="00E469AE" w:rsidRPr="0002004B" w:rsidRDefault="00AD7F58" w:rsidP="00D903A3">
      <w:pPr>
        <w:pStyle w:val="BodyText"/>
        <w:spacing w:line="480" w:lineRule="auto"/>
        <w:rPr>
          <w:b/>
          <w:bCs/>
        </w:rPr>
      </w:pPr>
      <w:bookmarkStart w:id="31" w:name="normal-cells-can-become-cancerous-when-c"/>
      <w:commentRangeStart w:id="32"/>
      <w:r w:rsidRPr="0002004B">
        <w:rPr>
          <w:b/>
          <w:bCs/>
        </w:rPr>
        <w:t xml:space="preserve">Normal cells can become cancerous when </w:t>
      </w:r>
      <w:proofErr w:type="spellStart"/>
      <w:r w:rsidRPr="0002004B">
        <w:rPr>
          <w:b/>
          <w:bCs/>
        </w:rPr>
        <w:t>crosstalks</w:t>
      </w:r>
      <w:proofErr w:type="spellEnd"/>
      <w:r w:rsidRPr="0002004B">
        <w:rPr>
          <w:b/>
          <w:bCs/>
        </w:rPr>
        <w:t xml:space="preserve"> introduced</w:t>
      </w:r>
      <w:bookmarkEnd w:id="31"/>
      <w:commentRangeEnd w:id="32"/>
      <w:r w:rsidR="00F16605">
        <w:rPr>
          <w:rStyle w:val="CommentReference"/>
        </w:rPr>
        <w:commentReference w:id="32"/>
      </w:r>
    </w:p>
    <w:p w14:paraId="732AA8D4" w14:textId="77777777" w:rsidR="00E469AE" w:rsidRPr="00330620" w:rsidRDefault="00AD7F58" w:rsidP="00D903A3">
      <w:pPr>
        <w:pStyle w:val="FirstParagraph"/>
        <w:spacing w:line="480" w:lineRule="auto"/>
        <w:rPr>
          <w:rFonts w:ascii="Times New Roman" w:hAnsi="Times New Roman" w:cs="Times New Roman"/>
        </w:rPr>
      </w:pPr>
      <w:r w:rsidRPr="00330620">
        <w:rPr>
          <w:rFonts w:ascii="Times New Roman" w:hAnsi="Times New Roman" w:cs="Times New Roman"/>
        </w:rPr>
        <w:t xml:space="preserve">We have confirmed that the E/M and W/O states are coupled, the E/M-W/O state can be upregulated, and there are parameter sets with only E/M-W/O and all other states suppressed. Now we determine whether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strong enough to generate the hybrid states. The model of the previous sections was for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w:t>
      </w:r>
      <w:proofErr w:type="gramStart"/>
      <w:r w:rsidRPr="00330620">
        <w:rPr>
          <w:rFonts w:ascii="Times New Roman" w:hAnsi="Times New Roman" w:cs="Times New Roman"/>
        </w:rPr>
        <w:t>circuits</w:t>
      </w:r>
      <w:proofErr w:type="gramEnd"/>
      <w:r w:rsidRPr="00330620">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(Table S? for parameters that were changed compared with the coupled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systems and Fig S2, Fig S14-S15).</w:t>
      </w:r>
    </w:p>
    <w:p w14:paraId="469BCB1F"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For the metabolic circuit, the system only becomes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at high levels of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upregulation (Fig 6A).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activates mtROS it can even upregulate the E/M-W/O as compared to the initially tristable system with no active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The system remains bistable if only </w:t>
      </w:r>
      <w:proofErr w:type="spellStart"/>
      <w:r w:rsidRPr="00330620">
        <w:rPr>
          <w:rFonts w:ascii="Times New Roman" w:hAnsi="Times New Roman" w:cs="Times New Roman"/>
        </w:rPr>
        <w:t>noxROS</w:t>
      </w:r>
      <w:proofErr w:type="spellEnd"/>
      <w:r w:rsidRPr="00330620">
        <w:rPr>
          <w:rFonts w:ascii="Times New Roman" w:hAnsi="Times New Roman" w:cs="Times New Roman"/>
        </w:rPr>
        <w:t xml:space="preserve"> is upregulated or Hif1 is downregulated (Fig S?). Furthermore, when looking at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on the bistable EMT network (i.e., no E/M stable state) AMPK regulating a single crosstalk cannot generate the E/M state but regulation by Hif1 or modulating the input to snail can (Fig 6B and S?). The system can also attain </w:t>
      </w:r>
      <w:proofErr w:type="spellStart"/>
      <w:r w:rsidRPr="00330620">
        <w:rPr>
          <w:rFonts w:ascii="Times New Roman" w:hAnsi="Times New Roman" w:cs="Times New Roman"/>
        </w:rPr>
        <w:t>tristability</w:t>
      </w:r>
      <w:proofErr w:type="spellEnd"/>
      <w:r w:rsidRPr="00330620">
        <w:rPr>
          <w:rFonts w:ascii="Times New Roman" w:hAnsi="Times New Roman" w:cs="Times New Roman"/>
        </w:rPr>
        <w:t xml:space="preserve"> if there are two competing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w:t>
      </w:r>
    </w:p>
    <w:p w14:paraId="61CC32B6"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When comparing these results to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 we can look at the simplest set of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with a parameter region that suppressed all coupled states except the E/M-W/O state (namely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mtROS, and modulating the input to snail). The results for the bistable circuit are qualitatively very similar to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 (Fig 5C compared to Fig 6C).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the W/O state is possible when mtROS greatly upregulated. Further, the system must be near maximum regulation (</w:t>
      </w:r>
      <w:proofErr w:type="gramStart"/>
      <w:r w:rsidRPr="00330620">
        <w:rPr>
          <w:rFonts w:ascii="Times New Roman" w:hAnsi="Times New Roman" w:cs="Times New Roman"/>
        </w:rPr>
        <w:t>i.e.</w:t>
      </w:r>
      <w:proofErr w:type="gramEnd"/>
      <w:r w:rsidRPr="00330620">
        <w:rPr>
          <w:rFonts w:ascii="Times New Roman" w:hAnsi="Times New Roman" w:cs="Times New Roman"/>
        </w:rPr>
        <w:t xml:space="preserve"> both foldchanges must be close to zero) to generate the region where only E/M-W/O is possible. The nearby phases being </w:t>
      </w:r>
      <w:proofErr w:type="gramStart"/>
      <w:r w:rsidRPr="00330620">
        <w:rPr>
          <w:rFonts w:ascii="Times New Roman" w:hAnsi="Times New Roman" w:cs="Times New Roman"/>
        </w:rPr>
        <w:t>similar to</w:t>
      </w:r>
      <w:proofErr w:type="gramEnd"/>
      <w:r w:rsidRPr="00330620">
        <w:rPr>
          <w:rFonts w:ascii="Times New Roman" w:hAnsi="Times New Roman" w:cs="Times New Roman"/>
        </w:rPr>
        <w:t xml:space="preserve">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 further supports the existence of a preferential pathway to stabilize the E/M-W/O state that follows intuition. As the EMT starts with an epithelial state, and knowing the epithelial state typically uses OXPHOS, the transition from E-O to E-W/O to E/M-W/O suggests </w:t>
      </w:r>
      <w:commentRangeStart w:id="33"/>
      <w:r w:rsidRPr="00330620">
        <w:rPr>
          <w:rFonts w:ascii="Times New Roman" w:hAnsi="Times New Roman" w:cs="Times New Roman"/>
        </w:rPr>
        <w:t>metabolism may help drive EMT</w:t>
      </w:r>
      <w:commentRangeEnd w:id="33"/>
      <w:r w:rsidR="00F16605">
        <w:rPr>
          <w:rStyle w:val="CommentReference"/>
        </w:rPr>
        <w:commentReference w:id="33"/>
      </w:r>
      <w:r w:rsidRPr="00330620">
        <w:rPr>
          <w:rFonts w:ascii="Times New Roman"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mtROS and Hif1 regulating EMT may stabilize the E/M-W/O state more than the other crosstalks.</w:t>
      </w:r>
    </w:p>
    <w:p w14:paraId="71C250C6"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744A3AEE" wp14:editId="5EC3C175">
            <wp:extent cx="5334000" cy="3931274"/>
            <wp:effectExtent l="0" t="0" r="0" b="0"/>
            <wp:docPr id="6" name="Picture" descr=" Parameter ranges which exclude the possibility of the hybrid state can be modulated by crosstalk to generate the hybrid state. (A) Our model using parameters that remove the hybrid W/O metabolic state from the steady state possibilities when the crosstalk is inactive (\lambda_{\mu_{34}-&gt;mtROS}=1.). Initially, only the OXPHOS and Warburg metabolic states can be accessed with an increase in the percent of OXPHOS steady states and decrease in Warburg phenotypes. Once \lambda_{\mu{34}}=0.35, there is a sharp change with the hybrid W/O phenotype becoming the most often occupied phenotype. (B) Our model using parameters that remove the hybrid E/M phenotype from the accessible states when the crosstalks are inactive. By adjusting the level of input to Snail (y-axis) and the inhibition of \mu_{200} by Hif-1 (x-axis), the system can access the E/M hybrid state (orange, light blue, and purple regions). (C) Focusing on the region in (B) where the input to snail is 10K, the percent of initial conditions leading to E, M, or the E/M phenotype can be seen. As the inhibition increases (\lambda_{Hif1-|\mu_{200}} goes towards zero), the system goes from all initial conditions leading to the Epithelial state to a region with both E and E/M phenotypes accessible. (D) Combining the models from (A) and (B), we generate a model which only has 4 possible coupled states if the crosstalks are inactive (E-O, E-W, M-O, and M-W). By setting the input to snail to be 10K, upregulating mtROS, and downregulating mir200 the E/M-W/O state becomes accessible and, at around \lambda_{\mu_{34}-&gt;mtROS}=0.1 and \lambda_{Hif1-|\mu_{200}}=0.1, the E/M-W/O state is the only one accessible, similar to the model with parameters always allowing access to the E/M-W/O state."/>
            <wp:cNvGraphicFramePr/>
            <a:graphic xmlns:a="http://schemas.openxmlformats.org/drawingml/2006/main">
              <a:graphicData uri="http://schemas.openxmlformats.org/drawingml/2006/picture">
                <pic:pic xmlns:pic="http://schemas.openxmlformats.org/drawingml/2006/picture">
                  <pic:nvPicPr>
                    <pic:cNvPr id="0" name="Picture" descr="figures/Figure6.png"/>
                    <pic:cNvPicPr>
                      <a:picLocks noChangeAspect="1" noChangeArrowheads="1"/>
                    </pic:cNvPicPr>
                  </pic:nvPicPr>
                  <pic:blipFill>
                    <a:blip r:embed="rId17"/>
                    <a:stretch>
                      <a:fillRect/>
                    </a:stretch>
                  </pic:blipFill>
                  <pic:spPr bwMode="auto">
                    <a:xfrm>
                      <a:off x="0" y="0"/>
                      <a:ext cx="5334000" cy="3931274"/>
                    </a:xfrm>
                    <a:prstGeom prst="rect">
                      <a:avLst/>
                    </a:prstGeom>
                    <a:noFill/>
                    <a:ln w="9525">
                      <a:noFill/>
                      <a:headEnd/>
                      <a:tailEnd/>
                    </a:ln>
                  </pic:spPr>
                </pic:pic>
              </a:graphicData>
            </a:graphic>
          </wp:inline>
        </w:drawing>
      </w:r>
    </w:p>
    <w:p w14:paraId="46A1A1E8" w14:textId="77777777" w:rsidR="00E469AE" w:rsidRPr="00330620" w:rsidRDefault="00AD7F58">
      <w:pPr>
        <w:pStyle w:val="ImageCaption"/>
        <w:rPr>
          <w:rFonts w:ascii="Times New Roman" w:hAnsi="Times New Roman" w:cs="Times New Roman"/>
        </w:rPr>
      </w:pPr>
      <w:r w:rsidRPr="00330620">
        <w:rPr>
          <w:rFonts w:ascii="Times New Roman" w:hAnsi="Times New Roman" w:cs="Times New Roman"/>
        </w:rPr>
        <w:t xml:space="preserve"> Parameter ranges which exclude the possibility of the hybrid state can be modulated by crosstalk to generate the hybrid state. (A) Our model using parameters that remove the hybrid W/O metabolic state from the steady state possibilities when the crosstalk is inactive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Pr="00330620">
        <w:rPr>
          <w:rFonts w:ascii="Times New Roman" w:hAnsi="Times New Roman" w:cs="Times New Roman"/>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Pr="00330620">
        <w:rPr>
          <w:rFonts w:ascii="Times New Roman" w:hAnsi="Times New Roman" w:cs="Times New Roman"/>
        </w:rPr>
        <w:t xml:space="preserve">, there is a sharp change with the hybrid W/O phenotype becoming the most often occupied phenotype. (B) Our model using parameters that remove the hybrid E/M phenotype from the accessible states when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inactive. By adjusting the level of input to Snail (y-axis) and the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by Hif-1 (x-axis), the system can access the E/M hybrid state (orange, light blue, and purple regions). (C) Focusing on the region in (B) where the input to snail is 10K, the percent of initial conditions leading to E, M, or the E/M phenotype can be seen. As the inhibition increases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sub>
        </m:sSub>
      </m:oMath>
      <w:r w:rsidRPr="00330620">
        <w:rPr>
          <w:rFonts w:ascii="Times New Roman" w:hAnsi="Times New Roman" w:cs="Times New Roman"/>
        </w:rPr>
        <w:t xml:space="preserve"> goes towards zero), the system goes from all initial conditions leading to the Epithelial state to a region with both E and E/M phenotypes accessible. (D) Combining the models from (A) and (B), we generate a model which only has 4 possible coupled states if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inactive (E-O, E-W, M-O, and M-W). By setting the input to snail to be 10K, upregulating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and downregulating mir200 the E/M-W/O state becomes accessible and, at around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=0.1</m:t>
        </m:r>
      </m:oMath>
      <w:r w:rsidRPr="0033062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sub>
        </m:sSub>
        <m:r>
          <w:rPr>
            <w:rFonts w:ascii="Cambria Math" w:hAnsi="Cambria Math" w:cs="Times New Roman"/>
          </w:rPr>
          <m:t>=0.1</m:t>
        </m:r>
      </m:oMath>
      <w:r w:rsidRPr="00330620">
        <w:rPr>
          <w:rFonts w:ascii="Times New Roman" w:hAnsi="Times New Roman" w:cs="Times New Roman"/>
        </w:rPr>
        <w:t>, the E/M-W/O state is the only one accessible, similar to the model with parameters always allowing access to the E/M-W/O state.</w:t>
      </w:r>
    </w:p>
    <w:p w14:paraId="41CD235D" w14:textId="77777777" w:rsidR="00E469AE" w:rsidRPr="0002004B" w:rsidRDefault="00AD7F58" w:rsidP="00D903A3">
      <w:pPr>
        <w:pStyle w:val="BodyText"/>
        <w:spacing w:line="480" w:lineRule="auto"/>
        <w:rPr>
          <w:b/>
          <w:bCs/>
        </w:rPr>
      </w:pPr>
      <w:bookmarkStart w:id="34" w:name="psfs-stabilize-the-em-state-which-stabil"/>
      <w:r w:rsidRPr="0002004B">
        <w:rPr>
          <w:b/>
          <w:bCs/>
        </w:rPr>
        <w:t>PSFs stabilize the E/M state which stabilized W/O state</w:t>
      </w:r>
      <w:bookmarkEnd w:id="34"/>
    </w:p>
    <w:p w14:paraId="75D277B4" w14:textId="77777777" w:rsidR="00E469AE" w:rsidRPr="00330620" w:rsidRDefault="00AD7F58" w:rsidP="00D903A3">
      <w:pPr>
        <w:pStyle w:val="FirstParagraph"/>
        <w:spacing w:line="480" w:lineRule="auto"/>
        <w:rPr>
          <w:rFonts w:ascii="Times New Roman" w:hAnsi="Times New Roman" w:cs="Times New Roman"/>
        </w:rPr>
      </w:pPr>
      <w:proofErr w:type="gramStart"/>
      <w:r w:rsidRPr="00330620">
        <w:rPr>
          <w:rFonts w:ascii="Times New Roman" w:hAnsi="Times New Roman" w:cs="Times New Roman"/>
        </w:rPr>
        <w:t>Lastly</w:t>
      </w:r>
      <w:proofErr w:type="gramEnd"/>
      <w:r w:rsidRPr="00330620">
        <w:rPr>
          <w:rFonts w:ascii="Times New Roman" w:hAnsi="Times New Roman" w:cs="Times New Roman"/>
        </w:rPr>
        <w:t xml:space="preserve"> we determined whether </w:t>
      </w:r>
      <w:proofErr w:type="spellStart"/>
      <w:r w:rsidRPr="00330620">
        <w:rPr>
          <w:rFonts w:ascii="Times New Roman" w:hAnsi="Times New Roman" w:cs="Times New Roman"/>
        </w:rPr>
        <w:t>theE</w:t>
      </w:r>
      <w:proofErr w:type="spellEnd"/>
      <w:r w:rsidRPr="00330620">
        <w:rPr>
          <w:rFonts w:ascii="Times New Roman" w:hAnsi="Times New Roman" w:cs="Times New Roman"/>
        </w:rPr>
        <w:t xml:space="preserve">/M and W/O states could be further stabilized, and therefore upregulate the E/M-W/O state, by adding two protein stability factors GRHL2 and OVOL2 to the network. Both </w:t>
      </w:r>
      <w:proofErr w:type="gramStart"/>
      <w:r w:rsidRPr="00330620">
        <w:rPr>
          <w:rFonts w:ascii="Times New Roman" w:hAnsi="Times New Roman" w:cs="Times New Roman"/>
        </w:rPr>
        <w:t>work</w:t>
      </w:r>
      <w:proofErr w:type="gramEnd"/>
      <w:r w:rsidRPr="00330620">
        <w:rPr>
          <w:rFonts w:ascii="Times New Roman" w:hAnsi="Times New Roman" w:cs="Times New Roman"/>
        </w:rPr>
        <w:t xml:space="preserve"> together to stabilize the E/M state, but GRHL2 also upregulates ROS (Fig 7A). The PSF stabilized coupled network with inactive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can either be in the E/M-W/O or E/M-O state.</w:t>
      </w:r>
    </w:p>
    <w:p w14:paraId="26473B30"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When a single crosstalk is active, the behavior is as expected with the E/M-W/O state persisting for more values than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coupled network. When any of the individual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by Hif1 regulating the EMT circuit are active, there is an increased region in which the E/M-W/O state is possible (Fig S?). Further, if AMPK is regulating the EMT circuit than the E/M-W/O is possible throughout the entire region analyzed for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 (Fig S?).</w:t>
      </w:r>
    </w:p>
    <w:p w14:paraId="15B67196"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When multiple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are active the stability of the E/M-W/O state persists. If two competing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on the EMT circuit are active (i.e., one Hif1 and one AMPK regulation active), then the E/M-W/O state is possible for most of the parameter space (Fig 7B). The regulatory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controlled by Hif1 seem to have a stronger affect than the AMPK </w:t>
      </w:r>
      <w:proofErr w:type="spellStart"/>
      <w:proofErr w:type="gramStart"/>
      <w:r w:rsidRPr="00330620">
        <w:rPr>
          <w:rFonts w:ascii="Times New Roman" w:hAnsi="Times New Roman" w:cs="Times New Roman"/>
        </w:rPr>
        <w:t>crosstalks</w:t>
      </w:r>
      <w:proofErr w:type="spellEnd"/>
      <w:r w:rsidRPr="00330620">
        <w:rPr>
          <w:rFonts w:ascii="Times New Roman" w:hAnsi="Times New Roman" w:cs="Times New Roman"/>
        </w:rPr>
        <w:t>, and</w:t>
      </w:r>
      <w:proofErr w:type="gramEnd"/>
      <w:r w:rsidRPr="00330620">
        <w:rPr>
          <w:rFonts w:ascii="Times New Roman" w:hAnsi="Times New Roman" w:cs="Times New Roman"/>
        </w:rPr>
        <w:t xml:space="preserve"> can push the system towards mesenchymal. This follows what’s seen in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and the input to Snail is modulated. We see the state exists in a far larger region when stabilized by the PSFs than in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coupled network (Fig 7C). Once </w:t>
      </w:r>
      <w:proofErr w:type="gramStart"/>
      <w:r w:rsidRPr="00330620">
        <w:rPr>
          <w:rFonts w:ascii="Times New Roman" w:hAnsi="Times New Roman" w:cs="Times New Roman"/>
        </w:rPr>
        <w:t>again</w:t>
      </w:r>
      <w:proofErr w:type="gramEnd"/>
      <w:r w:rsidRPr="00330620">
        <w:rPr>
          <w:rFonts w:ascii="Times New Roman" w:hAnsi="Times New Roman" w:cs="Times New Roman"/>
        </w:rPr>
        <w:t xml:space="preserve"> the phases close to the E/M-W/O only region are similar to the possible sets of coupled states that also exist for the same group of active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 the </w:t>
      </w:r>
      <w:proofErr w:type="spellStart"/>
      <w:r w:rsidRPr="00330620">
        <w:rPr>
          <w:rFonts w:ascii="Times New Roman" w:hAnsi="Times New Roman" w:cs="Times New Roman"/>
        </w:rPr>
        <w:t>tristable</w:t>
      </w:r>
      <w:proofErr w:type="spellEnd"/>
      <w:r w:rsidRPr="00330620">
        <w:rPr>
          <w:rFonts w:ascii="Times New Roman" w:hAnsi="Times New Roman" w:cs="Times New Roman"/>
        </w:rPr>
        <w:t xml:space="preserve"> circuit.</w:t>
      </w:r>
    </w:p>
    <w:p w14:paraId="13305678" w14:textId="77777777" w:rsidR="00E469AE" w:rsidRPr="00330620" w:rsidRDefault="00AD7F58">
      <w:pPr>
        <w:pStyle w:val="CaptionedFigure"/>
        <w:rPr>
          <w:rFonts w:ascii="Times New Roman" w:hAnsi="Times New Roman" w:cs="Times New Roman"/>
        </w:rPr>
      </w:pPr>
      <w:r w:rsidRPr="00330620">
        <w:rPr>
          <w:rFonts w:ascii="Times New Roman" w:hAnsi="Times New Roman" w:cs="Times New Roman"/>
          <w:noProof/>
        </w:rPr>
        <w:drawing>
          <wp:inline distT="0" distB="0" distL="0" distR="0" wp14:anchorId="16E18F3B" wp14:editId="66408939">
            <wp:extent cx="5334000" cy="4435542"/>
            <wp:effectExtent l="0" t="0" r="0" b="0"/>
            <wp:docPr id="7" name="Picture" descr="PSFs stabilizing E/M state can increase parameters spaces of E/M-W/O states. (A) The modified network to include GRHL2, OVOL2, and TGF\beta. (B) The phase space when the Input to Snail is set to 10K, \mu_{34} is upregulating mtROS, and Hif1 is downregulating \mu_{200}. There is a larger region where E/M-W/O is the only possible coupled state compared to the original model (see Fig 4C). (C) The coupled E/M-W/O state is present in more of the space due to the PSFs stabilizing the E/M state even when AMPK downregulates Snail and Hif1 downregulated \mu_{200}."/>
            <wp:cNvGraphicFramePr/>
            <a:graphic xmlns:a="http://schemas.openxmlformats.org/drawingml/2006/main">
              <a:graphicData uri="http://schemas.openxmlformats.org/drawingml/2006/picture">
                <pic:pic xmlns:pic="http://schemas.openxmlformats.org/drawingml/2006/picture">
                  <pic:nvPicPr>
                    <pic:cNvPr id="0" name="Picture" descr="figures/Figure7.png"/>
                    <pic:cNvPicPr>
                      <a:picLocks noChangeAspect="1" noChangeArrowheads="1"/>
                    </pic:cNvPicPr>
                  </pic:nvPicPr>
                  <pic:blipFill>
                    <a:blip r:embed="rId18"/>
                    <a:stretch>
                      <a:fillRect/>
                    </a:stretch>
                  </pic:blipFill>
                  <pic:spPr bwMode="auto">
                    <a:xfrm>
                      <a:off x="0" y="0"/>
                      <a:ext cx="5334000" cy="4435542"/>
                    </a:xfrm>
                    <a:prstGeom prst="rect">
                      <a:avLst/>
                    </a:prstGeom>
                    <a:noFill/>
                    <a:ln w="9525">
                      <a:noFill/>
                      <a:headEnd/>
                      <a:tailEnd/>
                    </a:ln>
                  </pic:spPr>
                </pic:pic>
              </a:graphicData>
            </a:graphic>
          </wp:inline>
        </w:drawing>
      </w:r>
    </w:p>
    <w:p w14:paraId="4071FE4E" w14:textId="77777777" w:rsidR="00E469AE" w:rsidRPr="00330620" w:rsidRDefault="00AD7F58">
      <w:pPr>
        <w:pStyle w:val="ImageCaption"/>
        <w:rPr>
          <w:rFonts w:ascii="Times New Roman" w:hAnsi="Times New Roman" w:cs="Times New Roman"/>
        </w:rPr>
      </w:pPr>
      <w:commentRangeStart w:id="35"/>
      <w:r w:rsidRPr="00330620">
        <w:rPr>
          <w:rFonts w:ascii="Times New Roman" w:hAnsi="Times New Roman" w:cs="Times New Roman"/>
        </w:rPr>
        <w:t>PSFs stabilizing E/M state can increase parameters spaces of E/M-W/O states. (A) The modified network to include GRHL2, OVOL2, and TGF</w:t>
      </w:r>
      <m:oMath>
        <m:r>
          <w:rPr>
            <w:rFonts w:ascii="Cambria Math" w:hAnsi="Cambria Math" w:cs="Times New Roman"/>
          </w:rPr>
          <m:t>β</m:t>
        </m:r>
      </m:oMath>
      <w:r w:rsidRPr="00330620">
        <w:rPr>
          <w:rFonts w:ascii="Times New Roman" w:hAnsi="Times New Roman" w:cs="Times New Roman"/>
        </w:rPr>
        <w:t xml:space="preserve">. (B) The phase space when the Input to Snail is set to 10K,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is upregulating mtROS, and Hif1 is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xml:space="preserve">. There is a larger region where E/M-W/O is the only possible coupled state compared to the original model (see Fig 4C). (C) The coupled E/M-W/O state is present in more of the space due to the PSFs stabilizing the E/M state even when AMPK downregulates Snail and Hif1 downregulated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w:t>
      </w:r>
      <w:commentRangeEnd w:id="35"/>
      <w:r w:rsidR="00F16605">
        <w:rPr>
          <w:rStyle w:val="CommentReference"/>
          <w:i w:val="0"/>
        </w:rPr>
        <w:commentReference w:id="35"/>
      </w:r>
    </w:p>
    <w:p w14:paraId="7035BF77" w14:textId="77777777" w:rsidR="00E469AE" w:rsidRPr="0002004B" w:rsidRDefault="00AD7F58" w:rsidP="00D903A3">
      <w:pPr>
        <w:pStyle w:val="BodyText"/>
        <w:spacing w:line="480" w:lineRule="auto"/>
        <w:jc w:val="center"/>
        <w:rPr>
          <w:b/>
          <w:bCs/>
        </w:rPr>
      </w:pPr>
      <w:bookmarkStart w:id="36" w:name="discussion"/>
      <w:r w:rsidRPr="0002004B">
        <w:rPr>
          <w:b/>
          <w:bCs/>
        </w:rPr>
        <w:t>Discussion</w:t>
      </w:r>
      <w:bookmarkEnd w:id="36"/>
    </w:p>
    <w:p w14:paraId="58FF1CDC" w14:textId="77777777" w:rsidR="00E469AE" w:rsidRPr="00330620" w:rsidRDefault="00AD7F58" w:rsidP="00D903A3">
      <w:pPr>
        <w:pStyle w:val="FirstParagraph"/>
        <w:spacing w:line="480" w:lineRule="auto"/>
        <w:rPr>
          <w:rFonts w:ascii="Times New Roman" w:hAnsi="Times New Roman" w:cs="Times New Roman"/>
        </w:rPr>
      </w:pPr>
      <w:r w:rsidRPr="00330620">
        <w:rPr>
          <w:rFonts w:ascii="Times New Roman" w:hAnsi="Times New Roman" w:cs="Times New Roman"/>
        </w:rPr>
        <w:t xml:space="preserve">Based on this work we have seen that there does seem to be a link between the hybrid E/M and W/O states suggesting that </w:t>
      </w:r>
      <w:proofErr w:type="spellStart"/>
      <w:r w:rsidRPr="00330620">
        <w:rPr>
          <w:rFonts w:ascii="Times New Roman" w:hAnsi="Times New Roman" w:cs="Times New Roman"/>
        </w:rPr>
        <w:t>metastasing</w:t>
      </w:r>
      <w:proofErr w:type="spellEnd"/>
      <w:r w:rsidRPr="00330620">
        <w:rPr>
          <w:rFonts w:ascii="Times New Roman" w:hAnsi="Times New Roman" w:cs="Times New Roman"/>
        </w:rPr>
        <w:t xml:space="preserve"> cells require a hybrid approach to increase their rate of energy production. We’ve identified some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that could be expanded upon to increase our understanding of metastasis.</w:t>
      </w:r>
    </w:p>
    <w:p w14:paraId="4E02FBAA" w14:textId="268CA6C5" w:rsidR="00E469AE" w:rsidRPr="00330620" w:rsidRDefault="00AD7F58" w:rsidP="00D903A3">
      <w:pPr>
        <w:pStyle w:val="BodyText"/>
        <w:spacing w:line="480" w:lineRule="auto"/>
        <w:rPr>
          <w:rFonts w:ascii="Times New Roman" w:hAnsi="Times New Roman" w:cs="Times New Roman"/>
        </w:rPr>
      </w:pP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nearly suppressing the OXPHOS and Warburg phenotypes combined with the results that increase of ROS is more pronounced for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than </w:t>
      </w:r>
      <w:proofErr w:type="spellStart"/>
      <w:r w:rsidRPr="00330620">
        <w:rPr>
          <w:rFonts w:ascii="Times New Roman" w:hAnsi="Times New Roman" w:cs="Times New Roman"/>
        </w:rPr>
        <w:t>noxROS</w:t>
      </w:r>
      <w:proofErr w:type="spellEnd"/>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Content>
          <w:r w:rsidR="00F17D20" w:rsidRPr="00F17D20">
            <w:rPr>
              <w:rFonts w:ascii="Times New Roman" w:eastAsia="Times New Roman" w:hAnsi="Times New Roman" w:cs="Times New Roman"/>
              <w:color w:val="000000"/>
            </w:rPr>
            <w:t>[15]</w:t>
          </w:r>
        </w:sdtContent>
      </w:sdt>
      <w:r w:rsidRPr="00330620">
        <w:rPr>
          <w:rFonts w:ascii="Times New Roman" w:hAnsi="Times New Roman" w:cs="Times New Roman"/>
        </w:rPr>
        <w:t xml:space="preserve"> suggests </w:t>
      </w:r>
      <w:proofErr w:type="spellStart"/>
      <w:r w:rsidRPr="00330620">
        <w:rPr>
          <w:rFonts w:ascii="Times New Roman" w:hAnsi="Times New Roman" w:cs="Times New Roman"/>
        </w:rPr>
        <w:t>mtROS</w:t>
      </w:r>
      <w:proofErr w:type="spellEnd"/>
      <w:r w:rsidRPr="00330620">
        <w:rPr>
          <w:rFonts w:ascii="Times New Roman" w:hAnsi="Times New Roman" w:cs="Times New Roman"/>
        </w:rPr>
        <w:t xml:space="preserve"> specifically is critical to tumor progression. Recent work by </w:t>
      </w:r>
      <w:proofErr w:type="spellStart"/>
      <w:r w:rsidRPr="00330620">
        <w:rPr>
          <w:rFonts w:ascii="Times New Roman" w:hAnsi="Times New Roman" w:cs="Times New Roman"/>
        </w:rPr>
        <w:t>Radisky</w:t>
      </w:r>
      <w:proofErr w:type="spellEnd"/>
      <w:r w:rsidRPr="00330620">
        <w:rPr>
          <w:rFonts w:ascii="Times New Roman" w:hAnsi="Times New Roman" w:cs="Times New Roman"/>
        </w:rPr>
        <w:t xml:space="preserve"> and collaborators has suggested ROS may be important to begin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Content>
          <w:r w:rsidR="00F17D20" w:rsidRPr="00F17D20">
            <w:rPr>
              <w:rFonts w:ascii="Times New Roman" w:eastAsia="Times New Roman" w:hAnsi="Times New Roman" w:cs="Times New Roman"/>
              <w:color w:val="000000"/>
            </w:rPr>
            <w:t>[32]</w:t>
          </w:r>
        </w:sdtContent>
      </w:sdt>
      <w:r w:rsidRPr="00330620">
        <w:rPr>
          <w:rFonts w:ascii="Times New Roman" w:hAnsi="Times New Roman" w:cs="Times New Roman"/>
        </w:rPr>
        <w:t xml:space="preserve">. Our results that Hif-1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seem to be stronger than AMPK corresponds to the well-known role of hypoxia triggering the EMT </w:t>
      </w:r>
      <w:sdt>
        <w:sdtPr>
          <w:rPr>
            <w:rFonts w:ascii="Times New Roman" w:hAnsi="Times New Roman" w:cs="Times New Roman"/>
          </w:rPr>
          <w:alias w:val="SmartCite Citation"/>
          <w:tag w:val="703cb261-b0c2-4f52-8c43-8dc408bf3954:535522fe-9e24-4479-9d2f-878f9583bd12+"/>
          <w:id w:val="902026058"/>
          <w:placeholder>
            <w:docPart w:val="DefaultPlaceholder_-1854013440"/>
          </w:placeholder>
        </w:sdtPr>
        <w:sdtContent>
          <w:r w:rsidR="00F17D20" w:rsidRPr="00F17D20">
            <w:rPr>
              <w:rFonts w:ascii="Times New Roman" w:eastAsia="Times New Roman" w:hAnsi="Times New Roman" w:cs="Times New Roman"/>
              <w:color w:val="000000"/>
            </w:rPr>
            <w:t>[33]</w:t>
          </w:r>
        </w:sdtContent>
      </w:sdt>
      <w:r w:rsidRPr="00330620">
        <w:rPr>
          <w:rFonts w:ascii="Times New Roman" w:hAnsi="Times New Roman" w:cs="Times New Roman"/>
        </w:rPr>
        <w:t>. Recently, the role of miRNAs in the cancer metastasis</w:t>
      </w:r>
      <w:r w:rsidR="00BA7923">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362877464"/>
          <w:placeholder>
            <w:docPart w:val="DefaultPlaceholder_-1854013440"/>
          </w:placeholder>
        </w:sdtPr>
        <w:sdtContent>
          <w:r w:rsidR="00F17D20" w:rsidRPr="00F17D20">
            <w:rPr>
              <w:rFonts w:ascii="Times New Roman" w:eastAsia="Times New Roman" w:hAnsi="Times New Roman" w:cs="Times New Roman"/>
              <w:color w:val="000000"/>
            </w:rPr>
            <w:t>[34]</w:t>
          </w:r>
        </w:sdtContent>
      </w:sdt>
      <w:r w:rsidRPr="00330620">
        <w:rPr>
          <w:rFonts w:ascii="Times New Roman" w:hAnsi="Times New Roman" w:cs="Times New Roman"/>
        </w:rPr>
        <w:t xml:space="preserve"> has been emphasized and we have seen the role ROS play in triggering the W/O phenotype. Further, our work suggests 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330620">
        <w:rPr>
          <w:rFonts w:ascii="Times New Roman" w:hAnsi="Times New Roman" w:cs="Times New Roman"/>
        </w:rPr>
        <w:t>, Hif-1 and ROS that may be critical to stabilizing the E/M-W/O state associated with tumorigenesis.</w:t>
      </w:r>
    </w:p>
    <w:p w14:paraId="637D7722" w14:textId="04139A9F"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The feedback,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330620">
        <w:rPr>
          <w:rFonts w:ascii="Times New Roman" w:hAnsi="Times New Roman" w:cs="Times New Roman"/>
        </w:rPr>
        <w:t xml:space="preserve"> upregulating ROS, may be of critical importance given the two pathways mentioned previously, p53 and KEAP1-NRF2,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Content>
          <w:r w:rsidR="00F17D20" w:rsidRPr="00F17D20">
            <w:rPr>
              <w:rFonts w:ascii="Times New Roman" w:eastAsia="Times New Roman" w:hAnsi="Times New Roman" w:cs="Times New Roman"/>
              <w:color w:val="000000"/>
            </w:rPr>
            <w:t>[12]</w:t>
          </w:r>
        </w:sdtContent>
      </w:sdt>
      <w:r w:rsidRPr="00330620">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Content>
          <w:r w:rsidR="00F17D20" w:rsidRPr="00F17D20">
            <w:rPr>
              <w:rFonts w:ascii="Times New Roman" w:eastAsia="Times New Roman" w:hAnsi="Times New Roman" w:cs="Times New Roman"/>
              <w:color w:val="000000"/>
            </w:rPr>
            <w:t>[15–17]</w:t>
          </w:r>
        </w:sdtContent>
      </w:sdt>
      <w:r w:rsidRPr="00330620">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Content>
          <w:r w:rsidR="00F17D20" w:rsidRPr="00F17D20">
            <w:rPr>
              <w:rFonts w:ascii="Times New Roman" w:eastAsia="Times New Roman" w:hAnsi="Times New Roman" w:cs="Times New Roman"/>
              <w:color w:val="000000"/>
            </w:rPr>
            <w:t>[35]</w:t>
          </w:r>
        </w:sdtContent>
      </w:sdt>
      <w:r w:rsidRPr="00330620">
        <w:rPr>
          <w:rFonts w:ascii="Times New Roman" w:hAnsi="Times New Roman" w:cs="Times New Roman"/>
        </w:rPr>
        <w:t xml:space="preserve">. The p53 pathway seems to upregulate </w:t>
      </w:r>
      <w:proofErr w:type="spellStart"/>
      <w:r w:rsidRPr="00330620">
        <w:rPr>
          <w:rFonts w:ascii="Times New Roman" w:hAnsi="Times New Roman" w:cs="Times New Roman"/>
        </w:rPr>
        <w:t>noxROS</w:t>
      </w:r>
      <w:proofErr w:type="spellEnd"/>
      <w:r w:rsidRPr="00330620">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Content>
          <w:r w:rsidR="00F17D20" w:rsidRPr="00F17D20">
            <w:rPr>
              <w:rFonts w:ascii="Times New Roman" w:eastAsia="Times New Roman" w:hAnsi="Times New Roman" w:cs="Times New Roman"/>
            </w:rPr>
            <w:t>[19,20]</w:t>
          </w:r>
        </w:sdtContent>
      </w:sdt>
      <w:r w:rsidRPr="00330620">
        <w:rPr>
          <w:rFonts w:ascii="Times New Roman" w:hAnsi="Times New Roman" w:cs="Times New Roman"/>
        </w:rPr>
        <w:t xml:space="preserve">. Here we establish a connection between ROS upregulation and the E/M-W/O phenotype, and to further elucidate the mechanism by which ROS promotes tumorigenesis, additional pathways such as the KEAP1-NRF2 and p53 pathways should also be explored in </w:t>
      </w:r>
      <w:proofErr w:type="spellStart"/>
      <w:r w:rsidRPr="00330620">
        <w:rPr>
          <w:rFonts w:ascii="Times New Roman" w:hAnsi="Times New Roman" w:cs="Times New Roman"/>
        </w:rPr>
        <w:t>conjuction</w:t>
      </w:r>
      <w:proofErr w:type="spellEnd"/>
      <w:r w:rsidRPr="00330620">
        <w:rPr>
          <w:rFonts w:ascii="Times New Roman" w:hAnsi="Times New Roman" w:cs="Times New Roman"/>
        </w:rPr>
        <w:t xml:space="preserve"> with crosstalk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r w:rsidRPr="00330620">
        <w:rPr>
          <w:rFonts w:ascii="Times New Roman" w:hAnsi="Times New Roman" w:cs="Times New Roman"/>
        </w:rPr>
        <w:t>, may be important to generating the E/M-W/O state.</w:t>
      </w:r>
    </w:p>
    <w:p w14:paraId="5F502D0A" w14:textId="77777777" w:rsidR="00E469AE" w:rsidRPr="00330620" w:rsidRDefault="00AD7F58" w:rsidP="00D903A3">
      <w:pPr>
        <w:pStyle w:val="BodyText"/>
        <w:spacing w:line="480" w:lineRule="auto"/>
        <w:rPr>
          <w:rFonts w:ascii="Times New Roman" w:hAnsi="Times New Roman" w:cs="Times New Roman"/>
        </w:rPr>
      </w:pPr>
      <w:r w:rsidRPr="00330620">
        <w:rPr>
          <w:rFonts w:ascii="Times New Roman" w:hAnsi="Times New Roman" w:cs="Times New Roman"/>
        </w:rPr>
        <w:t xml:space="preserve">To stabilize only the E/M-W/O state, the system seems to first require the E-O state, then the E-W/O or E/M-O states, before stabilizing the E/M-W/O state and suppressing all other systems. This result suggests the mechanism to stabilize the E/M-W/O may be less about stabilizing the state and more about stopping the transition. Additionally, the E/M-W/O can be fully </w:t>
      </w:r>
      <w:proofErr w:type="gramStart"/>
      <w:r w:rsidRPr="00330620">
        <w:rPr>
          <w:rFonts w:ascii="Times New Roman" w:hAnsi="Times New Roman" w:cs="Times New Roman"/>
        </w:rPr>
        <w:t>upregulated</w:t>
      </w:r>
      <w:proofErr w:type="gramEnd"/>
      <w:r w:rsidRPr="00330620">
        <w:rPr>
          <w:rFonts w:ascii="Times New Roman" w:hAnsi="Times New Roman" w:cs="Times New Roman"/>
        </w:rPr>
        <w:t xml:space="preserve"> and all other coupled states suppressed regardless of whether the system is initially near that state or not, suggesting the </w:t>
      </w:r>
      <w:proofErr w:type="spellStart"/>
      <w:r w:rsidRPr="00330620">
        <w:rPr>
          <w:rFonts w:ascii="Times New Roman" w:hAnsi="Times New Roman" w:cs="Times New Roman"/>
        </w:rPr>
        <w:t>crosstalks</w:t>
      </w:r>
      <w:proofErr w:type="spellEnd"/>
      <w:r w:rsidRPr="00330620">
        <w:rPr>
          <w:rFonts w:ascii="Times New Roman" w:hAnsi="Times New Roman" w:cs="Times New Roman"/>
        </w:rPr>
        <w:t xml:space="preserve"> involved in tumorigenesis have evolved to ensure survival and proliferation. Therefore, to cancer therapies should be developed that target the EMT pathway in conjunction with the metabolic pathway.</w:t>
      </w:r>
    </w:p>
    <w:p w14:paraId="21DCC2BC" w14:textId="4D36A2F9" w:rsidR="00E469AE" w:rsidRDefault="00AD7F58" w:rsidP="00D903A3">
      <w:pPr>
        <w:pStyle w:val="BodyText"/>
        <w:spacing w:line="480" w:lineRule="auto"/>
        <w:jc w:val="center"/>
        <w:rPr>
          <w:b/>
          <w:bCs/>
        </w:rPr>
      </w:pPr>
      <w:bookmarkStart w:id="37" w:name="acknowledgements"/>
      <w:r w:rsidRPr="0002004B">
        <w:rPr>
          <w:b/>
          <w:bCs/>
        </w:rPr>
        <w:t>Acknowledgements</w:t>
      </w:r>
      <w:bookmarkEnd w:id="37"/>
    </w:p>
    <w:p w14:paraId="4417189A" w14:textId="3E689809" w:rsidR="0002004B" w:rsidRDefault="0002004B" w:rsidP="00D903A3">
      <w:pPr>
        <w:spacing w:line="480" w:lineRule="auto"/>
        <w:rPr>
          <w:b/>
          <w:bCs/>
        </w:rPr>
      </w:pPr>
      <w:r>
        <w:rPr>
          <w:b/>
          <w:bCs/>
        </w:rPr>
        <w:br w:type="page"/>
      </w:r>
    </w:p>
    <w:p w14:paraId="4D9D61BE" w14:textId="77777777" w:rsidR="0002004B" w:rsidRPr="0002004B" w:rsidRDefault="0002004B" w:rsidP="0002004B">
      <w:pPr>
        <w:pStyle w:val="BodyText"/>
        <w:jc w:val="center"/>
        <w:rPr>
          <w:b/>
          <w:bCs/>
        </w:rPr>
      </w:pPr>
    </w:p>
    <w:p w14:paraId="2D276191" w14:textId="77777777" w:rsidR="00E469AE" w:rsidRPr="00330620" w:rsidRDefault="00AD7F58">
      <w:pPr>
        <w:pStyle w:val="Bibliography"/>
        <w:rPr>
          <w:rFonts w:ascii="Times New Roman" w:hAnsi="Times New Roman" w:cs="Times New Roman"/>
        </w:rPr>
      </w:pPr>
      <w:bookmarkStart w:id="38" w:name="ref-Hanahan2011"/>
      <w:bookmarkStart w:id="39" w:name="refs"/>
      <w:r w:rsidRPr="00330620">
        <w:rPr>
          <w:rFonts w:ascii="Times New Roman" w:hAnsi="Times New Roman" w:cs="Times New Roman"/>
        </w:rPr>
        <w:t xml:space="preserve">[1] D. Hanahan and R. A. Weinberg, </w:t>
      </w:r>
      <w:r w:rsidRPr="00330620">
        <w:rPr>
          <w:rFonts w:ascii="Times New Roman" w:hAnsi="Times New Roman" w:cs="Times New Roman"/>
          <w:i/>
        </w:rPr>
        <w:t>Hallmarks of Cancer: The Next Generation</w:t>
      </w:r>
      <w:r w:rsidRPr="00330620">
        <w:rPr>
          <w:rFonts w:ascii="Times New Roman" w:hAnsi="Times New Roman" w:cs="Times New Roman"/>
        </w:rPr>
        <w:t xml:space="preserve">, Cell </w:t>
      </w:r>
      <w:r w:rsidRPr="00330620">
        <w:rPr>
          <w:rFonts w:ascii="Times New Roman" w:hAnsi="Times New Roman" w:cs="Times New Roman"/>
          <w:b/>
        </w:rPr>
        <w:t>144</w:t>
      </w:r>
      <w:r w:rsidRPr="00330620">
        <w:rPr>
          <w:rFonts w:ascii="Times New Roman" w:hAnsi="Times New Roman" w:cs="Times New Roman"/>
        </w:rPr>
        <w:t>, 646 (2011).</w:t>
      </w:r>
    </w:p>
    <w:p w14:paraId="5AD6C526" w14:textId="77777777" w:rsidR="00E469AE" w:rsidRPr="00330620" w:rsidRDefault="00AD7F58">
      <w:pPr>
        <w:pStyle w:val="Bibliography"/>
        <w:rPr>
          <w:rFonts w:ascii="Times New Roman" w:hAnsi="Times New Roman" w:cs="Times New Roman"/>
        </w:rPr>
      </w:pPr>
      <w:bookmarkStart w:id="40" w:name="ref-Raghu2009"/>
      <w:bookmarkEnd w:id="38"/>
      <w:r w:rsidRPr="00330620">
        <w:rPr>
          <w:rFonts w:ascii="Times New Roman" w:hAnsi="Times New Roman" w:cs="Times New Roman"/>
        </w:rPr>
        <w:t xml:space="preserve">[2] R. </w:t>
      </w:r>
      <w:proofErr w:type="spellStart"/>
      <w:r w:rsidRPr="00330620">
        <w:rPr>
          <w:rFonts w:ascii="Times New Roman" w:hAnsi="Times New Roman" w:cs="Times New Roman"/>
        </w:rPr>
        <w:t>Kalluri</w:t>
      </w:r>
      <w:proofErr w:type="spellEnd"/>
      <w:r w:rsidRPr="00330620">
        <w:rPr>
          <w:rFonts w:ascii="Times New Roman" w:hAnsi="Times New Roman" w:cs="Times New Roman"/>
        </w:rPr>
        <w:t xml:space="preserve">, </w:t>
      </w:r>
      <w:r w:rsidRPr="00330620">
        <w:rPr>
          <w:rFonts w:ascii="Times New Roman" w:hAnsi="Times New Roman" w:cs="Times New Roman"/>
          <w:i/>
        </w:rPr>
        <w:t>EMT: When epithelial cells decide to become mesenchymal-like cells</w:t>
      </w:r>
      <w:r w:rsidRPr="00330620">
        <w:rPr>
          <w:rFonts w:ascii="Times New Roman" w:hAnsi="Times New Roman" w:cs="Times New Roman"/>
        </w:rPr>
        <w:t xml:space="preserve">, Journal of Clinical Investigation </w:t>
      </w:r>
      <w:r w:rsidRPr="00330620">
        <w:rPr>
          <w:rFonts w:ascii="Times New Roman" w:hAnsi="Times New Roman" w:cs="Times New Roman"/>
          <w:b/>
        </w:rPr>
        <w:t>119</w:t>
      </w:r>
      <w:r w:rsidRPr="00330620">
        <w:rPr>
          <w:rFonts w:ascii="Times New Roman" w:hAnsi="Times New Roman" w:cs="Times New Roman"/>
        </w:rPr>
        <w:t>, 1417 (2009).</w:t>
      </w:r>
    </w:p>
    <w:p w14:paraId="7C563BF6" w14:textId="77777777" w:rsidR="00E469AE" w:rsidRPr="00330620" w:rsidRDefault="00AD7F58">
      <w:pPr>
        <w:pStyle w:val="Bibliography"/>
        <w:rPr>
          <w:rFonts w:ascii="Times New Roman" w:hAnsi="Times New Roman" w:cs="Times New Roman"/>
        </w:rPr>
      </w:pPr>
      <w:bookmarkStart w:id="41" w:name="ref-Lee2006"/>
      <w:bookmarkEnd w:id="40"/>
      <w:r w:rsidRPr="00330620">
        <w:rPr>
          <w:rFonts w:ascii="Times New Roman" w:hAnsi="Times New Roman" w:cs="Times New Roman"/>
        </w:rPr>
        <w:t xml:space="preserve">[3] J. M. Lee, S. </w:t>
      </w:r>
      <w:proofErr w:type="spellStart"/>
      <w:r w:rsidRPr="00330620">
        <w:rPr>
          <w:rFonts w:ascii="Times New Roman" w:hAnsi="Times New Roman" w:cs="Times New Roman"/>
        </w:rPr>
        <w:t>Dedhar</w:t>
      </w:r>
      <w:proofErr w:type="spellEnd"/>
      <w:r w:rsidRPr="00330620">
        <w:rPr>
          <w:rFonts w:ascii="Times New Roman" w:hAnsi="Times New Roman" w:cs="Times New Roman"/>
        </w:rPr>
        <w:t xml:space="preserve">, R. </w:t>
      </w:r>
      <w:proofErr w:type="spellStart"/>
      <w:r w:rsidRPr="00330620">
        <w:rPr>
          <w:rFonts w:ascii="Times New Roman" w:hAnsi="Times New Roman" w:cs="Times New Roman"/>
        </w:rPr>
        <w:t>Kalluri</w:t>
      </w:r>
      <w:proofErr w:type="spellEnd"/>
      <w:r w:rsidRPr="00330620">
        <w:rPr>
          <w:rFonts w:ascii="Times New Roman" w:hAnsi="Times New Roman" w:cs="Times New Roman"/>
        </w:rPr>
        <w:t xml:space="preserve">, and E. W. Thompson, </w:t>
      </w:r>
      <w:proofErr w:type="gramStart"/>
      <w:r w:rsidRPr="00330620">
        <w:rPr>
          <w:rFonts w:ascii="Times New Roman" w:hAnsi="Times New Roman" w:cs="Times New Roman"/>
          <w:i/>
        </w:rPr>
        <w:t>The</w:t>
      </w:r>
      <w:proofErr w:type="gramEnd"/>
      <w:r w:rsidRPr="00330620">
        <w:rPr>
          <w:rFonts w:ascii="Times New Roman" w:hAnsi="Times New Roman" w:cs="Times New Roman"/>
          <w:i/>
        </w:rPr>
        <w:t xml:space="preserve"> epithelial–mesenchymal transition: new insights in signaling, development, and disease</w:t>
      </w:r>
      <w:r w:rsidRPr="00330620">
        <w:rPr>
          <w:rFonts w:ascii="Times New Roman" w:hAnsi="Times New Roman" w:cs="Times New Roman"/>
        </w:rPr>
        <w:t xml:space="preserve">, The Journal of Cell Biology </w:t>
      </w:r>
      <w:r w:rsidRPr="00330620">
        <w:rPr>
          <w:rFonts w:ascii="Times New Roman" w:hAnsi="Times New Roman" w:cs="Times New Roman"/>
          <w:b/>
        </w:rPr>
        <w:t>172</w:t>
      </w:r>
      <w:r w:rsidRPr="00330620">
        <w:rPr>
          <w:rFonts w:ascii="Times New Roman" w:hAnsi="Times New Roman" w:cs="Times New Roman"/>
        </w:rPr>
        <w:t>, 973 (2006).</w:t>
      </w:r>
    </w:p>
    <w:p w14:paraId="1347418F" w14:textId="77777777" w:rsidR="00E469AE" w:rsidRPr="00330620" w:rsidRDefault="00AD7F58">
      <w:pPr>
        <w:pStyle w:val="Bibliography"/>
        <w:rPr>
          <w:rFonts w:ascii="Times New Roman" w:hAnsi="Times New Roman" w:cs="Times New Roman"/>
        </w:rPr>
      </w:pPr>
      <w:bookmarkStart w:id="42" w:name="ref-Lu2013"/>
      <w:bookmarkEnd w:id="41"/>
      <w:r w:rsidRPr="00330620">
        <w:rPr>
          <w:rFonts w:ascii="Times New Roman" w:hAnsi="Times New Roman" w:cs="Times New Roman"/>
        </w:rPr>
        <w:t xml:space="preserve">[4] M. Lu, M. K. Jolly, H. Levine, J. N. </w:t>
      </w:r>
      <w:proofErr w:type="spellStart"/>
      <w:r w:rsidRPr="00330620">
        <w:rPr>
          <w:rFonts w:ascii="Times New Roman" w:hAnsi="Times New Roman" w:cs="Times New Roman"/>
        </w:rPr>
        <w:t>Onuchic</w:t>
      </w:r>
      <w:proofErr w:type="spellEnd"/>
      <w:r w:rsidRPr="00330620">
        <w:rPr>
          <w:rFonts w:ascii="Times New Roman" w:hAnsi="Times New Roman" w:cs="Times New Roman"/>
        </w:rPr>
        <w:t xml:space="preserve">, and E. Ben-Jacob, </w:t>
      </w:r>
      <w:r w:rsidRPr="00330620">
        <w:rPr>
          <w:rFonts w:ascii="Times New Roman" w:hAnsi="Times New Roman" w:cs="Times New Roman"/>
          <w:i/>
        </w:rPr>
        <w:t>MicroRNA-based regulation of epithelial–hybrid–mesenchymal fate determination</w:t>
      </w:r>
      <w:r w:rsidRPr="00330620">
        <w:rPr>
          <w:rFonts w:ascii="Times New Roman" w:hAnsi="Times New Roman" w:cs="Times New Roman"/>
        </w:rPr>
        <w:t xml:space="preserve">, Proceedings of the National Academy of Sciences </w:t>
      </w:r>
      <w:r w:rsidRPr="00330620">
        <w:rPr>
          <w:rFonts w:ascii="Times New Roman" w:hAnsi="Times New Roman" w:cs="Times New Roman"/>
          <w:b/>
        </w:rPr>
        <w:t>110</w:t>
      </w:r>
      <w:r w:rsidRPr="00330620">
        <w:rPr>
          <w:rFonts w:ascii="Times New Roman" w:hAnsi="Times New Roman" w:cs="Times New Roman"/>
        </w:rPr>
        <w:t>, 18144 (2013).</w:t>
      </w:r>
    </w:p>
    <w:p w14:paraId="2FAAC1B9" w14:textId="77777777" w:rsidR="00E469AE" w:rsidRPr="00330620" w:rsidRDefault="00AD7F58">
      <w:pPr>
        <w:pStyle w:val="Bibliography"/>
        <w:rPr>
          <w:rFonts w:ascii="Times New Roman" w:hAnsi="Times New Roman" w:cs="Times New Roman"/>
        </w:rPr>
      </w:pPr>
      <w:bookmarkStart w:id="43" w:name="ref-Saitoh2018"/>
      <w:bookmarkEnd w:id="42"/>
      <w:r w:rsidRPr="00330620">
        <w:rPr>
          <w:rFonts w:ascii="Times New Roman" w:hAnsi="Times New Roman" w:cs="Times New Roman"/>
        </w:rPr>
        <w:t xml:space="preserve">[5] M. </w:t>
      </w:r>
      <w:proofErr w:type="spellStart"/>
      <w:r w:rsidRPr="00330620">
        <w:rPr>
          <w:rFonts w:ascii="Times New Roman" w:hAnsi="Times New Roman" w:cs="Times New Roman"/>
        </w:rPr>
        <w:t>Saitoh</w:t>
      </w:r>
      <w:proofErr w:type="spellEnd"/>
      <w:r w:rsidRPr="00330620">
        <w:rPr>
          <w:rFonts w:ascii="Times New Roman" w:hAnsi="Times New Roman" w:cs="Times New Roman"/>
        </w:rPr>
        <w:t xml:space="preserve">, </w:t>
      </w:r>
      <w:r w:rsidRPr="00330620">
        <w:rPr>
          <w:rFonts w:ascii="Times New Roman" w:hAnsi="Times New Roman" w:cs="Times New Roman"/>
          <w:i/>
        </w:rPr>
        <w:t>Involvement of partial EMT in cancer progression</w:t>
      </w:r>
      <w:r w:rsidRPr="00330620">
        <w:rPr>
          <w:rFonts w:ascii="Times New Roman" w:hAnsi="Times New Roman" w:cs="Times New Roman"/>
        </w:rPr>
        <w:t xml:space="preserve">, The Journal of Biochemistry </w:t>
      </w:r>
      <w:r w:rsidRPr="00330620">
        <w:rPr>
          <w:rFonts w:ascii="Times New Roman" w:hAnsi="Times New Roman" w:cs="Times New Roman"/>
          <w:b/>
        </w:rPr>
        <w:t>164</w:t>
      </w:r>
      <w:r w:rsidRPr="00330620">
        <w:rPr>
          <w:rFonts w:ascii="Times New Roman" w:hAnsi="Times New Roman" w:cs="Times New Roman"/>
        </w:rPr>
        <w:t>, 257 (2018).</w:t>
      </w:r>
    </w:p>
    <w:p w14:paraId="44D6A794" w14:textId="77777777" w:rsidR="00E469AE" w:rsidRPr="00330620" w:rsidRDefault="00AD7F58">
      <w:pPr>
        <w:pStyle w:val="Bibliography"/>
        <w:rPr>
          <w:rFonts w:ascii="Times New Roman" w:hAnsi="Times New Roman" w:cs="Times New Roman"/>
        </w:rPr>
      </w:pPr>
      <w:bookmarkStart w:id="44" w:name="ref-Bhattacharya2020"/>
      <w:bookmarkEnd w:id="43"/>
      <w:r w:rsidRPr="00330620">
        <w:rPr>
          <w:rFonts w:ascii="Times New Roman" w:hAnsi="Times New Roman" w:cs="Times New Roman"/>
        </w:rPr>
        <w:t xml:space="preserve">[6] D. Bhattacharya, A. P. </w:t>
      </w:r>
      <w:proofErr w:type="spellStart"/>
      <w:r w:rsidRPr="00330620">
        <w:rPr>
          <w:rFonts w:ascii="Times New Roman" w:hAnsi="Times New Roman" w:cs="Times New Roman"/>
        </w:rPr>
        <w:t>Azambuja</w:t>
      </w:r>
      <w:proofErr w:type="spellEnd"/>
      <w:r w:rsidRPr="00330620">
        <w:rPr>
          <w:rFonts w:ascii="Times New Roman" w:hAnsi="Times New Roman" w:cs="Times New Roman"/>
        </w:rPr>
        <w:t xml:space="preserve">, and M. </w:t>
      </w:r>
      <w:proofErr w:type="spellStart"/>
      <w:r w:rsidRPr="00330620">
        <w:rPr>
          <w:rFonts w:ascii="Times New Roman" w:hAnsi="Times New Roman" w:cs="Times New Roman"/>
        </w:rPr>
        <w:t>Simoes</w:t>
      </w:r>
      <w:proofErr w:type="spellEnd"/>
      <w:r w:rsidRPr="00330620">
        <w:rPr>
          <w:rFonts w:ascii="Times New Roman" w:hAnsi="Times New Roman" w:cs="Times New Roman"/>
        </w:rPr>
        <w:t xml:space="preserve">-Costa, </w:t>
      </w:r>
      <w:r w:rsidRPr="00330620">
        <w:rPr>
          <w:rFonts w:ascii="Times New Roman" w:hAnsi="Times New Roman" w:cs="Times New Roman"/>
          <w:i/>
        </w:rPr>
        <w:t>Metabolic Reprogramming Promotes Neural Crest Migration via Yap/</w:t>
      </w:r>
      <w:proofErr w:type="spellStart"/>
      <w:r w:rsidRPr="00330620">
        <w:rPr>
          <w:rFonts w:ascii="Times New Roman" w:hAnsi="Times New Roman" w:cs="Times New Roman"/>
          <w:i/>
        </w:rPr>
        <w:t>Tead</w:t>
      </w:r>
      <w:proofErr w:type="spellEnd"/>
      <w:r w:rsidRPr="00330620">
        <w:rPr>
          <w:rFonts w:ascii="Times New Roman" w:hAnsi="Times New Roman" w:cs="Times New Roman"/>
          <w:i/>
        </w:rPr>
        <w:t xml:space="preserve"> Signaling</w:t>
      </w:r>
      <w:r w:rsidRPr="00330620">
        <w:rPr>
          <w:rFonts w:ascii="Times New Roman" w:hAnsi="Times New Roman" w:cs="Times New Roman"/>
        </w:rPr>
        <w:t xml:space="preserve">, Developmental Cell </w:t>
      </w:r>
      <w:r w:rsidRPr="00330620">
        <w:rPr>
          <w:rFonts w:ascii="Times New Roman" w:hAnsi="Times New Roman" w:cs="Times New Roman"/>
          <w:b/>
        </w:rPr>
        <w:t>53</w:t>
      </w:r>
      <w:r w:rsidRPr="00330620">
        <w:rPr>
          <w:rFonts w:ascii="Times New Roman" w:hAnsi="Times New Roman" w:cs="Times New Roman"/>
        </w:rPr>
        <w:t>, 199 (2020).</w:t>
      </w:r>
    </w:p>
    <w:p w14:paraId="79E7BCA4" w14:textId="77777777" w:rsidR="00E469AE" w:rsidRPr="00330620" w:rsidRDefault="00AD7F58">
      <w:pPr>
        <w:pStyle w:val="Bibliography"/>
        <w:rPr>
          <w:rFonts w:ascii="Times New Roman" w:hAnsi="Times New Roman" w:cs="Times New Roman"/>
        </w:rPr>
      </w:pPr>
      <w:bookmarkStart w:id="45" w:name="ref-Warburg1927"/>
      <w:bookmarkEnd w:id="44"/>
      <w:r w:rsidRPr="00330620">
        <w:rPr>
          <w:rFonts w:ascii="Times New Roman" w:hAnsi="Times New Roman" w:cs="Times New Roman"/>
        </w:rPr>
        <w:t xml:space="preserve">[7] O. Warburg, F. Wind, and E. </w:t>
      </w:r>
      <w:proofErr w:type="spellStart"/>
      <w:r w:rsidRPr="00330620">
        <w:rPr>
          <w:rFonts w:ascii="Times New Roman" w:hAnsi="Times New Roman" w:cs="Times New Roman"/>
        </w:rPr>
        <w:t>Negelein</w:t>
      </w:r>
      <w:proofErr w:type="spellEnd"/>
      <w:r w:rsidRPr="00330620">
        <w:rPr>
          <w:rFonts w:ascii="Times New Roman" w:hAnsi="Times New Roman" w:cs="Times New Roman"/>
        </w:rPr>
        <w:t xml:space="preserve">, </w:t>
      </w:r>
      <w:r w:rsidRPr="00330620">
        <w:rPr>
          <w:rFonts w:ascii="Times New Roman" w:hAnsi="Times New Roman" w:cs="Times New Roman"/>
          <w:i/>
        </w:rPr>
        <w:t>THE METABOLISM OF TUMORS IN THE BODY</w:t>
      </w:r>
      <w:r w:rsidRPr="00330620">
        <w:rPr>
          <w:rFonts w:ascii="Times New Roman" w:hAnsi="Times New Roman" w:cs="Times New Roman"/>
        </w:rPr>
        <w:t xml:space="preserve">, Journal of General Physiology </w:t>
      </w:r>
      <w:r w:rsidRPr="00330620">
        <w:rPr>
          <w:rFonts w:ascii="Times New Roman" w:hAnsi="Times New Roman" w:cs="Times New Roman"/>
          <w:b/>
        </w:rPr>
        <w:t>8</w:t>
      </w:r>
      <w:r w:rsidRPr="00330620">
        <w:rPr>
          <w:rFonts w:ascii="Times New Roman" w:hAnsi="Times New Roman" w:cs="Times New Roman"/>
        </w:rPr>
        <w:t>, 519 (1927).</w:t>
      </w:r>
    </w:p>
    <w:p w14:paraId="4A3CE4A7" w14:textId="77777777" w:rsidR="00E469AE" w:rsidRPr="00330620" w:rsidRDefault="00AD7F58">
      <w:pPr>
        <w:pStyle w:val="Bibliography"/>
        <w:rPr>
          <w:rFonts w:ascii="Times New Roman" w:hAnsi="Times New Roman" w:cs="Times New Roman"/>
        </w:rPr>
      </w:pPr>
      <w:bookmarkStart w:id="46" w:name="ref-Liberti2016"/>
      <w:bookmarkEnd w:id="45"/>
      <w:r w:rsidRPr="00330620">
        <w:rPr>
          <w:rFonts w:ascii="Times New Roman" w:hAnsi="Times New Roman" w:cs="Times New Roman"/>
        </w:rPr>
        <w:t xml:space="preserve">[8] M. V. </w:t>
      </w:r>
      <w:proofErr w:type="spellStart"/>
      <w:r w:rsidRPr="00330620">
        <w:rPr>
          <w:rFonts w:ascii="Times New Roman" w:hAnsi="Times New Roman" w:cs="Times New Roman"/>
        </w:rPr>
        <w:t>Liberti</w:t>
      </w:r>
      <w:proofErr w:type="spellEnd"/>
      <w:r w:rsidRPr="00330620">
        <w:rPr>
          <w:rFonts w:ascii="Times New Roman" w:hAnsi="Times New Roman" w:cs="Times New Roman"/>
        </w:rPr>
        <w:t xml:space="preserve"> and J. W. </w:t>
      </w:r>
      <w:proofErr w:type="spellStart"/>
      <w:r w:rsidRPr="00330620">
        <w:rPr>
          <w:rFonts w:ascii="Times New Roman" w:hAnsi="Times New Roman" w:cs="Times New Roman"/>
        </w:rPr>
        <w:t>Locasale</w:t>
      </w:r>
      <w:proofErr w:type="spellEnd"/>
      <w:r w:rsidRPr="00330620">
        <w:rPr>
          <w:rFonts w:ascii="Times New Roman" w:hAnsi="Times New Roman" w:cs="Times New Roman"/>
        </w:rPr>
        <w:t xml:space="preserve">, </w:t>
      </w:r>
      <w:r w:rsidRPr="00330620">
        <w:rPr>
          <w:rFonts w:ascii="Times New Roman" w:hAnsi="Times New Roman" w:cs="Times New Roman"/>
          <w:i/>
        </w:rPr>
        <w:t xml:space="preserve">The Warburg Effect: How Does it Benefit Cancer </w:t>
      </w:r>
      <w:proofErr w:type="gramStart"/>
      <w:r w:rsidRPr="00330620">
        <w:rPr>
          <w:rFonts w:ascii="Times New Roman" w:hAnsi="Times New Roman" w:cs="Times New Roman"/>
          <w:i/>
        </w:rPr>
        <w:t>Cells?</w:t>
      </w:r>
      <w:r w:rsidRPr="00330620">
        <w:rPr>
          <w:rFonts w:ascii="Times New Roman" w:hAnsi="Times New Roman" w:cs="Times New Roman"/>
        </w:rPr>
        <w:t>,</w:t>
      </w:r>
      <w:proofErr w:type="gramEnd"/>
      <w:r w:rsidRPr="00330620">
        <w:rPr>
          <w:rFonts w:ascii="Times New Roman" w:hAnsi="Times New Roman" w:cs="Times New Roman"/>
        </w:rPr>
        <w:t xml:space="preserve"> Trends in Biochemical Sciences </w:t>
      </w:r>
      <w:r w:rsidRPr="00330620">
        <w:rPr>
          <w:rFonts w:ascii="Times New Roman" w:hAnsi="Times New Roman" w:cs="Times New Roman"/>
          <w:b/>
        </w:rPr>
        <w:t>41</w:t>
      </w:r>
      <w:r w:rsidRPr="00330620">
        <w:rPr>
          <w:rFonts w:ascii="Times New Roman" w:hAnsi="Times New Roman" w:cs="Times New Roman"/>
        </w:rPr>
        <w:t>, 211 (2016).</w:t>
      </w:r>
    </w:p>
    <w:p w14:paraId="1D1CA4ED" w14:textId="77777777" w:rsidR="00E469AE" w:rsidRPr="00330620" w:rsidRDefault="00AD7F58">
      <w:pPr>
        <w:pStyle w:val="Bibliography"/>
        <w:rPr>
          <w:rFonts w:ascii="Times New Roman" w:hAnsi="Times New Roman" w:cs="Times New Roman"/>
        </w:rPr>
      </w:pPr>
      <w:bookmarkStart w:id="47" w:name="ref-Yu2017"/>
      <w:bookmarkEnd w:id="46"/>
      <w:r w:rsidRPr="00330620">
        <w:rPr>
          <w:rFonts w:ascii="Times New Roman" w:hAnsi="Times New Roman" w:cs="Times New Roman"/>
        </w:rPr>
        <w:t xml:space="preserve">[9] L. Yu, M. Lu, D. Jia, J. Ma, E. Ben-Jacob, H. Levine, B. A. </w:t>
      </w:r>
      <w:proofErr w:type="spellStart"/>
      <w:r w:rsidRPr="00330620">
        <w:rPr>
          <w:rFonts w:ascii="Times New Roman" w:hAnsi="Times New Roman" w:cs="Times New Roman"/>
        </w:rPr>
        <w:t>Kaipparettu</w:t>
      </w:r>
      <w:proofErr w:type="spellEnd"/>
      <w:r w:rsidRPr="00330620">
        <w:rPr>
          <w:rFonts w:ascii="Times New Roman" w:hAnsi="Times New Roman" w:cs="Times New Roman"/>
        </w:rPr>
        <w:t xml:space="preserve">, and J. N. </w:t>
      </w:r>
      <w:proofErr w:type="spellStart"/>
      <w:r w:rsidRPr="00330620">
        <w:rPr>
          <w:rFonts w:ascii="Times New Roman" w:hAnsi="Times New Roman" w:cs="Times New Roman"/>
        </w:rPr>
        <w:t>Onuchic</w:t>
      </w:r>
      <w:proofErr w:type="spellEnd"/>
      <w:r w:rsidRPr="00330620">
        <w:rPr>
          <w:rFonts w:ascii="Times New Roman" w:hAnsi="Times New Roman" w:cs="Times New Roman"/>
        </w:rPr>
        <w:t xml:space="preserve">, </w:t>
      </w:r>
      <w:r w:rsidRPr="00330620">
        <w:rPr>
          <w:rFonts w:ascii="Times New Roman" w:hAnsi="Times New Roman" w:cs="Times New Roman"/>
          <w:i/>
        </w:rPr>
        <w:t>Modeling the Genetic Regulation of Cancer Metabolism: Interplay between Glycolysis and Oxidative Phosphorylation</w:t>
      </w:r>
      <w:r w:rsidRPr="00330620">
        <w:rPr>
          <w:rFonts w:ascii="Times New Roman" w:hAnsi="Times New Roman" w:cs="Times New Roman"/>
        </w:rPr>
        <w:t xml:space="preserve">, Cancer Research </w:t>
      </w:r>
      <w:r w:rsidRPr="00330620">
        <w:rPr>
          <w:rFonts w:ascii="Times New Roman" w:hAnsi="Times New Roman" w:cs="Times New Roman"/>
          <w:b/>
        </w:rPr>
        <w:t>77</w:t>
      </w:r>
      <w:r w:rsidRPr="00330620">
        <w:rPr>
          <w:rFonts w:ascii="Times New Roman" w:hAnsi="Times New Roman" w:cs="Times New Roman"/>
        </w:rPr>
        <w:t>, 1564 (2017).</w:t>
      </w:r>
    </w:p>
    <w:p w14:paraId="6EEFCBCC" w14:textId="77777777" w:rsidR="00E469AE" w:rsidRPr="00330620" w:rsidRDefault="00AD7F58">
      <w:pPr>
        <w:pStyle w:val="Bibliography"/>
        <w:rPr>
          <w:rFonts w:ascii="Times New Roman" w:hAnsi="Times New Roman" w:cs="Times New Roman"/>
        </w:rPr>
      </w:pPr>
      <w:bookmarkStart w:id="48" w:name="ref-Georgakopoulos-Soares2020"/>
      <w:bookmarkEnd w:id="47"/>
      <w:r w:rsidRPr="00330620">
        <w:rPr>
          <w:rFonts w:ascii="Times New Roman" w:hAnsi="Times New Roman" w:cs="Times New Roman"/>
        </w:rPr>
        <w:t xml:space="preserve">[10] I. </w:t>
      </w:r>
      <w:proofErr w:type="spellStart"/>
      <w:r w:rsidRPr="00330620">
        <w:rPr>
          <w:rFonts w:ascii="Times New Roman" w:hAnsi="Times New Roman" w:cs="Times New Roman"/>
        </w:rPr>
        <w:t>Georgakopoulos</w:t>
      </w:r>
      <w:proofErr w:type="spellEnd"/>
      <w:r w:rsidRPr="00330620">
        <w:rPr>
          <w:rFonts w:ascii="Times New Roman" w:hAnsi="Times New Roman" w:cs="Times New Roman"/>
        </w:rPr>
        <w:t xml:space="preserve">-Soares, D. V. </w:t>
      </w:r>
      <w:proofErr w:type="spellStart"/>
      <w:r w:rsidRPr="00330620">
        <w:rPr>
          <w:rFonts w:ascii="Times New Roman" w:hAnsi="Times New Roman" w:cs="Times New Roman"/>
        </w:rPr>
        <w:t>Chartoumpekis</w:t>
      </w:r>
      <w:proofErr w:type="spellEnd"/>
      <w:r w:rsidRPr="00330620">
        <w:rPr>
          <w:rFonts w:ascii="Times New Roman" w:hAnsi="Times New Roman" w:cs="Times New Roman"/>
        </w:rPr>
        <w:t xml:space="preserve">, V. </w:t>
      </w:r>
      <w:proofErr w:type="spellStart"/>
      <w:r w:rsidRPr="00330620">
        <w:rPr>
          <w:rFonts w:ascii="Times New Roman" w:hAnsi="Times New Roman" w:cs="Times New Roman"/>
        </w:rPr>
        <w:t>Kyriazopoulou</w:t>
      </w:r>
      <w:proofErr w:type="spellEnd"/>
      <w:r w:rsidRPr="00330620">
        <w:rPr>
          <w:rFonts w:ascii="Times New Roman" w:hAnsi="Times New Roman" w:cs="Times New Roman"/>
        </w:rPr>
        <w:t xml:space="preserve">, and A. </w:t>
      </w:r>
      <w:proofErr w:type="spellStart"/>
      <w:r w:rsidRPr="00330620">
        <w:rPr>
          <w:rFonts w:ascii="Times New Roman" w:hAnsi="Times New Roman" w:cs="Times New Roman"/>
        </w:rPr>
        <w:t>Zaravinos</w:t>
      </w:r>
      <w:proofErr w:type="spellEnd"/>
      <w:r w:rsidRPr="00330620">
        <w:rPr>
          <w:rFonts w:ascii="Times New Roman" w:hAnsi="Times New Roman" w:cs="Times New Roman"/>
        </w:rPr>
        <w:t xml:space="preserve">, </w:t>
      </w:r>
      <w:r w:rsidRPr="00330620">
        <w:rPr>
          <w:rFonts w:ascii="Times New Roman" w:hAnsi="Times New Roman" w:cs="Times New Roman"/>
          <w:i/>
        </w:rPr>
        <w:t>EMT Factors and Metabolic Pathways in Cancer</w:t>
      </w:r>
      <w:r w:rsidRPr="00330620">
        <w:rPr>
          <w:rFonts w:ascii="Times New Roman" w:hAnsi="Times New Roman" w:cs="Times New Roman"/>
        </w:rPr>
        <w:t xml:space="preserve">, Frontiers in Oncology </w:t>
      </w:r>
      <w:r w:rsidRPr="00330620">
        <w:rPr>
          <w:rFonts w:ascii="Times New Roman" w:hAnsi="Times New Roman" w:cs="Times New Roman"/>
          <w:b/>
        </w:rPr>
        <w:t>10</w:t>
      </w:r>
      <w:r w:rsidRPr="00330620">
        <w:rPr>
          <w:rFonts w:ascii="Times New Roman" w:hAnsi="Times New Roman" w:cs="Times New Roman"/>
        </w:rPr>
        <w:t>, 499 (2020).</w:t>
      </w:r>
    </w:p>
    <w:p w14:paraId="006A37B1" w14:textId="77777777" w:rsidR="00E469AE" w:rsidRPr="00330620" w:rsidRDefault="00AD7F58">
      <w:pPr>
        <w:pStyle w:val="Bibliography"/>
        <w:rPr>
          <w:rFonts w:ascii="Times New Roman" w:hAnsi="Times New Roman" w:cs="Times New Roman"/>
        </w:rPr>
      </w:pPr>
      <w:bookmarkStart w:id="49" w:name="ref-Jia2021"/>
      <w:bookmarkEnd w:id="48"/>
      <w:r w:rsidRPr="00330620">
        <w:rPr>
          <w:rFonts w:ascii="Times New Roman" w:hAnsi="Times New Roman" w:cs="Times New Roman"/>
        </w:rPr>
        <w:t xml:space="preserve">[11] D. Jia, J. H. Park, H. Kaur, K. H. Jung, S. Yang, S. Tripathi, M. Galbraith, Y. Deng, M. K. Jolly, B. A. </w:t>
      </w:r>
      <w:proofErr w:type="spellStart"/>
      <w:r w:rsidRPr="00330620">
        <w:rPr>
          <w:rFonts w:ascii="Times New Roman" w:hAnsi="Times New Roman" w:cs="Times New Roman"/>
        </w:rPr>
        <w:t>Kaipparettu</w:t>
      </w:r>
      <w:proofErr w:type="spellEnd"/>
      <w:r w:rsidRPr="00330620">
        <w:rPr>
          <w:rFonts w:ascii="Times New Roman" w:hAnsi="Times New Roman" w:cs="Times New Roman"/>
        </w:rPr>
        <w:t xml:space="preserve">, J. N. </w:t>
      </w:r>
      <w:proofErr w:type="spellStart"/>
      <w:r w:rsidRPr="00330620">
        <w:rPr>
          <w:rFonts w:ascii="Times New Roman" w:hAnsi="Times New Roman" w:cs="Times New Roman"/>
        </w:rPr>
        <w:t>Onuchic</w:t>
      </w:r>
      <w:proofErr w:type="spellEnd"/>
      <w:r w:rsidRPr="00330620">
        <w:rPr>
          <w:rFonts w:ascii="Times New Roman" w:hAnsi="Times New Roman" w:cs="Times New Roman"/>
        </w:rPr>
        <w:t xml:space="preserve">, and H. Levine, </w:t>
      </w:r>
      <w:proofErr w:type="gramStart"/>
      <w:r w:rsidRPr="00330620">
        <w:rPr>
          <w:rFonts w:ascii="Times New Roman" w:hAnsi="Times New Roman" w:cs="Times New Roman"/>
          <w:i/>
        </w:rPr>
        <w:t>Towards</w:t>
      </w:r>
      <w:proofErr w:type="gramEnd"/>
      <w:r w:rsidRPr="00330620">
        <w:rPr>
          <w:rFonts w:ascii="Times New Roman" w:hAnsi="Times New Roman" w:cs="Times New Roman"/>
          <w:i/>
        </w:rPr>
        <w:t xml:space="preserve"> decoding the coupled decision-making of metabolism and epithelial-to-mesenchymal transition in cancer</w:t>
      </w:r>
      <w:r w:rsidRPr="00330620">
        <w:rPr>
          <w:rFonts w:ascii="Times New Roman" w:hAnsi="Times New Roman" w:cs="Times New Roman"/>
        </w:rPr>
        <w:t>, British Journal of Cancer 1 (2021).</w:t>
      </w:r>
    </w:p>
    <w:p w14:paraId="05E7280B" w14:textId="77777777" w:rsidR="00E469AE" w:rsidRPr="00330620" w:rsidRDefault="00AD7F58">
      <w:pPr>
        <w:pStyle w:val="Bibliography"/>
        <w:rPr>
          <w:rFonts w:ascii="Times New Roman" w:hAnsi="Times New Roman" w:cs="Times New Roman"/>
        </w:rPr>
      </w:pPr>
      <w:bookmarkStart w:id="50" w:name="ref-Bocci2019"/>
      <w:bookmarkEnd w:id="49"/>
      <w:r w:rsidRPr="00330620">
        <w:rPr>
          <w:rFonts w:ascii="Times New Roman" w:hAnsi="Times New Roman" w:cs="Times New Roman"/>
        </w:rPr>
        <w:t xml:space="preserve">[12] F. Bocci, S. C. Tripathi, S. A. V. Mercedes, J. T. George, J. P. </w:t>
      </w:r>
      <w:proofErr w:type="spellStart"/>
      <w:r w:rsidRPr="00330620">
        <w:rPr>
          <w:rFonts w:ascii="Times New Roman" w:hAnsi="Times New Roman" w:cs="Times New Roman"/>
        </w:rPr>
        <w:t>Casabar</w:t>
      </w:r>
      <w:proofErr w:type="spellEnd"/>
      <w:r w:rsidRPr="00330620">
        <w:rPr>
          <w:rFonts w:ascii="Times New Roman" w:hAnsi="Times New Roman" w:cs="Times New Roman"/>
        </w:rPr>
        <w:t xml:space="preserve">, P. K. Wong, S. M. </w:t>
      </w:r>
      <w:proofErr w:type="spellStart"/>
      <w:r w:rsidRPr="00330620">
        <w:rPr>
          <w:rFonts w:ascii="Times New Roman" w:hAnsi="Times New Roman" w:cs="Times New Roman"/>
        </w:rPr>
        <w:t>Hanash</w:t>
      </w:r>
      <w:proofErr w:type="spellEnd"/>
      <w:r w:rsidRPr="00330620">
        <w:rPr>
          <w:rFonts w:ascii="Times New Roman" w:hAnsi="Times New Roman" w:cs="Times New Roman"/>
        </w:rPr>
        <w:t xml:space="preserve">, H. Levine, J. N. </w:t>
      </w:r>
      <w:proofErr w:type="spellStart"/>
      <w:r w:rsidRPr="00330620">
        <w:rPr>
          <w:rFonts w:ascii="Times New Roman" w:hAnsi="Times New Roman" w:cs="Times New Roman"/>
        </w:rPr>
        <w:t>Onuchic</w:t>
      </w:r>
      <w:proofErr w:type="spellEnd"/>
      <w:r w:rsidRPr="00330620">
        <w:rPr>
          <w:rFonts w:ascii="Times New Roman" w:hAnsi="Times New Roman" w:cs="Times New Roman"/>
        </w:rPr>
        <w:t xml:space="preserve">, and M. K. Jolly, </w:t>
      </w:r>
      <w:r w:rsidRPr="00330620">
        <w:rPr>
          <w:rFonts w:ascii="Times New Roman" w:hAnsi="Times New Roman" w:cs="Times New Roman"/>
          <w:i/>
        </w:rPr>
        <w:t>NRF2 activates a partial epithelial-mesenchymal transition and is maximally present in a hybrid epithelial/mesenchymal phenotype</w:t>
      </w:r>
      <w:r w:rsidRPr="00330620">
        <w:rPr>
          <w:rFonts w:ascii="Times New Roman" w:hAnsi="Times New Roman" w:cs="Times New Roman"/>
        </w:rPr>
        <w:t xml:space="preserve">, Integrative Biology </w:t>
      </w:r>
      <w:r w:rsidRPr="00330620">
        <w:rPr>
          <w:rFonts w:ascii="Times New Roman" w:hAnsi="Times New Roman" w:cs="Times New Roman"/>
          <w:b/>
        </w:rPr>
        <w:t>11</w:t>
      </w:r>
      <w:r w:rsidRPr="00330620">
        <w:rPr>
          <w:rFonts w:ascii="Times New Roman" w:hAnsi="Times New Roman" w:cs="Times New Roman"/>
        </w:rPr>
        <w:t>, 251 (2019).</w:t>
      </w:r>
    </w:p>
    <w:p w14:paraId="0FF7DDF4" w14:textId="77777777" w:rsidR="00E469AE" w:rsidRPr="00330620" w:rsidRDefault="00AD7F58">
      <w:pPr>
        <w:pStyle w:val="Bibliography"/>
        <w:rPr>
          <w:rFonts w:ascii="Times New Roman" w:hAnsi="Times New Roman" w:cs="Times New Roman"/>
        </w:rPr>
      </w:pPr>
      <w:bookmarkStart w:id="51" w:name="ref-Luo2018"/>
      <w:bookmarkEnd w:id="50"/>
      <w:r w:rsidRPr="00330620">
        <w:rPr>
          <w:rFonts w:ascii="Times New Roman" w:hAnsi="Times New Roman" w:cs="Times New Roman"/>
        </w:rPr>
        <w:t xml:space="preserve">[13] M. Luo, L. Shang, M. D. Brooks, E. </w:t>
      </w:r>
      <w:proofErr w:type="spellStart"/>
      <w:r w:rsidRPr="00330620">
        <w:rPr>
          <w:rFonts w:ascii="Times New Roman" w:hAnsi="Times New Roman" w:cs="Times New Roman"/>
        </w:rPr>
        <w:t>Jiagge</w:t>
      </w:r>
      <w:proofErr w:type="spellEnd"/>
      <w:r w:rsidRPr="00330620">
        <w:rPr>
          <w:rFonts w:ascii="Times New Roman" w:hAnsi="Times New Roman" w:cs="Times New Roman"/>
        </w:rPr>
        <w:t xml:space="preserve">, Y. Zhu, J. M. </w:t>
      </w:r>
      <w:proofErr w:type="spellStart"/>
      <w:r w:rsidRPr="00330620">
        <w:rPr>
          <w:rFonts w:ascii="Times New Roman" w:hAnsi="Times New Roman" w:cs="Times New Roman"/>
        </w:rPr>
        <w:t>Buschhaus</w:t>
      </w:r>
      <w:proofErr w:type="spellEnd"/>
      <w:r w:rsidRPr="00330620">
        <w:rPr>
          <w:rFonts w:ascii="Times New Roman" w:hAnsi="Times New Roman" w:cs="Times New Roman"/>
        </w:rPr>
        <w:t xml:space="preserve">, S. Conley, M. A. </w:t>
      </w:r>
      <w:proofErr w:type="spellStart"/>
      <w:r w:rsidRPr="00330620">
        <w:rPr>
          <w:rFonts w:ascii="Times New Roman" w:hAnsi="Times New Roman" w:cs="Times New Roman"/>
        </w:rPr>
        <w:t>Fath</w:t>
      </w:r>
      <w:proofErr w:type="spellEnd"/>
      <w:r w:rsidRPr="00330620">
        <w:rPr>
          <w:rFonts w:ascii="Times New Roman" w:hAnsi="Times New Roman" w:cs="Times New Roman"/>
        </w:rPr>
        <w:t xml:space="preserve">, A. Davis, E. </w:t>
      </w:r>
      <w:proofErr w:type="spellStart"/>
      <w:r w:rsidRPr="00330620">
        <w:rPr>
          <w:rFonts w:ascii="Times New Roman" w:hAnsi="Times New Roman" w:cs="Times New Roman"/>
        </w:rPr>
        <w:t>Gheordunescu</w:t>
      </w:r>
      <w:proofErr w:type="spellEnd"/>
      <w:r w:rsidRPr="00330620">
        <w:rPr>
          <w:rFonts w:ascii="Times New Roman" w:hAnsi="Times New Roman" w:cs="Times New Roman"/>
        </w:rPr>
        <w:t xml:space="preserve">, Y. Wang, R. </w:t>
      </w:r>
      <w:proofErr w:type="spellStart"/>
      <w:r w:rsidRPr="00330620">
        <w:rPr>
          <w:rFonts w:ascii="Times New Roman" w:hAnsi="Times New Roman" w:cs="Times New Roman"/>
        </w:rPr>
        <w:t>Harouaka</w:t>
      </w:r>
      <w:proofErr w:type="spellEnd"/>
      <w:r w:rsidRPr="00330620">
        <w:rPr>
          <w:rFonts w:ascii="Times New Roman" w:hAnsi="Times New Roman" w:cs="Times New Roman"/>
        </w:rPr>
        <w:t xml:space="preserve">, A. Lozier, D. </w:t>
      </w:r>
      <w:proofErr w:type="spellStart"/>
      <w:r w:rsidRPr="00330620">
        <w:rPr>
          <w:rFonts w:ascii="Times New Roman" w:hAnsi="Times New Roman" w:cs="Times New Roman"/>
        </w:rPr>
        <w:t>Triner</w:t>
      </w:r>
      <w:proofErr w:type="spellEnd"/>
      <w:r w:rsidRPr="00330620">
        <w:rPr>
          <w:rFonts w:ascii="Times New Roman" w:hAnsi="Times New Roman" w:cs="Times New Roman"/>
        </w:rPr>
        <w:t xml:space="preserve">, S. McDermott, S. D. </w:t>
      </w:r>
      <w:proofErr w:type="spellStart"/>
      <w:r w:rsidRPr="00330620">
        <w:rPr>
          <w:rFonts w:ascii="Times New Roman" w:hAnsi="Times New Roman" w:cs="Times New Roman"/>
        </w:rPr>
        <w:t>Merajver</w:t>
      </w:r>
      <w:proofErr w:type="spellEnd"/>
      <w:r w:rsidRPr="00330620">
        <w:rPr>
          <w:rFonts w:ascii="Times New Roman" w:hAnsi="Times New Roman" w:cs="Times New Roman"/>
        </w:rPr>
        <w:t xml:space="preserve">, G. D. </w:t>
      </w:r>
      <w:proofErr w:type="spellStart"/>
      <w:r w:rsidRPr="00330620">
        <w:rPr>
          <w:rFonts w:ascii="Times New Roman" w:hAnsi="Times New Roman" w:cs="Times New Roman"/>
        </w:rPr>
        <w:t>Luker</w:t>
      </w:r>
      <w:proofErr w:type="spellEnd"/>
      <w:r w:rsidRPr="00330620">
        <w:rPr>
          <w:rFonts w:ascii="Times New Roman" w:hAnsi="Times New Roman" w:cs="Times New Roman"/>
        </w:rPr>
        <w:t xml:space="preserve">, D. R. Spitz, and M. S. </w:t>
      </w:r>
      <w:proofErr w:type="spellStart"/>
      <w:r w:rsidRPr="00330620">
        <w:rPr>
          <w:rFonts w:ascii="Times New Roman" w:hAnsi="Times New Roman" w:cs="Times New Roman"/>
        </w:rPr>
        <w:t>Wicha</w:t>
      </w:r>
      <w:proofErr w:type="spellEnd"/>
      <w:r w:rsidRPr="00330620">
        <w:rPr>
          <w:rFonts w:ascii="Times New Roman" w:hAnsi="Times New Roman" w:cs="Times New Roman"/>
        </w:rPr>
        <w:t xml:space="preserve">, </w:t>
      </w:r>
      <w:r w:rsidRPr="00330620">
        <w:rPr>
          <w:rFonts w:ascii="Times New Roman" w:hAnsi="Times New Roman" w:cs="Times New Roman"/>
          <w:i/>
        </w:rPr>
        <w:t>Targeting Breast Cancer Stem Cell State Equilibrium through Modulation of Redox Signaling</w:t>
      </w:r>
      <w:r w:rsidRPr="00330620">
        <w:rPr>
          <w:rFonts w:ascii="Times New Roman" w:hAnsi="Times New Roman" w:cs="Times New Roman"/>
        </w:rPr>
        <w:t xml:space="preserve">, Cell Metabolism </w:t>
      </w:r>
      <w:r w:rsidRPr="00330620">
        <w:rPr>
          <w:rFonts w:ascii="Times New Roman" w:hAnsi="Times New Roman" w:cs="Times New Roman"/>
          <w:b/>
        </w:rPr>
        <w:t>28</w:t>
      </w:r>
      <w:r w:rsidRPr="00330620">
        <w:rPr>
          <w:rFonts w:ascii="Times New Roman" w:hAnsi="Times New Roman" w:cs="Times New Roman"/>
        </w:rPr>
        <w:t>, 69 (2018).</w:t>
      </w:r>
    </w:p>
    <w:p w14:paraId="330AA235" w14:textId="77777777" w:rsidR="00E469AE" w:rsidRPr="00330620" w:rsidRDefault="00AD7F58">
      <w:pPr>
        <w:pStyle w:val="Bibliography"/>
        <w:rPr>
          <w:rFonts w:ascii="Times New Roman" w:hAnsi="Times New Roman" w:cs="Times New Roman"/>
        </w:rPr>
      </w:pPr>
      <w:bookmarkStart w:id="52" w:name="ref-Colacino2018"/>
      <w:bookmarkEnd w:id="51"/>
      <w:r w:rsidRPr="00330620">
        <w:rPr>
          <w:rFonts w:ascii="Times New Roman" w:hAnsi="Times New Roman" w:cs="Times New Roman"/>
        </w:rPr>
        <w:t xml:space="preserve">[14] J. A. </w:t>
      </w:r>
      <w:proofErr w:type="spellStart"/>
      <w:r w:rsidRPr="00330620">
        <w:rPr>
          <w:rFonts w:ascii="Times New Roman" w:hAnsi="Times New Roman" w:cs="Times New Roman"/>
        </w:rPr>
        <w:t>Colacino</w:t>
      </w:r>
      <w:proofErr w:type="spellEnd"/>
      <w:r w:rsidRPr="00330620">
        <w:rPr>
          <w:rFonts w:ascii="Times New Roman" w:hAnsi="Times New Roman" w:cs="Times New Roman"/>
        </w:rPr>
        <w:t xml:space="preserve">, E. Azizi, M. D. Brooks, R. </w:t>
      </w:r>
      <w:proofErr w:type="spellStart"/>
      <w:r w:rsidRPr="00330620">
        <w:rPr>
          <w:rFonts w:ascii="Times New Roman" w:hAnsi="Times New Roman" w:cs="Times New Roman"/>
        </w:rPr>
        <w:t>Harouaka</w:t>
      </w:r>
      <w:proofErr w:type="spellEnd"/>
      <w:r w:rsidRPr="00330620">
        <w:rPr>
          <w:rFonts w:ascii="Times New Roman" w:hAnsi="Times New Roman" w:cs="Times New Roman"/>
        </w:rPr>
        <w:t xml:space="preserve">, S. </w:t>
      </w:r>
      <w:proofErr w:type="spellStart"/>
      <w:r w:rsidRPr="00330620">
        <w:rPr>
          <w:rFonts w:ascii="Times New Roman" w:hAnsi="Times New Roman" w:cs="Times New Roman"/>
        </w:rPr>
        <w:t>Fouladdel</w:t>
      </w:r>
      <w:proofErr w:type="spellEnd"/>
      <w:r w:rsidRPr="00330620">
        <w:rPr>
          <w:rFonts w:ascii="Times New Roman" w:hAnsi="Times New Roman" w:cs="Times New Roman"/>
        </w:rPr>
        <w:t xml:space="preserve">, S. P. McDermott, M. Lee, D. Hill, J. Madden, J. Boerner, M. L. Cote, M. A. Sartor, L. S. </w:t>
      </w:r>
      <w:proofErr w:type="spellStart"/>
      <w:r w:rsidRPr="00330620">
        <w:rPr>
          <w:rFonts w:ascii="Times New Roman" w:hAnsi="Times New Roman" w:cs="Times New Roman"/>
        </w:rPr>
        <w:t>Rozek</w:t>
      </w:r>
      <w:proofErr w:type="spellEnd"/>
      <w:r w:rsidRPr="00330620">
        <w:rPr>
          <w:rFonts w:ascii="Times New Roman" w:hAnsi="Times New Roman" w:cs="Times New Roman"/>
        </w:rPr>
        <w:t xml:space="preserve">, and M. S. </w:t>
      </w:r>
      <w:proofErr w:type="spellStart"/>
      <w:r w:rsidRPr="00330620">
        <w:rPr>
          <w:rFonts w:ascii="Times New Roman" w:hAnsi="Times New Roman" w:cs="Times New Roman"/>
        </w:rPr>
        <w:t>Wicha</w:t>
      </w:r>
      <w:proofErr w:type="spellEnd"/>
      <w:r w:rsidRPr="00330620">
        <w:rPr>
          <w:rFonts w:ascii="Times New Roman" w:hAnsi="Times New Roman" w:cs="Times New Roman"/>
        </w:rPr>
        <w:t xml:space="preserve">, </w:t>
      </w:r>
      <w:r w:rsidRPr="00330620">
        <w:rPr>
          <w:rFonts w:ascii="Times New Roman" w:hAnsi="Times New Roman" w:cs="Times New Roman"/>
          <w:i/>
        </w:rPr>
        <w:t>Heterogeneity of Human Breast Stem and Progenitor Cells as Revealed by Transcriptional Profiling</w:t>
      </w:r>
      <w:r w:rsidRPr="00330620">
        <w:rPr>
          <w:rFonts w:ascii="Times New Roman" w:hAnsi="Times New Roman" w:cs="Times New Roman"/>
        </w:rPr>
        <w:t xml:space="preserve">, Stem Cell Reports </w:t>
      </w:r>
      <w:r w:rsidRPr="00330620">
        <w:rPr>
          <w:rFonts w:ascii="Times New Roman" w:hAnsi="Times New Roman" w:cs="Times New Roman"/>
          <w:b/>
        </w:rPr>
        <w:t>10</w:t>
      </w:r>
      <w:r w:rsidRPr="00330620">
        <w:rPr>
          <w:rFonts w:ascii="Times New Roman" w:hAnsi="Times New Roman" w:cs="Times New Roman"/>
        </w:rPr>
        <w:t>, 1596 (2018).</w:t>
      </w:r>
    </w:p>
    <w:p w14:paraId="39FD872E" w14:textId="77777777" w:rsidR="00E469AE" w:rsidRPr="00330620" w:rsidRDefault="00AD7F58">
      <w:pPr>
        <w:pStyle w:val="Bibliography"/>
        <w:rPr>
          <w:rFonts w:ascii="Times New Roman" w:hAnsi="Times New Roman" w:cs="Times New Roman"/>
        </w:rPr>
      </w:pPr>
      <w:bookmarkStart w:id="53" w:name="ref-Kovac2015"/>
      <w:bookmarkEnd w:id="52"/>
      <w:r w:rsidRPr="00330620">
        <w:rPr>
          <w:rFonts w:ascii="Times New Roman" w:hAnsi="Times New Roman" w:cs="Times New Roman"/>
        </w:rPr>
        <w:t xml:space="preserve">[15] S. Kovac, P. R. </w:t>
      </w:r>
      <w:proofErr w:type="spellStart"/>
      <w:r w:rsidRPr="00330620">
        <w:rPr>
          <w:rFonts w:ascii="Times New Roman" w:hAnsi="Times New Roman" w:cs="Times New Roman"/>
        </w:rPr>
        <w:t>Angelova</w:t>
      </w:r>
      <w:proofErr w:type="spellEnd"/>
      <w:r w:rsidRPr="00330620">
        <w:rPr>
          <w:rFonts w:ascii="Times New Roman" w:hAnsi="Times New Roman" w:cs="Times New Roman"/>
        </w:rPr>
        <w:t xml:space="preserve">, K. M. </w:t>
      </w:r>
      <w:proofErr w:type="spellStart"/>
      <w:r w:rsidRPr="00330620">
        <w:rPr>
          <w:rFonts w:ascii="Times New Roman" w:hAnsi="Times New Roman" w:cs="Times New Roman"/>
        </w:rPr>
        <w:t>Holmström</w:t>
      </w:r>
      <w:proofErr w:type="spellEnd"/>
      <w:r w:rsidRPr="00330620">
        <w:rPr>
          <w:rFonts w:ascii="Times New Roman" w:hAnsi="Times New Roman" w:cs="Times New Roman"/>
        </w:rPr>
        <w:t xml:space="preserve">, Y. Zhang, A. T. </w:t>
      </w:r>
      <w:proofErr w:type="spellStart"/>
      <w:r w:rsidRPr="00330620">
        <w:rPr>
          <w:rFonts w:ascii="Times New Roman" w:hAnsi="Times New Roman" w:cs="Times New Roman"/>
        </w:rPr>
        <w:t>Dinkova-Kostova</w:t>
      </w:r>
      <w:proofErr w:type="spellEnd"/>
      <w:r w:rsidRPr="00330620">
        <w:rPr>
          <w:rFonts w:ascii="Times New Roman" w:hAnsi="Times New Roman" w:cs="Times New Roman"/>
        </w:rPr>
        <w:t xml:space="preserve">, and A. Y. Abramov, </w:t>
      </w:r>
      <w:r w:rsidRPr="00330620">
        <w:rPr>
          <w:rFonts w:ascii="Times New Roman" w:hAnsi="Times New Roman" w:cs="Times New Roman"/>
          <w:i/>
        </w:rPr>
        <w:t>Nrf2 regulates ROS production by mitochondria and NADPH oxidase</w:t>
      </w:r>
      <w:r w:rsidRPr="00330620">
        <w:rPr>
          <w:rFonts w:ascii="Times New Roman" w:hAnsi="Times New Roman" w:cs="Times New Roman"/>
        </w:rPr>
        <w:t xml:space="preserve">, </w:t>
      </w:r>
      <w:proofErr w:type="spellStart"/>
      <w:r w:rsidRPr="00330620">
        <w:rPr>
          <w:rFonts w:ascii="Times New Roman" w:hAnsi="Times New Roman" w:cs="Times New Roman"/>
        </w:rPr>
        <w:t>Biochimica</w:t>
      </w:r>
      <w:proofErr w:type="spellEnd"/>
      <w:r w:rsidRPr="00330620">
        <w:rPr>
          <w:rFonts w:ascii="Times New Roman" w:hAnsi="Times New Roman" w:cs="Times New Roman"/>
        </w:rPr>
        <w:t xml:space="preserve"> et </w:t>
      </w:r>
      <w:proofErr w:type="spellStart"/>
      <w:r w:rsidRPr="00330620">
        <w:rPr>
          <w:rFonts w:ascii="Times New Roman" w:hAnsi="Times New Roman" w:cs="Times New Roman"/>
        </w:rPr>
        <w:t>Biophysica</w:t>
      </w:r>
      <w:proofErr w:type="spellEnd"/>
      <w:r w:rsidRPr="00330620">
        <w:rPr>
          <w:rFonts w:ascii="Times New Roman" w:hAnsi="Times New Roman" w:cs="Times New Roman"/>
        </w:rPr>
        <w:t xml:space="preserve"> Acta (BBA) - General Subjects </w:t>
      </w:r>
      <w:r w:rsidRPr="00330620">
        <w:rPr>
          <w:rFonts w:ascii="Times New Roman" w:hAnsi="Times New Roman" w:cs="Times New Roman"/>
          <w:b/>
        </w:rPr>
        <w:t>1850</w:t>
      </w:r>
      <w:r w:rsidRPr="00330620">
        <w:rPr>
          <w:rFonts w:ascii="Times New Roman" w:hAnsi="Times New Roman" w:cs="Times New Roman"/>
        </w:rPr>
        <w:t>, 794 (2015).</w:t>
      </w:r>
    </w:p>
    <w:p w14:paraId="4E37B70B" w14:textId="77777777" w:rsidR="00E469AE" w:rsidRPr="00330620" w:rsidRDefault="00AD7F58">
      <w:pPr>
        <w:pStyle w:val="Bibliography"/>
        <w:rPr>
          <w:rFonts w:ascii="Times New Roman" w:hAnsi="Times New Roman" w:cs="Times New Roman"/>
        </w:rPr>
      </w:pPr>
      <w:bookmarkStart w:id="54" w:name="ref-He2020"/>
      <w:bookmarkEnd w:id="53"/>
      <w:r w:rsidRPr="00330620">
        <w:rPr>
          <w:rFonts w:ascii="Times New Roman" w:hAnsi="Times New Roman" w:cs="Times New Roman"/>
        </w:rPr>
        <w:t xml:space="preserve">[16] F. He, X. Ru, and T. Wen, </w:t>
      </w:r>
      <w:r w:rsidRPr="00330620">
        <w:rPr>
          <w:rFonts w:ascii="Times New Roman" w:hAnsi="Times New Roman" w:cs="Times New Roman"/>
          <w:i/>
        </w:rPr>
        <w:t>NRF2, a Transcription Factor for Stress Response and Beyond</w:t>
      </w:r>
      <w:r w:rsidRPr="00330620">
        <w:rPr>
          <w:rFonts w:ascii="Times New Roman" w:hAnsi="Times New Roman" w:cs="Times New Roman"/>
        </w:rPr>
        <w:t xml:space="preserve">, International Journal of Molecular Sciences </w:t>
      </w:r>
      <w:r w:rsidRPr="00330620">
        <w:rPr>
          <w:rFonts w:ascii="Times New Roman" w:hAnsi="Times New Roman" w:cs="Times New Roman"/>
          <w:b/>
        </w:rPr>
        <w:t>21</w:t>
      </w:r>
      <w:r w:rsidRPr="00330620">
        <w:rPr>
          <w:rFonts w:ascii="Times New Roman" w:hAnsi="Times New Roman" w:cs="Times New Roman"/>
        </w:rPr>
        <w:t>, 4777 (2020).</w:t>
      </w:r>
    </w:p>
    <w:p w14:paraId="4A75F7D6" w14:textId="77777777" w:rsidR="00E469AE" w:rsidRPr="00330620" w:rsidRDefault="00AD7F58">
      <w:pPr>
        <w:pStyle w:val="Bibliography"/>
        <w:rPr>
          <w:rFonts w:ascii="Times New Roman" w:hAnsi="Times New Roman" w:cs="Times New Roman"/>
        </w:rPr>
      </w:pPr>
      <w:bookmarkStart w:id="55" w:name="ref-Na2011"/>
      <w:bookmarkEnd w:id="54"/>
      <w:r w:rsidRPr="00330620">
        <w:rPr>
          <w:rFonts w:ascii="Times New Roman" w:hAnsi="Times New Roman" w:cs="Times New Roman"/>
        </w:rPr>
        <w:t xml:space="preserve">[17] N. Li, S. Muthusamy, R. Liang, H. Sarojini, and E. Wang, </w:t>
      </w:r>
      <w:r w:rsidRPr="00330620">
        <w:rPr>
          <w:rFonts w:ascii="Times New Roman" w:hAnsi="Times New Roman" w:cs="Times New Roman"/>
          <w:i/>
        </w:rPr>
        <w:t>Increased expression of miR-34a and miR-93 in rat liver during aging, and their impact on the expression of Mgst1 and Sirt1</w:t>
      </w:r>
      <w:r w:rsidRPr="00330620">
        <w:rPr>
          <w:rFonts w:ascii="Times New Roman" w:hAnsi="Times New Roman" w:cs="Times New Roman"/>
        </w:rPr>
        <w:t xml:space="preserve">, Mechanisms of Ageing and Development </w:t>
      </w:r>
      <w:r w:rsidRPr="00330620">
        <w:rPr>
          <w:rFonts w:ascii="Times New Roman" w:hAnsi="Times New Roman" w:cs="Times New Roman"/>
          <w:b/>
        </w:rPr>
        <w:t>132</w:t>
      </w:r>
      <w:r w:rsidRPr="00330620">
        <w:rPr>
          <w:rFonts w:ascii="Times New Roman" w:hAnsi="Times New Roman" w:cs="Times New Roman"/>
        </w:rPr>
        <w:t>, 75 (2011).</w:t>
      </w:r>
    </w:p>
    <w:p w14:paraId="2AB1BA97" w14:textId="77777777" w:rsidR="00E469AE" w:rsidRPr="00330620" w:rsidRDefault="00AD7F58">
      <w:pPr>
        <w:pStyle w:val="Bibliography"/>
        <w:rPr>
          <w:rFonts w:ascii="Times New Roman" w:hAnsi="Times New Roman" w:cs="Times New Roman"/>
        </w:rPr>
      </w:pPr>
      <w:bookmarkStart w:id="56" w:name="ref-Bai2011"/>
      <w:bookmarkEnd w:id="55"/>
      <w:r w:rsidRPr="00330620">
        <w:rPr>
          <w:rFonts w:ascii="Times New Roman" w:hAnsi="Times New Roman" w:cs="Times New Roman"/>
        </w:rPr>
        <w:t xml:space="preserve">[18] X.-Y. Bai, Y. Ma, R. Ding, B. Fu, S. Shi, and X.-M. Chen, </w:t>
      </w:r>
      <w:r w:rsidRPr="00330620">
        <w:rPr>
          <w:rFonts w:ascii="Times New Roman" w:hAnsi="Times New Roman" w:cs="Times New Roman"/>
          <w:i/>
        </w:rPr>
        <w:t>miR-335 and miR-34a Promote Renal Senescence by Suppressing Mitochondrial Antioxidative Enzymes</w:t>
      </w:r>
      <w:r w:rsidRPr="00330620">
        <w:rPr>
          <w:rFonts w:ascii="Times New Roman" w:hAnsi="Times New Roman" w:cs="Times New Roman"/>
        </w:rPr>
        <w:t xml:space="preserve">, Journal of the American Society of Nephrology </w:t>
      </w:r>
      <w:r w:rsidRPr="00330620">
        <w:rPr>
          <w:rFonts w:ascii="Times New Roman" w:hAnsi="Times New Roman" w:cs="Times New Roman"/>
          <w:b/>
        </w:rPr>
        <w:t>22</w:t>
      </w:r>
      <w:r w:rsidRPr="00330620">
        <w:rPr>
          <w:rFonts w:ascii="Times New Roman" w:hAnsi="Times New Roman" w:cs="Times New Roman"/>
        </w:rPr>
        <w:t>, 1252 (2011).</w:t>
      </w:r>
    </w:p>
    <w:p w14:paraId="7F4FF144" w14:textId="77777777" w:rsidR="00E469AE" w:rsidRPr="00330620" w:rsidRDefault="00AD7F58">
      <w:pPr>
        <w:pStyle w:val="Bibliography"/>
        <w:rPr>
          <w:rFonts w:ascii="Times New Roman" w:hAnsi="Times New Roman" w:cs="Times New Roman"/>
        </w:rPr>
      </w:pPr>
      <w:bookmarkStart w:id="57" w:name="ref-Navarro2015"/>
      <w:bookmarkEnd w:id="56"/>
      <w:r w:rsidRPr="00330620">
        <w:rPr>
          <w:rFonts w:ascii="Times New Roman" w:hAnsi="Times New Roman" w:cs="Times New Roman"/>
        </w:rPr>
        <w:t xml:space="preserve">[19] F. Navarro and J. Lieberman, </w:t>
      </w:r>
      <w:r w:rsidRPr="00330620">
        <w:rPr>
          <w:rFonts w:ascii="Times New Roman" w:hAnsi="Times New Roman" w:cs="Times New Roman"/>
          <w:i/>
        </w:rPr>
        <w:t>miR-34 and p53: New Insights into a Complex Functional Relationship</w:t>
      </w:r>
      <w:r w:rsidRPr="00330620">
        <w:rPr>
          <w:rFonts w:ascii="Times New Roman" w:hAnsi="Times New Roman" w:cs="Times New Roman"/>
        </w:rPr>
        <w:t xml:space="preserve">, </w:t>
      </w:r>
      <w:proofErr w:type="spellStart"/>
      <w:r w:rsidRPr="00330620">
        <w:rPr>
          <w:rFonts w:ascii="Times New Roman" w:hAnsi="Times New Roman" w:cs="Times New Roman"/>
        </w:rPr>
        <w:t>PLoS</w:t>
      </w:r>
      <w:proofErr w:type="spellEnd"/>
      <w:r w:rsidRPr="00330620">
        <w:rPr>
          <w:rFonts w:ascii="Times New Roman" w:hAnsi="Times New Roman" w:cs="Times New Roman"/>
        </w:rPr>
        <w:t xml:space="preserve"> ONE </w:t>
      </w:r>
      <w:r w:rsidRPr="00330620">
        <w:rPr>
          <w:rFonts w:ascii="Times New Roman" w:hAnsi="Times New Roman" w:cs="Times New Roman"/>
          <w:b/>
        </w:rPr>
        <w:t>10</w:t>
      </w:r>
      <w:r w:rsidRPr="00330620">
        <w:rPr>
          <w:rFonts w:ascii="Times New Roman" w:hAnsi="Times New Roman" w:cs="Times New Roman"/>
        </w:rPr>
        <w:t>, (2015).</w:t>
      </w:r>
    </w:p>
    <w:p w14:paraId="38E7C9AC" w14:textId="77777777" w:rsidR="00E469AE" w:rsidRPr="00330620" w:rsidRDefault="00AD7F58">
      <w:pPr>
        <w:pStyle w:val="Bibliography"/>
        <w:rPr>
          <w:rFonts w:ascii="Times New Roman" w:hAnsi="Times New Roman" w:cs="Times New Roman"/>
        </w:rPr>
      </w:pPr>
      <w:bookmarkStart w:id="58" w:name="ref-Italiano2012"/>
      <w:bookmarkEnd w:id="57"/>
      <w:r w:rsidRPr="00330620">
        <w:rPr>
          <w:rFonts w:ascii="Times New Roman" w:hAnsi="Times New Roman" w:cs="Times New Roman"/>
        </w:rPr>
        <w:t xml:space="preserve">[20] D. </w:t>
      </w:r>
      <w:proofErr w:type="spellStart"/>
      <w:r w:rsidRPr="00330620">
        <w:rPr>
          <w:rFonts w:ascii="Times New Roman" w:hAnsi="Times New Roman" w:cs="Times New Roman"/>
        </w:rPr>
        <w:t>Italiano</w:t>
      </w:r>
      <w:proofErr w:type="spellEnd"/>
      <w:r w:rsidRPr="00330620">
        <w:rPr>
          <w:rFonts w:ascii="Times New Roman" w:hAnsi="Times New Roman" w:cs="Times New Roman"/>
        </w:rPr>
        <w:t xml:space="preserve">, A. M. Lena, G. </w:t>
      </w:r>
      <w:proofErr w:type="spellStart"/>
      <w:r w:rsidRPr="00330620">
        <w:rPr>
          <w:rFonts w:ascii="Times New Roman" w:hAnsi="Times New Roman" w:cs="Times New Roman"/>
        </w:rPr>
        <w:t>Melino</w:t>
      </w:r>
      <w:proofErr w:type="spellEnd"/>
      <w:r w:rsidRPr="00330620">
        <w:rPr>
          <w:rFonts w:ascii="Times New Roman" w:hAnsi="Times New Roman" w:cs="Times New Roman"/>
        </w:rPr>
        <w:t xml:space="preserve">, and E. Candi, </w:t>
      </w:r>
      <w:r w:rsidRPr="00330620">
        <w:rPr>
          <w:rFonts w:ascii="Times New Roman" w:hAnsi="Times New Roman" w:cs="Times New Roman"/>
          <w:i/>
        </w:rPr>
        <w:t>Identification of NCF2/p67phox as a novel p53 target gene</w:t>
      </w:r>
      <w:r w:rsidRPr="00330620">
        <w:rPr>
          <w:rFonts w:ascii="Times New Roman" w:hAnsi="Times New Roman" w:cs="Times New Roman"/>
        </w:rPr>
        <w:t xml:space="preserve">, Cell Cycle </w:t>
      </w:r>
      <w:r w:rsidRPr="00330620">
        <w:rPr>
          <w:rFonts w:ascii="Times New Roman" w:hAnsi="Times New Roman" w:cs="Times New Roman"/>
          <w:b/>
        </w:rPr>
        <w:t>11</w:t>
      </w:r>
      <w:r w:rsidRPr="00330620">
        <w:rPr>
          <w:rFonts w:ascii="Times New Roman" w:hAnsi="Times New Roman" w:cs="Times New Roman"/>
        </w:rPr>
        <w:t>, 4589 (2012).</w:t>
      </w:r>
    </w:p>
    <w:p w14:paraId="2F308AA6" w14:textId="77777777" w:rsidR="00E469AE" w:rsidRPr="00330620" w:rsidRDefault="00AD7F58">
      <w:pPr>
        <w:pStyle w:val="Bibliography"/>
        <w:rPr>
          <w:rFonts w:ascii="Times New Roman" w:hAnsi="Times New Roman" w:cs="Times New Roman"/>
        </w:rPr>
      </w:pPr>
      <w:bookmarkStart w:id="59" w:name="ref-Chou2017"/>
      <w:bookmarkEnd w:id="58"/>
      <w:r w:rsidRPr="00330620">
        <w:rPr>
          <w:rFonts w:ascii="Times New Roman" w:hAnsi="Times New Roman" w:cs="Times New Roman"/>
        </w:rPr>
        <w:t xml:space="preserve">[21] H.-L. Chou, Y. Fong, C.-K. Wei, E.-M. Tsai, J. Y.-F. Chen, W.-T. Chang, C.-Y. Wu, H.-W. Huang, and C.-C. Chiu, </w:t>
      </w:r>
      <w:r w:rsidRPr="00330620">
        <w:rPr>
          <w:rFonts w:ascii="Times New Roman" w:hAnsi="Times New Roman" w:cs="Times New Roman"/>
          <w:i/>
        </w:rPr>
        <w:t xml:space="preserve">A Quinone-Containing Compound Enhances </w:t>
      </w:r>
      <w:proofErr w:type="spellStart"/>
      <w:r w:rsidRPr="00330620">
        <w:rPr>
          <w:rFonts w:ascii="Times New Roman" w:hAnsi="Times New Roman" w:cs="Times New Roman"/>
          <w:i/>
        </w:rPr>
        <w:t>Camptothecin</w:t>
      </w:r>
      <w:proofErr w:type="spellEnd"/>
      <w:r w:rsidRPr="00330620">
        <w:rPr>
          <w:rFonts w:ascii="Times New Roman" w:hAnsi="Times New Roman" w:cs="Times New Roman"/>
          <w:i/>
        </w:rPr>
        <w:t>-Induced Apoptosis of Lung Cancer Through Modulating Endogenous ROS and ERK Signaling</w:t>
      </w:r>
      <w:r w:rsidRPr="00330620">
        <w:rPr>
          <w:rFonts w:ascii="Times New Roman" w:hAnsi="Times New Roman" w:cs="Times New Roman"/>
        </w:rPr>
        <w:t xml:space="preserve">, </w:t>
      </w:r>
      <w:proofErr w:type="spellStart"/>
      <w:r w:rsidRPr="00330620">
        <w:rPr>
          <w:rFonts w:ascii="Times New Roman" w:hAnsi="Times New Roman" w:cs="Times New Roman"/>
        </w:rPr>
        <w:t>Archivum</w:t>
      </w:r>
      <w:proofErr w:type="spellEnd"/>
      <w:r w:rsidRPr="00330620">
        <w:rPr>
          <w:rFonts w:ascii="Times New Roman" w:hAnsi="Times New Roman" w:cs="Times New Roman"/>
        </w:rPr>
        <w:t xml:space="preserve"> </w:t>
      </w:r>
      <w:proofErr w:type="spellStart"/>
      <w:r w:rsidRPr="00330620">
        <w:rPr>
          <w:rFonts w:ascii="Times New Roman" w:hAnsi="Times New Roman" w:cs="Times New Roman"/>
        </w:rPr>
        <w:t>Immunologiae</w:t>
      </w:r>
      <w:proofErr w:type="spellEnd"/>
      <w:r w:rsidRPr="00330620">
        <w:rPr>
          <w:rFonts w:ascii="Times New Roman" w:hAnsi="Times New Roman" w:cs="Times New Roman"/>
        </w:rPr>
        <w:t xml:space="preserve"> et </w:t>
      </w:r>
      <w:proofErr w:type="spellStart"/>
      <w:r w:rsidRPr="00330620">
        <w:rPr>
          <w:rFonts w:ascii="Times New Roman" w:hAnsi="Times New Roman" w:cs="Times New Roman"/>
        </w:rPr>
        <w:t>Therapiae</w:t>
      </w:r>
      <w:proofErr w:type="spellEnd"/>
      <w:r w:rsidRPr="00330620">
        <w:rPr>
          <w:rFonts w:ascii="Times New Roman" w:hAnsi="Times New Roman" w:cs="Times New Roman"/>
        </w:rPr>
        <w:t xml:space="preserve"> </w:t>
      </w:r>
      <w:proofErr w:type="spellStart"/>
      <w:r w:rsidRPr="00330620">
        <w:rPr>
          <w:rFonts w:ascii="Times New Roman" w:hAnsi="Times New Roman" w:cs="Times New Roman"/>
        </w:rPr>
        <w:t>Experimentalis</w:t>
      </w:r>
      <w:proofErr w:type="spellEnd"/>
      <w:r w:rsidRPr="00330620">
        <w:rPr>
          <w:rFonts w:ascii="Times New Roman" w:hAnsi="Times New Roman" w:cs="Times New Roman"/>
        </w:rPr>
        <w:t xml:space="preserve"> </w:t>
      </w:r>
      <w:r w:rsidRPr="00330620">
        <w:rPr>
          <w:rFonts w:ascii="Times New Roman" w:hAnsi="Times New Roman" w:cs="Times New Roman"/>
          <w:b/>
        </w:rPr>
        <w:t>65</w:t>
      </w:r>
      <w:r w:rsidRPr="00330620">
        <w:rPr>
          <w:rFonts w:ascii="Times New Roman" w:hAnsi="Times New Roman" w:cs="Times New Roman"/>
        </w:rPr>
        <w:t>, 241 (2017).</w:t>
      </w:r>
    </w:p>
    <w:p w14:paraId="7443E0DC" w14:textId="77777777" w:rsidR="00E469AE" w:rsidRPr="00330620" w:rsidRDefault="00AD7F58">
      <w:pPr>
        <w:pStyle w:val="Bibliography"/>
        <w:rPr>
          <w:rFonts w:ascii="Times New Roman" w:hAnsi="Times New Roman" w:cs="Times New Roman"/>
        </w:rPr>
      </w:pPr>
      <w:bookmarkStart w:id="60" w:name="ref-Serocki2018"/>
      <w:bookmarkEnd w:id="59"/>
      <w:r w:rsidRPr="00330620">
        <w:rPr>
          <w:rFonts w:ascii="Times New Roman" w:hAnsi="Times New Roman" w:cs="Times New Roman"/>
        </w:rPr>
        <w:t xml:space="preserve">[22] M. </w:t>
      </w:r>
      <w:proofErr w:type="spellStart"/>
      <w:r w:rsidRPr="00330620">
        <w:rPr>
          <w:rFonts w:ascii="Times New Roman" w:hAnsi="Times New Roman" w:cs="Times New Roman"/>
        </w:rPr>
        <w:t>Serocki</w:t>
      </w:r>
      <w:proofErr w:type="spellEnd"/>
      <w:r w:rsidRPr="00330620">
        <w:rPr>
          <w:rFonts w:ascii="Times New Roman" w:hAnsi="Times New Roman" w:cs="Times New Roman"/>
        </w:rPr>
        <w:t xml:space="preserve">, S. </w:t>
      </w:r>
      <w:proofErr w:type="spellStart"/>
      <w:r w:rsidRPr="00330620">
        <w:rPr>
          <w:rFonts w:ascii="Times New Roman" w:hAnsi="Times New Roman" w:cs="Times New Roman"/>
        </w:rPr>
        <w:t>Bartoszewska</w:t>
      </w:r>
      <w:proofErr w:type="spellEnd"/>
      <w:r w:rsidRPr="00330620">
        <w:rPr>
          <w:rFonts w:ascii="Times New Roman" w:hAnsi="Times New Roman" w:cs="Times New Roman"/>
        </w:rPr>
        <w:t xml:space="preserve">, A. </w:t>
      </w:r>
      <w:proofErr w:type="spellStart"/>
      <w:r w:rsidRPr="00330620">
        <w:rPr>
          <w:rFonts w:ascii="Times New Roman" w:hAnsi="Times New Roman" w:cs="Times New Roman"/>
        </w:rPr>
        <w:t>Janaszak-Jasiecka</w:t>
      </w:r>
      <w:proofErr w:type="spellEnd"/>
      <w:r w:rsidRPr="00330620">
        <w:rPr>
          <w:rFonts w:ascii="Times New Roman" w:hAnsi="Times New Roman" w:cs="Times New Roman"/>
        </w:rPr>
        <w:t xml:space="preserve">, R. J. </w:t>
      </w:r>
      <w:proofErr w:type="spellStart"/>
      <w:r w:rsidRPr="00330620">
        <w:rPr>
          <w:rFonts w:ascii="Times New Roman" w:hAnsi="Times New Roman" w:cs="Times New Roman"/>
        </w:rPr>
        <w:t>Ochocka</w:t>
      </w:r>
      <w:proofErr w:type="spellEnd"/>
      <w:r w:rsidRPr="00330620">
        <w:rPr>
          <w:rFonts w:ascii="Times New Roman" w:hAnsi="Times New Roman" w:cs="Times New Roman"/>
        </w:rPr>
        <w:t xml:space="preserve">, J. F. </w:t>
      </w:r>
      <w:proofErr w:type="spellStart"/>
      <w:r w:rsidRPr="00330620">
        <w:rPr>
          <w:rFonts w:ascii="Times New Roman" w:hAnsi="Times New Roman" w:cs="Times New Roman"/>
        </w:rPr>
        <w:t>Collawn</w:t>
      </w:r>
      <w:proofErr w:type="spellEnd"/>
      <w:r w:rsidRPr="00330620">
        <w:rPr>
          <w:rFonts w:ascii="Times New Roman" w:hAnsi="Times New Roman" w:cs="Times New Roman"/>
        </w:rPr>
        <w:t xml:space="preserve">, and R. Bartoszewski, </w:t>
      </w:r>
      <w:r w:rsidRPr="00330620">
        <w:rPr>
          <w:rFonts w:ascii="Times New Roman" w:hAnsi="Times New Roman" w:cs="Times New Roman"/>
          <w:i/>
        </w:rPr>
        <w:t>miRNAs regulate the HIF switch during hypoxia: a novel therapeutic target</w:t>
      </w:r>
      <w:r w:rsidRPr="00330620">
        <w:rPr>
          <w:rFonts w:ascii="Times New Roman" w:hAnsi="Times New Roman" w:cs="Times New Roman"/>
        </w:rPr>
        <w:t xml:space="preserve">, Angiogenesis </w:t>
      </w:r>
      <w:r w:rsidRPr="00330620">
        <w:rPr>
          <w:rFonts w:ascii="Times New Roman" w:hAnsi="Times New Roman" w:cs="Times New Roman"/>
          <w:b/>
        </w:rPr>
        <w:t>21</w:t>
      </w:r>
      <w:r w:rsidRPr="00330620">
        <w:rPr>
          <w:rFonts w:ascii="Times New Roman" w:hAnsi="Times New Roman" w:cs="Times New Roman"/>
        </w:rPr>
        <w:t>, 183 (2018).</w:t>
      </w:r>
    </w:p>
    <w:p w14:paraId="6B1660F7" w14:textId="77777777" w:rsidR="00E469AE" w:rsidRPr="00330620" w:rsidRDefault="00AD7F58">
      <w:pPr>
        <w:pStyle w:val="Bibliography"/>
        <w:rPr>
          <w:rFonts w:ascii="Times New Roman" w:hAnsi="Times New Roman" w:cs="Times New Roman"/>
        </w:rPr>
      </w:pPr>
      <w:bookmarkStart w:id="61" w:name="ref-Shang2017"/>
      <w:bookmarkEnd w:id="60"/>
      <w:r w:rsidRPr="00330620">
        <w:rPr>
          <w:rFonts w:ascii="Times New Roman" w:hAnsi="Times New Roman" w:cs="Times New Roman"/>
        </w:rPr>
        <w:t xml:space="preserve">[23] Y. Shang, H. Chen, J. Ye, X. Wei, S. Liu, and R. Wang, </w:t>
      </w:r>
      <w:r w:rsidRPr="00330620">
        <w:rPr>
          <w:rFonts w:ascii="Times New Roman" w:hAnsi="Times New Roman" w:cs="Times New Roman"/>
          <w:i/>
        </w:rPr>
        <w:t>HIF-1a/Ascl2/miR-200b regulatory feedback circuit modulated the epithelial-mesenchymal transition (EMT) in colorectal cancer cells</w:t>
      </w:r>
      <w:r w:rsidRPr="00330620">
        <w:rPr>
          <w:rFonts w:ascii="Times New Roman" w:hAnsi="Times New Roman" w:cs="Times New Roman"/>
        </w:rPr>
        <w:t xml:space="preserve">, Experimental Cell Research </w:t>
      </w:r>
      <w:r w:rsidRPr="00330620">
        <w:rPr>
          <w:rFonts w:ascii="Times New Roman" w:hAnsi="Times New Roman" w:cs="Times New Roman"/>
          <w:b/>
        </w:rPr>
        <w:t>360</w:t>
      </w:r>
      <w:r w:rsidRPr="00330620">
        <w:rPr>
          <w:rFonts w:ascii="Times New Roman" w:hAnsi="Times New Roman" w:cs="Times New Roman"/>
        </w:rPr>
        <w:t>, 243 (2017).</w:t>
      </w:r>
    </w:p>
    <w:p w14:paraId="5492C61C" w14:textId="77777777" w:rsidR="00E469AE" w:rsidRPr="00330620" w:rsidRDefault="00AD7F58">
      <w:pPr>
        <w:pStyle w:val="Bibliography"/>
        <w:rPr>
          <w:rFonts w:ascii="Times New Roman" w:hAnsi="Times New Roman" w:cs="Times New Roman"/>
        </w:rPr>
      </w:pPr>
      <w:bookmarkStart w:id="62" w:name="ref-Byun2019"/>
      <w:bookmarkEnd w:id="61"/>
      <w:r w:rsidRPr="00330620">
        <w:rPr>
          <w:rFonts w:ascii="Times New Roman" w:hAnsi="Times New Roman" w:cs="Times New Roman"/>
        </w:rPr>
        <w:t xml:space="preserve">[24] Y. Byun, Y.-C. Choi, Y. </w:t>
      </w:r>
      <w:proofErr w:type="spellStart"/>
      <w:r w:rsidRPr="00330620">
        <w:rPr>
          <w:rFonts w:ascii="Times New Roman" w:hAnsi="Times New Roman" w:cs="Times New Roman"/>
        </w:rPr>
        <w:t>Jeong</w:t>
      </w:r>
      <w:proofErr w:type="spellEnd"/>
      <w:r w:rsidRPr="00330620">
        <w:rPr>
          <w:rFonts w:ascii="Times New Roman" w:hAnsi="Times New Roman" w:cs="Times New Roman"/>
        </w:rPr>
        <w:t xml:space="preserve">, G. Lee, S. Yoon, Y. </w:t>
      </w:r>
      <w:proofErr w:type="spellStart"/>
      <w:r w:rsidRPr="00330620">
        <w:rPr>
          <w:rFonts w:ascii="Times New Roman" w:hAnsi="Times New Roman" w:cs="Times New Roman"/>
        </w:rPr>
        <w:t>Jeong</w:t>
      </w:r>
      <w:proofErr w:type="spellEnd"/>
      <w:r w:rsidRPr="00330620">
        <w:rPr>
          <w:rFonts w:ascii="Times New Roman" w:hAnsi="Times New Roman" w:cs="Times New Roman"/>
        </w:rPr>
        <w:t xml:space="preserve">, J. Yoon, and K. </w:t>
      </w:r>
      <w:proofErr w:type="spellStart"/>
      <w:r w:rsidRPr="00330620">
        <w:rPr>
          <w:rFonts w:ascii="Times New Roman" w:hAnsi="Times New Roman" w:cs="Times New Roman"/>
        </w:rPr>
        <w:t>Baek</w:t>
      </w:r>
      <w:proofErr w:type="spellEnd"/>
      <w:r w:rsidRPr="00330620">
        <w:rPr>
          <w:rFonts w:ascii="Times New Roman" w:hAnsi="Times New Roman" w:cs="Times New Roman"/>
        </w:rPr>
        <w:t xml:space="preserve">, </w:t>
      </w:r>
      <w:r w:rsidRPr="00330620">
        <w:rPr>
          <w:rFonts w:ascii="Times New Roman" w:hAnsi="Times New Roman" w:cs="Times New Roman"/>
          <w:i/>
        </w:rPr>
        <w:t>MiR-200c downregulates HIF-1a and inhibits migration of lung cancer cells</w:t>
      </w:r>
      <w:r w:rsidRPr="00330620">
        <w:rPr>
          <w:rFonts w:ascii="Times New Roman" w:hAnsi="Times New Roman" w:cs="Times New Roman"/>
        </w:rPr>
        <w:t xml:space="preserve">, Cellular &amp; Molecular Biology Letters </w:t>
      </w:r>
      <w:r w:rsidRPr="00330620">
        <w:rPr>
          <w:rFonts w:ascii="Times New Roman" w:hAnsi="Times New Roman" w:cs="Times New Roman"/>
          <w:b/>
        </w:rPr>
        <w:t>24</w:t>
      </w:r>
      <w:r w:rsidRPr="00330620">
        <w:rPr>
          <w:rFonts w:ascii="Times New Roman" w:hAnsi="Times New Roman" w:cs="Times New Roman"/>
        </w:rPr>
        <w:t>, 28 (2019).</w:t>
      </w:r>
    </w:p>
    <w:p w14:paraId="1DC70D0C" w14:textId="77777777" w:rsidR="00E469AE" w:rsidRPr="00330620" w:rsidRDefault="00AD7F58">
      <w:pPr>
        <w:pStyle w:val="Bibliography"/>
        <w:rPr>
          <w:rFonts w:ascii="Times New Roman" w:hAnsi="Times New Roman" w:cs="Times New Roman"/>
        </w:rPr>
      </w:pPr>
      <w:bookmarkStart w:id="63" w:name="ref-Xu2015"/>
      <w:bookmarkEnd w:id="62"/>
      <w:r w:rsidRPr="00330620">
        <w:rPr>
          <w:rFonts w:ascii="Times New Roman" w:hAnsi="Times New Roman" w:cs="Times New Roman"/>
        </w:rPr>
        <w:t xml:space="preserve">[25] X. Xu, X. Tan, B. </w:t>
      </w:r>
      <w:proofErr w:type="spellStart"/>
      <w:r w:rsidRPr="00330620">
        <w:rPr>
          <w:rFonts w:ascii="Times New Roman" w:hAnsi="Times New Roman" w:cs="Times New Roman"/>
        </w:rPr>
        <w:t>Tampe</w:t>
      </w:r>
      <w:proofErr w:type="spellEnd"/>
      <w:r w:rsidRPr="00330620">
        <w:rPr>
          <w:rFonts w:ascii="Times New Roman" w:hAnsi="Times New Roman" w:cs="Times New Roman"/>
        </w:rPr>
        <w:t xml:space="preserve">, E. Sanchez, M. </w:t>
      </w:r>
      <w:proofErr w:type="spellStart"/>
      <w:r w:rsidRPr="00330620">
        <w:rPr>
          <w:rFonts w:ascii="Times New Roman" w:hAnsi="Times New Roman" w:cs="Times New Roman"/>
        </w:rPr>
        <w:t>Zeisberg</w:t>
      </w:r>
      <w:proofErr w:type="spellEnd"/>
      <w:r w:rsidRPr="00330620">
        <w:rPr>
          <w:rFonts w:ascii="Times New Roman" w:hAnsi="Times New Roman" w:cs="Times New Roman"/>
        </w:rPr>
        <w:t xml:space="preserve">, and E. M. </w:t>
      </w:r>
      <w:proofErr w:type="spellStart"/>
      <w:r w:rsidRPr="00330620">
        <w:rPr>
          <w:rFonts w:ascii="Times New Roman" w:hAnsi="Times New Roman" w:cs="Times New Roman"/>
        </w:rPr>
        <w:t>Zeisberg</w:t>
      </w:r>
      <w:proofErr w:type="spellEnd"/>
      <w:r w:rsidRPr="00330620">
        <w:rPr>
          <w:rFonts w:ascii="Times New Roman" w:hAnsi="Times New Roman" w:cs="Times New Roman"/>
        </w:rPr>
        <w:t xml:space="preserve">, </w:t>
      </w:r>
      <w:r w:rsidRPr="00330620">
        <w:rPr>
          <w:rFonts w:ascii="Times New Roman" w:hAnsi="Times New Roman" w:cs="Times New Roman"/>
          <w:i/>
        </w:rPr>
        <w:t>Snail Is a Direct Target of Hypoxia-inducible Factor 1a (HIF1a) in Hypoxia-induced Endothelial to Mesenchymal Transition of Human Coronary Endothelial Cells*</w:t>
      </w:r>
      <w:r w:rsidRPr="00330620">
        <w:rPr>
          <w:rFonts w:ascii="Times New Roman" w:hAnsi="Times New Roman" w:cs="Times New Roman"/>
        </w:rPr>
        <w:t xml:space="preserve">, Journal of Biological Chemistry </w:t>
      </w:r>
      <w:r w:rsidRPr="00330620">
        <w:rPr>
          <w:rFonts w:ascii="Times New Roman" w:hAnsi="Times New Roman" w:cs="Times New Roman"/>
          <w:b/>
        </w:rPr>
        <w:t>290</w:t>
      </w:r>
      <w:r w:rsidRPr="00330620">
        <w:rPr>
          <w:rFonts w:ascii="Times New Roman" w:hAnsi="Times New Roman" w:cs="Times New Roman"/>
        </w:rPr>
        <w:t>, 16653 (2015).</w:t>
      </w:r>
    </w:p>
    <w:p w14:paraId="784C35E9" w14:textId="77777777" w:rsidR="00E469AE" w:rsidRPr="00330620" w:rsidRDefault="00AD7F58">
      <w:pPr>
        <w:pStyle w:val="Bibliography"/>
        <w:rPr>
          <w:rFonts w:ascii="Times New Roman" w:hAnsi="Times New Roman" w:cs="Times New Roman"/>
        </w:rPr>
      </w:pPr>
      <w:bookmarkStart w:id="64" w:name="ref-Chou2014"/>
      <w:bookmarkEnd w:id="63"/>
      <w:r w:rsidRPr="00330620">
        <w:rPr>
          <w:rFonts w:ascii="Times New Roman" w:hAnsi="Times New Roman" w:cs="Times New Roman"/>
        </w:rPr>
        <w:t xml:space="preserve">[26] C.-C. Chou, K.-H. Lee, I.-L. Lai, D. Wang, X. Mo, S. K. </w:t>
      </w:r>
      <w:proofErr w:type="spellStart"/>
      <w:r w:rsidRPr="00330620">
        <w:rPr>
          <w:rFonts w:ascii="Times New Roman" w:hAnsi="Times New Roman" w:cs="Times New Roman"/>
        </w:rPr>
        <w:t>Kulp</w:t>
      </w:r>
      <w:proofErr w:type="spellEnd"/>
      <w:r w:rsidRPr="00330620">
        <w:rPr>
          <w:rFonts w:ascii="Times New Roman" w:hAnsi="Times New Roman" w:cs="Times New Roman"/>
        </w:rPr>
        <w:t xml:space="preserve">, C. L. Shapiro, and C.-S. Chen, </w:t>
      </w:r>
      <w:r w:rsidRPr="00330620">
        <w:rPr>
          <w:rFonts w:ascii="Times New Roman" w:hAnsi="Times New Roman" w:cs="Times New Roman"/>
          <w:i/>
        </w:rPr>
        <w:t>AMPK Reverses the Mesenchymal Phenotype of Cancer Cells by Targeting the Akt–MDM2–Foxo3a Signaling Axis</w:t>
      </w:r>
      <w:r w:rsidRPr="00330620">
        <w:rPr>
          <w:rFonts w:ascii="Times New Roman" w:hAnsi="Times New Roman" w:cs="Times New Roman"/>
        </w:rPr>
        <w:t xml:space="preserve">, Cancer Research </w:t>
      </w:r>
      <w:r w:rsidRPr="00330620">
        <w:rPr>
          <w:rFonts w:ascii="Times New Roman" w:hAnsi="Times New Roman" w:cs="Times New Roman"/>
          <w:b/>
        </w:rPr>
        <w:t>74</w:t>
      </w:r>
      <w:r w:rsidRPr="00330620">
        <w:rPr>
          <w:rFonts w:ascii="Times New Roman" w:hAnsi="Times New Roman" w:cs="Times New Roman"/>
        </w:rPr>
        <w:t>, 4783 (2014).</w:t>
      </w:r>
    </w:p>
    <w:p w14:paraId="1EBD2076" w14:textId="77777777" w:rsidR="00E469AE" w:rsidRPr="00330620" w:rsidRDefault="00AD7F58">
      <w:pPr>
        <w:pStyle w:val="Bibliography"/>
        <w:rPr>
          <w:rFonts w:ascii="Times New Roman" w:hAnsi="Times New Roman" w:cs="Times New Roman"/>
        </w:rPr>
      </w:pPr>
      <w:bookmarkStart w:id="65" w:name="ref-Ohshima2019"/>
      <w:bookmarkEnd w:id="64"/>
      <w:r w:rsidRPr="00330620">
        <w:rPr>
          <w:rFonts w:ascii="Times New Roman" w:hAnsi="Times New Roman" w:cs="Times New Roman"/>
        </w:rPr>
        <w:t xml:space="preserve">[27] J. Ohshima, Q. Wang, Z. R. </w:t>
      </w:r>
      <w:proofErr w:type="spellStart"/>
      <w:r w:rsidRPr="00330620">
        <w:rPr>
          <w:rFonts w:ascii="Times New Roman" w:hAnsi="Times New Roman" w:cs="Times New Roman"/>
        </w:rPr>
        <w:t>Fitzsimonds</w:t>
      </w:r>
      <w:proofErr w:type="spellEnd"/>
      <w:r w:rsidRPr="00330620">
        <w:rPr>
          <w:rFonts w:ascii="Times New Roman" w:hAnsi="Times New Roman" w:cs="Times New Roman"/>
        </w:rPr>
        <w:t xml:space="preserve">, D. P. Miller, M. N. </w:t>
      </w:r>
      <w:proofErr w:type="spellStart"/>
      <w:r w:rsidRPr="00330620">
        <w:rPr>
          <w:rFonts w:ascii="Times New Roman" w:hAnsi="Times New Roman" w:cs="Times New Roman"/>
        </w:rPr>
        <w:t>Sztukowska</w:t>
      </w:r>
      <w:proofErr w:type="spellEnd"/>
      <w:r w:rsidRPr="00330620">
        <w:rPr>
          <w:rFonts w:ascii="Times New Roman" w:hAnsi="Times New Roman" w:cs="Times New Roman"/>
        </w:rPr>
        <w:t xml:space="preserve">, Y.-J. Jung, M. Hayashi, M. </w:t>
      </w:r>
      <w:proofErr w:type="spellStart"/>
      <w:r w:rsidRPr="00330620">
        <w:rPr>
          <w:rFonts w:ascii="Times New Roman" w:hAnsi="Times New Roman" w:cs="Times New Roman"/>
        </w:rPr>
        <w:t>Whiteley</w:t>
      </w:r>
      <w:proofErr w:type="spellEnd"/>
      <w:r w:rsidRPr="00330620">
        <w:rPr>
          <w:rFonts w:ascii="Times New Roman" w:hAnsi="Times New Roman" w:cs="Times New Roman"/>
        </w:rPr>
        <w:t xml:space="preserve">, and R. J. Lamont, </w:t>
      </w:r>
      <w:r w:rsidRPr="00330620">
        <w:rPr>
          <w:rFonts w:ascii="Times New Roman" w:hAnsi="Times New Roman" w:cs="Times New Roman"/>
          <w:i/>
        </w:rPr>
        <w:t xml:space="preserve">Streptococcus </w:t>
      </w:r>
      <w:proofErr w:type="spellStart"/>
      <w:r w:rsidRPr="00330620">
        <w:rPr>
          <w:rFonts w:ascii="Times New Roman" w:hAnsi="Times New Roman" w:cs="Times New Roman"/>
          <w:i/>
        </w:rPr>
        <w:t>gordonii</w:t>
      </w:r>
      <w:proofErr w:type="spellEnd"/>
      <w:r w:rsidRPr="00330620">
        <w:rPr>
          <w:rFonts w:ascii="Times New Roman" w:hAnsi="Times New Roman" w:cs="Times New Roman"/>
          <w:i/>
        </w:rPr>
        <w:t xml:space="preserve"> programs epithelial cells to resist ZEB2 induction by </w:t>
      </w:r>
      <w:proofErr w:type="spellStart"/>
      <w:r w:rsidRPr="00330620">
        <w:rPr>
          <w:rFonts w:ascii="Times New Roman" w:hAnsi="Times New Roman" w:cs="Times New Roman"/>
          <w:i/>
        </w:rPr>
        <w:t>Porphyromonas</w:t>
      </w:r>
      <w:proofErr w:type="spellEnd"/>
      <w:r w:rsidRPr="00330620">
        <w:rPr>
          <w:rFonts w:ascii="Times New Roman" w:hAnsi="Times New Roman" w:cs="Times New Roman"/>
          <w:i/>
        </w:rPr>
        <w:t xml:space="preserve"> </w:t>
      </w:r>
      <w:proofErr w:type="spellStart"/>
      <w:r w:rsidRPr="00330620">
        <w:rPr>
          <w:rFonts w:ascii="Times New Roman" w:hAnsi="Times New Roman" w:cs="Times New Roman"/>
          <w:i/>
        </w:rPr>
        <w:t>gingivalis</w:t>
      </w:r>
      <w:proofErr w:type="spellEnd"/>
      <w:r w:rsidRPr="00330620">
        <w:rPr>
          <w:rFonts w:ascii="Times New Roman" w:hAnsi="Times New Roman" w:cs="Times New Roman"/>
        </w:rPr>
        <w:t xml:space="preserve">, Proceedings of the National Academy of Sciences </w:t>
      </w:r>
      <w:r w:rsidRPr="00330620">
        <w:rPr>
          <w:rFonts w:ascii="Times New Roman" w:hAnsi="Times New Roman" w:cs="Times New Roman"/>
          <w:b/>
        </w:rPr>
        <w:t>116</w:t>
      </w:r>
      <w:r w:rsidRPr="00330620">
        <w:rPr>
          <w:rFonts w:ascii="Times New Roman" w:hAnsi="Times New Roman" w:cs="Times New Roman"/>
        </w:rPr>
        <w:t>, 201900101 (2019).</w:t>
      </w:r>
    </w:p>
    <w:p w14:paraId="5893093C" w14:textId="77777777" w:rsidR="00E469AE" w:rsidRPr="00330620" w:rsidRDefault="00AD7F58">
      <w:pPr>
        <w:pStyle w:val="Bibliography"/>
        <w:rPr>
          <w:rFonts w:ascii="Times New Roman" w:hAnsi="Times New Roman" w:cs="Times New Roman"/>
        </w:rPr>
      </w:pPr>
      <w:bookmarkStart w:id="66" w:name="ref-Huang2015"/>
      <w:bookmarkEnd w:id="65"/>
      <w:r w:rsidRPr="00330620">
        <w:rPr>
          <w:rFonts w:ascii="Times New Roman" w:hAnsi="Times New Roman" w:cs="Times New Roman"/>
        </w:rPr>
        <w:t xml:space="preserve">[28] W. Huang, J. Cao, X. Liu, F. Meng, M. Li, B. Chen, and J. Zhang, </w:t>
      </w:r>
      <w:r w:rsidRPr="00330620">
        <w:rPr>
          <w:rFonts w:ascii="Times New Roman" w:hAnsi="Times New Roman" w:cs="Times New Roman"/>
          <w:i/>
        </w:rPr>
        <w:t>AMPK Plays a Dual Role in Regulation of CREB/BDNF Pathway in Mouse Primary Hippocampal Cells</w:t>
      </w:r>
      <w:r w:rsidRPr="00330620">
        <w:rPr>
          <w:rFonts w:ascii="Times New Roman" w:hAnsi="Times New Roman" w:cs="Times New Roman"/>
        </w:rPr>
        <w:t xml:space="preserve">, Journal of Molecular Neuroscience </w:t>
      </w:r>
      <w:r w:rsidRPr="00330620">
        <w:rPr>
          <w:rFonts w:ascii="Times New Roman" w:hAnsi="Times New Roman" w:cs="Times New Roman"/>
          <w:b/>
        </w:rPr>
        <w:t>56</w:t>
      </w:r>
      <w:r w:rsidRPr="00330620">
        <w:rPr>
          <w:rFonts w:ascii="Times New Roman" w:hAnsi="Times New Roman" w:cs="Times New Roman"/>
        </w:rPr>
        <w:t>, 782 (2015).</w:t>
      </w:r>
    </w:p>
    <w:p w14:paraId="1BD62FBF" w14:textId="77777777" w:rsidR="00E469AE" w:rsidRPr="00330620" w:rsidRDefault="00AD7F58">
      <w:pPr>
        <w:pStyle w:val="Bibliography"/>
        <w:rPr>
          <w:rFonts w:ascii="Times New Roman" w:hAnsi="Times New Roman" w:cs="Times New Roman"/>
        </w:rPr>
      </w:pPr>
      <w:bookmarkStart w:id="67" w:name="ref-Jin2019"/>
      <w:bookmarkEnd w:id="66"/>
      <w:r w:rsidRPr="00330620">
        <w:rPr>
          <w:rFonts w:ascii="Times New Roman" w:hAnsi="Times New Roman" w:cs="Times New Roman"/>
        </w:rPr>
        <w:t xml:space="preserve">[29] H. </w:t>
      </w:r>
      <w:proofErr w:type="spellStart"/>
      <w:r w:rsidRPr="00330620">
        <w:rPr>
          <w:rFonts w:ascii="Times New Roman" w:hAnsi="Times New Roman" w:cs="Times New Roman"/>
        </w:rPr>
        <w:t>Jin</w:t>
      </w:r>
      <w:proofErr w:type="spellEnd"/>
      <w:r w:rsidRPr="00330620">
        <w:rPr>
          <w:rFonts w:ascii="Times New Roman" w:hAnsi="Times New Roman" w:cs="Times New Roman"/>
        </w:rPr>
        <w:t xml:space="preserve">, L. </w:t>
      </w:r>
      <w:proofErr w:type="spellStart"/>
      <w:r w:rsidRPr="00330620">
        <w:rPr>
          <w:rFonts w:ascii="Times New Roman" w:hAnsi="Times New Roman" w:cs="Times New Roman"/>
        </w:rPr>
        <w:t>Xue</w:t>
      </w:r>
      <w:proofErr w:type="spellEnd"/>
      <w:r w:rsidRPr="00330620">
        <w:rPr>
          <w:rFonts w:ascii="Times New Roman" w:hAnsi="Times New Roman" w:cs="Times New Roman"/>
        </w:rPr>
        <w:t xml:space="preserve">, L. Mo, D. Zhang, X. Guo, J. Xu, J. Li, M. Peng, X. Zhao, M. Zhong, D. Xu, X.-R. Wu, H. Huang, and C. Huang, </w:t>
      </w:r>
      <w:r w:rsidRPr="00330620">
        <w:rPr>
          <w:rFonts w:ascii="Times New Roman" w:hAnsi="Times New Roman" w:cs="Times New Roman"/>
          <w:i/>
        </w:rPr>
        <w:t>Downregulation of miR-200c stabilizes XIAP mRNA and contributes to invasion and lung metastasis of bladder cancer</w:t>
      </w:r>
      <w:r w:rsidRPr="00330620">
        <w:rPr>
          <w:rFonts w:ascii="Times New Roman" w:hAnsi="Times New Roman" w:cs="Times New Roman"/>
        </w:rPr>
        <w:t xml:space="preserve">, Cell Adhesion &amp; Migration </w:t>
      </w:r>
      <w:r w:rsidRPr="00330620">
        <w:rPr>
          <w:rFonts w:ascii="Times New Roman" w:hAnsi="Times New Roman" w:cs="Times New Roman"/>
          <w:b/>
        </w:rPr>
        <w:t>13</w:t>
      </w:r>
      <w:r w:rsidRPr="00330620">
        <w:rPr>
          <w:rFonts w:ascii="Times New Roman" w:hAnsi="Times New Roman" w:cs="Times New Roman"/>
        </w:rPr>
        <w:t>, 236 (2019).</w:t>
      </w:r>
    </w:p>
    <w:p w14:paraId="02F269EA" w14:textId="77777777" w:rsidR="00E469AE" w:rsidRPr="00330620" w:rsidRDefault="00AD7F58">
      <w:pPr>
        <w:pStyle w:val="Bibliography"/>
        <w:rPr>
          <w:rFonts w:ascii="Times New Roman" w:hAnsi="Times New Roman" w:cs="Times New Roman"/>
        </w:rPr>
      </w:pPr>
      <w:bookmarkStart w:id="68" w:name="ref-Janin2016"/>
      <w:bookmarkEnd w:id="67"/>
      <w:r w:rsidRPr="00330620">
        <w:rPr>
          <w:rFonts w:ascii="Times New Roman" w:hAnsi="Times New Roman" w:cs="Times New Roman"/>
        </w:rPr>
        <w:t xml:space="preserve">[30] M. </w:t>
      </w:r>
      <w:proofErr w:type="spellStart"/>
      <w:r w:rsidRPr="00330620">
        <w:rPr>
          <w:rFonts w:ascii="Times New Roman" w:hAnsi="Times New Roman" w:cs="Times New Roman"/>
        </w:rPr>
        <w:t>Janin</w:t>
      </w:r>
      <w:proofErr w:type="spellEnd"/>
      <w:r w:rsidRPr="00330620">
        <w:rPr>
          <w:rFonts w:ascii="Times New Roman" w:hAnsi="Times New Roman" w:cs="Times New Roman"/>
        </w:rPr>
        <w:t xml:space="preserve"> and M. </w:t>
      </w:r>
      <w:proofErr w:type="spellStart"/>
      <w:r w:rsidRPr="00330620">
        <w:rPr>
          <w:rFonts w:ascii="Times New Roman" w:hAnsi="Times New Roman" w:cs="Times New Roman"/>
        </w:rPr>
        <w:t>Esteller</w:t>
      </w:r>
      <w:proofErr w:type="spellEnd"/>
      <w:r w:rsidRPr="00330620">
        <w:rPr>
          <w:rFonts w:ascii="Times New Roman" w:hAnsi="Times New Roman" w:cs="Times New Roman"/>
        </w:rPr>
        <w:t xml:space="preserve">, </w:t>
      </w:r>
      <w:r w:rsidRPr="00330620">
        <w:rPr>
          <w:rFonts w:ascii="Times New Roman" w:hAnsi="Times New Roman" w:cs="Times New Roman"/>
          <w:i/>
        </w:rPr>
        <w:t>Oncometabolite Accumulation and Epithelial-to-Mesenchymal Transition: The Turn of Fumarate</w:t>
      </w:r>
      <w:r w:rsidRPr="00330620">
        <w:rPr>
          <w:rFonts w:ascii="Times New Roman" w:hAnsi="Times New Roman" w:cs="Times New Roman"/>
        </w:rPr>
        <w:t xml:space="preserve">, Cell Metabolism </w:t>
      </w:r>
      <w:r w:rsidRPr="00330620">
        <w:rPr>
          <w:rFonts w:ascii="Times New Roman" w:hAnsi="Times New Roman" w:cs="Times New Roman"/>
          <w:b/>
        </w:rPr>
        <w:t>24</w:t>
      </w:r>
      <w:r w:rsidRPr="00330620">
        <w:rPr>
          <w:rFonts w:ascii="Times New Roman" w:hAnsi="Times New Roman" w:cs="Times New Roman"/>
        </w:rPr>
        <w:t>, 529 (2016).</w:t>
      </w:r>
    </w:p>
    <w:p w14:paraId="28D5D9FA" w14:textId="77777777" w:rsidR="00E469AE" w:rsidRPr="00330620" w:rsidRDefault="00AD7F58">
      <w:pPr>
        <w:pStyle w:val="Bibliography"/>
        <w:rPr>
          <w:rFonts w:ascii="Times New Roman" w:hAnsi="Times New Roman" w:cs="Times New Roman"/>
        </w:rPr>
      </w:pPr>
      <w:bookmarkStart w:id="69" w:name="ref-Zhang2019"/>
      <w:bookmarkEnd w:id="68"/>
      <w:r w:rsidRPr="00330620">
        <w:rPr>
          <w:rFonts w:ascii="Times New Roman" w:hAnsi="Times New Roman" w:cs="Times New Roman"/>
        </w:rPr>
        <w:t xml:space="preserve">[31] Q. Zhang, S. Zheng, S. Wang, W. Wang, H. Xing, and S. Xu, </w:t>
      </w:r>
      <w:r w:rsidRPr="00330620">
        <w:rPr>
          <w:rFonts w:ascii="Times New Roman" w:hAnsi="Times New Roman" w:cs="Times New Roman"/>
          <w:i/>
        </w:rPr>
        <w:t>Chlorpyrifos induced oxidative stress to promote apoptosis and autophagy through the regulation of miR-19a-AMPK axis in common carp</w:t>
      </w:r>
      <w:r w:rsidRPr="00330620">
        <w:rPr>
          <w:rFonts w:ascii="Times New Roman" w:hAnsi="Times New Roman" w:cs="Times New Roman"/>
        </w:rPr>
        <w:t xml:space="preserve">, Fish &amp; Shellfish Immunology </w:t>
      </w:r>
      <w:r w:rsidRPr="00330620">
        <w:rPr>
          <w:rFonts w:ascii="Times New Roman" w:hAnsi="Times New Roman" w:cs="Times New Roman"/>
          <w:b/>
        </w:rPr>
        <w:t>93</w:t>
      </w:r>
      <w:r w:rsidRPr="00330620">
        <w:rPr>
          <w:rFonts w:ascii="Times New Roman" w:hAnsi="Times New Roman" w:cs="Times New Roman"/>
        </w:rPr>
        <w:t>, 1093 (2019).</w:t>
      </w:r>
    </w:p>
    <w:p w14:paraId="2F18067E" w14:textId="77777777" w:rsidR="00E469AE" w:rsidRPr="00330620" w:rsidRDefault="00AD7F58">
      <w:pPr>
        <w:pStyle w:val="Bibliography"/>
        <w:rPr>
          <w:rFonts w:ascii="Times New Roman" w:hAnsi="Times New Roman" w:cs="Times New Roman"/>
        </w:rPr>
      </w:pPr>
      <w:bookmarkStart w:id="70" w:name="ref-Radisky2005"/>
      <w:bookmarkEnd w:id="69"/>
      <w:r w:rsidRPr="00330620">
        <w:rPr>
          <w:rFonts w:ascii="Times New Roman" w:hAnsi="Times New Roman" w:cs="Times New Roman"/>
        </w:rPr>
        <w:t xml:space="preserve">[32] D. C. </w:t>
      </w:r>
      <w:proofErr w:type="spellStart"/>
      <w:r w:rsidRPr="00330620">
        <w:rPr>
          <w:rFonts w:ascii="Times New Roman" w:hAnsi="Times New Roman" w:cs="Times New Roman"/>
        </w:rPr>
        <w:t>Radisky</w:t>
      </w:r>
      <w:proofErr w:type="spellEnd"/>
      <w:r w:rsidRPr="00330620">
        <w:rPr>
          <w:rFonts w:ascii="Times New Roman" w:hAnsi="Times New Roman" w:cs="Times New Roman"/>
        </w:rPr>
        <w:t xml:space="preserve">, D. D. Levy, L. E. </w:t>
      </w:r>
      <w:proofErr w:type="spellStart"/>
      <w:r w:rsidRPr="00330620">
        <w:rPr>
          <w:rFonts w:ascii="Times New Roman" w:hAnsi="Times New Roman" w:cs="Times New Roman"/>
        </w:rPr>
        <w:t>Littlepage</w:t>
      </w:r>
      <w:proofErr w:type="spellEnd"/>
      <w:r w:rsidRPr="00330620">
        <w:rPr>
          <w:rFonts w:ascii="Times New Roman" w:hAnsi="Times New Roman" w:cs="Times New Roman"/>
        </w:rPr>
        <w:t xml:space="preserve">, H. Liu, C. M. Nelson, J. E. Fata, D. </w:t>
      </w:r>
      <w:proofErr w:type="spellStart"/>
      <w:r w:rsidRPr="00330620">
        <w:rPr>
          <w:rFonts w:ascii="Times New Roman" w:hAnsi="Times New Roman" w:cs="Times New Roman"/>
        </w:rPr>
        <w:t>Leake</w:t>
      </w:r>
      <w:proofErr w:type="spellEnd"/>
      <w:r w:rsidRPr="00330620">
        <w:rPr>
          <w:rFonts w:ascii="Times New Roman" w:hAnsi="Times New Roman" w:cs="Times New Roman"/>
        </w:rPr>
        <w:t xml:space="preserve">, E. L. Godden, D. G. Albertson, M. A. Nieto, Z. </w:t>
      </w:r>
      <w:proofErr w:type="spellStart"/>
      <w:r w:rsidRPr="00330620">
        <w:rPr>
          <w:rFonts w:ascii="Times New Roman" w:hAnsi="Times New Roman" w:cs="Times New Roman"/>
        </w:rPr>
        <w:t>Werb</w:t>
      </w:r>
      <w:proofErr w:type="spellEnd"/>
      <w:r w:rsidRPr="00330620">
        <w:rPr>
          <w:rFonts w:ascii="Times New Roman" w:hAnsi="Times New Roman" w:cs="Times New Roman"/>
        </w:rPr>
        <w:t xml:space="preserve">, and M. J. Bissell, </w:t>
      </w:r>
      <w:r w:rsidRPr="00330620">
        <w:rPr>
          <w:rFonts w:ascii="Times New Roman" w:hAnsi="Times New Roman" w:cs="Times New Roman"/>
          <w:i/>
        </w:rPr>
        <w:t>Rac1b and reactive oxygen species mediate MMP-3-induced EMT and genomic instability</w:t>
      </w:r>
      <w:r w:rsidRPr="00330620">
        <w:rPr>
          <w:rFonts w:ascii="Times New Roman" w:hAnsi="Times New Roman" w:cs="Times New Roman"/>
        </w:rPr>
        <w:t xml:space="preserve">, Nature </w:t>
      </w:r>
      <w:r w:rsidRPr="00330620">
        <w:rPr>
          <w:rFonts w:ascii="Times New Roman" w:hAnsi="Times New Roman" w:cs="Times New Roman"/>
          <w:b/>
        </w:rPr>
        <w:t>436</w:t>
      </w:r>
      <w:r w:rsidRPr="00330620">
        <w:rPr>
          <w:rFonts w:ascii="Times New Roman" w:hAnsi="Times New Roman" w:cs="Times New Roman"/>
        </w:rPr>
        <w:t>, 123 (2005).</w:t>
      </w:r>
    </w:p>
    <w:p w14:paraId="47BDE2DE" w14:textId="77777777" w:rsidR="00E469AE" w:rsidRPr="00330620" w:rsidRDefault="00AD7F58">
      <w:pPr>
        <w:pStyle w:val="Bibliography"/>
        <w:rPr>
          <w:rFonts w:ascii="Times New Roman" w:hAnsi="Times New Roman" w:cs="Times New Roman"/>
        </w:rPr>
      </w:pPr>
      <w:bookmarkStart w:id="71" w:name="ref-Saxena2020"/>
      <w:bookmarkEnd w:id="70"/>
      <w:r w:rsidRPr="00330620">
        <w:rPr>
          <w:rFonts w:ascii="Times New Roman" w:hAnsi="Times New Roman" w:cs="Times New Roman"/>
        </w:rPr>
        <w:t xml:space="preserve">[33] K. Saxena, M. K. Jolly, and K. Balamurugan, </w:t>
      </w:r>
      <w:r w:rsidRPr="00330620">
        <w:rPr>
          <w:rFonts w:ascii="Times New Roman" w:hAnsi="Times New Roman" w:cs="Times New Roman"/>
          <w:i/>
        </w:rPr>
        <w:t>Hypoxia, partial EMT and collective migration: Emerging culprits in metastasis</w:t>
      </w:r>
      <w:r w:rsidRPr="00330620">
        <w:rPr>
          <w:rFonts w:ascii="Times New Roman" w:hAnsi="Times New Roman" w:cs="Times New Roman"/>
        </w:rPr>
        <w:t xml:space="preserve">, Translational Oncology </w:t>
      </w:r>
      <w:r w:rsidRPr="00330620">
        <w:rPr>
          <w:rFonts w:ascii="Times New Roman" w:hAnsi="Times New Roman" w:cs="Times New Roman"/>
          <w:b/>
        </w:rPr>
        <w:t>13</w:t>
      </w:r>
      <w:r w:rsidRPr="00330620">
        <w:rPr>
          <w:rFonts w:ascii="Times New Roman" w:hAnsi="Times New Roman" w:cs="Times New Roman"/>
        </w:rPr>
        <w:t>, 100845 (2020).</w:t>
      </w:r>
    </w:p>
    <w:p w14:paraId="5AB54958" w14:textId="77777777" w:rsidR="00E469AE" w:rsidRPr="00330620" w:rsidRDefault="00AD7F58">
      <w:pPr>
        <w:pStyle w:val="Bibliography"/>
        <w:rPr>
          <w:rFonts w:ascii="Times New Roman" w:hAnsi="Times New Roman" w:cs="Times New Roman"/>
        </w:rPr>
      </w:pPr>
      <w:bookmarkStart w:id="72" w:name="ref-Babaei2021"/>
      <w:bookmarkEnd w:id="71"/>
      <w:r w:rsidRPr="00330620">
        <w:rPr>
          <w:rFonts w:ascii="Times New Roman" w:hAnsi="Times New Roman" w:cs="Times New Roman"/>
        </w:rPr>
        <w:t xml:space="preserve">[34] G. </w:t>
      </w:r>
      <w:proofErr w:type="spellStart"/>
      <w:r w:rsidRPr="00330620">
        <w:rPr>
          <w:rFonts w:ascii="Times New Roman" w:hAnsi="Times New Roman" w:cs="Times New Roman"/>
        </w:rPr>
        <w:t>Babaei</w:t>
      </w:r>
      <w:proofErr w:type="spellEnd"/>
      <w:r w:rsidRPr="00330620">
        <w:rPr>
          <w:rFonts w:ascii="Times New Roman" w:hAnsi="Times New Roman" w:cs="Times New Roman"/>
        </w:rPr>
        <w:t xml:space="preserve">, N. </w:t>
      </w:r>
      <w:proofErr w:type="spellStart"/>
      <w:r w:rsidRPr="00330620">
        <w:rPr>
          <w:rFonts w:ascii="Times New Roman" w:hAnsi="Times New Roman" w:cs="Times New Roman"/>
        </w:rPr>
        <w:t>Raei</w:t>
      </w:r>
      <w:proofErr w:type="spellEnd"/>
      <w:r w:rsidRPr="00330620">
        <w:rPr>
          <w:rFonts w:ascii="Times New Roman" w:hAnsi="Times New Roman" w:cs="Times New Roman"/>
        </w:rPr>
        <w:t xml:space="preserve">, A. T. </w:t>
      </w:r>
      <w:proofErr w:type="spellStart"/>
      <w:r w:rsidRPr="00330620">
        <w:rPr>
          <w:rFonts w:ascii="Times New Roman" w:hAnsi="Times New Roman" w:cs="Times New Roman"/>
        </w:rPr>
        <w:t>milani</w:t>
      </w:r>
      <w:proofErr w:type="spellEnd"/>
      <w:r w:rsidRPr="00330620">
        <w:rPr>
          <w:rFonts w:ascii="Times New Roman" w:hAnsi="Times New Roman" w:cs="Times New Roman"/>
        </w:rPr>
        <w:t xml:space="preserve">, S. G.-G. Aziz, N. </w:t>
      </w:r>
      <w:proofErr w:type="spellStart"/>
      <w:r w:rsidRPr="00330620">
        <w:rPr>
          <w:rFonts w:ascii="Times New Roman" w:hAnsi="Times New Roman" w:cs="Times New Roman"/>
        </w:rPr>
        <w:t>Pourjabbar</w:t>
      </w:r>
      <w:proofErr w:type="spellEnd"/>
      <w:r w:rsidRPr="00330620">
        <w:rPr>
          <w:rFonts w:ascii="Times New Roman" w:hAnsi="Times New Roman" w:cs="Times New Roman"/>
        </w:rPr>
        <w:t xml:space="preserve">, and F. </w:t>
      </w:r>
      <w:proofErr w:type="spellStart"/>
      <w:r w:rsidRPr="00330620">
        <w:rPr>
          <w:rFonts w:ascii="Times New Roman" w:hAnsi="Times New Roman" w:cs="Times New Roman"/>
        </w:rPr>
        <w:t>Geravand</w:t>
      </w:r>
      <w:proofErr w:type="spellEnd"/>
      <w:r w:rsidRPr="00330620">
        <w:rPr>
          <w:rFonts w:ascii="Times New Roman" w:hAnsi="Times New Roman" w:cs="Times New Roman"/>
        </w:rPr>
        <w:t xml:space="preserve">, </w:t>
      </w:r>
      <w:r w:rsidRPr="00330620">
        <w:rPr>
          <w:rFonts w:ascii="Times New Roman" w:hAnsi="Times New Roman" w:cs="Times New Roman"/>
          <w:i/>
        </w:rPr>
        <w:t xml:space="preserve">The emerging role of miR-200 family in metastasis: focus on EMT, CSCs, angiogenesis, and </w:t>
      </w:r>
      <w:proofErr w:type="spellStart"/>
      <w:r w:rsidRPr="00330620">
        <w:rPr>
          <w:rFonts w:ascii="Times New Roman" w:hAnsi="Times New Roman" w:cs="Times New Roman"/>
          <w:i/>
        </w:rPr>
        <w:t>anoikis</w:t>
      </w:r>
      <w:proofErr w:type="spellEnd"/>
      <w:r w:rsidRPr="00330620">
        <w:rPr>
          <w:rFonts w:ascii="Times New Roman" w:hAnsi="Times New Roman" w:cs="Times New Roman"/>
        </w:rPr>
        <w:t xml:space="preserve">, Molecular Biology Reports </w:t>
      </w:r>
      <w:r w:rsidRPr="00330620">
        <w:rPr>
          <w:rFonts w:ascii="Times New Roman" w:hAnsi="Times New Roman" w:cs="Times New Roman"/>
          <w:b/>
        </w:rPr>
        <w:t>48</w:t>
      </w:r>
      <w:r w:rsidRPr="00330620">
        <w:rPr>
          <w:rFonts w:ascii="Times New Roman" w:hAnsi="Times New Roman" w:cs="Times New Roman"/>
        </w:rPr>
        <w:t>, 6935 (2021).</w:t>
      </w:r>
    </w:p>
    <w:p w14:paraId="6945F650" w14:textId="77777777" w:rsidR="007A3C13" w:rsidRDefault="00AD7F58">
      <w:pPr>
        <w:divId w:val="1197737628"/>
        <w:rPr>
          <w:rFonts w:ascii="Times New Roman" w:hAnsi="Times New Roman" w:cs="Times New Roman"/>
        </w:rPr>
      </w:pPr>
      <w:bookmarkStart w:id="73" w:name="ref-LeBleu2014"/>
      <w:bookmarkEnd w:id="72"/>
      <w:r w:rsidRPr="00330620">
        <w:rPr>
          <w:rFonts w:ascii="Times New Roman" w:hAnsi="Times New Roman" w:cs="Times New Roman"/>
        </w:rPr>
        <w:t xml:space="preserve">[35] V. S. </w:t>
      </w:r>
      <w:proofErr w:type="spellStart"/>
      <w:r w:rsidRPr="00330620">
        <w:rPr>
          <w:rFonts w:ascii="Times New Roman" w:hAnsi="Times New Roman" w:cs="Times New Roman"/>
        </w:rPr>
        <w:t>LeBleu</w:t>
      </w:r>
      <w:proofErr w:type="spellEnd"/>
      <w:r w:rsidRPr="00330620">
        <w:rPr>
          <w:rFonts w:ascii="Times New Roman" w:hAnsi="Times New Roman" w:cs="Times New Roman"/>
        </w:rPr>
        <w:t xml:space="preserve">, J. T. O’Connell, K. N. G. Herrera, H. </w:t>
      </w:r>
      <w:proofErr w:type="spellStart"/>
      <w:r w:rsidRPr="00330620">
        <w:rPr>
          <w:rFonts w:ascii="Times New Roman" w:hAnsi="Times New Roman" w:cs="Times New Roman"/>
        </w:rPr>
        <w:t>Wikman</w:t>
      </w:r>
      <w:proofErr w:type="spellEnd"/>
      <w:r w:rsidRPr="00330620">
        <w:rPr>
          <w:rFonts w:ascii="Times New Roman" w:hAnsi="Times New Roman" w:cs="Times New Roman"/>
        </w:rPr>
        <w:t xml:space="preserve">, K. </w:t>
      </w:r>
      <w:proofErr w:type="spellStart"/>
      <w:r w:rsidRPr="00330620">
        <w:rPr>
          <w:rFonts w:ascii="Times New Roman" w:hAnsi="Times New Roman" w:cs="Times New Roman"/>
        </w:rPr>
        <w:t>Pantel</w:t>
      </w:r>
      <w:proofErr w:type="spellEnd"/>
      <w:r w:rsidRPr="00330620">
        <w:rPr>
          <w:rFonts w:ascii="Times New Roman" w:hAnsi="Times New Roman" w:cs="Times New Roman"/>
        </w:rPr>
        <w:t xml:space="preserve">, M. C. </w:t>
      </w:r>
      <w:proofErr w:type="spellStart"/>
      <w:r w:rsidRPr="00330620">
        <w:rPr>
          <w:rFonts w:ascii="Times New Roman" w:hAnsi="Times New Roman" w:cs="Times New Roman"/>
        </w:rPr>
        <w:t>Haigis</w:t>
      </w:r>
      <w:proofErr w:type="spellEnd"/>
      <w:r w:rsidRPr="00330620">
        <w:rPr>
          <w:rFonts w:ascii="Times New Roman" w:hAnsi="Times New Roman" w:cs="Times New Roman"/>
        </w:rPr>
        <w:t xml:space="preserve">, F. M. de Carvalho, A. </w:t>
      </w:r>
      <w:proofErr w:type="spellStart"/>
      <w:r w:rsidRPr="00330620">
        <w:rPr>
          <w:rFonts w:ascii="Times New Roman" w:hAnsi="Times New Roman" w:cs="Times New Roman"/>
        </w:rPr>
        <w:t>Damascena</w:t>
      </w:r>
      <w:proofErr w:type="spellEnd"/>
      <w:r w:rsidRPr="00330620">
        <w:rPr>
          <w:rFonts w:ascii="Times New Roman" w:hAnsi="Times New Roman" w:cs="Times New Roman"/>
        </w:rPr>
        <w:t xml:space="preserve">, L. T. D. </w:t>
      </w:r>
      <w:proofErr w:type="spellStart"/>
      <w:r w:rsidRPr="00330620">
        <w:rPr>
          <w:rFonts w:ascii="Times New Roman" w:hAnsi="Times New Roman" w:cs="Times New Roman"/>
        </w:rPr>
        <w:t>Chinen</w:t>
      </w:r>
      <w:proofErr w:type="spellEnd"/>
      <w:r w:rsidRPr="00330620">
        <w:rPr>
          <w:rFonts w:ascii="Times New Roman" w:hAnsi="Times New Roman" w:cs="Times New Roman"/>
        </w:rPr>
        <w:t xml:space="preserve">, R. M. Rocha, J. M. </w:t>
      </w:r>
      <w:proofErr w:type="spellStart"/>
      <w:r w:rsidRPr="00330620">
        <w:rPr>
          <w:rFonts w:ascii="Times New Roman" w:hAnsi="Times New Roman" w:cs="Times New Roman"/>
        </w:rPr>
        <w:t>Asara</w:t>
      </w:r>
      <w:proofErr w:type="spellEnd"/>
      <w:r w:rsidRPr="00330620">
        <w:rPr>
          <w:rFonts w:ascii="Times New Roman" w:hAnsi="Times New Roman" w:cs="Times New Roman"/>
        </w:rPr>
        <w:t xml:space="preserve">, and R. </w:t>
      </w:r>
      <w:proofErr w:type="spellStart"/>
      <w:r w:rsidRPr="00330620">
        <w:rPr>
          <w:rFonts w:ascii="Times New Roman" w:hAnsi="Times New Roman" w:cs="Times New Roman"/>
        </w:rPr>
        <w:t>Kalluri</w:t>
      </w:r>
      <w:proofErr w:type="spellEnd"/>
      <w:r w:rsidRPr="00330620">
        <w:rPr>
          <w:rFonts w:ascii="Times New Roman" w:hAnsi="Times New Roman" w:cs="Times New Roman"/>
        </w:rPr>
        <w:t xml:space="preserve">, </w:t>
      </w:r>
      <w:r w:rsidRPr="00330620">
        <w:rPr>
          <w:rFonts w:ascii="Times New Roman" w:hAnsi="Times New Roman" w:cs="Times New Roman"/>
          <w:i/>
        </w:rPr>
        <w:t>PGC-1a mediates mitochondrial biogenesis and oxidative phosphorylation in cancer cells to promote metastasis</w:t>
      </w:r>
      <w:r w:rsidRPr="00330620">
        <w:rPr>
          <w:rFonts w:ascii="Times New Roman" w:hAnsi="Times New Roman" w:cs="Times New Roman"/>
        </w:rPr>
        <w:t xml:space="preserve">, Nature Cell Biology </w:t>
      </w:r>
      <w:r w:rsidRPr="00330620">
        <w:rPr>
          <w:rFonts w:ascii="Times New Roman" w:hAnsi="Times New Roman" w:cs="Times New Roman"/>
          <w:b/>
        </w:rPr>
        <w:t>16</w:t>
      </w:r>
      <w:r w:rsidRPr="00330620">
        <w:rPr>
          <w:rFonts w:ascii="Times New Roman" w:hAnsi="Times New Roman" w:cs="Times New Roman"/>
        </w:rPr>
        <w:t>, 992 (2014).</w:t>
      </w:r>
      <w:bookmarkEnd w:id="39"/>
      <w:bookmarkEnd w:id="73"/>
    </w:p>
    <w:sdt>
      <w:sdtPr>
        <w:rPr>
          <w:rFonts w:ascii="Times New Roman" w:hAnsi="Times New Roman" w:cs="Times New Roman"/>
        </w:rPr>
        <w:alias w:val="SmartCite Bibliography"/>
        <w:tag w:val="Vancouver (brackets)"/>
        <w:id w:val="-982688757"/>
        <w:placeholder>
          <w:docPart w:val="DefaultPlaceholder_-1854013440"/>
        </w:placeholder>
      </w:sdtPr>
      <w:sdtEndPr/>
      <w:sdtContent>
        <w:p w14:paraId="1A47C5DB" w14:textId="77777777" w:rsidR="00F17D20" w:rsidRPr="00F17D20" w:rsidRDefault="00F17D20">
          <w:pPr>
            <w:divId w:val="747458422"/>
            <w:rPr>
              <w:rFonts w:ascii="Times New Roman" w:eastAsia="Times New Roman" w:hAnsi="Times New Roman" w:cs="Times New Roman"/>
              <w:color w:val="000000"/>
            </w:rPr>
          </w:pPr>
        </w:p>
        <w:p w14:paraId="4E7E22EC" w14:textId="77777777" w:rsidR="00F17D20" w:rsidRPr="00F17D20" w:rsidRDefault="00F17D20">
          <w:pPr>
            <w:pStyle w:val="csl-entry"/>
            <w:divId w:val="747458422"/>
            <w:rPr>
              <w:color w:val="000000"/>
            </w:rPr>
          </w:pPr>
          <w:r w:rsidRPr="00F17D20">
            <w:rPr>
              <w:color w:val="000000"/>
            </w:rPr>
            <w:t xml:space="preserve">1. Hanahan D. Hallmarks of Cancer: New Dimensions. Cancer </w:t>
          </w:r>
          <w:proofErr w:type="spellStart"/>
          <w:r w:rsidRPr="00F17D20">
            <w:rPr>
              <w:color w:val="000000"/>
            </w:rPr>
            <w:t>Discov</w:t>
          </w:r>
          <w:proofErr w:type="spellEnd"/>
          <w:r w:rsidRPr="00F17D20">
            <w:rPr>
              <w:color w:val="000000"/>
            </w:rPr>
            <w:t>. 2022;12(1):31–46.</w:t>
          </w:r>
        </w:p>
        <w:p w14:paraId="580E92B2" w14:textId="77777777" w:rsidR="00F17D20" w:rsidRPr="00F17D20" w:rsidRDefault="00F17D20">
          <w:pPr>
            <w:pStyle w:val="csl-entry"/>
            <w:divId w:val="747458422"/>
            <w:rPr>
              <w:color w:val="000000"/>
            </w:rPr>
          </w:pPr>
          <w:r w:rsidRPr="00F17D20">
            <w:rPr>
              <w:color w:val="000000"/>
            </w:rPr>
            <w:t xml:space="preserve">2. </w:t>
          </w:r>
          <w:proofErr w:type="spellStart"/>
          <w:r w:rsidRPr="00F17D20">
            <w:rPr>
              <w:color w:val="000000"/>
            </w:rPr>
            <w:t>Kalluri</w:t>
          </w:r>
          <w:proofErr w:type="spellEnd"/>
          <w:r w:rsidRPr="00F17D20">
            <w:rPr>
              <w:color w:val="000000"/>
            </w:rPr>
            <w:t xml:space="preserve"> R. EMT: When epithelial cells decide to become mesenchymal-like cells. J Clin Invest. 2009;119(6):1417–9.</w:t>
          </w:r>
        </w:p>
        <w:p w14:paraId="421EA422" w14:textId="77777777" w:rsidR="00F17D20" w:rsidRPr="00F17D20" w:rsidRDefault="00F17D20">
          <w:pPr>
            <w:pStyle w:val="csl-entry"/>
            <w:divId w:val="747458422"/>
            <w:rPr>
              <w:color w:val="000000"/>
            </w:rPr>
          </w:pPr>
          <w:r w:rsidRPr="00F17D20">
            <w:rPr>
              <w:color w:val="000000"/>
            </w:rPr>
            <w:t xml:space="preserve">3. Lee JM, </w:t>
          </w:r>
          <w:proofErr w:type="spellStart"/>
          <w:r w:rsidRPr="00F17D20">
            <w:rPr>
              <w:color w:val="000000"/>
            </w:rPr>
            <w:t>Dedhar</w:t>
          </w:r>
          <w:proofErr w:type="spellEnd"/>
          <w:r w:rsidRPr="00F17D20">
            <w:rPr>
              <w:color w:val="000000"/>
            </w:rPr>
            <w:t xml:space="preserve"> S, </w:t>
          </w:r>
          <w:proofErr w:type="spellStart"/>
          <w:r w:rsidRPr="00F17D20">
            <w:rPr>
              <w:color w:val="000000"/>
            </w:rPr>
            <w:t>Kalluri</w:t>
          </w:r>
          <w:proofErr w:type="spellEnd"/>
          <w:r w:rsidRPr="00F17D20">
            <w:rPr>
              <w:color w:val="000000"/>
            </w:rPr>
            <w:t xml:space="preserve"> R, Thompson EW. The epithelial–mesenchymal transition: new insights in signaling, development, and disease. J Cell Biology. 2006;172(7):973–81.</w:t>
          </w:r>
        </w:p>
        <w:p w14:paraId="2C8B94A7" w14:textId="77777777" w:rsidR="00F17D20" w:rsidRPr="00F17D20" w:rsidRDefault="00F17D20">
          <w:pPr>
            <w:pStyle w:val="csl-entry"/>
            <w:divId w:val="747458422"/>
            <w:rPr>
              <w:color w:val="000000"/>
            </w:rPr>
          </w:pPr>
          <w:r w:rsidRPr="00F17D20">
            <w:rPr>
              <w:color w:val="000000"/>
            </w:rPr>
            <w:t xml:space="preserve">4. Lu M, Jolly MK, Levine H, </w:t>
          </w:r>
          <w:proofErr w:type="spellStart"/>
          <w:r w:rsidRPr="00F17D20">
            <w:rPr>
              <w:color w:val="000000"/>
            </w:rPr>
            <w:t>Onuchic</w:t>
          </w:r>
          <w:proofErr w:type="spellEnd"/>
          <w:r w:rsidRPr="00F17D20">
            <w:rPr>
              <w:color w:val="000000"/>
            </w:rPr>
            <w:t xml:space="preserve"> JN, Ben-Jacob E. MicroRNA-based regulation of epithelial–hybrid–mesenchymal fate determination. Proc National </w:t>
          </w:r>
          <w:proofErr w:type="spellStart"/>
          <w:r w:rsidRPr="00F17D20">
            <w:rPr>
              <w:color w:val="000000"/>
            </w:rPr>
            <w:t>Acad</w:t>
          </w:r>
          <w:proofErr w:type="spellEnd"/>
          <w:r w:rsidRPr="00F17D20">
            <w:rPr>
              <w:color w:val="000000"/>
            </w:rPr>
            <w:t xml:space="preserve"> Sci. 2013;110(45):18144–9.</w:t>
          </w:r>
        </w:p>
        <w:p w14:paraId="01D29E84" w14:textId="77777777" w:rsidR="00F17D20" w:rsidRPr="00F17D20" w:rsidRDefault="00F17D20">
          <w:pPr>
            <w:pStyle w:val="csl-entry"/>
            <w:divId w:val="747458422"/>
            <w:rPr>
              <w:color w:val="000000"/>
            </w:rPr>
          </w:pPr>
          <w:r w:rsidRPr="00F17D20">
            <w:rPr>
              <w:color w:val="000000"/>
            </w:rPr>
            <w:t xml:space="preserve">5. </w:t>
          </w:r>
          <w:proofErr w:type="spellStart"/>
          <w:r w:rsidRPr="00F17D20">
            <w:rPr>
              <w:color w:val="000000"/>
            </w:rPr>
            <w:t>Saitoh</w:t>
          </w:r>
          <w:proofErr w:type="spellEnd"/>
          <w:r w:rsidRPr="00F17D20">
            <w:rPr>
              <w:color w:val="000000"/>
            </w:rPr>
            <w:t xml:space="preserve"> M. Involvement of partial EMT in cancer progression. J </w:t>
          </w:r>
          <w:proofErr w:type="spellStart"/>
          <w:r w:rsidRPr="00F17D20">
            <w:rPr>
              <w:color w:val="000000"/>
            </w:rPr>
            <w:t>Biochem</w:t>
          </w:r>
          <w:proofErr w:type="spellEnd"/>
          <w:r w:rsidRPr="00F17D20">
            <w:rPr>
              <w:color w:val="000000"/>
            </w:rPr>
            <w:t>. 2018;164(4):257–64.</w:t>
          </w:r>
        </w:p>
        <w:p w14:paraId="0817EB40" w14:textId="77777777" w:rsidR="00F17D20" w:rsidRPr="00F17D20" w:rsidRDefault="00F17D20">
          <w:pPr>
            <w:pStyle w:val="csl-entry"/>
            <w:divId w:val="747458422"/>
            <w:rPr>
              <w:color w:val="000000"/>
            </w:rPr>
          </w:pPr>
          <w:r w:rsidRPr="00F17D20">
            <w:rPr>
              <w:color w:val="000000"/>
            </w:rPr>
            <w:t xml:space="preserve">6. Bhattacharya D, </w:t>
          </w:r>
          <w:proofErr w:type="spellStart"/>
          <w:r w:rsidRPr="00F17D20">
            <w:rPr>
              <w:color w:val="000000"/>
            </w:rPr>
            <w:t>Azambuja</w:t>
          </w:r>
          <w:proofErr w:type="spellEnd"/>
          <w:r w:rsidRPr="00F17D20">
            <w:rPr>
              <w:color w:val="000000"/>
            </w:rPr>
            <w:t xml:space="preserve"> AP, </w:t>
          </w:r>
          <w:proofErr w:type="spellStart"/>
          <w:r w:rsidRPr="00F17D20">
            <w:rPr>
              <w:color w:val="000000"/>
            </w:rPr>
            <w:t>Simoes</w:t>
          </w:r>
          <w:proofErr w:type="spellEnd"/>
          <w:r w:rsidRPr="00F17D20">
            <w:rPr>
              <w:color w:val="000000"/>
            </w:rPr>
            <w:t>-Costa M. Metabolic Reprogramming Promotes Neural Crest Migration via Yap/</w:t>
          </w:r>
          <w:proofErr w:type="spellStart"/>
          <w:r w:rsidRPr="00F17D20">
            <w:rPr>
              <w:color w:val="000000"/>
            </w:rPr>
            <w:t>Tead</w:t>
          </w:r>
          <w:proofErr w:type="spellEnd"/>
          <w:r w:rsidRPr="00F17D20">
            <w:rPr>
              <w:color w:val="000000"/>
            </w:rPr>
            <w:t xml:space="preserve"> Signaling. Dev Cell. 2020;53(2):199-211.e6.</w:t>
          </w:r>
        </w:p>
        <w:p w14:paraId="18A899B2" w14:textId="77777777" w:rsidR="00F17D20" w:rsidRPr="00F17D20" w:rsidRDefault="00F17D20">
          <w:pPr>
            <w:pStyle w:val="csl-entry"/>
            <w:divId w:val="747458422"/>
            <w:rPr>
              <w:color w:val="000000"/>
            </w:rPr>
          </w:pPr>
          <w:r w:rsidRPr="00F17D20">
            <w:rPr>
              <w:color w:val="000000"/>
            </w:rPr>
            <w:t xml:space="preserve">7. Warburg O, Wind F, </w:t>
          </w:r>
          <w:proofErr w:type="spellStart"/>
          <w:r w:rsidRPr="00F17D20">
            <w:rPr>
              <w:color w:val="000000"/>
            </w:rPr>
            <w:t>Negelein</w:t>
          </w:r>
          <w:proofErr w:type="spellEnd"/>
          <w:r w:rsidRPr="00F17D20">
            <w:rPr>
              <w:color w:val="000000"/>
            </w:rPr>
            <w:t xml:space="preserve"> E. THE METABOLISM OF TUMORS IN THE BODY. J Gen Physiol. 1927;8(6):519–30.</w:t>
          </w:r>
        </w:p>
        <w:p w14:paraId="171D08EA" w14:textId="77777777" w:rsidR="00F17D20" w:rsidRPr="00F17D20" w:rsidRDefault="00F17D20">
          <w:pPr>
            <w:pStyle w:val="csl-entry"/>
            <w:divId w:val="747458422"/>
            <w:rPr>
              <w:color w:val="000000"/>
            </w:rPr>
          </w:pPr>
          <w:r w:rsidRPr="00F17D20">
            <w:rPr>
              <w:color w:val="000000"/>
            </w:rPr>
            <w:t xml:space="preserve">8. </w:t>
          </w:r>
          <w:proofErr w:type="spellStart"/>
          <w:r w:rsidRPr="00F17D20">
            <w:rPr>
              <w:color w:val="000000"/>
            </w:rPr>
            <w:t>Liberti</w:t>
          </w:r>
          <w:proofErr w:type="spellEnd"/>
          <w:r w:rsidRPr="00F17D20">
            <w:rPr>
              <w:color w:val="000000"/>
            </w:rPr>
            <w:t xml:space="preserve"> MV, </w:t>
          </w:r>
          <w:proofErr w:type="spellStart"/>
          <w:r w:rsidRPr="00F17D20">
            <w:rPr>
              <w:color w:val="000000"/>
            </w:rPr>
            <w:t>Locasale</w:t>
          </w:r>
          <w:proofErr w:type="spellEnd"/>
          <w:r w:rsidRPr="00F17D20">
            <w:rPr>
              <w:color w:val="000000"/>
            </w:rPr>
            <w:t xml:space="preserve"> JW. The Warburg Effect: How Does it Benefit Cancer Cells? Trends </w:t>
          </w:r>
          <w:proofErr w:type="spellStart"/>
          <w:r w:rsidRPr="00F17D20">
            <w:rPr>
              <w:color w:val="000000"/>
            </w:rPr>
            <w:t>Biochem</w:t>
          </w:r>
          <w:proofErr w:type="spellEnd"/>
          <w:r w:rsidRPr="00F17D20">
            <w:rPr>
              <w:color w:val="000000"/>
            </w:rPr>
            <w:t xml:space="preserve"> Sci. 2016;41(3):211–8.</w:t>
          </w:r>
        </w:p>
        <w:p w14:paraId="4FEBB9A2" w14:textId="77777777" w:rsidR="00F17D20" w:rsidRPr="00F17D20" w:rsidRDefault="00F17D20">
          <w:pPr>
            <w:pStyle w:val="csl-entry"/>
            <w:divId w:val="747458422"/>
            <w:rPr>
              <w:color w:val="000000"/>
            </w:rPr>
          </w:pPr>
          <w:r w:rsidRPr="00F17D20">
            <w:rPr>
              <w:color w:val="000000"/>
            </w:rPr>
            <w:t>9. Yu L, Lu M, Jia D, Ma J, Ben-Jacob E, Levine H, et al. Modeling the Genetic Regulation of Cancer Metabolism: Interplay between Glycolysis and Oxidative Phosphorylation. Cancer Res. 2017;77(7):1564–74.</w:t>
          </w:r>
        </w:p>
        <w:p w14:paraId="213D5C06" w14:textId="77777777" w:rsidR="00F17D20" w:rsidRPr="00F17D20" w:rsidRDefault="00F17D20">
          <w:pPr>
            <w:pStyle w:val="csl-entry"/>
            <w:divId w:val="747458422"/>
            <w:rPr>
              <w:color w:val="000000"/>
            </w:rPr>
          </w:pPr>
          <w:r w:rsidRPr="00F17D20">
            <w:rPr>
              <w:color w:val="000000"/>
            </w:rPr>
            <w:t xml:space="preserve">10. </w:t>
          </w:r>
          <w:proofErr w:type="spellStart"/>
          <w:r w:rsidRPr="00F17D20">
            <w:rPr>
              <w:color w:val="000000"/>
            </w:rPr>
            <w:t>Georgakopoulos</w:t>
          </w:r>
          <w:proofErr w:type="spellEnd"/>
          <w:r w:rsidRPr="00F17D20">
            <w:rPr>
              <w:color w:val="000000"/>
            </w:rPr>
            <w:t xml:space="preserve">-Soares I, </w:t>
          </w:r>
          <w:proofErr w:type="spellStart"/>
          <w:r w:rsidRPr="00F17D20">
            <w:rPr>
              <w:color w:val="000000"/>
            </w:rPr>
            <w:t>Chartoumpekis</w:t>
          </w:r>
          <w:proofErr w:type="spellEnd"/>
          <w:r w:rsidRPr="00F17D20">
            <w:rPr>
              <w:color w:val="000000"/>
            </w:rPr>
            <w:t xml:space="preserve"> DV, </w:t>
          </w:r>
          <w:proofErr w:type="spellStart"/>
          <w:r w:rsidRPr="00F17D20">
            <w:rPr>
              <w:color w:val="000000"/>
            </w:rPr>
            <w:t>Kyriazopoulou</w:t>
          </w:r>
          <w:proofErr w:type="spellEnd"/>
          <w:r w:rsidRPr="00F17D20">
            <w:rPr>
              <w:color w:val="000000"/>
            </w:rPr>
            <w:t xml:space="preserve"> V, </w:t>
          </w:r>
          <w:proofErr w:type="spellStart"/>
          <w:r w:rsidRPr="00F17D20">
            <w:rPr>
              <w:color w:val="000000"/>
            </w:rPr>
            <w:t>Zaravinos</w:t>
          </w:r>
          <w:proofErr w:type="spellEnd"/>
          <w:r w:rsidRPr="00F17D20">
            <w:rPr>
              <w:color w:val="000000"/>
            </w:rPr>
            <w:t xml:space="preserve"> A. EMT Factors and Metabolic Pathways in Cancer. Frontiers Oncol. </w:t>
          </w:r>
          <w:proofErr w:type="gramStart"/>
          <w:r w:rsidRPr="00F17D20">
            <w:rPr>
              <w:color w:val="000000"/>
            </w:rPr>
            <w:t>2020;10:499</w:t>
          </w:r>
          <w:proofErr w:type="gramEnd"/>
          <w:r w:rsidRPr="00F17D20">
            <w:rPr>
              <w:color w:val="000000"/>
            </w:rPr>
            <w:t>.</w:t>
          </w:r>
        </w:p>
        <w:p w14:paraId="4A001E02" w14:textId="77777777" w:rsidR="00F17D20" w:rsidRPr="00F17D20" w:rsidRDefault="00F17D20">
          <w:pPr>
            <w:pStyle w:val="csl-entry"/>
            <w:divId w:val="747458422"/>
            <w:rPr>
              <w:color w:val="000000"/>
            </w:rPr>
          </w:pPr>
          <w:r w:rsidRPr="00F17D20">
            <w:rPr>
              <w:color w:val="000000"/>
            </w:rPr>
            <w:t>11. Jia D, Park JH, Kaur H, Jung KH, Yang S, Tripathi S, et al. Towards decoding the coupled decision-making of metabolism and epithelial-to-mesenchymal transition in cancer. Brit J Cancer. 2021;1–10.</w:t>
          </w:r>
        </w:p>
        <w:p w14:paraId="018C05AD" w14:textId="77777777" w:rsidR="00F17D20" w:rsidRPr="00F17D20" w:rsidRDefault="00F17D20">
          <w:pPr>
            <w:pStyle w:val="csl-entry"/>
            <w:divId w:val="747458422"/>
            <w:rPr>
              <w:color w:val="000000"/>
            </w:rPr>
          </w:pPr>
          <w:r w:rsidRPr="00F17D20">
            <w:rPr>
              <w:color w:val="000000"/>
            </w:rPr>
            <w:t xml:space="preserve">12. Bocci F, Tripathi SC, Mercedes SAV, George JT, </w:t>
          </w:r>
          <w:proofErr w:type="spellStart"/>
          <w:r w:rsidRPr="00F17D20">
            <w:rPr>
              <w:color w:val="000000"/>
            </w:rPr>
            <w:t>Casabar</w:t>
          </w:r>
          <w:proofErr w:type="spellEnd"/>
          <w:r w:rsidRPr="00F17D20">
            <w:rPr>
              <w:color w:val="000000"/>
            </w:rPr>
            <w:t xml:space="preserve"> JP, Wong PK, et al. NRF2 activates a partial epithelial-mesenchymal transition and is maximally present in a hybrid epithelial/mesenchymal phenotype. </w:t>
          </w:r>
          <w:proofErr w:type="spellStart"/>
          <w:r w:rsidRPr="00F17D20">
            <w:rPr>
              <w:color w:val="000000"/>
            </w:rPr>
            <w:t>Integr</w:t>
          </w:r>
          <w:proofErr w:type="spellEnd"/>
          <w:r w:rsidRPr="00F17D20">
            <w:rPr>
              <w:color w:val="000000"/>
            </w:rPr>
            <w:t xml:space="preserve"> Biol. 2019;11(6):251–63.</w:t>
          </w:r>
        </w:p>
        <w:p w14:paraId="73C2743E" w14:textId="77777777" w:rsidR="00F17D20" w:rsidRPr="00F17D20" w:rsidRDefault="00F17D20">
          <w:pPr>
            <w:pStyle w:val="csl-entry"/>
            <w:divId w:val="747458422"/>
            <w:rPr>
              <w:color w:val="000000"/>
            </w:rPr>
          </w:pPr>
          <w:r w:rsidRPr="00F17D20">
            <w:rPr>
              <w:color w:val="000000"/>
            </w:rPr>
            <w:t xml:space="preserve">13. Luo M, Shang L, Brooks MD, </w:t>
          </w:r>
          <w:proofErr w:type="spellStart"/>
          <w:r w:rsidRPr="00F17D20">
            <w:rPr>
              <w:color w:val="000000"/>
            </w:rPr>
            <w:t>Jiagge</w:t>
          </w:r>
          <w:proofErr w:type="spellEnd"/>
          <w:r w:rsidRPr="00F17D20">
            <w:rPr>
              <w:color w:val="000000"/>
            </w:rPr>
            <w:t xml:space="preserve"> E, Zhu Y, </w:t>
          </w:r>
          <w:proofErr w:type="spellStart"/>
          <w:r w:rsidRPr="00F17D20">
            <w:rPr>
              <w:color w:val="000000"/>
            </w:rPr>
            <w:t>Buschhaus</w:t>
          </w:r>
          <w:proofErr w:type="spellEnd"/>
          <w:r w:rsidRPr="00F17D20">
            <w:rPr>
              <w:color w:val="000000"/>
            </w:rPr>
            <w:t xml:space="preserve"> JM, et al. Targeting Breast Cancer Stem Cell State Equilibrium through Modulation of Redox Signaling. Cell </w:t>
          </w:r>
          <w:proofErr w:type="spellStart"/>
          <w:r w:rsidRPr="00F17D20">
            <w:rPr>
              <w:color w:val="000000"/>
            </w:rPr>
            <w:t>Metab</w:t>
          </w:r>
          <w:proofErr w:type="spellEnd"/>
          <w:r w:rsidRPr="00F17D20">
            <w:rPr>
              <w:color w:val="000000"/>
            </w:rPr>
            <w:t>. 2018;28(1):69-</w:t>
          </w:r>
          <w:proofErr w:type="gramStart"/>
          <w:r w:rsidRPr="00F17D20">
            <w:rPr>
              <w:color w:val="000000"/>
            </w:rPr>
            <w:t>86.e</w:t>
          </w:r>
          <w:proofErr w:type="gramEnd"/>
          <w:r w:rsidRPr="00F17D20">
            <w:rPr>
              <w:color w:val="000000"/>
            </w:rPr>
            <w:t>6.</w:t>
          </w:r>
        </w:p>
        <w:p w14:paraId="05F269C9" w14:textId="77777777" w:rsidR="00F17D20" w:rsidRPr="00F17D20" w:rsidRDefault="00F17D20">
          <w:pPr>
            <w:pStyle w:val="csl-entry"/>
            <w:divId w:val="747458422"/>
            <w:rPr>
              <w:color w:val="000000"/>
            </w:rPr>
          </w:pPr>
          <w:r w:rsidRPr="00F17D20">
            <w:rPr>
              <w:color w:val="000000"/>
            </w:rPr>
            <w:t xml:space="preserve">14. </w:t>
          </w:r>
          <w:proofErr w:type="spellStart"/>
          <w:r w:rsidRPr="00F17D20">
            <w:rPr>
              <w:color w:val="000000"/>
            </w:rPr>
            <w:t>Colacino</w:t>
          </w:r>
          <w:proofErr w:type="spellEnd"/>
          <w:r w:rsidRPr="00F17D20">
            <w:rPr>
              <w:color w:val="000000"/>
            </w:rPr>
            <w:t xml:space="preserve"> JA, Azizi E, Brooks MD, </w:t>
          </w:r>
          <w:proofErr w:type="spellStart"/>
          <w:r w:rsidRPr="00F17D20">
            <w:rPr>
              <w:color w:val="000000"/>
            </w:rPr>
            <w:t>Harouaka</w:t>
          </w:r>
          <w:proofErr w:type="spellEnd"/>
          <w:r w:rsidRPr="00F17D20">
            <w:rPr>
              <w:color w:val="000000"/>
            </w:rPr>
            <w:t xml:space="preserve"> R, </w:t>
          </w:r>
          <w:proofErr w:type="spellStart"/>
          <w:r w:rsidRPr="00F17D20">
            <w:rPr>
              <w:color w:val="000000"/>
            </w:rPr>
            <w:t>Fouladdel</w:t>
          </w:r>
          <w:proofErr w:type="spellEnd"/>
          <w:r w:rsidRPr="00F17D20">
            <w:rPr>
              <w:color w:val="000000"/>
            </w:rPr>
            <w:t xml:space="preserve"> S, McDermott SP, et al. Heterogeneity of Human Breast Stem and Progenitor Cells as Revealed by Transcriptional Profiling. Stem Cell Rep. 2018;10(5):1596–609.</w:t>
          </w:r>
        </w:p>
        <w:p w14:paraId="3FD0FB64" w14:textId="77777777" w:rsidR="00F17D20" w:rsidRPr="00F17D20" w:rsidRDefault="00F17D20">
          <w:pPr>
            <w:pStyle w:val="csl-entry"/>
            <w:divId w:val="747458422"/>
            <w:rPr>
              <w:color w:val="000000"/>
            </w:rPr>
          </w:pPr>
          <w:r w:rsidRPr="00F17D20">
            <w:rPr>
              <w:color w:val="000000"/>
            </w:rPr>
            <w:t xml:space="preserve">15. Kovac S, </w:t>
          </w:r>
          <w:proofErr w:type="spellStart"/>
          <w:r w:rsidRPr="00F17D20">
            <w:rPr>
              <w:color w:val="000000"/>
            </w:rPr>
            <w:t>Angelova</w:t>
          </w:r>
          <w:proofErr w:type="spellEnd"/>
          <w:r w:rsidRPr="00F17D20">
            <w:rPr>
              <w:color w:val="000000"/>
            </w:rPr>
            <w:t xml:space="preserve"> PR, </w:t>
          </w:r>
          <w:proofErr w:type="spellStart"/>
          <w:r w:rsidRPr="00F17D20">
            <w:rPr>
              <w:color w:val="000000"/>
            </w:rPr>
            <w:t>Holmström</w:t>
          </w:r>
          <w:proofErr w:type="spellEnd"/>
          <w:r w:rsidRPr="00F17D20">
            <w:rPr>
              <w:color w:val="000000"/>
            </w:rPr>
            <w:t xml:space="preserve"> KM, Zhang Y, </w:t>
          </w:r>
          <w:proofErr w:type="spellStart"/>
          <w:r w:rsidRPr="00F17D20">
            <w:rPr>
              <w:color w:val="000000"/>
            </w:rPr>
            <w:t>Dinkova-Kostova</w:t>
          </w:r>
          <w:proofErr w:type="spellEnd"/>
          <w:r w:rsidRPr="00F17D20">
            <w:rPr>
              <w:color w:val="000000"/>
            </w:rPr>
            <w:t xml:space="preserve"> AT, Abramov AY. Nrf2 regulates ROS production by mitochondria and NADPH oxidase. </w:t>
          </w:r>
          <w:proofErr w:type="spellStart"/>
          <w:r w:rsidRPr="00F17D20">
            <w:rPr>
              <w:color w:val="000000"/>
            </w:rPr>
            <w:t>Biochimica</w:t>
          </w:r>
          <w:proofErr w:type="spellEnd"/>
          <w:r w:rsidRPr="00F17D20">
            <w:rPr>
              <w:color w:val="000000"/>
            </w:rPr>
            <w:t xml:space="preserve"> Et </w:t>
          </w:r>
          <w:proofErr w:type="spellStart"/>
          <w:r w:rsidRPr="00F17D20">
            <w:rPr>
              <w:color w:val="000000"/>
            </w:rPr>
            <w:t>Biophysica</w:t>
          </w:r>
          <w:proofErr w:type="spellEnd"/>
          <w:r w:rsidRPr="00F17D20">
            <w:rPr>
              <w:color w:val="000000"/>
            </w:rPr>
            <w:t xml:space="preserve"> Acta </w:t>
          </w:r>
          <w:proofErr w:type="spellStart"/>
          <w:r w:rsidRPr="00F17D20">
            <w:rPr>
              <w:color w:val="000000"/>
            </w:rPr>
            <w:t>Bba</w:t>
          </w:r>
          <w:proofErr w:type="spellEnd"/>
          <w:r w:rsidRPr="00F17D20">
            <w:rPr>
              <w:color w:val="000000"/>
            </w:rPr>
            <w:t xml:space="preserve"> - Gen Subj. 2015;1850(4):794–801.</w:t>
          </w:r>
        </w:p>
        <w:p w14:paraId="4F490E15" w14:textId="77777777" w:rsidR="00F17D20" w:rsidRPr="00F17D20" w:rsidRDefault="00F17D20">
          <w:pPr>
            <w:pStyle w:val="csl-entry"/>
            <w:divId w:val="747458422"/>
            <w:rPr>
              <w:color w:val="000000"/>
            </w:rPr>
          </w:pPr>
          <w:r w:rsidRPr="00F17D20">
            <w:rPr>
              <w:color w:val="000000"/>
            </w:rPr>
            <w:t>16. He F, Ru X, Wen T. NRF2, a Transcription Factor for Stress Response and Beyond. Int J Mol Sci. 2020;21(13):4777.</w:t>
          </w:r>
        </w:p>
        <w:p w14:paraId="40AE24E7" w14:textId="77777777" w:rsidR="00F17D20" w:rsidRPr="00F17D20" w:rsidRDefault="00F17D20">
          <w:pPr>
            <w:pStyle w:val="csl-entry"/>
            <w:divId w:val="747458422"/>
            <w:rPr>
              <w:color w:val="000000"/>
            </w:rPr>
          </w:pPr>
          <w:r w:rsidRPr="00F17D20">
            <w:rPr>
              <w:color w:val="000000"/>
            </w:rPr>
            <w:t>17. Li N, Muthusamy S, Liang R, Sarojini H, Wang E. Increased expression of miR-34a and miR-93 in rat liver during aging, and their impact on the expression of Mgst1 and Sirt1. Mech Ageing Dev. 2011;132(3):75–85.</w:t>
          </w:r>
        </w:p>
        <w:p w14:paraId="73CA939F" w14:textId="77777777" w:rsidR="00F17D20" w:rsidRPr="00F17D20" w:rsidRDefault="00F17D20">
          <w:pPr>
            <w:pStyle w:val="csl-entry"/>
            <w:divId w:val="747458422"/>
            <w:rPr>
              <w:color w:val="000000"/>
            </w:rPr>
          </w:pPr>
          <w:r w:rsidRPr="00F17D20">
            <w:rPr>
              <w:color w:val="000000"/>
            </w:rPr>
            <w:t>18. Bai X-Y, Ma Y, Ding R, Fu B, Shi S, Chen X-M. miR-335 and miR-34a Promote Renal Senescence by Suppressing Mitochondrial Antioxidative Enzymes. J Am Soc Nephrol. 2011;22(7):1252–61.</w:t>
          </w:r>
        </w:p>
        <w:p w14:paraId="3D8E3592" w14:textId="77777777" w:rsidR="00F17D20" w:rsidRPr="00F17D20" w:rsidRDefault="00F17D20">
          <w:pPr>
            <w:pStyle w:val="csl-entry"/>
            <w:divId w:val="747458422"/>
            <w:rPr>
              <w:color w:val="000000"/>
            </w:rPr>
          </w:pPr>
          <w:r w:rsidRPr="00F17D20">
            <w:rPr>
              <w:color w:val="000000"/>
            </w:rPr>
            <w:t xml:space="preserve">19. Navarro F, Lieberman J. miR-34 and p53: New Insights into a Complex Functional Relationship. </w:t>
          </w:r>
          <w:proofErr w:type="spellStart"/>
          <w:r w:rsidRPr="00F17D20">
            <w:rPr>
              <w:color w:val="000000"/>
            </w:rPr>
            <w:t>Plos</w:t>
          </w:r>
          <w:proofErr w:type="spellEnd"/>
          <w:r w:rsidRPr="00F17D20">
            <w:rPr>
              <w:color w:val="000000"/>
            </w:rPr>
            <w:t xml:space="preserve"> One. 2015;10(7</w:t>
          </w:r>
          <w:proofErr w:type="gramStart"/>
          <w:r w:rsidRPr="00F17D20">
            <w:rPr>
              <w:color w:val="000000"/>
            </w:rPr>
            <w:t>):e</w:t>
          </w:r>
          <w:proofErr w:type="gramEnd"/>
          <w:r w:rsidRPr="00F17D20">
            <w:rPr>
              <w:color w:val="000000"/>
            </w:rPr>
            <w:t>0132767.</w:t>
          </w:r>
        </w:p>
        <w:p w14:paraId="13A9F0CB" w14:textId="77777777" w:rsidR="00F17D20" w:rsidRPr="00F17D20" w:rsidRDefault="00F17D20">
          <w:pPr>
            <w:pStyle w:val="csl-entry"/>
            <w:divId w:val="747458422"/>
            <w:rPr>
              <w:color w:val="000000"/>
            </w:rPr>
          </w:pPr>
          <w:r w:rsidRPr="00F17D20">
            <w:rPr>
              <w:color w:val="000000"/>
            </w:rPr>
            <w:t xml:space="preserve">20. </w:t>
          </w:r>
          <w:proofErr w:type="spellStart"/>
          <w:r w:rsidRPr="00F17D20">
            <w:rPr>
              <w:color w:val="000000"/>
            </w:rPr>
            <w:t>Italiano</w:t>
          </w:r>
          <w:proofErr w:type="spellEnd"/>
          <w:r w:rsidRPr="00F17D20">
            <w:rPr>
              <w:color w:val="000000"/>
            </w:rPr>
            <w:t xml:space="preserve"> D, Lena AM, </w:t>
          </w:r>
          <w:proofErr w:type="spellStart"/>
          <w:r w:rsidRPr="00F17D20">
            <w:rPr>
              <w:color w:val="000000"/>
            </w:rPr>
            <w:t>Melino</w:t>
          </w:r>
          <w:proofErr w:type="spellEnd"/>
          <w:r w:rsidRPr="00F17D20">
            <w:rPr>
              <w:color w:val="000000"/>
            </w:rPr>
            <w:t xml:space="preserve"> G, Candi E. Identification of NCF2/p67phox as a novel p53 target gene. Cell Cycle. 2012;11(24):4589–96.</w:t>
          </w:r>
        </w:p>
        <w:p w14:paraId="79874B8C" w14:textId="77777777" w:rsidR="00F17D20" w:rsidRPr="00F17D20" w:rsidRDefault="00F17D20">
          <w:pPr>
            <w:pStyle w:val="csl-entry"/>
            <w:divId w:val="747458422"/>
            <w:rPr>
              <w:color w:val="000000"/>
            </w:rPr>
          </w:pPr>
          <w:r w:rsidRPr="00F17D20">
            <w:rPr>
              <w:color w:val="000000"/>
            </w:rPr>
            <w:t xml:space="preserve">21. Chou H-L, Fong Y, Wei C-K, Tsai E-M, Chen JY-F, Chang W-T, et al. A Quinone-Containing Compound Enhances </w:t>
          </w:r>
          <w:proofErr w:type="spellStart"/>
          <w:r w:rsidRPr="00F17D20">
            <w:rPr>
              <w:color w:val="000000"/>
            </w:rPr>
            <w:t>Camptothecin</w:t>
          </w:r>
          <w:proofErr w:type="spellEnd"/>
          <w:r w:rsidRPr="00F17D20">
            <w:rPr>
              <w:color w:val="000000"/>
            </w:rPr>
            <w:t xml:space="preserve">-Induced Apoptosis of Lung Cancer Through Modulating Endogenous ROS and ERK Signaling. Arch Immunol </w:t>
          </w:r>
          <w:proofErr w:type="spellStart"/>
          <w:r w:rsidRPr="00F17D20">
            <w:rPr>
              <w:color w:val="000000"/>
            </w:rPr>
            <w:t>Ther</w:t>
          </w:r>
          <w:proofErr w:type="spellEnd"/>
          <w:r w:rsidRPr="00F17D20">
            <w:rPr>
              <w:color w:val="000000"/>
            </w:rPr>
            <w:t xml:space="preserve"> Ex. 2017;65(3):241–52.</w:t>
          </w:r>
        </w:p>
        <w:p w14:paraId="566A35B7" w14:textId="77777777" w:rsidR="00F17D20" w:rsidRPr="00F17D20" w:rsidRDefault="00F17D20">
          <w:pPr>
            <w:pStyle w:val="csl-entry"/>
            <w:divId w:val="747458422"/>
            <w:rPr>
              <w:color w:val="000000"/>
            </w:rPr>
          </w:pPr>
          <w:r w:rsidRPr="00F17D20">
            <w:rPr>
              <w:color w:val="000000"/>
            </w:rPr>
            <w:t xml:space="preserve">22. </w:t>
          </w:r>
          <w:proofErr w:type="spellStart"/>
          <w:r w:rsidRPr="00F17D20">
            <w:rPr>
              <w:color w:val="000000"/>
            </w:rPr>
            <w:t>Serocki</w:t>
          </w:r>
          <w:proofErr w:type="spellEnd"/>
          <w:r w:rsidRPr="00F17D20">
            <w:rPr>
              <w:color w:val="000000"/>
            </w:rPr>
            <w:t xml:space="preserve"> M, </w:t>
          </w:r>
          <w:proofErr w:type="spellStart"/>
          <w:r w:rsidRPr="00F17D20">
            <w:rPr>
              <w:color w:val="000000"/>
            </w:rPr>
            <w:t>Bartoszewska</w:t>
          </w:r>
          <w:proofErr w:type="spellEnd"/>
          <w:r w:rsidRPr="00F17D20">
            <w:rPr>
              <w:color w:val="000000"/>
            </w:rPr>
            <w:t xml:space="preserve"> S, </w:t>
          </w:r>
          <w:proofErr w:type="spellStart"/>
          <w:r w:rsidRPr="00F17D20">
            <w:rPr>
              <w:color w:val="000000"/>
            </w:rPr>
            <w:t>Janaszak-Jasiecka</w:t>
          </w:r>
          <w:proofErr w:type="spellEnd"/>
          <w:r w:rsidRPr="00F17D20">
            <w:rPr>
              <w:color w:val="000000"/>
            </w:rPr>
            <w:t xml:space="preserve"> A, </w:t>
          </w:r>
          <w:proofErr w:type="spellStart"/>
          <w:r w:rsidRPr="00F17D20">
            <w:rPr>
              <w:color w:val="000000"/>
            </w:rPr>
            <w:t>Ochocka</w:t>
          </w:r>
          <w:proofErr w:type="spellEnd"/>
          <w:r w:rsidRPr="00F17D20">
            <w:rPr>
              <w:color w:val="000000"/>
            </w:rPr>
            <w:t xml:space="preserve"> RJ, </w:t>
          </w:r>
          <w:proofErr w:type="spellStart"/>
          <w:r w:rsidRPr="00F17D20">
            <w:rPr>
              <w:color w:val="000000"/>
            </w:rPr>
            <w:t>Collawn</w:t>
          </w:r>
          <w:proofErr w:type="spellEnd"/>
          <w:r w:rsidRPr="00F17D20">
            <w:rPr>
              <w:color w:val="000000"/>
            </w:rPr>
            <w:t xml:space="preserve"> JF, Bartoszewski R. miRNAs regulate the HIF switch during hypoxia: a novel therapeutic target. Angiogenesis. 2018;21(2):183–202.</w:t>
          </w:r>
        </w:p>
        <w:p w14:paraId="439B910F" w14:textId="77777777" w:rsidR="00F17D20" w:rsidRPr="00F17D20" w:rsidRDefault="00F17D20">
          <w:pPr>
            <w:pStyle w:val="csl-entry"/>
            <w:divId w:val="747458422"/>
            <w:rPr>
              <w:color w:val="000000"/>
            </w:rPr>
          </w:pPr>
          <w:r w:rsidRPr="00F17D20">
            <w:rPr>
              <w:color w:val="000000"/>
            </w:rPr>
            <w:t>23. Shang Y, Chen H, Ye J, Wei X, Liu S, Wang R. HIF-1α/Ascl2/miR-200b regulatory feedback circuit modulated the epithelial-mesenchymal transition (EMT) in colorectal cancer cells. Exp Cell Res. 2017;360(2):243–56.</w:t>
          </w:r>
        </w:p>
        <w:p w14:paraId="4218D5A6" w14:textId="77777777" w:rsidR="00F17D20" w:rsidRPr="00F17D20" w:rsidRDefault="00F17D20">
          <w:pPr>
            <w:pStyle w:val="csl-entry"/>
            <w:divId w:val="747458422"/>
            <w:rPr>
              <w:color w:val="000000"/>
            </w:rPr>
          </w:pPr>
          <w:r w:rsidRPr="00F17D20">
            <w:rPr>
              <w:color w:val="000000"/>
            </w:rPr>
            <w:t xml:space="preserve">24. Byun Y, Choi Y-C, </w:t>
          </w:r>
          <w:proofErr w:type="spellStart"/>
          <w:r w:rsidRPr="00F17D20">
            <w:rPr>
              <w:color w:val="000000"/>
            </w:rPr>
            <w:t>Jeong</w:t>
          </w:r>
          <w:proofErr w:type="spellEnd"/>
          <w:r w:rsidRPr="00F17D20">
            <w:rPr>
              <w:color w:val="000000"/>
            </w:rPr>
            <w:t xml:space="preserve"> Y, Lee G, Yoon S, </w:t>
          </w:r>
          <w:proofErr w:type="spellStart"/>
          <w:r w:rsidRPr="00F17D20">
            <w:rPr>
              <w:color w:val="000000"/>
            </w:rPr>
            <w:t>Jeong</w:t>
          </w:r>
          <w:proofErr w:type="spellEnd"/>
          <w:r w:rsidRPr="00F17D20">
            <w:rPr>
              <w:color w:val="000000"/>
            </w:rPr>
            <w:t xml:space="preserve"> Y, et al. MiR-200c downregulates HIF-1α and inhibits migration of lung cancer cells. Cell Mol Biol Lett. 2019;24(1):28.</w:t>
          </w:r>
        </w:p>
        <w:p w14:paraId="4DC91C0B" w14:textId="77777777" w:rsidR="00F17D20" w:rsidRPr="00F17D20" w:rsidRDefault="00F17D20">
          <w:pPr>
            <w:pStyle w:val="csl-entry"/>
            <w:divId w:val="747458422"/>
            <w:rPr>
              <w:color w:val="000000"/>
            </w:rPr>
          </w:pPr>
          <w:r w:rsidRPr="00F17D20">
            <w:rPr>
              <w:color w:val="000000"/>
            </w:rPr>
            <w:t xml:space="preserve">25. Xu X, Tan X, </w:t>
          </w:r>
          <w:proofErr w:type="spellStart"/>
          <w:r w:rsidRPr="00F17D20">
            <w:rPr>
              <w:color w:val="000000"/>
            </w:rPr>
            <w:t>Tampe</w:t>
          </w:r>
          <w:proofErr w:type="spellEnd"/>
          <w:r w:rsidRPr="00F17D20">
            <w:rPr>
              <w:color w:val="000000"/>
            </w:rPr>
            <w:t xml:space="preserve"> B, Sanchez E, </w:t>
          </w:r>
          <w:proofErr w:type="spellStart"/>
          <w:r w:rsidRPr="00F17D20">
            <w:rPr>
              <w:color w:val="000000"/>
            </w:rPr>
            <w:t>Zeisberg</w:t>
          </w:r>
          <w:proofErr w:type="spellEnd"/>
          <w:r w:rsidRPr="00F17D20">
            <w:rPr>
              <w:color w:val="000000"/>
            </w:rPr>
            <w:t xml:space="preserve"> M, </w:t>
          </w:r>
          <w:proofErr w:type="spellStart"/>
          <w:r w:rsidRPr="00F17D20">
            <w:rPr>
              <w:color w:val="000000"/>
            </w:rPr>
            <w:t>Zeisberg</w:t>
          </w:r>
          <w:proofErr w:type="spellEnd"/>
          <w:r w:rsidRPr="00F17D20">
            <w:rPr>
              <w:color w:val="000000"/>
            </w:rPr>
            <w:t xml:space="preserve"> EM. Snail Is a Direct Target of Hypoxia-inducible Factor 1α (HIF1α) in Hypoxia-induced Endothelial to Mesenchymal Transition of Human Coronary Endothelial Cells*. J Biol Chem. 2015;290(27):16653–64.</w:t>
          </w:r>
        </w:p>
        <w:p w14:paraId="3745AA90" w14:textId="77777777" w:rsidR="00F17D20" w:rsidRPr="00F17D20" w:rsidRDefault="00F17D20">
          <w:pPr>
            <w:pStyle w:val="csl-entry"/>
            <w:divId w:val="747458422"/>
            <w:rPr>
              <w:color w:val="000000"/>
            </w:rPr>
          </w:pPr>
          <w:r w:rsidRPr="00F17D20">
            <w:rPr>
              <w:color w:val="000000"/>
            </w:rPr>
            <w:t xml:space="preserve">26. Chou C-C, Lee K-H, Lai I-L, Wang D, Mo X, </w:t>
          </w:r>
          <w:proofErr w:type="spellStart"/>
          <w:r w:rsidRPr="00F17D20">
            <w:rPr>
              <w:color w:val="000000"/>
            </w:rPr>
            <w:t>Kulp</w:t>
          </w:r>
          <w:proofErr w:type="spellEnd"/>
          <w:r w:rsidRPr="00F17D20">
            <w:rPr>
              <w:color w:val="000000"/>
            </w:rPr>
            <w:t xml:space="preserve"> SK, et al. AMPK Reverses the Mesenchymal Phenotype of Cancer Cells by Targeting the Akt–MDM2–Foxo3a Signaling Axis. Cancer Res. 2014;74(17):4783–95.</w:t>
          </w:r>
        </w:p>
        <w:p w14:paraId="06AD249E" w14:textId="77777777" w:rsidR="00F17D20" w:rsidRPr="00F17D20" w:rsidRDefault="00F17D20">
          <w:pPr>
            <w:pStyle w:val="csl-entry"/>
            <w:divId w:val="747458422"/>
            <w:rPr>
              <w:color w:val="000000"/>
            </w:rPr>
          </w:pPr>
          <w:r w:rsidRPr="00F17D20">
            <w:rPr>
              <w:color w:val="000000"/>
            </w:rPr>
            <w:t xml:space="preserve">27. Ohshima J, Wang Q, </w:t>
          </w:r>
          <w:proofErr w:type="spellStart"/>
          <w:r w:rsidRPr="00F17D20">
            <w:rPr>
              <w:color w:val="000000"/>
            </w:rPr>
            <w:t>Fitzsimonds</w:t>
          </w:r>
          <w:proofErr w:type="spellEnd"/>
          <w:r w:rsidRPr="00F17D20">
            <w:rPr>
              <w:color w:val="000000"/>
            </w:rPr>
            <w:t xml:space="preserve"> ZR, Miller DP, </w:t>
          </w:r>
          <w:proofErr w:type="spellStart"/>
          <w:r w:rsidRPr="00F17D20">
            <w:rPr>
              <w:color w:val="000000"/>
            </w:rPr>
            <w:t>Sztukowska</w:t>
          </w:r>
          <w:proofErr w:type="spellEnd"/>
          <w:r w:rsidRPr="00F17D20">
            <w:rPr>
              <w:color w:val="000000"/>
            </w:rPr>
            <w:t xml:space="preserve"> MN, Jung Y-J, et al. Streptococcus </w:t>
          </w:r>
          <w:proofErr w:type="spellStart"/>
          <w:r w:rsidRPr="00F17D20">
            <w:rPr>
              <w:color w:val="000000"/>
            </w:rPr>
            <w:t>gordonii</w:t>
          </w:r>
          <w:proofErr w:type="spellEnd"/>
          <w:r w:rsidRPr="00F17D20">
            <w:rPr>
              <w:color w:val="000000"/>
            </w:rPr>
            <w:t xml:space="preserve"> programs epithelial cells to resist ZEB2 induction by </w:t>
          </w:r>
          <w:proofErr w:type="spellStart"/>
          <w:r w:rsidRPr="00F17D20">
            <w:rPr>
              <w:color w:val="000000"/>
            </w:rPr>
            <w:t>Porphyromonas</w:t>
          </w:r>
          <w:proofErr w:type="spellEnd"/>
          <w:r w:rsidRPr="00F17D20">
            <w:rPr>
              <w:color w:val="000000"/>
            </w:rPr>
            <w:t xml:space="preserve"> </w:t>
          </w:r>
          <w:proofErr w:type="spellStart"/>
          <w:r w:rsidRPr="00F17D20">
            <w:rPr>
              <w:color w:val="000000"/>
            </w:rPr>
            <w:t>gingivalis</w:t>
          </w:r>
          <w:proofErr w:type="spellEnd"/>
          <w:r w:rsidRPr="00F17D20">
            <w:rPr>
              <w:color w:val="000000"/>
            </w:rPr>
            <w:t xml:space="preserve">. Proc National </w:t>
          </w:r>
          <w:proofErr w:type="spellStart"/>
          <w:r w:rsidRPr="00F17D20">
            <w:rPr>
              <w:color w:val="000000"/>
            </w:rPr>
            <w:t>Acad</w:t>
          </w:r>
          <w:proofErr w:type="spellEnd"/>
          <w:r w:rsidRPr="00F17D20">
            <w:rPr>
              <w:color w:val="000000"/>
            </w:rPr>
            <w:t xml:space="preserve"> Sci. 2019;116(17):201900101.</w:t>
          </w:r>
        </w:p>
        <w:p w14:paraId="3B626DC2" w14:textId="77777777" w:rsidR="00F17D20" w:rsidRPr="00F17D20" w:rsidRDefault="00F17D20">
          <w:pPr>
            <w:pStyle w:val="csl-entry"/>
            <w:divId w:val="747458422"/>
            <w:rPr>
              <w:color w:val="000000"/>
            </w:rPr>
          </w:pPr>
          <w:r w:rsidRPr="00F17D20">
            <w:rPr>
              <w:color w:val="000000"/>
            </w:rPr>
            <w:t xml:space="preserve">28. Huang W, Cao J, Liu X, Meng F, Li M, Chen B, et al. AMPK Plays a Dual Role in Regulation of CREB/BDNF Pathway in Mouse Primary Hippocampal Cells. J Mol </w:t>
          </w:r>
          <w:proofErr w:type="spellStart"/>
          <w:r w:rsidRPr="00F17D20">
            <w:rPr>
              <w:color w:val="000000"/>
            </w:rPr>
            <w:t>Neurosci</w:t>
          </w:r>
          <w:proofErr w:type="spellEnd"/>
          <w:r w:rsidRPr="00F17D20">
            <w:rPr>
              <w:color w:val="000000"/>
            </w:rPr>
            <w:t>. 2015;56(4):782–8.</w:t>
          </w:r>
        </w:p>
        <w:p w14:paraId="4A197355" w14:textId="77777777" w:rsidR="00F17D20" w:rsidRPr="00F17D20" w:rsidRDefault="00F17D20">
          <w:pPr>
            <w:pStyle w:val="csl-entry"/>
            <w:divId w:val="747458422"/>
            <w:rPr>
              <w:color w:val="000000"/>
            </w:rPr>
          </w:pPr>
          <w:r w:rsidRPr="00F17D20">
            <w:rPr>
              <w:color w:val="000000"/>
            </w:rPr>
            <w:t xml:space="preserve">29. </w:t>
          </w:r>
          <w:proofErr w:type="spellStart"/>
          <w:r w:rsidRPr="00F17D20">
            <w:rPr>
              <w:color w:val="000000"/>
            </w:rPr>
            <w:t>Jin</w:t>
          </w:r>
          <w:proofErr w:type="spellEnd"/>
          <w:r w:rsidRPr="00F17D20">
            <w:rPr>
              <w:color w:val="000000"/>
            </w:rPr>
            <w:t xml:space="preserve"> H, </w:t>
          </w:r>
          <w:proofErr w:type="spellStart"/>
          <w:r w:rsidRPr="00F17D20">
            <w:rPr>
              <w:color w:val="000000"/>
            </w:rPr>
            <w:t>Xue</w:t>
          </w:r>
          <w:proofErr w:type="spellEnd"/>
          <w:r w:rsidRPr="00F17D20">
            <w:rPr>
              <w:color w:val="000000"/>
            </w:rPr>
            <w:t xml:space="preserve"> L, Mo L, Zhang D, Guo X, Xu J, et al. Downregulation of miR-200c stabilizes XIAP mRNA and contributes to invasion and lung metastasis of bladder cancer. Cell </w:t>
          </w:r>
          <w:proofErr w:type="spellStart"/>
          <w:r w:rsidRPr="00F17D20">
            <w:rPr>
              <w:color w:val="000000"/>
            </w:rPr>
            <w:t>Adhes</w:t>
          </w:r>
          <w:proofErr w:type="spellEnd"/>
          <w:r w:rsidRPr="00F17D20">
            <w:rPr>
              <w:color w:val="000000"/>
            </w:rPr>
            <w:t xml:space="preserve"> </w:t>
          </w:r>
          <w:proofErr w:type="spellStart"/>
          <w:r w:rsidRPr="00F17D20">
            <w:rPr>
              <w:color w:val="000000"/>
            </w:rPr>
            <w:t>Migr</w:t>
          </w:r>
          <w:proofErr w:type="spellEnd"/>
          <w:r w:rsidRPr="00F17D20">
            <w:rPr>
              <w:color w:val="000000"/>
            </w:rPr>
            <w:t>. 2019;13(1):236–48.</w:t>
          </w:r>
        </w:p>
        <w:p w14:paraId="4D6A6523" w14:textId="77777777" w:rsidR="00F17D20" w:rsidRPr="00F17D20" w:rsidRDefault="00F17D20">
          <w:pPr>
            <w:pStyle w:val="csl-entry"/>
            <w:divId w:val="747458422"/>
            <w:rPr>
              <w:color w:val="000000"/>
            </w:rPr>
          </w:pPr>
          <w:r w:rsidRPr="00F17D20">
            <w:rPr>
              <w:color w:val="000000"/>
            </w:rPr>
            <w:t xml:space="preserve">30. </w:t>
          </w:r>
          <w:proofErr w:type="spellStart"/>
          <w:r w:rsidRPr="00F17D20">
            <w:rPr>
              <w:color w:val="000000"/>
            </w:rPr>
            <w:t>Janin</w:t>
          </w:r>
          <w:proofErr w:type="spellEnd"/>
          <w:r w:rsidRPr="00F17D20">
            <w:rPr>
              <w:color w:val="000000"/>
            </w:rPr>
            <w:t xml:space="preserve"> M, </w:t>
          </w:r>
          <w:proofErr w:type="spellStart"/>
          <w:r w:rsidRPr="00F17D20">
            <w:rPr>
              <w:color w:val="000000"/>
            </w:rPr>
            <w:t>Esteller</w:t>
          </w:r>
          <w:proofErr w:type="spellEnd"/>
          <w:r w:rsidRPr="00F17D20">
            <w:rPr>
              <w:color w:val="000000"/>
            </w:rPr>
            <w:t xml:space="preserve"> M. Oncometabolite Accumulation and Epithelial-to-Mesenchymal Transition: The Turn of Fumarate. Cell </w:t>
          </w:r>
          <w:proofErr w:type="spellStart"/>
          <w:r w:rsidRPr="00F17D20">
            <w:rPr>
              <w:color w:val="000000"/>
            </w:rPr>
            <w:t>Metab</w:t>
          </w:r>
          <w:proofErr w:type="spellEnd"/>
          <w:r w:rsidRPr="00F17D20">
            <w:rPr>
              <w:color w:val="000000"/>
            </w:rPr>
            <w:t>. 2016;24(4):529–30.</w:t>
          </w:r>
        </w:p>
        <w:p w14:paraId="05B6C0B7" w14:textId="77777777" w:rsidR="00F17D20" w:rsidRPr="00F17D20" w:rsidRDefault="00F17D20">
          <w:pPr>
            <w:pStyle w:val="csl-entry"/>
            <w:divId w:val="747458422"/>
            <w:rPr>
              <w:color w:val="000000"/>
            </w:rPr>
          </w:pPr>
          <w:r w:rsidRPr="00F17D20">
            <w:rPr>
              <w:color w:val="000000"/>
            </w:rPr>
            <w:t xml:space="preserve">31. Zhang Q, Zheng S, Wang S, Wang W, Xing H, Xu S. Chlorpyrifos induced oxidative stress to promote apoptosis and autophagy through the regulation of miR-19a-AMPK axis in common carp. Fish Shellfish Immun. </w:t>
          </w:r>
          <w:proofErr w:type="gramStart"/>
          <w:r w:rsidRPr="00F17D20">
            <w:rPr>
              <w:color w:val="000000"/>
            </w:rPr>
            <w:t>2019;93:1093</w:t>
          </w:r>
          <w:proofErr w:type="gramEnd"/>
          <w:r w:rsidRPr="00F17D20">
            <w:rPr>
              <w:color w:val="000000"/>
            </w:rPr>
            <w:t>–9.</w:t>
          </w:r>
        </w:p>
        <w:p w14:paraId="4F0BED85" w14:textId="77777777" w:rsidR="00F17D20" w:rsidRPr="00F17D20" w:rsidRDefault="00F17D20">
          <w:pPr>
            <w:pStyle w:val="csl-entry"/>
            <w:divId w:val="747458422"/>
            <w:rPr>
              <w:color w:val="000000"/>
            </w:rPr>
          </w:pPr>
          <w:r w:rsidRPr="00F17D20">
            <w:rPr>
              <w:color w:val="000000"/>
            </w:rPr>
            <w:t xml:space="preserve">32. </w:t>
          </w:r>
          <w:proofErr w:type="spellStart"/>
          <w:r w:rsidRPr="00F17D20">
            <w:rPr>
              <w:color w:val="000000"/>
            </w:rPr>
            <w:t>Radisky</w:t>
          </w:r>
          <w:proofErr w:type="spellEnd"/>
          <w:r w:rsidRPr="00F17D20">
            <w:rPr>
              <w:color w:val="000000"/>
            </w:rPr>
            <w:t xml:space="preserve"> DC, Levy DD, </w:t>
          </w:r>
          <w:proofErr w:type="spellStart"/>
          <w:r w:rsidRPr="00F17D20">
            <w:rPr>
              <w:color w:val="000000"/>
            </w:rPr>
            <w:t>Littlepage</w:t>
          </w:r>
          <w:proofErr w:type="spellEnd"/>
          <w:r w:rsidRPr="00F17D20">
            <w:rPr>
              <w:color w:val="000000"/>
            </w:rPr>
            <w:t xml:space="preserve"> LE, Liu H, Nelson CM, Fata JE, et al. Rac1b and reactive oxygen species mediate MMP-3-induced EMT and genomic instability. Nature. 2005;436(7047):123–7.</w:t>
          </w:r>
        </w:p>
        <w:p w14:paraId="17A3D445" w14:textId="77777777" w:rsidR="00F17D20" w:rsidRPr="00F17D20" w:rsidRDefault="00F17D20">
          <w:pPr>
            <w:pStyle w:val="csl-entry"/>
            <w:divId w:val="747458422"/>
            <w:rPr>
              <w:color w:val="000000"/>
            </w:rPr>
          </w:pPr>
          <w:r w:rsidRPr="00F17D20">
            <w:rPr>
              <w:color w:val="000000"/>
            </w:rPr>
            <w:t xml:space="preserve">33. Saxena K, Jolly MK, Balamurugan K. Hypoxia, partial EMT and collective migration: Emerging culprits in metastasis. </w:t>
          </w:r>
          <w:proofErr w:type="spellStart"/>
          <w:r w:rsidRPr="00F17D20">
            <w:rPr>
              <w:color w:val="000000"/>
            </w:rPr>
            <w:t>Transl</w:t>
          </w:r>
          <w:proofErr w:type="spellEnd"/>
          <w:r w:rsidRPr="00F17D20">
            <w:rPr>
              <w:color w:val="000000"/>
            </w:rPr>
            <w:t xml:space="preserve"> Oncol. 2020;13(11):100845.</w:t>
          </w:r>
        </w:p>
        <w:p w14:paraId="03132374" w14:textId="77777777" w:rsidR="00F17D20" w:rsidRPr="00F17D20" w:rsidRDefault="00F17D20">
          <w:pPr>
            <w:pStyle w:val="csl-entry"/>
            <w:divId w:val="747458422"/>
            <w:rPr>
              <w:color w:val="000000"/>
            </w:rPr>
          </w:pPr>
          <w:r w:rsidRPr="00F17D20">
            <w:rPr>
              <w:color w:val="000000"/>
            </w:rPr>
            <w:t xml:space="preserve">34. </w:t>
          </w:r>
          <w:proofErr w:type="spellStart"/>
          <w:r w:rsidRPr="00F17D20">
            <w:rPr>
              <w:color w:val="000000"/>
            </w:rPr>
            <w:t>Babaei</w:t>
          </w:r>
          <w:proofErr w:type="spellEnd"/>
          <w:r w:rsidRPr="00F17D20">
            <w:rPr>
              <w:color w:val="000000"/>
            </w:rPr>
            <w:t xml:space="preserve"> G, </w:t>
          </w:r>
          <w:proofErr w:type="spellStart"/>
          <w:r w:rsidRPr="00F17D20">
            <w:rPr>
              <w:color w:val="000000"/>
            </w:rPr>
            <w:t>Raei</w:t>
          </w:r>
          <w:proofErr w:type="spellEnd"/>
          <w:r w:rsidRPr="00F17D20">
            <w:rPr>
              <w:color w:val="000000"/>
            </w:rPr>
            <w:t xml:space="preserve"> N, </w:t>
          </w:r>
          <w:proofErr w:type="spellStart"/>
          <w:r w:rsidRPr="00F17D20">
            <w:rPr>
              <w:color w:val="000000"/>
            </w:rPr>
            <w:t>milani</w:t>
          </w:r>
          <w:proofErr w:type="spellEnd"/>
          <w:r w:rsidRPr="00F17D20">
            <w:rPr>
              <w:color w:val="000000"/>
            </w:rPr>
            <w:t xml:space="preserve"> AT, Aziz SG-G, </w:t>
          </w:r>
          <w:proofErr w:type="spellStart"/>
          <w:r w:rsidRPr="00F17D20">
            <w:rPr>
              <w:color w:val="000000"/>
            </w:rPr>
            <w:t>Pourjabbar</w:t>
          </w:r>
          <w:proofErr w:type="spellEnd"/>
          <w:r w:rsidRPr="00F17D20">
            <w:rPr>
              <w:color w:val="000000"/>
            </w:rPr>
            <w:t xml:space="preserve"> N, </w:t>
          </w:r>
          <w:proofErr w:type="spellStart"/>
          <w:r w:rsidRPr="00F17D20">
            <w:rPr>
              <w:color w:val="000000"/>
            </w:rPr>
            <w:t>Geravand</w:t>
          </w:r>
          <w:proofErr w:type="spellEnd"/>
          <w:r w:rsidRPr="00F17D20">
            <w:rPr>
              <w:color w:val="000000"/>
            </w:rPr>
            <w:t xml:space="preserve"> F. The emerging role of miR-200 family in metastasis: focus on EMT, CSCs, angiogenesis, and </w:t>
          </w:r>
          <w:proofErr w:type="spellStart"/>
          <w:r w:rsidRPr="00F17D20">
            <w:rPr>
              <w:color w:val="000000"/>
            </w:rPr>
            <w:t>anoikis</w:t>
          </w:r>
          <w:proofErr w:type="spellEnd"/>
          <w:r w:rsidRPr="00F17D20">
            <w:rPr>
              <w:color w:val="000000"/>
            </w:rPr>
            <w:t>. Mol Biol Rep. 2021;48(10):6935–47.</w:t>
          </w:r>
        </w:p>
        <w:p w14:paraId="1043B817" w14:textId="77777777" w:rsidR="00F17D20" w:rsidRPr="00F17D20" w:rsidRDefault="00F17D20">
          <w:pPr>
            <w:pStyle w:val="csl-entry"/>
            <w:divId w:val="747458422"/>
            <w:rPr>
              <w:color w:val="000000"/>
            </w:rPr>
          </w:pPr>
          <w:r w:rsidRPr="00F17D20">
            <w:rPr>
              <w:color w:val="000000"/>
            </w:rPr>
            <w:t xml:space="preserve">35. </w:t>
          </w:r>
          <w:proofErr w:type="spellStart"/>
          <w:r w:rsidRPr="00F17D20">
            <w:rPr>
              <w:color w:val="000000"/>
            </w:rPr>
            <w:t>LeBleu</w:t>
          </w:r>
          <w:proofErr w:type="spellEnd"/>
          <w:r w:rsidRPr="00F17D20">
            <w:rPr>
              <w:color w:val="000000"/>
            </w:rPr>
            <w:t xml:space="preserve"> VS, O’Connell JT, Herrera KNG, </w:t>
          </w:r>
          <w:proofErr w:type="spellStart"/>
          <w:r w:rsidRPr="00F17D20">
            <w:rPr>
              <w:color w:val="000000"/>
            </w:rPr>
            <w:t>Wikman</w:t>
          </w:r>
          <w:proofErr w:type="spellEnd"/>
          <w:r w:rsidRPr="00F17D20">
            <w:rPr>
              <w:color w:val="000000"/>
            </w:rPr>
            <w:t xml:space="preserve"> H, </w:t>
          </w:r>
          <w:proofErr w:type="spellStart"/>
          <w:r w:rsidRPr="00F17D20">
            <w:rPr>
              <w:color w:val="000000"/>
            </w:rPr>
            <w:t>Pantel</w:t>
          </w:r>
          <w:proofErr w:type="spellEnd"/>
          <w:r w:rsidRPr="00F17D20">
            <w:rPr>
              <w:color w:val="000000"/>
            </w:rPr>
            <w:t xml:space="preserve"> K, </w:t>
          </w:r>
          <w:proofErr w:type="spellStart"/>
          <w:r w:rsidRPr="00F17D20">
            <w:rPr>
              <w:color w:val="000000"/>
            </w:rPr>
            <w:t>Haigis</w:t>
          </w:r>
          <w:proofErr w:type="spellEnd"/>
          <w:r w:rsidRPr="00F17D20">
            <w:rPr>
              <w:color w:val="000000"/>
            </w:rPr>
            <w:t xml:space="preserve"> MC, et al. PGC-1α mediates mitochondrial biogenesis and oxidative phosphorylation in cancer cells to promote metastasis. Nat Cell Biol. 2014;16(10):992–1003.</w:t>
          </w:r>
        </w:p>
        <w:p w14:paraId="77CBA7FB" w14:textId="10F9FE83" w:rsidR="00E469AE" w:rsidRPr="00330620" w:rsidRDefault="00F17D20">
          <w:pPr>
            <w:pStyle w:val="Bibliography"/>
            <w:rPr>
              <w:rFonts w:ascii="Times New Roman" w:hAnsi="Times New Roman" w:cs="Times New Roman"/>
            </w:rPr>
          </w:pPr>
          <w:r w:rsidRPr="00F17D20">
            <w:rPr>
              <w:rFonts w:ascii="Times New Roman" w:eastAsia="Times New Roman" w:hAnsi="Times New Roman" w:cs="Times New Roman"/>
              <w:color w:val="000000"/>
            </w:rPr>
            <w:t> </w:t>
          </w:r>
        </w:p>
      </w:sdtContent>
    </w:sdt>
    <w:sectPr w:rsidR="00E469AE" w:rsidRPr="0033062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ia, Dongya (NIH/NCI) [E]" w:date="2022-02-27T20:45:00Z" w:initials="JD([">
    <w:p w14:paraId="381F8766" w14:textId="77777777" w:rsidR="00842039" w:rsidRDefault="00842039" w:rsidP="00DB3CA2">
      <w:r>
        <w:rPr>
          <w:rStyle w:val="CommentReference"/>
        </w:rPr>
        <w:annotationRef/>
      </w:r>
      <w:r>
        <w:rPr>
          <w:sz w:val="20"/>
          <w:szCs w:val="20"/>
        </w:rPr>
        <w:t>The latest version summarizing hallmarks of cancer was published Jan 2022 by Douglas Hanahan - Hallmarks of Cancer: New Dimensions in Cancer Discovery. Please appropriately cite.</w:t>
      </w:r>
    </w:p>
  </w:comment>
  <w:comment w:id="3" w:author="Jia, Dongya (NIH/NCI) [E]" w:date="2022-02-27T20:53:00Z" w:initials="JD([">
    <w:p w14:paraId="12A2FF68" w14:textId="77777777" w:rsidR="00AA49A8" w:rsidRDefault="00AA49A8" w:rsidP="00926D0F">
      <w:r>
        <w:rPr>
          <w:rStyle w:val="CommentReference"/>
        </w:rPr>
        <w:annotationRef/>
      </w:r>
      <w:r>
        <w:rPr>
          <w:sz w:val="20"/>
          <w:szCs w:val="20"/>
        </w:rPr>
        <w:t>I suggest (1) start with talking about the role of EMT in metastasis and the aggressiveness of hybrid E/M state, a state predicted by gene network model and verified by experiments.</w:t>
      </w:r>
    </w:p>
    <w:p w14:paraId="122D0549" w14:textId="77777777" w:rsidR="00AA49A8" w:rsidRDefault="00AA49A8" w:rsidP="00926D0F">
      <w:r>
        <w:rPr>
          <w:sz w:val="20"/>
          <w:szCs w:val="20"/>
        </w:rPr>
        <w:t xml:space="preserve"> (2) Then talking about the metabolic reprogramming, how cancer cells can switch between glycolysis and OXPHOS, and also acquire hybrid metabolic phenotype and low/low phenotype (</w:t>
      </w:r>
      <w:hyperlink r:id="rId1" w:history="1">
        <w:r w:rsidRPr="00926D0F">
          <w:rPr>
            <w:rStyle w:val="Hyperlink"/>
            <w:sz w:val="20"/>
            <w:szCs w:val="20"/>
          </w:rPr>
          <w:t>https://www.frontiersin.org/articles/10.3389/fonc.2020.01426/full</w:t>
        </w:r>
      </w:hyperlink>
      <w:r>
        <w:rPr>
          <w:sz w:val="20"/>
          <w:szCs w:val="20"/>
        </w:rPr>
        <w:t>). And show experimental evidence connecting the hybrid metabolism with circulating tumor cells (</w:t>
      </w:r>
      <w:hyperlink r:id="rId2" w:history="1">
        <w:r w:rsidRPr="00926D0F">
          <w:rPr>
            <w:rStyle w:val="Hyperlink"/>
            <w:sz w:val="20"/>
            <w:szCs w:val="20"/>
          </w:rPr>
          <w:t>https://www.ncbi.nlm.nih.gov/pmc/articles/PMC4369153/</w:t>
        </w:r>
      </w:hyperlink>
      <w:r>
        <w:rPr>
          <w:sz w:val="20"/>
          <w:szCs w:val="20"/>
        </w:rPr>
        <w:t>) and high metastatic potential (</w:t>
      </w:r>
      <w:hyperlink r:id="rId3" w:history="1">
        <w:r w:rsidRPr="00926D0F">
          <w:rPr>
            <w:rStyle w:val="Hyperlink"/>
            <w:sz w:val="20"/>
            <w:szCs w:val="20"/>
          </w:rPr>
          <w:t>https://www.cell.com/cell-metabolism/pdfExtended/S1550-4131(15)00398-8)</w:t>
        </w:r>
      </w:hyperlink>
      <w:r>
        <w:rPr>
          <w:sz w:val="20"/>
          <w:szCs w:val="20"/>
        </w:rPr>
        <w:t xml:space="preserve">. </w:t>
      </w:r>
    </w:p>
    <w:p w14:paraId="64308674" w14:textId="77777777" w:rsidR="00AA49A8" w:rsidRDefault="00AA49A8" w:rsidP="00926D0F">
      <w:r>
        <w:rPr>
          <w:sz w:val="20"/>
          <w:szCs w:val="20"/>
        </w:rPr>
        <w:t>(3) Then we discuss evidence when cancer cells undergoing EMT, they change their metabolic phenotypes, and vice versa, when cell change their metabolic phenotype, they change their metastatic potential</w:t>
      </w:r>
    </w:p>
    <w:p w14:paraId="34A2EE2D" w14:textId="77777777" w:rsidR="00AA49A8" w:rsidRDefault="00AA49A8" w:rsidP="00926D0F">
      <w:r>
        <w:rPr>
          <w:sz w:val="20"/>
          <w:szCs w:val="20"/>
        </w:rPr>
        <w:t xml:space="preserve">(4) </w:t>
      </w:r>
      <w:proofErr w:type="gramStart"/>
      <w:r>
        <w:rPr>
          <w:sz w:val="20"/>
          <w:szCs w:val="20"/>
        </w:rPr>
        <w:t>Finally</w:t>
      </w:r>
      <w:proofErr w:type="gramEnd"/>
      <w:r>
        <w:rPr>
          <w:sz w:val="20"/>
          <w:szCs w:val="20"/>
        </w:rPr>
        <w:t xml:space="preserve"> we emphasize our goal of this work is to systematically identify the coupling between EMT states and metabolism states, specifically focusing on the emerging coupling of hybrid E/M-hybrid metabolism states, as both hybrid states often exhibit </w:t>
      </w:r>
      <w:proofErr w:type="spellStart"/>
      <w:r>
        <w:rPr>
          <w:sz w:val="20"/>
          <w:szCs w:val="20"/>
        </w:rPr>
        <w:t>highiest</w:t>
      </w:r>
      <w:proofErr w:type="spellEnd"/>
      <w:r>
        <w:rPr>
          <w:sz w:val="20"/>
          <w:szCs w:val="20"/>
        </w:rPr>
        <w:t xml:space="preserve"> aggressiveness.</w:t>
      </w:r>
    </w:p>
  </w:comment>
  <w:comment w:id="7" w:author="Jia, Dongya (NIH/NCI) [E]" w:date="2022-02-27T20:54:00Z" w:initials="JD([">
    <w:p w14:paraId="44B53D00" w14:textId="77777777" w:rsidR="00AA49A8" w:rsidRDefault="00AA49A8" w:rsidP="000D4D8C">
      <w:r>
        <w:rPr>
          <w:rStyle w:val="CommentReference"/>
        </w:rPr>
        <w:annotationRef/>
      </w:r>
      <w:r>
        <w:rPr>
          <w:sz w:val="20"/>
          <w:szCs w:val="20"/>
        </w:rPr>
        <w:t>Please elaborate these examples to give a flavor of how both traits - EMT and metabolism are connected.</w:t>
      </w:r>
    </w:p>
  </w:comment>
  <w:comment w:id="15" w:author="Jia, Dongya (NIH/NCI) [E]" w:date="2022-02-27T20:57:00Z" w:initials="JD([">
    <w:p w14:paraId="1C3834B8" w14:textId="77777777" w:rsidR="00E462F4" w:rsidRDefault="00E462F4" w:rsidP="002F41D4">
      <w:r>
        <w:rPr>
          <w:rStyle w:val="CommentReference"/>
        </w:rPr>
        <w:annotationRef/>
      </w:r>
      <w:r>
        <w:rPr>
          <w:sz w:val="20"/>
          <w:szCs w:val="20"/>
        </w:rPr>
        <w:t>Please consider rephrasing…</w:t>
      </w:r>
    </w:p>
  </w:comment>
  <w:comment w:id="16" w:author="Jia, Dongya (NIH/NCI) [E]" w:date="2022-02-27T20:58:00Z" w:initials="JD([">
    <w:p w14:paraId="76EA816B" w14:textId="77777777" w:rsidR="00E462F4" w:rsidRDefault="00E462F4" w:rsidP="009C31E5">
      <w:r>
        <w:rPr>
          <w:rStyle w:val="CommentReference"/>
        </w:rPr>
        <w:annotationRef/>
      </w:r>
      <w:r>
        <w:rPr>
          <w:sz w:val="20"/>
          <w:szCs w:val="20"/>
        </w:rPr>
        <w:t xml:space="preserve">I feel this result is very striking! The </w:t>
      </w:r>
      <w:proofErr w:type="gramStart"/>
      <w:r>
        <w:rPr>
          <w:sz w:val="20"/>
          <w:szCs w:val="20"/>
        </w:rPr>
        <w:t>cross-talk</w:t>
      </w:r>
      <w:proofErr w:type="gramEnd"/>
      <w:r>
        <w:rPr>
          <w:sz w:val="20"/>
          <w:szCs w:val="20"/>
        </w:rPr>
        <w:t xml:space="preserve"> between EMT and metabolism can promote the hybrid state of each other! We need to emphasize.</w:t>
      </w:r>
    </w:p>
  </w:comment>
  <w:comment w:id="17" w:author="Jia, Dongya (NIH/NCI) [E]" w:date="2022-02-27T20:59:00Z" w:initials="JD([">
    <w:p w14:paraId="3E805D0A" w14:textId="77777777" w:rsidR="00E462F4" w:rsidRDefault="00E462F4" w:rsidP="008A23D9">
      <w:r>
        <w:rPr>
          <w:rStyle w:val="CommentReference"/>
        </w:rPr>
        <w:annotationRef/>
      </w:r>
      <w:r>
        <w:rPr>
          <w:sz w:val="20"/>
          <w:szCs w:val="20"/>
        </w:rPr>
        <w:t>references!</w:t>
      </w:r>
    </w:p>
  </w:comment>
  <w:comment w:id="19" w:author="Jia, Dongya (NIH/NCI) [E]" w:date="2022-02-27T20:59:00Z" w:initials="JD([">
    <w:p w14:paraId="0F59870D" w14:textId="77777777" w:rsidR="00E462F4" w:rsidRDefault="00E462F4" w:rsidP="001F375E">
      <w:r>
        <w:rPr>
          <w:rStyle w:val="CommentReference"/>
        </w:rPr>
        <w:annotationRef/>
      </w:r>
      <w:r>
        <w:rPr>
          <w:sz w:val="20"/>
          <w:szCs w:val="20"/>
        </w:rPr>
        <w:t>what does this mean?</w:t>
      </w:r>
    </w:p>
  </w:comment>
  <w:comment w:id="29" w:author="Jia, Dongya (NIH/NCI) [E]" w:date="2022-02-27T21:00:00Z" w:initials="JD([">
    <w:p w14:paraId="4B8C9DB3" w14:textId="77777777" w:rsidR="00E462F4" w:rsidRDefault="00E462F4" w:rsidP="00473500">
      <w:r>
        <w:rPr>
          <w:rStyle w:val="CommentReference"/>
        </w:rPr>
        <w:annotationRef/>
      </w:r>
      <w:r>
        <w:rPr>
          <w:sz w:val="20"/>
          <w:szCs w:val="20"/>
        </w:rPr>
        <w:t>How we interpret the results? If assuming primary tumor are mostly epithelial…</w:t>
      </w:r>
    </w:p>
  </w:comment>
  <w:comment w:id="30" w:author="Jia, Dongya (NIH/NCI) [E]" w:date="2022-02-27T21:01:00Z" w:initials="JD([">
    <w:p w14:paraId="5F45314B" w14:textId="77777777" w:rsidR="00F16605" w:rsidRDefault="00F16605" w:rsidP="00EE2013">
      <w:r>
        <w:rPr>
          <w:rStyle w:val="CommentReference"/>
        </w:rPr>
        <w:annotationRef/>
      </w:r>
      <w:r>
        <w:rPr>
          <w:sz w:val="20"/>
          <w:szCs w:val="20"/>
        </w:rPr>
        <w:t>Do you think it is possible to suggest experimental perturbation that can test this prediction?</w:t>
      </w:r>
    </w:p>
  </w:comment>
  <w:comment w:id="32" w:author="Jia, Dongya (NIH/NCI) [E]" w:date="2022-02-27T21:02:00Z" w:initials="JD([">
    <w:p w14:paraId="4EAC169C" w14:textId="77777777" w:rsidR="00F16605" w:rsidRDefault="00F16605" w:rsidP="00D4745F">
      <w:r>
        <w:rPr>
          <w:rStyle w:val="CommentReference"/>
        </w:rPr>
        <w:annotationRef/>
      </w:r>
      <w:r>
        <w:rPr>
          <w:sz w:val="20"/>
          <w:szCs w:val="20"/>
        </w:rPr>
        <w:t>I like this section!</w:t>
      </w:r>
    </w:p>
  </w:comment>
  <w:comment w:id="33" w:author="Jia, Dongya (NIH/NCI) [E]" w:date="2022-02-27T21:03:00Z" w:initials="JD([">
    <w:p w14:paraId="3331201A" w14:textId="77777777" w:rsidR="00F16605" w:rsidRDefault="00F16605" w:rsidP="006D244D">
      <w:r>
        <w:rPr>
          <w:rStyle w:val="CommentReference"/>
        </w:rPr>
        <w:annotationRef/>
      </w:r>
      <w:r>
        <w:rPr>
          <w:sz w:val="20"/>
          <w:szCs w:val="20"/>
        </w:rPr>
        <w:t>This is important. Please elaborate how change in metabolism drive EMT.</w:t>
      </w:r>
    </w:p>
  </w:comment>
  <w:comment w:id="35" w:author="Jia, Dongya (NIH/NCI) [E]" w:date="2022-02-27T21:04:00Z" w:initials="JD([">
    <w:p w14:paraId="21B34142" w14:textId="77777777" w:rsidR="00F16605" w:rsidRDefault="00F16605" w:rsidP="00147D30">
      <w:r>
        <w:rPr>
          <w:rStyle w:val="CommentReference"/>
        </w:rPr>
        <w:annotationRef/>
      </w:r>
      <w:r>
        <w:rPr>
          <w:sz w:val="20"/>
          <w:szCs w:val="20"/>
        </w:rPr>
        <w:t>Do you think there is a way to quantify the effect of PSFs in upregulating the coupled hybrid E/M-hybrid metabolism state?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F8766" w15:done="1"/>
  <w15:commentEx w15:paraId="34A2EE2D" w15:done="0"/>
  <w15:commentEx w15:paraId="44B53D00" w15:done="0"/>
  <w15:commentEx w15:paraId="1C3834B8" w15:done="0"/>
  <w15:commentEx w15:paraId="76EA816B" w15:done="0"/>
  <w15:commentEx w15:paraId="3E805D0A" w15:done="0"/>
  <w15:commentEx w15:paraId="0F59870D" w15:done="0"/>
  <w15:commentEx w15:paraId="4B8C9DB3" w15:done="0"/>
  <w15:commentEx w15:paraId="5F45314B" w15:done="0"/>
  <w15:commentEx w15:paraId="4EAC169C" w15:done="0"/>
  <w15:commentEx w15:paraId="3331201A" w15:done="0"/>
  <w15:commentEx w15:paraId="21B341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66F6B" w16cex:dateUtc="2022-02-28T02:45:00Z"/>
  <w16cex:commentExtensible w16cex:durableId="25C67169" w16cex:dateUtc="2022-02-28T02:53:00Z"/>
  <w16cex:commentExtensible w16cex:durableId="25C6719E" w16cex:dateUtc="2022-02-28T02:54:00Z"/>
  <w16cex:commentExtensible w16cex:durableId="25C67247" w16cex:dateUtc="2022-02-28T02:57:00Z"/>
  <w16cex:commentExtensible w16cex:durableId="25C672A1" w16cex:dateUtc="2022-02-28T02:58:00Z"/>
  <w16cex:commentExtensible w16cex:durableId="25C672AD" w16cex:dateUtc="2022-02-28T02:59:00Z"/>
  <w16cex:commentExtensible w16cex:durableId="25C672C5" w16cex:dateUtc="2022-02-28T02:59:00Z"/>
  <w16cex:commentExtensible w16cex:durableId="25C6731A" w16cex:dateUtc="2022-02-28T03:00:00Z"/>
  <w16cex:commentExtensible w16cex:durableId="25C6734D" w16cex:dateUtc="2022-02-28T03:01:00Z"/>
  <w16cex:commentExtensible w16cex:durableId="25C6736B" w16cex:dateUtc="2022-02-28T03:02:00Z"/>
  <w16cex:commentExtensible w16cex:durableId="25C673A7" w16cex:dateUtc="2022-02-28T03:03:00Z"/>
  <w16cex:commentExtensible w16cex:durableId="25C673D0" w16cex:dateUtc="2022-02-28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F8766" w16cid:durableId="25C66F6B"/>
  <w16cid:commentId w16cid:paraId="34A2EE2D" w16cid:durableId="25C67169"/>
  <w16cid:commentId w16cid:paraId="44B53D00" w16cid:durableId="25C6719E"/>
  <w16cid:commentId w16cid:paraId="1C3834B8" w16cid:durableId="25C67247"/>
  <w16cid:commentId w16cid:paraId="76EA816B" w16cid:durableId="25C672A1"/>
  <w16cid:commentId w16cid:paraId="3E805D0A" w16cid:durableId="25C672AD"/>
  <w16cid:commentId w16cid:paraId="0F59870D" w16cid:durableId="25C672C5"/>
  <w16cid:commentId w16cid:paraId="4B8C9DB3" w16cid:durableId="25C6731A"/>
  <w16cid:commentId w16cid:paraId="5F45314B" w16cid:durableId="25C6734D"/>
  <w16cid:commentId w16cid:paraId="4EAC169C" w16cid:durableId="25C6736B"/>
  <w16cid:commentId w16cid:paraId="3331201A" w16cid:durableId="25C673A7"/>
  <w16cid:commentId w16cid:paraId="21B34142" w16cid:durableId="25C673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EE799" w14:textId="77777777" w:rsidR="006A76A0" w:rsidRDefault="006A76A0">
      <w:pPr>
        <w:spacing w:after="0"/>
      </w:pPr>
      <w:r>
        <w:separator/>
      </w:r>
    </w:p>
  </w:endnote>
  <w:endnote w:type="continuationSeparator" w:id="0">
    <w:p w14:paraId="402EEB2A" w14:textId="77777777" w:rsidR="006A76A0" w:rsidRDefault="006A76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6B98B" w14:textId="77777777" w:rsidR="006A76A0" w:rsidRDefault="006A76A0">
      <w:r>
        <w:separator/>
      </w:r>
    </w:p>
  </w:footnote>
  <w:footnote w:type="continuationSeparator" w:id="0">
    <w:p w14:paraId="0DD0F91C" w14:textId="77777777" w:rsidR="006A76A0" w:rsidRDefault="006A7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004B"/>
    <w:rsid w:val="00032594"/>
    <w:rsid w:val="0012213F"/>
    <w:rsid w:val="001318AD"/>
    <w:rsid w:val="00240E17"/>
    <w:rsid w:val="003153E6"/>
    <w:rsid w:val="00330620"/>
    <w:rsid w:val="00376A9D"/>
    <w:rsid w:val="00473668"/>
    <w:rsid w:val="00474B6C"/>
    <w:rsid w:val="004E29B3"/>
    <w:rsid w:val="004F30F1"/>
    <w:rsid w:val="00590D07"/>
    <w:rsid w:val="006464B4"/>
    <w:rsid w:val="00666FC3"/>
    <w:rsid w:val="006A76A0"/>
    <w:rsid w:val="006F5EB7"/>
    <w:rsid w:val="0073620E"/>
    <w:rsid w:val="00784D58"/>
    <w:rsid w:val="007A3C13"/>
    <w:rsid w:val="00842039"/>
    <w:rsid w:val="008D6863"/>
    <w:rsid w:val="0093067B"/>
    <w:rsid w:val="009B7026"/>
    <w:rsid w:val="00AA49A8"/>
    <w:rsid w:val="00AD7F58"/>
    <w:rsid w:val="00AE62D6"/>
    <w:rsid w:val="00B03A60"/>
    <w:rsid w:val="00B33FCD"/>
    <w:rsid w:val="00B86B75"/>
    <w:rsid w:val="00BA7923"/>
    <w:rsid w:val="00BC48D5"/>
    <w:rsid w:val="00C36279"/>
    <w:rsid w:val="00D65537"/>
    <w:rsid w:val="00D903A3"/>
    <w:rsid w:val="00E273CB"/>
    <w:rsid w:val="00E315A3"/>
    <w:rsid w:val="00E462F4"/>
    <w:rsid w:val="00E469AE"/>
    <w:rsid w:val="00F16605"/>
    <w:rsid w:val="00F17D20"/>
    <w:rsid w:val="00F2496D"/>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ell.com/cell-metabolism/pdfExtended/S1550-4131(15)00398-8)" TargetMode="External"/><Relationship Id="rId2" Type="http://schemas.openxmlformats.org/officeDocument/2006/relationships/hyperlink" Target="https://www.ncbi.nlm.nih.gov/pmc/articles/PMC4369153/" TargetMode="External"/><Relationship Id="rId1" Type="http://schemas.openxmlformats.org/officeDocument/2006/relationships/hyperlink" Target="https://www.frontiersin.org/articles/10.3389/fonc.2020.01426/ful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165EE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27</Pages>
  <Words>6861</Words>
  <Characters>39113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45883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20</cp:revision>
  <dcterms:created xsi:type="dcterms:W3CDTF">2022-02-28T02:39:00Z</dcterms:created>
  <dcterms:modified xsi:type="dcterms:W3CDTF">2022-03-01T22:46:00Z</dcterms:modified>
</cp:coreProperties>
</file>