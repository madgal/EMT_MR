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F131" w14:textId="3B96503C"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w:delText>
        </w:r>
      </w:del>
      <w:ins w:id="1" w:author="Levine, Herbert" w:date="2022-07-03T08:17:00Z">
        <w:r w:rsidR="004A70E9">
          <w:rPr>
            <w:rFonts w:ascii="Times New Roman" w:hAnsi="Times New Roman" w:cs="Times New Roman"/>
            <w:b/>
            <w:bCs/>
          </w:rPr>
          <w:t>D</w:t>
        </w:r>
      </w:ins>
      <w:del w:id="2" w:author="Madeline Galbraith" w:date="2022-05-28T13:06:00Z">
        <w:r w:rsidR="00AD7F58" w:rsidRPr="00C9444E" w:rsidDel="00BC6D9B">
          <w:rPr>
            <w:rFonts w:ascii="Times New Roman" w:hAnsi="Times New Roman" w:cs="Times New Roman"/>
            <w:b/>
            <w:bCs/>
          </w:rPr>
          <w:delText>e</w:delText>
        </w:r>
      </w:del>
      <w:ins w:id="3" w:author="Madeline Galbraith" w:date="2022-05-28T13:06:00Z">
        <w:del w:id="4" w:author="Levine, Herbert" w:date="2022-07-03T08:17:00Z">
          <w:r w:rsidR="00BC6D9B" w:rsidDel="004A70E9">
            <w:rPr>
              <w:rFonts w:ascii="Times New Roman" w:hAnsi="Times New Roman" w:cs="Times New Roman"/>
              <w:b/>
              <w:bCs/>
            </w:rPr>
            <w:delText>Towards d</w:delText>
          </w:r>
        </w:del>
        <w:r w:rsidR="00BC6D9B">
          <w:rPr>
            <w:rFonts w:ascii="Times New Roman" w:hAnsi="Times New Roman" w:cs="Times New Roman"/>
            <w:b/>
            <w:bCs/>
          </w:rPr>
          <w:t>ecoding the coupl</w:t>
        </w:r>
      </w:ins>
      <w:ins w:id="5" w:author="Jia, Dongya (NIH/NCI) [E]" w:date="2022-07-02T15:27:00Z">
        <w:r w:rsidR="00AE1FEE">
          <w:rPr>
            <w:rFonts w:ascii="Times New Roman" w:hAnsi="Times New Roman" w:cs="Times New Roman"/>
            <w:b/>
            <w:bCs/>
          </w:rPr>
          <w:t>ed</w:t>
        </w:r>
      </w:ins>
      <w:ins w:id="6" w:author="Madeline Galbraith" w:date="2022-05-28T13:06:00Z">
        <w:del w:id="7" w:author="Jia, Dongya (NIH/NCI) [E]" w:date="2022-07-02T15:27:00Z">
          <w:r w:rsidR="00BC6D9B" w:rsidDel="00AE1FEE">
            <w:rPr>
              <w:rFonts w:ascii="Times New Roman" w:hAnsi="Times New Roman" w:cs="Times New Roman"/>
              <w:b/>
              <w:bCs/>
            </w:rPr>
            <w:delText>ing</w:delText>
          </w:r>
        </w:del>
        <w:r w:rsidR="00BC6D9B">
          <w:rPr>
            <w:rFonts w:ascii="Times New Roman" w:hAnsi="Times New Roman" w:cs="Times New Roman"/>
            <w:b/>
            <w:bCs/>
          </w:rPr>
          <w:t xml:space="preserve">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del w:id="8" w:author="Madeline Galbraith" w:date="2022-05-28T13:06:00Z">
        <w:r w:rsidR="00E66CB1" w:rsidRPr="00C9444E" w:rsidDel="00BC6D9B">
          <w:rPr>
            <w:rFonts w:ascii="Times New Roman" w:hAnsi="Times New Roman" w:cs="Times New Roman"/>
            <w:b/>
            <w:bCs/>
          </w:rPr>
          <w:delText>stabilizes</w:delText>
        </w:r>
        <w:r w:rsidR="00586C48" w:rsidRPr="00C9444E" w:rsidDel="00BC6D9B">
          <w:rPr>
            <w:rFonts w:ascii="Times New Roman" w:hAnsi="Times New Roman" w:cs="Times New Roman"/>
            <w:b/>
            <w:bCs/>
          </w:rPr>
          <w:delText xml:space="preserve"> hybrid</w:delText>
        </w:r>
        <w:r w:rsidR="00E66CB1" w:rsidRPr="00C9444E" w:rsidDel="00BC6D9B">
          <w:rPr>
            <w:rFonts w:ascii="Times New Roman" w:hAnsi="Times New Roman" w:cs="Times New Roman"/>
            <w:b/>
            <w:bCs/>
          </w:rPr>
          <w:delText xml:space="preserve"> phenotype</w:delText>
        </w:r>
        <w:r w:rsidR="00586C48" w:rsidRPr="00C9444E" w:rsidDel="00BC6D9B">
          <w:rPr>
            <w:rFonts w:ascii="Times New Roman" w:hAnsi="Times New Roman" w:cs="Times New Roman"/>
            <w:b/>
            <w:bCs/>
          </w:rPr>
          <w:delText>s</w:delText>
        </w:r>
        <w:r w:rsidR="00E66CB1" w:rsidRPr="00C9444E" w:rsidDel="00BC6D9B">
          <w:rPr>
            <w:rFonts w:ascii="Times New Roman" w:hAnsi="Times New Roman" w:cs="Times New Roman"/>
            <w:b/>
            <w:bCs/>
          </w:rPr>
          <w:delText xml:space="preserve"> with high </w:delText>
        </w:r>
        <w:commentRangeStart w:id="9"/>
        <w:r w:rsidR="00E66CB1" w:rsidRPr="00C9444E" w:rsidDel="00BC6D9B">
          <w:rPr>
            <w:rFonts w:ascii="Times New Roman" w:hAnsi="Times New Roman" w:cs="Times New Roman"/>
            <w:b/>
            <w:bCs/>
          </w:rPr>
          <w:delText>metastatic potential</w:delText>
        </w:r>
        <w:commentRangeEnd w:id="9"/>
        <w:r w:rsidR="00BC6D9B" w:rsidDel="00BC6D9B">
          <w:rPr>
            <w:rStyle w:val="CommentReference"/>
          </w:rPr>
          <w:commentReference w:id="9"/>
        </w:r>
      </w:del>
      <w:ins w:id="10" w:author="Madeline Galbraith" w:date="2022-05-28T13:06:00Z">
        <w:r w:rsidR="00BC6D9B">
          <w:rPr>
            <w:rFonts w:ascii="Times New Roman" w:hAnsi="Times New Roman" w:cs="Times New Roman"/>
            <w:b/>
            <w:bCs/>
          </w:rPr>
          <w:t>in cancer</w:t>
        </w:r>
      </w:ins>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Dongya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33CE59E9" w:rsidR="00586C48" w:rsidRPr="00C9444E" w:rsidRDefault="00586C48">
      <w:pPr>
        <w:pStyle w:val="BodyText"/>
        <w:spacing w:line="480" w:lineRule="auto"/>
        <w:jc w:val="both"/>
        <w:rPr>
          <w:rFonts w:ascii="Times New Roman" w:hAnsi="Times New Roman" w:cs="Times New Roman"/>
        </w:rPr>
        <w:pPrChange w:id="11" w:author="Jia, Dongya (NIH/NCI) [E]" w:date="2022-07-02T15:28:00Z">
          <w:pPr>
            <w:pStyle w:val="BodyText"/>
            <w:spacing w:line="480" w:lineRule="auto"/>
          </w:pPr>
        </w:pPrChange>
      </w:pPr>
      <w:bookmarkStart w:id="12" w:name="_Hlk101434659"/>
      <w:r w:rsidRPr="00C9444E">
        <w:rPr>
          <w:rFonts w:ascii="Times New Roman" w:hAnsi="Times New Roman" w:cs="Times New Roman"/>
        </w:rPr>
        <w:t xml:space="preserve">Abnormal metabolism and </w:t>
      </w:r>
      <w:del w:id="13" w:author="Jia, Dongya (NIH/NCI) [E]" w:date="2022-07-02T15:28:00Z">
        <w:r w:rsidR="00C62173" w:rsidRPr="00C9444E" w:rsidDel="00AE1FEE">
          <w:rPr>
            <w:rFonts w:ascii="Times New Roman" w:hAnsi="Times New Roman" w:cs="Times New Roman"/>
          </w:rPr>
          <w:delText xml:space="preserve">attaining motility </w:delText>
        </w:r>
        <w:r w:rsidRPr="00C9444E" w:rsidDel="00AE1FEE">
          <w:rPr>
            <w:rFonts w:ascii="Times New Roman" w:hAnsi="Times New Roman" w:cs="Times New Roman"/>
          </w:rPr>
          <w:delText xml:space="preserve"> </w:delText>
        </w:r>
      </w:del>
      <w:ins w:id="14" w:author="Jia, Dongya (NIH/NCI) [E]" w:date="2022-07-02T15:28:00Z">
        <w:r w:rsidR="00AE1FEE">
          <w:rPr>
            <w:rFonts w:ascii="Times New Roman" w:hAnsi="Times New Roman" w:cs="Times New Roman"/>
          </w:rPr>
          <w:t xml:space="preserve">metastasis </w:t>
        </w:r>
      </w:ins>
      <w:r w:rsidRPr="00C9444E">
        <w:rPr>
          <w:rFonts w:ascii="Times New Roman" w:hAnsi="Times New Roman" w:cs="Times New Roman"/>
        </w:rPr>
        <w:t>are two hallmarks of cancer. During metastasis, a developmental program, epithelial-mesenchymal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w:t>
      </w:r>
      <w:del w:id="15" w:author="Jia, Dongya (NIH/NCI) [E]" w:date="2022-07-02T15:28:00Z">
        <w:r w:rsidR="00C62173" w:rsidRPr="00C9444E" w:rsidDel="00AE1FEE">
          <w:rPr>
            <w:rFonts w:ascii="Times New Roman" w:hAnsi="Times New Roman" w:cs="Times New Roman"/>
          </w:rPr>
          <w:delText xml:space="preserve"> </w:delText>
        </w:r>
      </w:del>
      <w:r w:rsidR="00C62173" w:rsidRPr="00C9444E">
        <w:rPr>
          <w:rFonts w:ascii="Times New Roman" w:hAnsi="Times New Roman" w:cs="Times New Roman"/>
        </w:rPr>
        <w:t xml:space="preserve">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 xml:space="preserve">esenchymal (E/M) phenotype, </w:t>
      </w:r>
      <w:del w:id="16" w:author="Jia, Dongya (NIH/NCI) [E]" w:date="2022-07-02T15:36:00Z">
        <w:r w:rsidRPr="00C9444E" w:rsidDel="008E5E73">
          <w:rPr>
            <w:rFonts w:ascii="Times New Roman" w:hAnsi="Times New Roman" w:cs="Times New Roman"/>
          </w:rPr>
          <w:delText xml:space="preserve">which </w:delText>
        </w:r>
      </w:del>
      <w:r w:rsidR="00BC6D9B">
        <w:rPr>
          <w:rFonts w:ascii="Times New Roman" w:hAnsi="Times New Roman" w:cs="Times New Roman"/>
        </w:rPr>
        <w:t>combin</w:t>
      </w:r>
      <w:ins w:id="17" w:author="Jia, Dongya (NIH/NCI) [E]" w:date="2022-07-02T15:36:00Z">
        <w:r w:rsidR="008E5E73">
          <w:rPr>
            <w:rFonts w:ascii="Times New Roman" w:hAnsi="Times New Roman" w:cs="Times New Roman"/>
          </w:rPr>
          <w:t>ing</w:t>
        </w:r>
      </w:ins>
      <w:del w:id="18" w:author="Jia, Dongya (NIH/NCI) [E]" w:date="2022-07-02T15:36:00Z">
        <w:r w:rsidR="00BC6D9B" w:rsidDel="008E5E73">
          <w:rPr>
            <w:rFonts w:ascii="Times New Roman" w:hAnsi="Times New Roman" w:cs="Times New Roman"/>
          </w:rPr>
          <w:delText>es</w:delText>
        </w:r>
      </w:del>
      <w:r w:rsidR="00BC6D9B">
        <w:rPr>
          <w:rFonts w:ascii="Times New Roman" w:hAnsi="Times New Roman" w:cs="Times New Roman"/>
        </w:rPr>
        <w:t xml:space="preserve"> the features of E and M, and </w:t>
      </w:r>
      <w:r w:rsidR="00C62173" w:rsidRPr="00C9444E">
        <w:rPr>
          <w:rFonts w:ascii="Times New Roman" w:hAnsi="Times New Roman" w:cs="Times New Roman"/>
        </w:rPr>
        <w:t xml:space="preserve">in many cases </w:t>
      </w:r>
      <w:r w:rsidR="00BC6D9B">
        <w:rPr>
          <w:rFonts w:ascii="Times New Roman" w:hAnsi="Times New Roman" w:cs="Times New Roman"/>
        </w:rPr>
        <w:t>serv</w:t>
      </w:r>
      <w:ins w:id="19" w:author="Levine, Herbert" w:date="2022-07-03T08:17:00Z">
        <w:r w:rsidR="004A70E9">
          <w:rPr>
            <w:rFonts w:ascii="Times New Roman" w:hAnsi="Times New Roman" w:cs="Times New Roman"/>
          </w:rPr>
          <w:t>ing</w:t>
        </w:r>
      </w:ins>
      <w:del w:id="20" w:author="Levine, Herbert" w:date="2022-07-03T08:17:00Z">
        <w:r w:rsidR="00BC6D9B" w:rsidDel="004A70E9">
          <w:rPr>
            <w:rFonts w:ascii="Times New Roman" w:hAnsi="Times New Roman" w:cs="Times New Roman"/>
          </w:rPr>
          <w:delText>es</w:delText>
        </w:r>
      </w:del>
      <w:r w:rsidR="00BC6D9B">
        <w:rPr>
          <w:rFonts w:ascii="Times New Roman" w:hAnsi="Times New Roman" w:cs="Times New Roman"/>
        </w:rPr>
        <w:t xml:space="preserve"> as</w:t>
      </w:r>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Cancer cells have been observed to largely use glycolysis</w:t>
      </w:r>
      <w:del w:id="21" w:author="Jia, Dongya (NIH/NCI) [E]" w:date="2022-07-02T15:37:00Z">
        <w:r w:rsidR="00E9224F" w:rsidDel="008E5E73">
          <w:rPr>
            <w:rFonts w:ascii="Times New Roman" w:hAnsi="Times New Roman" w:cs="Times New Roman"/>
          </w:rPr>
          <w:delText xml:space="preserve"> irrespective of the presence of oxygen</w:delText>
        </w:r>
      </w:del>
      <w:r w:rsidR="00E9224F">
        <w:rPr>
          <w:rFonts w:ascii="Times New Roman" w:hAnsi="Times New Roman" w:cs="Times New Roman"/>
        </w:rPr>
        <w:t>, referred to as the Warburg effec</w:t>
      </w:r>
      <w:ins w:id="22" w:author="Jia, Dongya (NIH/NCI) [E]" w:date="2022-07-02T15:39:00Z">
        <w:r w:rsidR="007D6E87">
          <w:rPr>
            <w:rFonts w:ascii="Times New Roman" w:hAnsi="Times New Roman" w:cs="Times New Roman"/>
          </w:rPr>
          <w:t>t</w:t>
        </w:r>
      </w:ins>
      <w:del w:id="23" w:author="Jia, Dongya (NIH/NCI) [E]" w:date="2022-07-02T15:39:00Z">
        <w:r w:rsidR="00E9224F" w:rsidDel="007D6E87">
          <w:rPr>
            <w:rFonts w:ascii="Times New Roman" w:hAnsi="Times New Roman" w:cs="Times New Roman"/>
          </w:rPr>
          <w:delText>t (W)</w:delText>
        </w:r>
      </w:del>
      <w:r w:rsidR="00E9224F">
        <w:rPr>
          <w:rFonts w:ascii="Times New Roman" w:hAnsi="Times New Roman" w:cs="Times New Roman"/>
        </w:rPr>
        <w:t>.</w:t>
      </w:r>
      <w:r w:rsidRPr="00C9444E">
        <w:rPr>
          <w:rFonts w:ascii="Times New Roman" w:hAnsi="Times New Roman" w:cs="Times New Roman"/>
        </w:rPr>
        <w:t xml:space="preserve"> </w:t>
      </w:r>
      <w:r w:rsidR="00C62173" w:rsidRPr="00C9444E">
        <w:rPr>
          <w:rFonts w:ascii="Times New Roman" w:hAnsi="Times New Roman" w:cs="Times New Roman"/>
        </w:rPr>
        <w:t>In addition</w:t>
      </w:r>
      <w:r w:rsidR="00E9224F">
        <w:rPr>
          <w:rFonts w:ascii="Times New Roman" w:hAnsi="Times New Roman" w:cs="Times New Roman"/>
        </w:rPr>
        <w:t xml:space="preserve"> to glycolysis</w:t>
      </w:r>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w:t>
      </w:r>
      <w:del w:id="24" w:author="Jia, Dongya (NIH/NCI) [E]" w:date="2022-07-02T15:32:00Z">
        <w:r w:rsidRPr="00C9444E" w:rsidDel="008E5E73">
          <w:rPr>
            <w:rFonts w:ascii="Times New Roman" w:hAnsi="Times New Roman" w:cs="Times New Roman"/>
          </w:rPr>
          <w:delText xml:space="preserve">their mitochondrial </w:delText>
        </w:r>
      </w:del>
      <w:r w:rsidR="00E9224F">
        <w:rPr>
          <w:rFonts w:ascii="Times New Roman" w:hAnsi="Times New Roman" w:cs="Times New Roman"/>
        </w:rPr>
        <w:t xml:space="preserve">oxidative phosphorylation </w:t>
      </w:r>
      <w:del w:id="25" w:author="Jia, Dongya (NIH/NCI) [E]" w:date="2022-07-02T15:37:00Z">
        <w:r w:rsidR="00E9224F" w:rsidDel="008E5E73">
          <w:rPr>
            <w:rFonts w:ascii="Times New Roman" w:hAnsi="Times New Roman" w:cs="Times New Roman"/>
          </w:rPr>
          <w:delText>(OXPHOS</w:delText>
        </w:r>
      </w:del>
      <w:del w:id="26" w:author="Jia, Dongya (NIH/NCI) [E]" w:date="2022-07-02T15:29:00Z">
        <w:r w:rsidR="00E9224F" w:rsidDel="00AE1FEE">
          <w:rPr>
            <w:rFonts w:ascii="Times New Roman" w:hAnsi="Times New Roman" w:cs="Times New Roman"/>
          </w:rPr>
          <w:delText>, O</w:delText>
        </w:r>
      </w:del>
      <w:del w:id="27" w:author="Jia, Dongya (NIH/NCI) [E]" w:date="2022-07-02T15:37:00Z">
        <w:r w:rsidR="00E9224F" w:rsidDel="008E5E73">
          <w:rPr>
            <w:rFonts w:ascii="Times New Roman" w:hAnsi="Times New Roman" w:cs="Times New Roman"/>
          </w:rPr>
          <w:delText>)</w:delText>
        </w:r>
        <w:r w:rsidRPr="00C9444E" w:rsidDel="008E5E73">
          <w:rPr>
            <w:rFonts w:ascii="Times New Roman" w:hAnsi="Times New Roman" w:cs="Times New Roman"/>
          </w:rPr>
          <w:delText xml:space="preserve"> </w:delText>
        </w:r>
      </w:del>
      <w:r w:rsidRPr="00C9444E">
        <w:rPr>
          <w:rFonts w:ascii="Times New Roman" w:hAnsi="Times New Roman" w:cs="Times New Roman"/>
        </w:rPr>
        <w:t xml:space="preserve">without compromising </w:t>
      </w:r>
      <w:del w:id="28" w:author="Jia, Dongya (NIH/NCI) [E]" w:date="2022-07-02T15:32:00Z">
        <w:r w:rsidRPr="00C9444E" w:rsidDel="008E5E73">
          <w:rPr>
            <w:rFonts w:ascii="Times New Roman" w:hAnsi="Times New Roman" w:cs="Times New Roman"/>
          </w:rPr>
          <w:delText xml:space="preserve">their </w:delText>
        </w:r>
      </w:del>
      <w:del w:id="29" w:author="Jia, Dongya (NIH/NCI) [E]" w:date="2022-07-02T15:37:00Z">
        <w:r w:rsidRPr="00C9444E" w:rsidDel="008E5E73">
          <w:rPr>
            <w:rFonts w:ascii="Times New Roman" w:hAnsi="Times New Roman" w:cs="Times New Roman"/>
          </w:rPr>
          <w:delText>glycolytic activity</w:delText>
        </w:r>
      </w:del>
      <w:ins w:id="30" w:author="Jia, Dongya (NIH/NCI) [E]" w:date="2022-07-02T15:37:00Z">
        <w:r w:rsidR="008E5E73">
          <w:rPr>
            <w:rFonts w:ascii="Times New Roman" w:hAnsi="Times New Roman" w:cs="Times New Roman"/>
          </w:rPr>
          <w:t>glycolysis</w:t>
        </w:r>
      </w:ins>
      <w:r w:rsidRPr="00C9444E">
        <w:rPr>
          <w:rFonts w:ascii="Times New Roman" w:hAnsi="Times New Roman" w:cs="Times New Roman"/>
        </w:rPr>
        <w:t xml:space="preserve">, thus </w:t>
      </w:r>
      <w:del w:id="31" w:author="Jia, Dongya (NIH/NCI) [E]" w:date="2022-07-02T15:37:00Z">
        <w:r w:rsidRPr="00C9444E" w:rsidDel="008E5E73">
          <w:rPr>
            <w:rFonts w:ascii="Times New Roman" w:hAnsi="Times New Roman" w:cs="Times New Roman"/>
          </w:rPr>
          <w:delText xml:space="preserve">entering </w:delText>
        </w:r>
      </w:del>
      <w:ins w:id="32" w:author="Jia, Dongya (NIH/NCI) [E]" w:date="2022-07-02T15:37:00Z">
        <w:r w:rsidR="008E5E73">
          <w:rPr>
            <w:rFonts w:ascii="Times New Roman" w:hAnsi="Times New Roman" w:cs="Times New Roman"/>
          </w:rPr>
          <w:t>acquiring</w:t>
        </w:r>
        <w:r w:rsidR="008E5E73" w:rsidRPr="00C9444E">
          <w:rPr>
            <w:rFonts w:ascii="Times New Roman" w:hAnsi="Times New Roman" w:cs="Times New Roman"/>
          </w:rPr>
          <w:t xml:space="preserve"> </w:t>
        </w:r>
      </w:ins>
      <w:r w:rsidRPr="00C9444E">
        <w:rPr>
          <w:rFonts w:ascii="Times New Roman" w:hAnsi="Times New Roman" w:cs="Times New Roman"/>
        </w:rPr>
        <w:t>a hybrid metabolic</w:t>
      </w:r>
      <w:ins w:id="33" w:author="Levine, Herbert" w:date="2022-07-03T08:18:00Z">
        <w:r w:rsidR="004A70E9">
          <w:rPr>
            <w:rFonts w:ascii="Times New Roman" w:hAnsi="Times New Roman" w:cs="Times New Roman"/>
          </w:rPr>
          <w:t xml:space="preserve"> phenotype</w:t>
        </w:r>
      </w:ins>
      <w:del w:id="34" w:author="Jia, Dongya (NIH/NCI) [E]" w:date="2022-07-02T15:37:00Z">
        <w:r w:rsidRPr="00C9444E" w:rsidDel="008E5E73">
          <w:rPr>
            <w:rFonts w:ascii="Times New Roman" w:hAnsi="Times New Roman" w:cs="Times New Roman"/>
          </w:rPr>
          <w:delText xml:space="preserve"> mode</w:delText>
        </w:r>
        <w:r w:rsidR="00E9224F" w:rsidDel="008E5E73">
          <w:rPr>
            <w:rFonts w:ascii="Times New Roman" w:hAnsi="Times New Roman" w:cs="Times New Roman"/>
          </w:rPr>
          <w:delText xml:space="preserve"> (W/O)</w:delText>
        </w:r>
      </w:del>
      <w:r w:rsidRPr="00C9444E">
        <w:rPr>
          <w:rFonts w:ascii="Times New Roman" w:hAnsi="Times New Roman" w:cs="Times New Roman"/>
        </w:rPr>
        <w:t>.</w:t>
      </w:r>
      <w:r w:rsidR="00E9224F">
        <w:rPr>
          <w:rFonts w:ascii="Times New Roman" w:hAnsi="Times New Roman" w:cs="Times New Roman"/>
        </w:rPr>
        <w:t xml:space="preserve"> The </w:t>
      </w:r>
      <w:del w:id="35" w:author="Jia, Dongya (NIH/NCI) [E]" w:date="2022-07-02T15:37:00Z">
        <w:r w:rsidR="00E9224F" w:rsidDel="008E5E73">
          <w:rPr>
            <w:rFonts w:ascii="Times New Roman" w:hAnsi="Times New Roman" w:cs="Times New Roman"/>
          </w:rPr>
          <w:delText>W/O state</w:delText>
        </w:r>
      </w:del>
      <w:ins w:id="36" w:author="Jia, Dongya (NIH/NCI) [E]" w:date="2022-07-02T15:37:00Z">
        <w:r w:rsidR="008E5E73">
          <w:rPr>
            <w:rFonts w:ascii="Times New Roman" w:hAnsi="Times New Roman" w:cs="Times New Roman"/>
          </w:rPr>
          <w:t>hybrid metabolic</w:t>
        </w:r>
      </w:ins>
      <w:ins w:id="37" w:author="Levine, Herbert" w:date="2022-07-03T08:18:00Z">
        <w:r w:rsidR="004A70E9">
          <w:rPr>
            <w:rFonts w:ascii="Times New Roman" w:hAnsi="Times New Roman" w:cs="Times New Roman"/>
          </w:rPr>
          <w:t xml:space="preserve"> state</w:t>
        </w:r>
      </w:ins>
      <w:ins w:id="38" w:author="Jia, Dongya (NIH/NCI) [E]" w:date="2022-07-02T15:37:00Z">
        <w:del w:id="39" w:author="Levine, Herbert" w:date="2022-07-03T08:18:00Z">
          <w:r w:rsidR="008E5E73" w:rsidDel="004A70E9">
            <w:rPr>
              <w:rFonts w:ascii="Times New Roman" w:hAnsi="Times New Roman" w:cs="Times New Roman"/>
            </w:rPr>
            <w:delText xml:space="preserve"> model</w:delText>
          </w:r>
        </w:del>
      </w:ins>
      <w:r w:rsidR="00E9224F">
        <w:rPr>
          <w:rFonts w:ascii="Times New Roman" w:hAnsi="Times New Roman" w:cs="Times New Roman"/>
        </w:rPr>
        <w:t xml:space="preserve"> </w:t>
      </w:r>
      <w:del w:id="40" w:author="Jia, Dongya (NIH/NCI) [E]" w:date="2022-07-02T15:33:00Z">
        <w:r w:rsidR="00E9224F" w:rsidDel="008E5E73">
          <w:rPr>
            <w:rFonts w:ascii="Times New Roman" w:hAnsi="Times New Roman" w:cs="Times New Roman"/>
          </w:rPr>
          <w:delText>has often been observed to be</w:delText>
        </w:r>
      </w:del>
      <w:ins w:id="41" w:author="Jia, Dongya (NIH/NCI) [E]" w:date="2022-07-02T15:37:00Z">
        <w:r w:rsidR="00E95293">
          <w:rPr>
            <w:rFonts w:ascii="Times New Roman" w:hAnsi="Times New Roman" w:cs="Times New Roman"/>
          </w:rPr>
          <w:t xml:space="preserve">has been associated with </w:t>
        </w:r>
      </w:ins>
      <w:ins w:id="42" w:author="Jia, Dongya (NIH/NCI) [E]" w:date="2022-07-02T15:38:00Z">
        <w:r w:rsidR="00E95293">
          <w:rPr>
            <w:rFonts w:ascii="Times New Roman" w:hAnsi="Times New Roman" w:cs="Times New Roman"/>
          </w:rPr>
          <w:t>elevated</w:t>
        </w:r>
      </w:ins>
      <w:ins w:id="43" w:author="Jia, Dongya (NIH/NCI) [E]" w:date="2022-07-02T15:37:00Z">
        <w:r w:rsidR="00E95293">
          <w:rPr>
            <w:rFonts w:ascii="Times New Roman" w:hAnsi="Times New Roman" w:cs="Times New Roman"/>
          </w:rPr>
          <w:t xml:space="preserve"> met</w:t>
        </w:r>
      </w:ins>
      <w:ins w:id="44" w:author="Jia, Dongya (NIH/NCI) [E]" w:date="2022-07-02T15:38:00Z">
        <w:r w:rsidR="00E95293">
          <w:rPr>
            <w:rFonts w:ascii="Times New Roman" w:hAnsi="Times New Roman" w:cs="Times New Roman"/>
          </w:rPr>
          <w:t>astatic potential</w:t>
        </w:r>
      </w:ins>
      <w:del w:id="45" w:author="Jia, Dongya (NIH/NCI) [E]" w:date="2022-07-02T15:38:00Z">
        <w:r w:rsidR="00E9224F" w:rsidDel="00E95293">
          <w:rPr>
            <w:rFonts w:ascii="Times New Roman" w:hAnsi="Times New Roman" w:cs="Times New Roman"/>
          </w:rPr>
          <w:delText xml:space="preserve"> associated with enhanced metastatic potentials</w:delText>
        </w:r>
      </w:del>
      <w:r w:rsidR="00E9224F">
        <w:rPr>
          <w:rFonts w:ascii="Times New Roman" w:hAnsi="Times New Roman" w:cs="Times New Roman"/>
        </w:rPr>
        <w:t>.</w:t>
      </w:r>
      <w:r w:rsidRPr="00C9444E">
        <w:rPr>
          <w:rFonts w:ascii="Times New Roman" w:hAnsi="Times New Roman" w:cs="Times New Roman"/>
        </w:rPr>
        <w:t xml:space="preserve"> </w:t>
      </w:r>
      <w:ins w:id="46" w:author="Jia, Dongya (NIH/NCI) [E]" w:date="2022-07-02T15:39:00Z">
        <w:r w:rsidR="007D6E87">
          <w:rPr>
            <w:rFonts w:ascii="Times New Roman" w:hAnsi="Times New Roman" w:cs="Times New Roman"/>
          </w:rPr>
          <w:t>Clearly, both EMT and metabolism are actively involved in metastasis</w:t>
        </w:r>
      </w:ins>
      <w:ins w:id="47" w:author="Jia, Dongya (NIH/NCI) [E]" w:date="2022-07-02T15:40:00Z">
        <w:r w:rsidR="007D6E87">
          <w:rPr>
            <w:rFonts w:ascii="Times New Roman" w:hAnsi="Times New Roman" w:cs="Times New Roman"/>
          </w:rPr>
          <w:t>.</w:t>
        </w:r>
      </w:ins>
      <w:ins w:id="48" w:author="Jia, Dongya (NIH/NCI) [E]" w:date="2022-07-02T15:39:00Z">
        <w:r w:rsidR="007D6E87">
          <w:rPr>
            <w:rFonts w:ascii="Times New Roman" w:hAnsi="Times New Roman" w:cs="Times New Roman"/>
          </w:rPr>
          <w:t xml:space="preserve"> </w:t>
        </w:r>
      </w:ins>
      <w:ins w:id="49" w:author="Jia, Dongya (NIH/NCI) [E]" w:date="2022-07-02T15:40:00Z">
        <w:r w:rsidR="007D6E87">
          <w:rPr>
            <w:rFonts w:ascii="Times New Roman" w:hAnsi="Times New Roman" w:cs="Times New Roman"/>
          </w:rPr>
          <w:t>Indeed</w:t>
        </w:r>
      </w:ins>
      <w:ins w:id="50" w:author="Jia, Dongya (NIH/NCI) [E]" w:date="2022-07-02T15:33:00Z">
        <w:r w:rsidR="008E5E73">
          <w:rPr>
            <w:rFonts w:ascii="Times New Roman" w:hAnsi="Times New Roman" w:cs="Times New Roman"/>
          </w:rPr>
          <w:t xml:space="preserve">, there </w:t>
        </w:r>
      </w:ins>
      <w:ins w:id="51" w:author="Jia, Dongya (NIH/NCI) [E]" w:date="2022-07-02T15:39:00Z">
        <w:r w:rsidR="00E95293">
          <w:rPr>
            <w:rFonts w:ascii="Times New Roman" w:hAnsi="Times New Roman" w:cs="Times New Roman"/>
          </w:rPr>
          <w:t>are</w:t>
        </w:r>
      </w:ins>
      <w:ins w:id="52" w:author="Jia, Dongya (NIH/NCI) [E]" w:date="2022-07-02T15:33:00Z">
        <w:r w:rsidR="008E5E73">
          <w:rPr>
            <w:rFonts w:ascii="Times New Roman" w:hAnsi="Times New Roman" w:cs="Times New Roman"/>
          </w:rPr>
          <w:t xml:space="preserve"> extensive cross-talk between EMT and metabolis</w:t>
        </w:r>
      </w:ins>
      <w:ins w:id="53" w:author="Jia, Dongya (NIH/NCI) [E]" w:date="2022-07-02T15:34:00Z">
        <w:r w:rsidR="008E5E73">
          <w:rPr>
            <w:rFonts w:ascii="Times New Roman" w:hAnsi="Times New Roman" w:cs="Times New Roman"/>
          </w:rPr>
          <w:t xml:space="preserve">m. </w:t>
        </w:r>
      </w:ins>
      <w:ins w:id="54" w:author="Jia, Dongya (NIH/NCI) [E]" w:date="2022-07-02T15:33:00Z">
        <w:r w:rsidR="008E5E73">
          <w:rPr>
            <w:rFonts w:ascii="Times New Roman" w:hAnsi="Times New Roman" w:cs="Times New Roman"/>
          </w:rPr>
          <w:t xml:space="preserve"> </w:t>
        </w:r>
      </w:ins>
      <w:r w:rsidRPr="00C9444E">
        <w:rPr>
          <w:rFonts w:ascii="Times New Roman" w:hAnsi="Times New Roman" w:cs="Times New Roman"/>
          <w:lang w:eastAsia="zh-CN"/>
        </w:rPr>
        <w:t>U</w:t>
      </w:r>
      <w:r w:rsidRPr="00C9444E">
        <w:rPr>
          <w:rFonts w:ascii="Times New Roman" w:hAnsi="Times New Roman" w:cs="Times New Roman"/>
        </w:rPr>
        <w:t xml:space="preserve">nderstanding the </w:t>
      </w:r>
      <w:ins w:id="55" w:author="Jia, Dongya (NIH/NCI) [E]" w:date="2022-07-02T15:42:00Z">
        <w:r w:rsidR="007D6E87">
          <w:rPr>
            <w:rFonts w:ascii="Times New Roman" w:hAnsi="Times New Roman" w:cs="Times New Roman"/>
          </w:rPr>
          <w:t xml:space="preserve">mutual regulation between </w:t>
        </w:r>
      </w:ins>
      <w:del w:id="56" w:author="Jia, Dongya (NIH/NCI) [E]" w:date="2022-07-02T15:40:00Z">
        <w:r w:rsidRPr="00C9444E" w:rsidDel="007D6E87">
          <w:rPr>
            <w:rFonts w:ascii="Times New Roman" w:hAnsi="Times New Roman" w:cs="Times New Roman"/>
          </w:rPr>
          <w:delText xml:space="preserve">relationship </w:delText>
        </w:r>
      </w:del>
      <w:del w:id="57" w:author="Jia, Dongya (NIH/NCI) [E]" w:date="2022-07-02T15:41:00Z">
        <w:r w:rsidRPr="00C9444E" w:rsidDel="007D6E87">
          <w:rPr>
            <w:rFonts w:ascii="Times New Roman" w:hAnsi="Times New Roman" w:cs="Times New Roman"/>
          </w:rPr>
          <w:delText xml:space="preserve">between </w:delText>
        </w:r>
      </w:del>
      <w:del w:id="58" w:author="Jia, Dongya (NIH/NCI) [E]" w:date="2022-07-02T15:40:00Z">
        <w:r w:rsidRPr="00C9444E" w:rsidDel="007D6E87">
          <w:rPr>
            <w:rFonts w:ascii="Times New Roman" w:hAnsi="Times New Roman" w:cs="Times New Roman"/>
          </w:rPr>
          <w:delText xml:space="preserve">cancer </w:delText>
        </w:r>
      </w:del>
      <w:r w:rsidRPr="00C9444E">
        <w:rPr>
          <w:rFonts w:ascii="Times New Roman" w:hAnsi="Times New Roman" w:cs="Times New Roman"/>
        </w:rPr>
        <w:t xml:space="preserve">metabolism and EMT </w:t>
      </w:r>
      <w:ins w:id="59" w:author="Levine, Herbert" w:date="2022-07-03T08:18:00Z">
        <w:r w:rsidR="004A70E9">
          <w:rPr>
            <w:rFonts w:ascii="Times New Roman" w:hAnsi="Times New Roman" w:cs="Times New Roman"/>
          </w:rPr>
          <w:t xml:space="preserve">may </w:t>
        </w:r>
      </w:ins>
      <w:ins w:id="60" w:author="Jia, Dongya (NIH/NCI) [E]" w:date="2022-07-02T15:44:00Z">
        <w:r w:rsidR="00371573">
          <w:rPr>
            <w:rFonts w:ascii="Times New Roman" w:hAnsi="Times New Roman" w:cs="Times New Roman"/>
          </w:rPr>
          <w:t>contribute</w:t>
        </w:r>
        <w:del w:id="61" w:author="Levine, Herbert" w:date="2022-07-03T08:18:00Z">
          <w:r w:rsidR="00371573" w:rsidDel="004A70E9">
            <w:rPr>
              <w:rFonts w:ascii="Times New Roman" w:hAnsi="Times New Roman" w:cs="Times New Roman"/>
            </w:rPr>
            <w:delText>s</w:delText>
          </w:r>
        </w:del>
        <w:r w:rsidR="00371573">
          <w:rPr>
            <w:rFonts w:ascii="Times New Roman" w:hAnsi="Times New Roman" w:cs="Times New Roman"/>
          </w:rPr>
          <w:t xml:space="preserve"> to better </w:t>
        </w:r>
      </w:ins>
      <w:del w:id="62" w:author="Jia, Dongya (NIH/NCI) [E]" w:date="2022-07-02T15:43:00Z">
        <w:r w:rsidRPr="00C9444E" w:rsidDel="00371573">
          <w:rPr>
            <w:rFonts w:ascii="Times New Roman" w:hAnsi="Times New Roman" w:cs="Times New Roman"/>
          </w:rPr>
          <w:delText xml:space="preserve">can </w:delText>
        </w:r>
      </w:del>
      <w:del w:id="63" w:author="Jia, Dongya (NIH/NCI) [E]" w:date="2022-07-02T15:41:00Z">
        <w:r w:rsidR="00C62173" w:rsidRPr="00C9444E" w:rsidDel="007D6E87">
          <w:rPr>
            <w:rFonts w:ascii="Times New Roman" w:hAnsi="Times New Roman" w:cs="Times New Roman"/>
          </w:rPr>
          <w:delText xml:space="preserve">therefore </w:delText>
        </w:r>
      </w:del>
      <w:del w:id="64" w:author="Jia, Dongya (NIH/NCI) [E]" w:date="2022-07-02T15:43:00Z">
        <w:r w:rsidRPr="00C9444E" w:rsidDel="00371573">
          <w:rPr>
            <w:rFonts w:ascii="Times New Roman" w:hAnsi="Times New Roman" w:cs="Times New Roman"/>
          </w:rPr>
          <w:delText xml:space="preserve">offer </w:delText>
        </w:r>
        <w:r w:rsidR="00C62173" w:rsidRPr="00C9444E" w:rsidDel="00371573">
          <w:rPr>
            <w:rFonts w:ascii="Times New Roman" w:hAnsi="Times New Roman" w:cs="Times New Roman"/>
          </w:rPr>
          <w:delText xml:space="preserve">novel </w:delText>
        </w:r>
      </w:del>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w:t>
      </w:r>
      <w:del w:id="65" w:author="Jia, Dongya (NIH/NCI) [E]" w:date="2022-07-02T15:44:00Z">
        <w:r w:rsidRPr="00C9444E" w:rsidDel="00371573">
          <w:rPr>
            <w:rFonts w:ascii="Times New Roman" w:hAnsi="Times New Roman" w:cs="Times New Roman"/>
          </w:rPr>
          <w:delText>analyze the relationship between metabolism and EMT by coupling</w:delText>
        </w:r>
      </w:del>
      <w:ins w:id="66" w:author="Jia, Dongya (NIH/NCI) [E]" w:date="2022-07-02T15:44:00Z">
        <w:r w:rsidR="00371573">
          <w:rPr>
            <w:rFonts w:ascii="Times New Roman" w:hAnsi="Times New Roman" w:cs="Times New Roman"/>
          </w:rPr>
          <w:t>coupled</w:t>
        </w:r>
      </w:ins>
      <w:r w:rsidRPr="00C9444E">
        <w:rPr>
          <w:rFonts w:ascii="Times New Roman" w:hAnsi="Times New Roman" w:cs="Times New Roman"/>
        </w:rPr>
        <w:t xml:space="preserve"> </w:t>
      </w:r>
      <w:del w:id="67" w:author="Jia, Dongya (NIH/NCI) [E]" w:date="2022-07-02T15:44:00Z">
        <w:r w:rsidRPr="00C9444E" w:rsidDel="00371573">
          <w:rPr>
            <w:rFonts w:ascii="Times New Roman" w:hAnsi="Times New Roman" w:cs="Times New Roman"/>
          </w:rPr>
          <w:delText>their corresponding</w:delText>
        </w:r>
      </w:del>
      <w:ins w:id="68" w:author="Jia, Dongya (NIH/NCI) [E]" w:date="2022-07-02T15:44:00Z">
        <w:r w:rsidR="00371573">
          <w:rPr>
            <w:rFonts w:ascii="Times New Roman" w:hAnsi="Times New Roman" w:cs="Times New Roman"/>
          </w:rPr>
          <w:t>the</w:t>
        </w:r>
      </w:ins>
      <w:r w:rsidRPr="00C9444E">
        <w:rPr>
          <w:rFonts w:ascii="Times New Roman" w:hAnsi="Times New Roman" w:cs="Times New Roman"/>
        </w:rPr>
        <w:t xml:space="preserve"> </w:t>
      </w:r>
      <w:del w:id="69" w:author="Jia, Dongya (NIH/NCI) [E]" w:date="2022-07-02T15:30:00Z">
        <w:r w:rsidR="00C62173" w:rsidRPr="00C9444E" w:rsidDel="00AE1FEE">
          <w:rPr>
            <w:rFonts w:ascii="Times New Roman" w:hAnsi="Times New Roman" w:cs="Times New Roman"/>
          </w:rPr>
          <w:delText xml:space="preserve">core </w:delText>
        </w:r>
      </w:del>
      <w:r w:rsidRPr="00C9444E">
        <w:rPr>
          <w:rFonts w:ascii="Times New Roman" w:hAnsi="Times New Roman" w:cs="Times New Roman"/>
        </w:rPr>
        <w:t xml:space="preserve">decision-making molecular networks </w:t>
      </w:r>
      <w:ins w:id="70" w:author="Jia, Dongya (NIH/NCI) [E]" w:date="2022-07-02T15:44:00Z">
        <w:r w:rsidR="00371573">
          <w:rPr>
            <w:rFonts w:ascii="Times New Roman" w:hAnsi="Times New Roman" w:cs="Times New Roman"/>
          </w:rPr>
          <w:t xml:space="preserve">of metabolism and EMT </w:t>
        </w:r>
      </w:ins>
      <w:del w:id="71" w:author="Levine, Herbert" w:date="2022-07-03T08:19:00Z">
        <w:r w:rsidRPr="00C9444E" w:rsidDel="004A70E9">
          <w:rPr>
            <w:rFonts w:ascii="Times New Roman" w:hAnsi="Times New Roman" w:cs="Times New Roman"/>
          </w:rPr>
          <w:delText xml:space="preserve">– AMPK/HIF-1/ROS and </w:delText>
        </w:r>
      </w:del>
      <m:oMath>
        <m:sSub>
          <m:sSubPr>
            <m:ctrlPr>
              <w:del w:id="72" w:author="Levine, Herbert" w:date="2022-07-03T08:19:00Z">
                <w:rPr>
                  <w:rFonts w:ascii="Cambria Math" w:hAnsi="Cambria Math" w:cs="Times New Roman"/>
                </w:rPr>
              </w:del>
            </m:ctrlPr>
          </m:sSubPr>
          <m:e>
            <m:r>
              <w:del w:id="73" w:author="Levine, Herbert" w:date="2022-07-03T08:19:00Z">
                <w:rPr>
                  <w:rFonts w:ascii="Cambria Math" w:hAnsi="Cambria Math" w:cs="Times New Roman"/>
                </w:rPr>
                <m:t>μ</m:t>
              </w:del>
            </m:r>
          </m:e>
          <m:sub>
            <m:r>
              <w:del w:id="74" w:author="Levine, Herbert" w:date="2022-07-03T08:19:00Z">
                <w:rPr>
                  <w:rFonts w:ascii="Cambria Math" w:hAnsi="Cambria Math" w:cs="Times New Roman"/>
                </w:rPr>
                <m:t>34</m:t>
              </w:del>
            </m:r>
          </m:sub>
        </m:sSub>
      </m:oMath>
      <w:del w:id="75" w:author="Levine, Herbert" w:date="2022-07-03T08:19:00Z">
        <w:r w:rsidRPr="00C9444E" w:rsidDel="004A70E9">
          <w:rPr>
            <w:rFonts w:ascii="Times New Roman" w:hAnsi="Times New Roman" w:cs="Times New Roman"/>
          </w:rPr>
          <w:delText>/SNAIL</w:delText>
        </w:r>
        <w:r w:rsidR="0010731D" w:rsidDel="004A70E9">
          <w:rPr>
            <w:rFonts w:ascii="Times New Roman" w:hAnsi="Times New Roman" w:cs="Times New Roman"/>
          </w:rPr>
          <w:delText>/</w:delText>
        </w:r>
      </w:del>
      <m:oMath>
        <m:sSub>
          <m:sSubPr>
            <m:ctrlPr>
              <w:del w:id="76" w:author="Levine, Herbert" w:date="2022-07-03T08:19:00Z">
                <w:rPr>
                  <w:rFonts w:ascii="Cambria Math" w:hAnsi="Cambria Math" w:cs="Times New Roman"/>
                </w:rPr>
              </w:del>
            </m:ctrlPr>
          </m:sSubPr>
          <m:e>
            <m:r>
              <w:del w:id="77" w:author="Levine, Herbert" w:date="2022-07-03T08:19:00Z">
                <w:rPr>
                  <w:rFonts w:ascii="Cambria Math" w:hAnsi="Cambria Math" w:cs="Times New Roman"/>
                </w:rPr>
                <m:t>μ</m:t>
              </w:del>
            </m:r>
          </m:e>
          <m:sub>
            <m:r>
              <w:del w:id="78" w:author="Levine, Herbert" w:date="2022-07-03T08:19:00Z">
                <w:rPr>
                  <w:rFonts w:ascii="Cambria Math" w:hAnsi="Cambria Math" w:cs="Times New Roman"/>
                </w:rPr>
                <m:t>200</m:t>
              </w:del>
            </m:r>
          </m:sub>
        </m:sSub>
      </m:oMath>
      <w:del w:id="79" w:author="Levine, Herbert" w:date="2022-07-03T08:19:00Z">
        <w:r w:rsidRPr="00C9444E" w:rsidDel="004A70E9">
          <w:rPr>
            <w:rFonts w:ascii="Times New Roman" w:hAnsi="Times New Roman" w:cs="Times New Roman"/>
          </w:rPr>
          <w:delText>/ZEB</w:delText>
        </w:r>
      </w:del>
      <w:ins w:id="80" w:author="Jia, Dongya (NIH/NCI) [E]" w:date="2022-07-02T15:44:00Z">
        <w:del w:id="81" w:author="Levine, Herbert" w:date="2022-07-03T08:19:00Z">
          <w:r w:rsidR="00371573" w:rsidDel="004A70E9">
            <w:rPr>
              <w:rFonts w:ascii="Times New Roman" w:hAnsi="Times New Roman" w:cs="Times New Roman"/>
            </w:rPr>
            <w:delText>,</w:delText>
          </w:r>
        </w:del>
      </w:ins>
      <w:del w:id="82" w:author="Levine, Herbert" w:date="2022-07-03T08:19:00Z">
        <w:r w:rsidRPr="00C9444E" w:rsidDel="004A70E9">
          <w:rPr>
            <w:rFonts w:ascii="Times New Roman" w:hAnsi="Times New Roman" w:cs="Times New Roman"/>
          </w:rPr>
          <w:delText xml:space="preserve">, respectively. </w:delText>
        </w:r>
      </w:del>
      <w:del w:id="83" w:author="Jia, Dongya (NIH/NCI) [E]" w:date="2022-07-02T15:44:00Z">
        <w:r w:rsidRPr="00C9444E" w:rsidDel="00371573">
          <w:rPr>
            <w:rFonts w:ascii="Times New Roman" w:hAnsi="Times New Roman" w:cs="Times New Roman"/>
          </w:rPr>
          <w:delText xml:space="preserve">We </w:delText>
        </w:r>
      </w:del>
      <w:ins w:id="84" w:author="Jia, Dongya (NIH/NCI) [E]" w:date="2022-07-02T15:44:00Z">
        <w:r w:rsidR="00371573">
          <w:rPr>
            <w:rFonts w:ascii="Times New Roman" w:hAnsi="Times New Roman" w:cs="Times New Roman"/>
          </w:rPr>
          <w:t xml:space="preserve">and </w:t>
        </w:r>
      </w:ins>
      <w:r w:rsidRPr="00C9444E">
        <w:rPr>
          <w:rFonts w:ascii="Times New Roman" w:hAnsi="Times New Roman" w:cs="Times New Roman"/>
        </w:rPr>
        <w:t>systematically elucidate how different phenotypes during EMT (E, M and hybrid E/M) are associated with different metabolic phenotypes (</w:t>
      </w:r>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r w:rsidRPr="00C9444E">
        <w:rPr>
          <w:rFonts w:ascii="Times New Roman" w:hAnsi="Times New Roman" w:cs="Times New Roman"/>
        </w:rPr>
        <w:t xml:space="preserve"> and </w:t>
      </w:r>
      <w:r w:rsidR="00182BBC" w:rsidRPr="00C9444E">
        <w:rPr>
          <w:rFonts w:ascii="Times New Roman" w:hAnsi="Times New Roman" w:cs="Times New Roman"/>
        </w:rPr>
        <w:t>W/O</w:t>
      </w:r>
      <w:r w:rsidRPr="00C9444E">
        <w:rPr>
          <w:rFonts w:ascii="Times New Roman" w:hAnsi="Times New Roman" w:cs="Times New Roman"/>
        </w:rPr>
        <w:t xml:space="preserve">). Specifically, </w:t>
      </w:r>
      <w:r w:rsidRPr="00C9444E">
        <w:rPr>
          <w:rFonts w:ascii="Times New Roman" w:hAnsi="Times New Roman" w:cs="Times New Roman"/>
        </w:rPr>
        <w:lastRenderedPageBreak/>
        <w:t xml:space="preserve">we identified </w:t>
      </w:r>
      <w:del w:id="85" w:author="Jia, Dongya (NIH/NCI) [E]" w:date="2022-07-02T15:30:00Z">
        <w:r w:rsidRPr="00C9444E" w:rsidDel="00AE1FEE">
          <w:rPr>
            <w:rFonts w:ascii="Times New Roman" w:hAnsi="Times New Roman" w:cs="Times New Roman"/>
          </w:rPr>
          <w:delText xml:space="preserve">the </w:delText>
        </w:r>
      </w:del>
      <w:ins w:id="86" w:author="Jia, Dongya (NIH/NCI) [E]" w:date="2022-07-02T15:30:00Z">
        <w:r w:rsidR="00AE1FEE">
          <w:rPr>
            <w:rFonts w:ascii="Times New Roman" w:hAnsi="Times New Roman" w:cs="Times New Roman"/>
          </w:rPr>
          <w:t>a</w:t>
        </w:r>
        <w:r w:rsidR="00AE1FEE" w:rsidRPr="00C9444E">
          <w:rPr>
            <w:rFonts w:ascii="Times New Roman" w:hAnsi="Times New Roman" w:cs="Times New Roman"/>
          </w:rPr>
          <w:t xml:space="preserve"> </w:t>
        </w:r>
      </w:ins>
      <w:r w:rsidRPr="00C9444E">
        <w:rPr>
          <w:rFonts w:ascii="Times New Roman" w:hAnsi="Times New Roman" w:cs="Times New Roman"/>
        </w:rPr>
        <w:t>feedback loop</w:t>
      </w:r>
      <w:del w:id="87" w:author="Jia, Dongya (NIH/NCI) [E]" w:date="2022-07-02T15:30:00Z">
        <w:r w:rsidRPr="00C9444E" w:rsidDel="00AE1FEE">
          <w:rPr>
            <w:rFonts w:ascii="Times New Roman" w:hAnsi="Times New Roman" w:cs="Times New Roman"/>
          </w:rPr>
          <w:delText>s</w:delText>
        </w:r>
      </w:del>
      <w:r w:rsidRPr="00C9444E">
        <w:rPr>
          <w:rFonts w:ascii="Times New Roman" w:hAnsi="Times New Roman" w:cs="Times New Roman"/>
        </w:rPr>
        <w:t xml:space="preserve"> that lead</w:t>
      </w:r>
      <w:ins w:id="88" w:author="Jia, Dongya (NIH/NCI) [E]" w:date="2022-07-02T15:30:00Z">
        <w:r w:rsidR="00AE1FEE">
          <w:rPr>
            <w:rFonts w:ascii="Times New Roman" w:hAnsi="Times New Roman" w:cs="Times New Roman"/>
          </w:rPr>
          <w:t>s</w:t>
        </w:r>
      </w:ins>
      <w:r w:rsidRPr="00C9444E">
        <w:rPr>
          <w:rFonts w:ascii="Times New Roman" w:hAnsi="Times New Roman" w:cs="Times New Roman"/>
        </w:rPr>
        <w:t xml:space="preserve"> to the coupling of the E/M state with the </w:t>
      </w:r>
      <w:r w:rsidR="00443ED2">
        <w:rPr>
          <w:rFonts w:ascii="Times New Roman" w:hAnsi="Times New Roman" w:cs="Times New Roman"/>
        </w:rPr>
        <w:t>W/O</w:t>
      </w:r>
      <w:r w:rsidRPr="00C9444E">
        <w:rPr>
          <w:rFonts w:ascii="Times New Roman" w:hAnsi="Times New Roman" w:cs="Times New Roman"/>
        </w:rPr>
        <w:t xml:space="preserve"> state</w:t>
      </w:r>
      <w:r w:rsidR="00443ED2">
        <w:rPr>
          <w:rFonts w:ascii="Times New Roman" w:hAnsi="Times New Roman" w:cs="Times New Roman"/>
        </w:rPr>
        <w:t xml:space="preserve">, </w:t>
      </w:r>
      <w:del w:id="89" w:author="Levine, Herbert" w:date="2022-07-03T08:19:00Z">
        <w:r w:rsidR="00443ED2" w:rsidDel="004A70E9">
          <w:rPr>
            <w:rFonts w:ascii="Times New Roman" w:hAnsi="Times New Roman" w:cs="Times New Roman"/>
          </w:rPr>
          <w:delText>r</w:delText>
        </w:r>
      </w:del>
      <w:ins w:id="90" w:author="Levine, Herbert" w:date="2022-07-03T08:19:00Z">
        <w:r w:rsidR="004A70E9">
          <w:rPr>
            <w:rFonts w:ascii="Times New Roman" w:hAnsi="Times New Roman" w:cs="Times New Roman"/>
          </w:rPr>
          <w:t>thereby enabling</w:t>
        </w:r>
      </w:ins>
      <w:del w:id="91" w:author="Levine, Herbert" w:date="2022-07-03T08:19:00Z">
        <w:r w:rsidR="00443ED2" w:rsidDel="004A70E9">
          <w:rPr>
            <w:rFonts w:ascii="Times New Roman" w:hAnsi="Times New Roman" w:cs="Times New Roman"/>
          </w:rPr>
          <w:delText>eferred to as</w:delText>
        </w:r>
      </w:del>
      <w:r w:rsidR="00443ED2">
        <w:rPr>
          <w:rFonts w:ascii="Times New Roman" w:hAnsi="Times New Roman" w:cs="Times New Roman"/>
        </w:rPr>
        <w:t xml:space="preserve"> </w:t>
      </w:r>
      <w:del w:id="92" w:author="Levine, Herbert" w:date="2022-07-03T08:20:00Z">
        <w:r w:rsidR="00443ED2" w:rsidDel="004A70E9">
          <w:rPr>
            <w:rFonts w:ascii="Times New Roman" w:hAnsi="Times New Roman" w:cs="Times New Roman"/>
          </w:rPr>
          <w:delText xml:space="preserve">E/M-W/O, </w:delText>
        </w:r>
      </w:del>
      <w:r w:rsidRPr="00C9444E">
        <w:rPr>
          <w:rFonts w:ascii="Times New Roman" w:hAnsi="Times New Roman" w:cs="Times New Roman"/>
        </w:rPr>
        <w:t xml:space="preserve">a potentially highly aggressive </w:t>
      </w:r>
      <w:ins w:id="93" w:author="Levine, Herbert" w:date="2022-07-03T08:20:00Z">
        <w:r w:rsidR="004A70E9">
          <w:rPr>
            <w:rFonts w:ascii="Times New Roman" w:hAnsi="Times New Roman" w:cs="Times New Roman"/>
          </w:rPr>
          <w:t xml:space="preserve">E/M-W/O  </w:t>
        </w:r>
      </w:ins>
      <w:r w:rsidRPr="00C9444E">
        <w:rPr>
          <w:rFonts w:ascii="Times New Roman" w:hAnsi="Times New Roman" w:cs="Times New Roman"/>
        </w:rPr>
        <w:t xml:space="preserve">phenotype. </w:t>
      </w:r>
      <w:bookmarkStart w:id="94" w:name="_Hlk101434770"/>
      <w:bookmarkEnd w:id="12"/>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D064C4">
        <w:rPr>
          <w:rFonts w:ascii="Times New Roman" w:hAnsi="Times New Roman" w:cs="Times New Roman"/>
        </w:rPr>
        <w:t xml:space="preserve">the </w:t>
      </w:r>
      <w:r w:rsidR="00FC20B8" w:rsidRPr="00C9444E">
        <w:rPr>
          <w:rFonts w:ascii="Times New Roman" w:hAnsi="Times New Roman" w:cs="Times New Roman"/>
        </w:rPr>
        <w:t>crosstalk</w:t>
      </w:r>
      <w:r w:rsidRPr="00C9444E">
        <w:rPr>
          <w:rFonts w:ascii="Times New Roman" w:hAnsi="Times New Roman" w:cs="Times New Roman"/>
        </w:rPr>
        <w:t xml:space="preserve"> can </w:t>
      </w:r>
      <w:r w:rsidR="00D064C4">
        <w:rPr>
          <w:rFonts w:ascii="Times New Roman" w:hAnsi="Times New Roman" w:cs="Times New Roman"/>
        </w:rPr>
        <w:t>give rise to the E/M-W/O state</w:t>
      </w:r>
      <w:r w:rsidRPr="00C9444E">
        <w:rPr>
          <w:rFonts w:ascii="Times New Roman" w:hAnsi="Times New Roman" w:cs="Times New Roman"/>
        </w:rPr>
        <w:t>.</w:t>
      </w:r>
      <w:bookmarkEnd w:id="94"/>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 this case</w:t>
      </w:r>
      <w:r w:rsidR="00A4402A" w:rsidRPr="00C9444E">
        <w:rPr>
          <w:rFonts w:ascii="Times New Roman" w:hAnsi="Times New Roman" w:cs="Times New Roman"/>
        </w:rPr>
        <w:t xml:space="preserve">, </w:t>
      </w:r>
      <w:r w:rsidR="00CA02C6" w:rsidRPr="00C9444E">
        <w:rPr>
          <w:rFonts w:ascii="Times New Roman" w:hAnsi="Times New Roman" w:cs="Times New Roman"/>
        </w:rPr>
        <w:t>the</w:t>
      </w:r>
      <w:r w:rsidR="00D064C4">
        <w:rPr>
          <w:rFonts w:ascii="Times New Roman" w:hAnsi="Times New Roman" w:cs="Times New Roman"/>
        </w:rPr>
        <w:t xml:space="preserve">re is an order of events in that the W/O state emerges first and is followed by the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can</w:t>
      </w:r>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r w:rsidR="00D064C4">
        <w:rPr>
          <w:rFonts w:ascii="Times New Roman" w:hAnsi="Times New Roman" w:cs="Times New Roman"/>
        </w:rPr>
        <w:t>a</w:t>
      </w:r>
      <w:r w:rsidR="00CA02C6" w:rsidRPr="00C9444E">
        <w:rPr>
          <w:rFonts w:ascii="Times New Roman" w:hAnsi="Times New Roman" w:cs="Times New Roman"/>
        </w:rPr>
        <w:t xml:space="preserve"> primary driver</w:t>
      </w:r>
      <w:r w:rsidR="00D064C4">
        <w:rPr>
          <w:rFonts w:ascii="Times New Roman" w:hAnsi="Times New Roman" w:cs="Times New Roman"/>
        </w:rPr>
        <w:t xml:space="preserve"> of EMT and </w:t>
      </w:r>
      <w:r w:rsidR="00CA02C6" w:rsidRPr="00C9444E">
        <w:rPr>
          <w:rFonts w:ascii="Times New Roman" w:hAnsi="Times New Roman" w:cs="Times New Roman"/>
        </w:rPr>
        <w:t xml:space="preserve">the acquisition of highly </w:t>
      </w:r>
      <w:r w:rsidR="00D064C4">
        <w:rPr>
          <w:rFonts w:ascii="Times New Roman" w:hAnsi="Times New Roman" w:cs="Times New Roman"/>
        </w:rPr>
        <w:t>metastatic hybrid E/M</w:t>
      </w:r>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95" w:name="introduction"/>
      <w:r w:rsidRPr="00C9444E">
        <w:rPr>
          <w:rFonts w:ascii="Times New Roman" w:hAnsi="Times New Roman" w:cs="Times New Roman"/>
          <w:b/>
          <w:bCs/>
          <w:sz w:val="28"/>
          <w:szCs w:val="28"/>
        </w:rPr>
        <w:t>Introduction</w:t>
      </w:r>
      <w:bookmarkEnd w:id="95"/>
    </w:p>
    <w:p w14:paraId="14632C67" w14:textId="478D269A"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Content>
          <w:r w:rsidR="00AE6CCC" w:rsidRPr="00AE6CCC">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Content>
          <w:r w:rsidR="00AE6CCC" w:rsidRPr="00AE6CCC">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xml:space="preserve">, and also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Content>
          <w:r w:rsidR="00AE6CCC" w:rsidRPr="00AE6CCC">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the majority of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Content>
          <w:r w:rsidR="00AE6CCC" w:rsidRPr="00AE6CCC">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cancer </w:t>
      </w:r>
      <w:proofErr w:type="gramStart"/>
      <w:r w:rsidRPr="00C9444E">
        <w:rPr>
          <w:rFonts w:ascii="Times New Roman" w:hAnsi="Times New Roman" w:cs="Times New Roman"/>
        </w:rPr>
        <w:t>cell</w:t>
      </w:r>
      <w:proofErr w:type="gramEnd"/>
      <w:r w:rsidRPr="00C9444E">
        <w:rPr>
          <w:rFonts w:ascii="Times New Roman" w:hAnsi="Times New Roman" w:cs="Times New Roman"/>
        </w:rPr>
        <w:t xml:space="preserve">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Content>
          <w:r w:rsidR="00AE6CCC" w:rsidRPr="00AE6CCC">
            <w:rPr>
              <w:rFonts w:ascii="Times New Roman" w:eastAsia="Times New Roman" w:hAnsi="Times New Roman" w:cs="Times New Roman"/>
              <w:color w:val="000000"/>
            </w:rPr>
            <w:t>[11–14]</w:t>
          </w:r>
        </w:sdtContent>
      </w:sdt>
      <w:r w:rsidRPr="00C9444E">
        <w:rPr>
          <w:rFonts w:ascii="Times New Roman" w:hAnsi="Times New Roman" w:cs="Times New Roman"/>
        </w:rPr>
        <w:t xml:space="preserve">. Most </w:t>
      </w:r>
      <w:r w:rsidRPr="00C9444E">
        <w:rPr>
          <w:rFonts w:ascii="Times New Roman" w:hAnsi="Times New Roman" w:cs="Times New Roman"/>
        </w:rPr>
        <w:lastRenderedPageBreak/>
        <w:t>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Content>
          <w:r w:rsidR="00AE6CCC" w:rsidRPr="00AE6CCC">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582B623D"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Content>
          <w:r w:rsidR="00AE6CCC" w:rsidRPr="00AE6CCC">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Content>
          <w:r w:rsidR="00AE6CCC" w:rsidRPr="00AE6CCC">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in order to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Content>
          <w:r w:rsidR="00AE6CCC" w:rsidRPr="00AE6CCC">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Content>
          <w:r w:rsidR="00AE6CCC" w:rsidRPr="00AE6CCC">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Content>
          <w:r w:rsidR="00AE6CCC" w:rsidRPr="00AE6CCC">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Content>
          <w:r w:rsidR="00AE6CCC" w:rsidRPr="00AE6CCC">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Content>
          <w:r w:rsidR="00AE6CCC" w:rsidRPr="00AE6CCC">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a number of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Content>
          <w:r w:rsidR="00AE6CCC" w:rsidRPr="00AE6CCC">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7316DA3B"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lastRenderedPageBreak/>
        <w:t xml:space="preserve">As already mentioned, </w:t>
      </w:r>
      <w:r w:rsidR="000F6386">
        <w:rPr>
          <w:rFonts w:ascii="Times New Roman" w:hAnsi="Times New Roman" w:cs="Times New Roman"/>
        </w:rPr>
        <w:t>many studies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Content>
          <w:r w:rsidR="00AE6CCC" w:rsidRPr="00AE6CCC">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Content>
          <w:r w:rsidR="00AE6CCC" w:rsidRPr="00AE6CCC">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Content>
          <w:r w:rsidR="00AE6CCC" w:rsidRPr="00AE6CCC">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Content>
          <w:r w:rsidR="00AE6CCC" w:rsidRPr="00AE6CCC">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is able to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Content>
          <w:r w:rsidR="00AE6CCC" w:rsidRPr="00AE6CCC">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 c</w:t>
      </w:r>
      <w:r w:rsidRPr="00C9444E">
        <w:rPr>
          <w:rFonts w:ascii="Times New Roman" w:hAnsi="Times New Roman" w:cs="Times New Roman"/>
        </w:rPr>
        <w:t xml:space="preserve">rosstalk between EMT and metabolic reprogramming is important </w:t>
      </w:r>
      <w:r w:rsidR="000D63AC">
        <w:rPr>
          <w:rFonts w:ascii="Times New Roman" w:hAnsi="Times New Roman" w:cs="Times New Roman"/>
        </w:rPr>
        <w:t>for an increased comprehension of</w:t>
      </w:r>
      <w:r w:rsidRPr="00C9444E">
        <w:rPr>
          <w:rFonts w:ascii="Times New Roman" w:hAnsi="Times New Roman" w:cs="Times New Roman"/>
        </w:rPr>
        <w:t xml:space="preserve">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Content>
          <w:r w:rsidR="00AE6CCC" w:rsidRPr="00AE6CCC">
            <w:rPr>
              <w:rFonts w:ascii="Times New Roman" w:eastAsia="Times New Roman" w:hAnsi="Times New Roman" w:cs="Times New Roman"/>
              <w:color w:val="000000"/>
            </w:rPr>
            <w:t>[29,33–35]</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Content>
          <w:r w:rsidR="00AE6CCC" w:rsidRPr="00AE6CCC">
            <w:rPr>
              <w:rFonts w:ascii="Times New Roman" w:eastAsia="Times New Roman" w:hAnsi="Times New Roman" w:cs="Times New Roman"/>
              <w:color w:val="000000"/>
            </w:rPr>
            <w:t>[36–39]</w:t>
          </w:r>
        </w:sdtContent>
      </w:sdt>
      <w:r w:rsidRPr="00C9444E">
        <w:rPr>
          <w:rFonts w:ascii="Times New Roman" w:hAnsi="Times New Roman" w:cs="Times New Roman"/>
        </w:rPr>
        <w:t>. The underlying mechanisms of interaction between EMT and metabolic reprogramming remain poorly understood, with several competing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Content>
          <w:r w:rsidR="00AE6CCC" w:rsidRPr="00AE6CCC">
            <w:rPr>
              <w:rFonts w:ascii="Times New Roman" w:eastAsia="Times New Roman" w:hAnsi="Times New Roman" w:cs="Times New Roman"/>
              <w:color w:val="000000"/>
            </w:rPr>
            <w:t>[40,41]</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Content>
          <w:r w:rsidR="00AE6CCC" w:rsidRPr="00AE6CCC">
            <w:rPr>
              <w:rFonts w:ascii="Times New Roman" w:eastAsia="Times New Roman" w:hAnsi="Times New Roman" w:cs="Times New Roman"/>
              <w:color w:val="000000"/>
            </w:rPr>
            <w:t>[42–44]</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Content>
          <w:r w:rsidR="00AE6CCC" w:rsidRPr="00AE6CCC">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Content>
          <w:r w:rsidR="00AE6CCC" w:rsidRPr="00AE6CCC">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Content>
          <w:r w:rsidR="00AE6CCC" w:rsidRPr="00AE6CCC">
            <w:rPr>
              <w:rFonts w:ascii="Times New Roman" w:eastAsia="Times New Roman" w:hAnsi="Times New Roman" w:cs="Times New Roman"/>
              <w:color w:val="000000"/>
            </w:rPr>
            <w:t>[46,47]</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 xml:space="preserve">hile there have been </w:t>
      </w:r>
      <w:r w:rsidRPr="00C9444E">
        <w:rPr>
          <w:rFonts w:ascii="Times New Roman" w:hAnsi="Times New Roman" w:cs="Times New Roman"/>
        </w:rPr>
        <w:lastRenderedPageBreak/>
        <w:t>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16105437"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Content>
          <w:r w:rsidR="00AE6CCC" w:rsidRPr="00AE6CCC">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Content>
          <w:r w:rsidR="00AE6CCC" w:rsidRPr="00AE6CCC">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 hybrid states</w:t>
      </w:r>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 xml:space="preserve">circuit </w:t>
      </w:r>
      <w:r w:rsidR="00A549A5" w:rsidRPr="00C9444E">
        <w:rPr>
          <w:rFonts w:ascii="Times New Roman" w:hAnsi="Times New Roman" w:cs="Times New Roman"/>
        </w:rPr>
        <w:t xml:space="preserve">or EMT circuit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w:t>
      </w:r>
      <w:r w:rsidR="00982196">
        <w:rPr>
          <w:rFonts w:ascii="Times New Roman" w:hAnsi="Times New Roman" w:cs="Times New Roman"/>
        </w:rPr>
        <w:t>show that previously identified</w:t>
      </w:r>
      <w:r w:rsidR="00750251" w:rsidRPr="00C9444E">
        <w:rPr>
          <w:rFonts w:ascii="Times New Roman" w:hAnsi="Times New Roman" w:cs="Times New Roman"/>
        </w:rPr>
        <w:t xml:space="preserve">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Content>
          <w:r w:rsidR="00AE6CCC" w:rsidRPr="00AE6CCC">
            <w:rPr>
              <w:rFonts w:ascii="Times New Roman" w:eastAsia="Times New Roman" w:hAnsi="Times New Roman" w:cs="Times New Roman"/>
              <w:color w:val="000000"/>
            </w:rPr>
            <w:t>[14,49]</w:t>
          </w:r>
        </w:sdtContent>
      </w:sdt>
      <w:r w:rsidR="00750251" w:rsidRPr="00C9444E">
        <w:rPr>
          <w:rFonts w:ascii="Times New Roman" w:hAnsi="Times New Roman" w:cs="Times New Roman"/>
        </w:rPr>
        <w:t xml:space="preserve">, </w:t>
      </w:r>
      <w:r w:rsidR="00FA29EA">
        <w:rPr>
          <w:rFonts w:ascii="Times New Roman" w:hAnsi="Times New Roman" w:cs="Times New Roman"/>
        </w:rPr>
        <w:t>not only stabilize the E/M state but also stabilized the E/M-W/O state</w:t>
      </w:r>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96" w:name="model"/>
      <w:r w:rsidRPr="00C9444E">
        <w:rPr>
          <w:rFonts w:ascii="Times New Roman" w:hAnsi="Times New Roman" w:cs="Times New Roman"/>
          <w:b/>
          <w:bCs/>
          <w:sz w:val="28"/>
          <w:szCs w:val="28"/>
        </w:rPr>
        <w:lastRenderedPageBreak/>
        <w:t>Model</w:t>
      </w:r>
      <w:bookmarkEnd w:id="96"/>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5B28FDC1"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Content>
          <w:r w:rsidR="00AE6CCC" w:rsidRPr="00AE6CCC">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Content>
          <w:r w:rsidR="00AE6CCC" w:rsidRPr="00AE6CCC">
            <w:rPr>
              <w:rFonts w:ascii="Times New Roman" w:eastAsia="Times New Roman" w:hAnsi="Times New Roman" w:cs="Times New Roman"/>
              <w:color w:val="000000"/>
            </w:rPr>
            <w:t>[48]</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Figure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 Lastly, we evaluate the role of </w:t>
      </w:r>
      <w:r w:rsidR="00AB0B7C">
        <w:rPr>
          <w:rFonts w:ascii="Times New Roman" w:hAnsi="Times New Roman" w:cs="Times New Roman"/>
        </w:rPr>
        <w:t xml:space="preserve">the </w:t>
      </w:r>
      <w:r w:rsidR="00AF0EA3" w:rsidRPr="00C9444E">
        <w:rPr>
          <w:rFonts w:ascii="Times New Roman" w:hAnsi="Times New Roman" w:cs="Times New Roman"/>
        </w:rPr>
        <w:t>PSFs</w:t>
      </w:r>
      <w:r w:rsidR="00AB0B7C">
        <w:rPr>
          <w:rFonts w:ascii="Times New Roman" w:hAnsi="Times New Roman" w:cs="Times New Roman"/>
        </w:rPr>
        <w:t xml:space="preserve"> of E/M,</w:t>
      </w:r>
      <w:r w:rsidR="00AF0EA3" w:rsidRPr="00C9444E">
        <w:rPr>
          <w:rFonts w:ascii="Times New Roman" w:hAnsi="Times New Roman" w:cs="Times New Roman"/>
        </w:rPr>
        <w:t xml:space="preserve"> OVOL and GRHL2</w:t>
      </w:r>
      <w:r w:rsidR="00AB0B7C">
        <w:rPr>
          <w:rFonts w:ascii="Times New Roman" w:hAnsi="Times New Roman" w:cs="Times New Roman"/>
        </w:rPr>
        <w:t>,</w:t>
      </w:r>
      <w:r w:rsidR="00AF0EA3" w:rsidRPr="00C9444E">
        <w:rPr>
          <w:rFonts w:ascii="Times New Roman" w:hAnsi="Times New Roman" w:cs="Times New Roman"/>
        </w:rPr>
        <w:t>on the stability of the E/M-W/O state.</w:t>
      </w:r>
    </w:p>
    <w:p w14:paraId="13BC8457" w14:textId="0402C377"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Content>
          <w:r w:rsidR="00AE6CCC" w:rsidRPr="00AE6CCC">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(u)</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301FE0"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301FE0"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301FE0"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C0EE040"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Content>
          <w:r w:rsidR="00AE6CCC" w:rsidRPr="00AE6CCC">
            <w:rPr>
              <w:rFonts w:ascii="Times New Roman" w:eastAsia="Times New Roman" w:hAnsi="Times New Roman" w:cs="Times New Roman"/>
              <w:color w:val="000000"/>
            </w:rPr>
            <w:t>[50]</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12FDDD14" w:rsidR="004F0ADB" w:rsidRPr="00C9444E"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Λ=1 </w:t>
      </w:r>
      <w:r w:rsidR="00492FB3">
        <w:rPr>
          <w:rFonts w:ascii="Times New Roman" w:hAnsi="Times New Roman" w:cs="Times New Roman"/>
        </w:rPr>
        <w:t>(λ=1)</w:t>
      </w:r>
      <w:r w:rsidR="00397B68">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Content>
          <w:r w:rsidR="00AE6CCC" w:rsidRPr="00AE6CCC">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23618228"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 xml:space="preserve"> 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Content>
          <w:r w:rsidR="00AE6CCC" w:rsidRPr="00AE6CCC">
            <w:rPr>
              <w:rFonts w:ascii="Times New Roman" w:eastAsia="Times New Roman" w:hAnsi="Times New Roman" w:cs="Times New Roman"/>
              <w:color w:val="000000"/>
            </w:rPr>
            <w:t>[48]</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3D0DF9F5"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lastRenderedPageBreak/>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F36989">
        <w:rPr>
          <w:rFonts w:ascii="Times New Roman" w:hAnsi="Times New Roman" w:cs="Times New Roman"/>
        </w:rPr>
        <w:t xml:space="preserve">main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F36989">
        <w:rPr>
          <w:rFonts w:ascii="Times New Roman" w:hAnsi="Times New Roman" w:cs="Times New Roman"/>
        </w:rPr>
        <w:t>The crosstalk is obviously bi-directional.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Content>
          <w:r w:rsidR="00AE6CCC" w:rsidRPr="00AE6CCC">
            <w:rPr>
              <w:rFonts w:ascii="Times New Roman" w:eastAsia="Times New Roman" w:hAnsi="Times New Roman" w:cs="Times New Roman"/>
              <w:color w:val="000000"/>
            </w:rPr>
            <w:t>[51–53]</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Content>
          <w:r w:rsidR="00AE6CCC" w:rsidRPr="00AE6CCC">
            <w:rPr>
              <w:rFonts w:ascii="Times New Roman" w:eastAsia="Times New Roman" w:hAnsi="Times New Roman" w:cs="Times New Roman"/>
              <w:color w:val="000000"/>
            </w:rPr>
            <w:t>[54]</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Content>
          <w:r w:rsidR="00AE6CCC" w:rsidRPr="00AE6CCC">
            <w:rPr>
              <w:rFonts w:ascii="Times New Roman" w:eastAsia="Times New Roman" w:hAnsi="Times New Roman" w:cs="Times New Roman"/>
              <w:color w:val="000000"/>
            </w:rPr>
            <w:t>[55,56]</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Content>
          <w:r w:rsidR="00AE6CCC" w:rsidRPr="00AE6CCC">
            <w:rPr>
              <w:rFonts w:ascii="Times New Roman" w:eastAsia="Times New Roman" w:hAnsi="Times New Roman" w:cs="Times New Roman"/>
              <w:color w:val="000000"/>
            </w:rPr>
            <w:t>[51,57]</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Content>
          <w:r w:rsidR="00AE6CCC" w:rsidRPr="00AE6CCC">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Content>
          <w:r w:rsidR="00AE6CCC" w:rsidRPr="00AE6CC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Content>
          <w:r w:rsidR="00AE6CCC" w:rsidRPr="00AE6CCC">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Content>
          <w:r w:rsidR="00AE6CCC" w:rsidRPr="00AE6CCC">
            <w:rPr>
              <w:rFonts w:ascii="Times New Roman" w:eastAsia="Times New Roman" w:hAnsi="Times New Roman" w:cs="Times New Roman"/>
              <w:color w:val="000000"/>
            </w:rPr>
            <w:t>[30,59]</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Content>
          <w:r w:rsidR="00AE6CCC" w:rsidRPr="00AE6CC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Content>
          <w:r w:rsidR="00AE6CCC" w:rsidRPr="00AE6CCC">
            <w:rPr>
              <w:rFonts w:ascii="Times New Roman" w:eastAsia="Times New Roman" w:hAnsi="Times New Roman" w:cs="Times New Roman"/>
              <w:color w:val="000000"/>
            </w:rPr>
            <w:t>[60]</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Content>
          <w:r w:rsidR="00AE6CCC" w:rsidRPr="00AE6CCC">
            <w:rPr>
              <w:rFonts w:ascii="Times New Roman" w:eastAsia="Times New Roman" w:hAnsi="Times New Roman" w:cs="Times New Roman"/>
              <w:color w:val="000000"/>
            </w:rPr>
            <w:t>[61]</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Content>
          <w:r w:rsidR="00AE6CCC" w:rsidRPr="00AE6CCC">
            <w:rPr>
              <w:rFonts w:ascii="Times New Roman" w:eastAsia="Times New Roman" w:hAnsi="Times New Roman" w:cs="Times New Roman"/>
              <w:color w:val="000000"/>
            </w:rPr>
            <w:t>[62,63]</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Content>
          <w:r w:rsidR="00AE6CCC" w:rsidRPr="00AE6CCC">
            <w:rPr>
              <w:rFonts w:ascii="Times New Roman" w:eastAsia="Times New Roman" w:hAnsi="Times New Roman" w:cs="Times New Roman"/>
              <w:color w:val="000000"/>
            </w:rPr>
            <w:t>[64–68]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57A74F01" w14:textId="0379AFB7"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8E27F2" w:rsidRPr="00C9444E">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Content>
          <w:r w:rsidR="00AE6CCC" w:rsidRPr="00AE6CCC">
            <w:rPr>
              <w:rFonts w:ascii="Times New Roman" w:eastAsia="Times New Roman" w:hAnsi="Times New Roman" w:cs="Times New Roman"/>
              <w:color w:val="000000"/>
            </w:rPr>
            <w:t>[48]</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w:t>
      </w:r>
      <w:r w:rsidR="008E27F2" w:rsidRPr="00C9444E">
        <w:rPr>
          <w:rFonts w:ascii="Times New Roman" w:hAnsi="Times New Roman" w:cs="Times New Roman"/>
        </w:rPr>
        <w:lastRenderedPageBreak/>
        <w:t xml:space="preserve">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56A6C8C8" w:rsidR="00E469AE" w:rsidRPr="00C9444E" w:rsidRDefault="00407F6A" w:rsidP="00C6162E">
      <w:pPr>
        <w:pStyle w:val="FirstParagraph"/>
        <w:spacing w:line="480" w:lineRule="auto"/>
        <w:ind w:firstLine="720"/>
        <w:rPr>
          <w:rFonts w:ascii="Times New Roman" w:hAnsi="Times New Roman" w:cs="Times New Roman"/>
        </w:rPr>
      </w:pPr>
      <w:r>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w:t>
      </w:r>
      <w:r>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AD7F58" w:rsidRPr="00C9444E">
        <w:rPr>
          <w:rFonts w:ascii="Times New Roman" w:hAnsi="Times New Roman" w:cs="Times New Roman"/>
        </w:rPr>
        <w:t xml:space="preserve"> </w:t>
      </w:r>
      <w:r>
        <w:rPr>
          <w:rFonts w:ascii="Times New Roman" w:hAnsi="Times New Roman" w:cs="Times New Roman"/>
        </w:rPr>
        <w:t xml:space="preserve"> and metabolism states</w:t>
      </w:r>
      <w:r w:rsidR="00AD7F58" w:rsidRPr="00C9444E">
        <w:rPr>
          <w:rFonts w:ascii="Times New Roman" w:hAnsi="Times New Roman" w:cs="Times New Roman"/>
        </w:rPr>
        <w:t xml:space="preserve">. </w:t>
      </w:r>
    </w:p>
    <w:p w14:paraId="1A925068" w14:textId="47C42D6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Pr="00C9444E">
        <w:rPr>
          <w:rFonts w:ascii="Times New Roman" w:hAnsi="Times New Roman" w:cs="Times New Roman"/>
        </w:rPr>
        <w:t xml:space="preserve">state is characterized </w:t>
      </w:r>
      <w:r w:rsidR="00407F6A">
        <w:rPr>
          <w:rFonts w:ascii="Times New Roman" w:hAnsi="Times New Roman" w:cs="Times New Roman"/>
        </w:rPr>
        <w:t>by</w:t>
      </w:r>
      <w:r w:rsidRPr="00C9444E">
        <w:rPr>
          <w:rFonts w:ascii="Times New Roman" w:hAnsi="Times New Roman" w:cs="Times New Roman"/>
        </w:rPr>
        <w:t xml:space="preserve"> high </w:t>
      </w:r>
      <w:r w:rsidR="005506B5" w:rsidRPr="00C9444E">
        <w:rPr>
          <w:rFonts w:ascii="Times New Roman" w:hAnsi="Times New Roman" w:cs="Times New Roman"/>
        </w:rPr>
        <w:t>HIF-1</w:t>
      </w:r>
      <w:r w:rsidRPr="00C9444E">
        <w:rPr>
          <w:rFonts w:ascii="Times New Roman" w:hAnsi="Times New Roman" w:cs="Times New Roman"/>
        </w:rPr>
        <w:t xml:space="preserve">/low AMPK and the </w:t>
      </w:r>
      <w:r w:rsidR="00094E42">
        <w:rPr>
          <w:rFonts w:ascii="Times New Roman" w:hAnsi="Times New Roman" w:cs="Times New Roman"/>
        </w:rPr>
        <w:t xml:space="preserve">E </w:t>
      </w:r>
      <w:r w:rsidRPr="00C9444E">
        <w:rPr>
          <w:rFonts w:ascii="Times New Roman" w:hAnsi="Times New Roman" w:cs="Times New Roman"/>
        </w:rPr>
        <w:t xml:space="preserve">state is characterized </w:t>
      </w:r>
      <w:r w:rsidR="00094E42">
        <w:rPr>
          <w:rFonts w:ascii="Times New Roman" w:hAnsi="Times New Roman" w:cs="Times New Roman"/>
        </w:rPr>
        <w:t>by</w:t>
      </w:r>
      <w:r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w:t>
      </w:r>
      <w:r w:rsidR="00C42BFF">
        <w:rPr>
          <w:rFonts w:ascii="Times New Roman" w:hAnsi="Times New Roman" w:cs="Times New Roman"/>
        </w:rPr>
        <w:t>s</w:t>
      </w:r>
      <w:r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lastRenderedPageBreak/>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F1D310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the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three stables</w:t>
      </w:r>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the </w:t>
      </w:r>
      <w:r w:rsidR="00031FEE">
        <w:rPr>
          <w:rFonts w:ascii="Times New Roman" w:hAnsi="Times New Roman" w:cs="Times New Roman"/>
          <w:i w:val="0"/>
          <w:iCs/>
        </w:rPr>
        <w:t xml:space="preserve">three </w:t>
      </w:r>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the three </w:t>
      </w:r>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respectively. The circle, cross, and square represent the W, W/O, and O</w:t>
      </w:r>
      <w:r w:rsidR="00031FEE">
        <w:rPr>
          <w:rFonts w:ascii="Times New Roman" w:hAnsi="Times New Roman" w:cs="Times New Roman"/>
          <w:i w:val="0"/>
          <w:iCs/>
        </w:rPr>
        <w:t xml:space="preserve"> states</w:t>
      </w:r>
      <w:r w:rsidR="00AD7F58" w:rsidRPr="00C9444E">
        <w:rPr>
          <w:rFonts w:ascii="Times New Roman" w:hAnsi="Times New Roman" w:cs="Times New Roman"/>
          <w:i w:val="0"/>
          <w:iCs/>
        </w:rPr>
        <w:t xml:space="preserve">, respectively. </w:t>
      </w:r>
      <w:r w:rsidR="00031FEE">
        <w:rPr>
          <w:rFonts w:ascii="Times New Roman" w:hAnsi="Times New Roman" w:cs="Times New Roman"/>
          <w:i w:val="0"/>
          <w:iCs/>
        </w:rPr>
        <w:t>Therefore, 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97" w:name="individual-crosstalks-push-regulated-hal"/>
      <w:r w:rsidRPr="00C9444E">
        <w:rPr>
          <w:rFonts w:ascii="Times New Roman" w:hAnsi="Times New Roman" w:cs="Times New Roman"/>
          <w:b/>
          <w:bCs/>
          <w:sz w:val="28"/>
          <w:szCs w:val="28"/>
        </w:rPr>
        <w:lastRenderedPageBreak/>
        <w:t>Result</w:t>
      </w:r>
      <w:r w:rsidR="00FE39E9" w:rsidRPr="00C9444E">
        <w:rPr>
          <w:rFonts w:ascii="Times New Roman" w:hAnsi="Times New Roman" w:cs="Times New Roman"/>
          <w:b/>
          <w:bCs/>
          <w:sz w:val="28"/>
          <w:szCs w:val="28"/>
        </w:rPr>
        <w:t>s</w:t>
      </w:r>
    </w:p>
    <w:p w14:paraId="40CAC285" w14:textId="2FCD4F90"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97"/>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445EE4EE"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w:t>
      </w:r>
      <w:r w:rsidR="00F86A31">
        <w:rPr>
          <w:rFonts w:ascii="Times New Roman" w:hAnsi="Times New Roman" w:cs="Times New Roman"/>
        </w:rPr>
        <w:lastRenderedPageBreak/>
        <w:t>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7FBA1452"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is minimally changed,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groupings. All possible couplings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(E-W, E/M-W, and M-W), are lost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79C3D140" w14:textId="35C90556" w:rsidR="007809DA" w:rsidRPr="00C9444E" w:rsidRDefault="00E3446C" w:rsidP="00B10DB4">
      <w:pPr>
        <w:pStyle w:val="FirstParagraph"/>
        <w:spacing w:line="480" w:lineRule="auto"/>
        <w:rPr>
          <w:rFonts w:ascii="Times New Roman" w:hAnsi="Times New Roman" w:cs="Times New Roman"/>
        </w:rPr>
      </w:pPr>
      <w:r w:rsidRPr="00C9444E">
        <w:rPr>
          <w:rFonts w:ascii="Times New Roman" w:hAnsi="Times New Roman" w:cs="Times New Roman"/>
          <w:b/>
          <w:bCs/>
        </w:rPr>
        <w:lastRenderedPageBreak/>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mediated regulation of HIF-1</w:t>
      </w:r>
      <w:r w:rsidR="00802858" w:rsidRPr="00C9444E">
        <w:rPr>
          <w:rFonts w:ascii="Times New Roman" w:eastAsiaTheme="minorEastAsia" w:hAnsi="Times New Roman" w:cs="Times New Roman"/>
        </w:rPr>
        <w:t xml:space="preserve">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proofErr w:type="gramStart"/>
      <w:r w:rsidR="006626FD" w:rsidRPr="00C9444E">
        <w:rPr>
          <w:rFonts w:ascii="Times New Roman" w:eastAsiaTheme="minorEastAsia" w:hAnsi="Times New Roman" w:cs="Times New Roman"/>
        </w:rPr>
        <w:t>sequentially</w:t>
      </w:r>
      <w:proofErr w:type="gramEnd"/>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0A5DCC">
        <w:rPr>
          <w:rFonts w:ascii="Times New Roman" w:eastAsiaTheme="minorEastAsia" w:hAnsi="Times New Roman" w:cs="Times New Roman"/>
        </w:rPr>
        <w:t xml:space="preserve">As the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0A5DCC">
        <w:rPr>
          <w:rFonts w:ascii="Times New Roman" w:eastAsiaTheme="minorEastAsia" w:hAnsi="Times New Roman" w:cs="Times New Roman"/>
        </w:rPr>
        <w:t xml:space="preserve">due to binding </w:t>
      </w:r>
      <w:proofErr w:type="spellStart"/>
      <w:r w:rsidR="000A5DCC">
        <w:rPr>
          <w:rFonts w:ascii="Times New Roman" w:eastAsiaTheme="minorEastAsia" w:hAnsi="Times New Roman" w:cs="Times New Roman"/>
        </w:rPr>
        <w:t>binding</w:t>
      </w:r>
      <w:proofErr w:type="spellEnd"/>
      <w:r w:rsidR="000A5DCC">
        <w:rPr>
          <w:rFonts w:ascii="Times New Roman" w:eastAsiaTheme="minorEastAsia" w:hAnsi="Times New Roman" w:cs="Times New Roman"/>
        </w:rPr>
        <w:t xml:space="preserve"> to HIF-1 RNA is reduced and as a </w:t>
      </w:r>
      <w:proofErr w:type="gramStart"/>
      <w:r w:rsidR="000A5DCC">
        <w:rPr>
          <w:rFonts w:ascii="Times New Roman" w:eastAsiaTheme="minorEastAsia" w:hAnsi="Times New Roman" w:cs="Times New Roman"/>
        </w:rPr>
        <w:t>results</w:t>
      </w:r>
      <w:proofErr w:type="gramEnd"/>
      <w:r w:rsidR="000A5DCC">
        <w:rPr>
          <w:rFonts w:ascii="Times New Roman" w:eastAsiaTheme="minorEastAsia" w:hAnsi="Times New Roman" w:cs="Times New Roman"/>
        </w:rPr>
        <w:t xml:space="preserve"> </w:t>
      </w:r>
      <w:r w:rsidR="005F6EC5" w:rsidRPr="00C9444E">
        <w:rPr>
          <w:rFonts w:ascii="Times New Roman" w:eastAsiaTheme="minorEastAsia" w:hAnsi="Times New Roman" w:cs="Times New Roman"/>
        </w:rPr>
        <w:t xml:space="preserve">and </w:t>
      </w:r>
      <w:r w:rsidR="000A5DCC">
        <w:rPr>
          <w:rFonts w:ascii="Times New Roman" w:eastAsiaTheme="minorEastAsia" w:hAnsi="Times New Roman" w:cs="Times New Roman"/>
        </w:rPr>
        <w:t>the W state gradually disappears</w:t>
      </w:r>
      <w:r w:rsidR="005F6EC5"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overexpression co</w:t>
      </w:r>
      <w:r w:rsidR="006E7263">
        <w:rPr>
          <w:rFonts w:ascii="Times New Roman" w:eastAsiaTheme="minorEastAsia" w:hAnsi="Times New Roman" w:cs="Times New Roman"/>
        </w:rPr>
        <w:t>uld promote the O-associated states (O-E and O-E/M) and destabilized the coupled E/M-W/O.</w:t>
      </w: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lastRenderedPageBreak/>
        <w:drawing>
          <wp:inline distT="0" distB="0" distL="0" distR="0" wp14:anchorId="5B57A38C" wp14:editId="541A624E">
            <wp:extent cx="3168132" cy="2571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571914"/>
                    </a:xfrm>
                    <a:prstGeom prst="rect">
                      <a:avLst/>
                    </a:prstGeom>
                  </pic:spPr>
                </pic:pic>
              </a:graphicData>
            </a:graphic>
          </wp:inline>
        </w:drawing>
      </w:r>
    </w:p>
    <w:p w14:paraId="08384072" w14:textId="08F72347"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 xml:space="preserve">Both the EMT and metabolic networks are affected by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0DB4">
        <w:rPr>
          <w:rFonts w:ascii="Times New Roman" w:hAnsi="Times New Roman" w:cs="Times New Roman"/>
          <w:i w:val="0"/>
          <w:iCs/>
        </w:rPr>
        <w:t xml:space="preserve"> mediated</w:t>
      </w:r>
      <w:r w:rsidR="007D502B" w:rsidRPr="00C9444E">
        <w:rPr>
          <w:rFonts w:ascii="Times New Roman" w:hAnsi="Times New Roman" w:cs="Times New Roman"/>
          <w:i w:val="0"/>
          <w:iCs/>
        </w:rPr>
        <w:t xml:space="preserve"> regulation of HIF-1, and the E/M-W/O </w:t>
      </w:r>
      <w:r w:rsidR="00A7510D">
        <w:rPr>
          <w:rFonts w:ascii="Times New Roman" w:hAnsi="Times New Roman" w:cs="Times New Roman"/>
          <w:i w:val="0"/>
          <w:iCs/>
        </w:rPr>
        <w:t>state</w:t>
      </w:r>
      <w:r w:rsidR="007D502B" w:rsidRPr="00C9444E">
        <w:rPr>
          <w:rFonts w:ascii="Times New Roman" w:hAnsi="Times New Roman" w:cs="Times New Roman"/>
          <w:i w:val="0"/>
          <w:iCs/>
        </w:rPr>
        <w:t xml:space="preserv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w:t>
      </w:r>
      <w:r w:rsidR="00B10DB4">
        <w:rPr>
          <w:rFonts w:ascii="Times New Roman" w:hAnsi="Times New Roman" w:cs="Times New Roman"/>
          <w:i w:val="0"/>
          <w:iCs/>
        </w:rPr>
        <w:t>M</w:t>
      </w:r>
      <w:r w:rsidRPr="00C9444E">
        <w:rPr>
          <w:rFonts w:ascii="Times New Roman" w:hAnsi="Times New Roman" w:cs="Times New Roman"/>
          <w:i w:val="0"/>
          <w:iCs/>
        </w:rPr>
        <w:t xml:space="preserve"> are accessible (M-W, M-O, and M-W/O). Then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0DB4">
        <w:rPr>
          <w:rFonts w:ascii="Times New Roman" w:hAnsi="Times New Roman" w:cs="Times New Roman"/>
          <w:i w:val="0"/>
          <w:iCs/>
        </w:rPr>
        <w:t>-mediated inhibition of HIF-1</w:t>
      </w:r>
      <w:r w:rsidR="005A72DC">
        <w:rPr>
          <w:rFonts w:ascii="Times New Roman" w:hAnsi="Times New Roman" w:cs="Times New Roman"/>
          <w:i w:val="0"/>
          <w:iCs/>
        </w:rPr>
        <w:t xml:space="preserve"> increases, </w:t>
      </w:r>
      <w:r w:rsidRPr="00C9444E">
        <w:rPr>
          <w:rFonts w:ascii="Times New Roman" w:hAnsi="Times New Roman" w:cs="Times New Roman"/>
          <w:i w:val="0"/>
          <w:iCs/>
        </w:rPr>
        <w:t xml:space="preserve">the </w:t>
      </w:r>
      <w:r w:rsidR="00B10DB4">
        <w:rPr>
          <w:rFonts w:ascii="Times New Roman" w:hAnsi="Times New Roman" w:cs="Times New Roman"/>
          <w:i w:val="0"/>
          <w:iCs/>
        </w:rPr>
        <w:t>W/O state</w:t>
      </w:r>
      <w:r w:rsidR="005A72DC">
        <w:rPr>
          <w:rFonts w:ascii="Times New Roman" w:hAnsi="Times New Roman" w:cs="Times New Roman"/>
          <w:i w:val="0"/>
          <w:iCs/>
        </w:rPr>
        <w:t xml:space="preserve"> is suppressed,</w:t>
      </w:r>
      <w:r w:rsidRPr="00C9444E">
        <w:rPr>
          <w:rFonts w:ascii="Times New Roman" w:hAnsi="Times New Roman" w:cs="Times New Roman"/>
          <w:i w:val="0"/>
          <w:iCs/>
        </w:rPr>
        <w:t xml:space="preserve"> then the</w:t>
      </w:r>
      <w:r w:rsidR="00BE6EF0">
        <w:rPr>
          <w:rFonts w:ascii="Times New Roman" w:hAnsi="Times New Roman" w:cs="Times New Roman"/>
          <w:i w:val="0"/>
          <w:iCs/>
        </w:rPr>
        <w:t xml:space="preserve"> M-W state undergoes partial EMT and becomes the E/M-W state,</w:t>
      </w:r>
      <w:r w:rsidRPr="00C9444E">
        <w:rPr>
          <w:rFonts w:ascii="Times New Roman" w:hAnsi="Times New Roman" w:cs="Times New Roman"/>
          <w:i w:val="0"/>
          <w:iCs/>
        </w:rPr>
        <w:t xml:space="preserve"> and after that only the </w:t>
      </w:r>
      <w:r w:rsidR="00B10DB4">
        <w:rPr>
          <w:rFonts w:ascii="Times New Roman" w:hAnsi="Times New Roman" w:cs="Times New Roman"/>
          <w:i w:val="0"/>
          <w:iCs/>
        </w:rPr>
        <w:t>O-associated states</w:t>
      </w:r>
      <w:r w:rsidRPr="00C9444E">
        <w:rPr>
          <w:rFonts w:ascii="Times New Roman" w:hAnsi="Times New Roman" w:cs="Times New Roman"/>
          <w:i w:val="0"/>
          <w:iCs/>
        </w:rPr>
        <w:t xml:space="preserv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145DDC6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 xml:space="preserve">E/M-W/O state. As mentioned previously, upregulated ROS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Pr>
          <w:rFonts w:ascii="Times New Roman" w:eastAsiaTheme="minorEastAsia" w:hAnsi="Times New Roman" w:cs="Times New Roman"/>
        </w:rPr>
        <w:t xml:space="preserve">including both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hAnsi="Times New Roman" w:cs="Times New Roman"/>
        </w:rPr>
        <w:t xml:space="preserve">.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downregulates HIF-</w:t>
      </w:r>
      <w:r w:rsidR="002C76E3" w:rsidRPr="00C9444E">
        <w:rPr>
          <w:rFonts w:ascii="Times New Roman" w:hAnsi="Times New Roman" w:cs="Times New Roman"/>
        </w:rPr>
        <w:lastRenderedPageBreak/>
        <w:t xml:space="preserve">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 xml:space="preserve">upregulates mtROS (Fig. S16). These results suggest the type of ROS present can </w:t>
      </w:r>
      <w:r w:rsidR="00F82E2A">
        <w:rPr>
          <w:rFonts w:ascii="Times New Roman" w:hAnsi="Times New Roman" w:cs="Times New Roman"/>
        </w:rPr>
        <w:t xml:space="preserve">have different </w:t>
      </w:r>
      <w:proofErr w:type="spellStart"/>
      <w:r w:rsidR="002C76E3" w:rsidRPr="00C9444E">
        <w:rPr>
          <w:rFonts w:ascii="Times New Roman" w:hAnsi="Times New Roman" w:cs="Times New Roman"/>
        </w:rPr>
        <w:t>affect</w:t>
      </w:r>
      <w:r w:rsidR="00F82E2A">
        <w:rPr>
          <w:rFonts w:ascii="Times New Roman" w:hAnsi="Times New Roman" w:cs="Times New Roman"/>
        </w:rPr>
        <w:t>s</w:t>
      </w:r>
      <w:proofErr w:type="spellEnd"/>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 E/M-W/O state.</w:t>
      </w:r>
    </w:p>
    <w:p w14:paraId="5F946948" w14:textId="0A29C06A"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4B).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4B). Analyzing the coupled state phases shows the E/M-W/O state is suppressed when mtROS is only slightly upregulated (Fig. 4C). Further, the </w:t>
      </w:r>
      <w:r w:rsidR="007D3AAB">
        <w:rPr>
          <w:rFonts w:ascii="Times New Roman" w:hAnsi="Times New Roman" w:cs="Times New Roman"/>
        </w:rPr>
        <w:t>E</w:t>
      </w:r>
      <w:r w:rsidRPr="00C9444E">
        <w:rPr>
          <w:rFonts w:ascii="Times New Roman" w:hAnsi="Times New Roman" w:cs="Times New Roman"/>
        </w:rPr>
        <w:t xml:space="preserve"> and E/M states are 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Pr="00C9444E">
        <w:rPr>
          <w:rFonts w:ascii="Times New Roman" w:hAnsi="Times New Roman" w:cs="Times New Roman"/>
        </w:rPr>
        <w:t xml:space="preserve"> when mtROS levels are slightly upregulated. Interestingly, the </w:t>
      </w:r>
      <w:r w:rsidR="007D3AAB">
        <w:rPr>
          <w:rFonts w:ascii="Times New Roman" w:hAnsi="Times New Roman" w:cs="Times New Roman"/>
        </w:rPr>
        <w:t>M</w:t>
      </w:r>
      <w:r w:rsidRPr="00C9444E">
        <w:rPr>
          <w:rFonts w:ascii="Times New Roman" w:hAnsi="Times New Roman" w:cs="Times New Roman"/>
        </w:rPr>
        <w:t xml:space="preserve"> state is coupled with O and W/O </w:t>
      </w:r>
      <w:r w:rsidR="007D3AAB">
        <w:rPr>
          <w:rFonts w:ascii="Times New Roman" w:hAnsi="Times New Roman" w:cs="Times New Roman"/>
        </w:rPr>
        <w:t xml:space="preserve">states </w:t>
      </w:r>
      <w:r w:rsidRPr="00C9444E">
        <w:rPr>
          <w:rFonts w:ascii="Times New Roman" w:hAnsi="Times New Roman" w:cs="Times New Roman"/>
        </w:rPr>
        <w:t xml:space="preserve">while the E and E/M states are only coupled to the W/O </w:t>
      </w:r>
      <w:r w:rsidR="00A7510D">
        <w:rPr>
          <w:rFonts w:ascii="Times New Roman" w:hAnsi="Times New Roman" w:cs="Times New Roman"/>
        </w:rPr>
        <w:t>state</w:t>
      </w:r>
      <w:r w:rsidRPr="00C9444E">
        <w:rPr>
          <w:rFonts w:ascii="Times New Roman" w:hAnsi="Times New Roman" w:cs="Times New Roman"/>
        </w:rPr>
        <w:t xml:space="preserve"> when mtROS is fully upregulated</w:t>
      </w:r>
      <w:r w:rsidR="006B4F8E">
        <w:rPr>
          <w:rFonts w:ascii="Times New Roman" w:hAnsi="Times New Roman" w:cs="Times New Roman"/>
        </w:rPr>
        <w:t xml:space="preserve"> (Fig. 4C).</w:t>
      </w:r>
      <w:r w:rsidRPr="00C9444E">
        <w:rPr>
          <w:rFonts w:ascii="Times New Roman" w:hAnsi="Times New Roman" w:cs="Times New Roman"/>
        </w:rPr>
        <w:t xml:space="preserve">  Additionally, depending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w:t>
      </w:r>
      <w:r w:rsidR="00A13231">
        <w:rPr>
          <w:rFonts w:ascii="Times New Roman" w:hAnsi="Times New Roman" w:cs="Times New Roman"/>
        </w:rPr>
        <w:t xml:space="preserve">coupled </w:t>
      </w:r>
      <w:r w:rsidRPr="00C9444E">
        <w:rPr>
          <w:rFonts w:ascii="Times New Roman" w:hAnsi="Times New Roman" w:cs="Times New Roman"/>
        </w:rPr>
        <w:t xml:space="preserve">E/M-W/O state, the </w:t>
      </w:r>
      <w:r w:rsidR="00A13231">
        <w:rPr>
          <w:rFonts w:ascii="Times New Roman" w:hAnsi="Times New Roman" w:cs="Times New Roman"/>
        </w:rPr>
        <w:t xml:space="preserve">E/M-W/O </w:t>
      </w:r>
      <w:r w:rsidRPr="00C9444E">
        <w:rPr>
          <w:rFonts w:ascii="Times New Roman" w:hAnsi="Times New Roman" w:cs="Times New Roman"/>
        </w:rPr>
        <w:t xml:space="preserve">state is accessible for all levels of noxROS upregulation (SI Fig S17).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lastRenderedPageBreak/>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627AB4CE"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is zoomed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2563CA48"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 xml:space="preserve">driven </w:t>
      </w:r>
      <w:r w:rsidR="001D5E10" w:rsidRPr="00C9444E">
        <w:rPr>
          <w:rFonts w:ascii="Times New Roman" w:hAnsi="Times New Roman" w:cs="Times New Roman"/>
        </w:rPr>
        <w:lastRenderedPageBreak/>
        <w:t>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 xml:space="preserve">The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Content>
          <w:r w:rsidR="00AE6CCC" w:rsidRPr="00AE6CCC">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w:t>
      </w:r>
      <w:r w:rsidR="004B6ACB">
        <w:rPr>
          <w:rFonts w:ascii="Times New Roman" w:hAnsi="Times New Roman" w:cs="Times New Roman"/>
        </w:rPr>
        <w:t xml:space="preserve">mediated </w:t>
      </w:r>
      <w:r w:rsidR="004869E7" w:rsidRPr="00C9444E">
        <w:rPr>
          <w:rFonts w:ascii="Times New Roman" w:hAnsi="Times New Roman" w:cs="Times New Roman"/>
        </w:rPr>
        <w:t xml:space="preserve">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w:t>
      </w:r>
      <w:r w:rsidR="002B5DB8">
        <w:rPr>
          <w:rFonts w:ascii="Times New Roman" w:hAnsi="Times New Roman" w:cs="Times New Roman"/>
        </w:rPr>
        <w:t>n</w:t>
      </w:r>
      <w:r w:rsidR="004869E7" w:rsidRPr="00C9444E">
        <w:rPr>
          <w:rFonts w:ascii="Times New Roman" w:hAnsi="Times New Roman" w:cs="Times New Roman"/>
        </w:rPr>
        <w:t xml:space="preserve"> </w:t>
      </w:r>
      <w:r w:rsidR="002B5DB8">
        <w:rPr>
          <w:rFonts w:ascii="Times New Roman" w:hAnsi="Times New Roman" w:cs="Times New Roman"/>
        </w:rPr>
        <w:t>analogous</w:t>
      </w:r>
      <w:r w:rsidR="004869E7" w:rsidRPr="00C9444E">
        <w:rPr>
          <w:rFonts w:ascii="Times New Roman" w:hAnsi="Times New Roman" w:cs="Times New Roman"/>
        </w:rPr>
        <w:t xml:space="preserve"> effect</w:t>
      </w:r>
      <w:r w:rsidR="00C73E31">
        <w:rPr>
          <w:rFonts w:ascii="Times New Roman" w:hAnsi="Times New Roman" w:cs="Times New Roman"/>
        </w:rPr>
        <w:t xml:space="preserve"> to AMPK upregulating</w:t>
      </w:r>
      <w:r w:rsidR="004869E7"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A59A5">
        <w:rPr>
          <w:rFonts w:ascii="Times New Roman" w:eastAsiaTheme="minorEastAsia" w:hAnsi="Times New Roman" w:cs="Times New Roman"/>
        </w:rPr>
        <w:t xml:space="preserve"> </w:t>
      </w:r>
      <w:r w:rsidR="004869E7" w:rsidRPr="00C9444E">
        <w:rPr>
          <w:rFonts w:ascii="Times New Roman" w:hAnsi="Times New Roman" w:cs="Times New Roman"/>
        </w:rPr>
        <w:t>on the expression of the E/M state and the system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w:t>
      </w:r>
      <w:r w:rsidR="002B5DB8">
        <w:rPr>
          <w:rFonts w:ascii="Times New Roman" w:hAnsi="Times New Roman" w:cs="Times New Roman"/>
        </w:rPr>
        <w:t>epithelial</w:t>
      </w:r>
      <w:r w:rsidR="004869E7" w:rsidRPr="00C9444E">
        <w:rPr>
          <w:rFonts w:ascii="Times New Roman" w:hAnsi="Times New Roman" w:cs="Times New Roman"/>
        </w:rPr>
        <w:t xml:space="preserve">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 xml:space="preserve">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xml:space="preserve">. This is in direct contract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this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p>
    <w:p w14:paraId="4ED7FB30" w14:textId="5248B8C5" w:rsidR="00A5060C" w:rsidRPr="00C9444E" w:rsidRDefault="00F37624" w:rsidP="006735CD">
      <w:pPr>
        <w:pStyle w:val="BodyText"/>
        <w:spacing w:line="480" w:lineRule="auto"/>
        <w:ind w:firstLine="720"/>
        <w:rPr>
          <w:rFonts w:ascii="Times New Roman" w:hAnsi="Times New Roman" w:cs="Times New Roman"/>
        </w:rPr>
      </w:pPr>
      <w:r>
        <w:rPr>
          <w:rFonts w:ascii="Times New Roman" w:hAnsi="Times New Roman" w:cs="Times New Roman"/>
        </w:rPr>
        <w:t xml:space="preserve">The crosstalk between the EMT network and metabolism network play various roles in mediating the coupled states.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mediated upregulation of mtROS or</w:t>
      </w:r>
      <w:r w:rsidR="00633A28" w:rsidRPr="00C9444E">
        <w:rPr>
          <w:rFonts w:ascii="Times New Roman" w:hAnsi="Times New Roman" w:cs="Times New Roman"/>
        </w:rPr>
        <w:t xml:space="preserve"> noxROS </w:t>
      </w:r>
      <w:r>
        <w:rPr>
          <w:rFonts w:ascii="Times New Roman" w:hAnsi="Times New Roman" w:cs="Times New Roman"/>
        </w:rPr>
        <w:t xml:space="preserve">exhibit consistent </w:t>
      </w:r>
      <w:r w:rsidR="00D3572D">
        <w:rPr>
          <w:rFonts w:ascii="Times New Roman" w:hAnsi="Times New Roman" w:cs="Times New Roman"/>
        </w:rPr>
        <w:t xml:space="preserve">upregulation of </w:t>
      </w:r>
      <w:r w:rsidR="00D3572D" w:rsidRPr="00C9444E">
        <w:rPr>
          <w:rFonts w:ascii="Times New Roman" w:hAnsi="Times New Roman" w:cs="Times New Roman"/>
        </w:rPr>
        <w:t>the E/M-W/O state</w:t>
      </w:r>
      <w:r w:rsidR="00D3572D">
        <w:rPr>
          <w:rFonts w:ascii="Times New Roman" w:hAnsi="Times New Roman" w:cs="Times New Roman"/>
        </w:rPr>
        <w:t xml:space="preserve"> and </w:t>
      </w:r>
      <w:r>
        <w:rPr>
          <w:rFonts w:ascii="Times New Roman" w:hAnsi="Times New Roman" w:cs="Times New Roman"/>
        </w:rPr>
        <w:t>suppression of</w:t>
      </w:r>
      <w:r w:rsidR="00633A28" w:rsidRPr="00C9444E">
        <w:rPr>
          <w:rFonts w:ascii="Times New Roman" w:hAnsi="Times New Roman" w:cs="Times New Roman"/>
        </w:rPr>
        <w:t xml:space="preserve"> the E-W and E/M-W coupled states</w:t>
      </w:r>
      <w:r w:rsidR="00D3572D">
        <w:rPr>
          <w:rFonts w:ascii="Times New Roman" w:hAnsi="Times New Roman" w:cs="Times New Roman"/>
        </w:rPr>
        <w:t>.</w:t>
      </w:r>
      <w:r w:rsidR="00A5060C"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w:t>
      </w:r>
      <w:r>
        <w:rPr>
          <w:rFonts w:ascii="Times New Roman" w:hAnsi="Times New Roman" w:cs="Times New Roman"/>
        </w:rPr>
        <w:t xml:space="preserve"> of the coupled states</w:t>
      </w:r>
      <w:r w:rsidR="00B060CD" w:rsidRPr="00C9444E">
        <w:rPr>
          <w:rFonts w:ascii="Times New Roman" w:hAnsi="Times New Roman" w:cs="Times New Roman"/>
        </w:rPr>
        <w:t xml:space="preserve">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t>
      </w:r>
      <w:r>
        <w:rPr>
          <w:rFonts w:ascii="Times New Roman" w:hAnsi="Times New Roman" w:cs="Times New Roman"/>
        </w:rPr>
        <w:t>when</w:t>
      </w:r>
      <w:r w:rsidRPr="00C9444E">
        <w:rPr>
          <w:rFonts w:ascii="Times New Roman" w:hAnsi="Times New Roman" w:cs="Times New Roman"/>
        </w:rPr>
        <w:t xml:space="preserve"> </w:t>
      </w:r>
      <w:r w:rsidR="00B060CD" w:rsidRPr="00C9444E">
        <w:rPr>
          <w:rFonts w:ascii="Times New Roman" w:hAnsi="Times New Roman" w:cs="Times New Roman"/>
        </w:rPr>
        <w:t xml:space="preserve">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or upregulates Snail</w:t>
      </w:r>
      <w:r w:rsidR="00B20762">
        <w:rPr>
          <w:rFonts w:ascii="Times New Roman" w:hAnsi="Times New Roman" w:cs="Times New Roman"/>
        </w:rPr>
        <w:t xml:space="preserve">, </w:t>
      </w:r>
      <w:r w:rsidR="00DB0DEE">
        <w:rPr>
          <w:rFonts w:ascii="Times New Roman" w:hAnsi="Times New Roman" w:cs="Times New Roman"/>
        </w:rPr>
        <w:t>first suppressing the E-W, E-W/O, and E/M-W states and stabilizing near fully mesenchymal</w:t>
      </w:r>
      <w:r w:rsidR="00B060CD" w:rsidRPr="00C9444E">
        <w:rPr>
          <w:rFonts w:ascii="Times New Roman" w:hAnsi="Times New Roman" w:cs="Times New Roman"/>
        </w:rPr>
        <w:t>. However, the E/M-W/O state does</w:t>
      </w:r>
      <w:r w:rsidR="000C6808">
        <w:rPr>
          <w:rFonts w:ascii="Times New Roman" w:hAnsi="Times New Roman" w:cs="Times New Roman"/>
        </w:rPr>
        <w:t xml:space="preserve"> exist for a larger portion of the parameter </w:t>
      </w:r>
      <w:r w:rsidR="000C6808">
        <w:rPr>
          <w:rFonts w:ascii="Times New Roman" w:hAnsi="Times New Roman" w:cs="Times New Roman"/>
        </w:rPr>
        <w:lastRenderedPageBreak/>
        <w:t xml:space="preserve">space </w:t>
      </w:r>
      <w:r w:rsidR="00B060CD" w:rsidRPr="00C9444E">
        <w:rPr>
          <w:rFonts w:ascii="Times New Roman" w:hAnsi="Times New Roman" w:cs="Times New Roman"/>
        </w:rPr>
        <w:t xml:space="preserve">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Pr>
          <w:rFonts w:ascii="Times New Roman" w:hAnsi="Times New Roman" w:cs="Times New Roman"/>
        </w:rPr>
        <w:t xml:space="preserve"> (inhibiting ZEB or SNAIL or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w:t>
      </w:r>
      <w:r w:rsidR="00390322" w:rsidRPr="00C9444E">
        <w:rPr>
          <w:rFonts w:ascii="Times New Roman" w:hAnsi="Times New Roman" w:cs="Times New Roman"/>
        </w:rPr>
        <w:t xml:space="preserve"> are initially very similar</w:t>
      </w:r>
      <w:r w:rsidR="00440E53">
        <w:rPr>
          <w:rFonts w:ascii="Times New Roman" w:hAnsi="Times New Roman" w:cs="Times New Roman"/>
        </w:rPr>
        <w:t>, suppressing first the E/M-O and E/M-W/O states</w:t>
      </w:r>
      <w:r w:rsidR="00390322" w:rsidRPr="00C9444E">
        <w:rPr>
          <w:rFonts w:ascii="Times New Roman" w:hAnsi="Times New Roman" w:cs="Times New Roman"/>
        </w:rPr>
        <w:t>.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 xml:space="preserve">has slightly different </w:t>
      </w:r>
      <w:r>
        <w:rPr>
          <w:rFonts w:ascii="Times New Roman" w:hAnsi="Times New Roman" w:cs="Times New Roman"/>
        </w:rPr>
        <w:t>effect on the coupled states</w:t>
      </w:r>
      <w:r w:rsidR="004715D9" w:rsidRPr="00C9444E">
        <w:rPr>
          <w:rFonts w:ascii="Times New Roman" w:hAnsi="Times New Roman" w:cs="Times New Roman"/>
        </w:rPr>
        <w:t xml:space="preserve">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w:t>
      </w:r>
      <w:r>
        <w:rPr>
          <w:rFonts w:ascii="Times New Roman" w:hAnsi="Times New Roman" w:cs="Times New Roman"/>
        </w:rPr>
        <w:t xml:space="preserve"> the effect of different</w:t>
      </w:r>
      <w:r w:rsidR="00D060C8" w:rsidRPr="00C9444E">
        <w:rPr>
          <w:rFonts w:ascii="Times New Roman" w:hAnsi="Times New Roman" w:cs="Times New Roman"/>
        </w:rPr>
        <w:t xml:space="preserve"> crosstalk</w:t>
      </w:r>
      <w:r w:rsidR="001A122D" w:rsidRPr="00C9444E">
        <w:rPr>
          <w:rFonts w:ascii="Times New Roman" w:hAnsi="Times New Roman" w:cs="Times New Roman"/>
        </w:rPr>
        <w:t xml:space="preserve"> </w:t>
      </w:r>
      <w:r w:rsidR="00D060C8" w:rsidRPr="00C9444E">
        <w:rPr>
          <w:rFonts w:ascii="Times New Roman" w:hAnsi="Times New Roman" w:cs="Times New Roman"/>
        </w:rPr>
        <w:t xml:space="preserve">suggests </w:t>
      </w:r>
      <w:r w:rsidR="00CE2E70" w:rsidRPr="00C9444E">
        <w:rPr>
          <w:rFonts w:ascii="Times New Roman" w:hAnsi="Times New Roman" w:cs="Times New Roman"/>
        </w:rPr>
        <w:t xml:space="preserve">a degree of consistency </w:t>
      </w:r>
      <w:r>
        <w:rPr>
          <w:rFonts w:ascii="Times New Roman" w:hAnsi="Times New Roman" w:cs="Times New Roman"/>
        </w:rPr>
        <w:t>in how</w:t>
      </w:r>
      <w:r w:rsidR="00D060C8" w:rsidRPr="00C9444E">
        <w:rPr>
          <w:rFonts w:ascii="Times New Roman" w:hAnsi="Times New Roman" w:cs="Times New Roman"/>
        </w:rPr>
        <w:t xml:space="preserve"> EMT</w:t>
      </w:r>
      <w:r w:rsidR="00CB0229" w:rsidRPr="00C9444E">
        <w:rPr>
          <w:rFonts w:ascii="Times New Roman" w:hAnsi="Times New Roman" w:cs="Times New Roman"/>
        </w:rPr>
        <w:t xml:space="preserve"> </w:t>
      </w:r>
      <w:r w:rsidR="00D060C8" w:rsidRPr="00C9444E">
        <w:rPr>
          <w:rFonts w:ascii="Times New Roman" w:hAnsi="Times New Roman" w:cs="Times New Roman"/>
        </w:rPr>
        <w:t>drive</w:t>
      </w:r>
      <w:r>
        <w:rPr>
          <w:rFonts w:ascii="Times New Roman" w:hAnsi="Times New Roman" w:cs="Times New Roman"/>
        </w:rPr>
        <w:t>s</w:t>
      </w:r>
      <w:r w:rsidR="00D060C8" w:rsidRPr="00C9444E">
        <w:rPr>
          <w:rFonts w:ascii="Times New Roman" w:hAnsi="Times New Roman" w:cs="Times New Roman"/>
        </w:rPr>
        <w:t xml:space="preserve"> metabolic reprogramming, </w:t>
      </w:r>
      <w:r>
        <w:rPr>
          <w:rFonts w:ascii="Times New Roman" w:hAnsi="Times New Roman" w:cs="Times New Roman"/>
        </w:rPr>
        <w:t>and</w:t>
      </w:r>
      <w:r w:rsidR="00D060C8" w:rsidRPr="00C9444E">
        <w:rPr>
          <w:rFonts w:ascii="Times New Roman" w:hAnsi="Times New Roman" w:cs="Times New Roman"/>
        </w:rPr>
        <w:t xml:space="preserve">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98"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104A0DB7"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is suppressed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781E14F8"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98"/>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w:t>
      </w:r>
      <w:r w:rsidR="00A85202">
        <w:rPr>
          <w:rFonts w:ascii="Times New Roman" w:hAnsi="Times New Roman" w:cs="Times New Roman"/>
        </w:rPr>
        <w:t xml:space="preserve">when 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are able to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Content>
          <w:r w:rsidR="00AE6CCC" w:rsidRPr="00AE6CCC">
            <w:rPr>
              <w:rFonts w:ascii="Times New Roman" w:eastAsia="Times New Roman" w:hAnsi="Times New Roman" w:cs="Times New Roman"/>
              <w:color w:val="000000"/>
            </w:rPr>
            <w:t>[69]</w:t>
          </w:r>
        </w:sdtContent>
      </w:sdt>
      <w:r w:rsidR="00FE50CC" w:rsidRPr="00C9444E">
        <w:rPr>
          <w:rFonts w:ascii="Times New Roman" w:hAnsi="Times New Roman" w:cs="Times New Roman"/>
        </w:rPr>
        <w:t>.</w:t>
      </w:r>
    </w:p>
    <w:p w14:paraId="5E2ED4B4" w14:textId="7F4CACF2"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lastRenderedPageBreak/>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129944A5"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lastRenderedPageBreak/>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99" w:name="hybrid-em-wo-phenotype-can-be-stabilized"/>
    </w:p>
    <w:p w14:paraId="62A9D4B6" w14:textId="69FBD262"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99"/>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w:t>
      </w:r>
      <w:del w:id="100" w:author="Madeline Galbraith" w:date="2022-06-01T08:22:00Z">
        <w:r w:rsidR="00AD7F58" w:rsidRPr="00C9444E" w:rsidDel="00362E8E">
          <w:rPr>
            <w:rFonts w:ascii="Times New Roman" w:hAnsi="Times New Roman" w:cs="Times New Roman"/>
          </w:rPr>
          <w:delText xml:space="preserve">aggressive </w:delText>
        </w:r>
      </w:del>
      <w:ins w:id="101" w:author="Madeline Galbraith" w:date="2022-06-01T08:22:00Z">
        <w:r w:rsidR="00362E8E">
          <w:rPr>
            <w:rFonts w:ascii="Times New Roman" w:hAnsi="Times New Roman" w:cs="Times New Roman"/>
          </w:rPr>
          <w:t>metastatic</w:t>
        </w:r>
        <w:r w:rsidR="00362E8E" w:rsidRPr="00C9444E">
          <w:rPr>
            <w:rFonts w:ascii="Times New Roman" w:hAnsi="Times New Roman" w:cs="Times New Roman"/>
          </w:rPr>
          <w:t xml:space="preserve"> </w:t>
        </w:r>
      </w:ins>
      <w:r w:rsidR="00AD7F58" w:rsidRPr="00C9444E">
        <w:rPr>
          <w:rFonts w:ascii="Times New Roman" w:hAnsi="Times New Roman" w:cs="Times New Roman"/>
        </w:rPr>
        <w:t>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del w:id="102" w:author="Madeline Galbraith" w:date="2022-06-01T08:23:00Z">
        <w:r w:rsidR="00AD7F58" w:rsidRPr="00C9444E" w:rsidDel="00362E8E">
          <w:rPr>
            <w:rFonts w:ascii="Times New Roman" w:hAnsi="Times New Roman" w:cs="Times New Roman"/>
          </w:rPr>
          <w:delText>,</w:delText>
        </w:r>
        <w:r w:rsidR="00627FD2" w:rsidRPr="00C9444E" w:rsidDel="00362E8E">
          <w:rPr>
            <w:rFonts w:ascii="Times New Roman" w:hAnsi="Times New Roman" w:cs="Times New Roman"/>
          </w:rPr>
          <w:delText xml:space="preserve"> enabling a high degree of plasticity and thereby enabling metastatic spread and drug resistance</w:delText>
        </w:r>
        <w:r w:rsidR="00BF5914" w:rsidDel="00362E8E">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Content>
          <w:r w:rsidR="00AE6CCC" w:rsidRPr="00AE6CCC">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76C43245"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103"/>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103"/>
      <w:r w:rsidR="001C784D">
        <w:rPr>
          <w:rStyle w:val="CommentReference"/>
        </w:rPr>
        <w:commentReference w:id="103"/>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w:t>
      </w:r>
      <w:proofErr w:type="spellStart"/>
      <w:r w:rsidR="00860476" w:rsidRPr="00C9444E">
        <w:rPr>
          <w:rFonts w:ascii="Times New Roman" w:hAnsi="Times New Roman" w:cs="Times New Roman"/>
        </w:rPr>
        <w:t>mtROS</w:t>
      </w:r>
      <w:proofErr w:type="spellEnd"/>
      <w:r w:rsidR="00860476" w:rsidRPr="00C9444E">
        <w:rPr>
          <w:rFonts w:ascii="Times New Roman" w:hAnsi="Times New Roman" w:cs="Times New Roman"/>
        </w:rPr>
        <w:t xml:space="preserve">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xml:space="preserve">, </w:t>
      </w:r>
      <w:r w:rsidR="009717F0">
        <w:rPr>
          <w:rFonts w:ascii="Times New Roman" w:hAnsi="Times New Roman" w:cs="Times New Roman"/>
        </w:rPr>
        <w:t>increasing SNAIL levels can promote</w:t>
      </w:r>
      <w:r w:rsidR="004E1A5E" w:rsidRPr="00C9444E">
        <w:rPr>
          <w:rFonts w:ascii="Times New Roman" w:hAnsi="Times New Roman" w:cs="Times New Roman"/>
        </w:rPr>
        <w:t xml:space="preserve">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7A and B)</w:t>
      </w:r>
      <w:r w:rsidR="00652967" w:rsidRPr="00C9444E">
        <w:rPr>
          <w:rFonts w:ascii="Times New Roman" w:hAnsi="Times New Roman" w:cs="Times New Roman"/>
        </w:rPr>
        <w:t xml:space="preserve">, neither was able to fully stabilize the E/M-W/O state and suppress all other states. </w:t>
      </w:r>
    </w:p>
    <w:p w14:paraId="501CC7F2" w14:textId="7E2B92C6"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104" w:author="Madeline Galbraith" w:date="2022-06-01T08:32:00Z">
        <w:r w:rsidR="008B2870">
          <w:rPr>
            <w:rFonts w:ascii="Times New Roman" w:hAnsi="Times New Roman" w:cs="Times New Roman"/>
          </w:rPr>
          <w:t>(</w:t>
        </w:r>
        <w:commentRangeStart w:id="105"/>
        <w:r w:rsidR="008B2870">
          <w:rPr>
            <w:rFonts w:ascii="Times New Roman" w:hAnsi="Times New Roman" w:cs="Times New Roman"/>
          </w:rPr>
          <w:t>Fig</w:t>
        </w:r>
      </w:ins>
      <w:commentRangeEnd w:id="105"/>
      <w:ins w:id="106" w:author="Madeline Galbraith" w:date="2022-06-01T08:33:00Z">
        <w:r w:rsidR="008B2870">
          <w:rPr>
            <w:rStyle w:val="CommentReference"/>
          </w:rPr>
          <w:commentReference w:id="105"/>
        </w:r>
      </w:ins>
      <w:ins w:id="107" w:author="Madeline Galbraith" w:date="2022-06-01T08:32:00Z">
        <w:r w:rsidR="008B2870">
          <w:rPr>
            <w:rFonts w:ascii="Times New Roman" w:hAnsi="Times New Roman" w:cs="Times New Roman"/>
          </w:rPr>
          <w:t xml:space="preserve">. </w:t>
        </w:r>
      </w:ins>
      <w:ins w:id="108"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lastRenderedPageBreak/>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44253AC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6230F7">
        <w:rPr>
          <w:rFonts w:ascii="Times New Roman" w:hAnsi="Times New Roman" w:cs="Times New Roman"/>
        </w:rPr>
        <w:t>can be</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a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lastRenderedPageBreak/>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7ECFEEDF"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109"/>
      <w:r w:rsidR="007755AD" w:rsidRPr="00C9444E">
        <w:rPr>
          <w:rFonts w:ascii="Times New Roman" w:hAnsi="Times New Roman" w:cs="Times New Roman"/>
          <w:i w:val="0"/>
          <w:iCs/>
        </w:rPr>
        <w:t>Input</w:t>
      </w:r>
      <w:commentRangeEnd w:id="109"/>
      <w:r w:rsidR="00BE245D">
        <w:rPr>
          <w:rStyle w:val="CommentReference"/>
          <w:i w:val="0"/>
        </w:rPr>
        <w:commentReference w:id="109"/>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10" w:name="normal-cells-can-become-cancerous-when-c"/>
    </w:p>
    <w:p w14:paraId="20E18387" w14:textId="20DF7BB3"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10"/>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showed</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E/M-</w:t>
      </w:r>
      <w:r w:rsidR="00AD7F58" w:rsidRPr="00C9444E">
        <w:rPr>
          <w:rFonts w:ascii="Times New Roman" w:hAnsi="Times New Roman" w:cs="Times New Roman"/>
        </w:rPr>
        <w:lastRenderedPageBreak/>
        <w:t xml:space="preserve">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 We simulate scenarios where the individual EMT and metabolism networks cannot acquire a hybrid state, corresponding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Content>
          <w:r w:rsidR="00AE6CCC" w:rsidRPr="00AE6CCC">
            <w:rPr>
              <w:rFonts w:ascii="Times New Roman" w:eastAsia="Times New Roman" w:hAnsi="Times New Roman" w:cs="Times New Roman"/>
              <w:color w:val="000000"/>
            </w:rPr>
            <w:t>[70]</w:t>
          </w:r>
        </w:sdtContent>
      </w:sdt>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732AA8D4" w14:textId="5D5866E4" w:rsidR="00E469AE" w:rsidRPr="00C9444E" w:rsidRDefault="004C25DE" w:rsidP="00275C5C">
      <w:pPr>
        <w:pStyle w:val="BodyText"/>
        <w:spacing w:line="480" w:lineRule="auto"/>
        <w:ind w:firstLine="720"/>
        <w:rPr>
          <w:rFonts w:ascii="Times New Roman" w:hAnsi="Times New Roman" w:cs="Times New Roman"/>
        </w:rPr>
      </w:pPr>
      <w:r>
        <w:rPr>
          <w:rFonts w:ascii="Times New Roman" w:hAnsi="Times New Roman" w:cs="Times New Roman"/>
        </w:rPr>
        <w:t>First, w</w:t>
      </w:r>
      <w:r w:rsidR="00D94830" w:rsidRPr="00C9444E">
        <w:rPr>
          <w:rFonts w:ascii="Times New Roman" w:hAnsi="Times New Roman" w:cs="Times New Roman"/>
        </w:rPr>
        <w:t xml:space="preserve">e confirmed both the EMT </w:t>
      </w:r>
      <w:r w:rsidR="00275C5C">
        <w:rPr>
          <w:rFonts w:ascii="Times New Roman" w:hAnsi="Times New Roman" w:cs="Times New Roman"/>
        </w:rPr>
        <w:t xml:space="preserve">network </w:t>
      </w:r>
      <w:r w:rsidR="00D94830" w:rsidRPr="00C9444E">
        <w:rPr>
          <w:rFonts w:ascii="Times New Roman" w:hAnsi="Times New Roman" w:cs="Times New Roman"/>
        </w:rPr>
        <w:t xml:space="preserve">and metabolic network are independently bistable when the </w:t>
      </w:r>
      <w:proofErr w:type="spellStart"/>
      <w:r w:rsidR="00D94830" w:rsidRPr="00C9444E">
        <w:rPr>
          <w:rFonts w:ascii="Times New Roman" w:hAnsi="Times New Roman" w:cs="Times New Roman"/>
        </w:rPr>
        <w:t>crossstalk</w:t>
      </w:r>
      <w:proofErr w:type="spellEnd"/>
      <w:r w:rsidR="00D94830" w:rsidRPr="00C9444E">
        <w:rPr>
          <w:rFonts w:ascii="Times New Roman" w:hAnsi="Times New Roman" w:cs="Times New Roman"/>
        </w:rPr>
        <w:t xml:space="preserve"> </w:t>
      </w:r>
      <w:r w:rsidR="00275C5C">
        <w:rPr>
          <w:rFonts w:ascii="Times New Roman" w:hAnsi="Times New Roman" w:cs="Times New Roman"/>
        </w:rPr>
        <w:t>is</w:t>
      </w:r>
      <w:r w:rsidR="00D94830" w:rsidRPr="00C9444E">
        <w:rPr>
          <w:rFonts w:ascii="Times New Roman" w:hAnsi="Times New Roman" w:cs="Times New Roman"/>
        </w:rPr>
        <w:t xml:space="preserve"> </w:t>
      </w:r>
      <w:r w:rsidR="00D430EB" w:rsidRPr="00C9444E">
        <w:rPr>
          <w:rFonts w:ascii="Times New Roman" w:hAnsi="Times New Roman" w:cs="Times New Roman"/>
        </w:rPr>
        <w:t>inactiv</w:t>
      </w:r>
      <w:r w:rsidR="00D94830" w:rsidRPr="00C9444E">
        <w:rPr>
          <w:rFonts w:ascii="Times New Roman" w:hAnsi="Times New Roman" w:cs="Times New Roman"/>
        </w:rPr>
        <w:t>e</w:t>
      </w:r>
      <w:r w:rsidR="00AD7F58" w:rsidRPr="00C9444E">
        <w:rPr>
          <w:rFonts w:ascii="Times New Roman" w:hAnsi="Times New Roman" w:cs="Times New Roman"/>
        </w:rPr>
        <w:t>(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C060B" w:rsidRPr="00C9444E">
        <w:rPr>
          <w:rFonts w:ascii="Times New Roman" w:hAnsi="Times New Roman" w:cs="Times New Roman"/>
        </w:rPr>
        <w:t>20</w:t>
      </w:r>
      <w:proofErr w:type="gramStart"/>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w:t>
      </w:r>
      <w:proofErr w:type="gramEnd"/>
      <w:r w:rsidR="00A4588D" w:rsidRPr="00C9444E">
        <w:rPr>
          <w:rFonts w:ascii="Times New Roman" w:hAnsi="Times New Roman" w:cs="Times New Roman"/>
        </w:rPr>
        <w:t xml:space="preserve"> ensured the solutions from the initial conditions were evenly divided between the steady states (Fig. S2</w:t>
      </w:r>
      <w:r w:rsidR="008C060B" w:rsidRPr="00C9444E">
        <w:rPr>
          <w:rFonts w:ascii="Times New Roman" w:hAnsi="Times New Roman" w:cs="Times New Roman"/>
        </w:rPr>
        <w:t>1</w:t>
      </w:r>
      <w:r w:rsidR="00AD7F58"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00AD7F58"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w:t>
      </w:r>
      <w:r w:rsidR="00275C5C">
        <w:rPr>
          <w:rFonts w:ascii="Times New Roman" w:hAnsi="Times New Roman" w:cs="Times New Roman"/>
        </w:rPr>
        <w:t>and metabolism mutually regulate each other.</w:t>
      </w:r>
      <w:r w:rsidR="004B7C35" w:rsidRPr="00C9444E">
        <w:rPr>
          <w:rFonts w:ascii="Times New Roman" w:hAnsi="Times New Roman" w:cs="Times New Roman"/>
        </w:rPr>
        <w:t xml:space="preserve"> </w:t>
      </w:r>
    </w:p>
    <w:p w14:paraId="6A0304F1" w14:textId="17AF3260"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cross-talk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w:t>
      </w:r>
      <w:proofErr w:type="spellStart"/>
      <w:r>
        <w:rPr>
          <w:rFonts w:ascii="Times New Roman" w:hAnsi="Times New Roman" w:cs="Times New Roman"/>
        </w:rPr>
        <w:t>tristable</w:t>
      </w:r>
      <w:proofErr w:type="spellEnd"/>
      <w:r>
        <w:rPr>
          <w:rFonts w:ascii="Times New Roman" w:hAnsi="Times New Roman" w:cs="Times New Roman"/>
        </w:rPr>
        <w:t xml:space="preserv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8A)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 xml:space="preserve">Fig. S23 compared to </w:t>
      </w:r>
      <w:r w:rsidR="005C2EC8">
        <w:rPr>
          <w:rFonts w:ascii="Times New Roman" w:hAnsi="Times New Roman" w:cs="Times New Roman"/>
        </w:rPr>
        <w:lastRenderedPageBreak/>
        <w:t>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15B5C791"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cross-talk,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is able to quickly generate the E/M-W/O state before it is once again suppressed (Fig. 8B).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5229EA5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cross-talk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w:t>
      </w:r>
      <w:r>
        <w:rPr>
          <w:rFonts w:ascii="Times New Roman" w:hAnsi="Times New Roman" w:cs="Times New Roman"/>
        </w:rPr>
        <w:lastRenderedPageBreak/>
        <w:t xml:space="preserve">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8C and S26 compared to Fig. 7C).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672B438"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111"/>
      <w:commentRangeStart w:id="112"/>
      <w:r w:rsidRPr="00AC1B59">
        <w:rPr>
          <w:rFonts w:ascii="Times New Roman" w:hAnsi="Times New Roman" w:cs="Times New Roman"/>
          <w:i w:val="0"/>
          <w:iCs/>
        </w:rPr>
        <w:t>hybrid E/M-W/O</w:t>
      </w:r>
      <w:commentRangeEnd w:id="111"/>
      <w:r w:rsidRPr="00AC1B59">
        <w:rPr>
          <w:rStyle w:val="CommentReference"/>
          <w:rFonts w:ascii="Times New Roman" w:hAnsi="Times New Roman" w:cs="Times New Roman"/>
          <w:i w:val="0"/>
          <w:iCs/>
          <w:sz w:val="24"/>
          <w:szCs w:val="24"/>
        </w:rPr>
        <w:commentReference w:id="111"/>
      </w:r>
      <w:commentRangeEnd w:id="112"/>
      <w:r w:rsidR="00034A1D">
        <w:rPr>
          <w:rStyle w:val="CommentReference"/>
          <w:i w:val="0"/>
        </w:rPr>
        <w:commentReference w:id="112"/>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29A7CFEC"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be accessed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similar </w:t>
      </w:r>
      <w:r w:rsidR="006077DC">
        <w:rPr>
          <w:rFonts w:ascii="Times New Roman" w:hAnsi="Times New Roman" w:cs="Times New Roman"/>
          <w:i w:val="0"/>
          <w:iCs/>
        </w:rPr>
        <w:t xml:space="preserve">to </w:t>
      </w:r>
      <w:r w:rsidR="006077DC" w:rsidRPr="00C9444E">
        <w:rPr>
          <w:rFonts w:ascii="Times New Roman" w:hAnsi="Times New Roman" w:cs="Times New Roman"/>
          <w:i w:val="0"/>
          <w:iCs/>
        </w:rPr>
        <w:t>Fig. 7C.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4DE7A3BC" w14:textId="77777777" w:rsidR="00F2770C" w:rsidRPr="00C9444E" w:rsidRDefault="00F2770C" w:rsidP="00817A31">
      <w:pPr>
        <w:pStyle w:val="Caption"/>
        <w:rPr>
          <w:rFonts w:ascii="Times New Roman" w:hAnsi="Times New Roman" w:cs="Times New Roman"/>
          <w:i w:val="0"/>
          <w:iCs/>
        </w:rPr>
      </w:pPr>
    </w:p>
    <w:p w14:paraId="75D277B4" w14:textId="031CD030" w:rsidR="00E469AE" w:rsidRPr="00C9444E" w:rsidRDefault="00AB4E6B" w:rsidP="00011E4B">
      <w:pPr>
        <w:pStyle w:val="BodyText"/>
        <w:spacing w:line="480" w:lineRule="auto"/>
        <w:rPr>
          <w:rFonts w:ascii="Times New Roman" w:hAnsi="Times New Roman" w:cs="Times New Roman"/>
        </w:rPr>
      </w:pPr>
      <w:bookmarkStart w:id="113" w:name="psfs-stabilize-the-em-state-which-stabil"/>
      <w:r>
        <w:rPr>
          <w:rFonts w:ascii="Times New Roman" w:hAnsi="Times New Roman" w:cs="Times New Roman"/>
          <w:b/>
          <w:bCs/>
        </w:rPr>
        <w:t>GRHL2 and OVOL</w:t>
      </w:r>
      <w:r w:rsidR="007D2EA3" w:rsidRPr="00C9444E">
        <w:rPr>
          <w:rFonts w:ascii="Times New Roman" w:hAnsi="Times New Roman" w:cs="Times New Roman"/>
          <w:b/>
          <w:bCs/>
        </w:rPr>
        <w:t xml:space="preserve"> can</w:t>
      </w:r>
      <w:r w:rsidR="00AD7F58"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w:t>
      </w:r>
      <w:r>
        <w:rPr>
          <w:rFonts w:ascii="Times New Roman" w:hAnsi="Times New Roman" w:cs="Times New Roman"/>
          <w:b/>
          <w:bCs/>
        </w:rPr>
        <w:t>coupled</w:t>
      </w:r>
      <w:r w:rsidR="00AD7F58" w:rsidRPr="00C9444E">
        <w:rPr>
          <w:rFonts w:ascii="Times New Roman" w:hAnsi="Times New Roman" w:cs="Times New Roman"/>
          <w:b/>
          <w:bCs/>
        </w:rPr>
        <w:t xml:space="preserve"> E/M</w:t>
      </w:r>
      <w:r w:rsidR="007D2EA3" w:rsidRPr="00C9444E">
        <w:rPr>
          <w:rFonts w:ascii="Times New Roman" w:hAnsi="Times New Roman" w:cs="Times New Roman"/>
          <w:b/>
          <w:bCs/>
        </w:rPr>
        <w:t>-</w:t>
      </w:r>
      <w:r w:rsidR="00AD7F58" w:rsidRPr="00C9444E">
        <w:rPr>
          <w:rFonts w:ascii="Times New Roman" w:hAnsi="Times New Roman" w:cs="Times New Roman"/>
          <w:b/>
          <w:bCs/>
        </w:rPr>
        <w:t>W/O state</w:t>
      </w:r>
      <w:bookmarkEnd w:id="113"/>
      <w:r w:rsidR="00F2770C" w:rsidRPr="00C9444E">
        <w:rPr>
          <w:rFonts w:ascii="Times New Roman" w:hAnsi="Times New Roman" w:cs="Times New Roman"/>
          <w:b/>
          <w:bCs/>
        </w:rPr>
        <w:t xml:space="preserve">: </w:t>
      </w:r>
      <w:r w:rsidR="0069566E">
        <w:rPr>
          <w:rFonts w:ascii="Times New Roman" w:hAnsi="Times New Roman" w:cs="Times New Roman"/>
        </w:rPr>
        <w:t>Previously, we have reported there are transcription factors, such as OVOL and GRHL2 that can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Content>
          <w:r w:rsidR="00AE6CCC" w:rsidRPr="00AE6CCC">
            <w:rPr>
              <w:rFonts w:ascii="Times New Roman" w:eastAsia="Times New Roman" w:hAnsi="Times New Roman" w:cs="Times New Roman"/>
              <w:color w:val="000000"/>
            </w:rPr>
            <w:t>[14,49]</w:t>
          </w:r>
        </w:sdtContent>
      </w:sdt>
      <w:r w:rsidR="0069566E">
        <w:rPr>
          <w:rFonts w:ascii="Times New Roman" w:hAnsi="Times New Roman" w:cs="Times New Roman"/>
        </w:rPr>
        <w:t>, referred to as phenotypic stability factors (PSFs) of the hybrid E/M state. We are curious whether these PSFs of the hybrid E/M state may also have a role in stabilizing the coupling of the hybrid E/M state with the hybrid W/O state. S</w:t>
      </w:r>
      <w:r w:rsidR="00E276DE" w:rsidRPr="00C9444E">
        <w:rPr>
          <w:rFonts w:ascii="Times New Roman" w:hAnsi="Times New Roman" w:cs="Times New Roman"/>
        </w:rPr>
        <w:t xml:space="preserve">ince </w:t>
      </w:r>
      <w:r w:rsidR="00AD7F58" w:rsidRPr="00C9444E">
        <w:rPr>
          <w:rFonts w:ascii="Times New Roman" w:hAnsi="Times New Roman" w:cs="Times New Roman"/>
        </w:rPr>
        <w:t>GRHL2 upregulates ROS</w:t>
      </w:r>
      <w:r w:rsidR="00045854" w:rsidRPr="00C9444E">
        <w:rPr>
          <w:rFonts w:ascii="Times New Roman" w:hAnsi="Times New Roman" w:cs="Times New Roman"/>
        </w:rPr>
        <w:t xml:space="preserve"> in a manner similar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Content>
          <w:r w:rsidR="00AE6CCC" w:rsidRPr="00AE6CCC">
            <w:rPr>
              <w:rFonts w:ascii="Times New Roman" w:eastAsia="Times New Roman" w:hAnsi="Times New Roman" w:cs="Times New Roman"/>
              <w:color w:val="000000"/>
            </w:rPr>
            <w:t>[71]</w:t>
          </w:r>
        </w:sdtContent>
      </w:sdt>
      <w:r w:rsidR="002D5F45" w:rsidRPr="00C9444E">
        <w:rPr>
          <w:rFonts w:ascii="Times New Roman" w:hAnsi="Times New Roman" w:cs="Times New Roman"/>
        </w:rPr>
        <w:t xml:space="preserve">, GRHL2 </w:t>
      </w:r>
      <w:r w:rsidR="005B7F70">
        <w:rPr>
          <w:rFonts w:ascii="Times New Roman" w:hAnsi="Times New Roman" w:cs="Times New Roman"/>
        </w:rPr>
        <w:t>may also</w:t>
      </w:r>
      <w:r w:rsidR="002D5F45" w:rsidRPr="00C9444E">
        <w:rPr>
          <w:rFonts w:ascii="Times New Roman" w:hAnsi="Times New Roman" w:cs="Times New Roman"/>
        </w:rPr>
        <w:t xml:space="preserve"> stabilize the W/O </w:t>
      </w:r>
      <w:r w:rsidR="0028447E">
        <w:rPr>
          <w:rFonts w:ascii="Times New Roman" w:hAnsi="Times New Roman" w:cs="Times New Roman"/>
        </w:rPr>
        <w:t>state</w:t>
      </w:r>
      <w:r w:rsidR="00AD7F58" w:rsidRPr="00C9444E">
        <w:rPr>
          <w:rFonts w:ascii="Times New Roman" w:hAnsi="Times New Roman" w:cs="Times New Roman"/>
        </w:rPr>
        <w:t xml:space="preserve">. </w:t>
      </w:r>
      <w:r w:rsidR="006C75FE" w:rsidRPr="00C9444E">
        <w:rPr>
          <w:rFonts w:ascii="Times New Roman" w:hAnsi="Times New Roman" w:cs="Times New Roman"/>
        </w:rPr>
        <w:t xml:space="preserve">Therefore, we </w:t>
      </w:r>
      <w:r w:rsidR="005B7F70">
        <w:rPr>
          <w:rFonts w:ascii="Times New Roman" w:hAnsi="Times New Roman" w:cs="Times New Roman"/>
        </w:rPr>
        <w:t>extended</w:t>
      </w:r>
      <w:r w:rsidR="006C75FE" w:rsidRPr="00C9444E">
        <w:rPr>
          <w:rFonts w:ascii="Times New Roman" w:hAnsi="Times New Roman" w:cs="Times New Roman"/>
        </w:rPr>
        <w:t xml:space="preserve"> the original </w:t>
      </w:r>
      <w:r w:rsidR="005B7F70">
        <w:rPr>
          <w:rFonts w:ascii="Times New Roman" w:hAnsi="Times New Roman" w:cs="Times New Roman"/>
        </w:rPr>
        <w:t>coupled EMT-metabolism</w:t>
      </w:r>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w:t>
      </w:r>
      <w:r w:rsidR="00364DC5" w:rsidRPr="00C9444E">
        <w:rPr>
          <w:rFonts w:ascii="Times New Roman" w:hAnsi="Times New Roman" w:cs="Times New Roman"/>
        </w:rPr>
        <w:lastRenderedPageBreak/>
        <w:t xml:space="preserve">inactive, we find the </w:t>
      </w:r>
      <w:r w:rsidR="00AD7F58"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00AD7F58"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00AD7F58" w:rsidRPr="00C9444E">
        <w:rPr>
          <w:rFonts w:ascii="Times New Roman" w:hAnsi="Times New Roman" w:cs="Times New Roman"/>
        </w:rPr>
        <w:t>.</w:t>
      </w:r>
    </w:p>
    <w:p w14:paraId="26473B30" w14:textId="445D2BE9"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w:t>
      </w:r>
      <w:r w:rsidR="005B7F70">
        <w:rPr>
          <w:rFonts w:ascii="Times New Roman" w:hAnsi="Times New Roman" w:cs="Times New Roman"/>
        </w:rPr>
        <w:t>larger</w:t>
      </w:r>
      <w:r w:rsidRPr="00C9444E">
        <w:rPr>
          <w:rFonts w:ascii="Times New Roman" w:hAnsi="Times New Roman" w:cs="Times New Roman"/>
        </w:rPr>
        <w:t xml:space="preserve"> </w:t>
      </w:r>
      <w:r w:rsidR="003673B0" w:rsidRPr="00C9444E">
        <w:rPr>
          <w:rFonts w:ascii="Times New Roman" w:hAnsi="Times New Roman" w:cs="Times New Roman"/>
        </w:rPr>
        <w:t xml:space="preserve">parameter </w:t>
      </w:r>
      <w:r w:rsidR="005B7F70">
        <w:rPr>
          <w:rFonts w:ascii="Times New Roman" w:hAnsi="Times New Roman" w:cs="Times New Roman"/>
        </w:rPr>
        <w:t>spaces relative to the</w:t>
      </w:r>
      <w:r w:rsidRPr="00C9444E">
        <w:rPr>
          <w:rFonts w:ascii="Times New Roman" w:hAnsi="Times New Roman" w:cs="Times New Roman"/>
        </w:rPr>
        <w:t xml:space="preserve"> coupled network</w:t>
      </w:r>
      <w:r w:rsidR="005B7F70">
        <w:rPr>
          <w:rFonts w:ascii="Times New Roman" w:hAnsi="Times New Roman" w:cs="Times New Roman"/>
        </w:rPr>
        <w:t xml:space="preserve"> without the PSFs</w:t>
      </w:r>
      <w:r w:rsidRPr="00C9444E">
        <w:rPr>
          <w:rFonts w:ascii="Times New Roman" w:hAnsi="Times New Roman" w:cs="Times New Roman"/>
        </w:rPr>
        <w:t xml:space="preserve">. </w:t>
      </w:r>
      <w:r w:rsidR="00323B4E" w:rsidRPr="00C9444E">
        <w:rPr>
          <w:rFonts w:ascii="Times New Roman" w:hAnsi="Times New Roman" w:cs="Times New Roman"/>
        </w:rPr>
        <w:t xml:space="preserve">For instance, the hybrid E/M-W/O state </w:t>
      </w:r>
      <w:r w:rsidR="008F66C6">
        <w:rPr>
          <w:rFonts w:ascii="Times New Roman" w:hAnsi="Times New Roman" w:cs="Times New Roman"/>
        </w:rPr>
        <w:t>exists for the entire parameter space when only</w:t>
      </w:r>
      <w:r w:rsidR="009C781A">
        <w:rPr>
          <w:rFonts w:ascii="Times New Roman" w:hAnsi="Times New Roman" w:cs="Times New Roman"/>
        </w:rPr>
        <w:t xml:space="preserve"> one of the following crosstalk is active - </w:t>
      </w:r>
      <w:r w:rsidR="00323B4E" w:rsidRPr="00C9444E">
        <w:rPr>
          <w:rFonts w:ascii="Times New Roman" w:hAnsi="Times New Roman" w:cs="Times New Roman"/>
        </w:rPr>
        <w:t>AMPK downregulating SNAIL, AMPK upregulat</w:t>
      </w:r>
      <w:r w:rsidR="008F66C6">
        <w:rPr>
          <w:rFonts w:ascii="Times New Roman" w:hAnsi="Times New Roman" w:cs="Times New Roman"/>
        </w:rPr>
        <w:t>ing</w:t>
      </w:r>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F66C6" w:rsidRPr="00C9444E">
        <w:rPr>
          <w:rFonts w:ascii="Times New Roman" w:hAnsi="Times New Roman" w:cs="Times New Roman"/>
        </w:rPr>
        <w:t xml:space="preserve"> upregulating </w:t>
      </w:r>
      <w:r w:rsidR="008F66C6">
        <w:rPr>
          <w:rFonts w:ascii="Times New Roman" w:hAnsi="Times New Roman" w:cs="Times New Roman"/>
        </w:rPr>
        <w:t>mt</w:t>
      </w:r>
      <w:r w:rsidR="008F66C6" w:rsidRPr="00C9444E">
        <w:rPr>
          <w:rFonts w:ascii="Times New Roman" w:hAnsi="Times New Roman" w:cs="Times New Roman"/>
        </w:rPr>
        <w:t>ROS</w:t>
      </w:r>
      <w:r w:rsidR="008F66C6">
        <w:rPr>
          <w:rFonts w:ascii="Times New Roman" w:hAnsi="Times New Roman" w:cs="Times New Roman"/>
        </w:rPr>
        <w:t>, or</w:t>
      </w:r>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w:t>
      </w:r>
      <w:r w:rsidR="008B2B61">
        <w:rPr>
          <w:rFonts w:ascii="Times New Roman" w:hAnsi="Times New Roman" w:cs="Times New Roman"/>
        </w:rPr>
        <w:t xml:space="preserve"> Additionally, we can assume any EMT-mediated upregulation of mtROS or noxROS will have a similar effect by stabilizing the W/O state (and also the E/M-W/O state).</w:t>
      </w:r>
      <w:r w:rsidR="005B6E3F">
        <w:rPr>
          <w:rFonts w:ascii="Times New Roman" w:hAnsi="Times New Roman" w:cs="Times New Roman"/>
        </w:rPr>
        <w:t xml:space="preserve"> The parameter space enabling the phase</w:t>
      </w:r>
      <w:r w:rsidR="004C75C0">
        <w:rPr>
          <w:rFonts w:ascii="Times New Roman" w:hAnsi="Times New Roman" w:cs="Times New Roman"/>
        </w:rPr>
        <w:t>s</w:t>
      </w:r>
      <w:r w:rsidR="005B6E3F">
        <w:rPr>
          <w:rFonts w:ascii="Times New Roman" w:hAnsi="Times New Roman" w:cs="Times New Roman"/>
        </w:rPr>
        <w:t xml:space="preserve"> where the E/M-W/O state </w:t>
      </w:r>
      <w:r w:rsidR="004C75C0">
        <w:rPr>
          <w:rFonts w:ascii="Times New Roman" w:hAnsi="Times New Roman" w:cs="Times New Roman"/>
        </w:rPr>
        <w:t>exists</w:t>
      </w:r>
      <w:r w:rsidR="005B6E3F">
        <w:rPr>
          <w:rFonts w:ascii="Times New Roman" w:hAnsi="Times New Roman" w:cs="Times New Roman"/>
        </w:rPr>
        <w:t xml:space="preserve"> is also increased when these PSFs are present when the following crosstalk is active-</w:t>
      </w:r>
      <w:r w:rsidRPr="00C9444E">
        <w:rPr>
          <w:rFonts w:ascii="Times New Roman" w:hAnsi="Times New Roman" w:cs="Times New Roman"/>
        </w:rPr>
        <w:t xml:space="preserve"> </w:t>
      </w:r>
      <w:r w:rsidR="00FF60E1" w:rsidRPr="00C9444E">
        <w:rPr>
          <w:rFonts w:ascii="Times New Roman" w:hAnsi="Times New Roman" w:cs="Times New Roman"/>
        </w:rPr>
        <w:t>HIF-1 downregulat</w:t>
      </w:r>
      <w:r w:rsidR="005B6E3F">
        <w:rPr>
          <w:rFonts w:ascii="Times New Roman" w:hAnsi="Times New Roman" w:cs="Times New Roman"/>
        </w:rPr>
        <w:t>ing</w:t>
      </w:r>
      <w:r w:rsidR="00FF60E1"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w:t>
      </w:r>
      <w:r w:rsidR="005B6E3F">
        <w:rPr>
          <w:rFonts w:ascii="Times New Roman" w:hAnsi="Times New Roman" w:cs="Times New Roman"/>
        </w:rPr>
        <w:t>ing</w:t>
      </w:r>
      <w:r w:rsidR="00FF60E1" w:rsidRPr="00C9444E">
        <w:rPr>
          <w:rFonts w:ascii="Times New Roman" w:hAnsi="Times New Roman" w:cs="Times New Roman"/>
        </w:rPr>
        <w:t xml:space="preserve"> SNAIL</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w:t>
      </w:r>
    </w:p>
    <w:p w14:paraId="15B67196" w14:textId="6B899C87" w:rsidR="00E469AE" w:rsidRPr="00C9444E" w:rsidRDefault="00815DF6" w:rsidP="006D2EF3">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00AD7F58" w:rsidRPr="00C9444E">
        <w:rPr>
          <w:rFonts w:ascii="Times New Roman" w:hAnsi="Times New Roman" w:cs="Times New Roman"/>
        </w:rPr>
        <w:t xml:space="preserve">hen multiple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active. If two competing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00AD7F58" w:rsidRPr="00C9444E">
        <w:rPr>
          <w:rFonts w:ascii="Times New Roman" w:hAnsi="Times New Roman" w:cs="Times New Roman"/>
        </w:rPr>
        <w:t>on the EMT circuit are active (</w:t>
      </w:r>
      <w:r w:rsidR="00167970">
        <w:rPr>
          <w:rFonts w:ascii="Times New Roman" w:hAnsi="Times New Roman" w:cs="Times New Roman"/>
        </w:rPr>
        <w:t>e.g</w:t>
      </w:r>
      <w:r w:rsidR="00AD7F58" w:rsidRPr="00C9444E">
        <w:rPr>
          <w:rFonts w:ascii="Times New Roman" w:hAnsi="Times New Roman" w:cs="Times New Roman"/>
        </w:rPr>
        <w:t>., one H</w:t>
      </w:r>
      <w:r w:rsidR="00F946C7" w:rsidRPr="00C9444E">
        <w:rPr>
          <w:rFonts w:ascii="Times New Roman" w:hAnsi="Times New Roman" w:cs="Times New Roman"/>
        </w:rPr>
        <w:t>IF</w:t>
      </w:r>
      <w:r w:rsidR="007F17D9" w:rsidRPr="00C9444E">
        <w:rPr>
          <w:rFonts w:ascii="Times New Roman" w:hAnsi="Times New Roman" w:cs="Times New Roman"/>
        </w:rPr>
        <w:t>-</w:t>
      </w:r>
      <w:r w:rsidR="00AD7F58"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00AD7F58" w:rsidRPr="00C9444E">
        <w:rPr>
          <w:rFonts w:ascii="Times New Roman" w:hAnsi="Times New Roman" w:cs="Times New Roman"/>
        </w:rPr>
        <w:t xml:space="preserve">regulation active), then the E/M-W/O state is </w:t>
      </w:r>
      <w:r w:rsidR="00167970">
        <w:rPr>
          <w:rFonts w:ascii="Times New Roman" w:hAnsi="Times New Roman" w:cs="Times New Roman"/>
        </w:rPr>
        <w:t>available</w:t>
      </w:r>
      <w:r w:rsidR="00AD7F58" w:rsidRPr="00C9444E">
        <w:rPr>
          <w:rFonts w:ascii="Times New Roman" w:hAnsi="Times New Roman" w:cs="Times New Roman"/>
        </w:rPr>
        <w:t xml:space="preserve"> for most of the parameter space (Fig</w:t>
      </w:r>
      <w:r w:rsidR="00A56B02" w:rsidRPr="00C9444E">
        <w:rPr>
          <w:rFonts w:ascii="Times New Roman" w:hAnsi="Times New Roman" w:cs="Times New Roman"/>
        </w:rPr>
        <w:t>.</w:t>
      </w:r>
      <w:r w:rsidR="00AD7F58" w:rsidRPr="00C9444E">
        <w:rPr>
          <w:rFonts w:ascii="Times New Roman" w:hAnsi="Times New Roman" w:cs="Times New Roman"/>
        </w:rPr>
        <w:t xml:space="preserve"> </w:t>
      </w:r>
      <w:r w:rsidR="00C3707C" w:rsidRPr="00C9444E">
        <w:rPr>
          <w:rFonts w:ascii="Times New Roman" w:hAnsi="Times New Roman" w:cs="Times New Roman"/>
        </w:rPr>
        <w:t>9</w:t>
      </w:r>
      <w:r w:rsidR="00AD7F58" w:rsidRPr="00C9444E">
        <w:rPr>
          <w:rFonts w:ascii="Times New Roman" w:hAnsi="Times New Roman" w:cs="Times New Roman"/>
        </w:rPr>
        <w:t xml:space="preserve">B). </w:t>
      </w:r>
      <w:r w:rsidR="009C5942">
        <w:rPr>
          <w:rFonts w:ascii="Times New Roman" w:hAnsi="Times New Roman" w:cs="Times New Roman"/>
        </w:rPr>
        <w:t>By comparing how the phases change as the foldchange increases, t</w:t>
      </w:r>
      <w:commentRangeStart w:id="114"/>
      <w:commentRangeStart w:id="115"/>
      <w:r w:rsidR="00AD7F58" w:rsidRPr="00C9444E">
        <w:rPr>
          <w:rFonts w:ascii="Times New Roman" w:hAnsi="Times New Roman" w:cs="Times New Roman"/>
        </w:rPr>
        <w:t xml:space="preserve">he regulatory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controlled by </w:t>
      </w:r>
      <w:r w:rsidR="005506B5" w:rsidRPr="00C9444E">
        <w:rPr>
          <w:rFonts w:ascii="Times New Roman" w:hAnsi="Times New Roman" w:cs="Times New Roman"/>
        </w:rPr>
        <w:t>HIF-1</w:t>
      </w:r>
      <w:r w:rsidR="00AD7F58" w:rsidRPr="00C9444E">
        <w:rPr>
          <w:rFonts w:ascii="Times New Roman" w:hAnsi="Times New Roman" w:cs="Times New Roman"/>
        </w:rPr>
        <w:t xml:space="preserve"> seem to have a stronger affect than the AMPK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and can push the system towards </w:t>
      </w:r>
      <w:r w:rsidR="00AA6512">
        <w:rPr>
          <w:rFonts w:ascii="Times New Roman" w:hAnsi="Times New Roman" w:cs="Times New Roman"/>
        </w:rPr>
        <w:t>the M state</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w:commentRangeEnd w:id="114"/>
        <m:r>
          <m:rPr>
            <m:sty m:val="p"/>
          </m:rPr>
          <w:rPr>
            <w:rStyle w:val="CommentReference"/>
          </w:rPr>
          <w:commentReference w:id="114"/>
        </m:r>
        <w:commentRangeEnd w:id="115"/>
        <m:r>
          <m:rPr>
            <m:sty m:val="p"/>
          </m:rPr>
          <w:rPr>
            <w:rStyle w:val="CommentReference"/>
          </w:rPr>
          <w:commentReference w:id="115"/>
        </m:r>
      </m:oMath>
      <w:r w:rsidR="00B15E5A" w:rsidRPr="00C9444E">
        <w:rPr>
          <w:rFonts w:ascii="Times New Roman" w:hAnsi="Times New Roman" w:cs="Times New Roman"/>
        </w:rPr>
        <w:t xml:space="preserve"> is inhibited by HIF-1</w:t>
      </w:r>
      <w:r w:rsidR="00AD7F58"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00AD7F58" w:rsidRPr="00C9444E">
        <w:rPr>
          <w:rFonts w:ascii="Times New Roman" w:hAnsi="Times New Roman" w:cs="Times New Roman"/>
        </w:rPr>
        <w:t xml:space="preserve">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00AD7F58" w:rsidRPr="00C9444E">
        <w:rPr>
          <w:rFonts w:ascii="Times New Roman" w:hAnsi="Times New Roman" w:cs="Times New Roman"/>
        </w:rPr>
        <w:t>coupled network</w:t>
      </w:r>
      <w:r w:rsidR="00B65741" w:rsidRPr="00C9444E">
        <w:rPr>
          <w:rFonts w:ascii="Times New Roman" w:hAnsi="Times New Roman" w:cs="Times New Roman"/>
        </w:rPr>
        <w:t>s</w:t>
      </w:r>
      <w:r w:rsidR="00AD7F58"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00AD7F58" w:rsidRPr="00C9444E">
        <w:rPr>
          <w:rFonts w:ascii="Times New Roman" w:hAnsi="Times New Roman" w:cs="Times New Roman"/>
        </w:rPr>
        <w:t xml:space="preserve">E/M-W/O state, than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Lastly, we</w:t>
      </w:r>
      <w:r w:rsidR="00781C5E" w:rsidRPr="00C9444E">
        <w:rPr>
          <w:rFonts w:ascii="Times New Roman" w:hAnsi="Times New Roman" w:cs="Times New Roman"/>
        </w:rPr>
        <w:t xml:space="preserve"> activate </w:t>
      </w:r>
      <w:r w:rsidR="00AA6512">
        <w:rPr>
          <w:rFonts w:ascii="Times New Roman" w:hAnsi="Times New Roman" w:cs="Times New Roman"/>
        </w:rPr>
        <w:t xml:space="preserve">all </w:t>
      </w:r>
      <w:r w:rsidR="00781C5E" w:rsidRPr="00C9444E">
        <w:rPr>
          <w:rFonts w:ascii="Times New Roman" w:hAnsi="Times New Roman" w:cs="Times New Roman"/>
        </w:rPr>
        <w:t xml:space="preserve">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00AA6512">
        <w:rPr>
          <w:rFonts w:ascii="Times New Roman" w:hAnsi="Times New Roman" w:cs="Times New Roman"/>
        </w:rPr>
        <w:t xml:space="preserve"> (i.e.,</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w:t>
      </w:r>
      <w:r w:rsidR="005A727F">
        <w:rPr>
          <w:rFonts w:ascii="Times New Roman" w:hAnsi="Times New Roman" w:cs="Times New Roman"/>
        </w:rPr>
        <w:t>ing</w:t>
      </w:r>
      <w:r w:rsidR="00AD7F58" w:rsidRPr="00C9444E">
        <w:rPr>
          <w:rFonts w:ascii="Times New Roman" w:hAnsi="Times New Roman" w:cs="Times New Roman"/>
        </w:rPr>
        <w:t xml:space="preserve"> mtROS,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w:t>
      </w:r>
      <w:r w:rsidR="005A727F">
        <w:rPr>
          <w:rFonts w:ascii="Times New Roman" w:hAnsi="Times New Roman" w:cs="Times New Roman"/>
        </w:rPr>
        <w:t>ing</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w:t>
      </w:r>
      <w:r w:rsidR="005A727F">
        <w:rPr>
          <w:rFonts w:ascii="Times New Roman" w:hAnsi="Times New Roman" w:cs="Times New Roman"/>
        </w:rPr>
        <w:t xml:space="preserve">including </w:t>
      </w:r>
      <w:r w:rsidR="00AD7F58" w:rsidRPr="00C9444E">
        <w:rPr>
          <w:rFonts w:ascii="Times New Roman" w:hAnsi="Times New Roman" w:cs="Times New Roman"/>
        </w:rPr>
        <w:t xml:space="preserve">the </w:t>
      </w:r>
      <w:r w:rsidR="005A727F">
        <w:rPr>
          <w:rFonts w:ascii="Times New Roman" w:hAnsi="Times New Roman" w:cs="Times New Roman"/>
        </w:rPr>
        <w:lastRenderedPageBreak/>
        <w:t>EMT-inducing signaling acting on Snail)</w:t>
      </w:r>
      <w:r w:rsidR="00AD7F58" w:rsidRPr="00C9444E">
        <w:rPr>
          <w:rFonts w:ascii="Times New Roman" w:hAnsi="Times New Roman" w:cs="Times New Roman"/>
        </w:rPr>
        <w:t xml:space="preserve">. </w:t>
      </w:r>
      <w:r w:rsidR="00781C5E" w:rsidRPr="00C9444E">
        <w:rPr>
          <w:rFonts w:ascii="Times New Roman" w:hAnsi="Times New Roman" w:cs="Times New Roman"/>
        </w:rPr>
        <w:t>Once again, there is a phase where only the E/M-W/O state</w:t>
      </w:r>
      <w:r w:rsidR="008C1F28">
        <w:rPr>
          <w:rFonts w:ascii="Times New Roman" w:hAnsi="Times New Roman" w:cs="Times New Roman"/>
        </w:rPr>
        <w:t xml:space="preserve"> can</w:t>
      </w:r>
      <w:r w:rsidR="00781C5E" w:rsidRPr="00C9444E">
        <w:rPr>
          <w:rFonts w:ascii="Times New Roman" w:hAnsi="Times New Roman" w:cs="Times New Roman"/>
        </w:rPr>
        <w:t xml:space="preserve"> exist</w:t>
      </w:r>
      <w:r w:rsidR="008C1F28">
        <w:rPr>
          <w:rFonts w:ascii="Times New Roman" w:hAnsi="Times New Roman" w:cs="Times New Roman"/>
        </w:rPr>
        <w:t xml:space="preserve"> (Fig. </w:t>
      </w:r>
      <w:r w:rsidR="00F34C80">
        <w:rPr>
          <w:rFonts w:ascii="Times New Roman" w:hAnsi="Times New Roman" w:cs="Times New Roman"/>
        </w:rPr>
        <w:t>9</w:t>
      </w:r>
      <w:r w:rsidR="00250B22">
        <w:rPr>
          <w:rFonts w:ascii="Times New Roman" w:hAnsi="Times New Roman" w:cs="Times New Roman"/>
        </w:rPr>
        <w:t>C</w:t>
      </w:r>
      <w:r w:rsidR="008C1F28">
        <w:rPr>
          <w:rFonts w:ascii="Times New Roman" w:hAnsi="Times New Roman" w:cs="Times New Roman"/>
        </w:rPr>
        <w:t>)</w:t>
      </w:r>
      <w:r w:rsidR="00781C5E" w:rsidRPr="00C9444E">
        <w:rPr>
          <w:rFonts w:ascii="Times New Roman" w:hAnsi="Times New Roman" w:cs="Times New Roman"/>
        </w:rPr>
        <w:t xml:space="preserve">. Furthermore, </w:t>
      </w:r>
      <w:r w:rsidR="00AD7F58" w:rsidRPr="00C9444E">
        <w:rPr>
          <w:rFonts w:ascii="Times New Roman" w:hAnsi="Times New Roman" w:cs="Times New Roman"/>
        </w:rPr>
        <w:t>th</w:t>
      </w:r>
      <w:r w:rsidR="003673B0" w:rsidRPr="00C9444E">
        <w:rPr>
          <w:rFonts w:ascii="Times New Roman" w:hAnsi="Times New Roman" w:cs="Times New Roman"/>
        </w:rPr>
        <w:t>is</w:t>
      </w:r>
      <w:r w:rsidR="00AD7F58" w:rsidRPr="00C9444E">
        <w:rPr>
          <w:rFonts w:ascii="Times New Roman" w:hAnsi="Times New Roman" w:cs="Times New Roman"/>
        </w:rPr>
        <w:t xml:space="preserve"> </w:t>
      </w:r>
      <w:r w:rsidR="00781C5E" w:rsidRPr="00C9444E">
        <w:rPr>
          <w:rFonts w:ascii="Times New Roman" w:hAnsi="Times New Roman" w:cs="Times New Roman"/>
        </w:rPr>
        <w:t>phase</w:t>
      </w:r>
      <w:r w:rsidR="00AD7F58" w:rsidRPr="00C9444E">
        <w:rPr>
          <w:rFonts w:ascii="Times New Roman" w:hAnsi="Times New Roman" w:cs="Times New Roman"/>
        </w:rPr>
        <w:t xml:space="preserve"> exists in a far larger region </w:t>
      </w:r>
      <w:r w:rsidR="0045732A">
        <w:rPr>
          <w:rFonts w:ascii="Times New Roman" w:hAnsi="Times New Roman" w:cs="Times New Roman"/>
        </w:rPr>
        <w:t xml:space="preserve">in the presence of </w:t>
      </w:r>
      <w:r w:rsidR="00AD7F58" w:rsidRPr="00C9444E">
        <w:rPr>
          <w:rFonts w:ascii="Times New Roman" w:hAnsi="Times New Roman" w:cs="Times New Roman"/>
        </w:rPr>
        <w:t>the PSFs</w:t>
      </w:r>
      <w:r w:rsidR="0045732A">
        <w:rPr>
          <w:rFonts w:ascii="Times New Roman" w:hAnsi="Times New Roman" w:cs="Times New Roman"/>
        </w:rPr>
        <w:t xml:space="preserve"> (Fig. 9C and S29) relative to the absence of the PSFs (the light red region at the </w:t>
      </w:r>
      <w:r w:rsidR="00ED5FEF">
        <w:rPr>
          <w:rFonts w:ascii="Times New Roman" w:hAnsi="Times New Roman" w:cs="Times New Roman"/>
        </w:rPr>
        <w:t>top right</w:t>
      </w:r>
      <w:r w:rsidR="0045732A">
        <w:rPr>
          <w:rFonts w:ascii="Times New Roman" w:hAnsi="Times New Roman" w:cs="Times New Roman"/>
        </w:rPr>
        <w:t xml:space="preserve"> corner of Fig. 9D is the location of the E/M-W/O when no PSFs are present</w:t>
      </w:r>
      <w:r w:rsidR="00AD7F58" w:rsidRPr="00C9444E">
        <w:rPr>
          <w:rFonts w:ascii="Times New Roman" w:hAnsi="Times New Roman" w:cs="Times New Roman"/>
        </w:rPr>
        <w:t>).</w:t>
      </w:r>
      <w:r w:rsidR="00E4063A" w:rsidRPr="00C9444E">
        <w:rPr>
          <w:rFonts w:ascii="Times New Roman" w:hAnsi="Times New Roman" w:cs="Times New Roman"/>
        </w:rPr>
        <w:t xml:space="preserve"> The large red region </w:t>
      </w:r>
      <w:r w:rsidR="0045732A">
        <w:rPr>
          <w:rFonts w:ascii="Times New Roman" w:hAnsi="Times New Roman" w:cs="Times New Roman"/>
        </w:rPr>
        <w:t xml:space="preserve">on the </w:t>
      </w:r>
      <w:r w:rsidR="00ED5FEF">
        <w:rPr>
          <w:rFonts w:ascii="Times New Roman" w:hAnsi="Times New Roman" w:cs="Times New Roman"/>
        </w:rPr>
        <w:t>right</w:t>
      </w:r>
      <w:r w:rsidR="0045732A">
        <w:rPr>
          <w:rFonts w:ascii="Times New Roman" w:hAnsi="Times New Roman" w:cs="Times New Roman"/>
        </w:rPr>
        <w:t xml:space="preserve"> side of Fig. 9D</w:t>
      </w:r>
      <w:r w:rsidR="00DF7E26">
        <w:rPr>
          <w:rFonts w:ascii="Times New Roman" w:hAnsi="Times New Roman" w:cs="Times New Roman"/>
        </w:rPr>
        <w:t xml:space="preserve"> is</w:t>
      </w:r>
      <w:r w:rsidR="00E4063A" w:rsidRPr="00C9444E">
        <w:rPr>
          <w:rFonts w:ascii="Times New Roman" w:hAnsi="Times New Roman" w:cs="Times New Roman"/>
        </w:rPr>
        <w:t xml:space="preserve"> the additional parameter space </w:t>
      </w:r>
      <w:r w:rsidR="00DF7E26">
        <w:rPr>
          <w:rFonts w:ascii="Times New Roman" w:hAnsi="Times New Roman" w:cs="Times New Roman"/>
        </w:rPr>
        <w:t xml:space="preserve">where </w:t>
      </w:r>
      <w:r w:rsidR="00E4063A" w:rsidRPr="00C9444E">
        <w:rPr>
          <w:rFonts w:ascii="Times New Roman" w:hAnsi="Times New Roman" w:cs="Times New Roman"/>
        </w:rPr>
        <w:t>the E/M-W/O state is stabilized when the PSFs are coupled with the network.</w:t>
      </w:r>
      <w:r w:rsidR="000E4450" w:rsidRPr="00C9444E">
        <w:rPr>
          <w:rFonts w:ascii="Times New Roman" w:hAnsi="Times New Roman" w:cs="Times New Roman"/>
        </w:rPr>
        <w:t xml:space="preserve"> Further, the</w:t>
      </w:r>
      <w:r w:rsidR="00DF7E26">
        <w:rPr>
          <w:rFonts w:ascii="Times New Roman" w:hAnsi="Times New Roman" w:cs="Times New Roman"/>
        </w:rPr>
        <w:t xml:space="preserve"> coupled</w:t>
      </w:r>
      <w:r w:rsidR="000E4450" w:rsidRPr="00C9444E">
        <w:rPr>
          <w:rFonts w:ascii="Times New Roman" w:hAnsi="Times New Roman" w:cs="Times New Roman"/>
        </w:rPr>
        <w:t xml:space="preserv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are the</w:t>
      </w:r>
      <w:r w:rsidR="00DE437B" w:rsidRPr="00C9444E">
        <w:rPr>
          <w:rFonts w:ascii="Times New Roman" w:hAnsi="Times New Roman" w:cs="Times New Roman"/>
        </w:rPr>
        <w:t xml:space="preserve"> same as </w:t>
      </w:r>
      <w:r w:rsidR="00DF7E26">
        <w:rPr>
          <w:rFonts w:ascii="Times New Roman" w:hAnsi="Times New Roman" w:cs="Times New Roman"/>
        </w:rPr>
        <w:t xml:space="preserve">those in </w:t>
      </w:r>
      <w:r w:rsidR="00DE437B" w:rsidRPr="00C9444E">
        <w:rPr>
          <w:rFonts w:ascii="Times New Roman" w:hAnsi="Times New Roman" w:cs="Times New Roman"/>
        </w:rPr>
        <w:t>the bistable networks (E-W/O and E-O)</w:t>
      </w:r>
      <w:r w:rsidR="004167E1" w:rsidRPr="00C9444E">
        <w:rPr>
          <w:rFonts w:ascii="Times New Roman" w:hAnsi="Times New Roman" w:cs="Times New Roman"/>
        </w:rPr>
        <w:t xml:space="preserve">, and also </w:t>
      </w:r>
      <w:r w:rsidR="00143EC2">
        <w:rPr>
          <w:rFonts w:ascii="Times New Roman" w:hAnsi="Times New Roman" w:cs="Times New Roman"/>
        </w:rPr>
        <w:t>appear in the analysis of th</w:t>
      </w:r>
      <w:r w:rsidR="004167E1" w:rsidRPr="00C9444E">
        <w:rPr>
          <w:rFonts w:ascii="Times New Roman" w:hAnsi="Times New Roman" w:cs="Times New Roman"/>
        </w:rPr>
        <w:t xml:space="preserve">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w:t>
      </w:r>
      <w:r w:rsidR="001D4B29">
        <w:rPr>
          <w:rFonts w:ascii="Times New Roman" w:hAnsi="Times New Roman" w:cs="Times New Roman"/>
        </w:rPr>
        <w:t>These results confirm the PSFs can stabilize not only the E/M state but also stabilize the coupling of the hybrid E/M state with the hybrid W/O state, i.e., the E/M-W/O state.</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lastRenderedPageBreak/>
        <w:drawing>
          <wp:inline distT="0" distB="0" distL="0" distR="0" wp14:anchorId="16E18F3B" wp14:editId="34CE2453">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86AED27" w14:textId="733149F9"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PSFs stabilizing </w:t>
      </w:r>
      <w:r w:rsidR="0009168B">
        <w:rPr>
          <w:rFonts w:ascii="Times New Roman" w:hAnsi="Times New Roman" w:cs="Times New Roman"/>
          <w:b/>
          <w:bCs/>
          <w:i w:val="0"/>
          <w:iCs/>
        </w:rPr>
        <w:t xml:space="preserve">the </w:t>
      </w:r>
      <w:r w:rsidR="00AD7F58" w:rsidRPr="00C9444E">
        <w:rPr>
          <w:rFonts w:ascii="Times New Roman" w:hAnsi="Times New Roman" w:cs="Times New Roman"/>
          <w:b/>
          <w:bCs/>
          <w:i w:val="0"/>
          <w:iCs/>
        </w:rPr>
        <w:t xml:space="preserve">E/M state can </w:t>
      </w:r>
      <w:r w:rsidR="0009168B">
        <w:rPr>
          <w:rFonts w:ascii="Times New Roman" w:hAnsi="Times New Roman" w:cs="Times New Roman"/>
          <w:b/>
          <w:bCs/>
          <w:i w:val="0"/>
          <w:iCs/>
        </w:rPr>
        <w:t>stabilize the association of the E/M state with the W/O state.</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007A19BD" w:rsidRPr="00C9444E">
        <w:rPr>
          <w:rFonts w:ascii="Times New Roman" w:eastAsiaTheme="minorEastAsia" w:hAnsi="Times New Roman" w:cs="Times New Roman"/>
          <w:i w:val="0"/>
          <w:iCs/>
        </w:rPr>
        <w:t>)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w:t>
      </w:r>
      <w:r w:rsidR="00CC2261">
        <w:rPr>
          <w:rFonts w:ascii="Times New Roman" w:hAnsi="Times New Roman" w:cs="Times New Roman"/>
          <w:i w:val="0"/>
          <w:iCs/>
        </w:rPr>
        <w:t>coupled EMT-metabolism</w:t>
      </w:r>
      <w:r w:rsidR="003B02C1" w:rsidRPr="00C9444E">
        <w:rPr>
          <w:rFonts w:ascii="Times New Roman" w:hAnsi="Times New Roman" w:cs="Times New Roman"/>
          <w:i w:val="0"/>
          <w:iCs/>
        </w:rPr>
        <w:t xml:space="preserve"> network includ</w:t>
      </w:r>
      <w:r w:rsidR="00CC2261">
        <w:rPr>
          <w:rFonts w:ascii="Times New Roman" w:hAnsi="Times New Roman" w:cs="Times New Roman"/>
          <w:i w:val="0"/>
          <w:iCs/>
        </w:rPr>
        <w:t>ing</w:t>
      </w:r>
      <w:r w:rsidR="003B02C1" w:rsidRPr="00C9444E">
        <w:rPr>
          <w:rFonts w:ascii="Times New Roman" w:hAnsi="Times New Roman" w:cs="Times New Roman"/>
          <w:i w:val="0"/>
          <w:iCs/>
        </w:rPr>
        <w:t xml:space="preserv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w:t>
      </w:r>
      <w:r w:rsidR="00CC2261">
        <w:rPr>
          <w:rFonts w:ascii="Times New Roman" w:hAnsi="Times New Roman" w:cs="Times New Roman"/>
          <w:i w:val="0"/>
          <w:iCs/>
        </w:rPr>
        <w:t xml:space="preserve"> phase diagram of the</w:t>
      </w:r>
      <w:r w:rsidR="003B02C1" w:rsidRPr="00C9444E">
        <w:rPr>
          <w:rFonts w:ascii="Times New Roman" w:hAnsi="Times New Roman" w:cs="Times New Roman"/>
          <w:i w:val="0"/>
          <w:iCs/>
        </w:rPr>
        <w:t xml:space="preserve"> coupled</w:t>
      </w:r>
      <w:r w:rsidR="00CC2261">
        <w:rPr>
          <w:rFonts w:ascii="Times New Roman" w:hAnsi="Times New Roman" w:cs="Times New Roman"/>
          <w:i w:val="0"/>
          <w:iCs/>
        </w:rPr>
        <w:t xml:space="preserve"> states when the PSFs are present.</w:t>
      </w:r>
      <w:r w:rsidR="003B02C1" w:rsidRPr="00C9444E">
        <w:rPr>
          <w:rFonts w:ascii="Times New Roman" w:hAnsi="Times New Roman" w:cs="Times New Roman"/>
          <w:i w:val="0"/>
          <w:iCs/>
        </w:rPr>
        <w:t xml:space="preserve"> E/M-W/O state is present in </w:t>
      </w:r>
      <w:r w:rsidR="0093470C">
        <w:rPr>
          <w:rFonts w:ascii="Times New Roman" w:hAnsi="Times New Roman" w:cs="Times New Roman"/>
          <w:i w:val="0"/>
          <w:iCs/>
        </w:rPr>
        <w:t>a larger</w:t>
      </w:r>
      <w:r w:rsidR="003B02C1" w:rsidRPr="00C9444E">
        <w:rPr>
          <w:rFonts w:ascii="Times New Roman" w:hAnsi="Times New Roman" w:cs="Times New Roman"/>
          <w:i w:val="0"/>
          <w:iCs/>
        </w:rPr>
        <w:t xml:space="preserve"> </w:t>
      </w:r>
      <w:r w:rsidR="0093470C">
        <w:rPr>
          <w:rFonts w:ascii="Times New Roman" w:hAnsi="Times New Roman" w:cs="Times New Roman"/>
          <w:i w:val="0"/>
          <w:iCs/>
        </w:rPr>
        <w:t>parameter</w:t>
      </w:r>
      <w:r w:rsidR="003B02C1" w:rsidRPr="00C9444E">
        <w:rPr>
          <w:rFonts w:ascii="Times New Roman" w:hAnsi="Times New Roman" w:cs="Times New Roman"/>
          <w:i w:val="0"/>
          <w:iCs/>
        </w:rPr>
        <w:t xml:space="preserv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93470C">
        <w:rPr>
          <w:rFonts w:ascii="Times New Roman" w:eastAsiaTheme="minorEastAsia" w:hAnsi="Times New Roman" w:cs="Times New Roman"/>
          <w:i w:val="0"/>
        </w:rPr>
        <w:t>.</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w:t>
      </w:r>
      <w:r w:rsidR="0093470C">
        <w:rPr>
          <w:rFonts w:ascii="Times New Roman" w:hAnsi="Times New Roman" w:cs="Times New Roman"/>
          <w:i w:val="0"/>
          <w:iCs/>
        </w:rPr>
        <w:t>diagram of the coupling states</w:t>
      </w:r>
      <w:r w:rsidR="003B02C1" w:rsidRPr="00C9444E">
        <w:rPr>
          <w:rFonts w:ascii="Times New Roman" w:hAnsi="Times New Roman" w:cs="Times New Roman"/>
          <w:i w:val="0"/>
          <w:iCs/>
        </w:rPr>
        <w:t xml:space="preserve"> when the </w:t>
      </w:r>
      <w:proofErr w:type="spellStart"/>
      <w:r w:rsidR="0093470C">
        <w:rPr>
          <w:rFonts w:ascii="Times New Roman" w:hAnsi="Times New Roman" w:cs="Times New Roman"/>
          <w:i w:val="0"/>
          <w:iCs/>
        </w:rPr>
        <w:t>crosstalks</w:t>
      </w:r>
      <w:proofErr w:type="spellEnd"/>
      <w:r w:rsidR="0093470C">
        <w:rPr>
          <w:rFonts w:ascii="Times New Roman" w:hAnsi="Times New Roman" w:cs="Times New Roman"/>
          <w:i w:val="0"/>
          <w:iCs/>
        </w:rPr>
        <w:t xml:space="preserve"> – EMT-inducing signal acting on</w:t>
      </w:r>
      <w:r w:rsidR="003B02C1" w:rsidRPr="00C9444E">
        <w:rPr>
          <w:rFonts w:ascii="Times New Roman" w:hAnsi="Times New Roman" w:cs="Times New Roman"/>
          <w:i w:val="0"/>
          <w:iCs/>
        </w:rPr>
        <w:t xml:space="preserve">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370E0">
        <w:rPr>
          <w:rFonts w:ascii="Times New Roman" w:eastAsiaTheme="minorEastAsia" w:hAnsi="Times New Roman" w:cs="Times New Roman"/>
          <w:i w:val="0"/>
          <w:iCs/>
        </w:rPr>
        <w:t>– are present together</w:t>
      </w:r>
      <w:r w:rsidR="003B02C1" w:rsidRPr="00C9444E">
        <w:rPr>
          <w:rFonts w:ascii="Times New Roman" w:hAnsi="Times New Roman" w:cs="Times New Roman"/>
          <w:i w:val="0"/>
          <w:iCs/>
        </w:rPr>
        <w:t>. The</w:t>
      </w:r>
      <w:r w:rsidR="006370E0">
        <w:rPr>
          <w:rFonts w:ascii="Times New Roman" w:hAnsi="Times New Roman" w:cs="Times New Roman"/>
          <w:i w:val="0"/>
          <w:iCs/>
        </w:rPr>
        <w:t xml:space="preserve"> phase </w:t>
      </w:r>
      <w:r w:rsidR="003B02C1" w:rsidRPr="00C9444E">
        <w:rPr>
          <w:rFonts w:ascii="Times New Roman" w:hAnsi="Times New Roman" w:cs="Times New Roman"/>
          <w:i w:val="0"/>
          <w:iCs/>
        </w:rPr>
        <w:t xml:space="preserve">where the E/M-W/O state is the only possible coupled state </w:t>
      </w:r>
      <w:r w:rsidR="00D04FB7">
        <w:rPr>
          <w:rFonts w:ascii="Times New Roman" w:hAnsi="Times New Roman" w:cs="Times New Roman"/>
          <w:i w:val="0"/>
          <w:iCs/>
        </w:rPr>
        <w:t xml:space="preserve">is significantly enlarged </w:t>
      </w:r>
      <w:r w:rsidR="003B02C1" w:rsidRPr="00C9444E">
        <w:rPr>
          <w:rFonts w:ascii="Times New Roman" w:hAnsi="Times New Roman" w:cs="Times New Roman"/>
          <w:i w:val="0"/>
          <w:iCs/>
        </w:rPr>
        <w:t>compared to the</w:t>
      </w:r>
      <w:r w:rsidR="00D04FB7">
        <w:rPr>
          <w:rFonts w:ascii="Times New Roman" w:hAnsi="Times New Roman" w:cs="Times New Roman"/>
          <w:i w:val="0"/>
          <w:iCs/>
        </w:rPr>
        <w:t xml:space="preserve"> coupled network without PSFs</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w:t>
      </w:r>
      <w:r w:rsidR="00D04FB7">
        <w:rPr>
          <w:rFonts w:ascii="Times New Roman" w:hAnsi="Times New Roman" w:cs="Times New Roman"/>
          <w:i w:val="0"/>
          <w:iCs/>
        </w:rPr>
        <w:t>frequency of the E/M-W/O state</w:t>
      </w:r>
      <w:r w:rsidR="003B02C1" w:rsidRPr="00C9444E">
        <w:rPr>
          <w:rFonts w:ascii="Times New Roman" w:hAnsi="Times New Roman" w:cs="Times New Roman"/>
          <w:i w:val="0"/>
          <w:iCs/>
        </w:rPr>
        <w:t xml:space="preserve"> between (C</w:t>
      </w:r>
      <w:r w:rsidR="00D04FB7">
        <w:rPr>
          <w:rFonts w:ascii="Times New Roman" w:hAnsi="Times New Roman" w:cs="Times New Roman"/>
          <w:i w:val="0"/>
          <w:iCs/>
        </w:rPr>
        <w:t>, PSFs present</w:t>
      </w:r>
      <w:r w:rsidR="003B02C1" w:rsidRPr="00C9444E">
        <w:rPr>
          <w:rFonts w:ascii="Times New Roman" w:hAnsi="Times New Roman" w:cs="Times New Roman"/>
          <w:i w:val="0"/>
          <w:iCs/>
        </w:rPr>
        <w:t>) and the original model</w:t>
      </w:r>
      <w:r w:rsidR="00D04FB7">
        <w:rPr>
          <w:rFonts w:ascii="Times New Roman" w:hAnsi="Times New Roman" w:cs="Times New Roman"/>
          <w:i w:val="0"/>
          <w:iCs/>
        </w:rPr>
        <w:t xml:space="preserve"> (Fig. </w:t>
      </w:r>
      <w:r w:rsidR="008E5AC7">
        <w:rPr>
          <w:rFonts w:ascii="Times New Roman" w:hAnsi="Times New Roman" w:cs="Times New Roman"/>
          <w:i w:val="0"/>
          <w:iCs/>
        </w:rPr>
        <w:t>S29B</w:t>
      </w:r>
      <w:r w:rsidR="00D04FB7">
        <w:rPr>
          <w:rFonts w:ascii="Times New Roman" w:hAnsi="Times New Roman" w:cs="Times New Roman"/>
          <w:i w:val="0"/>
          <w:iCs/>
        </w:rPr>
        <w:t>, PSFs are not present).</w:t>
      </w:r>
      <w:r w:rsidR="003B02C1" w:rsidRPr="00C9444E">
        <w:rPr>
          <w:rFonts w:ascii="Times New Roman" w:hAnsi="Times New Roman" w:cs="Times New Roman"/>
          <w:i w:val="0"/>
          <w:iCs/>
        </w:rPr>
        <w:t xml:space="preserve"> The dark red region shows the </w:t>
      </w:r>
      <w:r w:rsidR="00C748CE">
        <w:rPr>
          <w:rFonts w:ascii="Times New Roman" w:hAnsi="Times New Roman" w:cs="Times New Roman"/>
          <w:i w:val="0"/>
          <w:iCs/>
        </w:rPr>
        <w:t>phases</w:t>
      </w:r>
      <w:r w:rsidR="003B02C1" w:rsidRPr="00C9444E">
        <w:rPr>
          <w:rFonts w:ascii="Times New Roman" w:hAnsi="Times New Roman" w:cs="Times New Roman"/>
          <w:i w:val="0"/>
          <w:iCs/>
        </w:rPr>
        <w:t xml:space="preserve"> in which</w:t>
      </w:r>
      <w:r w:rsidR="00C748CE">
        <w:rPr>
          <w:rFonts w:ascii="Times New Roman" w:hAnsi="Times New Roman" w:cs="Times New Roman"/>
          <w:i w:val="0"/>
          <w:iCs/>
        </w:rPr>
        <w:t xml:space="preserve"> only</w:t>
      </w:r>
      <w:r w:rsidR="003B02C1" w:rsidRPr="00C9444E">
        <w:rPr>
          <w:rFonts w:ascii="Times New Roman" w:hAnsi="Times New Roman" w:cs="Times New Roman"/>
          <w:i w:val="0"/>
          <w:iCs/>
        </w:rPr>
        <w:t xml:space="preserve"> the PSF stabilized model </w:t>
      </w:r>
      <w:r w:rsidR="00C748CE">
        <w:rPr>
          <w:rFonts w:ascii="Times New Roman" w:hAnsi="Times New Roman" w:cs="Times New Roman"/>
          <w:i w:val="0"/>
          <w:iCs/>
        </w:rPr>
        <w:t xml:space="preserve">can enable </w:t>
      </w:r>
      <w:r w:rsidR="003B02C1" w:rsidRPr="00C9444E">
        <w:rPr>
          <w:rFonts w:ascii="Times New Roman" w:hAnsi="Times New Roman" w:cs="Times New Roman"/>
          <w:i w:val="0"/>
          <w:iCs/>
        </w:rPr>
        <w:t>the E/M-W/O state. The light red in the bottom left corner near (0,0.1) is the only region in which the E/M-W/O state</w:t>
      </w:r>
      <w:r w:rsidR="00C748CE">
        <w:rPr>
          <w:rFonts w:ascii="Times New Roman" w:hAnsi="Times New Roman" w:cs="Times New Roman"/>
          <w:i w:val="0"/>
          <w:iCs/>
        </w:rPr>
        <w:t xml:space="preserve"> is the only stable state irrespective of the presence of PSFs</w:t>
      </w:r>
      <w:r w:rsidR="003B02C1" w:rsidRPr="00C9444E">
        <w:rPr>
          <w:rFonts w:ascii="Times New Roman" w:hAnsi="Times New Roman" w:cs="Times New Roman"/>
          <w:i w:val="0"/>
          <w:iCs/>
        </w:rPr>
        <w:t>. The light red on the right</w:t>
      </w:r>
      <w:r w:rsidR="00C748CE">
        <w:rPr>
          <w:rFonts w:ascii="Times New Roman" w:hAnsi="Times New Roman" w:cs="Times New Roman"/>
          <w:i w:val="0"/>
          <w:iCs/>
        </w:rPr>
        <w:t xml:space="preserve"> side</w:t>
      </w:r>
      <w:r w:rsidR="003B02C1" w:rsidRPr="00C9444E">
        <w:rPr>
          <w:rFonts w:ascii="Times New Roman" w:hAnsi="Times New Roman" w:cs="Times New Roman"/>
          <w:i w:val="0"/>
          <w:iCs/>
        </w:rPr>
        <w:t xml:space="preserve"> is where neither model</w:t>
      </w:r>
      <w:r w:rsidR="00C748CE">
        <w:rPr>
          <w:rFonts w:ascii="Times New Roman" w:hAnsi="Times New Roman" w:cs="Times New Roman"/>
          <w:i w:val="0"/>
          <w:iCs/>
        </w:rPr>
        <w:t>, PSFs present or not, can generate</w:t>
      </w:r>
      <w:r w:rsidR="003B02C1" w:rsidRPr="00C9444E">
        <w:rPr>
          <w:rFonts w:ascii="Times New Roman" w:hAnsi="Times New Roman" w:cs="Times New Roman"/>
          <w:i w:val="0"/>
          <w:iCs/>
        </w:rPr>
        <w:t xml:space="preserve"> the E/M-W/O state.</w:t>
      </w:r>
    </w:p>
    <w:p w14:paraId="7E71D657" w14:textId="3FFFC259" w:rsidR="00FE39E9" w:rsidRPr="00C9444E" w:rsidRDefault="00FE39E9" w:rsidP="00FE39E9">
      <w:pPr>
        <w:pStyle w:val="BodyText"/>
        <w:spacing w:line="480" w:lineRule="auto"/>
        <w:rPr>
          <w:rFonts w:ascii="Times New Roman" w:hAnsi="Times New Roman" w:cs="Times New Roman"/>
          <w:b/>
          <w:bCs/>
        </w:rPr>
      </w:pPr>
      <w:bookmarkStart w:id="116" w:name="discussion"/>
    </w:p>
    <w:p w14:paraId="51CF9677" w14:textId="15B6ACA4" w:rsidR="00016836" w:rsidRPr="00C9444E" w:rsidRDefault="00016836" w:rsidP="00FE39E9">
      <w:pPr>
        <w:pStyle w:val="BodyText"/>
        <w:spacing w:line="480" w:lineRule="auto"/>
        <w:rPr>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16"/>
    </w:p>
    <w:p w14:paraId="70887789" w14:textId="3E5EC4EC" w:rsidR="00771615" w:rsidRDefault="008F2443">
      <w:pPr>
        <w:pStyle w:val="FirstParagraph"/>
        <w:spacing w:line="480" w:lineRule="auto"/>
        <w:ind w:firstLine="720"/>
        <w:jc w:val="both"/>
        <w:rPr>
          <w:ins w:id="117" w:author="Levine, Herbert" w:date="2022-07-03T08:29:00Z"/>
          <w:rFonts w:ascii="Times New Roman" w:hAnsi="Times New Roman" w:cs="Times New Roman"/>
          <w:lang w:eastAsia="zh-CN"/>
        </w:rPr>
      </w:pPr>
      <w:ins w:id="118" w:author="Jia, Dongya (NIH/NCI) [E]" w:date="2022-06-21T17:40:00Z">
        <w:r>
          <w:rPr>
            <w:rFonts w:ascii="Times New Roman" w:hAnsi="Times New Roman" w:cs="Times New Roman"/>
          </w:rPr>
          <w:t xml:space="preserve">Cancer malignancy </w:t>
        </w:r>
      </w:ins>
      <w:ins w:id="119" w:author="Levine, Herbert" w:date="2022-07-03T08:27:00Z">
        <w:r w:rsidR="006B657E">
          <w:rPr>
            <w:rFonts w:ascii="Times New Roman" w:hAnsi="Times New Roman" w:cs="Times New Roman"/>
          </w:rPr>
          <w:t xml:space="preserve">relies on the </w:t>
        </w:r>
      </w:ins>
      <w:ins w:id="120" w:author="Jia, Dongya (NIH/NCI) [E]" w:date="2022-06-21T17:40:00Z">
        <w:del w:id="121" w:author="Levine, Herbert" w:date="2022-07-03T08:27:00Z">
          <w:r w:rsidDel="006B657E">
            <w:rPr>
              <w:rFonts w:ascii="Times New Roman" w:hAnsi="Times New Roman" w:cs="Times New Roman"/>
            </w:rPr>
            <w:delText xml:space="preserve">is </w:delText>
          </w:r>
        </w:del>
      </w:ins>
      <w:ins w:id="122" w:author="Jia, Dongya (NIH/NCI) [E]" w:date="2022-06-21T17:42:00Z">
        <w:del w:id="123" w:author="Levine, Herbert" w:date="2022-07-03T08:27:00Z">
          <w:r w:rsidDel="006B657E">
            <w:rPr>
              <w:rFonts w:ascii="Times New Roman" w:hAnsi="Times New Roman" w:cs="Times New Roman"/>
            </w:rPr>
            <w:delText xml:space="preserve">an </w:delText>
          </w:r>
        </w:del>
      </w:ins>
      <w:ins w:id="124" w:author="Jia, Dongya (NIH/NCI) [E]" w:date="2022-06-21T17:40:00Z">
        <w:r>
          <w:rPr>
            <w:rFonts w:ascii="Times New Roman" w:hAnsi="Times New Roman" w:cs="Times New Roman"/>
          </w:rPr>
          <w:t xml:space="preserve">orchestration of multiple </w:t>
        </w:r>
      </w:ins>
      <w:ins w:id="125" w:author="Jia, Dongya (NIH/NCI) [E]" w:date="2022-07-01T11:19:00Z">
        <w:r w:rsidR="00981ECF">
          <w:rPr>
            <w:rFonts w:ascii="Times New Roman" w:hAnsi="Times New Roman" w:cs="Times New Roman"/>
          </w:rPr>
          <w:t xml:space="preserve">hallmarks, driven by different functional modules, such as metabolism, </w:t>
        </w:r>
        <w:commentRangeStart w:id="126"/>
        <w:r w:rsidR="00981ECF">
          <w:rPr>
            <w:rFonts w:ascii="Times New Roman" w:hAnsi="Times New Roman" w:cs="Times New Roman"/>
          </w:rPr>
          <w:t>metastasis</w:t>
        </w:r>
      </w:ins>
      <w:commentRangeEnd w:id="126"/>
      <w:r w:rsidR="002F24C3">
        <w:rPr>
          <w:rStyle w:val="CommentReference"/>
        </w:rPr>
        <w:commentReference w:id="126"/>
      </w:r>
      <w:ins w:id="127" w:author="Jia, Dongya (NIH/NCI) [E]" w:date="2022-07-01T11:20:00Z">
        <w:r w:rsidR="00981ECF">
          <w:rPr>
            <w:rFonts w:ascii="Times New Roman" w:hAnsi="Times New Roman" w:cs="Times New Roman"/>
          </w:rPr>
          <w:t xml:space="preserve"> and stemness</w:t>
        </w:r>
      </w:ins>
      <w:ins w:id="128" w:author="Jia, Dongya (NIH/NCI) [E]" w:date="2022-06-21T17:40:00Z">
        <w:r>
          <w:rPr>
            <w:rFonts w:ascii="Times New Roman" w:hAnsi="Times New Roman" w:cs="Times New Roman"/>
          </w:rPr>
          <w:t xml:space="preserve"> (cite Hallmarks of Cancer 2021 paper). </w:t>
        </w:r>
      </w:ins>
      <w:ins w:id="129" w:author="Jia, Dongya (NIH/NCI) [E]" w:date="2022-06-21T17:42:00Z">
        <w:r>
          <w:rPr>
            <w:rFonts w:ascii="Times New Roman" w:hAnsi="Times New Roman" w:cs="Times New Roman"/>
          </w:rPr>
          <w:t>It has be</w:t>
        </w:r>
      </w:ins>
      <w:ins w:id="130" w:author="Levine, Herbert" w:date="2022-07-03T08:27:00Z">
        <w:r w:rsidR="006B657E">
          <w:rPr>
            <w:rFonts w:ascii="Times New Roman" w:hAnsi="Times New Roman" w:cs="Times New Roman"/>
          </w:rPr>
          <w:t>come</w:t>
        </w:r>
      </w:ins>
      <w:ins w:id="131" w:author="Jia, Dongya (NIH/NCI) [E]" w:date="2022-06-21T17:42:00Z">
        <w:del w:id="132" w:author="Levine, Herbert" w:date="2022-07-03T08:27:00Z">
          <w:r w:rsidDel="006B657E">
            <w:rPr>
              <w:rFonts w:ascii="Times New Roman" w:hAnsi="Times New Roman" w:cs="Times New Roman"/>
            </w:rPr>
            <w:delText>en</w:delText>
          </w:r>
        </w:del>
        <w:r>
          <w:rPr>
            <w:rFonts w:ascii="Times New Roman" w:hAnsi="Times New Roman" w:cs="Times New Roman"/>
          </w:rPr>
          <w:t xml:space="preserve"> clear </w:t>
        </w:r>
      </w:ins>
      <w:ins w:id="133" w:author="Levine, Herbert" w:date="2022-07-03T08:28:00Z">
        <w:r w:rsidR="006B657E">
          <w:rPr>
            <w:rFonts w:ascii="Times New Roman" w:hAnsi="Times New Roman" w:cs="Times New Roman"/>
          </w:rPr>
          <w:t xml:space="preserve">that </w:t>
        </w:r>
      </w:ins>
      <w:ins w:id="134" w:author="Jia, Dongya (NIH/NCI) [E]" w:date="2022-06-21T17:42:00Z">
        <w:r>
          <w:rPr>
            <w:rFonts w:ascii="Times New Roman" w:hAnsi="Times New Roman" w:cs="Times New Roman"/>
          </w:rPr>
          <w:t xml:space="preserve">different hallmarks of cancer are not </w:t>
        </w:r>
      </w:ins>
      <w:ins w:id="135" w:author="Jia, Dongya (NIH/NCI) [E]" w:date="2022-06-21T17:44:00Z">
        <w:r>
          <w:rPr>
            <w:rFonts w:ascii="Times New Roman" w:hAnsi="Times New Roman" w:cs="Times New Roman"/>
            <w:lang w:eastAsia="zh-CN"/>
          </w:rPr>
          <w:t xml:space="preserve">independent and </w:t>
        </w:r>
      </w:ins>
      <w:ins w:id="136" w:author="Jia, Dongya (NIH/NCI) [E]" w:date="2022-07-01T11:00:00Z">
        <w:r w:rsidR="005C00A4">
          <w:rPr>
            <w:rFonts w:ascii="Times New Roman" w:hAnsi="Times New Roman" w:cs="Times New Roman"/>
            <w:lang w:eastAsia="zh-CN"/>
          </w:rPr>
          <w:t xml:space="preserve">indeed </w:t>
        </w:r>
      </w:ins>
      <w:ins w:id="137" w:author="Levine, Herbert" w:date="2022-07-03T08:28:00Z">
        <w:r w:rsidR="006B657E">
          <w:rPr>
            <w:rFonts w:ascii="Times New Roman" w:hAnsi="Times New Roman" w:cs="Times New Roman"/>
            <w:lang w:eastAsia="zh-CN"/>
          </w:rPr>
          <w:t xml:space="preserve">are </w:t>
        </w:r>
      </w:ins>
      <w:ins w:id="138" w:author="Jia, Dongya (NIH/NCI) [E]" w:date="2022-06-21T17:44:00Z">
        <w:r>
          <w:rPr>
            <w:rFonts w:ascii="Times New Roman" w:hAnsi="Times New Roman" w:cs="Times New Roman"/>
            <w:lang w:eastAsia="zh-CN"/>
          </w:rPr>
          <w:t>extensive</w:t>
        </w:r>
      </w:ins>
      <w:ins w:id="139" w:author="Jia, Dongya (NIH/NCI) [E]" w:date="2022-07-01T11:00:00Z">
        <w:r w:rsidR="005C00A4">
          <w:rPr>
            <w:rFonts w:ascii="Times New Roman" w:hAnsi="Times New Roman" w:cs="Times New Roman"/>
            <w:lang w:eastAsia="zh-CN"/>
          </w:rPr>
          <w:t>ly coupled</w:t>
        </w:r>
      </w:ins>
      <w:ins w:id="140" w:author="Jia, Dongya (NIH/NCI) [E]" w:date="2022-06-21T17:44:00Z">
        <w:r>
          <w:rPr>
            <w:rFonts w:ascii="Times New Roman" w:hAnsi="Times New Roman" w:cs="Times New Roman"/>
            <w:lang w:eastAsia="zh-CN"/>
          </w:rPr>
          <w:t xml:space="preserve">. </w:t>
        </w:r>
      </w:ins>
      <w:ins w:id="141" w:author="Jia, Dongya (NIH/NCI) [E]" w:date="2022-07-01T11:21:00Z">
        <w:r w:rsidR="00981ECF">
          <w:rPr>
            <w:rFonts w:ascii="Times New Roman" w:hAnsi="Times New Roman" w:cs="Times New Roman"/>
            <w:lang w:eastAsia="zh-CN"/>
          </w:rPr>
          <w:t xml:space="preserve">Therefore, </w:t>
        </w:r>
      </w:ins>
      <w:ins w:id="142" w:author="Jia, Dongya (NIH/NCI) [E]" w:date="2022-07-01T11:22:00Z">
        <w:r w:rsidR="00684333">
          <w:rPr>
            <w:rFonts w:ascii="Times New Roman" w:hAnsi="Times New Roman" w:cs="Times New Roman"/>
            <w:lang w:eastAsia="zh-CN"/>
          </w:rPr>
          <w:t>deciphering</w:t>
        </w:r>
      </w:ins>
      <w:ins w:id="143" w:author="Jia, Dongya (NIH/NCI) [E]" w:date="2022-07-01T11:18:00Z">
        <w:r w:rsidR="00981ECF">
          <w:rPr>
            <w:rFonts w:ascii="Times New Roman" w:hAnsi="Times New Roman" w:cs="Times New Roman"/>
            <w:lang w:eastAsia="zh-CN"/>
          </w:rPr>
          <w:t xml:space="preserve"> how </w:t>
        </w:r>
      </w:ins>
      <w:ins w:id="144" w:author="Levine, Herbert" w:date="2022-07-03T08:28:00Z">
        <w:r w:rsidR="00771615">
          <w:rPr>
            <w:rFonts w:ascii="Times New Roman" w:hAnsi="Times New Roman" w:cs="Times New Roman"/>
            <w:lang w:eastAsia="zh-CN"/>
          </w:rPr>
          <w:t xml:space="preserve">these </w:t>
        </w:r>
      </w:ins>
      <w:ins w:id="145" w:author="Jia, Dongya (NIH/NCI) [E]" w:date="2022-07-01T11:18:00Z">
        <w:r w:rsidR="00981ECF">
          <w:rPr>
            <w:rFonts w:ascii="Times New Roman" w:hAnsi="Times New Roman" w:cs="Times New Roman"/>
            <w:lang w:eastAsia="zh-CN"/>
          </w:rPr>
          <w:t xml:space="preserve">different </w:t>
        </w:r>
      </w:ins>
      <w:ins w:id="146" w:author="Jia, Dongya (NIH/NCI) [E]" w:date="2022-07-01T11:20:00Z">
        <w:del w:id="147" w:author="Levine, Herbert" w:date="2022-07-03T08:28:00Z">
          <w:r w:rsidR="00981ECF" w:rsidDel="00771615">
            <w:rPr>
              <w:rFonts w:ascii="Times New Roman" w:hAnsi="Times New Roman" w:cs="Times New Roman"/>
              <w:lang w:eastAsia="zh-CN"/>
            </w:rPr>
            <w:delText xml:space="preserve">functional </w:delText>
          </w:r>
        </w:del>
      </w:ins>
      <w:ins w:id="148" w:author="Jia, Dongya (NIH/NCI) [E]" w:date="2022-07-01T11:18:00Z">
        <w:r w:rsidR="00981ECF">
          <w:rPr>
            <w:rFonts w:ascii="Times New Roman" w:hAnsi="Times New Roman" w:cs="Times New Roman"/>
            <w:lang w:eastAsia="zh-CN"/>
          </w:rPr>
          <w:t>modules</w:t>
        </w:r>
      </w:ins>
      <w:ins w:id="149" w:author="Jia, Dongya (NIH/NCI) [E]" w:date="2022-07-01T11:20:00Z">
        <w:del w:id="150" w:author="Levine, Herbert" w:date="2022-07-03T08:28:00Z">
          <w:r w:rsidR="00981ECF" w:rsidDel="00771615">
            <w:rPr>
              <w:rFonts w:ascii="Times New Roman" w:hAnsi="Times New Roman" w:cs="Times New Roman"/>
              <w:lang w:eastAsia="zh-CN"/>
            </w:rPr>
            <w:delText xml:space="preserve"> of cancer</w:delText>
          </w:r>
        </w:del>
        <w:r w:rsidR="00981ECF">
          <w:rPr>
            <w:rFonts w:ascii="Times New Roman" w:hAnsi="Times New Roman" w:cs="Times New Roman"/>
            <w:lang w:eastAsia="zh-CN"/>
          </w:rPr>
          <w:t xml:space="preserve"> </w:t>
        </w:r>
      </w:ins>
      <w:ins w:id="151" w:author="Levine, Herbert" w:date="2022-07-03T08:28:00Z">
        <w:r w:rsidR="00771615">
          <w:rPr>
            <w:rFonts w:ascii="Times New Roman" w:hAnsi="Times New Roman" w:cs="Times New Roman"/>
            <w:lang w:eastAsia="zh-CN"/>
          </w:rPr>
          <w:t>affect</w:t>
        </w:r>
      </w:ins>
      <w:ins w:id="152" w:author="Jia, Dongya (NIH/NCI) [E]" w:date="2022-07-01T11:20:00Z">
        <w:del w:id="153" w:author="Levine, Herbert" w:date="2022-07-03T08:28:00Z">
          <w:r w:rsidR="00981ECF" w:rsidDel="00771615">
            <w:rPr>
              <w:rFonts w:ascii="Times New Roman" w:hAnsi="Times New Roman" w:cs="Times New Roman"/>
              <w:lang w:eastAsia="zh-CN"/>
            </w:rPr>
            <w:delText>drive</w:delText>
          </w:r>
        </w:del>
        <w:r w:rsidR="00981ECF">
          <w:rPr>
            <w:rFonts w:ascii="Times New Roman" w:hAnsi="Times New Roman" w:cs="Times New Roman"/>
            <w:lang w:eastAsia="zh-CN"/>
          </w:rPr>
          <w:t xml:space="preserve"> each </w:t>
        </w:r>
      </w:ins>
      <w:ins w:id="154" w:author="Jia, Dongya (NIH/NCI) [E]" w:date="2022-07-01T11:21:00Z">
        <w:r w:rsidR="00981ECF">
          <w:rPr>
            <w:rFonts w:ascii="Times New Roman" w:hAnsi="Times New Roman" w:cs="Times New Roman"/>
            <w:lang w:eastAsia="zh-CN"/>
          </w:rPr>
          <w:t xml:space="preserve">other can be critical to better </w:t>
        </w:r>
      </w:ins>
      <w:ins w:id="155" w:author="Jia, Dongya (NIH/NCI) [E]" w:date="2022-07-01T11:22:00Z">
        <w:r w:rsidR="00684333">
          <w:rPr>
            <w:rFonts w:ascii="Times New Roman" w:hAnsi="Times New Roman" w:cs="Times New Roman"/>
            <w:lang w:eastAsia="zh-CN"/>
          </w:rPr>
          <w:t xml:space="preserve">understand </w:t>
        </w:r>
      </w:ins>
      <w:ins w:id="156" w:author="Jia, Dongya (NIH/NCI) [E]" w:date="2022-07-01T11:23:00Z">
        <w:r w:rsidR="00684333">
          <w:rPr>
            <w:rFonts w:ascii="Times New Roman" w:hAnsi="Times New Roman" w:cs="Times New Roman"/>
            <w:lang w:eastAsia="zh-CN"/>
          </w:rPr>
          <w:t>cancer malignancy.</w:t>
        </w:r>
      </w:ins>
      <w:ins w:id="157" w:author="Jia, Dongya (NIH/NCI) [E]" w:date="2022-07-01T11:18:00Z">
        <w:r w:rsidR="00981ECF">
          <w:rPr>
            <w:rFonts w:ascii="Times New Roman" w:hAnsi="Times New Roman" w:cs="Times New Roman"/>
            <w:lang w:eastAsia="zh-CN"/>
          </w:rPr>
          <w:t xml:space="preserve"> </w:t>
        </w:r>
      </w:ins>
    </w:p>
    <w:p w14:paraId="583C0E31" w14:textId="261FB5E6" w:rsidR="00E35CC2" w:rsidRDefault="008F2443">
      <w:pPr>
        <w:pStyle w:val="FirstParagraph"/>
        <w:spacing w:line="480" w:lineRule="auto"/>
        <w:ind w:firstLine="720"/>
        <w:jc w:val="both"/>
        <w:rPr>
          <w:ins w:id="158" w:author="Jia, Dongya (NIH/NCI) [E]" w:date="2022-07-01T16:32:00Z"/>
          <w:rFonts w:ascii="Times New Roman" w:hAnsi="Times New Roman" w:cs="Times New Roman"/>
        </w:rPr>
        <w:pPrChange w:id="159" w:author="Jia, Dongya (NIH/NCI) [E]" w:date="2022-07-01T16:43:00Z">
          <w:pPr>
            <w:pStyle w:val="FirstParagraph"/>
            <w:spacing w:line="480" w:lineRule="auto"/>
            <w:ind w:firstLine="720"/>
          </w:pPr>
        </w:pPrChange>
      </w:pPr>
      <w:ins w:id="160" w:author="Jia, Dongya (NIH/NCI) [E]" w:date="2022-06-21T17:40:00Z">
        <w:r>
          <w:rPr>
            <w:rFonts w:ascii="Times New Roman" w:hAnsi="Times New Roman" w:cs="Times New Roman" w:hint="eastAsia"/>
            <w:lang w:eastAsia="zh-CN"/>
          </w:rPr>
          <w:t>I</w:t>
        </w:r>
        <w:r>
          <w:rPr>
            <w:rFonts w:ascii="Times New Roman" w:hAnsi="Times New Roman" w:cs="Times New Roman"/>
          </w:rPr>
          <w:t xml:space="preserve">n </w:t>
        </w:r>
      </w:ins>
      <w:del w:id="161" w:author="Jia, Dongya (NIH/NCI) [E]" w:date="2022-06-21T17:40:00Z">
        <w:r w:rsidR="00F16849" w:rsidRPr="00C9444E" w:rsidDel="008F2443">
          <w:rPr>
            <w:rFonts w:ascii="Times New Roman" w:hAnsi="Times New Roman" w:cs="Times New Roman"/>
          </w:rPr>
          <w:delText xml:space="preserve">This </w:delText>
        </w:r>
      </w:del>
      <w:ins w:id="162" w:author="Jia, Dongya (NIH/NCI) [E]" w:date="2022-06-21T17:40:00Z">
        <w:r>
          <w:rPr>
            <w:rFonts w:ascii="Times New Roman" w:hAnsi="Times New Roman" w:cs="Times New Roman"/>
          </w:rPr>
          <w:t>t</w:t>
        </w:r>
        <w:r w:rsidRPr="00C9444E">
          <w:rPr>
            <w:rFonts w:ascii="Times New Roman" w:hAnsi="Times New Roman" w:cs="Times New Roman"/>
          </w:rPr>
          <w:t xml:space="preserve">his </w:t>
        </w:r>
      </w:ins>
      <w:r w:rsidR="00F16849" w:rsidRPr="00C9444E">
        <w:rPr>
          <w:rFonts w:ascii="Times New Roman" w:hAnsi="Times New Roman" w:cs="Times New Roman"/>
        </w:rPr>
        <w:t>work</w:t>
      </w:r>
      <w:ins w:id="163" w:author="Jia, Dongya (NIH/NCI) [E]" w:date="2022-06-21T17:41:00Z">
        <w:r>
          <w:rPr>
            <w:rFonts w:ascii="Times New Roman" w:hAnsi="Times New Roman" w:cs="Times New Roman"/>
          </w:rPr>
          <w:t xml:space="preserve">, we focused on how reprogrammed </w:t>
        </w:r>
      </w:ins>
      <w:ins w:id="164" w:author="Jia, Dongya (NIH/NCI) [E]" w:date="2022-06-21T17:44:00Z">
        <w:r w:rsidR="00E771AE">
          <w:rPr>
            <w:rFonts w:ascii="Times New Roman" w:hAnsi="Times New Roman" w:cs="Times New Roman"/>
          </w:rPr>
          <w:t xml:space="preserve">cancer </w:t>
        </w:r>
      </w:ins>
      <w:ins w:id="165" w:author="Jia, Dongya (NIH/NCI) [E]" w:date="2022-06-21T17:41:00Z">
        <w:r>
          <w:rPr>
            <w:rFonts w:ascii="Times New Roman" w:hAnsi="Times New Roman" w:cs="Times New Roman"/>
          </w:rPr>
          <w:t xml:space="preserve">metabolism </w:t>
        </w:r>
      </w:ins>
      <w:ins w:id="166" w:author="Levine, Herbert" w:date="2022-07-03T11:27:00Z">
        <w:r w:rsidR="005C4BA2">
          <w:rPr>
            <w:rFonts w:ascii="Times New Roman" w:hAnsi="Times New Roman" w:cs="Times New Roman"/>
          </w:rPr>
          <w:t xml:space="preserve">is </w:t>
        </w:r>
      </w:ins>
      <w:ins w:id="167" w:author="Jia, Dongya (NIH/NCI) [E]" w:date="2022-07-01T11:00:00Z">
        <w:r w:rsidR="005C00A4">
          <w:rPr>
            <w:rFonts w:ascii="Times New Roman" w:hAnsi="Times New Roman" w:cs="Times New Roman"/>
          </w:rPr>
          <w:t>coordinate</w:t>
        </w:r>
      </w:ins>
      <w:ins w:id="168" w:author="Levine, Herbert" w:date="2022-07-03T11:28:00Z">
        <w:r w:rsidR="005C4BA2">
          <w:rPr>
            <w:rFonts w:ascii="Times New Roman" w:hAnsi="Times New Roman" w:cs="Times New Roman"/>
          </w:rPr>
          <w:t>d</w:t>
        </w:r>
      </w:ins>
      <w:ins w:id="169" w:author="Jia, Dongya (NIH/NCI) [E]" w:date="2022-07-01T11:07:00Z">
        <w:del w:id="170" w:author="Levine, Herbert" w:date="2022-07-03T11:28:00Z">
          <w:r w:rsidR="00435C41" w:rsidDel="005C4BA2">
            <w:rPr>
              <w:rFonts w:ascii="Times New Roman" w:hAnsi="Times New Roman" w:cs="Times New Roman"/>
            </w:rPr>
            <w:delText>s</w:delText>
          </w:r>
        </w:del>
      </w:ins>
      <w:ins w:id="171" w:author="Jia, Dongya (NIH/NCI) [E]" w:date="2022-07-01T11:00:00Z">
        <w:r w:rsidR="005C00A4">
          <w:rPr>
            <w:rFonts w:ascii="Times New Roman" w:hAnsi="Times New Roman" w:cs="Times New Roman"/>
          </w:rPr>
          <w:t xml:space="preserve"> with cancer</w:t>
        </w:r>
      </w:ins>
      <w:ins w:id="172" w:author="Jia, Dongya (NIH/NCI) [E]" w:date="2022-06-21T17:41:00Z">
        <w:r>
          <w:rPr>
            <w:rFonts w:ascii="Times New Roman" w:hAnsi="Times New Roman" w:cs="Times New Roman"/>
          </w:rPr>
          <w:t xml:space="preserve"> metastasis</w:t>
        </w:r>
      </w:ins>
      <w:ins w:id="173" w:author="Jia, Dongya (NIH/NCI) [E]" w:date="2022-06-21T17:42:00Z">
        <w:r>
          <w:rPr>
            <w:rFonts w:ascii="Times New Roman" w:hAnsi="Times New Roman" w:cs="Times New Roman"/>
          </w:rPr>
          <w:t>.</w:t>
        </w:r>
      </w:ins>
      <w:ins w:id="174" w:author="Jia, Dongya (NIH/NCI) [E]" w:date="2022-06-21T17:41:00Z">
        <w:r>
          <w:rPr>
            <w:rFonts w:ascii="Times New Roman" w:hAnsi="Times New Roman" w:cs="Times New Roman"/>
          </w:rPr>
          <w:t xml:space="preserve"> </w:t>
        </w:r>
      </w:ins>
      <w:ins w:id="175" w:author="Jia, Dongya (NIH/NCI) [E]" w:date="2022-07-01T11:01:00Z">
        <w:r w:rsidR="005C00A4">
          <w:rPr>
            <w:rFonts w:ascii="Times New Roman" w:hAnsi="Times New Roman" w:cs="Times New Roman"/>
          </w:rPr>
          <w:t xml:space="preserve">As EMT </w:t>
        </w:r>
      </w:ins>
      <w:ins w:id="176" w:author="Levine, Herbert" w:date="2022-07-03T11:28:00Z">
        <w:r w:rsidR="005C4BA2">
          <w:rPr>
            <w:rFonts w:ascii="Times New Roman" w:hAnsi="Times New Roman" w:cs="Times New Roman"/>
          </w:rPr>
          <w:t>is</w:t>
        </w:r>
      </w:ins>
      <w:ins w:id="177" w:author="Jia, Dongya (NIH/NCI) [E]" w:date="2022-07-01T11:01:00Z">
        <w:del w:id="178" w:author="Levine, Herbert" w:date="2022-07-03T11:28:00Z">
          <w:r w:rsidR="005C00A4" w:rsidDel="005C4BA2">
            <w:rPr>
              <w:rFonts w:ascii="Times New Roman" w:hAnsi="Times New Roman" w:cs="Times New Roman"/>
            </w:rPr>
            <w:delText>has</w:delText>
          </w:r>
        </w:del>
        <w:r w:rsidR="005C00A4">
          <w:rPr>
            <w:rFonts w:ascii="Times New Roman" w:hAnsi="Times New Roman" w:cs="Times New Roman"/>
          </w:rPr>
          <w:t xml:space="preserve"> </w:t>
        </w:r>
        <w:del w:id="179" w:author="Levine, Herbert" w:date="2022-07-03T11:28:00Z">
          <w:r w:rsidR="005C00A4" w:rsidDel="005C4BA2">
            <w:rPr>
              <w:rFonts w:ascii="Times New Roman" w:hAnsi="Times New Roman" w:cs="Times New Roman"/>
            </w:rPr>
            <w:delText xml:space="preserve">been </w:delText>
          </w:r>
        </w:del>
        <w:r w:rsidR="005C00A4">
          <w:rPr>
            <w:rFonts w:ascii="Times New Roman" w:hAnsi="Times New Roman" w:cs="Times New Roman"/>
          </w:rPr>
          <w:t xml:space="preserve">often employed by cancer to </w:t>
        </w:r>
      </w:ins>
      <w:ins w:id="180" w:author="Levine, Herbert" w:date="2022-07-03T11:28:00Z">
        <w:r w:rsidR="005C4BA2">
          <w:rPr>
            <w:rFonts w:ascii="Times New Roman" w:hAnsi="Times New Roman" w:cs="Times New Roman"/>
          </w:rPr>
          <w:t>as p</w:t>
        </w:r>
      </w:ins>
      <w:ins w:id="181" w:author="Levine, Herbert" w:date="2022-07-03T11:29:00Z">
        <w:r w:rsidR="005C4BA2">
          <w:rPr>
            <w:rFonts w:ascii="Times New Roman" w:hAnsi="Times New Roman" w:cs="Times New Roman"/>
          </w:rPr>
          <w:t xml:space="preserve">art of the </w:t>
        </w:r>
      </w:ins>
      <w:ins w:id="182" w:author="Jia, Dongya (NIH/NCI) [E]" w:date="2022-07-01T11:01:00Z">
        <w:del w:id="183" w:author="Levine, Herbert" w:date="2022-07-03T11:28:00Z">
          <w:r w:rsidR="005C00A4" w:rsidDel="005C4BA2">
            <w:rPr>
              <w:rFonts w:ascii="Times New Roman" w:hAnsi="Times New Roman" w:cs="Times New Roman"/>
            </w:rPr>
            <w:delText xml:space="preserve">complete </w:delText>
          </w:r>
        </w:del>
        <w:proofErr w:type="spellStart"/>
        <w:r w:rsidR="005C00A4">
          <w:rPr>
            <w:rFonts w:ascii="Times New Roman" w:hAnsi="Times New Roman" w:cs="Times New Roman"/>
          </w:rPr>
          <w:t>metastasi</w:t>
        </w:r>
      </w:ins>
      <w:ins w:id="184" w:author="Levine, Herbert" w:date="2022-07-03T11:29:00Z">
        <w:r w:rsidR="005C4BA2">
          <w:rPr>
            <w:rFonts w:ascii="Times New Roman" w:hAnsi="Times New Roman" w:cs="Times New Roman"/>
          </w:rPr>
          <w:t>c</w:t>
        </w:r>
        <w:proofErr w:type="spellEnd"/>
        <w:r w:rsidR="005C4BA2">
          <w:rPr>
            <w:rFonts w:ascii="Times New Roman" w:hAnsi="Times New Roman" w:cs="Times New Roman"/>
          </w:rPr>
          <w:t xml:space="preserve"> process</w:t>
        </w:r>
      </w:ins>
      <w:ins w:id="185" w:author="Jia, Dongya (NIH/NCI) [E]" w:date="2022-07-01T11:01:00Z">
        <w:del w:id="186" w:author="Levine, Herbert" w:date="2022-07-03T11:29:00Z">
          <w:r w:rsidR="005C00A4" w:rsidDel="005C4BA2">
            <w:rPr>
              <w:rFonts w:ascii="Times New Roman" w:hAnsi="Times New Roman" w:cs="Times New Roman"/>
            </w:rPr>
            <w:delText>s</w:delText>
          </w:r>
        </w:del>
        <w:r w:rsidR="005C00A4">
          <w:rPr>
            <w:rFonts w:ascii="Times New Roman" w:hAnsi="Times New Roman" w:cs="Times New Roman"/>
          </w:rPr>
          <w:t xml:space="preserve">, we </w:t>
        </w:r>
      </w:ins>
      <w:del w:id="187" w:author="Jia, Dongya (NIH/NCI) [E]" w:date="2022-07-01T11:01:00Z">
        <w:r w:rsidR="00F16849" w:rsidRPr="00C9444E" w:rsidDel="005C00A4">
          <w:rPr>
            <w:rFonts w:ascii="Times New Roman" w:hAnsi="Times New Roman" w:cs="Times New Roman"/>
          </w:rPr>
          <w:delText xml:space="preserve"> </w:delText>
        </w:r>
      </w:del>
      <w:del w:id="188" w:author="Jia, Dongya (NIH/NCI) [E]" w:date="2022-06-21T17:46:00Z">
        <w:r w:rsidR="00F16849" w:rsidRPr="00C9444E" w:rsidDel="00E771AE">
          <w:rPr>
            <w:rFonts w:ascii="Times New Roman" w:hAnsi="Times New Roman" w:cs="Times New Roman"/>
          </w:rPr>
          <w:delText>has presented</w:delText>
        </w:r>
      </w:del>
      <w:del w:id="189" w:author="Jia, Dongya (NIH/NCI) [E]" w:date="2022-07-01T11:01:00Z">
        <w:r w:rsidR="00F16849" w:rsidRPr="00C9444E" w:rsidDel="005C00A4">
          <w:rPr>
            <w:rFonts w:ascii="Times New Roman" w:hAnsi="Times New Roman" w:cs="Times New Roman"/>
          </w:rPr>
          <w:delText xml:space="preserve"> a </w:delText>
        </w:r>
      </w:del>
      <w:del w:id="190" w:author="Jia, Dongya (NIH/NCI) [E]" w:date="2022-06-21T17:46:00Z">
        <w:r w:rsidR="00F16849" w:rsidRPr="00C9444E" w:rsidDel="00E771AE">
          <w:rPr>
            <w:rFonts w:ascii="Times New Roman" w:hAnsi="Times New Roman" w:cs="Times New Roman"/>
          </w:rPr>
          <w:delText xml:space="preserve">comprehensive guide </w:delText>
        </w:r>
      </w:del>
      <w:del w:id="191" w:author="Jia, Dongya (NIH/NCI) [E]" w:date="2022-07-01T11:01:00Z">
        <w:r w:rsidR="00F16849" w:rsidRPr="00C9444E" w:rsidDel="005C00A4">
          <w:rPr>
            <w:rFonts w:ascii="Times New Roman" w:hAnsi="Times New Roman" w:cs="Times New Roman"/>
          </w:rPr>
          <w:delText xml:space="preserve">to </w:delText>
        </w:r>
      </w:del>
      <w:ins w:id="192" w:author="Jia, Dongya (NIH/NCI) [E]" w:date="2022-06-21T17:46:00Z">
        <w:r w:rsidR="00E771AE">
          <w:rPr>
            <w:rFonts w:ascii="Times New Roman" w:hAnsi="Times New Roman" w:cs="Times New Roman"/>
          </w:rPr>
          <w:t>ana</w:t>
        </w:r>
      </w:ins>
      <w:ins w:id="193" w:author="Jia, Dongya (NIH/NCI) [E]" w:date="2022-06-21T17:47:00Z">
        <w:r w:rsidR="00E771AE">
          <w:rPr>
            <w:rFonts w:ascii="Times New Roman" w:hAnsi="Times New Roman" w:cs="Times New Roman"/>
          </w:rPr>
          <w:t>lyze</w:t>
        </w:r>
      </w:ins>
      <w:ins w:id="194" w:author="Jia, Dongya (NIH/NCI) [E]" w:date="2022-07-01T11:01:00Z">
        <w:r w:rsidR="005C00A4">
          <w:rPr>
            <w:rFonts w:ascii="Times New Roman" w:hAnsi="Times New Roman" w:cs="Times New Roman"/>
          </w:rPr>
          <w:t>d</w:t>
        </w:r>
      </w:ins>
      <w:ins w:id="195" w:author="Jia, Dongya (NIH/NCI) [E]" w:date="2022-06-21T17:47:00Z">
        <w:r w:rsidR="00E771AE">
          <w:rPr>
            <w:rFonts w:ascii="Times New Roman" w:hAnsi="Times New Roman" w:cs="Times New Roman"/>
          </w:rPr>
          <w:t xml:space="preserve"> </w:t>
        </w:r>
      </w:ins>
      <w:ins w:id="196" w:author="Jia, Dongya (NIH/NCI) [E]" w:date="2022-07-01T11:12:00Z">
        <w:r w:rsidR="00E9214C">
          <w:rPr>
            <w:rFonts w:ascii="Times New Roman" w:hAnsi="Times New Roman" w:cs="Times New Roman"/>
          </w:rPr>
          <w:t xml:space="preserve">the mutual regulation between metabolism and EMT, through coupling their </w:t>
        </w:r>
      </w:ins>
      <w:ins w:id="197" w:author="Jia, Dongya (NIH/NCI) [E]" w:date="2022-07-01T11:13:00Z">
        <w:r w:rsidR="00E9214C">
          <w:rPr>
            <w:rFonts w:ascii="Times New Roman" w:hAnsi="Times New Roman" w:cs="Times New Roman"/>
          </w:rPr>
          <w:t>corresponding</w:t>
        </w:r>
      </w:ins>
      <w:ins w:id="198" w:author="Jia, Dongya (NIH/NCI) [E]" w:date="2022-07-01T11:12:00Z">
        <w:r w:rsidR="00E9214C">
          <w:rPr>
            <w:rFonts w:ascii="Times New Roman" w:hAnsi="Times New Roman" w:cs="Times New Roman"/>
          </w:rPr>
          <w:t xml:space="preserve"> gene regulatory circuits – AMPK/HIF-1/ROS and </w:t>
        </w:r>
      </w:ins>
      <w:ins w:id="199" w:author="Jia, Dongya (NIH/NCI) [E]" w:date="2022-07-01T11:13:00Z">
        <w:r w:rsidR="00E9214C">
          <w:rPr>
            <w:rFonts w:ascii="Times New Roman" w:hAnsi="Times New Roman" w:cs="Times New Roman"/>
          </w:rPr>
          <w:t xml:space="preserve">miR-34/SNAIL/miR-200/ZEB. As </w:t>
        </w:r>
      </w:ins>
      <w:ins w:id="200" w:author="Levine, Herbert" w:date="2022-07-03T11:29:00Z">
        <w:r w:rsidR="007217BC">
          <w:rPr>
            <w:rFonts w:ascii="Times New Roman" w:hAnsi="Times New Roman" w:cs="Times New Roman"/>
          </w:rPr>
          <w:t>both</w:t>
        </w:r>
      </w:ins>
      <w:ins w:id="201" w:author="Jia, Dongya (NIH/NCI) [E]" w:date="2022-07-01T11:13:00Z">
        <w:del w:id="202" w:author="Levine, Herbert" w:date="2022-07-03T11:29:00Z">
          <w:r w:rsidR="00E9214C" w:rsidDel="007217BC">
            <w:rPr>
              <w:rFonts w:ascii="Times New Roman" w:hAnsi="Times New Roman" w:cs="Times New Roman"/>
            </w:rPr>
            <w:delText>either</w:delText>
          </w:r>
        </w:del>
        <w:r w:rsidR="00E9214C">
          <w:rPr>
            <w:rFonts w:ascii="Times New Roman" w:hAnsi="Times New Roman" w:cs="Times New Roman"/>
          </w:rPr>
          <w:t xml:space="preserve"> circuit</w:t>
        </w:r>
      </w:ins>
      <w:ins w:id="203" w:author="Levine, Herbert" w:date="2022-07-03T11:30:00Z">
        <w:r w:rsidR="007217BC">
          <w:rPr>
            <w:rFonts w:ascii="Times New Roman" w:hAnsi="Times New Roman" w:cs="Times New Roman"/>
          </w:rPr>
          <w:t>s potentially</w:t>
        </w:r>
      </w:ins>
      <w:ins w:id="204" w:author="Jia, Dongya (NIH/NCI) [E]" w:date="2022-07-01T11:13:00Z">
        <w:r w:rsidR="00E9214C">
          <w:rPr>
            <w:rFonts w:ascii="Times New Roman" w:hAnsi="Times New Roman" w:cs="Times New Roman"/>
          </w:rPr>
          <w:t xml:space="preserve"> exhibit</w:t>
        </w:r>
        <w:del w:id="205" w:author="Levine, Herbert" w:date="2022-07-03T11:30:00Z">
          <w:r w:rsidR="00E9214C" w:rsidDel="007217BC">
            <w:rPr>
              <w:rFonts w:ascii="Times New Roman" w:hAnsi="Times New Roman" w:cs="Times New Roman"/>
            </w:rPr>
            <w:delText>s</w:delText>
          </w:r>
        </w:del>
        <w:r w:rsidR="00E9214C">
          <w:rPr>
            <w:rFonts w:ascii="Times New Roman" w:hAnsi="Times New Roman" w:cs="Times New Roman"/>
          </w:rPr>
          <w:t xml:space="preserve"> tri-stability, </w:t>
        </w:r>
      </w:ins>
      <w:del w:id="206" w:author="Jia, Dongya (NIH/NCI) [E]" w:date="2022-06-21T17:50:00Z">
        <w:r w:rsidR="00F16849" w:rsidRPr="00C9444E" w:rsidDel="00BE1EF8">
          <w:rPr>
            <w:rFonts w:ascii="Times New Roman" w:hAnsi="Times New Roman" w:cs="Times New Roman"/>
          </w:rPr>
          <w:delText xml:space="preserve">the effects </w:delText>
        </w:r>
      </w:del>
      <w:del w:id="207" w:author="Jia, Dongya (NIH/NCI) [E]" w:date="2022-06-21T17:47:00Z">
        <w:r w:rsidR="00F16849" w:rsidRPr="00C9444E" w:rsidDel="00E771AE">
          <w:rPr>
            <w:rFonts w:ascii="Times New Roman" w:hAnsi="Times New Roman" w:cs="Times New Roman"/>
          </w:rPr>
          <w:delText>generated by</w:delText>
        </w:r>
      </w:del>
      <w:del w:id="208" w:author="Jia, Dongya (NIH/NCI) [E]" w:date="2022-06-21T17:50:00Z">
        <w:r w:rsidR="00F16849" w:rsidRPr="00C9444E" w:rsidDel="00BE1EF8">
          <w:rPr>
            <w:rFonts w:ascii="Times New Roman" w:hAnsi="Times New Roman" w:cs="Times New Roman"/>
          </w:rPr>
          <w:delText xml:space="preserve"> </w:delText>
        </w:r>
      </w:del>
      <w:del w:id="209" w:author="Jia, Dongya (NIH/NCI) [E]" w:date="2022-06-29T22:27:00Z">
        <w:r w:rsidR="00F16849" w:rsidRPr="00C9444E" w:rsidDel="00E77A8A">
          <w:rPr>
            <w:rFonts w:ascii="Times New Roman" w:hAnsi="Times New Roman" w:cs="Times New Roman"/>
          </w:rPr>
          <w:delText xml:space="preserve">various </w:delText>
        </w:r>
      </w:del>
      <w:del w:id="210" w:author="Jia, Dongya (NIH/NCI) [E]" w:date="2022-06-21T17:50:00Z">
        <w:r w:rsidR="00F16849" w:rsidRPr="00C9444E" w:rsidDel="00BE1EF8">
          <w:rPr>
            <w:rFonts w:ascii="Times New Roman" w:hAnsi="Times New Roman" w:cs="Times New Roman"/>
          </w:rPr>
          <w:delText xml:space="preserve">regulatory </w:delText>
        </w:r>
      </w:del>
      <w:del w:id="211" w:author="Jia, Dongya (NIH/NCI) [E]" w:date="2022-06-29T22:27:00Z">
        <w:r w:rsidR="00F16849" w:rsidRPr="00C9444E" w:rsidDel="00E77A8A">
          <w:rPr>
            <w:rFonts w:ascii="Times New Roman" w:hAnsi="Times New Roman" w:cs="Times New Roman"/>
          </w:rPr>
          <w:delText xml:space="preserve">links that couple </w:delText>
        </w:r>
      </w:del>
      <w:del w:id="212" w:author="Jia, Dongya (NIH/NCI) [E]" w:date="2022-06-21T17:50:00Z">
        <w:r w:rsidR="00F16849" w:rsidRPr="00C9444E" w:rsidDel="00BE1EF8">
          <w:rPr>
            <w:rFonts w:ascii="Times New Roman" w:hAnsi="Times New Roman" w:cs="Times New Roman"/>
          </w:rPr>
          <w:delText xml:space="preserve">core circuits </w:delText>
        </w:r>
      </w:del>
      <w:del w:id="213" w:author="Jia, Dongya (NIH/NCI) [E]" w:date="2022-06-29T22:27:00Z">
        <w:r w:rsidR="00F16849" w:rsidRPr="00C9444E" w:rsidDel="00E77A8A">
          <w:rPr>
            <w:rFonts w:ascii="Times New Roman" w:hAnsi="Times New Roman" w:cs="Times New Roman"/>
          </w:rPr>
          <w:delText xml:space="preserve">responsible for </w:delText>
        </w:r>
      </w:del>
      <w:del w:id="214" w:author="Jia, Dongya (NIH/NCI) [E]" w:date="2022-06-21T17:47:00Z">
        <w:r w:rsidR="00F16849" w:rsidRPr="00C9444E" w:rsidDel="00E771AE">
          <w:rPr>
            <w:rFonts w:ascii="Times New Roman" w:hAnsi="Times New Roman" w:cs="Times New Roman"/>
          </w:rPr>
          <w:delText>the epithelial-mesenchyma</w:delText>
        </w:r>
        <w:r w:rsidR="00A24233" w:rsidRPr="00C9444E" w:rsidDel="00E771AE">
          <w:rPr>
            <w:rFonts w:ascii="Times New Roman" w:hAnsi="Times New Roman" w:cs="Times New Roman"/>
          </w:rPr>
          <w:delText>l</w:delText>
        </w:r>
        <w:r w:rsidR="00F16849" w:rsidRPr="00C9444E" w:rsidDel="00E771AE">
          <w:rPr>
            <w:rFonts w:ascii="Times New Roman" w:hAnsi="Times New Roman" w:cs="Times New Roman"/>
          </w:rPr>
          <w:delText xml:space="preserve"> transition</w:delText>
        </w:r>
      </w:del>
      <w:del w:id="215" w:author="Jia, Dongya (NIH/NCI) [E]" w:date="2022-06-29T22:27:00Z">
        <w:r w:rsidR="00F16849" w:rsidRPr="00C9444E" w:rsidDel="00E77A8A">
          <w:rPr>
            <w:rFonts w:ascii="Times New Roman" w:hAnsi="Times New Roman" w:cs="Times New Roman"/>
          </w:rPr>
          <w:delText xml:space="preserve"> and </w:delText>
        </w:r>
      </w:del>
      <w:del w:id="216" w:author="Jia, Dongya (NIH/NCI) [E]" w:date="2022-06-21T17:47:00Z">
        <w:r w:rsidR="00F16849" w:rsidRPr="00C9444E" w:rsidDel="00E771AE">
          <w:rPr>
            <w:rFonts w:ascii="Times New Roman" w:hAnsi="Times New Roman" w:cs="Times New Roman"/>
          </w:rPr>
          <w:delText xml:space="preserve">the choice of glucose </w:delText>
        </w:r>
      </w:del>
      <w:del w:id="217" w:author="Jia, Dongya (NIH/NCI) [E]" w:date="2022-06-29T22:27:00Z">
        <w:r w:rsidR="00F16849" w:rsidRPr="00C9444E" w:rsidDel="00E77A8A">
          <w:rPr>
            <w:rFonts w:ascii="Times New Roman" w:hAnsi="Times New Roman" w:cs="Times New Roman"/>
          </w:rPr>
          <w:delText>metabolism.</w:delText>
        </w:r>
      </w:del>
      <w:del w:id="218" w:author="Jia, Dongya (NIH/NCI) [E]" w:date="2022-07-01T11:14:00Z">
        <w:r w:rsidR="00F16849" w:rsidRPr="00C9444E" w:rsidDel="00E9214C">
          <w:rPr>
            <w:rFonts w:ascii="Times New Roman" w:hAnsi="Times New Roman" w:cs="Times New Roman"/>
          </w:rPr>
          <w:delText xml:space="preserve"> </w:delText>
        </w:r>
      </w:del>
      <w:ins w:id="219" w:author="Jia, Dongya (NIH/NCI) [E]" w:date="2022-06-21T17:57:00Z">
        <w:r w:rsidR="00E30864">
          <w:rPr>
            <w:rFonts w:ascii="Times New Roman" w:hAnsi="Times New Roman" w:cs="Times New Roman"/>
          </w:rPr>
          <w:t xml:space="preserve">coupling of these two </w:t>
        </w:r>
      </w:ins>
      <w:ins w:id="220" w:author="Jia, Dongya (NIH/NCI) [E]" w:date="2022-07-01T11:14:00Z">
        <w:r w:rsidR="00E9214C">
          <w:rPr>
            <w:rFonts w:ascii="Times New Roman" w:hAnsi="Times New Roman" w:cs="Times New Roman"/>
          </w:rPr>
          <w:t>circuits</w:t>
        </w:r>
      </w:ins>
      <w:ins w:id="221" w:author="Jia, Dongya (NIH/NCI) [E]" w:date="2022-06-21T17:57:00Z">
        <w:r w:rsidR="00E30864">
          <w:rPr>
            <w:rFonts w:ascii="Times New Roman" w:hAnsi="Times New Roman" w:cs="Times New Roman"/>
          </w:rPr>
          <w:t xml:space="preserve"> in principle can give rise to nine </w:t>
        </w:r>
      </w:ins>
      <w:ins w:id="222" w:author="Jia, Dongya (NIH/NCI) [E]" w:date="2022-07-01T11:08:00Z">
        <w:r w:rsidR="00435C41">
          <w:rPr>
            <w:rFonts w:ascii="Times New Roman" w:hAnsi="Times New Roman" w:cs="Times New Roman"/>
          </w:rPr>
          <w:t>coupled</w:t>
        </w:r>
      </w:ins>
      <w:ins w:id="223" w:author="Jia, Dongya (NIH/NCI) [E]" w:date="2022-06-21T17:57:00Z">
        <w:r w:rsidR="00E30864">
          <w:rPr>
            <w:rFonts w:ascii="Times New Roman" w:hAnsi="Times New Roman" w:cs="Times New Roman"/>
          </w:rPr>
          <w:t xml:space="preserve"> states</w:t>
        </w:r>
      </w:ins>
      <w:ins w:id="224" w:author="Jia, Dongya (NIH/NCI) [E]" w:date="2022-07-01T11:14:00Z">
        <w:r w:rsidR="00E9214C">
          <w:rPr>
            <w:rFonts w:ascii="Times New Roman" w:hAnsi="Times New Roman" w:cs="Times New Roman"/>
          </w:rPr>
          <w:t xml:space="preserve"> </w:t>
        </w:r>
      </w:ins>
      <w:ins w:id="225" w:author="Jia, Dongya (NIH/NCI) [E]" w:date="2022-06-21T17:57:00Z">
        <w:r w:rsidR="00E30864">
          <w:rPr>
            <w:rFonts w:ascii="Times New Roman" w:hAnsi="Times New Roman" w:cs="Times New Roman"/>
          </w:rPr>
          <w:t xml:space="preserve"> (W-E, W-E/M and W-</w:t>
        </w:r>
      </w:ins>
      <w:ins w:id="226" w:author="Jia, Dongya (NIH/NCI) [E]" w:date="2022-06-21T17:58:00Z">
        <w:r w:rsidR="00E30864">
          <w:rPr>
            <w:rFonts w:ascii="Times New Roman" w:hAnsi="Times New Roman" w:cs="Times New Roman"/>
          </w:rPr>
          <w:t>M</w:t>
        </w:r>
      </w:ins>
      <w:ins w:id="227" w:author="Jia, Dongya (NIH/NCI) [E]" w:date="2022-06-21T17:57:00Z">
        <w:r w:rsidR="00E30864">
          <w:rPr>
            <w:rFonts w:ascii="Times New Roman" w:hAnsi="Times New Roman" w:cs="Times New Roman"/>
          </w:rPr>
          <w:t>, W/O-E, W/O-E/</w:t>
        </w:r>
      </w:ins>
      <w:ins w:id="228" w:author="Jia, Dongya (NIH/NCI) [E]" w:date="2022-06-21T17:58:00Z">
        <w:r w:rsidR="00E30864">
          <w:rPr>
            <w:rFonts w:ascii="Times New Roman" w:hAnsi="Times New Roman" w:cs="Times New Roman"/>
          </w:rPr>
          <w:t>M</w:t>
        </w:r>
      </w:ins>
      <w:ins w:id="229" w:author="Jia, Dongya (NIH/NCI) [E]" w:date="2022-06-21T17:57:00Z">
        <w:r w:rsidR="00E30864">
          <w:rPr>
            <w:rFonts w:ascii="Times New Roman" w:hAnsi="Times New Roman" w:cs="Times New Roman"/>
          </w:rPr>
          <w:t xml:space="preserve"> and W/O-M</w:t>
        </w:r>
      </w:ins>
      <w:ins w:id="230" w:author="Jia, Dongya (NIH/NCI) [E]" w:date="2022-06-21T17:58:00Z">
        <w:r w:rsidR="00E30864">
          <w:rPr>
            <w:rFonts w:ascii="Times New Roman" w:hAnsi="Times New Roman" w:cs="Times New Roman"/>
          </w:rPr>
          <w:t>, O-E, O-E/M and O-M</w:t>
        </w:r>
      </w:ins>
      <w:ins w:id="231" w:author="Jia, Dongya (NIH/NCI) [E]" w:date="2022-06-21T17:57:00Z">
        <w:r w:rsidR="00E30864">
          <w:rPr>
            <w:rFonts w:ascii="Times New Roman" w:hAnsi="Times New Roman" w:cs="Times New Roman"/>
          </w:rPr>
          <w:t>)</w:t>
        </w:r>
      </w:ins>
      <w:ins w:id="232" w:author="Jia, Dongya (NIH/NCI) [E]" w:date="2022-06-21T17:58:00Z">
        <w:r w:rsidR="00E30864">
          <w:rPr>
            <w:rFonts w:ascii="Times New Roman" w:hAnsi="Times New Roman" w:cs="Times New Roman"/>
          </w:rPr>
          <w:t>.</w:t>
        </w:r>
      </w:ins>
      <w:ins w:id="233" w:author="Jia, Dongya (NIH/NCI) [E]" w:date="2022-06-21T17:57:00Z">
        <w:r w:rsidR="00E30864">
          <w:rPr>
            <w:rFonts w:ascii="Times New Roman" w:hAnsi="Times New Roman" w:cs="Times New Roman"/>
          </w:rPr>
          <w:t xml:space="preserve"> </w:t>
        </w:r>
      </w:ins>
      <w:ins w:id="234" w:author="Jia, Dongya (NIH/NCI) [E]" w:date="2022-07-01T11:24:00Z">
        <w:r w:rsidR="00684333">
          <w:rPr>
            <w:rFonts w:ascii="Times New Roman" w:hAnsi="Times New Roman" w:cs="Times New Roman"/>
          </w:rPr>
          <w:t>We systematically analyzed the effect of (1) each individual cross-talk between these two circuits, and (2) multiple cross-talk</w:t>
        </w:r>
      </w:ins>
      <w:ins w:id="235" w:author="Levine, Herbert" w:date="2022-07-03T11:30:00Z">
        <w:r w:rsidR="00371EE4">
          <w:rPr>
            <w:rFonts w:ascii="Times New Roman" w:hAnsi="Times New Roman" w:cs="Times New Roman"/>
          </w:rPr>
          <w:t>s</w:t>
        </w:r>
      </w:ins>
      <w:ins w:id="236" w:author="Jia, Dongya (NIH/NCI) [E]" w:date="2022-07-01T11:24:00Z">
        <w:r w:rsidR="00684333">
          <w:rPr>
            <w:rFonts w:ascii="Times New Roman" w:hAnsi="Times New Roman" w:cs="Times New Roman"/>
          </w:rPr>
          <w:t xml:space="preserve"> </w:t>
        </w:r>
      </w:ins>
      <w:ins w:id="237" w:author="Jia, Dongya (NIH/NCI) [E]" w:date="2022-07-01T11:25:00Z">
        <w:r w:rsidR="00684333">
          <w:rPr>
            <w:rFonts w:ascii="Times New Roman" w:hAnsi="Times New Roman" w:cs="Times New Roman"/>
          </w:rPr>
          <w:t>being active simultaneously</w:t>
        </w:r>
      </w:ins>
      <w:ins w:id="238" w:author="Levine, Herbert" w:date="2022-07-03T11:31:00Z">
        <w:r w:rsidR="00371EE4">
          <w:rPr>
            <w:rFonts w:ascii="Times New Roman" w:hAnsi="Times New Roman" w:cs="Times New Roman"/>
          </w:rPr>
          <w:t>,</w:t>
        </w:r>
      </w:ins>
      <w:ins w:id="239" w:author="Jia, Dongya (NIH/NCI) [E]" w:date="2022-07-01T11:25:00Z">
        <w:r w:rsidR="00684333">
          <w:rPr>
            <w:rFonts w:ascii="Times New Roman" w:hAnsi="Times New Roman" w:cs="Times New Roman"/>
          </w:rPr>
          <w:t xml:space="preserve"> on each of the nine coupled states. </w:t>
        </w:r>
      </w:ins>
      <w:ins w:id="240" w:author="Jia, Dongya (NIH/NCI) [E]" w:date="2022-07-01T11:26:00Z">
        <w:r w:rsidR="00684333">
          <w:rPr>
            <w:rFonts w:ascii="Times New Roman" w:hAnsi="Times New Roman" w:cs="Times New Roman"/>
          </w:rPr>
          <w:t xml:space="preserve">We found that </w:t>
        </w:r>
      </w:ins>
      <w:del w:id="241" w:author="Jia, Dongya (NIH/NCI) [E]" w:date="2022-07-01T11:26:00Z">
        <w:r w:rsidR="00F566E2" w:rsidRPr="00C9444E" w:rsidDel="00684333">
          <w:rPr>
            <w:rFonts w:ascii="Times New Roman" w:hAnsi="Times New Roman" w:cs="Times New Roman"/>
          </w:rPr>
          <w:delText xml:space="preserve">We started by </w:delText>
        </w:r>
      </w:del>
      <w:del w:id="242" w:author="Jia, Dongya (NIH/NCI) [E]" w:date="2022-06-21T17:47:00Z">
        <w:r w:rsidR="00F566E2" w:rsidRPr="00C9444E" w:rsidDel="00E771AE">
          <w:rPr>
            <w:rFonts w:ascii="Times New Roman" w:hAnsi="Times New Roman" w:cs="Times New Roman"/>
          </w:rPr>
          <w:delText xml:space="preserve">considering </w:delText>
        </w:r>
      </w:del>
      <w:del w:id="243" w:author="Jia, Dongya (NIH/NCI) [E]" w:date="2022-06-21T17:48:00Z">
        <w:r w:rsidR="002E76B2" w:rsidRPr="00C9444E" w:rsidDel="00E771AE">
          <w:rPr>
            <w:rFonts w:ascii="Times New Roman" w:hAnsi="Times New Roman" w:cs="Times New Roman"/>
          </w:rPr>
          <w:delText xml:space="preserve">the activation </w:delText>
        </w:r>
      </w:del>
      <w:del w:id="244" w:author="Jia, Dongya (NIH/NCI) [E]" w:date="2022-07-01T11:26:00Z">
        <w:r w:rsidR="002E76B2" w:rsidRPr="00C9444E" w:rsidDel="00684333">
          <w:rPr>
            <w:rFonts w:ascii="Times New Roman" w:hAnsi="Times New Roman" w:cs="Times New Roman"/>
          </w:rPr>
          <w:delText>of individual links</w:delText>
        </w:r>
      </w:del>
      <w:ins w:id="245" w:author="Jia, Dongya (NIH/NCI) [E]" w:date="2022-06-21T17:55:00Z">
        <w:r w:rsidR="00E30864">
          <w:rPr>
            <w:rFonts w:ascii="Times New Roman" w:hAnsi="Times New Roman" w:cs="Times New Roman"/>
          </w:rPr>
          <w:t>varying strengths of each cross</w:t>
        </w:r>
      </w:ins>
      <w:ins w:id="246" w:author="Jia, Dongya (NIH/NCI) [E]" w:date="2022-07-01T11:26:00Z">
        <w:r w:rsidR="00684333">
          <w:rPr>
            <w:rFonts w:ascii="Times New Roman" w:hAnsi="Times New Roman" w:cs="Times New Roman"/>
          </w:rPr>
          <w:t>-talk</w:t>
        </w:r>
      </w:ins>
      <w:ins w:id="247" w:author="Jia, Dongya (NIH/NCI) [E]" w:date="2022-06-21T17:55:00Z">
        <w:r w:rsidR="00E30864">
          <w:rPr>
            <w:rFonts w:ascii="Times New Roman" w:hAnsi="Times New Roman" w:cs="Times New Roman"/>
          </w:rPr>
          <w:t xml:space="preserve"> can </w:t>
        </w:r>
      </w:ins>
      <w:ins w:id="248" w:author="Jia, Dongya (NIH/NCI) [E]" w:date="2022-06-21T17:59:00Z">
        <w:r w:rsidR="00E30864">
          <w:rPr>
            <w:rFonts w:ascii="Times New Roman" w:hAnsi="Times New Roman" w:cs="Times New Roman"/>
          </w:rPr>
          <w:t>destabilize or stabilize different</w:t>
        </w:r>
      </w:ins>
      <w:ins w:id="249" w:author="Jia, Dongya (NIH/NCI) [E]" w:date="2022-07-01T11:27:00Z">
        <w:r w:rsidR="00684333">
          <w:rPr>
            <w:rFonts w:ascii="Times New Roman" w:hAnsi="Times New Roman" w:cs="Times New Roman"/>
          </w:rPr>
          <w:t xml:space="preserve"> </w:t>
        </w:r>
      </w:ins>
      <w:ins w:id="250" w:author="Jia, Dongya (NIH/NCI) [E]" w:date="2022-07-01T11:26:00Z">
        <w:r w:rsidR="00684333">
          <w:rPr>
            <w:rFonts w:ascii="Times New Roman" w:hAnsi="Times New Roman" w:cs="Times New Roman"/>
          </w:rPr>
          <w:t>coupled</w:t>
        </w:r>
      </w:ins>
      <w:ins w:id="251" w:author="Jia, Dongya (NIH/NCI) [E]" w:date="2022-06-21T17:59:00Z">
        <w:r w:rsidR="00E30864">
          <w:rPr>
            <w:rFonts w:ascii="Times New Roman" w:hAnsi="Times New Roman" w:cs="Times New Roman"/>
          </w:rPr>
          <w:t xml:space="preserve"> states</w:t>
        </w:r>
      </w:ins>
      <w:ins w:id="252" w:author="Jia, Dongya (NIH/NCI) [E]" w:date="2022-07-01T11:26:00Z">
        <w:r w:rsidR="00684333">
          <w:rPr>
            <w:rFonts w:ascii="Times New Roman" w:hAnsi="Times New Roman" w:cs="Times New Roman"/>
          </w:rPr>
          <w:t xml:space="preserve"> and </w:t>
        </w:r>
      </w:ins>
      <w:del w:id="253" w:author="Jia, Dongya (NIH/NCI) [E]" w:date="2022-06-21T17:59:00Z">
        <w:r w:rsidR="002E76B2" w:rsidRPr="00C9444E" w:rsidDel="00E30864">
          <w:rPr>
            <w:rFonts w:ascii="Times New Roman" w:hAnsi="Times New Roman" w:cs="Times New Roman"/>
          </w:rPr>
          <w:delText xml:space="preserve"> </w:delText>
        </w:r>
      </w:del>
      <w:del w:id="254" w:author="Jia, Dongya (NIH/NCI) [E]" w:date="2022-06-21T17:50:00Z">
        <w:r w:rsidR="002E76B2" w:rsidRPr="00C9444E" w:rsidDel="00423628">
          <w:rPr>
            <w:rFonts w:ascii="Times New Roman" w:hAnsi="Times New Roman" w:cs="Times New Roman"/>
          </w:rPr>
          <w:delText xml:space="preserve">and discovered that these </w:delText>
        </w:r>
        <w:r w:rsidR="007538E2" w:rsidRPr="00C9444E" w:rsidDel="00423628">
          <w:rPr>
            <w:rFonts w:ascii="Times New Roman" w:hAnsi="Times New Roman" w:cs="Times New Roman"/>
          </w:rPr>
          <w:delText xml:space="preserve">can </w:delText>
        </w:r>
        <w:r w:rsidR="002E76B2" w:rsidRPr="00C9444E" w:rsidDel="00423628">
          <w:rPr>
            <w:rFonts w:ascii="Times New Roman" w:hAnsi="Times New Roman" w:cs="Times New Roman"/>
          </w:rPr>
          <w:delText xml:space="preserve">have rather distinct effects. </w:delText>
        </w:r>
      </w:del>
      <w:del w:id="255" w:author="Jia, Dongya (NIH/NCI) [E]" w:date="2022-06-21T17:51:00Z">
        <w:r w:rsidR="002E76B2" w:rsidRPr="00C9444E" w:rsidDel="00423628">
          <w:rPr>
            <w:rFonts w:ascii="Times New Roman" w:hAnsi="Times New Roman" w:cs="Times New Roman"/>
          </w:rPr>
          <w:delText>This ma</w:delText>
        </w:r>
        <w:r w:rsidR="00915D1A" w:rsidRPr="00C9444E" w:rsidDel="00423628">
          <w:rPr>
            <w:rFonts w:ascii="Times New Roman" w:hAnsi="Times New Roman" w:cs="Times New Roman"/>
          </w:rPr>
          <w:delText>de</w:delText>
        </w:r>
        <w:r w:rsidR="002E76B2" w:rsidRPr="00C9444E" w:rsidDel="00423628">
          <w:rPr>
            <w:rFonts w:ascii="Times New Roman" w:hAnsi="Times New Roman" w:cs="Times New Roman"/>
          </w:rPr>
          <w:delText xml:space="preserve"> it challenging to</w:delText>
        </w:r>
      </w:del>
      <w:del w:id="256" w:author="Jia, Dongya (NIH/NCI) [E]" w:date="2022-07-01T11:26:00Z">
        <w:r w:rsidR="002E76B2" w:rsidRPr="00C9444E" w:rsidDel="00684333">
          <w:rPr>
            <w:rFonts w:ascii="Times New Roman" w:hAnsi="Times New Roman" w:cs="Times New Roman"/>
          </w:rPr>
          <w:delText xml:space="preserve"> stud</w:delText>
        </w:r>
      </w:del>
      <w:del w:id="257" w:author="Jia, Dongya (NIH/NCI) [E]" w:date="2022-06-21T17:51:00Z">
        <w:r w:rsidR="002E76B2" w:rsidRPr="00C9444E" w:rsidDel="00423628">
          <w:rPr>
            <w:rFonts w:ascii="Times New Roman" w:hAnsi="Times New Roman" w:cs="Times New Roman"/>
          </w:rPr>
          <w:delText>y</w:delText>
        </w:r>
      </w:del>
      <w:del w:id="258" w:author="Jia, Dongya (NIH/NCI) [E]" w:date="2022-07-01T11:26:00Z">
        <w:r w:rsidR="002E76B2" w:rsidRPr="00C9444E" w:rsidDel="00684333">
          <w:rPr>
            <w:rFonts w:ascii="Times New Roman" w:hAnsi="Times New Roman" w:cs="Times New Roman"/>
          </w:rPr>
          <w:delText xml:space="preserve"> the combined effects of </w:delText>
        </w:r>
      </w:del>
      <w:del w:id="259" w:author="Jia, Dongya (NIH/NCI) [E]" w:date="2022-06-21T17:51:00Z">
        <w:r w:rsidR="002E76B2" w:rsidRPr="00C9444E" w:rsidDel="00423628">
          <w:rPr>
            <w:rFonts w:ascii="Times New Roman" w:hAnsi="Times New Roman" w:cs="Times New Roman"/>
          </w:rPr>
          <w:delText xml:space="preserve">simultaneously including </w:delText>
        </w:r>
      </w:del>
      <w:del w:id="260" w:author="Jia, Dongya (NIH/NCI) [E]" w:date="2022-06-21T17:52:00Z">
        <w:r w:rsidR="002E76B2" w:rsidRPr="00C9444E" w:rsidDel="00423628">
          <w:rPr>
            <w:rFonts w:ascii="Times New Roman" w:hAnsi="Times New Roman" w:cs="Times New Roman"/>
          </w:rPr>
          <w:delText>several</w:delText>
        </w:r>
      </w:del>
      <w:del w:id="261" w:author="Jia, Dongya (NIH/NCI) [E]" w:date="2022-07-01T11:26:00Z">
        <w:r w:rsidR="002E76B2" w:rsidRPr="00C9444E" w:rsidDel="00684333">
          <w:rPr>
            <w:rFonts w:ascii="Times New Roman" w:hAnsi="Times New Roman" w:cs="Times New Roman"/>
          </w:rPr>
          <w:delText xml:space="preserve"> links</w:delText>
        </w:r>
      </w:del>
      <w:ins w:id="262" w:author="Jia, Dongya (NIH/NCI) [E]" w:date="2022-06-21T18:02:00Z">
        <w:r w:rsidR="00922137">
          <w:rPr>
            <w:rFonts w:ascii="Times New Roman" w:hAnsi="Times New Roman" w:cs="Times New Roman"/>
          </w:rPr>
          <w:t>multiple cross</w:t>
        </w:r>
      </w:ins>
      <w:ins w:id="263" w:author="Jia, Dongya (NIH/NCI) [E]" w:date="2022-07-01T11:26:00Z">
        <w:r w:rsidR="00684333">
          <w:rPr>
            <w:rFonts w:ascii="Times New Roman" w:hAnsi="Times New Roman" w:cs="Times New Roman"/>
          </w:rPr>
          <w:t>-talk</w:t>
        </w:r>
      </w:ins>
      <w:ins w:id="264" w:author="Levine, Herbert" w:date="2022-07-03T11:31:00Z">
        <w:r w:rsidR="00371EE4">
          <w:rPr>
            <w:rFonts w:ascii="Times New Roman" w:hAnsi="Times New Roman" w:cs="Times New Roman"/>
          </w:rPr>
          <w:t>s</w:t>
        </w:r>
      </w:ins>
      <w:ins w:id="265" w:author="Jia, Dongya (NIH/NCI) [E]" w:date="2022-06-21T18:02:00Z">
        <w:r w:rsidR="00922137">
          <w:rPr>
            <w:rFonts w:ascii="Times New Roman" w:hAnsi="Times New Roman" w:cs="Times New Roman"/>
          </w:rPr>
          <w:t xml:space="preserve"> </w:t>
        </w:r>
      </w:ins>
      <w:ins w:id="266" w:author="Levine, Herbert" w:date="2022-07-03T11:31:00Z">
        <w:r w:rsidR="00371EE4">
          <w:rPr>
            <w:rFonts w:ascii="Times New Roman" w:hAnsi="Times New Roman" w:cs="Times New Roman"/>
          </w:rPr>
          <w:t xml:space="preserve">may </w:t>
        </w:r>
      </w:ins>
      <w:ins w:id="267" w:author="Jia, Dongya (NIH/NCI) [E]" w:date="2022-06-21T18:02:00Z">
        <w:r w:rsidR="00922137">
          <w:rPr>
            <w:rFonts w:ascii="Times New Roman" w:hAnsi="Times New Roman" w:cs="Times New Roman"/>
          </w:rPr>
          <w:t>exhibit synerg</w:t>
        </w:r>
      </w:ins>
      <w:ins w:id="268" w:author="Levine, Herbert" w:date="2022-07-03T11:32:00Z">
        <w:r w:rsidR="00371EE4">
          <w:rPr>
            <w:rFonts w:ascii="Times New Roman" w:hAnsi="Times New Roman" w:cs="Times New Roman"/>
          </w:rPr>
          <w:t xml:space="preserve">istic </w:t>
        </w:r>
      </w:ins>
      <w:ins w:id="269" w:author="Jia, Dongya (NIH/NCI) [E]" w:date="2022-06-21T18:02:00Z">
        <w:del w:id="270" w:author="Levine, Herbert" w:date="2022-07-03T11:32:00Z">
          <w:r w:rsidR="00922137" w:rsidDel="00371EE4">
            <w:rPr>
              <w:rFonts w:ascii="Times New Roman" w:hAnsi="Times New Roman" w:cs="Times New Roman"/>
            </w:rPr>
            <w:delText>y</w:delText>
          </w:r>
        </w:del>
        <w:r w:rsidR="00922137">
          <w:rPr>
            <w:rFonts w:ascii="Times New Roman" w:hAnsi="Times New Roman" w:cs="Times New Roman"/>
          </w:rPr>
          <w:t xml:space="preserve"> or antagonis</w:t>
        </w:r>
      </w:ins>
      <w:ins w:id="271" w:author="Levine, Herbert" w:date="2022-07-03T11:32:00Z">
        <w:r w:rsidR="00371EE4">
          <w:rPr>
            <w:rFonts w:ascii="Times New Roman" w:hAnsi="Times New Roman" w:cs="Times New Roman"/>
          </w:rPr>
          <w:t>tic</w:t>
        </w:r>
      </w:ins>
      <w:ins w:id="272" w:author="Jia, Dongya (NIH/NCI) [E]" w:date="2022-06-21T18:02:00Z">
        <w:del w:id="273" w:author="Levine, Herbert" w:date="2022-07-03T11:32:00Z">
          <w:r w:rsidR="00922137" w:rsidDel="00371EE4">
            <w:rPr>
              <w:rFonts w:ascii="Times New Roman" w:hAnsi="Times New Roman" w:cs="Times New Roman"/>
            </w:rPr>
            <w:delText>m</w:delText>
          </w:r>
        </w:del>
        <w:r w:rsidR="00922137">
          <w:rPr>
            <w:rFonts w:ascii="Times New Roman" w:hAnsi="Times New Roman" w:cs="Times New Roman"/>
          </w:rPr>
          <w:t xml:space="preserve"> effects on </w:t>
        </w:r>
      </w:ins>
      <w:ins w:id="274" w:author="Jia, Dongya (NIH/NCI) [E]" w:date="2022-06-29T22:34:00Z">
        <w:r w:rsidR="004234B7">
          <w:rPr>
            <w:rFonts w:ascii="Times New Roman" w:hAnsi="Times New Roman" w:cs="Times New Roman"/>
          </w:rPr>
          <w:t>the</w:t>
        </w:r>
      </w:ins>
      <w:ins w:id="275" w:author="Jia, Dongya (NIH/NCI) [E]" w:date="2022-06-21T18:02:00Z">
        <w:r w:rsidR="00922137">
          <w:rPr>
            <w:rFonts w:ascii="Times New Roman" w:hAnsi="Times New Roman" w:cs="Times New Roman"/>
          </w:rPr>
          <w:t xml:space="preserve"> coupled states</w:t>
        </w:r>
      </w:ins>
      <w:r w:rsidR="002E76B2" w:rsidRPr="00C9444E">
        <w:rPr>
          <w:rFonts w:ascii="Times New Roman" w:hAnsi="Times New Roman" w:cs="Times New Roman"/>
        </w:rPr>
        <w:t xml:space="preserve">. </w:t>
      </w:r>
      <w:ins w:id="276" w:author="Jia, Dongya (NIH/NCI) [E]" w:date="2022-07-01T11:27:00Z">
        <w:r w:rsidR="00DE3423">
          <w:rPr>
            <w:rFonts w:ascii="Times New Roman" w:hAnsi="Times New Roman" w:cs="Times New Roman"/>
          </w:rPr>
          <w:t>To incorporate the effect of the microenvi</w:t>
        </w:r>
      </w:ins>
      <w:ins w:id="277" w:author="Jia, Dongya (NIH/NCI) [E]" w:date="2022-07-01T11:28:00Z">
        <w:r w:rsidR="00DE3423">
          <w:rPr>
            <w:rFonts w:ascii="Times New Roman" w:hAnsi="Times New Roman" w:cs="Times New Roman"/>
          </w:rPr>
          <w:t>ronment, we further consider</w:t>
        </w:r>
      </w:ins>
      <w:del w:id="278" w:author="Jia, Dongya (NIH/NCI) [E]" w:date="2022-07-01T11:28:00Z">
        <w:r w:rsidR="002E76B2" w:rsidRPr="00C9444E" w:rsidDel="00DE3423">
          <w:rPr>
            <w:rFonts w:ascii="Times New Roman" w:hAnsi="Times New Roman" w:cs="Times New Roman"/>
          </w:rPr>
          <w:delText xml:space="preserve">This </w:delText>
        </w:r>
        <w:r w:rsidR="004A74C1" w:rsidRPr="00C9444E" w:rsidDel="00DE3423">
          <w:rPr>
            <w:rFonts w:ascii="Times New Roman" w:hAnsi="Times New Roman" w:cs="Times New Roman"/>
          </w:rPr>
          <w:delText xml:space="preserve">challenge </w:delText>
        </w:r>
        <w:r w:rsidR="00915D1A" w:rsidRPr="00C9444E" w:rsidDel="00DE3423">
          <w:rPr>
            <w:rFonts w:ascii="Times New Roman" w:hAnsi="Times New Roman" w:cs="Times New Roman"/>
          </w:rPr>
          <w:delText>wa</w:delText>
        </w:r>
        <w:r w:rsidR="002E76B2" w:rsidRPr="00C9444E" w:rsidDel="00DE3423">
          <w:rPr>
            <w:rFonts w:ascii="Times New Roman" w:hAnsi="Times New Roman" w:cs="Times New Roman"/>
          </w:rPr>
          <w:delText xml:space="preserve">s </w:delText>
        </w:r>
      </w:del>
      <w:del w:id="279" w:author="Jia, Dongya (NIH/NCI) [E]" w:date="2022-06-21T18:02:00Z">
        <w:r w:rsidR="002E76B2" w:rsidRPr="00C9444E" w:rsidDel="00922137">
          <w:rPr>
            <w:rFonts w:ascii="Times New Roman" w:hAnsi="Times New Roman" w:cs="Times New Roman"/>
          </w:rPr>
          <w:delText xml:space="preserve">again </w:delText>
        </w:r>
      </w:del>
      <w:del w:id="280" w:author="Jia, Dongya (NIH/NCI) [E]" w:date="2022-07-01T11:28:00Z">
        <w:r w:rsidR="002E76B2" w:rsidRPr="00C9444E" w:rsidDel="00DE3423">
          <w:rPr>
            <w:rFonts w:ascii="Times New Roman" w:hAnsi="Times New Roman" w:cs="Times New Roman"/>
          </w:rPr>
          <w:delText xml:space="preserve">compounded by </w:delText>
        </w:r>
      </w:del>
      <w:del w:id="281" w:author="Jia, Dongya (NIH/NCI) [E]" w:date="2022-06-21T18:02:00Z">
        <w:r w:rsidR="002E76B2" w:rsidRPr="00C9444E" w:rsidDel="00922137">
          <w:rPr>
            <w:rFonts w:ascii="Times New Roman" w:hAnsi="Times New Roman" w:cs="Times New Roman"/>
          </w:rPr>
          <w:delText xml:space="preserve">having to </w:delText>
        </w:r>
      </w:del>
      <w:del w:id="282" w:author="Jia, Dongya (NIH/NCI) [E]" w:date="2022-07-01T11:28:00Z">
        <w:r w:rsidR="002E76B2" w:rsidRPr="00C9444E" w:rsidDel="00DE3423">
          <w:rPr>
            <w:rFonts w:ascii="Times New Roman" w:hAnsi="Times New Roman" w:cs="Times New Roman"/>
          </w:rPr>
          <w:delText>consider</w:delText>
        </w:r>
      </w:del>
      <w:r w:rsidR="002E76B2" w:rsidRPr="00C9444E">
        <w:rPr>
          <w:rFonts w:ascii="Times New Roman" w:hAnsi="Times New Roman" w:cs="Times New Roman"/>
        </w:rPr>
        <w:t xml:space="preserve"> the </w:t>
      </w:r>
      <w:ins w:id="283" w:author="Levine, Herbert" w:date="2022-07-03T11:32:00Z">
        <w:r w:rsidR="00371EE4">
          <w:rPr>
            <w:rFonts w:ascii="Times New Roman" w:hAnsi="Times New Roman" w:cs="Times New Roman"/>
          </w:rPr>
          <w:t xml:space="preserve">role of </w:t>
        </w:r>
      </w:ins>
      <w:r w:rsidR="002E76B2" w:rsidRPr="00C9444E">
        <w:rPr>
          <w:rFonts w:ascii="Times New Roman" w:hAnsi="Times New Roman" w:cs="Times New Roman"/>
        </w:rPr>
        <w:t>external signals</w:t>
      </w:r>
      <w:ins w:id="284" w:author="Jia, Dongya (NIH/NCI) [E]" w:date="2022-07-01T11:39:00Z">
        <w:r w:rsidR="00E35CC2">
          <w:rPr>
            <w:rFonts w:ascii="Times New Roman" w:hAnsi="Times New Roman" w:cs="Times New Roman"/>
          </w:rPr>
          <w:t xml:space="preserve">, </w:t>
        </w:r>
      </w:ins>
      <w:del w:id="285" w:author="Jia, Dongya (NIH/NCI) [E]" w:date="2022-07-01T11:39:00Z">
        <w:r w:rsidR="002E76B2" w:rsidRPr="00C9444E" w:rsidDel="00E35CC2">
          <w:rPr>
            <w:rFonts w:ascii="Times New Roman" w:hAnsi="Times New Roman" w:cs="Times New Roman"/>
          </w:rPr>
          <w:delText xml:space="preserve"> </w:delText>
        </w:r>
      </w:del>
      <w:ins w:id="286" w:author="Jia, Dongya (NIH/NCI) [E]" w:date="2022-06-21T18:02:00Z">
        <w:r w:rsidR="00922137">
          <w:rPr>
            <w:rFonts w:ascii="Times New Roman" w:hAnsi="Times New Roman" w:cs="Times New Roman"/>
          </w:rPr>
          <w:t>e</w:t>
        </w:r>
      </w:ins>
      <w:ins w:id="287" w:author="Jia, Dongya (NIH/NCI) [E]" w:date="2022-06-21T18:03:00Z">
        <w:r w:rsidR="00922137">
          <w:rPr>
            <w:rFonts w:ascii="Times New Roman" w:hAnsi="Times New Roman" w:cs="Times New Roman"/>
          </w:rPr>
          <w:t>.g.</w:t>
        </w:r>
      </w:ins>
      <w:ins w:id="288" w:author="Jia, Dongya (NIH/NCI) [E]" w:date="2022-07-01T11:39:00Z">
        <w:r w:rsidR="00E35CC2">
          <w:rPr>
            <w:rFonts w:ascii="Times New Roman" w:hAnsi="Times New Roman" w:cs="Times New Roman"/>
          </w:rPr>
          <w:t>,</w:t>
        </w:r>
      </w:ins>
      <w:ins w:id="289" w:author="Jia, Dongya (NIH/NCI) [E]" w:date="2022-06-21T18:03:00Z">
        <w:r w:rsidR="00922137">
          <w:rPr>
            <w:rFonts w:ascii="Times New Roman" w:hAnsi="Times New Roman" w:cs="Times New Roman"/>
          </w:rPr>
          <w:t xml:space="preserve"> </w:t>
        </w:r>
      </w:ins>
      <w:ins w:id="290" w:author="Jia, Dongya (NIH/NCI) [E]" w:date="2022-06-29T22:29:00Z">
        <w:r w:rsidR="00E77A8A">
          <w:rPr>
            <w:rFonts w:ascii="Times New Roman" w:hAnsi="Times New Roman" w:cs="Times New Roman"/>
          </w:rPr>
          <w:t xml:space="preserve">the </w:t>
        </w:r>
      </w:ins>
      <w:ins w:id="291" w:author="Jia, Dongya (NIH/NCI) [E]" w:date="2022-06-21T18:03:00Z">
        <w:r w:rsidR="00922137">
          <w:rPr>
            <w:rFonts w:ascii="Times New Roman" w:hAnsi="Times New Roman" w:cs="Times New Roman"/>
          </w:rPr>
          <w:t>EMT-inducing signal TGF-beta</w:t>
        </w:r>
      </w:ins>
      <w:ins w:id="292" w:author="Jia, Dongya (NIH/NCI) [E]" w:date="2022-07-01T11:39:00Z">
        <w:r w:rsidR="00E35CC2">
          <w:rPr>
            <w:rFonts w:ascii="Times New Roman" w:hAnsi="Times New Roman" w:cs="Times New Roman"/>
          </w:rPr>
          <w:t>,</w:t>
        </w:r>
      </w:ins>
      <w:ins w:id="293" w:author="Jia, Dongya (NIH/NCI) [E]" w:date="2022-06-21T18:03:00Z">
        <w:r w:rsidR="00922137">
          <w:rPr>
            <w:rFonts w:ascii="Times New Roman" w:hAnsi="Times New Roman" w:cs="Times New Roman"/>
          </w:rPr>
          <w:t xml:space="preserve"> </w:t>
        </w:r>
      </w:ins>
      <w:r w:rsidR="002E76B2" w:rsidRPr="00C9444E">
        <w:rPr>
          <w:rFonts w:ascii="Times New Roman" w:hAnsi="Times New Roman" w:cs="Times New Roman"/>
        </w:rPr>
        <w:t xml:space="preserve">that </w:t>
      </w:r>
      <w:ins w:id="294" w:author="Jia, Dongya (NIH/NCI) [E]" w:date="2022-07-01T11:28:00Z">
        <w:r w:rsidR="00DE3423">
          <w:rPr>
            <w:rFonts w:ascii="Times New Roman" w:hAnsi="Times New Roman" w:cs="Times New Roman"/>
          </w:rPr>
          <w:t xml:space="preserve">can directly regulate </w:t>
        </w:r>
      </w:ins>
      <w:ins w:id="295" w:author="Jia, Dongya (NIH/NCI) [E]" w:date="2022-07-01T11:31:00Z">
        <w:r w:rsidR="00DE3423">
          <w:rPr>
            <w:rFonts w:ascii="Times New Roman" w:hAnsi="Times New Roman" w:cs="Times New Roman"/>
          </w:rPr>
          <w:t xml:space="preserve">EMT and subsequentially regulate metabolism. </w:t>
        </w:r>
      </w:ins>
      <w:ins w:id="296" w:author="Jia, Dongya (NIH/NCI) [E]" w:date="2022-07-01T16:29:00Z">
        <w:r w:rsidR="00ED5A75">
          <w:rPr>
            <w:rFonts w:ascii="Times New Roman" w:hAnsi="Times New Roman" w:cs="Times New Roman"/>
          </w:rPr>
          <w:t xml:space="preserve">Our model </w:t>
        </w:r>
      </w:ins>
      <w:ins w:id="297" w:author="Levine, Herbert" w:date="2022-07-03T11:32:00Z">
        <w:r w:rsidR="00371EE4">
          <w:rPr>
            <w:rFonts w:ascii="Times New Roman" w:hAnsi="Times New Roman" w:cs="Times New Roman"/>
          </w:rPr>
          <w:t xml:space="preserve">helps </w:t>
        </w:r>
      </w:ins>
      <w:ins w:id="298" w:author="Jia, Dongya (NIH/NCI) [E]" w:date="2022-07-01T16:29:00Z">
        <w:r w:rsidR="00ED5A75">
          <w:rPr>
            <w:rFonts w:ascii="Times New Roman" w:hAnsi="Times New Roman" w:cs="Times New Roman"/>
          </w:rPr>
          <w:t>reconcile</w:t>
        </w:r>
        <w:del w:id="299" w:author="Levine, Herbert" w:date="2022-07-03T11:32:00Z">
          <w:r w:rsidR="00ED5A75" w:rsidDel="00371EE4">
            <w:rPr>
              <w:rFonts w:ascii="Times New Roman" w:hAnsi="Times New Roman" w:cs="Times New Roman"/>
            </w:rPr>
            <w:delText>s</w:delText>
          </w:r>
        </w:del>
        <w:r w:rsidR="00ED5A75">
          <w:rPr>
            <w:rFonts w:ascii="Times New Roman" w:hAnsi="Times New Roman" w:cs="Times New Roman"/>
          </w:rPr>
          <w:t xml:space="preserve"> the </w:t>
        </w:r>
        <w:r w:rsidR="00ED5A75">
          <w:rPr>
            <w:rFonts w:ascii="Times New Roman" w:hAnsi="Times New Roman" w:cs="Times New Roman" w:hint="eastAsia"/>
            <w:lang w:eastAsia="zh-CN"/>
          </w:rPr>
          <w:t>para</w:t>
        </w:r>
        <w:r w:rsidR="00ED5A75">
          <w:rPr>
            <w:rFonts w:ascii="Times New Roman" w:hAnsi="Times New Roman" w:cs="Times New Roman"/>
            <w:lang w:eastAsia="zh-CN"/>
          </w:rPr>
          <w:t xml:space="preserve">doxical observations regarding the coupling of EMT states with metabolism states, e.g., the </w:t>
        </w:r>
      </w:ins>
      <w:ins w:id="300" w:author="Levine, Herbert" w:date="2022-07-03T11:33:00Z">
        <w:r w:rsidR="00371EE4">
          <w:rPr>
            <w:rFonts w:ascii="Times New Roman" w:hAnsi="Times New Roman" w:cs="Times New Roman"/>
            <w:lang w:eastAsia="zh-CN"/>
          </w:rPr>
          <w:t xml:space="preserve">fact that </w:t>
        </w:r>
      </w:ins>
      <w:ins w:id="301" w:author="Jia, Dongya (NIH/NCI) [E]" w:date="2022-07-01T16:29:00Z">
        <w:r w:rsidR="00ED5A75">
          <w:rPr>
            <w:rFonts w:ascii="Times New Roman" w:hAnsi="Times New Roman" w:cs="Times New Roman"/>
            <w:lang w:eastAsia="zh-CN"/>
          </w:rPr>
          <w:t xml:space="preserve">E/M states can be </w:t>
        </w:r>
        <w:r w:rsidR="00ED5A75">
          <w:rPr>
            <w:rFonts w:ascii="Times New Roman" w:hAnsi="Times New Roman" w:cs="Times New Roman"/>
            <w:lang w:eastAsia="zh-CN"/>
          </w:rPr>
          <w:lastRenderedPageBreak/>
          <w:t xml:space="preserve">associated with </w:t>
        </w:r>
        <w:r w:rsidR="00ED5A75">
          <w:rPr>
            <w:rFonts w:ascii="Times New Roman" w:hAnsi="Times New Roman" w:cs="Times New Roman"/>
          </w:rPr>
          <w:t xml:space="preserve">both high glycolysis/low OXPHOS (the W state) and high glycolysis/high OXPHOS (the W/O state) </w:t>
        </w:r>
      </w:ins>
      <w:customXmlInsRangeStart w:id="302" w:author="Jia, Dongya (NIH/NCI) [E]" w:date="2022-07-01T16:29:00Z"/>
      <w:sdt>
        <w:sdtPr>
          <w:rPr>
            <w:rFonts w:ascii="Times New Roman" w:hAnsi="Times New Roman" w:cs="Times New Roman"/>
          </w:rPr>
          <w:alias w:val="SmartCite Citation"/>
          <w:tag w:val="703cb261-b0c2-4f52-8c43-8dc408bf3954:2c503bc3-ea95-41e2-b2ed-32f2035cf010+"/>
          <w:id w:val="1169983236"/>
          <w:placeholder>
            <w:docPart w:val="C2892A226FA3034FBC8FFC8A2A5D1C7D"/>
          </w:placeholder>
        </w:sdtPr>
        <w:sdtContent>
          <w:customXmlInsRangeEnd w:id="302"/>
          <w:ins w:id="303" w:author="Jia, Dongya (NIH/NCI) [E]" w:date="2022-07-01T16:29:00Z">
            <w:r w:rsidR="00ED5A75" w:rsidRPr="00AE6CCC">
              <w:rPr>
                <w:rFonts w:ascii="Times New Roman" w:eastAsia="Times New Roman" w:hAnsi="Times New Roman" w:cs="Times New Roman"/>
                <w:color w:val="000000"/>
              </w:rPr>
              <w:t>[69]</w:t>
            </w:r>
          </w:ins>
          <w:customXmlInsRangeStart w:id="304" w:author="Jia, Dongya (NIH/NCI) [E]" w:date="2022-07-01T16:29:00Z"/>
        </w:sdtContent>
      </w:sdt>
      <w:customXmlInsRangeEnd w:id="304"/>
      <w:ins w:id="305" w:author="Jia, Dongya (NIH/NCI) [E]" w:date="2022-07-01T16:29:00Z">
        <w:r w:rsidR="00ED5A75">
          <w:rPr>
            <w:rFonts w:ascii="Times New Roman" w:hAnsi="Times New Roman" w:cs="Times New Roman"/>
          </w:rPr>
          <w:t xml:space="preserve">.  </w:t>
        </w:r>
      </w:ins>
    </w:p>
    <w:p w14:paraId="6FA9A9EA" w14:textId="77777777" w:rsidR="00DD4D2D" w:rsidRPr="00DD4D2D" w:rsidRDefault="00DD4D2D">
      <w:pPr>
        <w:pStyle w:val="BodyText"/>
        <w:rPr>
          <w:ins w:id="306" w:author="Jia, Dongya (NIH/NCI) [E]" w:date="2022-07-01T11:38:00Z"/>
          <w:rPrChange w:id="307" w:author="Jia, Dongya (NIH/NCI) [E]" w:date="2022-07-01T16:32:00Z">
            <w:rPr>
              <w:ins w:id="308" w:author="Jia, Dongya (NIH/NCI) [E]" w:date="2022-07-01T11:38:00Z"/>
              <w:rFonts w:ascii="Times New Roman" w:hAnsi="Times New Roman" w:cs="Times New Roman"/>
            </w:rPr>
          </w:rPrChange>
        </w:rPr>
        <w:pPrChange w:id="309" w:author="Jia, Dongya (NIH/NCI) [E]" w:date="2022-07-01T16:32:00Z">
          <w:pPr>
            <w:pStyle w:val="FirstParagraph"/>
            <w:spacing w:line="480" w:lineRule="auto"/>
            <w:ind w:firstLine="720"/>
          </w:pPr>
        </w:pPrChange>
      </w:pPr>
    </w:p>
    <w:p w14:paraId="662259CA" w14:textId="1318745E" w:rsidR="00915D1A" w:rsidRPr="00C9444E" w:rsidDel="00E35CC2" w:rsidRDefault="00DE3423">
      <w:pPr>
        <w:pStyle w:val="FirstParagraph"/>
        <w:spacing w:line="480" w:lineRule="auto"/>
        <w:ind w:firstLine="720"/>
        <w:jc w:val="both"/>
        <w:rPr>
          <w:del w:id="310" w:author="Jia, Dongya (NIH/NCI) [E]" w:date="2022-07-01T11:40:00Z"/>
          <w:rFonts w:ascii="Times New Roman" w:hAnsi="Times New Roman" w:cs="Times New Roman"/>
        </w:rPr>
        <w:pPrChange w:id="311" w:author="Jia, Dongya (NIH/NCI) [E]" w:date="2022-07-01T16:43:00Z">
          <w:pPr>
            <w:pStyle w:val="FirstParagraph"/>
            <w:spacing w:line="480" w:lineRule="auto"/>
            <w:ind w:firstLine="720"/>
          </w:pPr>
        </w:pPrChange>
      </w:pPr>
      <w:ins w:id="312" w:author="Jia, Dongya (NIH/NCI) [E]" w:date="2022-07-01T11:31:00Z">
        <w:r>
          <w:rPr>
            <w:rFonts w:ascii="Times New Roman" w:hAnsi="Times New Roman" w:cs="Times New Roman"/>
          </w:rPr>
          <w:t>In addition to a general analysis of the coup</w:t>
        </w:r>
      </w:ins>
      <w:ins w:id="313" w:author="Jia, Dongya (NIH/NCI) [E]" w:date="2022-07-01T11:32:00Z">
        <w:r>
          <w:rPr>
            <w:rFonts w:ascii="Times New Roman" w:hAnsi="Times New Roman" w:cs="Times New Roman"/>
          </w:rPr>
          <w:t>ling between different metabolism and EMT</w:t>
        </w:r>
        <w:del w:id="314" w:author="Levine, Herbert" w:date="2022-07-03T11:34:00Z">
          <w:r w:rsidDel="007C5430">
            <w:rPr>
              <w:rFonts w:ascii="Times New Roman" w:hAnsi="Times New Roman" w:cs="Times New Roman"/>
            </w:rPr>
            <w:delText xml:space="preserve"> states</w:delText>
          </w:r>
        </w:del>
        <w:r>
          <w:rPr>
            <w:rFonts w:ascii="Times New Roman" w:hAnsi="Times New Roman" w:cs="Times New Roman"/>
          </w:rPr>
          <w:t xml:space="preserve">, we </w:t>
        </w:r>
      </w:ins>
      <w:ins w:id="315" w:author="Levine, Herbert" w:date="2022-07-03T11:33:00Z">
        <w:r w:rsidR="007C5430">
          <w:rPr>
            <w:rFonts w:ascii="Times New Roman" w:hAnsi="Times New Roman" w:cs="Times New Roman"/>
          </w:rPr>
          <w:t>specifically</w:t>
        </w:r>
      </w:ins>
      <w:ins w:id="316" w:author="Jia, Dongya (NIH/NCI) [E]" w:date="2022-07-01T11:32:00Z">
        <w:del w:id="317" w:author="Levine, Herbert" w:date="2022-07-03T11:33:00Z">
          <w:r w:rsidR="00D62F8E" w:rsidDel="007C5430">
            <w:rPr>
              <w:rFonts w:ascii="Times New Roman" w:hAnsi="Times New Roman" w:cs="Times New Roman"/>
            </w:rPr>
            <w:delText>then</w:delText>
          </w:r>
        </w:del>
        <w:r w:rsidR="00D62F8E">
          <w:rPr>
            <w:rFonts w:ascii="Times New Roman" w:hAnsi="Times New Roman" w:cs="Times New Roman"/>
          </w:rPr>
          <w:t xml:space="preserve"> focus on the coupling of two hybrid</w:t>
        </w:r>
      </w:ins>
      <w:ins w:id="318" w:author="Jia, Dongya (NIH/NCI) [E]" w:date="2022-07-01T11:33:00Z">
        <w:r w:rsidR="00D62F8E">
          <w:rPr>
            <w:rFonts w:ascii="Times New Roman" w:hAnsi="Times New Roman" w:cs="Times New Roman"/>
          </w:rPr>
          <w:t xml:space="preserve"> states – hybrid E/M and hybrid W/O. These two hybrid states have </w:t>
        </w:r>
      </w:ins>
      <w:ins w:id="319" w:author="Levine, Herbert" w:date="2022-07-03T11:35:00Z">
        <w:r w:rsidR="00E03ABF">
          <w:rPr>
            <w:rFonts w:ascii="Times New Roman" w:hAnsi="Times New Roman" w:cs="Times New Roman"/>
          </w:rPr>
          <w:t xml:space="preserve">both </w:t>
        </w:r>
      </w:ins>
      <w:ins w:id="320" w:author="Jia, Dongya (NIH/NCI) [E]" w:date="2022-07-01T11:33:00Z">
        <w:r w:rsidR="00D62F8E">
          <w:rPr>
            <w:rFonts w:ascii="Times New Roman" w:hAnsi="Times New Roman" w:cs="Times New Roman"/>
          </w:rPr>
          <w:t xml:space="preserve">been reported to be associated with </w:t>
        </w:r>
      </w:ins>
      <w:ins w:id="321" w:author="Jia, Dongya (NIH/NCI) [E]" w:date="2022-07-01T11:34:00Z">
        <w:r w:rsidR="00D62F8E">
          <w:rPr>
            <w:rFonts w:ascii="Times New Roman" w:hAnsi="Times New Roman" w:cs="Times New Roman"/>
          </w:rPr>
          <w:t>elevated</w:t>
        </w:r>
      </w:ins>
      <w:ins w:id="322" w:author="Jia, Dongya (NIH/NCI) [E]" w:date="2022-07-01T11:33:00Z">
        <w:r w:rsidR="00D62F8E">
          <w:rPr>
            <w:rFonts w:ascii="Times New Roman" w:hAnsi="Times New Roman" w:cs="Times New Roman"/>
          </w:rPr>
          <w:t xml:space="preserve"> metastatic potentials</w:t>
        </w:r>
        <w:del w:id="323" w:author="Levine, Herbert" w:date="2022-07-03T11:35:00Z">
          <w:r w:rsidR="00D62F8E" w:rsidDel="00E03ABF">
            <w:rPr>
              <w:rFonts w:ascii="Times New Roman" w:hAnsi="Times New Roman" w:cs="Times New Roman"/>
            </w:rPr>
            <w:delText xml:space="preserve"> respectively</w:delText>
          </w:r>
        </w:del>
        <w:r w:rsidR="00D62F8E">
          <w:rPr>
            <w:rFonts w:ascii="Times New Roman" w:hAnsi="Times New Roman" w:cs="Times New Roman"/>
          </w:rPr>
          <w:t>, which</w:t>
        </w:r>
      </w:ins>
      <w:ins w:id="324" w:author="Levine, Herbert" w:date="2022-07-03T11:35:00Z">
        <w:r w:rsidR="00E03ABF">
          <w:rPr>
            <w:rFonts w:ascii="Times New Roman" w:hAnsi="Times New Roman" w:cs="Times New Roman"/>
          </w:rPr>
          <w:t xml:space="preserve"> leads to</w:t>
        </w:r>
      </w:ins>
      <w:ins w:id="325" w:author="Jia, Dongya (NIH/NCI) [E]" w:date="2022-07-01T11:33:00Z">
        <w:del w:id="326" w:author="Levine, Herbert" w:date="2022-07-03T11:35:00Z">
          <w:r w:rsidR="00D62F8E" w:rsidDel="00E03ABF">
            <w:rPr>
              <w:rFonts w:ascii="Times New Roman" w:hAnsi="Times New Roman" w:cs="Times New Roman"/>
            </w:rPr>
            <w:delText xml:space="preserve"> brings</w:delText>
          </w:r>
        </w:del>
        <w:r w:rsidR="00D62F8E">
          <w:rPr>
            <w:rFonts w:ascii="Times New Roman" w:hAnsi="Times New Roman" w:cs="Times New Roman"/>
          </w:rPr>
          <w:t xml:space="preserve"> </w:t>
        </w:r>
      </w:ins>
      <w:ins w:id="327" w:author="Jia, Dongya (NIH/NCI) [E]" w:date="2022-07-01T11:35:00Z">
        <w:r w:rsidR="00D62F8E">
          <w:rPr>
            <w:rFonts w:ascii="Times New Roman" w:hAnsi="Times New Roman" w:cs="Times New Roman"/>
          </w:rPr>
          <w:t xml:space="preserve">the conjecture if these two hybrid states are coupled, cancer cells acquire flexibility </w:t>
        </w:r>
      </w:ins>
      <w:ins w:id="328" w:author="Levine, Herbert" w:date="2022-07-03T11:35:00Z">
        <w:r w:rsidR="00E03ABF">
          <w:rPr>
            <w:rFonts w:ascii="Times New Roman" w:hAnsi="Times New Roman" w:cs="Times New Roman"/>
          </w:rPr>
          <w:t xml:space="preserve">in </w:t>
        </w:r>
      </w:ins>
      <w:ins w:id="329" w:author="Jia, Dongya (NIH/NCI) [E]" w:date="2022-07-01T11:35:00Z">
        <w:del w:id="330" w:author="Levine, Herbert" w:date="2022-07-03T11:35:00Z">
          <w:r w:rsidR="00D62F8E" w:rsidDel="00E03ABF">
            <w:rPr>
              <w:rFonts w:ascii="Times New Roman" w:hAnsi="Times New Roman" w:cs="Times New Roman"/>
            </w:rPr>
            <w:delText>from</w:delText>
          </w:r>
        </w:del>
        <w:r w:rsidR="00D62F8E">
          <w:rPr>
            <w:rFonts w:ascii="Times New Roman" w:hAnsi="Times New Roman" w:cs="Times New Roman"/>
          </w:rPr>
          <w:t xml:space="preserve"> both EMT and metabolism and can </w:t>
        </w:r>
      </w:ins>
      <w:ins w:id="331" w:author="Levine, Herbert" w:date="2022-07-03T11:36:00Z">
        <w:r w:rsidR="00E03ABF">
          <w:rPr>
            <w:rFonts w:ascii="Times New Roman" w:hAnsi="Times New Roman" w:cs="Times New Roman"/>
          </w:rPr>
          <w:t>ther</w:t>
        </w:r>
      </w:ins>
      <w:ins w:id="332" w:author="Levine, Herbert" w:date="2022-07-03T11:37:00Z">
        <w:r w:rsidR="0094498B">
          <w:rPr>
            <w:rFonts w:ascii="Times New Roman" w:hAnsi="Times New Roman" w:cs="Times New Roman"/>
          </w:rPr>
          <w:t>e</w:t>
        </w:r>
      </w:ins>
      <w:ins w:id="333" w:author="Levine, Herbert" w:date="2022-07-03T11:36:00Z">
        <w:r w:rsidR="00E03ABF">
          <w:rPr>
            <w:rFonts w:ascii="Times New Roman" w:hAnsi="Times New Roman" w:cs="Times New Roman"/>
          </w:rPr>
          <w:t xml:space="preserve">by </w:t>
        </w:r>
      </w:ins>
      <w:ins w:id="334" w:author="Jia, Dongya (NIH/NCI) [E]" w:date="2022-07-01T11:35:00Z">
        <w:r w:rsidR="00D62F8E">
          <w:rPr>
            <w:rFonts w:ascii="Times New Roman" w:hAnsi="Times New Roman" w:cs="Times New Roman"/>
          </w:rPr>
          <w:t>maximize their</w:t>
        </w:r>
      </w:ins>
      <w:ins w:id="335" w:author="Levine, Herbert" w:date="2022-07-03T11:36:00Z">
        <w:r w:rsidR="00E03ABF">
          <w:rPr>
            <w:rFonts w:ascii="Times New Roman" w:hAnsi="Times New Roman" w:cs="Times New Roman"/>
          </w:rPr>
          <w:t xml:space="preserve"> overall aggressiveness</w:t>
        </w:r>
      </w:ins>
      <w:ins w:id="336" w:author="Jia, Dongya (NIH/NCI) [E]" w:date="2022-07-01T11:35:00Z">
        <w:del w:id="337" w:author="Levine, Herbert" w:date="2022-07-03T11:36:00Z">
          <w:r w:rsidR="00D62F8E" w:rsidDel="00E03ABF">
            <w:rPr>
              <w:rFonts w:ascii="Times New Roman" w:hAnsi="Times New Roman" w:cs="Times New Roman"/>
            </w:rPr>
            <w:delText xml:space="preserve"> malignancy from both sides</w:delText>
          </w:r>
        </w:del>
      </w:ins>
      <w:ins w:id="338" w:author="Jia, Dongya (NIH/NCI) [E]" w:date="2022-07-01T11:36:00Z">
        <w:r w:rsidR="00D62F8E">
          <w:rPr>
            <w:rFonts w:ascii="Times New Roman" w:hAnsi="Times New Roman" w:cs="Times New Roman"/>
          </w:rPr>
          <w:t xml:space="preserve">. If this conjecture holds, </w:t>
        </w:r>
      </w:ins>
      <w:ins w:id="339" w:author="Levine, Herbert" w:date="2022-07-03T11:36:00Z">
        <w:r w:rsidR="00E03ABF">
          <w:rPr>
            <w:rFonts w:ascii="Times New Roman" w:hAnsi="Times New Roman" w:cs="Times New Roman"/>
          </w:rPr>
          <w:t xml:space="preserve">deciphering </w:t>
        </w:r>
      </w:ins>
      <w:ins w:id="340" w:author="Jia, Dongya (NIH/NCI) [E]" w:date="2022-07-01T11:36:00Z">
        <w:del w:id="341" w:author="Levine, Herbert" w:date="2022-07-03T11:36:00Z">
          <w:r w:rsidR="00D62F8E" w:rsidDel="00E03ABF">
            <w:rPr>
              <w:rFonts w:ascii="Times New Roman" w:hAnsi="Times New Roman" w:cs="Times New Roman"/>
            </w:rPr>
            <w:delText xml:space="preserve">figuring out </w:delText>
          </w:r>
        </w:del>
        <w:r w:rsidR="00D62F8E">
          <w:rPr>
            <w:rFonts w:ascii="Times New Roman" w:hAnsi="Times New Roman" w:cs="Times New Roman"/>
          </w:rPr>
          <w:t>the cross-talk that stabilize</w:t>
        </w:r>
      </w:ins>
      <w:ins w:id="342" w:author="Levine, Herbert" w:date="2022-07-03T11:37:00Z">
        <w:r w:rsidR="00E03ABF">
          <w:rPr>
            <w:rFonts w:ascii="Times New Roman" w:hAnsi="Times New Roman" w:cs="Times New Roman"/>
          </w:rPr>
          <w:t>s</w:t>
        </w:r>
      </w:ins>
      <w:ins w:id="343" w:author="Jia, Dongya (NIH/NCI) [E]" w:date="2022-07-01T11:36:00Z">
        <w:r w:rsidR="00D62F8E">
          <w:rPr>
            <w:rFonts w:ascii="Times New Roman" w:hAnsi="Times New Roman" w:cs="Times New Roman"/>
          </w:rPr>
          <w:t xml:space="preserve"> the coupled hybrid-hybrid state can indicate critical targets for anti-metastasis therapies</w:t>
        </w:r>
      </w:ins>
      <w:ins w:id="344" w:author="Jia, Dongya (NIH/NCI) [E]" w:date="2022-07-01T11:39:00Z">
        <w:r w:rsidR="00E35CC2">
          <w:rPr>
            <w:rFonts w:ascii="Times New Roman" w:hAnsi="Times New Roman" w:cs="Times New Roman"/>
          </w:rPr>
          <w:t xml:space="preserve">. We found that </w:t>
        </w:r>
      </w:ins>
      <w:ins w:id="345" w:author="Jia, Dongya (NIH/NCI) [E]" w:date="2022-07-01T11:40:00Z">
        <w:r w:rsidR="00E35CC2">
          <w:rPr>
            <w:rFonts w:ascii="Times New Roman" w:hAnsi="Times New Roman" w:cs="Times New Roman"/>
          </w:rPr>
          <w:t xml:space="preserve">(1) </w:t>
        </w:r>
      </w:ins>
      <w:del w:id="346" w:author="Jia, Dongya (NIH/NCI) [E]" w:date="2022-06-21T18:03:00Z">
        <w:r w:rsidR="002E76B2" w:rsidRPr="00C9444E" w:rsidDel="00922137">
          <w:rPr>
            <w:rFonts w:ascii="Times New Roman" w:hAnsi="Times New Roman" w:cs="Times New Roman"/>
          </w:rPr>
          <w:delText>set the parameters of</w:delText>
        </w:r>
        <w:r w:rsidR="009860E3" w:rsidDel="00922137">
          <w:rPr>
            <w:rFonts w:ascii="Times New Roman" w:hAnsi="Times New Roman" w:cs="Times New Roman"/>
          </w:rPr>
          <w:delText>,</w:delText>
        </w:r>
        <w:r w:rsidR="002E76B2" w:rsidRPr="00C9444E" w:rsidDel="00922137">
          <w:rPr>
            <w:rFonts w:ascii="Times New Roman" w:hAnsi="Times New Roman" w:cs="Times New Roman"/>
          </w:rPr>
          <w:delText xml:space="preserve"> and thereby </w:delText>
        </w:r>
      </w:del>
      <w:del w:id="347" w:author="Jia, Dongya (NIH/NCI) [E]" w:date="2022-07-01T11:31:00Z">
        <w:r w:rsidR="002E76B2" w:rsidRPr="00C9444E" w:rsidDel="00DE3423">
          <w:rPr>
            <w:rFonts w:ascii="Times New Roman" w:hAnsi="Times New Roman" w:cs="Times New Roman"/>
          </w:rPr>
          <w:delText>bias</w:delText>
        </w:r>
      </w:del>
      <w:del w:id="348" w:author="Jia, Dongya (NIH/NCI) [E]" w:date="2022-06-21T18:03:00Z">
        <w:r w:rsidR="009860E3" w:rsidDel="00922137">
          <w:rPr>
            <w:rFonts w:ascii="Times New Roman" w:hAnsi="Times New Roman" w:cs="Times New Roman"/>
          </w:rPr>
          <w:delText>,</w:delText>
        </w:r>
      </w:del>
      <w:del w:id="349" w:author="Jia, Dongya (NIH/NCI) [E]" w:date="2022-07-01T11:31:00Z">
        <w:r w:rsidR="002E76B2" w:rsidRPr="00C9444E" w:rsidDel="00DE3423">
          <w:rPr>
            <w:rFonts w:ascii="Times New Roman" w:hAnsi="Times New Roman" w:cs="Times New Roman"/>
          </w:rPr>
          <w:delText xml:space="preserve"> the individual EMT </w:delText>
        </w:r>
      </w:del>
      <w:del w:id="350" w:author="Jia, Dongya (NIH/NCI) [E]" w:date="2022-06-21T18:03:00Z">
        <w:r w:rsidR="002E76B2" w:rsidRPr="00C9444E" w:rsidDel="00922137">
          <w:rPr>
            <w:rFonts w:ascii="Times New Roman" w:hAnsi="Times New Roman" w:cs="Times New Roman"/>
          </w:rPr>
          <w:delText xml:space="preserve">and </w:delText>
        </w:r>
      </w:del>
      <w:del w:id="351" w:author="Jia, Dongya (NIH/NCI) [E]" w:date="2022-07-01T11:31:00Z">
        <w:r w:rsidR="002E76B2" w:rsidRPr="00C9444E" w:rsidDel="00DE3423">
          <w:rPr>
            <w:rFonts w:ascii="Times New Roman" w:hAnsi="Times New Roman" w:cs="Times New Roman"/>
          </w:rPr>
          <w:delText xml:space="preserve">metabolic subsystems and their </w:delText>
        </w:r>
      </w:del>
      <w:del w:id="352" w:author="Jia, Dongya (NIH/NCI) [E]" w:date="2022-06-21T18:03:00Z">
        <w:r w:rsidR="002E76B2" w:rsidRPr="00C9444E" w:rsidDel="00922137">
          <w:rPr>
            <w:rFonts w:ascii="Times New Roman" w:hAnsi="Times New Roman" w:cs="Times New Roman"/>
          </w:rPr>
          <w:delText>interaction</w:delText>
        </w:r>
      </w:del>
      <w:del w:id="353" w:author="Jia, Dongya (NIH/NCI) [E]" w:date="2022-07-01T11:31:00Z">
        <w:r w:rsidR="002E76B2" w:rsidRPr="00C9444E" w:rsidDel="00DE3423">
          <w:rPr>
            <w:rFonts w:ascii="Times New Roman" w:hAnsi="Times New Roman" w:cs="Times New Roman"/>
          </w:rPr>
          <w:delText xml:space="preserve">. </w:delText>
        </w:r>
      </w:del>
      <w:del w:id="354" w:author="Jia, Dongya (NIH/NCI) [E]" w:date="2022-06-21T18:04:00Z">
        <w:r w:rsidR="00A24233" w:rsidRPr="00C9444E" w:rsidDel="00F02CA7">
          <w:rPr>
            <w:rFonts w:ascii="Times New Roman" w:hAnsi="Times New Roman" w:cs="Times New Roman"/>
          </w:rPr>
          <w:delText xml:space="preserve">We therefore </w:delText>
        </w:r>
      </w:del>
      <w:del w:id="355" w:author="Jia, Dongya (NIH/NCI) [E]" w:date="2022-07-01T11:36:00Z">
        <w:r w:rsidR="00A24233" w:rsidRPr="00C9444E" w:rsidDel="00D62F8E">
          <w:rPr>
            <w:rFonts w:ascii="Times New Roman" w:hAnsi="Times New Roman" w:cs="Times New Roman"/>
          </w:rPr>
          <w:delText>decided to focus primarily on E/M-W/O</w:delText>
        </w:r>
      </w:del>
      <w:del w:id="356" w:author="Jia, Dongya (NIH/NCI) [E]" w:date="2022-06-21T18:05:00Z">
        <w:r w:rsidR="00A24233" w:rsidRPr="00C9444E" w:rsidDel="00F02CA7">
          <w:rPr>
            <w:rFonts w:ascii="Times New Roman" w:hAnsi="Times New Roman" w:cs="Times New Roman"/>
          </w:rPr>
          <w:delText xml:space="preserve"> </w:delText>
        </w:r>
        <w:r w:rsidR="0028447E" w:rsidDel="00F02CA7">
          <w:rPr>
            <w:rFonts w:ascii="Times New Roman" w:hAnsi="Times New Roman" w:cs="Times New Roman"/>
          </w:rPr>
          <w:delText>states</w:delText>
        </w:r>
        <w:r w:rsidR="00A24233" w:rsidRPr="00C9444E" w:rsidDel="0060093E">
          <w:rPr>
            <w:rFonts w:ascii="Times New Roman" w:hAnsi="Times New Roman" w:cs="Times New Roman"/>
          </w:rPr>
          <w:delText>,</w:delText>
        </w:r>
      </w:del>
      <w:del w:id="357" w:author="Jia, Dongya (NIH/NCI) [E]" w:date="2022-07-01T11:36:00Z">
        <w:r w:rsidR="00A24233" w:rsidRPr="00C9444E" w:rsidDel="00D62F8E">
          <w:rPr>
            <w:rFonts w:ascii="Times New Roman" w:hAnsi="Times New Roman" w:cs="Times New Roman"/>
          </w:rPr>
          <w:delText xml:space="preserve"> </w:delText>
        </w:r>
      </w:del>
      <w:del w:id="358" w:author="Jia, Dongya (NIH/NCI) [E]" w:date="2022-06-21T18:05:00Z">
        <w:r w:rsidR="00A24233" w:rsidRPr="00C9444E" w:rsidDel="0060093E">
          <w:rPr>
            <w:rFonts w:ascii="Times New Roman" w:hAnsi="Times New Roman" w:cs="Times New Roman"/>
          </w:rPr>
          <w:delText>as we expect that these cells are the most</w:delText>
        </w:r>
        <w:r w:rsidR="00A24233" w:rsidRPr="00C9444E" w:rsidDel="00F02CA7">
          <w:rPr>
            <w:rFonts w:ascii="Times New Roman" w:hAnsi="Times New Roman" w:cs="Times New Roman"/>
          </w:rPr>
          <w:delText xml:space="preserve"> metastatically capable</w:delText>
        </w:r>
        <w:r w:rsidR="00A24233" w:rsidRPr="00C9444E" w:rsidDel="0060093E">
          <w:rPr>
            <w:rFonts w:ascii="Times New Roman" w:hAnsi="Times New Roman" w:cs="Times New Roman"/>
          </w:rPr>
          <w:delText>.</w:delText>
        </w:r>
      </w:del>
    </w:p>
    <w:p w14:paraId="20D8037B" w14:textId="6F6209E7" w:rsidR="00A24233" w:rsidRPr="00C9444E" w:rsidDel="00E35CC2" w:rsidRDefault="00A24233">
      <w:pPr>
        <w:pStyle w:val="FirstParagraph"/>
        <w:spacing w:line="480" w:lineRule="auto"/>
        <w:ind w:firstLine="720"/>
        <w:jc w:val="both"/>
        <w:rPr>
          <w:del w:id="359" w:author="Jia, Dongya (NIH/NCI) [E]" w:date="2022-07-01T11:39:00Z"/>
          <w:rFonts w:ascii="Times New Roman" w:hAnsi="Times New Roman" w:cs="Times New Roman"/>
        </w:rPr>
        <w:pPrChange w:id="360" w:author="Jia, Dongya (NIH/NCI) [E]" w:date="2022-07-01T16:43:00Z">
          <w:pPr>
            <w:pStyle w:val="FirstParagraph"/>
            <w:spacing w:line="480" w:lineRule="auto"/>
            <w:ind w:firstLine="720"/>
          </w:pPr>
        </w:pPrChange>
      </w:pPr>
      <w:del w:id="361" w:author="Jia, Dongya (NIH/NCI) [E]" w:date="2022-07-01T11:39:00Z">
        <w:r w:rsidRPr="00C9444E" w:rsidDel="00E35CC2">
          <w:rPr>
            <w:rFonts w:ascii="Times New Roman" w:hAnsi="Times New Roman" w:cs="Times New Roman"/>
          </w:rPr>
          <w:delText>Some of our important findings include:</w:delText>
        </w:r>
      </w:del>
    </w:p>
    <w:p w14:paraId="0071C30D" w14:textId="280184A7" w:rsidR="0030334D" w:rsidRPr="00C9444E" w:rsidDel="0030334D" w:rsidRDefault="005C65B7">
      <w:pPr>
        <w:pStyle w:val="BodyText"/>
        <w:spacing w:line="480" w:lineRule="auto"/>
        <w:ind w:firstLine="720"/>
        <w:jc w:val="both"/>
        <w:rPr>
          <w:del w:id="362" w:author="Jia, Dongya (NIH/NCI) [E]" w:date="2022-07-01T16:42:00Z"/>
          <w:moveTo w:id="363" w:author="Jia, Dongya (NIH/NCI) [E]" w:date="2022-07-01T16:41:00Z"/>
          <w:rFonts w:ascii="Times New Roman" w:hAnsi="Times New Roman" w:cs="Times New Roman"/>
        </w:rPr>
        <w:pPrChange w:id="364" w:author="Jia, Dongya (NIH/NCI) [E]" w:date="2022-07-01T16:43:00Z">
          <w:pPr>
            <w:pStyle w:val="BodyText"/>
            <w:spacing w:line="480" w:lineRule="auto"/>
            <w:ind w:firstLine="720"/>
          </w:pPr>
        </w:pPrChange>
      </w:pPr>
      <w:ins w:id="365" w:author="Jia, Dongya (NIH/NCI) [E]" w:date="2022-06-21T18:14:00Z">
        <w:r>
          <w:rPr>
            <w:rFonts w:ascii="Times New Roman" w:hAnsi="Times New Roman" w:cs="Times New Roman"/>
          </w:rPr>
          <w:t>a</w:t>
        </w:r>
      </w:ins>
      <w:ins w:id="366" w:author="Jia, Dongya (NIH/NCI) [E]" w:date="2022-06-21T18:06:00Z">
        <w:r w:rsidR="0060093E">
          <w:rPr>
            <w:rFonts w:ascii="Times New Roman" w:hAnsi="Times New Roman" w:cs="Times New Roman"/>
          </w:rPr>
          <w:t xml:space="preserve"> single cross</w:t>
        </w:r>
      </w:ins>
      <w:ins w:id="367" w:author="Jia, Dongya (NIH/NCI) [E]" w:date="2022-07-01T11:40:00Z">
        <w:r w:rsidR="00E35CC2">
          <w:rPr>
            <w:rFonts w:ascii="Times New Roman" w:hAnsi="Times New Roman" w:cs="Times New Roman"/>
          </w:rPr>
          <w:t>-talk</w:t>
        </w:r>
      </w:ins>
      <w:ins w:id="368" w:author="Jia, Dongya (NIH/NCI) [E]" w:date="2022-06-21T18:06:00Z">
        <w:r w:rsidR="0060093E">
          <w:rPr>
            <w:rFonts w:ascii="Times New Roman" w:hAnsi="Times New Roman" w:cs="Times New Roman"/>
          </w:rPr>
          <w:t xml:space="preserve"> mediated by </w:t>
        </w:r>
      </w:ins>
      <w:del w:id="369" w:author="Jia, Dongya (NIH/NCI) [E]" w:date="2022-06-21T18:06:00Z">
        <w:r w:rsidR="00993F21" w:rsidRPr="00C9444E" w:rsidDel="0060093E">
          <w:rPr>
            <w:rFonts w:ascii="Times New Roman" w:hAnsi="Times New Roman" w:cs="Times New Roman"/>
          </w:rPr>
          <w:delText xml:space="preserve">When the </w:delText>
        </w:r>
      </w:del>
      <w:r w:rsidR="00993F21" w:rsidRPr="00C9444E">
        <w:rPr>
          <w:rFonts w:ascii="Times New Roman" w:hAnsi="Times New Roman" w:cs="Times New Roman"/>
        </w:rPr>
        <w:t>miR</w:t>
      </w:r>
      <w:ins w:id="370" w:author="Jia, Dongya (NIH/NCI) [E]" w:date="2022-06-21T18:06:00Z">
        <w:r w:rsidR="0060093E">
          <w:rPr>
            <w:rFonts w:ascii="Times New Roman" w:hAnsi="Times New Roman" w:cs="Times New Roman"/>
          </w:rPr>
          <w:t>-34 or miR-200</w:t>
        </w:r>
      </w:ins>
      <w:del w:id="371" w:author="Jia, Dongya (NIH/NCI) [E]" w:date="2022-06-21T18:06:00Z">
        <w:r w:rsidR="00993F21" w:rsidRPr="00C9444E" w:rsidDel="0060093E">
          <w:rPr>
            <w:rFonts w:ascii="Times New Roman" w:hAnsi="Times New Roman" w:cs="Times New Roman"/>
          </w:rPr>
          <w:delText>NA</w:delText>
        </w:r>
      </w:del>
      <w:r w:rsidR="00993F21" w:rsidRPr="00C9444E">
        <w:rPr>
          <w:rFonts w:ascii="Times New Roman" w:hAnsi="Times New Roman" w:cs="Times New Roman"/>
        </w:rPr>
        <w:t xml:space="preserve"> </w:t>
      </w:r>
      <w:del w:id="372" w:author="Jia, Dongya (NIH/NCI) [E]" w:date="2022-06-21T18:07:00Z">
        <w:r w:rsidR="00993F21" w:rsidRPr="00C9444E" w:rsidDel="0060093E">
          <w:rPr>
            <w:rFonts w:ascii="Times New Roman" w:hAnsi="Times New Roman" w:cs="Times New Roman"/>
          </w:rPr>
          <w:delText>of the EMT network regulate the metabolic network, the</w:delText>
        </w:r>
      </w:del>
      <w:ins w:id="373" w:author="Jia, Dongya (NIH/NCI) [E]" w:date="2022-06-21T18:07:00Z">
        <w:r w:rsidR="0060093E">
          <w:rPr>
            <w:rFonts w:ascii="Times New Roman" w:hAnsi="Times New Roman" w:cs="Times New Roman"/>
          </w:rPr>
          <w:t xml:space="preserve">is enough to </w:t>
        </w:r>
      </w:ins>
      <w:proofErr w:type="spellStart"/>
      <w:ins w:id="374" w:author="Jia, Dongya (NIH/NCI) [E]" w:date="2022-07-01T11:40:00Z">
        <w:r w:rsidR="00E35CC2">
          <w:rPr>
            <w:rFonts w:ascii="Times New Roman" w:hAnsi="Times New Roman" w:cs="Times New Roman"/>
          </w:rPr>
          <w:t>stablize</w:t>
        </w:r>
      </w:ins>
      <w:proofErr w:type="spellEnd"/>
      <w:ins w:id="375" w:author="Jia, Dongya (NIH/NCI) [E]" w:date="2022-06-21T18:07:00Z">
        <w:r w:rsidR="0060093E">
          <w:rPr>
            <w:rFonts w:ascii="Times New Roman" w:hAnsi="Times New Roman" w:cs="Times New Roman"/>
          </w:rPr>
          <w:t xml:space="preserve"> the</w:t>
        </w:r>
      </w:ins>
      <w:r w:rsidR="00993F21" w:rsidRPr="00C9444E">
        <w:rPr>
          <w:rFonts w:ascii="Times New Roman" w:hAnsi="Times New Roman" w:cs="Times New Roman"/>
        </w:rPr>
        <w:t xml:space="preserve"> E/M-W/O </w:t>
      </w:r>
      <w:r w:rsidR="0028447E">
        <w:rPr>
          <w:rFonts w:ascii="Times New Roman" w:hAnsi="Times New Roman" w:cs="Times New Roman"/>
        </w:rPr>
        <w:t>state</w:t>
      </w:r>
      <w:ins w:id="376" w:author="Jia, Dongya (NIH/NCI) [E]" w:date="2022-06-21T18:15:00Z">
        <w:r>
          <w:rPr>
            <w:rFonts w:ascii="Times New Roman" w:hAnsi="Times New Roman" w:cs="Times New Roman"/>
          </w:rPr>
          <w:t>;</w:t>
        </w:r>
      </w:ins>
      <w:r w:rsidR="00993F21" w:rsidRPr="00C9444E">
        <w:rPr>
          <w:rFonts w:ascii="Times New Roman" w:hAnsi="Times New Roman" w:cs="Times New Roman"/>
        </w:rPr>
        <w:t xml:space="preserve"> </w:t>
      </w:r>
      <w:del w:id="377" w:author="Jia, Dongya (NIH/NCI) [E]" w:date="2022-06-21T18:07:00Z">
        <w:r w:rsidR="00993F21" w:rsidRPr="00C9444E" w:rsidDel="0060093E">
          <w:rPr>
            <w:rFonts w:ascii="Times New Roman" w:hAnsi="Times New Roman" w:cs="Times New Roman"/>
          </w:rPr>
          <w:delText xml:space="preserve">can be upregulated with just a single crosstalk. </w:delText>
        </w:r>
      </w:del>
      <w:del w:id="378" w:author="Jia, Dongya (NIH/NCI) [E]" w:date="2022-06-21T18:15:00Z">
        <w:r w:rsidR="00993F21" w:rsidRPr="00C9444E" w:rsidDel="005C65B7">
          <w:rPr>
            <w:rFonts w:ascii="Times New Roman" w:hAnsi="Times New Roman" w:cs="Times New Roman"/>
          </w:rPr>
          <w:delText>However</w:delText>
        </w:r>
      </w:del>
      <w:ins w:id="379" w:author="Jia, Dongya (NIH/NCI) [E]" w:date="2022-06-21T18:15:00Z">
        <w:r>
          <w:rPr>
            <w:rFonts w:ascii="Times New Roman" w:hAnsi="Times New Roman" w:cs="Times New Roman"/>
          </w:rPr>
          <w:t>(2)</w:t>
        </w:r>
      </w:ins>
      <w:ins w:id="380" w:author="Jia, Dongya (NIH/NCI) [E]" w:date="2022-07-01T11:42:00Z">
        <w:r w:rsidR="00E35CC2">
          <w:rPr>
            <w:rFonts w:ascii="Times New Roman" w:hAnsi="Times New Roman" w:cs="Times New Roman"/>
          </w:rPr>
          <w:t xml:space="preserve"> the PSFs (OVOL, GRHL2) that</w:t>
        </w:r>
      </w:ins>
      <w:ins w:id="381" w:author="Levine, Herbert" w:date="2022-07-03T11:38:00Z">
        <w:r w:rsidR="0094498B">
          <w:rPr>
            <w:rFonts w:ascii="Times New Roman" w:hAnsi="Times New Roman" w:cs="Times New Roman"/>
          </w:rPr>
          <w:t xml:space="preserve"> have been shown </w:t>
        </w:r>
        <w:proofErr w:type="spellStart"/>
        <w:r w:rsidR="0094498B">
          <w:rPr>
            <w:rFonts w:ascii="Times New Roman" w:hAnsi="Times New Roman" w:cs="Times New Roman"/>
          </w:rPr>
          <w:t>to</w:t>
        </w:r>
      </w:ins>
      <w:ins w:id="382" w:author="Jia, Dongya (NIH/NCI) [E]" w:date="2022-07-01T11:42:00Z">
        <w:del w:id="383" w:author="Levine, Herbert" w:date="2022-07-03T11:38:00Z">
          <w:r w:rsidR="00E35CC2" w:rsidDel="0094498B">
            <w:rPr>
              <w:rFonts w:ascii="Times New Roman" w:hAnsi="Times New Roman" w:cs="Times New Roman"/>
            </w:rPr>
            <w:delText xml:space="preserve"> </w:delText>
          </w:r>
          <w:proofErr w:type="spellEnd"/>
          <w:r w:rsidR="00E35CC2" w:rsidDel="0094498B">
            <w:rPr>
              <w:rFonts w:ascii="Times New Roman" w:hAnsi="Times New Roman" w:cs="Times New Roman"/>
            </w:rPr>
            <w:delText>can</w:delText>
          </w:r>
        </w:del>
        <w:r w:rsidR="00E35CC2">
          <w:rPr>
            <w:rFonts w:ascii="Times New Roman" w:hAnsi="Times New Roman" w:cs="Times New Roman"/>
          </w:rPr>
          <w:t xml:space="preserve"> stabilize the hybrid E/M state </w:t>
        </w:r>
      </w:ins>
      <w:ins w:id="384" w:author="Jia, Dongya (NIH/NCI) [E]" w:date="2022-07-01T11:43:00Z">
        <w:r w:rsidR="00E35CC2">
          <w:rPr>
            <w:rFonts w:ascii="Times New Roman" w:hAnsi="Times New Roman" w:cs="Times New Roman"/>
          </w:rPr>
          <w:t xml:space="preserve">also </w:t>
        </w:r>
      </w:ins>
      <w:ins w:id="385" w:author="Jia, Dongya (NIH/NCI) [E]" w:date="2022-07-01T11:42:00Z">
        <w:r w:rsidR="00E35CC2">
          <w:rPr>
            <w:rFonts w:ascii="Times New Roman" w:hAnsi="Times New Roman" w:cs="Times New Roman"/>
          </w:rPr>
          <w:t xml:space="preserve">stabilize </w:t>
        </w:r>
        <w:r w:rsidR="00E35CC2" w:rsidRPr="00C9444E">
          <w:rPr>
            <w:rFonts w:ascii="Times New Roman" w:hAnsi="Times New Roman" w:cs="Times New Roman"/>
          </w:rPr>
          <w:t xml:space="preserve">the </w:t>
        </w:r>
      </w:ins>
      <w:ins w:id="386" w:author="Jia, Dongya (NIH/NCI) [E]" w:date="2022-07-01T11:43:00Z">
        <w:r w:rsidR="00E35CC2">
          <w:rPr>
            <w:rFonts w:ascii="Times New Roman" w:hAnsi="Times New Roman" w:cs="Times New Roman"/>
          </w:rPr>
          <w:t xml:space="preserve">coupled </w:t>
        </w:r>
      </w:ins>
      <w:ins w:id="387" w:author="Jia, Dongya (NIH/NCI) [E]" w:date="2022-07-01T11:42:00Z">
        <w:r w:rsidR="00E35CC2" w:rsidRPr="00C9444E">
          <w:rPr>
            <w:rFonts w:ascii="Times New Roman" w:hAnsi="Times New Roman" w:cs="Times New Roman"/>
          </w:rPr>
          <w:t xml:space="preserve">E/M-W/O </w:t>
        </w:r>
        <w:r w:rsidR="00E35CC2">
          <w:rPr>
            <w:rFonts w:ascii="Times New Roman" w:hAnsi="Times New Roman" w:cs="Times New Roman"/>
          </w:rPr>
          <w:t>state</w:t>
        </w:r>
      </w:ins>
      <w:ins w:id="388" w:author="Levine, Herbert" w:date="2022-07-03T11:38:00Z">
        <w:r w:rsidR="0094498B">
          <w:rPr>
            <w:rFonts w:ascii="Times New Roman" w:hAnsi="Times New Roman" w:cs="Times New Roman"/>
          </w:rPr>
          <w:t>.</w:t>
        </w:r>
      </w:ins>
      <w:ins w:id="389" w:author="Jia, Dongya (NIH/NCI) [E]" w:date="2022-07-01T11:45:00Z">
        <w:del w:id="390" w:author="Levine, Herbert" w:date="2022-07-03T11:38:00Z">
          <w:r w:rsidR="00147387" w:rsidDel="0094498B">
            <w:rPr>
              <w:rFonts w:ascii="Times New Roman" w:hAnsi="Times New Roman" w:cs="Times New Roman"/>
            </w:rPr>
            <w:delText>;</w:delText>
          </w:r>
        </w:del>
        <w:r w:rsidR="00147387">
          <w:rPr>
            <w:rFonts w:ascii="Times New Roman" w:hAnsi="Times New Roman" w:cs="Times New Roman"/>
          </w:rPr>
          <w:t xml:space="preserve"> </w:t>
        </w:r>
      </w:ins>
      <w:moveToRangeStart w:id="391" w:author="Jia, Dongya (NIH/NCI) [E]" w:date="2022-07-01T16:41:00Z" w:name="move107586046"/>
      <w:moveTo w:id="392" w:author="Jia, Dongya (NIH/NCI) [E]" w:date="2022-07-01T16:41:00Z">
        <w:r w:rsidR="0030334D">
          <w:rPr>
            <w:rFonts w:ascii="Times New Roman" w:hAnsi="Times New Roman" w:cs="Times New Roman"/>
          </w:rPr>
          <w:t>The</w:t>
        </w:r>
        <w:r w:rsidR="0030334D" w:rsidRPr="00C9444E">
          <w:rPr>
            <w:rFonts w:ascii="Times New Roman" w:hAnsi="Times New Roman" w:cs="Times New Roman"/>
          </w:rPr>
          <w:t xml:space="preserve"> results</w:t>
        </w:r>
        <w:r w:rsidR="0030334D">
          <w:rPr>
            <w:rFonts w:ascii="Times New Roman" w:hAnsi="Times New Roman" w:cs="Times New Roman"/>
          </w:rPr>
          <w:t xml:space="preserve"> of our model</w:t>
        </w:r>
        <w:r w:rsidR="0030334D" w:rsidRPr="00C9444E">
          <w:rPr>
            <w:rFonts w:ascii="Times New Roman" w:hAnsi="Times New Roman" w:cs="Times New Roman"/>
          </w:rPr>
          <w:t xml:space="preserve"> suggest that metabolic reprogramming can indeed drive EMT, but metabolic reprogramming does not have to be complete before EMT begins; this </w:t>
        </w:r>
      </w:moveTo>
      <w:ins w:id="393" w:author="Levine, Herbert" w:date="2022-07-03T11:39:00Z">
        <w:r w:rsidR="00F25B3C">
          <w:rPr>
            <w:rFonts w:ascii="Times New Roman" w:hAnsi="Times New Roman" w:cs="Times New Roman"/>
          </w:rPr>
          <w:t xml:space="preserve">feature </w:t>
        </w:r>
      </w:ins>
      <w:moveTo w:id="394" w:author="Jia, Dongya (NIH/NCI) [E]" w:date="2022-07-01T16:41:00Z">
        <w:r w:rsidR="0030334D" w:rsidRPr="00C9444E">
          <w:rPr>
            <w:rFonts w:ascii="Times New Roman" w:hAnsi="Times New Roman" w:cs="Times New Roman"/>
          </w:rPr>
          <w:t xml:space="preserve">allows the most aggressive E/M-W/O </w:t>
        </w:r>
        <w:r w:rsidR="0030334D">
          <w:rPr>
            <w:rFonts w:ascii="Times New Roman" w:hAnsi="Times New Roman" w:cs="Times New Roman"/>
          </w:rPr>
          <w:t>state</w:t>
        </w:r>
        <w:r w:rsidR="0030334D" w:rsidRPr="00C9444E">
          <w:rPr>
            <w:rFonts w:ascii="Times New Roman" w:hAnsi="Times New Roman" w:cs="Times New Roman"/>
          </w:rPr>
          <w:t xml:space="preserve"> to be stabilized. Further</w:t>
        </w:r>
        <w:del w:id="395" w:author="Levine, Herbert" w:date="2022-07-03T11:40:00Z">
          <w:r w:rsidR="0030334D" w:rsidRPr="00C9444E" w:rsidDel="00F25B3C">
            <w:rPr>
              <w:rFonts w:ascii="Times New Roman" w:hAnsi="Times New Roman" w:cs="Times New Roman"/>
            </w:rPr>
            <w:delText xml:space="preserve">, </w:delText>
          </w:r>
        </w:del>
        <w:del w:id="396" w:author="Levine, Herbert" w:date="2022-07-03T11:39:00Z">
          <w:r w:rsidR="0030334D" w:rsidRPr="00C9444E" w:rsidDel="00F25B3C">
            <w:rPr>
              <w:rFonts w:ascii="Times New Roman" w:hAnsi="Times New Roman" w:cs="Times New Roman"/>
            </w:rPr>
            <w:delText>to ensure only the E/M-W/O state is accessible</w:delText>
          </w:r>
        </w:del>
        <w:r w:rsidR="0030334D" w:rsidRPr="00C9444E">
          <w:rPr>
            <w:rFonts w:ascii="Times New Roman" w:hAnsi="Times New Roman" w:cs="Times New Roman"/>
          </w:rPr>
          <w:t xml:space="preserve">, </w:t>
        </w:r>
      </w:moveTo>
      <w:ins w:id="397" w:author="Levine, Herbert" w:date="2022-07-03T11:41:00Z">
        <w:r w:rsidR="00F25B3C">
          <w:rPr>
            <w:rFonts w:ascii="Times New Roman" w:hAnsi="Times New Roman" w:cs="Times New Roman"/>
          </w:rPr>
          <w:t xml:space="preserve">we identified a scenario wherein </w:t>
        </w:r>
      </w:ins>
      <w:moveTo w:id="398" w:author="Jia, Dongya (NIH/NCI) [E]" w:date="2022-07-01T16:41:00Z">
        <w:r w:rsidR="0030334D" w:rsidRPr="00C9444E">
          <w:rPr>
            <w:rFonts w:ascii="Times New Roman" w:hAnsi="Times New Roman" w:cs="Times New Roman"/>
          </w:rPr>
          <w:t xml:space="preserve">the system </w:t>
        </w:r>
      </w:moveTo>
      <w:ins w:id="399" w:author="Levine, Herbert" w:date="2022-07-03T11:40:00Z">
        <w:r w:rsidR="00F25B3C">
          <w:rPr>
            <w:rFonts w:ascii="Times New Roman" w:hAnsi="Times New Roman" w:cs="Times New Roman"/>
          </w:rPr>
          <w:t xml:space="preserve">can </w:t>
        </w:r>
      </w:ins>
      <w:moveTo w:id="400" w:author="Jia, Dongya (NIH/NCI) [E]" w:date="2022-07-01T16:41:00Z">
        <w:r w:rsidR="0030334D">
          <w:rPr>
            <w:rFonts w:ascii="Times New Roman" w:hAnsi="Times New Roman" w:cs="Times New Roman"/>
          </w:rPr>
          <w:t>follow</w:t>
        </w:r>
        <w:del w:id="401" w:author="Levine, Herbert" w:date="2022-07-03T11:40:00Z">
          <w:r w:rsidR="0030334D" w:rsidDel="00F25B3C">
            <w:rPr>
              <w:rFonts w:ascii="Times New Roman" w:hAnsi="Times New Roman" w:cs="Times New Roman"/>
            </w:rPr>
            <w:delText>s</w:delText>
          </w:r>
        </w:del>
        <w:r w:rsidR="0030334D">
          <w:rPr>
            <w:rFonts w:ascii="Times New Roman" w:hAnsi="Times New Roman" w:cs="Times New Roman"/>
          </w:rPr>
          <w:t xml:space="preserve"> a progression from </w:t>
        </w:r>
        <w:r w:rsidR="0030334D" w:rsidRPr="00C9444E">
          <w:rPr>
            <w:rFonts w:ascii="Times New Roman" w:hAnsi="Times New Roman" w:cs="Times New Roman"/>
          </w:rPr>
          <w:t>the E-O state, undergo</w:t>
        </w:r>
      </w:moveTo>
      <w:ins w:id="402" w:author="Levine, Herbert" w:date="2022-07-03T11:40:00Z">
        <w:r w:rsidR="00F25B3C">
          <w:rPr>
            <w:rFonts w:ascii="Times New Roman" w:hAnsi="Times New Roman" w:cs="Times New Roman"/>
          </w:rPr>
          <w:t>ing</w:t>
        </w:r>
      </w:ins>
      <w:moveTo w:id="403" w:author="Jia, Dongya (NIH/NCI) [E]" w:date="2022-07-01T16:41:00Z">
        <w:del w:id="404" w:author="Levine, Herbert" w:date="2022-07-03T11:40:00Z">
          <w:r w:rsidR="0030334D" w:rsidDel="00F25B3C">
            <w:rPr>
              <w:rFonts w:ascii="Times New Roman" w:hAnsi="Times New Roman" w:cs="Times New Roman"/>
            </w:rPr>
            <w:delText>es</w:delText>
          </w:r>
        </w:del>
        <w:r w:rsidR="0030334D" w:rsidRPr="00C9444E">
          <w:rPr>
            <w:rFonts w:ascii="Times New Roman" w:hAnsi="Times New Roman" w:cs="Times New Roman"/>
          </w:rPr>
          <w:t xml:space="preserve"> metabolic reprogramming while maintaining epithelial characteristics (E-W/O coupled state)</w:t>
        </w:r>
        <w:r w:rsidR="0030334D">
          <w:rPr>
            <w:rFonts w:ascii="Times New Roman" w:hAnsi="Times New Roman" w:cs="Times New Roman"/>
          </w:rPr>
          <w:t>,</w:t>
        </w:r>
        <w:r w:rsidR="0030334D" w:rsidRPr="00C9444E">
          <w:rPr>
            <w:rFonts w:ascii="Times New Roman" w:hAnsi="Times New Roman" w:cs="Times New Roman"/>
          </w:rPr>
          <w:t xml:space="preserve"> </w:t>
        </w:r>
      </w:moveTo>
      <w:ins w:id="405" w:author="Levine, Herbert" w:date="2022-07-03T11:40:00Z">
        <w:r w:rsidR="00F25B3C">
          <w:rPr>
            <w:rFonts w:ascii="Times New Roman" w:hAnsi="Times New Roman" w:cs="Times New Roman"/>
          </w:rPr>
          <w:t xml:space="preserve">then </w:t>
        </w:r>
      </w:ins>
      <w:moveTo w:id="406" w:author="Jia, Dongya (NIH/NCI) [E]" w:date="2022-07-01T16:41:00Z">
        <w:r w:rsidR="0030334D" w:rsidRPr="00C9444E">
          <w:rPr>
            <w:rFonts w:ascii="Times New Roman" w:hAnsi="Times New Roman" w:cs="Times New Roman"/>
          </w:rPr>
          <w:t>begi</w:t>
        </w:r>
      </w:moveTo>
      <w:ins w:id="407" w:author="Levine, Herbert" w:date="2022-07-03T11:40:00Z">
        <w:r w:rsidR="00F25B3C">
          <w:rPr>
            <w:rFonts w:ascii="Times New Roman" w:hAnsi="Times New Roman" w:cs="Times New Roman"/>
          </w:rPr>
          <w:t>n</w:t>
        </w:r>
      </w:ins>
      <w:moveTo w:id="408" w:author="Jia, Dongya (NIH/NCI) [E]" w:date="2022-07-01T16:41:00Z">
        <w:r w:rsidR="0030334D" w:rsidRPr="00C9444E">
          <w:rPr>
            <w:rFonts w:ascii="Times New Roman" w:hAnsi="Times New Roman" w:cs="Times New Roman"/>
          </w:rPr>
          <w:t>n</w:t>
        </w:r>
      </w:moveTo>
      <w:ins w:id="409" w:author="Levine, Herbert" w:date="2022-07-03T11:40:00Z">
        <w:r w:rsidR="00F25B3C">
          <w:rPr>
            <w:rFonts w:ascii="Times New Roman" w:hAnsi="Times New Roman" w:cs="Times New Roman"/>
          </w:rPr>
          <w:t>ing</w:t>
        </w:r>
      </w:ins>
      <w:moveTo w:id="410" w:author="Jia, Dongya (NIH/NCI) [E]" w:date="2022-07-01T16:41:00Z">
        <w:del w:id="411" w:author="Levine, Herbert" w:date="2022-07-03T11:40:00Z">
          <w:r w:rsidR="0030334D" w:rsidDel="00F25B3C">
            <w:rPr>
              <w:rFonts w:ascii="Times New Roman" w:hAnsi="Times New Roman" w:cs="Times New Roman"/>
            </w:rPr>
            <w:delText>s</w:delText>
          </w:r>
        </w:del>
        <w:r w:rsidR="0030334D" w:rsidRPr="00C9444E">
          <w:rPr>
            <w:rFonts w:ascii="Times New Roman" w:hAnsi="Times New Roman" w:cs="Times New Roman"/>
          </w:rPr>
          <w:t xml:space="preserve"> EMT</w:t>
        </w:r>
      </w:moveTo>
      <w:ins w:id="412" w:author="Levine, Herbert" w:date="2022-07-03T11:43:00Z">
        <w:r w:rsidR="00334B10">
          <w:rPr>
            <w:rFonts w:ascii="Times New Roman" w:hAnsi="Times New Roman" w:cs="Times New Roman"/>
          </w:rPr>
          <w:t xml:space="preserve"> and</w:t>
        </w:r>
      </w:ins>
      <w:ins w:id="413" w:author="Levine, Herbert" w:date="2022-07-03T11:41:00Z">
        <w:r w:rsidR="00F25B3C">
          <w:rPr>
            <w:rFonts w:ascii="Times New Roman" w:hAnsi="Times New Roman" w:cs="Times New Roman"/>
          </w:rPr>
          <w:t xml:space="preserve"> finally s</w:t>
        </w:r>
      </w:ins>
      <w:moveTo w:id="414" w:author="Jia, Dongya (NIH/NCI) [E]" w:date="2022-07-01T16:41:00Z">
        <w:del w:id="415" w:author="Levine, Herbert" w:date="2022-07-03T11:41:00Z">
          <w:r w:rsidR="0030334D" w:rsidRPr="00C9444E" w:rsidDel="00F25B3C">
            <w:rPr>
              <w:rFonts w:ascii="Times New Roman" w:hAnsi="Times New Roman" w:cs="Times New Roman"/>
            </w:rPr>
            <w:delText xml:space="preserve"> and s</w:delText>
          </w:r>
        </w:del>
        <w:r w:rsidR="0030334D" w:rsidRPr="00C9444E">
          <w:rPr>
            <w:rFonts w:ascii="Times New Roman" w:hAnsi="Times New Roman" w:cs="Times New Roman"/>
          </w:rPr>
          <w:t>tabiliz</w:t>
        </w:r>
      </w:moveTo>
      <w:ins w:id="416" w:author="Levine, Herbert" w:date="2022-07-03T11:42:00Z">
        <w:r w:rsidR="00043651">
          <w:rPr>
            <w:rFonts w:ascii="Times New Roman" w:hAnsi="Times New Roman" w:cs="Times New Roman"/>
          </w:rPr>
          <w:t>ing</w:t>
        </w:r>
      </w:ins>
      <w:moveTo w:id="417" w:author="Jia, Dongya (NIH/NCI) [E]" w:date="2022-07-01T16:41:00Z">
        <w:del w:id="418" w:author="Levine, Herbert" w:date="2022-07-03T11:42:00Z">
          <w:r w:rsidR="0030334D" w:rsidRPr="00C9444E" w:rsidDel="00043651">
            <w:rPr>
              <w:rFonts w:ascii="Times New Roman" w:hAnsi="Times New Roman" w:cs="Times New Roman"/>
            </w:rPr>
            <w:delText>e</w:delText>
          </w:r>
          <w:r w:rsidR="0030334D" w:rsidDel="00043651">
            <w:rPr>
              <w:rFonts w:ascii="Times New Roman" w:hAnsi="Times New Roman" w:cs="Times New Roman"/>
            </w:rPr>
            <w:delText>s</w:delText>
          </w:r>
        </w:del>
        <w:r w:rsidR="0030334D" w:rsidRPr="00C9444E">
          <w:rPr>
            <w:rFonts w:ascii="Times New Roman" w:hAnsi="Times New Roman" w:cs="Times New Roman"/>
          </w:rPr>
          <w:t xml:space="preserve"> in the E/M-W/O state</w:t>
        </w:r>
        <w:r w:rsidR="0030334D">
          <w:rPr>
            <w:rFonts w:ascii="Times New Roman" w:hAnsi="Times New Roman" w:cs="Times New Roman"/>
          </w:rPr>
          <w:t xml:space="preserve">. </w:t>
        </w:r>
        <w:r w:rsidR="0030334D" w:rsidRPr="00C9444E">
          <w:rPr>
            <w:rFonts w:ascii="Times New Roman" w:hAnsi="Times New Roman" w:cs="Times New Roman"/>
          </w:rPr>
          <w:t xml:space="preserve">Strikingly, the prevalence of the E/M-W/O state is increased by </w:t>
        </w:r>
        <w:r w:rsidR="0030334D">
          <w:rPr>
            <w:rFonts w:ascii="Times New Roman" w:hAnsi="Times New Roman" w:cs="Times New Roman"/>
          </w:rPr>
          <w:t>EMT-metabolism</w:t>
        </w:r>
        <w:r w:rsidR="0030334D" w:rsidRPr="00C9444E">
          <w:rPr>
            <w:rFonts w:ascii="Times New Roman" w:hAnsi="Times New Roman" w:cs="Times New Roman"/>
          </w:rPr>
          <w:t xml:space="preserve"> crosstalk regardless of </w:t>
        </w:r>
      </w:moveTo>
      <w:ins w:id="419" w:author="Levine, Herbert" w:date="2022-07-03T11:43:00Z">
        <w:r w:rsidR="00DF0829">
          <w:rPr>
            <w:rFonts w:ascii="Times New Roman" w:hAnsi="Times New Roman" w:cs="Times New Roman"/>
          </w:rPr>
          <w:t xml:space="preserve">initial </w:t>
        </w:r>
      </w:ins>
      <w:moveTo w:id="420" w:author="Jia, Dongya (NIH/NCI) [E]" w:date="2022-07-01T16:41:00Z">
        <w:r w:rsidR="0030334D" w:rsidRPr="00C9444E">
          <w:rPr>
            <w:rFonts w:ascii="Times New Roman" w:hAnsi="Times New Roman" w:cs="Times New Roman"/>
          </w:rPr>
          <w:t xml:space="preserve">phenotypic availability (i.e., whether the initial system is </w:t>
        </w:r>
      </w:moveTo>
      <w:ins w:id="421" w:author="Levine, Herbert" w:date="2022-07-03T11:44:00Z">
        <w:r w:rsidR="00DF0829">
          <w:rPr>
            <w:rFonts w:ascii="Times New Roman" w:hAnsi="Times New Roman" w:cs="Times New Roman"/>
          </w:rPr>
          <w:t xml:space="preserve">significantly </w:t>
        </w:r>
      </w:ins>
      <w:moveTo w:id="422" w:author="Jia, Dongya (NIH/NCI) [E]" w:date="2022-07-01T16:41:00Z">
        <w:del w:id="423" w:author="Levine, Herbert" w:date="2022-07-03T11:44:00Z">
          <w:r w:rsidR="0030334D" w:rsidRPr="00C9444E" w:rsidDel="00DF0829">
            <w:rPr>
              <w:rFonts w:ascii="Times New Roman" w:hAnsi="Times New Roman" w:cs="Times New Roman"/>
            </w:rPr>
            <w:delText xml:space="preserve">fully </w:delText>
          </w:r>
        </w:del>
        <w:r w:rsidR="0030334D" w:rsidRPr="00C9444E">
          <w:rPr>
            <w:rFonts w:ascii="Times New Roman" w:hAnsi="Times New Roman" w:cs="Times New Roman"/>
          </w:rPr>
          <w:t xml:space="preserve">E/M-W/O or only E-O, E-W, M-O, and M-W). </w:t>
        </w:r>
        <w:r w:rsidR="0030334D">
          <w:rPr>
            <w:rFonts w:ascii="Times New Roman" w:hAnsi="Times New Roman" w:cs="Times New Roman"/>
          </w:rPr>
          <w:t>Therefore, our current model provides a</w:t>
        </w:r>
      </w:moveTo>
      <w:ins w:id="424" w:author="Levine, Herbert" w:date="2022-07-03T11:44:00Z">
        <w:r w:rsidR="00DF0829">
          <w:rPr>
            <w:rFonts w:ascii="Times New Roman" w:hAnsi="Times New Roman" w:cs="Times New Roman"/>
          </w:rPr>
          <w:t xml:space="preserve"> possible</w:t>
        </w:r>
      </w:ins>
      <w:moveTo w:id="425" w:author="Jia, Dongya (NIH/NCI) [E]" w:date="2022-07-01T16:41:00Z">
        <w:del w:id="426" w:author="Levine, Herbert" w:date="2022-07-03T11:44:00Z">
          <w:r w:rsidR="0030334D" w:rsidDel="00DF0829">
            <w:rPr>
              <w:rFonts w:ascii="Times New Roman" w:hAnsi="Times New Roman" w:cs="Times New Roman"/>
            </w:rPr>
            <w:delText>n</w:delText>
          </w:r>
        </w:del>
        <w:r w:rsidR="0030334D">
          <w:rPr>
            <w:rFonts w:ascii="Times New Roman" w:hAnsi="Times New Roman" w:cs="Times New Roman"/>
          </w:rPr>
          <w:t xml:space="preserve"> explanation for the mutual activation of metabolic reprogramming and EMT, depending on the initiating signal. </w:t>
        </w:r>
      </w:moveTo>
      <w:ins w:id="427" w:author="Jia, Dongya (NIH/NCI) [E]" w:date="2022-07-01T16:42:00Z">
        <w:r w:rsidR="0030334D">
          <w:rPr>
            <w:rFonts w:ascii="Times New Roman" w:hAnsi="Times New Roman" w:cs="Times New Roman"/>
          </w:rPr>
          <w:t xml:space="preserve">Together, </w:t>
        </w:r>
      </w:ins>
    </w:p>
    <w:moveToRangeEnd w:id="391"/>
    <w:p w14:paraId="66819E5E" w14:textId="2F60FE18" w:rsidR="00A24233" w:rsidDel="008F7CF5" w:rsidRDefault="0030334D">
      <w:pPr>
        <w:pStyle w:val="BodyText"/>
        <w:spacing w:line="480" w:lineRule="auto"/>
        <w:ind w:firstLine="720"/>
        <w:jc w:val="both"/>
        <w:rPr>
          <w:del w:id="428" w:author="Jia, Dongya (NIH/NCI) [E]" w:date="2022-07-01T11:45:00Z"/>
          <w:rFonts w:ascii="Times New Roman" w:hAnsi="Times New Roman" w:cs="Times New Roman"/>
        </w:rPr>
        <w:pPrChange w:id="429" w:author="Jia, Dongya (NIH/NCI) [E]" w:date="2022-07-01T16:43:00Z">
          <w:pPr>
            <w:pStyle w:val="BodyText"/>
            <w:spacing w:line="480" w:lineRule="auto"/>
            <w:ind w:firstLine="720"/>
          </w:pPr>
        </w:pPrChange>
      </w:pPr>
      <w:ins w:id="430" w:author="Jia, Dongya (NIH/NCI) [E]" w:date="2022-07-01T16:42:00Z">
        <w:r>
          <w:rPr>
            <w:rFonts w:ascii="Times New Roman" w:hAnsi="Times New Roman" w:cs="Times New Roman"/>
          </w:rPr>
          <w:t>t</w:t>
        </w:r>
      </w:ins>
      <w:ins w:id="431" w:author="Jia, Dongya (NIH/NCI) [E]" w:date="2022-07-01T11:47:00Z">
        <w:r w:rsidR="007522A9">
          <w:rPr>
            <w:rFonts w:ascii="Times New Roman" w:hAnsi="Times New Roman" w:cs="Times New Roman"/>
          </w:rPr>
          <w:t>h</w:t>
        </w:r>
      </w:ins>
      <w:ins w:id="432" w:author="Jia, Dongya (NIH/NCI) [E]" w:date="2022-07-01T16:42:00Z">
        <w:r>
          <w:rPr>
            <w:rFonts w:ascii="Times New Roman" w:hAnsi="Times New Roman" w:cs="Times New Roman"/>
          </w:rPr>
          <w:t>e</w:t>
        </w:r>
      </w:ins>
      <w:ins w:id="433" w:author="Jia, Dongya (NIH/NCI) [E]" w:date="2022-07-01T11:47:00Z">
        <w:r w:rsidR="007522A9">
          <w:rPr>
            <w:rFonts w:ascii="Times New Roman" w:hAnsi="Times New Roman" w:cs="Times New Roman"/>
          </w:rPr>
          <w:t xml:space="preserve"> result</w:t>
        </w:r>
      </w:ins>
      <w:ins w:id="434" w:author="Jia, Dongya (NIH/NCI) [E]" w:date="2022-07-01T16:42:00Z">
        <w:r>
          <w:rPr>
            <w:rFonts w:ascii="Times New Roman" w:hAnsi="Times New Roman" w:cs="Times New Roman"/>
          </w:rPr>
          <w:t>s</w:t>
        </w:r>
      </w:ins>
      <w:ins w:id="435" w:author="Jia, Dongya (NIH/NCI) [E]" w:date="2022-07-01T11:48:00Z">
        <w:r w:rsidR="007522A9">
          <w:rPr>
            <w:rFonts w:ascii="Times New Roman" w:hAnsi="Times New Roman" w:cs="Times New Roman"/>
          </w:rPr>
          <w:t xml:space="preserve"> </w:t>
        </w:r>
      </w:ins>
      <w:ins w:id="436" w:author="Jia, Dongya (NIH/NCI) [E]" w:date="2022-07-01T11:50:00Z">
        <w:r w:rsidR="00446BD5">
          <w:rPr>
            <w:rFonts w:ascii="Times New Roman" w:hAnsi="Times New Roman" w:cs="Times New Roman"/>
          </w:rPr>
          <w:t>highlight</w:t>
        </w:r>
      </w:ins>
      <w:ins w:id="437" w:author="Jia, Dongya (NIH/NCI) [E]" w:date="2022-07-01T11:48:00Z">
        <w:r w:rsidR="007522A9">
          <w:rPr>
            <w:rFonts w:ascii="Times New Roman" w:hAnsi="Times New Roman" w:cs="Times New Roman"/>
          </w:rPr>
          <w:t xml:space="preserve"> the important role of the </w:t>
        </w:r>
      </w:ins>
      <w:ins w:id="438" w:author="Jia, Dongya (NIH/NCI) [E]" w:date="2022-07-01T16:43:00Z">
        <w:r>
          <w:rPr>
            <w:rFonts w:ascii="Times New Roman" w:hAnsi="Times New Roman" w:cs="Times New Roman"/>
          </w:rPr>
          <w:t xml:space="preserve">EMT-metabolism </w:t>
        </w:r>
      </w:ins>
      <w:ins w:id="439" w:author="Jia, Dongya (NIH/NCI) [E]" w:date="2022-07-01T11:48:00Z">
        <w:r w:rsidR="007522A9">
          <w:rPr>
            <w:rFonts w:ascii="Times New Roman" w:hAnsi="Times New Roman" w:cs="Times New Roman"/>
          </w:rPr>
          <w:t>cross-talk in mediating cancer metastasis</w:t>
        </w:r>
        <w:r w:rsidR="00CD4263">
          <w:rPr>
            <w:rFonts w:ascii="Times New Roman" w:hAnsi="Times New Roman" w:cs="Times New Roman"/>
          </w:rPr>
          <w:t>.</w:t>
        </w:r>
        <w:r w:rsidR="00446BD5">
          <w:rPr>
            <w:rFonts w:ascii="Times New Roman" w:hAnsi="Times New Roman" w:cs="Times New Roman"/>
          </w:rPr>
          <w:t xml:space="preserve"> </w:t>
        </w:r>
      </w:ins>
      <w:del w:id="440" w:author="Jia, Dongya (NIH/NCI) [E]" w:date="2022-06-21T18:15:00Z">
        <w:r w:rsidR="00993F21" w:rsidRPr="00C9444E" w:rsidDel="005C65B7">
          <w:rPr>
            <w:rFonts w:ascii="Times New Roman" w:hAnsi="Times New Roman" w:cs="Times New Roman"/>
          </w:rPr>
          <w:delText>,</w:delText>
        </w:r>
      </w:del>
      <w:del w:id="441" w:author="Jia, Dongya (NIH/NCI) [E]" w:date="2022-07-01T11:41:00Z">
        <w:r w:rsidR="00993F21" w:rsidRPr="00C9444E" w:rsidDel="00E35CC2">
          <w:rPr>
            <w:rFonts w:ascii="Times New Roman" w:hAnsi="Times New Roman" w:cs="Times New Roman"/>
          </w:rPr>
          <w:delText xml:space="preserve"> </w:delText>
        </w:r>
      </w:del>
      <w:del w:id="442" w:author="Jia, Dongya (NIH/NCI) [E]" w:date="2022-06-21T18:07:00Z">
        <w:r w:rsidR="00993F21" w:rsidRPr="00C9444E" w:rsidDel="0060093E">
          <w:rPr>
            <w:rFonts w:ascii="Times New Roman" w:hAnsi="Times New Roman" w:cs="Times New Roman"/>
          </w:rPr>
          <w:delText xml:space="preserve">when </w:delText>
        </w:r>
      </w:del>
      <w:del w:id="443" w:author="Jia, Dongya (NIH/NCI) [E]" w:date="2022-06-21T18:15:00Z">
        <w:r w:rsidR="00993F21" w:rsidRPr="00C9444E" w:rsidDel="005C65B7">
          <w:rPr>
            <w:rFonts w:ascii="Times New Roman" w:hAnsi="Times New Roman" w:cs="Times New Roman"/>
          </w:rPr>
          <w:delText xml:space="preserve">the </w:delText>
        </w:r>
      </w:del>
      <w:del w:id="444" w:author="Jia, Dongya (NIH/NCI) [E]" w:date="2022-06-21T18:07:00Z">
        <w:r w:rsidR="00993F21" w:rsidRPr="00C9444E" w:rsidDel="0060093E">
          <w:rPr>
            <w:rFonts w:ascii="Times New Roman" w:hAnsi="Times New Roman" w:cs="Times New Roman"/>
          </w:rPr>
          <w:delText xml:space="preserve">TFs </w:delText>
        </w:r>
      </w:del>
      <w:del w:id="445" w:author="Jia, Dongya (NIH/NCI) [E]" w:date="2022-06-21T18:15:00Z">
        <w:r w:rsidR="00993F21" w:rsidRPr="00C9444E" w:rsidDel="005C65B7">
          <w:rPr>
            <w:rFonts w:ascii="Times New Roman" w:hAnsi="Times New Roman" w:cs="Times New Roman"/>
          </w:rPr>
          <w:delText>of the metabolic network regulate the EMT network,</w:delText>
        </w:r>
      </w:del>
      <w:del w:id="446" w:author="Jia, Dongya (NIH/NCI) [E]" w:date="2022-07-01T11:41:00Z">
        <w:r w:rsidR="00993F21" w:rsidRPr="00C9444E" w:rsidDel="00E35CC2">
          <w:rPr>
            <w:rFonts w:ascii="Times New Roman" w:hAnsi="Times New Roman" w:cs="Times New Roman"/>
          </w:rPr>
          <w:delText xml:space="preserve"> </w:delText>
        </w:r>
      </w:del>
      <w:del w:id="447" w:author="Jia, Dongya (NIH/NCI) [E]" w:date="2022-07-01T11:45:00Z">
        <w:r w:rsidR="00993F21" w:rsidRPr="00C9444E" w:rsidDel="00147387">
          <w:rPr>
            <w:rFonts w:ascii="Times New Roman" w:hAnsi="Times New Roman" w:cs="Times New Roman"/>
          </w:rPr>
          <w:delText xml:space="preserve">a minimum of two </w:delText>
        </w:r>
      </w:del>
      <w:del w:id="448" w:author="Jia, Dongya (NIH/NCI) [E]" w:date="2022-06-21T18:16:00Z">
        <w:r w:rsidR="00993F21" w:rsidRPr="00C9444E" w:rsidDel="005C65B7">
          <w:rPr>
            <w:rFonts w:ascii="Times New Roman" w:hAnsi="Times New Roman" w:cs="Times New Roman"/>
          </w:rPr>
          <w:delText xml:space="preserve">crosstalks </w:delText>
        </w:r>
      </w:del>
      <w:del w:id="449" w:author="Jia, Dongya (NIH/NCI) [E]" w:date="2022-07-01T11:45:00Z">
        <w:r w:rsidR="00993F21" w:rsidRPr="00C9444E" w:rsidDel="00147387">
          <w:rPr>
            <w:rFonts w:ascii="Times New Roman" w:hAnsi="Times New Roman" w:cs="Times New Roman"/>
          </w:rPr>
          <w:delText>with opposite effects must be active.</w:delText>
        </w:r>
        <w:r w:rsidR="000631C2" w:rsidRPr="00C9444E" w:rsidDel="00147387">
          <w:rPr>
            <w:rFonts w:ascii="Times New Roman" w:hAnsi="Times New Roman" w:cs="Times New Roman"/>
          </w:rPr>
          <w:delText xml:space="preserve"> Additionally, if </w:delText>
        </w:r>
      </w:del>
      <w:del w:id="450" w:author="Jia, Dongya (NIH/NCI) [E]" w:date="2022-06-21T18:16:00Z">
        <w:r w:rsidR="000631C2" w:rsidRPr="00C9444E" w:rsidDel="005C65B7">
          <w:rPr>
            <w:rFonts w:ascii="Times New Roman" w:hAnsi="Times New Roman" w:cs="Times New Roman"/>
          </w:rPr>
          <w:delText xml:space="preserve">crosstalks </w:delText>
        </w:r>
      </w:del>
      <w:del w:id="451" w:author="Jia, Dongya (NIH/NCI) [E]" w:date="2022-07-01T11:45:00Z">
        <w:r w:rsidR="000631C2" w:rsidRPr="00C9444E" w:rsidDel="00147387">
          <w:rPr>
            <w:rFonts w:ascii="Times New Roman" w:hAnsi="Times New Roman" w:cs="Times New Roman"/>
          </w:rPr>
          <w:delText xml:space="preserve">in both directions are active it is possible to suppress all states </w:delText>
        </w:r>
      </w:del>
      <w:del w:id="452" w:author="Jia, Dongya (NIH/NCI) [E]" w:date="2022-06-21T18:16:00Z">
        <w:r w:rsidR="000631C2" w:rsidRPr="00C9444E" w:rsidDel="005C65B7">
          <w:rPr>
            <w:rFonts w:ascii="Times New Roman" w:hAnsi="Times New Roman" w:cs="Times New Roman"/>
          </w:rPr>
          <w:delText xml:space="preserve">except </w:delText>
        </w:r>
      </w:del>
      <w:del w:id="453" w:author="Jia, Dongya (NIH/NCI) [E]" w:date="2022-07-01T11:45:00Z">
        <w:r w:rsidR="000631C2" w:rsidRPr="00C9444E" w:rsidDel="00147387">
          <w:rPr>
            <w:rFonts w:ascii="Times New Roman" w:hAnsi="Times New Roman" w:cs="Times New Roman"/>
          </w:rPr>
          <w:delText>the E/M-W/O</w:delText>
        </w:r>
        <w:r w:rsidR="00012D7C" w:rsidRPr="00C9444E" w:rsidDel="00147387">
          <w:rPr>
            <w:rFonts w:ascii="Times New Roman" w:hAnsi="Times New Roman" w:cs="Times New Roman"/>
          </w:rPr>
          <w:delText xml:space="preserve"> </w:delText>
        </w:r>
        <w:r w:rsidR="0028447E" w:rsidDel="00147387">
          <w:rPr>
            <w:rFonts w:ascii="Times New Roman" w:hAnsi="Times New Roman" w:cs="Times New Roman"/>
          </w:rPr>
          <w:delText>state</w:delText>
        </w:r>
        <w:r w:rsidR="00012D7C" w:rsidRPr="00C9444E" w:rsidDel="00147387">
          <w:rPr>
            <w:rFonts w:ascii="Times New Roman" w:hAnsi="Times New Roman" w:cs="Times New Roman"/>
          </w:rPr>
          <w:delText>.</w:delText>
        </w:r>
        <w:r w:rsidR="00847B9E" w:rsidRPr="00C9444E" w:rsidDel="00147387">
          <w:rPr>
            <w:rFonts w:ascii="Times New Roman" w:hAnsi="Times New Roman" w:cs="Times New Roman"/>
          </w:rPr>
          <w:delText xml:space="preserve"> </w:delText>
        </w:r>
      </w:del>
    </w:p>
    <w:p w14:paraId="701BD351" w14:textId="77777777" w:rsidR="008F7CF5" w:rsidRDefault="008F7CF5">
      <w:pPr>
        <w:pStyle w:val="BodyText"/>
        <w:spacing w:line="480" w:lineRule="auto"/>
        <w:ind w:firstLine="720"/>
        <w:jc w:val="both"/>
        <w:rPr>
          <w:ins w:id="454" w:author="Jia, Dongya (NIH/NCI) [E]" w:date="2022-07-01T16:40:00Z"/>
        </w:rPr>
        <w:pPrChange w:id="455" w:author="Jia, Dongya (NIH/NCI) [E]" w:date="2022-07-01T16:43:00Z">
          <w:pPr>
            <w:pStyle w:val="FirstParagraph"/>
            <w:spacing w:line="480" w:lineRule="auto"/>
          </w:pPr>
        </w:pPrChange>
      </w:pPr>
    </w:p>
    <w:p w14:paraId="225FBF88" w14:textId="77777777" w:rsidR="008F7CF5" w:rsidRPr="008F7CF5" w:rsidRDefault="008F7CF5">
      <w:pPr>
        <w:pStyle w:val="BodyText"/>
        <w:rPr>
          <w:ins w:id="456" w:author="Jia, Dongya (NIH/NCI) [E]" w:date="2022-07-01T16:40:00Z"/>
          <w:rPrChange w:id="457" w:author="Jia, Dongya (NIH/NCI) [E]" w:date="2022-07-01T16:40:00Z">
            <w:rPr>
              <w:ins w:id="458" w:author="Jia, Dongya (NIH/NCI) [E]" w:date="2022-07-01T16:40:00Z"/>
              <w:rFonts w:ascii="Times New Roman" w:hAnsi="Times New Roman" w:cs="Times New Roman"/>
            </w:rPr>
          </w:rPrChange>
        </w:rPr>
        <w:pPrChange w:id="459" w:author="Jia, Dongya (NIH/NCI) [E]" w:date="2022-07-01T16:40:00Z">
          <w:pPr>
            <w:pStyle w:val="BodyText"/>
            <w:spacing w:line="480" w:lineRule="auto"/>
            <w:ind w:firstLine="720"/>
          </w:pPr>
        </w:pPrChange>
      </w:pPr>
    </w:p>
    <w:p w14:paraId="7784FE01" w14:textId="77777777" w:rsidR="00DD4D2D" w:rsidRPr="00C9444E" w:rsidRDefault="00DD4D2D">
      <w:pPr>
        <w:pStyle w:val="FirstParagraph"/>
        <w:spacing w:line="480" w:lineRule="auto"/>
        <w:rPr>
          <w:ins w:id="460" w:author="Jia, Dongya (NIH/NCI) [E]" w:date="2022-07-01T16:32:00Z"/>
          <w:rFonts w:ascii="Times New Roman" w:hAnsi="Times New Roman" w:cs="Times New Roman"/>
          <w:lang w:eastAsia="zh-CN"/>
        </w:rPr>
        <w:pPrChange w:id="461" w:author="Jia, Dongya (NIH/NCI) [E]" w:date="2022-07-01T16:33:00Z">
          <w:pPr>
            <w:pStyle w:val="FirstParagraph"/>
            <w:numPr>
              <w:numId w:val="4"/>
            </w:numPr>
            <w:spacing w:line="480" w:lineRule="auto"/>
            <w:ind w:left="1440" w:hanging="360"/>
          </w:pPr>
        </w:pPrChange>
      </w:pPr>
    </w:p>
    <w:p w14:paraId="72977732" w14:textId="1AB2FD4F" w:rsidR="007D3BEF" w:rsidRPr="00C9444E" w:rsidDel="00CD4263" w:rsidRDefault="00A24233">
      <w:pPr>
        <w:pStyle w:val="FirstParagraph"/>
        <w:ind w:firstLine="720"/>
        <w:rPr>
          <w:del w:id="462" w:author="Jia, Dongya (NIH/NCI) [E]" w:date="2022-07-01T11:48:00Z"/>
          <w:rFonts w:ascii="Times New Roman" w:hAnsi="Times New Roman" w:cs="Times New Roman"/>
        </w:rPr>
        <w:pPrChange w:id="463" w:author="Jia, Dongya (NIH/NCI) [E]" w:date="2022-07-01T13:24:00Z">
          <w:pPr>
            <w:pStyle w:val="FirstParagraph"/>
            <w:numPr>
              <w:numId w:val="4"/>
            </w:numPr>
            <w:spacing w:line="480" w:lineRule="auto"/>
            <w:ind w:left="1440" w:hanging="360"/>
          </w:pPr>
        </w:pPrChange>
      </w:pPr>
      <w:del w:id="464" w:author="Jia, Dongya (NIH/NCI) [E]" w:date="2022-06-21T18:17:00Z">
        <w:r w:rsidRPr="00C9444E" w:rsidDel="005C65B7">
          <w:rPr>
            <w:rFonts w:ascii="Times New Roman" w:hAnsi="Times New Roman" w:cs="Times New Roman"/>
          </w:rPr>
          <w:delText xml:space="preserve">The stabilization of </w:delText>
        </w:r>
      </w:del>
      <w:del w:id="465" w:author="Jia, Dongya (NIH/NCI) [E]" w:date="2022-07-01T11:42:00Z">
        <w:r w:rsidRPr="00C9444E" w:rsidDel="00E35CC2">
          <w:rPr>
            <w:rFonts w:ascii="Times New Roman" w:hAnsi="Times New Roman" w:cs="Times New Roman"/>
          </w:rPr>
          <w:delText xml:space="preserve">the </w:delText>
        </w:r>
      </w:del>
      <w:del w:id="466" w:author="Jia, Dongya (NIH/NCI) [E]" w:date="2022-06-21T18:16:00Z">
        <w:r w:rsidRPr="00C9444E" w:rsidDel="005C65B7">
          <w:rPr>
            <w:rFonts w:ascii="Times New Roman" w:hAnsi="Times New Roman" w:cs="Times New Roman"/>
          </w:rPr>
          <w:delText xml:space="preserve">most plastic </w:delText>
        </w:r>
      </w:del>
      <w:del w:id="467" w:author="Jia, Dongya (NIH/NCI) [E]" w:date="2022-07-01T11:42:00Z">
        <w:r w:rsidRPr="00C9444E" w:rsidDel="00E35CC2">
          <w:rPr>
            <w:rFonts w:ascii="Times New Roman" w:hAnsi="Times New Roman" w:cs="Times New Roman"/>
          </w:rPr>
          <w:delText xml:space="preserve">E/M-W/O </w:delText>
        </w:r>
        <w:r w:rsidR="003F75D1" w:rsidDel="00E35CC2">
          <w:rPr>
            <w:rFonts w:ascii="Times New Roman" w:hAnsi="Times New Roman" w:cs="Times New Roman"/>
          </w:rPr>
          <w:delText>state</w:delText>
        </w:r>
      </w:del>
      <w:del w:id="468" w:author="Jia, Dongya (NIH/NCI) [E]" w:date="2022-06-21T18:18:00Z">
        <w:r w:rsidR="003F75D1" w:rsidDel="009F01C1">
          <w:rPr>
            <w:rFonts w:ascii="Times New Roman" w:hAnsi="Times New Roman" w:cs="Times New Roman"/>
          </w:rPr>
          <w:delText xml:space="preserve"> </w:delText>
        </w:r>
        <w:r w:rsidRPr="00C9444E" w:rsidDel="009F01C1">
          <w:rPr>
            <w:rFonts w:ascii="Times New Roman" w:hAnsi="Times New Roman" w:cs="Times New Roman"/>
          </w:rPr>
          <w:delText xml:space="preserve">can be facilitated by the </w:delText>
        </w:r>
      </w:del>
      <w:del w:id="469" w:author="Jia, Dongya (NIH/NCI) [E]" w:date="2022-06-21T18:17:00Z">
        <w:r w:rsidRPr="00C9444E" w:rsidDel="005C65B7">
          <w:rPr>
            <w:rFonts w:ascii="Times New Roman" w:hAnsi="Times New Roman" w:cs="Times New Roman"/>
          </w:rPr>
          <w:delText xml:space="preserve">addition of </w:delText>
        </w:r>
      </w:del>
      <w:del w:id="470" w:author="Jia, Dongya (NIH/NCI) [E]" w:date="2022-06-21T18:18:00Z">
        <w:r w:rsidRPr="00C9444E" w:rsidDel="009F01C1">
          <w:rPr>
            <w:rFonts w:ascii="Times New Roman" w:hAnsi="Times New Roman" w:cs="Times New Roman"/>
          </w:rPr>
          <w:delText>“phenotypic stability factors’ (PSFs) to the baseline circuit</w:delText>
        </w:r>
      </w:del>
      <w:del w:id="471" w:author="Jia, Dongya (NIH/NCI) [E]" w:date="2022-07-01T11:42:00Z">
        <w:r w:rsidRPr="00C9444E" w:rsidDel="00E35CC2">
          <w:rPr>
            <w:rFonts w:ascii="Times New Roman" w:hAnsi="Times New Roman" w:cs="Times New Roman"/>
          </w:rPr>
          <w:delText xml:space="preserve">. </w:delText>
        </w:r>
      </w:del>
      <w:del w:id="472" w:author="Jia, Dongya (NIH/NCI) [E]" w:date="2022-07-01T11:48:00Z">
        <w:r w:rsidRPr="00C9444E" w:rsidDel="00CD4263">
          <w:rPr>
            <w:rFonts w:ascii="Times New Roman" w:hAnsi="Times New Roman" w:cs="Times New Roman"/>
          </w:rPr>
          <w:delText>Interestingly</w:delText>
        </w:r>
      </w:del>
      <w:del w:id="473" w:author="Jia, Dongya (NIH/NCI) [E]" w:date="2022-06-21T18:18:00Z">
        <w:r w:rsidRPr="00C9444E" w:rsidDel="009F01C1">
          <w:rPr>
            <w:rFonts w:ascii="Times New Roman" w:hAnsi="Times New Roman" w:cs="Times New Roman"/>
          </w:rPr>
          <w:delText xml:space="preserve">, one can obtain </w:delText>
        </w:r>
        <w:r w:rsidR="007D3BEF" w:rsidRPr="00C9444E" w:rsidDel="009F01C1">
          <w:rPr>
            <w:rFonts w:ascii="Times New Roman" w:hAnsi="Times New Roman" w:cs="Times New Roman"/>
          </w:rPr>
          <w:delText>such states</w:delText>
        </w:r>
      </w:del>
      <w:del w:id="474" w:author="Jia, Dongya (NIH/NCI) [E]" w:date="2022-07-01T11:48:00Z">
        <w:r w:rsidR="007D3BEF" w:rsidRPr="00C9444E" w:rsidDel="00CD4263">
          <w:rPr>
            <w:rFonts w:ascii="Times New Roman" w:hAnsi="Times New Roman" w:cs="Times New Roman"/>
          </w:rPr>
          <w:delText xml:space="preserve"> even under conditions when the individual core circuits do not </w:delText>
        </w:r>
        <w:r w:rsidR="007362C7" w:rsidRPr="00C9444E" w:rsidDel="00CD4263">
          <w:rPr>
            <w:rFonts w:ascii="Times New Roman" w:hAnsi="Times New Roman" w:cs="Times New Roman"/>
          </w:rPr>
          <w:delText xml:space="preserve">generate </w:delText>
        </w:r>
        <w:r w:rsidR="007D3BEF" w:rsidRPr="00C9444E" w:rsidDel="00CD4263">
          <w:rPr>
            <w:rFonts w:ascii="Times New Roman" w:hAnsi="Times New Roman" w:cs="Times New Roman"/>
          </w:rPr>
          <w:delText>hybrid states on their own</w:delText>
        </w:r>
      </w:del>
      <w:del w:id="475" w:author="Jia, Dongya (NIH/NCI) [E]" w:date="2022-06-21T18:18:00Z">
        <w:r w:rsidR="007D3BEF" w:rsidRPr="00C9444E" w:rsidDel="009F01C1">
          <w:rPr>
            <w:rFonts w:ascii="Times New Roman" w:hAnsi="Times New Roman" w:cs="Times New Roman"/>
          </w:rPr>
          <w:delText>.</w:delText>
        </w:r>
      </w:del>
    </w:p>
    <w:p w14:paraId="58FF1CDC" w14:textId="02DCC6E8" w:rsidR="00E469AE" w:rsidRPr="00C9444E" w:rsidDel="00446BD5" w:rsidRDefault="005D312F">
      <w:pPr>
        <w:pStyle w:val="FirstParagraph"/>
        <w:ind w:firstLine="720"/>
        <w:rPr>
          <w:del w:id="476" w:author="Jia, Dongya (NIH/NCI) [E]" w:date="2022-07-01T11:51:00Z"/>
          <w:rFonts w:ascii="Times New Roman" w:hAnsi="Times New Roman" w:cs="Times New Roman"/>
        </w:rPr>
        <w:pPrChange w:id="477" w:author="Jia, Dongya (NIH/NCI) [E]" w:date="2022-07-01T13:24:00Z">
          <w:pPr>
            <w:pStyle w:val="FirstParagraph"/>
            <w:numPr>
              <w:numId w:val="4"/>
            </w:numPr>
            <w:spacing w:line="480" w:lineRule="auto"/>
            <w:ind w:left="1440" w:hanging="360"/>
          </w:pPr>
        </w:pPrChange>
      </w:pPr>
      <w:del w:id="478" w:author="Jia, Dongya (NIH/NCI) [E]" w:date="2022-07-01T11:51:00Z">
        <w:r w:rsidRPr="00C9444E" w:rsidDel="00446BD5">
          <w:rPr>
            <w:rFonts w:ascii="Times New Roman" w:hAnsi="Times New Roman" w:cs="Times New Roman"/>
          </w:rPr>
          <w:delText xml:space="preserve">Lastly, </w:delText>
        </w:r>
        <w:r w:rsidR="00CF5A95" w:rsidRPr="00C9444E" w:rsidDel="00446BD5">
          <w:rPr>
            <w:rFonts w:ascii="Times New Roman" w:hAnsi="Times New Roman" w:cs="Times New Roman"/>
          </w:rPr>
          <w:delText xml:space="preserve">to suppress all coupled states except the hybrid E/M-W/O, our results </w:delText>
        </w:r>
        <w:r w:rsidR="00F6232A" w:rsidRPr="00C9444E" w:rsidDel="00446BD5">
          <w:rPr>
            <w:rFonts w:ascii="Times New Roman" w:hAnsi="Times New Roman" w:cs="Times New Roman"/>
          </w:rPr>
          <w:delText>indicate</w:delText>
        </w:r>
        <w:r w:rsidR="00CF5A95" w:rsidRPr="00C9444E" w:rsidDel="00446BD5">
          <w:rPr>
            <w:rFonts w:ascii="Times New Roman" w:hAnsi="Times New Roman" w:cs="Times New Roman"/>
          </w:rPr>
          <w:delText xml:space="preserve"> a</w:delText>
        </w:r>
      </w:del>
      <w:del w:id="479" w:author="Jia, Dongya (NIH/NCI) [E]" w:date="2022-06-21T18:21:00Z">
        <w:r w:rsidR="00CF5A95" w:rsidRPr="00C9444E" w:rsidDel="0032789E">
          <w:rPr>
            <w:rFonts w:ascii="Times New Roman" w:hAnsi="Times New Roman" w:cs="Times New Roman"/>
          </w:rPr>
          <w:delText xml:space="preserve"> progression must be followed</w:delText>
        </w:r>
      </w:del>
      <w:del w:id="480" w:author="Jia, Dongya (NIH/NCI) [E]" w:date="2022-07-01T11:51:00Z">
        <w:r w:rsidR="00CF5A95" w:rsidRPr="00C9444E" w:rsidDel="00446BD5">
          <w:rPr>
            <w:rFonts w:ascii="Times New Roman" w:hAnsi="Times New Roman" w:cs="Times New Roman"/>
          </w:rPr>
          <w:delText xml:space="preserve">; starting from </w:delText>
        </w:r>
        <w:r w:rsidR="007D3BEF" w:rsidRPr="00C9444E" w:rsidDel="00446BD5">
          <w:rPr>
            <w:rFonts w:ascii="Times New Roman" w:hAnsi="Times New Roman" w:cs="Times New Roman"/>
          </w:rPr>
          <w:delText>an</w:delText>
        </w:r>
        <w:r w:rsidR="00CF5A95" w:rsidRPr="00C9444E" w:rsidDel="00446BD5">
          <w:rPr>
            <w:rFonts w:ascii="Times New Roman" w:hAnsi="Times New Roman" w:cs="Times New Roman"/>
          </w:rPr>
          <w:delText xml:space="preserve"> E-O state, metabolic reprogramming</w:delText>
        </w:r>
        <w:r w:rsidR="007D3BEF" w:rsidRPr="00C9444E" w:rsidDel="00446BD5">
          <w:rPr>
            <w:rFonts w:ascii="Times New Roman" w:hAnsi="Times New Roman" w:cs="Times New Roman"/>
          </w:rPr>
          <w:delText xml:space="preserve"> can </w:delText>
        </w:r>
      </w:del>
      <w:del w:id="481" w:author="Jia, Dongya (NIH/NCI) [E]" w:date="2022-06-21T18:21:00Z">
        <w:r w:rsidR="007D3BEF" w:rsidRPr="00C9444E" w:rsidDel="0032789E">
          <w:rPr>
            <w:rFonts w:ascii="Times New Roman" w:hAnsi="Times New Roman" w:cs="Times New Roman"/>
          </w:rPr>
          <w:delText xml:space="preserve">push the state </w:delText>
        </w:r>
      </w:del>
      <w:del w:id="482" w:author="Jia, Dongya (NIH/NCI) [E]" w:date="2022-07-01T11:51:00Z">
        <w:r w:rsidR="007D3BEF" w:rsidRPr="00C9444E" w:rsidDel="00446BD5">
          <w:rPr>
            <w:rFonts w:ascii="Times New Roman" w:hAnsi="Times New Roman" w:cs="Times New Roman"/>
          </w:rPr>
          <w:delText xml:space="preserve">to </w:delText>
        </w:r>
        <w:r w:rsidR="00CF5A95" w:rsidRPr="00C9444E" w:rsidDel="00446BD5">
          <w:rPr>
            <w:rFonts w:ascii="Times New Roman" w:hAnsi="Times New Roman" w:cs="Times New Roman"/>
          </w:rPr>
          <w:delText xml:space="preserve">E-W/O, followed by partial EMT to </w:delText>
        </w:r>
      </w:del>
      <w:del w:id="483" w:author="Jia, Dongya (NIH/NCI) [E]" w:date="2022-06-21T18:22:00Z">
        <w:r w:rsidR="00CF5A95" w:rsidRPr="00C9444E" w:rsidDel="0032789E">
          <w:rPr>
            <w:rFonts w:ascii="Times New Roman" w:hAnsi="Times New Roman" w:cs="Times New Roman"/>
          </w:rPr>
          <w:delText xml:space="preserve">stabilize </w:delText>
        </w:r>
      </w:del>
      <w:del w:id="484" w:author="Jia, Dongya (NIH/NCI) [E]" w:date="2022-07-01T11:51:00Z">
        <w:r w:rsidR="00CF5A95" w:rsidRPr="00C9444E" w:rsidDel="00446BD5">
          <w:rPr>
            <w:rFonts w:ascii="Times New Roman" w:hAnsi="Times New Roman" w:cs="Times New Roman"/>
          </w:rPr>
          <w:delText xml:space="preserve">the </w:delText>
        </w:r>
      </w:del>
      <w:del w:id="485" w:author="Jia, Dongya (NIH/NCI) [E]" w:date="2022-06-21T18:22:00Z">
        <w:r w:rsidR="00CF5A95" w:rsidRPr="00C9444E" w:rsidDel="0032789E">
          <w:rPr>
            <w:rFonts w:ascii="Times New Roman" w:hAnsi="Times New Roman" w:cs="Times New Roman"/>
          </w:rPr>
          <w:delText xml:space="preserve">hybrid </w:delText>
        </w:r>
      </w:del>
      <w:del w:id="486" w:author="Jia, Dongya (NIH/NCI) [E]" w:date="2022-07-01T11:51:00Z">
        <w:r w:rsidR="00CF5A95" w:rsidRPr="00C9444E" w:rsidDel="00446BD5">
          <w:rPr>
            <w:rFonts w:ascii="Times New Roman" w:hAnsi="Times New Roman" w:cs="Times New Roman"/>
          </w:rPr>
          <w:delText xml:space="preserve">E/M-W/O state. </w:delText>
        </w:r>
      </w:del>
    </w:p>
    <w:p w14:paraId="4E02FBAA" w14:textId="1E21E534" w:rsidR="00E469AE" w:rsidRPr="00C9444E" w:rsidDel="00887F20" w:rsidRDefault="007D3BEF">
      <w:pPr>
        <w:pStyle w:val="FirstParagraph"/>
        <w:spacing w:line="480" w:lineRule="auto"/>
        <w:ind w:firstLine="720"/>
        <w:rPr>
          <w:del w:id="487" w:author="Jia, Dongya (NIH/NCI) [E]" w:date="2022-07-01T16:20:00Z"/>
          <w:rFonts w:ascii="Times New Roman" w:hAnsi="Times New Roman" w:cs="Times New Roman"/>
        </w:rPr>
        <w:pPrChange w:id="488" w:author="Jia, Dongya (NIH/NCI) [E]" w:date="2022-07-01T13:24:00Z">
          <w:pPr>
            <w:pStyle w:val="BodyText"/>
            <w:spacing w:line="480" w:lineRule="auto"/>
            <w:ind w:firstLine="720"/>
          </w:pPr>
        </w:pPrChange>
      </w:pPr>
      <w:del w:id="489" w:author="Jia, Dongya (NIH/NCI) [E]" w:date="2022-07-01T13:23:00Z">
        <w:r w:rsidRPr="00C9444E" w:rsidDel="003020C1">
          <w:rPr>
            <w:rFonts w:ascii="Times New Roman" w:hAnsi="Times New Roman" w:cs="Times New Roman"/>
          </w:rPr>
          <w:delText xml:space="preserve">Our results suggest that </w:delText>
        </w:r>
        <w:r w:rsidR="00084927" w:rsidRPr="00C9444E" w:rsidDel="003020C1">
          <w:rPr>
            <w:rFonts w:ascii="Times New Roman" w:hAnsi="Times New Roman" w:cs="Times New Roman"/>
          </w:rPr>
          <w:delText>mtROS is critical to the</w:delText>
        </w:r>
        <w:r w:rsidR="00FD1737" w:rsidRPr="00C9444E" w:rsidDel="003020C1">
          <w:rPr>
            <w:rFonts w:ascii="Times New Roman" w:hAnsi="Times New Roman" w:cs="Times New Roman"/>
          </w:rPr>
          <w:delText xml:space="preserve"> </w:delText>
        </w:r>
        <w:r w:rsidRPr="00C9444E" w:rsidDel="003020C1">
          <w:rPr>
            <w:rFonts w:ascii="Times New Roman" w:hAnsi="Times New Roman" w:cs="Times New Roman"/>
          </w:rPr>
          <w:delText xml:space="preserve">metabolic </w:delText>
        </w:r>
        <w:r w:rsidR="00084927" w:rsidRPr="00C9444E" w:rsidDel="003020C1">
          <w:rPr>
            <w:rFonts w:ascii="Times New Roman" w:hAnsi="Times New Roman" w:cs="Times New Roman"/>
          </w:rPr>
          <w:delText>activation of EMT.</w:delText>
        </w:r>
      </w:del>
      <w:del w:id="490" w:author="Jia, Dongya (NIH/NCI) [E]" w:date="2022-07-01T16:20:00Z">
        <w:r w:rsidR="00084927" w:rsidRPr="00C9444E" w:rsidDel="00887F20">
          <w:rPr>
            <w:rFonts w:ascii="Times New Roman" w:hAnsi="Times New Roman" w:cs="Times New Roman"/>
          </w:rPr>
          <w:delText xml:space="preserve"> </w:delText>
        </w:r>
        <w:r w:rsidR="00376723" w:rsidRPr="00C9444E" w:rsidDel="00887F20">
          <w:rPr>
            <w:rFonts w:ascii="Times New Roman" w:hAnsi="Times New Roman" w:cs="Times New Roman"/>
          </w:rPr>
          <w:delText>In agreement with ou</w:delText>
        </w:r>
        <w:r w:rsidRPr="00C9444E" w:rsidDel="00887F20">
          <w:rPr>
            <w:rFonts w:ascii="Times New Roman" w:hAnsi="Times New Roman" w:cs="Times New Roman"/>
          </w:rPr>
          <w:delText>r</w:delText>
        </w:r>
        <w:r w:rsidR="00376723" w:rsidRPr="00C9444E" w:rsidDel="00887F20">
          <w:rPr>
            <w:rFonts w:ascii="Times New Roman" w:hAnsi="Times New Roman" w:cs="Times New Roman"/>
          </w:rPr>
          <w:delText xml:space="preserve"> results, r</w:delText>
        </w:r>
        <w:r w:rsidR="00052FEE" w:rsidRPr="00C9444E" w:rsidDel="00887F20">
          <w:rPr>
            <w:rFonts w:ascii="Times New Roman" w:hAnsi="Times New Roman" w:cs="Times New Roman"/>
          </w:rPr>
          <w:delText xml:space="preserve">ecent experimental work has posited </w:delText>
        </w:r>
        <w:r w:rsidR="00344217" w:rsidRPr="00C9444E" w:rsidDel="00887F20">
          <w:rPr>
            <w:rFonts w:ascii="Times New Roman" w:hAnsi="Times New Roman" w:cs="Times New Roman"/>
          </w:rPr>
          <w:delText xml:space="preserve">that </w:delText>
        </w:r>
      </w:del>
      <w:del w:id="491" w:author="Jia, Dongya (NIH/NCI) [E]" w:date="2022-07-01T13:25:00Z">
        <w:r w:rsidR="00052FEE" w:rsidRPr="00C9444E" w:rsidDel="003020C1">
          <w:rPr>
            <w:rFonts w:ascii="Times New Roman" w:hAnsi="Times New Roman" w:cs="Times New Roman"/>
          </w:rPr>
          <w:delText>mt</w:delText>
        </w:r>
      </w:del>
      <w:del w:id="492" w:author="Jia, Dongya (NIH/NCI) [E]" w:date="2022-07-01T16:20:00Z">
        <w:r w:rsidR="00052FEE" w:rsidRPr="00C9444E" w:rsidDel="00887F20">
          <w:rPr>
            <w:rFonts w:ascii="Times New Roman" w:hAnsi="Times New Roman" w:cs="Times New Roman"/>
          </w:rPr>
          <w:delText xml:space="preserve">ROS </w:delText>
        </w:r>
      </w:del>
      <w:del w:id="493" w:author="Jia, Dongya (NIH/NCI) [E]" w:date="2022-07-01T13:25:00Z">
        <w:r w:rsidR="00376723" w:rsidRPr="00C9444E" w:rsidDel="003020C1">
          <w:rPr>
            <w:rFonts w:ascii="Times New Roman" w:hAnsi="Times New Roman" w:cs="Times New Roman"/>
          </w:rPr>
          <w:delText xml:space="preserve">may </w:delText>
        </w:r>
      </w:del>
      <w:del w:id="494" w:author="Jia, Dongya (NIH/NCI) [E]" w:date="2022-07-01T16:20:00Z">
        <w:r w:rsidR="00376723" w:rsidRPr="00C9444E" w:rsidDel="00887F20">
          <w:rPr>
            <w:rFonts w:ascii="Times New Roman" w:hAnsi="Times New Roman" w:cs="Times New Roman"/>
          </w:rPr>
          <w:delText>drive EMT</w:delText>
        </w:r>
        <w:r w:rsidR="00BF5914" w:rsidDel="00887F20">
          <w:rPr>
            <w:rFonts w:ascii="Times New Roman" w:hAnsi="Times New Roman" w:cs="Times New Roman"/>
          </w:rPr>
          <w:delText xml:space="preserve"> </w:delText>
        </w:r>
      </w:del>
      <w:customXmlDelRangeStart w:id="495" w:author="Jia, Dongya (NIH/NCI) [E]" w:date="2022-07-01T16:20:00Z"/>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Content>
          <w:customXmlDelRangeEnd w:id="495"/>
          <w:del w:id="496" w:author="Jia, Dongya (NIH/NCI) [E]" w:date="2022-07-01T16:20:00Z">
            <w:r w:rsidR="00AE6CCC" w:rsidRPr="00AE6CCC" w:rsidDel="00887F20">
              <w:rPr>
                <w:rFonts w:ascii="Times New Roman" w:eastAsia="Times New Roman" w:hAnsi="Times New Roman" w:cs="Times New Roman"/>
                <w:color w:val="000000"/>
              </w:rPr>
              <w:delText>[72]</w:delText>
            </w:r>
          </w:del>
          <w:customXmlDelRangeStart w:id="497" w:author="Jia, Dongya (NIH/NCI) [E]" w:date="2022-07-01T16:20:00Z"/>
        </w:sdtContent>
      </w:sdt>
      <w:customXmlDelRangeEnd w:id="497"/>
      <w:del w:id="498" w:author="Jia, Dongya (NIH/NCI) [E]" w:date="2022-07-01T16:20:00Z">
        <w:r w:rsidR="00376723" w:rsidRPr="00C9444E" w:rsidDel="00887F20">
          <w:rPr>
            <w:rFonts w:ascii="Times New Roman" w:hAnsi="Times New Roman" w:cs="Times New Roman"/>
          </w:rPr>
          <w:delText>, control cancer invasiveness</w:delText>
        </w:r>
        <w:r w:rsidR="00BF5914" w:rsidDel="00887F20">
          <w:rPr>
            <w:rFonts w:ascii="Times New Roman" w:hAnsi="Times New Roman" w:cs="Times New Roman"/>
          </w:rPr>
          <w:delText xml:space="preserve"> </w:delText>
        </w:r>
      </w:del>
      <w:customXmlDelRangeStart w:id="499" w:author="Jia, Dongya (NIH/NCI) [E]" w:date="2022-07-01T16:20:00Z"/>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Content>
          <w:customXmlDelRangeEnd w:id="499"/>
          <w:del w:id="500" w:author="Jia, Dongya (NIH/NCI) [E]" w:date="2022-07-01T16:20:00Z">
            <w:r w:rsidR="00AE6CCC" w:rsidRPr="00AE6CCC" w:rsidDel="00887F20">
              <w:rPr>
                <w:rFonts w:ascii="Times New Roman" w:eastAsia="Times New Roman" w:hAnsi="Times New Roman" w:cs="Times New Roman"/>
                <w:color w:val="000000"/>
              </w:rPr>
              <w:delText>[73,74]</w:delText>
            </w:r>
          </w:del>
          <w:customXmlDelRangeStart w:id="501" w:author="Jia, Dongya (NIH/NCI) [E]" w:date="2022-07-01T16:20:00Z"/>
        </w:sdtContent>
      </w:sdt>
      <w:customXmlDelRangeEnd w:id="501"/>
      <w:del w:id="502" w:author="Jia, Dongya (NIH/NCI) [E]" w:date="2022-07-01T13:25:00Z">
        <w:r w:rsidR="00376723" w:rsidRPr="00C9444E" w:rsidDel="003020C1">
          <w:rPr>
            <w:rFonts w:ascii="Times New Roman" w:hAnsi="Times New Roman" w:cs="Times New Roman"/>
          </w:rPr>
          <w:delText xml:space="preserve">, and have a much stronger role than </w:delText>
        </w:r>
        <w:r w:rsidR="00AD7F58" w:rsidRPr="00C9444E" w:rsidDel="003020C1">
          <w:rPr>
            <w:rFonts w:ascii="Times New Roman" w:hAnsi="Times New Roman" w:cs="Times New Roman"/>
          </w:rPr>
          <w:delText>noxROS</w:delText>
        </w:r>
        <w:r w:rsidR="00EB2B46" w:rsidDel="003020C1">
          <w:rPr>
            <w:rFonts w:ascii="Times New Roman" w:hAnsi="Times New Roman" w:cs="Times New Roman"/>
          </w:rPr>
          <w:delText xml:space="preserve"> </w:delText>
        </w:r>
      </w:del>
      <w:customXmlDelRangeStart w:id="503" w:author="Jia, Dongya (NIH/NCI) [E]" w:date="2022-07-01T13:25:00Z"/>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DefaultPlaceholder_-1854013440"/>
          </w:placeholder>
        </w:sdtPr>
        <w:sdtContent>
          <w:customXmlDelRangeEnd w:id="503"/>
          <w:del w:id="504" w:author="Jia, Dongya (NIH/NCI) [E]" w:date="2022-07-01T13:25:00Z">
            <w:r w:rsidR="00AE6CCC" w:rsidRPr="00AE6CCC" w:rsidDel="003020C1">
              <w:rPr>
                <w:rFonts w:ascii="Times New Roman" w:eastAsia="Times New Roman" w:hAnsi="Times New Roman" w:cs="Times New Roman"/>
                <w:color w:val="000000"/>
              </w:rPr>
              <w:delText>[51,72]</w:delText>
            </w:r>
          </w:del>
          <w:customXmlDelRangeStart w:id="505" w:author="Jia, Dongya (NIH/NCI) [E]" w:date="2022-07-01T13:25:00Z"/>
        </w:sdtContent>
      </w:sdt>
      <w:customXmlDelRangeEnd w:id="505"/>
      <w:del w:id="506" w:author="Jia, Dongya (NIH/NCI) [E]" w:date="2022-07-01T16:20:00Z">
        <w:r w:rsidR="00AD7F58" w:rsidRPr="00C9444E" w:rsidDel="00887F20">
          <w:rPr>
            <w:rFonts w:ascii="Times New Roman" w:hAnsi="Times New Roman" w:cs="Times New Roman"/>
          </w:rPr>
          <w:delText>.</w:delText>
        </w:r>
        <w:r w:rsidR="00344217" w:rsidRPr="00C9444E" w:rsidDel="00887F20">
          <w:rPr>
            <w:rFonts w:ascii="Times New Roman" w:hAnsi="Times New Roman" w:cs="Times New Roman"/>
          </w:rPr>
          <w:delText xml:space="preserve"> </w:delText>
        </w:r>
      </w:del>
      <w:del w:id="507" w:author="Jia, Dongya (NIH/NCI) [E]" w:date="2022-07-01T13:29:00Z">
        <w:r w:rsidR="00344217" w:rsidRPr="00C9444E" w:rsidDel="00E73609">
          <w:rPr>
            <w:rFonts w:ascii="Times New Roman" w:hAnsi="Times New Roman" w:cs="Times New Roman"/>
          </w:rPr>
          <w:delText>Also</w:delText>
        </w:r>
        <w:r w:rsidR="00CA52C5" w:rsidRPr="00C9444E" w:rsidDel="00E73609">
          <w:rPr>
            <w:rFonts w:ascii="Times New Roman" w:hAnsi="Times New Roman" w:cs="Times New Roman"/>
          </w:rPr>
          <w:delText xml:space="preserve">, </w:delText>
        </w:r>
        <w:r w:rsidR="00344217" w:rsidRPr="00C9444E" w:rsidDel="00E73609">
          <w:rPr>
            <w:rFonts w:ascii="Times New Roman" w:hAnsi="Times New Roman" w:cs="Times New Roman"/>
          </w:rPr>
          <w:delText xml:space="preserve">while </w:delText>
        </w:r>
        <w:r w:rsidR="00CA52C5" w:rsidRPr="00C9444E" w:rsidDel="00E73609">
          <w:rPr>
            <w:rFonts w:ascii="Times New Roman" w:hAnsi="Times New Roman" w:cs="Times New Roman"/>
          </w:rPr>
          <w:delText>i</w:delText>
        </w:r>
      </w:del>
      <w:del w:id="508" w:author="Jia, Dongya (NIH/NCI) [E]" w:date="2022-07-01T16:20:00Z">
        <w:r w:rsidR="00CA52C5" w:rsidRPr="00C9444E" w:rsidDel="00887F20">
          <w:rPr>
            <w:rFonts w:ascii="Times New Roman" w:hAnsi="Times New Roman" w:cs="Times New Roman"/>
          </w:rPr>
          <w:delText xml:space="preserve">t is </w:delText>
        </w:r>
        <w:r w:rsidR="00344217" w:rsidRPr="00C9444E" w:rsidDel="00887F20">
          <w:rPr>
            <w:rFonts w:ascii="Times New Roman" w:hAnsi="Times New Roman" w:cs="Times New Roman"/>
          </w:rPr>
          <w:delText xml:space="preserve">generally </w:delText>
        </w:r>
        <w:r w:rsidR="00CA52C5" w:rsidRPr="00C9444E" w:rsidDel="00887F20">
          <w:rPr>
            <w:rFonts w:ascii="Times New Roman" w:hAnsi="Times New Roman" w:cs="Times New Roman"/>
          </w:rPr>
          <w:delText xml:space="preserve">accepted that HIF-1 is </w:delText>
        </w:r>
      </w:del>
      <w:del w:id="509" w:author="Jia, Dongya (NIH/NCI) [E]" w:date="2022-07-01T13:26:00Z">
        <w:r w:rsidR="00CA52C5" w:rsidRPr="00C9444E" w:rsidDel="003020C1">
          <w:rPr>
            <w:rFonts w:ascii="Times New Roman" w:hAnsi="Times New Roman" w:cs="Times New Roman"/>
          </w:rPr>
          <w:delText xml:space="preserve">important to </w:delText>
        </w:r>
        <w:r w:rsidR="003A6BD6" w:rsidRPr="00C9444E" w:rsidDel="003020C1">
          <w:rPr>
            <w:rFonts w:ascii="Times New Roman" w:hAnsi="Times New Roman" w:cs="Times New Roman"/>
          </w:rPr>
          <w:delText xml:space="preserve">metabolic reprogramming </w:delText>
        </w:r>
      </w:del>
      <w:customXmlDelRangeStart w:id="510" w:author="Jia, Dongya (NIH/NCI) [E]" w:date="2022-07-01T16:20:00Z"/>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Content>
          <w:customXmlDelRangeEnd w:id="510"/>
          <w:del w:id="511" w:author="Jia, Dongya (NIH/NCI) [E]" w:date="2022-07-01T16:20:00Z">
            <w:r w:rsidR="00AE6CCC" w:rsidRPr="00AE6CCC" w:rsidDel="00887F20">
              <w:rPr>
                <w:rFonts w:ascii="Times New Roman" w:eastAsia="Times New Roman" w:hAnsi="Times New Roman" w:cs="Times New Roman"/>
                <w:color w:val="000000"/>
              </w:rPr>
              <w:delText>[22]</w:delText>
            </w:r>
          </w:del>
          <w:customXmlDelRangeStart w:id="512" w:author="Jia, Dongya (NIH/NCI) [E]" w:date="2022-07-01T16:20:00Z"/>
        </w:sdtContent>
      </w:sdt>
      <w:customXmlDelRangeEnd w:id="512"/>
      <w:del w:id="513" w:author="Jia, Dongya (NIH/NCI) [E]" w:date="2022-07-01T16:20:00Z">
        <w:r w:rsidR="00CA52C5" w:rsidRPr="00C9444E" w:rsidDel="00887F20">
          <w:rPr>
            <w:rFonts w:ascii="Times New Roman" w:hAnsi="Times New Roman" w:cs="Times New Roman"/>
          </w:rPr>
          <w:delText xml:space="preserve"> and </w:delText>
        </w:r>
      </w:del>
      <w:del w:id="514" w:author="Jia, Dongya (NIH/NCI) [E]" w:date="2022-07-01T13:26:00Z">
        <w:r w:rsidR="00CA52C5" w:rsidRPr="00C9444E" w:rsidDel="003020C1">
          <w:rPr>
            <w:rFonts w:ascii="Times New Roman" w:hAnsi="Times New Roman" w:cs="Times New Roman"/>
          </w:rPr>
          <w:delText xml:space="preserve">triggering </w:delText>
        </w:r>
      </w:del>
      <w:del w:id="515" w:author="Jia, Dongya (NIH/NCI) [E]" w:date="2022-07-01T16:20:00Z">
        <w:r w:rsidR="00CA52C5" w:rsidRPr="00C9444E" w:rsidDel="00887F20">
          <w:rPr>
            <w:rFonts w:ascii="Times New Roman" w:hAnsi="Times New Roman" w:cs="Times New Roman"/>
          </w:rPr>
          <w:delText>EMT</w:delText>
        </w:r>
        <w:r w:rsidR="00126BB2" w:rsidDel="00887F20">
          <w:rPr>
            <w:rFonts w:ascii="Times New Roman" w:hAnsi="Times New Roman" w:cs="Times New Roman"/>
          </w:rPr>
          <w:delText xml:space="preserve"> </w:delText>
        </w:r>
      </w:del>
      <w:customXmlDelRangeStart w:id="516" w:author="Jia, Dongya (NIH/NCI) [E]" w:date="2022-07-01T16:20:00Z"/>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Content>
          <w:customXmlDelRangeEnd w:id="516"/>
          <w:del w:id="517" w:author="Jia, Dongya (NIH/NCI) [E]" w:date="2022-07-01T16:20:00Z">
            <w:r w:rsidR="00AE6CCC" w:rsidRPr="00AE6CCC" w:rsidDel="00887F20">
              <w:rPr>
                <w:rFonts w:ascii="Times New Roman" w:eastAsia="Times New Roman" w:hAnsi="Times New Roman" w:cs="Times New Roman"/>
                <w:color w:val="000000"/>
              </w:rPr>
              <w:delText>[9]</w:delText>
            </w:r>
          </w:del>
          <w:customXmlDelRangeStart w:id="518" w:author="Jia, Dongya (NIH/NCI) [E]" w:date="2022-07-01T16:20:00Z"/>
        </w:sdtContent>
      </w:sdt>
      <w:customXmlDelRangeEnd w:id="518"/>
      <w:del w:id="519" w:author="Jia, Dongya (NIH/NCI) [E]" w:date="2022-07-01T13:29:00Z">
        <w:r w:rsidR="003A6BD6" w:rsidRPr="00C9444E" w:rsidDel="00E73609">
          <w:rPr>
            <w:rFonts w:ascii="Times New Roman" w:hAnsi="Times New Roman" w:cs="Times New Roman"/>
          </w:rPr>
          <w:delText>,</w:delText>
        </w:r>
      </w:del>
      <w:del w:id="520" w:author="Jia, Dongya (NIH/NCI) [E]" w:date="2022-07-01T16:20:00Z">
        <w:r w:rsidR="003A6BD6" w:rsidRPr="00C9444E" w:rsidDel="00887F20">
          <w:rPr>
            <w:rFonts w:ascii="Times New Roman" w:hAnsi="Times New Roman" w:cs="Times New Roman"/>
          </w:rPr>
          <w:delText xml:space="preserve"> </w:delText>
        </w:r>
      </w:del>
      <w:moveToRangeStart w:id="521" w:author="Jia, Dongya (NIH/NCI) [E]" w:date="2022-07-01T13:29:00Z" w:name="move107574598"/>
      <w:moveTo w:id="522" w:author="Jia, Dongya (NIH/NCI) [E]" w:date="2022-07-01T13:29:00Z">
        <w:del w:id="523" w:author="Jia, Dongya (NIH/NCI) [E]" w:date="2022-07-01T13:29:00Z">
          <w:r w:rsidR="00E73609" w:rsidRPr="00C9444E" w:rsidDel="00E73609">
            <w:rPr>
              <w:rFonts w:ascii="Times New Roman" w:hAnsi="Times New Roman" w:cs="Times New Roman"/>
            </w:rPr>
            <w:delText>Indeed, o</w:delText>
          </w:r>
        </w:del>
        <w:del w:id="524" w:author="Jia, Dongya (NIH/NCI) [E]" w:date="2022-07-01T16:20:00Z">
          <w:r w:rsidR="00E73609" w:rsidRPr="00C9444E" w:rsidDel="00887F20">
            <w:rPr>
              <w:rFonts w:ascii="Times New Roman" w:hAnsi="Times New Roman" w:cs="Times New Roman"/>
            </w:rPr>
            <w:delText>ur results suggest the mtROS/HIF-1 axis is critical to stabiliz</w:delText>
          </w:r>
        </w:del>
        <w:del w:id="525" w:author="Jia, Dongya (NIH/NCI) [E]" w:date="2022-07-01T14:58:00Z">
          <w:r w:rsidR="00E73609" w:rsidRPr="00C9444E" w:rsidDel="00190722">
            <w:rPr>
              <w:rFonts w:ascii="Times New Roman" w:hAnsi="Times New Roman" w:cs="Times New Roman"/>
            </w:rPr>
            <w:delText>ing</w:delText>
          </w:r>
        </w:del>
        <w:del w:id="526" w:author="Jia, Dongya (NIH/NCI) [E]" w:date="2022-07-01T16:20:00Z">
          <w:r w:rsidR="00E73609" w:rsidRPr="00C9444E" w:rsidDel="00887F20">
            <w:rPr>
              <w:rFonts w:ascii="Times New Roman" w:hAnsi="Times New Roman" w:cs="Times New Roman"/>
            </w:rPr>
            <w:delText xml:space="preserve"> the highly aggressive E/M-W/O stat</w:delText>
          </w:r>
        </w:del>
        <w:del w:id="527" w:author="Jia, Dongya (NIH/NCI) [E]" w:date="2022-07-01T13:30:00Z">
          <w:r w:rsidR="00E73609" w:rsidRPr="00C9444E" w:rsidDel="00E73609">
            <w:rPr>
              <w:rFonts w:ascii="Times New Roman" w:hAnsi="Times New Roman" w:cs="Times New Roman"/>
            </w:rPr>
            <w:delText>e.</w:delText>
          </w:r>
        </w:del>
      </w:moveTo>
      <w:moveToRangeEnd w:id="521"/>
      <w:del w:id="528" w:author="Jia, Dongya (NIH/NCI) [E]" w:date="2022-07-01T13:30:00Z">
        <w:r w:rsidR="00CA52C5" w:rsidRPr="0032789E" w:rsidDel="00E73609">
          <w:rPr>
            <w:rFonts w:ascii="Times New Roman" w:hAnsi="Times New Roman" w:cs="Times New Roman"/>
            <w:highlight w:val="yellow"/>
            <w:rPrChange w:id="529" w:author="Jia, Dongya (NIH/NCI) [E]" w:date="2022-06-21T18:23:00Z">
              <w:rPr>
                <w:rFonts w:ascii="Times New Roman" w:hAnsi="Times New Roman" w:cs="Times New Roman"/>
              </w:rPr>
            </w:rPrChange>
          </w:rPr>
          <w:delText>t</w:delText>
        </w:r>
      </w:del>
      <w:del w:id="530" w:author="Jia, Dongya (NIH/NCI) [E]" w:date="2022-07-01T16:20:00Z">
        <w:r w:rsidR="00CA52C5" w:rsidRPr="0032789E" w:rsidDel="00887F20">
          <w:rPr>
            <w:rFonts w:ascii="Times New Roman" w:hAnsi="Times New Roman" w:cs="Times New Roman"/>
            <w:highlight w:val="yellow"/>
            <w:rPrChange w:id="531" w:author="Jia, Dongya (NIH/NCI) [E]" w:date="2022-06-21T18:23:00Z">
              <w:rPr>
                <w:rFonts w:ascii="Times New Roman" w:hAnsi="Times New Roman" w:cs="Times New Roman"/>
              </w:rPr>
            </w:rPrChange>
          </w:rPr>
          <w:delText>he connection between</w:delText>
        </w:r>
      </w:del>
      <w:del w:id="532" w:author="Jia, Dongya (NIH/NCI) [E]" w:date="2022-07-01T13:30:00Z">
        <w:r w:rsidR="00CA52C5" w:rsidRPr="0032789E" w:rsidDel="00E73609">
          <w:rPr>
            <w:rFonts w:ascii="Times New Roman" w:hAnsi="Times New Roman" w:cs="Times New Roman"/>
            <w:highlight w:val="yellow"/>
            <w:rPrChange w:id="533" w:author="Jia, Dongya (NIH/NCI) [E]" w:date="2022-06-21T18:23:00Z">
              <w:rPr>
                <w:rFonts w:ascii="Times New Roman" w:hAnsi="Times New Roman" w:cs="Times New Roman"/>
              </w:rPr>
            </w:rPrChange>
          </w:rPr>
          <w:delText xml:space="preserve"> HIF-1, </w:delText>
        </w:r>
      </w:del>
      <w:del w:id="534" w:author="Jia, Dongya (NIH/NCI) [E]" w:date="2022-07-01T16:20:00Z">
        <w:r w:rsidR="00CA52C5" w:rsidRPr="0032789E" w:rsidDel="00887F20">
          <w:rPr>
            <w:rFonts w:ascii="Times New Roman" w:hAnsi="Times New Roman" w:cs="Times New Roman"/>
            <w:highlight w:val="yellow"/>
            <w:rPrChange w:id="535" w:author="Jia, Dongya (NIH/NCI) [E]" w:date="2022-06-21T18:23:00Z">
              <w:rPr>
                <w:rFonts w:ascii="Times New Roman" w:hAnsi="Times New Roman" w:cs="Times New Roman"/>
              </w:rPr>
            </w:rPrChange>
          </w:rPr>
          <w:delText>mtROS</w:delText>
        </w:r>
      </w:del>
      <w:del w:id="536" w:author="Jia, Dongya (NIH/NCI) [E]" w:date="2022-07-01T13:30:00Z">
        <w:r w:rsidR="00CA52C5" w:rsidRPr="0032789E" w:rsidDel="00E73609">
          <w:rPr>
            <w:rFonts w:ascii="Times New Roman" w:hAnsi="Times New Roman" w:cs="Times New Roman"/>
            <w:highlight w:val="yellow"/>
            <w:rPrChange w:id="537" w:author="Jia, Dongya (NIH/NCI) [E]" w:date="2022-06-21T18:23:00Z">
              <w:rPr>
                <w:rFonts w:ascii="Times New Roman" w:hAnsi="Times New Roman" w:cs="Times New Roman"/>
              </w:rPr>
            </w:rPrChange>
          </w:rPr>
          <w:delText>,</w:delText>
        </w:r>
      </w:del>
      <w:del w:id="538" w:author="Jia, Dongya (NIH/NCI) [E]" w:date="2022-07-01T16:20:00Z">
        <w:r w:rsidR="00CA52C5" w:rsidRPr="0032789E" w:rsidDel="00887F20">
          <w:rPr>
            <w:rFonts w:ascii="Times New Roman" w:hAnsi="Times New Roman" w:cs="Times New Roman"/>
            <w:highlight w:val="yellow"/>
            <w:rPrChange w:id="539" w:author="Jia, Dongya (NIH/NCI) [E]" w:date="2022-06-21T18:23:00Z">
              <w:rPr>
                <w:rFonts w:ascii="Times New Roman" w:hAnsi="Times New Roman" w:cs="Times New Roman"/>
              </w:rPr>
            </w:rPrChange>
          </w:rPr>
          <w:delText xml:space="preserve"> and cancer aggressiveness has also been </w:delText>
        </w:r>
      </w:del>
      <w:del w:id="540" w:author="Jia, Dongya (NIH/NCI) [E]" w:date="2022-07-01T13:30:00Z">
        <w:r w:rsidR="00CA52C5" w:rsidRPr="0032789E" w:rsidDel="00E73609">
          <w:rPr>
            <w:rFonts w:ascii="Times New Roman" w:hAnsi="Times New Roman" w:cs="Times New Roman"/>
            <w:highlight w:val="yellow"/>
            <w:rPrChange w:id="541" w:author="Jia, Dongya (NIH/NCI) [E]" w:date="2022-06-21T18:23:00Z">
              <w:rPr>
                <w:rFonts w:ascii="Times New Roman" w:hAnsi="Times New Roman" w:cs="Times New Roman"/>
              </w:rPr>
            </w:rPrChange>
          </w:rPr>
          <w:delText xml:space="preserve">suggested </w:delText>
        </w:r>
      </w:del>
      <w:customXmlDelRangeStart w:id="542" w:author="Jia, Dongya (NIH/NCI) [E]" w:date="2022-07-01T16:20:00Z"/>
      <w:sdt>
        <w:sdtPr>
          <w:rPr>
            <w:rFonts w:ascii="Times New Roman" w:hAnsi="Times New Roman" w:cs="Times New Roman"/>
            <w:highlight w:val="yellow"/>
          </w:rPr>
          <w:alias w:val="SmartCite Citation"/>
          <w:tag w:val="703cb261-b0c2-4f52-8c43-8dc408bf3954:956cd8dc-bc61-4290-aa29-474e676cd7e5+"/>
          <w:id w:val="-1816412760"/>
          <w:placeholder>
            <w:docPart w:val="D0AFD4DE77F64131920068C263FD023D"/>
          </w:placeholder>
        </w:sdtPr>
        <w:sdtContent>
          <w:customXmlDelRangeEnd w:id="542"/>
          <w:del w:id="543" w:author="Jia, Dongya (NIH/NCI) [E]" w:date="2022-07-01T16:20:00Z">
            <w:r w:rsidR="00AE6CCC" w:rsidRPr="0032789E" w:rsidDel="00887F20">
              <w:rPr>
                <w:rFonts w:ascii="Times New Roman" w:eastAsia="Times New Roman" w:hAnsi="Times New Roman" w:cs="Times New Roman"/>
                <w:color w:val="000000"/>
                <w:highlight w:val="yellow"/>
                <w:rPrChange w:id="544" w:author="Jia, Dongya (NIH/NCI) [E]" w:date="2022-06-21T18:23:00Z">
                  <w:rPr>
                    <w:rFonts w:ascii="Times New Roman" w:eastAsia="Times New Roman" w:hAnsi="Times New Roman" w:cs="Times New Roman"/>
                    <w:color w:val="000000"/>
                  </w:rPr>
                </w:rPrChange>
              </w:rPr>
              <w:delText>[75]</w:delText>
            </w:r>
          </w:del>
          <w:customXmlDelRangeStart w:id="545" w:author="Jia, Dongya (NIH/NCI) [E]" w:date="2022-07-01T16:20:00Z"/>
        </w:sdtContent>
      </w:sdt>
      <w:customXmlDelRangeEnd w:id="545"/>
      <w:del w:id="546" w:author="Jia, Dongya (NIH/NCI) [E]" w:date="2022-07-01T16:20:00Z">
        <w:r w:rsidR="003A6BD6" w:rsidRPr="0032789E" w:rsidDel="00887F20">
          <w:rPr>
            <w:rFonts w:ascii="Times New Roman" w:hAnsi="Times New Roman" w:cs="Times New Roman"/>
            <w:highlight w:val="yellow"/>
            <w:rPrChange w:id="547" w:author="Jia, Dongya (NIH/NCI) [E]" w:date="2022-06-21T18:23:00Z">
              <w:rPr>
                <w:rFonts w:ascii="Times New Roman" w:hAnsi="Times New Roman" w:cs="Times New Roman"/>
              </w:rPr>
            </w:rPrChange>
          </w:rPr>
          <w:delText>.</w:delText>
        </w:r>
        <w:r w:rsidR="003A6BD6" w:rsidRPr="00C9444E" w:rsidDel="00887F20">
          <w:rPr>
            <w:rFonts w:ascii="Times New Roman" w:hAnsi="Times New Roman" w:cs="Times New Roman"/>
          </w:rPr>
          <w:delText xml:space="preserve"> </w:delText>
        </w:r>
      </w:del>
      <w:moveFromRangeStart w:id="548" w:author="Jia, Dongya (NIH/NCI) [E]" w:date="2022-07-01T13:29:00Z" w:name="move107574598"/>
      <w:moveFrom w:id="549" w:author="Jia, Dongya (NIH/NCI) [E]" w:date="2022-07-01T13:29:00Z">
        <w:del w:id="550" w:author="Jia, Dongya (NIH/NCI) [E]" w:date="2022-07-01T16:20:00Z">
          <w:r w:rsidR="00CA52C5" w:rsidRPr="00C9444E" w:rsidDel="00887F20">
            <w:rPr>
              <w:rFonts w:ascii="Times New Roman" w:hAnsi="Times New Roman" w:cs="Times New Roman"/>
            </w:rPr>
            <w:delText>Indeed, our results suggest the mtROS/HIF-1 axis is critical to stabilizing the highly aggressive E/M-W/O state.</w:delText>
          </w:r>
          <w:r w:rsidR="003A6BD6" w:rsidRPr="00C9444E" w:rsidDel="00887F20">
            <w:rPr>
              <w:rFonts w:ascii="Times New Roman" w:hAnsi="Times New Roman" w:cs="Times New Roman"/>
            </w:rPr>
            <w:delText xml:space="preserve"> </w:delText>
          </w:r>
        </w:del>
      </w:moveFrom>
      <w:moveFromRangeEnd w:id="548"/>
      <w:del w:id="551" w:author="Jia, Dongya (NIH/NCI) [E]" w:date="2022-07-01T16:20:00Z">
        <w:r w:rsidR="00D03083" w:rsidRPr="00C9444E" w:rsidDel="00887F20">
          <w:rPr>
            <w:rFonts w:ascii="Times New Roman" w:hAnsi="Times New Roman" w:cs="Times New Roman"/>
          </w:rPr>
          <w:delText>Additionally, ROS</w:delText>
        </w:r>
      </w:del>
      <w:del w:id="552" w:author="Jia, Dongya (NIH/NCI) [E]" w:date="2022-07-01T13:30:00Z">
        <w:r w:rsidR="00D03083" w:rsidRPr="00C9444E" w:rsidDel="00E73609">
          <w:rPr>
            <w:rFonts w:ascii="Times New Roman" w:hAnsi="Times New Roman" w:cs="Times New Roman"/>
          </w:rPr>
          <w:delText xml:space="preserve"> and </w:delText>
        </w:r>
      </w:del>
      <w:del w:id="553" w:author="Jia, Dongya (NIH/NCI) [E]" w:date="2022-07-01T16:20:00Z">
        <w:r w:rsidR="00D03083" w:rsidRPr="00C9444E" w:rsidDel="00887F20">
          <w:rPr>
            <w:rFonts w:ascii="Times New Roman" w:hAnsi="Times New Roman" w:cs="Times New Roman"/>
          </w:rPr>
          <w:delText xml:space="preserve">HIF-1 </w:delText>
        </w:r>
      </w:del>
      <w:del w:id="554" w:author="Jia, Dongya (NIH/NCI) [E]" w:date="2022-07-01T15:00:00Z">
        <w:r w:rsidR="00D03083" w:rsidRPr="00C9444E" w:rsidDel="00190722">
          <w:rPr>
            <w:rFonts w:ascii="Times New Roman" w:hAnsi="Times New Roman" w:cs="Times New Roman"/>
          </w:rPr>
          <w:delText>expression is</w:delText>
        </w:r>
      </w:del>
      <w:del w:id="555" w:author="Jia, Dongya (NIH/NCI) [E]" w:date="2022-07-01T16:20:00Z">
        <w:r w:rsidR="00D03083" w:rsidRPr="00C9444E" w:rsidDel="00887F20">
          <w:rPr>
            <w:rFonts w:ascii="Times New Roman" w:hAnsi="Times New Roman" w:cs="Times New Roman"/>
          </w:rPr>
          <w:delText xml:space="preserve"> controlled by the miRNAs of the EMT network, </w:delText>
        </w:r>
      </w:del>
      <m:oMath>
        <m:sSub>
          <m:sSubPr>
            <m:ctrlPr>
              <w:del w:id="556" w:author="Jia, Dongya (NIH/NCI) [E]" w:date="2022-07-01T16:20:00Z">
                <w:rPr>
                  <w:rFonts w:ascii="Cambria Math" w:hAnsi="Cambria Math" w:cs="Times New Roman"/>
                  <w:i/>
                </w:rPr>
              </w:del>
            </m:ctrlPr>
          </m:sSubPr>
          <m:e>
            <m:r>
              <w:del w:id="557" w:author="Jia, Dongya (NIH/NCI) [E]" w:date="2022-07-01T16:20:00Z">
                <m:rPr>
                  <m:sty m:val="p"/>
                </m:rPr>
                <w:rPr>
                  <w:rFonts w:ascii="Cambria Math" w:hAnsi="Cambria Math" w:cs="Times New Roman"/>
                </w:rPr>
                <m:t>μ</m:t>
              </w:del>
            </m:r>
            <m:ctrlPr>
              <w:del w:id="558" w:author="Jia, Dongya (NIH/NCI) [E]" w:date="2022-07-01T16:20:00Z">
                <w:rPr>
                  <w:rFonts w:ascii="Cambria Math" w:hAnsi="Cambria Math" w:cs="Times New Roman"/>
                </w:rPr>
              </w:del>
            </m:ctrlPr>
          </m:e>
          <m:sub>
            <m:r>
              <w:del w:id="559" w:author="Jia, Dongya (NIH/NCI) [E]" w:date="2022-07-01T16:20:00Z">
                <w:rPr>
                  <w:rFonts w:ascii="Cambria Math" w:hAnsi="Cambria Math" w:cs="Times New Roman"/>
                </w:rPr>
                <m:t>34</m:t>
              </w:del>
            </m:r>
          </m:sub>
        </m:sSub>
      </m:oMath>
      <w:del w:id="560" w:author="Jia, Dongya (NIH/NCI) [E]" w:date="2022-07-01T16:20:00Z">
        <w:r w:rsidR="00043B26" w:rsidRPr="00C9444E" w:rsidDel="00887F20">
          <w:rPr>
            <w:rFonts w:ascii="Times New Roman" w:eastAsiaTheme="minorEastAsia" w:hAnsi="Times New Roman" w:cs="Times New Roman"/>
          </w:rPr>
          <w:delText xml:space="preserve"> and </w:delText>
        </w:r>
      </w:del>
      <m:oMath>
        <m:sSub>
          <m:sSubPr>
            <m:ctrlPr>
              <w:del w:id="561" w:author="Jia, Dongya (NIH/NCI) [E]" w:date="2022-07-01T16:20:00Z">
                <w:rPr>
                  <w:rFonts w:ascii="Cambria Math" w:hAnsi="Cambria Math" w:cs="Times New Roman"/>
                  <w:i/>
                </w:rPr>
              </w:del>
            </m:ctrlPr>
          </m:sSubPr>
          <m:e>
            <m:r>
              <w:del w:id="562" w:author="Jia, Dongya (NIH/NCI) [E]" w:date="2022-07-01T16:20:00Z">
                <m:rPr>
                  <m:sty m:val="p"/>
                </m:rPr>
                <w:rPr>
                  <w:rFonts w:ascii="Cambria Math" w:hAnsi="Cambria Math" w:cs="Times New Roman"/>
                </w:rPr>
                <m:t>μ</m:t>
              </w:del>
            </m:r>
            <m:ctrlPr>
              <w:del w:id="563" w:author="Jia, Dongya (NIH/NCI) [E]" w:date="2022-07-01T16:20:00Z">
                <w:rPr>
                  <w:rFonts w:ascii="Cambria Math" w:hAnsi="Cambria Math" w:cs="Times New Roman"/>
                </w:rPr>
              </w:del>
            </m:ctrlPr>
          </m:e>
          <m:sub>
            <m:r>
              <w:del w:id="564" w:author="Jia, Dongya (NIH/NCI) [E]" w:date="2022-07-01T16:20:00Z">
                <w:rPr>
                  <w:rFonts w:ascii="Cambria Math" w:hAnsi="Cambria Math" w:cs="Times New Roman"/>
                </w:rPr>
                <m:t>200</m:t>
              </w:del>
            </m:r>
          </m:sub>
        </m:sSub>
      </m:oMath>
      <w:del w:id="565" w:author="Jia, Dongya (NIH/NCI) [E]" w:date="2022-07-01T16:20:00Z">
        <w:r w:rsidR="00D03083" w:rsidRPr="00C9444E" w:rsidDel="00887F20">
          <w:rPr>
            <w:rFonts w:ascii="Times New Roman" w:eastAsiaTheme="minorEastAsia" w:hAnsi="Times New Roman" w:cs="Times New Roman"/>
          </w:rPr>
          <w:delText>,</w:delText>
        </w:r>
        <w:r w:rsidR="00D03083" w:rsidRPr="00C9444E" w:rsidDel="00887F20">
          <w:rPr>
            <w:rFonts w:ascii="Times New Roman" w:hAnsi="Times New Roman" w:cs="Times New Roman"/>
          </w:rPr>
          <w:delText xml:space="preserve"> </w:delText>
        </w:r>
        <w:r w:rsidR="00C674EA" w:rsidRPr="00C9444E" w:rsidDel="00887F20">
          <w:rPr>
            <w:rFonts w:ascii="Times New Roman" w:hAnsi="Times New Roman" w:cs="Times New Roman"/>
          </w:rPr>
          <w:delText>confirming</w:delText>
        </w:r>
        <w:r w:rsidR="00D03083" w:rsidRPr="00C9444E" w:rsidDel="00887F20">
          <w:rPr>
            <w:rFonts w:ascii="Times New Roman" w:hAnsi="Times New Roman" w:cs="Times New Roman"/>
          </w:rPr>
          <w:delText xml:space="preserve"> </w:delText>
        </w:r>
        <w:r w:rsidR="00043B26" w:rsidRPr="00C9444E" w:rsidDel="00887F20">
          <w:rPr>
            <w:rFonts w:ascii="Times New Roman" w:hAnsi="Times New Roman" w:cs="Times New Roman"/>
          </w:rPr>
          <w:delText xml:space="preserve">the importance of miRNAs in </w:delText>
        </w:r>
      </w:del>
      <w:del w:id="566" w:author="Jia, Dongya (NIH/NCI) [E]" w:date="2022-07-01T15:20:00Z">
        <w:r w:rsidR="00043B26" w:rsidRPr="00C9444E" w:rsidDel="00FB652D">
          <w:rPr>
            <w:rFonts w:ascii="Times New Roman" w:hAnsi="Times New Roman" w:cs="Times New Roman"/>
          </w:rPr>
          <w:delText>cancer metastasis</w:delText>
        </w:r>
      </w:del>
      <w:del w:id="567" w:author="Jia, Dongya (NIH/NCI) [E]" w:date="2022-07-01T16:20:00Z">
        <w:r w:rsidR="00043B26" w:rsidRPr="00C9444E" w:rsidDel="00887F20">
          <w:rPr>
            <w:rFonts w:ascii="Times New Roman" w:hAnsi="Times New Roman" w:cs="Times New Roman"/>
          </w:rPr>
          <w:delText xml:space="preserve"> </w:delText>
        </w:r>
      </w:del>
      <w:customXmlDelRangeStart w:id="568" w:author="Jia, Dongya (NIH/NCI) [E]" w:date="2022-07-01T16:20:00Z"/>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Content>
          <w:customXmlDelRangeEnd w:id="568"/>
          <w:del w:id="569" w:author="Jia, Dongya (NIH/NCI) [E]" w:date="2022-07-01T16:20:00Z">
            <w:r w:rsidR="00AE6CCC" w:rsidRPr="00AE6CCC" w:rsidDel="00887F20">
              <w:rPr>
                <w:rFonts w:ascii="Times New Roman" w:eastAsia="Times New Roman" w:hAnsi="Times New Roman" w:cs="Times New Roman"/>
                <w:color w:val="000000"/>
              </w:rPr>
              <w:delText>[76]</w:delText>
            </w:r>
          </w:del>
          <w:customXmlDelRangeStart w:id="570" w:author="Jia, Dongya (NIH/NCI) [E]" w:date="2022-07-01T16:20:00Z"/>
        </w:sdtContent>
      </w:sdt>
      <w:customXmlDelRangeEnd w:id="570"/>
      <w:del w:id="571" w:author="Jia, Dongya (NIH/NCI) [E]" w:date="2022-07-01T16:20:00Z">
        <w:r w:rsidR="00043B26" w:rsidRPr="00C9444E" w:rsidDel="00887F20">
          <w:rPr>
            <w:rFonts w:ascii="Times New Roman" w:hAnsi="Times New Roman" w:cs="Times New Roman"/>
          </w:rPr>
          <w:delText>.</w:delText>
        </w:r>
        <w:r w:rsidR="004D3F44" w:rsidRPr="00C9444E" w:rsidDel="00887F20">
          <w:rPr>
            <w:rFonts w:ascii="Times New Roman" w:hAnsi="Times New Roman" w:cs="Times New Roman"/>
          </w:rPr>
          <w:delText xml:space="preserve"> </w:delText>
        </w:r>
      </w:del>
      <w:del w:id="572" w:author="Jia, Dongya (NIH/NCI) [E]" w:date="2022-07-01T15:01:00Z">
        <w:r w:rsidR="0027482F" w:rsidRPr="00C9444E" w:rsidDel="00190722">
          <w:rPr>
            <w:rFonts w:ascii="Times New Roman" w:hAnsi="Times New Roman" w:cs="Times New Roman"/>
          </w:rPr>
          <w:delText>Consequently, our</w:delText>
        </w:r>
        <w:r w:rsidR="00A87DCF" w:rsidRPr="00C9444E" w:rsidDel="00190722">
          <w:rPr>
            <w:rFonts w:ascii="Times New Roman" w:hAnsi="Times New Roman" w:cs="Times New Roman"/>
          </w:rPr>
          <w:delText xml:space="preserve"> results suggest </w:delText>
        </w:r>
        <w:r w:rsidR="00AD7F58" w:rsidRPr="00C9444E" w:rsidDel="00190722">
          <w:rPr>
            <w:rFonts w:ascii="Times New Roman" w:hAnsi="Times New Roman" w:cs="Times New Roman"/>
          </w:rPr>
          <w:delText xml:space="preserve">the </w:delText>
        </w:r>
      </w:del>
      <w:del w:id="573" w:author="Jia, Dongya (NIH/NCI) [E]" w:date="2022-06-21T18:25:00Z">
        <w:r w:rsidR="00AD7F58" w:rsidRPr="00C9444E" w:rsidDel="002D4E8A">
          <w:rPr>
            <w:rFonts w:ascii="Times New Roman" w:hAnsi="Times New Roman" w:cs="Times New Roman"/>
          </w:rPr>
          <w:delText xml:space="preserve">existence of a </w:delText>
        </w:r>
      </w:del>
      <w:del w:id="574" w:author="Jia, Dongya (NIH/NCI) [E]" w:date="2022-07-01T15:01:00Z">
        <w:r w:rsidR="00AD7F58" w:rsidRPr="00C9444E" w:rsidDel="00190722">
          <w:rPr>
            <w:rFonts w:ascii="Times New Roman" w:hAnsi="Times New Roman" w:cs="Times New Roman"/>
          </w:rPr>
          <w:delText xml:space="preserve">feedback loop between </w:delText>
        </w:r>
      </w:del>
      <m:oMath>
        <m:sSub>
          <m:sSubPr>
            <m:ctrlPr>
              <w:del w:id="575" w:author="Jia, Dongya (NIH/NCI) [E]" w:date="2022-07-01T15:01:00Z">
                <w:rPr>
                  <w:rFonts w:ascii="Cambria Math" w:hAnsi="Cambria Math" w:cs="Times New Roman"/>
                </w:rPr>
              </w:del>
            </m:ctrlPr>
          </m:sSubPr>
          <m:e>
            <m:r>
              <w:del w:id="576" w:author="Jia, Dongya (NIH/NCI) [E]" w:date="2022-07-01T15:01:00Z">
                <w:rPr>
                  <w:rFonts w:ascii="Cambria Math" w:hAnsi="Cambria Math" w:cs="Times New Roman"/>
                </w:rPr>
                <m:t>μ</m:t>
              </w:del>
            </m:r>
          </m:e>
          <m:sub>
            <m:r>
              <w:del w:id="577" w:author="Jia, Dongya (NIH/NCI) [E]" w:date="2022-07-01T15:01:00Z">
                <w:rPr>
                  <w:rFonts w:ascii="Cambria Math" w:hAnsi="Cambria Math" w:cs="Times New Roman"/>
                </w:rPr>
                <m:t>34</m:t>
              </w:del>
            </m:r>
          </m:sub>
        </m:sSub>
      </m:oMath>
      <w:del w:id="578" w:author="Jia, Dongya (NIH/NCI) [E]" w:date="2022-07-01T15:01:00Z">
        <w:r w:rsidR="00AD7F58" w:rsidRPr="00C9444E" w:rsidDel="00190722">
          <w:rPr>
            <w:rFonts w:ascii="Times New Roman" w:hAnsi="Times New Roman" w:cs="Times New Roman"/>
          </w:rPr>
          <w:delText xml:space="preserve">, </w:delText>
        </w:r>
      </w:del>
      <m:oMath>
        <m:sSub>
          <m:sSubPr>
            <m:ctrlPr>
              <w:del w:id="579" w:author="Jia, Dongya (NIH/NCI) [E]" w:date="2022-07-01T15:01:00Z">
                <w:rPr>
                  <w:rFonts w:ascii="Cambria Math" w:hAnsi="Cambria Math" w:cs="Times New Roman"/>
                </w:rPr>
              </w:del>
            </m:ctrlPr>
          </m:sSubPr>
          <m:e>
            <m:r>
              <w:del w:id="580" w:author="Jia, Dongya (NIH/NCI) [E]" w:date="2022-07-01T15:01:00Z">
                <w:rPr>
                  <w:rFonts w:ascii="Cambria Math" w:hAnsi="Cambria Math" w:cs="Times New Roman"/>
                </w:rPr>
                <m:t>μ</m:t>
              </w:del>
            </m:r>
          </m:e>
          <m:sub>
            <m:r>
              <w:del w:id="581" w:author="Jia, Dongya (NIH/NCI) [E]" w:date="2022-07-01T15:01:00Z">
                <w:rPr>
                  <w:rFonts w:ascii="Cambria Math" w:hAnsi="Cambria Math" w:cs="Times New Roman"/>
                </w:rPr>
                <m:t>200</m:t>
              </w:del>
            </m:r>
          </m:sub>
        </m:sSub>
      </m:oMath>
      <w:del w:id="582" w:author="Jia, Dongya (NIH/NCI) [E]" w:date="2022-07-01T15:01:00Z">
        <w:r w:rsidR="00AD7F58" w:rsidRPr="00C9444E" w:rsidDel="00190722">
          <w:rPr>
            <w:rFonts w:ascii="Times New Roman" w:hAnsi="Times New Roman" w:cs="Times New Roman"/>
          </w:rPr>
          <w:delText xml:space="preserve">, </w:delText>
        </w:r>
        <w:r w:rsidR="00AC3C31" w:rsidRPr="00C9444E" w:rsidDel="00190722">
          <w:rPr>
            <w:rFonts w:ascii="Times New Roman" w:hAnsi="Times New Roman" w:cs="Times New Roman"/>
          </w:rPr>
          <w:delText>HIF-1</w:delText>
        </w:r>
        <w:r w:rsidR="00AD7F58" w:rsidRPr="00C9444E" w:rsidDel="00190722">
          <w:rPr>
            <w:rFonts w:ascii="Times New Roman" w:hAnsi="Times New Roman" w:cs="Times New Roman"/>
          </w:rPr>
          <w:delText xml:space="preserve"> and ROS </w:delText>
        </w:r>
      </w:del>
      <w:del w:id="583" w:author="Jia, Dongya (NIH/NCI) [E]" w:date="2022-06-21T18:25:00Z">
        <w:r w:rsidR="00AD7F58" w:rsidRPr="00C9444E" w:rsidDel="002D4E8A">
          <w:rPr>
            <w:rFonts w:ascii="Times New Roman" w:hAnsi="Times New Roman" w:cs="Times New Roman"/>
          </w:rPr>
          <w:delText>may be</w:delText>
        </w:r>
      </w:del>
      <w:del w:id="584" w:author="Jia, Dongya (NIH/NCI) [E]" w:date="2022-07-01T15:01:00Z">
        <w:r w:rsidR="00AD7F58" w:rsidRPr="00C9444E" w:rsidDel="00190722">
          <w:rPr>
            <w:rFonts w:ascii="Times New Roman" w:hAnsi="Times New Roman" w:cs="Times New Roman"/>
          </w:rPr>
          <w:delText xml:space="preserve"> critical to stabil</w:delText>
        </w:r>
      </w:del>
      <w:del w:id="585" w:author="Jia, Dongya (NIH/NCI) [E]" w:date="2022-07-01T15:00:00Z">
        <w:r w:rsidR="00AD7F58" w:rsidRPr="00C9444E" w:rsidDel="00190722">
          <w:rPr>
            <w:rFonts w:ascii="Times New Roman" w:hAnsi="Times New Roman" w:cs="Times New Roman"/>
          </w:rPr>
          <w:delText>izing</w:delText>
        </w:r>
      </w:del>
      <w:del w:id="586" w:author="Jia, Dongya (NIH/NCI) [E]" w:date="2022-07-01T15:01:00Z">
        <w:r w:rsidR="00AD7F58" w:rsidRPr="00C9444E" w:rsidDel="00190722">
          <w:rPr>
            <w:rFonts w:ascii="Times New Roman" w:hAnsi="Times New Roman" w:cs="Times New Roman"/>
          </w:rPr>
          <w:delText xml:space="preserve"> the E/M-W/O state </w:delText>
        </w:r>
      </w:del>
      <w:del w:id="587" w:author="Jia, Dongya (NIH/NCI) [E]" w:date="2022-06-21T18:25:00Z">
        <w:r w:rsidR="00AD7F58" w:rsidRPr="00C9444E" w:rsidDel="002D4E8A">
          <w:rPr>
            <w:rFonts w:ascii="Times New Roman" w:hAnsi="Times New Roman" w:cs="Times New Roman"/>
          </w:rPr>
          <w:delText xml:space="preserve">associated with </w:delText>
        </w:r>
        <w:r w:rsidR="00E3774A" w:rsidRPr="00C9444E" w:rsidDel="002D4E8A">
          <w:rPr>
            <w:rFonts w:ascii="Times New Roman" w:hAnsi="Times New Roman" w:cs="Times New Roman"/>
          </w:rPr>
          <w:delText xml:space="preserve">metastasis and </w:delText>
        </w:r>
        <w:r w:rsidR="00AD7F58" w:rsidRPr="00C9444E" w:rsidDel="002D4E8A">
          <w:rPr>
            <w:rFonts w:ascii="Times New Roman" w:hAnsi="Times New Roman" w:cs="Times New Roman"/>
          </w:rPr>
          <w:delText>tumorigenesis</w:delText>
        </w:r>
        <w:r w:rsidR="00A87DCF" w:rsidRPr="00C9444E" w:rsidDel="002D4E8A">
          <w:rPr>
            <w:rFonts w:ascii="Times New Roman" w:hAnsi="Times New Roman" w:cs="Times New Roman"/>
          </w:rPr>
          <w:delText>.</w:delText>
        </w:r>
      </w:del>
    </w:p>
    <w:p w14:paraId="5CF934AE" w14:textId="0DD6F7F0" w:rsidR="00DD4D2D" w:rsidRDefault="00670604" w:rsidP="009C4043">
      <w:pPr>
        <w:pStyle w:val="BodyText"/>
        <w:spacing w:line="480" w:lineRule="auto"/>
        <w:ind w:firstLine="720"/>
        <w:jc w:val="both"/>
        <w:rPr>
          <w:ins w:id="588" w:author="Jia, Dongya (NIH/NCI) [E]" w:date="2022-07-01T16:45:00Z"/>
          <w:rFonts w:ascii="Times New Roman" w:hAnsi="Times New Roman" w:cs="Times New Roman"/>
        </w:rPr>
      </w:pPr>
      <w:del w:id="589" w:author="Jia, Dongya (NIH/NCI) [E]" w:date="2022-07-01T15:41:00Z">
        <w:r w:rsidRPr="00C9444E" w:rsidDel="00BA4AC2">
          <w:rPr>
            <w:rFonts w:ascii="Times New Roman" w:hAnsi="Times New Roman" w:cs="Times New Roman"/>
          </w:rPr>
          <w:delText>In agreement with other studies</w:delText>
        </w:r>
        <w:r w:rsidR="00EB2B46" w:rsidDel="00BA4AC2">
          <w:rPr>
            <w:rFonts w:ascii="Times New Roman" w:hAnsi="Times New Roman" w:cs="Times New Roman"/>
          </w:rPr>
          <w:delText xml:space="preserve"> </w:delText>
        </w:r>
      </w:del>
      <w:customXmlDelRangeStart w:id="590" w:author="Jia, Dongya (NIH/NCI) [E]" w:date="2022-07-01T15:41:00Z"/>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Content>
          <w:customXmlDelRangeEnd w:id="590"/>
          <w:del w:id="591" w:author="Jia, Dongya (NIH/NCI) [E]" w:date="2022-07-01T15:41:00Z">
            <w:r w:rsidR="00AE6CCC" w:rsidRPr="00AE6CCC" w:rsidDel="00BA4AC2">
              <w:rPr>
                <w:rFonts w:ascii="Times New Roman" w:eastAsia="Times New Roman" w:hAnsi="Times New Roman" w:cs="Times New Roman"/>
                <w:color w:val="000000"/>
              </w:rPr>
              <w:delText>[29]</w:delText>
            </w:r>
          </w:del>
          <w:customXmlDelRangeStart w:id="592" w:author="Jia, Dongya (NIH/NCI) [E]" w:date="2022-07-01T15:41:00Z"/>
        </w:sdtContent>
      </w:sdt>
      <w:customXmlDelRangeEnd w:id="592"/>
      <w:del w:id="593" w:author="Jia, Dongya (NIH/NCI) [E]" w:date="2022-07-01T15:41:00Z">
        <w:r w:rsidRPr="00C9444E" w:rsidDel="00BA4AC2">
          <w:rPr>
            <w:rFonts w:ascii="Times New Roman" w:hAnsi="Times New Roman" w:cs="Times New Roman"/>
          </w:rPr>
          <w:delText xml:space="preserve"> o</w:delText>
        </w:r>
      </w:del>
      <w:ins w:id="594" w:author="Jia, Dongya (NIH/NCI) [E]" w:date="2022-07-01T15:41:00Z">
        <w:r w:rsidR="00BA4AC2">
          <w:rPr>
            <w:rFonts w:ascii="Times New Roman" w:hAnsi="Times New Roman" w:cs="Times New Roman"/>
          </w:rPr>
          <w:t>O</w:t>
        </w:r>
      </w:ins>
      <w:r w:rsidRPr="00C9444E">
        <w:rPr>
          <w:rFonts w:ascii="Times New Roman" w:hAnsi="Times New Roman" w:cs="Times New Roman"/>
        </w:rPr>
        <w:t xml:space="preserve">ur findings indicate that </w:t>
      </w:r>
      <w:r w:rsidRPr="002D4E8A">
        <w:rPr>
          <w:rFonts w:ascii="Times New Roman" w:hAnsi="Times New Roman" w:cs="Times New Roman"/>
          <w:highlight w:val="yellow"/>
          <w:rPrChange w:id="595" w:author="Jia, Dongya (NIH/NCI) [E]" w:date="2022-06-21T18:26:00Z">
            <w:rPr>
              <w:rFonts w:ascii="Times New Roman" w:hAnsi="Times New Roman" w:cs="Times New Roman"/>
            </w:rPr>
          </w:rPrChange>
        </w:rPr>
        <w:t>all else being equal, undergoing EMT tends to correlate with using addit</w:t>
      </w:r>
      <w:r w:rsidR="004A5665" w:rsidRPr="002D4E8A">
        <w:rPr>
          <w:rFonts w:ascii="Times New Roman" w:hAnsi="Times New Roman" w:cs="Times New Roman"/>
          <w:highlight w:val="yellow"/>
          <w:rPrChange w:id="596" w:author="Jia, Dongya (NIH/NCI) [E]" w:date="2022-06-21T18:26:00Z">
            <w:rPr>
              <w:rFonts w:ascii="Times New Roman" w:hAnsi="Times New Roman" w:cs="Times New Roman"/>
            </w:rPr>
          </w:rPrChange>
        </w:rPr>
        <w:t>i</w:t>
      </w:r>
      <w:r w:rsidRPr="002D4E8A">
        <w:rPr>
          <w:rFonts w:ascii="Times New Roman" w:hAnsi="Times New Roman" w:cs="Times New Roman"/>
          <w:highlight w:val="yellow"/>
          <w:rPrChange w:id="597" w:author="Jia, Dongya (NIH/NCI) [E]" w:date="2022-06-21T18:26:00Z">
            <w:rPr>
              <w:rFonts w:ascii="Times New Roman" w:hAnsi="Times New Roman" w:cs="Times New Roman"/>
            </w:rPr>
          </w:rPrChange>
        </w:rPr>
        <w:t>onal glyc</w:t>
      </w:r>
      <w:r w:rsidR="004A5665" w:rsidRPr="002D4E8A">
        <w:rPr>
          <w:rFonts w:ascii="Times New Roman" w:hAnsi="Times New Roman" w:cs="Times New Roman"/>
          <w:highlight w:val="yellow"/>
          <w:rPrChange w:id="598" w:author="Jia, Dongya (NIH/NCI) [E]" w:date="2022-06-21T18:26:00Z">
            <w:rPr>
              <w:rFonts w:ascii="Times New Roman" w:hAnsi="Times New Roman" w:cs="Times New Roman"/>
            </w:rPr>
          </w:rPrChange>
        </w:rPr>
        <w:t>oly</w:t>
      </w:r>
      <w:r w:rsidRPr="002D4E8A">
        <w:rPr>
          <w:rFonts w:ascii="Times New Roman" w:hAnsi="Times New Roman" w:cs="Times New Roman"/>
          <w:highlight w:val="yellow"/>
          <w:rPrChange w:id="599" w:author="Jia, Dongya (NIH/NCI) [E]" w:date="2022-06-21T18:26:00Z">
            <w:rPr>
              <w:rFonts w:ascii="Times New Roman" w:hAnsi="Times New Roman" w:cs="Times New Roman"/>
            </w:rPr>
          </w:rPrChange>
        </w:rPr>
        <w:t>sis.</w:t>
      </w:r>
      <w:ins w:id="600" w:author="Jia, Dongya (NIH/NCI) [E]" w:date="2022-06-21T18:26:00Z">
        <w:r w:rsidR="002D4E8A">
          <w:rPr>
            <w:rFonts w:ascii="Times New Roman" w:hAnsi="Times New Roman" w:cs="Times New Roman"/>
          </w:rPr>
          <w:t>(</w:t>
        </w:r>
      </w:ins>
      <w:ins w:id="601" w:author="Jia, Dongya (NIH/NCI) [E]" w:date="2022-07-01T16:22:00Z">
        <w:r w:rsidR="00887F20">
          <w:rPr>
            <w:rFonts w:ascii="Times New Roman" w:hAnsi="Times New Roman" w:cs="Times New Roman"/>
          </w:rPr>
          <w:t>Madeline, w</w:t>
        </w:r>
      </w:ins>
      <w:ins w:id="602" w:author="Jia, Dongya (NIH/NCI) [E]" w:date="2022-06-21T18:26:00Z">
        <w:r w:rsidR="002D4E8A">
          <w:rPr>
            <w:rFonts w:ascii="Times New Roman" w:hAnsi="Times New Roman" w:cs="Times New Roman"/>
          </w:rPr>
          <w:t>hich of</w:t>
        </w:r>
      </w:ins>
      <w:ins w:id="603" w:author="Jia, Dongya (NIH/NCI) [E]" w:date="2022-06-21T18:27:00Z">
        <w:r w:rsidR="002D4E8A">
          <w:rPr>
            <w:rFonts w:ascii="Times New Roman" w:hAnsi="Times New Roman" w:cs="Times New Roman"/>
          </w:rPr>
          <w:t xml:space="preserve"> our results support this? Please clarify</w:t>
        </w:r>
      </w:ins>
      <w:ins w:id="604" w:author="Jia, Dongya (NIH/NCI) [E]" w:date="2022-06-21T18:26:00Z">
        <w:r w:rsidR="002D4E8A">
          <w:rPr>
            <w:rFonts w:ascii="Times New Roman" w:hAnsi="Times New Roman" w:cs="Times New Roman"/>
          </w:rPr>
          <w:t>)</w:t>
        </w:r>
      </w:ins>
      <w:r w:rsidRPr="00C9444E">
        <w:rPr>
          <w:rFonts w:ascii="Times New Roman" w:hAnsi="Times New Roman" w:cs="Times New Roman"/>
        </w:rPr>
        <w:t xml:space="preserve"> </w:t>
      </w:r>
      <w:del w:id="605" w:author="Jia, Dongya (NIH/NCI) [E]" w:date="2022-07-01T15:34:00Z">
        <w:r w:rsidR="004A5665" w:rsidRPr="00C9444E" w:rsidDel="003E5949">
          <w:rPr>
            <w:rFonts w:ascii="Times New Roman" w:hAnsi="Times New Roman" w:cs="Times New Roman"/>
          </w:rPr>
          <w:delText xml:space="preserve">This </w:delText>
        </w:r>
      </w:del>
      <w:ins w:id="606" w:author="Jia, Dongya (NIH/NCI) [E]" w:date="2022-07-01T15:34:00Z">
        <w:r w:rsidR="003E5949">
          <w:rPr>
            <w:rFonts w:ascii="Times New Roman" w:hAnsi="Times New Roman" w:cs="Times New Roman"/>
          </w:rPr>
          <w:t>Our</w:t>
        </w:r>
        <w:r w:rsidR="003E5949" w:rsidRPr="00C9444E">
          <w:rPr>
            <w:rFonts w:ascii="Times New Roman" w:hAnsi="Times New Roman" w:cs="Times New Roman"/>
          </w:rPr>
          <w:t xml:space="preserve"> </w:t>
        </w:r>
      </w:ins>
      <w:r w:rsidR="004A5665" w:rsidRPr="00C9444E">
        <w:rPr>
          <w:rFonts w:ascii="Times New Roman" w:hAnsi="Times New Roman" w:cs="Times New Roman"/>
        </w:rPr>
        <w:t xml:space="preserve">result is consistent with </w:t>
      </w:r>
      <w:r w:rsidR="000A1B8E" w:rsidRPr="00C9444E">
        <w:rPr>
          <w:rFonts w:ascii="Times New Roman" w:hAnsi="Times New Roman" w:cs="Times New Roman"/>
        </w:rPr>
        <w:t xml:space="preserve">a recent </w:t>
      </w:r>
      <w:ins w:id="607" w:author="Jia, Dongya (NIH/NCI) [E]" w:date="2022-07-01T15:35:00Z">
        <w:r w:rsidR="003E5949">
          <w:rPr>
            <w:rFonts w:ascii="Times New Roman" w:hAnsi="Times New Roman" w:cs="Times New Roman"/>
          </w:rPr>
          <w:t xml:space="preserve">pan-cancer </w:t>
        </w:r>
      </w:ins>
      <w:r w:rsidR="000A1B8E" w:rsidRPr="00C9444E">
        <w:rPr>
          <w:rFonts w:ascii="Times New Roman" w:hAnsi="Times New Roman" w:cs="Times New Roman"/>
        </w:rPr>
        <w:t xml:space="preserve">study based on </w:t>
      </w:r>
      <w:del w:id="608" w:author="Jia, Dongya (NIH/NCI) [E]" w:date="2022-07-01T15:36:00Z">
        <w:r w:rsidR="000A1B8E" w:rsidRPr="00C9444E" w:rsidDel="003E5949">
          <w:rPr>
            <w:rFonts w:ascii="Times New Roman" w:hAnsi="Times New Roman" w:cs="Times New Roman"/>
          </w:rPr>
          <w:delText>published expression dat</w:delText>
        </w:r>
        <w:r w:rsidR="00095EA5" w:rsidRPr="00C9444E" w:rsidDel="003E5949">
          <w:rPr>
            <w:rFonts w:ascii="Times New Roman" w:hAnsi="Times New Roman" w:cs="Times New Roman"/>
          </w:rPr>
          <w:delText>a from public databases</w:delText>
        </w:r>
      </w:del>
      <w:ins w:id="609" w:author="Jia, Dongya (NIH/NCI) [E]" w:date="2022-07-01T15:36:00Z">
        <w:r w:rsidR="003E5949">
          <w:rPr>
            <w:rFonts w:ascii="Times New Roman" w:hAnsi="Times New Roman" w:cs="Times New Roman"/>
          </w:rPr>
          <w:t>TCGA</w:t>
        </w:r>
      </w:ins>
      <w:ins w:id="610" w:author="Jia, Dongya (NIH/NCI) [E]" w:date="2022-06-21T18:27:00Z">
        <w:r w:rsidR="002D4E8A">
          <w:rPr>
            <w:rFonts w:ascii="Times New Roman" w:hAnsi="Times New Roman" w:cs="Times New Roman"/>
          </w:rPr>
          <w:t xml:space="preserve"> (TCGA? Please clarify)</w:t>
        </w:r>
      </w:ins>
      <w:ins w:id="611" w:author="Jia, Dongya (NIH/NCI) [E]" w:date="2022-07-01T15:41:00Z">
        <w:r w:rsidR="00BA4AC2">
          <w:rPr>
            <w:rFonts w:ascii="Times New Roman" w:hAnsi="Times New Roman" w:cs="Times New Roman"/>
          </w:rPr>
          <w:t xml:space="preserve"> and i</w:t>
        </w:r>
        <w:r w:rsidR="00BA4AC2" w:rsidRPr="00C9444E">
          <w:rPr>
            <w:rFonts w:ascii="Times New Roman" w:hAnsi="Times New Roman" w:cs="Times New Roman"/>
          </w:rPr>
          <w:t>n agreement with other studies</w:t>
        </w:r>
        <w:r w:rsidR="00BA4AC2">
          <w:rPr>
            <w:rFonts w:ascii="Times New Roman" w:hAnsi="Times New Roman" w:cs="Times New Roman"/>
          </w:rPr>
          <w:t xml:space="preserve"> </w:t>
        </w:r>
      </w:ins>
      <w:customXmlInsRangeStart w:id="612" w:author="Jia, Dongya (NIH/NCI) [E]" w:date="2022-07-01T15:41:00Z"/>
      <w:sdt>
        <w:sdtPr>
          <w:rPr>
            <w:rFonts w:ascii="Times New Roman" w:hAnsi="Times New Roman" w:cs="Times New Roman"/>
          </w:rPr>
          <w:alias w:val="SmartCite Citation"/>
          <w:tag w:val="703cb261-b0c2-4f52-8c43-8dc408bf3954:fcb7383a-2ae0-41f2-bd96-981141d24486+"/>
          <w:id w:val="1034237246"/>
          <w:placeholder>
            <w:docPart w:val="A98B0A769E8BBD45A14A85E69A14D073"/>
          </w:placeholder>
        </w:sdtPr>
        <w:sdtContent>
          <w:customXmlInsRangeEnd w:id="612"/>
          <w:ins w:id="613" w:author="Jia, Dongya (NIH/NCI) [E]" w:date="2022-07-01T15:41:00Z">
            <w:r w:rsidR="00BA4AC2" w:rsidRPr="00AE6CCC">
              <w:rPr>
                <w:rFonts w:ascii="Times New Roman" w:eastAsia="Times New Roman" w:hAnsi="Times New Roman" w:cs="Times New Roman"/>
                <w:color w:val="000000"/>
              </w:rPr>
              <w:t>[29]</w:t>
            </w:r>
          </w:ins>
          <w:customXmlInsRangeStart w:id="614" w:author="Jia, Dongya (NIH/NCI) [E]" w:date="2022-07-01T15:41:00Z"/>
        </w:sdtContent>
      </w:sdt>
      <w:customXmlInsRangeEnd w:id="614"/>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Content>
          <w:r w:rsidR="00AE6CCC" w:rsidRPr="00AE6CCC">
            <w:rPr>
              <w:rFonts w:ascii="Times New Roman" w:eastAsia="Times New Roman" w:hAnsi="Times New Roman" w:cs="Times New Roman"/>
              <w:color w:val="000000"/>
            </w:rPr>
            <w:t>[69]</w:t>
          </w:r>
        </w:sdtContent>
      </w:sdt>
      <w:ins w:id="615" w:author="Jia, Dongya (NIH/NCI) [E]" w:date="2022-07-01T15:41:00Z">
        <w:r w:rsidR="00BA4AC2">
          <w:rPr>
            <w:rFonts w:ascii="Times New Roman" w:hAnsi="Times New Roman" w:cs="Times New Roman"/>
          </w:rPr>
          <w:t xml:space="preserve"> (Please elab</w:t>
        </w:r>
      </w:ins>
      <w:ins w:id="616" w:author="Jia, Dongya (NIH/NCI) [E]" w:date="2022-07-01T15:42:00Z">
        <w:r w:rsidR="00BA4AC2">
          <w:rPr>
            <w:rFonts w:ascii="Times New Roman" w:hAnsi="Times New Roman" w:cs="Times New Roman"/>
          </w:rPr>
          <w:t>orate “other studies”</w:t>
        </w:r>
      </w:ins>
      <w:ins w:id="617" w:author="Jia, Dongya (NIH/NCI) [E]" w:date="2022-07-01T15:41:00Z">
        <w:r w:rsidR="00BA4AC2">
          <w:rPr>
            <w:rFonts w:ascii="Times New Roman" w:hAnsi="Times New Roman" w:cs="Times New Roman"/>
          </w:rPr>
          <w:t>)</w:t>
        </w:r>
      </w:ins>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w:t>
      </w:r>
      <w:ins w:id="618" w:author="Jia, Dongya (NIH/NCI) [E]" w:date="2022-06-21T18:27:00Z">
        <w:r w:rsidR="002D4E8A">
          <w:rPr>
            <w:rFonts w:ascii="Times New Roman" w:hAnsi="Times New Roman" w:cs="Times New Roman"/>
          </w:rPr>
          <w:t xml:space="preserve">biomass production and </w:t>
        </w:r>
      </w:ins>
      <w:r w:rsidR="00095EA5"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Content>
          <w:r w:rsidR="00AE6CCC" w:rsidRPr="00AE6CCC">
            <w:rPr>
              <w:rFonts w:ascii="Times New Roman" w:eastAsia="Times New Roman" w:hAnsi="Times New Roman" w:cs="Times New Roman"/>
              <w:color w:val="000000"/>
            </w:rPr>
            <w:t>[77]</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However, this finding is consistent with the general idea that moving from E to E/M is connected with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w:t>
      </w:r>
      <w:del w:id="619" w:author="Jia, Dongya (NIH/NCI) [E]" w:date="2022-07-01T15:42:00Z">
        <w:r w:rsidR="00AB7E89" w:rsidRPr="00C9444E" w:rsidDel="00BA4AC2">
          <w:rPr>
            <w:rFonts w:ascii="Times New Roman" w:hAnsi="Times New Roman" w:cs="Times New Roman"/>
          </w:rPr>
          <w:delText xml:space="preserve"> </w:delText>
        </w:r>
      </w:del>
      <w:ins w:id="620" w:author="Jia, Dongya (NIH/NCI) [E]" w:date="2022-07-01T15:38:00Z">
        <w:r w:rsidR="003E5949" w:rsidRPr="003E5949">
          <w:rPr>
            <w:rFonts w:ascii="Times New Roman" w:hAnsi="Times New Roman" w:cs="Times New Roman"/>
          </w:rPr>
          <w:t xml:space="preserve"> It is also consistent with H</w:t>
        </w:r>
      </w:ins>
      <w:ins w:id="621" w:author="Jia, Dongya (NIH/NCI) [E]" w:date="2022-07-01T15:44:00Z">
        <w:r w:rsidR="0041787B">
          <w:rPr>
            <w:rFonts w:ascii="Times New Roman" w:hAnsi="Times New Roman" w:cs="Times New Roman"/>
          </w:rPr>
          <w:t>I</w:t>
        </w:r>
      </w:ins>
      <w:ins w:id="622" w:author="Jia, Dongya (NIH/NCI) [E]" w:date="2022-07-01T15:42:00Z">
        <w:r w:rsidR="00BA4AC2">
          <w:rPr>
            <w:rFonts w:ascii="Times New Roman" w:hAnsi="Times New Roman" w:cs="Times New Roman"/>
          </w:rPr>
          <w:t>F</w:t>
        </w:r>
      </w:ins>
      <w:ins w:id="623" w:author="Jia, Dongya (NIH/NCI) [E]" w:date="2022-07-01T15:38:00Z">
        <w:r w:rsidR="003E5949" w:rsidRPr="003E5949">
          <w:rPr>
            <w:rFonts w:ascii="Times New Roman" w:hAnsi="Times New Roman" w:cs="Times New Roman"/>
          </w:rPr>
          <w:t xml:space="preserve">-1 activation diminishing OXPHOS while driving EMT. </w:t>
        </w:r>
      </w:ins>
      <w:ins w:id="624" w:author="Jia, Dongya (NIH/NCI) [E]" w:date="2022-07-01T15:39:00Z">
        <w:r w:rsidR="003E5949" w:rsidRPr="003E5949">
          <w:rPr>
            <w:rFonts w:ascii="Times New Roman" w:hAnsi="Times New Roman" w:cs="Times New Roman"/>
          </w:rPr>
          <w:t>Note that this tendency might be over-ridden for cells that actually have to</w:t>
        </w:r>
      </w:ins>
      <w:ins w:id="625" w:author="Levine, Herbert" w:date="2022-07-03T11:46:00Z">
        <w:r w:rsidR="00301FE0">
          <w:rPr>
            <w:rFonts w:ascii="Times New Roman" w:hAnsi="Times New Roman" w:cs="Times New Roman"/>
          </w:rPr>
          <w:t xml:space="preserve"> have sufficient energy production to enable</w:t>
        </w:r>
      </w:ins>
      <w:ins w:id="626" w:author="Jia, Dongya (NIH/NCI) [E]" w:date="2022-07-01T15:39:00Z">
        <w:del w:id="627" w:author="Levine, Herbert" w:date="2022-07-03T11:46:00Z">
          <w:r w:rsidR="003E5949" w:rsidRPr="003E5949" w:rsidDel="00301FE0">
            <w:rPr>
              <w:rFonts w:ascii="Times New Roman" w:hAnsi="Times New Roman" w:cs="Times New Roman"/>
            </w:rPr>
            <w:delText xml:space="preserve"> organize</w:delText>
          </w:r>
        </w:del>
        <w:r w:rsidR="003E5949" w:rsidRPr="003E5949">
          <w:rPr>
            <w:rFonts w:ascii="Times New Roman" w:hAnsi="Times New Roman" w:cs="Times New Roman"/>
          </w:rPr>
          <w:t xml:space="preserve"> motility, such as leader cells</w:t>
        </w:r>
      </w:ins>
      <w:ins w:id="628" w:author="Jia, Dongya (NIH/NCI) [E]" w:date="2022-07-01T15:49:00Z">
        <w:r w:rsidR="00393E91">
          <w:rPr>
            <w:rFonts w:ascii="Times New Roman" w:hAnsi="Times New Roman" w:cs="Times New Roman"/>
          </w:rPr>
          <w:t>.</w:t>
        </w:r>
        <w:r w:rsidR="0041787B" w:rsidRPr="003E5949">
          <w:rPr>
            <w:rFonts w:ascii="Times New Roman" w:hAnsi="Times New Roman" w:cs="Times New Roman"/>
          </w:rPr>
          <w:t xml:space="preserve"> </w:t>
        </w:r>
      </w:ins>
      <w:ins w:id="629" w:author="Jia, Dongya (NIH/NCI) [E]" w:date="2022-07-01T15:39:00Z">
        <w:r w:rsidR="00BA4AC2" w:rsidRPr="003E5949">
          <w:rPr>
            <w:rFonts w:ascii="Times New Roman" w:hAnsi="Times New Roman" w:cs="Times New Roman"/>
          </w:rPr>
          <w:t xml:space="preserve">One possibility is that the basic Warburg effect corresponds to the transition between E-O to E-W/O when cells first become malignant and then as the cells undergo EMT they tend to switch to more and more W until reaching a mesenchymal-like E/M state with </w:t>
        </w:r>
      </w:ins>
      <w:ins w:id="630" w:author="Levine, Herbert" w:date="2022-07-03T11:47:00Z">
        <w:r w:rsidR="00301FE0">
          <w:rPr>
            <w:rFonts w:ascii="Times New Roman" w:hAnsi="Times New Roman" w:cs="Times New Roman"/>
          </w:rPr>
          <w:t xml:space="preserve">mostly </w:t>
        </w:r>
      </w:ins>
      <w:ins w:id="631" w:author="Jia, Dongya (NIH/NCI) [E]" w:date="2022-07-01T15:39:00Z">
        <w:r w:rsidR="00BA4AC2" w:rsidRPr="003E5949">
          <w:rPr>
            <w:rFonts w:ascii="Times New Roman" w:hAnsi="Times New Roman" w:cs="Times New Roman"/>
          </w:rPr>
          <w:t>W. Then as cells become even more mesenchymal and fully differentiated, they revert back to using mostly OXPHOS.</w:t>
        </w:r>
        <w:r w:rsidR="003E5949" w:rsidRPr="00C9444E">
          <w:rPr>
            <w:rFonts w:ascii="Times New Roman" w:hAnsi="Times New Roman" w:cs="Times New Roman"/>
          </w:rPr>
          <w:t xml:space="preserve"> </w:t>
        </w:r>
      </w:ins>
      <w:r w:rsidR="002D385B" w:rsidRPr="00C9444E">
        <w:rPr>
          <w:rFonts w:ascii="Times New Roman" w:hAnsi="Times New Roman" w:cs="Times New Roman"/>
        </w:rPr>
        <w:t xml:space="preserve">Resolution of this issue must await a more precise idea of the phrase ‘all else being equal”. </w:t>
      </w:r>
      <w:del w:id="632" w:author="Jia, Dongya (NIH/NCI) [E]" w:date="2022-07-01T15:53:00Z">
        <w:r w:rsidR="002D385B" w:rsidRPr="00C9444E" w:rsidDel="00393E91">
          <w:rPr>
            <w:rFonts w:ascii="Times New Roman" w:hAnsi="Times New Roman" w:cs="Times New Roman"/>
          </w:rPr>
          <w:delText>For example, w</w:delText>
        </w:r>
      </w:del>
      <w:ins w:id="633" w:author="Jia, Dongya (NIH/NCI) [E]" w:date="2022-07-01T15:53:00Z">
        <w:r w:rsidR="00393E91">
          <w:rPr>
            <w:rFonts w:ascii="Times New Roman" w:hAnsi="Times New Roman" w:cs="Times New Roman"/>
          </w:rPr>
          <w:t>W</w:t>
        </w:r>
      </w:ins>
      <w:r w:rsidR="002D385B" w:rsidRPr="00C9444E">
        <w:rPr>
          <w:rFonts w:ascii="Times New Roman" w:hAnsi="Times New Roman" w:cs="Times New Roman"/>
        </w:rPr>
        <w:t xml:space="preserve">e have </w:t>
      </w:r>
      <w:ins w:id="634" w:author="Jia, Dongya (NIH/NCI) [E]" w:date="2022-06-21T18:28:00Z">
        <w:r w:rsidR="002D4E8A">
          <w:rPr>
            <w:rFonts w:ascii="Times New Roman" w:hAnsi="Times New Roman" w:cs="Times New Roman"/>
          </w:rPr>
          <w:t xml:space="preserve">only considered EMT-inducing signals that act on SNAIL and </w:t>
        </w:r>
      </w:ins>
      <w:r w:rsidR="002D385B" w:rsidRPr="00C9444E">
        <w:rPr>
          <w:rFonts w:ascii="Times New Roman" w:hAnsi="Times New Roman" w:cs="Times New Roman"/>
        </w:rPr>
        <w:t xml:space="preserve">ignored </w:t>
      </w:r>
      <w:ins w:id="635" w:author="Jia, Dongya (NIH/NCI) [E]" w:date="2022-06-21T18:28:00Z">
        <w:r w:rsidR="002D4E8A">
          <w:rPr>
            <w:rFonts w:ascii="Times New Roman" w:hAnsi="Times New Roman" w:cs="Times New Roman"/>
          </w:rPr>
          <w:t xml:space="preserve">other </w:t>
        </w:r>
      </w:ins>
      <w:r w:rsidR="002D385B" w:rsidRPr="00C9444E">
        <w:rPr>
          <w:rFonts w:ascii="Times New Roman" w:hAnsi="Times New Roman" w:cs="Times New Roman"/>
        </w:rPr>
        <w:t xml:space="preserve">external </w:t>
      </w:r>
      <w:ins w:id="636" w:author="Jia, Dongya (NIH/NCI) [E]" w:date="2022-06-21T18:28:00Z">
        <w:r w:rsidR="002D4E8A">
          <w:rPr>
            <w:rFonts w:ascii="Times New Roman" w:hAnsi="Times New Roman" w:cs="Times New Roman"/>
          </w:rPr>
          <w:t>signals in this study</w:t>
        </w:r>
      </w:ins>
      <w:del w:id="637" w:author="Jia, Dongya (NIH/NCI) [E]" w:date="2022-06-21T18:28:00Z">
        <w:r w:rsidR="002D385B" w:rsidRPr="00C9444E" w:rsidDel="002D4E8A">
          <w:rPr>
            <w:rFonts w:ascii="Times New Roman" w:hAnsi="Times New Roman" w:cs="Times New Roman"/>
          </w:rPr>
          <w:delText>driving of Hif-1 as would clearly occur in hypoxic environments</w:delText>
        </w:r>
      </w:del>
      <w:r w:rsidR="00A62BF5">
        <w:rPr>
          <w:rFonts w:ascii="Times New Roman" w:hAnsi="Times New Roman" w:cs="Times New Roman"/>
        </w:rPr>
        <w:t>.</w:t>
      </w:r>
      <w:r w:rsidR="002D385B" w:rsidRPr="00C9444E">
        <w:rPr>
          <w:rFonts w:ascii="Times New Roman" w:hAnsi="Times New Roman" w:cs="Times New Roman"/>
        </w:rPr>
        <w:t xml:space="preserve"> </w:t>
      </w:r>
      <w:ins w:id="638" w:author="Jia, Dongya (NIH/NCI) [E]" w:date="2022-07-01T15:53:00Z">
        <w:r w:rsidR="00393E91">
          <w:rPr>
            <w:rFonts w:ascii="Times New Roman" w:hAnsi="Times New Roman" w:cs="Times New Roman"/>
          </w:rPr>
          <w:t>For example, t</w:t>
        </w:r>
      </w:ins>
      <w:ins w:id="639" w:author="Jia, Dongya (NIH/NCI) [E]" w:date="2022-07-01T15:52:00Z">
        <w:r w:rsidR="00393E91">
          <w:rPr>
            <w:rFonts w:ascii="Times New Roman" w:hAnsi="Times New Roman" w:cs="Times New Roman"/>
          </w:rPr>
          <w:t>he connection between EMT and metabolism also</w:t>
        </w:r>
        <w:r w:rsidR="00393E91" w:rsidRPr="003E5949">
          <w:rPr>
            <w:rFonts w:ascii="Times New Roman" w:hAnsi="Times New Roman" w:cs="Times New Roman"/>
          </w:rPr>
          <w:t xml:space="preserve"> could depend on details of the TME such as the level of oxygen</w:t>
        </w:r>
        <w:r w:rsidR="00393E91">
          <w:rPr>
            <w:rFonts w:ascii="Times New Roman" w:hAnsi="Times New Roman" w:cs="Times New Roman"/>
          </w:rPr>
          <w:t xml:space="preserve">. </w:t>
        </w:r>
        <w:r w:rsidR="00393E91" w:rsidRPr="00C9444E">
          <w:rPr>
            <w:rFonts w:ascii="Times New Roman" w:hAnsi="Times New Roman" w:cs="Times New Roman"/>
          </w:rPr>
          <w:t>Mesenchymal cells that reduce proliferation and have to traverse the ECM should switch to more OXPHOS, whereas ones that become quiescent in a hypoxic metastatic niche should favor glycolysis</w:t>
        </w:r>
        <w:r w:rsidR="00393E91">
          <w:rPr>
            <w:rFonts w:ascii="Times New Roman" w:hAnsi="Times New Roman" w:cs="Times New Roman"/>
          </w:rPr>
          <w:t>.</w:t>
        </w:r>
      </w:ins>
      <w:del w:id="640" w:author="Jia, Dongya (NIH/NCI) [E]" w:date="2022-07-01T15:49:00Z">
        <w:r w:rsidR="002D385B" w:rsidRPr="00C9444E" w:rsidDel="0041787B">
          <w:rPr>
            <w:rFonts w:ascii="Times New Roman" w:hAnsi="Times New Roman" w:cs="Times New Roman"/>
          </w:rPr>
          <w:delText>Mesenchymal cells that reduce proliferation and have to traverse the ECM should switch to more OXPHOS, whereas ones that become quiescent in a hypoxic metastatic niche should favor glycolysis</w:delText>
        </w:r>
      </w:del>
      <w:del w:id="641" w:author="Jia, Dongya (NIH/NCI) [E]" w:date="2022-07-01T15:52:00Z">
        <w:r w:rsidR="002D385B" w:rsidRPr="00C9444E" w:rsidDel="00393E91">
          <w:rPr>
            <w:rFonts w:ascii="Times New Roman" w:hAnsi="Times New Roman" w:cs="Times New Roman"/>
          </w:rPr>
          <w:delText xml:space="preserve">. </w:delText>
        </w:r>
      </w:del>
      <w:ins w:id="642" w:author="Jia, Dongya (NIH/NCI) [E]" w:date="2022-07-01T16:34:00Z">
        <w:r w:rsidR="0002531E">
          <w:rPr>
            <w:rFonts w:ascii="Times New Roman" w:hAnsi="Times New Roman" w:cs="Times New Roman"/>
          </w:rPr>
          <w:t xml:space="preserve"> </w:t>
        </w:r>
      </w:ins>
      <w:ins w:id="643" w:author="Jia, Dongya (NIH/NCI) [E]" w:date="2022-07-01T16:32:00Z">
        <w:r w:rsidR="00DD4D2D">
          <w:rPr>
            <w:rFonts w:ascii="Times New Roman" w:hAnsi="Times New Roman" w:cs="Times New Roman"/>
          </w:rPr>
          <w:t xml:space="preserve">Notably, in its current form, our model is </w:t>
        </w:r>
        <w:r w:rsidR="00DD4D2D">
          <w:rPr>
            <w:rFonts w:ascii="Times New Roman" w:hAnsi="Times New Roman" w:cs="Times New Roman"/>
          </w:rPr>
          <w:lastRenderedPageBreak/>
          <w:t xml:space="preserve">unable to explain the cases wherein low glycolysis metabolism is correlated with EMT. However, extending the model to explicitly include the coupling with the metabolic pathways </w:t>
        </w:r>
      </w:ins>
      <w:customXmlInsRangeStart w:id="644" w:author="Jia, Dongya (NIH/NCI) [E]" w:date="2022-07-01T16:32:00Z"/>
      <w:sdt>
        <w:sdtPr>
          <w:rPr>
            <w:rFonts w:ascii="Times New Roman" w:hAnsi="Times New Roman" w:cs="Times New Roman"/>
          </w:rPr>
          <w:alias w:val="SmartCite Citation"/>
          <w:tag w:val="703cb261-b0c2-4f52-8c43-8dc408bf3954:4da3ff72-f9f0-4ae5-8ac0-9bd417dd8768+"/>
          <w:id w:val="174383824"/>
          <w:placeholder>
            <w:docPart w:val="DE4960C7D5658C4E9054EC8682C893C6"/>
          </w:placeholder>
        </w:sdtPr>
        <w:sdtContent>
          <w:customXmlInsRangeEnd w:id="644"/>
          <w:ins w:id="645" w:author="Jia, Dongya (NIH/NCI) [E]" w:date="2022-07-01T16:32:00Z">
            <w:r w:rsidR="00DD4D2D" w:rsidRPr="00AE6CCC">
              <w:rPr>
                <w:rFonts w:ascii="Times New Roman" w:eastAsia="Times New Roman" w:hAnsi="Times New Roman" w:cs="Times New Roman"/>
                <w:color w:val="000000"/>
              </w:rPr>
              <w:t>[80]</w:t>
            </w:r>
          </w:ins>
          <w:customXmlInsRangeStart w:id="646" w:author="Jia, Dongya (NIH/NCI) [E]" w:date="2022-07-01T16:32:00Z"/>
        </w:sdtContent>
      </w:sdt>
      <w:customXmlInsRangeEnd w:id="646"/>
      <w:ins w:id="647" w:author="Jia, Dongya (NIH/NCI) [E]" w:date="2022-07-01T16:32:00Z">
        <w:r w:rsidR="00DD4D2D">
          <w:rPr>
            <w:rFonts w:ascii="Times New Roman" w:hAnsi="Times New Roman" w:cs="Times New Roman"/>
          </w:rPr>
          <w:t xml:space="preserve"> may be able to explain the </w:t>
        </w:r>
        <w:commentRangeStart w:id="648"/>
        <w:r w:rsidR="00DD4D2D">
          <w:rPr>
            <w:rFonts w:ascii="Times New Roman" w:hAnsi="Times New Roman" w:cs="Times New Roman"/>
          </w:rPr>
          <w:t xml:space="preserve">low glycolysis states of Ref. </w:t>
        </w:r>
      </w:ins>
      <w:customXmlInsRangeStart w:id="649" w:author="Jia, Dongya (NIH/NCI) [E]" w:date="2022-07-01T16:32:00Z"/>
      <w:sdt>
        <w:sdtPr>
          <w:rPr>
            <w:rFonts w:ascii="Times New Roman" w:hAnsi="Times New Roman" w:cs="Times New Roman"/>
          </w:rPr>
          <w:alias w:val="SmartCite Citation"/>
          <w:tag w:val="703cb261-b0c2-4f52-8c43-8dc408bf3954:2c503bc3-ea95-41e2-b2ed-32f2035cf010+"/>
          <w:id w:val="-1229223886"/>
          <w:placeholder>
            <w:docPart w:val="DE4960C7D5658C4E9054EC8682C893C6"/>
          </w:placeholder>
        </w:sdtPr>
        <w:sdtContent>
          <w:customXmlInsRangeEnd w:id="649"/>
          <w:ins w:id="650" w:author="Jia, Dongya (NIH/NCI) [E]" w:date="2022-07-01T16:32:00Z">
            <w:r w:rsidR="00DD4D2D" w:rsidRPr="00AE6CCC">
              <w:rPr>
                <w:rFonts w:ascii="Times New Roman" w:eastAsia="Times New Roman" w:hAnsi="Times New Roman" w:cs="Times New Roman"/>
                <w:color w:val="000000"/>
              </w:rPr>
              <w:t>[69]</w:t>
            </w:r>
          </w:ins>
          <w:customXmlInsRangeStart w:id="651" w:author="Jia, Dongya (NIH/NCI) [E]" w:date="2022-07-01T16:32:00Z"/>
        </w:sdtContent>
      </w:sdt>
      <w:customXmlInsRangeEnd w:id="651"/>
      <w:ins w:id="652" w:author="Jia, Dongya (NIH/NCI) [E]" w:date="2022-07-01T16:32:00Z">
        <w:r w:rsidR="00DD4D2D">
          <w:rPr>
            <w:rFonts w:ascii="Times New Roman" w:hAnsi="Times New Roman" w:cs="Times New Roman"/>
          </w:rPr>
          <w:t>.</w:t>
        </w:r>
        <w:r w:rsidR="00DD4D2D" w:rsidRPr="00B71144">
          <w:rPr>
            <w:rFonts w:ascii="Times New Roman" w:hAnsi="Times New Roman" w:cs="Times New Roman"/>
          </w:rPr>
          <w:t xml:space="preserve"> </w:t>
        </w:r>
      </w:ins>
      <w:commentRangeEnd w:id="648"/>
      <w:r w:rsidR="00301FE0">
        <w:rPr>
          <w:rStyle w:val="CommentReference"/>
        </w:rPr>
        <w:commentReference w:id="648"/>
      </w:r>
    </w:p>
    <w:p w14:paraId="0E99301A" w14:textId="77777777" w:rsidR="009C4043" w:rsidRDefault="009C4043">
      <w:pPr>
        <w:pStyle w:val="BodyText"/>
        <w:spacing w:line="480" w:lineRule="auto"/>
        <w:ind w:firstLine="720"/>
        <w:jc w:val="both"/>
        <w:rPr>
          <w:ins w:id="653" w:author="Jia, Dongya (NIH/NCI) [E]" w:date="2022-07-01T16:21:00Z"/>
          <w:rFonts w:ascii="Times New Roman" w:hAnsi="Times New Roman" w:cs="Times New Roman"/>
        </w:rPr>
        <w:pPrChange w:id="654" w:author="Jia, Dongya (NIH/NCI) [E]" w:date="2022-07-01T16:45:00Z">
          <w:pPr>
            <w:pStyle w:val="BodyText"/>
            <w:spacing w:line="480" w:lineRule="auto"/>
            <w:ind w:firstLine="720"/>
          </w:pPr>
        </w:pPrChange>
      </w:pPr>
    </w:p>
    <w:p w14:paraId="5DC8383B" w14:textId="77777777" w:rsidR="00F00432" w:rsidRDefault="00887F20">
      <w:pPr>
        <w:pStyle w:val="FirstParagraph"/>
        <w:spacing w:line="480" w:lineRule="auto"/>
        <w:ind w:firstLine="720"/>
        <w:jc w:val="both"/>
        <w:rPr>
          <w:ins w:id="655" w:author="Levine, Herbert" w:date="2022-07-03T12:34:00Z"/>
          <w:rFonts w:ascii="Times New Roman" w:hAnsi="Times New Roman" w:cs="Times New Roman"/>
        </w:rPr>
      </w:pPr>
      <w:ins w:id="656" w:author="Jia, Dongya (NIH/NCI) [E]" w:date="2022-07-01T16:21:00Z">
        <w:r>
          <w:rPr>
            <w:rFonts w:ascii="Times New Roman" w:hAnsi="Times New Roman" w:cs="Times New Roman"/>
            <w:lang w:eastAsia="zh-CN"/>
          </w:rPr>
          <w:t xml:space="preserve">One important metabolic regulator of EMT emerges from our analysis is ROS. </w:t>
        </w:r>
        <w:r w:rsidRPr="00C9444E">
          <w:rPr>
            <w:rFonts w:ascii="Times New Roman" w:hAnsi="Times New Roman" w:cs="Times New Roman"/>
          </w:rPr>
          <w:t xml:space="preserve">Our results suggest that ROS is critical </w:t>
        </w:r>
        <w:r>
          <w:rPr>
            <w:rFonts w:ascii="Times New Roman" w:hAnsi="Times New Roman" w:cs="Times New Roman"/>
          </w:rPr>
          <w:t>for</w:t>
        </w:r>
        <w:r w:rsidRPr="00C9444E">
          <w:rPr>
            <w:rFonts w:ascii="Times New Roman" w:hAnsi="Times New Roman" w:cs="Times New Roman"/>
          </w:rPr>
          <w:t xml:space="preserve"> the metabolic activation of EMT.</w:t>
        </w:r>
        <w:r>
          <w:rPr>
            <w:rFonts w:ascii="Times New Roman" w:hAnsi="Times New Roman" w:cs="Times New Roman"/>
            <w:lang w:eastAsia="zh-CN"/>
          </w:rPr>
          <w:t xml:space="preserve"> (</w:t>
        </w:r>
        <w:r w:rsidRPr="00670C2E">
          <w:rPr>
            <w:rFonts w:ascii="Times New Roman" w:hAnsi="Times New Roman" w:cs="Times New Roman"/>
            <w:highlight w:val="yellow"/>
            <w:lang w:eastAsia="zh-CN"/>
          </w:rPr>
          <w:t xml:space="preserve">Please use 1-2 sentences summarize our modeling results of ROS on the coupling, we may not need to distinguish </w:t>
        </w:r>
        <w:proofErr w:type="spellStart"/>
        <w:r w:rsidRPr="00670C2E">
          <w:rPr>
            <w:rFonts w:ascii="Times New Roman" w:hAnsi="Times New Roman" w:cs="Times New Roman"/>
            <w:highlight w:val="yellow"/>
            <w:lang w:eastAsia="zh-CN"/>
          </w:rPr>
          <w:t>mtROS</w:t>
        </w:r>
        <w:proofErr w:type="spellEnd"/>
        <w:r w:rsidRPr="00670C2E">
          <w:rPr>
            <w:rFonts w:ascii="Times New Roman" w:hAnsi="Times New Roman" w:cs="Times New Roman"/>
            <w:highlight w:val="yellow"/>
            <w:lang w:eastAsia="zh-CN"/>
          </w:rPr>
          <w:t xml:space="preserve"> from </w:t>
        </w:r>
        <w:proofErr w:type="spellStart"/>
        <w:r w:rsidRPr="00670C2E">
          <w:rPr>
            <w:rFonts w:ascii="Times New Roman" w:hAnsi="Times New Roman" w:cs="Times New Roman"/>
            <w:highlight w:val="yellow"/>
            <w:lang w:eastAsia="zh-CN"/>
          </w:rPr>
          <w:t>noxROS</w:t>
        </w:r>
        <w:proofErr w:type="spellEnd"/>
        <w:r>
          <w:rPr>
            <w:rFonts w:ascii="Times New Roman" w:hAnsi="Times New Roman" w:cs="Times New Roman"/>
            <w:lang w:eastAsia="zh-CN"/>
          </w:rPr>
          <w:t xml:space="preserve">). </w:t>
        </w:r>
        <w:r w:rsidRPr="00C9444E">
          <w:rPr>
            <w:rFonts w:ascii="Times New Roman" w:hAnsi="Times New Roman" w:cs="Times New Roman"/>
          </w:rPr>
          <w:t xml:space="preserve"> In agreement with our results, recent experimental work has posited that 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ins>
      <w:customXmlInsRangeStart w:id="657" w:author="Jia, Dongya (NIH/NCI) [E]" w:date="2022-07-01T16:21:00Z"/>
      <w:sdt>
        <w:sdtPr>
          <w:rPr>
            <w:rFonts w:ascii="Times New Roman" w:hAnsi="Times New Roman" w:cs="Times New Roman"/>
          </w:rPr>
          <w:alias w:val="SmartCite Citation"/>
          <w:tag w:val="703cb261-b0c2-4f52-8c43-8dc408bf3954:8e630a00-2e2b-4d1f-8794-8d2cdc12f945+"/>
          <w:id w:val="-1982836905"/>
          <w:placeholder>
            <w:docPart w:val="A2EDCE4DAABD1248BEAAA7BFD4C697D9"/>
          </w:placeholder>
        </w:sdtPr>
        <w:sdtContent>
          <w:customXmlInsRangeEnd w:id="657"/>
          <w:ins w:id="658" w:author="Jia, Dongya (NIH/NCI) [E]" w:date="2022-07-01T16:21:00Z">
            <w:r w:rsidRPr="00AE6CCC">
              <w:rPr>
                <w:rFonts w:ascii="Times New Roman" w:eastAsia="Times New Roman" w:hAnsi="Times New Roman" w:cs="Times New Roman"/>
                <w:color w:val="000000"/>
              </w:rPr>
              <w:t>[72]</w:t>
            </w:r>
          </w:ins>
          <w:customXmlInsRangeStart w:id="659" w:author="Jia, Dongya (NIH/NCI) [E]" w:date="2022-07-01T16:21:00Z"/>
        </w:sdtContent>
      </w:sdt>
      <w:customXmlInsRangeEnd w:id="659"/>
      <w:ins w:id="660" w:author="Jia, Dongya (NIH/NCI) [E]" w:date="2022-07-01T16:21:00Z">
        <w:r w:rsidRPr="00C9444E">
          <w:rPr>
            <w:rFonts w:ascii="Times New Roman" w:hAnsi="Times New Roman" w:cs="Times New Roman"/>
          </w:rPr>
          <w:t xml:space="preserve">, </w:t>
        </w:r>
        <w:r>
          <w:rPr>
            <w:rFonts w:ascii="Times New Roman" w:hAnsi="Times New Roman" w:cs="Times New Roman"/>
          </w:rPr>
          <w:t xml:space="preserve">and </w:t>
        </w:r>
        <w:r w:rsidRPr="00C9444E">
          <w:rPr>
            <w:rFonts w:ascii="Times New Roman" w:hAnsi="Times New Roman" w:cs="Times New Roman"/>
          </w:rPr>
          <w:t>control cancer invasiveness</w:t>
        </w:r>
        <w:r>
          <w:rPr>
            <w:rFonts w:ascii="Times New Roman" w:hAnsi="Times New Roman" w:cs="Times New Roman"/>
          </w:rPr>
          <w:t xml:space="preserve"> </w:t>
        </w:r>
      </w:ins>
      <w:customXmlInsRangeStart w:id="661" w:author="Jia, Dongya (NIH/NCI) [E]" w:date="2022-07-01T16:21:00Z"/>
      <w:sdt>
        <w:sdtPr>
          <w:rPr>
            <w:rFonts w:ascii="Times New Roman" w:hAnsi="Times New Roman" w:cs="Times New Roman"/>
          </w:rPr>
          <w:alias w:val="SmartCite Citation"/>
          <w:tag w:val="703cb261-b0c2-4f52-8c43-8dc408bf3954:bfb6f2b3-3710-436f-8af9-346ee69ae6ae,703cb261-b0c2-4f52-8c43-8dc408bf3954:103b01df-6754-4c90-ac24-b10219aae9fe+"/>
          <w:id w:val="470950176"/>
          <w:placeholder>
            <w:docPart w:val="A2EDCE4DAABD1248BEAAA7BFD4C697D9"/>
          </w:placeholder>
        </w:sdtPr>
        <w:sdtContent>
          <w:customXmlInsRangeEnd w:id="661"/>
          <w:ins w:id="662" w:author="Jia, Dongya (NIH/NCI) [E]" w:date="2022-07-01T16:21:00Z">
            <w:r w:rsidRPr="00AE6CCC">
              <w:rPr>
                <w:rFonts w:ascii="Times New Roman" w:eastAsia="Times New Roman" w:hAnsi="Times New Roman" w:cs="Times New Roman"/>
                <w:color w:val="000000"/>
              </w:rPr>
              <w:t>[73,74]</w:t>
            </w:r>
          </w:ins>
          <w:customXmlInsRangeStart w:id="663" w:author="Jia, Dongya (NIH/NCI) [E]" w:date="2022-07-01T16:21:00Z"/>
        </w:sdtContent>
      </w:sdt>
      <w:customXmlInsRangeEnd w:id="663"/>
      <w:ins w:id="664" w:author="Jia, Dongya (NIH/NCI) [E]" w:date="2022-07-01T16:21:00Z">
        <w:r w:rsidRPr="00C9444E">
          <w:rPr>
            <w:rFonts w:ascii="Times New Roman" w:hAnsi="Times New Roman" w:cs="Times New Roman"/>
          </w:rPr>
          <w:t xml:space="preserve">. </w:t>
        </w:r>
        <w:r>
          <w:rPr>
            <w:rFonts w:ascii="Times New Roman" w:hAnsi="Times New Roman" w:cs="Times New Roman"/>
          </w:rPr>
          <w:t>Another important regulator of both metabolism and EMT is HIF-1. I</w:t>
        </w:r>
        <w:r w:rsidRPr="00C9444E">
          <w:rPr>
            <w:rFonts w:ascii="Times New Roman" w:hAnsi="Times New Roman" w:cs="Times New Roman"/>
          </w:rPr>
          <w:t xml:space="preserve">t is generally accepted that HIF-1 is </w:t>
        </w:r>
        <w:r>
          <w:rPr>
            <w:rFonts w:ascii="Times New Roman" w:hAnsi="Times New Roman" w:cs="Times New Roman"/>
          </w:rPr>
          <w:t xml:space="preserve">a master regulator of glycolysis </w:t>
        </w:r>
      </w:ins>
      <w:customXmlInsRangeStart w:id="665" w:author="Jia, Dongya (NIH/NCI) [E]" w:date="2022-07-01T16:21:00Z"/>
      <w:sdt>
        <w:sdtPr>
          <w:rPr>
            <w:rFonts w:ascii="Times New Roman" w:hAnsi="Times New Roman" w:cs="Times New Roman"/>
          </w:rPr>
          <w:alias w:val="SmartCite Citation"/>
          <w:tag w:val="703cb261-b0c2-4f52-8c43-8dc408bf3954:6cc44a93-ce4c-4726-ae15-cb90901ea48a+"/>
          <w:id w:val="686329286"/>
          <w:placeholder>
            <w:docPart w:val="736F6FBDAF5ED346A57460C44A413B54"/>
          </w:placeholder>
        </w:sdtPr>
        <w:sdtContent>
          <w:customXmlInsRangeEnd w:id="665"/>
          <w:ins w:id="666" w:author="Jia, Dongya (NIH/NCI) [E]" w:date="2022-07-01T16:21:00Z">
            <w:r w:rsidRPr="00AE6CCC">
              <w:rPr>
                <w:rFonts w:ascii="Times New Roman" w:eastAsia="Times New Roman" w:hAnsi="Times New Roman" w:cs="Times New Roman"/>
                <w:color w:val="000000"/>
              </w:rPr>
              <w:t>[22]</w:t>
            </w:r>
          </w:ins>
          <w:customXmlInsRangeStart w:id="667" w:author="Jia, Dongya (NIH/NCI) [E]" w:date="2022-07-01T16:21:00Z"/>
        </w:sdtContent>
      </w:sdt>
      <w:customXmlInsRangeEnd w:id="667"/>
      <w:ins w:id="668" w:author="Jia, Dongya (NIH/NCI) [E]" w:date="2022-07-01T16:21:00Z">
        <w:r w:rsidRPr="00C9444E">
          <w:rPr>
            <w:rFonts w:ascii="Times New Roman" w:hAnsi="Times New Roman" w:cs="Times New Roman"/>
          </w:rPr>
          <w:t xml:space="preserve"> and EMT</w:t>
        </w:r>
        <w:r>
          <w:rPr>
            <w:rFonts w:ascii="Times New Roman" w:hAnsi="Times New Roman" w:cs="Times New Roman"/>
          </w:rPr>
          <w:t xml:space="preserve"> </w:t>
        </w:r>
      </w:ins>
      <w:customXmlInsRangeStart w:id="669" w:author="Jia, Dongya (NIH/NCI) [E]" w:date="2022-07-01T16:21:00Z"/>
      <w:sdt>
        <w:sdtPr>
          <w:rPr>
            <w:rFonts w:ascii="Times New Roman" w:hAnsi="Times New Roman" w:cs="Times New Roman"/>
          </w:rPr>
          <w:alias w:val="SmartCite Citation"/>
          <w:tag w:val="703cb261-b0c2-4f52-8c43-8dc408bf3954:535522fe-9e24-4479-9d2f-878f9583bd12+"/>
          <w:id w:val="1042935824"/>
          <w:placeholder>
            <w:docPart w:val="A2EDCE4DAABD1248BEAAA7BFD4C697D9"/>
          </w:placeholder>
        </w:sdtPr>
        <w:sdtContent>
          <w:customXmlInsRangeEnd w:id="669"/>
          <w:ins w:id="670" w:author="Jia, Dongya (NIH/NCI) [E]" w:date="2022-07-01T16:21:00Z">
            <w:r w:rsidRPr="00AE6CCC">
              <w:rPr>
                <w:rFonts w:ascii="Times New Roman" w:eastAsia="Times New Roman" w:hAnsi="Times New Roman" w:cs="Times New Roman"/>
                <w:color w:val="000000"/>
              </w:rPr>
              <w:t>[9]</w:t>
            </w:r>
          </w:ins>
          <w:customXmlInsRangeStart w:id="671" w:author="Jia, Dongya (NIH/NCI) [E]" w:date="2022-07-01T16:21:00Z"/>
        </w:sdtContent>
      </w:sdt>
      <w:customXmlInsRangeEnd w:id="671"/>
      <w:ins w:id="672" w:author="Jia, Dongya (NIH/NCI) [E]" w:date="2022-07-01T16:21:00Z">
        <w:r>
          <w:rPr>
            <w:rFonts w:ascii="Times New Roman" w:hAnsi="Times New Roman" w:cs="Times New Roman"/>
          </w:rPr>
          <w:t xml:space="preserve">. </w:t>
        </w:r>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results suggest the </w:t>
        </w:r>
        <w:proofErr w:type="spellStart"/>
        <w:r w:rsidRPr="00C9444E">
          <w:rPr>
            <w:rFonts w:ascii="Times New Roman" w:hAnsi="Times New Roman" w:cs="Times New Roman"/>
          </w:rPr>
          <w:t>mtROS</w:t>
        </w:r>
        <w:proofErr w:type="spellEnd"/>
        <w:r w:rsidRPr="00C9444E">
          <w:rPr>
            <w:rFonts w:ascii="Times New Roman" w:hAnsi="Times New Roman" w:cs="Times New Roman"/>
          </w:rPr>
          <w:t>/HIF-1 axis is critical to stabiliz</w:t>
        </w:r>
        <w:r>
          <w:rPr>
            <w:rFonts w:ascii="Times New Roman" w:hAnsi="Times New Roman" w:cs="Times New Roman"/>
          </w:rPr>
          <w:t>e</w:t>
        </w:r>
        <w:r w:rsidRPr="00C9444E">
          <w:rPr>
            <w:rFonts w:ascii="Times New Roman" w:hAnsi="Times New Roman" w:cs="Times New Roman"/>
          </w:rPr>
          <w:t xml:space="preserve"> the highly aggressive </w:t>
        </w:r>
        <w:r>
          <w:rPr>
            <w:rFonts w:ascii="Times New Roman" w:hAnsi="Times New Roman" w:cs="Times New Roman"/>
          </w:rPr>
          <w:t xml:space="preserve">coupled </w:t>
        </w:r>
        <w:r w:rsidRPr="00C9444E">
          <w:rPr>
            <w:rFonts w:ascii="Times New Roman" w:hAnsi="Times New Roman" w:cs="Times New Roman"/>
          </w:rPr>
          <w:t>E/M-W/O stat</w:t>
        </w:r>
        <w:r>
          <w:rPr>
            <w:rFonts w:ascii="Times New Roman" w:hAnsi="Times New Roman" w:cs="Times New Roman"/>
          </w:rPr>
          <w:t xml:space="preserve">e. </w:t>
        </w:r>
        <w:r>
          <w:rPr>
            <w:rFonts w:ascii="Times New Roman" w:hAnsi="Times New Roman" w:cs="Times New Roman"/>
            <w:highlight w:val="yellow"/>
          </w:rPr>
          <w:t>T</w:t>
        </w:r>
        <w:r w:rsidRPr="00670C2E">
          <w:rPr>
            <w:rFonts w:ascii="Times New Roman" w:hAnsi="Times New Roman" w:cs="Times New Roman"/>
            <w:highlight w:val="yellow"/>
          </w:rPr>
          <w:t>he connection between</w:t>
        </w:r>
        <w:r>
          <w:rPr>
            <w:rFonts w:ascii="Times New Roman" w:hAnsi="Times New Roman" w:cs="Times New Roman"/>
            <w:highlight w:val="yellow"/>
          </w:rPr>
          <w:t xml:space="preserve"> the </w:t>
        </w:r>
        <w:proofErr w:type="spellStart"/>
        <w:r w:rsidRPr="00670C2E">
          <w:rPr>
            <w:rFonts w:ascii="Times New Roman" w:hAnsi="Times New Roman" w:cs="Times New Roman"/>
            <w:highlight w:val="yellow"/>
          </w:rPr>
          <w:t>mtROS</w:t>
        </w:r>
        <w:proofErr w:type="spellEnd"/>
        <w:r>
          <w:rPr>
            <w:rFonts w:ascii="Times New Roman" w:hAnsi="Times New Roman" w:cs="Times New Roman"/>
            <w:highlight w:val="yellow"/>
          </w:rPr>
          <w:t>/</w:t>
        </w:r>
        <w:r w:rsidRPr="00670C2E">
          <w:rPr>
            <w:rFonts w:ascii="Times New Roman" w:hAnsi="Times New Roman" w:cs="Times New Roman"/>
            <w:highlight w:val="yellow"/>
          </w:rPr>
          <w:t>HIF-1</w:t>
        </w:r>
        <w:r>
          <w:rPr>
            <w:rFonts w:ascii="Times New Roman" w:hAnsi="Times New Roman" w:cs="Times New Roman"/>
            <w:highlight w:val="yellow"/>
          </w:rPr>
          <w:t xml:space="preserve"> axis</w:t>
        </w:r>
        <w:r w:rsidRPr="00670C2E">
          <w:rPr>
            <w:rFonts w:ascii="Times New Roman" w:hAnsi="Times New Roman" w:cs="Times New Roman"/>
            <w:highlight w:val="yellow"/>
          </w:rPr>
          <w:t xml:space="preserve"> and cancer aggressiveness has also been </w:t>
        </w:r>
        <w:r>
          <w:rPr>
            <w:rFonts w:ascii="Times New Roman" w:hAnsi="Times New Roman" w:cs="Times New Roman"/>
            <w:highlight w:val="yellow"/>
          </w:rPr>
          <w:t>indicated</w:t>
        </w:r>
        <w:r w:rsidRPr="00670C2E" w:rsidDel="00CA52C5">
          <w:rPr>
            <w:rFonts w:ascii="Times New Roman" w:hAnsi="Times New Roman" w:cs="Times New Roman"/>
            <w:highlight w:val="yellow"/>
          </w:rPr>
          <w:t xml:space="preserve"> </w:t>
        </w:r>
      </w:ins>
      <w:customXmlInsRangeStart w:id="673" w:author="Jia, Dongya (NIH/NCI) [E]" w:date="2022-07-01T16:21:00Z"/>
      <w:sdt>
        <w:sdtPr>
          <w:rPr>
            <w:rFonts w:ascii="Times New Roman" w:hAnsi="Times New Roman" w:cs="Times New Roman"/>
            <w:highlight w:val="yellow"/>
          </w:rPr>
          <w:alias w:val="SmartCite Citation"/>
          <w:tag w:val="703cb261-b0c2-4f52-8c43-8dc408bf3954:956cd8dc-bc61-4290-aa29-474e676cd7e5+"/>
          <w:id w:val="202141393"/>
          <w:placeholder>
            <w:docPart w:val="2F801B073B88694DB0C48E76BFCED7A7"/>
          </w:placeholder>
        </w:sdtPr>
        <w:sdtContent>
          <w:customXmlInsRangeEnd w:id="673"/>
          <w:ins w:id="674" w:author="Jia, Dongya (NIH/NCI) [E]" w:date="2022-07-01T16:21:00Z">
            <w:r w:rsidRPr="00670C2E">
              <w:rPr>
                <w:rFonts w:ascii="Times New Roman" w:eastAsia="Times New Roman" w:hAnsi="Times New Roman" w:cs="Times New Roman"/>
                <w:color w:val="000000"/>
                <w:highlight w:val="yellow"/>
              </w:rPr>
              <w:t>[75]</w:t>
            </w:r>
          </w:ins>
          <w:customXmlInsRangeStart w:id="675" w:author="Jia, Dongya (NIH/NCI) [E]" w:date="2022-07-01T16:21:00Z"/>
        </w:sdtContent>
      </w:sdt>
      <w:customXmlInsRangeEnd w:id="675"/>
      <w:ins w:id="676" w:author="Jia, Dongya (NIH/NCI) [E]" w:date="2022-07-01T16:21:00Z">
        <w:r>
          <w:rPr>
            <w:rFonts w:ascii="Times New Roman" w:hAnsi="Times New Roman" w:cs="Times New Roman"/>
            <w:highlight w:val="yellow"/>
          </w:rPr>
          <w:t xml:space="preserve"> (What is the connection? Please clarify)</w:t>
        </w:r>
        <w:r w:rsidRPr="00670C2E">
          <w:rPr>
            <w:rFonts w:ascii="Times New Roman" w:hAnsi="Times New Roman" w:cs="Times New Roman"/>
            <w:highlight w:val="yellow"/>
          </w:rPr>
          <w:t>.</w:t>
        </w:r>
        <w:r w:rsidRPr="00C9444E">
          <w:rPr>
            <w:rFonts w:ascii="Times New Roman" w:hAnsi="Times New Roman" w:cs="Times New Roman"/>
          </w:rPr>
          <w:t xml:space="preserve"> Additionally, </w:t>
        </w:r>
        <w:r>
          <w:rPr>
            <w:rFonts w:ascii="Times New Roman" w:hAnsi="Times New Roman" w:cs="Times New Roman"/>
          </w:rPr>
          <w:t>both</w:t>
        </w:r>
        <w:del w:id="677" w:author="Levine, Herbert" w:date="2022-07-03T12:34:00Z">
          <w:r w:rsidDel="00F00432">
            <w:rPr>
              <w:rFonts w:ascii="Times New Roman" w:hAnsi="Times New Roman" w:cs="Times New Roman"/>
            </w:rPr>
            <w:delText xml:space="preserve"> the</w:delText>
          </w:r>
        </w:del>
        <w:r>
          <w:rPr>
            <w:rFonts w:ascii="Times New Roman" w:hAnsi="Times New Roman" w:cs="Times New Roman"/>
          </w:rPr>
          <w:t xml:space="preserve"> </w:t>
        </w:r>
        <w:proofErr w:type="spellStart"/>
        <w:r>
          <w:rPr>
            <w:rFonts w:ascii="Times New Roman" w:hAnsi="Times New Roman" w:cs="Times New Roman"/>
          </w:rPr>
          <w:t>mt</w:t>
        </w:r>
        <w:r w:rsidRPr="00C9444E">
          <w:rPr>
            <w:rFonts w:ascii="Times New Roman" w:hAnsi="Times New Roman" w:cs="Times New Roman"/>
          </w:rPr>
          <w:t>ROS</w:t>
        </w:r>
        <w:proofErr w:type="spellEnd"/>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w:ins>
      <m:oMath>
        <m:sSub>
          <m:sSubPr>
            <m:ctrlPr>
              <w:ins w:id="678" w:author="Jia, Dongya (NIH/NCI) [E]" w:date="2022-07-01T16:21:00Z">
                <w:rPr>
                  <w:rFonts w:ascii="Cambria Math" w:hAnsi="Cambria Math" w:cs="Times New Roman"/>
                  <w:i/>
                </w:rPr>
              </w:ins>
            </m:ctrlPr>
          </m:sSubPr>
          <m:e>
            <m:r>
              <w:ins w:id="679" w:author="Jia, Dongya (NIH/NCI) [E]" w:date="2022-07-01T16:21:00Z">
                <m:rPr>
                  <m:sty m:val="p"/>
                </m:rPr>
                <w:rPr>
                  <w:rFonts w:ascii="Cambria Math" w:hAnsi="Cambria Math" w:cs="Times New Roman"/>
                </w:rPr>
                <m:t>μ</m:t>
              </w:ins>
            </m:r>
            <m:ctrlPr>
              <w:ins w:id="680" w:author="Jia, Dongya (NIH/NCI) [E]" w:date="2022-07-01T16:21:00Z">
                <w:rPr>
                  <w:rFonts w:ascii="Cambria Math" w:hAnsi="Cambria Math" w:cs="Times New Roman"/>
                </w:rPr>
              </w:ins>
            </m:ctrlPr>
          </m:e>
          <m:sub>
            <m:r>
              <w:ins w:id="681" w:author="Jia, Dongya (NIH/NCI) [E]" w:date="2022-07-01T16:21:00Z">
                <w:rPr>
                  <w:rFonts w:ascii="Cambria Math" w:hAnsi="Cambria Math" w:cs="Times New Roman"/>
                </w:rPr>
                <m:t>34</m:t>
              </w:ins>
            </m:r>
          </m:sub>
        </m:sSub>
      </m:oMath>
      <w:ins w:id="682" w:author="Jia, Dongya (NIH/NCI) [E]" w:date="2022-07-01T16:21:00Z">
        <w:r w:rsidRPr="00C9444E">
          <w:rPr>
            <w:rFonts w:ascii="Times New Roman" w:eastAsiaTheme="minorEastAsia" w:hAnsi="Times New Roman" w:cs="Times New Roman"/>
          </w:rPr>
          <w:t xml:space="preserve"> and </w:t>
        </w:r>
      </w:ins>
      <m:oMath>
        <m:sSub>
          <m:sSubPr>
            <m:ctrlPr>
              <w:ins w:id="683" w:author="Jia, Dongya (NIH/NCI) [E]" w:date="2022-07-01T16:21:00Z">
                <w:rPr>
                  <w:rFonts w:ascii="Cambria Math" w:hAnsi="Cambria Math" w:cs="Times New Roman"/>
                  <w:i/>
                </w:rPr>
              </w:ins>
            </m:ctrlPr>
          </m:sSubPr>
          <m:e>
            <m:r>
              <w:ins w:id="684" w:author="Jia, Dongya (NIH/NCI) [E]" w:date="2022-07-01T16:21:00Z">
                <m:rPr>
                  <m:sty m:val="p"/>
                </m:rPr>
                <w:rPr>
                  <w:rFonts w:ascii="Cambria Math" w:hAnsi="Cambria Math" w:cs="Times New Roman"/>
                </w:rPr>
                <m:t>μ</m:t>
              </w:ins>
            </m:r>
            <m:ctrlPr>
              <w:ins w:id="685" w:author="Jia, Dongya (NIH/NCI) [E]" w:date="2022-07-01T16:21:00Z">
                <w:rPr>
                  <w:rFonts w:ascii="Cambria Math" w:hAnsi="Cambria Math" w:cs="Times New Roman"/>
                </w:rPr>
              </w:ins>
            </m:ctrlPr>
          </m:e>
          <m:sub>
            <m:r>
              <w:ins w:id="686" w:author="Jia, Dongya (NIH/NCI) [E]" w:date="2022-07-01T16:21:00Z">
                <w:rPr>
                  <w:rFonts w:ascii="Cambria Math" w:hAnsi="Cambria Math" w:cs="Times New Roman"/>
                </w:rPr>
                <m:t>200</m:t>
              </w:ins>
            </m:r>
          </m:sub>
        </m:sSub>
      </m:oMath>
      <w:ins w:id="687" w:author="Jia, Dongya (NIH/NCI) [E]" w:date="2022-07-01T16:21:00Z">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ins>
      <w:customXmlInsRangeStart w:id="688" w:author="Jia, Dongya (NIH/NCI) [E]" w:date="2022-07-01T16:21:00Z"/>
      <w:sdt>
        <w:sdtPr>
          <w:rPr>
            <w:rFonts w:ascii="Times New Roman" w:hAnsi="Times New Roman" w:cs="Times New Roman"/>
          </w:rPr>
          <w:alias w:val="SmartCite Citation"/>
          <w:tag w:val="703cb261-b0c2-4f52-8c43-8dc408bf3954:6d7c72f7-af98-408b-8513-8fb3c98a9bae+"/>
          <w:id w:val="-1794894603"/>
          <w:placeholder>
            <w:docPart w:val="4C49A45DAFFD65479535EB90DA6AF694"/>
          </w:placeholder>
        </w:sdtPr>
        <w:sdtContent>
          <w:customXmlInsRangeEnd w:id="688"/>
          <w:ins w:id="689" w:author="Jia, Dongya (NIH/NCI) [E]" w:date="2022-07-01T16:21:00Z">
            <w:r w:rsidRPr="00AE6CCC">
              <w:rPr>
                <w:rFonts w:ascii="Times New Roman" w:eastAsia="Times New Roman" w:hAnsi="Times New Roman" w:cs="Times New Roman"/>
                <w:color w:val="000000"/>
              </w:rPr>
              <w:t>[76]</w:t>
            </w:r>
          </w:ins>
          <w:customXmlInsRangeStart w:id="690" w:author="Jia, Dongya (NIH/NCI) [E]" w:date="2022-07-01T16:21:00Z"/>
        </w:sdtContent>
      </w:sdt>
      <w:customXmlInsRangeEnd w:id="690"/>
      <w:ins w:id="691" w:author="Jia, Dongya (NIH/NCI) [E]" w:date="2022-07-01T16:21:00Z">
        <w:r w:rsidRPr="00C9444E">
          <w:rPr>
            <w:rFonts w:ascii="Times New Roman" w:hAnsi="Times New Roman" w:cs="Times New Roman"/>
          </w:rPr>
          <w:t xml:space="preserve">. </w:t>
        </w:r>
      </w:ins>
    </w:p>
    <w:p w14:paraId="566E3211" w14:textId="392F11BC" w:rsidR="00887F20" w:rsidRDefault="00E9305C">
      <w:pPr>
        <w:pStyle w:val="FirstParagraph"/>
        <w:spacing w:line="480" w:lineRule="auto"/>
        <w:ind w:firstLine="720"/>
        <w:jc w:val="both"/>
        <w:rPr>
          <w:ins w:id="692" w:author="Jia, Dongya (NIH/NCI) [E]" w:date="2022-07-01T15:34:00Z"/>
          <w:rFonts w:ascii="Times New Roman" w:hAnsi="Times New Roman" w:cs="Times New Roman"/>
        </w:rPr>
        <w:pPrChange w:id="693" w:author="Jia, Dongya (NIH/NCI) [E]" w:date="2022-07-01T16:45:00Z">
          <w:pPr>
            <w:pStyle w:val="BodyText"/>
            <w:spacing w:line="480" w:lineRule="auto"/>
            <w:ind w:firstLine="720"/>
          </w:pPr>
        </w:pPrChange>
      </w:pPr>
      <w:ins w:id="694" w:author="Jia, Dongya (NIH/NCI) [E]" w:date="2022-07-01T16:38:00Z">
        <w:r>
          <w:rPr>
            <w:rFonts w:ascii="Times New Roman" w:hAnsi="Times New Roman" w:cs="Times New Roman"/>
          </w:rPr>
          <w:t>While we have tried to ensure our parameters are within biologically relevant ranges (utilizing values from literature whenever available), one limitation of this study is knowing how these results are translatable to experimental cancer studies. For example, t</w:t>
        </w:r>
        <w:r w:rsidRPr="00C9444E">
          <w:rPr>
            <w:rFonts w:ascii="Times New Roman" w:hAnsi="Times New Roman" w:cs="Times New Roman"/>
          </w:rPr>
          <w:t xml:space="preserve">he significance of the </w:t>
        </w:r>
        <w:proofErr w:type="spellStart"/>
        <w:r w:rsidRPr="00C9444E">
          <w:rPr>
            <w:rFonts w:ascii="Times New Roman" w:hAnsi="Times New Roman" w:cs="Times New Roman"/>
          </w:rPr>
          <w:t>mtROS</w:t>
        </w:r>
        <w:proofErr w:type="spellEnd"/>
        <w:r w:rsidRPr="00C9444E">
          <w:rPr>
            <w:rFonts w:ascii="Times New Roman" w:hAnsi="Times New Roman" w:cs="Times New Roman"/>
          </w:rPr>
          <w:t xml:space="preserve">/HIF-1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w:t>
        </w:r>
      </w:ins>
      <w:ins w:id="695" w:author="Jia, Dongya (NIH/NCI) [E]" w:date="2022-07-01T16:39:00Z">
        <w:r w:rsidR="00AF3847">
          <w:rPr>
            <w:rFonts w:ascii="Times New Roman" w:hAnsi="Times New Roman" w:cs="Times New Roman"/>
          </w:rPr>
          <w:t xml:space="preserve">, </w:t>
        </w:r>
        <w:r w:rsidR="00AF3847" w:rsidRPr="00C9444E">
          <w:rPr>
            <w:rFonts w:ascii="Times New Roman" w:hAnsi="Times New Roman" w:cs="Times New Roman"/>
          </w:rPr>
          <w:t>modulating</w:t>
        </w:r>
      </w:ins>
      <w:ins w:id="696" w:author="Jia, Dongya (NIH/NCI) [E]" w:date="2022-07-01T16:38:00Z">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 xml:space="preserve">NRF2, or </w:t>
        </w:r>
      </w:ins>
      <w:ins w:id="697" w:author="Jia, Dongya (NIH/NCI) [E]" w:date="2022-07-01T16:45:00Z">
        <w:r w:rsidR="009C4043">
          <w:rPr>
            <w:rFonts w:ascii="Times New Roman" w:hAnsi="Times New Roman" w:cs="Times New Roman"/>
          </w:rPr>
          <w:t>modul</w:t>
        </w:r>
      </w:ins>
      <w:ins w:id="698" w:author="Jia, Dongya (NIH/NCI) [E]" w:date="2022-07-01T16:46:00Z">
        <w:r w:rsidR="009C4043">
          <w:rPr>
            <w:rFonts w:ascii="Times New Roman" w:hAnsi="Times New Roman" w:cs="Times New Roman"/>
          </w:rPr>
          <w:t>ating</w:t>
        </w:r>
      </w:ins>
      <w:ins w:id="699" w:author="Jia, Dongya (NIH/NCI) [E]" w:date="2022-07-01T16:38:00Z">
        <w:r w:rsidRPr="00C9444E">
          <w:rPr>
            <w:rFonts w:ascii="Times New Roman" w:hAnsi="Times New Roman" w:cs="Times New Roman"/>
          </w:rPr>
          <w:t xml:space="preserve"> hypoxia</w:t>
        </w:r>
        <w:r>
          <w:rPr>
            <w:rFonts w:ascii="Times New Roman" w:hAnsi="Times New Roman" w:cs="Times New Roman"/>
          </w:rPr>
          <w:t xml:space="preserve"> to </w:t>
        </w:r>
      </w:ins>
      <w:ins w:id="700" w:author="Jia, Dongya (NIH/NCI) [E]" w:date="2022-07-01T16:46:00Z">
        <w:r w:rsidR="009C4043">
          <w:rPr>
            <w:rFonts w:ascii="Times New Roman" w:hAnsi="Times New Roman" w:cs="Times New Roman"/>
          </w:rPr>
          <w:t>perturb</w:t>
        </w:r>
      </w:ins>
      <w:ins w:id="701" w:author="Jia, Dongya (NIH/NCI) [E]" w:date="2022-07-01T16:38:00Z">
        <w:r>
          <w:rPr>
            <w:rFonts w:ascii="Times New Roman" w:hAnsi="Times New Roman" w:cs="Times New Roman"/>
          </w:rPr>
          <w:t xml:space="preserve">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w:t>
        </w:r>
        <w:proofErr w:type="spellStart"/>
        <w:r w:rsidRPr="00C9444E">
          <w:rPr>
            <w:rFonts w:ascii="Times New Roman" w:hAnsi="Times New Roman" w:cs="Times New Roman"/>
          </w:rPr>
          <w:t>Sciacovelli</w:t>
        </w:r>
        <w:proofErr w:type="spellEnd"/>
        <w:r w:rsidRPr="00C9444E">
          <w:rPr>
            <w:rFonts w:ascii="Times New Roman" w:hAnsi="Times New Roman" w:cs="Times New Roman"/>
          </w:rPr>
          <w:t xml:space="preserve"> and </w:t>
        </w:r>
        <w:proofErr w:type="spellStart"/>
        <w:r w:rsidRPr="00C9444E">
          <w:rPr>
            <w:rFonts w:ascii="Times New Roman" w:hAnsi="Times New Roman" w:cs="Times New Roman"/>
          </w:rPr>
          <w:lastRenderedPageBreak/>
          <w:t>Frezza</w:t>
        </w:r>
        <w:proofErr w:type="spellEnd"/>
        <w:r w:rsidRPr="00C9444E">
          <w:rPr>
            <w:rFonts w:ascii="Times New Roman" w:hAnsi="Times New Roman" w:cs="Times New Roman"/>
          </w:rPr>
          <w:t xml:space="preserve"> that, in an adverse tumor microenvironment, metabolic reprogramming drives EMT to allow cells to find more favorable metabolic niches</w:t>
        </w:r>
        <w:r>
          <w:rPr>
            <w:rFonts w:ascii="Times New Roman" w:hAnsi="Times New Roman" w:cs="Times New Roman"/>
          </w:rPr>
          <w:t xml:space="preserve"> </w:t>
        </w:r>
      </w:ins>
      <w:customXmlInsRangeStart w:id="702" w:author="Jia, Dongya (NIH/NCI) [E]" w:date="2022-07-01T16:38:00Z"/>
      <w:sdt>
        <w:sdtPr>
          <w:rPr>
            <w:rFonts w:ascii="Times New Roman" w:hAnsi="Times New Roman" w:cs="Times New Roman"/>
          </w:rPr>
          <w:alias w:val="SmartCite Citation"/>
          <w:tag w:val="703cb261-b0c2-4f52-8c43-8dc408bf3954:f8f2c8b1-2006-491f-9e68-70b90a05c9f4+"/>
          <w:id w:val="372037895"/>
          <w:placeholder>
            <w:docPart w:val="8D68B6109372F840B205FA89870F4620"/>
          </w:placeholder>
        </w:sdtPr>
        <w:sdtContent>
          <w:customXmlInsRangeEnd w:id="702"/>
          <w:ins w:id="703" w:author="Jia, Dongya (NIH/NCI) [E]" w:date="2022-07-01T16:38:00Z">
            <w:r w:rsidRPr="00AE6CCC">
              <w:rPr>
                <w:rFonts w:ascii="Times New Roman" w:eastAsia="Times New Roman" w:hAnsi="Times New Roman" w:cs="Times New Roman"/>
                <w:color w:val="000000"/>
              </w:rPr>
              <w:t>[42]</w:t>
            </w:r>
          </w:ins>
          <w:customXmlInsRangeStart w:id="704" w:author="Jia, Dongya (NIH/NCI) [E]" w:date="2022-07-01T16:38:00Z"/>
        </w:sdtContent>
      </w:sdt>
      <w:customXmlInsRangeEnd w:id="704"/>
      <w:ins w:id="705" w:author="Jia, Dongya (NIH/NCI) [E]" w:date="2022-07-01T16:38:00Z">
        <w:r w:rsidRPr="00C9444E">
          <w:rPr>
            <w:rFonts w:ascii="Times New Roman" w:hAnsi="Times New Roman" w:cs="Times New Roman"/>
          </w:rPr>
          <w:t>.</w:t>
        </w:r>
      </w:ins>
    </w:p>
    <w:p w14:paraId="09FD25C5" w14:textId="38D3045F" w:rsidR="003E5949" w:rsidDel="00E53899" w:rsidRDefault="00E53899" w:rsidP="00847424">
      <w:pPr>
        <w:pStyle w:val="BodyText"/>
        <w:spacing w:line="480" w:lineRule="auto"/>
        <w:jc w:val="both"/>
        <w:rPr>
          <w:del w:id="706" w:author="Jia, Dongya (NIH/NCI) [E]" w:date="2022-07-01T15:41:00Z"/>
          <w:rFonts w:ascii="Times New Roman" w:hAnsi="Times New Roman" w:cs="Times New Roman"/>
        </w:rPr>
      </w:pPr>
      <w:ins w:id="707" w:author="Jia, Dongya (NIH/NCI) [E]" w:date="2022-07-02T15:16:00Z">
        <w:r>
          <w:rPr>
            <w:rFonts w:ascii="Times New Roman" w:hAnsi="Times New Roman" w:cs="Times New Roman"/>
          </w:rPr>
          <w:tab/>
        </w:r>
      </w:ins>
    </w:p>
    <w:p w14:paraId="125B81D0" w14:textId="77777777" w:rsidR="00E53899" w:rsidRDefault="00E53899" w:rsidP="000F3FC9">
      <w:pPr>
        <w:pStyle w:val="BodyText"/>
        <w:spacing w:line="480" w:lineRule="auto"/>
        <w:ind w:firstLine="720"/>
        <w:rPr>
          <w:ins w:id="708" w:author="Jia, Dongya (NIH/NCI) [E]" w:date="2022-07-02T15:16:00Z"/>
          <w:rFonts w:ascii="Times New Roman" w:hAnsi="Times New Roman" w:cs="Times New Roman"/>
        </w:rPr>
      </w:pPr>
    </w:p>
    <w:p w14:paraId="3C966B00" w14:textId="7AADD4AB" w:rsidR="00690173" w:rsidDel="00E9305C" w:rsidRDefault="002D385B">
      <w:pPr>
        <w:pStyle w:val="BodyText"/>
        <w:spacing w:line="480" w:lineRule="auto"/>
        <w:ind w:firstLine="720"/>
        <w:rPr>
          <w:del w:id="709" w:author="Jia, Dongya (NIH/NCI) [E]" w:date="2022-07-01T16:38:00Z"/>
          <w:rFonts w:ascii="Times New Roman" w:hAnsi="Times New Roman" w:cs="Times New Roman"/>
        </w:rPr>
        <w:pPrChange w:id="710" w:author="Jia, Dongya (NIH/NCI) [E]" w:date="2022-07-02T15:16:00Z">
          <w:pPr>
            <w:pStyle w:val="BodyText"/>
            <w:spacing w:line="480" w:lineRule="auto"/>
          </w:pPr>
        </w:pPrChange>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w:t>
      </w:r>
      <w:ins w:id="711" w:author="Jia, Dongya (NIH/NCI) [E]" w:date="2022-06-21T18:34:00Z">
        <w:r w:rsidR="00DA2B75">
          <w:rPr>
            <w:rFonts w:ascii="Times New Roman" w:hAnsi="Times New Roman" w:cs="Times New Roman"/>
          </w:rPr>
          <w:t xml:space="preserve"> especially the ones that regulate </w:t>
        </w:r>
      </w:ins>
      <w:ins w:id="712" w:author="Jia, Dongya (NIH/NCI) [E]" w:date="2022-07-02T15:17:00Z">
        <w:r w:rsidR="00E53899">
          <w:rPr>
            <w:rFonts w:ascii="Times New Roman" w:hAnsi="Times New Roman" w:cs="Times New Roman"/>
          </w:rPr>
          <w:t>cell motility</w:t>
        </w:r>
      </w:ins>
      <w:ins w:id="713" w:author="Jia, Dongya (NIH/NCI) [E]" w:date="2022-06-21T18:34:00Z">
        <w:r w:rsidR="00DA2B75">
          <w:rPr>
            <w:rFonts w:ascii="Times New Roman" w:hAnsi="Times New Roman" w:cs="Times New Roman"/>
          </w:rPr>
          <w:t>,</w:t>
        </w:r>
      </w:ins>
      <w:r w:rsidR="004D16FB" w:rsidRPr="00C9444E">
        <w:rPr>
          <w:rFonts w:ascii="Times New Roman" w:hAnsi="Times New Roman" w:cs="Times New Roman"/>
        </w:rPr>
        <w:t xml:space="preserve">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 xml:space="preserve">understanding of </w:t>
      </w:r>
      <w:ins w:id="714" w:author="Jia, Dongya (NIH/NCI) [E]" w:date="2022-07-01T16:46:00Z">
        <w:r w:rsidR="00183F99">
          <w:rPr>
            <w:rFonts w:ascii="Times New Roman" w:hAnsi="Times New Roman" w:cs="Times New Roman"/>
          </w:rPr>
          <w:t>EMT-metabolism coupling</w:t>
        </w:r>
      </w:ins>
      <w:del w:id="715" w:author="Jia, Dongya (NIH/NCI) [E]" w:date="2022-07-01T16:46:00Z">
        <w:r w:rsidR="002812A3" w:rsidRPr="00C9444E" w:rsidDel="00183F99">
          <w:rPr>
            <w:rFonts w:ascii="Times New Roman" w:hAnsi="Times New Roman" w:cs="Times New Roman"/>
          </w:rPr>
          <w:delText>the mutual activation between EMT</w:delText>
        </w:r>
      </w:del>
      <w:del w:id="716" w:author="Jia, Dongya (NIH/NCI) [E]" w:date="2022-06-21T18:29:00Z">
        <w:r w:rsidRPr="00C9444E" w:rsidDel="00B1494D">
          <w:rPr>
            <w:rFonts w:ascii="Times New Roman" w:hAnsi="Times New Roman" w:cs="Times New Roman"/>
          </w:rPr>
          <w:delText>,</w:delText>
        </w:r>
      </w:del>
      <w:del w:id="717" w:author="Jia, Dongya (NIH/NCI) [E]" w:date="2022-07-01T16:46:00Z">
        <w:r w:rsidRPr="00C9444E" w:rsidDel="00183F99">
          <w:rPr>
            <w:rFonts w:ascii="Times New Roman" w:hAnsi="Times New Roman" w:cs="Times New Roman"/>
          </w:rPr>
          <w:delText xml:space="preserve"> </w:delText>
        </w:r>
        <w:r w:rsidR="002812A3" w:rsidRPr="00C9444E" w:rsidDel="00183F99">
          <w:rPr>
            <w:rFonts w:ascii="Times New Roman" w:hAnsi="Times New Roman" w:cs="Times New Roman"/>
          </w:rPr>
          <w:delText>metabolic rep</w:delText>
        </w:r>
        <w:r w:rsidR="00E979FC" w:rsidRPr="00C9444E" w:rsidDel="00183F99">
          <w:rPr>
            <w:rFonts w:ascii="Times New Roman" w:hAnsi="Times New Roman" w:cs="Times New Roman"/>
          </w:rPr>
          <w:delText>ro</w:delText>
        </w:r>
        <w:r w:rsidR="002812A3" w:rsidRPr="00C9444E" w:rsidDel="00183F99">
          <w:rPr>
            <w:rFonts w:ascii="Times New Roman" w:hAnsi="Times New Roman" w:cs="Times New Roman"/>
          </w:rPr>
          <w:delText>gramming</w:delText>
        </w:r>
        <w:r w:rsidRPr="00C9444E" w:rsidDel="00183F99">
          <w:rPr>
            <w:rFonts w:ascii="Times New Roman" w:hAnsi="Times New Roman" w:cs="Times New Roman"/>
          </w:rPr>
          <w:delText xml:space="preserve"> and other </w:delText>
        </w:r>
      </w:del>
      <w:del w:id="718" w:author="Jia, Dongya (NIH/NCI) [E]" w:date="2022-06-21T18:30:00Z">
        <w:r w:rsidRPr="00C9444E" w:rsidDel="00B1494D">
          <w:rPr>
            <w:rFonts w:ascii="Times New Roman" w:hAnsi="Times New Roman" w:cs="Times New Roman"/>
          </w:rPr>
          <w:delText>physiological</w:delText>
        </w:r>
        <w:r w:rsidR="002C3561" w:rsidRPr="00C9444E" w:rsidDel="00B1494D">
          <w:rPr>
            <w:rFonts w:ascii="Times New Roman" w:hAnsi="Times New Roman" w:cs="Times New Roman"/>
          </w:rPr>
          <w:delText xml:space="preserve"> factors</w:delText>
        </w:r>
      </w:del>
      <w:r w:rsidR="008C45DB" w:rsidRPr="00C9444E">
        <w:rPr>
          <w:rFonts w:ascii="Times New Roman" w:hAnsi="Times New Roman" w:cs="Times New Roman"/>
        </w:rPr>
        <w:t>.</w:t>
      </w:r>
      <w:r w:rsidR="000F1FC8" w:rsidRPr="00C9444E">
        <w:rPr>
          <w:rFonts w:ascii="Times New Roman" w:hAnsi="Times New Roman" w:cs="Times New Roman"/>
        </w:rPr>
        <w:t xml:space="preserve"> </w:t>
      </w:r>
      <w:del w:id="719" w:author="Jia, Dongya (NIH/NCI) [E]" w:date="2022-06-21T18:30:00Z">
        <w:r w:rsidR="000F1FC8" w:rsidRPr="00C9444E" w:rsidDel="00B1494D">
          <w:rPr>
            <w:rFonts w:ascii="Times New Roman" w:hAnsi="Times New Roman" w:cs="Times New Roman"/>
          </w:rPr>
          <w:delText>One such factor is NRF2</w:delText>
        </w:r>
        <w:r w:rsidR="002812A3" w:rsidRPr="00C9444E" w:rsidDel="00B1494D">
          <w:rPr>
            <w:rFonts w:ascii="Times New Roman" w:hAnsi="Times New Roman" w:cs="Times New Roman"/>
          </w:rPr>
          <w:delText xml:space="preserve">. </w:delText>
        </w:r>
      </w:del>
      <w:del w:id="720" w:author="Jia, Dongya (NIH/NCI) [E]" w:date="2022-06-21T18:31:00Z">
        <w:r w:rsidR="008C45DB" w:rsidRPr="00C9444E" w:rsidDel="00B1494D">
          <w:rPr>
            <w:rFonts w:ascii="Times New Roman" w:hAnsi="Times New Roman" w:cs="Times New Roman"/>
          </w:rPr>
          <w:delText>C</w:delText>
        </w:r>
        <w:r w:rsidR="00DB3C19" w:rsidRPr="00C9444E" w:rsidDel="00DA2B75">
          <w:rPr>
            <w:rFonts w:ascii="Times New Roman" w:hAnsi="Times New Roman" w:cs="Times New Roman"/>
          </w:rPr>
          <w:delText xml:space="preserve">oupling the </w:delText>
        </w:r>
        <w:r w:rsidR="00AD7F58" w:rsidRPr="00C9444E" w:rsidDel="00DA2B75">
          <w:rPr>
            <w:rFonts w:ascii="Times New Roman" w:hAnsi="Times New Roman" w:cs="Times New Roman"/>
          </w:rPr>
          <w:delText>KEAP1-NRF2</w:delText>
        </w:r>
        <w:r w:rsidR="00ED53FA" w:rsidRPr="00C9444E" w:rsidDel="00DA2B75">
          <w:rPr>
            <w:rFonts w:ascii="Times New Roman" w:hAnsi="Times New Roman" w:cs="Times New Roman"/>
          </w:rPr>
          <w:delText xml:space="preserve"> pathway</w:delText>
        </w:r>
        <w:r w:rsidR="00DB3C19" w:rsidRPr="00C9444E" w:rsidDel="00DA2B75">
          <w:rPr>
            <w:rFonts w:ascii="Times New Roman" w:hAnsi="Times New Roman" w:cs="Times New Roman"/>
          </w:rPr>
          <w:delText xml:space="preserve"> to Notch signaling has been connected to</w:delText>
        </w:r>
      </w:del>
      <w:del w:id="721" w:author="Jia, Dongya (NIH/NCI) [E]" w:date="2022-07-01T16:38:00Z">
        <w:r w:rsidR="00DB3C19" w:rsidRPr="00C9444E" w:rsidDel="00E9305C">
          <w:rPr>
            <w:rFonts w:ascii="Times New Roman" w:hAnsi="Times New Roman" w:cs="Times New Roman"/>
          </w:rPr>
          <w:delText xml:space="preserve"> </w:delText>
        </w:r>
        <w:r w:rsidR="00AD7F58" w:rsidRPr="00C9444E" w:rsidDel="00E9305C">
          <w:rPr>
            <w:rFonts w:ascii="Times New Roman" w:hAnsi="Times New Roman" w:cs="Times New Roman"/>
          </w:rPr>
          <w:delText xml:space="preserve">the E/M </w:delText>
        </w:r>
        <w:r w:rsidR="0028447E" w:rsidDel="00E9305C">
          <w:rPr>
            <w:rFonts w:ascii="Times New Roman" w:hAnsi="Times New Roman" w:cs="Times New Roman"/>
          </w:rPr>
          <w:delText>state</w:delText>
        </w:r>
        <w:r w:rsidR="00AD7F58" w:rsidRPr="00C9444E" w:rsidDel="00E9305C">
          <w:rPr>
            <w:rFonts w:ascii="Times New Roman" w:hAnsi="Times New Roman" w:cs="Times New Roman"/>
          </w:rPr>
          <w:delText> </w:delText>
        </w:r>
      </w:del>
      <w:customXmlDelRangeStart w:id="722" w:author="Jia, Dongya (NIH/NCI) [E]" w:date="2022-07-01T16:38:00Z"/>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Content>
          <w:customXmlDelRangeEnd w:id="722"/>
          <w:del w:id="723" w:author="Jia, Dongya (NIH/NCI) [E]" w:date="2022-07-01T16:38:00Z">
            <w:r w:rsidR="00AE6CCC" w:rsidRPr="00AE6CCC" w:rsidDel="00E9305C">
              <w:rPr>
                <w:rFonts w:ascii="Times New Roman" w:eastAsia="Times New Roman" w:hAnsi="Times New Roman" w:cs="Times New Roman"/>
                <w:color w:val="000000"/>
              </w:rPr>
              <w:delText>[45]</w:delText>
            </w:r>
          </w:del>
          <w:customXmlDelRangeStart w:id="724" w:author="Jia, Dongya (NIH/NCI) [E]" w:date="2022-07-01T16:38:00Z"/>
        </w:sdtContent>
      </w:sdt>
      <w:customXmlDelRangeEnd w:id="724"/>
      <w:del w:id="725" w:author="Jia, Dongya (NIH/NCI) [E]" w:date="2022-07-01T16:38:00Z">
        <w:r w:rsidR="00200AD6" w:rsidDel="00E9305C">
          <w:rPr>
            <w:rFonts w:ascii="Times New Roman" w:hAnsi="Times New Roman" w:cs="Times New Roman"/>
          </w:rPr>
          <w:delText xml:space="preserve">, and </w:delText>
        </w:r>
      </w:del>
      <w:del w:id="726" w:author="Jia, Dongya (NIH/NCI) [E]" w:date="2022-06-21T18:31:00Z">
        <w:r w:rsidR="00AD7F58" w:rsidRPr="00C9444E" w:rsidDel="00DA2B75">
          <w:rPr>
            <w:rFonts w:ascii="Times New Roman" w:hAnsi="Times New Roman" w:cs="Times New Roman"/>
          </w:rPr>
          <w:delText xml:space="preserve">NRF2 is </w:delText>
        </w:r>
      </w:del>
      <w:del w:id="727" w:author="Jia, Dongya (NIH/NCI) [E]" w:date="2022-07-01T16:38:00Z">
        <w:r w:rsidR="00AD7F58" w:rsidRPr="00C9444E" w:rsidDel="00E9305C">
          <w:rPr>
            <w:rFonts w:ascii="Times New Roman" w:hAnsi="Times New Roman" w:cs="Times New Roman"/>
          </w:rPr>
          <w:delText xml:space="preserve">also </w:delText>
        </w:r>
      </w:del>
      <w:del w:id="728" w:author="Jia, Dongya (NIH/NCI) [E]" w:date="2022-07-01T15:55:00Z">
        <w:r w:rsidR="00AD7F58" w:rsidRPr="00C9444E" w:rsidDel="002278AA">
          <w:rPr>
            <w:rFonts w:ascii="Times New Roman" w:hAnsi="Times New Roman" w:cs="Times New Roman"/>
          </w:rPr>
          <w:delText>a</w:delText>
        </w:r>
      </w:del>
      <w:del w:id="729" w:author="Jia, Dongya (NIH/NCI) [E]" w:date="2022-06-21T18:31:00Z">
        <w:r w:rsidR="00AD7F58" w:rsidRPr="00C9444E" w:rsidDel="00DA2B75">
          <w:rPr>
            <w:rFonts w:ascii="Times New Roman" w:hAnsi="Times New Roman" w:cs="Times New Roman"/>
          </w:rPr>
          <w:delText>n</w:delText>
        </w:r>
      </w:del>
      <w:del w:id="730" w:author="Jia, Dongya (NIH/NCI) [E]" w:date="2022-07-01T15:55:00Z">
        <w:r w:rsidR="00AD7F58" w:rsidRPr="00C9444E" w:rsidDel="002278AA">
          <w:rPr>
            <w:rFonts w:ascii="Times New Roman" w:hAnsi="Times New Roman" w:cs="Times New Roman"/>
          </w:rPr>
          <w:delText xml:space="preserve"> antioxidant</w:delText>
        </w:r>
      </w:del>
      <w:del w:id="731" w:author="Jia, Dongya (NIH/NCI) [E]" w:date="2022-07-01T15:54:00Z">
        <w:r w:rsidR="00AD7F58" w:rsidRPr="00C9444E" w:rsidDel="00393E91">
          <w:rPr>
            <w:rFonts w:ascii="Times New Roman" w:hAnsi="Times New Roman" w:cs="Times New Roman"/>
          </w:rPr>
          <w:delText xml:space="preserve"> that </w:delText>
        </w:r>
      </w:del>
      <w:del w:id="732" w:author="Jia, Dongya (NIH/NCI) [E]" w:date="2022-06-21T18:33:00Z">
        <w:r w:rsidR="00AD7F58" w:rsidRPr="00C9444E" w:rsidDel="00DA2B75">
          <w:rPr>
            <w:rFonts w:ascii="Times New Roman" w:hAnsi="Times New Roman" w:cs="Times New Roman"/>
          </w:rPr>
          <w:delText xml:space="preserve">must be downregulated to </w:delText>
        </w:r>
        <w:r w:rsidR="009860E3" w:rsidDel="00DA2B75">
          <w:rPr>
            <w:rFonts w:ascii="Times New Roman" w:hAnsi="Times New Roman" w:cs="Times New Roman"/>
          </w:rPr>
          <w:delText>increase</w:delText>
        </w:r>
      </w:del>
      <w:del w:id="733" w:author="Jia, Dongya (NIH/NCI) [E]" w:date="2022-07-01T15:54:00Z">
        <w:r w:rsidR="00AD7F58" w:rsidRPr="00C9444E" w:rsidDel="00393E91">
          <w:rPr>
            <w:rFonts w:ascii="Times New Roman" w:hAnsi="Times New Roman" w:cs="Times New Roman"/>
          </w:rPr>
          <w:delText xml:space="preserve"> ROS </w:delText>
        </w:r>
        <w:r w:rsidR="003F75D1" w:rsidDel="00393E91">
          <w:rPr>
            <w:rFonts w:ascii="Times New Roman" w:hAnsi="Times New Roman" w:cs="Times New Roman"/>
          </w:rPr>
          <w:delText>concentration</w:delText>
        </w:r>
      </w:del>
      <w:del w:id="734" w:author="Jia, Dongya (NIH/NCI) [E]" w:date="2022-07-01T16:38:00Z">
        <w:r w:rsidR="003F75D1" w:rsidRPr="00C9444E" w:rsidDel="00E9305C">
          <w:rPr>
            <w:rFonts w:ascii="Times New Roman" w:hAnsi="Times New Roman" w:cs="Times New Roman"/>
          </w:rPr>
          <w:delText> </w:delText>
        </w:r>
      </w:del>
      <w:customXmlDelRangeStart w:id="735" w:author="Jia, Dongya (NIH/NCI) [E]" w:date="2022-07-01T16:38:00Z"/>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Content>
          <w:customXmlDelRangeEnd w:id="735"/>
          <w:del w:id="736" w:author="Jia, Dongya (NIH/NCI) [E]" w:date="2022-07-01T16:38:00Z">
            <w:r w:rsidR="00AE6CCC" w:rsidRPr="00AE6CCC" w:rsidDel="00E9305C">
              <w:rPr>
                <w:rFonts w:ascii="Times New Roman" w:eastAsia="Times New Roman" w:hAnsi="Times New Roman" w:cs="Times New Roman"/>
                <w:color w:val="000000"/>
              </w:rPr>
              <w:delText>[51–53]</w:delText>
            </w:r>
          </w:del>
          <w:customXmlDelRangeStart w:id="737" w:author="Jia, Dongya (NIH/NCI) [E]" w:date="2022-07-01T16:38:00Z"/>
        </w:sdtContent>
      </w:sdt>
      <w:customXmlDelRangeEnd w:id="737"/>
      <w:del w:id="738" w:author="Jia, Dongya (NIH/NCI) [E]" w:date="2022-07-01T15:54:00Z">
        <w:r w:rsidR="00AD7F58" w:rsidRPr="00C9444E" w:rsidDel="00393E91">
          <w:rPr>
            <w:rFonts w:ascii="Times New Roman" w:hAnsi="Times New Roman" w:cs="Times New Roman"/>
          </w:rPr>
          <w:delText>.</w:delText>
        </w:r>
      </w:del>
      <w:del w:id="739" w:author="Jia, Dongya (NIH/NCI) [E]" w:date="2022-07-01T16:38:00Z">
        <w:r w:rsidR="00DB3C19" w:rsidRPr="00C9444E" w:rsidDel="00E9305C">
          <w:rPr>
            <w:rFonts w:ascii="Times New Roman" w:hAnsi="Times New Roman" w:cs="Times New Roman"/>
          </w:rPr>
          <w:delText xml:space="preserve"> </w:delText>
        </w:r>
      </w:del>
      <w:del w:id="740" w:author="Jia, Dongya (NIH/NCI) [E]" w:date="2022-06-21T18:33:00Z">
        <w:r w:rsidR="00DB3C19" w:rsidRPr="00C9444E" w:rsidDel="00DA2B75">
          <w:rPr>
            <w:rFonts w:ascii="Times New Roman" w:hAnsi="Times New Roman" w:cs="Times New Roman"/>
          </w:rPr>
          <w:delText>Perhaps</w:delText>
        </w:r>
        <w:r w:rsidR="00AD7F58" w:rsidRPr="00C9444E" w:rsidDel="00DA2B75">
          <w:rPr>
            <w:rFonts w:ascii="Times New Roman" w:hAnsi="Times New Roman" w:cs="Times New Roman"/>
          </w:rPr>
          <w:delText xml:space="preserve"> </w:delText>
        </w:r>
      </w:del>
      <w:del w:id="741" w:author="Jia, Dongya (NIH/NCI) [E]" w:date="2022-07-01T16:38:00Z">
        <w:r w:rsidR="00AD7F58" w:rsidRPr="00C9444E" w:rsidDel="00E9305C">
          <w:rPr>
            <w:rFonts w:ascii="Times New Roman" w:hAnsi="Times New Roman" w:cs="Times New Roman"/>
          </w:rPr>
          <w:delText>the metabolic phenotype of NRF2</w:delText>
        </w:r>
        <w:r w:rsidR="00DB3C19" w:rsidRPr="00C9444E" w:rsidDel="00E9305C">
          <w:rPr>
            <w:rFonts w:ascii="Times New Roman" w:hAnsi="Times New Roman" w:cs="Times New Roman"/>
          </w:rPr>
          <w:delText>-</w:delText>
        </w:r>
        <w:r w:rsidR="00AD7F58" w:rsidRPr="00C9444E" w:rsidDel="00E9305C">
          <w:rPr>
            <w:rFonts w:ascii="Times New Roman" w:hAnsi="Times New Roman" w:cs="Times New Roman"/>
          </w:rPr>
          <w:delText xml:space="preserve">stabilized E/M cells </w:delText>
        </w:r>
        <w:r w:rsidR="003F75D1" w:rsidDel="00E9305C">
          <w:rPr>
            <w:rFonts w:ascii="Times New Roman" w:hAnsi="Times New Roman" w:cs="Times New Roman"/>
          </w:rPr>
          <w:delText>could</w:delText>
        </w:r>
        <w:r w:rsidR="00AD7F58" w:rsidRPr="00C9444E" w:rsidDel="00E9305C">
          <w:rPr>
            <w:rFonts w:ascii="Times New Roman" w:hAnsi="Times New Roman" w:cs="Times New Roman"/>
          </w:rPr>
          <w:delText xml:space="preserve"> </w:delText>
        </w:r>
      </w:del>
      <w:del w:id="742" w:author="Jia, Dongya (NIH/NCI) [E]" w:date="2022-07-01T15:54:00Z">
        <w:r w:rsidR="00AD7F58" w:rsidRPr="00C9444E" w:rsidDel="002278AA">
          <w:rPr>
            <w:rFonts w:ascii="Times New Roman" w:hAnsi="Times New Roman" w:cs="Times New Roman"/>
          </w:rPr>
          <w:delText xml:space="preserve">correspond to </w:delText>
        </w:r>
      </w:del>
      <w:del w:id="743" w:author="Jia, Dongya (NIH/NCI) [E]" w:date="2022-06-21T18:33:00Z">
        <w:r w:rsidR="00AD7F58" w:rsidRPr="00C9444E" w:rsidDel="00DA2B75">
          <w:rPr>
            <w:rFonts w:ascii="Times New Roman" w:hAnsi="Times New Roman" w:cs="Times New Roman"/>
          </w:rPr>
          <w:delText xml:space="preserve">a hybrid W/O </w:delText>
        </w:r>
        <w:r w:rsidR="0028447E" w:rsidDel="00DA2B75">
          <w:rPr>
            <w:rFonts w:ascii="Times New Roman" w:hAnsi="Times New Roman" w:cs="Times New Roman"/>
          </w:rPr>
          <w:delText>state</w:delText>
        </w:r>
      </w:del>
      <w:del w:id="744" w:author="Jia, Dongya (NIH/NCI) [E]" w:date="2022-07-01T16:38:00Z">
        <w:r w:rsidR="00AD7F58" w:rsidRPr="00C9444E" w:rsidDel="00E9305C">
          <w:rPr>
            <w:rFonts w:ascii="Times New Roman" w:hAnsi="Times New Roman" w:cs="Times New Roman"/>
          </w:rPr>
          <w:delText> </w:delText>
        </w:r>
      </w:del>
      <w:customXmlDelRangeStart w:id="745" w:author="Jia, Dongya (NIH/NCI) [E]" w:date="2022-07-01T16:38:00Z"/>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Content>
          <w:customXmlDelRangeEnd w:id="745"/>
          <w:del w:id="746" w:author="Jia, Dongya (NIH/NCI) [E]" w:date="2022-07-01T16:38:00Z">
            <w:r w:rsidR="00AE6CCC" w:rsidRPr="00AE6CCC" w:rsidDel="00E9305C">
              <w:rPr>
                <w:rFonts w:ascii="Times New Roman" w:eastAsia="Times New Roman" w:hAnsi="Times New Roman" w:cs="Times New Roman"/>
                <w:color w:val="000000"/>
              </w:rPr>
              <w:delText>[28]</w:delText>
            </w:r>
          </w:del>
          <w:customXmlDelRangeStart w:id="747" w:author="Jia, Dongya (NIH/NCI) [E]" w:date="2022-07-01T16:38:00Z"/>
        </w:sdtContent>
      </w:sdt>
      <w:customXmlDelRangeEnd w:id="747"/>
      <w:del w:id="748" w:author="Jia, Dongya (NIH/NCI) [E]" w:date="2022-07-01T16:38:00Z">
        <w:r w:rsidR="00AD7F58" w:rsidRPr="00C9444E" w:rsidDel="00E9305C">
          <w:rPr>
            <w:rFonts w:ascii="Times New Roman" w:hAnsi="Times New Roman" w:cs="Times New Roman"/>
          </w:rPr>
          <w:delText>.</w:delText>
        </w:r>
      </w:del>
      <w:del w:id="749" w:author="Jia, Dongya (NIH/NCI) [E]" w:date="2022-07-01T15:55:00Z">
        <w:r w:rsidR="00AD7F58" w:rsidRPr="00C9444E" w:rsidDel="002278AA">
          <w:rPr>
            <w:rFonts w:ascii="Times New Roman" w:hAnsi="Times New Roman" w:cs="Times New Roman"/>
          </w:rPr>
          <w:delText xml:space="preserve"> </w:delText>
        </w:r>
        <w:r w:rsidR="005A415E" w:rsidRPr="00C9444E" w:rsidDel="002278AA">
          <w:rPr>
            <w:rFonts w:ascii="Times New Roman" w:hAnsi="Times New Roman" w:cs="Times New Roman"/>
          </w:rPr>
          <w:delText>Additionally,</w:delText>
        </w:r>
      </w:del>
      <w:del w:id="750" w:author="Jia, Dongya (NIH/NCI) [E]" w:date="2022-07-01T16:38:00Z">
        <w:r w:rsidR="005A415E" w:rsidRPr="00C9444E" w:rsidDel="00E9305C">
          <w:rPr>
            <w:rFonts w:ascii="Times New Roman" w:hAnsi="Times New Roman" w:cs="Times New Roman"/>
          </w:rPr>
          <w:delText xml:space="preserve"> </w:delText>
        </w:r>
      </w:del>
      <w:del w:id="751" w:author="Jia, Dongya (NIH/NCI) [E]" w:date="2022-07-01T15:55:00Z">
        <w:r w:rsidR="005A415E" w:rsidRPr="00C9444E" w:rsidDel="002278AA">
          <w:rPr>
            <w:rFonts w:ascii="Times New Roman" w:hAnsi="Times New Roman" w:cs="Times New Roman"/>
          </w:rPr>
          <w:delText>t</w:delText>
        </w:r>
        <w:r w:rsidR="00AD7F58" w:rsidRPr="00C9444E" w:rsidDel="002278AA">
          <w:rPr>
            <w:rFonts w:ascii="Times New Roman" w:hAnsi="Times New Roman" w:cs="Times New Roman"/>
          </w:rPr>
          <w:delText xml:space="preserve">he </w:delText>
        </w:r>
      </w:del>
      <w:del w:id="752" w:author="Jia, Dongya (NIH/NCI) [E]" w:date="2022-07-01T16:35:00Z">
        <w:r w:rsidR="00AD7F58" w:rsidRPr="00C9444E" w:rsidDel="0002531E">
          <w:rPr>
            <w:rFonts w:ascii="Times New Roman" w:hAnsi="Times New Roman" w:cs="Times New Roman"/>
          </w:rPr>
          <w:delText xml:space="preserve">p53 pathway </w:delText>
        </w:r>
      </w:del>
      <w:del w:id="753" w:author="Jia, Dongya (NIH/NCI) [E]" w:date="2022-07-01T15:55:00Z">
        <w:r w:rsidR="00AD7F58" w:rsidRPr="00C9444E" w:rsidDel="002278AA">
          <w:rPr>
            <w:rFonts w:ascii="Times New Roman" w:hAnsi="Times New Roman" w:cs="Times New Roman"/>
          </w:rPr>
          <w:delText>seems to</w:delText>
        </w:r>
      </w:del>
      <w:del w:id="754" w:author="Jia, Dongya (NIH/NCI) [E]" w:date="2022-07-01T16:35:00Z">
        <w:r w:rsidR="00AD7F58" w:rsidRPr="00C9444E" w:rsidDel="0002531E">
          <w:rPr>
            <w:rFonts w:ascii="Times New Roman" w:hAnsi="Times New Roman" w:cs="Times New Roman"/>
          </w:rPr>
          <w:delText xml:space="preserve"> upregulate noxROS</w:delText>
        </w:r>
        <w:r w:rsidR="005A415E" w:rsidRPr="00C9444E" w:rsidDel="0002531E">
          <w:rPr>
            <w:rFonts w:ascii="Times New Roman" w:hAnsi="Times New Roman" w:cs="Times New Roman"/>
          </w:rPr>
          <w:delText xml:space="preserve"> and </w:delText>
        </w:r>
      </w:del>
      <w:del w:id="755" w:author="Jia, Dongya (NIH/NCI) [E]" w:date="2022-07-01T15:56:00Z">
        <w:r w:rsidR="00306563" w:rsidRPr="00AB5734" w:rsidDel="002278AA">
          <w:rPr>
            <w:rFonts w:ascii="Times New Roman" w:hAnsi="Times New Roman" w:cs="Times New Roman"/>
            <w:highlight w:val="yellow"/>
            <w:rPrChange w:id="756" w:author="Jia, Dongya (NIH/NCI) [E]" w:date="2022-06-21T21:08:00Z">
              <w:rPr>
                <w:rFonts w:ascii="Times New Roman" w:hAnsi="Times New Roman" w:cs="Times New Roman"/>
              </w:rPr>
            </w:rPrChange>
          </w:rPr>
          <w:delText xml:space="preserve">interfere with </w:delText>
        </w:r>
      </w:del>
      <w:del w:id="757" w:author="Jia, Dongya (NIH/NCI) [E]" w:date="2022-07-01T16:35:00Z">
        <w:r w:rsidR="00306563" w:rsidRPr="00AB5734" w:rsidDel="0002531E">
          <w:rPr>
            <w:rFonts w:ascii="Times New Roman" w:hAnsi="Times New Roman" w:cs="Times New Roman"/>
            <w:highlight w:val="yellow"/>
            <w:rPrChange w:id="758" w:author="Jia, Dongya (NIH/NCI) [E]" w:date="2022-06-21T21:08:00Z">
              <w:rPr>
                <w:rFonts w:ascii="Times New Roman" w:hAnsi="Times New Roman" w:cs="Times New Roman"/>
              </w:rPr>
            </w:rPrChange>
          </w:rPr>
          <w:delText>EMT</w:delText>
        </w:r>
        <w:r w:rsidR="005A415E" w:rsidRPr="00C9444E" w:rsidDel="0002531E">
          <w:rPr>
            <w:rFonts w:ascii="Times New Roman" w:hAnsi="Times New Roman" w:cs="Times New Roman"/>
          </w:rPr>
          <w:delText xml:space="preserve"> </w:delText>
        </w:r>
      </w:del>
      <w:customXmlDelRangeStart w:id="759" w:author="Jia, Dongya (NIH/NCI) [E]" w:date="2022-07-01T16:35:00Z"/>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Content>
          <w:customXmlDelRangeEnd w:id="759"/>
          <w:del w:id="760" w:author="Jia, Dongya (NIH/NCI) [E]" w:date="2022-07-01T16:35:00Z">
            <w:r w:rsidR="00AE6CCC" w:rsidRPr="00AE6CCC" w:rsidDel="0002531E">
              <w:rPr>
                <w:rFonts w:ascii="Times New Roman" w:eastAsia="Times New Roman" w:hAnsi="Times New Roman" w:cs="Times New Roman"/>
                <w:color w:val="000000"/>
              </w:rPr>
              <w:delText>[55,56]</w:delText>
            </w:r>
          </w:del>
          <w:customXmlDelRangeStart w:id="761" w:author="Jia, Dongya (NIH/NCI) [E]" w:date="2022-07-01T16:35:00Z"/>
        </w:sdtContent>
      </w:sdt>
      <w:customXmlDelRangeEnd w:id="761"/>
      <w:del w:id="762" w:author="Jia, Dongya (NIH/NCI) [E]" w:date="2022-07-01T16:35:00Z">
        <w:r w:rsidR="00AD7F58" w:rsidRPr="00C9444E" w:rsidDel="0002531E">
          <w:rPr>
            <w:rFonts w:ascii="Times New Roman" w:hAnsi="Times New Roman" w:cs="Times New Roman"/>
          </w:rPr>
          <w:delText xml:space="preserve">. </w:delText>
        </w:r>
        <w:r w:rsidR="009860E3" w:rsidDel="0002531E">
          <w:rPr>
            <w:rFonts w:ascii="Times New Roman" w:hAnsi="Times New Roman" w:cs="Times New Roman"/>
          </w:rPr>
          <w:delText>Similarly</w:delText>
        </w:r>
        <w:r w:rsidR="00AD7F58" w:rsidRPr="00C9444E" w:rsidDel="0002531E">
          <w:rPr>
            <w:rFonts w:ascii="Times New Roman" w:hAnsi="Times New Roman" w:cs="Times New Roman"/>
          </w:rPr>
          <w:delText xml:space="preserve">, the E/M-W/O state </w:delText>
        </w:r>
      </w:del>
      <w:del w:id="763" w:author="Jia, Dongya (NIH/NCI) [E]" w:date="2022-07-01T15:57:00Z">
        <w:r w:rsidR="00AD7F58" w:rsidRPr="00C9444E" w:rsidDel="002278AA">
          <w:rPr>
            <w:rFonts w:ascii="Times New Roman" w:hAnsi="Times New Roman" w:cs="Times New Roman"/>
          </w:rPr>
          <w:delText xml:space="preserve">was </w:delText>
        </w:r>
      </w:del>
      <w:del w:id="764" w:author="Jia, Dongya (NIH/NCI) [E]" w:date="2022-07-01T16:35:00Z">
        <w:r w:rsidR="00AD7F58" w:rsidRPr="00C9444E" w:rsidDel="0002531E">
          <w:rPr>
            <w:rFonts w:ascii="Times New Roman" w:hAnsi="Times New Roman" w:cs="Times New Roman"/>
          </w:rPr>
          <w:delText xml:space="preserve">stabilized </w:delText>
        </w:r>
      </w:del>
      <w:del w:id="765" w:author="Jia, Dongya (NIH/NCI) [E]" w:date="2022-07-01T15:58:00Z">
        <w:r w:rsidR="00AD7F58" w:rsidRPr="00C9444E" w:rsidDel="002278AA">
          <w:rPr>
            <w:rFonts w:ascii="Times New Roman" w:hAnsi="Times New Roman" w:cs="Times New Roman"/>
          </w:rPr>
          <w:delText xml:space="preserve">when </w:delText>
        </w:r>
      </w:del>
      <w:del w:id="766" w:author="Jia, Dongya (NIH/NCI) [E]" w:date="2022-07-01T16:35:00Z">
        <w:r w:rsidR="00AD7F58" w:rsidRPr="00C9444E" w:rsidDel="0002531E">
          <w:rPr>
            <w:rFonts w:ascii="Times New Roman" w:hAnsi="Times New Roman" w:cs="Times New Roman"/>
          </w:rPr>
          <w:delText xml:space="preserve">the </w:delText>
        </w:r>
        <w:r w:rsidR="007C753D" w:rsidDel="0002531E">
          <w:rPr>
            <w:rFonts w:ascii="Times New Roman" w:hAnsi="Times New Roman" w:cs="Times New Roman"/>
          </w:rPr>
          <w:delText>EMT-inducing signal</w:delText>
        </w:r>
        <w:r w:rsidR="00AD7F58" w:rsidRPr="00C9444E" w:rsidDel="0002531E">
          <w:rPr>
            <w:rFonts w:ascii="Times New Roman" w:hAnsi="Times New Roman" w:cs="Times New Roman"/>
          </w:rPr>
          <w:delText xml:space="preserve"> </w:delText>
        </w:r>
      </w:del>
      <w:del w:id="767" w:author="Jia, Dongya (NIH/NCI) [E]" w:date="2022-07-01T15:58:00Z">
        <w:r w:rsidR="00AD7F58" w:rsidRPr="00C9444E" w:rsidDel="002278AA">
          <w:rPr>
            <w:rFonts w:ascii="Times New Roman" w:hAnsi="Times New Roman" w:cs="Times New Roman"/>
          </w:rPr>
          <w:delText xml:space="preserve">was modulated </w:delText>
        </w:r>
      </w:del>
      <w:del w:id="768" w:author="Jia, Dongya (NIH/NCI) [E]" w:date="2022-07-01T16:35:00Z">
        <w:r w:rsidR="00AD7F58" w:rsidRPr="00C9444E" w:rsidDel="0002531E">
          <w:rPr>
            <w:rFonts w:ascii="Times New Roman" w:hAnsi="Times New Roman" w:cs="Times New Roman"/>
          </w:rPr>
          <w:delText>confirm</w:delText>
        </w:r>
      </w:del>
      <w:del w:id="769" w:author="Jia, Dongya (NIH/NCI) [E]" w:date="2022-07-01T15:58:00Z">
        <w:r w:rsidR="00AD7F58" w:rsidRPr="00C9444E" w:rsidDel="002278AA">
          <w:rPr>
            <w:rFonts w:ascii="Times New Roman" w:hAnsi="Times New Roman" w:cs="Times New Roman"/>
          </w:rPr>
          <w:delText>ing</w:delText>
        </w:r>
      </w:del>
      <w:del w:id="770" w:author="Jia, Dongya (NIH/NCI) [E]" w:date="2022-07-01T16:35:00Z">
        <w:r w:rsidR="00AD7F58" w:rsidRPr="00C9444E" w:rsidDel="0002531E">
          <w:rPr>
            <w:rFonts w:ascii="Times New Roman" w:hAnsi="Times New Roman" w:cs="Times New Roman"/>
          </w:rPr>
          <w:delText xml:space="preserve"> the </w:delText>
        </w:r>
      </w:del>
      <w:del w:id="771" w:author="Jia, Dongya (NIH/NCI) [E]" w:date="2022-07-01T15:58:00Z">
        <w:r w:rsidR="00AD7F58" w:rsidRPr="00C9444E" w:rsidDel="002278AA">
          <w:rPr>
            <w:rFonts w:ascii="Times New Roman" w:hAnsi="Times New Roman" w:cs="Times New Roman"/>
          </w:rPr>
          <w:delText>tumor microenvironment and other signals</w:delText>
        </w:r>
      </w:del>
      <w:del w:id="772" w:author="Jia, Dongya (NIH/NCI) [E]" w:date="2022-07-01T15:59:00Z">
        <w:r w:rsidR="00AD7F58" w:rsidRPr="00C9444E" w:rsidDel="002278AA">
          <w:rPr>
            <w:rFonts w:ascii="Times New Roman" w:hAnsi="Times New Roman" w:cs="Times New Roman"/>
          </w:rPr>
          <w:delText>, such as TGF-</w:delText>
        </w:r>
      </w:del>
      <m:oMath>
        <m:r>
          <w:del w:id="773" w:author="Jia, Dongya (NIH/NCI) [E]" w:date="2022-07-01T15:59:00Z">
            <w:rPr>
              <w:rFonts w:ascii="Cambria Math" w:hAnsi="Cambria Math" w:cs="Times New Roman"/>
            </w:rPr>
            <m:t>β</m:t>
          </w:del>
        </m:r>
      </m:oMath>
      <w:del w:id="774" w:author="Jia, Dongya (NIH/NCI) [E]" w:date="2022-07-01T15:59:00Z">
        <w:r w:rsidR="00481812" w:rsidRPr="00C9444E" w:rsidDel="002278AA">
          <w:rPr>
            <w:rFonts w:ascii="Times New Roman" w:eastAsiaTheme="minorEastAsia" w:hAnsi="Times New Roman" w:cs="Times New Roman"/>
          </w:rPr>
          <w:delText xml:space="preserve"> and</w:delText>
        </w:r>
        <w:r w:rsidR="000D6FCE" w:rsidRPr="00C9444E" w:rsidDel="002278AA">
          <w:rPr>
            <w:rFonts w:ascii="Times New Roman" w:eastAsiaTheme="minorEastAsia" w:hAnsi="Times New Roman" w:cs="Times New Roman"/>
          </w:rPr>
          <w:delText xml:space="preserve"> NF-</w:delText>
        </w:r>
      </w:del>
      <m:oMath>
        <m:r>
          <w:del w:id="775" w:author="Jia, Dongya (NIH/NCI) [E]" w:date="2022-07-01T15:59:00Z">
            <m:rPr>
              <m:sty m:val="p"/>
            </m:rPr>
            <w:rPr>
              <w:rFonts w:ascii="Cambria Math" w:eastAsiaTheme="minorEastAsia" w:hAnsi="Cambria Math" w:cs="Times New Roman"/>
            </w:rPr>
            <m:t>κβ</m:t>
          </w:del>
        </m:r>
      </m:oMath>
      <w:del w:id="776" w:author="Jia, Dongya (NIH/NCI) [E]" w:date="2022-07-01T15:59:00Z">
        <w:r w:rsidR="00AD7F58" w:rsidRPr="00C9444E" w:rsidDel="002278AA">
          <w:rPr>
            <w:rFonts w:ascii="Times New Roman" w:hAnsi="Times New Roman" w:cs="Times New Roman"/>
          </w:rPr>
          <w:delText xml:space="preserve">, </w:delText>
        </w:r>
      </w:del>
      <w:del w:id="777" w:author="Jia, Dongya (NIH/NCI) [E]" w:date="2022-06-21T21:12:00Z">
        <w:r w:rsidR="00AD7F58" w:rsidRPr="00C9444E" w:rsidDel="00AB5734">
          <w:rPr>
            <w:rFonts w:ascii="Times New Roman" w:hAnsi="Times New Roman" w:cs="Times New Roman"/>
          </w:rPr>
          <w:delText>may be</w:delText>
        </w:r>
      </w:del>
      <w:del w:id="778" w:author="Jia, Dongya (NIH/NCI) [E]" w:date="2022-07-01T15:59:00Z">
        <w:r w:rsidR="00AD7F58" w:rsidRPr="00C9444E" w:rsidDel="002278AA">
          <w:rPr>
            <w:rFonts w:ascii="Times New Roman" w:hAnsi="Times New Roman" w:cs="Times New Roman"/>
          </w:rPr>
          <w:delText xml:space="preserve"> important </w:delText>
        </w:r>
      </w:del>
      <w:del w:id="779" w:author="Jia, Dongya (NIH/NCI) [E]" w:date="2022-06-21T21:12:00Z">
        <w:r w:rsidR="00AD7F58" w:rsidRPr="00C9444E" w:rsidDel="00AB5734">
          <w:rPr>
            <w:rFonts w:ascii="Times New Roman" w:hAnsi="Times New Roman" w:cs="Times New Roman"/>
          </w:rPr>
          <w:delText>to generat</w:delText>
        </w:r>
      </w:del>
      <w:del w:id="780" w:author="Jia, Dongya (NIH/NCI) [E]" w:date="2022-06-21T18:36:00Z">
        <w:r w:rsidR="00AD7F58" w:rsidRPr="00C9444E" w:rsidDel="00D437EF">
          <w:rPr>
            <w:rFonts w:ascii="Times New Roman" w:hAnsi="Times New Roman" w:cs="Times New Roman"/>
          </w:rPr>
          <w:delText>ing</w:delText>
        </w:r>
      </w:del>
      <w:del w:id="781" w:author="Jia, Dongya (NIH/NCI) [E]" w:date="2022-07-01T15:59:00Z">
        <w:r w:rsidR="00AD7F58" w:rsidRPr="00C9444E" w:rsidDel="002278AA">
          <w:rPr>
            <w:rFonts w:ascii="Times New Roman" w:hAnsi="Times New Roman" w:cs="Times New Roman"/>
          </w:rPr>
          <w:delText xml:space="preserve"> the E/M-W/O state</w:delText>
        </w:r>
      </w:del>
      <w:del w:id="782" w:author="Jia, Dongya (NIH/NCI) [E]" w:date="2022-07-01T16:35:00Z">
        <w:r w:rsidR="00900D10" w:rsidRPr="00C9444E" w:rsidDel="0002531E">
          <w:rPr>
            <w:rFonts w:ascii="Times New Roman" w:hAnsi="Times New Roman" w:cs="Times New Roman"/>
          </w:rPr>
          <w:delText xml:space="preserve"> </w:delText>
        </w:r>
      </w:del>
      <w:customXmlDelRangeStart w:id="783" w:author="Jia, Dongya (NIH/NCI) [E]" w:date="2022-07-01T16:35:00Z"/>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Content>
          <w:customXmlDelRangeEnd w:id="783"/>
          <w:del w:id="784" w:author="Jia, Dongya (NIH/NCI) [E]" w:date="2022-07-01T16:35:00Z">
            <w:r w:rsidR="00AE6CCC" w:rsidRPr="00AE6CCC" w:rsidDel="0002531E">
              <w:rPr>
                <w:rFonts w:ascii="Times New Roman" w:eastAsia="Times New Roman" w:hAnsi="Times New Roman" w:cs="Times New Roman"/>
                <w:color w:val="000000"/>
              </w:rPr>
              <w:delText>[78,79]</w:delText>
            </w:r>
          </w:del>
          <w:customXmlDelRangeStart w:id="785" w:author="Jia, Dongya (NIH/NCI) [E]" w:date="2022-07-01T16:35:00Z"/>
        </w:sdtContent>
      </w:sdt>
      <w:customXmlDelRangeEnd w:id="785"/>
      <w:del w:id="786" w:author="Jia, Dongya (NIH/NCI) [E]" w:date="2022-07-01T16:35:00Z">
        <w:r w:rsidR="00AD7F58" w:rsidRPr="00C9444E" w:rsidDel="0002531E">
          <w:rPr>
            <w:rFonts w:ascii="Times New Roman" w:hAnsi="Times New Roman" w:cs="Times New Roman"/>
          </w:rPr>
          <w:delText>.</w:delText>
        </w:r>
        <w:r w:rsidR="00690173" w:rsidRPr="00C9444E" w:rsidDel="0002531E">
          <w:rPr>
            <w:rFonts w:ascii="Times New Roman" w:hAnsi="Times New Roman" w:cs="Times New Roman"/>
          </w:rPr>
          <w:delText xml:space="preserve"> </w:delText>
        </w:r>
      </w:del>
      <w:del w:id="787" w:author="Jia, Dongya (NIH/NCI) [E]" w:date="2022-07-01T16:38:00Z">
        <w:r w:rsidR="002C7FFD" w:rsidDel="00E9305C">
          <w:rPr>
            <w:rFonts w:ascii="Times New Roman" w:hAnsi="Times New Roman" w:cs="Times New Roman"/>
          </w:rPr>
          <w:delText>While we have tried to ensure our parameters are in</w:delText>
        </w:r>
      </w:del>
      <w:del w:id="788" w:author="Jia, Dongya (NIH/NCI) [E]" w:date="2022-06-21T18:36:00Z">
        <w:r w:rsidR="002C7FFD" w:rsidDel="00D437EF">
          <w:rPr>
            <w:rFonts w:ascii="Times New Roman" w:hAnsi="Times New Roman" w:cs="Times New Roman"/>
          </w:rPr>
          <w:delText xml:space="preserve"> a</w:delText>
        </w:r>
      </w:del>
      <w:del w:id="789" w:author="Jia, Dongya (NIH/NCI) [E]" w:date="2022-07-01T16:38:00Z">
        <w:r w:rsidR="002C7FFD" w:rsidDel="00E9305C">
          <w:rPr>
            <w:rFonts w:ascii="Times New Roman" w:hAnsi="Times New Roman" w:cs="Times New Roman"/>
          </w:rPr>
          <w:delText xml:space="preserve"> biologically relevant range (utilizing values from literature whenever available), one limitation of this study is knowing </w:delText>
        </w:r>
      </w:del>
      <w:del w:id="790" w:author="Jia, Dongya (NIH/NCI) [E]" w:date="2022-07-01T16:00:00Z">
        <w:r w:rsidR="002C7FFD" w:rsidDel="00A34C31">
          <w:rPr>
            <w:rFonts w:ascii="Times New Roman" w:hAnsi="Times New Roman" w:cs="Times New Roman"/>
          </w:rPr>
          <w:delText xml:space="preserve">whether </w:delText>
        </w:r>
      </w:del>
      <w:del w:id="791" w:author="Jia, Dongya (NIH/NCI) [E]" w:date="2022-07-01T16:38:00Z">
        <w:r w:rsidR="002C7FFD" w:rsidDel="00E9305C">
          <w:rPr>
            <w:rFonts w:ascii="Times New Roman" w:hAnsi="Times New Roman" w:cs="Times New Roman"/>
          </w:rPr>
          <w:delText xml:space="preserve">these results are translatable to </w:delText>
        </w:r>
        <w:r w:rsidR="00B27246" w:rsidDel="00E9305C">
          <w:rPr>
            <w:rFonts w:ascii="Times New Roman" w:hAnsi="Times New Roman" w:cs="Times New Roman"/>
          </w:rPr>
          <w:delText>experimental cancer studies</w:delText>
        </w:r>
        <w:r w:rsidR="002C7FFD" w:rsidDel="00E9305C">
          <w:rPr>
            <w:rFonts w:ascii="Times New Roman" w:hAnsi="Times New Roman" w:cs="Times New Roman"/>
          </w:rPr>
          <w:delText xml:space="preserve">. </w:delText>
        </w:r>
      </w:del>
      <w:del w:id="792" w:author="Jia, Dongya (NIH/NCI) [E]" w:date="2022-07-01T16:00:00Z">
        <w:r w:rsidR="00D95DF5" w:rsidRPr="00C9444E" w:rsidDel="00A34C31">
          <w:rPr>
            <w:rFonts w:ascii="Times New Roman" w:hAnsi="Times New Roman" w:cs="Times New Roman"/>
          </w:rPr>
          <w:delText>T</w:delText>
        </w:r>
        <w:r w:rsidR="00D95DF5" w:rsidDel="00A34C31">
          <w:rPr>
            <w:rFonts w:ascii="Times New Roman" w:hAnsi="Times New Roman" w:cs="Times New Roman"/>
          </w:rPr>
          <w:delText>herefore</w:delText>
        </w:r>
      </w:del>
      <w:del w:id="793" w:author="Jia, Dongya (NIH/NCI) [E]" w:date="2022-07-01T16:38:00Z">
        <w:r w:rsidR="00D95DF5" w:rsidDel="00E9305C">
          <w:rPr>
            <w:rFonts w:ascii="Times New Roman" w:hAnsi="Times New Roman" w:cs="Times New Roman"/>
          </w:rPr>
          <w:delText>, t</w:delText>
        </w:r>
        <w:r w:rsidR="00D95DF5" w:rsidRPr="00C9444E" w:rsidDel="00E9305C">
          <w:rPr>
            <w:rFonts w:ascii="Times New Roman" w:hAnsi="Times New Roman" w:cs="Times New Roman"/>
          </w:rPr>
          <w:delText>he significance of the mtROS/HIF-1</w:delText>
        </w:r>
      </w:del>
      <w:del w:id="794" w:author="Jia, Dongya (NIH/NCI) [E]" w:date="2022-07-01T16:01:00Z">
        <w:r w:rsidR="00D95DF5" w:rsidRPr="00C9444E" w:rsidDel="00F173C9">
          <w:rPr>
            <w:rFonts w:ascii="Times New Roman" w:hAnsi="Times New Roman" w:cs="Times New Roman"/>
          </w:rPr>
          <w:delText>/</w:delText>
        </w:r>
      </w:del>
      <m:oMath>
        <m:sSub>
          <m:sSubPr>
            <m:ctrlPr>
              <w:del w:id="795" w:author="Jia, Dongya (NIH/NCI) [E]" w:date="2022-07-01T16:01:00Z">
                <w:rPr>
                  <w:rFonts w:ascii="Cambria Math" w:hAnsi="Cambria Math" w:cs="Times New Roman"/>
                </w:rPr>
              </w:del>
            </m:ctrlPr>
          </m:sSubPr>
          <m:e>
            <m:r>
              <w:del w:id="796" w:author="Jia, Dongya (NIH/NCI) [E]" w:date="2022-07-01T16:01:00Z">
                <w:rPr>
                  <w:rFonts w:ascii="Cambria Math" w:hAnsi="Cambria Math" w:cs="Times New Roman"/>
                </w:rPr>
                <m:t>μ</m:t>
              </w:del>
            </m:r>
          </m:e>
          <m:sub>
            <m:r>
              <w:del w:id="797" w:author="Jia, Dongya (NIH/NCI) [E]" w:date="2022-07-01T16:01:00Z">
                <w:rPr>
                  <w:rFonts w:ascii="Cambria Math" w:hAnsi="Cambria Math" w:cs="Times New Roman"/>
                </w:rPr>
                <m:t>200</m:t>
              </w:del>
            </m:r>
          </m:sub>
        </m:sSub>
      </m:oMath>
      <w:del w:id="798" w:author="Jia, Dongya (NIH/NCI) [E]" w:date="2022-07-01T16:01:00Z">
        <w:r w:rsidR="00D95DF5" w:rsidRPr="00C9444E" w:rsidDel="00F173C9">
          <w:rPr>
            <w:rFonts w:ascii="Times New Roman" w:hAnsi="Times New Roman" w:cs="Times New Roman"/>
          </w:rPr>
          <w:delText>/</w:delText>
        </w:r>
      </w:del>
      <m:oMath>
        <m:sSub>
          <m:sSubPr>
            <m:ctrlPr>
              <w:del w:id="799" w:author="Jia, Dongya (NIH/NCI) [E]" w:date="2022-07-01T16:01:00Z">
                <w:rPr>
                  <w:rFonts w:ascii="Cambria Math" w:hAnsi="Cambria Math" w:cs="Times New Roman"/>
                </w:rPr>
              </w:del>
            </m:ctrlPr>
          </m:sSubPr>
          <m:e>
            <m:r>
              <w:del w:id="800" w:author="Jia, Dongya (NIH/NCI) [E]" w:date="2022-07-01T16:01:00Z">
                <w:rPr>
                  <w:rFonts w:ascii="Cambria Math" w:hAnsi="Cambria Math" w:cs="Times New Roman"/>
                </w:rPr>
                <m:t>μ</m:t>
              </w:del>
            </m:r>
          </m:e>
          <m:sub>
            <m:r>
              <w:del w:id="801" w:author="Jia, Dongya (NIH/NCI) [E]" w:date="2022-07-01T16:01:00Z">
                <w:rPr>
                  <w:rFonts w:ascii="Cambria Math" w:hAnsi="Cambria Math" w:cs="Times New Roman"/>
                </w:rPr>
                <m:t>34</m:t>
              </w:del>
            </m:r>
          </m:sub>
        </m:sSub>
      </m:oMath>
      <w:del w:id="802" w:author="Jia, Dongya (NIH/NCI) [E]" w:date="2022-07-01T16:01:00Z">
        <w:r w:rsidR="00D95DF5" w:rsidRPr="00C9444E" w:rsidDel="00F173C9">
          <w:rPr>
            <w:rFonts w:ascii="Times New Roman" w:hAnsi="Times New Roman" w:cs="Times New Roman"/>
          </w:rPr>
          <w:delText>/SNAIL</w:delText>
        </w:r>
      </w:del>
      <w:del w:id="803" w:author="Jia, Dongya (NIH/NCI) [E]" w:date="2022-07-01T16:38:00Z">
        <w:r w:rsidR="00D95DF5" w:rsidRPr="00C9444E" w:rsidDel="00E9305C">
          <w:rPr>
            <w:rFonts w:ascii="Times New Roman" w:hAnsi="Times New Roman" w:cs="Times New Roman"/>
          </w:rPr>
          <w:delText xml:space="preserve"> feedback loop </w:delText>
        </w:r>
      </w:del>
      <w:del w:id="804" w:author="Jia, Dongya (NIH/NCI) [E]" w:date="2022-06-21T21:13:00Z">
        <w:r w:rsidR="00D95DF5" w:rsidRPr="00C9444E" w:rsidDel="00AB5734">
          <w:rPr>
            <w:rFonts w:ascii="Times New Roman" w:hAnsi="Times New Roman" w:cs="Times New Roman"/>
          </w:rPr>
          <w:delText xml:space="preserve">could </w:delText>
        </w:r>
      </w:del>
      <w:del w:id="805" w:author="Jia, Dongya (NIH/NCI) [E]" w:date="2022-07-01T16:38:00Z">
        <w:r w:rsidR="00D95DF5" w:rsidRPr="00C9444E" w:rsidDel="00E9305C">
          <w:rPr>
            <w:rFonts w:ascii="Times New Roman" w:hAnsi="Times New Roman" w:cs="Times New Roman"/>
          </w:rPr>
          <w:delText xml:space="preserve">be experimentally tested by </w:delText>
        </w:r>
      </w:del>
      <w:del w:id="806" w:author="Jia, Dongya (NIH/NCI) [E]" w:date="2022-06-21T21:14:00Z">
        <w:r w:rsidR="00D95DF5" w:rsidRPr="00C9444E" w:rsidDel="00515548">
          <w:rPr>
            <w:rFonts w:ascii="Times New Roman" w:hAnsi="Times New Roman" w:cs="Times New Roman"/>
          </w:rPr>
          <w:delText xml:space="preserve">reducing the </w:delText>
        </w:r>
      </w:del>
      <w:del w:id="807" w:author="Jia, Dongya (NIH/NCI) [E]" w:date="2022-07-01T16:38:00Z">
        <w:r w:rsidR="00D95DF5" w:rsidRPr="00C9444E" w:rsidDel="00E9305C">
          <w:rPr>
            <w:rFonts w:ascii="Times New Roman" w:hAnsi="Times New Roman" w:cs="Times New Roman"/>
          </w:rPr>
          <w:delText xml:space="preserve">antioxidant factor </w:delText>
        </w:r>
      </w:del>
      <w:del w:id="808" w:author="Jia, Dongya (NIH/NCI) [E]" w:date="2022-07-01T16:01:00Z">
        <w:r w:rsidR="00D95DF5" w:rsidRPr="00C9444E" w:rsidDel="00F173C9">
          <w:rPr>
            <w:rFonts w:ascii="Times New Roman" w:hAnsi="Times New Roman" w:cs="Times New Roman"/>
          </w:rPr>
          <w:delText>SOD2</w:delText>
        </w:r>
      </w:del>
      <w:del w:id="809" w:author="Jia, Dongya (NIH/NCI) [E]" w:date="2022-06-21T21:14:00Z">
        <w:r w:rsidR="00D95DF5" w:rsidRPr="00C9444E" w:rsidDel="00515548">
          <w:rPr>
            <w:rFonts w:ascii="Times New Roman" w:hAnsi="Times New Roman" w:cs="Times New Roman"/>
          </w:rPr>
          <w:delText xml:space="preserve">, </w:delText>
        </w:r>
      </w:del>
      <w:del w:id="810" w:author="Jia, Dongya (NIH/NCI) [E]" w:date="2022-07-01T16:38:00Z">
        <w:r w:rsidR="00D95DF5" w:rsidRPr="00C9444E" w:rsidDel="00E9305C">
          <w:rPr>
            <w:rFonts w:ascii="Times New Roman" w:hAnsi="Times New Roman" w:cs="Times New Roman"/>
          </w:rPr>
          <w:delText>inducing hypoxia</w:delText>
        </w:r>
      </w:del>
      <w:del w:id="811" w:author="Jia, Dongya (NIH/NCI) [E]" w:date="2022-07-01T16:02:00Z">
        <w:r w:rsidR="00D95DF5" w:rsidRPr="00C9444E" w:rsidDel="00F173C9">
          <w:rPr>
            <w:rFonts w:ascii="Times New Roman" w:hAnsi="Times New Roman" w:cs="Times New Roman"/>
          </w:rPr>
          <w:delText>, and treating the cells with NF</w:delText>
        </w:r>
        <w:r w:rsidR="00D95DF5" w:rsidRPr="00C9444E" w:rsidDel="00F173C9">
          <w:rPr>
            <w:rFonts w:ascii="Times New Roman" w:eastAsiaTheme="minorEastAsia" w:hAnsi="Times New Roman" w:cs="Times New Roman"/>
          </w:rPr>
          <w:delText>-</w:delText>
        </w:r>
      </w:del>
      <m:oMath>
        <m:r>
          <w:del w:id="812" w:author="Jia, Dongya (NIH/NCI) [E]" w:date="2022-07-01T16:02:00Z">
            <m:rPr>
              <m:sty m:val="p"/>
            </m:rPr>
            <w:rPr>
              <w:rFonts w:ascii="Cambria Math" w:eastAsiaTheme="minorEastAsia" w:hAnsi="Cambria Math" w:cs="Times New Roman"/>
            </w:rPr>
            <m:t>κβ</m:t>
          </w:del>
        </m:r>
      </m:oMath>
      <w:del w:id="813" w:author="Jia, Dongya (NIH/NCI) [E]" w:date="2022-07-01T16:38:00Z">
        <w:r w:rsidR="00D95DF5" w:rsidRPr="00C9444E" w:rsidDel="00E9305C">
          <w:rPr>
            <w:rFonts w:ascii="Times New Roman" w:eastAsiaTheme="minorEastAsia" w:hAnsi="Times New Roman" w:cs="Times New Roman"/>
          </w:rPr>
          <w:delText>.</w:delText>
        </w:r>
        <w:r w:rsidR="00D95DF5" w:rsidDel="00E9305C">
          <w:rPr>
            <w:rFonts w:ascii="Times New Roman" w:eastAsiaTheme="minorEastAsia" w:hAnsi="Times New Roman" w:cs="Times New Roman"/>
          </w:rPr>
          <w:delText xml:space="preserve"> Overal</w:delText>
        </w:r>
        <w:r w:rsidR="00D128F7" w:rsidDel="00E9305C">
          <w:rPr>
            <w:rFonts w:ascii="Times New Roman" w:eastAsiaTheme="minorEastAsia" w:hAnsi="Times New Roman" w:cs="Times New Roman"/>
          </w:rPr>
          <w:delText>l</w:delText>
        </w:r>
        <w:r w:rsidR="00D95DF5" w:rsidDel="00E9305C">
          <w:rPr>
            <w:rFonts w:ascii="Times New Roman" w:eastAsiaTheme="minorEastAsia" w:hAnsi="Times New Roman" w:cs="Times New Roman"/>
          </w:rPr>
          <w:delText xml:space="preserve">, </w:delText>
        </w:r>
        <w:r w:rsidR="00D95DF5" w:rsidDel="00E9305C">
          <w:rPr>
            <w:rFonts w:ascii="Times New Roman" w:hAnsi="Times New Roman" w:cs="Times New Roman"/>
          </w:rPr>
          <w:delText>t</w:delText>
        </w:r>
        <w:r w:rsidR="003D29BC" w:rsidRPr="00C9444E" w:rsidDel="00E9305C">
          <w:rPr>
            <w:rFonts w:ascii="Times New Roman" w:hAnsi="Times New Roman" w:cs="Times New Roman"/>
          </w:rPr>
          <w:delText xml:space="preserve">he importance of external signaling in our model is in </w:delText>
        </w:r>
        <w:r w:rsidR="00306563" w:rsidRPr="00C9444E" w:rsidDel="00E9305C">
          <w:rPr>
            <w:rFonts w:ascii="Times New Roman" w:hAnsi="Times New Roman" w:cs="Times New Roman"/>
          </w:rPr>
          <w:delText xml:space="preserve">conceptual </w:delText>
        </w:r>
        <w:r w:rsidR="003D29BC" w:rsidRPr="00C9444E" w:rsidDel="00E9305C">
          <w:rPr>
            <w:rFonts w:ascii="Times New Roman" w:hAnsi="Times New Roman" w:cs="Times New Roman"/>
          </w:rPr>
          <w:delText xml:space="preserve">agreement with a hypothesis by </w:delText>
        </w:r>
        <w:r w:rsidR="00E57411" w:rsidRPr="00C9444E" w:rsidDel="00E9305C">
          <w:rPr>
            <w:rFonts w:ascii="Times New Roman" w:hAnsi="Times New Roman" w:cs="Times New Roman"/>
          </w:rPr>
          <w:delText>Sciacovelli and Frezza</w:delText>
        </w:r>
        <w:r w:rsidR="003D29BC" w:rsidRPr="00C9444E" w:rsidDel="00E9305C">
          <w:rPr>
            <w:rFonts w:ascii="Times New Roman" w:hAnsi="Times New Roman" w:cs="Times New Roman"/>
          </w:rPr>
          <w:delText xml:space="preserve"> </w:delText>
        </w:r>
        <w:r w:rsidR="00E57411" w:rsidRPr="00C9444E" w:rsidDel="00E9305C">
          <w:rPr>
            <w:rFonts w:ascii="Times New Roman" w:hAnsi="Times New Roman" w:cs="Times New Roman"/>
          </w:rPr>
          <w:delText>that</w:delText>
        </w:r>
        <w:r w:rsidR="00710FD7" w:rsidRPr="00C9444E" w:rsidDel="00E9305C">
          <w:rPr>
            <w:rFonts w:ascii="Times New Roman" w:hAnsi="Times New Roman" w:cs="Times New Roman"/>
          </w:rPr>
          <w:delText>, in an adverse tumor microenvironment,</w:delText>
        </w:r>
        <w:r w:rsidR="00E57411" w:rsidRPr="00C9444E" w:rsidDel="00E9305C">
          <w:rPr>
            <w:rFonts w:ascii="Times New Roman" w:hAnsi="Times New Roman" w:cs="Times New Roman"/>
          </w:rPr>
          <w:delText xml:space="preserve"> metabolic reprogramming</w:delText>
        </w:r>
        <w:r w:rsidR="00710FD7" w:rsidRPr="00C9444E" w:rsidDel="00E9305C">
          <w:rPr>
            <w:rFonts w:ascii="Times New Roman" w:hAnsi="Times New Roman" w:cs="Times New Roman"/>
          </w:rPr>
          <w:delText xml:space="preserve"> </w:delText>
        </w:r>
        <w:r w:rsidR="00E57411" w:rsidRPr="00C9444E" w:rsidDel="00E9305C">
          <w:rPr>
            <w:rFonts w:ascii="Times New Roman" w:hAnsi="Times New Roman" w:cs="Times New Roman"/>
          </w:rPr>
          <w:delText>drives EMT to allow cells to find more favorable metabolic niches</w:delText>
        </w:r>
        <w:r w:rsidR="00BF5914" w:rsidDel="00E9305C">
          <w:rPr>
            <w:rFonts w:ascii="Times New Roman" w:hAnsi="Times New Roman" w:cs="Times New Roman"/>
          </w:rPr>
          <w:delText xml:space="preserve"> </w:delText>
        </w:r>
      </w:del>
      <w:customXmlDelRangeStart w:id="814" w:author="Jia, Dongya (NIH/NCI) [E]" w:date="2022-07-01T16:38:00Z"/>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Content>
          <w:customXmlDelRangeEnd w:id="814"/>
          <w:del w:id="815" w:author="Jia, Dongya (NIH/NCI) [E]" w:date="2022-07-01T16:38:00Z">
            <w:r w:rsidR="00AE6CCC" w:rsidRPr="00AE6CCC" w:rsidDel="00E9305C">
              <w:rPr>
                <w:rFonts w:ascii="Times New Roman" w:eastAsia="Times New Roman" w:hAnsi="Times New Roman" w:cs="Times New Roman"/>
                <w:color w:val="000000"/>
              </w:rPr>
              <w:delText>[42]</w:delText>
            </w:r>
          </w:del>
          <w:customXmlDelRangeStart w:id="816" w:author="Jia, Dongya (NIH/NCI) [E]" w:date="2022-07-01T16:38:00Z"/>
        </w:sdtContent>
      </w:sdt>
      <w:customXmlDelRangeEnd w:id="816"/>
      <w:del w:id="817" w:author="Jia, Dongya (NIH/NCI) [E]" w:date="2022-07-01T16:38:00Z">
        <w:r w:rsidR="00E57411" w:rsidRPr="00C9444E" w:rsidDel="00E9305C">
          <w:rPr>
            <w:rFonts w:ascii="Times New Roman" w:hAnsi="Times New Roman" w:cs="Times New Roman"/>
          </w:rPr>
          <w:delText xml:space="preserve">. </w:delText>
        </w:r>
      </w:del>
    </w:p>
    <w:p w14:paraId="00C34FF5" w14:textId="630ED224" w:rsidR="00C473A7" w:rsidDel="00887F20" w:rsidRDefault="00C473A7">
      <w:pPr>
        <w:pStyle w:val="BodyText"/>
        <w:spacing w:line="480" w:lineRule="auto"/>
        <w:ind w:firstLine="720"/>
        <w:jc w:val="both"/>
        <w:rPr>
          <w:del w:id="818" w:author="Jia, Dongya (NIH/NCI) [E]" w:date="2022-07-01T16:24:00Z"/>
          <w:rFonts w:ascii="Times New Roman" w:hAnsi="Times New Roman" w:cs="Times New Roman"/>
        </w:rPr>
        <w:pPrChange w:id="819" w:author="Jia, Dongya (NIH/NCI) [E]" w:date="2022-07-02T15:16:00Z">
          <w:pPr>
            <w:pStyle w:val="BodyText"/>
            <w:spacing w:line="480" w:lineRule="auto"/>
            <w:ind w:firstLine="720"/>
          </w:pPr>
        </w:pPrChange>
      </w:pPr>
      <w:del w:id="820" w:author="Jia, Dongya (NIH/NCI) [E]" w:date="2022-07-01T16:24:00Z">
        <w:r w:rsidDel="00887F20">
          <w:rPr>
            <w:rFonts w:ascii="Times New Roman" w:hAnsi="Times New Roman" w:cs="Times New Roman"/>
          </w:rPr>
          <w:delText>U</w:delText>
        </w:r>
        <w:r w:rsidRPr="00C9444E" w:rsidDel="00887F20">
          <w:rPr>
            <w:rFonts w:ascii="Times New Roman" w:hAnsi="Times New Roman" w:cs="Times New Roman"/>
          </w:rPr>
          <w:delText xml:space="preserve">nderstanding how the E/M-W/O </w:delText>
        </w:r>
      </w:del>
      <w:del w:id="821" w:author="Jia, Dongya (NIH/NCI) [E]" w:date="2022-07-01T16:04:00Z">
        <w:r w:rsidR="0028447E" w:rsidDel="00F173C9">
          <w:rPr>
            <w:rFonts w:ascii="Times New Roman" w:hAnsi="Times New Roman" w:cs="Times New Roman"/>
          </w:rPr>
          <w:delText>state</w:delText>
        </w:r>
        <w:r w:rsidRPr="00C9444E" w:rsidDel="00F173C9">
          <w:rPr>
            <w:rFonts w:ascii="Times New Roman" w:hAnsi="Times New Roman" w:cs="Times New Roman"/>
          </w:rPr>
          <w:delText xml:space="preserve"> </w:delText>
        </w:r>
      </w:del>
      <w:del w:id="822" w:author="Jia, Dongya (NIH/NCI) [E]" w:date="2022-07-01T16:24:00Z">
        <w:r w:rsidRPr="00C9444E" w:rsidDel="00887F20">
          <w:rPr>
            <w:rFonts w:ascii="Times New Roman" w:hAnsi="Times New Roman" w:cs="Times New Roman"/>
          </w:rPr>
          <w:delText>is stabilized by the crosstalk</w:delText>
        </w:r>
        <w:r w:rsidR="003F75D1" w:rsidDel="00887F20">
          <w:rPr>
            <w:rFonts w:ascii="Times New Roman" w:hAnsi="Times New Roman" w:cs="Times New Roman"/>
          </w:rPr>
          <w:delText xml:space="preserve"> connecting</w:delText>
        </w:r>
        <w:r w:rsidRPr="00C9444E" w:rsidDel="00887F20">
          <w:rPr>
            <w:rFonts w:ascii="Times New Roman" w:hAnsi="Times New Roman" w:cs="Times New Roman"/>
          </w:rPr>
          <w:delText xml:space="preserve"> EMT and </w:delText>
        </w:r>
      </w:del>
      <w:del w:id="823" w:author="Jia, Dongya (NIH/NCI) [E]" w:date="2022-07-01T16:05:00Z">
        <w:r w:rsidRPr="00C9444E" w:rsidDel="00292DE7">
          <w:rPr>
            <w:rFonts w:ascii="Times New Roman" w:hAnsi="Times New Roman" w:cs="Times New Roman"/>
          </w:rPr>
          <w:delText>metabolic reprogramming</w:delText>
        </w:r>
      </w:del>
      <w:del w:id="824" w:author="Jia, Dongya (NIH/NCI) [E]" w:date="2022-07-01T16:24:00Z">
        <w:r w:rsidRPr="00C9444E" w:rsidDel="00887F20">
          <w:rPr>
            <w:rFonts w:ascii="Times New Roman" w:hAnsi="Times New Roman" w:cs="Times New Roman"/>
          </w:rPr>
          <w:delText xml:space="preserve"> could be of vital importance to disrupt metastatic processes.</w:delText>
        </w:r>
        <w:r w:rsidDel="00887F20">
          <w:rPr>
            <w:rFonts w:ascii="Times New Roman" w:hAnsi="Times New Roman" w:cs="Times New Roman"/>
          </w:rPr>
          <w:delText xml:space="preserve"> </w:delText>
        </w:r>
      </w:del>
      <w:del w:id="825" w:author="Jia, Dongya (NIH/NCI) [E]" w:date="2022-07-01T16:07:00Z">
        <w:r w:rsidDel="00292DE7">
          <w:rPr>
            <w:rFonts w:ascii="Times New Roman" w:hAnsi="Times New Roman" w:cs="Times New Roman"/>
          </w:rPr>
          <w:delText xml:space="preserve">Interestingly, the model we have proposed </w:delText>
        </w:r>
      </w:del>
      <w:del w:id="826" w:author="Jia, Dongya (NIH/NCI) [E]" w:date="2022-06-21T21:15:00Z">
        <w:r w:rsidDel="00515548">
          <w:rPr>
            <w:rFonts w:ascii="Times New Roman" w:hAnsi="Times New Roman" w:cs="Times New Roman"/>
          </w:rPr>
          <w:delText xml:space="preserve">predicts </w:delText>
        </w:r>
      </w:del>
      <w:del w:id="827" w:author="Jia, Dongya (NIH/NCI) [E]" w:date="2022-07-01T16:07:00Z">
        <w:r w:rsidDel="00292DE7">
          <w:rPr>
            <w:rFonts w:ascii="Times New Roman" w:hAnsi="Times New Roman" w:cs="Times New Roman"/>
          </w:rPr>
          <w:delText xml:space="preserve">EMT can drive metabolic reprogramming or vice versa, a question that remains </w:delText>
        </w:r>
      </w:del>
      <w:del w:id="828" w:author="Jia, Dongya (NIH/NCI) [E]" w:date="2022-06-21T21:16:00Z">
        <w:r w:rsidDel="00515548">
          <w:rPr>
            <w:rFonts w:ascii="Times New Roman" w:hAnsi="Times New Roman" w:cs="Times New Roman"/>
          </w:rPr>
          <w:delText xml:space="preserve">unanswered </w:delText>
        </w:r>
      </w:del>
      <w:customXmlDelRangeStart w:id="829" w:author="Jia, Dongya (NIH/NCI) [E]" w:date="2022-07-01T16:07:00Z"/>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Content>
          <w:customXmlDelRangeEnd w:id="829"/>
          <w:del w:id="830" w:author="Jia, Dongya (NIH/NCI) [E]" w:date="2022-07-01T16:07:00Z">
            <w:r w:rsidR="00AE6CCC" w:rsidRPr="00AE6CCC" w:rsidDel="00292DE7">
              <w:rPr>
                <w:rFonts w:ascii="Times New Roman" w:eastAsia="Times New Roman" w:hAnsi="Times New Roman" w:cs="Times New Roman"/>
                <w:color w:val="000000"/>
              </w:rPr>
              <w:delText>[29,33–39,42–44]</w:delText>
            </w:r>
          </w:del>
          <w:customXmlDelRangeStart w:id="831" w:author="Jia, Dongya (NIH/NCI) [E]" w:date="2022-07-01T16:07:00Z"/>
        </w:sdtContent>
      </w:sdt>
      <w:customXmlDelRangeEnd w:id="831"/>
      <w:del w:id="832" w:author="Jia, Dongya (NIH/NCI) [E]" w:date="2022-07-01T16:07:00Z">
        <w:r w:rsidDel="00292DE7">
          <w:rPr>
            <w:rFonts w:ascii="Times New Roman" w:hAnsi="Times New Roman" w:cs="Times New Roman"/>
          </w:rPr>
          <w:delText xml:space="preserve">. </w:delText>
        </w:r>
        <w:r w:rsidRPr="004A52B1" w:rsidDel="00292DE7">
          <w:rPr>
            <w:rFonts w:ascii="Times New Roman" w:hAnsi="Times New Roman" w:cs="Times New Roman"/>
            <w:highlight w:val="yellow"/>
            <w:rPrChange w:id="833" w:author="Jia, Dongya (NIH/NCI) [E]" w:date="2022-06-21T21:18:00Z">
              <w:rPr>
                <w:rFonts w:ascii="Times New Roman" w:hAnsi="Times New Roman" w:cs="Times New Roman"/>
              </w:rPr>
            </w:rPrChange>
          </w:rPr>
          <w:delText>In both instances</w:delText>
        </w:r>
        <w:r w:rsidR="00EB2B46" w:rsidRPr="004A52B1" w:rsidDel="00292DE7">
          <w:rPr>
            <w:rFonts w:ascii="Times New Roman" w:hAnsi="Times New Roman" w:cs="Times New Roman"/>
            <w:highlight w:val="yellow"/>
            <w:rPrChange w:id="834" w:author="Jia, Dongya (NIH/NCI) [E]" w:date="2022-06-21T21:18:00Z">
              <w:rPr>
                <w:rFonts w:ascii="Times New Roman" w:hAnsi="Times New Roman" w:cs="Times New Roman"/>
              </w:rPr>
            </w:rPrChange>
          </w:rPr>
          <w:delText>,</w:delText>
        </w:r>
        <w:r w:rsidRPr="004A52B1" w:rsidDel="00292DE7">
          <w:rPr>
            <w:rFonts w:ascii="Times New Roman" w:hAnsi="Times New Roman" w:cs="Times New Roman"/>
            <w:highlight w:val="yellow"/>
            <w:rPrChange w:id="835" w:author="Jia, Dongya (NIH/NCI) [E]" w:date="2022-06-21T21:18:00Z">
              <w:rPr>
                <w:rFonts w:ascii="Times New Roman" w:hAnsi="Times New Roman" w:cs="Times New Roman"/>
              </w:rPr>
            </w:rPrChange>
          </w:rPr>
          <w:delText xml:space="preserve"> the hybrid E/M and hybrid W/O </w:delText>
        </w:r>
        <w:r w:rsidR="0028447E" w:rsidRPr="004A52B1" w:rsidDel="00292DE7">
          <w:rPr>
            <w:rFonts w:ascii="Times New Roman" w:hAnsi="Times New Roman" w:cs="Times New Roman"/>
            <w:highlight w:val="yellow"/>
            <w:rPrChange w:id="836" w:author="Jia, Dongya (NIH/NCI) [E]" w:date="2022-06-21T21:18:00Z">
              <w:rPr>
                <w:rFonts w:ascii="Times New Roman" w:hAnsi="Times New Roman" w:cs="Times New Roman"/>
              </w:rPr>
            </w:rPrChange>
          </w:rPr>
          <w:delText>states</w:delText>
        </w:r>
        <w:r w:rsidRPr="004A52B1" w:rsidDel="00292DE7">
          <w:rPr>
            <w:rFonts w:ascii="Times New Roman" w:hAnsi="Times New Roman" w:cs="Times New Roman"/>
            <w:highlight w:val="yellow"/>
            <w:rPrChange w:id="837" w:author="Jia, Dongya (NIH/NCI) [E]" w:date="2022-06-21T21:18:00Z">
              <w:rPr>
                <w:rFonts w:ascii="Times New Roman" w:hAnsi="Times New Roman" w:cs="Times New Roman"/>
              </w:rPr>
            </w:rPrChange>
          </w:rPr>
          <w:delText xml:space="preserve"> are coupled.</w:delText>
        </w:r>
        <w:r w:rsidRPr="00C9444E" w:rsidDel="00292DE7">
          <w:rPr>
            <w:rFonts w:ascii="Times New Roman" w:hAnsi="Times New Roman" w:cs="Times New Roman"/>
          </w:rPr>
          <w:delText xml:space="preserve"> </w:delText>
        </w:r>
      </w:del>
      <w:del w:id="838" w:author="Jia, Dongya (NIH/NCI) [E]" w:date="2022-06-21T21:20:00Z">
        <w:r w:rsidDel="00B71144">
          <w:rPr>
            <w:rFonts w:ascii="Times New Roman" w:hAnsi="Times New Roman" w:cs="Times New Roman"/>
          </w:rPr>
          <w:delText>A recent study showed EMT may not always be correlated with the Warburg/OXPHOS metabolic axis, but when the two networks are coupled o</w:delText>
        </w:r>
      </w:del>
      <w:del w:id="839" w:author="Jia, Dongya (NIH/NCI) [E]" w:date="2022-07-01T16:24:00Z">
        <w:r w:rsidDel="00887F20">
          <w:rPr>
            <w:rFonts w:ascii="Times New Roman" w:hAnsi="Times New Roman" w:cs="Times New Roman"/>
          </w:rPr>
          <w:delText xml:space="preserve">ur model </w:delText>
        </w:r>
      </w:del>
      <w:del w:id="840" w:author="Jia, Dongya (NIH/NCI) [E]" w:date="2022-06-21T21:23:00Z">
        <w:r w:rsidDel="00B71144">
          <w:rPr>
            <w:rFonts w:ascii="Times New Roman" w:hAnsi="Times New Roman" w:cs="Times New Roman"/>
          </w:rPr>
          <w:delText>agrees with the identified experimental correlations between</w:delText>
        </w:r>
      </w:del>
      <w:del w:id="841" w:author="Jia, Dongya (NIH/NCI) [E]" w:date="2022-07-01T16:24:00Z">
        <w:r w:rsidDel="00887F20">
          <w:rPr>
            <w:rFonts w:ascii="Times New Roman" w:hAnsi="Times New Roman" w:cs="Times New Roman"/>
          </w:rPr>
          <w:delText xml:space="preserve"> high glycolysis</w:delText>
        </w:r>
      </w:del>
      <w:del w:id="842" w:author="Jia, Dongya (NIH/NCI) [E]" w:date="2022-07-01T16:07:00Z">
        <w:r w:rsidDel="00292DE7">
          <w:rPr>
            <w:rFonts w:ascii="Times New Roman" w:hAnsi="Times New Roman" w:cs="Times New Roman"/>
          </w:rPr>
          <w:delText xml:space="preserve"> </w:delText>
        </w:r>
      </w:del>
      <w:del w:id="843" w:author="Jia, Dongya (NIH/NCI) [E]" w:date="2022-06-21T21:23:00Z">
        <w:r w:rsidDel="00B71144">
          <w:rPr>
            <w:rFonts w:ascii="Times New Roman" w:hAnsi="Times New Roman" w:cs="Times New Roman"/>
          </w:rPr>
          <w:delText>metabolism</w:delText>
        </w:r>
      </w:del>
      <w:del w:id="844" w:author="Jia, Dongya (NIH/NCI) [E]" w:date="2022-06-21T21:21:00Z">
        <w:r w:rsidDel="00B71144">
          <w:rPr>
            <w:rFonts w:ascii="Times New Roman" w:hAnsi="Times New Roman" w:cs="Times New Roman"/>
          </w:rPr>
          <w:delText xml:space="preserve">, high or low OXPHOS metabolism, </w:delText>
        </w:r>
      </w:del>
      <w:del w:id="845" w:author="Jia, Dongya (NIH/NCI) [E]" w:date="2022-07-01T16:24:00Z">
        <w:r w:rsidDel="00887F20">
          <w:rPr>
            <w:rFonts w:ascii="Times New Roman" w:hAnsi="Times New Roman" w:cs="Times New Roman"/>
          </w:rPr>
          <w:delText xml:space="preserve">and </w:delText>
        </w:r>
      </w:del>
      <w:del w:id="846" w:author="Jia, Dongya (NIH/NCI) [E]" w:date="2022-06-21T21:23:00Z">
        <w:r w:rsidDel="00B71144">
          <w:rPr>
            <w:rFonts w:ascii="Times New Roman" w:hAnsi="Times New Roman" w:cs="Times New Roman"/>
          </w:rPr>
          <w:delText>the E/M</w:delText>
        </w:r>
      </w:del>
      <w:del w:id="847" w:author="Jia, Dongya (NIH/NCI) [E]" w:date="2022-07-01T16:24:00Z">
        <w:r w:rsidDel="00887F20">
          <w:rPr>
            <w:rFonts w:ascii="Times New Roman" w:hAnsi="Times New Roman" w:cs="Times New Roman"/>
          </w:rPr>
          <w:delText xml:space="preserve"> state</w:delText>
        </w:r>
        <w:r w:rsidR="00BF5914" w:rsidDel="00887F20">
          <w:rPr>
            <w:rFonts w:ascii="Times New Roman" w:hAnsi="Times New Roman" w:cs="Times New Roman"/>
          </w:rPr>
          <w:delText xml:space="preserve"> </w:delText>
        </w:r>
      </w:del>
      <w:customXmlDelRangeStart w:id="848" w:author="Jia, Dongya (NIH/NCI) [E]" w:date="2022-07-01T16:24:00Z"/>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Content>
          <w:customXmlDelRangeEnd w:id="848"/>
          <w:del w:id="849" w:author="Jia, Dongya (NIH/NCI) [E]" w:date="2022-07-01T16:24:00Z">
            <w:r w:rsidR="00AE6CCC" w:rsidRPr="00AE6CCC" w:rsidDel="00887F20">
              <w:rPr>
                <w:rFonts w:ascii="Times New Roman" w:eastAsia="Times New Roman" w:hAnsi="Times New Roman" w:cs="Times New Roman"/>
                <w:color w:val="000000"/>
              </w:rPr>
              <w:delText>[69]</w:delText>
            </w:r>
          </w:del>
          <w:customXmlDelRangeStart w:id="850" w:author="Jia, Dongya (NIH/NCI) [E]" w:date="2022-07-01T16:24:00Z"/>
        </w:sdtContent>
      </w:sdt>
      <w:customXmlDelRangeEnd w:id="850"/>
      <w:del w:id="851" w:author="Jia, Dongya (NIH/NCI) [E]" w:date="2022-07-01T16:24:00Z">
        <w:r w:rsidDel="00887F20">
          <w:rPr>
            <w:rFonts w:ascii="Times New Roman" w:hAnsi="Times New Roman" w:cs="Times New Roman"/>
          </w:rPr>
          <w:delText xml:space="preserve">. </w:delText>
        </w:r>
      </w:del>
      <w:del w:id="852" w:author="Jia, Dongya (NIH/NCI) [E]" w:date="2022-06-21T21:24:00Z">
        <w:r w:rsidDel="00C50BD6">
          <w:rPr>
            <w:rFonts w:ascii="Times New Roman" w:hAnsi="Times New Roman" w:cs="Times New Roman"/>
          </w:rPr>
          <w:delText>Our model is consistent</w:delText>
        </w:r>
        <w:r w:rsidR="003F75D1" w:rsidDel="00C50BD6">
          <w:rPr>
            <w:rFonts w:ascii="Times New Roman" w:hAnsi="Times New Roman" w:cs="Times New Roman"/>
          </w:rPr>
          <w:delText xml:space="preserve"> with these findings</w:delText>
        </w:r>
        <w:r w:rsidDel="00C50BD6">
          <w:rPr>
            <w:rFonts w:ascii="Times New Roman" w:hAnsi="Times New Roman" w:cs="Times New Roman"/>
          </w:rPr>
          <w:delText xml:space="preserve">, predicting the hybrid E/M state is coupled to high glycolysis/high OXPHOS (hybrid W/O state). </w:delText>
        </w:r>
      </w:del>
      <w:del w:id="853" w:author="Jia, Dongya (NIH/NCI) [E]" w:date="2022-07-01T16:07:00Z">
        <w:r w:rsidDel="00292DE7">
          <w:rPr>
            <w:rFonts w:ascii="Times New Roman" w:hAnsi="Times New Roman" w:cs="Times New Roman"/>
          </w:rPr>
          <w:delText xml:space="preserve">Additionally, HIF-1 (a </w:delText>
        </w:r>
      </w:del>
      <w:del w:id="854" w:author="Jia, Dongya (NIH/NCI) [E]" w:date="2022-06-21T21:24:00Z">
        <w:r w:rsidDel="00C50BD6">
          <w:rPr>
            <w:rFonts w:ascii="Times New Roman" w:hAnsi="Times New Roman" w:cs="Times New Roman"/>
          </w:rPr>
          <w:delText xml:space="preserve">marker </w:delText>
        </w:r>
      </w:del>
      <w:del w:id="855" w:author="Jia, Dongya (NIH/NCI) [E]" w:date="2022-07-01T16:07:00Z">
        <w:r w:rsidDel="00292DE7">
          <w:rPr>
            <w:rFonts w:ascii="Times New Roman" w:hAnsi="Times New Roman" w:cs="Times New Roman"/>
          </w:rPr>
          <w:delText xml:space="preserve">of glycolysis) is strongly associated with EMT while AMPK (a </w:delText>
        </w:r>
      </w:del>
      <w:del w:id="856" w:author="Jia, Dongya (NIH/NCI) [E]" w:date="2022-06-21T21:29:00Z">
        <w:r w:rsidDel="00EF53A9">
          <w:rPr>
            <w:rFonts w:ascii="Times New Roman" w:hAnsi="Times New Roman" w:cs="Times New Roman"/>
          </w:rPr>
          <w:delText xml:space="preserve">marker </w:delText>
        </w:r>
      </w:del>
      <w:del w:id="857" w:author="Jia, Dongya (NIH/NCI) [E]" w:date="2022-07-01T16:07:00Z">
        <w:r w:rsidDel="00292DE7">
          <w:rPr>
            <w:rFonts w:ascii="Times New Roman" w:hAnsi="Times New Roman" w:cs="Times New Roman"/>
          </w:rPr>
          <w:delText>of OXPHOS) has a much weaker effect, suggesting the E/M state can be stabilized if HIF-1 (glycolysis) is upregulated, as we proposed above.</w:delText>
        </w:r>
      </w:del>
      <w:del w:id="858" w:author="Jia, Dongya (NIH/NCI) [E]" w:date="2022-07-01T16:24:00Z">
        <w:r w:rsidDel="00887F20">
          <w:rPr>
            <w:rFonts w:ascii="Times New Roman" w:hAnsi="Times New Roman" w:cs="Times New Roman"/>
          </w:rPr>
          <w:delText xml:space="preserve"> Notably, in its current form, our model is unable to explain the </w:delText>
        </w:r>
        <w:r w:rsidR="003F75D1" w:rsidDel="00887F20">
          <w:rPr>
            <w:rFonts w:ascii="Times New Roman" w:hAnsi="Times New Roman" w:cs="Times New Roman"/>
          </w:rPr>
          <w:delText xml:space="preserve">cases wherein </w:delText>
        </w:r>
        <w:r w:rsidDel="00887F20">
          <w:rPr>
            <w:rFonts w:ascii="Times New Roman" w:hAnsi="Times New Roman" w:cs="Times New Roman"/>
          </w:rPr>
          <w:delText xml:space="preserve">low glycolysis metabolism </w:delText>
        </w:r>
        <w:r w:rsidR="003F75D1" w:rsidDel="00887F20">
          <w:rPr>
            <w:rFonts w:ascii="Times New Roman" w:hAnsi="Times New Roman" w:cs="Times New Roman"/>
          </w:rPr>
          <w:delText xml:space="preserve">is </w:delText>
        </w:r>
        <w:r w:rsidDel="00887F20">
          <w:rPr>
            <w:rFonts w:ascii="Times New Roman" w:hAnsi="Times New Roman" w:cs="Times New Roman"/>
          </w:rPr>
          <w:delText xml:space="preserve">correlated with EMT. However, extending the model </w:delText>
        </w:r>
        <w:r w:rsidR="003F75D1" w:rsidDel="00887F20">
          <w:rPr>
            <w:rFonts w:ascii="Times New Roman" w:hAnsi="Times New Roman" w:cs="Times New Roman"/>
          </w:rPr>
          <w:delText>to explicitly include the</w:delText>
        </w:r>
        <w:r w:rsidDel="00887F20">
          <w:rPr>
            <w:rFonts w:ascii="Times New Roman" w:hAnsi="Times New Roman" w:cs="Times New Roman"/>
          </w:rPr>
          <w:delText xml:space="preserve"> coupling with glycolysis</w:delText>
        </w:r>
      </w:del>
      <w:del w:id="859" w:author="Jia, Dongya (NIH/NCI) [E]" w:date="2022-07-01T16:09:00Z">
        <w:r w:rsidDel="00292DE7">
          <w:rPr>
            <w:rFonts w:ascii="Times New Roman" w:hAnsi="Times New Roman" w:cs="Times New Roman"/>
          </w:rPr>
          <w:delText>, glucose oxidation</w:delText>
        </w:r>
      </w:del>
      <w:del w:id="860" w:author="Jia, Dongya (NIH/NCI) [E]" w:date="2022-07-01T16:24:00Z">
        <w:r w:rsidDel="00887F20">
          <w:rPr>
            <w:rFonts w:ascii="Times New Roman" w:hAnsi="Times New Roman" w:cs="Times New Roman"/>
          </w:rPr>
          <w:delText xml:space="preserve">, and fatty acid oxidation </w:delText>
        </w:r>
      </w:del>
      <w:del w:id="861" w:author="Jia, Dongya (NIH/NCI) [E]" w:date="2022-07-01T16:09:00Z">
        <w:r w:rsidDel="00292DE7">
          <w:rPr>
            <w:rFonts w:ascii="Times New Roman" w:hAnsi="Times New Roman" w:cs="Times New Roman"/>
          </w:rPr>
          <w:delText>metabolic pathways</w:delText>
        </w:r>
      </w:del>
      <w:customXmlDelRangeStart w:id="862" w:author="Jia, Dongya (NIH/NCI) [E]" w:date="2022-07-01T16:24:00Z"/>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Content>
          <w:customXmlDelRangeEnd w:id="862"/>
          <w:del w:id="863" w:author="Jia, Dongya (NIH/NCI) [E]" w:date="2022-07-01T16:24:00Z">
            <w:r w:rsidR="00AE6CCC" w:rsidRPr="00AE6CCC" w:rsidDel="00887F20">
              <w:rPr>
                <w:rFonts w:ascii="Times New Roman" w:eastAsia="Times New Roman" w:hAnsi="Times New Roman" w:cs="Times New Roman"/>
                <w:color w:val="000000"/>
              </w:rPr>
              <w:delText>[80]</w:delText>
            </w:r>
          </w:del>
          <w:customXmlDelRangeStart w:id="864" w:author="Jia, Dongya (NIH/NCI) [E]" w:date="2022-07-01T16:24:00Z"/>
        </w:sdtContent>
      </w:sdt>
      <w:customXmlDelRangeEnd w:id="864"/>
      <w:del w:id="865" w:author="Jia, Dongya (NIH/NCI) [E]" w:date="2022-07-01T16:24:00Z">
        <w:r w:rsidDel="00887F20">
          <w:rPr>
            <w:rFonts w:ascii="Times New Roman" w:hAnsi="Times New Roman" w:cs="Times New Roman"/>
          </w:rPr>
          <w:delText xml:space="preserve"> may be able to explain the low glycolysis states of Ref.</w:delText>
        </w:r>
        <w:r w:rsidR="00EB2B46" w:rsidDel="00887F20">
          <w:rPr>
            <w:rFonts w:ascii="Times New Roman" w:hAnsi="Times New Roman" w:cs="Times New Roman"/>
          </w:rPr>
          <w:delText xml:space="preserve"> </w:delText>
        </w:r>
      </w:del>
      <w:customXmlDelRangeStart w:id="866" w:author="Jia, Dongya (NIH/NCI) [E]" w:date="2022-07-01T16:24:00Z"/>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Content>
          <w:customXmlDelRangeEnd w:id="866"/>
          <w:del w:id="867" w:author="Jia, Dongya (NIH/NCI) [E]" w:date="2022-07-01T16:24:00Z">
            <w:r w:rsidR="00AE6CCC" w:rsidRPr="00AE6CCC" w:rsidDel="00887F20">
              <w:rPr>
                <w:rFonts w:ascii="Times New Roman" w:eastAsia="Times New Roman" w:hAnsi="Times New Roman" w:cs="Times New Roman"/>
                <w:color w:val="000000"/>
              </w:rPr>
              <w:delText>[69]</w:delText>
            </w:r>
          </w:del>
          <w:customXmlDelRangeStart w:id="868" w:author="Jia, Dongya (NIH/NCI) [E]" w:date="2022-07-01T16:24:00Z"/>
        </w:sdtContent>
      </w:sdt>
      <w:customXmlDelRangeEnd w:id="868"/>
      <w:del w:id="869" w:author="Jia, Dongya (NIH/NCI) [E]" w:date="2022-07-01T16:24:00Z">
        <w:r w:rsidDel="00887F20">
          <w:rPr>
            <w:rFonts w:ascii="Times New Roman" w:hAnsi="Times New Roman" w:cs="Times New Roman"/>
          </w:rPr>
          <w:delText>.</w:delText>
        </w:r>
      </w:del>
    </w:p>
    <w:p w14:paraId="7DFBD8FA" w14:textId="77777777" w:rsidR="00F00432" w:rsidRDefault="00116CF2">
      <w:pPr>
        <w:pStyle w:val="BodyText"/>
        <w:spacing w:line="480" w:lineRule="auto"/>
        <w:ind w:firstLine="720"/>
        <w:jc w:val="both"/>
        <w:rPr>
          <w:ins w:id="870" w:author="Levine, Herbert" w:date="2022-07-03T12:37:00Z"/>
          <w:rFonts w:ascii="Times New Roman" w:hAnsi="Times New Roman" w:cs="Times New Roman"/>
        </w:rPr>
      </w:pPr>
      <w:del w:id="871" w:author="Jia, Dongya (NIH/NCI) [E]" w:date="2022-07-01T16:38:00Z">
        <w:r w:rsidDel="00E9305C">
          <w:rPr>
            <w:rFonts w:ascii="Times New Roman" w:hAnsi="Times New Roman" w:cs="Times New Roman"/>
          </w:rPr>
          <w:tab/>
        </w:r>
      </w:del>
      <w:del w:id="872" w:author="Jia, Dongya (NIH/NCI) [E]" w:date="2022-07-01T16:50:00Z">
        <w:r w:rsidR="005D7566" w:rsidDel="00847424">
          <w:rPr>
            <w:rFonts w:ascii="Times New Roman" w:hAnsi="Times New Roman" w:cs="Times New Roman"/>
          </w:rPr>
          <w:delText>The overall goal of this project is to understand the entirety of cancer metastasis</w:delText>
        </w:r>
      </w:del>
      <w:del w:id="873" w:author="Jia, Dongya (NIH/NCI) [E]" w:date="2022-07-01T16:10:00Z">
        <w:r w:rsidR="005D7566" w:rsidDel="00F629A2">
          <w:rPr>
            <w:rFonts w:ascii="Times New Roman" w:hAnsi="Times New Roman" w:cs="Times New Roman"/>
          </w:rPr>
          <w:delText xml:space="preserve">, </w:delText>
        </w:r>
      </w:del>
      <w:del w:id="874" w:author="Jia, Dongya (NIH/NCI) [E]" w:date="2022-06-21T21:28:00Z">
        <w:r w:rsidR="005D7566" w:rsidDel="0090372A">
          <w:rPr>
            <w:rFonts w:ascii="Times New Roman" w:hAnsi="Times New Roman" w:cs="Times New Roman"/>
          </w:rPr>
          <w:delText>including cell migration</w:delText>
        </w:r>
      </w:del>
      <w:del w:id="875" w:author="Jia, Dongya (NIH/NCI) [E]" w:date="2022-07-01T16:50:00Z">
        <w:r w:rsidR="005D7566" w:rsidDel="00847424">
          <w:rPr>
            <w:rFonts w:ascii="Times New Roman" w:hAnsi="Times New Roman" w:cs="Times New Roman"/>
          </w:rPr>
          <w:delText xml:space="preserve">. </w:delText>
        </w:r>
      </w:del>
      <w:r w:rsidR="005D7566">
        <w:rPr>
          <w:rFonts w:ascii="Times New Roman" w:hAnsi="Times New Roman" w:cs="Times New Roman"/>
        </w:rPr>
        <w:t xml:space="preserve">Previous work has shown that cancer cells can transition from collective migration of E/M cells to </w:t>
      </w:r>
      <w:ins w:id="876" w:author="Jia, Dongya (NIH/NCI) [E]" w:date="2022-07-01T16:12:00Z">
        <w:r w:rsidR="00F629A2">
          <w:rPr>
            <w:rFonts w:ascii="Times New Roman" w:hAnsi="Times New Roman" w:cs="Times New Roman"/>
          </w:rPr>
          <w:t xml:space="preserve">individual </w:t>
        </w:r>
      </w:ins>
      <w:r w:rsidR="005D7566">
        <w:rPr>
          <w:rFonts w:ascii="Times New Roman" w:hAnsi="Times New Roman" w:cs="Times New Roman"/>
        </w:rPr>
        <w:t>migration via amoeboid cells</w:t>
      </w:r>
      <w:ins w:id="877" w:author="Jia, Dongya (NIH/NCI) [E]" w:date="2022-07-01T16:52:00Z">
        <w:r w:rsidR="00215BD4">
          <w:rPr>
            <w:rFonts w:ascii="Times New Roman" w:hAnsi="Times New Roman" w:cs="Times New Roman"/>
          </w:rPr>
          <w:t xml:space="preserve">, via the regulation </w:t>
        </w:r>
      </w:ins>
      <w:ins w:id="878" w:author="Jia, Dongya (NIH/NCI) [E]" w:date="2022-07-02T15:19:00Z">
        <w:r w:rsidR="00E53899">
          <w:rPr>
            <w:rFonts w:ascii="Times New Roman" w:hAnsi="Times New Roman" w:cs="Times New Roman"/>
          </w:rPr>
          <w:t>of</w:t>
        </w:r>
      </w:ins>
      <w:ins w:id="879" w:author="Jia, Dongya (NIH/NCI) [E]" w:date="2022-07-01T16:52:00Z">
        <w:r w:rsidR="00215BD4">
          <w:rPr>
            <w:rFonts w:ascii="Times New Roman" w:hAnsi="Times New Roman" w:cs="Times New Roman"/>
          </w:rPr>
          <w:t xml:space="preserve"> the RHO-ROCK signaling network</w:t>
        </w:r>
      </w:ins>
      <w:r w:rsidR="005D7566">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DefaultPlaceholder_-1854013440"/>
          </w:placeholder>
        </w:sdtPr>
        <w:sdtContent>
          <w:r w:rsidR="00AE6CCC" w:rsidRPr="00AE6CCC">
            <w:rPr>
              <w:rFonts w:ascii="Times New Roman" w:eastAsia="Times New Roman" w:hAnsi="Times New Roman" w:cs="Times New Roman"/>
              <w:color w:val="000000"/>
            </w:rPr>
            <w:t>[9,81]</w:t>
          </w:r>
        </w:sdtContent>
      </w:sdt>
      <w:r w:rsidR="005F0AB9">
        <w:rPr>
          <w:rFonts w:ascii="Times New Roman" w:hAnsi="Times New Roman" w:cs="Times New Roman"/>
        </w:rPr>
        <w:t>.</w:t>
      </w:r>
      <w:r w:rsidR="00AE6CCC">
        <w:rPr>
          <w:rFonts w:ascii="Times New Roman" w:hAnsi="Times New Roman" w:cs="Times New Roman"/>
        </w:rPr>
        <w:t xml:space="preserve"> </w:t>
      </w:r>
      <w:moveToRangeStart w:id="880" w:author="Jia, Dongya (NIH/NCI) [E]" w:date="2022-07-01T16:49:00Z" w:name="move107586555"/>
      <w:moveTo w:id="881" w:author="Jia, Dongya (NIH/NCI) [E]" w:date="2022-07-01T16:49:00Z">
        <w:del w:id="882" w:author="Jia, Dongya (NIH/NCI) [E]" w:date="2022-07-01T16:52:00Z">
          <w:r w:rsidR="009736DD" w:rsidDel="00215BD4">
            <w:rPr>
              <w:rFonts w:ascii="Times New Roman" w:hAnsi="Times New Roman" w:cs="Times New Roman"/>
            </w:rPr>
            <w:delText xml:space="preserve">Additionally, the generation of the amoeboid cells is partially due to interaction with the extracellular matrix and regulation by the RHO-ROCK signaling network </w:delText>
          </w:r>
        </w:del>
      </w:moveTo>
      <w:customXmlDelRangeStart w:id="883" w:author="Jia, Dongya (NIH/NCI) [E]" w:date="2022-07-01T16:52:00Z"/>
      <w:sdt>
        <w:sdtPr>
          <w:rPr>
            <w:rFonts w:ascii="Times New Roman" w:hAnsi="Times New Roman" w:cs="Times New Roman"/>
          </w:rPr>
          <w:alias w:val="SmartCite Citation"/>
          <w:tag w:val="703cb261-b0c2-4f52-8c43-8dc408bf3954:55996c08-da60-491d-9f52-b1552be76e25,703cb261-b0c2-4f52-8c43-8dc408bf3954:4d32180c-7576-4f36-ac83-b3dd7eaad4cb+"/>
          <w:id w:val="647640511"/>
          <w:placeholder>
            <w:docPart w:val="EB92AB3C59293049A8142787F4F6B903"/>
          </w:placeholder>
        </w:sdtPr>
        <w:sdtContent>
          <w:customXmlDelRangeEnd w:id="883"/>
          <w:moveTo w:id="884" w:author="Jia, Dongya (NIH/NCI) [E]" w:date="2022-07-01T16:49:00Z">
            <w:del w:id="885" w:author="Jia, Dongya (NIH/NCI) [E]" w:date="2022-07-01T16:52:00Z">
              <w:r w:rsidR="009736DD" w:rsidRPr="00AE6CCC" w:rsidDel="00215BD4">
                <w:rPr>
                  <w:rFonts w:ascii="Times New Roman" w:eastAsia="Times New Roman" w:hAnsi="Times New Roman" w:cs="Times New Roman"/>
                  <w:color w:val="000000"/>
                </w:rPr>
                <w:delText>[81,82]</w:delText>
              </w:r>
            </w:del>
          </w:moveTo>
          <w:customXmlDelRangeStart w:id="886" w:author="Jia, Dongya (NIH/NCI) [E]" w:date="2022-07-01T16:52:00Z"/>
        </w:sdtContent>
      </w:sdt>
      <w:customXmlDelRangeEnd w:id="886"/>
      <w:moveTo w:id="887" w:author="Jia, Dongya (NIH/NCI) [E]" w:date="2022-07-01T16:49:00Z">
        <w:del w:id="888" w:author="Jia, Dongya (NIH/NCI) [E]" w:date="2022-07-01T16:52:00Z">
          <w:r w:rsidR="009736DD" w:rsidDel="00215BD4">
            <w:rPr>
              <w:rFonts w:ascii="Times New Roman" w:hAnsi="Times New Roman" w:cs="Times New Roman"/>
            </w:rPr>
            <w:delText xml:space="preserve">. </w:delText>
          </w:r>
        </w:del>
      </w:moveTo>
      <w:ins w:id="889" w:author="Jia, Dongya (NIH/NCI) [E]" w:date="2022-07-01T16:49:00Z">
        <w:r w:rsidR="009736DD">
          <w:rPr>
            <w:rFonts w:ascii="Times New Roman" w:hAnsi="Times New Roman" w:cs="Times New Roman"/>
          </w:rPr>
          <w:t xml:space="preserve">Inclusion of the RHO-ROCK signaling could provide a detailed understanding of </w:t>
        </w:r>
      </w:ins>
      <w:ins w:id="890" w:author="Jia, Dongya (NIH/NCI) [E]" w:date="2022-07-01T16:50:00Z">
        <w:r w:rsidR="009736DD">
          <w:rPr>
            <w:rFonts w:ascii="Times New Roman" w:hAnsi="Times New Roman" w:cs="Times New Roman"/>
          </w:rPr>
          <w:t xml:space="preserve">how metabolism </w:t>
        </w:r>
      </w:ins>
      <w:ins w:id="891" w:author="Levine, Herbert" w:date="2022-07-03T12:36:00Z">
        <w:r w:rsidR="00F00432">
          <w:rPr>
            <w:rFonts w:ascii="Times New Roman" w:hAnsi="Times New Roman" w:cs="Times New Roman"/>
          </w:rPr>
          <w:t>is coupled to</w:t>
        </w:r>
      </w:ins>
      <w:ins w:id="892" w:author="Jia, Dongya (NIH/NCI) [E]" w:date="2022-07-01T16:50:00Z">
        <w:del w:id="893" w:author="Levine, Herbert" w:date="2022-07-03T12:36:00Z">
          <w:r w:rsidR="009736DD" w:rsidDel="00F00432">
            <w:rPr>
              <w:rFonts w:ascii="Times New Roman" w:hAnsi="Times New Roman" w:cs="Times New Roman"/>
            </w:rPr>
            <w:delText>affects</w:delText>
          </w:r>
        </w:del>
        <w:r w:rsidR="009736DD">
          <w:rPr>
            <w:rFonts w:ascii="Times New Roman" w:hAnsi="Times New Roman" w:cs="Times New Roman"/>
          </w:rPr>
          <w:t xml:space="preserve"> different modes of </w:t>
        </w:r>
      </w:ins>
      <w:ins w:id="894" w:author="Jia, Dongya (NIH/NCI) [E]" w:date="2022-07-01T16:49:00Z">
        <w:r w:rsidR="009736DD">
          <w:rPr>
            <w:rFonts w:ascii="Times New Roman" w:hAnsi="Times New Roman" w:cs="Times New Roman"/>
          </w:rPr>
          <w:t>cancer cell migration.</w:t>
        </w:r>
      </w:ins>
      <w:ins w:id="895" w:author="Jia, Dongya (NIH/NCI) [E]" w:date="2022-07-01T16:51:00Z">
        <w:r w:rsidR="00847424">
          <w:rPr>
            <w:rFonts w:ascii="Times New Roman" w:hAnsi="Times New Roman" w:cs="Times New Roman"/>
          </w:rPr>
          <w:t xml:space="preserve"> </w:t>
        </w:r>
      </w:ins>
    </w:p>
    <w:p w14:paraId="1C343A8B" w14:textId="1605C5EE" w:rsidR="009736DD" w:rsidDel="00E53899" w:rsidRDefault="00847424">
      <w:pPr>
        <w:pStyle w:val="BodyText"/>
        <w:spacing w:line="480" w:lineRule="auto"/>
        <w:ind w:firstLine="720"/>
        <w:jc w:val="both"/>
        <w:rPr>
          <w:del w:id="896" w:author="Jia, Dongya (NIH/NCI) [E]" w:date="2022-07-02T15:20:00Z"/>
          <w:moveTo w:id="897" w:author="Jia, Dongya (NIH/NCI) [E]" w:date="2022-07-01T16:49:00Z"/>
          <w:rFonts w:ascii="Times New Roman" w:hAnsi="Times New Roman" w:cs="Times New Roman"/>
        </w:rPr>
        <w:pPrChange w:id="898" w:author="Jia, Dongya (NIH/NCI) [E]" w:date="2022-07-02T15:16:00Z">
          <w:pPr>
            <w:pStyle w:val="BodyText"/>
            <w:spacing w:line="480" w:lineRule="auto"/>
            <w:jc w:val="both"/>
          </w:pPr>
        </w:pPrChange>
      </w:pPr>
      <w:ins w:id="899" w:author="Jia, Dongya (NIH/NCI) [E]" w:date="2022-07-01T16:51:00Z">
        <w:r>
          <w:rPr>
            <w:rFonts w:ascii="Times New Roman" w:hAnsi="Times New Roman" w:cs="Times New Roman"/>
          </w:rPr>
          <w:t xml:space="preserve">The overall goal of this project is toward understanding </w:t>
        </w:r>
      </w:ins>
      <w:ins w:id="900" w:author="Levine, Herbert" w:date="2022-07-03T12:37:00Z">
        <w:r w:rsidR="00F00432">
          <w:rPr>
            <w:rFonts w:ascii="Times New Roman" w:hAnsi="Times New Roman" w:cs="Times New Roman"/>
          </w:rPr>
          <w:t xml:space="preserve">all the inter-related </w:t>
        </w:r>
        <w:proofErr w:type="spellStart"/>
        <w:r w:rsidR="00F00432">
          <w:rPr>
            <w:rFonts w:ascii="Times New Roman" w:hAnsi="Times New Roman" w:cs="Times New Roman"/>
          </w:rPr>
          <w:t>apects</w:t>
        </w:r>
      </w:ins>
      <w:proofErr w:type="spellEnd"/>
      <w:ins w:id="901" w:author="Jia, Dongya (NIH/NCI) [E]" w:date="2022-07-01T16:51:00Z">
        <w:del w:id="902" w:author="Levine, Herbert" w:date="2022-07-03T12:37:00Z">
          <w:r w:rsidDel="00F00432">
            <w:rPr>
              <w:rFonts w:ascii="Times New Roman" w:hAnsi="Times New Roman" w:cs="Times New Roman"/>
            </w:rPr>
            <w:delText>the entirety</w:delText>
          </w:r>
        </w:del>
        <w:r>
          <w:rPr>
            <w:rFonts w:ascii="Times New Roman" w:hAnsi="Times New Roman" w:cs="Times New Roman"/>
          </w:rPr>
          <w:t xml:space="preserve"> of cancer metastasis.</w:t>
        </w:r>
      </w:ins>
      <w:ins w:id="903" w:author="Jia, Dongya (NIH/NCI) [E]" w:date="2022-07-01T16:52:00Z">
        <w:r w:rsidR="00215BD4">
          <w:rPr>
            <w:rFonts w:ascii="Times New Roman" w:hAnsi="Times New Roman" w:cs="Times New Roman"/>
          </w:rPr>
          <w:t xml:space="preserve"> Previous studies coupling EMT, stemness, </w:t>
        </w:r>
      </w:ins>
      <w:ins w:id="904" w:author="Jia, Dongya (NIH/NCI) [E]" w:date="2022-07-02T15:21:00Z">
        <w:r w:rsidR="00E53899">
          <w:rPr>
            <w:rFonts w:ascii="Times New Roman" w:hAnsi="Times New Roman" w:cs="Times New Roman"/>
          </w:rPr>
          <w:t>with</w:t>
        </w:r>
      </w:ins>
      <w:ins w:id="905" w:author="Jia, Dongya (NIH/NCI) [E]" w:date="2022-07-01T16:52:00Z">
        <w:r w:rsidR="00215BD4">
          <w:rPr>
            <w:rFonts w:ascii="Times New Roman" w:hAnsi="Times New Roman" w:cs="Times New Roman"/>
          </w:rPr>
          <w:t xml:space="preserve"> Notch signaling have</w:t>
        </w:r>
        <w:r w:rsidR="00215BD4" w:rsidRPr="00C9444E">
          <w:rPr>
            <w:rFonts w:ascii="Times New Roman" w:hAnsi="Times New Roman" w:cs="Times New Roman"/>
          </w:rPr>
          <w:t xml:space="preserve"> shown </w:t>
        </w:r>
      </w:ins>
      <w:ins w:id="906" w:author="Jia, Dongya (NIH/NCI) [E]" w:date="2022-07-02T15:22:00Z">
        <w:r w:rsidR="002E3554">
          <w:rPr>
            <w:rFonts w:ascii="Times New Roman" w:hAnsi="Times New Roman" w:cs="Times New Roman"/>
          </w:rPr>
          <w:t xml:space="preserve">that </w:t>
        </w:r>
      </w:ins>
      <w:ins w:id="907" w:author="Jia, Dongya (NIH/NCI) [E]" w:date="2022-07-01T16:52:00Z">
        <w:r w:rsidR="00215BD4" w:rsidRPr="00C9444E">
          <w:rPr>
            <w:rFonts w:ascii="Times New Roman" w:hAnsi="Times New Roman" w:cs="Times New Roman"/>
          </w:rPr>
          <w:t>therapy resistance</w:t>
        </w:r>
      </w:ins>
      <w:ins w:id="908" w:author="Jia, Dongya (NIH/NCI) [E]" w:date="2022-07-02T15:21:00Z">
        <w:r w:rsidR="00E53899">
          <w:rPr>
            <w:rFonts w:ascii="Times New Roman" w:hAnsi="Times New Roman" w:cs="Times New Roman"/>
          </w:rPr>
          <w:t xml:space="preserve"> and</w:t>
        </w:r>
      </w:ins>
      <w:ins w:id="909" w:author="Jia, Dongya (NIH/NCI) [E]" w:date="2022-07-01T16:52:00Z">
        <w:r w:rsidR="00215BD4" w:rsidRPr="00C9444E">
          <w:rPr>
            <w:rFonts w:ascii="Times New Roman" w:hAnsi="Times New Roman" w:cs="Times New Roman"/>
          </w:rPr>
          <w:t xml:space="preserve"> increased metastatic potential</w:t>
        </w:r>
      </w:ins>
      <w:ins w:id="910" w:author="Jia, Dongya (NIH/NCI) [E]" w:date="2022-07-02T15:21:00Z">
        <w:r w:rsidR="00E53899">
          <w:rPr>
            <w:rFonts w:ascii="Times New Roman" w:hAnsi="Times New Roman" w:cs="Times New Roman"/>
          </w:rPr>
          <w:t xml:space="preserve"> are associated </w:t>
        </w:r>
      </w:ins>
      <w:ins w:id="911" w:author="Jia, Dongya (NIH/NCI) [E]" w:date="2022-07-02T15:22:00Z">
        <w:r w:rsidR="002E3554">
          <w:rPr>
            <w:rFonts w:ascii="Times New Roman" w:hAnsi="Times New Roman" w:cs="Times New Roman"/>
          </w:rPr>
          <w:t xml:space="preserve">with </w:t>
        </w:r>
      </w:ins>
      <w:ins w:id="912" w:author="Jia, Dongya (NIH/NCI) [E]" w:date="2022-07-01T16:52:00Z">
        <w:r w:rsidR="00215BD4" w:rsidRPr="00C9444E">
          <w:rPr>
            <w:rFonts w:ascii="Times New Roman" w:hAnsi="Times New Roman" w:cs="Times New Roman"/>
          </w:rPr>
          <w:t xml:space="preserve">stem-like </w:t>
        </w:r>
      </w:ins>
      <w:ins w:id="913" w:author="Jia, Dongya (NIH/NCI) [E]" w:date="2022-07-02T15:22:00Z">
        <w:r w:rsidR="002E3554">
          <w:rPr>
            <w:rFonts w:ascii="Times New Roman" w:hAnsi="Times New Roman" w:cs="Times New Roman"/>
          </w:rPr>
          <w:t xml:space="preserve">hybrid E/M cells </w:t>
        </w:r>
      </w:ins>
      <w:customXmlInsRangeStart w:id="914" w:author="Jia, Dongya (NIH/NCI) [E]" w:date="2022-07-01T16:52:00Z"/>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61EEF1FA418DC94C907278854949F51F"/>
          </w:placeholder>
        </w:sdtPr>
        <w:sdtContent>
          <w:customXmlInsRangeEnd w:id="914"/>
          <w:ins w:id="915" w:author="Jia, Dongya (NIH/NCI) [E]" w:date="2022-07-01T16:52:00Z">
            <w:r w:rsidR="00215BD4" w:rsidRPr="00AE6CCC">
              <w:rPr>
                <w:rFonts w:ascii="Times New Roman" w:eastAsia="Times New Roman" w:hAnsi="Times New Roman" w:cs="Times New Roman"/>
                <w:color w:val="000000"/>
              </w:rPr>
              <w:t>[85–87]</w:t>
            </w:r>
          </w:ins>
          <w:customXmlInsRangeStart w:id="916" w:author="Jia, Dongya (NIH/NCI) [E]" w:date="2022-07-01T16:52:00Z"/>
        </w:sdtContent>
      </w:sdt>
      <w:customXmlInsRangeEnd w:id="916"/>
      <w:ins w:id="917" w:author="Jia, Dongya (NIH/NCI) [E]" w:date="2022-07-01T16:52:00Z">
        <w:r w:rsidR="00215BD4" w:rsidRPr="00C9444E">
          <w:rPr>
            <w:rFonts w:ascii="Times New Roman" w:hAnsi="Times New Roman" w:cs="Times New Roman"/>
          </w:rPr>
          <w:t xml:space="preserve">. </w:t>
        </w:r>
      </w:ins>
      <w:ins w:id="918" w:author="Jia, Dongya (NIH/NCI) [E]" w:date="2022-07-02T15:23:00Z">
        <w:r w:rsidR="002E3554">
          <w:rPr>
            <w:rFonts w:ascii="Times New Roman" w:hAnsi="Times New Roman" w:cs="Times New Roman"/>
          </w:rPr>
          <w:t>Furthermore</w:t>
        </w:r>
      </w:ins>
      <w:ins w:id="919" w:author="Jia, Dongya (NIH/NCI) [E]" w:date="2022-07-01T16:52:00Z">
        <w:r w:rsidR="00215BD4" w:rsidRPr="00C9444E">
          <w:rPr>
            <w:rFonts w:ascii="Times New Roman" w:hAnsi="Times New Roman" w:cs="Times New Roman"/>
          </w:rPr>
          <w:t>, these couplings also resulted in unexpected behaviors such as the co-localization of hybrid E/M cells</w:t>
        </w:r>
        <w:r w:rsidR="00215BD4">
          <w:rPr>
            <w:rFonts w:ascii="Times New Roman" w:hAnsi="Times New Roman" w:cs="Times New Roman"/>
          </w:rPr>
          <w:t xml:space="preserve"> </w:t>
        </w:r>
      </w:ins>
      <w:customXmlInsRangeStart w:id="920" w:author="Jia, Dongya (NIH/NCI) [E]" w:date="2022-07-01T16:52:00Z"/>
      <w:sdt>
        <w:sdtPr>
          <w:rPr>
            <w:rFonts w:ascii="Times New Roman" w:hAnsi="Times New Roman" w:cs="Times New Roman"/>
          </w:rPr>
          <w:alias w:val="SmartCite Citation"/>
          <w:tag w:val="703cb261-b0c2-4f52-8c43-8dc408bf3954:a7ce3a21-e45e-40a7-b6aa-ba549e9e8722+"/>
          <w:id w:val="-2147268949"/>
          <w:placeholder>
            <w:docPart w:val="61EEF1FA418DC94C907278854949F51F"/>
          </w:placeholder>
        </w:sdtPr>
        <w:sdtContent>
          <w:customXmlInsRangeEnd w:id="920"/>
          <w:ins w:id="921" w:author="Jia, Dongya (NIH/NCI) [E]" w:date="2022-07-01T16:52:00Z">
            <w:r w:rsidR="00215BD4" w:rsidRPr="00AE6CCC">
              <w:rPr>
                <w:rFonts w:ascii="Times New Roman" w:eastAsia="Times New Roman" w:hAnsi="Times New Roman" w:cs="Times New Roman"/>
                <w:color w:val="000000"/>
              </w:rPr>
              <w:t>[85]</w:t>
            </w:r>
          </w:ins>
          <w:customXmlInsRangeStart w:id="922" w:author="Jia, Dongya (NIH/NCI) [E]" w:date="2022-07-01T16:52:00Z"/>
        </w:sdtContent>
      </w:sdt>
      <w:customXmlInsRangeEnd w:id="922"/>
      <w:ins w:id="923" w:author="Jia, Dongya (NIH/NCI) [E]" w:date="2022-07-01T16:52:00Z">
        <w:r w:rsidR="00215BD4" w:rsidRPr="00C9444E">
          <w:rPr>
            <w:rFonts w:ascii="Times New Roman" w:hAnsi="Times New Roman" w:cs="Times New Roman"/>
          </w:rPr>
          <w:t xml:space="preserve"> and a </w:t>
        </w:r>
      </w:ins>
      <w:ins w:id="924" w:author="Levine, Herbert" w:date="2022-07-03T12:37:00Z">
        <w:r w:rsidR="00F00432">
          <w:rPr>
            <w:rFonts w:ascii="Times New Roman" w:hAnsi="Times New Roman" w:cs="Times New Roman"/>
          </w:rPr>
          <w:t>tunable</w:t>
        </w:r>
      </w:ins>
      <w:ins w:id="925" w:author="Levine, Herbert" w:date="2022-07-03T12:38:00Z">
        <w:r w:rsidR="00F00432">
          <w:rPr>
            <w:rFonts w:ascii="Times New Roman" w:hAnsi="Times New Roman" w:cs="Times New Roman"/>
          </w:rPr>
          <w:t xml:space="preserve"> </w:t>
        </w:r>
      </w:ins>
      <w:ins w:id="926" w:author="Jia, Dongya (NIH/NCI) [E]" w:date="2022-07-01T16:52:00Z">
        <w:r w:rsidR="00215BD4" w:rsidRPr="00C9444E">
          <w:rPr>
            <w:rFonts w:ascii="Times New Roman" w:hAnsi="Times New Roman" w:cs="Times New Roman"/>
          </w:rPr>
          <w:t>stemness window</w:t>
        </w:r>
        <w:del w:id="927" w:author="Levine, Herbert" w:date="2022-07-03T12:38:00Z">
          <w:r w:rsidR="00215BD4" w:rsidRPr="00C9444E" w:rsidDel="00F00432">
            <w:rPr>
              <w:rFonts w:ascii="Times New Roman" w:hAnsi="Times New Roman" w:cs="Times New Roman"/>
            </w:rPr>
            <w:delText xml:space="preserve"> that was tunable</w:delText>
          </w:r>
        </w:del>
        <w:r w:rsidR="00215BD4">
          <w:rPr>
            <w:rFonts w:ascii="Times New Roman" w:hAnsi="Times New Roman" w:cs="Times New Roman"/>
          </w:rPr>
          <w:t xml:space="preserve"> </w:t>
        </w:r>
      </w:ins>
      <w:customXmlInsRangeStart w:id="928" w:author="Jia, Dongya (NIH/NCI) [E]" w:date="2022-07-01T16:52:00Z"/>
      <w:sdt>
        <w:sdtPr>
          <w:rPr>
            <w:rFonts w:ascii="Times New Roman" w:hAnsi="Times New Roman" w:cs="Times New Roman"/>
          </w:rPr>
          <w:alias w:val="SmartCite Citation"/>
          <w:tag w:val="703cb261-b0c2-4f52-8c43-8dc408bf3954:1126e179-5d1c-4f81-8b76-12aad27364a2+"/>
          <w:id w:val="1701977574"/>
          <w:placeholder>
            <w:docPart w:val="61EEF1FA418DC94C907278854949F51F"/>
          </w:placeholder>
        </w:sdtPr>
        <w:sdtContent>
          <w:customXmlInsRangeEnd w:id="928"/>
          <w:ins w:id="929" w:author="Jia, Dongya (NIH/NCI) [E]" w:date="2022-07-01T16:52:00Z">
            <w:r w:rsidR="00215BD4" w:rsidRPr="00AE6CCC">
              <w:rPr>
                <w:rFonts w:ascii="Times New Roman" w:eastAsia="Times New Roman" w:hAnsi="Times New Roman" w:cs="Times New Roman"/>
                <w:color w:val="000000"/>
              </w:rPr>
              <w:t>[86]</w:t>
            </w:r>
          </w:ins>
          <w:customXmlInsRangeStart w:id="930" w:author="Jia, Dongya (NIH/NCI) [E]" w:date="2022-07-01T16:52:00Z"/>
        </w:sdtContent>
      </w:sdt>
      <w:customXmlInsRangeEnd w:id="930"/>
      <w:ins w:id="931" w:author="Jia, Dongya (NIH/NCI) [E]" w:date="2022-07-01T16:52:00Z">
        <w:r w:rsidR="00215BD4" w:rsidRPr="00C9444E">
          <w:rPr>
            <w:rFonts w:ascii="Times New Roman" w:hAnsi="Times New Roman" w:cs="Times New Roman"/>
          </w:rPr>
          <w:t>.</w:t>
        </w:r>
      </w:ins>
      <w:ins w:id="932" w:author="Jia, Dongya (NIH/NCI) [E]" w:date="2022-07-02T15:20:00Z">
        <w:r w:rsidR="00E53899">
          <w:rPr>
            <w:rFonts w:ascii="Times New Roman" w:hAnsi="Times New Roman" w:cs="Times New Roman"/>
          </w:rPr>
          <w:t xml:space="preserve"> </w:t>
        </w:r>
      </w:ins>
    </w:p>
    <w:p w14:paraId="2C46AC24" w14:textId="50956807" w:rsidR="009736DD" w:rsidRPr="00C9444E" w:rsidRDefault="00AE6CCC">
      <w:pPr>
        <w:pStyle w:val="BodyText"/>
        <w:spacing w:line="480" w:lineRule="auto"/>
        <w:ind w:firstLine="720"/>
        <w:jc w:val="both"/>
        <w:rPr>
          <w:ins w:id="933" w:author="Jia, Dongya (NIH/NCI) [E]" w:date="2022-07-01T16:48:00Z"/>
          <w:rFonts w:ascii="Times New Roman" w:hAnsi="Times New Roman" w:cs="Times New Roman"/>
        </w:rPr>
        <w:pPrChange w:id="934" w:author="Jia, Dongya (NIH/NCI) [E]" w:date="2022-07-02T15:20:00Z">
          <w:pPr>
            <w:pStyle w:val="BodyText"/>
            <w:spacing w:line="480" w:lineRule="auto"/>
            <w:ind w:firstLine="720"/>
          </w:pPr>
        </w:pPrChange>
      </w:pPr>
      <w:moveFromRangeStart w:id="935" w:author="Jia, Dongya (NIH/NCI) [E]" w:date="2022-07-01T16:49:00Z" w:name="move107586555"/>
      <w:moveToRangeEnd w:id="880"/>
      <w:moveFrom w:id="936" w:author="Jia, Dongya (NIH/NCI) [E]" w:date="2022-07-01T16:49:00Z">
        <w:del w:id="937" w:author="Jia, Dongya (NIH/NCI) [E]" w:date="2022-07-01T16:53:00Z">
          <w:r w:rsidDel="00215BD4">
            <w:rPr>
              <w:rFonts w:ascii="Times New Roman" w:hAnsi="Times New Roman" w:cs="Times New Roman"/>
            </w:rPr>
            <w:delText xml:space="preserve">Additionally, the generation of the amoeboid cells is partially due to interaction with the extracellular matrix and regulation by the RHO-ROCK signaling network </w:delText>
          </w:r>
        </w:del>
      </w:moveFrom>
      <w:customXmlDelRangeStart w:id="938" w:author="Jia, Dongya (NIH/NCI) [E]" w:date="2022-07-01T16:53:00Z"/>
      <w:sdt>
        <w:sdtPr>
          <w:rPr>
            <w:rFonts w:ascii="Times New Roman" w:hAnsi="Times New Roman" w:cs="Times New Roman"/>
          </w:rPr>
          <w:alias w:val="SmartCite Citation"/>
          <w:tag w:val="703cb261-b0c2-4f52-8c43-8dc408bf3954:55996c08-da60-491d-9f52-b1552be76e25,703cb261-b0c2-4f52-8c43-8dc408bf3954:4d32180c-7576-4f36-ac83-b3dd7eaad4cb+"/>
          <w:id w:val="-1478526419"/>
          <w:placeholder>
            <w:docPart w:val="DefaultPlaceholder_-1854013440"/>
          </w:placeholder>
        </w:sdtPr>
        <w:sdtContent>
          <w:customXmlDelRangeEnd w:id="938"/>
          <w:moveFrom w:id="939" w:author="Jia, Dongya (NIH/NCI) [E]" w:date="2022-07-01T16:49:00Z">
            <w:del w:id="940" w:author="Jia, Dongya (NIH/NCI) [E]" w:date="2022-07-01T16:53:00Z">
              <w:r w:rsidRPr="00AE6CCC" w:rsidDel="00215BD4">
                <w:rPr>
                  <w:rFonts w:ascii="Times New Roman" w:eastAsia="Times New Roman" w:hAnsi="Times New Roman" w:cs="Times New Roman"/>
                  <w:color w:val="000000"/>
                </w:rPr>
                <w:delText>[81,82]</w:delText>
              </w:r>
            </w:del>
          </w:moveFrom>
          <w:customXmlDelRangeStart w:id="941" w:author="Jia, Dongya (NIH/NCI) [E]" w:date="2022-07-01T16:53:00Z"/>
        </w:sdtContent>
      </w:sdt>
      <w:customXmlDelRangeEnd w:id="941"/>
      <w:moveFrom w:id="942" w:author="Jia, Dongya (NIH/NCI) [E]" w:date="2022-07-01T16:49:00Z">
        <w:del w:id="943" w:author="Jia, Dongya (NIH/NCI) [E]" w:date="2022-07-01T16:53:00Z">
          <w:r w:rsidDel="00215BD4">
            <w:rPr>
              <w:rFonts w:ascii="Times New Roman" w:hAnsi="Times New Roman" w:cs="Times New Roman"/>
            </w:rPr>
            <w:delText>.</w:delText>
          </w:r>
          <w:r w:rsidR="005F0AB9" w:rsidDel="00215BD4">
            <w:rPr>
              <w:rFonts w:ascii="Times New Roman" w:hAnsi="Times New Roman" w:cs="Times New Roman"/>
            </w:rPr>
            <w:delText xml:space="preserve"> </w:delText>
          </w:r>
        </w:del>
      </w:moveFrom>
      <w:moveFromRangeEnd w:id="935"/>
      <w:ins w:id="944" w:author="Jia, Dongya (NIH/NCI) [E]" w:date="2022-07-02T15:23:00Z">
        <w:r w:rsidR="002E3554">
          <w:rPr>
            <w:rFonts w:ascii="Times New Roman" w:hAnsi="Times New Roman" w:cs="Times New Roman"/>
          </w:rPr>
          <w:t>S</w:t>
        </w:r>
      </w:ins>
      <w:ins w:id="945" w:author="Jia, Dongya (NIH/NCI) [E]" w:date="2022-07-01T16:48:00Z">
        <w:r w:rsidR="009736DD"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to understand how various </w:t>
        </w:r>
      </w:ins>
      <w:ins w:id="946" w:author="Jia, Dongya (NIH/NCI) [E]" w:date="2022-07-02T15:23:00Z">
        <w:r w:rsidR="002E3554">
          <w:rPr>
            <w:rFonts w:ascii="Times New Roman" w:hAnsi="Times New Roman" w:cs="Times New Roman"/>
          </w:rPr>
          <w:t>cancer traits</w:t>
        </w:r>
      </w:ins>
      <w:ins w:id="947" w:author="Jia, Dongya (NIH/NCI) [E]" w:date="2022-07-01T16:48:00Z">
        <w:r w:rsidR="009736DD" w:rsidRPr="00C9444E">
          <w:rPr>
            <w:rFonts w:ascii="Times New Roman" w:hAnsi="Times New Roman" w:cs="Times New Roman"/>
          </w:rPr>
          <w:t xml:space="preserve"> are correlated, and potentially identify key regulators, multiple network</w:t>
        </w:r>
        <w:r w:rsidR="009736DD">
          <w:rPr>
            <w:rFonts w:ascii="Times New Roman" w:hAnsi="Times New Roman" w:cs="Times New Roman"/>
          </w:rPr>
          <w:t xml:space="preserve"> module</w:t>
        </w:r>
        <w:r w:rsidR="009736DD" w:rsidRPr="00C9444E">
          <w:rPr>
            <w:rFonts w:ascii="Times New Roman" w:hAnsi="Times New Roman" w:cs="Times New Roman"/>
          </w:rPr>
          <w:t xml:space="preserve">s and </w:t>
        </w:r>
      </w:ins>
      <w:ins w:id="948" w:author="Jia, Dongya (NIH/NCI) [E]" w:date="2022-07-02T15:24:00Z">
        <w:r w:rsidR="002E3554">
          <w:rPr>
            <w:rFonts w:ascii="Times New Roman" w:hAnsi="Times New Roman" w:cs="Times New Roman"/>
          </w:rPr>
          <w:t xml:space="preserve">their </w:t>
        </w:r>
      </w:ins>
      <w:ins w:id="949" w:author="Jia, Dongya (NIH/NCI) [E]" w:date="2022-07-01T16:48:00Z">
        <w:r w:rsidR="009736DD" w:rsidRPr="00C9444E">
          <w:rPr>
            <w:rFonts w:ascii="Times New Roman" w:hAnsi="Times New Roman" w:cs="Times New Roman"/>
          </w:rPr>
          <w:t xml:space="preserve">crosstalk should be studied concurrently. </w:t>
        </w:r>
      </w:ins>
    </w:p>
    <w:p w14:paraId="1BA42886" w14:textId="77777777" w:rsidR="009736DD" w:rsidRDefault="009736DD" w:rsidP="00183F99">
      <w:pPr>
        <w:pStyle w:val="BodyText"/>
        <w:spacing w:line="480" w:lineRule="auto"/>
        <w:jc w:val="both"/>
        <w:rPr>
          <w:ins w:id="950" w:author="Jia, Dongya (NIH/NCI) [E]" w:date="2022-07-01T16:48:00Z"/>
          <w:rFonts w:ascii="Times New Roman" w:hAnsi="Times New Roman" w:cs="Times New Roman"/>
        </w:rPr>
      </w:pPr>
    </w:p>
    <w:p w14:paraId="6BFE11B4" w14:textId="77777777" w:rsidR="009736DD" w:rsidRDefault="009736DD" w:rsidP="00183F99">
      <w:pPr>
        <w:pStyle w:val="BodyText"/>
        <w:spacing w:line="480" w:lineRule="auto"/>
        <w:jc w:val="both"/>
        <w:rPr>
          <w:ins w:id="951" w:author="Jia, Dongya (NIH/NCI) [E]" w:date="2022-07-01T16:48:00Z"/>
          <w:rFonts w:ascii="Times New Roman" w:hAnsi="Times New Roman" w:cs="Times New Roman"/>
        </w:rPr>
      </w:pPr>
    </w:p>
    <w:p w14:paraId="1558037F" w14:textId="13608D2C" w:rsidR="009736DD" w:rsidRDefault="005F0AB9" w:rsidP="00183F99">
      <w:pPr>
        <w:pStyle w:val="BodyText"/>
        <w:spacing w:line="480" w:lineRule="auto"/>
        <w:jc w:val="both"/>
        <w:rPr>
          <w:ins w:id="952" w:author="Jia, Dongya (NIH/NCI) [E]" w:date="2022-07-01T16:48:00Z"/>
          <w:rFonts w:ascii="Times New Roman" w:hAnsi="Times New Roman" w:cs="Times New Roman"/>
        </w:rPr>
      </w:pPr>
      <w:del w:id="953" w:author="Jia, Dongya (NIH/NCI) [E]" w:date="2022-07-02T15:25:00Z">
        <w:r w:rsidDel="002E3554">
          <w:rPr>
            <w:rFonts w:ascii="Times New Roman" w:hAnsi="Times New Roman" w:cs="Times New Roman"/>
          </w:rPr>
          <w:delText xml:space="preserve">A recent study showed that </w:delText>
        </w:r>
        <w:r w:rsidR="00893DF9" w:rsidDel="002E3554">
          <w:rPr>
            <w:rFonts w:ascii="Times New Roman" w:hAnsi="Times New Roman" w:cs="Times New Roman"/>
          </w:rPr>
          <w:delText xml:space="preserve">AMPK </w:delText>
        </w:r>
        <w:r w:rsidDel="002E3554">
          <w:rPr>
            <w:rFonts w:ascii="Times New Roman" w:hAnsi="Times New Roman" w:cs="Times New Roman"/>
          </w:rPr>
          <w:delText xml:space="preserve">can </w:delText>
        </w:r>
        <w:r w:rsidR="00893DF9" w:rsidDel="002E3554">
          <w:rPr>
            <w:rFonts w:ascii="Times New Roman" w:hAnsi="Times New Roman" w:cs="Times New Roman"/>
          </w:rPr>
          <w:delText>suppress the metastatic potential of amoeboid cancer cells</w:delText>
        </w:r>
        <w:r w:rsidR="005D7566" w:rsidDel="002E3554">
          <w:rPr>
            <w:rFonts w:ascii="Times New Roman" w:hAnsi="Times New Roman" w:cs="Times New Roman"/>
          </w:rPr>
          <w:delText xml:space="preserve"> </w:delText>
        </w:r>
      </w:del>
      <w:customXmlDelRangeStart w:id="954" w:author="Jia, Dongya (NIH/NCI) [E]" w:date="2022-07-02T15:25:00Z"/>
      <w:sdt>
        <w:sdtPr>
          <w:rPr>
            <w:rFonts w:ascii="Times New Roman" w:hAnsi="Times New Roman" w:cs="Times New Roman"/>
          </w:rPr>
          <w:alias w:val="SmartCite Citation"/>
          <w:tag w:val="703cb261-b0c2-4f52-8c43-8dc408bf3954:4d32180c-7576-4f36-ac83-b3dd7eaad4cb+"/>
          <w:id w:val="817926492"/>
          <w:placeholder>
            <w:docPart w:val="DefaultPlaceholder_-1854013440"/>
          </w:placeholder>
        </w:sdtPr>
        <w:sdtContent>
          <w:customXmlDelRangeEnd w:id="954"/>
          <w:del w:id="955" w:author="Jia, Dongya (NIH/NCI) [E]" w:date="2022-07-02T15:25:00Z">
            <w:r w:rsidR="00AE6CCC" w:rsidRPr="00AE6CCC" w:rsidDel="002E3554">
              <w:rPr>
                <w:rFonts w:ascii="Times New Roman" w:eastAsia="Times New Roman" w:hAnsi="Times New Roman" w:cs="Times New Roman"/>
                <w:color w:val="000000"/>
              </w:rPr>
              <w:delText>[82]</w:delText>
            </w:r>
          </w:del>
          <w:customXmlDelRangeStart w:id="956" w:author="Jia, Dongya (NIH/NCI) [E]" w:date="2022-07-02T15:25:00Z"/>
        </w:sdtContent>
      </w:sdt>
      <w:customXmlDelRangeEnd w:id="956"/>
      <w:del w:id="957" w:author="Jia, Dongya (NIH/NCI) [E]" w:date="2022-07-02T15:25:00Z">
        <w:r w:rsidR="00893DF9" w:rsidDel="002E3554">
          <w:rPr>
            <w:rFonts w:ascii="Times New Roman" w:hAnsi="Times New Roman" w:cs="Times New Roman"/>
          </w:rPr>
          <w:delText>.</w:delText>
        </w:r>
        <w:r w:rsidDel="002E3554">
          <w:rPr>
            <w:rFonts w:ascii="Times New Roman" w:hAnsi="Times New Roman" w:cs="Times New Roman"/>
          </w:rPr>
          <w:delText xml:space="preserve"> Our work shows AMPK may not be critical to stabilizing the E/M-W/O state, suggesting that there is a </w:delText>
        </w:r>
        <w:r w:rsidR="00AE6CCC" w:rsidDel="002E3554">
          <w:rPr>
            <w:rFonts w:ascii="Times New Roman" w:hAnsi="Times New Roman" w:cs="Times New Roman"/>
          </w:rPr>
          <w:delText xml:space="preserve">transition point in the AMPK/HIF-1 metabolic axis dependent on the dominant signaling network. </w:delText>
        </w:r>
      </w:del>
      <w:del w:id="958" w:author="Jia, Dongya (NIH/NCI) [E]" w:date="2022-07-01T16:49:00Z">
        <w:r w:rsidR="00AE6CCC" w:rsidDel="009736DD">
          <w:rPr>
            <w:rFonts w:ascii="Times New Roman" w:hAnsi="Times New Roman" w:cs="Times New Roman"/>
          </w:rPr>
          <w:delText>Inclusion of RHO-ROCK signaling could provide a detailed understanding of cancer cell migration.</w:delText>
        </w:r>
        <w:r w:rsidR="006A300D" w:rsidDel="009736DD">
          <w:rPr>
            <w:rFonts w:ascii="Times New Roman" w:hAnsi="Times New Roman" w:cs="Times New Roman"/>
          </w:rPr>
          <w:delText xml:space="preserve"> </w:delText>
        </w:r>
      </w:del>
      <w:del w:id="959" w:author="Jia, Dongya (NIH/NCI) [E]" w:date="2022-07-02T15:25:00Z">
        <w:r w:rsidR="006A300D" w:rsidDel="002E3554">
          <w:rPr>
            <w:rFonts w:ascii="Times New Roman" w:hAnsi="Times New Roman" w:cs="Times New Roman"/>
          </w:rPr>
          <w:delText>Further, this would confirm whether the weaker effect of AMPK</w:delText>
        </w:r>
        <w:r w:rsidR="003D41C1" w:rsidDel="002E3554">
          <w:rPr>
            <w:rFonts w:ascii="Times New Roman" w:hAnsi="Times New Roman" w:cs="Times New Roman"/>
          </w:rPr>
          <w:delText>, compared to HIF-1,</w:delText>
        </w:r>
        <w:r w:rsidR="006A300D" w:rsidDel="002E3554">
          <w:rPr>
            <w:rFonts w:ascii="Times New Roman" w:hAnsi="Times New Roman" w:cs="Times New Roman"/>
          </w:rPr>
          <w:delText xml:space="preserve"> in our current model is truly a topological effect, as expected. </w:delText>
        </w:r>
      </w:del>
    </w:p>
    <w:p w14:paraId="28CF33E5" w14:textId="77777777" w:rsidR="009736DD" w:rsidRDefault="009736DD">
      <w:pPr>
        <w:pStyle w:val="BodyText"/>
        <w:spacing w:line="480" w:lineRule="auto"/>
        <w:jc w:val="both"/>
        <w:rPr>
          <w:rFonts w:ascii="Times New Roman" w:hAnsi="Times New Roman" w:cs="Times New Roman"/>
        </w:rPr>
        <w:pPrChange w:id="960" w:author="Jia, Dongya (NIH/NCI) [E]" w:date="2022-07-01T16:46:00Z">
          <w:pPr>
            <w:pStyle w:val="BodyText"/>
            <w:spacing w:line="480" w:lineRule="auto"/>
          </w:pPr>
        </w:pPrChange>
      </w:pPr>
    </w:p>
    <w:p w14:paraId="4C20C6E0" w14:textId="13C1C7FF" w:rsidR="00570864" w:rsidRPr="00C9444E" w:rsidDel="008F7CF5" w:rsidRDefault="00E334F8" w:rsidP="00C74F40">
      <w:pPr>
        <w:pStyle w:val="BodyText"/>
        <w:spacing w:line="480" w:lineRule="auto"/>
        <w:ind w:firstLine="720"/>
        <w:rPr>
          <w:moveFrom w:id="961" w:author="Jia, Dongya (NIH/NCI) [E]" w:date="2022-07-01T16:41:00Z"/>
          <w:rFonts w:ascii="Times New Roman" w:hAnsi="Times New Roman" w:cs="Times New Roman"/>
        </w:rPr>
      </w:pPr>
      <w:moveFromRangeStart w:id="962" w:author="Jia, Dongya (NIH/NCI) [E]" w:date="2022-07-01T16:41:00Z" w:name="move107586046"/>
      <w:moveFrom w:id="963" w:author="Jia, Dongya (NIH/NCI) [E]" w:date="2022-07-01T16:41:00Z">
        <w:r w:rsidDel="008F7CF5">
          <w:rPr>
            <w:rFonts w:ascii="Times New Roman" w:hAnsi="Times New Roman" w:cs="Times New Roman"/>
          </w:rPr>
          <w:t>Th</w:t>
        </w:r>
        <w:r w:rsidR="00035E07" w:rsidDel="008F7CF5">
          <w:rPr>
            <w:rFonts w:ascii="Times New Roman" w:hAnsi="Times New Roman" w:cs="Times New Roman"/>
          </w:rPr>
          <w:t>e</w:t>
        </w:r>
        <w:r w:rsidR="00235A5D" w:rsidRPr="00C9444E" w:rsidDel="008F7CF5">
          <w:rPr>
            <w:rFonts w:ascii="Times New Roman" w:hAnsi="Times New Roman" w:cs="Times New Roman"/>
          </w:rPr>
          <w:t xml:space="preserve"> results</w:t>
        </w:r>
        <w:r w:rsidR="00035E07" w:rsidDel="008F7CF5">
          <w:rPr>
            <w:rFonts w:ascii="Times New Roman" w:hAnsi="Times New Roman" w:cs="Times New Roman"/>
          </w:rPr>
          <w:t xml:space="preserve"> of our model</w:t>
        </w:r>
        <w:r w:rsidR="00235A5D" w:rsidRPr="00C9444E" w:rsidDel="008F7CF5">
          <w:rPr>
            <w:rFonts w:ascii="Times New Roman" w:hAnsi="Times New Roman" w:cs="Times New Roman"/>
          </w:rPr>
          <w:t xml:space="preserve"> suggest </w:t>
        </w:r>
        <w:r w:rsidR="00306563" w:rsidRPr="00C9444E" w:rsidDel="008F7CF5">
          <w:rPr>
            <w:rFonts w:ascii="Times New Roman" w:hAnsi="Times New Roman" w:cs="Times New Roman"/>
          </w:rPr>
          <w:t xml:space="preserve">that </w:t>
        </w:r>
        <w:r w:rsidR="005E5E8B" w:rsidRPr="00C9444E" w:rsidDel="008F7CF5">
          <w:rPr>
            <w:rFonts w:ascii="Times New Roman" w:hAnsi="Times New Roman" w:cs="Times New Roman"/>
          </w:rPr>
          <w:t xml:space="preserve">metabolic reprogramming </w:t>
        </w:r>
        <w:r w:rsidR="00306563" w:rsidRPr="00C9444E" w:rsidDel="008F7CF5">
          <w:rPr>
            <w:rFonts w:ascii="Times New Roman" w:hAnsi="Times New Roman" w:cs="Times New Roman"/>
          </w:rPr>
          <w:t xml:space="preserve">can indeed </w:t>
        </w:r>
        <w:r w:rsidR="005E5E8B" w:rsidRPr="00C9444E" w:rsidDel="008F7CF5">
          <w:rPr>
            <w:rFonts w:ascii="Times New Roman" w:hAnsi="Times New Roman" w:cs="Times New Roman"/>
          </w:rPr>
          <w:t xml:space="preserve">drive EMT, but metabolic reprogramming </w:t>
        </w:r>
        <w:r w:rsidR="00306563" w:rsidRPr="00C9444E" w:rsidDel="008F7CF5">
          <w:rPr>
            <w:rFonts w:ascii="Times New Roman" w:hAnsi="Times New Roman" w:cs="Times New Roman"/>
          </w:rPr>
          <w:t>does not have to be complete</w:t>
        </w:r>
        <w:r w:rsidR="005E5E8B" w:rsidRPr="00C9444E" w:rsidDel="008F7CF5">
          <w:rPr>
            <w:rFonts w:ascii="Times New Roman" w:hAnsi="Times New Roman" w:cs="Times New Roman"/>
          </w:rPr>
          <w:t xml:space="preserve"> before EMT begins</w:t>
        </w:r>
        <w:r w:rsidR="00306563" w:rsidRPr="00C9444E" w:rsidDel="008F7CF5">
          <w:rPr>
            <w:rFonts w:ascii="Times New Roman" w:hAnsi="Times New Roman" w:cs="Times New Roman"/>
          </w:rPr>
          <w:t>; this</w:t>
        </w:r>
        <w:r w:rsidR="005E5E8B" w:rsidRPr="00C9444E" w:rsidDel="008F7CF5">
          <w:rPr>
            <w:rFonts w:ascii="Times New Roman" w:hAnsi="Times New Roman" w:cs="Times New Roman"/>
          </w:rPr>
          <w:t xml:space="preserve"> allows the most aggressive E/M-W/O </w:t>
        </w:r>
        <w:r w:rsidR="0028447E" w:rsidDel="008F7CF5">
          <w:rPr>
            <w:rFonts w:ascii="Times New Roman" w:hAnsi="Times New Roman" w:cs="Times New Roman"/>
          </w:rPr>
          <w:t>state</w:t>
        </w:r>
        <w:r w:rsidR="005E5E8B" w:rsidRPr="00C9444E" w:rsidDel="008F7CF5">
          <w:rPr>
            <w:rFonts w:ascii="Times New Roman" w:hAnsi="Times New Roman" w:cs="Times New Roman"/>
          </w:rPr>
          <w:t xml:space="preserve"> to </w:t>
        </w:r>
        <w:r w:rsidR="00306563" w:rsidRPr="00C9444E" w:rsidDel="008F7CF5">
          <w:rPr>
            <w:rFonts w:ascii="Times New Roman" w:hAnsi="Times New Roman" w:cs="Times New Roman"/>
          </w:rPr>
          <w:t xml:space="preserve">be </w:t>
        </w:r>
        <w:r w:rsidR="005E5E8B" w:rsidRPr="00C9444E" w:rsidDel="008F7CF5">
          <w:rPr>
            <w:rFonts w:ascii="Times New Roman" w:hAnsi="Times New Roman" w:cs="Times New Roman"/>
          </w:rPr>
          <w:t>stabilize</w:t>
        </w:r>
        <w:r w:rsidR="00306563" w:rsidRPr="00C9444E" w:rsidDel="008F7CF5">
          <w:rPr>
            <w:rFonts w:ascii="Times New Roman" w:hAnsi="Times New Roman" w:cs="Times New Roman"/>
          </w:rPr>
          <w:t>d</w:t>
        </w:r>
        <w:r w:rsidR="005E5E8B" w:rsidRPr="00C9444E" w:rsidDel="008F7CF5">
          <w:rPr>
            <w:rFonts w:ascii="Times New Roman" w:hAnsi="Times New Roman" w:cs="Times New Roman"/>
          </w:rPr>
          <w:t>.</w:t>
        </w:r>
        <w:r w:rsidR="009515E3" w:rsidRPr="00C9444E" w:rsidDel="008F7CF5">
          <w:rPr>
            <w:rFonts w:ascii="Times New Roman" w:hAnsi="Times New Roman" w:cs="Times New Roman"/>
          </w:rPr>
          <w:t xml:space="preserve"> </w:t>
        </w:r>
        <w:r w:rsidR="003D3250" w:rsidRPr="00C9444E" w:rsidDel="008F7CF5">
          <w:rPr>
            <w:rFonts w:ascii="Times New Roman" w:hAnsi="Times New Roman" w:cs="Times New Roman"/>
          </w:rPr>
          <w:t xml:space="preserve">Further, </w:t>
        </w:r>
        <w:r w:rsidR="00153DC8" w:rsidRPr="00C9444E" w:rsidDel="008F7CF5">
          <w:rPr>
            <w:rFonts w:ascii="Times New Roman" w:hAnsi="Times New Roman" w:cs="Times New Roman"/>
          </w:rPr>
          <w:t>t</w:t>
        </w:r>
        <w:r w:rsidR="00AD7F58" w:rsidRPr="00C9444E" w:rsidDel="008F7CF5">
          <w:rPr>
            <w:rFonts w:ascii="Times New Roman" w:hAnsi="Times New Roman" w:cs="Times New Roman"/>
          </w:rPr>
          <w:t xml:space="preserve">o </w:t>
        </w:r>
        <w:r w:rsidR="00153DC8" w:rsidRPr="00C9444E" w:rsidDel="008F7CF5">
          <w:rPr>
            <w:rFonts w:ascii="Times New Roman" w:hAnsi="Times New Roman" w:cs="Times New Roman"/>
          </w:rPr>
          <w:t>ensure</w:t>
        </w:r>
        <w:r w:rsidR="00AD7F58" w:rsidRPr="00C9444E" w:rsidDel="008F7CF5">
          <w:rPr>
            <w:rFonts w:ascii="Times New Roman" w:hAnsi="Times New Roman" w:cs="Times New Roman"/>
          </w:rPr>
          <w:t xml:space="preserve"> only the E/M-W/O state</w:t>
        </w:r>
        <w:r w:rsidR="00B72C15" w:rsidRPr="00C9444E" w:rsidDel="008F7CF5">
          <w:rPr>
            <w:rFonts w:ascii="Times New Roman" w:hAnsi="Times New Roman" w:cs="Times New Roman"/>
          </w:rPr>
          <w:t xml:space="preserve"> is accessible</w:t>
        </w:r>
        <w:r w:rsidR="00AD7F58" w:rsidRPr="00C9444E" w:rsidDel="008F7CF5">
          <w:rPr>
            <w:rFonts w:ascii="Times New Roman" w:hAnsi="Times New Roman" w:cs="Times New Roman"/>
          </w:rPr>
          <w:t xml:space="preserve">, the system </w:t>
        </w:r>
        <w:r w:rsidR="00D47D9E" w:rsidDel="008F7CF5">
          <w:rPr>
            <w:rFonts w:ascii="Times New Roman" w:hAnsi="Times New Roman" w:cs="Times New Roman"/>
          </w:rPr>
          <w:t xml:space="preserve">follows a progression from </w:t>
        </w:r>
        <w:r w:rsidR="00AD7F58" w:rsidRPr="00C9444E" w:rsidDel="008F7CF5">
          <w:rPr>
            <w:rFonts w:ascii="Times New Roman" w:hAnsi="Times New Roman" w:cs="Times New Roman"/>
          </w:rPr>
          <w:t>the E-O state</w:t>
        </w:r>
        <w:r w:rsidR="00B72C15" w:rsidRPr="00C9444E" w:rsidDel="008F7CF5">
          <w:rPr>
            <w:rFonts w:ascii="Times New Roman" w:hAnsi="Times New Roman" w:cs="Times New Roman"/>
          </w:rPr>
          <w:t>,</w:t>
        </w:r>
        <w:r w:rsidR="00762CA1" w:rsidRPr="00C9444E" w:rsidDel="008F7CF5">
          <w:rPr>
            <w:rFonts w:ascii="Times New Roman" w:hAnsi="Times New Roman" w:cs="Times New Roman"/>
          </w:rPr>
          <w:t xml:space="preserve"> undergo</w:t>
        </w:r>
        <w:r w:rsidR="00146711" w:rsidDel="008F7CF5">
          <w:rPr>
            <w:rFonts w:ascii="Times New Roman" w:hAnsi="Times New Roman" w:cs="Times New Roman"/>
          </w:rPr>
          <w:t>es</w:t>
        </w:r>
        <w:r w:rsidR="00762CA1" w:rsidRPr="00C9444E" w:rsidDel="008F7CF5">
          <w:rPr>
            <w:rFonts w:ascii="Times New Roman" w:hAnsi="Times New Roman" w:cs="Times New Roman"/>
          </w:rPr>
          <w:t xml:space="preserve"> metabolic reprogramming while maintaining epithelial characteristics (E-W/O coupled state)</w:t>
        </w:r>
        <w:r w:rsidR="00D47D9E" w:rsidDel="008F7CF5">
          <w:rPr>
            <w:rFonts w:ascii="Times New Roman" w:hAnsi="Times New Roman" w:cs="Times New Roman"/>
          </w:rPr>
          <w:t>,</w:t>
        </w:r>
        <w:r w:rsidR="006B525A" w:rsidRPr="00C9444E" w:rsidDel="008F7CF5">
          <w:rPr>
            <w:rFonts w:ascii="Times New Roman" w:hAnsi="Times New Roman" w:cs="Times New Roman"/>
          </w:rPr>
          <w:t xml:space="preserve"> begin</w:t>
        </w:r>
        <w:r w:rsidR="00146711" w:rsidDel="008F7CF5">
          <w:rPr>
            <w:rFonts w:ascii="Times New Roman" w:hAnsi="Times New Roman" w:cs="Times New Roman"/>
          </w:rPr>
          <w:t>s</w:t>
        </w:r>
        <w:r w:rsidR="006B525A" w:rsidRPr="00C9444E" w:rsidDel="008F7CF5">
          <w:rPr>
            <w:rFonts w:ascii="Times New Roman" w:hAnsi="Times New Roman" w:cs="Times New Roman"/>
          </w:rPr>
          <w:t xml:space="preserve"> EMT and stabilize</w:t>
        </w:r>
        <w:r w:rsidR="00146711" w:rsidDel="008F7CF5">
          <w:rPr>
            <w:rFonts w:ascii="Times New Roman" w:hAnsi="Times New Roman" w:cs="Times New Roman"/>
          </w:rPr>
          <w:t>s</w:t>
        </w:r>
        <w:r w:rsidR="006B525A" w:rsidRPr="00C9444E" w:rsidDel="008F7CF5">
          <w:rPr>
            <w:rFonts w:ascii="Times New Roman" w:hAnsi="Times New Roman" w:cs="Times New Roman"/>
          </w:rPr>
          <w:t xml:space="preserve"> in the E/M-W/O state</w:t>
        </w:r>
        <w:r w:rsidR="00347691" w:rsidDel="008F7CF5">
          <w:rPr>
            <w:rFonts w:ascii="Times New Roman" w:hAnsi="Times New Roman" w:cs="Times New Roman"/>
          </w:rPr>
          <w:t xml:space="preserve">. </w:t>
        </w:r>
        <w:r w:rsidR="007B1EFE" w:rsidRPr="00C9444E" w:rsidDel="008F7CF5">
          <w:rPr>
            <w:rFonts w:ascii="Times New Roman" w:hAnsi="Times New Roman" w:cs="Times New Roman"/>
          </w:rPr>
          <w:t xml:space="preserve">Strikingly, the </w:t>
        </w:r>
        <w:r w:rsidR="0046483A" w:rsidRPr="00C9444E" w:rsidDel="008F7CF5">
          <w:rPr>
            <w:rFonts w:ascii="Times New Roman" w:hAnsi="Times New Roman" w:cs="Times New Roman"/>
          </w:rPr>
          <w:t xml:space="preserve">prevalence of the </w:t>
        </w:r>
        <w:r w:rsidR="007B1EFE" w:rsidRPr="00C9444E" w:rsidDel="008F7CF5">
          <w:rPr>
            <w:rFonts w:ascii="Times New Roman" w:hAnsi="Times New Roman" w:cs="Times New Roman"/>
          </w:rPr>
          <w:t xml:space="preserve">E/M-W/O state is </w:t>
        </w:r>
        <w:r w:rsidR="0046483A" w:rsidRPr="00C9444E" w:rsidDel="008F7CF5">
          <w:rPr>
            <w:rFonts w:ascii="Times New Roman" w:hAnsi="Times New Roman" w:cs="Times New Roman"/>
          </w:rPr>
          <w:t xml:space="preserve">increased </w:t>
        </w:r>
        <w:r w:rsidR="007B1EFE" w:rsidRPr="00C9444E" w:rsidDel="008F7CF5">
          <w:rPr>
            <w:rFonts w:ascii="Times New Roman" w:hAnsi="Times New Roman" w:cs="Times New Roman"/>
          </w:rPr>
          <w:t xml:space="preserve">by </w:t>
        </w:r>
        <w:r w:rsidR="00BF2B0A" w:rsidDel="008F7CF5">
          <w:rPr>
            <w:rFonts w:ascii="Times New Roman" w:hAnsi="Times New Roman" w:cs="Times New Roman"/>
          </w:rPr>
          <w:t>EMT-metabolism</w:t>
        </w:r>
        <w:r w:rsidR="00BF2B0A" w:rsidRPr="00C9444E" w:rsidDel="008F7CF5">
          <w:rPr>
            <w:rFonts w:ascii="Times New Roman" w:hAnsi="Times New Roman" w:cs="Times New Roman"/>
          </w:rPr>
          <w:t xml:space="preserve"> </w:t>
        </w:r>
        <w:r w:rsidR="007B1EFE" w:rsidRPr="00C9444E" w:rsidDel="008F7CF5">
          <w:rPr>
            <w:rFonts w:ascii="Times New Roman" w:hAnsi="Times New Roman" w:cs="Times New Roman"/>
          </w:rPr>
          <w:t>crosstalk regardless of phenotypic availability (i.e., whether the initial system is fully E/M-W/O or only E-O, E-W, M-O, and M-W)</w:t>
        </w:r>
        <w:r w:rsidR="003707D8" w:rsidRPr="00C9444E" w:rsidDel="008F7CF5">
          <w:rPr>
            <w:rFonts w:ascii="Times New Roman" w:hAnsi="Times New Roman" w:cs="Times New Roman"/>
          </w:rPr>
          <w:t xml:space="preserve">. </w:t>
        </w:r>
        <w:r w:rsidR="00BF2B0A" w:rsidDel="008F7CF5">
          <w:rPr>
            <w:rFonts w:ascii="Times New Roman" w:hAnsi="Times New Roman" w:cs="Times New Roman"/>
          </w:rPr>
          <w:t>Therefore, our current model provides an explanation for</w:t>
        </w:r>
        <w:r w:rsidR="00034A1D" w:rsidDel="008F7CF5">
          <w:rPr>
            <w:rFonts w:ascii="Times New Roman" w:hAnsi="Times New Roman" w:cs="Times New Roman"/>
          </w:rPr>
          <w:t xml:space="preserve"> the mutual activation of</w:t>
        </w:r>
        <w:r w:rsidR="00BF2B0A" w:rsidDel="008F7CF5">
          <w:rPr>
            <w:rFonts w:ascii="Times New Roman" w:hAnsi="Times New Roman" w:cs="Times New Roman"/>
          </w:rPr>
          <w:t xml:space="preserve"> metabolic reprogramming </w:t>
        </w:r>
        <w:r w:rsidR="00034A1D" w:rsidDel="008F7CF5">
          <w:rPr>
            <w:rFonts w:ascii="Times New Roman" w:hAnsi="Times New Roman" w:cs="Times New Roman"/>
          </w:rPr>
          <w:t xml:space="preserve">and </w:t>
        </w:r>
        <w:r w:rsidR="00BF2B0A" w:rsidDel="008F7CF5">
          <w:rPr>
            <w:rFonts w:ascii="Times New Roman" w:hAnsi="Times New Roman" w:cs="Times New Roman"/>
          </w:rPr>
          <w:t>EMT</w:t>
        </w:r>
        <w:r w:rsidR="00034A1D" w:rsidDel="008F7CF5">
          <w:rPr>
            <w:rFonts w:ascii="Times New Roman" w:hAnsi="Times New Roman" w:cs="Times New Roman"/>
          </w:rPr>
          <w:t>, depending on the initiating signal</w:t>
        </w:r>
        <w:r w:rsidR="00BF2B0A" w:rsidDel="008F7CF5">
          <w:rPr>
            <w:rFonts w:ascii="Times New Roman" w:hAnsi="Times New Roman" w:cs="Times New Roman"/>
          </w:rPr>
          <w:t xml:space="preserve">. </w:t>
        </w:r>
      </w:moveFrom>
    </w:p>
    <w:moveFromRangeEnd w:id="962"/>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371A46DA">
            <wp:extent cx="5387340" cy="29750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3388" cy="2989429"/>
                    </a:xfrm>
                    <a:prstGeom prst="rect">
                      <a:avLst/>
                    </a:prstGeom>
                  </pic:spPr>
                </pic:pic>
              </a:graphicData>
            </a:graphic>
          </wp:inline>
        </w:drawing>
      </w:r>
    </w:p>
    <w:p w14:paraId="71C4A17C" w14:textId="22552CBE" w:rsidR="00977E1D" w:rsidRDefault="00977E1D" w:rsidP="005F3588">
      <w:pPr>
        <w:pStyle w:val="Caption"/>
        <w:rPr>
          <w:rFonts w:ascii="Times New Roman" w:hAnsi="Times New Roman" w:cs="Times New Roman"/>
          <w:i w:val="0"/>
          <w:iCs/>
        </w:rPr>
      </w:pPr>
      <w:commentRangeStart w:id="964"/>
      <w:r w:rsidRPr="00C9444E">
        <w:rPr>
          <w:rFonts w:ascii="Times New Roman" w:hAnsi="Times New Roman" w:cs="Times New Roman"/>
          <w:b/>
          <w:bCs/>
          <w:i w:val="0"/>
          <w:iCs/>
        </w:rPr>
        <w:t xml:space="preserve">Figure 10: </w:t>
      </w:r>
      <w:commentRangeEnd w:id="964"/>
      <w:r w:rsidR="00116AE3">
        <w:rPr>
          <w:rStyle w:val="CommentReference"/>
          <w:i w:val="0"/>
        </w:rPr>
        <w:commentReference w:id="964"/>
      </w:r>
      <w:r w:rsidRPr="00C9444E">
        <w:rPr>
          <w:rFonts w:ascii="Times New Roman" w:hAnsi="Times New Roman" w:cs="Times New Roman"/>
          <w:b/>
          <w:bCs/>
          <w:i w:val="0"/>
          <w:iCs/>
        </w:rPr>
        <w:t>The coupled networks of cancer metastasis.</w:t>
      </w:r>
      <w:r w:rsidRPr="00C9444E">
        <w:rPr>
          <w:rFonts w:ascii="Times New Roman" w:hAnsi="Times New Roman" w:cs="Times New Roman"/>
          <w:i w:val="0"/>
          <w:iCs/>
        </w:rPr>
        <w:t xml:space="preserve"> </w:t>
      </w:r>
      <w:r w:rsidR="00A0757F">
        <w:rPr>
          <w:rFonts w:ascii="Times New Roman" w:hAnsi="Times New Roman" w:cs="Times New Roman"/>
          <w:i w:val="0"/>
          <w:iCs/>
        </w:rPr>
        <w:t>Here we include the core EMT circuit, metabolism circuit, stemness circuit, KEAP1-NRF2 pathway, Notch signaling pathway, and the immune system biomarker PDL1. The crosstalk identified here may provide a novel set of cancer phenotypes and targets.</w:t>
      </w:r>
      <w:ins w:id="965" w:author="Jia, Dongya (NIH/NCI) [E]" w:date="2022-06-21T21:30:00Z">
        <w:r w:rsidR="00EF53A9">
          <w:rPr>
            <w:rFonts w:ascii="Times New Roman" w:hAnsi="Times New Roman" w:cs="Times New Roman"/>
            <w:i w:val="0"/>
            <w:iCs/>
          </w:rPr>
          <w:t xml:space="preserve"> (Please add name to each module</w:t>
        </w:r>
      </w:ins>
      <w:ins w:id="966" w:author="Jia, Dongya (NIH/NCI) [E]" w:date="2022-06-21T21:31:00Z">
        <w:r w:rsidR="00EF53A9">
          <w:rPr>
            <w:rFonts w:ascii="Times New Roman" w:hAnsi="Times New Roman" w:cs="Times New Roman"/>
            <w:i w:val="0"/>
            <w:iCs/>
          </w:rPr>
          <w:t xml:space="preserve"> in the figure</w:t>
        </w:r>
      </w:ins>
      <w:ins w:id="967" w:author="Jia, Dongya (NIH/NCI) [E]" w:date="2022-06-21T21:30:00Z">
        <w:r w:rsidR="00EF53A9">
          <w:rPr>
            <w:rFonts w:ascii="Times New Roman" w:hAnsi="Times New Roman" w:cs="Times New Roman"/>
            <w:i w:val="0"/>
            <w:iCs/>
          </w:rPr>
          <w:t>, metabolism, EMT,</w:t>
        </w:r>
      </w:ins>
      <w:ins w:id="968" w:author="Jia, Dongya (NIH/NCI) [E]" w:date="2022-06-21T21:31:00Z">
        <w:r w:rsidR="00EF53A9">
          <w:rPr>
            <w:rFonts w:ascii="Times New Roman" w:hAnsi="Times New Roman" w:cs="Times New Roman"/>
            <w:i w:val="0"/>
            <w:iCs/>
          </w:rPr>
          <w:t xml:space="preserve"> immune response etc.</w:t>
        </w:r>
      </w:ins>
      <w:ins w:id="969" w:author="Jia, Dongya (NIH/NCI) [E]" w:date="2022-06-21T21:30:00Z">
        <w:r w:rsidR="00EF53A9">
          <w:rPr>
            <w:rFonts w:ascii="Times New Roman" w:hAnsi="Times New Roman" w:cs="Times New Roman"/>
            <w:i w:val="0"/>
            <w:iCs/>
          </w:rPr>
          <w:t>)</w:t>
        </w:r>
      </w:ins>
    </w:p>
    <w:p w14:paraId="76C97237" w14:textId="77777777" w:rsidR="008321D6" w:rsidRPr="00C9444E" w:rsidRDefault="008321D6" w:rsidP="005F3588">
      <w:pPr>
        <w:pStyle w:val="Caption"/>
        <w:rPr>
          <w:rFonts w:ascii="Times New Roman" w:hAnsi="Times New Roman" w:cs="Times New Roman"/>
          <w:i w:val="0"/>
          <w:iCs/>
        </w:rPr>
      </w:pPr>
    </w:p>
    <w:p w14:paraId="7B2173C3" w14:textId="04D3C5EB" w:rsidR="00D930A1" w:rsidRPr="00C9444E" w:rsidDel="009736DD" w:rsidRDefault="00D930A1" w:rsidP="00126BB2">
      <w:pPr>
        <w:pStyle w:val="BodyText"/>
        <w:spacing w:line="480" w:lineRule="auto"/>
        <w:ind w:firstLine="720"/>
        <w:rPr>
          <w:del w:id="970" w:author="Jia, Dongya (NIH/NCI) [E]" w:date="2022-07-01T16:47:00Z"/>
          <w:rFonts w:ascii="Times New Roman" w:hAnsi="Times New Roman" w:cs="Times New Roman"/>
        </w:rPr>
      </w:pPr>
      <w:del w:id="971" w:author="Jia, Dongya (NIH/NCI) [E]" w:date="2022-07-01T16:47:00Z">
        <w:r w:rsidRPr="00C9444E" w:rsidDel="009736DD">
          <w:rPr>
            <w:rFonts w:ascii="Times New Roman" w:hAnsi="Times New Roman" w:cs="Times New Roman"/>
          </w:rPr>
          <w:delText xml:space="preserve">The </w:delText>
        </w:r>
        <w:r w:rsidR="00C33C75" w:rsidRPr="00C9444E" w:rsidDel="009736DD">
          <w:rPr>
            <w:rFonts w:ascii="Times New Roman" w:hAnsi="Times New Roman" w:cs="Times New Roman"/>
          </w:rPr>
          <w:delText xml:space="preserve">mutual activation of </w:delText>
        </w:r>
      </w:del>
      <w:del w:id="972" w:author="Jia, Dongya (NIH/NCI) [E]" w:date="2022-06-21T21:31:00Z">
        <w:r w:rsidR="00C33C75" w:rsidRPr="00C9444E" w:rsidDel="00EF53A9">
          <w:rPr>
            <w:rFonts w:ascii="Times New Roman" w:hAnsi="Times New Roman" w:cs="Times New Roman"/>
          </w:rPr>
          <w:delText>the epithelial-mesenchymal transition</w:delText>
        </w:r>
      </w:del>
      <w:del w:id="973" w:author="Jia, Dongya (NIH/NCI) [E]" w:date="2022-07-01T16:47:00Z">
        <w:r w:rsidR="00C33C75" w:rsidRPr="00C9444E" w:rsidDel="009736DD">
          <w:rPr>
            <w:rFonts w:ascii="Times New Roman" w:hAnsi="Times New Roman" w:cs="Times New Roman"/>
          </w:rPr>
          <w:delText xml:space="preserve"> and metabolic reprogramming stabilizes a highly aggressive E/M-W/O </w:delText>
        </w:r>
        <w:r w:rsidR="0028447E" w:rsidDel="009736DD">
          <w:rPr>
            <w:rFonts w:ascii="Times New Roman" w:hAnsi="Times New Roman" w:cs="Times New Roman"/>
          </w:rPr>
          <w:delText>state</w:delText>
        </w:r>
        <w:r w:rsidR="00C33C75" w:rsidRPr="00C9444E" w:rsidDel="009736DD">
          <w:rPr>
            <w:rFonts w:ascii="Times New Roman" w:hAnsi="Times New Roman" w:cs="Times New Roman"/>
          </w:rPr>
          <w:delText xml:space="preserve"> which may be critical to cancer metastasis. </w:delText>
        </w:r>
        <w:r w:rsidR="00B13196" w:rsidRPr="00C9444E" w:rsidDel="009736DD">
          <w:rPr>
            <w:rFonts w:ascii="Times New Roman" w:hAnsi="Times New Roman" w:cs="Times New Roman"/>
          </w:rPr>
          <w:delText xml:space="preserve">Suppressing all coupled states except the E/M-W/O state requires only three links, suggesting the </w:delText>
        </w:r>
      </w:del>
      <m:oMath>
        <m:sSub>
          <m:sSubPr>
            <m:ctrlPr>
              <w:del w:id="974" w:author="Jia, Dongya (NIH/NCI) [E]" w:date="2022-07-01T16:47:00Z">
                <w:rPr>
                  <w:rFonts w:ascii="Cambria Math" w:hAnsi="Cambria Math" w:cs="Times New Roman"/>
                </w:rPr>
              </w:del>
            </m:ctrlPr>
          </m:sSubPr>
          <m:e>
            <m:r>
              <w:del w:id="975" w:author="Jia, Dongya (NIH/NCI) [E]" w:date="2022-07-01T16:47:00Z">
                <w:rPr>
                  <w:rFonts w:ascii="Cambria Math" w:hAnsi="Cambria Math" w:cs="Times New Roman"/>
                </w:rPr>
                <m:t>μ</m:t>
              </w:del>
            </m:r>
          </m:e>
          <m:sub>
            <m:r>
              <w:del w:id="976" w:author="Jia, Dongya (NIH/NCI) [E]" w:date="2022-07-01T16:47:00Z">
                <w:rPr>
                  <w:rFonts w:ascii="Cambria Math" w:hAnsi="Cambria Math" w:cs="Times New Roman"/>
                </w:rPr>
                <m:t>34</m:t>
              </w:del>
            </m:r>
          </m:sub>
        </m:sSub>
      </m:oMath>
      <w:del w:id="977" w:author="Jia, Dongya (NIH/NCI) [E]" w:date="2022-07-01T16:47:00Z">
        <w:r w:rsidR="00B13196" w:rsidRPr="00C9444E" w:rsidDel="009736DD">
          <w:rPr>
            <w:rFonts w:ascii="Times New Roman" w:eastAsiaTheme="minorEastAsia" w:hAnsi="Times New Roman" w:cs="Times New Roman"/>
          </w:rPr>
          <w:delText>/</w:delText>
        </w:r>
      </w:del>
      <m:oMath>
        <m:sSub>
          <m:sSubPr>
            <m:ctrlPr>
              <w:del w:id="978" w:author="Jia, Dongya (NIH/NCI) [E]" w:date="2022-07-01T16:47:00Z">
                <w:rPr>
                  <w:rFonts w:ascii="Cambria Math" w:hAnsi="Cambria Math" w:cs="Times New Roman"/>
                </w:rPr>
              </w:del>
            </m:ctrlPr>
          </m:sSubPr>
          <m:e>
            <m:r>
              <w:del w:id="979" w:author="Jia, Dongya (NIH/NCI) [E]" w:date="2022-07-01T16:47:00Z">
                <w:rPr>
                  <w:rFonts w:ascii="Cambria Math" w:hAnsi="Cambria Math" w:cs="Times New Roman"/>
                </w:rPr>
                <m:t>μ</m:t>
              </w:del>
            </m:r>
          </m:e>
          <m:sub>
            <m:r>
              <w:del w:id="980" w:author="Jia, Dongya (NIH/NCI) [E]" w:date="2022-07-01T16:47:00Z">
                <w:rPr>
                  <w:rFonts w:ascii="Cambria Math" w:hAnsi="Cambria Math" w:cs="Times New Roman"/>
                </w:rPr>
                <m:t>200</m:t>
              </w:del>
            </m:r>
          </m:sub>
        </m:sSub>
      </m:oMath>
      <w:del w:id="981" w:author="Jia, Dongya (NIH/NCI) [E]" w:date="2022-07-01T16:47:00Z">
        <w:r w:rsidR="00B13196" w:rsidRPr="00C9444E" w:rsidDel="009736DD">
          <w:rPr>
            <w:rFonts w:ascii="Times New Roman" w:eastAsiaTheme="minorEastAsia" w:hAnsi="Times New Roman" w:cs="Times New Roman"/>
          </w:rPr>
          <w:delText>/</w:delText>
        </w:r>
        <w:r w:rsidR="00B13196" w:rsidRPr="00C9444E" w:rsidDel="009736DD">
          <w:rPr>
            <w:rFonts w:ascii="Times New Roman" w:hAnsi="Times New Roman" w:cs="Times New Roman"/>
          </w:rPr>
          <w:delText>HIF-1/ROS/SNAIL axis i</w:delText>
        </w:r>
        <w:r w:rsidR="00FF36DD" w:rsidRPr="00C9444E" w:rsidDel="009736DD">
          <w:rPr>
            <w:rFonts w:ascii="Times New Roman" w:hAnsi="Times New Roman" w:cs="Times New Roman"/>
          </w:rPr>
          <w:delText xml:space="preserve">s a key subset of </w:delText>
        </w:r>
        <w:r w:rsidR="003E5A55" w:rsidDel="009736DD">
          <w:rPr>
            <w:rFonts w:ascii="Times New Roman" w:hAnsi="Times New Roman" w:cs="Times New Roman"/>
          </w:rPr>
          <w:delText xml:space="preserve">the </w:delText>
        </w:r>
        <w:r w:rsidR="00FF36DD" w:rsidRPr="00C9444E" w:rsidDel="009736DD">
          <w:rPr>
            <w:rFonts w:ascii="Times New Roman" w:hAnsi="Times New Roman" w:cs="Times New Roman"/>
          </w:rPr>
          <w:delText>crosstalk</w:delText>
        </w:r>
        <w:r w:rsidR="00384287" w:rsidRPr="00C9444E" w:rsidDel="009736DD">
          <w:rPr>
            <w:rFonts w:ascii="Times New Roman" w:hAnsi="Times New Roman" w:cs="Times New Roman"/>
          </w:rPr>
          <w:delText xml:space="preserve">. When these crosstalks are active, our </w:delText>
        </w:r>
        <w:r w:rsidR="00F741B1" w:rsidDel="009736DD">
          <w:rPr>
            <w:rFonts w:ascii="Times New Roman" w:hAnsi="Times New Roman" w:cs="Times New Roman"/>
          </w:rPr>
          <w:delText xml:space="preserve">current </w:delText>
        </w:r>
        <w:r w:rsidR="00384287" w:rsidRPr="00C9444E" w:rsidDel="009736DD">
          <w:rPr>
            <w:rFonts w:ascii="Times New Roman" w:hAnsi="Times New Roman" w:cs="Times New Roman"/>
          </w:rPr>
          <w:delText>model suggests metabolic reprogramming drives EMT</w:delText>
        </w:r>
        <w:r w:rsidR="00F741B1" w:rsidDel="009736DD">
          <w:rPr>
            <w:rFonts w:ascii="Times New Roman" w:hAnsi="Times New Roman" w:cs="Times New Roman"/>
          </w:rPr>
          <w:delText xml:space="preserve">. </w:delText>
        </w:r>
        <w:r w:rsidR="00034A1D" w:rsidDel="009736DD">
          <w:rPr>
            <w:rFonts w:ascii="Times New Roman" w:hAnsi="Times New Roman" w:cs="Times New Roman"/>
          </w:rPr>
          <w:delText>However, our model is also consistent with previous work that suggests EMT</w:delText>
        </w:r>
        <w:r w:rsidR="00384287" w:rsidRPr="00C9444E" w:rsidDel="009736DD">
          <w:rPr>
            <w:rFonts w:ascii="Times New Roman" w:hAnsi="Times New Roman" w:cs="Times New Roman"/>
          </w:rPr>
          <w:delText xml:space="preserve"> can drive metabolic reprogramming</w:delText>
        </w:r>
        <w:r w:rsidR="00E428C6" w:rsidDel="009736DD">
          <w:rPr>
            <w:rFonts w:ascii="Times New Roman" w:hAnsi="Times New Roman" w:cs="Times New Roman"/>
          </w:rPr>
          <w:delText xml:space="preserve"> </w:delText>
        </w:r>
      </w:del>
      <w:customXmlDelRangeStart w:id="982" w:author="Jia, Dongya (NIH/NCI) [E]" w:date="2022-07-01T16:47:00Z"/>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Content>
          <w:customXmlDelRangeEnd w:id="982"/>
          <w:del w:id="983" w:author="Jia, Dongya (NIH/NCI) [E]" w:date="2022-07-01T16:47:00Z">
            <w:r w:rsidR="00AE6CCC" w:rsidRPr="00AE6CCC" w:rsidDel="009736DD">
              <w:rPr>
                <w:rFonts w:ascii="Times New Roman" w:eastAsia="Times New Roman" w:hAnsi="Times New Roman" w:cs="Times New Roman"/>
                <w:color w:val="000000"/>
              </w:rPr>
              <w:delText>[29,83,84]</w:delText>
            </w:r>
          </w:del>
          <w:customXmlDelRangeStart w:id="984" w:author="Jia, Dongya (NIH/NCI) [E]" w:date="2022-07-01T16:47:00Z"/>
        </w:sdtContent>
      </w:sdt>
      <w:customXmlDelRangeEnd w:id="984"/>
      <w:del w:id="985" w:author="Jia, Dongya (NIH/NCI) [E]" w:date="2022-07-01T16:47:00Z">
        <w:r w:rsidR="00384287" w:rsidRPr="00C9444E" w:rsidDel="009736DD">
          <w:rPr>
            <w:rFonts w:ascii="Times New Roman" w:hAnsi="Times New Roman" w:cs="Times New Roman"/>
          </w:rPr>
          <w:delText>.</w:delText>
        </w:r>
        <w:r w:rsidR="00A93A17" w:rsidRPr="00C9444E" w:rsidDel="009736DD">
          <w:rPr>
            <w:rFonts w:ascii="Times New Roman" w:hAnsi="Times New Roman" w:cs="Times New Roman"/>
          </w:rPr>
          <w:delText xml:space="preserve"> </w:delText>
        </w:r>
        <w:r w:rsidR="00126BB2" w:rsidDel="009736DD">
          <w:rPr>
            <w:rFonts w:ascii="Times New Roman" w:hAnsi="Times New Roman" w:cs="Times New Roman"/>
          </w:rPr>
          <w:delText>As we’ve noted, studying these networks in isolation is just the first step in understanding how metastasis is driven by these networks, and</w:delText>
        </w:r>
        <w:r w:rsidR="00DF6D8A" w:rsidDel="009736DD">
          <w:rPr>
            <w:rFonts w:ascii="Times New Roman" w:hAnsi="Times New Roman" w:cs="Times New Roman"/>
          </w:rPr>
          <w:delText xml:space="preserve"> incorporating additional networks will be necessary to fully answer this question.</w:delText>
        </w:r>
        <w:r w:rsidR="00126BB2" w:rsidDel="009736DD">
          <w:rPr>
            <w:rFonts w:ascii="Times New Roman" w:hAnsi="Times New Roman" w:cs="Times New Roman"/>
          </w:rPr>
          <w:delText xml:space="preserve"> For instance, p</w:delText>
        </w:r>
        <w:r w:rsidR="00F741B1" w:rsidDel="009736DD">
          <w:rPr>
            <w:rFonts w:ascii="Times New Roman" w:hAnsi="Times New Roman" w:cs="Times New Roman"/>
          </w:rPr>
          <w:delText xml:space="preserve">revious studies coupling EMT, stemness, and Notch </w:delText>
        </w:r>
        <w:r w:rsidR="00126BB2" w:rsidDel="009736DD">
          <w:rPr>
            <w:rFonts w:ascii="Times New Roman" w:hAnsi="Times New Roman" w:cs="Times New Roman"/>
          </w:rPr>
          <w:delText>signaling</w:delText>
        </w:r>
        <w:r w:rsidR="00F741B1" w:rsidDel="009736DD">
          <w:rPr>
            <w:rFonts w:ascii="Times New Roman" w:hAnsi="Times New Roman" w:cs="Times New Roman"/>
          </w:rPr>
          <w:delText xml:space="preserve"> have</w:delText>
        </w:r>
        <w:r w:rsidR="00A364FB" w:rsidRPr="00C9444E" w:rsidDel="009736DD">
          <w:rPr>
            <w:rFonts w:ascii="Times New Roman" w:hAnsi="Times New Roman" w:cs="Times New Roman"/>
          </w:rPr>
          <w:delText xml:space="preserve"> shown the</w:delText>
        </w:r>
        <w:r w:rsidR="0043678A" w:rsidRPr="00C9444E" w:rsidDel="009736DD">
          <w:rPr>
            <w:rFonts w:ascii="Times New Roman" w:hAnsi="Times New Roman" w:cs="Times New Roman"/>
          </w:rPr>
          <w:delText xml:space="preserve"> various</w:delText>
        </w:r>
        <w:r w:rsidR="00A364FB" w:rsidRPr="00C9444E" w:rsidDel="009736DD">
          <w:rPr>
            <w:rFonts w:ascii="Times New Roman" w:hAnsi="Times New Roman" w:cs="Times New Roman"/>
          </w:rPr>
          <w:delText xml:space="preserve"> phenotypes associated with therapy resistance, increased metastatic potential, and stem-like properties tend to be correlated</w:delText>
        </w:r>
        <w:r w:rsidR="00E428C6" w:rsidDel="009736DD">
          <w:rPr>
            <w:rFonts w:ascii="Times New Roman" w:hAnsi="Times New Roman" w:cs="Times New Roman"/>
          </w:rPr>
          <w:delText xml:space="preserve"> </w:delText>
        </w:r>
      </w:del>
      <w:customXmlDelRangeStart w:id="986" w:author="Jia, Dongya (NIH/NCI) [E]" w:date="2022-07-01T16:47:00Z"/>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Content>
          <w:customXmlDelRangeEnd w:id="986"/>
          <w:del w:id="987" w:author="Jia, Dongya (NIH/NCI) [E]" w:date="2022-07-01T16:47:00Z">
            <w:r w:rsidR="00AE6CCC" w:rsidRPr="00AE6CCC" w:rsidDel="009736DD">
              <w:rPr>
                <w:rFonts w:ascii="Times New Roman" w:eastAsia="Times New Roman" w:hAnsi="Times New Roman" w:cs="Times New Roman"/>
                <w:color w:val="000000"/>
              </w:rPr>
              <w:delText>[85–87]</w:delText>
            </w:r>
          </w:del>
          <w:customXmlDelRangeStart w:id="988" w:author="Jia, Dongya (NIH/NCI) [E]" w:date="2022-07-01T16:47:00Z"/>
        </w:sdtContent>
      </w:sdt>
      <w:customXmlDelRangeEnd w:id="988"/>
      <w:del w:id="989" w:author="Jia, Dongya (NIH/NCI) [E]" w:date="2022-07-01T16:47:00Z">
        <w:r w:rsidR="00A364FB" w:rsidRPr="00C9444E" w:rsidDel="009736DD">
          <w:rPr>
            <w:rFonts w:ascii="Times New Roman" w:hAnsi="Times New Roman" w:cs="Times New Roman"/>
          </w:rPr>
          <w:delText>.</w:delText>
        </w:r>
        <w:r w:rsidR="0043678A" w:rsidRPr="00C9444E" w:rsidDel="009736DD">
          <w:rPr>
            <w:rFonts w:ascii="Times New Roman" w:hAnsi="Times New Roman" w:cs="Times New Roman"/>
          </w:rPr>
          <w:delText xml:space="preserve"> However, these couplings </w:delText>
        </w:r>
        <w:r w:rsidR="004F3509" w:rsidRPr="00C9444E" w:rsidDel="009736DD">
          <w:rPr>
            <w:rFonts w:ascii="Times New Roman" w:hAnsi="Times New Roman" w:cs="Times New Roman"/>
          </w:rPr>
          <w:delText>also resulted in unexpected behaviors such as the co-localization of hybrid E/M cells</w:delText>
        </w:r>
        <w:r w:rsidR="00E428C6" w:rsidDel="009736DD">
          <w:rPr>
            <w:rFonts w:ascii="Times New Roman" w:hAnsi="Times New Roman" w:cs="Times New Roman"/>
          </w:rPr>
          <w:delText xml:space="preserve"> </w:delText>
        </w:r>
      </w:del>
      <w:customXmlDelRangeStart w:id="990" w:author="Jia, Dongya (NIH/NCI) [E]" w:date="2022-07-01T16:47:00Z"/>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Content>
          <w:customXmlDelRangeEnd w:id="990"/>
          <w:del w:id="991" w:author="Jia, Dongya (NIH/NCI) [E]" w:date="2022-07-01T16:47:00Z">
            <w:r w:rsidR="00AE6CCC" w:rsidRPr="00AE6CCC" w:rsidDel="009736DD">
              <w:rPr>
                <w:rFonts w:ascii="Times New Roman" w:eastAsia="Times New Roman" w:hAnsi="Times New Roman" w:cs="Times New Roman"/>
                <w:color w:val="000000"/>
              </w:rPr>
              <w:delText>[85]</w:delText>
            </w:r>
          </w:del>
          <w:customXmlDelRangeStart w:id="992" w:author="Jia, Dongya (NIH/NCI) [E]" w:date="2022-07-01T16:47:00Z"/>
        </w:sdtContent>
      </w:sdt>
      <w:customXmlDelRangeEnd w:id="992"/>
      <w:del w:id="993" w:author="Jia, Dongya (NIH/NCI) [E]" w:date="2022-07-01T16:47:00Z">
        <w:r w:rsidR="004F3509" w:rsidRPr="00C9444E" w:rsidDel="009736DD">
          <w:rPr>
            <w:rFonts w:ascii="Times New Roman" w:hAnsi="Times New Roman" w:cs="Times New Roman"/>
          </w:rPr>
          <w:delText xml:space="preserve"> and a stemness window that was tunable</w:delText>
        </w:r>
        <w:r w:rsidR="00E428C6" w:rsidDel="009736DD">
          <w:rPr>
            <w:rFonts w:ascii="Times New Roman" w:hAnsi="Times New Roman" w:cs="Times New Roman"/>
          </w:rPr>
          <w:delText xml:space="preserve"> </w:delText>
        </w:r>
      </w:del>
      <w:customXmlDelRangeStart w:id="994" w:author="Jia, Dongya (NIH/NCI) [E]" w:date="2022-07-01T16:47:00Z"/>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Content>
          <w:customXmlDelRangeEnd w:id="994"/>
          <w:del w:id="995" w:author="Jia, Dongya (NIH/NCI) [E]" w:date="2022-07-01T16:47:00Z">
            <w:r w:rsidR="00AE6CCC" w:rsidRPr="00AE6CCC" w:rsidDel="009736DD">
              <w:rPr>
                <w:rFonts w:ascii="Times New Roman" w:eastAsia="Times New Roman" w:hAnsi="Times New Roman" w:cs="Times New Roman"/>
                <w:color w:val="000000"/>
              </w:rPr>
              <w:delText>[86]</w:delText>
            </w:r>
          </w:del>
          <w:customXmlDelRangeStart w:id="996" w:author="Jia, Dongya (NIH/NCI) [E]" w:date="2022-07-01T16:47:00Z"/>
        </w:sdtContent>
      </w:sdt>
      <w:customXmlDelRangeEnd w:id="996"/>
      <w:del w:id="997" w:author="Jia, Dongya (NIH/NCI) [E]" w:date="2022-07-01T16:47:00Z">
        <w:r w:rsidR="004F3509" w:rsidRPr="00C9444E" w:rsidDel="009736DD">
          <w:rPr>
            <w:rFonts w:ascii="Times New Roman" w:hAnsi="Times New Roman" w:cs="Times New Roman"/>
          </w:rPr>
          <w:delText xml:space="preserve">. </w:delText>
        </w:r>
        <w:r w:rsidR="009B2B4C" w:rsidRPr="00C9444E" w:rsidDel="009736DD">
          <w:rPr>
            <w:rFonts w:ascii="Times New Roman" w:hAnsi="Times New Roman" w:cs="Times New Roman"/>
          </w:rPr>
          <w:delText>Consequently, studying individual gene regulatory network modules, even in the presence of signals, is unable to give a thorough understanding of the network properties.</w:delText>
        </w:r>
        <w:r w:rsidR="00BC6439" w:rsidRPr="00C9444E" w:rsidDel="009736DD">
          <w:rPr>
            <w:rFonts w:ascii="Times New Roman" w:hAnsi="Times New Roman" w:cs="Times New Roman"/>
          </w:rPr>
          <w:delText xml:space="preserve"> </w:delText>
        </w:r>
        <w:r w:rsidR="00D415CE" w:rsidRPr="00C9444E" w:rsidDel="009736DD">
          <w:rPr>
            <w:rFonts w:ascii="Times New Roman" w:hAnsi="Times New Roman" w:cs="Times New Roman"/>
          </w:rPr>
          <w:delText xml:space="preserve">Therefore, to understand how the various phenotypes are correlated, and potentially identify key regulators, </w:delText>
        </w:r>
        <w:r w:rsidR="00F17A2A" w:rsidRPr="00C9444E" w:rsidDel="009736DD">
          <w:rPr>
            <w:rFonts w:ascii="Times New Roman" w:hAnsi="Times New Roman" w:cs="Times New Roman"/>
          </w:rPr>
          <w:delText>multiple networks and crosstalks should be studied concurrently.</w:delText>
        </w:r>
        <w:r w:rsidR="00874DD6" w:rsidRPr="00C9444E" w:rsidDel="009736DD">
          <w:rPr>
            <w:rFonts w:ascii="Times New Roman" w:hAnsi="Times New Roman" w:cs="Times New Roman"/>
          </w:rPr>
          <w:delText xml:space="preserve"> </w:delText>
        </w:r>
        <w:r w:rsidR="00874DD6" w:rsidRPr="00D440B6" w:rsidDel="009736DD">
          <w:rPr>
            <w:rFonts w:ascii="Times New Roman" w:hAnsi="Times New Roman" w:cs="Times New Roman"/>
            <w:highlight w:val="yellow"/>
            <w:rPrChange w:id="998" w:author="Jia, Dongya (NIH/NCI) [E]" w:date="2022-06-21T21:34:00Z">
              <w:rPr>
                <w:rFonts w:ascii="Times New Roman" w:hAnsi="Times New Roman" w:cs="Times New Roman"/>
              </w:rPr>
            </w:rPrChange>
          </w:rPr>
          <w:delText>One potential coupling would be</w:delText>
        </w:r>
        <w:r w:rsidR="00CB1A5F" w:rsidRPr="00D440B6" w:rsidDel="009736DD">
          <w:rPr>
            <w:rFonts w:ascii="Times New Roman" w:hAnsi="Times New Roman" w:cs="Times New Roman"/>
            <w:highlight w:val="yellow"/>
            <w:rPrChange w:id="999" w:author="Jia, Dongya (NIH/NCI) [E]" w:date="2022-06-21T21:34:00Z">
              <w:rPr>
                <w:rFonts w:ascii="Times New Roman" w:hAnsi="Times New Roman" w:cs="Times New Roman"/>
              </w:rPr>
            </w:rPrChange>
          </w:rPr>
          <w:delText xml:space="preserve"> the EMT network, stemness network, metabolic network, Notch-Jagged signaling, </w:delText>
        </w:r>
        <w:r w:rsidR="00E50602" w:rsidRPr="00D440B6" w:rsidDel="009736DD">
          <w:rPr>
            <w:rFonts w:ascii="Times New Roman" w:hAnsi="Times New Roman" w:cs="Times New Roman"/>
            <w:highlight w:val="yellow"/>
            <w:rPrChange w:id="1000" w:author="Jia, Dongya (NIH/NCI) [E]" w:date="2022-06-21T21:34:00Z">
              <w:rPr>
                <w:rFonts w:ascii="Times New Roman" w:hAnsi="Times New Roman" w:cs="Times New Roman"/>
              </w:rPr>
            </w:rPrChange>
          </w:rPr>
          <w:delText>KEAP/NRF2 pathway, and the immune-</w:delText>
        </w:r>
        <w:r w:rsidR="00454948" w:rsidRPr="00D440B6" w:rsidDel="009736DD">
          <w:rPr>
            <w:rFonts w:ascii="Times New Roman" w:hAnsi="Times New Roman" w:cs="Times New Roman"/>
            <w:highlight w:val="yellow"/>
            <w:rPrChange w:id="1001" w:author="Jia, Dongya (NIH/NCI) [E]" w:date="2022-06-21T21:34:00Z">
              <w:rPr>
                <w:rFonts w:ascii="Times New Roman" w:hAnsi="Times New Roman" w:cs="Times New Roman"/>
              </w:rPr>
            </w:rPrChange>
          </w:rPr>
          <w:delText>suppressor</w:delText>
        </w:r>
        <w:r w:rsidR="00E50602" w:rsidRPr="00D440B6" w:rsidDel="009736DD">
          <w:rPr>
            <w:rFonts w:ascii="Times New Roman" w:hAnsi="Times New Roman" w:cs="Times New Roman"/>
            <w:highlight w:val="yellow"/>
            <w:rPrChange w:id="1002" w:author="Jia, Dongya (NIH/NCI) [E]" w:date="2022-06-21T21:34:00Z">
              <w:rPr>
                <w:rFonts w:ascii="Times New Roman" w:hAnsi="Times New Roman" w:cs="Times New Roman"/>
              </w:rPr>
            </w:rPrChange>
          </w:rPr>
          <w:delText xml:space="preserve"> PD-L1</w:delText>
        </w:r>
        <w:r w:rsidR="004541A8" w:rsidRPr="00D440B6" w:rsidDel="009736DD">
          <w:rPr>
            <w:rFonts w:ascii="Times New Roman" w:hAnsi="Times New Roman" w:cs="Times New Roman"/>
            <w:highlight w:val="yellow"/>
            <w:rPrChange w:id="1003" w:author="Jia, Dongya (NIH/NCI) [E]" w:date="2022-06-21T21:34:00Z">
              <w:rPr>
                <w:rFonts w:ascii="Times New Roman" w:hAnsi="Times New Roman" w:cs="Times New Roman"/>
              </w:rPr>
            </w:rPrChange>
          </w:rPr>
          <w:delText xml:space="preserve"> (Fig. 10)</w:delText>
        </w:r>
        <w:r w:rsidR="00874DD6" w:rsidRPr="00D440B6" w:rsidDel="009736DD">
          <w:rPr>
            <w:rFonts w:ascii="Times New Roman" w:hAnsi="Times New Roman" w:cs="Times New Roman"/>
            <w:highlight w:val="yellow"/>
            <w:rPrChange w:id="1004" w:author="Jia, Dongya (NIH/NCI) [E]" w:date="2022-06-21T21:34:00Z">
              <w:rPr>
                <w:rFonts w:ascii="Times New Roman" w:hAnsi="Times New Roman" w:cs="Times New Roman"/>
              </w:rPr>
            </w:rPrChange>
          </w:rPr>
          <w:delText>.</w:delText>
        </w:r>
        <w:r w:rsidR="00874DD6" w:rsidRPr="00C9444E" w:rsidDel="009736DD">
          <w:rPr>
            <w:rFonts w:ascii="Times New Roman" w:hAnsi="Times New Roman" w:cs="Times New Roman"/>
          </w:rPr>
          <w:delText xml:space="preserve"> From this expansive</w:delText>
        </w:r>
        <w:r w:rsidR="004F3509" w:rsidRPr="00C9444E" w:rsidDel="009736DD">
          <w:rPr>
            <w:rFonts w:ascii="Times New Roman" w:hAnsi="Times New Roman" w:cs="Times New Roman"/>
          </w:rPr>
          <w:delText xml:space="preserve"> network</w:delText>
        </w:r>
        <w:r w:rsidR="00874DD6" w:rsidRPr="00C9444E" w:rsidDel="009736DD">
          <w:rPr>
            <w:rFonts w:ascii="Times New Roman" w:hAnsi="Times New Roman" w:cs="Times New Roman"/>
          </w:rPr>
          <w:delText xml:space="preserve">, we expect </w:delText>
        </w:r>
        <w:r w:rsidR="00C87BEB" w:rsidDel="009736DD">
          <w:rPr>
            <w:rFonts w:ascii="Times New Roman" w:hAnsi="Times New Roman" w:cs="Times New Roman"/>
          </w:rPr>
          <w:delText xml:space="preserve">therapy resistance, increased metastatic potential, increased invasiveness, hybrid metabolism phenotypes, </w:delText>
        </w:r>
        <w:r w:rsidR="00CB1A5F" w:rsidRPr="00C9444E" w:rsidDel="009736DD">
          <w:rPr>
            <w:rFonts w:ascii="Times New Roman" w:hAnsi="Times New Roman" w:cs="Times New Roman"/>
          </w:rPr>
          <w:delText xml:space="preserve">immune-evasive properties, and stem-like properties </w:delText>
        </w:r>
        <w:r w:rsidR="0001047D" w:rsidDel="009736DD">
          <w:rPr>
            <w:rFonts w:ascii="Times New Roman" w:hAnsi="Times New Roman" w:cs="Times New Roman"/>
          </w:rPr>
          <w:delText>to</w:delText>
        </w:r>
        <w:r w:rsidR="00CB1A5F" w:rsidRPr="00C9444E" w:rsidDel="009736DD">
          <w:rPr>
            <w:rFonts w:ascii="Times New Roman" w:hAnsi="Times New Roman" w:cs="Times New Roman"/>
          </w:rPr>
          <w:delText xml:space="preserve"> be correlated and</w:delText>
        </w:r>
        <w:r w:rsidR="00B36F91" w:rsidRPr="00C9444E" w:rsidDel="009736DD">
          <w:rPr>
            <w:rFonts w:ascii="Times New Roman" w:hAnsi="Times New Roman" w:cs="Times New Roman"/>
          </w:rPr>
          <w:delText xml:space="preserve"> key regulators </w:delText>
        </w:r>
        <w:r w:rsidR="00262C38" w:rsidDel="009736DD">
          <w:rPr>
            <w:rFonts w:ascii="Times New Roman" w:hAnsi="Times New Roman" w:cs="Times New Roman"/>
          </w:rPr>
          <w:delText>c</w:delText>
        </w:r>
        <w:r w:rsidR="00B36F91" w:rsidRPr="00C9444E" w:rsidDel="009736DD">
          <w:rPr>
            <w:rFonts w:ascii="Times New Roman" w:hAnsi="Times New Roman" w:cs="Times New Roman"/>
          </w:rPr>
          <w:delText>ould be identified.</w:delText>
        </w:r>
      </w:del>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1005" w:name="acknowledgements"/>
      <w:r w:rsidRPr="00C9444E">
        <w:rPr>
          <w:rFonts w:ascii="Times New Roman" w:hAnsi="Times New Roman" w:cs="Times New Roman"/>
          <w:b/>
          <w:bCs/>
          <w:sz w:val="28"/>
          <w:szCs w:val="28"/>
        </w:rPr>
        <w:t>Acknowledgements</w:t>
      </w:r>
      <w:bookmarkEnd w:id="1005"/>
    </w:p>
    <w:p w14:paraId="13A444F1" w14:textId="5422286D"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w:t>
      </w:r>
      <w:ins w:id="1006" w:author="Levine, Herbert" w:date="2022-07-03T12:39:00Z">
        <w:r w:rsidR="00F00432">
          <w:rPr>
            <w:rFonts w:ascii="Times New Roman" w:hAnsi="Times New Roman" w:cs="Times New Roman"/>
            <w:color w:val="000000" w:themeColor="text1"/>
          </w:rPr>
          <w:t xml:space="preserve">funded </w:t>
        </w:r>
      </w:ins>
      <w:del w:id="1007" w:author="Levine, Herbert" w:date="2022-07-03T12:39:00Z">
        <w:r w:rsidRPr="00C9444E" w:rsidDel="00F00432">
          <w:rPr>
            <w:rFonts w:ascii="Times New Roman" w:hAnsi="Times New Roman" w:cs="Times New Roman"/>
            <w:color w:val="000000" w:themeColor="text1"/>
          </w:rPr>
          <w:delText xml:space="preserve">by </w:delText>
        </w:r>
        <w:commentRangeStart w:id="1008"/>
        <w:r w:rsidRPr="00C9444E" w:rsidDel="00F00432">
          <w:rPr>
            <w:rFonts w:ascii="Times New Roman" w:hAnsi="Times New Roman" w:cs="Times New Roman"/>
            <w:color w:val="000000" w:themeColor="text1"/>
          </w:rPr>
          <w:delText>sponsoring the</w:delText>
        </w:r>
      </w:del>
      <w:r w:rsidRPr="00C9444E">
        <w:rPr>
          <w:rFonts w:ascii="Times New Roman" w:hAnsi="Times New Roman" w:cs="Times New Roman"/>
          <w:color w:val="000000" w:themeColor="text1"/>
        </w:rPr>
        <w:t xml:space="preserv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1008"/>
      <w:r w:rsidR="00BB6820">
        <w:rPr>
          <w:rStyle w:val="CommentReference"/>
        </w:rPr>
        <w:commentReference w:id="1008"/>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Content>
        <w:p w14:paraId="3FC1D936" w14:textId="77777777" w:rsidR="00AE6CCC" w:rsidRPr="00AE6CCC" w:rsidRDefault="00AE6CCC">
          <w:pPr>
            <w:divId w:val="1288272656"/>
            <w:rPr>
              <w:rFonts w:ascii="Times New Roman" w:eastAsia="Times New Roman" w:hAnsi="Times New Roman" w:cs="Times New Roman"/>
              <w:color w:val="000000"/>
            </w:rPr>
          </w:pPr>
        </w:p>
        <w:p w14:paraId="0AB6B4DA" w14:textId="77777777" w:rsidR="00AE6CCC" w:rsidRPr="00AE6CCC" w:rsidRDefault="00AE6CCC">
          <w:pPr>
            <w:pStyle w:val="csl-entry"/>
            <w:divId w:val="1288272656"/>
            <w:rPr>
              <w:color w:val="000000"/>
            </w:rPr>
          </w:pPr>
          <w:r w:rsidRPr="00AE6CCC">
            <w:rPr>
              <w:color w:val="000000"/>
            </w:rPr>
            <w:lastRenderedPageBreak/>
            <w:t xml:space="preserve">1. Hanahan D. Hallmarks of Cancer: New Dimensions. Cancer </w:t>
          </w:r>
          <w:proofErr w:type="spellStart"/>
          <w:r w:rsidRPr="00AE6CCC">
            <w:rPr>
              <w:color w:val="000000"/>
            </w:rPr>
            <w:t>Discov</w:t>
          </w:r>
          <w:proofErr w:type="spellEnd"/>
          <w:r w:rsidRPr="00AE6CCC">
            <w:rPr>
              <w:color w:val="000000"/>
            </w:rPr>
            <w:t>. 2022;12(1):31–46.</w:t>
          </w:r>
        </w:p>
        <w:p w14:paraId="1E44C692" w14:textId="77777777" w:rsidR="00AE6CCC" w:rsidRPr="00AE6CCC" w:rsidRDefault="00AE6CCC">
          <w:pPr>
            <w:pStyle w:val="csl-entry"/>
            <w:divId w:val="1288272656"/>
            <w:rPr>
              <w:color w:val="000000"/>
            </w:rPr>
          </w:pPr>
          <w:r w:rsidRPr="00AE6CCC">
            <w:rPr>
              <w:color w:val="000000"/>
            </w:rPr>
            <w:t xml:space="preserve">2. </w:t>
          </w:r>
          <w:proofErr w:type="spellStart"/>
          <w:r w:rsidRPr="00AE6CCC">
            <w:rPr>
              <w:color w:val="000000"/>
            </w:rPr>
            <w:t>Kalluri</w:t>
          </w:r>
          <w:proofErr w:type="spellEnd"/>
          <w:r w:rsidRPr="00AE6CCC">
            <w:rPr>
              <w:color w:val="000000"/>
            </w:rPr>
            <w:t xml:space="preserve"> R. EMT: When epithelial cells decide to become mesenchymal-like cells. J Clin Invest. 2009;119(6):1417–9.</w:t>
          </w:r>
        </w:p>
        <w:p w14:paraId="4F828B6E" w14:textId="77777777" w:rsidR="00AE6CCC" w:rsidRPr="00AE6CCC" w:rsidRDefault="00AE6CCC">
          <w:pPr>
            <w:pStyle w:val="csl-entry"/>
            <w:divId w:val="1288272656"/>
            <w:rPr>
              <w:color w:val="000000"/>
            </w:rPr>
          </w:pPr>
          <w:r w:rsidRPr="00AE6CCC">
            <w:rPr>
              <w:color w:val="000000"/>
            </w:rPr>
            <w:t xml:space="preserve">3. Hay ED. The mesenchymal cell, its role in the embryo, and the remarkable signaling mechanisms that create it. Dev </w:t>
          </w:r>
          <w:proofErr w:type="spellStart"/>
          <w:r w:rsidRPr="00AE6CCC">
            <w:rPr>
              <w:color w:val="000000"/>
            </w:rPr>
            <w:t>Dynam</w:t>
          </w:r>
          <w:proofErr w:type="spellEnd"/>
          <w:r w:rsidRPr="00AE6CCC">
            <w:rPr>
              <w:color w:val="000000"/>
            </w:rPr>
            <w:t>. 2005;233(3):706–20.</w:t>
          </w:r>
        </w:p>
        <w:p w14:paraId="5E2BE43C" w14:textId="77777777" w:rsidR="00AE6CCC" w:rsidRPr="00AE6CCC" w:rsidRDefault="00AE6CCC">
          <w:pPr>
            <w:pStyle w:val="csl-entry"/>
            <w:divId w:val="1288272656"/>
            <w:rPr>
              <w:color w:val="000000"/>
            </w:rPr>
          </w:pPr>
          <w:r w:rsidRPr="00AE6CCC">
            <w:rPr>
              <w:color w:val="000000"/>
            </w:rPr>
            <w:t xml:space="preserve">4. </w:t>
          </w:r>
          <w:proofErr w:type="spellStart"/>
          <w:r w:rsidRPr="00AE6CCC">
            <w:rPr>
              <w:color w:val="000000"/>
            </w:rPr>
            <w:t>Pietilä</w:t>
          </w:r>
          <w:proofErr w:type="spellEnd"/>
          <w:r w:rsidRPr="00AE6CCC">
            <w:rPr>
              <w:color w:val="000000"/>
            </w:rPr>
            <w:t xml:space="preserve"> M, </w:t>
          </w:r>
          <w:proofErr w:type="spellStart"/>
          <w:r w:rsidRPr="00AE6CCC">
            <w:rPr>
              <w:color w:val="000000"/>
            </w:rPr>
            <w:t>Ivaska</w:t>
          </w:r>
          <w:proofErr w:type="spellEnd"/>
          <w:r w:rsidRPr="00AE6CCC">
            <w:rPr>
              <w:color w:val="000000"/>
            </w:rPr>
            <w:t xml:space="preserve"> J, Mani SA. Whom to blame for metastasis, the epithelial–mesenchymal transition or the tumor microenvironment? Cancer Lett. 2016;380(1):359–68.</w:t>
          </w:r>
        </w:p>
        <w:p w14:paraId="54DFB381" w14:textId="77777777" w:rsidR="00AE6CCC" w:rsidRPr="00AE6CCC" w:rsidRDefault="00AE6CCC">
          <w:pPr>
            <w:pStyle w:val="csl-entry"/>
            <w:divId w:val="1288272656"/>
            <w:rPr>
              <w:color w:val="000000"/>
            </w:rPr>
          </w:pPr>
          <w:r w:rsidRPr="00AE6CCC">
            <w:rPr>
              <w:color w:val="000000"/>
            </w:rPr>
            <w:t xml:space="preserve">5. Talbot LJ, Bhattacharya SD, </w:t>
          </w:r>
          <w:proofErr w:type="spellStart"/>
          <w:r w:rsidRPr="00AE6CCC">
            <w:rPr>
              <w:color w:val="000000"/>
            </w:rPr>
            <w:t>Kuo</w:t>
          </w:r>
          <w:proofErr w:type="spellEnd"/>
          <w:r w:rsidRPr="00AE6CCC">
            <w:rPr>
              <w:color w:val="000000"/>
            </w:rPr>
            <w:t xml:space="preserve"> PC. Epithelial-mesenchymal transition, the tumor microenvironment, and metastatic behavior of epithelial malignancies. Int J </w:t>
          </w:r>
          <w:proofErr w:type="spellStart"/>
          <w:r w:rsidRPr="00AE6CCC">
            <w:rPr>
              <w:color w:val="000000"/>
            </w:rPr>
            <w:t>Biochem</w:t>
          </w:r>
          <w:proofErr w:type="spellEnd"/>
          <w:r w:rsidRPr="00AE6CCC">
            <w:rPr>
              <w:color w:val="000000"/>
            </w:rPr>
            <w:t xml:space="preserve"> Mol Biol. 2012 May 18;3(2):117–36.</w:t>
          </w:r>
        </w:p>
        <w:p w14:paraId="24F6304F" w14:textId="77777777" w:rsidR="00AE6CCC" w:rsidRPr="00AE6CCC" w:rsidRDefault="00AE6CCC">
          <w:pPr>
            <w:pStyle w:val="csl-entry"/>
            <w:divId w:val="1288272656"/>
            <w:rPr>
              <w:color w:val="000000"/>
            </w:rPr>
          </w:pPr>
          <w:r w:rsidRPr="00AE6CCC">
            <w:rPr>
              <w:color w:val="000000"/>
            </w:rPr>
            <w:t xml:space="preserve">6. Cho ES, Kang HE, Kim NH, </w:t>
          </w:r>
          <w:proofErr w:type="spellStart"/>
          <w:r w:rsidRPr="00AE6CCC">
            <w:rPr>
              <w:color w:val="000000"/>
            </w:rPr>
            <w:t>Yook</w:t>
          </w:r>
          <w:proofErr w:type="spellEnd"/>
          <w:r w:rsidRPr="00AE6CCC">
            <w:rPr>
              <w:color w:val="000000"/>
            </w:rPr>
            <w:t xml:space="preserve"> JI. Therapeutic implications of cancer epithelial-mesenchymal transition (EMT). Arch Pharm Res. 2019;42(1):14–24.</w:t>
          </w:r>
        </w:p>
        <w:p w14:paraId="13A81561" w14:textId="77777777" w:rsidR="00AE6CCC" w:rsidRPr="00AE6CCC" w:rsidRDefault="00AE6CCC">
          <w:pPr>
            <w:pStyle w:val="csl-entry"/>
            <w:divId w:val="1288272656"/>
            <w:rPr>
              <w:color w:val="000000"/>
            </w:rPr>
          </w:pPr>
          <w:r w:rsidRPr="00AE6CCC">
            <w:rPr>
              <w:color w:val="000000"/>
            </w:rPr>
            <w:t xml:space="preserve">7. Lu M, Jolly MK, Levine H, </w:t>
          </w:r>
          <w:proofErr w:type="spellStart"/>
          <w:r w:rsidRPr="00AE6CCC">
            <w:rPr>
              <w:color w:val="000000"/>
            </w:rPr>
            <w:t>Onuchic</w:t>
          </w:r>
          <w:proofErr w:type="spellEnd"/>
          <w:r w:rsidRPr="00AE6CCC">
            <w:rPr>
              <w:color w:val="000000"/>
            </w:rPr>
            <w:t xml:space="preserve"> JN, Ben-Jacob E. MicroRNA-based regulation of epithelial–hybrid–mesenchymal fate determination. Proc National </w:t>
          </w:r>
          <w:proofErr w:type="spellStart"/>
          <w:r w:rsidRPr="00AE6CCC">
            <w:rPr>
              <w:color w:val="000000"/>
            </w:rPr>
            <w:t>Acad</w:t>
          </w:r>
          <w:proofErr w:type="spellEnd"/>
          <w:r w:rsidRPr="00AE6CCC">
            <w:rPr>
              <w:color w:val="000000"/>
            </w:rPr>
            <w:t xml:space="preserve"> Sci. 2013;110(45):18144–9.</w:t>
          </w:r>
        </w:p>
        <w:p w14:paraId="3248D313" w14:textId="77777777" w:rsidR="00AE6CCC" w:rsidRPr="00AE6CCC" w:rsidRDefault="00AE6CCC">
          <w:pPr>
            <w:pStyle w:val="csl-entry"/>
            <w:divId w:val="1288272656"/>
            <w:rPr>
              <w:color w:val="000000"/>
            </w:rPr>
          </w:pPr>
          <w:r w:rsidRPr="00AE6CCC">
            <w:rPr>
              <w:color w:val="000000"/>
            </w:rPr>
            <w:t xml:space="preserve">8. </w:t>
          </w:r>
          <w:proofErr w:type="spellStart"/>
          <w:r w:rsidRPr="00AE6CCC">
            <w:rPr>
              <w:color w:val="000000"/>
            </w:rPr>
            <w:t>Saitoh</w:t>
          </w:r>
          <w:proofErr w:type="spellEnd"/>
          <w:r w:rsidRPr="00AE6CCC">
            <w:rPr>
              <w:color w:val="000000"/>
            </w:rPr>
            <w:t xml:space="preserve"> M. Involvement of partial EMT in cancer progression. J </w:t>
          </w:r>
          <w:proofErr w:type="spellStart"/>
          <w:r w:rsidRPr="00AE6CCC">
            <w:rPr>
              <w:color w:val="000000"/>
            </w:rPr>
            <w:t>Biochem</w:t>
          </w:r>
          <w:proofErr w:type="spellEnd"/>
          <w:r w:rsidRPr="00AE6CCC">
            <w:rPr>
              <w:color w:val="000000"/>
            </w:rPr>
            <w:t>. 2018;164(4):257–64.</w:t>
          </w:r>
        </w:p>
        <w:p w14:paraId="2ED65985" w14:textId="77777777" w:rsidR="00AE6CCC" w:rsidRPr="00AE6CCC" w:rsidRDefault="00AE6CCC">
          <w:pPr>
            <w:pStyle w:val="csl-entry"/>
            <w:divId w:val="1288272656"/>
            <w:rPr>
              <w:color w:val="000000"/>
            </w:rPr>
          </w:pPr>
          <w:r w:rsidRPr="00AE6CCC">
            <w:rPr>
              <w:color w:val="000000"/>
            </w:rPr>
            <w:t xml:space="preserve">9. Saxena K, Jolly MK, Balamurugan K. Hypoxia, partial EMT and collective migration: Emerging culprits in metastasis. </w:t>
          </w:r>
          <w:proofErr w:type="spellStart"/>
          <w:r w:rsidRPr="00AE6CCC">
            <w:rPr>
              <w:color w:val="000000"/>
            </w:rPr>
            <w:t>Transl</w:t>
          </w:r>
          <w:proofErr w:type="spellEnd"/>
          <w:r w:rsidRPr="00AE6CCC">
            <w:rPr>
              <w:color w:val="000000"/>
            </w:rPr>
            <w:t xml:space="preserve"> Oncol. 2020;13(11):100845.</w:t>
          </w:r>
        </w:p>
        <w:p w14:paraId="70350015" w14:textId="77777777" w:rsidR="00AE6CCC" w:rsidRPr="00AE6CCC" w:rsidRDefault="00AE6CCC">
          <w:pPr>
            <w:pStyle w:val="csl-entry"/>
            <w:divId w:val="1288272656"/>
            <w:rPr>
              <w:color w:val="000000"/>
            </w:rPr>
          </w:pPr>
          <w:r w:rsidRPr="00AE6CCC">
            <w:rPr>
              <w:color w:val="000000"/>
            </w:rPr>
            <w:t xml:space="preserve">10. </w:t>
          </w:r>
          <w:proofErr w:type="spellStart"/>
          <w:r w:rsidRPr="00AE6CCC">
            <w:rPr>
              <w:color w:val="000000"/>
            </w:rPr>
            <w:t>Bakir</w:t>
          </w:r>
          <w:proofErr w:type="spellEnd"/>
          <w:r w:rsidRPr="00AE6CCC">
            <w:rPr>
              <w:color w:val="000000"/>
            </w:rPr>
            <w:t xml:space="preserve"> B, </w:t>
          </w:r>
          <w:proofErr w:type="spellStart"/>
          <w:r w:rsidRPr="00AE6CCC">
            <w:rPr>
              <w:color w:val="000000"/>
            </w:rPr>
            <w:t>Chiarella</w:t>
          </w:r>
          <w:proofErr w:type="spellEnd"/>
          <w:r w:rsidRPr="00AE6CCC">
            <w:rPr>
              <w:color w:val="000000"/>
            </w:rPr>
            <w:t xml:space="preserve"> AM, </w:t>
          </w:r>
          <w:proofErr w:type="spellStart"/>
          <w:r w:rsidRPr="00AE6CCC">
            <w:rPr>
              <w:color w:val="000000"/>
            </w:rPr>
            <w:t>Pitarresi</w:t>
          </w:r>
          <w:proofErr w:type="spellEnd"/>
          <w:r w:rsidRPr="00AE6CCC">
            <w:rPr>
              <w:color w:val="000000"/>
            </w:rPr>
            <w:t xml:space="preserve"> JR, </w:t>
          </w:r>
          <w:proofErr w:type="spellStart"/>
          <w:r w:rsidRPr="00AE6CCC">
            <w:rPr>
              <w:color w:val="000000"/>
            </w:rPr>
            <w:t>Rustgi</w:t>
          </w:r>
          <w:proofErr w:type="spellEnd"/>
          <w:r w:rsidRPr="00AE6CCC">
            <w:rPr>
              <w:color w:val="000000"/>
            </w:rPr>
            <w:t xml:space="preserve"> AK. EMT, MET, Plasticity, and Tumor Metastasis. Trends Cell Biol. 2020;30(10):764–76.</w:t>
          </w:r>
        </w:p>
        <w:p w14:paraId="3C510B62" w14:textId="77777777" w:rsidR="00AE6CCC" w:rsidRPr="00AE6CCC" w:rsidRDefault="00AE6CCC">
          <w:pPr>
            <w:pStyle w:val="csl-entry"/>
            <w:divId w:val="1288272656"/>
            <w:rPr>
              <w:color w:val="000000"/>
            </w:rPr>
          </w:pPr>
          <w:r w:rsidRPr="00AE6CCC">
            <w:rPr>
              <w:color w:val="000000"/>
            </w:rPr>
            <w:t xml:space="preserve">11. </w:t>
          </w:r>
          <w:proofErr w:type="spellStart"/>
          <w:r w:rsidRPr="00AE6CCC">
            <w:rPr>
              <w:color w:val="000000"/>
            </w:rPr>
            <w:t>Pastushenko</w:t>
          </w:r>
          <w:proofErr w:type="spellEnd"/>
          <w:r w:rsidRPr="00AE6CCC">
            <w:rPr>
              <w:color w:val="000000"/>
            </w:rPr>
            <w:t xml:space="preserve"> I, </w:t>
          </w:r>
          <w:proofErr w:type="spellStart"/>
          <w:r w:rsidRPr="00AE6CCC">
            <w:rPr>
              <w:color w:val="000000"/>
            </w:rPr>
            <w:t>Blanpain</w:t>
          </w:r>
          <w:proofErr w:type="spellEnd"/>
          <w:r w:rsidRPr="00AE6CCC">
            <w:rPr>
              <w:color w:val="000000"/>
            </w:rPr>
            <w:t xml:space="preserve"> C. EMT Transition States during Tumor Progression and Metastasis. Trends Cell Biol. 2018;29(3):212–26.</w:t>
          </w:r>
        </w:p>
        <w:p w14:paraId="0C2E7BDB" w14:textId="77777777" w:rsidR="00AE6CCC" w:rsidRPr="00AE6CCC" w:rsidRDefault="00AE6CCC">
          <w:pPr>
            <w:pStyle w:val="csl-entry"/>
            <w:divId w:val="1288272656"/>
            <w:rPr>
              <w:color w:val="000000"/>
            </w:rPr>
          </w:pPr>
          <w:r w:rsidRPr="00AE6CCC">
            <w:rPr>
              <w:color w:val="000000"/>
            </w:rPr>
            <w:t xml:space="preserve">12. </w:t>
          </w:r>
          <w:proofErr w:type="spellStart"/>
          <w:r w:rsidRPr="00AE6CCC">
            <w:rPr>
              <w:color w:val="000000"/>
            </w:rPr>
            <w:t>Fustaino</w:t>
          </w:r>
          <w:proofErr w:type="spellEnd"/>
          <w:r w:rsidRPr="00AE6CCC">
            <w:rPr>
              <w:color w:val="000000"/>
            </w:rPr>
            <w:t xml:space="preserve"> V, </w:t>
          </w:r>
          <w:proofErr w:type="spellStart"/>
          <w:r w:rsidRPr="00AE6CCC">
            <w:rPr>
              <w:color w:val="000000"/>
            </w:rPr>
            <w:t>Presutti</w:t>
          </w:r>
          <w:proofErr w:type="spellEnd"/>
          <w:r w:rsidRPr="00AE6CCC">
            <w:rPr>
              <w:color w:val="000000"/>
            </w:rPr>
            <w:t xml:space="preserve"> D, Colombo T, </w:t>
          </w:r>
          <w:proofErr w:type="spellStart"/>
          <w:r w:rsidRPr="00AE6CCC">
            <w:rPr>
              <w:color w:val="000000"/>
            </w:rPr>
            <w:t>Cardinali</w:t>
          </w:r>
          <w:proofErr w:type="spellEnd"/>
          <w:r w:rsidRPr="00AE6CCC">
            <w:rPr>
              <w:color w:val="000000"/>
            </w:rPr>
            <w:t xml:space="preserve"> B, </w:t>
          </w:r>
          <w:proofErr w:type="spellStart"/>
          <w:r w:rsidRPr="00AE6CCC">
            <w:rPr>
              <w:color w:val="000000"/>
            </w:rPr>
            <w:t>Papoff</w:t>
          </w:r>
          <w:proofErr w:type="spellEnd"/>
          <w:r w:rsidRPr="00AE6CCC">
            <w:rPr>
              <w:color w:val="000000"/>
            </w:rPr>
            <w:t xml:space="preserve"> G, Brandi R, et al. Characterization of epithelial-mesenchymal transition intermediate/hybrid phenotypes associated to resistance to EGFR inhibitors in non-small cell lung cancer cell lines. </w:t>
          </w:r>
          <w:proofErr w:type="spellStart"/>
          <w:r w:rsidRPr="00AE6CCC">
            <w:rPr>
              <w:color w:val="000000"/>
            </w:rPr>
            <w:t>Oncotarget</w:t>
          </w:r>
          <w:proofErr w:type="spellEnd"/>
          <w:r w:rsidRPr="00AE6CCC">
            <w:rPr>
              <w:color w:val="000000"/>
            </w:rPr>
            <w:t>. 2017;8(61):103340–63.</w:t>
          </w:r>
        </w:p>
        <w:p w14:paraId="6E523E72" w14:textId="77777777" w:rsidR="00AE6CCC" w:rsidRPr="00AE6CCC" w:rsidRDefault="00AE6CCC">
          <w:pPr>
            <w:pStyle w:val="csl-entry"/>
            <w:divId w:val="1288272656"/>
            <w:rPr>
              <w:color w:val="000000"/>
            </w:rPr>
          </w:pPr>
          <w:r w:rsidRPr="00AE6CCC">
            <w:rPr>
              <w:color w:val="000000"/>
            </w:rPr>
            <w:t xml:space="preserve">13. George JT, Jolly MK, Xu J, </w:t>
          </w:r>
          <w:proofErr w:type="spellStart"/>
          <w:r w:rsidRPr="00AE6CCC">
            <w:rPr>
              <w:color w:val="000000"/>
            </w:rPr>
            <w:t>Somarelli</w:t>
          </w:r>
          <w:proofErr w:type="spellEnd"/>
          <w:r w:rsidRPr="00AE6CCC">
            <w:rPr>
              <w:color w:val="000000"/>
            </w:rPr>
            <w:t xml:space="preserve"> J, Levine H. Survival outcomes in cancer patients predicted by a partial EMT gene expression scoring metric. Cancer Res. 2017;77(22):canres.3521.2016.</w:t>
          </w:r>
        </w:p>
        <w:p w14:paraId="64329CF7" w14:textId="77777777" w:rsidR="00AE6CCC" w:rsidRPr="00AE6CCC" w:rsidRDefault="00AE6CCC">
          <w:pPr>
            <w:pStyle w:val="csl-entry"/>
            <w:divId w:val="1288272656"/>
            <w:rPr>
              <w:color w:val="000000"/>
            </w:rPr>
          </w:pPr>
          <w:r w:rsidRPr="00AE6CCC">
            <w:rPr>
              <w:color w:val="000000"/>
            </w:rPr>
            <w:t xml:space="preserve">14. Jolly MK, Tripathi SC, Jia D, Mooney SM, </w:t>
          </w:r>
          <w:proofErr w:type="spellStart"/>
          <w:r w:rsidRPr="00AE6CCC">
            <w:rPr>
              <w:color w:val="000000"/>
            </w:rPr>
            <w:t>Celiktas</w:t>
          </w:r>
          <w:proofErr w:type="spellEnd"/>
          <w:r w:rsidRPr="00AE6CCC">
            <w:rPr>
              <w:color w:val="000000"/>
            </w:rPr>
            <w:t xml:space="preserve"> M, </w:t>
          </w:r>
          <w:proofErr w:type="spellStart"/>
          <w:r w:rsidRPr="00AE6CCC">
            <w:rPr>
              <w:color w:val="000000"/>
            </w:rPr>
            <w:t>Hanash</w:t>
          </w:r>
          <w:proofErr w:type="spellEnd"/>
          <w:r w:rsidRPr="00AE6CCC">
            <w:rPr>
              <w:color w:val="000000"/>
            </w:rPr>
            <w:t xml:space="preserve"> SM, et al. Stability of the hybrid epithelial/mesenchymal phenotype. </w:t>
          </w:r>
          <w:proofErr w:type="spellStart"/>
          <w:r w:rsidRPr="00AE6CCC">
            <w:rPr>
              <w:color w:val="000000"/>
            </w:rPr>
            <w:t>Oncotarget</w:t>
          </w:r>
          <w:proofErr w:type="spellEnd"/>
          <w:r w:rsidRPr="00AE6CCC">
            <w:rPr>
              <w:color w:val="000000"/>
            </w:rPr>
            <w:t>. 2016;7(19):27067–84.</w:t>
          </w:r>
        </w:p>
        <w:p w14:paraId="04BC8BD2" w14:textId="77777777" w:rsidR="00AE6CCC" w:rsidRPr="00AE6CCC" w:rsidRDefault="00AE6CCC">
          <w:pPr>
            <w:pStyle w:val="csl-entry"/>
            <w:divId w:val="1288272656"/>
            <w:rPr>
              <w:color w:val="000000"/>
            </w:rPr>
          </w:pPr>
          <w:r w:rsidRPr="00AE6CCC">
            <w:rPr>
              <w:color w:val="000000"/>
            </w:rPr>
            <w:lastRenderedPageBreak/>
            <w:t xml:space="preserve">15. </w:t>
          </w:r>
          <w:proofErr w:type="spellStart"/>
          <w:r w:rsidRPr="00AE6CCC">
            <w:rPr>
              <w:color w:val="000000"/>
            </w:rPr>
            <w:t>Pastushenko</w:t>
          </w:r>
          <w:proofErr w:type="spellEnd"/>
          <w:r w:rsidRPr="00AE6CCC">
            <w:rPr>
              <w:color w:val="000000"/>
            </w:rPr>
            <w:t xml:space="preserve"> I, </w:t>
          </w:r>
          <w:proofErr w:type="spellStart"/>
          <w:r w:rsidRPr="00AE6CCC">
            <w:rPr>
              <w:color w:val="000000"/>
            </w:rPr>
            <w:t>Brisebarre</w:t>
          </w:r>
          <w:proofErr w:type="spellEnd"/>
          <w:r w:rsidRPr="00AE6CCC">
            <w:rPr>
              <w:color w:val="000000"/>
            </w:rPr>
            <w:t xml:space="preserve"> A, </w:t>
          </w:r>
          <w:proofErr w:type="spellStart"/>
          <w:r w:rsidRPr="00AE6CCC">
            <w:rPr>
              <w:color w:val="000000"/>
            </w:rPr>
            <w:t>Sifrim</w:t>
          </w:r>
          <w:proofErr w:type="spellEnd"/>
          <w:r w:rsidRPr="00AE6CCC">
            <w:rPr>
              <w:color w:val="000000"/>
            </w:rPr>
            <w:t xml:space="preserve"> A, Fioramonti M, </w:t>
          </w:r>
          <w:proofErr w:type="spellStart"/>
          <w:r w:rsidRPr="00AE6CCC">
            <w:rPr>
              <w:color w:val="000000"/>
            </w:rPr>
            <w:t>Revenco</w:t>
          </w:r>
          <w:proofErr w:type="spellEnd"/>
          <w:r w:rsidRPr="00AE6CCC">
            <w:rPr>
              <w:color w:val="000000"/>
            </w:rPr>
            <w:t xml:space="preserve"> T, </w:t>
          </w:r>
          <w:proofErr w:type="spellStart"/>
          <w:r w:rsidRPr="00AE6CCC">
            <w:rPr>
              <w:color w:val="000000"/>
            </w:rPr>
            <w:t>Boumahdi</w:t>
          </w:r>
          <w:proofErr w:type="spellEnd"/>
          <w:r w:rsidRPr="00AE6CCC">
            <w:rPr>
              <w:color w:val="000000"/>
            </w:rPr>
            <w:t xml:space="preserve"> S, et al. Identification of the </w:t>
          </w:r>
          <w:proofErr w:type="spellStart"/>
          <w:r w:rsidRPr="00AE6CCC">
            <w:rPr>
              <w:color w:val="000000"/>
            </w:rPr>
            <w:t>tumour</w:t>
          </w:r>
          <w:proofErr w:type="spellEnd"/>
          <w:r w:rsidRPr="00AE6CCC">
            <w:rPr>
              <w:color w:val="000000"/>
            </w:rPr>
            <w:t xml:space="preserve"> transition states occurring during EMT. Nature. 2018;556(7702):463–8.</w:t>
          </w:r>
        </w:p>
        <w:p w14:paraId="504CB3D5" w14:textId="77777777" w:rsidR="00AE6CCC" w:rsidRPr="00AE6CCC" w:rsidRDefault="00AE6CCC">
          <w:pPr>
            <w:pStyle w:val="csl-entry"/>
            <w:divId w:val="1288272656"/>
            <w:rPr>
              <w:color w:val="000000"/>
            </w:rPr>
          </w:pPr>
          <w:r w:rsidRPr="00AE6CCC">
            <w:rPr>
              <w:color w:val="000000"/>
            </w:rPr>
            <w:t xml:space="preserve">16. </w:t>
          </w:r>
          <w:proofErr w:type="spellStart"/>
          <w:r w:rsidRPr="00AE6CCC">
            <w:rPr>
              <w:color w:val="000000"/>
            </w:rPr>
            <w:t>Simeonov</w:t>
          </w:r>
          <w:proofErr w:type="spellEnd"/>
          <w:r w:rsidRPr="00AE6CCC">
            <w:rPr>
              <w:color w:val="000000"/>
            </w:rPr>
            <w:t xml:space="preserve"> KP, </w:t>
          </w:r>
          <w:proofErr w:type="spellStart"/>
          <w:r w:rsidRPr="00AE6CCC">
            <w:rPr>
              <w:color w:val="000000"/>
            </w:rPr>
            <w:t>Byrns</w:t>
          </w:r>
          <w:proofErr w:type="spellEnd"/>
          <w:r w:rsidRPr="00AE6CCC">
            <w:rPr>
              <w:color w:val="000000"/>
            </w:rPr>
            <w:t xml:space="preserve"> CN, Clark ML, </w:t>
          </w:r>
          <w:proofErr w:type="spellStart"/>
          <w:r w:rsidRPr="00AE6CCC">
            <w:rPr>
              <w:color w:val="000000"/>
            </w:rPr>
            <w:t>Norgard</w:t>
          </w:r>
          <w:proofErr w:type="spellEnd"/>
          <w:r w:rsidRPr="00AE6CCC">
            <w:rPr>
              <w:color w:val="000000"/>
            </w:rPr>
            <w:t xml:space="preserve"> RJ, Martin B, Stanger BZ, et al. Single-cell lineage tracing of metastatic cancer reveals selection of hybrid EMT states. Cancer Cell. 2021;39(8):1150-1162.e9.</w:t>
          </w:r>
        </w:p>
        <w:p w14:paraId="299BC33A" w14:textId="77777777" w:rsidR="00AE6CCC" w:rsidRPr="00AE6CCC" w:rsidRDefault="00AE6CCC">
          <w:pPr>
            <w:pStyle w:val="csl-entry"/>
            <w:divId w:val="1288272656"/>
            <w:rPr>
              <w:color w:val="000000"/>
            </w:rPr>
          </w:pPr>
          <w:r w:rsidRPr="00AE6CCC">
            <w:rPr>
              <w:color w:val="000000"/>
            </w:rPr>
            <w:t xml:space="preserve">17. Dey P, Kimmelman AC, DePinho RA. Metabolic </w:t>
          </w:r>
          <w:proofErr w:type="spellStart"/>
          <w:r w:rsidRPr="00AE6CCC">
            <w:rPr>
              <w:color w:val="000000"/>
            </w:rPr>
            <w:t>Codependencies</w:t>
          </w:r>
          <w:proofErr w:type="spellEnd"/>
          <w:r w:rsidRPr="00AE6CCC">
            <w:rPr>
              <w:color w:val="000000"/>
            </w:rPr>
            <w:t xml:space="preserve"> in the Tumor Microenvironment. Cancer </w:t>
          </w:r>
          <w:proofErr w:type="spellStart"/>
          <w:r w:rsidRPr="00AE6CCC">
            <w:rPr>
              <w:color w:val="000000"/>
            </w:rPr>
            <w:t>Discov</w:t>
          </w:r>
          <w:proofErr w:type="spellEnd"/>
          <w:r w:rsidRPr="00AE6CCC">
            <w:rPr>
              <w:color w:val="000000"/>
            </w:rPr>
            <w:t>. 2021;candisc.1211.2020.</w:t>
          </w:r>
        </w:p>
        <w:p w14:paraId="579D6189" w14:textId="77777777" w:rsidR="00AE6CCC" w:rsidRPr="00AE6CCC" w:rsidRDefault="00AE6CCC">
          <w:pPr>
            <w:pStyle w:val="csl-entry"/>
            <w:divId w:val="1288272656"/>
            <w:rPr>
              <w:color w:val="000000"/>
            </w:rPr>
          </w:pPr>
          <w:r w:rsidRPr="00AE6CCC">
            <w:rPr>
              <w:color w:val="000000"/>
            </w:rPr>
            <w:t xml:space="preserve">18. Warburg O, Wind F, </w:t>
          </w:r>
          <w:proofErr w:type="spellStart"/>
          <w:r w:rsidRPr="00AE6CCC">
            <w:rPr>
              <w:color w:val="000000"/>
            </w:rPr>
            <w:t>Negelein</w:t>
          </w:r>
          <w:proofErr w:type="spellEnd"/>
          <w:r w:rsidRPr="00AE6CCC">
            <w:rPr>
              <w:color w:val="000000"/>
            </w:rPr>
            <w:t xml:space="preserve"> E. THE METABOLISM OF TUMORS IN THE BODY. J Gen Physiol. 1927;8(6):519–30.</w:t>
          </w:r>
        </w:p>
        <w:p w14:paraId="4BB399F6" w14:textId="77777777" w:rsidR="00AE6CCC" w:rsidRPr="00AE6CCC" w:rsidRDefault="00AE6CCC">
          <w:pPr>
            <w:pStyle w:val="csl-entry"/>
            <w:divId w:val="1288272656"/>
            <w:rPr>
              <w:color w:val="000000"/>
            </w:rPr>
          </w:pPr>
          <w:r w:rsidRPr="00AE6CCC">
            <w:rPr>
              <w:color w:val="000000"/>
            </w:rPr>
            <w:t xml:space="preserve">19. </w:t>
          </w:r>
          <w:proofErr w:type="spellStart"/>
          <w:r w:rsidRPr="00AE6CCC">
            <w:rPr>
              <w:color w:val="000000"/>
            </w:rPr>
            <w:t>Liberti</w:t>
          </w:r>
          <w:proofErr w:type="spellEnd"/>
          <w:r w:rsidRPr="00AE6CCC">
            <w:rPr>
              <w:color w:val="000000"/>
            </w:rPr>
            <w:t xml:space="preserve"> MV, </w:t>
          </w:r>
          <w:proofErr w:type="spellStart"/>
          <w:r w:rsidRPr="00AE6CCC">
            <w:rPr>
              <w:color w:val="000000"/>
            </w:rPr>
            <w:t>Locasale</w:t>
          </w:r>
          <w:proofErr w:type="spellEnd"/>
          <w:r w:rsidRPr="00AE6CCC">
            <w:rPr>
              <w:color w:val="000000"/>
            </w:rPr>
            <w:t xml:space="preserve"> JW. The Warburg Effect: How Does it Benefit Cancer Cells? Trends </w:t>
          </w:r>
          <w:proofErr w:type="spellStart"/>
          <w:r w:rsidRPr="00AE6CCC">
            <w:rPr>
              <w:color w:val="000000"/>
            </w:rPr>
            <w:t>Biochem</w:t>
          </w:r>
          <w:proofErr w:type="spellEnd"/>
          <w:r w:rsidRPr="00AE6CCC">
            <w:rPr>
              <w:color w:val="000000"/>
            </w:rPr>
            <w:t xml:space="preserve"> Sci. 2016;41(3):211–8.</w:t>
          </w:r>
        </w:p>
        <w:p w14:paraId="4426605D" w14:textId="77777777" w:rsidR="00AE6CCC" w:rsidRPr="00AE6CCC" w:rsidRDefault="00AE6CCC">
          <w:pPr>
            <w:pStyle w:val="csl-entry"/>
            <w:divId w:val="1288272656"/>
            <w:rPr>
              <w:color w:val="000000"/>
            </w:rPr>
          </w:pPr>
          <w:r w:rsidRPr="00AE6CCC">
            <w:rPr>
              <w:color w:val="000000"/>
            </w:rPr>
            <w:t xml:space="preserve">20. Ohshima K, </w:t>
          </w:r>
          <w:proofErr w:type="spellStart"/>
          <w:r w:rsidRPr="00AE6CCC">
            <w:rPr>
              <w:color w:val="000000"/>
            </w:rPr>
            <w:t>Morii</w:t>
          </w:r>
          <w:proofErr w:type="spellEnd"/>
          <w:r w:rsidRPr="00AE6CCC">
            <w:rPr>
              <w:color w:val="000000"/>
            </w:rPr>
            <w:t xml:space="preserve"> E. Metabolic Reprogramming of Cancer Cells during Tumor Progression and Metastasis. Metabolites. 2021;11(1):28.</w:t>
          </w:r>
        </w:p>
        <w:p w14:paraId="0F4B9C24" w14:textId="77777777" w:rsidR="00AE6CCC" w:rsidRPr="00AE6CCC" w:rsidRDefault="00AE6CCC">
          <w:pPr>
            <w:pStyle w:val="csl-entry"/>
            <w:divId w:val="1288272656"/>
            <w:rPr>
              <w:color w:val="000000"/>
            </w:rPr>
          </w:pPr>
          <w:r w:rsidRPr="00AE6CCC">
            <w:rPr>
              <w:color w:val="000000"/>
            </w:rPr>
            <w:t xml:space="preserve">21. Carvalho TMA, Cardoso HJ, </w:t>
          </w:r>
          <w:proofErr w:type="spellStart"/>
          <w:r w:rsidRPr="00AE6CCC">
            <w:rPr>
              <w:color w:val="000000"/>
            </w:rPr>
            <w:t>Figueira</w:t>
          </w:r>
          <w:proofErr w:type="spellEnd"/>
          <w:r w:rsidRPr="00AE6CCC">
            <w:rPr>
              <w:color w:val="000000"/>
            </w:rPr>
            <w:t xml:space="preserve"> MI, </w:t>
          </w:r>
          <w:proofErr w:type="spellStart"/>
          <w:r w:rsidRPr="00AE6CCC">
            <w:rPr>
              <w:color w:val="000000"/>
            </w:rPr>
            <w:t>Vaz</w:t>
          </w:r>
          <w:proofErr w:type="spellEnd"/>
          <w:r w:rsidRPr="00AE6CCC">
            <w:rPr>
              <w:color w:val="000000"/>
            </w:rPr>
            <w:t xml:space="preserve"> CV, Socorro S. The peculiarities of cancer cell metabolism: A route to </w:t>
          </w:r>
          <w:proofErr w:type="spellStart"/>
          <w:r w:rsidRPr="00AE6CCC">
            <w:rPr>
              <w:color w:val="000000"/>
            </w:rPr>
            <w:t>metastasization</w:t>
          </w:r>
          <w:proofErr w:type="spellEnd"/>
          <w:r w:rsidRPr="00AE6CCC">
            <w:rPr>
              <w:color w:val="000000"/>
            </w:rPr>
            <w:t xml:space="preserve"> and a target for therapy. Eur J Med Chem. 2019;171:343–63.</w:t>
          </w:r>
        </w:p>
        <w:p w14:paraId="62B1C813" w14:textId="77777777" w:rsidR="00AE6CCC" w:rsidRPr="00AE6CCC" w:rsidRDefault="00AE6CCC">
          <w:pPr>
            <w:pStyle w:val="csl-entry"/>
            <w:divId w:val="1288272656"/>
            <w:rPr>
              <w:color w:val="000000"/>
            </w:rPr>
          </w:pPr>
          <w:r w:rsidRPr="00AE6CCC">
            <w:rPr>
              <w:color w:val="000000"/>
            </w:rPr>
            <w:t xml:space="preserve">22. Nagao A, Kobayashi M, </w:t>
          </w:r>
          <w:proofErr w:type="spellStart"/>
          <w:r w:rsidRPr="00AE6CCC">
            <w:rPr>
              <w:color w:val="000000"/>
            </w:rPr>
            <w:t>Koyasu</w:t>
          </w:r>
          <w:proofErr w:type="spellEnd"/>
          <w:r w:rsidRPr="00AE6CCC">
            <w:rPr>
              <w:color w:val="000000"/>
            </w:rPr>
            <w:t xml:space="preserve"> S, Chow CCT, Harada H. HIF-1-Dependent Reprogramming of Glucose Metabolic Pathway of Cancer Cells and Its Therapeutic Significance. Int J Mol Sci. 2019;20(2):238.</w:t>
          </w:r>
        </w:p>
        <w:p w14:paraId="5955672E" w14:textId="77777777" w:rsidR="00AE6CCC" w:rsidRPr="00AE6CCC" w:rsidRDefault="00AE6CCC">
          <w:pPr>
            <w:pStyle w:val="csl-entry"/>
            <w:divId w:val="1288272656"/>
            <w:rPr>
              <w:color w:val="000000"/>
            </w:rPr>
          </w:pPr>
          <w:r w:rsidRPr="00AE6CCC">
            <w:rPr>
              <w:color w:val="000000"/>
            </w:rPr>
            <w:t>23. Cheng Y, Lu Y, Zhang D, Lian S, Liang H, Ye Y, et al. Metastatic cancer cells compensate for low energy supplies in hostile microenvironments with bioenergetic adaptation and metabolic reprogramming. Int J Oncol. 2018;53(6):2590–604.</w:t>
          </w:r>
        </w:p>
        <w:p w14:paraId="3C64273A" w14:textId="77777777" w:rsidR="00AE6CCC" w:rsidRPr="00AE6CCC" w:rsidRDefault="00AE6CCC">
          <w:pPr>
            <w:pStyle w:val="csl-entry"/>
            <w:divId w:val="1288272656"/>
            <w:rPr>
              <w:color w:val="000000"/>
            </w:rPr>
          </w:pPr>
          <w:r w:rsidRPr="00AE6CCC">
            <w:rPr>
              <w:color w:val="000000"/>
            </w:rPr>
            <w:t xml:space="preserve">24. </w:t>
          </w:r>
          <w:proofErr w:type="spellStart"/>
          <w:r w:rsidRPr="00AE6CCC">
            <w:rPr>
              <w:color w:val="000000"/>
            </w:rPr>
            <w:t>Porporato</w:t>
          </w:r>
          <w:proofErr w:type="spellEnd"/>
          <w:r w:rsidRPr="00AE6CCC">
            <w:rPr>
              <w:color w:val="000000"/>
            </w:rPr>
            <w:t xml:space="preserve"> PE, </w:t>
          </w:r>
          <w:proofErr w:type="spellStart"/>
          <w:r w:rsidRPr="00AE6CCC">
            <w:rPr>
              <w:color w:val="000000"/>
            </w:rPr>
            <w:t>Payen</w:t>
          </w:r>
          <w:proofErr w:type="spellEnd"/>
          <w:r w:rsidRPr="00AE6CCC">
            <w:rPr>
              <w:color w:val="000000"/>
            </w:rPr>
            <w:t xml:space="preserve"> VL, Pérez-</w:t>
          </w:r>
          <w:proofErr w:type="spellStart"/>
          <w:r w:rsidRPr="00AE6CCC">
            <w:rPr>
              <w:color w:val="000000"/>
            </w:rPr>
            <w:t>Escuredo</w:t>
          </w:r>
          <w:proofErr w:type="spellEnd"/>
          <w:r w:rsidRPr="00AE6CCC">
            <w:rPr>
              <w:color w:val="000000"/>
            </w:rPr>
            <w:t xml:space="preserve"> J, De </w:t>
          </w:r>
          <w:proofErr w:type="spellStart"/>
          <w:r w:rsidRPr="00AE6CCC">
            <w:rPr>
              <w:color w:val="000000"/>
            </w:rPr>
            <w:t>Saedeleer</w:t>
          </w:r>
          <w:proofErr w:type="spellEnd"/>
          <w:r w:rsidRPr="00AE6CCC">
            <w:rPr>
              <w:color w:val="000000"/>
            </w:rPr>
            <w:t xml:space="preserve"> CJ, </w:t>
          </w:r>
          <w:proofErr w:type="spellStart"/>
          <w:r w:rsidRPr="00AE6CCC">
            <w:rPr>
              <w:color w:val="000000"/>
            </w:rPr>
            <w:t>Danhier</w:t>
          </w:r>
          <w:proofErr w:type="spellEnd"/>
          <w:r w:rsidRPr="00AE6CCC">
            <w:rPr>
              <w:color w:val="000000"/>
            </w:rPr>
            <w:t xml:space="preserve"> P, </w:t>
          </w:r>
          <w:proofErr w:type="spellStart"/>
          <w:r w:rsidRPr="00AE6CCC">
            <w:rPr>
              <w:color w:val="000000"/>
            </w:rPr>
            <w:t>Copetti</w:t>
          </w:r>
          <w:proofErr w:type="spellEnd"/>
          <w:r w:rsidRPr="00AE6CCC">
            <w:rPr>
              <w:color w:val="000000"/>
            </w:rPr>
            <w:t xml:space="preserve"> T, et al. A Mitochondrial Switch Promotes Tumor Metastasis. Cell Reports. 2014;8(3):754–66.</w:t>
          </w:r>
        </w:p>
        <w:p w14:paraId="6941BBE7" w14:textId="77777777" w:rsidR="00AE6CCC" w:rsidRPr="00AE6CCC" w:rsidRDefault="00AE6CCC">
          <w:pPr>
            <w:pStyle w:val="csl-entry"/>
            <w:divId w:val="1288272656"/>
            <w:rPr>
              <w:color w:val="000000"/>
            </w:rPr>
          </w:pPr>
          <w:r w:rsidRPr="00AE6CCC">
            <w:rPr>
              <w:color w:val="000000"/>
            </w:rPr>
            <w:t xml:space="preserve">25. Jia D, Park JH, Jung KH, Levine H, </w:t>
          </w:r>
          <w:proofErr w:type="spellStart"/>
          <w:r w:rsidRPr="00AE6CCC">
            <w:rPr>
              <w:color w:val="000000"/>
            </w:rPr>
            <w:t>Kaipparettu</w:t>
          </w:r>
          <w:proofErr w:type="spellEnd"/>
          <w:r w:rsidRPr="00AE6CCC">
            <w:rPr>
              <w:color w:val="000000"/>
            </w:rPr>
            <w:t xml:space="preserve"> BA. Elucidating the Metabolic Plasticity of Cancer: Mitochondrial Reprogramming and Hybrid Metabolic States. Cells. 2018;7(3):21.</w:t>
          </w:r>
        </w:p>
        <w:p w14:paraId="19D272F9" w14:textId="77777777" w:rsidR="00AE6CCC" w:rsidRPr="00AE6CCC" w:rsidRDefault="00AE6CCC">
          <w:pPr>
            <w:pStyle w:val="csl-entry"/>
            <w:divId w:val="1288272656"/>
            <w:rPr>
              <w:color w:val="000000"/>
            </w:rPr>
          </w:pPr>
          <w:r w:rsidRPr="00AE6CCC">
            <w:rPr>
              <w:color w:val="000000"/>
            </w:rPr>
            <w:t xml:space="preserve">26. Jia D, </w:t>
          </w:r>
          <w:proofErr w:type="spellStart"/>
          <w:r w:rsidRPr="00AE6CCC">
            <w:rPr>
              <w:color w:val="000000"/>
            </w:rPr>
            <w:t>Paudel</w:t>
          </w:r>
          <w:proofErr w:type="spellEnd"/>
          <w:r w:rsidRPr="00AE6CCC">
            <w:rPr>
              <w:color w:val="000000"/>
            </w:rPr>
            <w:t xml:space="preserve"> BB, Hayford CE, Hardeman KN, Levine H, </w:t>
          </w:r>
          <w:proofErr w:type="spellStart"/>
          <w:r w:rsidRPr="00AE6CCC">
            <w:rPr>
              <w:color w:val="000000"/>
            </w:rPr>
            <w:t>Onuchic</w:t>
          </w:r>
          <w:proofErr w:type="spellEnd"/>
          <w:r w:rsidRPr="00AE6CCC">
            <w:rPr>
              <w:color w:val="000000"/>
            </w:rPr>
            <w:t xml:space="preserve"> JN, et al. Drug-Tolerant Idling Melanoma Cells Exhibit Theory-Predicted Metabolic Low-Low Phenotype. Frontiers Oncol. 2020;10:1426.</w:t>
          </w:r>
        </w:p>
        <w:p w14:paraId="39917D12" w14:textId="77777777" w:rsidR="00AE6CCC" w:rsidRPr="00AE6CCC" w:rsidRDefault="00AE6CCC">
          <w:pPr>
            <w:pStyle w:val="csl-entry"/>
            <w:divId w:val="1288272656"/>
            <w:rPr>
              <w:color w:val="000000"/>
            </w:rPr>
          </w:pPr>
          <w:r w:rsidRPr="00AE6CCC">
            <w:rPr>
              <w:color w:val="000000"/>
            </w:rPr>
            <w:t xml:space="preserve">27. Dupuy F, </w:t>
          </w:r>
          <w:proofErr w:type="spellStart"/>
          <w:r w:rsidRPr="00AE6CCC">
            <w:rPr>
              <w:color w:val="000000"/>
            </w:rPr>
            <w:t>Tabariès</w:t>
          </w:r>
          <w:proofErr w:type="spellEnd"/>
          <w:r w:rsidRPr="00AE6CCC">
            <w:rPr>
              <w:color w:val="000000"/>
            </w:rPr>
            <w:t xml:space="preserve"> S, </w:t>
          </w:r>
          <w:proofErr w:type="spellStart"/>
          <w:r w:rsidRPr="00AE6CCC">
            <w:rPr>
              <w:color w:val="000000"/>
            </w:rPr>
            <w:t>Andrzejewski</w:t>
          </w:r>
          <w:proofErr w:type="spellEnd"/>
          <w:r w:rsidRPr="00AE6CCC">
            <w:rPr>
              <w:color w:val="000000"/>
            </w:rPr>
            <w:t xml:space="preserve"> S, Dong Z, </w:t>
          </w:r>
          <w:proofErr w:type="spellStart"/>
          <w:r w:rsidRPr="00AE6CCC">
            <w:rPr>
              <w:color w:val="000000"/>
            </w:rPr>
            <w:t>Blagih</w:t>
          </w:r>
          <w:proofErr w:type="spellEnd"/>
          <w:r w:rsidRPr="00AE6CCC">
            <w:rPr>
              <w:color w:val="000000"/>
            </w:rPr>
            <w:t xml:space="preserve"> J, </w:t>
          </w:r>
          <w:proofErr w:type="spellStart"/>
          <w:r w:rsidRPr="00AE6CCC">
            <w:rPr>
              <w:color w:val="000000"/>
            </w:rPr>
            <w:t>Annis</w:t>
          </w:r>
          <w:proofErr w:type="spellEnd"/>
          <w:r w:rsidRPr="00AE6CCC">
            <w:rPr>
              <w:color w:val="000000"/>
            </w:rPr>
            <w:t xml:space="preserve"> MG, et al. PDK1-Dependent Metabolic Reprogramming Dictates Metastatic Potential in Breast Cancer. Cell </w:t>
          </w:r>
          <w:proofErr w:type="spellStart"/>
          <w:r w:rsidRPr="00AE6CCC">
            <w:rPr>
              <w:color w:val="000000"/>
            </w:rPr>
            <w:t>Metab</w:t>
          </w:r>
          <w:proofErr w:type="spellEnd"/>
          <w:r w:rsidRPr="00AE6CCC">
            <w:rPr>
              <w:color w:val="000000"/>
            </w:rPr>
            <w:t>. 2015;22(4):577–89.</w:t>
          </w:r>
        </w:p>
        <w:p w14:paraId="1D77E160" w14:textId="77777777" w:rsidR="00AE6CCC" w:rsidRPr="00AE6CCC" w:rsidRDefault="00AE6CCC">
          <w:pPr>
            <w:pStyle w:val="csl-entry"/>
            <w:divId w:val="1288272656"/>
            <w:rPr>
              <w:color w:val="000000"/>
            </w:rPr>
          </w:pPr>
          <w:r w:rsidRPr="00AE6CCC">
            <w:rPr>
              <w:color w:val="000000"/>
            </w:rPr>
            <w:lastRenderedPageBreak/>
            <w:t xml:space="preserve">28. </w:t>
          </w:r>
          <w:proofErr w:type="spellStart"/>
          <w:r w:rsidRPr="00AE6CCC">
            <w:rPr>
              <w:color w:val="000000"/>
            </w:rPr>
            <w:t>LeBleu</w:t>
          </w:r>
          <w:proofErr w:type="spellEnd"/>
          <w:r w:rsidRPr="00AE6CCC">
            <w:rPr>
              <w:color w:val="000000"/>
            </w:rPr>
            <w:t xml:space="preserve"> VS, O’Connell JT, Herrera KNG, </w:t>
          </w:r>
          <w:proofErr w:type="spellStart"/>
          <w:r w:rsidRPr="00AE6CCC">
            <w:rPr>
              <w:color w:val="000000"/>
            </w:rPr>
            <w:t>Wikman</w:t>
          </w:r>
          <w:proofErr w:type="spellEnd"/>
          <w:r w:rsidRPr="00AE6CCC">
            <w:rPr>
              <w:color w:val="000000"/>
            </w:rPr>
            <w:t xml:space="preserve"> H, </w:t>
          </w:r>
          <w:proofErr w:type="spellStart"/>
          <w:r w:rsidRPr="00AE6CCC">
            <w:rPr>
              <w:color w:val="000000"/>
            </w:rPr>
            <w:t>Pantel</w:t>
          </w:r>
          <w:proofErr w:type="spellEnd"/>
          <w:r w:rsidRPr="00AE6CCC">
            <w:rPr>
              <w:color w:val="000000"/>
            </w:rPr>
            <w:t xml:space="preserve"> K, </w:t>
          </w:r>
          <w:proofErr w:type="spellStart"/>
          <w:r w:rsidRPr="00AE6CCC">
            <w:rPr>
              <w:color w:val="000000"/>
            </w:rPr>
            <w:t>Haigis</w:t>
          </w:r>
          <w:proofErr w:type="spellEnd"/>
          <w:r w:rsidRPr="00AE6CCC">
            <w:rPr>
              <w:color w:val="000000"/>
            </w:rPr>
            <w:t xml:space="preserve"> MC, et al. PGC-1α mediates mitochondrial biogenesis and oxidative phosphorylation in cancer cells to promote metastasis. Nat Cell Biol. 2014;16(10):992–1003.</w:t>
          </w:r>
        </w:p>
        <w:p w14:paraId="1B0DDE71" w14:textId="77777777" w:rsidR="00AE6CCC" w:rsidRPr="00AE6CCC" w:rsidRDefault="00AE6CCC">
          <w:pPr>
            <w:pStyle w:val="csl-entry"/>
            <w:divId w:val="1288272656"/>
            <w:rPr>
              <w:color w:val="000000"/>
            </w:rPr>
          </w:pPr>
          <w:r w:rsidRPr="00AE6CCC">
            <w:rPr>
              <w:color w:val="000000"/>
            </w:rPr>
            <w:t>29. Jia D, Park JH, Kaur H, Jung KH, Yang S, Tripathi S, et al. Towards decoding the coupled decision-making of metabolism and epithelial-to-mesenchymal transition in cancer. Brit J Cancer. 2021;1–10.</w:t>
          </w:r>
        </w:p>
        <w:p w14:paraId="7E1B6239" w14:textId="77777777" w:rsidR="00AE6CCC" w:rsidRPr="00AE6CCC" w:rsidRDefault="00AE6CCC">
          <w:pPr>
            <w:pStyle w:val="csl-entry"/>
            <w:divId w:val="1288272656"/>
            <w:rPr>
              <w:color w:val="000000"/>
            </w:rPr>
          </w:pPr>
          <w:r w:rsidRPr="00AE6CCC">
            <w:rPr>
              <w:color w:val="000000"/>
            </w:rPr>
            <w:t xml:space="preserve">30. </w:t>
          </w:r>
          <w:proofErr w:type="spellStart"/>
          <w:r w:rsidRPr="00AE6CCC">
            <w:rPr>
              <w:color w:val="000000"/>
            </w:rPr>
            <w:t>Serocki</w:t>
          </w:r>
          <w:proofErr w:type="spellEnd"/>
          <w:r w:rsidRPr="00AE6CCC">
            <w:rPr>
              <w:color w:val="000000"/>
            </w:rPr>
            <w:t xml:space="preserve"> M, </w:t>
          </w:r>
          <w:proofErr w:type="spellStart"/>
          <w:r w:rsidRPr="00AE6CCC">
            <w:rPr>
              <w:color w:val="000000"/>
            </w:rPr>
            <w:t>Bartoszewska</w:t>
          </w:r>
          <w:proofErr w:type="spellEnd"/>
          <w:r w:rsidRPr="00AE6CCC">
            <w:rPr>
              <w:color w:val="000000"/>
            </w:rPr>
            <w:t xml:space="preserve"> S, </w:t>
          </w:r>
          <w:proofErr w:type="spellStart"/>
          <w:r w:rsidRPr="00AE6CCC">
            <w:rPr>
              <w:color w:val="000000"/>
            </w:rPr>
            <w:t>Janaszak-Jasiecka</w:t>
          </w:r>
          <w:proofErr w:type="spellEnd"/>
          <w:r w:rsidRPr="00AE6CCC">
            <w:rPr>
              <w:color w:val="000000"/>
            </w:rPr>
            <w:t xml:space="preserve"> A, </w:t>
          </w:r>
          <w:proofErr w:type="spellStart"/>
          <w:r w:rsidRPr="00AE6CCC">
            <w:rPr>
              <w:color w:val="000000"/>
            </w:rPr>
            <w:t>Ochocka</w:t>
          </w:r>
          <w:proofErr w:type="spellEnd"/>
          <w:r w:rsidRPr="00AE6CCC">
            <w:rPr>
              <w:color w:val="000000"/>
            </w:rPr>
            <w:t xml:space="preserve"> RJ, </w:t>
          </w:r>
          <w:proofErr w:type="spellStart"/>
          <w:r w:rsidRPr="00AE6CCC">
            <w:rPr>
              <w:color w:val="000000"/>
            </w:rPr>
            <w:t>Collawn</w:t>
          </w:r>
          <w:proofErr w:type="spellEnd"/>
          <w:r w:rsidRPr="00AE6CCC">
            <w:rPr>
              <w:color w:val="000000"/>
            </w:rPr>
            <w:t xml:space="preserve"> JF, Bartoszewski R. miRNAs regulate the HIF switch during hypoxia: a novel therapeutic target. Angiogenesis. 2018;21(2):183–202.</w:t>
          </w:r>
        </w:p>
        <w:p w14:paraId="7B94285A" w14:textId="77777777" w:rsidR="00AE6CCC" w:rsidRPr="00AE6CCC" w:rsidRDefault="00AE6CCC">
          <w:pPr>
            <w:pStyle w:val="csl-entry"/>
            <w:divId w:val="1288272656"/>
            <w:rPr>
              <w:color w:val="000000"/>
            </w:rPr>
          </w:pPr>
          <w:r w:rsidRPr="00AE6CCC">
            <w:rPr>
              <w:color w:val="000000"/>
            </w:rPr>
            <w:t>31. Shang Y, Chen H, Ye J, Wei X, Liu S, Wang R. HIF-1α/Ascl2/miR-200b regulatory feedback circuit modulated the epithelial-mesenchymal transition (EMT) in colorectal cancer cells. Exp Cell Res. 2017;360(2):243–56.</w:t>
          </w:r>
        </w:p>
        <w:p w14:paraId="7DDD0A70" w14:textId="77777777" w:rsidR="00AE6CCC" w:rsidRPr="00AE6CCC" w:rsidRDefault="00AE6CCC">
          <w:pPr>
            <w:pStyle w:val="csl-entry"/>
            <w:divId w:val="1288272656"/>
            <w:rPr>
              <w:color w:val="000000"/>
            </w:rPr>
          </w:pPr>
          <w:r w:rsidRPr="00AE6CCC">
            <w:rPr>
              <w:color w:val="000000"/>
            </w:rPr>
            <w:t xml:space="preserve">32. </w:t>
          </w:r>
          <w:proofErr w:type="spellStart"/>
          <w:r w:rsidRPr="00AE6CCC">
            <w:rPr>
              <w:color w:val="000000"/>
            </w:rPr>
            <w:t>Jin</w:t>
          </w:r>
          <w:proofErr w:type="spellEnd"/>
          <w:r w:rsidRPr="00AE6CCC">
            <w:rPr>
              <w:color w:val="000000"/>
            </w:rPr>
            <w:t xml:space="preserve"> HF, Wang JF, Song TT, Zhang J, Wang L. MiR-200b Inhibits Tumor Growth and Chemoresistance via Targeting p70S6K1 in Lung Cancer. Frontiers Oncol. 2020;10:643.</w:t>
          </w:r>
        </w:p>
        <w:p w14:paraId="23E673BC" w14:textId="77777777" w:rsidR="00AE6CCC" w:rsidRPr="00AE6CCC" w:rsidRDefault="00AE6CCC">
          <w:pPr>
            <w:pStyle w:val="csl-entry"/>
            <w:divId w:val="1288272656"/>
            <w:rPr>
              <w:color w:val="000000"/>
            </w:rPr>
          </w:pPr>
          <w:r w:rsidRPr="00AE6CCC">
            <w:rPr>
              <w:color w:val="000000"/>
            </w:rPr>
            <w:t xml:space="preserve">33. </w:t>
          </w:r>
          <w:proofErr w:type="spellStart"/>
          <w:r w:rsidRPr="00AE6CCC">
            <w:rPr>
              <w:color w:val="000000"/>
            </w:rPr>
            <w:t>Georgakopoulos</w:t>
          </w:r>
          <w:proofErr w:type="spellEnd"/>
          <w:r w:rsidRPr="00AE6CCC">
            <w:rPr>
              <w:color w:val="000000"/>
            </w:rPr>
            <w:t xml:space="preserve">-Soares I, </w:t>
          </w:r>
          <w:proofErr w:type="spellStart"/>
          <w:r w:rsidRPr="00AE6CCC">
            <w:rPr>
              <w:color w:val="000000"/>
            </w:rPr>
            <w:t>Chartoumpekis</w:t>
          </w:r>
          <w:proofErr w:type="spellEnd"/>
          <w:r w:rsidRPr="00AE6CCC">
            <w:rPr>
              <w:color w:val="000000"/>
            </w:rPr>
            <w:t xml:space="preserve"> DV, </w:t>
          </w:r>
          <w:proofErr w:type="spellStart"/>
          <w:r w:rsidRPr="00AE6CCC">
            <w:rPr>
              <w:color w:val="000000"/>
            </w:rPr>
            <w:t>Kyriazopoulou</w:t>
          </w:r>
          <w:proofErr w:type="spellEnd"/>
          <w:r w:rsidRPr="00AE6CCC">
            <w:rPr>
              <w:color w:val="000000"/>
            </w:rPr>
            <w:t xml:space="preserve"> V, </w:t>
          </w:r>
          <w:proofErr w:type="spellStart"/>
          <w:r w:rsidRPr="00AE6CCC">
            <w:rPr>
              <w:color w:val="000000"/>
            </w:rPr>
            <w:t>Zaravinos</w:t>
          </w:r>
          <w:proofErr w:type="spellEnd"/>
          <w:r w:rsidRPr="00AE6CCC">
            <w:rPr>
              <w:color w:val="000000"/>
            </w:rPr>
            <w:t xml:space="preserve"> A. EMT Factors and Metabolic Pathways in Cancer. Frontiers Oncol. 2020;10:499.</w:t>
          </w:r>
        </w:p>
        <w:p w14:paraId="5AF2AF50" w14:textId="77777777" w:rsidR="00AE6CCC" w:rsidRPr="00AE6CCC" w:rsidRDefault="00AE6CCC">
          <w:pPr>
            <w:pStyle w:val="csl-entry"/>
            <w:divId w:val="1288272656"/>
            <w:rPr>
              <w:color w:val="000000"/>
            </w:rPr>
          </w:pPr>
          <w:r w:rsidRPr="00AE6CCC">
            <w:rPr>
              <w:color w:val="000000"/>
            </w:rPr>
            <w:t xml:space="preserve">34. Fedele M, </w:t>
          </w:r>
          <w:proofErr w:type="spellStart"/>
          <w:r w:rsidRPr="00AE6CCC">
            <w:rPr>
              <w:color w:val="000000"/>
            </w:rPr>
            <w:t>Sgarra</w:t>
          </w:r>
          <w:proofErr w:type="spellEnd"/>
          <w:r w:rsidRPr="00AE6CCC">
            <w:rPr>
              <w:color w:val="000000"/>
            </w:rPr>
            <w:t xml:space="preserve"> R, Battista S, </w:t>
          </w:r>
          <w:proofErr w:type="spellStart"/>
          <w:r w:rsidRPr="00AE6CCC">
            <w:rPr>
              <w:color w:val="000000"/>
            </w:rPr>
            <w:t>Cerchia</w:t>
          </w:r>
          <w:proofErr w:type="spellEnd"/>
          <w:r w:rsidRPr="00AE6CCC">
            <w:rPr>
              <w:color w:val="000000"/>
            </w:rPr>
            <w:t xml:space="preserve"> L, </w:t>
          </w:r>
          <w:proofErr w:type="spellStart"/>
          <w:r w:rsidRPr="00AE6CCC">
            <w:rPr>
              <w:color w:val="000000"/>
            </w:rPr>
            <w:t>Manfioletti</w:t>
          </w:r>
          <w:proofErr w:type="spellEnd"/>
          <w:r w:rsidRPr="00AE6CCC">
            <w:rPr>
              <w:color w:val="000000"/>
            </w:rPr>
            <w:t xml:space="preserve"> G. The Epithelial–Mesenchymal Transition at the Crossroads between Metabolism and Tumor Progression. Int J Mol Sci. 2022;23(2):800.</w:t>
          </w:r>
        </w:p>
        <w:p w14:paraId="2B3C7CDC" w14:textId="77777777" w:rsidR="00AE6CCC" w:rsidRPr="00AE6CCC" w:rsidRDefault="00AE6CCC">
          <w:pPr>
            <w:pStyle w:val="csl-entry"/>
            <w:divId w:val="1288272656"/>
            <w:rPr>
              <w:color w:val="000000"/>
            </w:rPr>
          </w:pPr>
          <w:r w:rsidRPr="00AE6CCC">
            <w:rPr>
              <w:color w:val="000000"/>
            </w:rPr>
            <w:t xml:space="preserve">35. Burger GA, </w:t>
          </w:r>
          <w:proofErr w:type="spellStart"/>
          <w:r w:rsidRPr="00AE6CCC">
            <w:rPr>
              <w:color w:val="000000"/>
            </w:rPr>
            <w:t>Danen</w:t>
          </w:r>
          <w:proofErr w:type="spellEnd"/>
          <w:r w:rsidRPr="00AE6CCC">
            <w:rPr>
              <w:color w:val="000000"/>
            </w:rPr>
            <w:t xml:space="preserve"> EHJ, Beltman JB. Deciphering Epithelial–Mesenchymal Transition Regulatory Networks in Cancer through Computational Approaches. Frontiers Oncol. 2017;7:162.</w:t>
          </w:r>
        </w:p>
        <w:p w14:paraId="4A8ED3DF" w14:textId="77777777" w:rsidR="00AE6CCC" w:rsidRPr="00AE6CCC" w:rsidRDefault="00AE6CCC">
          <w:pPr>
            <w:pStyle w:val="csl-entry"/>
            <w:divId w:val="1288272656"/>
            <w:rPr>
              <w:color w:val="000000"/>
            </w:rPr>
          </w:pPr>
          <w:r w:rsidRPr="00AE6CCC">
            <w:rPr>
              <w:color w:val="000000"/>
            </w:rPr>
            <w:t xml:space="preserve">36. Hu Y, Xu W, Zeng H, He Z, Lu X, </w:t>
          </w:r>
          <w:proofErr w:type="spellStart"/>
          <w:r w:rsidRPr="00AE6CCC">
            <w:rPr>
              <w:color w:val="000000"/>
            </w:rPr>
            <w:t>Zuo</w:t>
          </w:r>
          <w:proofErr w:type="spellEnd"/>
          <w:r w:rsidRPr="00AE6CCC">
            <w:rPr>
              <w:color w:val="000000"/>
            </w:rPr>
            <w:t xml:space="preserve"> D, et al. OXPHOS-dependent metabolic reprogramming prompts metastatic potential of breast cancer cells under osteogenic differentiation. Brit J Cancer. 2020;123(11):1644–55.</w:t>
          </w:r>
        </w:p>
        <w:p w14:paraId="6462E495" w14:textId="77777777" w:rsidR="00AE6CCC" w:rsidRPr="00AE6CCC" w:rsidRDefault="00AE6CCC">
          <w:pPr>
            <w:pStyle w:val="csl-entry"/>
            <w:divId w:val="1288272656"/>
            <w:rPr>
              <w:color w:val="000000"/>
            </w:rPr>
          </w:pPr>
          <w:r w:rsidRPr="00AE6CCC">
            <w:rPr>
              <w:color w:val="000000"/>
            </w:rPr>
            <w:t>37. Sung JY, Cheong JH. Pan-Cancer Analysis Reveals Distinct Metabolic Reprogramming in Different Epithelial–Mesenchymal Transition Activity States. Cancers. 2021;13(8):1778.</w:t>
          </w:r>
        </w:p>
        <w:p w14:paraId="40E80869" w14:textId="77777777" w:rsidR="00AE6CCC" w:rsidRPr="00AE6CCC" w:rsidRDefault="00AE6CCC">
          <w:pPr>
            <w:pStyle w:val="csl-entry"/>
            <w:divId w:val="1288272656"/>
            <w:rPr>
              <w:color w:val="000000"/>
            </w:rPr>
          </w:pPr>
          <w:r w:rsidRPr="00AE6CCC">
            <w:rPr>
              <w:color w:val="000000"/>
            </w:rPr>
            <w:t xml:space="preserve">38. Choudhary KS, Rohatgi N, </w:t>
          </w:r>
          <w:proofErr w:type="spellStart"/>
          <w:r w:rsidRPr="00AE6CCC">
            <w:rPr>
              <w:color w:val="000000"/>
            </w:rPr>
            <w:t>Halldorsson</w:t>
          </w:r>
          <w:proofErr w:type="spellEnd"/>
          <w:r w:rsidRPr="00AE6CCC">
            <w:rPr>
              <w:color w:val="000000"/>
            </w:rPr>
            <w:t xml:space="preserve"> S, </w:t>
          </w:r>
          <w:proofErr w:type="spellStart"/>
          <w:r w:rsidRPr="00AE6CCC">
            <w:rPr>
              <w:color w:val="000000"/>
            </w:rPr>
            <w:t>Briem</w:t>
          </w:r>
          <w:proofErr w:type="spellEnd"/>
          <w:r w:rsidRPr="00AE6CCC">
            <w:rPr>
              <w:color w:val="000000"/>
            </w:rPr>
            <w:t xml:space="preserve"> E, Gudjonsson T, Gudmundsson S, et al. EGFR Signal-Network Reconstruction Demonstrates Metabolic Crosstalk in EMT. </w:t>
          </w:r>
          <w:proofErr w:type="spellStart"/>
          <w:r w:rsidRPr="00AE6CCC">
            <w:rPr>
              <w:color w:val="000000"/>
            </w:rPr>
            <w:t>Plos</w:t>
          </w:r>
          <w:proofErr w:type="spellEnd"/>
          <w:r w:rsidRPr="00AE6CCC">
            <w:rPr>
              <w:color w:val="000000"/>
            </w:rPr>
            <w:t xml:space="preserve"> </w:t>
          </w:r>
          <w:proofErr w:type="spellStart"/>
          <w:r w:rsidRPr="00AE6CCC">
            <w:rPr>
              <w:color w:val="000000"/>
            </w:rPr>
            <w:t>Comput</w:t>
          </w:r>
          <w:proofErr w:type="spellEnd"/>
          <w:r w:rsidRPr="00AE6CCC">
            <w:rPr>
              <w:color w:val="000000"/>
            </w:rPr>
            <w:t xml:space="preserve"> Biol. 2016;12(6):e1004924.</w:t>
          </w:r>
        </w:p>
        <w:p w14:paraId="20978DA5" w14:textId="77777777" w:rsidR="00AE6CCC" w:rsidRPr="00AE6CCC" w:rsidRDefault="00AE6CCC">
          <w:pPr>
            <w:pStyle w:val="csl-entry"/>
            <w:divId w:val="1288272656"/>
            <w:rPr>
              <w:color w:val="000000"/>
            </w:rPr>
          </w:pPr>
          <w:r w:rsidRPr="00AE6CCC">
            <w:rPr>
              <w:color w:val="000000"/>
            </w:rPr>
            <w:t>39. Feng S, Zhang L, Liu X, Li G, Zhang B, Wang Z, et al. Low levels of AMPK promote epithelial‐mesenchymal transition in lung cancer primarily through HDAC4‐ and HDAC5‐mediated metabolic reprogramming. J Cell Mol Med. 2020;24(14):7789–801.</w:t>
          </w:r>
        </w:p>
        <w:p w14:paraId="7121C330" w14:textId="77777777" w:rsidR="00AE6CCC" w:rsidRPr="00AE6CCC" w:rsidRDefault="00AE6CCC">
          <w:pPr>
            <w:pStyle w:val="csl-entry"/>
            <w:divId w:val="1288272656"/>
            <w:rPr>
              <w:color w:val="000000"/>
            </w:rPr>
          </w:pPr>
          <w:r w:rsidRPr="00AE6CCC">
            <w:rPr>
              <w:color w:val="000000"/>
            </w:rPr>
            <w:lastRenderedPageBreak/>
            <w:t xml:space="preserve">40. Kang X, Wang J, Li C. Exposing the Underlying Relationship of Cancer Metastasis to Metabolism and Epithelial-Mesenchymal Transitions. </w:t>
          </w:r>
          <w:proofErr w:type="spellStart"/>
          <w:r w:rsidRPr="00AE6CCC">
            <w:rPr>
              <w:color w:val="000000"/>
            </w:rPr>
            <w:t>Iscience</w:t>
          </w:r>
          <w:proofErr w:type="spellEnd"/>
          <w:r w:rsidRPr="00AE6CCC">
            <w:rPr>
              <w:color w:val="000000"/>
            </w:rPr>
            <w:t>. 2019;21:754–72.</w:t>
          </w:r>
        </w:p>
        <w:p w14:paraId="3749F6E2" w14:textId="77777777" w:rsidR="00AE6CCC" w:rsidRPr="00AE6CCC" w:rsidRDefault="00AE6CCC">
          <w:pPr>
            <w:pStyle w:val="csl-entry"/>
            <w:divId w:val="1288272656"/>
            <w:rPr>
              <w:color w:val="000000"/>
            </w:rPr>
          </w:pPr>
          <w:r w:rsidRPr="00AE6CCC">
            <w:rPr>
              <w:color w:val="000000"/>
            </w:rPr>
            <w:t>41. Kang X, Li C. A Dimension Reduction Approach for Energy Landscape: Identifying Intermediate States in Metabolism‐EMT Network. Adv Sci. 2021;2003133.</w:t>
          </w:r>
        </w:p>
        <w:p w14:paraId="2B910C0D" w14:textId="77777777" w:rsidR="00AE6CCC" w:rsidRPr="00AE6CCC" w:rsidRDefault="00AE6CCC">
          <w:pPr>
            <w:pStyle w:val="csl-entry"/>
            <w:divId w:val="1288272656"/>
            <w:rPr>
              <w:color w:val="000000"/>
            </w:rPr>
          </w:pPr>
          <w:r w:rsidRPr="00AE6CCC">
            <w:rPr>
              <w:color w:val="000000"/>
            </w:rPr>
            <w:t xml:space="preserve">42. </w:t>
          </w:r>
          <w:proofErr w:type="spellStart"/>
          <w:r w:rsidRPr="00AE6CCC">
            <w:rPr>
              <w:color w:val="000000"/>
            </w:rPr>
            <w:t>Sciacovelli</w:t>
          </w:r>
          <w:proofErr w:type="spellEnd"/>
          <w:r w:rsidRPr="00AE6CCC">
            <w:rPr>
              <w:color w:val="000000"/>
            </w:rPr>
            <w:t xml:space="preserve"> M, </w:t>
          </w:r>
          <w:proofErr w:type="spellStart"/>
          <w:r w:rsidRPr="00AE6CCC">
            <w:rPr>
              <w:color w:val="000000"/>
            </w:rPr>
            <w:t>Frezza</w:t>
          </w:r>
          <w:proofErr w:type="spellEnd"/>
          <w:r w:rsidRPr="00AE6CCC">
            <w:rPr>
              <w:color w:val="000000"/>
            </w:rPr>
            <w:t xml:space="preserve"> C. Metabolic reprogramming and epithelial‐to‐mesenchymal transition in cancer. </w:t>
          </w:r>
          <w:proofErr w:type="spellStart"/>
          <w:r w:rsidRPr="00AE6CCC">
            <w:rPr>
              <w:color w:val="000000"/>
            </w:rPr>
            <w:t>Febs</w:t>
          </w:r>
          <w:proofErr w:type="spellEnd"/>
          <w:r w:rsidRPr="00AE6CCC">
            <w:rPr>
              <w:color w:val="000000"/>
            </w:rPr>
            <w:t xml:space="preserve"> J. 2017;284(19):3132–44.</w:t>
          </w:r>
        </w:p>
        <w:p w14:paraId="7688214A" w14:textId="77777777" w:rsidR="00AE6CCC" w:rsidRPr="00AE6CCC" w:rsidRDefault="00AE6CCC">
          <w:pPr>
            <w:pStyle w:val="csl-entry"/>
            <w:divId w:val="1288272656"/>
            <w:rPr>
              <w:color w:val="000000"/>
            </w:rPr>
          </w:pPr>
          <w:r w:rsidRPr="00AE6CCC">
            <w:rPr>
              <w:color w:val="000000"/>
            </w:rPr>
            <w:t xml:space="preserve">43. Huang R, </w:t>
          </w:r>
          <w:proofErr w:type="spellStart"/>
          <w:r w:rsidRPr="00AE6CCC">
            <w:rPr>
              <w:color w:val="000000"/>
            </w:rPr>
            <w:t>Zong</w:t>
          </w:r>
          <w:proofErr w:type="spellEnd"/>
          <w:r w:rsidRPr="00AE6CCC">
            <w:rPr>
              <w:color w:val="000000"/>
            </w:rPr>
            <w:t xml:space="preserve"> X. Aberrant cancer metabolism in epithelial–mesenchymal transition and cancer metastasis: Mechanisms in cancer progression. Crit Rev Oncol </w:t>
          </w:r>
          <w:proofErr w:type="spellStart"/>
          <w:r w:rsidRPr="00AE6CCC">
            <w:rPr>
              <w:color w:val="000000"/>
            </w:rPr>
            <w:t>Hemat</w:t>
          </w:r>
          <w:proofErr w:type="spellEnd"/>
          <w:r w:rsidRPr="00AE6CCC">
            <w:rPr>
              <w:color w:val="000000"/>
            </w:rPr>
            <w:t>. 2017;115:13–22.</w:t>
          </w:r>
        </w:p>
        <w:p w14:paraId="5F721A87" w14:textId="77777777" w:rsidR="00AE6CCC" w:rsidRPr="00AE6CCC" w:rsidRDefault="00AE6CCC">
          <w:pPr>
            <w:pStyle w:val="csl-entry"/>
            <w:divId w:val="1288272656"/>
            <w:rPr>
              <w:color w:val="000000"/>
            </w:rPr>
          </w:pPr>
          <w:r w:rsidRPr="00AE6CCC">
            <w:rPr>
              <w:color w:val="000000"/>
            </w:rPr>
            <w:t xml:space="preserve">44. Jiang L, Xiao L, </w:t>
          </w:r>
          <w:proofErr w:type="spellStart"/>
          <w:r w:rsidRPr="00AE6CCC">
            <w:rPr>
              <w:color w:val="000000"/>
            </w:rPr>
            <w:t>Sugiura</w:t>
          </w:r>
          <w:proofErr w:type="spellEnd"/>
          <w:r w:rsidRPr="00AE6CCC">
            <w:rPr>
              <w:color w:val="000000"/>
            </w:rPr>
            <w:t xml:space="preserve"> H, Huang X, Ali A, Kuro-o M, et al. Metabolic reprogramming during TGFβ1-induced epithelial-to-mesenchymal transition. Oncogene. 2015;34(30):3908–16.</w:t>
          </w:r>
        </w:p>
        <w:p w14:paraId="3770969E" w14:textId="77777777" w:rsidR="00AE6CCC" w:rsidRPr="00AE6CCC" w:rsidRDefault="00AE6CCC">
          <w:pPr>
            <w:pStyle w:val="csl-entry"/>
            <w:divId w:val="1288272656"/>
            <w:rPr>
              <w:color w:val="000000"/>
            </w:rPr>
          </w:pPr>
          <w:r w:rsidRPr="00AE6CCC">
            <w:rPr>
              <w:color w:val="000000"/>
            </w:rPr>
            <w:t xml:space="preserve">45. Bocci F, Tripathi SC, Mercedes SAV, George JT, </w:t>
          </w:r>
          <w:proofErr w:type="spellStart"/>
          <w:r w:rsidRPr="00AE6CCC">
            <w:rPr>
              <w:color w:val="000000"/>
            </w:rPr>
            <w:t>Casabar</w:t>
          </w:r>
          <w:proofErr w:type="spellEnd"/>
          <w:r w:rsidRPr="00AE6CCC">
            <w:rPr>
              <w:color w:val="000000"/>
            </w:rPr>
            <w:t xml:space="preserve"> JP, Wong PK, et al. NRF2 activates a partial epithelial-mesenchymal transition and is maximally present in a hybrid epithelial/mesenchymal phenotype. </w:t>
          </w:r>
          <w:proofErr w:type="spellStart"/>
          <w:r w:rsidRPr="00AE6CCC">
            <w:rPr>
              <w:color w:val="000000"/>
            </w:rPr>
            <w:t>Integr</w:t>
          </w:r>
          <w:proofErr w:type="spellEnd"/>
          <w:r w:rsidRPr="00AE6CCC">
            <w:rPr>
              <w:color w:val="000000"/>
            </w:rPr>
            <w:t xml:space="preserve"> Biol. 2019;11(6):251–63.</w:t>
          </w:r>
        </w:p>
        <w:p w14:paraId="754F029D" w14:textId="77777777" w:rsidR="00AE6CCC" w:rsidRPr="00AE6CCC" w:rsidRDefault="00AE6CCC">
          <w:pPr>
            <w:pStyle w:val="csl-entry"/>
            <w:divId w:val="1288272656"/>
            <w:rPr>
              <w:color w:val="000000"/>
            </w:rPr>
          </w:pPr>
          <w:r w:rsidRPr="00AE6CCC">
            <w:rPr>
              <w:color w:val="000000"/>
            </w:rPr>
            <w:t xml:space="preserve">46. Luo M, Shang L, Brooks MD, </w:t>
          </w:r>
          <w:proofErr w:type="spellStart"/>
          <w:r w:rsidRPr="00AE6CCC">
            <w:rPr>
              <w:color w:val="000000"/>
            </w:rPr>
            <w:t>Jiagge</w:t>
          </w:r>
          <w:proofErr w:type="spellEnd"/>
          <w:r w:rsidRPr="00AE6CCC">
            <w:rPr>
              <w:color w:val="000000"/>
            </w:rPr>
            <w:t xml:space="preserve"> E, Zhu Y, </w:t>
          </w:r>
          <w:proofErr w:type="spellStart"/>
          <w:r w:rsidRPr="00AE6CCC">
            <w:rPr>
              <w:color w:val="000000"/>
            </w:rPr>
            <w:t>Buschhaus</w:t>
          </w:r>
          <w:proofErr w:type="spellEnd"/>
          <w:r w:rsidRPr="00AE6CCC">
            <w:rPr>
              <w:color w:val="000000"/>
            </w:rPr>
            <w:t xml:space="preserve"> JM, et al. Targeting Breast Cancer Stem Cell State Equilibrium through Modulation of Redox Signaling. Cell </w:t>
          </w:r>
          <w:proofErr w:type="spellStart"/>
          <w:r w:rsidRPr="00AE6CCC">
            <w:rPr>
              <w:color w:val="000000"/>
            </w:rPr>
            <w:t>Metab</w:t>
          </w:r>
          <w:proofErr w:type="spellEnd"/>
          <w:r w:rsidRPr="00AE6CCC">
            <w:rPr>
              <w:color w:val="000000"/>
            </w:rPr>
            <w:t>. 2018;28(1):69-86.e6.</w:t>
          </w:r>
        </w:p>
        <w:p w14:paraId="73242B5B" w14:textId="77777777" w:rsidR="00AE6CCC" w:rsidRPr="00AE6CCC" w:rsidRDefault="00AE6CCC">
          <w:pPr>
            <w:pStyle w:val="csl-entry"/>
            <w:divId w:val="1288272656"/>
            <w:rPr>
              <w:color w:val="000000"/>
            </w:rPr>
          </w:pPr>
          <w:r w:rsidRPr="00AE6CCC">
            <w:rPr>
              <w:color w:val="000000"/>
            </w:rPr>
            <w:t xml:space="preserve">47. </w:t>
          </w:r>
          <w:proofErr w:type="spellStart"/>
          <w:r w:rsidRPr="00AE6CCC">
            <w:rPr>
              <w:color w:val="000000"/>
            </w:rPr>
            <w:t>Colacino</w:t>
          </w:r>
          <w:proofErr w:type="spellEnd"/>
          <w:r w:rsidRPr="00AE6CCC">
            <w:rPr>
              <w:color w:val="000000"/>
            </w:rPr>
            <w:t xml:space="preserve"> JA, Azizi E, Brooks MD, </w:t>
          </w:r>
          <w:proofErr w:type="spellStart"/>
          <w:r w:rsidRPr="00AE6CCC">
            <w:rPr>
              <w:color w:val="000000"/>
            </w:rPr>
            <w:t>Harouaka</w:t>
          </w:r>
          <w:proofErr w:type="spellEnd"/>
          <w:r w:rsidRPr="00AE6CCC">
            <w:rPr>
              <w:color w:val="000000"/>
            </w:rPr>
            <w:t xml:space="preserve"> R, </w:t>
          </w:r>
          <w:proofErr w:type="spellStart"/>
          <w:r w:rsidRPr="00AE6CCC">
            <w:rPr>
              <w:color w:val="000000"/>
            </w:rPr>
            <w:t>Fouladdel</w:t>
          </w:r>
          <w:proofErr w:type="spellEnd"/>
          <w:r w:rsidRPr="00AE6CCC">
            <w:rPr>
              <w:color w:val="000000"/>
            </w:rPr>
            <w:t xml:space="preserve"> S, McDermott SP, et al. Heterogeneity of Human Breast Stem and Progenitor Cells as Revealed by Transcriptional Profiling. Stem Cell Rep. 2018;10(5):1596–609.</w:t>
          </w:r>
        </w:p>
        <w:p w14:paraId="4DA038AB" w14:textId="77777777" w:rsidR="00AE6CCC" w:rsidRPr="00AE6CCC" w:rsidRDefault="00AE6CCC">
          <w:pPr>
            <w:pStyle w:val="csl-entry"/>
            <w:divId w:val="1288272656"/>
            <w:rPr>
              <w:color w:val="000000"/>
            </w:rPr>
          </w:pPr>
          <w:r w:rsidRPr="00AE6CCC">
            <w:rPr>
              <w:color w:val="000000"/>
            </w:rPr>
            <w:t>48. Yu L, Lu M, Jia D, Ma J, Ben-Jacob E, Levine H, et al. Modeling the Genetic Regulation of Cancer Metabolism: Interplay between Glycolysis and Oxidative Phosphorylation. Cancer Res. 2017;77(7):1564–74.</w:t>
          </w:r>
        </w:p>
        <w:p w14:paraId="16AAE6A5" w14:textId="77777777" w:rsidR="00AE6CCC" w:rsidRPr="00AE6CCC" w:rsidRDefault="00AE6CCC">
          <w:pPr>
            <w:pStyle w:val="csl-entry"/>
            <w:divId w:val="1288272656"/>
            <w:rPr>
              <w:color w:val="000000"/>
            </w:rPr>
          </w:pPr>
          <w:r w:rsidRPr="00AE6CCC">
            <w:rPr>
              <w:color w:val="000000"/>
            </w:rPr>
            <w:t>49. Jia D, Li X, Bocci F, Tripathi S, Deng Y, Jolly MK, et al. Quantifying Cancer Epithelial-Mesenchymal Plasticity and its Association with Stemness and Immune Response. J Clin Medicine. 2019;8(5):725.</w:t>
          </w:r>
        </w:p>
        <w:p w14:paraId="355EF859" w14:textId="77777777" w:rsidR="00AE6CCC" w:rsidRPr="00AE6CCC" w:rsidRDefault="00AE6CCC">
          <w:pPr>
            <w:pStyle w:val="csl-entry"/>
            <w:divId w:val="1288272656"/>
            <w:rPr>
              <w:color w:val="000000"/>
            </w:rPr>
          </w:pPr>
          <w:r w:rsidRPr="00AE6CCC">
            <w:rPr>
              <w:color w:val="000000"/>
            </w:rPr>
            <w:t xml:space="preserve">50. Lu M, Jolly MK, </w:t>
          </w:r>
          <w:proofErr w:type="spellStart"/>
          <w:r w:rsidRPr="00AE6CCC">
            <w:rPr>
              <w:color w:val="000000"/>
            </w:rPr>
            <w:t>Gomoto</w:t>
          </w:r>
          <w:proofErr w:type="spellEnd"/>
          <w:r w:rsidRPr="00AE6CCC">
            <w:rPr>
              <w:color w:val="000000"/>
            </w:rPr>
            <w:t xml:space="preserve"> R, Huang B, </w:t>
          </w:r>
          <w:proofErr w:type="spellStart"/>
          <w:r w:rsidRPr="00AE6CCC">
            <w:rPr>
              <w:color w:val="000000"/>
            </w:rPr>
            <w:t>Onuchic</w:t>
          </w:r>
          <w:proofErr w:type="spellEnd"/>
          <w:r w:rsidRPr="00AE6CCC">
            <w:rPr>
              <w:color w:val="000000"/>
            </w:rPr>
            <w:t xml:space="preserve"> J, Ben-Jacob E. </w:t>
          </w:r>
          <w:proofErr w:type="spellStart"/>
          <w:r w:rsidRPr="00AE6CCC">
            <w:rPr>
              <w:color w:val="000000"/>
            </w:rPr>
            <w:t>Tristability</w:t>
          </w:r>
          <w:proofErr w:type="spellEnd"/>
          <w:r w:rsidRPr="00AE6CCC">
            <w:rPr>
              <w:color w:val="000000"/>
            </w:rPr>
            <w:t xml:space="preserve"> in Cancer-Associated MicroRNA-TF Chimera Toggle Switch. J Phys Chem B. 2013;117(42):13164–74.</w:t>
          </w:r>
        </w:p>
        <w:p w14:paraId="176A2ED9" w14:textId="77777777" w:rsidR="00AE6CCC" w:rsidRPr="00AE6CCC" w:rsidRDefault="00AE6CCC">
          <w:pPr>
            <w:pStyle w:val="csl-entry"/>
            <w:divId w:val="1288272656"/>
            <w:rPr>
              <w:color w:val="000000"/>
            </w:rPr>
          </w:pPr>
          <w:r w:rsidRPr="00AE6CCC">
            <w:rPr>
              <w:color w:val="000000"/>
            </w:rPr>
            <w:t xml:space="preserve">51. Kovac S, </w:t>
          </w:r>
          <w:proofErr w:type="spellStart"/>
          <w:r w:rsidRPr="00AE6CCC">
            <w:rPr>
              <w:color w:val="000000"/>
            </w:rPr>
            <w:t>Angelova</w:t>
          </w:r>
          <w:proofErr w:type="spellEnd"/>
          <w:r w:rsidRPr="00AE6CCC">
            <w:rPr>
              <w:color w:val="000000"/>
            </w:rPr>
            <w:t xml:space="preserve"> PR, </w:t>
          </w:r>
          <w:proofErr w:type="spellStart"/>
          <w:r w:rsidRPr="00AE6CCC">
            <w:rPr>
              <w:color w:val="000000"/>
            </w:rPr>
            <w:t>Holmström</w:t>
          </w:r>
          <w:proofErr w:type="spellEnd"/>
          <w:r w:rsidRPr="00AE6CCC">
            <w:rPr>
              <w:color w:val="000000"/>
            </w:rPr>
            <w:t xml:space="preserve"> KM, Zhang Y, </w:t>
          </w:r>
          <w:proofErr w:type="spellStart"/>
          <w:r w:rsidRPr="00AE6CCC">
            <w:rPr>
              <w:color w:val="000000"/>
            </w:rPr>
            <w:t>Dinkova-Kostova</w:t>
          </w:r>
          <w:proofErr w:type="spellEnd"/>
          <w:r w:rsidRPr="00AE6CCC">
            <w:rPr>
              <w:color w:val="000000"/>
            </w:rPr>
            <w:t xml:space="preserve"> AT, Abramov AY. Nrf2 regulates ROS production by mitochondria and NADPH oxidase. </w:t>
          </w:r>
          <w:proofErr w:type="spellStart"/>
          <w:r w:rsidRPr="00AE6CCC">
            <w:rPr>
              <w:color w:val="000000"/>
            </w:rPr>
            <w:t>Biochimica</w:t>
          </w:r>
          <w:proofErr w:type="spellEnd"/>
          <w:r w:rsidRPr="00AE6CCC">
            <w:rPr>
              <w:color w:val="000000"/>
            </w:rPr>
            <w:t xml:space="preserve"> Et </w:t>
          </w:r>
          <w:proofErr w:type="spellStart"/>
          <w:r w:rsidRPr="00AE6CCC">
            <w:rPr>
              <w:color w:val="000000"/>
            </w:rPr>
            <w:t>Biophysica</w:t>
          </w:r>
          <w:proofErr w:type="spellEnd"/>
          <w:r w:rsidRPr="00AE6CCC">
            <w:rPr>
              <w:color w:val="000000"/>
            </w:rPr>
            <w:t xml:space="preserve"> Acta </w:t>
          </w:r>
          <w:proofErr w:type="spellStart"/>
          <w:r w:rsidRPr="00AE6CCC">
            <w:rPr>
              <w:color w:val="000000"/>
            </w:rPr>
            <w:t>Bba</w:t>
          </w:r>
          <w:proofErr w:type="spellEnd"/>
          <w:r w:rsidRPr="00AE6CCC">
            <w:rPr>
              <w:color w:val="000000"/>
            </w:rPr>
            <w:t xml:space="preserve"> - Gen Subj. 2015;1850(4):794–801.</w:t>
          </w:r>
        </w:p>
        <w:p w14:paraId="5F93FD5E" w14:textId="77777777" w:rsidR="00AE6CCC" w:rsidRPr="00AE6CCC" w:rsidRDefault="00AE6CCC">
          <w:pPr>
            <w:pStyle w:val="csl-entry"/>
            <w:divId w:val="1288272656"/>
            <w:rPr>
              <w:color w:val="000000"/>
            </w:rPr>
          </w:pPr>
          <w:r w:rsidRPr="00AE6CCC">
            <w:rPr>
              <w:color w:val="000000"/>
            </w:rPr>
            <w:t>52. He F, Ru X, Wen T. NRF2, a Transcription Factor for Stress Response and Beyond. Int J Mol Sci. 2020;21(13):4777.</w:t>
          </w:r>
        </w:p>
        <w:p w14:paraId="4B6BE460" w14:textId="77777777" w:rsidR="00AE6CCC" w:rsidRPr="00AE6CCC" w:rsidRDefault="00AE6CCC">
          <w:pPr>
            <w:pStyle w:val="csl-entry"/>
            <w:divId w:val="1288272656"/>
            <w:rPr>
              <w:color w:val="000000"/>
            </w:rPr>
          </w:pPr>
          <w:r w:rsidRPr="00AE6CCC">
            <w:rPr>
              <w:color w:val="000000"/>
            </w:rPr>
            <w:lastRenderedPageBreak/>
            <w:t>53. Li N, Muthusamy S, Liang R, Sarojini H, Wang E. Increased expression of miR-34a and miR-93 in rat liver during aging, and their impact on the expression of Mgst1 and Sirt1. Mech Ageing Dev. 2011;132(3):75–85.</w:t>
          </w:r>
        </w:p>
        <w:p w14:paraId="05251FEE" w14:textId="77777777" w:rsidR="00AE6CCC" w:rsidRPr="00AE6CCC" w:rsidRDefault="00AE6CCC">
          <w:pPr>
            <w:pStyle w:val="csl-entry"/>
            <w:divId w:val="1288272656"/>
            <w:rPr>
              <w:color w:val="000000"/>
            </w:rPr>
          </w:pPr>
          <w:r w:rsidRPr="00AE6CCC">
            <w:rPr>
              <w:color w:val="000000"/>
            </w:rPr>
            <w:t>54. Bai XY, Ma Y, Ding R, Fu B, Shi S, Chen XM. miR-335 and miR-34a Promote Renal Senescence by Suppressing Mitochondrial Antioxidative Enzymes. J Am Soc Nephrol. 2011;22(7):1252–61.</w:t>
          </w:r>
        </w:p>
        <w:p w14:paraId="7C4693E5" w14:textId="77777777" w:rsidR="00AE6CCC" w:rsidRPr="00AE6CCC" w:rsidRDefault="00AE6CCC">
          <w:pPr>
            <w:pStyle w:val="csl-entry"/>
            <w:divId w:val="1288272656"/>
            <w:rPr>
              <w:color w:val="000000"/>
            </w:rPr>
          </w:pPr>
          <w:r w:rsidRPr="00AE6CCC">
            <w:rPr>
              <w:color w:val="000000"/>
            </w:rPr>
            <w:t xml:space="preserve">55. Navarro F, Lieberman J. miR-34 and p53: New Insights into a Complex Functional Relationship. </w:t>
          </w:r>
          <w:proofErr w:type="spellStart"/>
          <w:r w:rsidRPr="00AE6CCC">
            <w:rPr>
              <w:color w:val="000000"/>
            </w:rPr>
            <w:t>Plos</w:t>
          </w:r>
          <w:proofErr w:type="spellEnd"/>
          <w:r w:rsidRPr="00AE6CCC">
            <w:rPr>
              <w:color w:val="000000"/>
            </w:rPr>
            <w:t xml:space="preserve"> One. 2015;10(7):e0132767.</w:t>
          </w:r>
        </w:p>
        <w:p w14:paraId="3AA4BF5D" w14:textId="77777777" w:rsidR="00AE6CCC" w:rsidRPr="00AE6CCC" w:rsidRDefault="00AE6CCC">
          <w:pPr>
            <w:pStyle w:val="csl-entry"/>
            <w:divId w:val="1288272656"/>
            <w:rPr>
              <w:color w:val="000000"/>
            </w:rPr>
          </w:pPr>
          <w:r w:rsidRPr="00AE6CCC">
            <w:rPr>
              <w:color w:val="000000"/>
            </w:rPr>
            <w:t xml:space="preserve">56. </w:t>
          </w:r>
          <w:proofErr w:type="spellStart"/>
          <w:r w:rsidRPr="00AE6CCC">
            <w:rPr>
              <w:color w:val="000000"/>
            </w:rPr>
            <w:t>Italiano</w:t>
          </w:r>
          <w:proofErr w:type="spellEnd"/>
          <w:r w:rsidRPr="00AE6CCC">
            <w:rPr>
              <w:color w:val="000000"/>
            </w:rPr>
            <w:t xml:space="preserve"> D, Lena AM, </w:t>
          </w:r>
          <w:proofErr w:type="spellStart"/>
          <w:r w:rsidRPr="00AE6CCC">
            <w:rPr>
              <w:color w:val="000000"/>
            </w:rPr>
            <w:t>Melino</w:t>
          </w:r>
          <w:proofErr w:type="spellEnd"/>
          <w:r w:rsidRPr="00AE6CCC">
            <w:rPr>
              <w:color w:val="000000"/>
            </w:rPr>
            <w:t xml:space="preserve"> G, Candi E. Identification of NCF2/p67phox as a novel p53 target gene. Cell Cycle. 2012;11(24):4589–96.</w:t>
          </w:r>
        </w:p>
        <w:p w14:paraId="5D4E2056" w14:textId="77777777" w:rsidR="00AE6CCC" w:rsidRPr="00AE6CCC" w:rsidRDefault="00AE6CCC">
          <w:pPr>
            <w:pStyle w:val="csl-entry"/>
            <w:divId w:val="1288272656"/>
            <w:rPr>
              <w:color w:val="000000"/>
            </w:rPr>
          </w:pPr>
          <w:r w:rsidRPr="00AE6CCC">
            <w:rPr>
              <w:color w:val="000000"/>
            </w:rPr>
            <w:t xml:space="preserve">57. Chou HL, Fong Y, Wei CK, Tsai EM, Chen JYF, Chang WT, et al. A Quinone-Containing Compound Enhances </w:t>
          </w:r>
          <w:proofErr w:type="spellStart"/>
          <w:r w:rsidRPr="00AE6CCC">
            <w:rPr>
              <w:color w:val="000000"/>
            </w:rPr>
            <w:t>Camptothecin</w:t>
          </w:r>
          <w:proofErr w:type="spellEnd"/>
          <w:r w:rsidRPr="00AE6CCC">
            <w:rPr>
              <w:color w:val="000000"/>
            </w:rPr>
            <w:t xml:space="preserve">-Induced Apoptosis of Lung Cancer Through Modulating Endogenous ROS and ERK Signaling. Arch Immunol </w:t>
          </w:r>
          <w:proofErr w:type="spellStart"/>
          <w:r w:rsidRPr="00AE6CCC">
            <w:rPr>
              <w:color w:val="000000"/>
            </w:rPr>
            <w:t>Ther</w:t>
          </w:r>
          <w:proofErr w:type="spellEnd"/>
          <w:r w:rsidRPr="00AE6CCC">
            <w:rPr>
              <w:color w:val="000000"/>
            </w:rPr>
            <w:t xml:space="preserve"> Ex. 2017;65(3):241–52.</w:t>
          </w:r>
        </w:p>
        <w:p w14:paraId="193B5D02" w14:textId="77777777" w:rsidR="00AE6CCC" w:rsidRPr="00AE6CCC" w:rsidRDefault="00AE6CCC">
          <w:pPr>
            <w:pStyle w:val="csl-entry"/>
            <w:divId w:val="1288272656"/>
            <w:rPr>
              <w:color w:val="000000"/>
            </w:rPr>
          </w:pPr>
          <w:r w:rsidRPr="00AE6CCC">
            <w:rPr>
              <w:color w:val="000000"/>
            </w:rPr>
            <w:t xml:space="preserve">58. Byun Y, Choi YC, </w:t>
          </w:r>
          <w:proofErr w:type="spellStart"/>
          <w:r w:rsidRPr="00AE6CCC">
            <w:rPr>
              <w:color w:val="000000"/>
            </w:rPr>
            <w:t>Jeong</w:t>
          </w:r>
          <w:proofErr w:type="spellEnd"/>
          <w:r w:rsidRPr="00AE6CCC">
            <w:rPr>
              <w:color w:val="000000"/>
            </w:rPr>
            <w:t xml:space="preserve"> Y, Lee G, Yoon S, </w:t>
          </w:r>
          <w:proofErr w:type="spellStart"/>
          <w:r w:rsidRPr="00AE6CCC">
            <w:rPr>
              <w:color w:val="000000"/>
            </w:rPr>
            <w:t>Jeong</w:t>
          </w:r>
          <w:proofErr w:type="spellEnd"/>
          <w:r w:rsidRPr="00AE6CCC">
            <w:rPr>
              <w:color w:val="000000"/>
            </w:rPr>
            <w:t xml:space="preserve"> Y, et al. MiR-200c downregulates HIF-1α and inhibits migration of lung cancer cells. Cell Mol Biol Lett. 2019;24(1):28.</w:t>
          </w:r>
        </w:p>
        <w:p w14:paraId="156BE06F" w14:textId="77777777" w:rsidR="00AE6CCC" w:rsidRPr="00AE6CCC" w:rsidRDefault="00AE6CCC">
          <w:pPr>
            <w:pStyle w:val="csl-entry"/>
            <w:divId w:val="1288272656"/>
            <w:rPr>
              <w:color w:val="000000"/>
            </w:rPr>
          </w:pPr>
          <w:r w:rsidRPr="00AE6CCC">
            <w:rPr>
              <w:color w:val="000000"/>
            </w:rPr>
            <w:t xml:space="preserve">59. </w:t>
          </w:r>
          <w:proofErr w:type="spellStart"/>
          <w:r w:rsidRPr="00AE6CCC">
            <w:rPr>
              <w:color w:val="000000"/>
            </w:rPr>
            <w:t>Bartoszewska</w:t>
          </w:r>
          <w:proofErr w:type="spellEnd"/>
          <w:r w:rsidRPr="00AE6CCC">
            <w:rPr>
              <w:color w:val="000000"/>
            </w:rPr>
            <w:t xml:space="preserve"> S, </w:t>
          </w:r>
          <w:proofErr w:type="spellStart"/>
          <w:r w:rsidRPr="00AE6CCC">
            <w:rPr>
              <w:color w:val="000000"/>
            </w:rPr>
            <w:t>Rochan</w:t>
          </w:r>
          <w:proofErr w:type="spellEnd"/>
          <w:r w:rsidRPr="00AE6CCC">
            <w:rPr>
              <w:color w:val="000000"/>
            </w:rPr>
            <w:t xml:space="preserve"> K, Piotrowski A, </w:t>
          </w:r>
          <w:proofErr w:type="spellStart"/>
          <w:r w:rsidRPr="00AE6CCC">
            <w:rPr>
              <w:color w:val="000000"/>
            </w:rPr>
            <w:t>Kamysz</w:t>
          </w:r>
          <w:proofErr w:type="spellEnd"/>
          <w:r w:rsidRPr="00AE6CCC">
            <w:rPr>
              <w:color w:val="000000"/>
            </w:rPr>
            <w:t xml:space="preserve"> W, </w:t>
          </w:r>
          <w:proofErr w:type="spellStart"/>
          <w:r w:rsidRPr="00AE6CCC">
            <w:rPr>
              <w:color w:val="000000"/>
            </w:rPr>
            <w:t>Ochocka</w:t>
          </w:r>
          <w:proofErr w:type="spellEnd"/>
          <w:r w:rsidRPr="00AE6CCC">
            <w:rPr>
              <w:color w:val="000000"/>
            </w:rPr>
            <w:t xml:space="preserve"> RJ, </w:t>
          </w:r>
          <w:proofErr w:type="spellStart"/>
          <w:r w:rsidRPr="00AE6CCC">
            <w:rPr>
              <w:color w:val="000000"/>
            </w:rPr>
            <w:t>Collawn</w:t>
          </w:r>
          <w:proofErr w:type="spellEnd"/>
          <w:r w:rsidRPr="00AE6CCC">
            <w:rPr>
              <w:color w:val="000000"/>
            </w:rPr>
            <w:t xml:space="preserve"> JF, et al. The hypoxia‐inducible miR‐429 regulates hypoxia‐inducible factor‐1α expression in human endothelial cells through a negative feedback loop. </w:t>
          </w:r>
          <w:proofErr w:type="spellStart"/>
          <w:r w:rsidRPr="00AE6CCC">
            <w:rPr>
              <w:color w:val="000000"/>
            </w:rPr>
            <w:t>Faseb</w:t>
          </w:r>
          <w:proofErr w:type="spellEnd"/>
          <w:r w:rsidRPr="00AE6CCC">
            <w:rPr>
              <w:color w:val="000000"/>
            </w:rPr>
            <w:t xml:space="preserve"> J. 2015;29(4):1467–79.</w:t>
          </w:r>
        </w:p>
        <w:p w14:paraId="668DB978" w14:textId="77777777" w:rsidR="00AE6CCC" w:rsidRPr="00AE6CCC" w:rsidRDefault="00AE6CCC">
          <w:pPr>
            <w:pStyle w:val="csl-entry"/>
            <w:divId w:val="1288272656"/>
            <w:rPr>
              <w:color w:val="000000"/>
            </w:rPr>
          </w:pPr>
          <w:r w:rsidRPr="00AE6CCC">
            <w:rPr>
              <w:color w:val="000000"/>
            </w:rPr>
            <w:t xml:space="preserve">60. Xu X, Tan X, </w:t>
          </w:r>
          <w:proofErr w:type="spellStart"/>
          <w:r w:rsidRPr="00AE6CCC">
            <w:rPr>
              <w:color w:val="000000"/>
            </w:rPr>
            <w:t>Tampe</w:t>
          </w:r>
          <w:proofErr w:type="spellEnd"/>
          <w:r w:rsidRPr="00AE6CCC">
            <w:rPr>
              <w:color w:val="000000"/>
            </w:rPr>
            <w:t xml:space="preserve"> B, Sanchez E, </w:t>
          </w:r>
          <w:proofErr w:type="spellStart"/>
          <w:r w:rsidRPr="00AE6CCC">
            <w:rPr>
              <w:color w:val="000000"/>
            </w:rPr>
            <w:t>Zeisberg</w:t>
          </w:r>
          <w:proofErr w:type="spellEnd"/>
          <w:r w:rsidRPr="00AE6CCC">
            <w:rPr>
              <w:color w:val="000000"/>
            </w:rPr>
            <w:t xml:space="preserve"> M, </w:t>
          </w:r>
          <w:proofErr w:type="spellStart"/>
          <w:r w:rsidRPr="00AE6CCC">
            <w:rPr>
              <w:color w:val="000000"/>
            </w:rPr>
            <w:t>Zeisberg</w:t>
          </w:r>
          <w:proofErr w:type="spellEnd"/>
          <w:r w:rsidRPr="00AE6CCC">
            <w:rPr>
              <w:color w:val="000000"/>
            </w:rPr>
            <w:t xml:space="preserve"> EM. Snail Is a Direct Target of Hypoxia-inducible Factor 1α (HIF1α) in Hypoxia-induced Endothelial to Mesenchymal Transition of Human Coronary Endothelial Cells*. J Biol Chem. 2015;290(27):16653–64.</w:t>
          </w:r>
        </w:p>
        <w:p w14:paraId="661124CE" w14:textId="77777777" w:rsidR="00AE6CCC" w:rsidRPr="00AE6CCC" w:rsidRDefault="00AE6CCC">
          <w:pPr>
            <w:pStyle w:val="csl-entry"/>
            <w:divId w:val="1288272656"/>
            <w:rPr>
              <w:color w:val="000000"/>
            </w:rPr>
          </w:pPr>
          <w:r w:rsidRPr="00AE6CCC">
            <w:rPr>
              <w:color w:val="000000"/>
            </w:rPr>
            <w:t xml:space="preserve">61. Chou CC, Lee KH, Lai IL, Wang D, Mo X, </w:t>
          </w:r>
          <w:proofErr w:type="spellStart"/>
          <w:r w:rsidRPr="00AE6CCC">
            <w:rPr>
              <w:color w:val="000000"/>
            </w:rPr>
            <w:t>Kulp</w:t>
          </w:r>
          <w:proofErr w:type="spellEnd"/>
          <w:r w:rsidRPr="00AE6CCC">
            <w:rPr>
              <w:color w:val="000000"/>
            </w:rPr>
            <w:t xml:space="preserve"> SK, et al. AMPK Reverses the Mesenchymal Phenotype of Cancer Cells by Targeting the Akt–MDM2–Foxo3a Signaling Axis. Cancer Res. 2014;74(17):4783–95.</w:t>
          </w:r>
        </w:p>
        <w:p w14:paraId="3ABDE879" w14:textId="77777777" w:rsidR="00AE6CCC" w:rsidRPr="00AE6CCC" w:rsidRDefault="00AE6CCC">
          <w:pPr>
            <w:pStyle w:val="csl-entry"/>
            <w:divId w:val="1288272656"/>
            <w:rPr>
              <w:color w:val="000000"/>
            </w:rPr>
          </w:pPr>
          <w:r w:rsidRPr="00AE6CCC">
            <w:rPr>
              <w:color w:val="000000"/>
            </w:rPr>
            <w:t xml:space="preserve">62. Ohshima J, Wang Q, </w:t>
          </w:r>
          <w:proofErr w:type="spellStart"/>
          <w:r w:rsidRPr="00AE6CCC">
            <w:rPr>
              <w:color w:val="000000"/>
            </w:rPr>
            <w:t>Fitzsimonds</w:t>
          </w:r>
          <w:proofErr w:type="spellEnd"/>
          <w:r w:rsidRPr="00AE6CCC">
            <w:rPr>
              <w:color w:val="000000"/>
            </w:rPr>
            <w:t xml:space="preserve"> ZR, Miller DP, </w:t>
          </w:r>
          <w:proofErr w:type="spellStart"/>
          <w:r w:rsidRPr="00AE6CCC">
            <w:rPr>
              <w:color w:val="000000"/>
            </w:rPr>
            <w:t>Sztukowska</w:t>
          </w:r>
          <w:proofErr w:type="spellEnd"/>
          <w:r w:rsidRPr="00AE6CCC">
            <w:rPr>
              <w:color w:val="000000"/>
            </w:rPr>
            <w:t xml:space="preserve"> MN, Jung YJ, et al. Streptococcus </w:t>
          </w:r>
          <w:proofErr w:type="spellStart"/>
          <w:r w:rsidRPr="00AE6CCC">
            <w:rPr>
              <w:color w:val="000000"/>
            </w:rPr>
            <w:t>gordonii</w:t>
          </w:r>
          <w:proofErr w:type="spellEnd"/>
          <w:r w:rsidRPr="00AE6CCC">
            <w:rPr>
              <w:color w:val="000000"/>
            </w:rPr>
            <w:t xml:space="preserve"> programs epithelial cells to resist ZEB2 induction by </w:t>
          </w:r>
          <w:proofErr w:type="spellStart"/>
          <w:r w:rsidRPr="00AE6CCC">
            <w:rPr>
              <w:color w:val="000000"/>
            </w:rPr>
            <w:t>Porphyromonas</w:t>
          </w:r>
          <w:proofErr w:type="spellEnd"/>
          <w:r w:rsidRPr="00AE6CCC">
            <w:rPr>
              <w:color w:val="000000"/>
            </w:rPr>
            <w:t xml:space="preserve"> </w:t>
          </w:r>
          <w:proofErr w:type="spellStart"/>
          <w:r w:rsidRPr="00AE6CCC">
            <w:rPr>
              <w:color w:val="000000"/>
            </w:rPr>
            <w:t>gingivalis</w:t>
          </w:r>
          <w:proofErr w:type="spellEnd"/>
          <w:r w:rsidRPr="00AE6CCC">
            <w:rPr>
              <w:color w:val="000000"/>
            </w:rPr>
            <w:t xml:space="preserve">. Proc National </w:t>
          </w:r>
          <w:proofErr w:type="spellStart"/>
          <w:r w:rsidRPr="00AE6CCC">
            <w:rPr>
              <w:color w:val="000000"/>
            </w:rPr>
            <w:t>Acad</w:t>
          </w:r>
          <w:proofErr w:type="spellEnd"/>
          <w:r w:rsidRPr="00AE6CCC">
            <w:rPr>
              <w:color w:val="000000"/>
            </w:rPr>
            <w:t xml:space="preserve"> Sci. 2019;116(17):201900101.</w:t>
          </w:r>
        </w:p>
        <w:p w14:paraId="228C4A8B" w14:textId="77777777" w:rsidR="00AE6CCC" w:rsidRPr="00AE6CCC" w:rsidRDefault="00AE6CCC">
          <w:pPr>
            <w:pStyle w:val="csl-entry"/>
            <w:divId w:val="1288272656"/>
            <w:rPr>
              <w:color w:val="000000"/>
            </w:rPr>
          </w:pPr>
          <w:r w:rsidRPr="00AE6CCC">
            <w:rPr>
              <w:color w:val="000000"/>
            </w:rPr>
            <w:t xml:space="preserve">63. Dong T, Zhang Y, Chen Y, Liu P, </w:t>
          </w:r>
          <w:proofErr w:type="gramStart"/>
          <w:r w:rsidRPr="00AE6CCC">
            <w:rPr>
              <w:color w:val="000000"/>
            </w:rPr>
            <w:t>An</w:t>
          </w:r>
          <w:proofErr w:type="gramEnd"/>
          <w:r w:rsidRPr="00AE6CCC">
            <w:rPr>
              <w:color w:val="000000"/>
            </w:rPr>
            <w:t xml:space="preserve"> T, Zhang J, et al. FOXO1 inhibits the invasion and metastasis of hepatocellular carcinoma by reversing ZEB2-induced epithelial-mesenchymal transition. </w:t>
          </w:r>
          <w:proofErr w:type="spellStart"/>
          <w:r w:rsidRPr="00AE6CCC">
            <w:rPr>
              <w:color w:val="000000"/>
            </w:rPr>
            <w:t>Oncotarget</w:t>
          </w:r>
          <w:proofErr w:type="spellEnd"/>
          <w:r w:rsidRPr="00AE6CCC">
            <w:rPr>
              <w:color w:val="000000"/>
            </w:rPr>
            <w:t>. 2016;8(1):1703–13.</w:t>
          </w:r>
        </w:p>
        <w:p w14:paraId="7B146F23" w14:textId="77777777" w:rsidR="00AE6CCC" w:rsidRPr="00AE6CCC" w:rsidRDefault="00AE6CCC">
          <w:pPr>
            <w:pStyle w:val="csl-entry"/>
            <w:divId w:val="1288272656"/>
            <w:rPr>
              <w:color w:val="000000"/>
            </w:rPr>
          </w:pPr>
          <w:r w:rsidRPr="00AE6CCC">
            <w:rPr>
              <w:color w:val="000000"/>
            </w:rPr>
            <w:t xml:space="preserve">64. Huang W, Cao J, Liu X, Meng F, Li M, Chen B, et al. AMPK Plays a Dual Role in Regulation of CREB/BDNF Pathway in Mouse Primary Hippocampal Cells. J Mol </w:t>
          </w:r>
          <w:proofErr w:type="spellStart"/>
          <w:r w:rsidRPr="00AE6CCC">
            <w:rPr>
              <w:color w:val="000000"/>
            </w:rPr>
            <w:t>Neurosci</w:t>
          </w:r>
          <w:proofErr w:type="spellEnd"/>
          <w:r w:rsidRPr="00AE6CCC">
            <w:rPr>
              <w:color w:val="000000"/>
            </w:rPr>
            <w:t>. 2015;56(4):782–8.</w:t>
          </w:r>
        </w:p>
        <w:p w14:paraId="59F89E34" w14:textId="77777777" w:rsidR="00AE6CCC" w:rsidRPr="00AE6CCC" w:rsidRDefault="00AE6CCC">
          <w:pPr>
            <w:pStyle w:val="csl-entry"/>
            <w:divId w:val="1288272656"/>
            <w:rPr>
              <w:color w:val="000000"/>
            </w:rPr>
          </w:pPr>
          <w:r w:rsidRPr="00AE6CCC">
            <w:rPr>
              <w:color w:val="000000"/>
            </w:rPr>
            <w:lastRenderedPageBreak/>
            <w:t xml:space="preserve">65. </w:t>
          </w:r>
          <w:proofErr w:type="spellStart"/>
          <w:r w:rsidRPr="00AE6CCC">
            <w:rPr>
              <w:color w:val="000000"/>
            </w:rPr>
            <w:t>Jin</w:t>
          </w:r>
          <w:proofErr w:type="spellEnd"/>
          <w:r w:rsidRPr="00AE6CCC">
            <w:rPr>
              <w:color w:val="000000"/>
            </w:rPr>
            <w:t xml:space="preserve"> H, </w:t>
          </w:r>
          <w:proofErr w:type="spellStart"/>
          <w:r w:rsidRPr="00AE6CCC">
            <w:rPr>
              <w:color w:val="000000"/>
            </w:rPr>
            <w:t>Xue</w:t>
          </w:r>
          <w:proofErr w:type="spellEnd"/>
          <w:r w:rsidRPr="00AE6CCC">
            <w:rPr>
              <w:color w:val="000000"/>
            </w:rPr>
            <w:t xml:space="preserve"> L, Mo L, Zhang D, Guo X, Xu J, et al. Downregulation of miR-200c stabilizes XIAP mRNA and contributes to invasion and lung metastasis of bladder cancer. Cell </w:t>
          </w:r>
          <w:proofErr w:type="spellStart"/>
          <w:r w:rsidRPr="00AE6CCC">
            <w:rPr>
              <w:color w:val="000000"/>
            </w:rPr>
            <w:t>Adhes</w:t>
          </w:r>
          <w:proofErr w:type="spellEnd"/>
          <w:r w:rsidRPr="00AE6CCC">
            <w:rPr>
              <w:color w:val="000000"/>
            </w:rPr>
            <w:t xml:space="preserve"> </w:t>
          </w:r>
          <w:proofErr w:type="spellStart"/>
          <w:r w:rsidRPr="00AE6CCC">
            <w:rPr>
              <w:color w:val="000000"/>
            </w:rPr>
            <w:t>Migr</w:t>
          </w:r>
          <w:proofErr w:type="spellEnd"/>
          <w:r w:rsidRPr="00AE6CCC">
            <w:rPr>
              <w:color w:val="000000"/>
            </w:rPr>
            <w:t>. 2019;13(1):236–48.</w:t>
          </w:r>
        </w:p>
        <w:p w14:paraId="31DA20E9" w14:textId="77777777" w:rsidR="00AE6CCC" w:rsidRPr="00AE6CCC" w:rsidRDefault="00AE6CCC">
          <w:pPr>
            <w:pStyle w:val="csl-entry"/>
            <w:divId w:val="1288272656"/>
            <w:rPr>
              <w:color w:val="000000"/>
            </w:rPr>
          </w:pPr>
          <w:r w:rsidRPr="00AE6CCC">
            <w:rPr>
              <w:color w:val="000000"/>
            </w:rPr>
            <w:t xml:space="preserve">66. </w:t>
          </w:r>
          <w:proofErr w:type="spellStart"/>
          <w:r w:rsidRPr="00AE6CCC">
            <w:rPr>
              <w:color w:val="000000"/>
            </w:rPr>
            <w:t>Janin</w:t>
          </w:r>
          <w:proofErr w:type="spellEnd"/>
          <w:r w:rsidRPr="00AE6CCC">
            <w:rPr>
              <w:color w:val="000000"/>
            </w:rPr>
            <w:t xml:space="preserve"> M, </w:t>
          </w:r>
          <w:proofErr w:type="spellStart"/>
          <w:r w:rsidRPr="00AE6CCC">
            <w:rPr>
              <w:color w:val="000000"/>
            </w:rPr>
            <w:t>Esteller</w:t>
          </w:r>
          <w:proofErr w:type="spellEnd"/>
          <w:r w:rsidRPr="00AE6CCC">
            <w:rPr>
              <w:color w:val="000000"/>
            </w:rPr>
            <w:t xml:space="preserve"> M. Oncometabolite Accumulation and Epithelial-to-Mesenchymal Transition: The Turn of Fumarate. Cell </w:t>
          </w:r>
          <w:proofErr w:type="spellStart"/>
          <w:r w:rsidRPr="00AE6CCC">
            <w:rPr>
              <w:color w:val="000000"/>
            </w:rPr>
            <w:t>Metab</w:t>
          </w:r>
          <w:proofErr w:type="spellEnd"/>
          <w:r w:rsidRPr="00AE6CCC">
            <w:rPr>
              <w:color w:val="000000"/>
            </w:rPr>
            <w:t>. 2016;24(4):529–30.</w:t>
          </w:r>
        </w:p>
        <w:p w14:paraId="182D5354" w14:textId="77777777" w:rsidR="00AE6CCC" w:rsidRPr="00AE6CCC" w:rsidRDefault="00AE6CCC">
          <w:pPr>
            <w:pStyle w:val="csl-entry"/>
            <w:divId w:val="1288272656"/>
            <w:rPr>
              <w:color w:val="000000"/>
            </w:rPr>
          </w:pPr>
          <w:r w:rsidRPr="00AE6CCC">
            <w:rPr>
              <w:color w:val="000000"/>
            </w:rPr>
            <w:t>67. Zhang Q, Zheng S, Wang S, Wang W, Xing H, Xu S. Chlorpyrifos induced oxidative stress to promote apoptosis and autophagy through the regulation of miR-19a-AMPK axis in common carp. Fish Shellfish Immun. 2019;93:1093–9.</w:t>
          </w:r>
        </w:p>
        <w:p w14:paraId="1DE27856" w14:textId="77777777" w:rsidR="00AE6CCC" w:rsidRPr="00AE6CCC" w:rsidRDefault="00AE6CCC">
          <w:pPr>
            <w:pStyle w:val="csl-entry"/>
            <w:divId w:val="1288272656"/>
            <w:rPr>
              <w:color w:val="000000"/>
            </w:rPr>
          </w:pPr>
          <w:r w:rsidRPr="00AE6CCC">
            <w:rPr>
              <w:color w:val="000000"/>
            </w:rPr>
            <w:t xml:space="preserve">68. Thomson DM, </w:t>
          </w:r>
          <w:proofErr w:type="spellStart"/>
          <w:r w:rsidRPr="00AE6CCC">
            <w:rPr>
              <w:color w:val="000000"/>
            </w:rPr>
            <w:t>Herway</w:t>
          </w:r>
          <w:proofErr w:type="spellEnd"/>
          <w:r w:rsidRPr="00AE6CCC">
            <w:rPr>
              <w:color w:val="000000"/>
            </w:rPr>
            <w:t xml:space="preserve"> ST, Fillmore N, Kim H, Brown JD, Barrow JR, et al. AMP-activated protein kinase phosphorylates transcription factors of the CREB family. J Appl Physiol. 2008;104(2):429–38.</w:t>
          </w:r>
        </w:p>
        <w:p w14:paraId="142F4546" w14:textId="77777777" w:rsidR="00AE6CCC" w:rsidRPr="00AE6CCC" w:rsidRDefault="00AE6CCC">
          <w:pPr>
            <w:pStyle w:val="csl-entry"/>
            <w:divId w:val="1288272656"/>
            <w:rPr>
              <w:color w:val="000000"/>
            </w:rPr>
          </w:pPr>
          <w:r w:rsidRPr="00AE6CCC">
            <w:rPr>
              <w:color w:val="000000"/>
            </w:rPr>
            <w:t xml:space="preserve">69. </w:t>
          </w:r>
          <w:proofErr w:type="spellStart"/>
          <w:r w:rsidRPr="00AE6CCC">
            <w:rPr>
              <w:color w:val="000000"/>
            </w:rPr>
            <w:t>Muralidharan</w:t>
          </w:r>
          <w:proofErr w:type="spellEnd"/>
          <w:r w:rsidRPr="00AE6CCC">
            <w:rPr>
              <w:color w:val="000000"/>
            </w:rPr>
            <w:t xml:space="preserve"> S, Sahoo S, </w:t>
          </w:r>
          <w:proofErr w:type="spellStart"/>
          <w:r w:rsidRPr="00AE6CCC">
            <w:rPr>
              <w:color w:val="000000"/>
            </w:rPr>
            <w:t>Saha</w:t>
          </w:r>
          <w:proofErr w:type="spellEnd"/>
          <w:r w:rsidRPr="00AE6CCC">
            <w:rPr>
              <w:color w:val="000000"/>
            </w:rPr>
            <w:t xml:space="preserve"> A, Chandran S, Majumdar SS, Mandal S, et al. Quantifying the Patterns of Metabolic Plasticity and Heterogeneity along the Epithelial–Hybrid–Mesenchymal Spectrum in Cancer. </w:t>
          </w:r>
          <w:proofErr w:type="spellStart"/>
          <w:r w:rsidRPr="00AE6CCC">
            <w:rPr>
              <w:color w:val="000000"/>
            </w:rPr>
            <w:t>Biomol</w:t>
          </w:r>
          <w:proofErr w:type="spellEnd"/>
          <w:r w:rsidRPr="00AE6CCC">
            <w:rPr>
              <w:color w:val="000000"/>
            </w:rPr>
            <w:t>. 2022;12(2):297.</w:t>
          </w:r>
        </w:p>
        <w:p w14:paraId="74815396" w14:textId="77777777" w:rsidR="00AE6CCC" w:rsidRPr="00AE6CCC" w:rsidRDefault="00AE6CCC">
          <w:pPr>
            <w:pStyle w:val="csl-entry"/>
            <w:divId w:val="1288272656"/>
            <w:rPr>
              <w:color w:val="000000"/>
            </w:rPr>
          </w:pPr>
          <w:r w:rsidRPr="00AE6CCC">
            <w:rPr>
              <w:color w:val="000000"/>
            </w:rPr>
            <w:t>70. Tripathi S, Kessler DA, Levine H. Biological Networks Regulating Cell Fate Choice Are Minimally Frustrated. Phys Rev Lett. 2020;125(8):088101.</w:t>
          </w:r>
        </w:p>
        <w:p w14:paraId="2070946F" w14:textId="77777777" w:rsidR="00AE6CCC" w:rsidRPr="00AE6CCC" w:rsidRDefault="00AE6CCC">
          <w:pPr>
            <w:pStyle w:val="csl-entry"/>
            <w:divId w:val="1288272656"/>
            <w:rPr>
              <w:color w:val="000000"/>
            </w:rPr>
          </w:pPr>
          <w:r w:rsidRPr="00AE6CCC">
            <w:rPr>
              <w:color w:val="000000"/>
            </w:rPr>
            <w:t xml:space="preserve">71. Farris JC, </w:t>
          </w:r>
          <w:proofErr w:type="spellStart"/>
          <w:r w:rsidRPr="00AE6CCC">
            <w:rPr>
              <w:color w:val="000000"/>
            </w:rPr>
            <w:t>Pifer</w:t>
          </w:r>
          <w:proofErr w:type="spellEnd"/>
          <w:r w:rsidRPr="00AE6CCC">
            <w:rPr>
              <w:color w:val="000000"/>
            </w:rPr>
            <w:t xml:space="preserve"> PM, Zheng L, Gottlieb E, Denvir J, Frisch SM. </w:t>
          </w:r>
          <w:proofErr w:type="spellStart"/>
          <w:r w:rsidRPr="00AE6CCC">
            <w:rPr>
              <w:color w:val="000000"/>
            </w:rPr>
            <w:t>Grainyhead</w:t>
          </w:r>
          <w:proofErr w:type="spellEnd"/>
          <w:r w:rsidRPr="00AE6CCC">
            <w:rPr>
              <w:color w:val="000000"/>
            </w:rPr>
            <w:t xml:space="preserve">-like 2 Reverses the Metabolic Changes Induced by the Oncogenic Epithelial–Mesenchymal Transition: Effects on </w:t>
          </w:r>
          <w:proofErr w:type="spellStart"/>
          <w:r w:rsidRPr="00AE6CCC">
            <w:rPr>
              <w:color w:val="000000"/>
            </w:rPr>
            <w:t>Anoikis</w:t>
          </w:r>
          <w:proofErr w:type="spellEnd"/>
          <w:r w:rsidRPr="00AE6CCC">
            <w:rPr>
              <w:color w:val="000000"/>
            </w:rPr>
            <w:t>. Mol Cancer Res. 2016;14(6):528–38.</w:t>
          </w:r>
        </w:p>
        <w:p w14:paraId="19FB3261" w14:textId="77777777" w:rsidR="00AE6CCC" w:rsidRPr="00AE6CCC" w:rsidRDefault="00AE6CCC">
          <w:pPr>
            <w:pStyle w:val="csl-entry"/>
            <w:divId w:val="1288272656"/>
            <w:rPr>
              <w:color w:val="000000"/>
            </w:rPr>
          </w:pPr>
          <w:r w:rsidRPr="00AE6CCC">
            <w:rPr>
              <w:color w:val="000000"/>
            </w:rPr>
            <w:t xml:space="preserve">72. </w:t>
          </w:r>
          <w:proofErr w:type="spellStart"/>
          <w:r w:rsidRPr="00AE6CCC">
            <w:rPr>
              <w:color w:val="000000"/>
            </w:rPr>
            <w:t>Radisky</w:t>
          </w:r>
          <w:proofErr w:type="spellEnd"/>
          <w:r w:rsidRPr="00AE6CCC">
            <w:rPr>
              <w:color w:val="000000"/>
            </w:rPr>
            <w:t xml:space="preserve"> DC, Levy DD, </w:t>
          </w:r>
          <w:proofErr w:type="spellStart"/>
          <w:r w:rsidRPr="00AE6CCC">
            <w:rPr>
              <w:color w:val="000000"/>
            </w:rPr>
            <w:t>Littlepage</w:t>
          </w:r>
          <w:proofErr w:type="spellEnd"/>
          <w:r w:rsidRPr="00AE6CCC">
            <w:rPr>
              <w:color w:val="000000"/>
            </w:rPr>
            <w:t xml:space="preserve"> LE, Liu H, Nelson CM, Fata JE, et al. Rac1b and reactive oxygen species mediate MMP-3-induced EMT and genomic instability. Nature. 2005;436(7047):123–7.</w:t>
          </w:r>
        </w:p>
        <w:p w14:paraId="54C874BA" w14:textId="77777777" w:rsidR="00AE6CCC" w:rsidRPr="00AE6CCC" w:rsidRDefault="00AE6CCC">
          <w:pPr>
            <w:pStyle w:val="csl-entry"/>
            <w:divId w:val="1288272656"/>
            <w:rPr>
              <w:color w:val="000000"/>
            </w:rPr>
          </w:pPr>
          <w:r w:rsidRPr="00AE6CCC">
            <w:rPr>
              <w:color w:val="000000"/>
            </w:rPr>
            <w:t xml:space="preserve">73. Mori K, Uchida T, Yoshie T, </w:t>
          </w:r>
          <w:proofErr w:type="spellStart"/>
          <w:r w:rsidRPr="00AE6CCC">
            <w:rPr>
              <w:color w:val="000000"/>
            </w:rPr>
            <w:t>Mizote</w:t>
          </w:r>
          <w:proofErr w:type="spellEnd"/>
          <w:r w:rsidRPr="00AE6CCC">
            <w:rPr>
              <w:color w:val="000000"/>
            </w:rPr>
            <w:t xml:space="preserve"> Y, Ishikawa F, </w:t>
          </w:r>
          <w:proofErr w:type="spellStart"/>
          <w:r w:rsidRPr="00AE6CCC">
            <w:rPr>
              <w:color w:val="000000"/>
            </w:rPr>
            <w:t>Katsuyama</w:t>
          </w:r>
          <w:proofErr w:type="spellEnd"/>
          <w:r w:rsidRPr="00AE6CCC">
            <w:rPr>
              <w:color w:val="000000"/>
            </w:rPr>
            <w:t xml:space="preserve"> M, et al. A mitochondrial ROS pathway controls matrix metalloproteinase 9 levels and invasive properties in RAS‐activated cancer cells. </w:t>
          </w:r>
          <w:proofErr w:type="spellStart"/>
          <w:r w:rsidRPr="00AE6CCC">
            <w:rPr>
              <w:color w:val="000000"/>
            </w:rPr>
            <w:t>Febs</w:t>
          </w:r>
          <w:proofErr w:type="spellEnd"/>
          <w:r w:rsidRPr="00AE6CCC">
            <w:rPr>
              <w:color w:val="000000"/>
            </w:rPr>
            <w:t xml:space="preserve"> J. 2019;286(3):459–78.</w:t>
          </w:r>
        </w:p>
        <w:p w14:paraId="2932D3F8" w14:textId="77777777" w:rsidR="00AE6CCC" w:rsidRPr="00AE6CCC" w:rsidRDefault="00AE6CCC">
          <w:pPr>
            <w:pStyle w:val="csl-entry"/>
            <w:divId w:val="1288272656"/>
            <w:rPr>
              <w:color w:val="000000"/>
            </w:rPr>
          </w:pPr>
          <w:r w:rsidRPr="00AE6CCC">
            <w:rPr>
              <w:color w:val="000000"/>
            </w:rPr>
            <w:t xml:space="preserve">74. Ishikawa K, Takenaga K, Akimoto M, </w:t>
          </w:r>
          <w:proofErr w:type="spellStart"/>
          <w:r w:rsidRPr="00AE6CCC">
            <w:rPr>
              <w:color w:val="000000"/>
            </w:rPr>
            <w:t>Koshikawa</w:t>
          </w:r>
          <w:proofErr w:type="spellEnd"/>
          <w:r w:rsidRPr="00AE6CCC">
            <w:rPr>
              <w:color w:val="000000"/>
            </w:rPr>
            <w:t xml:space="preserve"> N, Yamaguchi A, </w:t>
          </w:r>
          <w:proofErr w:type="spellStart"/>
          <w:r w:rsidRPr="00AE6CCC">
            <w:rPr>
              <w:color w:val="000000"/>
            </w:rPr>
            <w:t>Imanishi</w:t>
          </w:r>
          <w:proofErr w:type="spellEnd"/>
          <w:r w:rsidRPr="00AE6CCC">
            <w:rPr>
              <w:color w:val="000000"/>
            </w:rPr>
            <w:t xml:space="preserve"> H, et al. ROS-Generating Mitochondrial DNA Mutations Can Regulate Tumor Cell Metastasis. Science. 2008;320(5876):661–4.</w:t>
          </w:r>
        </w:p>
        <w:p w14:paraId="1DFAA71D" w14:textId="77777777" w:rsidR="00AE6CCC" w:rsidRPr="00AE6CCC" w:rsidRDefault="00AE6CCC">
          <w:pPr>
            <w:pStyle w:val="csl-entry"/>
            <w:divId w:val="1288272656"/>
            <w:rPr>
              <w:color w:val="000000"/>
            </w:rPr>
          </w:pPr>
          <w:r w:rsidRPr="00AE6CCC">
            <w:rPr>
              <w:color w:val="000000"/>
            </w:rPr>
            <w:t>75. SHIDA M, KITAJIMA Y, NAKAMURA J, YANAGIHARA K, BABA K, WAKIYAMA K, et al. Impaired mitophagy activates mtROS/HIF-1α interplay and increases cancer aggressiveness in gastric cancer cells under hypoxia. Int J Oncol. 2016;48(4):1379–90.</w:t>
          </w:r>
        </w:p>
        <w:p w14:paraId="33E9CB18" w14:textId="77777777" w:rsidR="00AE6CCC" w:rsidRPr="00AE6CCC" w:rsidRDefault="00AE6CCC">
          <w:pPr>
            <w:pStyle w:val="csl-entry"/>
            <w:divId w:val="1288272656"/>
            <w:rPr>
              <w:color w:val="000000"/>
            </w:rPr>
          </w:pPr>
          <w:r w:rsidRPr="00AE6CCC">
            <w:rPr>
              <w:color w:val="000000"/>
            </w:rPr>
            <w:t xml:space="preserve">76. </w:t>
          </w:r>
          <w:proofErr w:type="spellStart"/>
          <w:r w:rsidRPr="00AE6CCC">
            <w:rPr>
              <w:color w:val="000000"/>
            </w:rPr>
            <w:t>Babaei</w:t>
          </w:r>
          <w:proofErr w:type="spellEnd"/>
          <w:r w:rsidRPr="00AE6CCC">
            <w:rPr>
              <w:color w:val="000000"/>
            </w:rPr>
            <w:t xml:space="preserve"> G, </w:t>
          </w:r>
          <w:proofErr w:type="spellStart"/>
          <w:r w:rsidRPr="00AE6CCC">
            <w:rPr>
              <w:color w:val="000000"/>
            </w:rPr>
            <w:t>Raei</w:t>
          </w:r>
          <w:proofErr w:type="spellEnd"/>
          <w:r w:rsidRPr="00AE6CCC">
            <w:rPr>
              <w:color w:val="000000"/>
            </w:rPr>
            <w:t xml:space="preserve"> N, </w:t>
          </w:r>
          <w:proofErr w:type="spellStart"/>
          <w:r w:rsidRPr="00AE6CCC">
            <w:rPr>
              <w:color w:val="000000"/>
            </w:rPr>
            <w:t>milani</w:t>
          </w:r>
          <w:proofErr w:type="spellEnd"/>
          <w:r w:rsidRPr="00AE6CCC">
            <w:rPr>
              <w:color w:val="000000"/>
            </w:rPr>
            <w:t xml:space="preserve"> AT, Aziz SGG, </w:t>
          </w:r>
          <w:proofErr w:type="spellStart"/>
          <w:r w:rsidRPr="00AE6CCC">
            <w:rPr>
              <w:color w:val="000000"/>
            </w:rPr>
            <w:t>Pourjabbar</w:t>
          </w:r>
          <w:proofErr w:type="spellEnd"/>
          <w:r w:rsidRPr="00AE6CCC">
            <w:rPr>
              <w:color w:val="000000"/>
            </w:rPr>
            <w:t xml:space="preserve"> N, </w:t>
          </w:r>
          <w:proofErr w:type="spellStart"/>
          <w:r w:rsidRPr="00AE6CCC">
            <w:rPr>
              <w:color w:val="000000"/>
            </w:rPr>
            <w:t>Geravand</w:t>
          </w:r>
          <w:proofErr w:type="spellEnd"/>
          <w:r w:rsidRPr="00AE6CCC">
            <w:rPr>
              <w:color w:val="000000"/>
            </w:rPr>
            <w:t xml:space="preserve"> F. The emerging role of miR-200 family in metastasis: focus on EMT, CSCs, angiogenesis, and </w:t>
          </w:r>
          <w:proofErr w:type="spellStart"/>
          <w:r w:rsidRPr="00AE6CCC">
            <w:rPr>
              <w:color w:val="000000"/>
            </w:rPr>
            <w:t>anoikis</w:t>
          </w:r>
          <w:proofErr w:type="spellEnd"/>
          <w:r w:rsidRPr="00AE6CCC">
            <w:rPr>
              <w:color w:val="000000"/>
            </w:rPr>
            <w:t>. Mol Biol Rep. 2021;48(10):6935–47.</w:t>
          </w:r>
        </w:p>
        <w:p w14:paraId="2B211D1B" w14:textId="77777777" w:rsidR="00AE6CCC" w:rsidRPr="00AE6CCC" w:rsidRDefault="00AE6CCC">
          <w:pPr>
            <w:pStyle w:val="csl-entry"/>
            <w:divId w:val="1288272656"/>
            <w:rPr>
              <w:color w:val="000000"/>
            </w:rPr>
          </w:pPr>
          <w:r w:rsidRPr="00AE6CCC">
            <w:rPr>
              <w:color w:val="000000"/>
            </w:rPr>
            <w:lastRenderedPageBreak/>
            <w:t xml:space="preserve">77. Tripathi S, Park JH, </w:t>
          </w:r>
          <w:proofErr w:type="spellStart"/>
          <w:r w:rsidRPr="00AE6CCC">
            <w:rPr>
              <w:color w:val="000000"/>
            </w:rPr>
            <w:t>Pudakalakatti</w:t>
          </w:r>
          <w:proofErr w:type="spellEnd"/>
          <w:r w:rsidRPr="00AE6CCC">
            <w:rPr>
              <w:color w:val="000000"/>
            </w:rPr>
            <w:t xml:space="preserve"> S, Bhattacharya PK, </w:t>
          </w:r>
          <w:proofErr w:type="spellStart"/>
          <w:r w:rsidRPr="00AE6CCC">
            <w:rPr>
              <w:color w:val="000000"/>
            </w:rPr>
            <w:t>Kaipparettu</w:t>
          </w:r>
          <w:proofErr w:type="spellEnd"/>
          <w:r w:rsidRPr="00AE6CCC">
            <w:rPr>
              <w:color w:val="000000"/>
            </w:rPr>
            <w:t xml:space="preserve"> BA, Levine H. A mechanistic modeling framework reveals the key principles underlying tumor metabolism. </w:t>
          </w:r>
          <w:proofErr w:type="spellStart"/>
          <w:r w:rsidRPr="00AE6CCC">
            <w:rPr>
              <w:color w:val="000000"/>
            </w:rPr>
            <w:t>Plos</w:t>
          </w:r>
          <w:proofErr w:type="spellEnd"/>
          <w:r w:rsidRPr="00AE6CCC">
            <w:rPr>
              <w:color w:val="000000"/>
            </w:rPr>
            <w:t xml:space="preserve"> </w:t>
          </w:r>
          <w:proofErr w:type="spellStart"/>
          <w:r w:rsidRPr="00AE6CCC">
            <w:rPr>
              <w:color w:val="000000"/>
            </w:rPr>
            <w:t>Comput</w:t>
          </w:r>
          <w:proofErr w:type="spellEnd"/>
          <w:r w:rsidRPr="00AE6CCC">
            <w:rPr>
              <w:color w:val="000000"/>
            </w:rPr>
            <w:t xml:space="preserve"> Biol. 2022;18(2):e1009841.</w:t>
          </w:r>
        </w:p>
        <w:p w14:paraId="30664FEE" w14:textId="77777777" w:rsidR="00AE6CCC" w:rsidRPr="00AE6CCC" w:rsidRDefault="00AE6CCC">
          <w:pPr>
            <w:pStyle w:val="csl-entry"/>
            <w:divId w:val="1288272656"/>
            <w:rPr>
              <w:color w:val="000000"/>
            </w:rPr>
          </w:pPr>
          <w:r w:rsidRPr="00AE6CCC">
            <w:rPr>
              <w:color w:val="000000"/>
            </w:rPr>
            <w:t xml:space="preserve">78. </w:t>
          </w:r>
          <w:proofErr w:type="spellStart"/>
          <w:r w:rsidRPr="00AE6CCC">
            <w:rPr>
              <w:color w:val="000000"/>
            </w:rPr>
            <w:t>Thiery</w:t>
          </w:r>
          <w:proofErr w:type="spellEnd"/>
          <w:r w:rsidRPr="00AE6CCC">
            <w:rPr>
              <w:color w:val="000000"/>
            </w:rPr>
            <w:t xml:space="preserve"> JP, </w:t>
          </w:r>
          <w:proofErr w:type="spellStart"/>
          <w:r w:rsidRPr="00AE6CCC">
            <w:rPr>
              <w:color w:val="000000"/>
            </w:rPr>
            <w:t>Acloque</w:t>
          </w:r>
          <w:proofErr w:type="spellEnd"/>
          <w:r w:rsidRPr="00AE6CCC">
            <w:rPr>
              <w:color w:val="000000"/>
            </w:rPr>
            <w:t xml:space="preserve"> H, Huang RYJ, Nieto MA. Epithelial-Mesenchymal Transitions in Development and Disease. Cell. 2009;139(5):871–90.</w:t>
          </w:r>
        </w:p>
        <w:p w14:paraId="60151D00" w14:textId="77777777" w:rsidR="00AE6CCC" w:rsidRPr="00AE6CCC" w:rsidRDefault="00AE6CCC">
          <w:pPr>
            <w:pStyle w:val="csl-entry"/>
            <w:divId w:val="1288272656"/>
            <w:rPr>
              <w:color w:val="000000"/>
            </w:rPr>
          </w:pPr>
          <w:r w:rsidRPr="00AE6CCC">
            <w:rPr>
              <w:color w:val="000000"/>
            </w:rPr>
            <w:t xml:space="preserve">79. Zhang K, </w:t>
          </w:r>
          <w:proofErr w:type="spellStart"/>
          <w:r w:rsidRPr="00AE6CCC">
            <w:rPr>
              <w:color w:val="000000"/>
            </w:rPr>
            <w:t>Zhaos</w:t>
          </w:r>
          <w:proofErr w:type="spellEnd"/>
          <w:r w:rsidRPr="00AE6CCC">
            <w:rPr>
              <w:color w:val="000000"/>
            </w:rPr>
            <w:t xml:space="preserve"> J, Liu X, Yan B, Chen D, Gao Y, et al. Activation of NF-B upregulates Snail and consequent repression of E-cadherin in cholangiocarcinoma cell invasion. Hepato-gastroenterol. 2011;58(105):1–7.</w:t>
          </w:r>
        </w:p>
        <w:p w14:paraId="2506640A" w14:textId="77777777" w:rsidR="00AE6CCC" w:rsidRPr="00AE6CCC" w:rsidRDefault="00AE6CCC">
          <w:pPr>
            <w:pStyle w:val="csl-entry"/>
            <w:divId w:val="1288272656"/>
            <w:rPr>
              <w:color w:val="000000"/>
            </w:rPr>
          </w:pPr>
          <w:r w:rsidRPr="00AE6CCC">
            <w:rPr>
              <w:color w:val="000000"/>
            </w:rPr>
            <w:t xml:space="preserve">80. Jia D, Lu M, Jung KH, Park JH, Yu L, </w:t>
          </w:r>
          <w:proofErr w:type="spellStart"/>
          <w:r w:rsidRPr="00AE6CCC">
            <w:rPr>
              <w:color w:val="000000"/>
            </w:rPr>
            <w:t>Onuchic</w:t>
          </w:r>
          <w:proofErr w:type="spellEnd"/>
          <w:r w:rsidRPr="00AE6CCC">
            <w:rPr>
              <w:color w:val="000000"/>
            </w:rPr>
            <w:t xml:space="preserve"> JN, et al. Elucidating cancer metabolic plasticity by coupling gene regulation with metabolic pathways. Proc National </w:t>
          </w:r>
          <w:proofErr w:type="spellStart"/>
          <w:r w:rsidRPr="00AE6CCC">
            <w:rPr>
              <w:color w:val="000000"/>
            </w:rPr>
            <w:t>Acad</w:t>
          </w:r>
          <w:proofErr w:type="spellEnd"/>
          <w:r w:rsidRPr="00AE6CCC">
            <w:rPr>
              <w:color w:val="000000"/>
            </w:rPr>
            <w:t xml:space="preserve"> Sci. 2019;116(9):201816391.</w:t>
          </w:r>
        </w:p>
        <w:p w14:paraId="0138A1B6" w14:textId="77777777" w:rsidR="00AE6CCC" w:rsidRPr="00AE6CCC" w:rsidRDefault="00AE6CCC">
          <w:pPr>
            <w:pStyle w:val="csl-entry"/>
            <w:divId w:val="1288272656"/>
            <w:rPr>
              <w:color w:val="000000"/>
            </w:rPr>
          </w:pPr>
          <w:r w:rsidRPr="00AE6CCC">
            <w:rPr>
              <w:color w:val="000000"/>
            </w:rPr>
            <w:t xml:space="preserve">81. Graziani V, Rodriguez-Hernandez I, </w:t>
          </w:r>
          <w:proofErr w:type="spellStart"/>
          <w:r w:rsidRPr="00AE6CCC">
            <w:rPr>
              <w:color w:val="000000"/>
            </w:rPr>
            <w:t>Maiques</w:t>
          </w:r>
          <w:proofErr w:type="spellEnd"/>
          <w:r w:rsidRPr="00AE6CCC">
            <w:rPr>
              <w:color w:val="000000"/>
            </w:rPr>
            <w:t xml:space="preserve"> O, Sanz-Moreno V. The amoeboid state as part of the epithelial-to-mesenchymal transition </w:t>
          </w:r>
          <w:proofErr w:type="spellStart"/>
          <w:r w:rsidRPr="00AE6CCC">
            <w:rPr>
              <w:color w:val="000000"/>
            </w:rPr>
            <w:t>programme</w:t>
          </w:r>
          <w:proofErr w:type="spellEnd"/>
          <w:r w:rsidRPr="00AE6CCC">
            <w:rPr>
              <w:color w:val="000000"/>
            </w:rPr>
            <w:t>. Trends Cell Biol. 2021;32(3):228–42.</w:t>
          </w:r>
        </w:p>
        <w:p w14:paraId="74A080EE" w14:textId="77777777" w:rsidR="00AE6CCC" w:rsidRPr="00AE6CCC" w:rsidRDefault="00AE6CCC">
          <w:pPr>
            <w:pStyle w:val="csl-entry"/>
            <w:divId w:val="1288272656"/>
            <w:rPr>
              <w:color w:val="000000"/>
            </w:rPr>
          </w:pPr>
          <w:r w:rsidRPr="00AE6CCC">
            <w:rPr>
              <w:color w:val="000000"/>
            </w:rPr>
            <w:t xml:space="preserve">82. Sanz-Moreno V, </w:t>
          </w:r>
          <w:proofErr w:type="spellStart"/>
          <w:r w:rsidRPr="00AE6CCC">
            <w:rPr>
              <w:color w:val="000000"/>
            </w:rPr>
            <w:t>Crosas-Molist</w:t>
          </w:r>
          <w:proofErr w:type="spellEnd"/>
          <w:r w:rsidRPr="00AE6CCC">
            <w:rPr>
              <w:color w:val="000000"/>
            </w:rPr>
            <w:t xml:space="preserve"> ECM, </w:t>
          </w:r>
          <w:proofErr w:type="spellStart"/>
          <w:r w:rsidRPr="00AE6CCC">
            <w:rPr>
              <w:color w:val="000000"/>
            </w:rPr>
            <w:t>Maiques</w:t>
          </w:r>
          <w:proofErr w:type="spellEnd"/>
          <w:r w:rsidRPr="00AE6CCC">
            <w:rPr>
              <w:color w:val="000000"/>
            </w:rPr>
            <w:t xml:space="preserve"> O, Graziani V, Pandya P, Monger J, et al. AMPK is a mechano-metabolic sensor linking cell adhesion and mitochondrial dynamics to Myosin II dependent cell migration. </w:t>
          </w:r>
          <w:proofErr w:type="gramStart"/>
          <w:r w:rsidRPr="00AE6CCC">
            <w:rPr>
              <w:color w:val="000000"/>
            </w:rPr>
            <w:t>2022;</w:t>
          </w:r>
          <w:proofErr w:type="gramEnd"/>
        </w:p>
        <w:p w14:paraId="4C7F250B" w14:textId="77777777" w:rsidR="00AE6CCC" w:rsidRPr="00AE6CCC" w:rsidRDefault="00AE6CCC">
          <w:pPr>
            <w:pStyle w:val="csl-entry"/>
            <w:divId w:val="1288272656"/>
            <w:rPr>
              <w:color w:val="000000"/>
            </w:rPr>
          </w:pPr>
          <w:r w:rsidRPr="00AE6CCC">
            <w:rPr>
              <w:color w:val="000000"/>
            </w:rPr>
            <w:t xml:space="preserve">83. Miyazono K. Transforming growth factor-β signaling in epithelial-mesenchymal transition and progression of cancer. Proc </w:t>
          </w:r>
          <w:proofErr w:type="spellStart"/>
          <w:r w:rsidRPr="00AE6CCC">
            <w:rPr>
              <w:color w:val="000000"/>
            </w:rPr>
            <w:t>Jpn</w:t>
          </w:r>
          <w:proofErr w:type="spellEnd"/>
          <w:r w:rsidRPr="00AE6CCC">
            <w:rPr>
              <w:color w:val="000000"/>
            </w:rPr>
            <w:t xml:space="preserve"> </w:t>
          </w:r>
          <w:proofErr w:type="spellStart"/>
          <w:r w:rsidRPr="00AE6CCC">
            <w:rPr>
              <w:color w:val="000000"/>
            </w:rPr>
            <w:t>Acad</w:t>
          </w:r>
          <w:proofErr w:type="spellEnd"/>
          <w:r w:rsidRPr="00AE6CCC">
            <w:rPr>
              <w:color w:val="000000"/>
            </w:rPr>
            <w:t xml:space="preserve"> Ser B Phys Biological Sci. 2009;85(8):314–23.</w:t>
          </w:r>
        </w:p>
        <w:p w14:paraId="44BD02AB" w14:textId="77777777" w:rsidR="00AE6CCC" w:rsidRPr="00AE6CCC" w:rsidRDefault="00AE6CCC">
          <w:pPr>
            <w:pStyle w:val="csl-entry"/>
            <w:divId w:val="1288272656"/>
            <w:rPr>
              <w:color w:val="000000"/>
            </w:rPr>
          </w:pPr>
          <w:r w:rsidRPr="00AE6CCC">
            <w:rPr>
              <w:color w:val="000000"/>
            </w:rPr>
            <w:t xml:space="preserve">84. Zhang J, Tian XJ, Xing J. Signal Transduction Pathways of EMT Induced by TGF-β, SHH, and WNT and Their </w:t>
          </w:r>
          <w:proofErr w:type="spellStart"/>
          <w:r w:rsidRPr="00AE6CCC">
            <w:rPr>
              <w:color w:val="000000"/>
            </w:rPr>
            <w:t>Crosstalks</w:t>
          </w:r>
          <w:proofErr w:type="spellEnd"/>
          <w:r w:rsidRPr="00AE6CCC">
            <w:rPr>
              <w:color w:val="000000"/>
            </w:rPr>
            <w:t>. J Clin Medicine. 2016;5(4):41.</w:t>
          </w:r>
        </w:p>
        <w:p w14:paraId="221C34A3" w14:textId="77777777" w:rsidR="00AE6CCC" w:rsidRPr="00AE6CCC" w:rsidRDefault="00AE6CCC">
          <w:pPr>
            <w:pStyle w:val="csl-entry"/>
            <w:divId w:val="1288272656"/>
            <w:rPr>
              <w:color w:val="000000"/>
            </w:rPr>
          </w:pPr>
          <w:r w:rsidRPr="00AE6CCC">
            <w:rPr>
              <w:color w:val="000000"/>
            </w:rPr>
            <w:t xml:space="preserve">85. Bocci F, Gearhart-Serna L, </w:t>
          </w:r>
          <w:proofErr w:type="spellStart"/>
          <w:r w:rsidRPr="00AE6CCC">
            <w:rPr>
              <w:color w:val="000000"/>
            </w:rPr>
            <w:t>Boareto</w:t>
          </w:r>
          <w:proofErr w:type="spellEnd"/>
          <w:r w:rsidRPr="00AE6CCC">
            <w:rPr>
              <w:color w:val="000000"/>
            </w:rPr>
            <w:t xml:space="preserve"> M, Ribeiro M, Ben-Jacob E, Devi GR, et al. Toward understanding cancer stem cell heterogeneity in the tumor microenvironment. Proc National </w:t>
          </w:r>
          <w:proofErr w:type="spellStart"/>
          <w:r w:rsidRPr="00AE6CCC">
            <w:rPr>
              <w:color w:val="000000"/>
            </w:rPr>
            <w:t>Acad</w:t>
          </w:r>
          <w:proofErr w:type="spellEnd"/>
          <w:r w:rsidRPr="00AE6CCC">
            <w:rPr>
              <w:color w:val="000000"/>
            </w:rPr>
            <w:t xml:space="preserve"> Sci. 2018;116(1):201815345.</w:t>
          </w:r>
        </w:p>
        <w:p w14:paraId="2F1C14E0" w14:textId="77777777" w:rsidR="00AE6CCC" w:rsidRPr="00AE6CCC" w:rsidRDefault="00AE6CCC">
          <w:pPr>
            <w:pStyle w:val="csl-entry"/>
            <w:divId w:val="1288272656"/>
            <w:rPr>
              <w:color w:val="000000"/>
            </w:rPr>
          </w:pPr>
          <w:r w:rsidRPr="00AE6CCC">
            <w:rPr>
              <w:color w:val="000000"/>
            </w:rPr>
            <w:t xml:space="preserve">86. Jolly MK, Jia D, </w:t>
          </w:r>
          <w:proofErr w:type="spellStart"/>
          <w:r w:rsidRPr="00AE6CCC">
            <w:rPr>
              <w:color w:val="000000"/>
            </w:rPr>
            <w:t>Boareto</w:t>
          </w:r>
          <w:proofErr w:type="spellEnd"/>
          <w:r w:rsidRPr="00AE6CCC">
            <w:rPr>
              <w:color w:val="000000"/>
            </w:rPr>
            <w:t xml:space="preserve"> M, Mani SA, </w:t>
          </w:r>
          <w:proofErr w:type="spellStart"/>
          <w:r w:rsidRPr="00AE6CCC">
            <w:rPr>
              <w:color w:val="000000"/>
            </w:rPr>
            <w:t>Pienta</w:t>
          </w:r>
          <w:proofErr w:type="spellEnd"/>
          <w:r w:rsidRPr="00AE6CCC">
            <w:rPr>
              <w:color w:val="000000"/>
            </w:rPr>
            <w:t xml:space="preserve"> KJ, Ben-Jacob E, et al. Coupling the modules of EMT and stemness: A tunable ‘stemness window’ model. </w:t>
          </w:r>
          <w:proofErr w:type="spellStart"/>
          <w:r w:rsidRPr="00AE6CCC">
            <w:rPr>
              <w:color w:val="000000"/>
            </w:rPr>
            <w:t>Oncotarget</w:t>
          </w:r>
          <w:proofErr w:type="spellEnd"/>
          <w:r w:rsidRPr="00AE6CCC">
            <w:rPr>
              <w:color w:val="000000"/>
            </w:rPr>
            <w:t>. 2015;6(28):25161–74.</w:t>
          </w:r>
        </w:p>
        <w:p w14:paraId="6359B009" w14:textId="77777777" w:rsidR="00AE6CCC" w:rsidRPr="00AE6CCC" w:rsidRDefault="00AE6CCC">
          <w:pPr>
            <w:pStyle w:val="csl-entry"/>
            <w:divId w:val="1288272656"/>
            <w:rPr>
              <w:color w:val="000000"/>
            </w:rPr>
          </w:pPr>
          <w:r w:rsidRPr="00AE6CCC">
            <w:rPr>
              <w:color w:val="000000"/>
            </w:rPr>
            <w:t xml:space="preserve">87. Bocci F, Jolly MK, George JT, Levine H, </w:t>
          </w:r>
          <w:proofErr w:type="spellStart"/>
          <w:r w:rsidRPr="00AE6CCC">
            <w:rPr>
              <w:color w:val="000000"/>
            </w:rPr>
            <w:t>Onuchic</w:t>
          </w:r>
          <w:proofErr w:type="spellEnd"/>
          <w:r w:rsidRPr="00AE6CCC">
            <w:rPr>
              <w:color w:val="000000"/>
            </w:rPr>
            <w:t xml:space="preserve"> JN. A mechanism-based computational model to capture the interconnections among epithelial-mesenchymal transition, cancer stem cells and Notch-Jagged signaling. </w:t>
          </w:r>
          <w:proofErr w:type="spellStart"/>
          <w:r w:rsidRPr="00AE6CCC">
            <w:rPr>
              <w:color w:val="000000"/>
            </w:rPr>
            <w:t>Oncotarget</w:t>
          </w:r>
          <w:proofErr w:type="spellEnd"/>
          <w:r w:rsidRPr="00AE6CCC">
            <w:rPr>
              <w:color w:val="000000"/>
            </w:rPr>
            <w:t>. 2018;9(52):29906–20.</w:t>
          </w:r>
        </w:p>
        <w:p w14:paraId="77CBA7FB" w14:textId="02C3413C" w:rsidR="00E469AE" w:rsidRPr="00C9444E" w:rsidRDefault="00AE6CCC" w:rsidP="000121BE">
          <w:pPr>
            <w:pStyle w:val="csl-entry"/>
            <w:divId w:val="2111926817"/>
            <w:rPr>
              <w:color w:val="000000"/>
            </w:rPr>
          </w:pPr>
          <w:r w:rsidRPr="00AE6CCC">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adeline Galbraith" w:date="2022-05-28T13:05:00Z" w:initials="MG">
    <w:p w14:paraId="199E6719" w14:textId="0537ACE6" w:rsidR="00301FE0" w:rsidRDefault="00301FE0">
      <w:pPr>
        <w:pStyle w:val="CommentText"/>
      </w:pPr>
      <w:r>
        <w:rPr>
          <w:rStyle w:val="CommentReference"/>
        </w:rPr>
        <w:annotationRef/>
      </w:r>
      <w:r>
        <w:t xml:space="preserve">Dongya suggests a more general title </w:t>
      </w:r>
    </w:p>
  </w:comment>
  <w:comment w:id="103" w:author="Madeline Galbraith" w:date="2022-06-12T20:36:00Z" w:initials="MG">
    <w:p w14:paraId="41FFE2C6" w14:textId="0BAFA583" w:rsidR="00301FE0" w:rsidRDefault="00301FE0">
      <w:pPr>
        <w:pStyle w:val="CommentText"/>
      </w:pPr>
      <w:r>
        <w:rPr>
          <w:rStyle w:val="CommentReference"/>
        </w:rPr>
        <w:annotationRef/>
      </w:r>
      <w:r>
        <w:rPr>
          <w:rStyle w:val="CommentReference"/>
        </w:rPr>
        <w:t>Running a simulation to confirm, but I believe u34 upregulating noxROS cannot replace the mtROS results (that is to say  upregulating noxROS can’t enable only the E/M-W/O state)</w:t>
      </w:r>
    </w:p>
  </w:comment>
  <w:comment w:id="105" w:author="Madeline Galbraith" w:date="2022-06-01T08:33:00Z" w:initials="MG">
    <w:p w14:paraId="1DFE1EFF" w14:textId="5D521139" w:rsidR="00301FE0" w:rsidRDefault="00301FE0">
      <w:pPr>
        <w:pStyle w:val="CommentText"/>
      </w:pPr>
      <w:r>
        <w:rPr>
          <w:rStyle w:val="CommentReference"/>
        </w:rPr>
        <w:annotationRef/>
      </w:r>
      <w:r>
        <w:rPr>
          <w:rStyle w:val="CommentReference"/>
        </w:rPr>
        <w:t xml:space="preserve">I don’t have results for all of these combinations but arrived at this conclusion by extrapolating from the single and double results. </w:t>
      </w:r>
    </w:p>
  </w:comment>
  <w:comment w:id="109" w:author="Madeline Galbraith" w:date="2022-06-12T20:37:00Z" w:initials="MG">
    <w:p w14:paraId="27EDAF80" w14:textId="687B1040" w:rsidR="00301FE0" w:rsidRDefault="00301FE0">
      <w:pPr>
        <w:pStyle w:val="CommentText"/>
      </w:pPr>
      <w:r>
        <w:rPr>
          <w:rStyle w:val="CommentReference"/>
        </w:rPr>
        <w:annotationRef/>
      </w:r>
      <w:r>
        <w:t xml:space="preserve">How to put EMT-inducing signal in the figures? </w:t>
      </w:r>
      <w:r>
        <w:br/>
        <w:t>(EIS)?</w:t>
      </w:r>
    </w:p>
  </w:comment>
  <w:comment w:id="111" w:author="Dongya Jia" w:date="2022-05-27T16:08:00Z" w:initials="DJ">
    <w:p w14:paraId="1ABCC6AC" w14:textId="77777777" w:rsidR="00301FE0" w:rsidRDefault="00301FE0" w:rsidP="00AC1B59">
      <w:pPr>
        <w:pStyle w:val="CommentText"/>
      </w:pPr>
      <w:r>
        <w:rPr>
          <w:rStyle w:val="CommentReference"/>
        </w:rPr>
        <w:annotationRef/>
      </w:r>
      <w:r>
        <w:t>Can we clarify the key regulation for each step? What trigger the transition from E-O to E-W/O for example.</w:t>
      </w:r>
    </w:p>
  </w:comment>
  <w:comment w:id="112" w:author="Madeline Galbraith" w:date="2022-06-14T15:31:00Z" w:initials="MG">
    <w:p w14:paraId="72F93DC3" w14:textId="7AD0C68B" w:rsidR="00301FE0" w:rsidRDefault="00301FE0">
      <w:pPr>
        <w:pStyle w:val="CommentText"/>
      </w:pPr>
      <w:r>
        <w:rPr>
          <w:rStyle w:val="CommentReference"/>
        </w:rPr>
        <w:annotationRef/>
      </w:r>
      <w:r>
        <w:t xml:space="preserve">Maybe, since we haven’t done transition path </w:t>
      </w:r>
      <w:proofErr w:type="gramStart"/>
      <w:r>
        <w:t>analysis</w:t>
      </w:r>
      <w:proofErr w:type="gramEnd"/>
      <w:r>
        <w:t xml:space="preserve"> I guess the only way to say this is an increase/decrease in one or more of the foldchanges.</w:t>
      </w:r>
    </w:p>
  </w:comment>
  <w:comment w:id="114" w:author="Madeline Galbraith" w:date="2022-06-12T20:41:00Z" w:initials="MG">
    <w:p w14:paraId="34219748" w14:textId="77777777" w:rsidR="00301FE0" w:rsidRDefault="00301FE0" w:rsidP="00FF4999">
      <w:pPr>
        <w:pStyle w:val="CommentText"/>
      </w:pPr>
      <w:r>
        <w:rPr>
          <w:rStyle w:val="CommentReference"/>
        </w:rPr>
        <w:annotationRef/>
      </w:r>
      <w:r>
        <w:t xml:space="preserve">Dongya: </w:t>
      </w:r>
      <w:r>
        <w:rPr>
          <w:rStyle w:val="CommentReference"/>
        </w:rPr>
        <w:annotationRef/>
      </w:r>
      <w:r>
        <w:t>I feel this part is hard to understand. I am not sure how to compare whether AMPK or HIF-1 has a stronger effect on the E/M-W/O state?</w:t>
      </w:r>
    </w:p>
    <w:p w14:paraId="7B9D8E72" w14:textId="07B58751" w:rsidR="00301FE0" w:rsidRDefault="00301FE0">
      <w:pPr>
        <w:pStyle w:val="CommentText"/>
      </w:pPr>
    </w:p>
  </w:comment>
  <w:comment w:id="115" w:author="Madeline Galbraith" w:date="2022-06-13T16:42:00Z" w:initials="MG">
    <w:p w14:paraId="50C3812C" w14:textId="2C3C27BA" w:rsidR="00301FE0" w:rsidRDefault="00301FE0">
      <w:pPr>
        <w:pStyle w:val="CommentText"/>
      </w:pPr>
      <w:r>
        <w:rPr>
          <w:rStyle w:val="CommentReference"/>
        </w:rPr>
        <w:annotationRef/>
      </w:r>
      <w:r>
        <w:t>Does this help?</w:t>
      </w:r>
    </w:p>
  </w:comment>
  <w:comment w:id="126" w:author="Levine, Herbert" w:date="2022-07-03T08:23:00Z" w:initials="LH">
    <w:p w14:paraId="0B4AF545" w14:textId="57D4B1AD" w:rsidR="00301FE0" w:rsidRDefault="00301FE0">
      <w:pPr>
        <w:pStyle w:val="CommentText"/>
      </w:pPr>
      <w:r>
        <w:rPr>
          <w:rStyle w:val="CommentReference"/>
        </w:rPr>
        <w:annotationRef/>
      </w:r>
      <w:r>
        <w:t>I still hate to refer to metastasis as a module or even a hallmark. Metastasis is not an evolutionarily designed functional network comparable to motility, metabolism or stemness – it is just a phenomenon. I suggest replacing metastasis in this sentence by “motility”</w:t>
      </w:r>
    </w:p>
  </w:comment>
  <w:comment w:id="648" w:author="Levine, Herbert" w:date="2022-07-03T11:48:00Z" w:initials="LH">
    <w:p w14:paraId="0AF271BB" w14:textId="48E45165" w:rsidR="00301FE0" w:rsidRDefault="00301FE0">
      <w:pPr>
        <w:pStyle w:val="CommentText"/>
      </w:pPr>
      <w:r>
        <w:rPr>
          <w:rStyle w:val="CommentReference"/>
        </w:rPr>
        <w:annotationRef/>
      </w:r>
      <w:r>
        <w:t>What results from [69] are being referred to here?</w:t>
      </w:r>
    </w:p>
  </w:comment>
  <w:comment w:id="964" w:author="Jia, Dongya (NIH/NCI) [E]" w:date="2022-07-02T15:49:00Z" w:initials="JD([">
    <w:p w14:paraId="2E746BB0" w14:textId="77777777" w:rsidR="00301FE0" w:rsidRDefault="00301FE0" w:rsidP="00301FE0">
      <w:r>
        <w:rPr>
          <w:rStyle w:val="CommentReference"/>
        </w:rPr>
        <w:annotationRef/>
      </w:r>
      <w:r>
        <w:rPr>
          <w:sz w:val="20"/>
          <w:szCs w:val="20"/>
        </w:rPr>
        <w:t>Move to the SI</w:t>
      </w:r>
    </w:p>
  </w:comment>
  <w:comment w:id="1008" w:author="Madeline Galbraith" w:date="2022-06-14T13:10:00Z" w:initials="MG">
    <w:p w14:paraId="68FB6825" w14:textId="39EF9CCD" w:rsidR="00301FE0" w:rsidRDefault="00301FE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9E6719" w15:done="0"/>
  <w15:commentEx w15:paraId="41FFE2C6" w15:done="0"/>
  <w15:commentEx w15:paraId="1DFE1EFF" w15:done="0"/>
  <w15:commentEx w15:paraId="27EDAF80" w15:done="0"/>
  <w15:commentEx w15:paraId="1ABCC6AC" w15:done="0"/>
  <w15:commentEx w15:paraId="72F93DC3" w15:paraIdParent="1ABCC6AC" w15:done="0"/>
  <w15:commentEx w15:paraId="7B9D8E72" w15:done="0"/>
  <w15:commentEx w15:paraId="50C3812C" w15:paraIdParent="7B9D8E72" w15:done="0"/>
  <w15:commentEx w15:paraId="0B4AF545" w15:done="0"/>
  <w15:commentEx w15:paraId="0AF271BB" w15:done="0"/>
  <w15:commentEx w15:paraId="2E746BB0"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3C9C95" w16cex:dateUtc="2022-05-28T18:05: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0CDDC" w16cex:dateUtc="2022-06-13T01:41:00Z"/>
  <w16cex:commentExtensible w16cex:durableId="2651E761" w16cex:dateUtc="2022-06-13T21:42:00Z"/>
  <w16cex:commentExtensible w16cex:durableId="266BD099" w16cex:dateUtc="2022-07-03T06:23:00Z"/>
  <w16cex:commentExtensible w16cex:durableId="266C00A9" w16cex:dateUtc="2022-07-03T09:48:00Z"/>
  <w16cex:commentExtensible w16cex:durableId="266AE792" w16cex:dateUtc="2022-07-02T19:49: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9E6719" w16cid:durableId="263C9C95"/>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7B9D8E72" w16cid:durableId="2650CDDC"/>
  <w16cid:commentId w16cid:paraId="50C3812C" w16cid:durableId="2651E761"/>
  <w16cid:commentId w16cid:paraId="0B4AF545" w16cid:durableId="266BD099"/>
  <w16cid:commentId w16cid:paraId="0AF271BB" w16cid:durableId="266C00A9"/>
  <w16cid:commentId w16cid:paraId="2E746BB0" w16cid:durableId="266AE792"/>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A90E1" w14:textId="77777777" w:rsidR="00F5392E" w:rsidRDefault="00F5392E">
      <w:pPr>
        <w:spacing w:after="0"/>
      </w:pPr>
      <w:r>
        <w:separator/>
      </w:r>
    </w:p>
  </w:endnote>
  <w:endnote w:type="continuationSeparator" w:id="0">
    <w:p w14:paraId="2763DA71" w14:textId="77777777" w:rsidR="00F5392E" w:rsidRDefault="00F539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56AD9" w14:textId="77777777" w:rsidR="00F5392E" w:rsidRDefault="00F5392E">
      <w:r>
        <w:separator/>
      </w:r>
    </w:p>
  </w:footnote>
  <w:footnote w:type="continuationSeparator" w:id="0">
    <w:p w14:paraId="103143E9" w14:textId="77777777" w:rsidR="00F5392E" w:rsidRDefault="00F539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deline Galbraith">
    <w15:presenceInfo w15:providerId="None" w15:userId="Madeline Galbraith"/>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1"/>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31E"/>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651"/>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6AE3"/>
    <w:rsid w:val="00116CF2"/>
    <w:rsid w:val="001179E4"/>
    <w:rsid w:val="00117B29"/>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387"/>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3F99"/>
    <w:rsid w:val="00184A9E"/>
    <w:rsid w:val="00185337"/>
    <w:rsid w:val="00186588"/>
    <w:rsid w:val="00190722"/>
    <w:rsid w:val="00190AFE"/>
    <w:rsid w:val="0019272E"/>
    <w:rsid w:val="00193457"/>
    <w:rsid w:val="001937C8"/>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D4"/>
    <w:rsid w:val="00215BF5"/>
    <w:rsid w:val="0021653C"/>
    <w:rsid w:val="002173D5"/>
    <w:rsid w:val="0022615D"/>
    <w:rsid w:val="002278AA"/>
    <w:rsid w:val="00230C9A"/>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50938"/>
    <w:rsid w:val="00250B22"/>
    <w:rsid w:val="002524A5"/>
    <w:rsid w:val="00252902"/>
    <w:rsid w:val="00253BD6"/>
    <w:rsid w:val="0025447F"/>
    <w:rsid w:val="00254C7F"/>
    <w:rsid w:val="00257523"/>
    <w:rsid w:val="00257613"/>
    <w:rsid w:val="00260263"/>
    <w:rsid w:val="0026050E"/>
    <w:rsid w:val="00262284"/>
    <w:rsid w:val="00262C38"/>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2DE7"/>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1DC5"/>
    <w:rsid w:val="002D2C55"/>
    <w:rsid w:val="002D385B"/>
    <w:rsid w:val="002D4E8A"/>
    <w:rsid w:val="002D4F01"/>
    <w:rsid w:val="002D5F45"/>
    <w:rsid w:val="002D6A4F"/>
    <w:rsid w:val="002D6B43"/>
    <w:rsid w:val="002D7AE1"/>
    <w:rsid w:val="002D7C3B"/>
    <w:rsid w:val="002E26BF"/>
    <w:rsid w:val="002E3554"/>
    <w:rsid w:val="002E3CDD"/>
    <w:rsid w:val="002E3E00"/>
    <w:rsid w:val="002E5FF0"/>
    <w:rsid w:val="002E7322"/>
    <w:rsid w:val="002E76B2"/>
    <w:rsid w:val="002F0AFD"/>
    <w:rsid w:val="002F24C3"/>
    <w:rsid w:val="002F304D"/>
    <w:rsid w:val="002F3EA9"/>
    <w:rsid w:val="002F44ED"/>
    <w:rsid w:val="002F4CA0"/>
    <w:rsid w:val="002F6A22"/>
    <w:rsid w:val="003015A5"/>
    <w:rsid w:val="003016F3"/>
    <w:rsid w:val="00301FE0"/>
    <w:rsid w:val="003020C1"/>
    <w:rsid w:val="0030235D"/>
    <w:rsid w:val="0030334D"/>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2789E"/>
    <w:rsid w:val="00330620"/>
    <w:rsid w:val="00333A5B"/>
    <w:rsid w:val="00334B10"/>
    <w:rsid w:val="00334B17"/>
    <w:rsid w:val="003352BC"/>
    <w:rsid w:val="0033776F"/>
    <w:rsid w:val="00337D12"/>
    <w:rsid w:val="0034024B"/>
    <w:rsid w:val="0034134A"/>
    <w:rsid w:val="00343B5D"/>
    <w:rsid w:val="00344217"/>
    <w:rsid w:val="003456C6"/>
    <w:rsid w:val="0034583A"/>
    <w:rsid w:val="00346DCD"/>
    <w:rsid w:val="00347691"/>
    <w:rsid w:val="00347B56"/>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1573"/>
    <w:rsid w:val="00371EE4"/>
    <w:rsid w:val="003730D1"/>
    <w:rsid w:val="00373904"/>
    <w:rsid w:val="00373A2B"/>
    <w:rsid w:val="0037548D"/>
    <w:rsid w:val="0037600D"/>
    <w:rsid w:val="00376723"/>
    <w:rsid w:val="00376A9D"/>
    <w:rsid w:val="00376DFB"/>
    <w:rsid w:val="00380C0D"/>
    <w:rsid w:val="00382448"/>
    <w:rsid w:val="00382AC0"/>
    <w:rsid w:val="00384287"/>
    <w:rsid w:val="00384E58"/>
    <w:rsid w:val="0038569A"/>
    <w:rsid w:val="003857F2"/>
    <w:rsid w:val="00386FDF"/>
    <w:rsid w:val="00390322"/>
    <w:rsid w:val="00390396"/>
    <w:rsid w:val="00390C08"/>
    <w:rsid w:val="0039182F"/>
    <w:rsid w:val="00393A89"/>
    <w:rsid w:val="00393E91"/>
    <w:rsid w:val="003943A9"/>
    <w:rsid w:val="00395B8E"/>
    <w:rsid w:val="0039761E"/>
    <w:rsid w:val="00397B68"/>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1465"/>
    <w:rsid w:val="003E1C73"/>
    <w:rsid w:val="003E1EF7"/>
    <w:rsid w:val="003E407C"/>
    <w:rsid w:val="003E4F04"/>
    <w:rsid w:val="003E5949"/>
    <w:rsid w:val="003E5A55"/>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1787B"/>
    <w:rsid w:val="004234B7"/>
    <w:rsid w:val="00423628"/>
    <w:rsid w:val="00423B0C"/>
    <w:rsid w:val="00423FB7"/>
    <w:rsid w:val="00425137"/>
    <w:rsid w:val="00425A6D"/>
    <w:rsid w:val="00425BB3"/>
    <w:rsid w:val="00426950"/>
    <w:rsid w:val="0042730D"/>
    <w:rsid w:val="00430F7A"/>
    <w:rsid w:val="004342CC"/>
    <w:rsid w:val="00434455"/>
    <w:rsid w:val="004359AC"/>
    <w:rsid w:val="00435A28"/>
    <w:rsid w:val="00435C41"/>
    <w:rsid w:val="00436115"/>
    <w:rsid w:val="0043678A"/>
    <w:rsid w:val="00436801"/>
    <w:rsid w:val="00436D4E"/>
    <w:rsid w:val="00436DC7"/>
    <w:rsid w:val="00440E53"/>
    <w:rsid w:val="00443ED2"/>
    <w:rsid w:val="00444EFC"/>
    <w:rsid w:val="00445E76"/>
    <w:rsid w:val="00446BD5"/>
    <w:rsid w:val="004512F4"/>
    <w:rsid w:val="004541A8"/>
    <w:rsid w:val="00454948"/>
    <w:rsid w:val="00455A36"/>
    <w:rsid w:val="00457136"/>
    <w:rsid w:val="0045732A"/>
    <w:rsid w:val="004605B0"/>
    <w:rsid w:val="004645A4"/>
    <w:rsid w:val="0046483A"/>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2B1"/>
    <w:rsid w:val="004A5623"/>
    <w:rsid w:val="004A5665"/>
    <w:rsid w:val="004A67A2"/>
    <w:rsid w:val="004A6811"/>
    <w:rsid w:val="004A70E9"/>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0656"/>
    <w:rsid w:val="0050300D"/>
    <w:rsid w:val="00503ACB"/>
    <w:rsid w:val="00503BF7"/>
    <w:rsid w:val="00506DAC"/>
    <w:rsid w:val="00511AC0"/>
    <w:rsid w:val="00511DE1"/>
    <w:rsid w:val="00512BCC"/>
    <w:rsid w:val="0051473A"/>
    <w:rsid w:val="00514FC2"/>
    <w:rsid w:val="00515548"/>
    <w:rsid w:val="00515A76"/>
    <w:rsid w:val="00516551"/>
    <w:rsid w:val="00522748"/>
    <w:rsid w:val="0052360D"/>
    <w:rsid w:val="00523B29"/>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0A4"/>
    <w:rsid w:val="005C051F"/>
    <w:rsid w:val="005C0794"/>
    <w:rsid w:val="005C0AFF"/>
    <w:rsid w:val="005C15BD"/>
    <w:rsid w:val="005C1FA8"/>
    <w:rsid w:val="005C2EC8"/>
    <w:rsid w:val="005C4506"/>
    <w:rsid w:val="005C4BA2"/>
    <w:rsid w:val="005C5C1E"/>
    <w:rsid w:val="005C65B7"/>
    <w:rsid w:val="005C668A"/>
    <w:rsid w:val="005C7485"/>
    <w:rsid w:val="005D0C41"/>
    <w:rsid w:val="005D312F"/>
    <w:rsid w:val="005D4066"/>
    <w:rsid w:val="005D7566"/>
    <w:rsid w:val="005E3F80"/>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93E"/>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50EAE"/>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4333"/>
    <w:rsid w:val="0068645C"/>
    <w:rsid w:val="00687ACD"/>
    <w:rsid w:val="00690173"/>
    <w:rsid w:val="00691368"/>
    <w:rsid w:val="00692C32"/>
    <w:rsid w:val="0069566E"/>
    <w:rsid w:val="00696C3D"/>
    <w:rsid w:val="006A073A"/>
    <w:rsid w:val="006A2F65"/>
    <w:rsid w:val="006A300D"/>
    <w:rsid w:val="006A76A0"/>
    <w:rsid w:val="006B1C48"/>
    <w:rsid w:val="006B344C"/>
    <w:rsid w:val="006B4F8E"/>
    <w:rsid w:val="006B525A"/>
    <w:rsid w:val="006B611C"/>
    <w:rsid w:val="006B657E"/>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17BC"/>
    <w:rsid w:val="00722EAC"/>
    <w:rsid w:val="007239C2"/>
    <w:rsid w:val="00723B41"/>
    <w:rsid w:val="007258F7"/>
    <w:rsid w:val="007262EA"/>
    <w:rsid w:val="00727706"/>
    <w:rsid w:val="00727DAE"/>
    <w:rsid w:val="00727FAB"/>
    <w:rsid w:val="00730D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4799B"/>
    <w:rsid w:val="00750251"/>
    <w:rsid w:val="0075025B"/>
    <w:rsid w:val="00750D36"/>
    <w:rsid w:val="007510E0"/>
    <w:rsid w:val="007522A9"/>
    <w:rsid w:val="007538E2"/>
    <w:rsid w:val="00754886"/>
    <w:rsid w:val="00754B67"/>
    <w:rsid w:val="007554F3"/>
    <w:rsid w:val="00755531"/>
    <w:rsid w:val="00757C0B"/>
    <w:rsid w:val="007618F2"/>
    <w:rsid w:val="00762CA1"/>
    <w:rsid w:val="00764B6D"/>
    <w:rsid w:val="00765A17"/>
    <w:rsid w:val="00765B9B"/>
    <w:rsid w:val="00771615"/>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5430"/>
    <w:rsid w:val="007C60DE"/>
    <w:rsid w:val="007C6EF7"/>
    <w:rsid w:val="007C753D"/>
    <w:rsid w:val="007D27F9"/>
    <w:rsid w:val="007D2EA3"/>
    <w:rsid w:val="007D31CE"/>
    <w:rsid w:val="007D3AAB"/>
    <w:rsid w:val="007D3BEF"/>
    <w:rsid w:val="007D502B"/>
    <w:rsid w:val="007D6E87"/>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424"/>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586"/>
    <w:rsid w:val="0088680F"/>
    <w:rsid w:val="00887F20"/>
    <w:rsid w:val="00891A2B"/>
    <w:rsid w:val="00893BA2"/>
    <w:rsid w:val="00893DF9"/>
    <w:rsid w:val="0089457E"/>
    <w:rsid w:val="008964DC"/>
    <w:rsid w:val="0089691B"/>
    <w:rsid w:val="0089719C"/>
    <w:rsid w:val="008A2F53"/>
    <w:rsid w:val="008A4D33"/>
    <w:rsid w:val="008A5918"/>
    <w:rsid w:val="008A7072"/>
    <w:rsid w:val="008B09BC"/>
    <w:rsid w:val="008B0E65"/>
    <w:rsid w:val="008B2870"/>
    <w:rsid w:val="008B2B61"/>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E5E73"/>
    <w:rsid w:val="008F0603"/>
    <w:rsid w:val="008F2443"/>
    <w:rsid w:val="008F24C5"/>
    <w:rsid w:val="008F35BB"/>
    <w:rsid w:val="008F35CD"/>
    <w:rsid w:val="008F452F"/>
    <w:rsid w:val="008F60DF"/>
    <w:rsid w:val="008F66C6"/>
    <w:rsid w:val="008F6E03"/>
    <w:rsid w:val="008F7CF5"/>
    <w:rsid w:val="008F7E6C"/>
    <w:rsid w:val="00900D10"/>
    <w:rsid w:val="00901B36"/>
    <w:rsid w:val="00901F80"/>
    <w:rsid w:val="009021C5"/>
    <w:rsid w:val="009027A5"/>
    <w:rsid w:val="0090372A"/>
    <w:rsid w:val="00903B41"/>
    <w:rsid w:val="00904E93"/>
    <w:rsid w:val="0090504D"/>
    <w:rsid w:val="0090725F"/>
    <w:rsid w:val="0090796F"/>
    <w:rsid w:val="00910039"/>
    <w:rsid w:val="00912CEB"/>
    <w:rsid w:val="009146C5"/>
    <w:rsid w:val="00915D1A"/>
    <w:rsid w:val="009217EF"/>
    <w:rsid w:val="00922137"/>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98B"/>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36DD"/>
    <w:rsid w:val="00974444"/>
    <w:rsid w:val="009749FD"/>
    <w:rsid w:val="00977765"/>
    <w:rsid w:val="009777C6"/>
    <w:rsid w:val="00977E1D"/>
    <w:rsid w:val="00980500"/>
    <w:rsid w:val="00981ECF"/>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043"/>
    <w:rsid w:val="009C5268"/>
    <w:rsid w:val="009C5942"/>
    <w:rsid w:val="009C781A"/>
    <w:rsid w:val="009D19CB"/>
    <w:rsid w:val="009D32C4"/>
    <w:rsid w:val="009D458B"/>
    <w:rsid w:val="009D52C3"/>
    <w:rsid w:val="009D5E95"/>
    <w:rsid w:val="009E1347"/>
    <w:rsid w:val="009E1FA2"/>
    <w:rsid w:val="009E2BD5"/>
    <w:rsid w:val="009E35AA"/>
    <w:rsid w:val="009E37DD"/>
    <w:rsid w:val="009E4133"/>
    <w:rsid w:val="009E571B"/>
    <w:rsid w:val="009E6219"/>
    <w:rsid w:val="009E7164"/>
    <w:rsid w:val="009F01C1"/>
    <w:rsid w:val="009F185C"/>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A86"/>
    <w:rsid w:val="00A34C31"/>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0"/>
    <w:rsid w:val="00AB428B"/>
    <w:rsid w:val="00AB4E6B"/>
    <w:rsid w:val="00AB5734"/>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1FEE"/>
    <w:rsid w:val="00AE61AE"/>
    <w:rsid w:val="00AE62D6"/>
    <w:rsid w:val="00AE6CCC"/>
    <w:rsid w:val="00AE6DF1"/>
    <w:rsid w:val="00AE7340"/>
    <w:rsid w:val="00AF09D0"/>
    <w:rsid w:val="00AF0EA3"/>
    <w:rsid w:val="00AF2A17"/>
    <w:rsid w:val="00AF2E37"/>
    <w:rsid w:val="00AF3847"/>
    <w:rsid w:val="00AF3BBE"/>
    <w:rsid w:val="00AF7D0B"/>
    <w:rsid w:val="00B0149B"/>
    <w:rsid w:val="00B02BF3"/>
    <w:rsid w:val="00B0334A"/>
    <w:rsid w:val="00B03A60"/>
    <w:rsid w:val="00B060CD"/>
    <w:rsid w:val="00B1059A"/>
    <w:rsid w:val="00B10DB4"/>
    <w:rsid w:val="00B13196"/>
    <w:rsid w:val="00B1494D"/>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6F91"/>
    <w:rsid w:val="00B41236"/>
    <w:rsid w:val="00B423DC"/>
    <w:rsid w:val="00B43409"/>
    <w:rsid w:val="00B43535"/>
    <w:rsid w:val="00B438B3"/>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6318"/>
    <w:rsid w:val="00B676AE"/>
    <w:rsid w:val="00B70391"/>
    <w:rsid w:val="00B70E81"/>
    <w:rsid w:val="00B71144"/>
    <w:rsid w:val="00B72C15"/>
    <w:rsid w:val="00B72FAD"/>
    <w:rsid w:val="00B7332D"/>
    <w:rsid w:val="00B73866"/>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BA"/>
    <w:rsid w:val="00BA4A03"/>
    <w:rsid w:val="00BA4AC2"/>
    <w:rsid w:val="00BA4CCB"/>
    <w:rsid w:val="00BA5160"/>
    <w:rsid w:val="00BA5802"/>
    <w:rsid w:val="00BA7923"/>
    <w:rsid w:val="00BA7A97"/>
    <w:rsid w:val="00BB12D9"/>
    <w:rsid w:val="00BB1B45"/>
    <w:rsid w:val="00BB243E"/>
    <w:rsid w:val="00BB2BB7"/>
    <w:rsid w:val="00BB3164"/>
    <w:rsid w:val="00BB6800"/>
    <w:rsid w:val="00BB6820"/>
    <w:rsid w:val="00BB6FF7"/>
    <w:rsid w:val="00BB7620"/>
    <w:rsid w:val="00BC1958"/>
    <w:rsid w:val="00BC1BFF"/>
    <w:rsid w:val="00BC48D5"/>
    <w:rsid w:val="00BC4902"/>
    <w:rsid w:val="00BC5D83"/>
    <w:rsid w:val="00BC6439"/>
    <w:rsid w:val="00BC6A5D"/>
    <w:rsid w:val="00BC6D9B"/>
    <w:rsid w:val="00BC74B2"/>
    <w:rsid w:val="00BD14CF"/>
    <w:rsid w:val="00BD1AE2"/>
    <w:rsid w:val="00BD1D0F"/>
    <w:rsid w:val="00BD2A15"/>
    <w:rsid w:val="00BD35E4"/>
    <w:rsid w:val="00BD381E"/>
    <w:rsid w:val="00BD5103"/>
    <w:rsid w:val="00BD6D73"/>
    <w:rsid w:val="00BD7D7F"/>
    <w:rsid w:val="00BE005E"/>
    <w:rsid w:val="00BE0C77"/>
    <w:rsid w:val="00BE1EF8"/>
    <w:rsid w:val="00BE20CC"/>
    <w:rsid w:val="00BE245D"/>
    <w:rsid w:val="00BE2B94"/>
    <w:rsid w:val="00BE2C1D"/>
    <w:rsid w:val="00BE3788"/>
    <w:rsid w:val="00BE584B"/>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50BD6"/>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4263"/>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788"/>
    <w:rsid w:val="00D22597"/>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37EF"/>
    <w:rsid w:val="00D440B6"/>
    <w:rsid w:val="00D459E0"/>
    <w:rsid w:val="00D463C5"/>
    <w:rsid w:val="00D46407"/>
    <w:rsid w:val="00D47D9E"/>
    <w:rsid w:val="00D508E4"/>
    <w:rsid w:val="00D51573"/>
    <w:rsid w:val="00D51742"/>
    <w:rsid w:val="00D51D15"/>
    <w:rsid w:val="00D54FC6"/>
    <w:rsid w:val="00D57C42"/>
    <w:rsid w:val="00D60675"/>
    <w:rsid w:val="00D612D8"/>
    <w:rsid w:val="00D628F5"/>
    <w:rsid w:val="00D62F8E"/>
    <w:rsid w:val="00D65537"/>
    <w:rsid w:val="00D65F5E"/>
    <w:rsid w:val="00D67075"/>
    <w:rsid w:val="00D7010E"/>
    <w:rsid w:val="00D73BB4"/>
    <w:rsid w:val="00D73E90"/>
    <w:rsid w:val="00D75978"/>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B75"/>
    <w:rsid w:val="00DA2C84"/>
    <w:rsid w:val="00DA2FF2"/>
    <w:rsid w:val="00DA62FD"/>
    <w:rsid w:val="00DA6422"/>
    <w:rsid w:val="00DA6A14"/>
    <w:rsid w:val="00DB03DD"/>
    <w:rsid w:val="00DB0DEE"/>
    <w:rsid w:val="00DB2D53"/>
    <w:rsid w:val="00DB35AF"/>
    <w:rsid w:val="00DB3A10"/>
    <w:rsid w:val="00DB3C19"/>
    <w:rsid w:val="00DB599B"/>
    <w:rsid w:val="00DC1BA0"/>
    <w:rsid w:val="00DC2689"/>
    <w:rsid w:val="00DC2E52"/>
    <w:rsid w:val="00DC7048"/>
    <w:rsid w:val="00DC7665"/>
    <w:rsid w:val="00DC77BF"/>
    <w:rsid w:val="00DC7A5A"/>
    <w:rsid w:val="00DD4D2D"/>
    <w:rsid w:val="00DD5C86"/>
    <w:rsid w:val="00DD616E"/>
    <w:rsid w:val="00DD7CA3"/>
    <w:rsid w:val="00DD7D00"/>
    <w:rsid w:val="00DE2325"/>
    <w:rsid w:val="00DE3423"/>
    <w:rsid w:val="00DE34EA"/>
    <w:rsid w:val="00DE36CD"/>
    <w:rsid w:val="00DE37C0"/>
    <w:rsid w:val="00DE4223"/>
    <w:rsid w:val="00DE437B"/>
    <w:rsid w:val="00DE5539"/>
    <w:rsid w:val="00DE56FA"/>
    <w:rsid w:val="00DE7FA5"/>
    <w:rsid w:val="00DF0829"/>
    <w:rsid w:val="00DF330C"/>
    <w:rsid w:val="00DF6AF7"/>
    <w:rsid w:val="00DF6D8A"/>
    <w:rsid w:val="00DF7539"/>
    <w:rsid w:val="00DF7C77"/>
    <w:rsid w:val="00DF7E26"/>
    <w:rsid w:val="00E006F9"/>
    <w:rsid w:val="00E00C4A"/>
    <w:rsid w:val="00E01ADA"/>
    <w:rsid w:val="00E02DE2"/>
    <w:rsid w:val="00E036B3"/>
    <w:rsid w:val="00E03ABF"/>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0864"/>
    <w:rsid w:val="00E315A3"/>
    <w:rsid w:val="00E321E8"/>
    <w:rsid w:val="00E32D8A"/>
    <w:rsid w:val="00E334F8"/>
    <w:rsid w:val="00E3439C"/>
    <w:rsid w:val="00E343BC"/>
    <w:rsid w:val="00E3446C"/>
    <w:rsid w:val="00E3507E"/>
    <w:rsid w:val="00E35CC2"/>
    <w:rsid w:val="00E3774A"/>
    <w:rsid w:val="00E4063A"/>
    <w:rsid w:val="00E40A6D"/>
    <w:rsid w:val="00E40C86"/>
    <w:rsid w:val="00E42427"/>
    <w:rsid w:val="00E428C6"/>
    <w:rsid w:val="00E43077"/>
    <w:rsid w:val="00E444F4"/>
    <w:rsid w:val="00E454F5"/>
    <w:rsid w:val="00E462F4"/>
    <w:rsid w:val="00E46322"/>
    <w:rsid w:val="00E467B2"/>
    <w:rsid w:val="00E469AE"/>
    <w:rsid w:val="00E47A13"/>
    <w:rsid w:val="00E50602"/>
    <w:rsid w:val="00E523BA"/>
    <w:rsid w:val="00E53210"/>
    <w:rsid w:val="00E53899"/>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3609"/>
    <w:rsid w:val="00E747B1"/>
    <w:rsid w:val="00E74A95"/>
    <w:rsid w:val="00E754E4"/>
    <w:rsid w:val="00E75946"/>
    <w:rsid w:val="00E76280"/>
    <w:rsid w:val="00E771AE"/>
    <w:rsid w:val="00E77A8A"/>
    <w:rsid w:val="00E80CB9"/>
    <w:rsid w:val="00E842C7"/>
    <w:rsid w:val="00E8467D"/>
    <w:rsid w:val="00E870C2"/>
    <w:rsid w:val="00E90D5A"/>
    <w:rsid w:val="00E918D0"/>
    <w:rsid w:val="00E9214C"/>
    <w:rsid w:val="00E9224F"/>
    <w:rsid w:val="00E9300C"/>
    <w:rsid w:val="00E9305C"/>
    <w:rsid w:val="00E95293"/>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A75"/>
    <w:rsid w:val="00ED5FEF"/>
    <w:rsid w:val="00ED7298"/>
    <w:rsid w:val="00EE16FA"/>
    <w:rsid w:val="00EE3A7C"/>
    <w:rsid w:val="00EE4954"/>
    <w:rsid w:val="00EE67C6"/>
    <w:rsid w:val="00EF074C"/>
    <w:rsid w:val="00EF0E04"/>
    <w:rsid w:val="00EF236D"/>
    <w:rsid w:val="00EF2A95"/>
    <w:rsid w:val="00EF4698"/>
    <w:rsid w:val="00EF53A9"/>
    <w:rsid w:val="00EF5FC1"/>
    <w:rsid w:val="00EF6B9A"/>
    <w:rsid w:val="00EF7E13"/>
    <w:rsid w:val="00F00432"/>
    <w:rsid w:val="00F02CA7"/>
    <w:rsid w:val="00F034A5"/>
    <w:rsid w:val="00F048AC"/>
    <w:rsid w:val="00F04E9C"/>
    <w:rsid w:val="00F062FA"/>
    <w:rsid w:val="00F07724"/>
    <w:rsid w:val="00F0774D"/>
    <w:rsid w:val="00F07CC4"/>
    <w:rsid w:val="00F12410"/>
    <w:rsid w:val="00F1404A"/>
    <w:rsid w:val="00F159CD"/>
    <w:rsid w:val="00F16605"/>
    <w:rsid w:val="00F16849"/>
    <w:rsid w:val="00F17120"/>
    <w:rsid w:val="00F173C9"/>
    <w:rsid w:val="00F17A2A"/>
    <w:rsid w:val="00F17D20"/>
    <w:rsid w:val="00F20BB1"/>
    <w:rsid w:val="00F21264"/>
    <w:rsid w:val="00F2176D"/>
    <w:rsid w:val="00F224B4"/>
    <w:rsid w:val="00F22702"/>
    <w:rsid w:val="00F241D3"/>
    <w:rsid w:val="00F2458D"/>
    <w:rsid w:val="00F2496D"/>
    <w:rsid w:val="00F24FE0"/>
    <w:rsid w:val="00F25B3C"/>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2688"/>
    <w:rsid w:val="00F42A6B"/>
    <w:rsid w:val="00F4492C"/>
    <w:rsid w:val="00F450A2"/>
    <w:rsid w:val="00F472E6"/>
    <w:rsid w:val="00F524D3"/>
    <w:rsid w:val="00F5392E"/>
    <w:rsid w:val="00F54301"/>
    <w:rsid w:val="00F56552"/>
    <w:rsid w:val="00F566E2"/>
    <w:rsid w:val="00F5743C"/>
    <w:rsid w:val="00F57B4C"/>
    <w:rsid w:val="00F6232A"/>
    <w:rsid w:val="00F629A2"/>
    <w:rsid w:val="00F62DC4"/>
    <w:rsid w:val="00F63491"/>
    <w:rsid w:val="00F672F0"/>
    <w:rsid w:val="00F70D4F"/>
    <w:rsid w:val="00F73AA8"/>
    <w:rsid w:val="00F741B1"/>
    <w:rsid w:val="00F81222"/>
    <w:rsid w:val="00F82E2A"/>
    <w:rsid w:val="00F834A7"/>
    <w:rsid w:val="00F83C17"/>
    <w:rsid w:val="00F8476A"/>
    <w:rsid w:val="00F860C1"/>
    <w:rsid w:val="00F86A31"/>
    <w:rsid w:val="00F86D02"/>
    <w:rsid w:val="00F873A4"/>
    <w:rsid w:val="00F876FC"/>
    <w:rsid w:val="00F87756"/>
    <w:rsid w:val="00F878AB"/>
    <w:rsid w:val="00F87F1F"/>
    <w:rsid w:val="00F91174"/>
    <w:rsid w:val="00F939CD"/>
    <w:rsid w:val="00F946C7"/>
    <w:rsid w:val="00F9573C"/>
    <w:rsid w:val="00F95D40"/>
    <w:rsid w:val="00FA00BA"/>
    <w:rsid w:val="00FA29EA"/>
    <w:rsid w:val="00FB1CDF"/>
    <w:rsid w:val="00FB652D"/>
    <w:rsid w:val="00FB677A"/>
    <w:rsid w:val="00FB6AD1"/>
    <w:rsid w:val="00FC20B8"/>
    <w:rsid w:val="00FC28F1"/>
    <w:rsid w:val="00FC31CC"/>
    <w:rsid w:val="00FC5DE9"/>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999"/>
    <w:rsid w:val="00FF4D4C"/>
    <w:rsid w:val="00FF5278"/>
    <w:rsid w:val="00FF5855"/>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A98B0A769E8BBD45A14A85E69A14D073"/>
        <w:category>
          <w:name w:val="General"/>
          <w:gallery w:val="placeholder"/>
        </w:category>
        <w:types>
          <w:type w:val="bbPlcHdr"/>
        </w:types>
        <w:behaviors>
          <w:behavior w:val="content"/>
        </w:behaviors>
        <w:guid w:val="{28B172E9-0671-0B49-A7C3-596D1A1E7372}"/>
      </w:docPartPr>
      <w:docPartBody>
        <w:p w:rsidR="00A114CB" w:rsidRDefault="00163785" w:rsidP="00163785">
          <w:pPr>
            <w:pStyle w:val="A98B0A769E8BBD45A14A85E69A14D073"/>
          </w:pPr>
          <w:r w:rsidRPr="003D0477">
            <w:rPr>
              <w:rStyle w:val="PlaceholderText"/>
            </w:rPr>
            <w:t>Click or tap here to enter text.</w:t>
          </w:r>
        </w:p>
      </w:docPartBody>
    </w:docPart>
    <w:docPart>
      <w:docPartPr>
        <w:name w:val="A2EDCE4DAABD1248BEAAA7BFD4C697D9"/>
        <w:category>
          <w:name w:val="General"/>
          <w:gallery w:val="placeholder"/>
        </w:category>
        <w:types>
          <w:type w:val="bbPlcHdr"/>
        </w:types>
        <w:behaviors>
          <w:behavior w:val="content"/>
        </w:behaviors>
        <w:guid w:val="{3CBB60B0-CCCB-694D-B36D-3F8B43B4EDFD}"/>
      </w:docPartPr>
      <w:docPartBody>
        <w:p w:rsidR="00A114CB" w:rsidRDefault="00163785" w:rsidP="00163785">
          <w:pPr>
            <w:pStyle w:val="A2EDCE4DAABD1248BEAAA7BFD4C697D9"/>
          </w:pPr>
          <w:r w:rsidRPr="003D0477">
            <w:rPr>
              <w:rStyle w:val="PlaceholderText"/>
            </w:rPr>
            <w:t>Click or tap here to enter text.</w:t>
          </w:r>
        </w:p>
      </w:docPartBody>
    </w:docPart>
    <w:docPart>
      <w:docPartPr>
        <w:name w:val="736F6FBDAF5ED346A57460C44A413B54"/>
        <w:category>
          <w:name w:val="General"/>
          <w:gallery w:val="placeholder"/>
        </w:category>
        <w:types>
          <w:type w:val="bbPlcHdr"/>
        </w:types>
        <w:behaviors>
          <w:behavior w:val="content"/>
        </w:behaviors>
        <w:guid w:val="{8D9D906F-3B2E-C84F-93FF-78FA8A9656DC}"/>
      </w:docPartPr>
      <w:docPartBody>
        <w:p w:rsidR="00A114CB" w:rsidRDefault="00163785" w:rsidP="00163785">
          <w:pPr>
            <w:pStyle w:val="736F6FBDAF5ED346A57460C44A413B54"/>
          </w:pPr>
          <w:r w:rsidRPr="003D0477">
            <w:rPr>
              <w:rStyle w:val="PlaceholderText"/>
            </w:rPr>
            <w:t>Click or tap here to enter text.</w:t>
          </w:r>
        </w:p>
      </w:docPartBody>
    </w:docPart>
    <w:docPart>
      <w:docPartPr>
        <w:name w:val="2F801B073B88694DB0C48E76BFCED7A7"/>
        <w:category>
          <w:name w:val="General"/>
          <w:gallery w:val="placeholder"/>
        </w:category>
        <w:types>
          <w:type w:val="bbPlcHdr"/>
        </w:types>
        <w:behaviors>
          <w:behavior w:val="content"/>
        </w:behaviors>
        <w:guid w:val="{DDC5F478-6824-1F4D-94E2-7D5E41CD5F58}"/>
      </w:docPartPr>
      <w:docPartBody>
        <w:p w:rsidR="00A114CB" w:rsidRDefault="00163785" w:rsidP="00163785">
          <w:pPr>
            <w:pStyle w:val="2F801B073B88694DB0C48E76BFCED7A7"/>
          </w:pPr>
          <w:r w:rsidRPr="003D0477">
            <w:rPr>
              <w:rStyle w:val="PlaceholderText"/>
            </w:rPr>
            <w:t>Click or tap here to enter text.</w:t>
          </w:r>
        </w:p>
      </w:docPartBody>
    </w:docPart>
    <w:docPart>
      <w:docPartPr>
        <w:name w:val="4C49A45DAFFD65479535EB90DA6AF694"/>
        <w:category>
          <w:name w:val="General"/>
          <w:gallery w:val="placeholder"/>
        </w:category>
        <w:types>
          <w:type w:val="bbPlcHdr"/>
        </w:types>
        <w:behaviors>
          <w:behavior w:val="content"/>
        </w:behaviors>
        <w:guid w:val="{080035A8-543F-7A4A-8E7E-D0919DD647A0}"/>
      </w:docPartPr>
      <w:docPartBody>
        <w:p w:rsidR="00A114CB" w:rsidRDefault="00163785" w:rsidP="00163785">
          <w:pPr>
            <w:pStyle w:val="4C49A45DAFFD65479535EB90DA6AF694"/>
          </w:pPr>
          <w:r w:rsidRPr="003D0477">
            <w:rPr>
              <w:rStyle w:val="PlaceholderText"/>
            </w:rPr>
            <w:t>Click or tap here to enter text.</w:t>
          </w:r>
        </w:p>
      </w:docPartBody>
    </w:docPart>
    <w:docPart>
      <w:docPartPr>
        <w:name w:val="C2892A226FA3034FBC8FFC8A2A5D1C7D"/>
        <w:category>
          <w:name w:val="General"/>
          <w:gallery w:val="placeholder"/>
        </w:category>
        <w:types>
          <w:type w:val="bbPlcHdr"/>
        </w:types>
        <w:behaviors>
          <w:behavior w:val="content"/>
        </w:behaviors>
        <w:guid w:val="{2DE0F5A6-466A-BF49-BEE0-DC90B5F44AB9}"/>
      </w:docPartPr>
      <w:docPartBody>
        <w:p w:rsidR="00A114CB" w:rsidRDefault="00163785" w:rsidP="00163785">
          <w:pPr>
            <w:pStyle w:val="C2892A226FA3034FBC8FFC8A2A5D1C7D"/>
          </w:pPr>
          <w:r w:rsidRPr="003D0477">
            <w:rPr>
              <w:rStyle w:val="PlaceholderText"/>
            </w:rPr>
            <w:t>Click or tap here to enter text.</w:t>
          </w:r>
        </w:p>
      </w:docPartBody>
    </w:docPart>
    <w:docPart>
      <w:docPartPr>
        <w:name w:val="DE4960C7D5658C4E9054EC8682C893C6"/>
        <w:category>
          <w:name w:val="General"/>
          <w:gallery w:val="placeholder"/>
        </w:category>
        <w:types>
          <w:type w:val="bbPlcHdr"/>
        </w:types>
        <w:behaviors>
          <w:behavior w:val="content"/>
        </w:behaviors>
        <w:guid w:val="{5F9A33B5-A0CE-B046-B92F-3868FA713E61}"/>
      </w:docPartPr>
      <w:docPartBody>
        <w:p w:rsidR="00A114CB" w:rsidRDefault="00163785" w:rsidP="00163785">
          <w:pPr>
            <w:pStyle w:val="DE4960C7D5658C4E9054EC8682C893C6"/>
          </w:pPr>
          <w:r w:rsidRPr="003D0477">
            <w:rPr>
              <w:rStyle w:val="PlaceholderText"/>
            </w:rPr>
            <w:t>Click or tap here to enter text.</w:t>
          </w:r>
        </w:p>
      </w:docPartBody>
    </w:docPart>
    <w:docPart>
      <w:docPartPr>
        <w:name w:val="8D68B6109372F840B205FA89870F4620"/>
        <w:category>
          <w:name w:val="General"/>
          <w:gallery w:val="placeholder"/>
        </w:category>
        <w:types>
          <w:type w:val="bbPlcHdr"/>
        </w:types>
        <w:behaviors>
          <w:behavior w:val="content"/>
        </w:behaviors>
        <w:guid w:val="{23A1D874-73A4-B746-9758-C751FC5B5F87}"/>
      </w:docPartPr>
      <w:docPartBody>
        <w:p w:rsidR="00A114CB" w:rsidRDefault="00163785" w:rsidP="00163785">
          <w:pPr>
            <w:pStyle w:val="8D68B6109372F840B205FA89870F4620"/>
          </w:pPr>
          <w:r w:rsidRPr="003D0477">
            <w:rPr>
              <w:rStyle w:val="PlaceholderText"/>
            </w:rPr>
            <w:t>Click or tap here to enter text.</w:t>
          </w:r>
        </w:p>
      </w:docPartBody>
    </w:docPart>
    <w:docPart>
      <w:docPartPr>
        <w:name w:val="EB92AB3C59293049A8142787F4F6B903"/>
        <w:category>
          <w:name w:val="General"/>
          <w:gallery w:val="placeholder"/>
        </w:category>
        <w:types>
          <w:type w:val="bbPlcHdr"/>
        </w:types>
        <w:behaviors>
          <w:behavior w:val="content"/>
        </w:behaviors>
        <w:guid w:val="{BDB51DD0-16C8-7D44-BCEF-FB1B2EF59197}"/>
      </w:docPartPr>
      <w:docPartBody>
        <w:p w:rsidR="00A114CB" w:rsidRDefault="00163785" w:rsidP="00163785">
          <w:pPr>
            <w:pStyle w:val="EB92AB3C59293049A8142787F4F6B903"/>
          </w:pPr>
          <w:r w:rsidRPr="003D0477">
            <w:rPr>
              <w:rStyle w:val="PlaceholderText"/>
            </w:rPr>
            <w:t>Click or tap here to enter text.</w:t>
          </w:r>
        </w:p>
      </w:docPartBody>
    </w:docPart>
    <w:docPart>
      <w:docPartPr>
        <w:name w:val="61EEF1FA418DC94C907278854949F51F"/>
        <w:category>
          <w:name w:val="General"/>
          <w:gallery w:val="placeholder"/>
        </w:category>
        <w:types>
          <w:type w:val="bbPlcHdr"/>
        </w:types>
        <w:behaviors>
          <w:behavior w:val="content"/>
        </w:behaviors>
        <w:guid w:val="{201341A1-961C-5C49-8094-6C191F6306E2}"/>
      </w:docPartPr>
      <w:docPartBody>
        <w:p w:rsidR="00A114CB" w:rsidRDefault="00163785" w:rsidP="00163785">
          <w:pPr>
            <w:pStyle w:val="61EEF1FA418DC94C907278854949F51F"/>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3785"/>
    <w:rsid w:val="00165EEC"/>
    <w:rsid w:val="001D707B"/>
    <w:rsid w:val="001E4796"/>
    <w:rsid w:val="002112C9"/>
    <w:rsid w:val="00215A28"/>
    <w:rsid w:val="0027291E"/>
    <w:rsid w:val="002836DC"/>
    <w:rsid w:val="00293B44"/>
    <w:rsid w:val="00352D72"/>
    <w:rsid w:val="003723E3"/>
    <w:rsid w:val="00395409"/>
    <w:rsid w:val="00420004"/>
    <w:rsid w:val="004500DB"/>
    <w:rsid w:val="00494B16"/>
    <w:rsid w:val="0052486E"/>
    <w:rsid w:val="005F10A3"/>
    <w:rsid w:val="00663586"/>
    <w:rsid w:val="006E5321"/>
    <w:rsid w:val="007203C9"/>
    <w:rsid w:val="00723A47"/>
    <w:rsid w:val="00744714"/>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114CB"/>
    <w:rsid w:val="00A65E11"/>
    <w:rsid w:val="00AC0154"/>
    <w:rsid w:val="00AC7029"/>
    <w:rsid w:val="00B337D7"/>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63785"/>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 w:type="paragraph" w:customStyle="1" w:styleId="A98B0A769E8BBD45A14A85E69A14D073">
    <w:name w:val="A98B0A769E8BBD45A14A85E69A14D073"/>
    <w:rsid w:val="00163785"/>
    <w:pPr>
      <w:spacing w:after="0" w:line="240" w:lineRule="auto"/>
    </w:pPr>
    <w:rPr>
      <w:sz w:val="24"/>
      <w:szCs w:val="24"/>
      <w:lang w:eastAsia="zh-CN"/>
    </w:rPr>
  </w:style>
  <w:style w:type="paragraph" w:customStyle="1" w:styleId="A2EDCE4DAABD1248BEAAA7BFD4C697D9">
    <w:name w:val="A2EDCE4DAABD1248BEAAA7BFD4C697D9"/>
    <w:rsid w:val="00163785"/>
    <w:pPr>
      <w:spacing w:after="0" w:line="240" w:lineRule="auto"/>
    </w:pPr>
    <w:rPr>
      <w:sz w:val="24"/>
      <w:szCs w:val="24"/>
      <w:lang w:eastAsia="zh-CN"/>
    </w:rPr>
  </w:style>
  <w:style w:type="paragraph" w:customStyle="1" w:styleId="736F6FBDAF5ED346A57460C44A413B54">
    <w:name w:val="736F6FBDAF5ED346A57460C44A413B54"/>
    <w:rsid w:val="00163785"/>
    <w:pPr>
      <w:spacing w:after="0" w:line="240" w:lineRule="auto"/>
    </w:pPr>
    <w:rPr>
      <w:sz w:val="24"/>
      <w:szCs w:val="24"/>
      <w:lang w:eastAsia="zh-CN"/>
    </w:rPr>
  </w:style>
  <w:style w:type="paragraph" w:customStyle="1" w:styleId="2F801B073B88694DB0C48E76BFCED7A7">
    <w:name w:val="2F801B073B88694DB0C48E76BFCED7A7"/>
    <w:rsid w:val="00163785"/>
    <w:pPr>
      <w:spacing w:after="0" w:line="240" w:lineRule="auto"/>
    </w:pPr>
    <w:rPr>
      <w:sz w:val="24"/>
      <w:szCs w:val="24"/>
      <w:lang w:eastAsia="zh-CN"/>
    </w:rPr>
  </w:style>
  <w:style w:type="paragraph" w:customStyle="1" w:styleId="4C49A45DAFFD65479535EB90DA6AF694">
    <w:name w:val="4C49A45DAFFD65479535EB90DA6AF694"/>
    <w:rsid w:val="00163785"/>
    <w:pPr>
      <w:spacing w:after="0" w:line="240" w:lineRule="auto"/>
    </w:pPr>
    <w:rPr>
      <w:sz w:val="24"/>
      <w:szCs w:val="24"/>
      <w:lang w:eastAsia="zh-CN"/>
    </w:rPr>
  </w:style>
  <w:style w:type="paragraph" w:customStyle="1" w:styleId="C2892A226FA3034FBC8FFC8A2A5D1C7D">
    <w:name w:val="C2892A226FA3034FBC8FFC8A2A5D1C7D"/>
    <w:rsid w:val="00163785"/>
    <w:pPr>
      <w:spacing w:after="0" w:line="240" w:lineRule="auto"/>
    </w:pPr>
    <w:rPr>
      <w:sz w:val="24"/>
      <w:szCs w:val="24"/>
      <w:lang w:eastAsia="zh-CN"/>
    </w:rPr>
  </w:style>
  <w:style w:type="paragraph" w:customStyle="1" w:styleId="DE4960C7D5658C4E9054EC8682C893C6">
    <w:name w:val="DE4960C7D5658C4E9054EC8682C893C6"/>
    <w:rsid w:val="00163785"/>
    <w:pPr>
      <w:spacing w:after="0" w:line="240" w:lineRule="auto"/>
    </w:pPr>
    <w:rPr>
      <w:sz w:val="24"/>
      <w:szCs w:val="24"/>
      <w:lang w:eastAsia="zh-CN"/>
    </w:rPr>
  </w:style>
  <w:style w:type="paragraph" w:customStyle="1" w:styleId="8D68B6109372F840B205FA89870F4620">
    <w:name w:val="8D68B6109372F840B205FA89870F4620"/>
    <w:rsid w:val="00163785"/>
    <w:pPr>
      <w:spacing w:after="0" w:line="240" w:lineRule="auto"/>
    </w:pPr>
    <w:rPr>
      <w:sz w:val="24"/>
      <w:szCs w:val="24"/>
      <w:lang w:eastAsia="zh-CN"/>
    </w:rPr>
  </w:style>
  <w:style w:type="paragraph" w:customStyle="1" w:styleId="EB92AB3C59293049A8142787F4F6B903">
    <w:name w:val="EB92AB3C59293049A8142787F4F6B903"/>
    <w:rsid w:val="00163785"/>
    <w:pPr>
      <w:spacing w:after="0" w:line="240" w:lineRule="auto"/>
    </w:pPr>
    <w:rPr>
      <w:sz w:val="24"/>
      <w:szCs w:val="24"/>
      <w:lang w:eastAsia="zh-CN"/>
    </w:rPr>
  </w:style>
  <w:style w:type="paragraph" w:customStyle="1" w:styleId="61EEF1FA418DC94C907278854949F51F">
    <w:name w:val="61EEF1FA418DC94C907278854949F51F"/>
    <w:rsid w:val="00163785"/>
    <w:pPr>
      <w:spacing w:after="0" w:line="240" w:lineRule="auto"/>
    </w:pPr>
    <w:rPr>
      <w:sz w:val="24"/>
      <w:szCs w:val="24"/>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43</Pages>
  <Words>13711</Words>
  <Characters>78156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91684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Levine, Herbert</cp:lastModifiedBy>
  <cp:revision>17</cp:revision>
  <cp:lastPrinted>2022-05-24T20:08:00Z</cp:lastPrinted>
  <dcterms:created xsi:type="dcterms:W3CDTF">2022-07-03T06:21:00Z</dcterms:created>
  <dcterms:modified xsi:type="dcterms:W3CDTF">2022-07-03T10:39:00Z</dcterms:modified>
</cp:coreProperties>
</file>