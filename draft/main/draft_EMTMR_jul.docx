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3A76F153"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r w:rsidR="00CC4909">
        <w:rPr>
          <w:rFonts w:ascii="Times New Roman" w:hAnsi="Times New Roman" w:cs="Times New Roman"/>
          <w:b/>
          <w:bCs/>
        </w:rPr>
        <w:t>D</w:t>
      </w:r>
      <w:r w:rsidR="00BC6D9B">
        <w:rPr>
          <w:rFonts w:ascii="Times New Roman" w:hAnsi="Times New Roman" w:cs="Times New Roman"/>
          <w:b/>
          <w:bCs/>
        </w:rPr>
        <w:t>ecoding the coupling decision-making of</w:t>
      </w:r>
      <w:r w:rsidR="00AD7F58" w:rsidRPr="00C9444E">
        <w:rPr>
          <w:rFonts w:ascii="Times New Roman" w:hAnsi="Times New Roman" w:cs="Times New Roman"/>
          <w:b/>
          <w:bCs/>
        </w:rPr>
        <w:t xml:space="preserve"> epithelial-mesenchymal transition and metabolic reprogramming</w:t>
      </w:r>
      <w:r w:rsidR="00211F0E" w:rsidRPr="00C9444E">
        <w:rPr>
          <w:rFonts w:ascii="Times New Roman" w:hAnsi="Times New Roman" w:cs="Times New Roman"/>
          <w:b/>
          <w:bCs/>
        </w:rPr>
        <w:t xml:space="preserve"> </w:t>
      </w:r>
      <w:r w:rsidR="00BC6D9B">
        <w:rPr>
          <w:rFonts w:ascii="Times New Roman" w:hAnsi="Times New Roman" w:cs="Times New Roman"/>
          <w:b/>
          <w:bCs/>
        </w:rPr>
        <w:t>in cancer</w:t>
      </w:r>
    </w:p>
    <w:p w14:paraId="3B0B3076" w14:textId="14E627E4" w:rsidR="00542C3F" w:rsidRDefault="00AD7F58" w:rsidP="00542C3F">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Herbert Levine</w:t>
      </w:r>
      <w:r w:rsidR="00543707">
        <w:rPr>
          <w:rFonts w:ascii="Times New Roman" w:hAnsi="Times New Roman" w:cs="Times New Roman"/>
          <w:vertAlign w:val="superscript"/>
        </w:rPr>
        <w:t>2*</w:t>
      </w:r>
      <w:r w:rsidRPr="00C9444E">
        <w:rPr>
          <w:rFonts w:ascii="Times New Roman" w:hAnsi="Times New Roman" w:cs="Times New Roman"/>
        </w:rPr>
        <w:t>, José Onuchic</w:t>
      </w:r>
      <w:r w:rsidR="00645AEC" w:rsidRPr="00C9444E">
        <w:rPr>
          <w:rFonts w:ascii="Times New Roman" w:hAnsi="Times New Roman" w:cs="Times New Roman"/>
          <w:vertAlign w:val="superscript"/>
        </w:rPr>
        <w:t>1</w:t>
      </w:r>
      <w:r w:rsidR="00543707">
        <w:rPr>
          <w:rFonts w:ascii="Times New Roman" w:hAnsi="Times New Roman" w:cs="Times New Roman"/>
          <w:vertAlign w:val="superscript"/>
        </w:rPr>
        <w:t>*</w:t>
      </w:r>
      <w:r w:rsidR="00835460" w:rsidRPr="00C9444E">
        <w:rPr>
          <w:rFonts w:ascii="Times New Roman" w:hAnsi="Times New Roman" w:cs="Times New Roman"/>
        </w:rPr>
        <w:t>,</w:t>
      </w:r>
      <w:r w:rsidR="00835460">
        <w:rPr>
          <w:rFonts w:ascii="Times New Roman" w:hAnsi="Times New Roman" w:cs="Times New Roman"/>
        </w:rPr>
        <w:t xml:space="preserve"> and</w:t>
      </w:r>
      <w:r w:rsidR="00835460" w:rsidRPr="00C9444E">
        <w:rPr>
          <w:rFonts w:ascii="Times New Roman" w:hAnsi="Times New Roman" w:cs="Times New Roman"/>
        </w:rPr>
        <w:t xml:space="preserve"> </w:t>
      </w:r>
      <w:proofErr w:type="spellStart"/>
      <w:r w:rsidR="00835460" w:rsidRPr="00C9444E">
        <w:rPr>
          <w:rFonts w:ascii="Times New Roman" w:hAnsi="Times New Roman" w:cs="Times New Roman"/>
        </w:rPr>
        <w:t>Dongya</w:t>
      </w:r>
      <w:proofErr w:type="spellEnd"/>
      <w:r w:rsidR="00835460" w:rsidRPr="00C9444E">
        <w:rPr>
          <w:rFonts w:ascii="Times New Roman" w:hAnsi="Times New Roman" w:cs="Times New Roman"/>
        </w:rPr>
        <w:t xml:space="preserve"> Jia</w:t>
      </w:r>
      <w:r w:rsidR="00543707">
        <w:rPr>
          <w:rFonts w:ascii="Times New Roman" w:hAnsi="Times New Roman" w:cs="Times New Roman"/>
          <w:vertAlign w:val="superscript"/>
        </w:rPr>
        <w:t>3*</w:t>
      </w:r>
    </w:p>
    <w:p w14:paraId="04426DD9" w14:textId="3A95DC65" w:rsidR="00542C3F" w:rsidRDefault="00543707" w:rsidP="00542C3F">
      <w:pPr>
        <w:pStyle w:val="BodyText"/>
        <w:jc w:val="center"/>
        <w:rPr>
          <w:rFonts w:ascii="Times New Roman" w:hAnsi="Times New Roman" w:cs="Times New Roman"/>
        </w:rPr>
      </w:pPr>
      <w:r w:rsidRPr="00543707">
        <w:rPr>
          <w:rFonts w:ascii="Times New Roman" w:hAnsi="Times New Roman" w:cs="Times New Roman"/>
        </w:rPr>
        <w:t>Correspondence</w:t>
      </w:r>
      <w:r>
        <w:rPr>
          <w:rFonts w:ascii="Times New Roman" w:hAnsi="Times New Roman" w:cs="Times New Roman"/>
        </w:rPr>
        <w:t xml:space="preserve"> should be addressed to the following authors:</w:t>
      </w:r>
    </w:p>
    <w:p w14:paraId="2234E982" w14:textId="285F011A" w:rsidR="00543707" w:rsidRDefault="00543707" w:rsidP="00542C3F">
      <w:pPr>
        <w:pStyle w:val="BodyText"/>
        <w:jc w:val="center"/>
        <w:rPr>
          <w:rFonts w:ascii="Times New Roman" w:hAnsi="Times New Roman" w:cs="Times New Roman"/>
        </w:rPr>
      </w:pPr>
      <w:r>
        <w:rPr>
          <w:rFonts w:ascii="Times New Roman" w:hAnsi="Times New Roman" w:cs="Times New Roman"/>
        </w:rPr>
        <w:t xml:space="preserve">*Herbert Levine: </w:t>
      </w:r>
      <w:r w:rsidR="004673FF">
        <w:rPr>
          <w:rFonts w:ascii="Times New Roman" w:hAnsi="Times New Roman" w:cs="Times New Roman"/>
        </w:rPr>
        <w:t>h.levine@northeastern.edu</w:t>
      </w:r>
    </w:p>
    <w:p w14:paraId="28503BEF" w14:textId="3404739B" w:rsidR="00543707" w:rsidRDefault="00543707" w:rsidP="00542C3F">
      <w:pPr>
        <w:pStyle w:val="BodyText"/>
        <w:jc w:val="center"/>
        <w:rPr>
          <w:rFonts w:ascii="Times New Roman" w:hAnsi="Times New Roman" w:cs="Times New Roman"/>
        </w:rPr>
      </w:pPr>
      <w:r>
        <w:rPr>
          <w:rFonts w:ascii="Times New Roman" w:hAnsi="Times New Roman" w:cs="Times New Roman"/>
        </w:rPr>
        <w:t>*Jos</w:t>
      </w:r>
      <w:r w:rsidRPr="00C9444E">
        <w:rPr>
          <w:rFonts w:ascii="Times New Roman" w:hAnsi="Times New Roman" w:cs="Times New Roman"/>
        </w:rPr>
        <w:t>é</w:t>
      </w:r>
      <w:r>
        <w:rPr>
          <w:rFonts w:ascii="Times New Roman" w:hAnsi="Times New Roman" w:cs="Times New Roman"/>
        </w:rPr>
        <w:t xml:space="preserve"> </w:t>
      </w:r>
      <w:proofErr w:type="spellStart"/>
      <w:r>
        <w:rPr>
          <w:rFonts w:ascii="Times New Roman" w:hAnsi="Times New Roman" w:cs="Times New Roman"/>
        </w:rPr>
        <w:t>Onuchic</w:t>
      </w:r>
      <w:proofErr w:type="spellEnd"/>
      <w:r>
        <w:rPr>
          <w:rFonts w:ascii="Times New Roman" w:hAnsi="Times New Roman" w:cs="Times New Roman"/>
        </w:rPr>
        <w:t xml:space="preserve">: </w:t>
      </w:r>
      <w:r w:rsidR="004673FF">
        <w:rPr>
          <w:rFonts w:ascii="Times New Roman" w:hAnsi="Times New Roman" w:cs="Times New Roman"/>
        </w:rPr>
        <w:t>jonuchic@rice.edu</w:t>
      </w:r>
    </w:p>
    <w:p w14:paraId="63F9C525" w14:textId="40860DB8" w:rsidR="00543707" w:rsidRPr="00543707" w:rsidRDefault="00543707" w:rsidP="00542C3F">
      <w:pPr>
        <w:pStyle w:val="BodyText"/>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Dongya</w:t>
      </w:r>
      <w:proofErr w:type="spellEnd"/>
      <w:r>
        <w:rPr>
          <w:rFonts w:ascii="Times New Roman" w:hAnsi="Times New Roman" w:cs="Times New Roman"/>
        </w:rPr>
        <w:t xml:space="preserve"> Jia</w:t>
      </w:r>
      <w:r w:rsidR="004673FF">
        <w:rPr>
          <w:rFonts w:ascii="Times New Roman" w:hAnsi="Times New Roman" w:cs="Times New Roman"/>
        </w:rPr>
        <w:t xml:space="preserve">: </w:t>
      </w:r>
    </w:p>
    <w:p w14:paraId="4B3F7B96" w14:textId="5D74FCA9" w:rsidR="00645AEC" w:rsidRPr="00C9444E" w:rsidRDefault="00645AEC" w:rsidP="00645AEC">
      <w:pPr>
        <w:pStyle w:val="BodyText"/>
        <w:rPr>
          <w:rFonts w:ascii="Times New Roman" w:hAnsi="Times New Roman" w:cs="Times New Roman"/>
        </w:rPr>
      </w:pPr>
    </w:p>
    <w:p w14:paraId="691A1B57" w14:textId="5832197D" w:rsidR="00645AEC" w:rsidRDefault="00645AEC" w:rsidP="00A85503">
      <w:pPr>
        <w:pStyle w:val="addresses"/>
        <w:tabs>
          <w:tab w:val="left" w:pos="7680"/>
        </w:tab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r w:rsidR="00A85503">
        <w:rPr>
          <w:b w:val="0"/>
          <w:noProof w:val="0"/>
          <w:sz w:val="22"/>
          <w:szCs w:val="22"/>
        </w:rPr>
        <w:tab/>
      </w:r>
    </w:p>
    <w:p w14:paraId="2997D237" w14:textId="23F40C3F" w:rsidR="00645AEC" w:rsidRDefault="00543707" w:rsidP="00645AEC">
      <w:pPr>
        <w:pStyle w:val="addresses"/>
        <w:spacing w:before="0" w:after="0" w:line="480" w:lineRule="auto"/>
        <w:rPr>
          <w:b w:val="0"/>
          <w:noProof w:val="0"/>
          <w:sz w:val="22"/>
          <w:szCs w:val="22"/>
        </w:rPr>
      </w:pPr>
      <w:r>
        <w:rPr>
          <w:b w:val="0"/>
          <w:noProof w:val="0"/>
          <w:sz w:val="22"/>
          <w:szCs w:val="22"/>
          <w:vertAlign w:val="superscript"/>
        </w:rPr>
        <w:t>2</w:t>
      </w:r>
      <w:r w:rsidR="00645AEC" w:rsidRPr="00C9444E">
        <w:rPr>
          <w:b w:val="0"/>
          <w:noProof w:val="0"/>
          <w:sz w:val="22"/>
          <w:szCs w:val="22"/>
        </w:rPr>
        <w:t>Center for Theoretical Biological Physics, Department of Physics, and Department of Bioengineering, Northeastern University, Boston, MA, USA</w:t>
      </w:r>
    </w:p>
    <w:p w14:paraId="50203B85" w14:textId="29330351" w:rsidR="007824DC" w:rsidRPr="00C9444E" w:rsidRDefault="00543707" w:rsidP="007567C1">
      <w:pPr>
        <w:pStyle w:val="addresses"/>
        <w:spacing w:before="0" w:after="0" w:line="480" w:lineRule="auto"/>
      </w:pPr>
      <w:r>
        <w:rPr>
          <w:b w:val="0"/>
          <w:noProof w:val="0"/>
          <w:sz w:val="22"/>
          <w:szCs w:val="22"/>
          <w:vertAlign w:val="superscript"/>
        </w:rPr>
        <w:t>3</w:t>
      </w:r>
      <w:r>
        <w:rPr>
          <w:b w:val="0"/>
          <w:noProof w:val="0"/>
          <w:sz w:val="22"/>
          <w:szCs w:val="22"/>
        </w:rPr>
        <w:t>Immunodynamics Group, Laboratory of Integrative Cancer Immunology, Center for Cancer Research, National Cancer Institute, Bethesda, MD, USA</w:t>
      </w:r>
    </w:p>
    <w:p w14:paraId="0BDC7E7A" w14:textId="30FC6D26" w:rsidR="007824DC" w:rsidRPr="00C9444E" w:rsidRDefault="007824DC" w:rsidP="00110FDB">
      <w:pPr>
        <w:pStyle w:val="BodyText"/>
        <w:rPr>
          <w:rFonts w:ascii="Times New Roman" w:hAnsi="Times New Roman" w:cs="Times New Roman"/>
          <w:b/>
          <w:bCs/>
        </w:rPr>
      </w:pPr>
      <w:r w:rsidRPr="00C9444E">
        <w:rPr>
          <w:rFonts w:ascii="Times New Roman" w:hAnsi="Times New Roman" w:cs="Times New Roman"/>
          <w:b/>
          <w:bCs/>
        </w:rPr>
        <w:t>Abstract</w:t>
      </w:r>
    </w:p>
    <w:p w14:paraId="6765970F" w14:textId="72D6FA82" w:rsidR="00586C48" w:rsidRPr="00C9444E" w:rsidRDefault="00CC4909" w:rsidP="00110FDB">
      <w:pPr>
        <w:pStyle w:val="BodyText"/>
        <w:spacing w:line="480" w:lineRule="auto"/>
        <w:rPr>
          <w:rFonts w:ascii="Times New Roman" w:hAnsi="Times New Roman" w:cs="Times New Roman"/>
        </w:rPr>
      </w:pPr>
      <w:bookmarkStart w:id="0" w:name="_Hlk101434659"/>
      <w:r>
        <w:rPr>
          <w:rFonts w:ascii="Times New Roman" w:hAnsi="Times New Roman" w:cs="Times New Roman"/>
        </w:rPr>
        <w:t>Cancer metastasis is an orchestration of multiple traits driven by different functional modules such as metabolism and epithelial-mesenchymal transition (EMT). Cancer cells can adjust their metabolism during metastasis</w:t>
      </w:r>
      <w:r w:rsidR="00804CDB">
        <w:rPr>
          <w:rFonts w:ascii="Times New Roman" w:hAnsi="Times New Roman" w:cs="Times New Roman"/>
        </w:rPr>
        <w:t>, but the underlying mechanisms remain unclear</w:t>
      </w:r>
      <w:r>
        <w:rPr>
          <w:rFonts w:ascii="Times New Roman" w:hAnsi="Times New Roman" w:cs="Times New Roman"/>
        </w:rPr>
        <w:t>. W</w:t>
      </w:r>
      <w:r w:rsidRPr="00C9444E">
        <w:rPr>
          <w:rFonts w:ascii="Times New Roman" w:hAnsi="Times New Roman" w:cs="Times New Roman"/>
        </w:rPr>
        <w:t xml:space="preserve">hen leaving the primary tumor and entering blood circulation, cancer cells can increase </w:t>
      </w:r>
      <w:r>
        <w:rPr>
          <w:rFonts w:ascii="Times New Roman" w:hAnsi="Times New Roman" w:cs="Times New Roman"/>
        </w:rPr>
        <w:t xml:space="preserve">their oxidative phosphorylation (OXPHOS) </w:t>
      </w:r>
      <w:r w:rsidRPr="00C9444E">
        <w:rPr>
          <w:rFonts w:ascii="Times New Roman" w:hAnsi="Times New Roman" w:cs="Times New Roman"/>
        </w:rPr>
        <w:t xml:space="preserve">without compromising </w:t>
      </w:r>
      <w:r>
        <w:rPr>
          <w:rFonts w:ascii="Times New Roman" w:hAnsi="Times New Roman" w:cs="Times New Roman"/>
        </w:rPr>
        <w:t>glycolysis</w:t>
      </w:r>
      <w:r w:rsidR="00290559">
        <w:rPr>
          <w:rFonts w:ascii="Times New Roman" w:hAnsi="Times New Roman" w:cs="Times New Roman"/>
        </w:rPr>
        <w:t>,</w:t>
      </w:r>
      <w:r w:rsidRPr="00C9444E">
        <w:rPr>
          <w:rFonts w:ascii="Times New Roman" w:hAnsi="Times New Roman" w:cs="Times New Roman"/>
        </w:rPr>
        <w:t xml:space="preserve"> thus </w:t>
      </w:r>
      <w:r>
        <w:rPr>
          <w:rFonts w:ascii="Times New Roman" w:hAnsi="Times New Roman" w:cs="Times New Roman"/>
        </w:rPr>
        <w:t>acquiring</w:t>
      </w:r>
      <w:r w:rsidRPr="00C9444E">
        <w:rPr>
          <w:rFonts w:ascii="Times New Roman" w:hAnsi="Times New Roman" w:cs="Times New Roman"/>
        </w:rPr>
        <w:t xml:space="preserve"> a hybrid</w:t>
      </w:r>
      <w:r>
        <w:rPr>
          <w:rFonts w:ascii="Times New Roman" w:hAnsi="Times New Roman" w:cs="Times New Roman"/>
        </w:rPr>
        <w:t xml:space="preserve"> metabolic phenotype (W/O)</w:t>
      </w:r>
      <w:r w:rsidR="00290559">
        <w:rPr>
          <w:rFonts w:ascii="Times New Roman" w:hAnsi="Times New Roman" w:cs="Times New Roman"/>
        </w:rPr>
        <w:t xml:space="preserve"> with a high metastatic potential.</w:t>
      </w:r>
      <w:r w:rsidR="00804CDB">
        <w:rPr>
          <w:rFonts w:ascii="Times New Roman" w:hAnsi="Times New Roman" w:cs="Times New Roman"/>
        </w:rPr>
        <w:t xml:space="preserve"> </w:t>
      </w:r>
      <w:r w:rsidR="00173A7C">
        <w:rPr>
          <w:rFonts w:ascii="Times New Roman" w:hAnsi="Times New Roman" w:cs="Times New Roman"/>
        </w:rPr>
        <w:t>In many cases</w:t>
      </w:r>
      <w:r w:rsidR="00AA55F5">
        <w:rPr>
          <w:rFonts w:ascii="Times New Roman" w:hAnsi="Times New Roman" w:cs="Times New Roman"/>
        </w:rPr>
        <w:t>,</w:t>
      </w:r>
      <w:r w:rsidR="00173A7C">
        <w:rPr>
          <w:rFonts w:ascii="Times New Roman" w:hAnsi="Times New Roman" w:cs="Times New Roman"/>
        </w:rPr>
        <w:t xml:space="preserve"> EMT serves as the primary instigator of metastasis. </w:t>
      </w:r>
      <w:r>
        <w:rPr>
          <w:rFonts w:ascii="Times New Roman" w:hAnsi="Times New Roman" w:cs="Times New Roman"/>
        </w:rPr>
        <w:t>C</w:t>
      </w:r>
      <w:r w:rsidRPr="00C9444E">
        <w:rPr>
          <w:rFonts w:ascii="Times New Roman" w:hAnsi="Times New Roman" w:cs="Times New Roman"/>
        </w:rPr>
        <w:t xml:space="preserve">ancer cells </w:t>
      </w:r>
      <w:r>
        <w:rPr>
          <w:rFonts w:ascii="Times New Roman" w:hAnsi="Times New Roman" w:cs="Times New Roman"/>
        </w:rPr>
        <w:t xml:space="preserve">undergoing EMT </w:t>
      </w:r>
      <w:r w:rsidRPr="00C9444E">
        <w:rPr>
          <w:rFonts w:ascii="Times New Roman" w:hAnsi="Times New Roman" w:cs="Times New Roman"/>
        </w:rPr>
        <w:t xml:space="preserve">can acquire a hybrid </w:t>
      </w:r>
      <w:r>
        <w:rPr>
          <w:rFonts w:ascii="Times New Roman" w:hAnsi="Times New Roman" w:cs="Times New Roman"/>
        </w:rPr>
        <w:t>e</w:t>
      </w:r>
      <w:r w:rsidRPr="00C9444E">
        <w:rPr>
          <w:rFonts w:ascii="Times New Roman" w:hAnsi="Times New Roman" w:cs="Times New Roman"/>
        </w:rPr>
        <w:t>pithelial/</w:t>
      </w:r>
      <w:r>
        <w:rPr>
          <w:rFonts w:ascii="Times New Roman" w:hAnsi="Times New Roman" w:cs="Times New Roman"/>
        </w:rPr>
        <w:t>m</w:t>
      </w:r>
      <w:r w:rsidRPr="00C9444E">
        <w:rPr>
          <w:rFonts w:ascii="Times New Roman" w:hAnsi="Times New Roman" w:cs="Times New Roman"/>
        </w:rPr>
        <w:t xml:space="preserve">esenchymal (E/M) phenotype, </w:t>
      </w:r>
      <w:r>
        <w:rPr>
          <w:rFonts w:ascii="Times New Roman" w:hAnsi="Times New Roman" w:cs="Times New Roman"/>
        </w:rPr>
        <w:t>combining epithelial and mesenchymal features</w:t>
      </w:r>
      <w:r w:rsidRPr="00C9444E">
        <w:rPr>
          <w:rFonts w:ascii="Times New Roman" w:hAnsi="Times New Roman" w:cs="Times New Roman"/>
        </w:rPr>
        <w:t>.</w:t>
      </w:r>
      <w:r>
        <w:rPr>
          <w:rFonts w:ascii="Times New Roman" w:hAnsi="Times New Roman" w:cs="Times New Roman"/>
        </w:rPr>
        <w:t xml:space="preserve"> To decipher how metabolism drives metastasis and vice versa, </w:t>
      </w:r>
      <w:r w:rsidRPr="00C9444E">
        <w:rPr>
          <w:rFonts w:ascii="Times New Roman" w:hAnsi="Times New Roman" w:cs="Times New Roman"/>
        </w:rPr>
        <w:t xml:space="preserve">we </w:t>
      </w:r>
      <w:r>
        <w:rPr>
          <w:rFonts w:ascii="Times New Roman" w:hAnsi="Times New Roman" w:cs="Times New Roman"/>
        </w:rPr>
        <w:t>couple</w:t>
      </w:r>
      <w:r w:rsidRPr="00C9444E">
        <w:rPr>
          <w:rFonts w:ascii="Times New Roman" w:hAnsi="Times New Roman" w:cs="Times New Roman"/>
        </w:rPr>
        <w:t xml:space="preserve"> </w:t>
      </w:r>
      <w:r>
        <w:rPr>
          <w:rFonts w:ascii="Times New Roman" w:hAnsi="Times New Roman" w:cs="Times New Roman"/>
        </w:rPr>
        <w:t>the</w:t>
      </w:r>
      <w:r w:rsidRPr="00C9444E">
        <w:rPr>
          <w:rFonts w:ascii="Times New Roman" w:hAnsi="Times New Roman" w:cs="Times New Roman"/>
        </w:rPr>
        <w:t xml:space="preserve"> decision-making networks </w:t>
      </w:r>
      <w:r>
        <w:rPr>
          <w:rFonts w:ascii="Times New Roman" w:hAnsi="Times New Roman" w:cs="Times New Roman"/>
        </w:rPr>
        <w:t xml:space="preserve">of metabolism and EMT </w:t>
      </w:r>
      <w:r w:rsidR="004139B7">
        <w:rPr>
          <w:rFonts w:ascii="Times New Roman" w:hAnsi="Times New Roman" w:cs="Times New Roman"/>
        </w:rPr>
        <w:t>to</w:t>
      </w:r>
      <w:r>
        <w:rPr>
          <w:rFonts w:ascii="Times New Roman" w:hAnsi="Times New Roman" w:cs="Times New Roman"/>
        </w:rPr>
        <w:t xml:space="preserve"> </w:t>
      </w:r>
      <w:r w:rsidRPr="00C9444E">
        <w:rPr>
          <w:rFonts w:ascii="Times New Roman" w:hAnsi="Times New Roman" w:cs="Times New Roman"/>
        </w:rPr>
        <w:t xml:space="preserve">elucidate </w:t>
      </w:r>
      <w:r w:rsidR="001F30DE">
        <w:rPr>
          <w:rFonts w:ascii="Times New Roman" w:hAnsi="Times New Roman" w:cs="Times New Roman"/>
        </w:rPr>
        <w:t>how</w:t>
      </w:r>
      <w:r>
        <w:rPr>
          <w:rFonts w:ascii="Times New Roman" w:hAnsi="Times New Roman" w:cs="Times New Roman"/>
        </w:rPr>
        <w:t xml:space="preserve"> crosstalk </w:t>
      </w:r>
      <w:r w:rsidR="008B129A">
        <w:rPr>
          <w:rFonts w:ascii="Times New Roman" w:hAnsi="Times New Roman" w:cs="Times New Roman"/>
        </w:rPr>
        <w:t>effects</w:t>
      </w:r>
      <w:r>
        <w:rPr>
          <w:rFonts w:ascii="Times New Roman" w:hAnsi="Times New Roman" w:cs="Times New Roman"/>
        </w:rPr>
        <w:t xml:space="preserve"> the stability of the E/M-W/O state. We show</w:t>
      </w:r>
      <w:r w:rsidR="00B94ED2">
        <w:rPr>
          <w:rFonts w:ascii="Times New Roman" w:hAnsi="Times New Roman" w:cs="Times New Roman"/>
        </w:rPr>
        <w:t xml:space="preserve"> </w:t>
      </w:r>
      <w:r>
        <w:rPr>
          <w:rFonts w:ascii="Times New Roman" w:hAnsi="Times New Roman" w:cs="Times New Roman"/>
        </w:rPr>
        <w:t xml:space="preserve">crosstalk </w:t>
      </w:r>
      <w:r w:rsidR="006B14ED">
        <w:rPr>
          <w:rFonts w:ascii="Times New Roman" w:hAnsi="Times New Roman" w:cs="Times New Roman"/>
        </w:rPr>
        <w:t>can</w:t>
      </w:r>
      <w:r>
        <w:rPr>
          <w:rFonts w:ascii="Times New Roman" w:hAnsi="Times New Roman" w:cs="Times New Roman"/>
        </w:rPr>
        <w:t xml:space="preserve"> give rise to the E/M-W/O state</w:t>
      </w:r>
      <w:r w:rsidR="00180430">
        <w:rPr>
          <w:rFonts w:ascii="Times New Roman" w:hAnsi="Times New Roman" w:cs="Times New Roman"/>
        </w:rPr>
        <w:t>,</w:t>
      </w:r>
      <w:r>
        <w:rPr>
          <w:rFonts w:ascii="Times New Roman" w:hAnsi="Times New Roman" w:cs="Times New Roman"/>
        </w:rPr>
        <w:t xml:space="preserve"> irrespective of </w:t>
      </w:r>
      <w:r w:rsidR="00180430">
        <w:rPr>
          <w:rFonts w:ascii="Times New Roman" w:hAnsi="Times New Roman" w:cs="Times New Roman"/>
        </w:rPr>
        <w:t>individual</w:t>
      </w:r>
      <w:r>
        <w:rPr>
          <w:rFonts w:ascii="Times New Roman" w:hAnsi="Times New Roman" w:cs="Times New Roman"/>
        </w:rPr>
        <w:t xml:space="preserve"> </w:t>
      </w:r>
      <w:r w:rsidR="000F36F2">
        <w:rPr>
          <w:rFonts w:ascii="Times New Roman" w:hAnsi="Times New Roman" w:cs="Times New Roman"/>
        </w:rPr>
        <w:t xml:space="preserve">E/M or W/O </w:t>
      </w:r>
      <w:r>
        <w:rPr>
          <w:rFonts w:ascii="Times New Roman" w:hAnsi="Times New Roman" w:cs="Times New Roman"/>
        </w:rPr>
        <w:t xml:space="preserve">availability. </w:t>
      </w:r>
      <w:r w:rsidR="00132593">
        <w:rPr>
          <w:rFonts w:ascii="Times New Roman" w:hAnsi="Times New Roman" w:cs="Times New Roman"/>
        </w:rPr>
        <w:t>Additionally,</w:t>
      </w:r>
      <w:r>
        <w:rPr>
          <w:rFonts w:ascii="Times New Roman" w:hAnsi="Times New Roman" w:cs="Times New Roman"/>
        </w:rPr>
        <w:t xml:space="preserve"> to acquire an E/M-W/O state, the W/O state emerges first </w:t>
      </w:r>
      <w:r w:rsidR="001A4574">
        <w:rPr>
          <w:rFonts w:ascii="Times New Roman" w:hAnsi="Times New Roman" w:cs="Times New Roman"/>
        </w:rPr>
        <w:t xml:space="preserve">and is </w:t>
      </w:r>
      <w:r>
        <w:rPr>
          <w:rFonts w:ascii="Times New Roman" w:hAnsi="Times New Roman" w:cs="Times New Roman"/>
        </w:rPr>
        <w:t xml:space="preserve">followed by the </w:t>
      </w:r>
      <w:r w:rsidRPr="00C9444E">
        <w:rPr>
          <w:rFonts w:ascii="Times New Roman" w:hAnsi="Times New Roman" w:cs="Times New Roman"/>
        </w:rPr>
        <w:t>E/M state, suggesting</w:t>
      </w:r>
      <w:r w:rsidR="00051C14">
        <w:rPr>
          <w:rFonts w:ascii="Times New Roman" w:hAnsi="Times New Roman" w:cs="Times New Roman"/>
        </w:rPr>
        <w:t xml:space="preserve"> </w:t>
      </w:r>
      <w:r>
        <w:rPr>
          <w:rFonts w:ascii="Times New Roman" w:hAnsi="Times New Roman" w:cs="Times New Roman"/>
        </w:rPr>
        <w:t xml:space="preserve">metabolism </w:t>
      </w:r>
      <w:r w:rsidR="00051C14">
        <w:rPr>
          <w:rFonts w:ascii="Times New Roman" w:hAnsi="Times New Roman" w:cs="Times New Roman"/>
        </w:rPr>
        <w:t>may</w:t>
      </w:r>
      <w:r w:rsidRPr="00C9444E">
        <w:rPr>
          <w:rFonts w:ascii="Times New Roman" w:hAnsi="Times New Roman" w:cs="Times New Roman"/>
        </w:rPr>
        <w:t xml:space="preserve"> be </w:t>
      </w:r>
      <w:r>
        <w:rPr>
          <w:rFonts w:ascii="Times New Roman" w:hAnsi="Times New Roman" w:cs="Times New Roman"/>
        </w:rPr>
        <w:t>a</w:t>
      </w:r>
      <w:r w:rsidRPr="00C9444E">
        <w:rPr>
          <w:rFonts w:ascii="Times New Roman" w:hAnsi="Times New Roman" w:cs="Times New Roman"/>
        </w:rPr>
        <w:t xml:space="preserve"> primary driver</w:t>
      </w:r>
      <w:r>
        <w:rPr>
          <w:rFonts w:ascii="Times New Roman" w:hAnsi="Times New Roman" w:cs="Times New Roman"/>
        </w:rPr>
        <w:t xml:space="preserve"> of EMT</w:t>
      </w:r>
      <w:r w:rsidRPr="00C9444E">
        <w:rPr>
          <w:rFonts w:ascii="Times New Roman" w:hAnsi="Times New Roman" w:cs="Times New Roman"/>
        </w:rPr>
        <w:t xml:space="preserve">. </w:t>
      </w:r>
      <w:bookmarkEnd w:id="0"/>
      <w:r w:rsidR="001A4574">
        <w:rPr>
          <w:rFonts w:ascii="Times New Roman" w:hAnsi="Times New Roman" w:cs="Times New Roman"/>
        </w:rPr>
        <w:t xml:space="preserve">In </w:t>
      </w:r>
      <w:r w:rsidR="001A4574">
        <w:rPr>
          <w:rFonts w:ascii="Times New Roman" w:hAnsi="Times New Roman" w:cs="Times New Roman"/>
        </w:rPr>
        <w:lastRenderedPageBreak/>
        <w:t xml:space="preserve">summary, our work </w:t>
      </w:r>
      <w:r w:rsidR="00226879">
        <w:rPr>
          <w:rFonts w:ascii="Times New Roman" w:hAnsi="Times New Roman" w:cs="Times New Roman"/>
        </w:rPr>
        <w:t xml:space="preserve">emphasizes the mutual activation of the metabolism module and EMT </w:t>
      </w:r>
      <w:proofErr w:type="gramStart"/>
      <w:r w:rsidR="00226879">
        <w:rPr>
          <w:rFonts w:ascii="Times New Roman" w:hAnsi="Times New Roman" w:cs="Times New Roman"/>
        </w:rPr>
        <w:t xml:space="preserve">module, </w:t>
      </w:r>
      <w:r w:rsidR="001A4574">
        <w:rPr>
          <w:rFonts w:ascii="Times New Roman" w:hAnsi="Times New Roman" w:cs="Times New Roman"/>
        </w:rPr>
        <w:t>and</w:t>
      </w:r>
      <w:proofErr w:type="gramEnd"/>
      <w:r w:rsidR="001A4574">
        <w:rPr>
          <w:rFonts w:ascii="Times New Roman" w:hAnsi="Times New Roman" w:cs="Times New Roman"/>
        </w:rPr>
        <w:t xml:space="preserve"> serves as an initiative towards understanding the entirety of cancer metastasis.</w:t>
      </w:r>
    </w:p>
    <w:p w14:paraId="1311851E" w14:textId="77777777" w:rsidR="00E469AE" w:rsidRPr="00C9444E" w:rsidRDefault="00AD7F58" w:rsidP="00110FDB">
      <w:pPr>
        <w:pStyle w:val="BodyText"/>
        <w:spacing w:line="480" w:lineRule="auto"/>
        <w:rPr>
          <w:rFonts w:ascii="Times New Roman" w:hAnsi="Times New Roman" w:cs="Times New Roman"/>
          <w:b/>
          <w:bCs/>
          <w:sz w:val="28"/>
          <w:szCs w:val="28"/>
        </w:rPr>
      </w:pPr>
      <w:bookmarkStart w:id="1" w:name="introduction"/>
      <w:r w:rsidRPr="00C9444E">
        <w:rPr>
          <w:rFonts w:ascii="Times New Roman" w:hAnsi="Times New Roman" w:cs="Times New Roman"/>
          <w:b/>
          <w:bCs/>
          <w:sz w:val="28"/>
          <w:szCs w:val="28"/>
        </w:rPr>
        <w:t>Introduction</w:t>
      </w:r>
      <w:bookmarkEnd w:id="1"/>
    </w:p>
    <w:p w14:paraId="14632C67" w14:textId="4DBA4C07"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677062" w:rsidRPr="00677062">
            <w:rPr>
              <w:rFonts w:ascii="Times New Roman" w:eastAsia="Times New Roman" w:hAnsi="Times New Roman" w:cs="Times New Roman"/>
              <w:color w:val="000000"/>
            </w:rPr>
            <w:t>[1]</w:t>
          </w:r>
        </w:sdtContent>
      </w:sdt>
      <w:r w:rsidRPr="00C9444E">
        <w:rPr>
          <w:rFonts w:ascii="Times New Roman" w:hAnsi="Times New Roman" w:cs="Times New Roman"/>
        </w:rPr>
        <w:t xml:space="preserve"> and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initiate metastatic lesions. Typically, these properties have been studied one at a time. For example, cell motility is assumed to be related to the epithelial-mesenchymal transition (EMT). During EMT, the cells progressively lose</w:t>
      </w:r>
      <w:r w:rsidR="004F7E53">
        <w:rPr>
          <w:rFonts w:ascii="Times New Roman" w:hAnsi="Times New Roman" w:cs="Times New Roman"/>
        </w:rPr>
        <w:t xml:space="preserve"> epithelial (E) features such as</w:t>
      </w:r>
      <w:r w:rsidRPr="00C9444E">
        <w:rPr>
          <w:rFonts w:ascii="Times New Roman" w:hAnsi="Times New Roman" w:cs="Times New Roman"/>
        </w:rPr>
        <w:t xml:space="preserve"> cell-cell adhesion and apical-basal </w:t>
      </w:r>
      <w:proofErr w:type="gramStart"/>
      <w:r w:rsidRPr="00C9444E">
        <w:rPr>
          <w:rFonts w:ascii="Times New Roman" w:hAnsi="Times New Roman" w:cs="Times New Roman"/>
        </w:rPr>
        <w:t>polarity, and</w:t>
      </w:r>
      <w:proofErr w:type="gramEnd"/>
      <w:r w:rsidRPr="00C9444E">
        <w:rPr>
          <w:rFonts w:ascii="Times New Roman" w:hAnsi="Times New Roman" w:cs="Times New Roman"/>
        </w:rPr>
        <w:t xml:space="preserve"> </w:t>
      </w:r>
      <w:r w:rsidR="004F7E53">
        <w:rPr>
          <w:rFonts w:ascii="Times New Roman" w:hAnsi="Times New Roman" w:cs="Times New Roman"/>
        </w:rPr>
        <w:t>acquire mesenchymal (M) features such as</w:t>
      </w:r>
      <w:r w:rsidRPr="00C9444E">
        <w:rPr>
          <w:rFonts w:ascii="Times New Roman" w:hAnsi="Times New Roman" w:cs="Times New Roman"/>
        </w:rPr>
        <w:t xml:space="preserve">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677062" w:rsidRPr="00677062">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677062" w:rsidRPr="00677062">
            <w:rPr>
              <w:rFonts w:ascii="Times New Roman" w:eastAsia="Times New Roman" w:hAnsi="Times New Roman" w:cs="Times New Roman"/>
              <w:color w:val="000000"/>
            </w:rPr>
            <w:t>[4,5]</w:t>
          </w:r>
        </w:sdtContent>
      </w:sdt>
      <w:r w:rsidRPr="00C9444E">
        <w:rPr>
          <w:rFonts w:ascii="Times New Roman" w:hAnsi="Times New Roman" w:cs="Times New Roman"/>
        </w:rPr>
        <w:t xml:space="preserve">, </w:t>
      </w:r>
      <w:proofErr w:type="gramStart"/>
      <w:r w:rsidRPr="00C9444E">
        <w:rPr>
          <w:rFonts w:ascii="Times New Roman" w:hAnsi="Times New Roman" w:cs="Times New Roman"/>
        </w:rPr>
        <w:t>and also</w:t>
      </w:r>
      <w:proofErr w:type="gramEnd"/>
      <w:r w:rsidRPr="00C9444E">
        <w:rPr>
          <w:rFonts w:ascii="Times New Roman" w:hAnsi="Times New Roman" w:cs="Times New Roman"/>
        </w:rPr>
        <w:t xml:space="preserve">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677062" w:rsidRPr="00677062">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w:t>
      </w:r>
      <w:proofErr w:type="gramStart"/>
      <w:r w:rsidRPr="00C9444E">
        <w:rPr>
          <w:rFonts w:ascii="Times New Roman" w:hAnsi="Times New Roman" w:cs="Times New Roman"/>
        </w:rPr>
        <w:t>the majority of</w:t>
      </w:r>
      <w:proofErr w:type="gramEnd"/>
      <w:r w:rsidRPr="00C9444E">
        <w:rPr>
          <w:rFonts w:ascii="Times New Roman" w:hAnsi="Times New Roman" w:cs="Times New Roman"/>
        </w:rPr>
        <w:t xml:space="preserve">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677062" w:rsidRPr="00677062">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 xml:space="preserve">many </w:t>
      </w:r>
      <w:proofErr w:type="gramStart"/>
      <w:r w:rsidRPr="00C9444E">
        <w:rPr>
          <w:rFonts w:ascii="Times New Roman" w:hAnsi="Times New Roman" w:cs="Times New Roman"/>
        </w:rPr>
        <w:t>cancer</w:t>
      </w:r>
      <w:proofErr w:type="gramEnd"/>
      <w:r w:rsidRPr="00C9444E">
        <w:rPr>
          <w:rFonts w:ascii="Times New Roman" w:hAnsi="Times New Roman" w:cs="Times New Roman"/>
        </w:rPr>
        <w:t xml:space="preserve"> cell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677062" w:rsidRPr="00677062">
            <w:rPr>
              <w:rFonts w:ascii="Times New Roman" w:eastAsia="Times New Roman" w:hAnsi="Times New Roman" w:cs="Times New Roman"/>
              <w:color w:val="000000"/>
            </w:rPr>
            <w:t>[11–14]</w:t>
          </w:r>
        </w:sdtContent>
      </w:sdt>
      <w:r w:rsidRPr="00C9444E">
        <w:rPr>
          <w:rFonts w:ascii="Times New Roman" w:hAnsi="Times New Roman" w:cs="Times New Roman"/>
        </w:rPr>
        <w:t>. Most importantly, these states appear to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677062" w:rsidRPr="00677062">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0FDFF57A"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677062" w:rsidRPr="00677062">
            <w:rPr>
              <w:rFonts w:ascii="Times New Roman" w:eastAsia="Times New Roman" w:hAnsi="Times New Roman" w:cs="Times New Roman"/>
              <w:color w:val="000000"/>
            </w:rPr>
            <w:t>[1,17]</w:t>
          </w:r>
        </w:sdtContent>
      </w:sdt>
      <w:r w:rsidRPr="00C9444E">
        <w:rPr>
          <w:rFonts w:ascii="Times New Roman" w:hAnsi="Times New Roman" w:cs="Times New Roman"/>
        </w:rPr>
        <w:t xml:space="preserve">. </w:t>
      </w:r>
      <w:r w:rsidR="00257523">
        <w:rPr>
          <w:rFonts w:ascii="Times New Roman" w:hAnsi="Times New Roman" w:cs="Times New Roman"/>
        </w:rPr>
        <w:t>Normal c</w:t>
      </w:r>
      <w:r w:rsidRPr="00C9444E">
        <w:rPr>
          <w:rFonts w:ascii="Times New Roman" w:hAnsi="Times New Roman" w:cs="Times New Roman"/>
        </w:rPr>
        <w:t>ells typically utilize oxidative phosphorylation (OXPHOS</w:t>
      </w:r>
      <w:r w:rsidR="00804980">
        <w:rPr>
          <w:rFonts w:ascii="Times New Roman" w:hAnsi="Times New Roman" w:cs="Times New Roman"/>
        </w:rPr>
        <w:t>, O</w:t>
      </w:r>
      <w:r w:rsidRPr="00C9444E">
        <w:rPr>
          <w:rFonts w:ascii="Times New Roman" w:hAnsi="Times New Roman" w:cs="Times New Roman"/>
        </w:rPr>
        <w:t xml:space="preserve">) under </w:t>
      </w:r>
      <w:proofErr w:type="spellStart"/>
      <w:r w:rsidRPr="00C9444E">
        <w:rPr>
          <w:rFonts w:ascii="Times New Roman" w:hAnsi="Times New Roman" w:cs="Times New Roman"/>
        </w:rPr>
        <w:t>normoxic</w:t>
      </w:r>
      <w:proofErr w:type="spellEnd"/>
      <w:r w:rsidRPr="00C9444E">
        <w:rPr>
          <w:rFonts w:ascii="Times New Roman" w:hAnsi="Times New Roman" w:cs="Times New Roman"/>
        </w:rPr>
        <w:t xml:space="preserve"> conditions and glycolysis when there is a lack of oxygen.  However, cancer cells often prefer glycolysis even when oxygen is available, referred to as the Warburg effect </w:t>
      </w:r>
      <w:r w:rsidR="00804980">
        <w:rPr>
          <w:rFonts w:ascii="Times New Roman" w:hAnsi="Times New Roman" w:cs="Times New Roman"/>
        </w:rPr>
        <w:t xml:space="preserve">(W) </w:t>
      </w:r>
      <w:r w:rsidRPr="00C9444E">
        <w:rPr>
          <w:rFonts w:ascii="Times New Roman" w:hAnsi="Times New Roman" w:cs="Times New Roman"/>
        </w:rPr>
        <w:t>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677062" w:rsidRPr="00677062">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w:t>
      </w:r>
      <w:r w:rsidR="00864727">
        <w:rPr>
          <w:rFonts w:ascii="Times New Roman" w:hAnsi="Times New Roman" w:cs="Times New Roman"/>
        </w:rPr>
        <w:t xml:space="preserve">adjust their metabolic phenotype </w:t>
      </w:r>
      <w:proofErr w:type="gramStart"/>
      <w:r w:rsidR="00864727">
        <w:rPr>
          <w:rFonts w:ascii="Times New Roman" w:hAnsi="Times New Roman" w:cs="Times New Roman"/>
        </w:rPr>
        <w:t>in order to</w:t>
      </w:r>
      <w:proofErr w:type="gramEnd"/>
      <w:r w:rsidR="00864727">
        <w:rPr>
          <w:rFonts w:ascii="Times New Roman" w:hAnsi="Times New Roman" w:cs="Times New Roman"/>
        </w:rPr>
        <w:t xml:space="preserve"> </w:t>
      </w:r>
      <w:r w:rsidRPr="00C9444E">
        <w:rPr>
          <w:rFonts w:ascii="Times New Roman" w:hAnsi="Times New Roman" w:cs="Times New Roman"/>
        </w:rPr>
        <w:t xml:space="preserve">survive in </w:t>
      </w:r>
      <w:r w:rsidR="00864727">
        <w:rPr>
          <w:rFonts w:ascii="Times New Roman" w:hAnsi="Times New Roman" w:cs="Times New Roman"/>
        </w:rPr>
        <w:t>varying</w:t>
      </w:r>
      <w:r w:rsidR="00864727" w:rsidRPr="00C9444E">
        <w:rPr>
          <w:rFonts w:ascii="Times New Roman" w:hAnsi="Times New Roman" w:cs="Times New Roman"/>
        </w:rPr>
        <w:t xml:space="preserve"> </w:t>
      </w:r>
      <w:r w:rsidRPr="00C9444E">
        <w:rPr>
          <w:rFonts w:ascii="Times New Roman" w:hAnsi="Times New Roman" w:cs="Times New Roman"/>
        </w:rPr>
        <w:t xml:space="preserve">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677062" w:rsidRPr="00677062">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w:t>
      </w:r>
      <w:r w:rsidR="009D52C3">
        <w:rPr>
          <w:rFonts w:ascii="Times New Roman" w:hAnsi="Times New Roman" w:cs="Times New Roman"/>
        </w:rPr>
        <w:t>O</w:t>
      </w:r>
      <w:r w:rsidRPr="00C9444E">
        <w:rPr>
          <w:rFonts w:ascii="Times New Roman" w:hAnsi="Times New Roman" w:cs="Times New Roman"/>
        </w:rPr>
        <w:t xml:space="preserve"> </w:t>
      </w:r>
      <w:r w:rsidR="009D52C3">
        <w:rPr>
          <w:rFonts w:ascii="Times New Roman" w:hAnsi="Times New Roman" w:cs="Times New Roman"/>
        </w:rPr>
        <w:t xml:space="preserve">state </w:t>
      </w:r>
      <w:r w:rsidRPr="00C9444E">
        <w:rPr>
          <w:rFonts w:ascii="Times New Roman" w:hAnsi="Times New Roman" w:cs="Times New Roman"/>
        </w:rPr>
        <w:t xml:space="preserve">and </w:t>
      </w:r>
      <w:r w:rsidR="009D52C3">
        <w:rPr>
          <w:rFonts w:ascii="Times New Roman" w:hAnsi="Times New Roman" w:cs="Times New Roman"/>
        </w:rPr>
        <w:t>W state</w:t>
      </w:r>
      <w:r w:rsidRPr="00C9444E">
        <w:rPr>
          <w:rFonts w:ascii="Times New Roman" w:hAnsi="Times New Roman" w:cs="Times New Roman"/>
        </w:rPr>
        <w:t>,</w:t>
      </w:r>
      <w:r w:rsidR="00801FD9" w:rsidRPr="00C9444E">
        <w:rPr>
          <w:rFonts w:ascii="Times New Roman" w:hAnsi="Times New Roman" w:cs="Times New Roman"/>
        </w:rPr>
        <w:t xml:space="preserve"> can </w:t>
      </w:r>
      <w:r w:rsidR="00801FD9">
        <w:rPr>
          <w:rFonts w:ascii="Times New Roman" w:hAnsi="Times New Roman" w:cs="Times New Roman"/>
        </w:rPr>
        <w:t xml:space="preserve">enable cancer cells to combine different metabolic modes, </w:t>
      </w:r>
      <w:r w:rsidRPr="00C9444E">
        <w:rPr>
          <w:rFonts w:ascii="Times New Roman" w:hAnsi="Times New Roman" w:cs="Times New Roman"/>
        </w:rPr>
        <w:t>lead</w:t>
      </w:r>
      <w:r w:rsidR="00DC77BF">
        <w:rPr>
          <w:rFonts w:ascii="Times New Roman" w:hAnsi="Times New Roman" w:cs="Times New Roman"/>
        </w:rPr>
        <w:t>ing</w:t>
      </w:r>
      <w:r w:rsidRPr="00C9444E">
        <w:rPr>
          <w:rFonts w:ascii="Times New Roman" w:hAnsi="Times New Roman" w:cs="Times New Roman"/>
        </w:rPr>
        <w:t xml:space="preserve"> to </w:t>
      </w:r>
      <w:r w:rsidR="00DC77BF">
        <w:rPr>
          <w:rFonts w:ascii="Times New Roman" w:hAnsi="Times New Roman" w:cs="Times New Roman"/>
        </w:rPr>
        <w:t xml:space="preserve">the acquisition of a </w:t>
      </w:r>
      <w:r w:rsidR="00744D1D">
        <w:rPr>
          <w:rFonts w:ascii="Times New Roman" w:hAnsi="Times New Roman" w:cs="Times New Roman"/>
        </w:rPr>
        <w:t>hybrid</w:t>
      </w:r>
      <w:r w:rsidR="00DC77BF">
        <w:rPr>
          <w:rFonts w:ascii="Times New Roman" w:hAnsi="Times New Roman" w:cs="Times New Roman"/>
        </w:rPr>
        <w:t xml:space="preserve"> W/O phenotype and metabolic low-low phenotype (L/L).</w:t>
      </w:r>
      <w:r w:rsidR="00794F8C">
        <w:rPr>
          <w:rFonts w:ascii="Times New Roman" w:hAnsi="Times New Roman" w:cs="Times New Roman"/>
        </w:rPr>
        <w:t xml:space="preserve"> The W/O cells, often associated with enhanced metabolic potentials, actively use both glycolysis and OXPHOS</w:t>
      </w:r>
      <w:r w:rsidR="00794F8C" w:rsidRPr="00794F8C">
        <w:rPr>
          <w:rFonts w:ascii="Times New Roman" w:hAnsi="Times New Roman" w:cs="Times New Roman"/>
        </w:rPr>
        <w:t xml:space="preserve"> </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01AC62B8CACC449EA5605DA0D8BD9445"/>
          </w:placeholder>
        </w:sdtPr>
        <w:sdtEndPr/>
        <w:sdtContent>
          <w:r w:rsidR="00677062" w:rsidRPr="00677062">
            <w:rPr>
              <w:rFonts w:ascii="Times New Roman" w:eastAsia="Times New Roman" w:hAnsi="Times New Roman" w:cs="Times New Roman"/>
              <w:color w:val="000000"/>
            </w:rPr>
            <w:t>[24,25]</w:t>
          </w:r>
        </w:sdtContent>
      </w:sdt>
      <w:r w:rsidR="00794F8C">
        <w:rPr>
          <w:rFonts w:ascii="Times New Roman" w:hAnsi="Times New Roman" w:cs="Times New Roman"/>
        </w:rPr>
        <w:t>. The L/L cells are metabolically inactive, exhibiting both low glycolysis and low OXPHOS, and are</w:t>
      </w:r>
      <w:r w:rsidRPr="00C9444E">
        <w:rPr>
          <w:rFonts w:ascii="Times New Roman" w:hAnsi="Times New Roman" w:cs="Times New Roman"/>
        </w:rPr>
        <w:t xml:space="preserv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677062" w:rsidRPr="00677062">
            <w:rPr>
              <w:rFonts w:ascii="Times New Roman" w:eastAsia="Times New Roman" w:hAnsi="Times New Roman" w:cs="Times New Roman"/>
              <w:color w:val="000000"/>
            </w:rPr>
            <w:t>[26]</w:t>
          </w:r>
        </w:sdtContent>
      </w:sdt>
      <w:r w:rsidR="00794F8C">
        <w:rPr>
          <w:rFonts w:ascii="Times New Roman" w:hAnsi="Times New Roman" w:cs="Times New Roman"/>
        </w:rPr>
        <w:t>.</w:t>
      </w:r>
      <w:r w:rsidRPr="00C9444E">
        <w:rPr>
          <w:rFonts w:ascii="Times New Roman" w:hAnsi="Times New Roman" w:cs="Times New Roman"/>
        </w:rPr>
        <w:t xml:space="preserve"> </w:t>
      </w:r>
      <w:r w:rsidR="008E4737">
        <w:rPr>
          <w:rFonts w:ascii="Times New Roman" w:hAnsi="Times New Roman" w:cs="Times New Roman"/>
        </w:rPr>
        <w:t xml:space="preserve">The highly metastatic murine breast cancer 4T1 cells exhibit both higher glycolytic and </w:t>
      </w:r>
      <w:r w:rsidR="00AC0CCF">
        <w:rPr>
          <w:rFonts w:ascii="Times New Roman" w:hAnsi="Times New Roman" w:cs="Times New Roman"/>
        </w:rPr>
        <w:t>OXPHOS</w:t>
      </w:r>
      <w:r w:rsidR="008E4737">
        <w:rPr>
          <w:rFonts w:ascii="Times New Roman" w:hAnsi="Times New Roman" w:cs="Times New Roman"/>
        </w:rPr>
        <w:t xml:space="preserve"> activity relative to the isogenic and less metastatic 67NR cells </w:t>
      </w:r>
      <w:sdt>
        <w:sdtPr>
          <w:rPr>
            <w:rFonts w:ascii="Times New Roman" w:hAnsi="Times New Roman" w:cs="Times New Roman"/>
          </w:rPr>
          <w:alias w:val="SmartCite Citation"/>
          <w:tag w:val="703cb261-b0c2-4f52-8c43-8dc408bf3954:51afcc68-9c57-4feb-87a2-9b5bb6cfeda0+"/>
          <w:id w:val="282082193"/>
          <w:placeholder>
            <w:docPart w:val="DefaultPlaceholder_-1854013440"/>
          </w:placeholder>
        </w:sdtPr>
        <w:sdtEndPr/>
        <w:sdtContent>
          <w:r w:rsidR="00677062" w:rsidRPr="00677062">
            <w:rPr>
              <w:rFonts w:ascii="Times New Roman" w:eastAsia="Times New Roman" w:hAnsi="Times New Roman" w:cs="Times New Roman"/>
              <w:color w:val="000000"/>
            </w:rPr>
            <w:t>[27]</w:t>
          </w:r>
        </w:sdtContent>
      </w:sdt>
      <w:r w:rsidR="008E4737">
        <w:rPr>
          <w:rFonts w:ascii="Times New Roman" w:hAnsi="Times New Roman" w:cs="Times New Roman"/>
        </w:rPr>
        <w:t xml:space="preserve">. Furthermore, when the </w:t>
      </w:r>
      <w:r w:rsidR="008E4737" w:rsidRPr="00C9444E">
        <w:rPr>
          <w:rFonts w:ascii="Times New Roman" w:hAnsi="Times New Roman" w:cs="Times New Roman"/>
        </w:rPr>
        <w:t>circulating tumor cells (CTCs) formed by 4T-1 cells</w:t>
      </w:r>
      <w:r w:rsidR="008E4737">
        <w:rPr>
          <w:rFonts w:ascii="Times New Roman" w:hAnsi="Times New Roman" w:cs="Times New Roman"/>
        </w:rPr>
        <w:t xml:space="preserve"> exhibited enhanced </w:t>
      </w:r>
      <w:r w:rsidR="00AC0CCF">
        <w:rPr>
          <w:rFonts w:ascii="Times New Roman" w:hAnsi="Times New Roman" w:cs="Times New Roman"/>
        </w:rPr>
        <w:t>OXPHOS</w:t>
      </w:r>
      <w:r w:rsidR="008E4737">
        <w:rPr>
          <w:rFonts w:ascii="Times New Roman" w:hAnsi="Times New Roman" w:cs="Times New Roman"/>
        </w:rPr>
        <w:t xml:space="preserve"> relative to both the primary tumor and lung metastasis formed by 4T1</w:t>
      </w:r>
      <w:r w:rsidR="009E2BD5">
        <w:rPr>
          <w:rFonts w:ascii="Times New Roman" w:hAnsi="Times New Roman" w:cs="Times New Roman"/>
        </w:rPr>
        <w:t xml:space="preserve">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677062" w:rsidRPr="00677062">
            <w:rPr>
              <w:rFonts w:ascii="Times New Roman" w:eastAsia="Times New Roman" w:hAnsi="Times New Roman" w:cs="Times New Roman"/>
              <w:color w:val="000000"/>
            </w:rPr>
            <w:t>[28]</w:t>
          </w:r>
        </w:sdtContent>
      </w:sdt>
      <w:r w:rsidRPr="00C9444E">
        <w:rPr>
          <w:rFonts w:ascii="Times New Roman" w:hAnsi="Times New Roman" w:cs="Times New Roman"/>
        </w:rPr>
        <w:t xml:space="preserve">. The high metastatic potential </w:t>
      </w:r>
      <w:r w:rsidR="004A6811">
        <w:rPr>
          <w:rFonts w:ascii="Times New Roman" w:hAnsi="Times New Roman" w:cs="Times New Roman"/>
        </w:rPr>
        <w:t>enabled by the</w:t>
      </w:r>
      <w:r w:rsidRPr="00C9444E">
        <w:rPr>
          <w:rFonts w:ascii="Times New Roman" w:hAnsi="Times New Roman" w:cs="Times New Roman"/>
        </w:rPr>
        <w:t xml:space="preserve"> hybrid metabolic phenotype has been confirmed in </w:t>
      </w:r>
      <w:proofErr w:type="gramStart"/>
      <w:r w:rsidRPr="00C9444E">
        <w:rPr>
          <w:rFonts w:ascii="Times New Roman" w:hAnsi="Times New Roman" w:cs="Times New Roman"/>
        </w:rPr>
        <w:t>a number of</w:t>
      </w:r>
      <w:proofErr w:type="gramEnd"/>
      <w:r w:rsidRPr="00C9444E">
        <w:rPr>
          <w:rFonts w:ascii="Times New Roman" w:hAnsi="Times New Roman" w:cs="Times New Roman"/>
        </w:rPr>
        <w:t xml:space="preserve"> additional experimental studies</w:t>
      </w:r>
      <w:r w:rsidR="0033776F" w:rsidRPr="00C9444E" w:rsidDel="0033776F">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25593036"/>
          <w:placeholder>
            <w:docPart w:val="DefaultPlaceholder_-1854013440"/>
          </w:placeholder>
        </w:sdtPr>
        <w:sdtEndPr/>
        <w:sdtContent>
          <w:r w:rsidR="00677062" w:rsidRPr="00677062">
            <w:rPr>
              <w:rFonts w:ascii="Times New Roman" w:eastAsia="Times New Roman" w:hAnsi="Times New Roman" w:cs="Times New Roman"/>
              <w:color w:val="000000"/>
            </w:rPr>
            <w:t>[27,29]</w:t>
          </w:r>
        </w:sdtContent>
      </w:sdt>
      <w:r w:rsidRPr="00C9444E">
        <w:rPr>
          <w:rFonts w:ascii="Times New Roman" w:hAnsi="Times New Roman" w:cs="Times New Roman"/>
        </w:rPr>
        <w:t>.</w:t>
      </w:r>
      <w:r w:rsidR="004A6811">
        <w:rPr>
          <w:rFonts w:ascii="Times New Roman" w:hAnsi="Times New Roman" w:cs="Times New Roman"/>
        </w:rPr>
        <w:t xml:space="preserve"> Together, these experiments suggest a tight connection between metabolic plasticity and cancer metastasis, specifically the hybrid W/O state with high metastatic potential. </w:t>
      </w:r>
    </w:p>
    <w:p w14:paraId="2DF29D8C" w14:textId="3541CE7A"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r w:rsidR="000F6386">
        <w:rPr>
          <w:rFonts w:ascii="Times New Roman" w:hAnsi="Times New Roman" w:cs="Times New Roman"/>
        </w:rPr>
        <w:t>many studies</w:t>
      </w:r>
      <w:r w:rsidR="0065144A">
        <w:rPr>
          <w:rFonts w:ascii="Times New Roman" w:hAnsi="Times New Roman" w:cs="Times New Roman"/>
        </w:rPr>
        <w:t xml:space="preserve"> of metastasis</w:t>
      </w:r>
      <w:r w:rsidR="000F6386">
        <w:rPr>
          <w:rFonts w:ascii="Times New Roman" w:hAnsi="Times New Roman" w:cs="Times New Roman"/>
        </w:rPr>
        <w:t xml:space="preserve"> focused on either EMT or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703cb261-b0c2-4f52-8c43-8dc408bf3954:d7b35800-2b6c-4cd5-9775-c0b5d70ef46b,703cb261-b0c2-4f52-8c43-8dc408bf3954:fc420924-be66-47bf-9258-4b56273675f7,703cb261-b0c2-4f52-8c43-8dc408bf3954:2dae4afc-226d-4e73-a88e-5686f41e7ece,703cb261-b0c2-4f52-8c43-8dc408bf3954:535522fe-9e24-4479-9d2f-878f9583bd12+"/>
          <w:id w:val="-690216760"/>
          <w:placeholder>
            <w:docPart w:val="DefaultPlaceholder_-1854013440"/>
          </w:placeholder>
        </w:sdtPr>
        <w:sdtEndPr/>
        <w:sdtContent>
          <w:r w:rsidR="00677062" w:rsidRPr="00677062">
            <w:rPr>
              <w:rFonts w:ascii="Times New Roman" w:eastAsia="Times New Roman" w:hAnsi="Times New Roman" w:cs="Times New Roman"/>
              <w:color w:val="000000"/>
            </w:rPr>
            <w:t>[7–10,20–23]</w:t>
          </w:r>
        </w:sdtContent>
      </w:sdt>
      <w:r w:rsidR="00B22650">
        <w:rPr>
          <w:rFonts w:ascii="Times New Roman" w:hAnsi="Times New Roman" w:cs="Times New Roman"/>
        </w:rPr>
        <w:t>.</w:t>
      </w:r>
      <w:r w:rsidRPr="00C9444E">
        <w:rPr>
          <w:rFonts w:ascii="Times New Roman" w:hAnsi="Times New Roman" w:cs="Times New Roman"/>
        </w:rPr>
        <w:t xml:space="preserve"> However, it has become increasingly clear that there exists extensive crosstalk 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677062" w:rsidRPr="00677062">
            <w:rPr>
              <w:rFonts w:ascii="Times New Roman" w:eastAsia="Times New Roman" w:hAnsi="Times New Roman" w:cs="Times New Roman"/>
              <w:color w:val="000000"/>
            </w:rPr>
            <w:t>[29]</w:t>
          </w:r>
        </w:sdtContent>
      </w:sdt>
      <w:r w:rsidR="00283835" w:rsidRPr="00C9444E">
        <w:rPr>
          <w:rFonts w:ascii="Times New Roman" w:hAnsi="Times New Roman" w:cs="Times New Roman"/>
        </w:rPr>
        <w:t>.</w:t>
      </w:r>
      <w:r w:rsidR="009224AA">
        <w:rPr>
          <w:rFonts w:ascii="Times New Roman" w:hAnsi="Times New Roman" w:cs="Times New Roman"/>
        </w:rPr>
        <w:t xml:space="preserve"> For example, there is bi-directional regulation between hypoxia-inducible factor 1 (HIF-1) and miR-200</w:t>
      </w:r>
      <w:r w:rsidR="001A1A8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883289044"/>
          <w:placeholder>
            <w:docPart w:val="DefaultPlaceholder_-1854013440"/>
          </w:placeholder>
        </w:sdtPr>
        <w:sdtEndPr/>
        <w:sdtContent>
          <w:r w:rsidR="00677062" w:rsidRPr="00677062">
            <w:rPr>
              <w:rFonts w:ascii="Times New Roman" w:eastAsia="Times New Roman" w:hAnsi="Times New Roman" w:cs="Times New Roman"/>
              <w:color w:val="000000"/>
            </w:rPr>
            <w:t>[30]</w:t>
          </w:r>
        </w:sdtContent>
      </w:sdt>
      <w:r w:rsidR="002F44ED">
        <w:rPr>
          <w:rFonts w:ascii="Times New Roman" w:hAnsi="Times New Roman" w:cs="Times New Roman"/>
        </w:rPr>
        <w:t>. The repression of miR-200 by HIF-1 induces EMT</w:t>
      </w:r>
      <w:r w:rsidR="009224AA">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1253783143"/>
          <w:placeholder>
            <w:docPart w:val="DefaultPlaceholder_-1854013440"/>
          </w:placeholder>
        </w:sdtPr>
        <w:sdtEndPr/>
        <w:sdtContent>
          <w:r w:rsidR="00677062" w:rsidRPr="00677062">
            <w:rPr>
              <w:rFonts w:ascii="Times New Roman" w:eastAsia="Times New Roman" w:hAnsi="Times New Roman" w:cs="Times New Roman"/>
              <w:color w:val="000000"/>
            </w:rPr>
            <w:t>[31]</w:t>
          </w:r>
        </w:sdtContent>
      </w:sdt>
      <w:r w:rsidR="009F185C">
        <w:rPr>
          <w:rFonts w:ascii="Times New Roman" w:hAnsi="Times New Roman" w:cs="Times New Roman"/>
        </w:rPr>
        <w:t xml:space="preserve"> </w:t>
      </w:r>
      <w:r w:rsidR="00FC5DE9">
        <w:rPr>
          <w:rFonts w:ascii="Times New Roman" w:hAnsi="Times New Roman" w:cs="Times New Roman"/>
        </w:rPr>
        <w:t xml:space="preserve">and HIF-1 </w:t>
      </w:r>
      <w:proofErr w:type="gramStart"/>
      <w:r w:rsidR="00FC5DE9">
        <w:rPr>
          <w:rFonts w:ascii="Times New Roman" w:hAnsi="Times New Roman" w:cs="Times New Roman"/>
        </w:rPr>
        <w:t>is able to</w:t>
      </w:r>
      <w:proofErr w:type="gramEnd"/>
      <w:r w:rsidR="00FC5DE9">
        <w:rPr>
          <w:rFonts w:ascii="Times New Roman" w:hAnsi="Times New Roman" w:cs="Times New Roman"/>
        </w:rPr>
        <w:t xml:space="preserve"> repress the expression of HIF-1 </w:t>
      </w:r>
      <w:sdt>
        <w:sdtPr>
          <w:rPr>
            <w:rFonts w:ascii="Times New Roman" w:hAnsi="Times New Roman" w:cs="Times New Roman"/>
          </w:rPr>
          <w:alias w:val="SmartCite Citation"/>
          <w:tag w:val="703cb261-b0c2-4f52-8c43-8dc408bf3954:5be698c5-9e85-4785-98b1-deecf715cf82+"/>
          <w:id w:val="1945876147"/>
          <w:placeholder>
            <w:docPart w:val="DefaultPlaceholder_-1854013440"/>
          </w:placeholder>
        </w:sdtPr>
        <w:sdtEndPr/>
        <w:sdtContent>
          <w:r w:rsidR="00677062" w:rsidRPr="00677062">
            <w:rPr>
              <w:rFonts w:ascii="Times New Roman" w:eastAsia="Times New Roman" w:hAnsi="Times New Roman" w:cs="Times New Roman"/>
              <w:color w:val="000000"/>
            </w:rPr>
            <w:t>[32]</w:t>
          </w:r>
        </w:sdtContent>
      </w:sdt>
      <w:r w:rsidR="000D63AC">
        <w:rPr>
          <w:rFonts w:ascii="Times New Roman" w:hAnsi="Times New Roman" w:cs="Times New Roman"/>
        </w:rPr>
        <w:t>.</w:t>
      </w:r>
      <w:r w:rsidR="00283835" w:rsidRPr="00C9444E">
        <w:rPr>
          <w:rFonts w:ascii="Times New Roman" w:hAnsi="Times New Roman" w:cs="Times New Roman"/>
        </w:rPr>
        <w:t xml:space="preserve"> </w:t>
      </w:r>
      <w:r w:rsidRPr="00C9444E">
        <w:rPr>
          <w:rFonts w:ascii="Times New Roman" w:hAnsi="Times New Roman" w:cs="Times New Roman"/>
        </w:rPr>
        <w:t>Recent studies show that metabolic reprogramming can drive EMT</w:t>
      </w:r>
      <w:r w:rsidR="0065144A">
        <w:rPr>
          <w:rFonts w:ascii="Times New Roman" w:hAnsi="Times New Roman" w:cs="Times New Roman"/>
        </w:rPr>
        <w:t xml:space="preserve"> and </w:t>
      </w:r>
      <w:r w:rsidR="0065144A" w:rsidRPr="00C9444E">
        <w:rPr>
          <w:rFonts w:ascii="Times New Roman" w:hAnsi="Times New Roman" w:cs="Times New Roman"/>
        </w:rPr>
        <w:t>increase metastatic potential</w:t>
      </w:r>
      <w:r w:rsidRPr="00C9444E">
        <w:rPr>
          <w:rFonts w:ascii="Times New Roman" w:hAnsi="Times New Roman" w:cs="Times New Roman"/>
        </w:rPr>
        <w:t xml:space="preserve">,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ebe7b288-51b2-4588-8c4a-2c240049eb69+"/>
          <w:id w:val="377052821"/>
          <w:placeholder>
            <w:docPart w:val="1EEFC3F7DEC543B789CFA05DDF6009E9"/>
          </w:placeholder>
        </w:sdtPr>
        <w:sdtEndPr/>
        <w:sdtContent>
          <w:r w:rsidR="00677062" w:rsidRPr="00677062">
            <w:rPr>
              <w:rFonts w:ascii="Times New Roman" w:eastAsia="Times New Roman" w:hAnsi="Times New Roman" w:cs="Times New Roman"/>
              <w:color w:val="000000"/>
            </w:rPr>
            <w:t>[36–40]</w:t>
          </w:r>
        </w:sdtContent>
      </w:sdt>
      <w:r w:rsidRPr="00C9444E">
        <w:rPr>
          <w:rFonts w:ascii="Times New Roman" w:hAnsi="Times New Roman" w:cs="Times New Roman"/>
        </w:rPr>
        <w:t xml:space="preserve">. The underlying mechanisms </w:t>
      </w:r>
      <w:r w:rsidR="0031466A">
        <w:rPr>
          <w:rFonts w:ascii="Times New Roman" w:hAnsi="Times New Roman" w:cs="Times New Roman"/>
        </w:rPr>
        <w:t>that control how</w:t>
      </w:r>
      <w:r w:rsidR="0065144A">
        <w:rPr>
          <w:rFonts w:ascii="Times New Roman" w:hAnsi="Times New Roman" w:cs="Times New Roman"/>
        </w:rPr>
        <w:t xml:space="preserve"> the metabolism functional module drives the </w:t>
      </w:r>
      <w:r w:rsidRPr="00C9444E">
        <w:rPr>
          <w:rFonts w:ascii="Times New Roman" w:hAnsi="Times New Roman" w:cs="Times New Roman"/>
        </w:rPr>
        <w:t xml:space="preserve">EMT </w:t>
      </w:r>
      <w:r w:rsidR="0065144A">
        <w:rPr>
          <w:rFonts w:ascii="Times New Roman" w:hAnsi="Times New Roman" w:cs="Times New Roman"/>
        </w:rPr>
        <w:t xml:space="preserve">functional model, and vice versa, </w:t>
      </w:r>
      <w:r w:rsidRPr="00C9444E">
        <w:rPr>
          <w:rFonts w:ascii="Times New Roman" w:hAnsi="Times New Roman" w:cs="Times New Roman"/>
        </w:rPr>
        <w:t>remain poorly understood, with several hypotheses as discussed below. Kang et</w:t>
      </w:r>
      <w:r w:rsidR="000D63AC">
        <w:rPr>
          <w:rFonts w:ascii="Times New Roman" w:hAnsi="Times New Roman" w:cs="Times New Roman"/>
        </w:rPr>
        <w:t>.</w:t>
      </w:r>
      <w:r w:rsidRPr="00C9444E">
        <w:rPr>
          <w:rFonts w:ascii="Times New Roman" w:hAnsi="Times New Roman" w:cs="Times New Roman"/>
        </w:rPr>
        <w:t xml:space="preserve"> al</w:t>
      </w:r>
      <w:r w:rsidR="000D63AC">
        <w:rPr>
          <w:rFonts w:ascii="Times New Roman" w:hAnsi="Times New Roman" w:cs="Times New Roman"/>
        </w:rPr>
        <w:t>.</w:t>
      </w:r>
      <w:r w:rsidRPr="00C9444E">
        <w:rPr>
          <w:rFonts w:ascii="Times New Roman" w:hAnsi="Times New Roman" w:cs="Times New Roman"/>
        </w:rPr>
        <w:t xml:space="preserve"> suggested cancer cells typically undergo metabolic reprogramming </w:t>
      </w:r>
      <w:r w:rsidR="00423FB7">
        <w:rPr>
          <w:rFonts w:ascii="Times New Roman" w:hAnsi="Times New Roman" w:cs="Times New Roman"/>
        </w:rPr>
        <w:t xml:space="preserve">first and </w:t>
      </w:r>
      <w:r w:rsidRPr="00C9444E">
        <w:rPr>
          <w:rFonts w:ascii="Times New Roman" w:hAnsi="Times New Roman" w:cs="Times New Roman"/>
        </w:rPr>
        <w:t xml:space="preserve">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r w:rsidR="00677062" w:rsidRPr="00677062">
            <w:rPr>
              <w:rFonts w:ascii="Times New Roman" w:eastAsia="Times New Roman" w:hAnsi="Times New Roman" w:cs="Times New Roman"/>
              <w:color w:val="000000"/>
            </w:rPr>
            <w:t>[41,42]</w:t>
          </w:r>
        </w:sdtContent>
      </w:sdt>
      <w:r w:rsidRPr="00C9444E">
        <w:rPr>
          <w:rFonts w:ascii="Times New Roman" w:hAnsi="Times New Roman" w:cs="Times New Roman"/>
        </w:rPr>
        <w:t>; 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r w:rsidR="00696C3D" w:rsidRPr="00C9444E">
        <w:rPr>
          <w:rFonts w:ascii="Times New Roman" w:hAnsi="Times New Roman" w:cs="Times New Roman"/>
        </w:rPr>
        <w:t xml:space="preserve">is a consequence of </w:t>
      </w:r>
      <w:r w:rsidR="007B49C2" w:rsidRPr="00C9444E">
        <w:rPr>
          <w:rFonts w:ascii="Times New Roman" w:hAnsi="Times New Roman" w:cs="Times New Roman"/>
        </w:rPr>
        <w:t xml:space="preserve">changes in the tumor microenvironment </w:t>
      </w:r>
      <w:r w:rsidR="003B3CF3" w:rsidRPr="00C9444E">
        <w:rPr>
          <w:rFonts w:ascii="Times New Roman" w:hAnsi="Times New Roman" w:cs="Times New Roman"/>
        </w:rPr>
        <w:t>fostering</w:t>
      </w:r>
      <w:r w:rsidR="007B49C2" w:rsidRPr="00C9444E">
        <w:rPr>
          <w:rFonts w:ascii="Times New Roman" w:hAnsi="Times New Roman" w:cs="Times New Roman"/>
        </w:rPr>
        <w:t xml:space="preserve"> metabolic reprogramming</w:t>
      </w:r>
      <w:r w:rsidR="000B5A09" w:rsidRPr="00C9444E">
        <w:rPr>
          <w:rFonts w:ascii="Times New Roman" w:hAnsi="Times New Roman" w:cs="Times New Roman"/>
        </w:rPr>
        <w:t xml:space="preserve"> </w:t>
      </w:r>
      <w:r w:rsidR="003B3CF3" w:rsidRPr="00C9444E">
        <w:rPr>
          <w:rFonts w:ascii="Times New Roman" w:hAnsi="Times New Roman" w:cs="Times New Roman"/>
        </w:rPr>
        <w:t>which drives EMT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EndPr/>
        <w:sdtContent>
          <w:r w:rsidR="00677062" w:rsidRPr="00677062">
            <w:rPr>
              <w:rFonts w:ascii="Times New Roman" w:eastAsia="Times New Roman" w:hAnsi="Times New Roman" w:cs="Times New Roman"/>
              <w:color w:val="000000"/>
            </w:rPr>
            <w:t>[43–45]</w:t>
          </w:r>
        </w:sdtContent>
      </w:sdt>
      <w:r w:rsidRPr="00C9444E">
        <w:rPr>
          <w:rFonts w:ascii="Times New Roman" w:hAnsi="Times New Roman" w:cs="Times New Roman"/>
        </w:rPr>
        <w:t xml:space="preserve">. Another hypothesis is that </w:t>
      </w:r>
      <w:r w:rsidR="00423FB7">
        <w:rPr>
          <w:rFonts w:ascii="Times New Roman" w:hAnsi="Times New Roman" w:cs="Times New Roman"/>
        </w:rPr>
        <w:t>the</w:t>
      </w:r>
      <w:r w:rsidRPr="00C9444E">
        <w:rPr>
          <w:rFonts w:ascii="Times New Roman" w:hAnsi="Times New Roman" w:cs="Times New Roman"/>
        </w:rPr>
        <w:t xml:space="preserve"> mutual activation </w:t>
      </w:r>
      <w:r w:rsidR="00423FB7">
        <w:rPr>
          <w:rFonts w:ascii="Times New Roman" w:hAnsi="Times New Roman" w:cs="Times New Roman"/>
        </w:rPr>
        <w:t>between</w:t>
      </w:r>
      <w:r w:rsidRPr="00C9444E">
        <w:rPr>
          <w:rFonts w:ascii="Times New Roman" w:hAnsi="Times New Roman" w:cs="Times New Roman"/>
        </w:rPr>
        <w:t xml:space="preserve"> EMT and metabolic reprogramming</w:t>
      </w:r>
      <w:r w:rsidR="00423FB7">
        <w:rPr>
          <w:rFonts w:ascii="Times New Roman" w:hAnsi="Times New Roman" w:cs="Times New Roman"/>
        </w:rPr>
        <w:t xml:space="preserve"> can contribute to </w:t>
      </w:r>
      <w:r w:rsidRPr="00C9444E">
        <w:rPr>
          <w:rFonts w:ascii="Times New Roman" w:hAnsi="Times New Roman" w:cs="Times New Roman"/>
        </w:rPr>
        <w:t xml:space="preserve">flexible </w:t>
      </w:r>
      <w:r w:rsidR="00423FB7">
        <w:rPr>
          <w:rFonts w:ascii="Times New Roman" w:hAnsi="Times New Roman" w:cs="Times New Roman"/>
        </w:rPr>
        <w:t xml:space="preserve">coupling of various EMT states (E, M, and E/M) with different metabolic states (W, O, W/O) and possibly the two hybrid </w:t>
      </w:r>
      <w:r w:rsidR="00BB12D9" w:rsidRPr="00C9444E">
        <w:rPr>
          <w:rFonts w:ascii="Times New Roman" w:hAnsi="Times New Roman" w:cs="Times New Roman"/>
        </w:rPr>
        <w:t xml:space="preserve">phenotypes </w:t>
      </w:r>
      <w:r w:rsidRPr="00C9444E">
        <w:rPr>
          <w:rFonts w:ascii="Times New Roman" w:hAnsi="Times New Roman" w:cs="Times New Roman"/>
        </w:rPr>
        <w:t>(E/M and W/O) become coupled</w:t>
      </w:r>
      <w:r w:rsidR="00423FB7" w:rsidRPr="00423FB7">
        <w:rPr>
          <w:rFonts w:ascii="Times New Roman" w:hAnsi="Times New Roman" w:cs="Times New Roman"/>
        </w:rPr>
        <w:t xml:space="preserve"> </w:t>
      </w:r>
      <w:r w:rsidR="00423FB7">
        <w:rPr>
          <w:rFonts w:ascii="Times New Roman" w:hAnsi="Times New Roman" w:cs="Times New Roman"/>
        </w:rPr>
        <w:t>under certain crosstalk,</w:t>
      </w:r>
      <w:r w:rsidRPr="00C9444E">
        <w:rPr>
          <w:rFonts w:ascii="Times New Roman" w:hAnsi="Times New Roman" w:cs="Times New Roman"/>
        </w:rPr>
        <w:t xml:space="preserve"> leading to a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677062" w:rsidRPr="00677062">
            <w:rPr>
              <w:rFonts w:ascii="Times New Roman" w:eastAsia="Times New Roman" w:hAnsi="Times New Roman" w:cs="Times New Roman"/>
              <w:color w:val="000000"/>
            </w:rPr>
            <w:t>[29]</w:t>
          </w:r>
        </w:sdtContent>
      </w:sdt>
      <w:r w:rsidRPr="00C9444E">
        <w:rPr>
          <w:rFonts w:ascii="Times New Roman" w:hAnsi="Times New Roman" w:cs="Times New Roman"/>
        </w:rPr>
        <w:t xml:space="preserve">. </w:t>
      </w:r>
      <w:r w:rsidR="005F1A9B">
        <w:rPr>
          <w:rFonts w:ascii="Times New Roman" w:hAnsi="Times New Roman" w:cs="Times New Roman"/>
        </w:rPr>
        <w:t>Evidence supporting t</w:t>
      </w:r>
      <w:r w:rsidRPr="00C9444E">
        <w:rPr>
          <w:rFonts w:ascii="Times New Roman" w:hAnsi="Times New Roman" w:cs="Times New Roman"/>
        </w:rPr>
        <w:t xml:space="preserve">his connection has recently been noticed in CTCs, </w:t>
      </w:r>
      <w:r w:rsidR="005F1A9B">
        <w:rPr>
          <w:rFonts w:ascii="Times New Roman" w:hAnsi="Times New Roman" w:cs="Times New Roman"/>
        </w:rPr>
        <w:t xml:space="preserve">where the CTCs exhibit enhanced OXPHOS with no compromise in glycolysis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677062" w:rsidRPr="00677062">
            <w:rPr>
              <w:rFonts w:ascii="Times New Roman" w:eastAsia="Times New Roman" w:hAnsi="Times New Roman" w:cs="Times New Roman"/>
              <w:color w:val="000000"/>
            </w:rPr>
            <w:t>[28]</w:t>
          </w:r>
        </w:sdtContent>
      </w:sdt>
      <w:r w:rsidRPr="00C9444E">
        <w:rPr>
          <w:rFonts w:ascii="Times New Roman" w:hAnsi="Times New Roman" w:cs="Times New Roman"/>
        </w:rPr>
        <w:t xml:space="preserve"> and have also been shown to mainly consist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677062" w:rsidRPr="00677062">
            <w:rPr>
              <w:rFonts w:ascii="Times New Roman" w:eastAsia="Times New Roman" w:hAnsi="Times New Roman" w:cs="Times New Roman"/>
              <w:color w:val="000000"/>
            </w:rPr>
            <w:t>[46]</w:t>
          </w:r>
        </w:sdtContent>
      </w:sdt>
      <w:r w:rsidRPr="00C9444E">
        <w:rPr>
          <w:rFonts w:ascii="Times New Roman" w:hAnsi="Times New Roman" w:cs="Times New Roman"/>
        </w:rPr>
        <w:t>. Consistent coupling of E</w:t>
      </w:r>
      <w:r w:rsidR="00B61DDF">
        <w:rPr>
          <w:rFonts w:ascii="Times New Roman" w:hAnsi="Times New Roman" w:cs="Times New Roman"/>
        </w:rPr>
        <w:t xml:space="preserve">/M </w:t>
      </w:r>
      <w:r w:rsidRPr="00C9444E">
        <w:rPr>
          <w:rFonts w:ascii="Times New Roman" w:hAnsi="Times New Roman" w:cs="Times New Roman"/>
        </w:rPr>
        <w:t xml:space="preserve">and </w:t>
      </w:r>
      <w:r w:rsidR="00B61DDF">
        <w:rPr>
          <w:rFonts w:ascii="Times New Roman" w:hAnsi="Times New Roman" w:cs="Times New Roman"/>
        </w:rPr>
        <w:t>W/O</w:t>
      </w:r>
      <w:r w:rsidRPr="00C9444E">
        <w:rPr>
          <w:rFonts w:ascii="Times New Roman" w:hAnsi="Times New Roman" w:cs="Times New Roman"/>
        </w:rPr>
        <w:t xml:space="preserve"> has been seen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w:t>
      </w:r>
      <w:r w:rsidR="00B245DB">
        <w:rPr>
          <w:rFonts w:ascii="Times New Roman" w:hAnsi="Times New Roman" w:cs="Times New Roman"/>
        </w:rPr>
        <w:t>exhibit</w:t>
      </w:r>
      <w:r w:rsidRPr="00C9444E">
        <w:rPr>
          <w:rFonts w:ascii="Times New Roman" w:hAnsi="Times New Roman" w:cs="Times New Roman"/>
        </w:rPr>
        <w:t xml:space="preserve"> higher levels of</w:t>
      </w:r>
      <w:r w:rsidR="00B245DB">
        <w:rPr>
          <w:rFonts w:ascii="Times New Roman" w:hAnsi="Times New Roman" w:cs="Times New Roman"/>
        </w:rPr>
        <w:t xml:space="preserve"> both</w:t>
      </w:r>
      <w:r w:rsidRPr="00C9444E">
        <w:rPr>
          <w:rFonts w:ascii="Times New Roman" w:hAnsi="Times New Roman" w:cs="Times New Roman"/>
        </w:rPr>
        <w:t xml:space="preserve"> OXPHOS and glycolysis as compared to the mesenchymal-like </w:t>
      </w:r>
      <w:r w:rsidR="00B245DB">
        <w:rPr>
          <w:rFonts w:ascii="Times New Roman" w:hAnsi="Times New Roman" w:cs="Times New Roman"/>
        </w:rPr>
        <w:t>BCSCs</w:t>
      </w:r>
      <w:r w:rsidRPr="00C9444E">
        <w:rPr>
          <w:rFonts w:ascii="Times New Roman" w:hAnsi="Times New Roman" w:cs="Times New Roman"/>
        </w:rPr>
        <w:t xml:space="preserve">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677062" w:rsidRPr="00677062">
            <w:rPr>
              <w:rFonts w:ascii="Times New Roman" w:eastAsia="Times New Roman" w:hAnsi="Times New Roman" w:cs="Times New Roman"/>
              <w:color w:val="000000"/>
            </w:rPr>
            <w:t>[47,48]</w:t>
          </w:r>
        </w:sdtContent>
      </w:sdt>
      <w:r w:rsidRPr="00C9444E">
        <w:rPr>
          <w:rFonts w:ascii="Times New Roman" w:hAnsi="Times New Roman" w:cs="Times New Roman"/>
        </w:rPr>
        <w:t xml:space="preserve">. </w:t>
      </w:r>
      <w:r w:rsidR="00B74409">
        <w:rPr>
          <w:rFonts w:ascii="Times New Roman" w:hAnsi="Times New Roman" w:cs="Times New Roman"/>
        </w:rPr>
        <w:t>W</w:t>
      </w:r>
      <w:r w:rsidRPr="00C9444E">
        <w:rPr>
          <w:rFonts w:ascii="Times New Roman" w:hAnsi="Times New Roman" w:cs="Times New Roman"/>
        </w:rPr>
        <w:t>hile there have been preliminary indications of the coupling of EMT states and metabolic states</w:t>
      </w:r>
      <w:r w:rsidR="00B74409">
        <w:rPr>
          <w:rFonts w:ascii="Times New Roman" w:hAnsi="Times New Roman" w:cs="Times New Roman"/>
        </w:rPr>
        <w:t xml:space="preserve">, a systematic analysis of how different EMT and metabolism states are coupled remains </w:t>
      </w:r>
      <w:r w:rsidRPr="00C9444E">
        <w:rPr>
          <w:rFonts w:ascii="Times New Roman" w:hAnsi="Times New Roman" w:cs="Times New Roman"/>
        </w:rPr>
        <w:t xml:space="preserve">to be explored.  </w:t>
      </w:r>
      <w:r w:rsidR="00171565" w:rsidRPr="00C9444E">
        <w:rPr>
          <w:rFonts w:ascii="Times New Roman" w:hAnsi="Times New Roman" w:cs="Times New Roman"/>
        </w:rPr>
        <w:t xml:space="preserve"> </w:t>
      </w:r>
    </w:p>
    <w:p w14:paraId="4F92C75F" w14:textId="65BE7093" w:rsidR="00E469AE" w:rsidRPr="00C9444E" w:rsidRDefault="00AA49A8" w:rsidP="0023481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w:t>
      </w:r>
      <w:r w:rsidR="00B74409">
        <w:rPr>
          <w:rFonts w:ascii="Times New Roman" w:hAnsi="Times New Roman" w:cs="Times New Roman"/>
        </w:rPr>
        <w:t>developed</w:t>
      </w:r>
      <w:r w:rsidR="00234813" w:rsidRPr="00C9444E">
        <w:rPr>
          <w:rFonts w:ascii="Times New Roman" w:hAnsi="Times New Roman" w:cs="Times New Roman"/>
        </w:rPr>
        <w:t xml:space="preserve"> a </w:t>
      </w:r>
      <w:r w:rsidR="00B74409">
        <w:rPr>
          <w:rFonts w:ascii="Times New Roman" w:hAnsi="Times New Roman" w:cs="Times New Roman"/>
        </w:rPr>
        <w:t>mathematical</w:t>
      </w:r>
      <w:r w:rsidR="00234813" w:rsidRPr="00C9444E">
        <w:rPr>
          <w:rFonts w:ascii="Times New Roman" w:hAnsi="Times New Roman" w:cs="Times New Roman"/>
        </w:rPr>
        <w:t xml:space="preserve"> model which </w:t>
      </w:r>
      <w:r w:rsidR="00B74409">
        <w:rPr>
          <w:rFonts w:ascii="Times New Roman" w:hAnsi="Times New Roman" w:cs="Times New Roman"/>
        </w:rPr>
        <w:t>couples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w:t>
      </w:r>
      <w:r w:rsidR="00B74409">
        <w:rPr>
          <w:rFonts w:ascii="Times New Roman" w:hAnsi="Times New Roman" w:cs="Times New Roman"/>
        </w:rPr>
        <w:t>of</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C0AFE" w:rsidRPr="00C9444E">
        <w:rPr>
          <w:rFonts w:ascii="Times New Roman" w:hAnsi="Times New Roman" w:cs="Times New Roman"/>
        </w:rPr>
        <w:t>/SNAIL/</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C0AFE" w:rsidRPr="00C9444E">
        <w:rPr>
          <w:rFonts w:ascii="Times New Roman" w:hAnsi="Times New Roman" w:cs="Times New Roman"/>
        </w:rPr>
        <w:t>/ZEB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677062" w:rsidRPr="00677062">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r w:rsidR="00B74409">
        <w:rPr>
          <w:rFonts w:ascii="Times New Roman" w:hAnsi="Times New Roman" w:cs="Times New Roman"/>
        </w:rPr>
        <w:t>with that of metabolism</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677062" w:rsidRPr="00677062">
            <w:rPr>
              <w:rFonts w:ascii="Times New Roman" w:eastAsia="Times New Roman" w:hAnsi="Times New Roman" w:cs="Times New Roman"/>
              <w:color w:val="000000"/>
            </w:rPr>
            <w:t>[49]</w:t>
          </w:r>
        </w:sdtContent>
      </w:sdt>
      <w:r w:rsidR="00AD7F58" w:rsidRPr="00C9444E">
        <w:rPr>
          <w:rFonts w:ascii="Times New Roman" w:hAnsi="Times New Roman" w:cs="Times New Roman"/>
        </w:rPr>
        <w:t xml:space="preserve">. </w:t>
      </w:r>
      <w:r w:rsidR="002E26BF">
        <w:rPr>
          <w:rFonts w:ascii="Times New Roman" w:hAnsi="Times New Roman" w:cs="Times New Roman"/>
        </w:rPr>
        <w:t>Regarding the EMT circuit, t</w:t>
      </w:r>
      <w:r w:rsidR="006D674A">
        <w:rPr>
          <w:rFonts w:ascii="Times New Roman" w:hAnsi="Times New Roman" w:cs="Times New Roman"/>
        </w:rPr>
        <w:t xml:space="preserve">he miRNAs,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71793">
        <w:rPr>
          <w:rFonts w:ascii="Times New Roman" w:eastAsiaTheme="minorEastAsia"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D674A">
        <w:rPr>
          <w:rFonts w:ascii="Times New Roman" w:hAnsi="Times New Roman" w:cs="Times New Roman"/>
        </w:rPr>
        <w:t xml:space="preserve"> </w:t>
      </w:r>
      <w:r w:rsidR="00471793">
        <w:rPr>
          <w:rFonts w:ascii="Times New Roman" w:hAnsi="Times New Roman" w:cs="Times New Roman"/>
        </w:rPr>
        <w:t>promote the E state while the transcription factors (TFs) SNAIL and ZEB promote the M state.</w:t>
      </w:r>
      <w:r w:rsidR="002E26BF">
        <w:rPr>
          <w:rFonts w:ascii="Times New Roman" w:hAnsi="Times New Roman" w:cs="Times New Roman"/>
        </w:rPr>
        <w:t xml:space="preserve"> In the metabolism circuit, AMPK promotes the O state while HIF-1 promotes the W state, and the reactive oxygen species (ROS) may be associated with the W/O state.</w:t>
      </w:r>
      <w:r w:rsidR="00471793">
        <w:rPr>
          <w:rFonts w:ascii="Times New Roman" w:hAnsi="Times New Roman" w:cs="Times New Roman"/>
        </w:rPr>
        <w:t xml:space="preserve"> </w:t>
      </w:r>
      <w:r w:rsidR="00233F84">
        <w:rPr>
          <w:rFonts w:ascii="Times New Roman" w:hAnsi="Times New Roman" w:cs="Times New Roman"/>
        </w:rPr>
        <w:t>By analyzing the coupled circuit, w</w:t>
      </w:r>
      <w:r w:rsidR="00AD7F58" w:rsidRPr="00C9444E">
        <w:rPr>
          <w:rFonts w:ascii="Times New Roman" w:hAnsi="Times New Roman" w:cs="Times New Roman"/>
        </w:rPr>
        <w:t xml:space="preserve">e found that </w:t>
      </w:r>
      <w:r w:rsidR="00E60032">
        <w:rPr>
          <w:rFonts w:ascii="Times New Roman" w:hAnsi="Times New Roman" w:cs="Times New Roman"/>
        </w:rPr>
        <w:t>mt</w:t>
      </w:r>
      <w:r w:rsidR="00AD7F58" w:rsidRPr="00C9444E">
        <w:rPr>
          <w:rFonts w:ascii="Times New Roman" w:hAnsi="Times New Roman" w:cs="Times New Roman"/>
        </w:rPr>
        <w:t xml:space="preserve">ROS 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34813" w:rsidRPr="00C9444E">
        <w:rPr>
          <w:rFonts w:ascii="Times New Roman" w:hAnsi="Times New Roman" w:cs="Times New Roman"/>
        </w:rPr>
        <w:t>“double-hybrid” state, namely</w:t>
      </w:r>
      <w:r w:rsidR="008C0AFE" w:rsidRPr="00C9444E">
        <w:rPr>
          <w:rFonts w:ascii="Times New Roman" w:hAnsi="Times New Roman" w:cs="Times New Roman"/>
        </w:rPr>
        <w:t xml:space="preserve"> </w:t>
      </w:r>
      <w:r w:rsidR="00E60032">
        <w:rPr>
          <w:rFonts w:ascii="Times New Roman" w:hAnsi="Times New Roman" w:cs="Times New Roman"/>
        </w:rPr>
        <w:t xml:space="preserve">the </w:t>
      </w:r>
      <w:r w:rsidR="00F4492C" w:rsidRPr="00C9444E">
        <w:rPr>
          <w:rFonts w:ascii="Times New Roman" w:hAnsi="Times New Roman" w:cs="Times New Roman"/>
        </w:rPr>
        <w:t xml:space="preserve">hybrid E/M state coupled with </w:t>
      </w:r>
      <w:r w:rsidR="00E60032">
        <w:rPr>
          <w:rFonts w:ascii="Times New Roman" w:hAnsi="Times New Roman" w:cs="Times New Roman"/>
        </w:rPr>
        <w:t>the</w:t>
      </w:r>
      <w:r w:rsidR="00234813" w:rsidRPr="00C9444E">
        <w:rPr>
          <w:rFonts w:ascii="Times New Roman" w:hAnsi="Times New Roman" w:cs="Times New Roman"/>
        </w:rPr>
        <w:t xml:space="preserve"> </w:t>
      </w:r>
      <w:r w:rsidR="00744D1D">
        <w:rPr>
          <w:rFonts w:ascii="Times New Roman" w:hAnsi="Times New Roman" w:cs="Times New Roman"/>
        </w:rPr>
        <w:t>hybrid</w:t>
      </w:r>
      <w:r w:rsidR="00744D1D" w:rsidRPr="00C9444E">
        <w:rPr>
          <w:rFonts w:ascii="Times New Roman" w:hAnsi="Times New Roman" w:cs="Times New Roman"/>
        </w:rPr>
        <w:t xml:space="preserve"> </w:t>
      </w:r>
      <w:r w:rsidR="00F4492C" w:rsidRPr="00C9444E">
        <w:rPr>
          <w:rFonts w:ascii="Times New Roman" w:hAnsi="Times New Roman" w:cs="Times New Roman"/>
        </w:rPr>
        <w:t>metabolic phenotype</w:t>
      </w:r>
      <w:r w:rsidR="00E60032">
        <w:rPr>
          <w:rFonts w:ascii="Times New Roman" w:hAnsi="Times New Roman" w:cs="Times New Roman"/>
        </w:rPr>
        <w:t xml:space="preserve">, referred to as the </w:t>
      </w:r>
      <w:r w:rsidR="0065144A">
        <w:rPr>
          <w:rFonts w:ascii="Times New Roman" w:hAnsi="Times New Roman" w:cs="Times New Roman"/>
        </w:rPr>
        <w:t xml:space="preserve">coupled </w:t>
      </w:r>
      <w:r w:rsidR="0051473A" w:rsidRPr="00C9444E">
        <w:rPr>
          <w:rFonts w:ascii="Times New Roman" w:hAnsi="Times New Roman" w:cs="Times New Roman"/>
        </w:rPr>
        <w:t>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w:t>
      </w:r>
      <w:r w:rsidR="00E60032">
        <w:rPr>
          <w:rFonts w:ascii="Times New Roman" w:hAnsi="Times New Roman" w:cs="Times New Roman"/>
        </w:rPr>
        <w:t>e</w:t>
      </w:r>
      <w:r w:rsidR="00D071D4" w:rsidRPr="00C9444E">
        <w:rPr>
          <w:rFonts w:ascii="Times New Roman" w:hAnsi="Times New Roman" w:cs="Times New Roman"/>
        </w:rPr>
        <w:t xml:space="preserve">. Additionally, </w:t>
      </w:r>
      <w:r w:rsidR="00D3668A">
        <w:rPr>
          <w:rFonts w:ascii="Times New Roman" w:hAnsi="Times New Roman" w:cs="Times New Roman"/>
        </w:rPr>
        <w:t xml:space="preserve">as we will show later,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metabolic reprogramming driving EMT than AMPK.</w:t>
      </w:r>
      <w:r w:rsidR="00AD7F58" w:rsidRPr="00C9444E">
        <w:rPr>
          <w:rFonts w:ascii="Times New Roman" w:hAnsi="Times New Roman" w:cs="Times New Roman"/>
        </w:rPr>
        <w:t xml:space="preserve"> </w:t>
      </w:r>
      <w:r w:rsidR="00982196">
        <w:rPr>
          <w:rFonts w:ascii="Times New Roman" w:hAnsi="Times New Roman" w:cs="Times New Roman"/>
        </w:rPr>
        <w:t>Strikingly, we found that when the crosstalk is bi-directional there are parameter space regions for which the E/M-W/O state is the only accessible state</w:t>
      </w:r>
      <w:r w:rsidR="001B04F0">
        <w:rPr>
          <w:rFonts w:ascii="Times New Roman" w:hAnsi="Times New Roman" w:cs="Times New Roman"/>
        </w:rPr>
        <w:t>, and the biological significance of these parameters will depend on details of the microenvironment</w:t>
      </w:r>
      <w:r w:rsidR="00982196">
        <w:rPr>
          <w:rFonts w:ascii="Times New Roman" w:hAnsi="Times New Roman" w:cs="Times New Roman"/>
        </w:rPr>
        <w:t xml:space="preserve">. </w:t>
      </w:r>
      <w:r w:rsidR="00BE7C78" w:rsidRPr="00C9444E">
        <w:rPr>
          <w:rFonts w:ascii="Times New Roman" w:hAnsi="Times New Roman" w:cs="Times New Roman"/>
        </w:rPr>
        <w:t xml:space="preserve">Interestingly, </w:t>
      </w:r>
      <w:r w:rsidR="00982196">
        <w:rPr>
          <w:rFonts w:ascii="Times New Roman" w:hAnsi="Times New Roman" w:cs="Times New Roman"/>
        </w:rPr>
        <w:t xml:space="preserve">even </w:t>
      </w:r>
      <w:r w:rsidR="00BE7C78" w:rsidRPr="00C9444E">
        <w:rPr>
          <w:rFonts w:ascii="Times New Roman" w:hAnsi="Times New Roman" w:cs="Times New Roman"/>
        </w:rPr>
        <w:t>if the</w:t>
      </w:r>
      <w:r w:rsidR="00982196">
        <w:rPr>
          <w:rFonts w:ascii="Times New Roman" w:hAnsi="Times New Roman" w:cs="Times New Roman"/>
        </w:rPr>
        <w:t xml:space="preserve"> individual circuit cannot give rise to the hybrid phenotype </w:t>
      </w:r>
      <w:r w:rsidR="00BE7C78" w:rsidRPr="00C9444E">
        <w:rPr>
          <w:rFonts w:ascii="Times New Roman" w:hAnsi="Times New Roman" w:cs="Times New Roman"/>
        </w:rPr>
        <w:t xml:space="preserve"> (i.e., neither the E/M </w:t>
      </w:r>
      <w:proofErr w:type="gramStart"/>
      <w:r w:rsidR="00BE7C78" w:rsidRPr="00C9444E">
        <w:rPr>
          <w:rFonts w:ascii="Times New Roman" w:hAnsi="Times New Roman" w:cs="Times New Roman"/>
        </w:rPr>
        <w:t>or</w:t>
      </w:r>
      <w:proofErr w:type="gramEnd"/>
      <w:r w:rsidR="00BE7C78" w:rsidRPr="00C9444E">
        <w:rPr>
          <w:rFonts w:ascii="Times New Roman" w:hAnsi="Times New Roman" w:cs="Times New Roman"/>
        </w:rPr>
        <w:t xml:space="preserve"> W/O states are initially accessible), </w:t>
      </w:r>
      <w:r w:rsidR="00982196">
        <w:rPr>
          <w:rFonts w:ascii="Times New Roman" w:hAnsi="Times New Roman" w:cs="Times New Roman"/>
        </w:rPr>
        <w:t>upon including crosstalk,</w:t>
      </w:r>
      <w:r w:rsidR="00BE7C78" w:rsidRPr="00C9444E">
        <w:rPr>
          <w:rFonts w:ascii="Times New Roman" w:hAnsi="Times New Roman" w:cs="Times New Roman"/>
        </w:rPr>
        <w:t xml:space="preserve"> the</w:t>
      </w:r>
      <w:r w:rsidR="0065144A">
        <w:rPr>
          <w:rFonts w:ascii="Times New Roman" w:hAnsi="Times New Roman" w:cs="Times New Roman"/>
        </w:rPr>
        <w:t xml:space="preserve"> coupled </w:t>
      </w:r>
      <w:r w:rsidR="00982196">
        <w:rPr>
          <w:rFonts w:ascii="Times New Roman" w:hAnsi="Times New Roman" w:cs="Times New Roman"/>
        </w:rPr>
        <w:t>E/M</w:t>
      </w:r>
      <w:r w:rsidR="0065144A">
        <w:rPr>
          <w:rFonts w:ascii="Times New Roman" w:hAnsi="Times New Roman" w:cs="Times New Roman"/>
        </w:rPr>
        <w:t>-</w:t>
      </w:r>
      <w:r w:rsidR="00982196">
        <w:rPr>
          <w:rFonts w:ascii="Times New Roman" w:hAnsi="Times New Roman" w:cs="Times New Roman"/>
        </w:rPr>
        <w:t>W/O</w:t>
      </w:r>
      <w:r w:rsidR="0065144A">
        <w:rPr>
          <w:rFonts w:ascii="Times New Roman" w:hAnsi="Times New Roman" w:cs="Times New Roman"/>
        </w:rPr>
        <w:t xml:space="preserve"> state</w:t>
      </w:r>
      <w:r w:rsidR="00982196">
        <w:rPr>
          <w:rFonts w:ascii="Times New Roman" w:hAnsi="Times New Roman" w:cs="Times New Roman"/>
        </w:rPr>
        <w:t xml:space="preserve"> emerge</w:t>
      </w:r>
      <w:r w:rsidR="0065144A">
        <w:rPr>
          <w:rFonts w:ascii="Times New Roman" w:hAnsi="Times New Roman" w:cs="Times New Roman"/>
        </w:rPr>
        <w:t>s</w:t>
      </w:r>
      <w:r w:rsidR="00BE7C78" w:rsidRPr="00C9444E">
        <w:rPr>
          <w:rFonts w:ascii="Times New Roman" w:hAnsi="Times New Roman" w:cs="Times New Roman"/>
        </w:rPr>
        <w:t>.</w:t>
      </w:r>
      <w:r w:rsidR="00AC5605" w:rsidRPr="00C9444E">
        <w:rPr>
          <w:rFonts w:ascii="Times New Roman" w:hAnsi="Times New Roman" w:cs="Times New Roman"/>
        </w:rPr>
        <w:t xml:space="preserve"> </w:t>
      </w:r>
      <w:r w:rsidR="00234813" w:rsidRPr="00C9444E">
        <w:rPr>
          <w:rFonts w:ascii="Times New Roman" w:hAnsi="Times New Roman" w:cs="Times New Roman"/>
        </w:rPr>
        <w:t>Our results therefore suggest that a highly aggressive plastic phenotype along both the EMT and metabolic axes</w:t>
      </w:r>
      <w:r w:rsidR="00FA29EA">
        <w:rPr>
          <w:rFonts w:ascii="Times New Roman" w:hAnsi="Times New Roman" w:cs="Times New Roman"/>
        </w:rPr>
        <w:t xml:space="preserve"> (E/M-W/O)</w:t>
      </w:r>
      <w:r w:rsidR="00234813" w:rsidRPr="00C9444E">
        <w:rPr>
          <w:rFonts w:ascii="Times New Roman" w:hAnsi="Times New Roman" w:cs="Times New Roman"/>
        </w:rPr>
        <w:t xml:space="preserve"> is a likely choice for a subset of cancer cells and, speculatively, may </w:t>
      </w:r>
      <w:r w:rsidR="003F7A30" w:rsidRPr="00C9444E">
        <w:rPr>
          <w:rFonts w:ascii="Times New Roman" w:hAnsi="Times New Roman" w:cs="Times New Roman"/>
        </w:rPr>
        <w:t>be critical for metasta</w:t>
      </w:r>
      <w:r w:rsidR="000D25AF">
        <w:rPr>
          <w:rFonts w:ascii="Times New Roman" w:hAnsi="Times New Roman" w:cs="Times New Roman"/>
        </w:rPr>
        <w:t>sis</w:t>
      </w:r>
      <w:r w:rsidR="003F7A30" w:rsidRPr="00C9444E">
        <w:rPr>
          <w:rFonts w:ascii="Times New Roman" w:hAnsi="Times New Roman" w:cs="Times New Roman"/>
        </w:rPr>
        <w:t>.</w:t>
      </w:r>
    </w:p>
    <w:p w14:paraId="4CF7543D" w14:textId="6DD751EB" w:rsidR="00E469AE" w:rsidRPr="00C9444E" w:rsidRDefault="00AD7F58" w:rsidP="00651FF5">
      <w:pPr>
        <w:pStyle w:val="BodyText"/>
        <w:spacing w:line="480" w:lineRule="auto"/>
        <w:rPr>
          <w:rFonts w:ascii="Times New Roman" w:hAnsi="Times New Roman" w:cs="Times New Roman"/>
          <w:b/>
          <w:bCs/>
          <w:sz w:val="28"/>
          <w:szCs w:val="28"/>
        </w:rPr>
      </w:pPr>
      <w:bookmarkStart w:id="2" w:name="model"/>
      <w:r w:rsidRPr="00C9444E">
        <w:rPr>
          <w:rFonts w:ascii="Times New Roman" w:hAnsi="Times New Roman" w:cs="Times New Roman"/>
          <w:b/>
          <w:bCs/>
          <w:sz w:val="28"/>
          <w:szCs w:val="28"/>
        </w:rPr>
        <w:t>Model</w:t>
      </w:r>
      <w:bookmarkEnd w:id="2"/>
      <w:r w:rsidR="000915EB" w:rsidRPr="00C9444E">
        <w:rPr>
          <w:rFonts w:ascii="Times New Roman" w:hAnsi="Times New Roman" w:cs="Times New Roman"/>
          <w:b/>
          <w:bCs/>
          <w:sz w:val="28"/>
          <w:szCs w:val="28"/>
        </w:rPr>
        <w:t xml:space="preserve">: Coupling the </w:t>
      </w:r>
      <w:r w:rsidR="00BA0BBA">
        <w:rPr>
          <w:rFonts w:ascii="Times New Roman" w:hAnsi="Times New Roman" w:cs="Times New Roman"/>
          <w:b/>
          <w:bCs/>
          <w:sz w:val="28"/>
          <w:szCs w:val="28"/>
        </w:rPr>
        <w:t>regulatory networks of</w:t>
      </w:r>
      <w:r w:rsidR="000915EB" w:rsidRPr="00C9444E">
        <w:rPr>
          <w:rFonts w:ascii="Times New Roman" w:hAnsi="Times New Roman" w:cs="Times New Roman"/>
          <w:b/>
          <w:bCs/>
          <w:sz w:val="28"/>
          <w:szCs w:val="28"/>
        </w:rPr>
        <w:t xml:space="preserve"> EMT and </w:t>
      </w:r>
      <w:r w:rsidR="00BA0BBA">
        <w:rPr>
          <w:rFonts w:ascii="Times New Roman" w:hAnsi="Times New Roman" w:cs="Times New Roman"/>
          <w:b/>
          <w:bCs/>
          <w:sz w:val="28"/>
          <w:szCs w:val="28"/>
        </w:rPr>
        <w:t>metabolism</w:t>
      </w:r>
    </w:p>
    <w:p w14:paraId="038B455D" w14:textId="0CE19034"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w:t>
      </w:r>
      <w:r w:rsidR="00681845">
        <w:rPr>
          <w:rFonts w:ascii="Times New Roman" w:hAnsi="Times New Roman" w:cs="Times New Roman"/>
        </w:rPr>
        <w:t>To decode the crosstalk between EMT and metabolism,</w:t>
      </w:r>
      <w:r w:rsidRPr="00C9444E">
        <w:rPr>
          <w:rFonts w:ascii="Times New Roman" w:hAnsi="Times New Roman" w:cs="Times New Roman"/>
        </w:rPr>
        <w:t xml:space="preserve"> we couple our previously </w:t>
      </w:r>
      <w:r w:rsidR="0039761E">
        <w:rPr>
          <w:rFonts w:ascii="Times New Roman" w:hAnsi="Times New Roman" w:cs="Times New Roman"/>
        </w:rPr>
        <w:t>published</w:t>
      </w:r>
      <w:r w:rsidRPr="00C9444E">
        <w:rPr>
          <w:rFonts w:ascii="Times New Roman" w:hAnsi="Times New Roman" w:cs="Times New Roman"/>
        </w:rPr>
        <w:t xml:space="preserve">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677062" w:rsidRPr="00677062">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677062" w:rsidRPr="00677062">
            <w:rPr>
              <w:rFonts w:ascii="Times New Roman" w:eastAsia="Times New Roman" w:hAnsi="Times New Roman" w:cs="Times New Roman"/>
              <w:color w:val="000000"/>
            </w:rPr>
            <w:t>[49]</w:t>
          </w:r>
        </w:sdtContent>
      </w:sdt>
      <w:r w:rsidR="0039761E">
        <w:rPr>
          <w:rFonts w:ascii="Times New Roman" w:hAnsi="Times New Roman" w:cs="Times New Roman"/>
        </w:rPr>
        <w:t xml:space="preserve"> by including the mutual regulatory links between these two circuits</w:t>
      </w:r>
      <w:r w:rsidRPr="00C9444E">
        <w:rPr>
          <w:rFonts w:ascii="Times New Roman" w:hAnsi="Times New Roman" w:cs="Times New Roman"/>
        </w:rPr>
        <w:t>; see Fig</w:t>
      </w:r>
      <w:r w:rsidR="00A71C20">
        <w:rPr>
          <w:rFonts w:ascii="Times New Roman" w:hAnsi="Times New Roman" w:cs="Times New Roman"/>
        </w:rPr>
        <w:t>.</w:t>
      </w:r>
      <w:r w:rsidRPr="00C9444E">
        <w:rPr>
          <w:rFonts w:ascii="Times New Roman" w:hAnsi="Times New Roman" w:cs="Times New Roman"/>
        </w:rPr>
        <w:t xml:space="preserve"> 1A for the coupled network</w:t>
      </w:r>
      <w:r w:rsidR="0039761E">
        <w:rPr>
          <w:rFonts w:ascii="Times New Roman" w:hAnsi="Times New Roman" w:cs="Times New Roman"/>
        </w:rPr>
        <w:t xml:space="preserve"> and see SI for details for each of the </w:t>
      </w:r>
      <w:proofErr w:type="spellStart"/>
      <w:r w:rsidR="0039761E">
        <w:rPr>
          <w:rFonts w:ascii="Times New Roman" w:hAnsi="Times New Roman" w:cs="Times New Roman"/>
        </w:rPr>
        <w:t>crosstalks</w:t>
      </w:r>
      <w:proofErr w:type="spellEnd"/>
      <w:r w:rsidR="00730DAB">
        <w:rPr>
          <w:rFonts w:ascii="Times New Roman" w:hAnsi="Times New Roman" w:cs="Times New Roman"/>
        </w:rPr>
        <w:t xml:space="preserve"> (Table S5)</w:t>
      </w:r>
      <w:r w:rsidRPr="00C9444E">
        <w:rPr>
          <w:rFonts w:ascii="Times New Roman" w:hAnsi="Times New Roman" w:cs="Times New Roman"/>
        </w:rPr>
        <w:t xml:space="preserve">. The crosstalk between the EMT circuit and the metabolism circuit </w:t>
      </w:r>
      <w:r w:rsidR="007D7565">
        <w:rPr>
          <w:rFonts w:ascii="Times New Roman" w:hAnsi="Times New Roman" w:cs="Times New Roman"/>
        </w:rPr>
        <w:t>can be</w:t>
      </w:r>
      <w:r w:rsidRPr="00C9444E">
        <w:rPr>
          <w:rFonts w:ascii="Times New Roman" w:hAnsi="Times New Roman" w:cs="Times New Roman"/>
        </w:rPr>
        <w:t xml:space="preserve"> direct </w:t>
      </w:r>
      <w:r w:rsidR="007D7565">
        <w:rPr>
          <w:rFonts w:ascii="Times New Roman" w:hAnsi="Times New Roman" w:cs="Times New Roman"/>
        </w:rPr>
        <w:t xml:space="preserve">(e.g., HIF-1 </w:t>
      </w:r>
      <w:r w:rsidR="00113E21">
        <w:rPr>
          <w:rFonts w:ascii="Times New Roman" w:hAnsi="Times New Roman" w:cs="Times New Roman"/>
        </w:rPr>
        <w:t>upregulating</w:t>
      </w:r>
      <w:r w:rsidR="007D7565">
        <w:rPr>
          <w:rFonts w:ascii="Times New Roman" w:hAnsi="Times New Roman" w:cs="Times New Roman"/>
        </w:rPr>
        <w:t xml:space="preserve"> SNAIL) </w:t>
      </w:r>
      <w:r w:rsidRPr="00C9444E">
        <w:rPr>
          <w:rFonts w:ascii="Times New Roman" w:hAnsi="Times New Roman" w:cs="Times New Roman"/>
        </w:rPr>
        <w:t>or indirect</w:t>
      </w:r>
      <w:r w:rsidR="007D7565">
        <w:rPr>
          <w:rFonts w:ascii="Times New Roman" w:hAnsi="Times New Roman" w:cs="Times New Roman"/>
        </w:rPr>
        <w:t xml:space="preserve"> (e.g.,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B3507">
        <w:rPr>
          <w:rFonts w:ascii="Times New Roman" w:hAnsi="Times New Roman" w:cs="Times New Roman"/>
        </w:rPr>
        <w:t xml:space="preserve"> upregulating mtROS</w:t>
      </w:r>
      <w:r w:rsidR="007D7565">
        <w:rPr>
          <w:rFonts w:ascii="Times New Roman" w:hAnsi="Times New Roman" w:cs="Times New Roman"/>
        </w:rPr>
        <w:t>)</w:t>
      </w:r>
      <w:r w:rsidRPr="00C9444E">
        <w:rPr>
          <w:rFonts w:ascii="Times New Roman" w:hAnsi="Times New Roman" w:cs="Times New Roman"/>
        </w:rPr>
        <w:t xml:space="preserve">, the latter arising because our formulation focuses only on a few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w:t>
      </w:r>
      <w:r w:rsidR="00BA4A03">
        <w:rPr>
          <w:rFonts w:ascii="Times New Roman" w:hAnsi="Times New Roman" w:cs="Times New Roman"/>
        </w:rPr>
        <w:t xml:space="preserve"> on the coupling of different EMT and metabolism states</w:t>
      </w:r>
      <w:r w:rsidR="00AF0EA3" w:rsidRPr="00C9444E">
        <w:rPr>
          <w:rFonts w:ascii="Times New Roman" w:hAnsi="Times New Roman" w:cs="Times New Roman"/>
        </w:rPr>
        <w:t xml:space="preserve">. </w:t>
      </w:r>
      <w:r w:rsidR="004645A4">
        <w:rPr>
          <w:rFonts w:ascii="Times New Roman" w:hAnsi="Times New Roman" w:cs="Times New Roman"/>
        </w:rPr>
        <w:t>Then we ask an interesting</w:t>
      </w:r>
      <w:r w:rsidR="00AF0EA3" w:rsidRPr="00C9444E">
        <w:rPr>
          <w:rFonts w:ascii="Times New Roman" w:hAnsi="Times New Roman" w:cs="Times New Roman"/>
        </w:rPr>
        <w:t xml:space="preserve"> question whether the </w:t>
      </w:r>
      <w:proofErr w:type="spellStart"/>
      <w:r w:rsidR="00AF0EA3" w:rsidRPr="00C9444E">
        <w:rPr>
          <w:rFonts w:ascii="Times New Roman" w:hAnsi="Times New Roman" w:cs="Times New Roman"/>
        </w:rPr>
        <w:t>crosstalks</w:t>
      </w:r>
      <w:proofErr w:type="spellEnd"/>
      <w:r w:rsidR="004645A4">
        <w:rPr>
          <w:rFonts w:ascii="Times New Roman" w:hAnsi="Times New Roman" w:cs="Times New Roman"/>
        </w:rPr>
        <w:t xml:space="preserve"> contributed to the emergence of the</w:t>
      </w:r>
      <w:r w:rsidR="00AF0EA3" w:rsidRPr="00C9444E">
        <w:rPr>
          <w:rFonts w:ascii="Times New Roman" w:hAnsi="Times New Roman" w:cs="Times New Roman"/>
        </w:rPr>
        <w:t xml:space="preserve"> hybrid states.</w:t>
      </w:r>
    </w:p>
    <w:p w14:paraId="13BC8457" w14:textId="74950ACF"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The core EMT network is comprised of the</w:t>
      </w:r>
      <w:r w:rsidR="00BF3587">
        <w:rPr>
          <w:rFonts w:ascii="Times New Roman" w:hAnsi="Times New Roman" w:cs="Times New Roman"/>
        </w:rPr>
        <w:t xml:space="preserve"> EMT-inducing</w:t>
      </w:r>
      <w:r w:rsidRPr="00C9444E">
        <w:rPr>
          <w:rFonts w:ascii="Times New Roman" w:hAnsi="Times New Roman" w:cs="Times New Roman"/>
        </w:rPr>
        <w:t xml:space="preserve"> transcription factors (</w:t>
      </w:r>
      <w:r w:rsidR="00BF3587">
        <w:rPr>
          <w:rFonts w:ascii="Times New Roman" w:hAnsi="Times New Roman" w:cs="Times New Roman"/>
        </w:rPr>
        <w:t>EMT-</w:t>
      </w:r>
      <w:r w:rsidRPr="00C9444E">
        <w:rPr>
          <w:rFonts w:ascii="Times New Roman" w:hAnsi="Times New Roman" w:cs="Times New Roman"/>
        </w:rPr>
        <w:t xml:space="preserve">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is modeled as a </w:t>
      </w:r>
      <w:r w:rsidR="00046573">
        <w:rPr>
          <w:rFonts w:ascii="Times New Roman" w:hAnsi="Times New Roman" w:cs="Times New Roman"/>
        </w:rPr>
        <w:t>t</w:t>
      </w:r>
      <w:r w:rsidR="00063789" w:rsidRPr="00C9444E">
        <w:rPr>
          <w:rFonts w:ascii="Times New Roman" w:hAnsi="Times New Roman" w:cs="Times New Roman"/>
        </w:rPr>
        <w:t>ranscription</w:t>
      </w:r>
      <w:r w:rsidR="00BF3587">
        <w:rPr>
          <w:rFonts w:ascii="Times New Roman" w:hAnsi="Times New Roman" w:cs="Times New Roman"/>
        </w:rPr>
        <w:t>-</w:t>
      </w:r>
      <w:r w:rsidR="00BF3587" w:rsidRPr="00C9444E">
        <w:rPr>
          <w:rFonts w:ascii="Times New Roman" w:hAnsi="Times New Roman" w:cs="Times New Roman"/>
        </w:rPr>
        <w:t>translation</w:t>
      </w:r>
      <w:r w:rsidR="00063789" w:rsidRPr="00C9444E">
        <w:rPr>
          <w:rFonts w:ascii="Times New Roman" w:hAnsi="Times New Roman" w:cs="Times New Roman"/>
        </w:rPr>
        <w:t xml:space="preserve">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677062" w:rsidRPr="00677062">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w:t>
      </w:r>
      <w:r w:rsidR="00523B29">
        <w:rPr>
          <w:rFonts w:ascii="Times New Roman" w:hAnsi="Times New Roman" w:cs="Times New Roman"/>
        </w:rPr>
        <w:t xml:space="preserve"> consisting of one microRNA (</w:t>
      </w:r>
      <w:r w:rsidR="0024742B">
        <w:rPr>
          <w:rFonts w:ascii="Times New Roman" w:hAnsi="Times New Roman" w:cs="Times New Roman"/>
        </w:rPr>
        <w:t>μ</w:t>
      </w:r>
      <w:r w:rsidR="00523B29">
        <w:rPr>
          <w:rFonts w:ascii="Times New Roman" w:hAnsi="Times New Roman" w:cs="Times New Roman"/>
        </w:rPr>
        <w:t>)</w:t>
      </w:r>
      <w:r w:rsidR="00361645" w:rsidRPr="00C9444E">
        <w:rPr>
          <w:rFonts w:ascii="Times New Roman" w:hAnsi="Times New Roman" w:cs="Times New Roman"/>
        </w:rPr>
        <w:t xml:space="preserve"> </w:t>
      </w:r>
      <w:r w:rsidR="00523B29">
        <w:rPr>
          <w:rFonts w:ascii="Times New Roman" w:hAnsi="Times New Roman" w:cs="Times New Roman"/>
        </w:rPr>
        <w:t xml:space="preserve">and one TF (RNA m, protein B), </w:t>
      </w:r>
      <w:r w:rsidR="00361645" w:rsidRPr="00C9444E">
        <w:rPr>
          <w:rFonts w:ascii="Times New Roman" w:hAnsi="Times New Roman" w:cs="Times New Roman"/>
        </w:rPr>
        <w:t xml:space="preserve">the binding/unbinding dynamics are given by </w:t>
      </w:r>
    </w:p>
    <w:p w14:paraId="5ED71536" w14:textId="2C6C5954" w:rsidR="00627954" w:rsidRPr="00C9444E" w:rsidRDefault="00F46E80"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F46E80"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F46E80"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70405807"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w:t>
      </w:r>
      <w:r w:rsidR="00523B29">
        <w:rPr>
          <w:rFonts w:ascii="Times New Roman" w:hAnsi="Times New Roman" w:cs="Times New Roman"/>
        </w:rPr>
        <w:t xml:space="preserve"> transcriptional</w:t>
      </w:r>
      <w:r w:rsidR="003B389D" w:rsidRPr="00C9444E">
        <w:rPr>
          <w:rFonts w:ascii="Times New Roman" w:hAnsi="Times New Roman" w:cs="Times New Roman"/>
        </w:rPr>
        <w:t xml:space="preserve"> activation and inhibition </w:t>
      </w:r>
      <w:r w:rsidR="00121F49">
        <w:rPr>
          <w:rFonts w:ascii="Times New Roman" w:hAnsi="Times New Roman" w:cs="Times New Roman"/>
        </w:rPr>
        <w:t>by</w:t>
      </w:r>
      <w:r w:rsidR="003B389D" w:rsidRPr="00C9444E">
        <w:rPr>
          <w:rFonts w:ascii="Times New Roman" w:hAnsi="Times New Roman" w:cs="Times New Roman"/>
        </w:rPr>
        <w:t xml:space="preserve"> SNAIL and ZEB are mathematically represented as a shifted Hill function</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677062" w:rsidRPr="00677062">
            <w:rPr>
              <w:rFonts w:ascii="Times New Roman" w:eastAsia="Times New Roman" w:hAnsi="Times New Roman" w:cs="Times New Roman"/>
              <w:color w:val="000000"/>
            </w:rPr>
            <w:t>[51]</w:t>
          </w:r>
        </w:sdtContent>
      </w:sdt>
      <w:r w:rsidR="0036022C">
        <w:rPr>
          <w:rFonts w:ascii="Times New Roman" w:hAnsi="Times New Roman" w:cs="Times New Roman"/>
        </w:rPr>
        <w:t xml:space="preserve"> which is defined shown below</w:t>
      </w:r>
      <w:r w:rsidR="00E74A95" w:rsidRPr="00C9444E">
        <w:rPr>
          <w:rFonts w:ascii="Times New Roman" w:hAnsi="Times New Roman" w:cs="Times New Roman"/>
        </w:rPr>
        <w:t>,</w:t>
      </w:r>
    </w:p>
    <w:p w14:paraId="026C0A63" w14:textId="4C2AAD59"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,n,</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r>
                  <w:rPr>
                    <w:rFonts w:ascii="Cambria Math" w:hAnsi="Cambria Math" w:cs="Times New Roman"/>
                  </w:rPr>
                  <m:t>n</m:t>
                </m:r>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62352E0B" w14:textId="77777777" w:rsidR="0087693B" w:rsidRDefault="0034134A" w:rsidP="00944149">
      <w:pPr>
        <w:pStyle w:val="BodyText"/>
        <w:spacing w:line="480" w:lineRule="auto"/>
        <w:rPr>
          <w:rFonts w:ascii="Times New Roman" w:hAnsi="Times New Roman" w:cs="Times New Roman"/>
        </w:rPr>
      </w:pPr>
      <w:r>
        <w:rPr>
          <w:rFonts w:ascii="Times New Roman" w:hAnsi="Times New Roman" w:cs="Times New Roman"/>
        </w:rPr>
        <w:t>T</w:t>
      </w:r>
      <w:r w:rsidR="003B389D" w:rsidRPr="00C9444E">
        <w:rPr>
          <w:rFonts w:ascii="Times New Roman" w:hAnsi="Times New Roman" w:cs="Times New Roman"/>
        </w:rPr>
        <w: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w:r w:rsidR="00903B41">
        <w:rPr>
          <w:rFonts w:ascii="Times New Roman" w:eastAsiaTheme="minorEastAsia" w:hAnsi="Times New Roman" w:cs="Times New Roman"/>
        </w:rPr>
        <w:t>0=&lt;</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397B68">
        <w:rPr>
          <w:rFonts w:ascii="Times New Roman" w:hAnsi="Times New Roman" w:cs="Times New Roman"/>
        </w:rPr>
        <w:t xml:space="preserve"> For readability of the figures, we define the parameter </w:t>
      </w:r>
      <w:r w:rsidR="00492FB3">
        <w:rPr>
          <w:rFonts w:ascii="Times New Roman" w:hAnsi="Times New Roman" w:cs="Times New Roman"/>
        </w:rPr>
        <w:t>Λ=1-</w:t>
      </w:r>
      <w:r w:rsidR="00397B68">
        <w:rPr>
          <w:rFonts w:ascii="Times New Roman" w:hAnsi="Times New Roman" w:cs="Times New Roman"/>
        </w:rPr>
        <w:t>λ such that maximal inhibition occurs when Λ=1</w:t>
      </w:r>
      <w:r w:rsidR="00492FB3">
        <w:rPr>
          <w:rFonts w:ascii="Times New Roman" w:hAnsi="Times New Roman" w:cs="Times New Roman"/>
        </w:rPr>
        <w:t xml:space="preserve"> (λ=0)</w:t>
      </w:r>
      <w:r w:rsidR="00397B68">
        <w:rPr>
          <w:rFonts w:ascii="Times New Roman" w:hAnsi="Times New Roman" w:cs="Times New Roman"/>
        </w:rPr>
        <w:t xml:space="preserve"> and no inhibition </w:t>
      </w:r>
      <w:proofErr w:type="gramStart"/>
      <w:r w:rsidR="00397B68">
        <w:rPr>
          <w:rFonts w:ascii="Times New Roman" w:hAnsi="Times New Roman" w:cs="Times New Roman"/>
        </w:rPr>
        <w:t>occurs</w:t>
      </w:r>
      <w:proofErr w:type="gramEnd"/>
      <w:r w:rsidR="00397B68">
        <w:rPr>
          <w:rFonts w:ascii="Times New Roman" w:hAnsi="Times New Roman" w:cs="Times New Roman"/>
        </w:rPr>
        <w:t xml:space="preserve"> when Λ=</w:t>
      </w:r>
      <w:r w:rsidR="0087693B">
        <w:rPr>
          <w:rFonts w:ascii="Times New Roman" w:hAnsi="Times New Roman" w:cs="Times New Roman"/>
        </w:rPr>
        <w:t>0</w:t>
      </w:r>
      <w:r w:rsidR="00397B68">
        <w:rPr>
          <w:rFonts w:ascii="Times New Roman" w:hAnsi="Times New Roman" w:cs="Times New Roman"/>
        </w:rPr>
        <w:t xml:space="preserve"> </w:t>
      </w:r>
      <w:r w:rsidR="00492FB3">
        <w:rPr>
          <w:rFonts w:ascii="Times New Roman" w:hAnsi="Times New Roman" w:cs="Times New Roman"/>
        </w:rPr>
        <w:t>(λ=1)</w:t>
      </w:r>
      <w:r w:rsidR="00397B68">
        <w:rPr>
          <w:rFonts w:ascii="Times New Roman" w:hAnsi="Times New Roman" w:cs="Times New Roman"/>
        </w:rPr>
        <w:t>.</w:t>
      </w:r>
    </w:p>
    <w:p w14:paraId="1657F7AC" w14:textId="433989FB" w:rsidR="004F0ADB" w:rsidRPr="00C9444E" w:rsidRDefault="006C3818"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7693B">
        <w:rPr>
          <w:rFonts w:ascii="Times New Roman" w:hAnsi="Times New Roman" w:cs="Times New Roman"/>
        </w:rPr>
        <w:tab/>
      </w:r>
      <w:r w:rsidRPr="00C9444E">
        <w:rPr>
          <w:rFonts w:ascii="Times New Roman" w:hAnsi="Times New Roman" w:cs="Times New Roman"/>
        </w:rPr>
        <w:t>P</w:t>
      </w:r>
      <w:r w:rsidR="00063789" w:rsidRPr="00C9444E">
        <w:rPr>
          <w:rFonts w:ascii="Times New Roman" w:hAnsi="Times New Roman" w:cs="Times New Roman"/>
        </w:rPr>
        <w:t xml:space="preserve">revious investigation of the core EMT network by Lu and collaborators </w:t>
      </w:r>
      <w:r w:rsidR="00174B40">
        <w:rPr>
          <w:rFonts w:ascii="Times New Roman" w:hAnsi="Times New Roman" w:cs="Times New Roman"/>
        </w:rPr>
        <w:t>showed that</w:t>
      </w:r>
      <w:r w:rsidR="00E3507E" w:rsidRPr="00C9444E">
        <w:rPr>
          <w:rFonts w:ascii="Times New Roman" w:hAnsi="Times New Roman" w:cs="Times New Roman"/>
        </w:rPr>
        <w:t xml:space="preserve">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3507E" w:rsidRPr="00C9444E">
        <w:rPr>
          <w:rFonts w:ascii="Times New Roman" w:hAnsi="Times New Roman" w:cs="Times New Roman"/>
        </w:rPr>
        <w:t>/ZEB module was responsible for the</w:t>
      </w:r>
      <w:r w:rsidR="004F5CA6">
        <w:rPr>
          <w:rFonts w:ascii="Times New Roman" w:hAnsi="Times New Roman" w:cs="Times New Roman"/>
        </w:rPr>
        <w:t xml:space="preserve"> EMT</w:t>
      </w:r>
      <w:r w:rsidR="00E3507E" w:rsidRPr="00C9444E">
        <w:rPr>
          <w:rFonts w:ascii="Times New Roman" w:hAnsi="Times New Roman" w:cs="Times New Roman"/>
        </w:rPr>
        <w:t xml:space="preserve"> </w:t>
      </w:r>
      <w:proofErr w:type="spellStart"/>
      <w:r w:rsidR="00E3507E" w:rsidRPr="00C9444E">
        <w:rPr>
          <w:rFonts w:ascii="Times New Roman" w:hAnsi="Times New Roman" w:cs="Times New Roman"/>
        </w:rPr>
        <w:t>tristability</w:t>
      </w:r>
      <w:proofErr w:type="spellEnd"/>
      <w:r w:rsidR="00E3507E" w:rsidRPr="00C9444E">
        <w:rPr>
          <w:rFonts w:ascii="Times New Roman" w:hAnsi="Times New Roman" w:cs="Times New Roman"/>
        </w:rPr>
        <w:t xml:space="preserve"> </w:t>
      </w:r>
      <w:r w:rsidR="004F5CA6">
        <w:rPr>
          <w:rFonts w:ascii="Times New Roman" w:hAnsi="Times New Roman" w:cs="Times New Roman"/>
        </w:rPr>
        <w:t xml:space="preserve">– epithelial (E) with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mesenchymal (M) with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and E/M with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/intermediate ZEB,</w:t>
      </w:r>
      <w:r w:rsidR="00E3507E" w:rsidRPr="00C9444E">
        <w:rPr>
          <w:rFonts w:ascii="Times New Roman" w:hAnsi="Times New Roman" w:cs="Times New Roman"/>
        </w:rPr>
        <w:t xml:space="preserve"> whereas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E3507E" w:rsidRPr="00C9444E">
        <w:rPr>
          <w:rFonts w:ascii="Times New Roman" w:hAnsi="Times New Roman" w:cs="Times New Roman"/>
        </w:rPr>
        <w:t xml:space="preserve">/SNAIL module </w:t>
      </w:r>
      <w:r w:rsidR="004F5CA6">
        <w:rPr>
          <w:rFonts w:ascii="Times New Roman" w:hAnsi="Times New Roman" w:cs="Times New Roman"/>
        </w:rPr>
        <w:t xml:space="preserve">mainly </w:t>
      </w:r>
      <w:r w:rsidR="00E3507E" w:rsidRPr="00C9444E">
        <w:rPr>
          <w:rFonts w:ascii="Times New Roman" w:hAnsi="Times New Roman" w:cs="Times New Roman"/>
        </w:rPr>
        <w:t>acted as a noise buffer</w:t>
      </w:r>
      <w:r w:rsidR="00E428C6">
        <w:rPr>
          <w:rFonts w:ascii="Times New Roman" w:hAnsi="Times New Roman" w:cs="Times New Roman"/>
        </w:rPr>
        <w:t xml:space="preserve"> </w:t>
      </w:r>
      <w:sdt>
        <w:sdtPr>
          <w:rPr>
            <w:rFonts w:ascii="Times New Roman" w:eastAsia="Times New Roman" w:hAnsi="Times New Roman" w:cs="Times New Roman"/>
            <w:color w:val="000000"/>
          </w:rPr>
          <w:alias w:val="SmartCite Citation"/>
          <w:tag w:val="703cb261-b0c2-4f52-8c43-8dc408bf3954:d7b35800-2b6c-4cd5-9775-c0b5d70ef46b+"/>
          <w:id w:val="1734655544"/>
          <w:placeholder>
            <w:docPart w:val="DefaultPlaceholder_-1854013440"/>
          </w:placeholder>
        </w:sdtPr>
        <w:sdtEndPr/>
        <w:sdtContent>
          <w:r w:rsidR="00677062" w:rsidRPr="00677062">
            <w:rPr>
              <w:rFonts w:ascii="Times New Roman" w:eastAsia="Times New Roman" w:hAnsi="Times New Roman" w:cs="Times New Roman"/>
              <w:color w:val="000000"/>
            </w:rPr>
            <w:t>[7]</w:t>
          </w:r>
        </w:sdtContent>
      </w:sdt>
      <w:r w:rsidR="007C2A46" w:rsidRPr="00C9444E">
        <w:rPr>
          <w:rFonts w:ascii="Times New Roman" w:hAnsi="Times New Roman" w:cs="Times New Roman"/>
        </w:rPr>
        <w:t>(see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6DC40F83"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w:t>
      </w:r>
      <w:r w:rsidR="00AF09D0">
        <w:rPr>
          <w:rFonts w:ascii="Times New Roman" w:hAnsi="Times New Roman" w:cs="Times New Roman"/>
        </w:rPr>
        <w:t>generic regulatory circuit of</w:t>
      </w:r>
      <w:r w:rsidR="00106D37">
        <w:rPr>
          <w:rFonts w:ascii="Times New Roman" w:hAnsi="Times New Roman" w:cs="Times New Roman"/>
        </w:rPr>
        <w:t xml:space="preserve"> </w:t>
      </w:r>
      <w:r w:rsidRPr="00C9444E">
        <w:rPr>
          <w:rFonts w:ascii="Times New Roman" w:hAnsi="Times New Roman" w:cs="Times New Roman"/>
        </w:rPr>
        <w:t xml:space="preserve">metabolism  AMPK/HIF-1/ROS, </w:t>
      </w:r>
      <w:r w:rsidR="00AF09D0">
        <w:rPr>
          <w:rFonts w:ascii="Times New Roman" w:hAnsi="Times New Roman" w:cs="Times New Roman"/>
        </w:rPr>
        <w:t>provided</w:t>
      </w:r>
      <w:r w:rsidR="004F4F92" w:rsidRPr="00C9444E">
        <w:rPr>
          <w:rFonts w:ascii="Times New Roman" w:hAnsi="Times New Roman" w:cs="Times New Roman"/>
        </w:rPr>
        <w:t xml:space="preserve"> insight into </w:t>
      </w:r>
      <w:r w:rsidR="00AF09D0">
        <w:rPr>
          <w:rFonts w:ascii="Times New Roman" w:hAnsi="Times New Roman" w:cs="Times New Roman"/>
        </w:rPr>
        <w:t>cancer metabolism plasticity and switching between different metabolism phenotypes.</w:t>
      </w:r>
      <w:r w:rsidR="00B33DC3" w:rsidRPr="00C9444E">
        <w:rPr>
          <w:rFonts w:ascii="Times New Roman" w:hAnsi="Times New Roman" w:cs="Times New Roman"/>
        </w:rPr>
        <w:t xml:space="preserve"> Through this reduced circuit, Yu and collaborators </w:t>
      </w:r>
      <w:r w:rsidR="00AF09D0">
        <w:rPr>
          <w:rFonts w:ascii="Times New Roman" w:hAnsi="Times New Roman" w:cs="Times New Roman"/>
        </w:rPr>
        <w:t>show that cancer cells can acquire at least three different metabolic phenotypes – an “O” state (high AMPK/low HIF-1), a ‘W’ state (low AMPK/high HIF-1), and a hybrid ‘W/O’ state (intermediate AMPK/HIF-1)</w:t>
      </w:r>
      <w:r w:rsidR="00C35808">
        <w:rPr>
          <w:rFonts w:ascii="Times New Roman" w:eastAsia="Times New Roman" w:hAnsi="Times New Roman" w:cs="Times New Roman"/>
          <w:color w:val="000000"/>
        </w:rPr>
        <w:t xml:space="preserve"> </w:t>
      </w:r>
      <w:sdt>
        <w:sdtPr>
          <w:rPr>
            <w:rFonts w:ascii="Times New Roman" w:hAnsi="Times New Roman" w:cs="Times New Roman"/>
          </w:rPr>
          <w:alias w:val="SmartCite Citation"/>
          <w:tag w:val="703cb261-b0c2-4f52-8c43-8dc408bf3954:d5724ee6-b340-42d8-b869-732dfea60463+"/>
          <w:id w:val="-1930038009"/>
          <w:placeholder>
            <w:docPart w:val="DefaultPlaceholder_-1854013440"/>
          </w:placeholder>
        </w:sdtPr>
        <w:sdtEndPr/>
        <w:sdtContent>
          <w:r w:rsidR="00677062" w:rsidRPr="00677062">
            <w:rPr>
              <w:rFonts w:ascii="Times New Roman" w:eastAsia="Times New Roman" w:hAnsi="Times New Roman" w:cs="Times New Roman"/>
              <w:color w:val="000000"/>
            </w:rPr>
            <w:t>[49]</w:t>
          </w:r>
        </w:sdtContent>
      </w:sdt>
      <w:r w:rsidR="00AF09D0">
        <w:rPr>
          <w:rFonts w:ascii="Times New Roman" w:hAnsi="Times New Roman" w:cs="Times New Roman"/>
        </w:rPr>
        <w:t>(s</w:t>
      </w:r>
      <w:r w:rsidR="00EC3B63" w:rsidRPr="00C9444E">
        <w:rPr>
          <w:rFonts w:ascii="Times New Roman" w:hAnsi="Times New Roman" w:cs="Times New Roman"/>
        </w:rPr>
        <w:t xml:space="preserve">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6C12F55F"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To couple the </w:t>
      </w:r>
      <w:r w:rsidR="00F36989">
        <w:rPr>
          <w:rFonts w:ascii="Times New Roman" w:hAnsi="Times New Roman" w:cs="Times New Roman"/>
        </w:rPr>
        <w:t xml:space="preserve">regulatory circuits of </w:t>
      </w:r>
      <w:r w:rsidRPr="00C9444E">
        <w:rPr>
          <w:rFonts w:ascii="Times New Roman" w:hAnsi="Times New Roman" w:cs="Times New Roman"/>
        </w:rPr>
        <w:t>EMT and metaboli</w:t>
      </w:r>
      <w:r w:rsidR="00F36989">
        <w:rPr>
          <w:rFonts w:ascii="Times New Roman" w:hAnsi="Times New Roman" w:cs="Times New Roman"/>
        </w:rPr>
        <w:t>sm,</w:t>
      </w:r>
      <w:r w:rsidRPr="00C9444E">
        <w:rPr>
          <w:rFonts w:ascii="Times New Roman" w:hAnsi="Times New Roman" w:cs="Times New Roman"/>
        </w:rPr>
        <w:t xml:space="preserve"> we </w:t>
      </w:r>
      <w:r w:rsidR="00F36989">
        <w:rPr>
          <w:rFonts w:ascii="Times New Roman" w:hAnsi="Times New Roman" w:cs="Times New Roman"/>
        </w:rPr>
        <w:t>did extensive literature search and identified</w:t>
      </w:r>
      <w:r w:rsidR="00F36989" w:rsidRPr="00C9444E">
        <w:rPr>
          <w:rFonts w:ascii="Times New Roman" w:hAnsi="Times New Roman" w:cs="Times New Roman"/>
        </w:rPr>
        <w:t xml:space="preserve"> </w:t>
      </w:r>
      <w:r w:rsidR="00BD4796">
        <w:rPr>
          <w:rFonts w:ascii="Times New Roman" w:hAnsi="Times New Roman" w:cs="Times New Roman"/>
        </w:rPr>
        <w:t xml:space="preserve">the </w:t>
      </w:r>
      <w:r w:rsidR="00F36989">
        <w:rPr>
          <w:rFonts w:ascii="Times New Roman" w:hAnsi="Times New Roman" w:cs="Times New Roman"/>
        </w:rPr>
        <w:t xml:space="preserve">main </w:t>
      </w:r>
      <w:r w:rsidR="00BD4796">
        <w:rPr>
          <w:rFonts w:ascii="Times New Roman" w:hAnsi="Times New Roman" w:cs="Times New Roman"/>
        </w:rPr>
        <w:t xml:space="preserve">bi-directional </w:t>
      </w:r>
      <w:r w:rsidRPr="00C9444E">
        <w:rPr>
          <w:rFonts w:ascii="Times New Roman" w:hAnsi="Times New Roman" w:cs="Times New Roman"/>
        </w:rPr>
        <w:t xml:space="preserve">crosstalk between </w:t>
      </w:r>
      <w:r w:rsidR="00F36989">
        <w:rPr>
          <w:rFonts w:ascii="Times New Roman" w:hAnsi="Times New Roman" w:cs="Times New Roman"/>
        </w:rPr>
        <w:t>these two circuits</w:t>
      </w:r>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w:t>
      </w:r>
      <w:r w:rsidR="00F36989">
        <w:rPr>
          <w:rFonts w:ascii="Times New Roman" w:hAnsi="Times New Roman" w:cs="Times New Roman"/>
        </w:rPr>
        <w:t xml:space="preserve"> For example, regarding EMT regulating metabolism,</w:t>
      </w:r>
      <w:r w:rsidR="00DA2C84">
        <w:rPr>
          <w:rFonts w:ascii="Times New Roman" w:hAnsi="Times New Roman" w:cs="Times New Roman"/>
        </w:rPr>
        <w:t xml:space="preserve"> ROS levels are increased by</w:t>
      </w:r>
      <w:r w:rsidR="00F3698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C9444E">
        <w:rPr>
          <w:rFonts w:ascii="Times New Roman" w:hAnsi="Times New Roman" w:cs="Times New Roman"/>
        </w:rPr>
        <w:t> via</w:t>
      </w:r>
      <w:r w:rsidR="00AD7F58" w:rsidRPr="00C9444E">
        <w:rPr>
          <w:rFonts w:ascii="Times New Roman" w:hAnsi="Times New Roman" w:cs="Times New Roman"/>
        </w:rPr>
        <w:t xml:space="preserve">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677062" w:rsidRPr="00677062">
            <w:rPr>
              <w:rFonts w:ascii="Times New Roman" w:eastAsia="Times New Roman" w:hAnsi="Times New Roman" w:cs="Times New Roman"/>
              <w:color w:val="000000"/>
            </w:rPr>
            <w:t>[52–54]</w:t>
          </w:r>
        </w:sdtContent>
      </w:sdt>
      <w:r w:rsidR="00C53166">
        <w:rPr>
          <w:rFonts w:ascii="Times New Roman" w:hAnsi="Times New Roman" w:cs="Times New Roman"/>
        </w:rPr>
        <w:t xml:space="preserve">, </w:t>
      </w:r>
      <w:r w:rsidR="00AD7F58" w:rsidRPr="00C9444E">
        <w:rPr>
          <w:rFonts w:ascii="Times New Roman" w:hAnsi="Times New Roman" w:cs="Times New Roman"/>
        </w:rPr>
        <w:t>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677062" w:rsidRPr="00677062">
            <w:rPr>
              <w:rFonts w:ascii="Times New Roman" w:eastAsia="Times New Roman" w:hAnsi="Times New Roman" w:cs="Times New Roman"/>
              <w:color w:val="000000"/>
            </w:rPr>
            <w:t>[55]</w:t>
          </w:r>
        </w:sdtContent>
      </w:sdt>
      <w:r w:rsidR="00C53166">
        <w:rPr>
          <w:rFonts w:ascii="Times New Roman" w:hAnsi="Times New Roman" w:cs="Times New Roman"/>
        </w:rPr>
        <w:t xml:space="preserve">, or </w:t>
      </w:r>
      <w:r w:rsidR="00DA62FD">
        <w:rPr>
          <w:rFonts w:ascii="Times New Roman" w:hAnsi="Times New Roman" w:cs="Times New Roman"/>
        </w:rPr>
        <w:t>upregulating</w:t>
      </w:r>
      <w:r w:rsidR="00DA2C84">
        <w:rPr>
          <w:rFonts w:ascii="Times New Roman" w:hAnsi="Times New Roman" w:cs="Times New Roman"/>
        </w:rPr>
        <w:t xml:space="preserve"> </w:t>
      </w:r>
      <w:r w:rsidR="00AD7F58" w:rsidRPr="00C9444E">
        <w:rPr>
          <w:rFonts w:ascii="Times New Roman" w:hAnsi="Times New Roman" w:cs="Times New Roman"/>
        </w:rPr>
        <w:t>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677062" w:rsidRPr="00677062">
            <w:rPr>
              <w:rFonts w:ascii="Times New Roman" w:eastAsia="Times New Roman" w:hAnsi="Times New Roman" w:cs="Times New Roman"/>
              <w:color w:val="000000"/>
            </w:rPr>
            <w:t>[56,57]</w:t>
          </w:r>
        </w:sdtContent>
      </w:sdt>
      <w:r w:rsidR="00AD7F58" w:rsidRPr="00C9444E">
        <w:rPr>
          <w:rFonts w:ascii="Times New Roman" w:hAnsi="Times New Roman" w:cs="Times New Roman"/>
        </w:rPr>
        <w:t>. This increase in ROS levels</w:t>
      </w:r>
      <w:r w:rsidR="003E4F04">
        <w:rPr>
          <w:rFonts w:ascii="Times New Roman" w:hAnsi="Times New Roman" w:cs="Times New Roman"/>
        </w:rPr>
        <w:t xml:space="preserve">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w:t>
      </w:r>
      <w:r w:rsidR="001B4504">
        <w:rPr>
          <w:rFonts w:ascii="Times New Roman" w:hAnsi="Times New Roman" w:cs="Times New Roman"/>
        </w:rPr>
        <w:t>, and we will explain in more detail</w:t>
      </w:r>
      <w:r w:rsidR="00C725A2">
        <w:rPr>
          <w:rFonts w:ascii="Times New Roman" w:hAnsi="Times New Roman" w:cs="Times New Roman"/>
        </w:rPr>
        <w:t xml:space="preserve"> later</w:t>
      </w:r>
      <w:sdt>
        <w:sdtPr>
          <w:rPr>
            <w:rFonts w:ascii="Times New Roman" w:hAnsi="Times New Roman" w:cs="Times New Roman"/>
          </w:rPr>
          <w:alias w:val="SmartCite Citation"/>
          <w:tag w:val="703cb261-b0c2-4f52-8c43-8dc408bf3954:749ff1c9-a4a8-477e-bcc9-280b9a3d5ffa,703cb261-b0c2-4f52-8c43-8dc408bf3954:4077b4a2-a7ce-4a05-9dea-79d346e4bb64+"/>
          <w:id w:val="-2012055804"/>
          <w:placeholder>
            <w:docPart w:val="DefaultPlaceholder_-1854013440"/>
          </w:placeholder>
        </w:sdtPr>
        <w:sdtEndPr/>
        <w:sdtContent>
          <w:r w:rsidR="00677062" w:rsidRPr="00677062">
            <w:rPr>
              <w:rFonts w:ascii="Times New Roman" w:eastAsia="Times New Roman" w:hAnsi="Times New Roman" w:cs="Times New Roman"/>
              <w:color w:val="000000"/>
            </w:rPr>
            <w:t>[52,58]</w:t>
          </w:r>
        </w:sdtContent>
      </w:sdt>
      <w:r w:rsidR="00AD7F58" w:rsidRPr="00C9444E">
        <w:rPr>
          <w:rFonts w:ascii="Times New Roman" w:hAnsi="Times New Roman" w:cs="Times New Roman"/>
        </w:rPr>
        <w:t xml:space="preserve">. </w:t>
      </w:r>
      <w:r w:rsidR="00DE7FA5" w:rsidRPr="00C9444E">
        <w:rPr>
          <w:rFonts w:ascii="Times New Roman" w:hAnsi="Times New Roman" w:cs="Times New Roman"/>
        </w:rPr>
        <w:t>Next,</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677062" w:rsidRPr="00677062">
            <w:rPr>
              <w:rFonts w:ascii="Times New Roman" w:eastAsia="Times New Roman" w:hAnsi="Times New Roman" w:cs="Times New Roman"/>
              <w:color w:val="000000"/>
            </w:rPr>
            <w:t>[30]</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677062" w:rsidRPr="00677062">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677062" w:rsidRPr="00677062">
            <w:rPr>
              <w:rFonts w:ascii="Times New Roman" w:eastAsia="Times New Roman" w:hAnsi="Times New Roman" w:cs="Times New Roman"/>
              <w:color w:val="000000"/>
            </w:rPr>
            <w:t>[59]</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w:t>
      </w:r>
      <w:r w:rsidR="001C1615">
        <w:rPr>
          <w:rFonts w:ascii="Times New Roman" w:hAnsi="Times New Roman" w:cs="Times New Roman"/>
        </w:rPr>
        <w:t xml:space="preserve"> </w:t>
      </w:r>
      <w:r w:rsidR="00C725A2">
        <w:rPr>
          <w:rFonts w:ascii="Times New Roman" w:hAnsi="Times New Roman" w:cs="Times New Roman"/>
        </w:rPr>
        <w:t xml:space="preserve">We focus on the negative feedback loop which seems to be present in a larger portion of the miR-200 family members </w:t>
      </w:r>
      <w:sdt>
        <w:sdtPr>
          <w:rPr>
            <w:rFonts w:ascii="Times New Roman" w:hAnsi="Times New Roman" w:cs="Times New Roman"/>
          </w:rPr>
          <w:alias w:val="SmartCite Citation"/>
          <w:tag w:val="703cb261-b0c2-4f52-8c43-8dc408bf3954:5647c247-d099-4540-bd62-de05671c324f,703cb261-b0c2-4f52-8c43-8dc408bf3954:ca0a72b8-0507-45b3-bb80-a63615a6db3a+"/>
          <w:id w:val="136770024"/>
          <w:placeholder>
            <w:docPart w:val="DefaultPlaceholder_-1854013440"/>
          </w:placeholder>
        </w:sdtPr>
        <w:sdtEndPr/>
        <w:sdtContent>
          <w:r w:rsidR="00677062" w:rsidRPr="00677062">
            <w:rPr>
              <w:rFonts w:ascii="Times New Roman" w:eastAsia="Times New Roman" w:hAnsi="Times New Roman" w:cs="Times New Roman"/>
              <w:color w:val="000000"/>
            </w:rPr>
            <w:t>[30,60]</w:t>
          </w:r>
        </w:sdtContent>
      </w:sdt>
      <w:r w:rsidR="00C725A2">
        <w:rPr>
          <w:rFonts w:ascii="Times New Roman" w:hAnsi="Times New Roman" w:cs="Times New Roman"/>
        </w:rPr>
        <w:t>.</w:t>
      </w:r>
      <w:r w:rsidR="004B0528">
        <w:rPr>
          <w:rFonts w:ascii="Times New Roman" w:hAnsi="Times New Roman" w:cs="Times New Roman"/>
        </w:rPr>
        <w:t xml:space="preserve"> Regarding metabolism regulating EMT, HIF-1 inhibits</w:t>
      </w:r>
      <w:r w:rsidR="00AD7F58" w:rsidRPr="00C9444E">
        <w:rPr>
          <w:rFonts w:ascii="Times New Roman" w:hAnsi="Times New Roman" w:cs="Times New Roman"/>
        </w:rPr>
        <w:t xml:space="preserve"> mi</w:t>
      </w:r>
      <w:r w:rsidR="00240011" w:rsidRPr="00C9444E">
        <w:rPr>
          <w:rFonts w:ascii="Times New Roman" w:hAnsi="Times New Roman" w:cs="Times New Roman"/>
        </w:rPr>
        <w:t>R</w:t>
      </w:r>
      <w:r w:rsidR="00AD7F58" w:rsidRPr="00C9444E">
        <w:rPr>
          <w:rFonts w:ascii="Times New Roman" w:hAnsi="Times New Roman" w:cs="Times New Roman"/>
        </w:rPr>
        <w:t xml:space="preserve">-200b  through upregulation of </w:t>
      </w:r>
      <w:r w:rsidR="00C725A2">
        <w:rPr>
          <w:rFonts w:ascii="Times New Roman" w:hAnsi="Times New Roman" w:cs="Times New Roman"/>
        </w:rPr>
        <w:t xml:space="preserve">the </w:t>
      </w:r>
      <w:r w:rsidR="00FC31CC">
        <w:rPr>
          <w:rFonts w:ascii="Times New Roman" w:hAnsi="Times New Roman" w:cs="Times New Roman"/>
        </w:rPr>
        <w:t xml:space="preserve">HIF-1 </w:t>
      </w:r>
      <w:r w:rsidR="00AD7F58" w:rsidRPr="00C9444E">
        <w:rPr>
          <w:rFonts w:ascii="Times New Roman" w:hAnsi="Times New Roman" w:cs="Times New Roman"/>
        </w:rPr>
        <w:t>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677062" w:rsidRPr="00677062">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w:t>
      </w:r>
      <w:r w:rsidR="00FC31CC">
        <w:rPr>
          <w:rFonts w:ascii="Times New Roman" w:hAnsi="Times New Roman" w:cs="Times New Roman"/>
        </w:rPr>
        <w:t>Therefore, there is a mutual inhibitory feedback loop</w:t>
      </w:r>
      <w:r w:rsidR="00006416" w:rsidRPr="00C9444E">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w:t>
      </w:r>
      <w:r w:rsidR="00FC31CC">
        <w:rPr>
          <w:rFonts w:ascii="Times New Roman" w:hAnsi="Times New Roman" w:cs="Times New Roman"/>
        </w:rPr>
        <w:t xml:space="preserve">directly </w:t>
      </w:r>
      <w:r w:rsidR="00AD7F58" w:rsidRPr="00C9444E">
        <w:rPr>
          <w:rFonts w:ascii="Times New Roman" w:hAnsi="Times New Roman" w:cs="Times New Roman"/>
        </w:rPr>
        <w:t xml:space="preserve">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677062" w:rsidRPr="00677062">
            <w:rPr>
              <w:rFonts w:ascii="Times New Roman" w:eastAsia="Times New Roman" w:hAnsi="Times New Roman" w:cs="Times New Roman"/>
              <w:color w:val="000000"/>
            </w:rPr>
            <w:t>[61]</w:t>
          </w:r>
        </w:sdtContent>
      </w:sdt>
      <w:r w:rsidR="00FC31CC">
        <w:rPr>
          <w:rFonts w:ascii="Times New Roman" w:hAnsi="Times New Roman" w:cs="Times New Roman"/>
        </w:rPr>
        <w:t xml:space="preserve">, while AMPK represses the </w:t>
      </w:r>
      <w:r w:rsidR="00AD7F58" w:rsidRPr="00C9444E">
        <w:rPr>
          <w:rFonts w:ascii="Times New Roman" w:hAnsi="Times New Roman" w:cs="Times New Roman"/>
        </w:rPr>
        <w:t xml:space="preserve">production of </w:t>
      </w:r>
      <w:r w:rsidR="00D031C0" w:rsidRPr="00C9444E">
        <w:rPr>
          <w:rFonts w:ascii="Times New Roman" w:hAnsi="Times New Roman" w:cs="Times New Roman"/>
        </w:rPr>
        <w:t>SNAIL</w:t>
      </w:r>
      <w:r w:rsidR="00C725A2">
        <w:rPr>
          <w:rFonts w:ascii="Times New Roman" w:hAnsi="Times New Roman" w:cs="Times New Roman"/>
        </w:rPr>
        <w:t xml:space="preserve"> </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677062" w:rsidRPr="00677062">
            <w:rPr>
              <w:rFonts w:ascii="Times New Roman" w:eastAsia="Times New Roman" w:hAnsi="Times New Roman" w:cs="Times New Roman"/>
              <w:color w:val="000000"/>
            </w:rPr>
            <w:t>[62]</w:t>
          </w:r>
        </w:sdtContent>
      </w:sdt>
      <w:r w:rsidR="00FC31CC">
        <w:rPr>
          <w:rFonts w:ascii="Times New Roman" w:hAnsi="Times New Roman" w:cs="Times New Roman"/>
        </w:rPr>
        <w:t xml:space="preserve"> by activating FOXO3</w:t>
      </w:r>
      <w:r w:rsidR="00AD7F58" w:rsidRPr="00C9444E">
        <w:rPr>
          <w:rFonts w:ascii="Times New Roman" w:hAnsi="Times New Roman" w:cs="Times New Roman"/>
        </w:rPr>
        <w:t xml:space="preserve">. </w:t>
      </w:r>
      <w:r w:rsidR="00CB3C1F" w:rsidRPr="00C9444E">
        <w:rPr>
          <w:rFonts w:ascii="Times New Roman" w:hAnsi="Times New Roman" w:cs="Times New Roman"/>
        </w:rPr>
        <w:t xml:space="preserve">Similarly, </w:t>
      </w:r>
      <w:r w:rsidR="00FC31CC">
        <w:rPr>
          <w:rFonts w:ascii="Times New Roman" w:hAnsi="Times New Roman" w:cs="Times New Roman"/>
        </w:rPr>
        <w:t xml:space="preserve">AMPK suppresses </w:t>
      </w:r>
      <w:r w:rsidR="00CB3C1F" w:rsidRPr="00C9444E">
        <w:rPr>
          <w:rFonts w:ascii="Times New Roman" w:hAnsi="Times New Roman" w:cs="Times New Roman"/>
        </w:rPr>
        <w:t>Z</w:t>
      </w:r>
      <w:r w:rsidR="00F946C7" w:rsidRPr="00C9444E">
        <w:rPr>
          <w:rFonts w:ascii="Times New Roman" w:hAnsi="Times New Roman" w:cs="Times New Roman"/>
        </w:rPr>
        <w:t>EB</w:t>
      </w:r>
      <w:r w:rsidR="009349E2">
        <w:rPr>
          <w:rFonts w:ascii="Times New Roman" w:hAnsi="Times New Roman" w:cs="Times New Roman"/>
        </w:rPr>
        <w:t>2</w:t>
      </w:r>
      <w:r w:rsidR="00CB3C1F" w:rsidRPr="00C9444E">
        <w:rPr>
          <w:rFonts w:ascii="Times New Roman" w:hAnsi="Times New Roman" w:cs="Times New Roman"/>
        </w:rPr>
        <w:t xml:space="preserve"> by </w:t>
      </w:r>
      <w:r w:rsidR="00FC31CC">
        <w:rPr>
          <w:rFonts w:ascii="Times New Roman" w:hAnsi="Times New Roman" w:cs="Times New Roman"/>
        </w:rPr>
        <w:t xml:space="preserve">activating </w:t>
      </w:r>
      <w:r w:rsidR="00CB3C1F" w:rsidRPr="00C9444E">
        <w:rPr>
          <w:rFonts w:ascii="Times New Roman" w:hAnsi="Times New Roman" w:cs="Times New Roman"/>
        </w:rPr>
        <w:t>FOXO</w:t>
      </w:r>
      <w:r w:rsidR="009349E2">
        <w:rPr>
          <w:rFonts w:ascii="Times New Roman" w:hAnsi="Times New Roman" w:cs="Times New Roman"/>
        </w:rPr>
        <w:t>1</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677062" w:rsidRPr="00677062">
            <w:rPr>
              <w:rFonts w:ascii="Times New Roman" w:eastAsia="Times New Roman" w:hAnsi="Times New Roman" w:cs="Times New Roman"/>
              <w:color w:val="000000"/>
            </w:rPr>
            <w:t>[63,64]</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after being activated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428C6">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677062" w:rsidRPr="00677062">
            <w:rPr>
              <w:rFonts w:ascii="Times New Roman" w:eastAsia="Times New Roman" w:hAnsi="Times New Roman" w:cs="Times New Roman"/>
              <w:color w:val="000000"/>
            </w:rPr>
            <w:t>[65–69]</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w:t>
      </w:r>
      <w:proofErr w:type="spellStart"/>
      <w:r w:rsidR="001E68E7" w:rsidRPr="00C9444E">
        <w:rPr>
          <w:rFonts w:ascii="Times New Roman" w:hAnsi="Times New Roman" w:cs="Times New Roman"/>
        </w:rPr>
        <w:t>crosstalks</w:t>
      </w:r>
      <w:proofErr w:type="spellEnd"/>
      <w:r w:rsidR="00612BA3" w:rsidRPr="00C9444E">
        <w:rPr>
          <w:rFonts w:ascii="Times New Roman" w:hAnsi="Times New Roman" w:cs="Times New Roman"/>
        </w:rPr>
        <w:t xml:space="preserve"> that have been included in our modeling framework.</w:t>
      </w:r>
    </w:p>
    <w:p w14:paraId="488EBA3F" w14:textId="56D03904" w:rsidR="00E469AE" w:rsidRPr="00C9444E" w:rsidRDefault="00AD7F58" w:rsidP="00916778">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w:t>
      </w:r>
      <w:proofErr w:type="gramStart"/>
      <w:r w:rsidR="00DE7FA5" w:rsidRPr="00C9444E">
        <w:rPr>
          <w:rFonts w:ascii="Times New Roman" w:hAnsi="Times New Roman" w:cs="Times New Roman"/>
        </w:rPr>
        <w:t>so as to</w:t>
      </w:r>
      <w:proofErr w:type="gramEnd"/>
      <w:r w:rsidR="00DE7FA5" w:rsidRPr="00C9444E">
        <w:rPr>
          <w:rFonts w:ascii="Times New Roman" w:hAnsi="Times New Roman" w:cs="Times New Roman"/>
        </w:rPr>
        <w:t xml:space="preserve"> couple </w:t>
      </w:r>
      <w:r w:rsidRPr="00C9444E">
        <w:rPr>
          <w:rFonts w:ascii="Times New Roman" w:hAnsi="Times New Roman" w:cs="Times New Roman"/>
        </w:rPr>
        <w:t>the</w:t>
      </w:r>
      <w:r w:rsidR="00094E42">
        <w:rPr>
          <w:rFonts w:ascii="Times New Roman" w:hAnsi="Times New Roman" w:cs="Times New Roman"/>
        </w:rPr>
        <w:t xml:space="preserve"> </w:t>
      </w:r>
      <w:r w:rsidRPr="00C9444E">
        <w:rPr>
          <w:rFonts w:ascii="Times New Roman" w:hAnsi="Times New Roman" w:cs="Times New Roman"/>
        </w:rPr>
        <w:t>circuits</w:t>
      </w:r>
      <w:r w:rsidR="00DE7FA5" w:rsidRPr="00C9444E">
        <w:rPr>
          <w:rFonts w:ascii="Times New Roman" w:hAnsi="Times New Roman" w:cs="Times New Roman"/>
        </w:rPr>
        <w:t xml:space="preserve"> of EMT and metaboli</w:t>
      </w:r>
      <w:r w:rsidR="00FC31CC">
        <w:rPr>
          <w:rFonts w:ascii="Times New Roman" w:hAnsi="Times New Roman" w:cs="Times New Roman"/>
        </w:rPr>
        <w:t>sm</w:t>
      </w:r>
      <w:r w:rsidR="00DE7FA5" w:rsidRPr="00C9444E">
        <w:rPr>
          <w:rFonts w:ascii="Times New Roman" w:hAnsi="Times New Roman" w:cs="Times New Roman"/>
        </w:rPr>
        <w:t xml:space="preserve"> respectively</w:t>
      </w:r>
      <w:r w:rsidRPr="00C9444E">
        <w:rPr>
          <w:rFonts w:ascii="Times New Roman" w:hAnsi="Times New Roman" w:cs="Times New Roman"/>
        </w:rPr>
        <w:t>.</w:t>
      </w:r>
      <w:r w:rsidR="00F364D0" w:rsidRPr="00C9444E">
        <w:rPr>
          <w:rFonts w:ascii="Times New Roman" w:hAnsi="Times New Roman" w:cs="Times New Roman"/>
        </w:rPr>
        <w:t xml:space="preserve"> </w:t>
      </w:r>
      <w:r w:rsidRPr="00C9444E">
        <w:rPr>
          <w:rFonts w:ascii="Times New Roman" w:hAnsi="Times New Roman" w:cs="Times New Roman"/>
        </w:rPr>
        <w:t xml:space="preserve">The full equations for </w:t>
      </w:r>
      <w:r w:rsidR="008E27F2" w:rsidRPr="00C9444E">
        <w:rPr>
          <w:rFonts w:ascii="Times New Roman" w:hAnsi="Times New Roman" w:cs="Times New Roman"/>
        </w:rPr>
        <w:t xml:space="preserve">the dynamics of </w:t>
      </w:r>
      <w:r w:rsidRPr="00C9444E">
        <w:rPr>
          <w:rFonts w:ascii="Times New Roman" w:hAnsi="Times New Roman" w:cs="Times New Roman"/>
        </w:rPr>
        <w:t>all components of the circuit are given in SI Section 1.</w:t>
      </w:r>
      <w:r w:rsidR="00C2452F" w:rsidRPr="00C9444E">
        <w:rPr>
          <w:rFonts w:ascii="Times New Roman" w:hAnsi="Times New Roman" w:cs="Times New Roman"/>
        </w:rPr>
        <w:t>3</w:t>
      </w:r>
      <w:r w:rsidRPr="00C9444E">
        <w:rPr>
          <w:rFonts w:ascii="Times New Roman" w:hAnsi="Times New Roman" w:cs="Times New Roman"/>
        </w:rPr>
        <w:t xml:space="preserve"> and the parameters along with a brief explanation are given in SI Section 1.</w:t>
      </w:r>
      <w:r w:rsidR="00C2452F" w:rsidRPr="00C9444E">
        <w:rPr>
          <w:rFonts w:ascii="Times New Roman" w:hAnsi="Times New Roman" w:cs="Times New Roman"/>
        </w:rPr>
        <w:t>4</w:t>
      </w:r>
      <w:r w:rsidRPr="00C9444E">
        <w:rPr>
          <w:rFonts w:ascii="Times New Roman" w:hAnsi="Times New Roman" w:cs="Times New Roman"/>
        </w:rPr>
        <w:t xml:space="preserve">. </w:t>
      </w:r>
      <w:r w:rsidR="00407F6A">
        <w:rPr>
          <w:rFonts w:ascii="Times New Roman" w:hAnsi="Times New Roman" w:cs="Times New Roman"/>
        </w:rPr>
        <w:t>We started with</w:t>
      </w:r>
      <w:r w:rsidR="00723B41" w:rsidRPr="00C9444E">
        <w:rPr>
          <w:rFonts w:ascii="Times New Roman" w:hAnsi="Times New Roman" w:cs="Times New Roman"/>
        </w:rPr>
        <w:t xml:space="preserve"> parameters such that both the EMT and metabolic networks are </w:t>
      </w:r>
      <w:proofErr w:type="spellStart"/>
      <w:r w:rsidR="00723B41" w:rsidRPr="00C9444E">
        <w:rPr>
          <w:rFonts w:ascii="Times New Roman" w:hAnsi="Times New Roman" w:cs="Times New Roman"/>
        </w:rPr>
        <w:t>tristable</w:t>
      </w:r>
      <w:proofErr w:type="spellEnd"/>
      <w:r w:rsidR="00723B41" w:rsidRPr="00C9444E">
        <w:rPr>
          <w:rFonts w:ascii="Times New Roman" w:hAnsi="Times New Roman" w:cs="Times New Roman"/>
        </w:rPr>
        <w:t xml:space="preserve">. This means when the </w:t>
      </w:r>
      <w:r w:rsidR="0003710F" w:rsidRPr="00C9444E">
        <w:rPr>
          <w:rFonts w:ascii="Times New Roman" w:hAnsi="Times New Roman" w:cs="Times New Roman"/>
        </w:rPr>
        <w:t xml:space="preserve">crosstalk </w:t>
      </w:r>
      <w:proofErr w:type="gramStart"/>
      <w:r w:rsidR="0003710F" w:rsidRPr="00C9444E">
        <w:rPr>
          <w:rFonts w:ascii="Times New Roman" w:hAnsi="Times New Roman" w:cs="Times New Roman"/>
        </w:rPr>
        <w:t>are</w:t>
      </w:r>
      <w:proofErr w:type="gramEnd"/>
      <w:r w:rsidR="0003710F" w:rsidRPr="00C9444E">
        <w:rPr>
          <w:rFonts w:ascii="Times New Roman" w:hAnsi="Times New Roman" w:cs="Times New Roman"/>
        </w:rPr>
        <w:t xml:space="preserve"> inactive, there are </w:t>
      </w:r>
      <w:r w:rsidR="00407F6A">
        <w:rPr>
          <w:rFonts w:ascii="Times New Roman" w:hAnsi="Times New Roman" w:cs="Times New Roman"/>
        </w:rPr>
        <w:t xml:space="preserve">at maximum </w:t>
      </w:r>
      <w:r w:rsidR="0003710F" w:rsidRPr="00C9444E">
        <w:rPr>
          <w:rFonts w:ascii="Times New Roman" w:hAnsi="Times New Roman" w:cs="Times New Roman"/>
        </w:rPr>
        <w:t xml:space="preserve">nine possible </w:t>
      </w:r>
      <w:r w:rsidR="00723B41"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Pr="00C9444E">
        <w:rPr>
          <w:rFonts w:ascii="Times New Roman" w:hAnsi="Times New Roman" w:cs="Times New Roman"/>
        </w:rPr>
        <w:t xml:space="preserve">By </w:t>
      </w:r>
      <w:r w:rsidR="0058609A">
        <w:rPr>
          <w:rFonts w:ascii="Times New Roman" w:hAnsi="Times New Roman" w:cs="Times New Roman"/>
        </w:rPr>
        <w:t xml:space="preserve">activating the regulatory links, </w:t>
      </w:r>
      <w:r w:rsidRPr="00C9444E">
        <w:rPr>
          <w:rFonts w:ascii="Times New Roman" w:hAnsi="Times New Roman" w:cs="Times New Roman"/>
        </w:rPr>
        <w:t xml:space="preserve">we </w:t>
      </w:r>
      <w:r w:rsidR="0003710F" w:rsidRPr="00C9444E">
        <w:rPr>
          <w:rFonts w:ascii="Times New Roman" w:hAnsi="Times New Roman" w:cs="Times New Roman"/>
        </w:rPr>
        <w:t xml:space="preserve">can </w:t>
      </w:r>
      <w:r w:rsidRPr="00C9444E">
        <w:rPr>
          <w:rFonts w:ascii="Times New Roman" w:hAnsi="Times New Roman" w:cs="Times New Roman"/>
        </w:rPr>
        <w:t>identify</w:t>
      </w:r>
      <w:r w:rsidR="0058609A">
        <w:rPr>
          <w:rFonts w:ascii="Times New Roman" w:hAnsi="Times New Roman" w:cs="Times New Roman"/>
        </w:rPr>
        <w:t xml:space="preserve"> how the</w:t>
      </w:r>
      <w:r w:rsidRPr="00C9444E">
        <w:rPr>
          <w:rFonts w:ascii="Times New Roman" w:hAnsi="Times New Roman" w:cs="Times New Roman"/>
        </w:rPr>
        <w:t xml:space="preserve"> </w:t>
      </w:r>
      <w:r w:rsidR="00407F6A">
        <w:rPr>
          <w:rFonts w:ascii="Times New Roman" w:hAnsi="Times New Roman" w:cs="Times New Roman"/>
        </w:rPr>
        <w:t xml:space="preserve">crosstalk affects the coupling between EMT </w:t>
      </w:r>
      <w:r w:rsidR="00407D3C" w:rsidRPr="00C9444E">
        <w:rPr>
          <w:rFonts w:ascii="Times New Roman" w:hAnsi="Times New Roman" w:cs="Times New Roman"/>
        </w:rPr>
        <w:t>states</w:t>
      </w:r>
      <w:r w:rsidR="00407F6A">
        <w:rPr>
          <w:rFonts w:ascii="Times New Roman" w:hAnsi="Times New Roman" w:cs="Times New Roman"/>
        </w:rPr>
        <w:t xml:space="preserve"> and metabolism states</w:t>
      </w:r>
      <w:r w:rsidRPr="00C9444E">
        <w:rPr>
          <w:rFonts w:ascii="Times New Roman" w:hAnsi="Times New Roman" w:cs="Times New Roman"/>
        </w:rPr>
        <w:t xml:space="preserve">. </w:t>
      </w:r>
    </w:p>
    <w:p w14:paraId="1A925068" w14:textId="07753144" w:rsidR="00407D3C" w:rsidRPr="00C9444E" w:rsidRDefault="00733DD7" w:rsidP="003D0A34">
      <w:pPr>
        <w:pStyle w:val="BodyText"/>
        <w:spacing w:line="480" w:lineRule="auto"/>
        <w:ind w:firstLine="720"/>
        <w:rPr>
          <w:rFonts w:ascii="Times New Roman" w:hAnsi="Times New Roman" w:cs="Times New Roman"/>
        </w:rPr>
      </w:pPr>
      <w:r>
        <w:rPr>
          <w:rFonts w:ascii="Times New Roman" w:hAnsi="Times New Roman" w:cs="Times New Roman"/>
        </w:rPr>
        <w:t xml:space="preserve">First, we </w:t>
      </w:r>
      <w:r w:rsidR="009D27B8">
        <w:rPr>
          <w:rFonts w:ascii="Times New Roman" w:hAnsi="Times New Roman" w:cs="Times New Roman"/>
        </w:rPr>
        <w:t xml:space="preserve">must </w:t>
      </w:r>
      <w:r>
        <w:rPr>
          <w:rFonts w:ascii="Times New Roman" w:hAnsi="Times New Roman" w:cs="Times New Roman"/>
        </w:rPr>
        <w:t xml:space="preserve">develop a classification of these coupled states. </w:t>
      </w:r>
      <w:r w:rsidR="00407D3C" w:rsidRPr="00C9444E">
        <w:rPr>
          <w:rFonts w:ascii="Times New Roman" w:hAnsi="Times New Roman" w:cs="Times New Roman"/>
        </w:rPr>
        <w:t xml:space="preserve">While the </w:t>
      </w:r>
      <w:r w:rsidR="00407F6A">
        <w:rPr>
          <w:rFonts w:ascii="Times New Roman" w:hAnsi="Times New Roman" w:cs="Times New Roman"/>
        </w:rPr>
        <w:t>W</w:t>
      </w:r>
      <w:r w:rsidR="00407F6A" w:rsidRPr="00C9444E">
        <w:rPr>
          <w:rFonts w:ascii="Times New Roman" w:hAnsi="Times New Roman" w:cs="Times New Roman"/>
        </w:rPr>
        <w:t xml:space="preserve"> </w:t>
      </w:r>
      <w:r w:rsidR="00407D3C" w:rsidRPr="00C9444E">
        <w:rPr>
          <w:rFonts w:ascii="Times New Roman" w:hAnsi="Times New Roman" w:cs="Times New Roman"/>
        </w:rPr>
        <w:t xml:space="preserve">state is characterized </w:t>
      </w:r>
      <w:r w:rsidR="00407F6A">
        <w:rPr>
          <w:rFonts w:ascii="Times New Roman" w:hAnsi="Times New Roman" w:cs="Times New Roman"/>
        </w:rPr>
        <w:t>by</w:t>
      </w:r>
      <w:r w:rsidR="00407D3C" w:rsidRPr="00C9444E">
        <w:rPr>
          <w:rFonts w:ascii="Times New Roman" w:hAnsi="Times New Roman" w:cs="Times New Roman"/>
        </w:rPr>
        <w:t xml:space="preserve"> high </w:t>
      </w:r>
      <w:r w:rsidR="005506B5" w:rsidRPr="00C9444E">
        <w:rPr>
          <w:rFonts w:ascii="Times New Roman" w:hAnsi="Times New Roman" w:cs="Times New Roman"/>
        </w:rPr>
        <w:t>HIF-1</w:t>
      </w:r>
      <w:r w:rsidR="00407D3C" w:rsidRPr="00C9444E">
        <w:rPr>
          <w:rFonts w:ascii="Times New Roman" w:hAnsi="Times New Roman" w:cs="Times New Roman"/>
        </w:rPr>
        <w:t xml:space="preserve">/low AMPK and the </w:t>
      </w:r>
      <w:r w:rsidR="00094E42">
        <w:rPr>
          <w:rFonts w:ascii="Times New Roman" w:hAnsi="Times New Roman" w:cs="Times New Roman"/>
        </w:rPr>
        <w:t xml:space="preserve">E </w:t>
      </w:r>
      <w:r w:rsidR="00407D3C" w:rsidRPr="00C9444E">
        <w:rPr>
          <w:rFonts w:ascii="Times New Roman" w:hAnsi="Times New Roman" w:cs="Times New Roman"/>
        </w:rPr>
        <w:t xml:space="preserve">state is characterized </w:t>
      </w:r>
      <w:r w:rsidR="00094E42">
        <w:rPr>
          <w:rFonts w:ascii="Times New Roman" w:hAnsi="Times New Roman" w:cs="Times New Roman"/>
        </w:rPr>
        <w:t>by</w:t>
      </w:r>
      <w:r w:rsidR="00407D3C" w:rsidRPr="00C9444E">
        <w:rPr>
          <w:rFonts w:ascii="Times New Roman" w:hAnsi="Times New Roman" w:cs="Times New Roman"/>
        </w:rPr>
        <w:t xml:space="preserv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07D3C"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00407D3C" w:rsidRPr="00C9444E">
        <w:rPr>
          <w:rFonts w:ascii="Times New Roman" w:hAnsi="Times New Roman" w:cs="Times New Roman"/>
        </w:rPr>
        <w:t xml:space="preserve">expression, </w:t>
      </w:r>
      <w:r w:rsidR="00407F6A">
        <w:rPr>
          <w:rFonts w:ascii="Times New Roman" w:hAnsi="Times New Roman" w:cs="Times New Roman"/>
        </w:rPr>
        <w:t xml:space="preserve">including the crosstalk </w:t>
      </w:r>
      <w:r w:rsidR="00407D3C" w:rsidRPr="00C9444E">
        <w:rPr>
          <w:rFonts w:ascii="Times New Roman" w:hAnsi="Times New Roman" w:cs="Times New Roman"/>
        </w:rPr>
        <w:t xml:space="preserve">will </w:t>
      </w:r>
      <w:r w:rsidR="00B51684" w:rsidRPr="00C9444E">
        <w:rPr>
          <w:rFonts w:ascii="Times New Roman" w:hAnsi="Times New Roman" w:cs="Times New Roman"/>
        </w:rPr>
        <w:t xml:space="preserve">quantitatively </w:t>
      </w:r>
      <w:r w:rsidR="00407D3C"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00407D3C" w:rsidRPr="00C9444E">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00407D3C"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00407D3C" w:rsidRPr="00C9444E">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C9444E">
        <w:rPr>
          <w:rFonts w:ascii="Times New Roman" w:hAnsi="Times New Roman" w:cs="Times New Roman"/>
        </w:rPr>
        <w:t>Fig. S</w:t>
      </w:r>
      <w:r w:rsidR="00375793">
        <w:rPr>
          <w:rFonts w:ascii="Times New Roman" w:hAnsi="Times New Roman" w:cs="Times New Roman"/>
        </w:rPr>
        <w:t>4</w:t>
      </w:r>
      <w:r w:rsidR="002D2C55" w:rsidRPr="00C9444E">
        <w:rPr>
          <w:rFonts w:ascii="Times New Roman" w:hAnsi="Times New Roman" w:cs="Times New Roman"/>
        </w:rPr>
        <w:t>-S</w:t>
      </w:r>
      <w:r w:rsidR="00375793">
        <w:rPr>
          <w:rFonts w:ascii="Times New Roman" w:hAnsi="Times New Roman" w:cs="Times New Roman"/>
        </w:rPr>
        <w:t>6</w:t>
      </w:r>
      <w:r w:rsidR="00407D3C" w:rsidRPr="00C9444E">
        <w:rPr>
          <w:rFonts w:ascii="Times New Roman" w:hAnsi="Times New Roman" w:cs="Times New Roman"/>
        </w:rPr>
        <w:t>) - with the hybrid state</w:t>
      </w:r>
      <w:r w:rsidR="00C42BFF">
        <w:rPr>
          <w:rFonts w:ascii="Times New Roman" w:hAnsi="Times New Roman" w:cs="Times New Roman"/>
        </w:rPr>
        <w:t>s</w:t>
      </w:r>
      <w:r w:rsidR="00407D3C" w:rsidRPr="00C9444E">
        <w:rPr>
          <w:rFonts w:ascii="Times New Roman" w:hAnsi="Times New Roman" w:cs="Times New Roman"/>
        </w:rPr>
        <w:t xml:space="preserve"> being most populous (W/O and E/M) followed by the W and M phenotypes, followed by the O and E states. This result is just for one set of parameters and others</w:t>
      </w:r>
      <w:r w:rsidR="00DE34EA" w:rsidRPr="00C9444E">
        <w:rPr>
          <w:rFonts w:ascii="Times New Roman" w:hAnsi="Times New Roman" w:cs="Times New Roman"/>
        </w:rPr>
        <w:t xml:space="preserve"> will</w:t>
      </w:r>
      <w:r w:rsidR="00407D3C" w:rsidRPr="00C9444E">
        <w:rPr>
          <w:rFonts w:ascii="Times New Roman" w:hAnsi="Times New Roman" w:cs="Times New Roman"/>
        </w:rPr>
        <w:t xml:space="preserve"> </w:t>
      </w:r>
      <w:r w:rsidR="009D27B8">
        <w:rPr>
          <w:rFonts w:ascii="Times New Roman" w:hAnsi="Times New Roman" w:cs="Times New Roman"/>
        </w:rPr>
        <w:t xml:space="preserve">cause </w:t>
      </w:r>
      <w:r w:rsidR="00407D3C" w:rsidRPr="00C9444E">
        <w:rPr>
          <w:rFonts w:ascii="Times New Roman" w:hAnsi="Times New Roman" w:cs="Times New Roman"/>
        </w:rPr>
        <w:t xml:space="preserve">a different fraction of initial conditions to </w:t>
      </w:r>
      <w:r w:rsidR="009D27B8">
        <w:rPr>
          <w:rFonts w:ascii="Times New Roman" w:hAnsi="Times New Roman" w:cs="Times New Roman"/>
        </w:rPr>
        <w:t xml:space="preserve">end up in </w:t>
      </w:r>
      <w:r w:rsidR="00407D3C" w:rsidRPr="00C9444E">
        <w:rPr>
          <w:rFonts w:ascii="Times New Roman" w:hAnsi="Times New Roman" w:cs="Times New Roman"/>
        </w:rPr>
        <w:t>these disparate states.</w:t>
      </w:r>
    </w:p>
    <w:p w14:paraId="00808E1D" w14:textId="77777777" w:rsidR="00407D3C" w:rsidRPr="00C9444E" w:rsidRDefault="00407D3C" w:rsidP="00691368">
      <w:pPr>
        <w:jc w:val="center"/>
        <w:rPr>
          <w:rFonts w:ascii="Times New Roman" w:hAnsi="Times New Roman" w:cs="Times New Roman"/>
        </w:rPr>
      </w:pP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422BE36A"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w:t>
      </w:r>
      <w:r w:rsidR="006A1AA2">
        <w:rPr>
          <w:rFonts w:ascii="Times New Roman" w:hAnsi="Times New Roman" w:cs="Times New Roman"/>
          <w:b/>
          <w:bCs/>
          <w:i w:val="0"/>
          <w:iCs/>
        </w:rPr>
        <w:t>nine</w:t>
      </w:r>
      <w:r w:rsidR="00AD7F58" w:rsidRPr="00C9444E">
        <w:rPr>
          <w:rFonts w:ascii="Times New Roman" w:hAnsi="Times New Roman" w:cs="Times New Roman"/>
          <w:b/>
          <w:bCs/>
          <w:i w:val="0"/>
          <w:iCs/>
        </w:rPr>
        <w:t xml:space="preserve">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crosstalk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w:t>
      </w:r>
      <w:r w:rsidR="00BF6D68">
        <w:rPr>
          <w:rFonts w:ascii="Times New Roman" w:hAnsi="Times New Roman" w:cs="Times New Roman"/>
          <w:i w:val="0"/>
          <w:iCs/>
        </w:rPr>
        <w:t>module</w:t>
      </w:r>
      <w:r w:rsidR="000F06B6" w:rsidRPr="00C9444E">
        <w:rPr>
          <w:rFonts w:ascii="Times New Roman" w:hAnsi="Times New Roman" w:cs="Times New Roman"/>
          <w:i w:val="0"/>
          <w:iCs/>
        </w:rPr>
        <w:t xml:space="preserve"> (top) with regulatory links designated by blue, and the crosstalk noted in red. The dashed lines denote miRNA</w:t>
      </w:r>
      <w:r w:rsidR="00C42BFF">
        <w:rPr>
          <w:rFonts w:ascii="Times New Roman" w:hAnsi="Times New Roman" w:cs="Times New Roman"/>
          <w:i w:val="0"/>
          <w:iCs/>
        </w:rPr>
        <w:t>-based</w:t>
      </w:r>
      <w:r w:rsidR="000F06B6" w:rsidRPr="00C9444E">
        <w:rPr>
          <w:rFonts w:ascii="Times New Roman" w:hAnsi="Times New Roman" w:cs="Times New Roman"/>
          <w:i w:val="0"/>
          <w:iCs/>
        </w:rPr>
        <w:t xml:space="preserve"> regulation</w:t>
      </w:r>
      <w:r w:rsidR="00031FEE">
        <w:rPr>
          <w:rFonts w:ascii="Times New Roman" w:hAnsi="Times New Roman" w:cs="Times New Roman"/>
          <w:i w:val="0"/>
          <w:iCs/>
        </w:rPr>
        <w:t>. The solid lines denote</w:t>
      </w:r>
      <w:r w:rsidR="000F06B6" w:rsidRPr="00C9444E">
        <w:rPr>
          <w:rFonts w:ascii="Times New Roman" w:hAnsi="Times New Roman" w:cs="Times New Roman"/>
          <w:i w:val="0"/>
          <w:iCs/>
        </w:rPr>
        <w:t xml:space="preserve"> transcriptional regulation. Regulatory links ending in bars represent inhibition while arrows represent activation.</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network. The system is </w:t>
      </w:r>
      <w:proofErr w:type="spellStart"/>
      <w:r w:rsidR="002402D1" w:rsidRPr="00C9444E">
        <w:rPr>
          <w:rFonts w:ascii="Times New Roman" w:hAnsi="Times New Roman" w:cs="Times New Roman"/>
          <w:i w:val="0"/>
          <w:iCs/>
        </w:rPr>
        <w:t>tristable</w:t>
      </w:r>
      <w:proofErr w:type="spellEnd"/>
      <w:r w:rsidR="002402D1" w:rsidRPr="00C9444E">
        <w:rPr>
          <w:rFonts w:ascii="Times New Roman" w:hAnsi="Times New Roman" w:cs="Times New Roman"/>
          <w:i w:val="0"/>
          <w:iCs/>
        </w:rPr>
        <w:t xml:space="preserve"> and the </w:t>
      </w:r>
      <w:r w:rsidR="00031FEE">
        <w:rPr>
          <w:rFonts w:ascii="Times New Roman" w:hAnsi="Times New Roman" w:cs="Times New Roman"/>
          <w:i w:val="0"/>
          <w:iCs/>
        </w:rPr>
        <w:t>three stable</w:t>
      </w:r>
      <w:r w:rsidR="00031FEE" w:rsidRPr="00C9444E">
        <w:rPr>
          <w:rFonts w:ascii="Times New Roman" w:hAnsi="Times New Roman" w:cs="Times New Roman"/>
          <w:i w:val="0"/>
          <w:iCs/>
        </w:rPr>
        <w:t xml:space="preserve"> </w:t>
      </w:r>
      <w:r w:rsidR="002402D1" w:rsidRPr="00C9444E">
        <w:rPr>
          <w:rFonts w:ascii="Times New Roman" w:hAnsi="Times New Roman" w:cs="Times New Roman"/>
          <w:i w:val="0"/>
          <w:iCs/>
        </w:rPr>
        <w:t xml:space="preserve">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/low Zeb,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/high ZEB,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w:t>
      </w:r>
      <w:r w:rsidR="00031FEE">
        <w:rPr>
          <w:rFonts w:ascii="Times New Roman" w:hAnsi="Times New Roman" w:cs="Times New Roman"/>
          <w:i w:val="0"/>
          <w:iCs/>
        </w:rPr>
        <w:t xml:space="preserve"> represent</w:t>
      </w:r>
      <w:r w:rsidR="002402D1" w:rsidRPr="00C9444E">
        <w:rPr>
          <w:rFonts w:ascii="Times New Roman" w:hAnsi="Times New Roman" w:cs="Times New Roman"/>
          <w:i w:val="0"/>
          <w:iCs/>
        </w:rPr>
        <w:t xml:space="preserve"> E, M,</w:t>
      </w:r>
      <w:r w:rsidR="00BF6D68">
        <w:rPr>
          <w:rFonts w:ascii="Times New Roman" w:hAnsi="Times New Roman" w:cs="Times New Roman"/>
          <w:i w:val="0"/>
          <w:iCs/>
        </w:rPr>
        <w:t xml:space="preserve"> and</w:t>
      </w:r>
      <w:r w:rsidR="002402D1" w:rsidRPr="00C9444E">
        <w:rPr>
          <w:rFonts w:ascii="Times New Roman" w:hAnsi="Times New Roman" w:cs="Times New Roman"/>
          <w:i w:val="0"/>
          <w:iCs/>
        </w:rPr>
        <w:t xml:space="preserve"> E/M.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network. The system is </w:t>
      </w:r>
      <w:proofErr w:type="spellStart"/>
      <w:r w:rsidR="00CE64DA" w:rsidRPr="00C9444E">
        <w:rPr>
          <w:rFonts w:ascii="Times New Roman" w:hAnsi="Times New Roman" w:cs="Times New Roman"/>
          <w:i w:val="0"/>
          <w:iCs/>
        </w:rPr>
        <w:t>tristable</w:t>
      </w:r>
      <w:proofErr w:type="spellEnd"/>
      <w:r w:rsidR="00CE64DA" w:rsidRPr="00C9444E">
        <w:rPr>
          <w:rFonts w:ascii="Times New Roman" w:hAnsi="Times New Roman" w:cs="Times New Roman"/>
          <w:i w:val="0"/>
          <w:iCs/>
        </w:rPr>
        <w:t xml:space="preserve"> with </w:t>
      </w:r>
      <w:r w:rsidR="00031FEE">
        <w:rPr>
          <w:rFonts w:ascii="Times New Roman" w:hAnsi="Times New Roman" w:cs="Times New Roman"/>
          <w:i w:val="0"/>
          <w:iCs/>
        </w:rPr>
        <w:t>three stable</w:t>
      </w:r>
      <w:r w:rsidR="00094E42">
        <w:rPr>
          <w:rFonts w:ascii="Times New Roman" w:hAnsi="Times New Roman" w:cs="Times New Roman"/>
          <w:i w:val="0"/>
          <w:iCs/>
        </w:rPr>
        <w:t xml:space="preserve"> </w:t>
      </w:r>
      <w:r w:rsidR="00CE64DA" w:rsidRPr="00C9444E">
        <w:rPr>
          <w:rFonts w:ascii="Times New Roman" w:hAnsi="Times New Roman" w:cs="Times New Roman"/>
          <w:i w:val="0"/>
          <w:iCs/>
        </w:rPr>
        <w:t xml:space="preserve">states (high AMPK/low HIF-1, low AMPK/high HIF-1, and intermediate AMPK/HIF-1) </w:t>
      </w:r>
      <w:r w:rsidR="00031FEE">
        <w:rPr>
          <w:rFonts w:ascii="Times New Roman" w:hAnsi="Times New Roman" w:cs="Times New Roman"/>
          <w:i w:val="0"/>
          <w:iCs/>
        </w:rPr>
        <w:t xml:space="preserve">represent </w:t>
      </w:r>
      <w:r w:rsidR="00CE64DA" w:rsidRPr="00C9444E">
        <w:rPr>
          <w:rFonts w:ascii="Times New Roman" w:hAnsi="Times New Roman" w:cs="Times New Roman"/>
          <w:i w:val="0"/>
          <w:iCs/>
        </w:rPr>
        <w:t>O, W,</w:t>
      </w:r>
      <w:r w:rsidR="006A1AA2">
        <w:rPr>
          <w:rFonts w:ascii="Times New Roman" w:hAnsi="Times New Roman" w:cs="Times New Roman"/>
          <w:i w:val="0"/>
          <w:iCs/>
        </w:rPr>
        <w:t xml:space="preserve"> and</w:t>
      </w:r>
      <w:r w:rsidR="00CE64DA" w:rsidRPr="00C9444E">
        <w:rPr>
          <w:rFonts w:ascii="Times New Roman" w:hAnsi="Times New Roman" w:cs="Times New Roman"/>
          <w:i w:val="0"/>
          <w:iCs/>
        </w:rPr>
        <w:t xml:space="preserve"> W/O.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6A1AA2">
        <w:rPr>
          <w:rFonts w:ascii="Times New Roman" w:hAnsi="Times New Roman" w:cs="Times New Roman"/>
          <w:i w:val="0"/>
          <w:iCs/>
        </w:rPr>
        <w:t>nine</w:t>
      </w:r>
      <w:r w:rsidR="00AD7F58" w:rsidRPr="00C9444E">
        <w:rPr>
          <w:rFonts w:ascii="Times New Roman" w:hAnsi="Times New Roman" w:cs="Times New Roman"/>
          <w:i w:val="0"/>
          <w:iCs/>
        </w:rPr>
        <w:t xml:space="preserve">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The blue, purple, and black markers represent the M, E/M, and E states. The circle, cross, and square represent the W, W/O, and O</w:t>
      </w:r>
      <w:r w:rsidR="00031FEE">
        <w:rPr>
          <w:rFonts w:ascii="Times New Roman" w:hAnsi="Times New Roman" w:cs="Times New Roman"/>
          <w:i w:val="0"/>
          <w:iCs/>
        </w:rPr>
        <w:t xml:space="preserve"> states</w:t>
      </w:r>
      <w:r w:rsidR="006A1AA2">
        <w:rPr>
          <w:rFonts w:ascii="Times New Roman" w:hAnsi="Times New Roman" w:cs="Times New Roman"/>
          <w:i w:val="0"/>
          <w:iCs/>
        </w:rPr>
        <w:t xml:space="preserve"> (e.g., </w:t>
      </w:r>
      <w:r w:rsidR="00031FEE">
        <w:rPr>
          <w:rFonts w:ascii="Times New Roman" w:hAnsi="Times New Roman" w:cs="Times New Roman"/>
          <w:i w:val="0"/>
          <w:iCs/>
        </w:rPr>
        <w:t>the</w:t>
      </w:r>
      <w:r w:rsidR="00AD7F58" w:rsidRPr="00C9444E">
        <w:rPr>
          <w:rFonts w:ascii="Times New Roman" w:hAnsi="Times New Roman" w:cs="Times New Roman"/>
          <w:i w:val="0"/>
          <w:iCs/>
        </w:rPr>
        <w:t xml:space="preserv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6A1AA2">
        <w:rPr>
          <w:rFonts w:ascii="Times New Roman" w:hAnsi="Times New Roman" w:cs="Times New Roman"/>
          <w:i w:val="0"/>
          <w:iCs/>
        </w:rPr>
        <w:t>)</w:t>
      </w:r>
      <w:r w:rsidR="00AD7F58" w:rsidRPr="00C9444E">
        <w:rPr>
          <w:rFonts w:ascii="Times New Roman" w:hAnsi="Times New Roman" w:cs="Times New Roman"/>
          <w:i w:val="0"/>
          <w:iCs/>
        </w:rPr>
        <w:t>.</w:t>
      </w:r>
    </w:p>
    <w:p w14:paraId="364DA077" w14:textId="090CD00C" w:rsidR="00717B2D" w:rsidRPr="00C9444E" w:rsidRDefault="00717B2D" w:rsidP="000F0C09">
      <w:pPr>
        <w:pStyle w:val="Caption"/>
        <w:rPr>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3"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40CAC285" w14:textId="0B2E66E3" w:rsidR="005712B5" w:rsidRDefault="00334B17" w:rsidP="00FE39E9">
      <w:pPr>
        <w:pStyle w:val="BodyText"/>
        <w:spacing w:line="480" w:lineRule="auto"/>
        <w:rPr>
          <w:rFonts w:ascii="Times New Roman" w:hAnsi="Times New Roman" w:cs="Times New Roman"/>
        </w:rPr>
      </w:pPr>
      <w:r w:rsidRPr="00C9444E">
        <w:rPr>
          <w:rFonts w:ascii="Times New Roman" w:hAnsi="Times New Roman" w:cs="Times New Roman"/>
          <w:b/>
          <w:bCs/>
        </w:rPr>
        <w:t>Individual crosstalk can push the downstream circuit towards a single state</w:t>
      </w:r>
      <w:r w:rsidR="00717B2D" w:rsidRPr="00C9444E">
        <w:rPr>
          <w:rFonts w:ascii="Times New Roman" w:hAnsi="Times New Roman" w:cs="Times New Roman"/>
          <w:b/>
          <w:bCs/>
        </w:rPr>
        <w:t xml:space="preserve">: </w:t>
      </w:r>
      <w:bookmarkEnd w:id="3"/>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B65D65">
        <w:rPr>
          <w:rFonts w:ascii="Times New Roman" w:hAnsi="Times New Roman" w:cs="Times New Roman"/>
        </w:rPr>
        <w:t>talk</w:t>
      </w:r>
      <w:r w:rsidR="00992141" w:rsidRPr="00C9444E">
        <w:rPr>
          <w:rFonts w:ascii="Times New Roman" w:hAnsi="Times New Roman" w:cs="Times New Roman"/>
        </w:rPr>
        <w:t xml:space="preserve"> active</w:t>
      </w:r>
      <w:r w:rsidR="008C717D" w:rsidRPr="00C9444E">
        <w:rPr>
          <w:rFonts w:ascii="Times New Roman" w:hAnsi="Times New Roman" w:cs="Times New Roman"/>
        </w:rPr>
        <w:t xml:space="preserve">, caused </w:t>
      </w:r>
      <w:r w:rsidR="00031FEE">
        <w:rPr>
          <w:rFonts w:ascii="Times New Roman" w:hAnsi="Times New Roman" w:cs="Times New Roman"/>
        </w:rPr>
        <w:t>by</w:t>
      </w:r>
      <w:r w:rsidR="00390C08">
        <w:rPr>
          <w:rFonts w:ascii="Times New Roman" w:hAnsi="Times New Roman" w:cs="Times New Roman"/>
        </w:rPr>
        <w:t xml:space="preserve"> </w:t>
      </w:r>
      <w:proofErr w:type="gramStart"/>
      <w:r w:rsidR="008C717D" w:rsidRPr="00C9444E">
        <w:rPr>
          <w:rFonts w:ascii="Times New Roman" w:hAnsi="Times New Roman" w:cs="Times New Roman"/>
        </w:rPr>
        <w:t>e.g.</w:t>
      </w:r>
      <w:proofErr w:type="gramEnd"/>
      <w:r w:rsidR="008C717D" w:rsidRPr="00C9444E">
        <w:rPr>
          <w:rFonts w:ascii="Times New Roman" w:hAnsi="Times New Roman" w:cs="Times New Roman"/>
        </w:rPr>
        <w:t xml:space="preserve">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p>
    <w:p w14:paraId="7B3874D4" w14:textId="3EB9AEA0" w:rsidR="0018197D" w:rsidRPr="00C9444E" w:rsidRDefault="00AD7F58" w:rsidP="00094E4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(Fig</w:t>
      </w:r>
      <w:r w:rsidR="006165D3" w:rsidRPr="00C9444E">
        <w:rPr>
          <w:rFonts w:ascii="Times New Roman" w:hAnsi="Times New Roman" w:cs="Times New Roman"/>
        </w:rPr>
        <w:t>.</w:t>
      </w:r>
      <w:r w:rsidRPr="00C9444E">
        <w:rPr>
          <w:rFonts w:ascii="Times New Roman" w:hAnsi="Times New Roman" w:cs="Times New Roman"/>
        </w:rPr>
        <w:t xml:space="preserve"> 2A),</w:t>
      </w:r>
      <w:r w:rsidR="005712B5">
        <w:rPr>
          <w:rFonts w:ascii="Times New Roman" w:hAnsi="Times New Roman" w:cs="Times New Roman"/>
        </w:rPr>
        <w:t xml:space="preserve"> as there is no feedback to the EMT network, the percentages</w:t>
      </w:r>
      <w:r w:rsidR="007F37F7">
        <w:rPr>
          <w:rFonts w:ascii="Times New Roman" w:hAnsi="Times New Roman" w:cs="Times New Roman"/>
        </w:rPr>
        <w:t xml:space="preserve"> of initial conditions leading to the</w:t>
      </w:r>
      <w:r w:rsidR="005712B5">
        <w:rPr>
          <w:rFonts w:ascii="Times New Roman" w:hAnsi="Times New Roman" w:cs="Times New Roman"/>
        </w:rPr>
        <w:t xml:space="preserve"> E, E/M, and M states are unchanged; increasing noxROS enhances the W/O state and consequently the coupled E/M-W/O </w:t>
      </w:r>
      <w:r w:rsidR="00A7510D">
        <w:rPr>
          <w:rFonts w:ascii="Times New Roman" w:hAnsi="Times New Roman" w:cs="Times New Roman"/>
        </w:rPr>
        <w:t>states</w:t>
      </w:r>
      <w:r w:rsidR="005712B5">
        <w:rPr>
          <w:rFonts w:ascii="Times New Roman" w:hAnsi="Times New Roman" w:cs="Times New Roman"/>
        </w:rPr>
        <w:t xml:space="preserve"> are upregulated. In other words, the E/M state becomes more </w:t>
      </w:r>
      <w:r w:rsidR="00653281">
        <w:rPr>
          <w:rFonts w:ascii="Times New Roman" w:hAnsi="Times New Roman" w:cs="Times New Roman"/>
        </w:rPr>
        <w:t xml:space="preserve">likely to be associated with the W/O state (Fig. 2D). </w:t>
      </w:r>
      <w:r w:rsidRPr="00C9444E">
        <w:rPr>
          <w:rFonts w:ascii="Times New Roman" w:hAnsi="Times New Roman" w:cs="Times New Roman"/>
        </w:rPr>
        <w:t>As the level of noxROS increases, the possible coupled states reduce from</w:t>
      </w:r>
      <w:r w:rsidR="003E647F" w:rsidRPr="00C9444E">
        <w:rPr>
          <w:rFonts w:ascii="Times New Roman" w:hAnsi="Times New Roman" w:cs="Times New Roman"/>
        </w:rPr>
        <w:t xml:space="preserve"> </w:t>
      </w:r>
      <w:r w:rsidRPr="00C9444E">
        <w:rPr>
          <w:rFonts w:ascii="Times New Roman" w:hAnsi="Times New Roman" w:cs="Times New Roman"/>
        </w:rPr>
        <w:t>nine</w:t>
      </w:r>
      <w:r w:rsidR="003E647F" w:rsidRPr="00C9444E">
        <w:rPr>
          <w:rFonts w:ascii="Times New Roman" w:hAnsi="Times New Roman" w:cs="Times New Roman"/>
        </w:rPr>
        <w:t xml:space="preserve"> to six</w:t>
      </w:r>
      <w:r w:rsidR="00995AED" w:rsidRPr="00C9444E">
        <w:rPr>
          <w:rFonts w:ascii="Times New Roman" w:hAnsi="Times New Roman" w:cs="Times New Roman"/>
        </w:rPr>
        <w:t>,</w:t>
      </w:r>
      <w:r w:rsidRPr="00C9444E">
        <w:rPr>
          <w:rFonts w:ascii="Times New Roman" w:hAnsi="Times New Roman" w:cs="Times New Roman"/>
        </w:rPr>
        <w:t xml:space="preserve"> losing first the E-W</w:t>
      </w:r>
      <w:r w:rsidR="00E601DC" w:rsidRPr="00C9444E">
        <w:rPr>
          <w:rFonts w:ascii="Times New Roman" w:hAnsi="Times New Roman" w:cs="Times New Roman"/>
        </w:rPr>
        <w:t xml:space="preserve"> state</w:t>
      </w:r>
      <w:r w:rsidRPr="00C9444E">
        <w:rPr>
          <w:rFonts w:ascii="Times New Roman" w:hAnsi="Times New Roman" w:cs="Times New Roman"/>
        </w:rPr>
        <w:t>, then the E/M-W, and finally the M-W state (Fig</w:t>
      </w:r>
      <w:r w:rsidR="006165D3" w:rsidRPr="00C9444E">
        <w:rPr>
          <w:rFonts w:ascii="Times New Roman" w:hAnsi="Times New Roman" w:cs="Times New Roman"/>
        </w:rPr>
        <w:t>.</w:t>
      </w:r>
      <w:r w:rsidRPr="00C9444E">
        <w:rPr>
          <w:rFonts w:ascii="Times New Roman" w:hAnsi="Times New Roman" w:cs="Times New Roman"/>
        </w:rPr>
        <w:t xml:space="preserve"> 2B, section S2.4). </w:t>
      </w:r>
      <w:r w:rsidR="00653281">
        <w:rPr>
          <w:rFonts w:ascii="Times New Roman" w:hAnsi="Times New Roman" w:cs="Times New Roman"/>
        </w:rPr>
        <w:t>Further we show that increasing noxROS pushing the W-associated states towards the W/O-associated states</w:t>
      </w:r>
      <w:r w:rsidR="00E601DC" w:rsidRPr="00C9444E">
        <w:rPr>
          <w:rFonts w:ascii="Times New Roman" w:hAnsi="Times New Roman" w:cs="Times New Roman"/>
        </w:rPr>
        <w:t>,</w:t>
      </w:r>
      <w:r w:rsidR="003E647F" w:rsidRPr="00C9444E">
        <w:rPr>
          <w:rFonts w:ascii="Times New Roman" w:hAnsi="Times New Roman" w:cs="Times New Roman"/>
        </w:rPr>
        <w:t xml:space="preserve"> with little</w:t>
      </w:r>
      <w:r w:rsidRPr="00C9444E">
        <w:rPr>
          <w:rFonts w:ascii="Times New Roman" w:hAnsi="Times New Roman" w:cs="Times New Roman"/>
        </w:rPr>
        <w:t xml:space="preserve"> change occur</w:t>
      </w:r>
      <w:r w:rsidR="00E8467D" w:rsidRPr="00C9444E">
        <w:rPr>
          <w:rFonts w:ascii="Times New Roman" w:hAnsi="Times New Roman" w:cs="Times New Roman"/>
        </w:rPr>
        <w:t>r</w:t>
      </w:r>
      <w:r w:rsidR="003E647F" w:rsidRPr="00C9444E">
        <w:rPr>
          <w:rFonts w:ascii="Times New Roman" w:hAnsi="Times New Roman" w:cs="Times New Roman"/>
        </w:rPr>
        <w:t>ing</w:t>
      </w:r>
      <w:r w:rsidRPr="00C9444E">
        <w:rPr>
          <w:rFonts w:ascii="Times New Roman" w:hAnsi="Times New Roman" w:cs="Times New Roman"/>
        </w:rPr>
        <w:t xml:space="preserve"> for the </w:t>
      </w:r>
      <w:r w:rsidR="009720C5">
        <w:rPr>
          <w:rFonts w:ascii="Times New Roman" w:hAnsi="Times New Roman" w:cs="Times New Roman"/>
        </w:rPr>
        <w:t>O-</w:t>
      </w:r>
      <w:r w:rsidR="00995AED" w:rsidRPr="00C9444E">
        <w:rPr>
          <w:rFonts w:ascii="Times New Roman" w:hAnsi="Times New Roman" w:cs="Times New Roman"/>
        </w:rPr>
        <w:t>associated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2C). </w:t>
      </w:r>
    </w:p>
    <w:p w14:paraId="1EED8C84" w14:textId="2B8A88A1" w:rsidR="00320BCE" w:rsidRPr="00C9444E" w:rsidRDefault="00AD7F58" w:rsidP="00003581">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Analyzing the states coupled with the </w:t>
      </w:r>
      <w:r w:rsidR="009720C5">
        <w:rPr>
          <w:rFonts w:ascii="Times New Roman" w:hAnsi="Times New Roman" w:cs="Times New Roman"/>
        </w:rPr>
        <w:t>W state we found that</w:t>
      </w:r>
      <w:r w:rsidRPr="00C9444E">
        <w:rPr>
          <w:rFonts w:ascii="Times New Roman" w:hAnsi="Times New Roman" w:cs="Times New Roman"/>
        </w:rPr>
        <w:t xml:space="preserve"> the M-W</w:t>
      </w:r>
      <w:r w:rsidR="009720C5">
        <w:rPr>
          <w:rFonts w:ascii="Times New Roman" w:hAnsi="Times New Roman" w:cs="Times New Roman"/>
        </w:rPr>
        <w:t xml:space="preserve"> state </w:t>
      </w:r>
      <w:r w:rsidR="00003581">
        <w:rPr>
          <w:rFonts w:ascii="Times New Roman" w:hAnsi="Times New Roman" w:cs="Times New Roman"/>
        </w:rPr>
        <w:t xml:space="preserve">exists for a larger parameter space, compared to the other W-associated states, </w:t>
      </w:r>
      <w:r w:rsidR="002A0424" w:rsidRPr="00C9444E">
        <w:rPr>
          <w:rFonts w:ascii="Times New Roman" w:hAnsi="Times New Roman" w:cs="Times New Roman"/>
        </w:rPr>
        <w:t>as the coupling is increased</w:t>
      </w:r>
      <w:r w:rsidR="00003581">
        <w:rPr>
          <w:rFonts w:ascii="Times New Roman" w:hAnsi="Times New Roman" w:cs="Times New Roman"/>
        </w:rPr>
        <w:t xml:space="preserve"> (Fig. 2E). This is</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w:t>
      </w:r>
      <w:r w:rsidR="00003581">
        <w:rPr>
          <w:rFonts w:ascii="Times New Roman" w:hAnsi="Times New Roman" w:cs="Times New Roman"/>
        </w:rPr>
        <w:t>the W state</w:t>
      </w:r>
      <w:r w:rsidR="003E647F" w:rsidRPr="00C9444E">
        <w:rPr>
          <w:rFonts w:ascii="Times New Roman" w:hAnsi="Times New Roman" w:cs="Times New Roman"/>
        </w:rPr>
        <w:t xml:space="preserve">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w:t>
      </w:r>
      <w:r w:rsidR="00003581">
        <w:rPr>
          <w:rFonts w:ascii="Times New Roman" w:hAnsi="Times New Roman" w:cs="Times New Roman"/>
        </w:rPr>
        <w:t xml:space="preserve"> of the metabolism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r w:rsidR="00C50FAF" w:rsidRPr="00C9444E">
        <w:rPr>
          <w:rFonts w:ascii="Times New Roman" w:hAnsi="Times New Roman" w:cs="Times New Roman"/>
        </w:rPr>
        <w:t xml:space="preserve">Similar changes </w:t>
      </w:r>
      <w:r w:rsidR="00564942">
        <w:rPr>
          <w:rFonts w:ascii="Times New Roman" w:hAnsi="Times New Roman" w:cs="Times New Roman"/>
        </w:rPr>
        <w:t>have been observed</w:t>
      </w:r>
      <w:r w:rsidR="00564942" w:rsidRPr="00C9444E">
        <w:rPr>
          <w:rFonts w:ascii="Times New Roman" w:hAnsi="Times New Roman" w:cs="Times New Roman"/>
        </w:rPr>
        <w:t xml:space="preserve"> </w:t>
      </w:r>
      <w:r w:rsidR="00C50FAF" w:rsidRPr="00C9444E">
        <w:rPr>
          <w:rFonts w:ascii="Times New Roman" w:hAnsi="Times New Roman" w:cs="Times New Roman"/>
        </w:rPr>
        <w:t>via the</w:t>
      </w:r>
      <w:r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Pr="00C9444E">
        <w:rPr>
          <w:rFonts w:ascii="Times New Roman" w:hAnsi="Times New Roman" w:cs="Times New Roman"/>
        </w:rPr>
        <w:t xml:space="preserve"> S</w:t>
      </w:r>
      <w:r w:rsidR="00375793">
        <w:rPr>
          <w:rFonts w:ascii="Times New Roman" w:hAnsi="Times New Roman" w:cs="Times New Roman"/>
        </w:rPr>
        <w:t>7</w:t>
      </w:r>
      <w:r w:rsidRPr="00C9444E">
        <w:rPr>
          <w:rFonts w:ascii="Times New Roman" w:hAnsi="Times New Roman" w:cs="Times New Roman"/>
        </w:rPr>
        <w:t>)</w:t>
      </w:r>
      <w:r w:rsidR="002A0424" w:rsidRPr="00C9444E">
        <w:rPr>
          <w:rFonts w:ascii="Times New Roman" w:hAnsi="Times New Roman" w:cs="Times New Roman"/>
        </w:rPr>
        <w:t>;</w:t>
      </w:r>
      <w:r w:rsidRPr="00C9444E">
        <w:rPr>
          <w:rFonts w:ascii="Times New Roman" w:hAnsi="Times New Roman" w:cs="Times New Roman"/>
        </w:rPr>
        <w:t xml:space="preserve"> the E-W and E/M-W states are also the first suppressed states. </w:t>
      </w:r>
      <w:r w:rsidR="00637E51">
        <w:rPr>
          <w:rFonts w:ascii="Times New Roman" w:hAnsi="Times New Roman" w:cs="Times New Roman"/>
        </w:rPr>
        <w:t>Consistent with the effect of upregulating noxROS</w:t>
      </w:r>
      <w:r w:rsidRPr="00C9444E">
        <w:rPr>
          <w:rFonts w:ascii="Times New Roman" w:hAnsi="Times New Roman" w:cs="Times New Roman"/>
        </w:rPr>
        <w:t xml:space="preserve">, upregulating mtROS is also correlated </w:t>
      </w:r>
      <w:r w:rsidR="00F86D02" w:rsidRPr="00C9444E">
        <w:rPr>
          <w:rFonts w:ascii="Times New Roman" w:hAnsi="Times New Roman" w:cs="Times New Roman"/>
        </w:rPr>
        <w:t>with</w:t>
      </w:r>
      <w:r w:rsidRPr="00C9444E">
        <w:rPr>
          <w:rFonts w:ascii="Times New Roman" w:hAnsi="Times New Roman" w:cs="Times New Roman"/>
        </w:rPr>
        <w:t xml:space="preserve"> an </w:t>
      </w:r>
      <w:r w:rsidR="00637E51">
        <w:rPr>
          <w:rFonts w:ascii="Times New Roman" w:hAnsi="Times New Roman" w:cs="Times New Roman"/>
        </w:rPr>
        <w:t>increase</w:t>
      </w:r>
      <w:r w:rsidR="00637E51" w:rsidRPr="00C9444E">
        <w:rPr>
          <w:rFonts w:ascii="Times New Roman" w:hAnsi="Times New Roman" w:cs="Times New Roman"/>
        </w:rPr>
        <w:t xml:space="preserve"> </w:t>
      </w:r>
      <w:r w:rsidRPr="00C9444E">
        <w:rPr>
          <w:rFonts w:ascii="Times New Roman" w:hAnsi="Times New Roman" w:cs="Times New Roman"/>
        </w:rPr>
        <w:t xml:space="preserve">of the E/M-W/O </w:t>
      </w:r>
      <w:r w:rsidR="00637E51">
        <w:rPr>
          <w:rFonts w:ascii="Times New Roman" w:hAnsi="Times New Roman" w:cs="Times New Roman"/>
        </w:rPr>
        <w:t>state</w:t>
      </w:r>
      <w:r w:rsidRPr="00C9444E">
        <w:rPr>
          <w:rFonts w:ascii="Times New Roman" w:hAnsi="Times New Roman" w:cs="Times New Roman"/>
        </w:rPr>
        <w:t>. Further, activation of mtROS results in a downregulation of the</w:t>
      </w:r>
      <w:r w:rsidR="00637E51">
        <w:rPr>
          <w:rFonts w:ascii="Times New Roman" w:hAnsi="Times New Roman" w:cs="Times New Roman"/>
        </w:rPr>
        <w:t xml:space="preserve"> O state</w:t>
      </w:r>
      <w:r w:rsidRPr="00C9444E">
        <w:rPr>
          <w:rFonts w:ascii="Times New Roman" w:hAnsi="Times New Roman" w:cs="Times New Roman"/>
        </w:rPr>
        <w:t xml:space="preserve"> alongside</w:t>
      </w:r>
      <w:r w:rsidR="005F7BE6" w:rsidRPr="00C9444E">
        <w:rPr>
          <w:rFonts w:ascii="Times New Roman" w:hAnsi="Times New Roman" w:cs="Times New Roman"/>
        </w:rPr>
        <w:t xml:space="preserve"> downregulation of</w:t>
      </w:r>
      <w:r w:rsidRPr="00C9444E">
        <w:rPr>
          <w:rFonts w:ascii="Times New Roman" w:hAnsi="Times New Roman" w:cs="Times New Roman"/>
        </w:rPr>
        <w:t xml:space="preserve"> the </w:t>
      </w:r>
      <w:r w:rsidR="00637E51">
        <w:rPr>
          <w:rFonts w:ascii="Times New Roman" w:hAnsi="Times New Roman" w:cs="Times New Roman"/>
        </w:rPr>
        <w:t>W state, thus stabilizing the W/O state</w:t>
      </w:r>
      <w:r w:rsidRPr="00C9444E">
        <w:rPr>
          <w:rFonts w:ascii="Times New Roman" w:hAnsi="Times New Roman" w:cs="Times New Roman"/>
        </w:rPr>
        <w:t>.</w:t>
      </w:r>
      <w:r w:rsidR="00334B17" w:rsidRPr="00C9444E">
        <w:rPr>
          <w:rFonts w:ascii="Times New Roman" w:hAnsi="Times New Roman" w:cs="Times New Roman"/>
        </w:rPr>
        <w:t xml:space="preserve"> Together, these results suggest </w:t>
      </w:r>
      <w:r w:rsidR="00637E51">
        <w:rPr>
          <w:rFonts w:ascii="Times New Roman" w:hAnsi="Times New Roman" w:cs="Times New Roman"/>
        </w:rPr>
        <w:t>both mtROS and noxROS</w:t>
      </w:r>
      <w:r w:rsidR="00F86A31">
        <w:rPr>
          <w:rFonts w:ascii="Times New Roman" w:hAnsi="Times New Roman" w:cs="Times New Roman"/>
        </w:rPr>
        <w:t xml:space="preserve"> may be</w:t>
      </w:r>
      <w:r w:rsidR="00334B17" w:rsidRPr="00C9444E">
        <w:rPr>
          <w:rFonts w:ascii="Times New Roman" w:hAnsi="Times New Roman" w:cs="Times New Roman"/>
        </w:rPr>
        <w:t xml:space="preserve"> critical </w:t>
      </w:r>
      <w:r w:rsidR="00346DCD" w:rsidRPr="00C9444E">
        <w:rPr>
          <w:rFonts w:ascii="Times New Roman" w:hAnsi="Times New Roman" w:cs="Times New Roman"/>
        </w:rPr>
        <w:t>factor</w:t>
      </w:r>
      <w:r w:rsidR="00F86A31">
        <w:rPr>
          <w:rFonts w:ascii="Times New Roman" w:hAnsi="Times New Roman" w:cs="Times New Roman"/>
        </w:rPr>
        <w:t>s</w:t>
      </w:r>
      <w:r w:rsidR="00346DCD" w:rsidRPr="00C9444E">
        <w:rPr>
          <w:rFonts w:ascii="Times New Roman" w:hAnsi="Times New Roman" w:cs="Times New Roman"/>
        </w:rPr>
        <w:t xml:space="preserve"> in </w:t>
      </w:r>
      <w:r w:rsidR="00637E51">
        <w:rPr>
          <w:rFonts w:ascii="Times New Roman" w:hAnsi="Times New Roman" w:cs="Times New Roman"/>
        </w:rPr>
        <w:t>regulating</w:t>
      </w:r>
      <w:r w:rsidR="00637E51" w:rsidRPr="00C9444E">
        <w:rPr>
          <w:rFonts w:ascii="Times New Roman" w:hAnsi="Times New Roman" w:cs="Times New Roman"/>
        </w:rPr>
        <w:t xml:space="preserve"> </w:t>
      </w:r>
      <w:r w:rsidR="00637E51">
        <w:rPr>
          <w:rFonts w:ascii="Times New Roman" w:hAnsi="Times New Roman" w:cs="Times New Roman"/>
        </w:rPr>
        <w:t>the coupling of two hybrid states – E/M-W/O, and mtROS exhibited a</w:t>
      </w:r>
      <w:r w:rsidR="00E30380">
        <w:rPr>
          <w:rFonts w:ascii="Times New Roman" w:hAnsi="Times New Roman" w:cs="Times New Roman"/>
        </w:rPr>
        <w:t xml:space="preserve"> greater increase in the E/M-W/O state</w:t>
      </w:r>
      <w:r w:rsidR="00637E51">
        <w:rPr>
          <w:rFonts w:ascii="Times New Roman" w:hAnsi="Times New Roman" w:cs="Times New Roman"/>
        </w:rPr>
        <w:t xml:space="preserve"> than noxROS.</w:t>
      </w:r>
      <w:r w:rsidR="00334B17" w:rsidRPr="00C9444E">
        <w:rPr>
          <w:rFonts w:ascii="Times New Roman" w:hAnsi="Times New Roman" w:cs="Times New Roman"/>
        </w:rPr>
        <w:t xml:space="preserve"> </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357C7ACC">
            <wp:extent cx="5268548" cy="2508190"/>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68548" cy="2508190"/>
                    </a:xfrm>
                    <a:prstGeom prst="rect">
                      <a:avLst/>
                    </a:prstGeom>
                    <a:noFill/>
                    <a:ln w="9525">
                      <a:noFill/>
                      <a:headEnd/>
                      <a:tailEnd/>
                    </a:ln>
                  </pic:spPr>
                </pic:pic>
              </a:graphicData>
            </a:graphic>
          </wp:inline>
        </w:drawing>
      </w:r>
    </w:p>
    <w:p w14:paraId="44EC961D" w14:textId="12C4C8B9"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xml:space="preserve">. noxROS upregulated by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34</m:t>
            </m:r>
          </m:sub>
        </m:sSub>
      </m:oMath>
      <w:r w:rsidRPr="00C9444E">
        <w:rPr>
          <w:rFonts w:ascii="Times New Roman" w:hAnsi="Times New Roman" w:cs="Times New Roman"/>
          <w:b/>
          <w:bCs/>
          <w:iCs/>
        </w:rPr>
        <w:t xml:space="preserve"> </w:t>
      </w:r>
      <w:r w:rsidR="00637E51">
        <w:rPr>
          <w:rFonts w:ascii="Times New Roman" w:hAnsi="Times New Roman" w:cs="Times New Roman"/>
          <w:b/>
          <w:bCs/>
          <w:iCs/>
        </w:rPr>
        <w:t xml:space="preserve">stabilizes the </w:t>
      </w:r>
      <w:r w:rsidRPr="00C9444E">
        <w:rPr>
          <w:rFonts w:ascii="Times New Roman" w:hAnsi="Times New Roman" w:cs="Times New Roman"/>
          <w:b/>
          <w:bCs/>
          <w:iCs/>
        </w:rPr>
        <w:t xml:space="preserve">W/O </w:t>
      </w:r>
      <w:r w:rsidR="00637E51">
        <w:rPr>
          <w:rFonts w:ascii="Times New Roman" w:hAnsi="Times New Roman" w:cs="Times New Roman"/>
          <w:b/>
          <w:bCs/>
          <w:iCs/>
        </w:rPr>
        <w:t>state</w:t>
      </w:r>
      <w:r w:rsidR="00637E51" w:rsidRPr="00C9444E">
        <w:rPr>
          <w:rFonts w:ascii="Times New Roman" w:hAnsi="Times New Roman" w:cs="Times New Roman"/>
          <w:b/>
          <w:bCs/>
          <w:iCs/>
        </w:rPr>
        <w:t xml:space="preserve"> </w:t>
      </w:r>
      <w:r w:rsidRPr="00C9444E">
        <w:rPr>
          <w:rFonts w:ascii="Times New Roman" w:hAnsi="Times New Roman" w:cs="Times New Roman"/>
          <w:b/>
          <w:bCs/>
          <w:iCs/>
        </w:rPr>
        <w:t xml:space="preserve">and </w:t>
      </w:r>
      <w:r w:rsidR="00637E51">
        <w:rPr>
          <w:rFonts w:ascii="Times New Roman" w:hAnsi="Times New Roman" w:cs="Times New Roman"/>
          <w:b/>
          <w:bCs/>
          <w:iCs/>
        </w:rPr>
        <w:t>enhances the</w:t>
      </w:r>
      <w:r w:rsidRPr="00C9444E">
        <w:rPr>
          <w:rFonts w:ascii="Times New Roman" w:hAnsi="Times New Roman" w:cs="Times New Roman"/>
          <w:b/>
          <w:bCs/>
          <w:iCs/>
        </w:rPr>
        <w:t xml:space="preserve"> E/M-W/O </w:t>
      </w:r>
      <w:r w:rsidR="00637E51">
        <w:rPr>
          <w:rFonts w:ascii="Times New Roman" w:hAnsi="Times New Roman" w:cs="Times New Roman"/>
          <w:b/>
          <w:bCs/>
          <w:iCs/>
        </w:rPr>
        <w:t xml:space="preserve">coupled </w:t>
      </w:r>
      <w:r w:rsidR="004D5BDE">
        <w:rPr>
          <w:rFonts w:ascii="Times New Roman" w:hAnsi="Times New Roman" w:cs="Times New Roman"/>
          <w:b/>
          <w:bCs/>
          <w:iCs/>
        </w:rPr>
        <w:t>state</w:t>
      </w:r>
      <w:r w:rsidRPr="00C9444E">
        <w:rPr>
          <w:rFonts w:ascii="Times New Roman" w:hAnsi="Times New Roman" w:cs="Times New Roman"/>
          <w:b/>
          <w:bCs/>
          <w:iCs/>
        </w:rPr>
        <w:t>.</w:t>
      </w:r>
      <w:r w:rsidR="000425D8" w:rsidRPr="00C9444E">
        <w:rPr>
          <w:rFonts w:ascii="Times New Roman" w:hAnsi="Times New Roman" w:cs="Times New Roman"/>
          <w:iCs/>
        </w:rPr>
        <w:t xml:space="preserve">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425D8" w:rsidRPr="00C9444E">
        <w:rPr>
          <w:rFonts w:ascii="Times New Roman" w:hAnsi="Times New Roman" w:cs="Times New Roman"/>
          <w:iCs/>
        </w:rPr>
        <w:t xml:space="preserve">, </w:t>
      </w:r>
      <w:r w:rsidR="00F82C57">
        <w:rPr>
          <w:rFonts w:ascii="Times New Roman" w:hAnsi="Times New Roman" w:cs="Times New Roman"/>
          <w:iCs/>
        </w:rPr>
        <w:t>t</w:t>
      </w:r>
      <w:r w:rsidR="0095173A">
        <w:rPr>
          <w:rFonts w:ascii="Times New Roman" w:hAnsi="Times New Roman" w:cs="Times New Roman"/>
          <w:iCs/>
        </w:rPr>
        <w:t xml:space="preserve">he </w:t>
      </w:r>
      <w:r w:rsidR="000425D8" w:rsidRPr="00C9444E">
        <w:rPr>
          <w:rFonts w:ascii="Times New Roman" w:hAnsi="Times New Roman" w:cs="Times New Roman"/>
          <w:iCs/>
        </w:rPr>
        <w:t xml:space="preserve">W/O </w:t>
      </w:r>
      <w:r w:rsidR="0095173A">
        <w:rPr>
          <w:rFonts w:ascii="Times New Roman" w:hAnsi="Times New Roman" w:cs="Times New Roman"/>
          <w:iCs/>
        </w:rPr>
        <w:t>state</w:t>
      </w:r>
      <w:r w:rsidR="000425D8" w:rsidRPr="00C9444E">
        <w:rPr>
          <w:rFonts w:ascii="Times New Roman" w:hAnsi="Times New Roman" w:cs="Times New Roman"/>
          <w:iCs/>
        </w:rPr>
        <w:t xml:space="preserve"> is </w:t>
      </w:r>
      <w:r w:rsidR="00F82C57">
        <w:rPr>
          <w:rFonts w:ascii="Times New Roman" w:hAnsi="Times New Roman" w:cs="Times New Roman"/>
          <w:iCs/>
        </w:rPr>
        <w:t>upregulated and the E/M-W/O state is promoted (t</w:t>
      </w:r>
      <w:r w:rsidR="00B947BD" w:rsidRPr="00C9444E">
        <w:rPr>
          <w:rFonts w:ascii="Times New Roman" w:hAnsi="Times New Roman" w:cs="Times New Roman"/>
          <w:iCs/>
        </w:rPr>
        <w:t>he EMT network is unchanged</w:t>
      </w:r>
      <w:r w:rsidR="0095173A">
        <w:rPr>
          <w:rFonts w:ascii="Times New Roman" w:hAnsi="Times New Roman" w:cs="Times New Roman"/>
          <w:iCs/>
        </w:rPr>
        <w:t>, as there is no feedback</w:t>
      </w:r>
      <w:r w:rsidR="00F82C57">
        <w:rPr>
          <w:rFonts w:ascii="Times New Roman" w:hAnsi="Times New Roman" w:cs="Times New Roman"/>
          <w:iCs/>
        </w:rPr>
        <w:t>)</w:t>
      </w:r>
      <w:r w:rsidR="002A743E">
        <w:rPr>
          <w:rFonts w:ascii="Times New Roman" w:hAnsi="Times New Roman" w:cs="Times New Roman"/>
          <w:iCs/>
        </w:rPr>
        <w:t>.</w:t>
      </w:r>
      <w:r w:rsidR="00E67CED" w:rsidRPr="00C9444E">
        <w:rPr>
          <w:rFonts w:ascii="Times New Roman" w:hAnsi="Times New Roman" w:cs="Times New Roman"/>
          <w:iCs/>
        </w:rPr>
        <w:t xml:space="preserve">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w:t>
      </w:r>
      <w:r w:rsidR="004318F2">
        <w:rPr>
          <w:rFonts w:ascii="Times New Roman" w:hAnsi="Times New Roman" w:cs="Times New Roman"/>
          <w:iCs/>
        </w:rPr>
        <w:t>bottom</w:t>
      </w:r>
      <w:r w:rsidRPr="00C9444E">
        <w:rPr>
          <w:rFonts w:ascii="Times New Roman" w:hAnsi="Times New Roman" w:cs="Times New Roman"/>
          <w:iCs/>
        </w:rPr>
        <w:t>) and the core metabolic circuit (</w:t>
      </w:r>
      <w:r w:rsidR="004318F2">
        <w:rPr>
          <w:rFonts w:ascii="Times New Roman" w:hAnsi="Times New Roman" w:cs="Times New Roman"/>
          <w:iCs/>
        </w:rPr>
        <w:t>top</w:t>
      </w:r>
      <w:r w:rsidRPr="00C9444E">
        <w:rPr>
          <w:rFonts w:ascii="Times New Roman" w:hAnsi="Times New Roman" w:cs="Times New Roman"/>
          <w:iCs/>
        </w:rPr>
        <w:t xml:space="preserve">) connected by the crosstalk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w:t>
      </w:r>
      <w:r w:rsidRPr="00C9444E">
        <w:rPr>
          <w:rFonts w:ascii="Times New Roman" w:hAnsi="Times New Roman" w:cs="Times New Roman"/>
          <w:b/>
          <w:bCs/>
          <w:iCs/>
        </w:rPr>
        <w:t>(B)</w:t>
      </w:r>
      <w:r w:rsidRPr="00C9444E">
        <w:rPr>
          <w:rFonts w:ascii="Times New Roman" w:hAnsi="Times New Roman" w:cs="Times New Roman"/>
          <w:iCs/>
        </w:rPr>
        <w:t xml:space="preserve"> </w:t>
      </w:r>
      <w:r w:rsidR="004318F2">
        <w:rPr>
          <w:rFonts w:ascii="Times New Roman" w:hAnsi="Times New Roman" w:cs="Times New Roman"/>
          <w:iCs/>
        </w:rPr>
        <w:t>A</w:t>
      </w:r>
      <w:r w:rsidRPr="00C9444E">
        <w:rPr>
          <w:rFonts w:ascii="Times New Roman" w:hAnsi="Times New Roman" w:cs="Times New Roman"/>
          <w:iCs/>
        </w:rPr>
        <w:t xml:space="preserve">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there are 4 distinct </w:t>
      </w:r>
      <w:r w:rsidR="004318F2">
        <w:rPr>
          <w:rFonts w:ascii="Times New Roman" w:hAnsi="Times New Roman" w:cs="Times New Roman"/>
          <w:iCs/>
        </w:rPr>
        <w:t xml:space="preserve">phases; all nine couple states followed by loss of the </w:t>
      </w:r>
      <w:r w:rsidRPr="00C9444E">
        <w:rPr>
          <w:rFonts w:ascii="Times New Roman" w:hAnsi="Times New Roman" w:cs="Times New Roman"/>
          <w:iCs/>
        </w:rPr>
        <w:t>E-W, E/M-W, and M-W</w:t>
      </w:r>
      <w:r w:rsidR="004318F2">
        <w:rPr>
          <w:rFonts w:ascii="Times New Roman" w:hAnsi="Times New Roman" w:cs="Times New Roman"/>
          <w:iCs/>
        </w:rPr>
        <w:t xml:space="preserve"> states (yellow, </w:t>
      </w:r>
      <w:r w:rsidRPr="00C9444E">
        <w:rPr>
          <w:rFonts w:ascii="Times New Roman" w:hAnsi="Times New Roman" w:cs="Times New Roman"/>
          <w:iCs/>
        </w:rPr>
        <w:t>red, tan, and pink regions, respectively</w:t>
      </w:r>
      <w:r w:rsidR="004318F2">
        <w:rPr>
          <w:rFonts w:ascii="Times New Roman" w:hAnsi="Times New Roman" w:cs="Times New Roman"/>
          <w:iCs/>
        </w:rPr>
        <w:t>)</w:t>
      </w:r>
      <w:r w:rsidRPr="00C9444E">
        <w:rPr>
          <w:rFonts w:ascii="Times New Roman" w:hAnsi="Times New Roman" w:cs="Times New Roman"/>
          <w:iCs/>
        </w:rPr>
        <w:t xml:space="preserve">. </w:t>
      </w:r>
      <w:r w:rsidRPr="00C9444E">
        <w:rPr>
          <w:rFonts w:ascii="Times New Roman" w:hAnsi="Times New Roman" w:cs="Times New Roman"/>
          <w:b/>
          <w:bCs/>
          <w:iCs/>
        </w:rPr>
        <w:t>(C)</w:t>
      </w:r>
      <w:r w:rsidRPr="00C9444E">
        <w:rPr>
          <w:rFonts w:ascii="Times New Roman" w:hAnsi="Times New Roman" w:cs="Times New Roman"/>
          <w:iCs/>
        </w:rPr>
        <w:t xml:space="preserve"> </w:t>
      </w:r>
      <w:r w:rsidR="00493E6E" w:rsidRPr="00C9444E">
        <w:rPr>
          <w:rFonts w:ascii="Times New Roman" w:hAnsi="Times New Roman" w:cs="Times New Roman"/>
          <w:iCs/>
        </w:rPr>
        <w:t>The lines represent the total number of initial conditions leading to the W</w:t>
      </w:r>
      <w:r w:rsidR="00BA560C">
        <w:rPr>
          <w:rFonts w:ascii="Times New Roman" w:hAnsi="Times New Roman" w:cs="Times New Roman"/>
          <w:iCs/>
        </w:rPr>
        <w:t xml:space="preserve"> (green) </w:t>
      </w:r>
      <w:r w:rsidR="00493E6E" w:rsidRPr="00C9444E">
        <w:rPr>
          <w:rFonts w:ascii="Times New Roman" w:hAnsi="Times New Roman" w:cs="Times New Roman"/>
          <w:iCs/>
        </w:rPr>
        <w:t>, O</w:t>
      </w:r>
      <w:r w:rsidR="00BA560C">
        <w:rPr>
          <w:rFonts w:ascii="Times New Roman" w:hAnsi="Times New Roman" w:cs="Times New Roman"/>
          <w:iCs/>
        </w:rPr>
        <w:t xml:space="preserve"> (black)</w:t>
      </w:r>
      <w:r w:rsidR="00493E6E" w:rsidRPr="00C9444E">
        <w:rPr>
          <w:rFonts w:ascii="Times New Roman" w:hAnsi="Times New Roman" w:cs="Times New Roman"/>
          <w:iCs/>
        </w:rPr>
        <w:t>, or W/O</w:t>
      </w:r>
      <w:r w:rsidR="00BA560C">
        <w:rPr>
          <w:rFonts w:ascii="Times New Roman" w:hAnsi="Times New Roman" w:cs="Times New Roman"/>
          <w:iCs/>
        </w:rPr>
        <w:t xml:space="preserve"> (blue)</w:t>
      </w:r>
      <w:r w:rsidR="00493E6E" w:rsidRPr="00C9444E">
        <w:rPr>
          <w:rFonts w:ascii="Times New Roman" w:hAnsi="Times New Roman" w:cs="Times New Roman"/>
          <w:iCs/>
        </w:rPr>
        <w:t xml:space="preserve"> </w:t>
      </w:r>
      <w:r w:rsidR="00A7510D">
        <w:rPr>
          <w:rFonts w:ascii="Times New Roman" w:hAnsi="Times New Roman" w:cs="Times New Roman"/>
          <w:iCs/>
        </w:rPr>
        <w:t>states</w:t>
      </w:r>
      <w:r w:rsidR="00493E6E" w:rsidRPr="00C9444E">
        <w:rPr>
          <w:rFonts w:ascii="Times New Roman" w:hAnsi="Times New Roman" w:cs="Times New Roman"/>
          <w:iCs/>
        </w:rPr>
        <w:t xml:space="preserve"> as a function of increasing noxROS.</w:t>
      </w:r>
      <w:r w:rsidRPr="00C9444E">
        <w:rPr>
          <w:rFonts w:ascii="Times New Roman" w:hAnsi="Times New Roman" w:cs="Times New Roman"/>
          <w:iCs/>
        </w:rPr>
        <w:t xml:space="preserve"> </w:t>
      </w:r>
      <w:r w:rsidR="00AB7DE1">
        <w:rPr>
          <w:rFonts w:ascii="Times New Roman" w:hAnsi="Times New Roman" w:cs="Times New Roman"/>
          <w:iCs/>
        </w:rPr>
        <w:t>(</w:t>
      </w:r>
      <w:r w:rsidR="00AB7DE1" w:rsidRPr="00C9444E">
        <w:rPr>
          <w:rFonts w:ascii="Times New Roman" w:hAnsi="Times New Roman" w:cs="Times New Roman"/>
          <w:iCs/>
        </w:rPr>
        <w:t xml:space="preserve">The background colors correspond to the colors representing the possible steady states of </w:t>
      </w:r>
      <w:r w:rsidR="00BA560C">
        <w:rPr>
          <w:rFonts w:ascii="Times New Roman" w:hAnsi="Times New Roman" w:cs="Times New Roman"/>
          <w:iCs/>
        </w:rPr>
        <w:t>(</w:t>
      </w:r>
      <w:r w:rsidR="00AB7DE1" w:rsidRPr="00C9444E">
        <w:rPr>
          <w:rFonts w:ascii="Times New Roman" w:hAnsi="Times New Roman" w:cs="Times New Roman"/>
          <w:iCs/>
        </w:rPr>
        <w:t>B</w:t>
      </w:r>
      <w:r w:rsidR="00BA560C">
        <w:rPr>
          <w:rFonts w:ascii="Times New Roman" w:hAnsi="Times New Roman" w:cs="Times New Roman"/>
          <w:iCs/>
        </w:rPr>
        <w:t>)</w:t>
      </w:r>
      <w:r w:rsidR="00AB7DE1" w:rsidRPr="00C9444E">
        <w:rPr>
          <w:rFonts w:ascii="Times New Roman" w:hAnsi="Times New Roman" w:cs="Times New Roman"/>
          <w:iCs/>
        </w:rPr>
        <w:t>.</w:t>
      </w:r>
      <w:r w:rsidR="00AB7DE1" w:rsidRPr="00BA560C">
        <w:rPr>
          <w:rFonts w:ascii="Times New Roman" w:hAnsi="Times New Roman" w:cs="Times New Roman"/>
          <w:iCs/>
        </w:rPr>
        <w:t>)</w:t>
      </w:r>
      <w:r w:rsidR="00AB7DE1">
        <w:rPr>
          <w:rFonts w:ascii="Times New Roman" w:hAnsi="Times New Roman" w:cs="Times New Roman"/>
          <w:b/>
          <w:bCs/>
          <w:iCs/>
        </w:rPr>
        <w:t xml:space="preserve"> </w:t>
      </w:r>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w:t>
      </w:r>
      <w:r w:rsidR="00A7510D">
        <w:rPr>
          <w:rFonts w:ascii="Times New Roman" w:hAnsi="Times New Roman" w:cs="Times New Roman"/>
          <w:iCs/>
        </w:rPr>
        <w:t>state</w:t>
      </w:r>
      <w:r w:rsidRPr="00C9444E">
        <w:rPr>
          <w:rFonts w:ascii="Times New Roman" w:hAnsi="Times New Roman" w:cs="Times New Roman"/>
          <w:iCs/>
        </w:rPr>
        <w:t xml:space="preserv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w:t>
      </w:r>
      <w:r w:rsidR="002A743E">
        <w:rPr>
          <w:rFonts w:ascii="Times New Roman" w:hAnsi="Times New Roman" w:cs="Times New Roman"/>
          <w:iCs/>
        </w:rPr>
        <w:t>All W/O-associated states are upregulated, with t</w:t>
      </w:r>
      <w:r w:rsidRPr="00C9444E">
        <w:rPr>
          <w:rFonts w:ascii="Times New Roman" w:hAnsi="Times New Roman" w:cs="Times New Roman"/>
          <w:iCs/>
        </w:rPr>
        <w:t xml:space="preserve">he E/M-W/O state </w:t>
      </w:r>
      <w:r w:rsidR="002A743E">
        <w:rPr>
          <w:rFonts w:ascii="Times New Roman" w:hAnsi="Times New Roman" w:cs="Times New Roman"/>
          <w:iCs/>
        </w:rPr>
        <w:t>being</w:t>
      </w:r>
      <w:r w:rsidRPr="00C9444E">
        <w:rPr>
          <w:rFonts w:ascii="Times New Roman" w:hAnsi="Times New Roman" w:cs="Times New Roman"/>
          <w:iCs/>
        </w:rPr>
        <w:t xml:space="preserve"> </w:t>
      </w:r>
      <w:r w:rsidR="002A743E">
        <w:rPr>
          <w:rFonts w:ascii="Times New Roman" w:hAnsi="Times New Roman" w:cs="Times New Roman"/>
          <w:iCs/>
        </w:rPr>
        <w:t>strongly</w:t>
      </w:r>
      <w:r w:rsidRPr="00C9444E">
        <w:rPr>
          <w:rFonts w:ascii="Times New Roman" w:hAnsi="Times New Roman" w:cs="Times New Roman"/>
          <w:iCs/>
        </w:rPr>
        <w:t xml:space="preserve">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w:t>
      </w:r>
      <w:r w:rsidR="000F53F7" w:rsidRPr="000F53F7">
        <w:rPr>
          <w:rFonts w:ascii="Times New Roman" w:hAnsi="Times New Roman" w:cs="Times New Roman"/>
          <w:b/>
          <w:bCs/>
          <w:iCs/>
        </w:rPr>
        <w:t xml:space="preserve"> </w:t>
      </w:r>
      <w:r w:rsidR="000F53F7" w:rsidRPr="00C9444E">
        <w:rPr>
          <w:rFonts w:ascii="Times New Roman" w:hAnsi="Times New Roman" w:cs="Times New Roman"/>
          <w:b/>
          <w:bCs/>
          <w:iCs/>
        </w:rPr>
        <w:t>(E)</w:t>
      </w:r>
      <w:r w:rsidR="000F53F7" w:rsidRPr="00C9444E">
        <w:rPr>
          <w:rFonts w:ascii="Times New Roman" w:hAnsi="Times New Roman" w:cs="Times New Roman"/>
          <w:iCs/>
        </w:rPr>
        <w:t xml:space="preserve"> Same as (D) but for the coupled states associated with the </w:t>
      </w:r>
      <w:r w:rsidR="000F53F7">
        <w:rPr>
          <w:rFonts w:ascii="Times New Roman" w:hAnsi="Times New Roman" w:cs="Times New Roman"/>
          <w:iCs/>
        </w:rPr>
        <w:t>W</w:t>
      </w:r>
      <w:r w:rsidR="000F53F7" w:rsidRPr="00C9444E">
        <w:rPr>
          <w:rFonts w:ascii="Times New Roman" w:hAnsi="Times New Roman" w:cs="Times New Roman"/>
          <w:iCs/>
        </w:rPr>
        <w:t xml:space="preserve"> </w:t>
      </w:r>
      <w:r w:rsidR="000F53F7">
        <w:rPr>
          <w:rFonts w:ascii="Times New Roman" w:hAnsi="Times New Roman" w:cs="Times New Roman"/>
          <w:iCs/>
        </w:rPr>
        <w:t>state</w:t>
      </w:r>
      <w:r w:rsidR="000F53F7" w:rsidRPr="00C9444E">
        <w:rPr>
          <w:rFonts w:ascii="Times New Roman" w:hAnsi="Times New Roman" w:cs="Times New Roman"/>
          <w:iCs/>
        </w:rPr>
        <w:t>. Once</w:t>
      </w:r>
      <w:r w:rsidRPr="00C9444E">
        <w:rPr>
          <w:rFonts w:ascii="Times New Roman" w:hAnsi="Times New Roman" w:cs="Times New Roman"/>
          <w:iCs/>
        </w:rPr>
        <w:t xml:space="preserve"> both the E-W and M-W states are fully suppressed</w:t>
      </w:r>
      <w:r w:rsidR="00AE7180">
        <w:rPr>
          <w:rFonts w:ascii="Times New Roman" w:hAnsi="Times New Roman" w:cs="Times New Roman"/>
          <w:iCs/>
        </w:rPr>
        <w:t xml:space="preserv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00AE7180">
        <w:rPr>
          <w:rFonts w:ascii="Times New Roman" w:eastAsiaTheme="minorEastAsia" w:hAnsi="Times New Roman" w:cs="Times New Roman"/>
        </w:rPr>
        <w:t>)</w:t>
      </w:r>
      <w:r w:rsidR="00AE7180">
        <w:rPr>
          <w:rFonts w:ascii="Times New Roman" w:hAnsi="Times New Roman" w:cs="Times New Roman"/>
          <w:iCs/>
        </w:rPr>
        <w:t>, t</w:t>
      </w:r>
      <w:r w:rsidRPr="00C9444E">
        <w:rPr>
          <w:rFonts w:ascii="Times New Roman" w:hAnsi="Times New Roman" w:cs="Times New Roman"/>
          <w:iCs/>
        </w:rPr>
        <w:t xml:space="preserve">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34FFE82F" w14:textId="0C10A08F" w:rsidR="00970EF3" w:rsidRPr="00C9444E" w:rsidRDefault="00E3446C" w:rsidP="00CD5689">
      <w:pPr>
        <w:pStyle w:val="FirstParagraph"/>
        <w:spacing w:line="480" w:lineRule="auto"/>
        <w:rPr>
          <w:rFonts w:ascii="Times New Roman" w:hAnsi="Times New Roman" w:cs="Times New Roman"/>
          <w:b/>
          <w:bCs/>
          <w:i/>
          <w:iCs/>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9F3C1E" w:rsidRPr="00C9444E">
        <w:rPr>
          <w:rFonts w:ascii="Times New Roman" w:hAnsi="Times New Roman" w:cs="Times New Roman"/>
        </w:rPr>
        <w:t xml:space="preserve"> only affect</w:t>
      </w:r>
      <w:r w:rsidR="00AB3245" w:rsidRPr="00C9444E">
        <w:rPr>
          <w:rFonts w:ascii="Times New Roman" w:hAnsi="Times New Roman" w:cs="Times New Roman"/>
        </w:rPr>
        <w:t>ed</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mediates both the transcription and translation of</w:t>
      </w:r>
      <w:r w:rsidR="009F3C1E" w:rsidRPr="00C9444E">
        <w:rPr>
          <w:rFonts w:ascii="Times New Roman" w:hAnsi="Times New Roman" w:cs="Times New Roman"/>
        </w:rPr>
        <w:t xml:space="preserve"> HIF-1 mRNA, </w:t>
      </w:r>
      <w:r w:rsidR="00AD6761">
        <w:rPr>
          <w:rFonts w:ascii="Times New Roman" w:hAnsi="Times New Roman" w:cs="Times New Roman"/>
        </w:rPr>
        <w:t xml:space="preserve">and as a result,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can be recycled or degraded.</w:t>
      </w:r>
      <w:r w:rsidR="009F3C1E" w:rsidRPr="00C9444E">
        <w:rPr>
          <w:rFonts w:ascii="Times New Roman" w:hAnsi="Times New Roman" w:cs="Times New Roman"/>
        </w:rPr>
        <w:t xml:space="preserve"> T</w:t>
      </w:r>
      <w:r w:rsidR="00802858" w:rsidRPr="00C9444E">
        <w:rPr>
          <w:rFonts w:ascii="Times New Roman" w:hAnsi="Times New Roman" w:cs="Times New Roman"/>
        </w:rPr>
        <w:t xml:space="preserve">herefore, </w:t>
      </w:r>
      <w:r w:rsidR="00A34A86" w:rsidRPr="00C9444E">
        <w:rPr>
          <w:rFonts w:ascii="Times New Roman" w:hAnsi="Times New Roman" w:cs="Times New Roman"/>
        </w:rPr>
        <w:t>while the downstream metabolic network is</w:t>
      </w:r>
      <w:r w:rsidR="00AD6761">
        <w:rPr>
          <w:rFonts w:ascii="Times New Roman" w:hAnsi="Times New Roman" w:cs="Times New Roman"/>
        </w:rPr>
        <w:t xml:space="preserve"> </w:t>
      </w:r>
      <w:r w:rsidR="00022F97" w:rsidRPr="00C9444E">
        <w:rPr>
          <w:rFonts w:ascii="Times New Roman" w:hAnsi="Times New Roman" w:cs="Times New Roman"/>
        </w:rPr>
        <w:t>modulated</w:t>
      </w:r>
      <w:r w:rsidR="00A34A86" w:rsidRPr="00C9444E">
        <w:rPr>
          <w:rFonts w:ascii="Times New Roman" w:hAnsi="Times New Roman" w:cs="Times New Roman"/>
        </w:rPr>
        <w:t>, the upstream EMT network is also affected via</w:t>
      </w:r>
      <w:r w:rsidR="00AD6761">
        <w:rPr>
          <w:rFonts w:ascii="Times New Roman" w:hAnsi="Times New Roman" w:cs="Times New Roman"/>
        </w:rPr>
        <w:t xml:space="preserve"> change of</w:t>
      </w:r>
      <w:r w:rsidR="005F6EC5"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commentRangeStart w:id="4"/>
      <w:r w:rsidR="00AD6761">
        <w:rPr>
          <w:rFonts w:ascii="Times New Roman" w:eastAsiaTheme="minorEastAsia" w:hAnsi="Times New Roman" w:cs="Times New Roman"/>
        </w:rPr>
        <w:t xml:space="preserve">We have defined a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6761">
        <w:rPr>
          <w:rFonts w:ascii="Times New Roman" w:eastAsiaTheme="minorEastAsia" w:hAnsi="Times New Roman" w:cs="Times New Roman"/>
        </w:rPr>
        <w:t xml:space="preserve"> to stimulate the above-mentioned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eastAsiaTheme="minorEastAsia" w:hAnsi="Times New Roman" w:cs="Times New Roman"/>
        </w:rPr>
        <w:t xml:space="preserve"> on HIF-1 </w:t>
      </w:r>
      <w:r w:rsidR="008D1ABC" w:rsidRPr="00C9444E">
        <w:rPr>
          <w:rFonts w:ascii="Times New Roman" w:hAnsi="Times New Roman" w:cs="Times New Roman"/>
        </w:rPr>
        <w:t>(detail</w:t>
      </w:r>
      <w:r w:rsidR="00AD6761">
        <w:rPr>
          <w:rFonts w:ascii="Times New Roman" w:hAnsi="Times New Roman" w:cs="Times New Roman"/>
        </w:rPr>
        <w:t>s</w:t>
      </w:r>
      <w:r w:rsidR="008D1ABC" w:rsidRPr="00C9444E">
        <w:rPr>
          <w:rFonts w:ascii="Times New Roman" w:hAnsi="Times New Roman" w:cs="Times New Roman"/>
        </w:rPr>
        <w:t xml:space="preserve">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w:t>
      </w:r>
      <w:r w:rsidR="0004167F">
        <w:rPr>
          <w:rFonts w:ascii="Times New Roman" w:hAnsi="Times New Roman" w:cs="Times New Roman"/>
        </w:rPr>
        <w:t>.</w:t>
      </w:r>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=0</m:t>
        </m:r>
        <w:commentRangeEnd w:id="4"/>
        <m:r>
          <m:rPr>
            <m:sty m:val="p"/>
          </m:rPr>
          <w:rPr>
            <w:rStyle w:val="CommentReference"/>
          </w:rPr>
          <w:commentReference w:id="4"/>
        </m:r>
        <m:r>
          <w:rPr>
            <w:rFonts w:ascii="Cambria Math" w:hAnsi="Cambria Math" w:cs="Times New Roman"/>
          </w:rPr>
          <m:t xml:space="preserve">, </m:t>
        </m:r>
      </m:oMath>
      <w:r w:rsidR="005F6EC5" w:rsidRPr="00C9444E">
        <w:rPr>
          <w:rFonts w:ascii="Times New Roman" w:eastAsiaTheme="minorEastAsia" w:hAnsi="Times New Roman" w:cs="Times New Roman"/>
        </w:rPr>
        <w:t xml:space="preserve">the only EMT state allowed is M. When we enter this region,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 xml:space="preserve">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90D5A">
        <w:rPr>
          <w:rFonts w:ascii="Times New Roman" w:eastAsiaTheme="minorEastAsia" w:hAnsi="Times New Roman" w:cs="Times New Roman"/>
        </w:rPr>
        <w:t xml:space="preserve"> </w:t>
      </w:r>
      <w:r w:rsidR="00647627">
        <w:rPr>
          <w:rFonts w:ascii="Times New Roman" w:eastAsiaTheme="minorEastAsia" w:hAnsi="Times New Roman" w:cs="Times New Roman"/>
        </w:rPr>
        <w:t>silences</w:t>
      </w:r>
      <w:r w:rsidR="00E90D5A">
        <w:rPr>
          <w:rFonts w:ascii="Times New Roman" w:eastAsiaTheme="minorEastAsia" w:hAnsi="Times New Roman" w:cs="Times New Roman"/>
        </w:rPr>
        <w:t xml:space="preserve"> HIF-1</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w:t>
      </w:r>
      <w:r w:rsidR="005E1F5F" w:rsidRPr="00C9444E">
        <w:rPr>
          <w:rFonts w:ascii="Times New Roman" w:eastAsiaTheme="minorEastAsia" w:hAnsi="Times New Roman" w:cs="Times New Roman"/>
        </w:rPr>
        <w:t>sequentially,</w:t>
      </w:r>
      <w:r w:rsidR="00E90D5A">
        <w:rPr>
          <w:rFonts w:ascii="Times New Roman" w:eastAsiaTheme="minorEastAsia" w:hAnsi="Times New Roman" w:cs="Times New Roman"/>
        </w:rPr>
        <w:t xml:space="preserve"> and</w:t>
      </w:r>
      <w:r w:rsidR="005F6EC5" w:rsidRPr="00C9444E">
        <w:rPr>
          <w:rFonts w:ascii="Times New Roman" w:eastAsiaTheme="minorEastAsia" w:hAnsi="Times New Roman" w:cs="Times New Roman"/>
        </w:rPr>
        <w:t xml:space="preserve"> the O state</w:t>
      </w:r>
      <w:r w:rsidR="00E90D5A">
        <w:rPr>
          <w:rFonts w:ascii="Times New Roman" w:eastAsiaTheme="minorEastAsia" w:hAnsi="Times New Roman" w:cs="Times New Roman"/>
        </w:rPr>
        <w:t xml:space="preserve"> is promoted. </w:t>
      </w:r>
      <w:r w:rsidR="005E1F5F">
        <w:rPr>
          <w:rFonts w:ascii="Times New Roman" w:eastAsiaTheme="minorEastAsia" w:hAnsi="Times New Roman" w:cs="Times New Roman"/>
        </w:rPr>
        <w:t>Additionally, a</w:t>
      </w:r>
      <w:r w:rsidR="000A5DCC">
        <w:rPr>
          <w:rFonts w:ascii="Times New Roman" w:eastAsiaTheme="minorEastAsia" w:hAnsi="Times New Roman" w:cs="Times New Roman"/>
        </w:rPr>
        <w:t xml:space="preserve">s HIF-1 is suppressed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A5DCC">
        <w:rPr>
          <w:rFonts w:ascii="Times New Roman" w:eastAsiaTheme="minorEastAsia" w:hAnsi="Times New Roman" w:cs="Times New Roman"/>
        </w:rPr>
        <w:t>,</w:t>
      </w:r>
      <w:r w:rsidR="005F6EC5" w:rsidRPr="00C9444E">
        <w:rPr>
          <w:rFonts w:ascii="Times New Roman" w:eastAsiaTheme="minorEastAsia" w:hAnsi="Times New Roman" w:cs="Times New Roman"/>
        </w:rPr>
        <w:t xml:space="preserve">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 xml:space="preserve">caused by </w:t>
      </w:r>
      <w:r w:rsidR="000A5DCC">
        <w:rPr>
          <w:rFonts w:ascii="Times New Roman" w:eastAsiaTheme="minorEastAsia" w:hAnsi="Times New Roman" w:cs="Times New Roman"/>
        </w:rPr>
        <w:t xml:space="preserve">binding to HIF-1 RNA is reduced </w:t>
      </w:r>
      <w:r w:rsidR="005E1F5F">
        <w:rPr>
          <w:rFonts w:ascii="Times New Roman" w:eastAsiaTheme="minorEastAsia" w:hAnsi="Times New Roman" w:cs="Times New Roman"/>
        </w:rPr>
        <w:t>resulting in a gradual disappearance of the M state</w:t>
      </w:r>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Thus, w</w:t>
      </w:r>
      <w:r w:rsidR="006626FD" w:rsidRPr="00C9444E">
        <w:rPr>
          <w:rFonts w:ascii="Times New Roman" w:eastAsiaTheme="minorEastAsia" w:hAnsi="Times New Roman" w:cs="Times New Roman"/>
        </w:rPr>
        <w:t>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w:t>
      </w:r>
      <w:r w:rsidR="00197FBC">
        <w:rPr>
          <w:rFonts w:ascii="Times New Roman" w:hAnsi="Times New Roman" w:cs="Times New Roman"/>
        </w:rPr>
        <w:t>S</w:t>
      </w:r>
      <w:r w:rsidR="00375793">
        <w:rPr>
          <w:rFonts w:ascii="Times New Roman" w:hAnsi="Times New Roman" w:cs="Times New Roman"/>
        </w:rPr>
        <w:t>8</w:t>
      </w:r>
      <w:r w:rsidR="00802858" w:rsidRPr="00C9444E">
        <w:rPr>
          <w:rFonts w:ascii="Times New Roman" w:hAnsi="Times New Roman" w:cs="Times New Roman"/>
        </w:rPr>
        <w:t xml:space="preserve">).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w:t>
      </w:r>
      <w:r w:rsidR="006E7263">
        <w:rPr>
          <w:rFonts w:ascii="Times New Roman" w:hAnsi="Times New Roman" w:cs="Times New Roman"/>
        </w:rPr>
        <w:t>coupled</w:t>
      </w:r>
      <w:r w:rsidR="00802858" w:rsidRPr="00C9444E">
        <w:rPr>
          <w:rFonts w:ascii="Times New Roman" w:hAnsi="Times New Roman" w:cs="Times New Roman"/>
        </w:rPr>
        <w:t xml:space="preserve"> E/M-W/O state is </w:t>
      </w:r>
      <w:r w:rsidR="006E7263">
        <w:rPr>
          <w:rFonts w:ascii="Times New Roman" w:hAnsi="Times New Roman" w:cs="Times New Roman"/>
        </w:rPr>
        <w:t>not observed</w:t>
      </w:r>
      <w:r w:rsidR="00802858" w:rsidRPr="00C9444E">
        <w:rPr>
          <w:rFonts w:ascii="Times New Roman" w:hAnsi="Times New Roman" w:cs="Times New Roman"/>
        </w:rPr>
        <w:t xml:space="preserve"> for </w:t>
      </w:r>
      <w:r w:rsidR="005E1F5F">
        <w:rPr>
          <w:rFonts w:ascii="Times New Roman" w:hAnsi="Times New Roman" w:cs="Times New Roman"/>
        </w:rPr>
        <w:t>any</w:t>
      </w:r>
      <w:r w:rsidR="00802858" w:rsidRPr="00C9444E">
        <w:rPr>
          <w:rFonts w:ascii="Times New Roman" w:hAnsi="Times New Roman" w:cs="Times New Roman"/>
        </w:rPr>
        <w:t xml:space="preserv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B3780">
        <w:rPr>
          <w:rFonts w:ascii="Times New Roman" w:eastAsiaTheme="minorEastAsia" w:hAnsi="Times New Roman" w:cs="Times New Roman"/>
        </w:rPr>
        <w:t xml:space="preserve"> </w:t>
      </w:r>
      <w:r w:rsidR="008D7664" w:rsidRPr="00C9444E">
        <w:rPr>
          <w:rFonts w:ascii="Times New Roman" w:eastAsiaTheme="minorEastAsia" w:hAnsi="Times New Roman" w:cs="Times New Roman"/>
        </w:rPr>
        <w:t xml:space="preserve">overexpression </w:t>
      </w:r>
      <w:r w:rsidR="00DB3780">
        <w:rPr>
          <w:rFonts w:ascii="Times New Roman" w:eastAsiaTheme="minorEastAsia" w:hAnsi="Times New Roman" w:cs="Times New Roman"/>
        </w:rPr>
        <w:t>could</w:t>
      </w:r>
      <w:r w:rsidR="006E7263">
        <w:rPr>
          <w:rFonts w:ascii="Times New Roman" w:eastAsiaTheme="minorEastAsia" w:hAnsi="Times New Roman" w:cs="Times New Roman"/>
        </w:rPr>
        <w:t xml:space="preserve"> promote the O-associated states (E</w:t>
      </w:r>
      <w:r w:rsidR="005E1F5F">
        <w:rPr>
          <w:rFonts w:ascii="Times New Roman" w:eastAsiaTheme="minorEastAsia" w:hAnsi="Times New Roman" w:cs="Times New Roman"/>
        </w:rPr>
        <w:t>-O</w:t>
      </w:r>
      <w:r w:rsidR="006E7263">
        <w:rPr>
          <w:rFonts w:ascii="Times New Roman" w:eastAsiaTheme="minorEastAsia" w:hAnsi="Times New Roman" w:cs="Times New Roman"/>
        </w:rPr>
        <w:t xml:space="preserve"> and E/M</w:t>
      </w:r>
      <w:r w:rsidR="005E1F5F">
        <w:rPr>
          <w:rFonts w:ascii="Times New Roman" w:eastAsiaTheme="minorEastAsia" w:hAnsi="Times New Roman" w:cs="Times New Roman"/>
        </w:rPr>
        <w:t>-O</w:t>
      </w:r>
      <w:r w:rsidR="006E7263">
        <w:rPr>
          <w:rFonts w:ascii="Times New Roman" w:eastAsiaTheme="minorEastAsia" w:hAnsi="Times New Roman" w:cs="Times New Roman"/>
        </w:rPr>
        <w:t>) and destabilized the coupled E/M-W/O</w:t>
      </w:r>
      <w:r w:rsidR="009C4BE0">
        <w:rPr>
          <w:rFonts w:ascii="Times New Roman" w:eastAsiaTheme="minorEastAsia" w:hAnsi="Times New Roman" w:cs="Times New Roman"/>
        </w:rPr>
        <w:t xml:space="preserve"> state</w:t>
      </w:r>
      <w:r w:rsidR="006E7263">
        <w:rPr>
          <w:rFonts w:ascii="Times New Roman" w:eastAsiaTheme="minorEastAsia" w:hAnsi="Times New Roman" w:cs="Times New Roman"/>
        </w:rPr>
        <w:t>.</w:t>
      </w:r>
    </w:p>
    <w:p w14:paraId="30F91B2D" w14:textId="6D301F2C"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w:t>
      </w:r>
      <w:r w:rsidR="001060AA">
        <w:rPr>
          <w:rFonts w:ascii="Times New Roman" w:hAnsi="Times New Roman" w:cs="Times New Roman"/>
          <w:b/>
          <w:bCs/>
        </w:rPr>
        <w:t xml:space="preserve">multiple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0201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60201D">
        <w:rPr>
          <w:rFonts w:ascii="Times New Roman" w:hAnsi="Times New Roman" w:cs="Times New Roman"/>
        </w:rPr>
        <w:t xml:space="preserve"> </w:t>
      </w:r>
      <w:r w:rsidR="002C76E3" w:rsidRPr="00C9444E">
        <w:rPr>
          <w:rFonts w:ascii="Times New Roman" w:hAnsi="Times New Roman" w:cs="Times New Roman"/>
        </w:rPr>
        <w:t xml:space="preserve">can synergistically drive metabolic reprogramming, and specifically enhance the chances of being in the </w:t>
      </w:r>
      <w:r w:rsidR="00B43535">
        <w:rPr>
          <w:rFonts w:ascii="Times New Roman" w:hAnsi="Times New Roman" w:cs="Times New Roman"/>
        </w:rPr>
        <w:t xml:space="preserve">coupled </w:t>
      </w:r>
      <w:r w:rsidR="002C76E3" w:rsidRPr="00C9444E">
        <w:rPr>
          <w:rFonts w:ascii="Times New Roman" w:hAnsi="Times New Roman" w:cs="Times New Roman"/>
        </w:rPr>
        <w:t>E/M-W/O state. As mentioned previously, upregulat</w:t>
      </w:r>
      <w:r w:rsidR="00117D00">
        <w:rPr>
          <w:rFonts w:ascii="Times New Roman" w:hAnsi="Times New Roman" w:cs="Times New Roman"/>
        </w:rPr>
        <w:t>ing mt</w:t>
      </w:r>
      <w:r w:rsidR="002C76E3" w:rsidRPr="00C9444E">
        <w:rPr>
          <w:rFonts w:ascii="Times New Roman" w:hAnsi="Times New Roman" w:cs="Times New Roman"/>
        </w:rPr>
        <w:t>ROS</w:t>
      </w:r>
      <w:r w:rsidR="00117D00">
        <w:rPr>
          <w:rFonts w:ascii="Times New Roman" w:hAnsi="Times New Roman" w:cs="Times New Roman"/>
        </w:rPr>
        <w:t xml:space="preserve"> or noxROS</w:t>
      </w:r>
      <w:r w:rsidR="002C76E3" w:rsidRPr="00C9444E">
        <w:rPr>
          <w:rFonts w:ascii="Times New Roman" w:hAnsi="Times New Roman" w:cs="Times New Roman"/>
        </w:rPr>
        <w:t xml:space="preserve"> leads to an increased W/O </w:t>
      </w:r>
      <w:r w:rsidR="00A7510D">
        <w:rPr>
          <w:rFonts w:ascii="Times New Roman" w:hAnsi="Times New Roman" w:cs="Times New Roman"/>
        </w:rPr>
        <w:t>state</w:t>
      </w:r>
      <w:r w:rsidR="002C76E3" w:rsidRPr="00C9444E">
        <w:rPr>
          <w:rFonts w:ascii="Times New Roman" w:hAnsi="Times New Roman" w:cs="Times New Roman"/>
        </w:rPr>
        <w:t xml:space="preserve"> (Fig. S</w:t>
      </w:r>
      <w:r w:rsidR="00375793">
        <w:rPr>
          <w:rFonts w:ascii="Times New Roman" w:hAnsi="Times New Roman" w:cs="Times New Roman"/>
        </w:rPr>
        <w:t>7</w:t>
      </w:r>
      <w:r w:rsidR="002C76E3" w:rsidRPr="00C9444E">
        <w:rPr>
          <w:rFonts w:ascii="Times New Roman" w:hAnsi="Times New Roman" w:cs="Times New Roman"/>
        </w:rPr>
        <w:t>)</w:t>
      </w:r>
      <w:r w:rsidR="00117D00">
        <w:rPr>
          <w:rFonts w:ascii="Times New Roman" w:hAnsi="Times New Roman" w:cs="Times New Roman"/>
        </w:rPr>
        <w:t xml:space="preserve"> and promote</w:t>
      </w:r>
      <w:r w:rsidR="009F6E18">
        <w:rPr>
          <w:rFonts w:ascii="Times New Roman" w:hAnsi="Times New Roman" w:cs="Times New Roman"/>
        </w:rPr>
        <w:t>s</w:t>
      </w:r>
      <w:r w:rsidR="00117D00">
        <w:rPr>
          <w:rFonts w:ascii="Times New Roman" w:hAnsi="Times New Roman" w:cs="Times New Roman"/>
        </w:rPr>
        <w:t xml:space="preserve"> the E/M-W/O state</w:t>
      </w:r>
      <w:r w:rsidR="002C76E3" w:rsidRPr="00C9444E">
        <w:rPr>
          <w:rFonts w:ascii="Times New Roman" w:hAnsi="Times New Roman" w:cs="Times New Roman"/>
        </w:rPr>
        <w:t xml:space="preserve"> (Fig. S</w:t>
      </w:r>
      <w:r w:rsidR="00375793">
        <w:rPr>
          <w:rFonts w:ascii="Times New Roman" w:hAnsi="Times New Roman" w:cs="Times New Roman"/>
        </w:rPr>
        <w:t>9</w:t>
      </w:r>
      <w:r w:rsidR="002C76E3" w:rsidRPr="00C9444E">
        <w:rPr>
          <w:rFonts w:ascii="Times New Roman" w:hAnsi="Times New Roman" w:cs="Times New Roman"/>
        </w:rPr>
        <w:t>). While upregulation of ROS causes an increase in the E/M-W/O</w:t>
      </w:r>
      <w:r w:rsidR="00B43535">
        <w:rPr>
          <w:rFonts w:ascii="Times New Roman" w:hAnsi="Times New Roman" w:cs="Times New Roman"/>
        </w:rPr>
        <w:t xml:space="preserve"> state</w:t>
      </w:r>
      <w:r w:rsidR="002C76E3" w:rsidRPr="00C9444E">
        <w:rPr>
          <w:rFonts w:ascii="Times New Roman" w:hAnsi="Times New Roman" w:cs="Times New Roman"/>
        </w:rPr>
        <w:t>,</w:t>
      </w:r>
      <w:r w:rsidRPr="00C9444E">
        <w:rPr>
          <w:rFonts w:ascii="Times New Roman" w:hAnsi="Times New Roman" w:cs="Times New Roman"/>
        </w:rPr>
        <w:t xml:space="preserve"> we showed above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silencing HIF-1 mRNA suppresses the E/M-W/O state; therefore,</w:t>
      </w:r>
      <w:r w:rsidR="00B43535">
        <w:rPr>
          <w:rFonts w:ascii="Times New Roman" w:hAnsi="Times New Roman" w:cs="Times New Roman"/>
        </w:rPr>
        <w:t xml:space="preserve"> we may expect</w:t>
      </w:r>
      <w:r w:rsidR="002C76E3" w:rsidRPr="00C9444E">
        <w:rPr>
          <w:rFonts w:ascii="Times New Roman" w:hAnsi="Times New Roman" w:cs="Times New Roman"/>
        </w:rPr>
        <w:t xml:space="preserve"> some suppression of the E/M-W/O state when </w:t>
      </w:r>
      <w:r w:rsidR="00B43535" w:rsidRPr="00117D00">
        <w:rPr>
          <w:rFonts w:ascii="Times New Roman" w:eastAsiaTheme="minorEastAsia" w:hAnsi="Times New Roman" w:cs="Times New Roman"/>
        </w:rPr>
        <w:t xml:space="preserve">including both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117D00">
        <w:rPr>
          <w:rFonts w:ascii="Times New Roman" w:eastAsiaTheme="minorEastAsia" w:hAnsi="Times New Roman" w:cs="Times New Roman"/>
        </w:rPr>
        <w:t xml:space="preserve"> </w:t>
      </w:r>
      <w:r w:rsidR="002C76E3" w:rsidRPr="00117D00">
        <w:rPr>
          <w:rFonts w:ascii="Times New Roman" w:hAnsi="Times New Roman" w:cs="Times New Roman"/>
        </w:rPr>
        <w:t xml:space="preserve">and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117D00" w:rsidRPr="00117D00">
        <w:rPr>
          <w:rFonts w:ascii="Times New Roman" w:eastAsiaTheme="minorEastAsia" w:hAnsi="Times New Roman" w:cs="Times New Roman"/>
        </w:rPr>
        <w:t xml:space="preserve"> crosstalks</w:t>
      </w:r>
      <w:r w:rsidR="002C76E3" w:rsidRPr="00117D00">
        <w:rPr>
          <w:rFonts w:ascii="Times New Roman" w:hAnsi="Times New Roman" w:cs="Times New Roman"/>
        </w:rPr>
        <w:t xml:space="preserve">. Interestingly, the hybrid E/M-W/O state can be fully suppressed when </w:t>
      </w:r>
      <w:r w:rsidR="009F6E18">
        <w:rPr>
          <w:rFonts w:ascii="Times New Roman" w:hAnsi="Times New Roman" w:cs="Times New Roman"/>
        </w:rPr>
        <w:t>HIF-1 is downregulated and noxROS is upregulated</w:t>
      </w:r>
      <w:r w:rsidR="002C76E3" w:rsidRPr="00117D00">
        <w:rPr>
          <w:rFonts w:ascii="Times New Roman" w:hAnsi="Times New Roman" w:cs="Times New Roman"/>
        </w:rPr>
        <w:t xml:space="preserve">, but only partially suppressed when </w:t>
      </w:r>
      <w:r w:rsidR="009F6E18">
        <w:rPr>
          <w:rFonts w:ascii="Times New Roman" w:eastAsiaTheme="minorEastAsia" w:hAnsi="Times New Roman" w:cs="Times New Roman"/>
        </w:rPr>
        <w:t xml:space="preserve">HIF-1 is downregulated and mtROS is upregulated </w:t>
      </w:r>
      <w:r w:rsidR="002C76E3" w:rsidRPr="00117D00">
        <w:rPr>
          <w:rFonts w:ascii="Times New Roman" w:hAnsi="Times New Roman" w:cs="Times New Roman"/>
        </w:rPr>
        <w:t>(Fig. S1</w:t>
      </w:r>
      <w:r w:rsidR="00375793">
        <w:rPr>
          <w:rFonts w:ascii="Times New Roman" w:hAnsi="Times New Roman" w:cs="Times New Roman"/>
        </w:rPr>
        <w:t>0</w:t>
      </w:r>
      <w:r w:rsidR="002C76E3" w:rsidRPr="00117D00">
        <w:rPr>
          <w:rFonts w:ascii="Times New Roman" w:hAnsi="Times New Roman" w:cs="Times New Roman"/>
        </w:rPr>
        <w:t>). These results</w:t>
      </w:r>
      <w:r w:rsidR="002C76E3" w:rsidRPr="00C9444E">
        <w:rPr>
          <w:rFonts w:ascii="Times New Roman" w:hAnsi="Times New Roman" w:cs="Times New Roman"/>
        </w:rPr>
        <w:t xml:space="preserve"> suggest the type of ROS present can </w:t>
      </w:r>
      <w:r w:rsidR="00F82E2A">
        <w:rPr>
          <w:rFonts w:ascii="Times New Roman" w:hAnsi="Times New Roman" w:cs="Times New Roman"/>
        </w:rPr>
        <w:t xml:space="preserve">have different </w:t>
      </w:r>
      <w:r w:rsidR="00357E9B" w:rsidRPr="00C9444E">
        <w:rPr>
          <w:rFonts w:ascii="Times New Roman" w:hAnsi="Times New Roman" w:cs="Times New Roman"/>
        </w:rPr>
        <w:t>effect</w:t>
      </w:r>
      <w:r w:rsidR="00357E9B">
        <w:rPr>
          <w:rFonts w:ascii="Times New Roman" w:hAnsi="Times New Roman" w:cs="Times New Roman"/>
        </w:rPr>
        <w:t>s</w:t>
      </w:r>
      <w:r w:rsidR="002C76E3" w:rsidRPr="00C9444E">
        <w:rPr>
          <w:rFonts w:ascii="Times New Roman" w:hAnsi="Times New Roman" w:cs="Times New Roman"/>
        </w:rPr>
        <w:t xml:space="preserve"> </w:t>
      </w:r>
      <w:r w:rsidR="00F82E2A">
        <w:rPr>
          <w:rFonts w:ascii="Times New Roman" w:hAnsi="Times New Roman" w:cs="Times New Roman"/>
        </w:rPr>
        <w:t xml:space="preserve">on </w:t>
      </w:r>
      <w:r w:rsidR="002C76E3" w:rsidRPr="00C9444E">
        <w:rPr>
          <w:rFonts w:ascii="Times New Roman" w:hAnsi="Times New Roman" w:cs="Times New Roman"/>
        </w:rPr>
        <w:t>the</w:t>
      </w:r>
      <w:r w:rsidR="00466557">
        <w:rPr>
          <w:rFonts w:ascii="Times New Roman" w:hAnsi="Times New Roman" w:cs="Times New Roman"/>
        </w:rPr>
        <w:t xml:space="preserve"> existence of the</w:t>
      </w:r>
      <w:r w:rsidR="002C76E3" w:rsidRPr="00C9444E">
        <w:rPr>
          <w:rFonts w:ascii="Times New Roman" w:hAnsi="Times New Roman" w:cs="Times New Roman"/>
        </w:rPr>
        <w:t xml:space="preserve"> E/M-W/O state.</w:t>
      </w:r>
    </w:p>
    <w:p w14:paraId="5F946948" w14:textId="3AE20813"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7D3AAB">
        <w:rPr>
          <w:rFonts w:ascii="Times New Roman" w:hAnsi="Times New Roman" w:cs="Times New Roman"/>
        </w:rPr>
        <w:t xml:space="preserve">coupled </w:t>
      </w:r>
      <w:r w:rsidRPr="00C9444E">
        <w:rPr>
          <w:rFonts w:ascii="Times New Roman" w:hAnsi="Times New Roman" w:cs="Times New Roman"/>
        </w:rPr>
        <w:t xml:space="preserve">hybrid E/M-W/O state is stabilized if mtROS is upregulated, but noxROS upregulation has minimal effect on the E/M-W/O state. Strikingly, if all </w:t>
      </w:r>
      <w:proofErr w:type="gramStart"/>
      <w:r w:rsidRPr="00C9444E">
        <w:rPr>
          <w:rFonts w:ascii="Times New Roman" w:hAnsi="Times New Roman" w:cs="Times New Roman"/>
        </w:rPr>
        <w:t>three miRNA</w:t>
      </w:r>
      <w:proofErr w:type="gramEnd"/>
      <w:r w:rsidRPr="00C9444E">
        <w:rPr>
          <w:rFonts w:ascii="Times New Roman" w:hAnsi="Times New Roman" w:cs="Times New Roman"/>
        </w:rPr>
        <w:t xml:space="preserve"> crosstalk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w:t>
      </w:r>
      <w:r w:rsidR="00197FBC">
        <w:rPr>
          <w:rFonts w:ascii="Times New Roman" w:hAnsi="Times New Roman" w:cs="Times New Roman"/>
        </w:rPr>
        <w:t>3</w:t>
      </w:r>
      <w:r w:rsidRPr="00C9444E">
        <w:rPr>
          <w:rFonts w:ascii="Times New Roman" w:hAnsi="Times New Roman" w:cs="Times New Roman"/>
        </w:rPr>
        <w:t xml:space="preserve">A) the E/M-W/O coupled state </w:t>
      </w:r>
      <w:r w:rsidR="007D3AAB">
        <w:rPr>
          <w:rFonts w:ascii="Times New Roman" w:hAnsi="Times New Roman" w:cs="Times New Roman"/>
        </w:rPr>
        <w:t>can</w:t>
      </w:r>
      <w:r w:rsidRPr="00C9444E">
        <w:rPr>
          <w:rFonts w:ascii="Times New Roman" w:hAnsi="Times New Roman" w:cs="Times New Roman"/>
        </w:rPr>
        <w:t xml:space="preserve"> be suppressed even if the W/O state is present (Fig. </w:t>
      </w:r>
      <w:r w:rsidR="00197FBC">
        <w:rPr>
          <w:rFonts w:ascii="Times New Roman" w:hAnsi="Times New Roman" w:cs="Times New Roman"/>
        </w:rPr>
        <w:t>3</w:t>
      </w:r>
      <w:r w:rsidRPr="00C9444E">
        <w:rPr>
          <w:rFonts w:ascii="Times New Roman" w:hAnsi="Times New Roman" w:cs="Times New Roman"/>
        </w:rPr>
        <w:t xml:space="preserve">B). Further, the E/M-W/O </w:t>
      </w:r>
      <w:r w:rsidR="007D3AAB">
        <w:rPr>
          <w:rFonts w:ascii="Times New Roman" w:hAnsi="Times New Roman" w:cs="Times New Roman"/>
        </w:rPr>
        <w:t>state</w:t>
      </w:r>
      <w:r w:rsidRPr="00C9444E">
        <w:rPr>
          <w:rFonts w:ascii="Times New Roman" w:hAnsi="Times New Roman" w:cs="Times New Roman"/>
        </w:rPr>
        <w:t xml:space="preserve"> is present for all values of noxROS upregulation but is only present at high values of mtROS upregulation (Fig. </w:t>
      </w:r>
      <w:r w:rsidR="00197FBC">
        <w:rPr>
          <w:rFonts w:ascii="Times New Roman" w:hAnsi="Times New Roman" w:cs="Times New Roman"/>
        </w:rPr>
        <w:t>3</w:t>
      </w:r>
      <w:r w:rsidRPr="00C9444E">
        <w:rPr>
          <w:rFonts w:ascii="Times New Roman" w:hAnsi="Times New Roman" w:cs="Times New Roman"/>
        </w:rPr>
        <w:t>B</w:t>
      </w:r>
      <w:r w:rsidR="004479A1">
        <w:rPr>
          <w:rFonts w:ascii="Times New Roman" w:hAnsi="Times New Roman" w:cs="Times New Roman"/>
        </w:rPr>
        <w:t>-C and S1</w:t>
      </w:r>
      <w:r w:rsidR="00375793">
        <w:rPr>
          <w:rFonts w:ascii="Times New Roman" w:hAnsi="Times New Roman" w:cs="Times New Roman"/>
        </w:rPr>
        <w:t>1</w:t>
      </w:r>
      <w:r w:rsidRPr="00C9444E">
        <w:rPr>
          <w:rFonts w:ascii="Times New Roman" w:hAnsi="Times New Roman" w:cs="Times New Roman"/>
        </w:rPr>
        <w:t xml:space="preserve">). </w:t>
      </w:r>
      <w:r w:rsidR="00CA7A9F">
        <w:rPr>
          <w:rFonts w:ascii="Times New Roman" w:hAnsi="Times New Roman" w:cs="Times New Roman"/>
        </w:rPr>
        <w:t>Additionally</w:t>
      </w:r>
      <w:r w:rsidRPr="00C9444E">
        <w:rPr>
          <w:rFonts w:ascii="Times New Roman" w:hAnsi="Times New Roman" w:cs="Times New Roman"/>
        </w:rPr>
        <w:t>, the</w:t>
      </w:r>
      <w:r w:rsidR="00F4021A">
        <w:rPr>
          <w:rFonts w:ascii="Times New Roman" w:hAnsi="Times New Roman" w:cs="Times New Roman"/>
        </w:rPr>
        <w:t xml:space="preserve"> </w:t>
      </w:r>
      <w:r w:rsidRPr="00C9444E">
        <w:rPr>
          <w:rFonts w:ascii="Times New Roman" w:hAnsi="Times New Roman" w:cs="Times New Roman"/>
        </w:rPr>
        <w:t xml:space="preserve">E/M state </w:t>
      </w:r>
      <w:r w:rsidR="00F4021A">
        <w:rPr>
          <w:rFonts w:ascii="Times New Roman" w:hAnsi="Times New Roman" w:cs="Times New Roman"/>
        </w:rPr>
        <w:t>is</w:t>
      </w:r>
      <w:r w:rsidRPr="00C9444E">
        <w:rPr>
          <w:rFonts w:ascii="Times New Roman" w:hAnsi="Times New Roman" w:cs="Times New Roman"/>
        </w:rPr>
        <w:t xml:space="preserve"> </w:t>
      </w:r>
      <w:r w:rsidR="00F4021A">
        <w:rPr>
          <w:rFonts w:ascii="Times New Roman" w:hAnsi="Times New Roman" w:cs="Times New Roman"/>
        </w:rPr>
        <w:t xml:space="preserve">more likely to be </w:t>
      </w:r>
      <w:r w:rsidRPr="00C9444E">
        <w:rPr>
          <w:rFonts w:ascii="Times New Roman" w:hAnsi="Times New Roman" w:cs="Times New Roman"/>
        </w:rPr>
        <w:t xml:space="preserve">associated with the </w:t>
      </w:r>
      <w:r w:rsidR="007D3AAB">
        <w:rPr>
          <w:rFonts w:ascii="Times New Roman" w:hAnsi="Times New Roman" w:cs="Times New Roman"/>
        </w:rPr>
        <w:t>O</w:t>
      </w:r>
      <w:r w:rsidRPr="00C9444E">
        <w:rPr>
          <w:rFonts w:ascii="Times New Roman" w:hAnsi="Times New Roman" w:cs="Times New Roman"/>
        </w:rPr>
        <w:t xml:space="preserve"> </w:t>
      </w:r>
      <w:r w:rsidR="007D3AAB">
        <w:rPr>
          <w:rFonts w:ascii="Times New Roman" w:hAnsi="Times New Roman" w:cs="Times New Roman"/>
        </w:rPr>
        <w:t>state</w:t>
      </w:r>
      <w:r w:rsidR="00F4021A">
        <w:rPr>
          <w:rFonts w:ascii="Times New Roman" w:hAnsi="Times New Roman" w:cs="Times New Roman"/>
        </w:rPr>
        <w:t xml:space="preserve"> at lower levels of mtROS while at higher levels of mtROS, the E/M state is more likely to be associated with the W/O state </w:t>
      </w:r>
      <w:r w:rsidR="006B4F8E">
        <w:rPr>
          <w:rFonts w:ascii="Times New Roman" w:hAnsi="Times New Roman" w:cs="Times New Roman"/>
        </w:rPr>
        <w:t xml:space="preserve">(Fig. </w:t>
      </w:r>
      <w:r w:rsidR="00197FBC">
        <w:rPr>
          <w:rFonts w:ascii="Times New Roman" w:hAnsi="Times New Roman" w:cs="Times New Roman"/>
        </w:rPr>
        <w:t>3</w:t>
      </w:r>
      <w:r w:rsidR="006B4F8E">
        <w:rPr>
          <w:rFonts w:ascii="Times New Roman" w:hAnsi="Times New Roman" w:cs="Times New Roman"/>
        </w:rPr>
        <w:t>C).</w:t>
      </w:r>
      <w:r w:rsidRPr="00C9444E">
        <w:rPr>
          <w:rFonts w:ascii="Times New Roman" w:hAnsi="Times New Roman" w:cs="Times New Roman"/>
        </w:rPr>
        <w:t xml:space="preserve">  </w:t>
      </w:r>
      <w:r w:rsidR="00CA7A9F">
        <w:rPr>
          <w:rFonts w:ascii="Times New Roman" w:hAnsi="Times New Roman" w:cs="Times New Roman"/>
        </w:rPr>
        <w:t>D</w:t>
      </w:r>
      <w:r w:rsidRPr="00C9444E">
        <w:rPr>
          <w:rFonts w:ascii="Times New Roman" w:hAnsi="Times New Roman" w:cs="Times New Roman"/>
        </w:rPr>
        <w:t>epending on the initial conditions, if noxROS is maximally upregulated</w:t>
      </w:r>
      <w:r w:rsidR="00D116A6">
        <w:rPr>
          <w:rFonts w:ascii="Times New Roman" w:hAnsi="Times New Roman" w:cs="Times New Roman"/>
        </w:rPr>
        <w:t xml:space="preserve"> (λ</w:t>
      </w:r>
      <w:r w:rsidR="00D116A6">
        <w:rPr>
          <w:rFonts w:ascii="Times New Roman" w:hAnsi="Times New Roman" w:cs="Times New Roman"/>
          <w:vertAlign w:val="subscript"/>
        </w:rPr>
        <w:t>u34,noxROS</w:t>
      </w:r>
      <w:r w:rsidR="00D116A6">
        <w:rPr>
          <w:rFonts w:ascii="Times New Roman" w:hAnsi="Times New Roman" w:cs="Times New Roman"/>
        </w:rPr>
        <w:t>=0)</w:t>
      </w:r>
      <w:r w:rsidRPr="00C9444E">
        <w:rPr>
          <w:rFonts w:ascii="Times New Roman" w:hAnsi="Times New Roman" w:cs="Times New Roman"/>
        </w:rPr>
        <w:t xml:space="preserve">, mtROS is upregulated,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access the hybrid E/M-W/O state (Fig </w:t>
      </w:r>
      <w:r w:rsidR="00197FBC">
        <w:rPr>
          <w:rFonts w:ascii="Times New Roman" w:hAnsi="Times New Roman" w:cs="Times New Roman"/>
        </w:rPr>
        <w:t>3</w:t>
      </w:r>
      <w:r w:rsidRPr="00C9444E">
        <w:rPr>
          <w:rFonts w:ascii="Times New Roman" w:hAnsi="Times New Roman" w:cs="Times New Roman"/>
        </w:rPr>
        <w:t xml:space="preserve">D). </w:t>
      </w:r>
      <w:r w:rsidR="0078286D">
        <w:rPr>
          <w:rFonts w:ascii="Times New Roman" w:hAnsi="Times New Roman" w:cs="Times New Roman"/>
        </w:rPr>
        <w:t xml:space="preserve">There also seems to be a synergistic effect between the three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resulting in an increased parameter space leading to the E/M-W/O state than what is expected from the individual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w:t>
      </w:r>
      <w:r w:rsidR="00701556">
        <w:rPr>
          <w:rFonts w:ascii="Times New Roman" w:hAnsi="Times New Roman" w:cs="Times New Roman"/>
        </w:rPr>
        <w:t>Fu</w:t>
      </w:r>
      <w:r w:rsidR="00A21D41">
        <w:rPr>
          <w:rFonts w:ascii="Times New Roman" w:hAnsi="Times New Roman" w:cs="Times New Roman"/>
        </w:rPr>
        <w:t>r</w:t>
      </w:r>
      <w:r w:rsidR="00701556">
        <w:rPr>
          <w:rFonts w:ascii="Times New Roman" w:hAnsi="Times New Roman" w:cs="Times New Roman"/>
        </w:rPr>
        <w:t>ther, t</w:t>
      </w:r>
      <w:r w:rsidRPr="00C9444E">
        <w:rPr>
          <w:rFonts w:ascii="Times New Roman" w:hAnsi="Times New Roman" w:cs="Times New Roman"/>
        </w:rPr>
        <w: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A13231">
        <w:rPr>
          <w:rFonts w:ascii="Times New Roman" w:hAnsi="Times New Roman" w:cs="Times New Roman"/>
        </w:rPr>
        <w:t xml:space="preserve">loops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13231">
        <w:rPr>
          <w:rFonts w:ascii="Times New Roman" w:eastAsiaTheme="minorEastAsia" w:hAnsi="Times New Roman" w:cs="Times New Roman"/>
        </w:rPr>
        <w:t xml:space="preserve"> </w:t>
      </w:r>
      <w:r w:rsidR="00A13231">
        <w:rPr>
          <w:rFonts w:ascii="Times New Roman" w:hAnsi="Times New Roman" w:cs="Times New Roman"/>
        </w:rPr>
        <w:t>together</w:t>
      </w:r>
      <w:r w:rsidRPr="00C9444E">
        <w:rPr>
          <w:rFonts w:ascii="Times New Roman" w:hAnsi="Times New Roman" w:cs="Times New Roman"/>
        </w:rPr>
        <w:t xml:space="preserve">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77777777" w:rsidR="00B263D8" w:rsidRPr="00C9444E" w:rsidRDefault="00B263D8" w:rsidP="00B263D8">
      <w:pPr>
        <w:pStyle w:val="CaptionedFigure"/>
        <w:jc w:val="center"/>
        <w:rPr>
          <w:rFonts w:ascii="Times New Roman" w:hAnsi="Times New Roman" w:cs="Times New Roman"/>
        </w:rPr>
      </w:pPr>
      <w:commentRangeStart w:id="5"/>
      <w:r w:rsidRPr="00C9444E">
        <w:rPr>
          <w:rFonts w:ascii="Times New Roman" w:hAnsi="Times New Roman" w:cs="Times New Roman"/>
          <w:noProof/>
        </w:rPr>
        <w:drawing>
          <wp:inline distT="0" distB="0" distL="0" distR="0" wp14:anchorId="4807813F" wp14:editId="004C2E54">
            <wp:extent cx="4971097" cy="3330938"/>
            <wp:effectExtent l="0" t="0" r="1270" b="317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71097" cy="3330938"/>
                    </a:xfrm>
                    <a:prstGeom prst="rect">
                      <a:avLst/>
                    </a:prstGeom>
                    <a:noFill/>
                    <a:ln w="9525">
                      <a:noFill/>
                      <a:headEnd/>
                      <a:tailEnd/>
                    </a:ln>
                  </pic:spPr>
                </pic:pic>
              </a:graphicData>
            </a:graphic>
          </wp:inline>
        </w:drawing>
      </w:r>
      <w:commentRangeEnd w:id="5"/>
      <w:r w:rsidR="00FF01AA">
        <w:rPr>
          <w:rStyle w:val="CommentReference"/>
        </w:rPr>
        <w:commentReference w:id="5"/>
      </w:r>
    </w:p>
    <w:p w14:paraId="6C5FC442" w14:textId="5AD3F8F5"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197FBC">
        <w:rPr>
          <w:rFonts w:ascii="Times New Roman" w:hAnsi="Times New Roman" w:cs="Times New Roman"/>
          <w:b/>
          <w:bCs/>
          <w:i w:val="0"/>
          <w:iCs/>
        </w:rPr>
        <w:t>3</w:t>
      </w:r>
      <w:r w:rsidRPr="0090390D">
        <w:rPr>
          <w:rFonts w:ascii="Times New Roman" w:hAnsi="Times New Roman" w:cs="Times New Roman"/>
          <w:b/>
          <w:bCs/>
          <w:i w:val="0"/>
          <w:iCs/>
        </w:rPr>
        <w:t xml:space="preserve">.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200</m:t>
            </m:r>
          </m:sub>
        </m:sSub>
      </m:oMath>
      <w:r w:rsidR="0089457E" w:rsidRPr="0090390D">
        <w:rPr>
          <w:rFonts w:ascii="Times New Roman" w:hAnsi="Times New Roman" w:cs="Times New Roman"/>
          <w:b/>
          <w:bCs/>
          <w:i w:val="0"/>
          <w:iCs/>
        </w:rPr>
        <w:t xml:space="preserve"> and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34</m:t>
            </m:r>
          </m:sub>
        </m:sSub>
      </m:oMath>
      <w:r w:rsidR="0089457E" w:rsidRPr="0090390D">
        <w:rPr>
          <w:rFonts w:ascii="Times New Roman" w:hAnsi="Times New Roman" w:cs="Times New Roman"/>
          <w:b/>
          <w:bCs/>
          <w:i w:val="0"/>
          <w:iCs/>
        </w:rPr>
        <w:t xml:space="preserve"> can</w:t>
      </w:r>
      <w:r w:rsidRPr="00C9444E">
        <w:rPr>
          <w:rFonts w:ascii="Times New Roman" w:hAnsi="Times New Roman" w:cs="Times New Roman"/>
          <w:b/>
          <w:bCs/>
          <w:i w:val="0"/>
          <w:iCs/>
        </w:rPr>
        <w:t xml:space="preserve">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When all three</w:t>
      </w:r>
      <w:r w:rsidR="0010706C">
        <w:rPr>
          <w:rFonts w:ascii="Times New Roman" w:hAnsi="Times New Roman" w:cs="Times New Roman"/>
          <w:i w:val="0"/>
          <w:iCs/>
        </w:rPr>
        <w:t xml:space="preserve"> miRNA-mediated</w:t>
      </w:r>
      <w:r w:rsidR="00470ADE" w:rsidRPr="00C9444E">
        <w:rPr>
          <w:rFonts w:ascii="Times New Roman" w:hAnsi="Times New Roman" w:cs="Times New Roman"/>
          <w:i w:val="0"/>
          <w:iCs/>
        </w:rPr>
        <w:t xml:space="preserve"> </w:t>
      </w:r>
      <w:proofErr w:type="spellStart"/>
      <w:r w:rsidR="00470ADE" w:rsidRPr="00C9444E">
        <w:rPr>
          <w:rFonts w:ascii="Times New Roman" w:hAnsi="Times New Roman" w:cs="Times New Roman"/>
          <w:i w:val="0"/>
          <w:iCs/>
        </w:rPr>
        <w:t>crosstalks</w:t>
      </w:r>
      <w:proofErr w:type="spellEnd"/>
      <w:r w:rsidR="00470ADE" w:rsidRPr="00C9444E">
        <w:rPr>
          <w:rFonts w:ascii="Times New Roman" w:hAnsi="Times New Roman" w:cs="Times New Roman"/>
          <w:i w:val="0"/>
          <w:iCs/>
        </w:rPr>
        <w:t xml:space="preserve"> are active</w:t>
      </w:r>
      <w:r w:rsidR="0010706C">
        <w:rPr>
          <w:rFonts w:ascii="Times New Roman" w:hAnsi="Times New Roman" w:cs="Times New Roman"/>
          <w:i w:val="0"/>
          <w:iCs/>
        </w:rPr>
        <w:t>,</w:t>
      </w:r>
      <w:r w:rsidR="00470ADE" w:rsidRPr="00C9444E">
        <w:rPr>
          <w:rFonts w:ascii="Times New Roman" w:hAnsi="Times New Roman" w:cs="Times New Roman"/>
          <w:i w:val="0"/>
          <w:iCs/>
        </w:rPr>
        <w:t xml:space="preser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The E/M-W/O state is accessible when mtROS is high and at intermediate silencing of HIF-1</w:t>
      </w:r>
      <w:r w:rsidR="0010706C">
        <w:rPr>
          <w:rFonts w:ascii="Times New Roman" w:hAnsi="Times New Roman" w:cs="Times New Roman"/>
          <w:i w:val="0"/>
          <w:iCs/>
        </w:rPr>
        <w:t>, but noxROS seems to have minimal effect.</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w:t>
      </w:r>
      <w:r w:rsidR="001D0041">
        <w:rPr>
          <w:rFonts w:ascii="Times New Roman" w:hAnsi="Times New Roman" w:cs="Times New Roman"/>
          <w:i w:val="0"/>
          <w:iCs/>
        </w:rPr>
        <w:t>Schematic illustration of the</w:t>
      </w:r>
      <w:r w:rsidRPr="00C9444E">
        <w:rPr>
          <w:rFonts w:ascii="Times New Roman" w:hAnsi="Times New Roman" w:cs="Times New Roman"/>
          <w:i w:val="0"/>
          <w:iCs/>
        </w:rPr>
        <w:t xml:space="preserve"> coupled metabolic (top) and EMT (bottom) regulatory network with all </w:t>
      </w:r>
      <w:r w:rsidR="006E166E">
        <w:rPr>
          <w:rFonts w:ascii="Times New Roman" w:hAnsi="Times New Roman" w:cs="Times New Roman"/>
          <w:i w:val="0"/>
          <w:iCs/>
        </w:rPr>
        <w:t xml:space="preserve">miRNA-mediated </w:t>
      </w:r>
      <w:r w:rsidRPr="00C9444E">
        <w:rPr>
          <w:rFonts w:ascii="Times New Roman" w:hAnsi="Times New Roman" w:cs="Times New Roman"/>
          <w:i w:val="0"/>
          <w:iCs/>
        </w:rPr>
        <w:t>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w:t>
      </w:r>
      <w:r w:rsidR="001A59FD">
        <w:rPr>
          <w:rFonts w:ascii="Times New Roman" w:eastAsiaTheme="minorEastAsia" w:hAnsi="Times New Roman" w:cs="Times New Roman"/>
          <w:i w:val="0"/>
          <w:iCs/>
        </w:rPr>
        <w:t>miRNA-mediated</w:t>
      </w:r>
      <w:r w:rsidRPr="00C9444E">
        <w:rPr>
          <w:rFonts w:ascii="Times New Roman" w:eastAsiaTheme="minorEastAsia" w:hAnsi="Times New Roman" w:cs="Times New Roman"/>
          <w:i w:val="0"/>
          <w:iCs/>
        </w:rPr>
        <w:t xml:space="preserve"> links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w:t>
      </w:r>
      <w:commentRangeStart w:id="6"/>
      <w:r w:rsidRPr="00C9444E">
        <w:rPr>
          <w:rFonts w:ascii="Times New Roman" w:eastAsiaTheme="minorEastAsia" w:hAnsi="Times New Roman" w:cs="Times New Roman"/>
          <w:i w:val="0"/>
          <w:iCs/>
        </w:rPr>
        <w:t xml:space="preserve">Fig. </w:t>
      </w:r>
      <w:r w:rsidR="00197FBC">
        <w:rPr>
          <w:rFonts w:ascii="Times New Roman" w:eastAsiaTheme="minorEastAsia" w:hAnsi="Times New Roman" w:cs="Times New Roman"/>
          <w:i w:val="0"/>
          <w:iCs/>
        </w:rPr>
        <w:t>S</w:t>
      </w:r>
      <w:r w:rsidR="00375793">
        <w:rPr>
          <w:rFonts w:ascii="Times New Roman" w:eastAsiaTheme="minorEastAsia" w:hAnsi="Times New Roman" w:cs="Times New Roman"/>
          <w:i w:val="0"/>
          <w:iCs/>
        </w:rPr>
        <w:t>8</w:t>
      </w:r>
      <w:r w:rsidRPr="00C9444E">
        <w:rPr>
          <w:rFonts w:ascii="Times New Roman" w:eastAsiaTheme="minorEastAsia" w:hAnsi="Times New Roman" w:cs="Times New Roman"/>
          <w:i w:val="0"/>
          <w:iCs/>
        </w:rPr>
        <w:t xml:space="preserve"> </w:t>
      </w:r>
      <w:commentRangeEnd w:id="6"/>
      <w:r w:rsidR="001A59FD">
        <w:rPr>
          <w:rStyle w:val="CommentReference"/>
          <w:i w:val="0"/>
        </w:rPr>
        <w:commentReference w:id="6"/>
      </w:r>
      <w:r w:rsidRPr="00C9444E">
        <w:rPr>
          <w:rFonts w:ascii="Times New Roman" w:eastAsiaTheme="minorEastAsia" w:hAnsi="Times New Roman" w:cs="Times New Roman"/>
          <w:i w:val="0"/>
          <w:iCs/>
        </w:rPr>
        <w:t xml:space="preserve">where all metabolic phenotypes are possible. As noxROS is upregulated, the </w:t>
      </w:r>
      <w:r w:rsidR="00A7510D">
        <w:rPr>
          <w:rFonts w:ascii="Times New Roman" w:eastAsiaTheme="minorEastAsia" w:hAnsi="Times New Roman" w:cs="Times New Roman"/>
          <w:i w:val="0"/>
          <w:iCs/>
        </w:rPr>
        <w:t>W</w:t>
      </w:r>
      <w:r w:rsidRPr="00C9444E">
        <w:rPr>
          <w:rFonts w:ascii="Times New Roman" w:eastAsiaTheme="minorEastAsia" w:hAnsi="Times New Roman" w:cs="Times New Roman"/>
          <w:i w:val="0"/>
          <w:iCs/>
        </w:rPr>
        <w:t xml:space="preserve"> </w:t>
      </w:r>
      <w:r w:rsidR="00A7510D">
        <w:rPr>
          <w:rFonts w:ascii="Times New Roman" w:eastAsiaTheme="minorEastAsia" w:hAnsi="Times New Roman" w:cs="Times New Roman"/>
          <w:i w:val="0"/>
          <w:iCs/>
        </w:rPr>
        <w:t xml:space="preserve">state </w:t>
      </w:r>
      <w:r w:rsidRPr="00C9444E">
        <w:rPr>
          <w:rFonts w:ascii="Times New Roman" w:eastAsiaTheme="minorEastAsia" w:hAnsi="Times New Roman" w:cs="Times New Roman"/>
          <w:i w:val="0"/>
          <w:iCs/>
        </w:rPr>
        <w:t>is suppressed. However, as the level of mtROS increases,</w:t>
      </w:r>
      <w:r w:rsidR="000A0FB1">
        <w:rPr>
          <w:rFonts w:ascii="Times New Roman" w:eastAsiaTheme="minorEastAsia" w:hAnsi="Times New Roman" w:cs="Times New Roman"/>
          <w:i w:val="0"/>
          <w:iCs/>
        </w:rPr>
        <w:t xml:space="preserve"> </w:t>
      </w:r>
      <w:r w:rsidRPr="00C9444E">
        <w:rPr>
          <w:rFonts w:ascii="Times New Roman" w:eastAsiaTheme="minorEastAsia" w:hAnsi="Times New Roman" w:cs="Times New Roman"/>
          <w:i w:val="0"/>
          <w:iCs/>
        </w:rPr>
        <w:t>the E/M-W/O coupled state</w:t>
      </w:r>
      <w:r w:rsidR="000A0FB1">
        <w:rPr>
          <w:rFonts w:ascii="Times New Roman" w:eastAsiaTheme="minorEastAsia" w:hAnsi="Times New Roman" w:cs="Times New Roman"/>
          <w:i w:val="0"/>
          <w:iCs/>
        </w:rPr>
        <w:t xml:space="preserve"> appears (black dotted region)</w:t>
      </w:r>
      <w:r w:rsidRPr="00C9444E">
        <w:rPr>
          <w:rFonts w:ascii="Times New Roman" w:eastAsiaTheme="minorEastAsia" w:hAnsi="Times New Roman" w:cs="Times New Roman"/>
          <w:i w:val="0"/>
          <w:iCs/>
        </w:rPr>
        <w:t xml:space="preserve">, suggesting mtROS may have a stronger effect on the E/M-W/O </w:t>
      </w:r>
      <w:r w:rsidR="00A7510D">
        <w:rPr>
          <w:rFonts w:ascii="Times New Roman" w:eastAsiaTheme="minorEastAsia" w:hAnsi="Times New Roman" w:cs="Times New Roman"/>
          <w:i w:val="0"/>
          <w:iCs/>
        </w:rPr>
        <w:t>state</w:t>
      </w:r>
      <w:r w:rsidRPr="00C9444E">
        <w:rPr>
          <w:rFonts w:ascii="Times New Roman" w:eastAsiaTheme="minorEastAsia" w:hAnsi="Times New Roman" w:cs="Times New Roman"/>
          <w:i w:val="0"/>
          <w:iCs/>
        </w:rPr>
        <w:t xml:space="preserve"> than noxROS.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w:t>
      </w:r>
      <w:r w:rsidR="00652DF7">
        <w:rPr>
          <w:rFonts w:ascii="Times New Roman" w:hAnsi="Times New Roman" w:cs="Times New Roman"/>
          <w:i w:val="0"/>
          <w:iCs/>
        </w:rPr>
        <w:t xml:space="preserve"> of (B)</w:t>
      </w:r>
      <w:r w:rsidR="000A0FB1">
        <w:rPr>
          <w:rFonts w:ascii="Times New Roman" w:hAnsi="Times New Roman" w:cs="Times New Roman"/>
          <w:i w:val="0"/>
          <w:iCs/>
        </w:rPr>
        <w:t>, zoomed in on the middle region</w:t>
      </w:r>
      <w:r w:rsidRPr="00C9444E">
        <w:rPr>
          <w:rFonts w:ascii="Times New Roman" w:hAnsi="Times New Roman" w:cs="Times New Roman"/>
          <w:i w:val="0"/>
          <w:iCs/>
        </w:rPr>
        <w:t>. The E/M-W/O state exists when mtROS is upregulated</w:t>
      </w:r>
      <w:r w:rsidR="00652DF7">
        <w:rPr>
          <w:rFonts w:ascii="Times New Roman" w:hAnsi="Times New Roman" w:cs="Times New Roman"/>
          <w:i w:val="0"/>
          <w:iCs/>
        </w:rPr>
        <w:t>.</w:t>
      </w:r>
      <w:r w:rsidRPr="00C9444E">
        <w:rPr>
          <w:rFonts w:ascii="Times New Roman" w:hAnsi="Times New Roman" w:cs="Times New Roman"/>
          <w:i w:val="0"/>
          <w:iCs/>
        </w:rPr>
        <w:t xml:space="preserve">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w:t>
      </w:r>
      <w:r w:rsidR="004C4F9D">
        <w:rPr>
          <w:rFonts w:ascii="Times New Roman" w:eastAsiaTheme="minorEastAsia" w:hAnsi="Times New Roman" w:cs="Times New Roman"/>
          <w:i w:val="0"/>
          <w:iCs/>
        </w:rPr>
        <w:t xml:space="preserve">moderately </w:t>
      </w:r>
      <w:r w:rsidRPr="00C9444E">
        <w:rPr>
          <w:rFonts w:ascii="Times New Roman" w:eastAsiaTheme="minorEastAsia" w:hAnsi="Times New Roman" w:cs="Times New Roman"/>
          <w:i w:val="0"/>
          <w:iCs/>
        </w:rPr>
        <w:t>silenced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FBA73BF" w14:textId="631D67BA" w:rsidR="005D1748" w:rsidRDefault="00970EF3" w:rsidP="005D1748">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740BBA">
        <w:rPr>
          <w:rFonts w:ascii="Times New Roman" w:hAnsi="Times New Roman" w:cs="Times New Roman"/>
        </w:rPr>
        <w:t>4</w:t>
      </w:r>
      <w:r w:rsidR="002C76E3" w:rsidRPr="00C9444E">
        <w:rPr>
          <w:rFonts w:ascii="Times New Roman" w:hAnsi="Times New Roman" w:cs="Times New Roman"/>
        </w:rPr>
        <w:t>A</w:t>
      </w:r>
      <w:r w:rsidR="001D5E10" w:rsidRPr="00C9444E">
        <w:rPr>
          <w:rFonts w:ascii="Times New Roman" w:hAnsi="Times New Roman" w:cs="Times New Roman"/>
        </w:rPr>
        <w:t xml:space="preserve"> and S</w:t>
      </w:r>
      <w:r w:rsidR="00375793">
        <w:rPr>
          <w:rFonts w:ascii="Times New Roman" w:hAnsi="Times New Roman" w:cs="Times New Roman"/>
        </w:rPr>
        <w:t>12</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w:t>
      </w:r>
      <w:r w:rsidR="00375793">
        <w:rPr>
          <w:rFonts w:ascii="Times New Roman" w:eastAsiaTheme="minorEastAsia" w:hAnsi="Times New Roman" w:cs="Times New Roman"/>
        </w:rPr>
        <w:t>3</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w:t>
      </w:r>
      <w:r w:rsidR="00384E58">
        <w:rPr>
          <w:rFonts w:ascii="Times New Roman" w:hAnsi="Times New Roman" w:cs="Times New Roman"/>
        </w:rPr>
        <w:t>mediated</w:t>
      </w:r>
      <w:r w:rsidR="00E217A7" w:rsidRPr="00C9444E">
        <w:rPr>
          <w:rFonts w:ascii="Times New Roman" w:hAnsi="Times New Roman" w:cs="Times New Roman"/>
        </w:rPr>
        <w:t xml:space="preserve">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w:t>
      </w:r>
      <w:r w:rsidR="00384E58">
        <w:rPr>
          <w:rFonts w:ascii="Times New Roman" w:hAnsi="Times New Roman" w:cs="Times New Roman"/>
        </w:rPr>
        <w:t>M</w:t>
      </w:r>
      <w:r w:rsidR="001D5E10" w:rsidRPr="00C9444E">
        <w:rPr>
          <w:rFonts w:ascii="Times New Roman" w:hAnsi="Times New Roman" w:cs="Times New Roman"/>
        </w:rPr>
        <w:t xml:space="preserve"> state. Further, both the </w:t>
      </w:r>
      <w:r w:rsidR="00384E58">
        <w:rPr>
          <w:rFonts w:ascii="Times New Roman" w:hAnsi="Times New Roman" w:cs="Times New Roman"/>
        </w:rPr>
        <w:t>E</w:t>
      </w:r>
      <w:r w:rsidR="001D5E10" w:rsidRPr="00C9444E">
        <w:rPr>
          <w:rFonts w:ascii="Times New Roman" w:hAnsi="Times New Roman" w:cs="Times New Roman"/>
        </w:rPr>
        <w:t xml:space="preserve"> and hybrid E/M states are most associated with the </w:t>
      </w:r>
      <w:r w:rsidR="00384E58">
        <w:rPr>
          <w:rFonts w:ascii="Times New Roman" w:hAnsi="Times New Roman" w:cs="Times New Roman"/>
        </w:rPr>
        <w:t>O</w:t>
      </w:r>
      <w:r w:rsidR="001D5E10" w:rsidRPr="00C9444E">
        <w:rPr>
          <w:rFonts w:ascii="Times New Roman" w:hAnsi="Times New Roman" w:cs="Times New Roman"/>
        </w:rPr>
        <w:t xml:space="preserve"> state </w:t>
      </w:r>
      <w:r w:rsidRPr="00C9444E">
        <w:rPr>
          <w:rFonts w:ascii="Times New Roman" w:hAnsi="Times New Roman" w:cs="Times New Roman"/>
        </w:rPr>
        <w:t>(</w:t>
      </w:r>
      <w:r w:rsidR="00384E58">
        <w:rPr>
          <w:rFonts w:ascii="Times New Roman" w:hAnsi="Times New Roman" w:cs="Times New Roman"/>
        </w:rPr>
        <w:t>when</w:t>
      </w:r>
      <w:r w:rsidRPr="00C9444E">
        <w:rPr>
          <w:rFonts w:ascii="Times New Roman" w:hAnsi="Times New Roman" w:cs="Times New Roman"/>
        </w:rPr>
        <w:t xml:space="preserve"> </w:t>
      </w:r>
      <w:r w:rsidR="00384E58">
        <w:rPr>
          <w:rFonts w:ascii="Times New Roman" w:hAnsi="Times New Roman" w:cs="Times New Roman"/>
        </w:rPr>
        <w:t xml:space="preserve">the </w:t>
      </w:r>
      <w:r w:rsidRPr="00C9444E">
        <w:rPr>
          <w:rFonts w:ascii="Times New Roman" w:hAnsi="Times New Roman" w:cs="Times New Roman"/>
        </w:rPr>
        <w:t>HIF-1</w:t>
      </w:r>
      <w:r w:rsidR="00384E58">
        <w:rPr>
          <w:rFonts w:ascii="Times New Roman" w:hAnsi="Times New Roman" w:cs="Times New Roman"/>
        </w:rPr>
        <w:t xml:space="preserve"> level is relatively low</w:t>
      </w:r>
      <w:r w:rsidRPr="00C9444E">
        <w:rPr>
          <w:rFonts w:ascii="Times New Roman" w:hAnsi="Times New Roman" w:cs="Times New Roman"/>
        </w:rPr>
        <w:t xml:space="preserve">) </w:t>
      </w:r>
      <w:r w:rsidR="001D5E10" w:rsidRPr="00C9444E">
        <w:rPr>
          <w:rFonts w:ascii="Times New Roman" w:hAnsi="Times New Roman" w:cs="Times New Roman"/>
        </w:rPr>
        <w:t xml:space="preserve">while the </w:t>
      </w:r>
      <w:r w:rsidR="00384E58">
        <w:rPr>
          <w:rFonts w:ascii="Times New Roman" w:hAnsi="Times New Roman" w:cs="Times New Roman"/>
        </w:rPr>
        <w:t>M</w:t>
      </w:r>
      <w:r w:rsidR="001D5E10" w:rsidRPr="00C9444E">
        <w:rPr>
          <w:rFonts w:ascii="Times New Roman" w:hAnsi="Times New Roman" w:cs="Times New Roman"/>
        </w:rPr>
        <w:t xml:space="preserve"> state is initially associated with the </w:t>
      </w:r>
      <w:r w:rsidR="00384E58">
        <w:rPr>
          <w:rFonts w:ascii="Times New Roman" w:hAnsi="Times New Roman" w:cs="Times New Roman"/>
        </w:rPr>
        <w:t>W</w:t>
      </w:r>
      <w:r w:rsidR="001D5E10" w:rsidRPr="00C9444E">
        <w:rPr>
          <w:rFonts w:ascii="Times New Roman" w:hAnsi="Times New Roman" w:cs="Times New Roman"/>
        </w:rPr>
        <w:t xml:space="preserve"> state.</w:t>
      </w:r>
      <w:r w:rsidR="0037548D" w:rsidRPr="00C9444E">
        <w:rPr>
          <w:rFonts w:ascii="Times New Roman" w:hAnsi="Times New Roman" w:cs="Times New Roman"/>
        </w:rPr>
        <w:t xml:space="preserve"> </w:t>
      </w:r>
      <w:r w:rsidR="00242348" w:rsidRPr="00C9444E">
        <w:rPr>
          <w:rFonts w:ascii="Times New Roman" w:hAnsi="Times New Roman" w:cs="Times New Roman"/>
        </w:rPr>
        <w:t>Th</w:t>
      </w:r>
      <w:r w:rsidR="009F6E18">
        <w:rPr>
          <w:rFonts w:ascii="Times New Roman" w:hAnsi="Times New Roman" w:cs="Times New Roman"/>
        </w:rPr>
        <w:t>is</w:t>
      </w:r>
      <w:r w:rsidR="00242348" w:rsidRPr="00C9444E">
        <w:rPr>
          <w:rFonts w:ascii="Times New Roman" w:hAnsi="Times New Roman" w:cs="Times New Roman"/>
        </w:rPr>
        <w:t xml:space="preserve"> correlation between the </w:t>
      </w:r>
      <w:r w:rsidR="00384E58">
        <w:rPr>
          <w:rFonts w:ascii="Times New Roman" w:hAnsi="Times New Roman" w:cs="Times New Roman"/>
        </w:rPr>
        <w:t>E</w:t>
      </w:r>
      <w:r w:rsidR="00242348" w:rsidRPr="00C9444E">
        <w:rPr>
          <w:rFonts w:ascii="Times New Roman" w:hAnsi="Times New Roman" w:cs="Times New Roman"/>
        </w:rPr>
        <w:t>-</w:t>
      </w:r>
      <w:r w:rsidR="00384E58">
        <w:rPr>
          <w:rFonts w:ascii="Times New Roman" w:hAnsi="Times New Roman" w:cs="Times New Roman"/>
        </w:rPr>
        <w:t>O</w:t>
      </w:r>
      <w:r w:rsidR="00242348" w:rsidRPr="00C9444E">
        <w:rPr>
          <w:rFonts w:ascii="Times New Roman" w:hAnsi="Times New Roman" w:cs="Times New Roman"/>
        </w:rPr>
        <w:t xml:space="preserve"> and </w:t>
      </w:r>
      <w:r w:rsidR="00384E58">
        <w:rPr>
          <w:rFonts w:ascii="Times New Roman" w:hAnsi="Times New Roman" w:cs="Times New Roman"/>
        </w:rPr>
        <w:t>M</w:t>
      </w:r>
      <w:r w:rsidR="00242348" w:rsidRPr="00C9444E">
        <w:rPr>
          <w:rFonts w:ascii="Times New Roman" w:hAnsi="Times New Roman" w:cs="Times New Roman"/>
        </w:rPr>
        <w:t>-</w:t>
      </w:r>
      <w:r w:rsidR="00384E58">
        <w:rPr>
          <w:rFonts w:ascii="Times New Roman" w:hAnsi="Times New Roman" w:cs="Times New Roman"/>
        </w:rPr>
        <w:t>W</w:t>
      </w:r>
      <w:r w:rsidR="00242348" w:rsidRPr="00C9444E">
        <w:rPr>
          <w:rFonts w:ascii="Times New Roman" w:hAnsi="Times New Roman" w:cs="Times New Roman"/>
        </w:rPr>
        <w:t xml:space="preserve"> states</w:t>
      </w:r>
      <w:r w:rsidR="00AD312B">
        <w:rPr>
          <w:rFonts w:ascii="Times New Roman" w:hAnsi="Times New Roman" w:cs="Times New Roman"/>
        </w:rPr>
        <w:t xml:space="preserve"> </w:t>
      </w:r>
      <w:r w:rsidR="00242348" w:rsidRPr="00C9444E">
        <w:rPr>
          <w:rFonts w:ascii="Times New Roman" w:hAnsi="Times New Roman" w:cs="Times New Roman"/>
        </w:rPr>
        <w:t>is</w:t>
      </w:r>
      <w:r w:rsidR="0037548D" w:rsidRPr="00C9444E">
        <w:rPr>
          <w:rFonts w:ascii="Times New Roman" w:hAnsi="Times New Roman" w:cs="Times New Roman"/>
        </w:rPr>
        <w:t xml:space="preserve"> assumed in much of the literature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677062" w:rsidRPr="00677062">
            <w:rPr>
              <w:rFonts w:ascii="Times New Roman" w:eastAsia="Times New Roman" w:hAnsi="Times New Roman" w:cs="Times New Roman"/>
              <w:color w:val="000000"/>
            </w:rPr>
            <w:t>[29]</w:t>
          </w:r>
        </w:sdtContent>
      </w:sdt>
      <w:r w:rsidR="00CB0229" w:rsidRPr="00C9444E">
        <w:rPr>
          <w:rFonts w:ascii="Times New Roman" w:hAnsi="Times New Roman" w:cs="Times New Roman"/>
        </w:rPr>
        <w:t>.</w:t>
      </w:r>
      <w:r w:rsidR="00F672F0" w:rsidRPr="00C9444E">
        <w:rPr>
          <w:rFonts w:ascii="Times New Roman" w:hAnsi="Times New Roman" w:cs="Times New Roman"/>
        </w:rPr>
        <w:t xml:space="preserve"> Similarly, modulating the </w:t>
      </w:r>
      <w:r w:rsidR="00384E58">
        <w:rPr>
          <w:rFonts w:ascii="Times New Roman" w:hAnsi="Times New Roman" w:cs="Times New Roman"/>
        </w:rPr>
        <w:t>EMT-inducing signals such as TGF-β that can activate</w:t>
      </w:r>
      <w:r w:rsidR="00F672F0" w:rsidRPr="00C9444E">
        <w:rPr>
          <w:rFonts w:ascii="Times New Roman" w:hAnsi="Times New Roman" w:cs="Times New Roman"/>
        </w:rPr>
        <w:t xml:space="preserve">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 xml:space="preserve">can alter the </w:t>
      </w:r>
      <w:r w:rsidR="00384E58">
        <w:rPr>
          <w:rFonts w:ascii="Times New Roman" w:hAnsi="Times New Roman" w:cs="Times New Roman"/>
        </w:rPr>
        <w:t>stability</w:t>
      </w:r>
      <w:r w:rsidR="00F672F0" w:rsidRPr="00C9444E">
        <w:rPr>
          <w:rFonts w:ascii="Times New Roman" w:hAnsi="Times New Roman" w:cs="Times New Roman"/>
        </w:rPr>
        <w:t xml:space="preserve"> of the E/M state and</w:t>
      </w:r>
      <w:r w:rsidR="00384E58">
        <w:rPr>
          <w:rFonts w:ascii="Times New Roman" w:hAnsi="Times New Roman" w:cs="Times New Roman"/>
        </w:rPr>
        <w:t xml:space="preserve"> therefore the coupled states</w:t>
      </w:r>
      <w:r w:rsidR="00D20641">
        <w:rPr>
          <w:rFonts w:ascii="Times New Roman" w:hAnsi="Times New Roman" w:cs="Times New Roman"/>
        </w:rPr>
        <w:t xml:space="preserve"> </w:t>
      </w:r>
      <w:r w:rsidR="00F672F0" w:rsidRPr="00C9444E">
        <w:rPr>
          <w:rFonts w:ascii="Times New Roman" w:hAnsi="Times New Roman" w:cs="Times New Roman"/>
        </w:rPr>
        <w:t>(see Fig. S1</w:t>
      </w:r>
      <w:r w:rsidR="00375793">
        <w:rPr>
          <w:rFonts w:ascii="Times New Roman" w:hAnsi="Times New Roman" w:cs="Times New Roman"/>
        </w:rPr>
        <w:t>4</w:t>
      </w:r>
      <w:r w:rsidR="00F672F0" w:rsidRPr="00C9444E">
        <w:rPr>
          <w:rFonts w:ascii="Times New Roman" w:hAnsi="Times New Roman" w:cs="Times New Roman"/>
        </w:rPr>
        <w:t xml:space="preserve">). </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AMPK</w:t>
      </w:r>
      <w:r w:rsidR="009F6E18">
        <w:rPr>
          <w:rFonts w:ascii="Times New Roman" w:hAnsi="Times New Roman" w:cs="Times New Roman"/>
        </w:rPr>
        <w:t xml:space="preserve">-mediated </w:t>
      </w:r>
      <w:proofErr w:type="spellStart"/>
      <w:r w:rsidR="009F6E18">
        <w:rPr>
          <w:rFonts w:ascii="Times New Roman" w:hAnsi="Times New Roman" w:cs="Times New Roman"/>
        </w:rPr>
        <w:t>crosstalks</w:t>
      </w:r>
      <w:proofErr w:type="spellEnd"/>
      <w:r w:rsidR="009F6E18">
        <w:rPr>
          <w:rFonts w:ascii="Times New Roman" w:hAnsi="Times New Roman" w:cs="Times New Roman"/>
        </w:rPr>
        <w:t xml:space="preserve"> (AMPK upregulating</w:t>
      </w:r>
      <w:r w:rsidR="009F6E1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9F6E18">
        <w:rPr>
          <w:rFonts w:ascii="Times New Roman" w:eastAsiaTheme="minorEastAsia" w:hAnsi="Times New Roman" w:cs="Times New Roman"/>
        </w:rPr>
        <w:t>, AMPK downregulating SNAIL, or AMPK downregulating ZEB)</w:t>
      </w:r>
      <w:r w:rsidR="009F6E18">
        <w:rPr>
          <w:rFonts w:ascii="Times New Roman" w:hAnsi="Times New Roman" w:cs="Times New Roman"/>
        </w:rPr>
        <w:t xml:space="preserve"> push</w:t>
      </w:r>
      <w:r w:rsidR="00851F04" w:rsidRPr="00C9444E">
        <w:rPr>
          <w:rFonts w:ascii="Times New Roman" w:hAnsi="Times New Roman" w:cs="Times New Roman"/>
        </w:rPr>
        <w:t xml:space="preserve">es the EMT network to adopt an </w:t>
      </w:r>
      <w:r w:rsidR="004B6ACB">
        <w:rPr>
          <w:rFonts w:ascii="Times New Roman" w:hAnsi="Times New Roman" w:cs="Times New Roman"/>
        </w:rPr>
        <w:t>E state</w:t>
      </w:r>
      <w:r w:rsidR="00851F04" w:rsidRPr="00C9444E">
        <w:rPr>
          <w:rFonts w:ascii="Times New Roman" w:hAnsi="Times New Roman" w:cs="Times New Roman"/>
        </w:rPr>
        <w:t xml:space="preserve"> and suppresses the E/M state </w:t>
      </w:r>
      <w:r w:rsidR="004B6ACB">
        <w:rPr>
          <w:rFonts w:ascii="Times New Roman" w:hAnsi="Times New Roman" w:cs="Times New Roman"/>
        </w:rPr>
        <w:t xml:space="preserve">followed by the </w:t>
      </w:r>
      <w:r w:rsidR="007F0C22" w:rsidRPr="00C9444E">
        <w:rPr>
          <w:rFonts w:ascii="Times New Roman" w:hAnsi="Times New Roman" w:cs="Times New Roman"/>
        </w:rPr>
        <w:t>suppressi</w:t>
      </w:r>
      <w:r w:rsidR="004B6ACB">
        <w:rPr>
          <w:rFonts w:ascii="Times New Roman" w:hAnsi="Times New Roman" w:cs="Times New Roman"/>
        </w:rPr>
        <w:t>on of</w:t>
      </w:r>
      <w:r w:rsidR="007F0C22" w:rsidRPr="00C9444E">
        <w:rPr>
          <w:rFonts w:ascii="Times New Roman" w:hAnsi="Times New Roman" w:cs="Times New Roman"/>
        </w:rPr>
        <w:t xml:space="preserve"> </w:t>
      </w:r>
      <w:r w:rsidR="00851F04" w:rsidRPr="00C9444E">
        <w:rPr>
          <w:rFonts w:ascii="Times New Roman" w:hAnsi="Times New Roman" w:cs="Times New Roman"/>
        </w:rPr>
        <w:t xml:space="preserve">the </w:t>
      </w:r>
      <w:r w:rsidR="004B6ACB">
        <w:rPr>
          <w:rFonts w:ascii="Times New Roman" w:hAnsi="Times New Roman" w:cs="Times New Roman"/>
        </w:rPr>
        <w:t>M</w:t>
      </w:r>
      <w:r w:rsidR="00851F04" w:rsidRPr="00C9444E">
        <w:rPr>
          <w:rFonts w:ascii="Times New Roman" w:hAnsi="Times New Roman" w:cs="Times New Roman"/>
        </w:rPr>
        <w:t xml:space="preserve"> state (Fig. </w:t>
      </w:r>
      <w:r w:rsidR="00740BBA">
        <w:rPr>
          <w:rFonts w:ascii="Times New Roman" w:hAnsi="Times New Roman" w:cs="Times New Roman"/>
        </w:rPr>
        <w:t>4</w:t>
      </w:r>
      <w:r w:rsidR="002C76E3" w:rsidRPr="00C9444E">
        <w:rPr>
          <w:rFonts w:ascii="Times New Roman" w:hAnsi="Times New Roman" w:cs="Times New Roman"/>
        </w:rPr>
        <w:t>B</w:t>
      </w:r>
      <w:r w:rsidR="000662BA" w:rsidRPr="00C9444E">
        <w:rPr>
          <w:rFonts w:ascii="Times New Roman" w:hAnsi="Times New Roman" w:cs="Times New Roman"/>
        </w:rPr>
        <w:t xml:space="preserve"> and S</w:t>
      </w:r>
      <w:r w:rsidR="00000349" w:rsidRPr="00C9444E">
        <w:rPr>
          <w:rFonts w:ascii="Times New Roman" w:hAnsi="Times New Roman" w:cs="Times New Roman"/>
        </w:rPr>
        <w:t>1</w:t>
      </w:r>
      <w:r w:rsidR="00375793">
        <w:rPr>
          <w:rFonts w:ascii="Times New Roman" w:hAnsi="Times New Roman" w:cs="Times New Roman"/>
        </w:rPr>
        <w:t>5</w:t>
      </w:r>
      <w:r w:rsidR="009F6E18">
        <w:rPr>
          <w:rFonts w:ascii="Times New Roman" w:hAnsi="Times New Roman" w:cs="Times New Roman"/>
        </w:rPr>
        <w:t>-1</w:t>
      </w:r>
      <w:r w:rsidR="00375793">
        <w:rPr>
          <w:rFonts w:ascii="Times New Roman" w:hAnsi="Times New Roman" w:cs="Times New Roman"/>
        </w:rPr>
        <w:t>7</w:t>
      </w:r>
      <w:r w:rsidR="00851F04" w:rsidRPr="00C9444E">
        <w:rPr>
          <w:rFonts w:ascii="Times New Roman" w:hAnsi="Times New Roman" w:cs="Times New Roman"/>
        </w:rPr>
        <w:t>).</w:t>
      </w:r>
      <w:r w:rsidR="004869E7" w:rsidRPr="00C9444E">
        <w:rPr>
          <w:rFonts w:ascii="Times New Roman" w:hAnsi="Times New Roman" w:cs="Times New Roman"/>
        </w:rPr>
        <w:t xml:space="preserve"> </w:t>
      </w:r>
      <w:r w:rsidR="00851F04" w:rsidRPr="00C9444E">
        <w:rPr>
          <w:rFonts w:ascii="Times New Roman" w:hAnsi="Times New Roman" w:cs="Times New Roman"/>
        </w:rPr>
        <w:t xml:space="preserve">Additionally, </w:t>
      </w:r>
      <w:r w:rsidR="004B6ACB">
        <w:rPr>
          <w:rFonts w:ascii="Times New Roman" w:hAnsi="Times New Roman" w:cs="Times New Roman"/>
        </w:rPr>
        <w:t>when</w:t>
      </w:r>
      <w:r w:rsidR="00851F04" w:rsidRPr="00C9444E">
        <w:rPr>
          <w:rFonts w:ascii="Times New Roman" w:hAnsi="Times New Roman" w:cs="Times New Roman"/>
        </w:rPr>
        <w:t xml:space="preserve"> AMPK </w:t>
      </w:r>
      <w:r w:rsidR="004B6ACB">
        <w:rPr>
          <w:rFonts w:ascii="Times New Roman" w:hAnsi="Times New Roman" w:cs="Times New Roman"/>
        </w:rPr>
        <w:t>regulates</w:t>
      </w:r>
      <w:r w:rsidR="00851F04" w:rsidRPr="00C9444E">
        <w:rPr>
          <w:rFonts w:ascii="Times New Roman" w:hAnsi="Times New Roman" w:cs="Times New Roman"/>
        </w:rPr>
        <w:t xml:space="preserve"> the EMT circuit</w:t>
      </w:r>
      <w:r w:rsidR="004B6ACB">
        <w:rPr>
          <w:rFonts w:ascii="Times New Roman" w:hAnsi="Times New Roman" w:cs="Times New Roman"/>
        </w:rPr>
        <w:t xml:space="preserve"> alone</w:t>
      </w:r>
      <w:r w:rsidR="00851F04" w:rsidRPr="00C9444E">
        <w:rPr>
          <w:rFonts w:ascii="Times New Roman" w:hAnsi="Times New Roman" w:cs="Times New Roman"/>
        </w:rPr>
        <w:t xml:space="preserve">, the </w:t>
      </w:r>
      <w:r w:rsidR="004B6ACB">
        <w:rPr>
          <w:rFonts w:ascii="Times New Roman" w:hAnsi="Times New Roman" w:cs="Times New Roman"/>
        </w:rPr>
        <w:t>E</w:t>
      </w:r>
      <w:r w:rsidR="00851F04" w:rsidRPr="00C9444E">
        <w:rPr>
          <w:rFonts w:ascii="Times New Roman" w:hAnsi="Times New Roman" w:cs="Times New Roman"/>
        </w:rPr>
        <w:t xml:space="preserve"> and </w:t>
      </w:r>
      <w:r w:rsidR="004B6ACB">
        <w:rPr>
          <w:rFonts w:ascii="Times New Roman" w:hAnsi="Times New Roman" w:cs="Times New Roman"/>
        </w:rPr>
        <w:t>M</w:t>
      </w:r>
      <w:r w:rsidR="00851F04" w:rsidRPr="00C9444E">
        <w:rPr>
          <w:rFonts w:ascii="Times New Roman" w:hAnsi="Times New Roman" w:cs="Times New Roman"/>
        </w:rPr>
        <w:t xml:space="preserve"> states are still most associated with the </w:t>
      </w:r>
      <w:r w:rsidR="004B6ACB">
        <w:rPr>
          <w:rFonts w:ascii="Times New Roman" w:hAnsi="Times New Roman" w:cs="Times New Roman"/>
        </w:rPr>
        <w:t>O</w:t>
      </w:r>
      <w:r w:rsidR="00851F04" w:rsidRPr="00C9444E">
        <w:rPr>
          <w:rFonts w:ascii="Times New Roman" w:hAnsi="Times New Roman" w:cs="Times New Roman"/>
        </w:rPr>
        <w:t xml:space="preserve"> and </w:t>
      </w:r>
      <w:r w:rsidR="004B6ACB">
        <w:rPr>
          <w:rFonts w:ascii="Times New Roman" w:hAnsi="Times New Roman" w:cs="Times New Roman"/>
        </w:rPr>
        <w:t>W</w:t>
      </w:r>
      <w:r w:rsidR="00851F04" w:rsidRPr="00C9444E">
        <w:rPr>
          <w:rFonts w:ascii="Times New Roman" w:hAnsi="Times New Roman" w:cs="Times New Roman"/>
        </w:rPr>
        <w:t xml:space="preserve"> </w:t>
      </w:r>
      <w:r w:rsidR="004B6ACB">
        <w:rPr>
          <w:rFonts w:ascii="Times New Roman" w:hAnsi="Times New Roman" w:cs="Times New Roman"/>
        </w:rPr>
        <w:t>states</w:t>
      </w:r>
      <w:r w:rsidR="00851F04" w:rsidRPr="00C9444E">
        <w:rPr>
          <w:rFonts w:ascii="Times New Roman" w:hAnsi="Times New Roman" w:cs="Times New Roman"/>
        </w:rPr>
        <w:t>, respectively</w:t>
      </w:r>
      <w:r w:rsidR="005243C0">
        <w:rPr>
          <w:rFonts w:ascii="Times New Roman" w:hAnsi="Times New Roman" w:cs="Times New Roman"/>
        </w:rPr>
        <w:t>; however,</w:t>
      </w:r>
      <w:r w:rsidR="00851F04" w:rsidRPr="00C9444E">
        <w:rPr>
          <w:rFonts w:ascii="Times New Roman" w:hAnsi="Times New Roman" w:cs="Times New Roman"/>
        </w:rPr>
        <w:t xml:space="preserve"> the E/M state is associated with the </w:t>
      </w:r>
      <w:r w:rsidR="004B6ACB">
        <w:rPr>
          <w:rFonts w:ascii="Times New Roman" w:hAnsi="Times New Roman" w:cs="Times New Roman"/>
        </w:rPr>
        <w:t>W</w:t>
      </w:r>
      <w:r w:rsidR="00851F04" w:rsidRPr="00C9444E">
        <w:rPr>
          <w:rFonts w:ascii="Times New Roman" w:hAnsi="Times New Roman" w:cs="Times New Roman"/>
        </w:rPr>
        <w:t xml:space="preserve"> state</w:t>
      </w:r>
      <w:r w:rsidR="00A218E9" w:rsidRPr="00C9444E">
        <w:rPr>
          <w:rFonts w:ascii="Times New Roman" w:hAnsi="Times New Roman" w:cs="Times New Roman"/>
        </w:rPr>
        <w:t>. This is in direct contra</w:t>
      </w:r>
      <w:r w:rsidR="005243C0">
        <w:rPr>
          <w:rFonts w:ascii="Times New Roman" w:hAnsi="Times New Roman" w:cs="Times New Roman"/>
        </w:rPr>
        <w:t>s</w:t>
      </w:r>
      <w:r w:rsidR="00A218E9" w:rsidRPr="00C9444E">
        <w:rPr>
          <w:rFonts w:ascii="Times New Roman" w:hAnsi="Times New Roman" w:cs="Times New Roman"/>
        </w:rPr>
        <w:t xml:space="preserve">t to HIF-1 driven crosstalk in which the E/M state is coupled with </w:t>
      </w:r>
      <w:r w:rsidR="004B6ACB">
        <w:rPr>
          <w:rFonts w:ascii="Times New Roman" w:hAnsi="Times New Roman" w:cs="Times New Roman"/>
        </w:rPr>
        <w:t>O state</w:t>
      </w:r>
      <w:r w:rsidR="00A218E9" w:rsidRPr="00C9444E">
        <w:rPr>
          <w:rFonts w:ascii="Times New Roman" w:hAnsi="Times New Roman" w:cs="Times New Roman"/>
        </w:rPr>
        <w:t xml:space="preserve">. </w:t>
      </w:r>
      <w:r w:rsidR="004B6ACB">
        <w:rPr>
          <w:rFonts w:ascii="Times New Roman" w:hAnsi="Times New Roman" w:cs="Times New Roman"/>
        </w:rPr>
        <w:t>The results</w:t>
      </w:r>
      <w:r w:rsidR="00A218E9" w:rsidRPr="00C9444E">
        <w:rPr>
          <w:rFonts w:ascii="Times New Roman" w:hAnsi="Times New Roman" w:cs="Times New Roman"/>
        </w:rPr>
        <w:t xml:space="preserve"> suggest</w:t>
      </w:r>
      <w:r w:rsidR="004B6ACB">
        <w:rPr>
          <w:rFonts w:ascii="Times New Roman" w:hAnsi="Times New Roman" w:cs="Times New Roman"/>
        </w:rPr>
        <w:t xml:space="preserve"> that</w:t>
      </w:r>
      <w:r w:rsidR="00A218E9" w:rsidRPr="00C9444E">
        <w:rPr>
          <w:rFonts w:ascii="Times New Roman" w:hAnsi="Times New Roman" w:cs="Times New Roman"/>
        </w:rPr>
        <w:t xml:space="preserve">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w:t>
      </w:r>
      <w:r w:rsidR="00A7510D">
        <w:rPr>
          <w:rFonts w:ascii="Times New Roman" w:hAnsi="Times New Roman" w:cs="Times New Roman"/>
        </w:rPr>
        <w:t>state</w:t>
      </w:r>
      <w:r w:rsidR="007F0C22" w:rsidRPr="00C9444E">
        <w:rPr>
          <w:rFonts w:ascii="Times New Roman" w:hAnsi="Times New Roman" w:cs="Times New Roman"/>
        </w:rPr>
        <w:t xml:space="preserve"> and that </w:t>
      </w:r>
      <w:r w:rsidR="003821F6">
        <w:rPr>
          <w:rFonts w:ascii="Times New Roman" w:hAnsi="Times New Roman" w:cs="Times New Roman"/>
        </w:rPr>
        <w:t>the E/M</w:t>
      </w:r>
      <w:r w:rsidR="007F0C22" w:rsidRPr="00C9444E">
        <w:rPr>
          <w:rFonts w:ascii="Times New Roman" w:hAnsi="Times New Roman" w:cs="Times New Roman"/>
        </w:rPr>
        <w:t xml:space="preserve"> state has </w:t>
      </w:r>
      <w:r w:rsidR="004B6ACB">
        <w:rPr>
          <w:rFonts w:ascii="Times New Roman" w:hAnsi="Times New Roman" w:cs="Times New Roman"/>
        </w:rPr>
        <w:t>metabolic plasticity to mix and match different metabolic phenotypes.</w:t>
      </w:r>
      <w:r w:rsidR="00A218E9" w:rsidRPr="00C9444E">
        <w:rPr>
          <w:rFonts w:ascii="Times New Roman" w:hAnsi="Times New Roman" w:cs="Times New Roman"/>
        </w:rPr>
        <w:t xml:space="preserve"> </w:t>
      </w:r>
      <w:bookmarkStart w:id="7" w:name="tfs-of-the-metabolic-network-can-stabili"/>
    </w:p>
    <w:p w14:paraId="2F40EC32" w14:textId="282A097B" w:rsidR="00316CB1" w:rsidRPr="00C9444E" w:rsidRDefault="00316CB1" w:rsidP="005D1748">
      <w:pPr>
        <w:pStyle w:val="FirstParagraph"/>
        <w:spacing w:line="480" w:lineRule="auto"/>
        <w:rPr>
          <w:rFonts w:ascii="Times New Roman" w:hAnsi="Times New Roman" w:cs="Times New Roman"/>
        </w:rPr>
      </w:pPr>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7E04CFB3"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740BBA">
        <w:rPr>
          <w:rFonts w:ascii="Times New Roman" w:hAnsi="Times New Roman" w:cs="Times New Roman"/>
          <w:b/>
          <w:bCs/>
          <w:i w:val="0"/>
          <w:iCs/>
        </w:rPr>
        <w:t>4</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w:t>
      </w:r>
      <w:r w:rsidR="000E5521">
        <w:rPr>
          <w:rFonts w:ascii="Times New Roman" w:hAnsi="Times New Roman" w:cs="Times New Roman"/>
          <w:b/>
          <w:bCs/>
          <w:i w:val="0"/>
          <w:iCs/>
        </w:rPr>
        <w:t>metabolism in</w:t>
      </w:r>
      <w:r w:rsidRPr="00C9444E">
        <w:rPr>
          <w:rFonts w:ascii="Times New Roman" w:hAnsi="Times New Roman" w:cs="Times New Roman"/>
          <w:b/>
          <w:bCs/>
          <w:i w:val="0"/>
          <w:iCs/>
        </w:rPr>
        <w:t xml:space="preserve"> driving EMT. </w:t>
      </w:r>
      <w:r w:rsidR="007B5872" w:rsidRPr="00C9444E">
        <w:rPr>
          <w:rFonts w:ascii="Times New Roman" w:hAnsi="Times New Roman" w:cs="Times New Roman"/>
          <w:i w:val="0"/>
          <w:iCs/>
        </w:rPr>
        <w:t xml:space="preserve">HIF-1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circuit towards the </w:t>
      </w:r>
      <w:r w:rsidR="000E5521">
        <w:rPr>
          <w:rFonts w:ascii="Times New Roman" w:hAnsi="Times New Roman" w:cs="Times New Roman"/>
          <w:i w:val="0"/>
          <w:iCs/>
        </w:rPr>
        <w:t>M</w:t>
      </w:r>
      <w:r w:rsidR="007B5872" w:rsidRPr="00C9444E">
        <w:rPr>
          <w:rFonts w:ascii="Times New Roman" w:hAnsi="Times New Roman" w:cs="Times New Roman"/>
          <w:i w:val="0"/>
          <w:iCs/>
        </w:rPr>
        <w:t xml:space="preserve"> state, while AMPK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network towards the </w:t>
      </w:r>
      <w:r w:rsidR="000E5521">
        <w:rPr>
          <w:rFonts w:ascii="Times New Roman" w:hAnsi="Times New Roman" w:cs="Times New Roman"/>
          <w:i w:val="0"/>
          <w:iCs/>
        </w:rPr>
        <w:t>E</w:t>
      </w:r>
      <w:r w:rsidR="007B5872" w:rsidRPr="00C9444E">
        <w:rPr>
          <w:rFonts w:ascii="Times New Roman" w:hAnsi="Times New Roman" w:cs="Times New Roman"/>
          <w:i w:val="0"/>
          <w:iCs/>
        </w:rPr>
        <w:t xml:space="preserve"> state.</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w:t>
      </w:r>
      <w:proofErr w:type="spellStart"/>
      <w:r w:rsidRPr="00C9444E">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Pr="00C9444E">
        <w:rPr>
          <w:rFonts w:ascii="Times New Roman" w:hAnsi="Times New Roman" w:cs="Times New Roman"/>
          <w:i w:val="0"/>
          <w:iCs/>
        </w:rPr>
        <w:t xml:space="preserv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SNAIL</w:t>
      </w:r>
      <w:r w:rsidR="00922DFC">
        <w:rPr>
          <w:rFonts w:ascii="Times New Roman" w:hAnsi="Times New Roman" w:cs="Times New Roman"/>
          <w:i w:val="0"/>
          <w:iCs/>
        </w:rPr>
        <w:t xml:space="preserve"> and drives the EMT network towards mesenchymal</w:t>
      </w:r>
      <w:r w:rsidRPr="00C9444E">
        <w:rPr>
          <w:rFonts w:ascii="Times New Roman" w:hAnsi="Times New Roman" w:cs="Times New Roman"/>
          <w:i w:val="0"/>
          <w:iCs/>
        </w:rPr>
        <w:t xml:space="preserve">. </w:t>
      </w:r>
      <w:r w:rsidRPr="00C9444E">
        <w:rPr>
          <w:rFonts w:ascii="Times New Roman" w:hAnsi="Times New Roman" w:cs="Times New Roman"/>
          <w:b/>
          <w:bCs/>
          <w:i w:val="0"/>
          <w:iCs/>
        </w:rPr>
        <w:t>(B)</w:t>
      </w:r>
      <w:r w:rsidR="000E5521">
        <w:rPr>
          <w:rFonts w:ascii="Times New Roman" w:hAnsi="Times New Roman" w:cs="Times New Roman"/>
          <w:i w:val="0"/>
          <w:iCs/>
        </w:rPr>
        <w:t xml:space="preserve"> The number of initial conditions leading to an E/M, M, or </w:t>
      </w:r>
      <w:proofErr w:type="spellStart"/>
      <w:r w:rsidR="000E5521">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000E5521">
        <w:rPr>
          <w:rFonts w:ascii="Times New Roman" w:hAnsi="Times New Roman" w:cs="Times New Roman"/>
          <w:i w:val="0"/>
          <w:iCs/>
        </w:rPr>
        <w:t xml:space="preserve"> as </w:t>
      </w:r>
      <w:r w:rsidRPr="00C9444E">
        <w:rPr>
          <w:rFonts w:ascii="Times New Roman" w:hAnsi="Times New Roman" w:cs="Times New Roman"/>
          <w:i w:val="0"/>
          <w:iCs/>
        </w:rPr>
        <w:t>AMPK upregulat</w:t>
      </w:r>
      <w:r w:rsidR="000E5521">
        <w:rPr>
          <w:rFonts w:ascii="Times New Roman" w:hAnsi="Times New Roman" w:cs="Times New Roman"/>
          <w:i w:val="0"/>
          <w:iCs/>
        </w:rPr>
        <w:t>es</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driv</w:t>
      </w:r>
      <w:r w:rsidR="000E5521">
        <w:rPr>
          <w:rFonts w:ascii="Times New Roman" w:hAnsi="Times New Roman" w:cs="Times New Roman"/>
          <w:i w:val="0"/>
          <w:iCs/>
        </w:rPr>
        <w:t>es</w:t>
      </w:r>
      <w:r w:rsidRPr="00C9444E">
        <w:rPr>
          <w:rFonts w:ascii="Times New Roman" w:hAnsi="Times New Roman" w:cs="Times New Roman"/>
          <w:i w:val="0"/>
          <w:iCs/>
        </w:rPr>
        <w:t xml:space="preserve"> the system towards epithelial. The E/M state </w:t>
      </w:r>
      <w:r w:rsidR="00B52600">
        <w:rPr>
          <w:rFonts w:ascii="Times New Roman" w:hAnsi="Times New Roman" w:cs="Times New Roman"/>
          <w:i w:val="0"/>
          <w:iCs/>
        </w:rPr>
        <w:t>exists for larger</w:t>
      </w:r>
      <w:r w:rsidR="00CB6B34">
        <w:rPr>
          <w:rFonts w:ascii="Times New Roman" w:hAnsi="Times New Roman" w:cs="Times New Roman"/>
          <w:i w:val="0"/>
          <w:iCs/>
        </w:rPr>
        <w:t xml:space="preserve"> portions of the</w:t>
      </w:r>
      <w:r w:rsidR="00B52600">
        <w:rPr>
          <w:rFonts w:ascii="Times New Roman" w:hAnsi="Times New Roman" w:cs="Times New Roman"/>
          <w:i w:val="0"/>
          <w:iCs/>
        </w:rPr>
        <w:t xml:space="preserve"> parameter spaces</w:t>
      </w:r>
      <w:r w:rsidRPr="00C9444E">
        <w:rPr>
          <w:rFonts w:ascii="Times New Roman" w:hAnsi="Times New Roman" w:cs="Times New Roman"/>
          <w:i w:val="0"/>
          <w:iCs/>
        </w:rPr>
        <w:t xml:space="preserve"> for HIF-1 regulation than for</w:t>
      </w:r>
      <w:r w:rsidR="00AB6FC0" w:rsidRPr="00C9444E">
        <w:rPr>
          <w:rFonts w:ascii="Times New Roman" w:hAnsi="Times New Roman" w:cs="Times New Roman"/>
          <w:i w:val="0"/>
          <w:iCs/>
        </w:rPr>
        <w:t xml:space="preserve"> </w:t>
      </w:r>
      <w:r w:rsidRPr="00C9444E">
        <w:rPr>
          <w:rFonts w:ascii="Times New Roman" w:hAnsi="Times New Roman" w:cs="Times New Roman"/>
          <w:i w:val="0"/>
          <w:iCs/>
        </w:rPr>
        <w:t>AMPK</w:t>
      </w:r>
      <w:r w:rsidR="00183509">
        <w:rPr>
          <w:rFonts w:ascii="Times New Roman" w:hAnsi="Times New Roman" w:cs="Times New Roman"/>
          <w:i w:val="0"/>
          <w:iCs/>
        </w:rPr>
        <w:t xml:space="preserve">-mediated </w:t>
      </w:r>
      <w:proofErr w:type="spellStart"/>
      <w:r w:rsidR="00183509">
        <w:rPr>
          <w:rFonts w:ascii="Times New Roman" w:hAnsi="Times New Roman" w:cs="Times New Roman"/>
          <w:i w:val="0"/>
          <w:iCs/>
        </w:rPr>
        <w:t>crosstalks</w:t>
      </w:r>
      <w:proofErr w:type="spellEnd"/>
      <w:r w:rsidRPr="00C9444E">
        <w:rPr>
          <w:rFonts w:ascii="Times New Roman" w:hAnsi="Times New Roman" w:cs="Times New Roman"/>
          <w:i w:val="0"/>
          <w:iCs/>
        </w:rPr>
        <w:t>.</w:t>
      </w: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D3D9B2D" w14:textId="7DD6333C" w:rsidR="00E80B4A"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7"/>
      <w:r w:rsidR="002C76E3" w:rsidRPr="00C9444E">
        <w:rPr>
          <w:rFonts w:ascii="Times New Roman" w:hAnsi="Times New Roman" w:cs="Times New Roman"/>
        </w:rPr>
        <w:t xml:space="preserve">: </w:t>
      </w:r>
      <w:r w:rsidRPr="00C9444E">
        <w:rPr>
          <w:rFonts w:ascii="Times New Roman" w:hAnsi="Times New Roman" w:cs="Times New Roman"/>
        </w:rPr>
        <w:t xml:space="preserve">There are two distinct events at play when the metabolic network regulates the EMT circuit. AMPK regulation quickly suppresses the E/M </w:t>
      </w:r>
      <w:r w:rsidR="00A7510D">
        <w:rPr>
          <w:rFonts w:ascii="Times New Roman" w:hAnsi="Times New Roman" w:cs="Times New Roman"/>
        </w:rPr>
        <w:t>state</w:t>
      </w:r>
      <w:r w:rsidRPr="00C9444E">
        <w:rPr>
          <w:rFonts w:ascii="Times New Roman" w:hAnsi="Times New Roman" w:cs="Times New Roman"/>
        </w:rPr>
        <w:t xml:space="preserve"> and pushes the system towards the </w:t>
      </w:r>
      <w:r w:rsidR="00BF0DCA">
        <w:rPr>
          <w:rFonts w:ascii="Times New Roman" w:hAnsi="Times New Roman" w:cs="Times New Roman"/>
        </w:rPr>
        <w:t>E</w:t>
      </w:r>
      <w:r w:rsidRPr="00C9444E">
        <w:rPr>
          <w:rFonts w:ascii="Times New Roman" w:hAnsi="Times New Roman" w:cs="Times New Roman"/>
        </w:rPr>
        <w:t xml:space="preserve"> 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w:t>
      </w:r>
      <w:r w:rsidR="00A7510D">
        <w:rPr>
          <w:rFonts w:ascii="Times New Roman" w:hAnsi="Times New Roman" w:cs="Times New Roman"/>
        </w:rPr>
        <w:t>state</w:t>
      </w:r>
      <w:r w:rsidRPr="00C9444E">
        <w:rPr>
          <w:rFonts w:ascii="Times New Roman" w:hAnsi="Times New Roman" w:cs="Times New Roman"/>
        </w:rPr>
        <w:t xml:space="preserve"> </w:t>
      </w:r>
      <w:r w:rsidR="00AB6FC0" w:rsidRPr="00C9444E">
        <w:rPr>
          <w:rFonts w:ascii="Times New Roman" w:hAnsi="Times New Roman" w:cs="Times New Roman"/>
        </w:rPr>
        <w:t xml:space="preserve">for a range of strengths </w:t>
      </w:r>
      <w:r w:rsidRPr="00C9444E">
        <w:rPr>
          <w:rFonts w:ascii="Times New Roman" w:hAnsi="Times New Roman" w:cs="Times New Roman"/>
        </w:rPr>
        <w:t xml:space="preserve">while ultimately pushing the system towards </w:t>
      </w:r>
      <w:r w:rsidR="00BF0DCA">
        <w:rPr>
          <w:rFonts w:ascii="Times New Roman" w:hAnsi="Times New Roman" w:cs="Times New Roman"/>
        </w:rPr>
        <w:t>the M state</w:t>
      </w:r>
      <w:r w:rsidRPr="00C9444E">
        <w:rPr>
          <w:rFonts w:ascii="Times New Roman" w:hAnsi="Times New Roman" w:cs="Times New Roman"/>
        </w:rPr>
        <w:t xml:space="preserve"> (Fig</w:t>
      </w:r>
      <w:r w:rsidR="003352BC" w:rsidRPr="00C9444E">
        <w:rPr>
          <w:rFonts w:ascii="Times New Roman" w:hAnsi="Times New Roman" w:cs="Times New Roman"/>
        </w:rPr>
        <w:t>.</w:t>
      </w:r>
      <w:r w:rsidRPr="00C9444E">
        <w:rPr>
          <w:rFonts w:ascii="Times New Roman" w:hAnsi="Times New Roman" w:cs="Times New Roman"/>
        </w:rPr>
        <w:t xml:space="preserve"> </w:t>
      </w:r>
      <w:r w:rsidR="00740BBA">
        <w:rPr>
          <w:rFonts w:ascii="Times New Roman" w:hAnsi="Times New Roman" w:cs="Times New Roman"/>
        </w:rPr>
        <w:t>4</w:t>
      </w:r>
      <w:r w:rsidR="0018197D" w:rsidRPr="00C9444E">
        <w:rPr>
          <w:rFonts w:ascii="Times New Roman" w:hAnsi="Times New Roman" w:cs="Times New Roman"/>
        </w:rPr>
        <w:t>A</w:t>
      </w:r>
      <w:r w:rsidRPr="00C9444E">
        <w:rPr>
          <w:rFonts w:ascii="Times New Roman" w:hAnsi="Times New Roman" w:cs="Times New Roman"/>
        </w:rPr>
        <w:t xml:space="preserve"> and </w:t>
      </w:r>
      <w:r w:rsidR="00740BBA">
        <w:rPr>
          <w:rFonts w:ascii="Times New Roman" w:hAnsi="Times New Roman" w:cs="Times New Roman"/>
        </w:rPr>
        <w:t>4</w:t>
      </w:r>
      <w:r w:rsidR="0018197D" w:rsidRPr="00C9444E">
        <w:rPr>
          <w:rFonts w:ascii="Times New Roman" w:hAnsi="Times New Roman" w:cs="Times New Roman"/>
        </w:rPr>
        <w:t>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00E80B4A">
        <w:rPr>
          <w:rFonts w:ascii="Times New Roman" w:hAnsi="Times New Roman" w:cs="Times New Roman"/>
        </w:rPr>
        <w:t>, which is exactly what happens</w:t>
      </w:r>
      <w:r w:rsidRPr="00C9444E">
        <w:rPr>
          <w:rFonts w:ascii="Times New Roman" w:hAnsi="Times New Roman" w:cs="Times New Roman"/>
        </w:rPr>
        <w:t>.</w:t>
      </w:r>
    </w:p>
    <w:p w14:paraId="44ACDC01" w14:textId="63FC0F7B" w:rsidR="00D628F5" w:rsidRPr="00C9444E" w:rsidRDefault="00E80B4A" w:rsidP="003A10B3">
      <w:pPr>
        <w:pStyle w:val="BodyText"/>
        <w:spacing w:line="480" w:lineRule="auto"/>
        <w:ind w:firstLine="720"/>
        <w:rPr>
          <w:rFonts w:ascii="Times New Roman" w:hAnsi="Times New Roman" w:cs="Times New Roman"/>
        </w:rPr>
      </w:pPr>
      <w:r>
        <w:rPr>
          <w:rFonts w:ascii="Times New Roman" w:hAnsi="Times New Roman" w:cs="Times New Roman"/>
        </w:rPr>
        <w:t>When</w:t>
      </w:r>
      <w:r w:rsidR="00AD7F58" w:rsidRPr="00C9444E">
        <w:rPr>
          <w:rFonts w:ascii="Times New Roman" w:hAnsi="Times New Roman" w:cs="Times New Roman"/>
        </w:rPr>
        <w:t xml:space="preserve"> </w:t>
      </w:r>
      <w:r w:rsidR="00A85202">
        <w:rPr>
          <w:rFonts w:ascii="Times New Roman" w:hAnsi="Times New Roman" w:cs="Times New Roman"/>
        </w:rPr>
        <w:t xml:space="preserve">at least one of the three AMPK </w:t>
      </w:r>
      <w:proofErr w:type="spellStart"/>
      <w:r w:rsidR="00A85202">
        <w:rPr>
          <w:rFonts w:ascii="Times New Roman" w:hAnsi="Times New Roman" w:cs="Times New Roman"/>
        </w:rPr>
        <w:t>crosstalks</w:t>
      </w:r>
      <w:proofErr w:type="spellEnd"/>
      <w:r w:rsidR="00A85202">
        <w:rPr>
          <w:rFonts w:ascii="Times New Roman" w:hAnsi="Times New Roman" w:cs="Times New Roman"/>
        </w:rPr>
        <w:t xml:space="preserve"> and at least one of the two </w:t>
      </w:r>
      <w:r w:rsidR="005506B5" w:rsidRPr="00C9444E">
        <w:rPr>
          <w:rFonts w:ascii="Times New Roman" w:hAnsi="Times New Roman" w:cs="Times New Roman"/>
        </w:rPr>
        <w:t>HIF-1</w:t>
      </w:r>
      <w:r w:rsidR="00AD7F58" w:rsidRPr="00C9444E">
        <w:rPr>
          <w:rFonts w:ascii="Times New Roman" w:hAnsi="Times New Roman" w:cs="Times New Roman"/>
        </w:rPr>
        <w:t xml:space="preserve"> </w:t>
      </w:r>
      <w:proofErr w:type="spellStart"/>
      <w:r w:rsidR="00AD7F58" w:rsidRPr="00C9444E">
        <w:rPr>
          <w:rFonts w:ascii="Times New Roman" w:hAnsi="Times New Roman" w:cs="Times New Roman"/>
        </w:rPr>
        <w:t>crosstalks</w:t>
      </w:r>
      <w:proofErr w:type="spellEnd"/>
      <w:r>
        <w:rPr>
          <w:rFonts w:ascii="Times New Roman" w:hAnsi="Times New Roman" w:cs="Times New Roman"/>
        </w:rPr>
        <w:t xml:space="preserve"> are activated, the E/M state is stabilized</w:t>
      </w:r>
      <w:r w:rsidR="003A10B3">
        <w:rPr>
          <w:rFonts w:ascii="Times New Roman" w:hAnsi="Times New Roman" w:cs="Times New Roman"/>
        </w:rPr>
        <w:t>. However, t</w:t>
      </w:r>
      <w:r w:rsidR="00AD7F58" w:rsidRPr="00C9444E">
        <w:rPr>
          <w:rFonts w:ascii="Times New Roman" w:hAnsi="Times New Roman" w:cs="Times New Roman"/>
        </w:rPr>
        <w:t xml:space="preserve">he exact </w:t>
      </w:r>
      <w:r w:rsidR="003A10B3">
        <w:rPr>
          <w:rFonts w:ascii="Times New Roman" w:hAnsi="Times New Roman" w:cs="Times New Roman"/>
        </w:rPr>
        <w:t>parameter spaces</w:t>
      </w:r>
      <w:r w:rsidR="00AD7F58" w:rsidRPr="00C9444E">
        <w:rPr>
          <w:rFonts w:ascii="Times New Roman" w:hAnsi="Times New Roman" w:cs="Times New Roman"/>
        </w:rPr>
        <w:t xml:space="preserve"> where the </w:t>
      </w:r>
      <w:r>
        <w:rPr>
          <w:rFonts w:ascii="Times New Roman" w:hAnsi="Times New Roman" w:cs="Times New Roman"/>
        </w:rPr>
        <w:t xml:space="preserve">E/M and </w:t>
      </w:r>
      <w:r w:rsidR="00AD7F58" w:rsidRPr="00C9444E">
        <w:rPr>
          <w:rFonts w:ascii="Times New Roman" w:hAnsi="Times New Roman" w:cs="Times New Roman"/>
        </w:rPr>
        <w:t>E/M-W/O state</w:t>
      </w:r>
      <w:r>
        <w:rPr>
          <w:rFonts w:ascii="Times New Roman" w:hAnsi="Times New Roman" w:cs="Times New Roman"/>
        </w:rPr>
        <w:t>s</w:t>
      </w:r>
      <w:r w:rsidR="00AD7F58" w:rsidRPr="00C9444E">
        <w:rPr>
          <w:rFonts w:ascii="Times New Roman" w:hAnsi="Times New Roman" w:cs="Times New Roman"/>
        </w:rPr>
        <w:t xml:space="preserve"> exist depends on the type of regulation (Fig</w:t>
      </w:r>
      <w:r w:rsidR="003352BC" w:rsidRPr="00C9444E">
        <w:rPr>
          <w:rFonts w:ascii="Times New Roman" w:hAnsi="Times New Roman" w:cs="Times New Roman"/>
        </w:rPr>
        <w:t>.</w:t>
      </w:r>
      <w:r w:rsidR="00AD7F58" w:rsidRPr="00C9444E">
        <w:rPr>
          <w:rFonts w:ascii="Times New Roman" w:hAnsi="Times New Roman" w:cs="Times New Roman"/>
        </w:rPr>
        <w:t xml:space="preserve"> S</w:t>
      </w:r>
      <w:r w:rsidR="001D6FB1" w:rsidRPr="00C9444E">
        <w:rPr>
          <w:rFonts w:ascii="Times New Roman" w:hAnsi="Times New Roman" w:cs="Times New Roman"/>
        </w:rPr>
        <w:t>18</w:t>
      </w:r>
      <w:r w:rsidR="00AD7F58"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w:t>
      </w:r>
      <w:r w:rsidR="00BF0DCA">
        <w:rPr>
          <w:rFonts w:ascii="Times New Roman" w:hAnsi="Times New Roman" w:cs="Times New Roman"/>
        </w:rPr>
        <w:t>larger</w:t>
      </w:r>
      <w:r w:rsidR="00E72DA9" w:rsidRPr="00C9444E">
        <w:rPr>
          <w:rFonts w:ascii="Times New Roman" w:hAnsi="Times New Roman" w:cs="Times New Roman"/>
        </w:rPr>
        <w:t xml:space="preserve"> </w:t>
      </w:r>
      <w:r w:rsidR="00CF3BD1" w:rsidRPr="00C9444E">
        <w:rPr>
          <w:rFonts w:ascii="Times New Roman" w:hAnsi="Times New Roman" w:cs="Times New Roman"/>
        </w:rPr>
        <w:t xml:space="preserve">parameter </w:t>
      </w:r>
      <w:r w:rsidR="00BF0DCA">
        <w:rPr>
          <w:rFonts w:ascii="Times New Roman" w:hAnsi="Times New Roman" w:cs="Times New Roman"/>
        </w:rPr>
        <w:t>spaces</w:t>
      </w:r>
      <w:r w:rsidR="00E72DA9" w:rsidRPr="00C9444E">
        <w:rPr>
          <w:rFonts w:ascii="Times New Roman" w:hAnsi="Times New Roman" w:cs="Times New Roman"/>
        </w:rPr>
        <w:t xml:space="preserve"> than if they target the same </w:t>
      </w:r>
      <w:r w:rsidR="00BF0DCA">
        <w:rPr>
          <w:rFonts w:ascii="Times New Roman" w:hAnsi="Times New Roman" w:cs="Times New Roman"/>
        </w:rPr>
        <w:t xml:space="preserve">EMT </w:t>
      </w:r>
      <w:r w:rsidR="00E72DA9" w:rsidRPr="00C9444E">
        <w:rPr>
          <w:rFonts w:ascii="Times New Roman" w:hAnsi="Times New Roman" w:cs="Times New Roman"/>
        </w:rPr>
        <w:t>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w:t>
      </w:r>
      <w:proofErr w:type="spellStart"/>
      <w:r w:rsidR="009D19CB" w:rsidRPr="00C9444E">
        <w:rPr>
          <w:rFonts w:ascii="Times New Roman" w:hAnsi="Times New Roman" w:cs="Times New Roman"/>
        </w:rPr>
        <w:t>crosstalks</w:t>
      </w:r>
      <w:proofErr w:type="spellEnd"/>
      <w:r w:rsidR="009D19CB" w:rsidRPr="00C9444E">
        <w:rPr>
          <w:rFonts w:ascii="Times New Roman" w:hAnsi="Times New Roman" w:cs="Times New Roman"/>
        </w:rPr>
        <w:t xml:space="preserve"> </w:t>
      </w:r>
      <w:r w:rsidR="00BF0DCA">
        <w:rPr>
          <w:rFonts w:ascii="Times New Roman" w:hAnsi="Times New Roman" w:cs="Times New Roman"/>
        </w:rPr>
        <w:t>should</w:t>
      </w:r>
      <w:r w:rsidR="009D19CB" w:rsidRPr="00C9444E">
        <w:rPr>
          <w:rFonts w:ascii="Times New Roman" w:hAnsi="Times New Roman" w:cs="Times New Roman"/>
        </w:rPr>
        <w:t xml:space="preserve"> be active </w:t>
      </w:r>
      <w:r w:rsidR="009749FD" w:rsidRPr="00C9444E">
        <w:rPr>
          <w:rFonts w:ascii="Times New Roman" w:hAnsi="Times New Roman" w:cs="Times New Roman"/>
        </w:rPr>
        <w:t xml:space="preserve">and multiple gene regulators </w:t>
      </w:r>
      <w:r w:rsidR="00BF0DCA">
        <w:rPr>
          <w:rFonts w:ascii="Times New Roman" w:hAnsi="Times New Roman" w:cs="Times New Roman"/>
        </w:rPr>
        <w:t>should</w:t>
      </w:r>
      <w:r w:rsidR="009749FD" w:rsidRPr="00C9444E">
        <w:rPr>
          <w:rFonts w:ascii="Times New Roman" w:hAnsi="Times New Roman" w:cs="Times New Roman"/>
        </w:rPr>
        <w:t xml:space="preserve"> be targeted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00AD7F58" w:rsidRPr="00C9444E">
        <w:rPr>
          <w:rFonts w:ascii="Times New Roman" w:hAnsi="Times New Roman" w:cs="Times New Roman"/>
        </w:rPr>
        <w:t xml:space="preserve"> If all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involving AMPK and </w:t>
      </w:r>
      <w:r w:rsidR="005506B5" w:rsidRPr="00C9444E">
        <w:rPr>
          <w:rFonts w:ascii="Times New Roman" w:hAnsi="Times New Roman" w:cs="Times New Roman"/>
        </w:rPr>
        <w:t>HIF-1</w:t>
      </w:r>
      <w:r w:rsidR="00AD7F58"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A</w:t>
      </w:r>
      <w:r w:rsidR="00AD7F58"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00AD7F58"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B</w:t>
      </w:r>
      <w:r w:rsidR="00AD7F58" w:rsidRPr="00C9444E">
        <w:rPr>
          <w:rFonts w:ascii="Times New Roman" w:hAnsi="Times New Roman" w:cs="Times New Roman"/>
        </w:rPr>
        <w:t xml:space="preserve">). However, when analyzing the system for the existence of the E/M-W/O </w:t>
      </w:r>
      <w:r w:rsidR="00A7510D">
        <w:rPr>
          <w:rFonts w:ascii="Times New Roman" w:hAnsi="Times New Roman" w:cs="Times New Roman"/>
        </w:rPr>
        <w:t>state</w:t>
      </w:r>
      <w:r w:rsidR="00AD7F58" w:rsidRPr="00C9444E">
        <w:rPr>
          <w:rFonts w:ascii="Times New Roman" w:hAnsi="Times New Roman" w:cs="Times New Roman"/>
        </w:rPr>
        <w:t xml:space="preserve">, it only exists in </w:t>
      </w:r>
      <w:r w:rsidR="002742FA" w:rsidRPr="00C9444E">
        <w:rPr>
          <w:rFonts w:ascii="Times New Roman" w:hAnsi="Times New Roman" w:cs="Times New Roman"/>
        </w:rPr>
        <w:t xml:space="preserve"> a small region </w:t>
      </w:r>
      <w:r w:rsidR="00BF0DCA">
        <w:rPr>
          <w:rFonts w:ascii="Times New Roman" w:hAnsi="Times New Roman" w:cs="Times New Roman"/>
        </w:rPr>
        <w:t>where</w:t>
      </w:r>
      <w:r w:rsidR="002742FA"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w:t>
      </w:r>
      <w:proofErr w:type="gramStart"/>
      <w:r w:rsidR="002742FA" w:rsidRPr="00C9444E">
        <w:rPr>
          <w:rFonts w:ascii="Times New Roman" w:hAnsi="Times New Roman" w:cs="Times New Roman"/>
        </w:rPr>
        <w:t>are able to</w:t>
      </w:r>
      <w:proofErr w:type="gramEnd"/>
      <w:r w:rsidR="002742FA" w:rsidRPr="00C9444E">
        <w:rPr>
          <w:rFonts w:ascii="Times New Roman" w:hAnsi="Times New Roman" w:cs="Times New Roman"/>
        </w:rPr>
        <w:t xml:space="preserve"> maintain the E/M </w:t>
      </w:r>
      <w:r w:rsidR="00A7510D">
        <w:rPr>
          <w:rFonts w:ascii="Times New Roman" w:hAnsi="Times New Roman" w:cs="Times New Roman"/>
        </w:rPr>
        <w:t>state</w:t>
      </w:r>
      <w:r w:rsidR="002742FA" w:rsidRPr="00C9444E">
        <w:rPr>
          <w:rFonts w:ascii="Times New Roman" w:hAnsi="Times New Roman" w:cs="Times New Roman"/>
        </w:rPr>
        <w:t xml:space="preserve"> longer than AMPK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 xml:space="preserve">AMPK regulated </w:t>
      </w:r>
      <w:proofErr w:type="spellStart"/>
      <w:r w:rsidR="00707B64" w:rsidRPr="00C9444E">
        <w:rPr>
          <w:rFonts w:ascii="Times New Roman" w:hAnsi="Times New Roman" w:cs="Times New Roman"/>
        </w:rPr>
        <w:t>crosstalks</w:t>
      </w:r>
      <w:proofErr w:type="spellEnd"/>
      <w:r w:rsidR="00707B64" w:rsidRPr="00C9444E">
        <w:rPr>
          <w:rFonts w:ascii="Times New Roman" w:hAnsi="Times New Roman" w:cs="Times New Roman"/>
        </w:rPr>
        <w:t>, as mentioned above (see Fig. S1</w:t>
      </w:r>
      <w:r w:rsidR="00375793">
        <w:rPr>
          <w:rFonts w:ascii="Times New Roman" w:hAnsi="Times New Roman" w:cs="Times New Roman"/>
        </w:rPr>
        <w:t>5</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375793">
        <w:rPr>
          <w:rFonts w:ascii="Times New Roman" w:hAnsi="Times New Roman" w:cs="Times New Roman"/>
        </w:rPr>
        <w:t>7</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r w:rsidR="005B357C">
        <w:rPr>
          <w:rFonts w:ascii="Times New Roman" w:hAnsi="Times New Roman" w:cs="Times New Roman"/>
        </w:rPr>
        <w:t xml:space="preserve">is more strongly correlated with the E/M state </w:t>
      </w:r>
      <w:r w:rsidR="00FE50CC" w:rsidRPr="00C9444E">
        <w:rPr>
          <w:rFonts w:ascii="Times New Roman" w:hAnsi="Times New Roman" w:cs="Times New Roman"/>
        </w:rPr>
        <w:t>than AMPK driven crosstalk</w:t>
      </w:r>
      <w:r w:rsidR="005B357C">
        <w:rPr>
          <w:rFonts w:ascii="Times New Roman" w:hAnsi="Times New Roman" w:cs="Times New Roman"/>
        </w:rPr>
        <w:t>, in agreement with a recent study based on publicly available expression data</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229777410"/>
          <w:placeholder>
            <w:docPart w:val="DefaultPlaceholder_-1854013440"/>
          </w:placeholder>
        </w:sdtPr>
        <w:sdtEndPr/>
        <w:sdtContent>
          <w:r w:rsidR="00677062" w:rsidRPr="00677062">
            <w:rPr>
              <w:rFonts w:ascii="Times New Roman" w:eastAsia="Times New Roman" w:hAnsi="Times New Roman" w:cs="Times New Roman"/>
              <w:color w:val="000000"/>
            </w:rPr>
            <w:t>[70]</w:t>
          </w:r>
        </w:sdtContent>
      </w:sdt>
      <w:r w:rsidR="00FE50CC" w:rsidRPr="00C9444E">
        <w:rPr>
          <w:rFonts w:ascii="Times New Roman" w:hAnsi="Times New Roman" w:cs="Times New Roman"/>
        </w:rPr>
        <w:t>.</w:t>
      </w:r>
    </w:p>
    <w:p w14:paraId="5E2ED4B4" w14:textId="56215355"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then there are regions where the E/M-W/O state exists. Additionally, the </w:t>
      </w:r>
      <w:r w:rsidR="002B0F0E">
        <w:rPr>
          <w:rFonts w:ascii="Times New Roman" w:hAnsi="Times New Roman" w:cs="Times New Roman"/>
        </w:rPr>
        <w:t>E</w:t>
      </w:r>
      <w:r w:rsidRPr="00C9444E">
        <w:rPr>
          <w:rFonts w:ascii="Times New Roman" w:hAnsi="Times New Roman" w:cs="Times New Roman"/>
        </w:rPr>
        <w:t xml:space="preserve"> state is typically coupled to</w:t>
      </w:r>
      <w:r w:rsidR="002B0F0E">
        <w:rPr>
          <w:rFonts w:ascii="Times New Roman" w:hAnsi="Times New Roman" w:cs="Times New Roman"/>
        </w:rPr>
        <w:t xml:space="preserve"> the</w:t>
      </w:r>
      <w:r w:rsidRPr="00C9444E">
        <w:rPr>
          <w:rFonts w:ascii="Times New Roman" w:hAnsi="Times New Roman" w:cs="Times New Roman"/>
        </w:rPr>
        <w:t xml:space="preserve"> </w:t>
      </w:r>
      <w:r w:rsidR="002B0F0E">
        <w:rPr>
          <w:rFonts w:ascii="Times New Roman" w:hAnsi="Times New Roman" w:cs="Times New Roman"/>
        </w:rPr>
        <w:t>O</w:t>
      </w:r>
      <w:r w:rsidRPr="00C9444E">
        <w:rPr>
          <w:rFonts w:ascii="Times New Roman" w:hAnsi="Times New Roman" w:cs="Times New Roman"/>
        </w:rPr>
        <w:t xml:space="preserve"> </w:t>
      </w:r>
      <w:r w:rsidR="002B0F0E">
        <w:rPr>
          <w:rFonts w:ascii="Times New Roman" w:hAnsi="Times New Roman" w:cs="Times New Roman"/>
        </w:rPr>
        <w:t>state</w:t>
      </w:r>
      <w:r w:rsidRPr="00C9444E">
        <w:rPr>
          <w:rFonts w:ascii="Times New Roman" w:hAnsi="Times New Roman" w:cs="Times New Roman"/>
        </w:rPr>
        <w:t xml:space="preserve"> (E-O), the </w:t>
      </w:r>
      <w:r w:rsidR="002B0F0E">
        <w:rPr>
          <w:rFonts w:ascii="Times New Roman" w:hAnsi="Times New Roman" w:cs="Times New Roman"/>
        </w:rPr>
        <w:t>M</w:t>
      </w:r>
      <w:r w:rsidRPr="00C9444E">
        <w:rPr>
          <w:rFonts w:ascii="Times New Roman" w:hAnsi="Times New Roman" w:cs="Times New Roman"/>
        </w:rPr>
        <w:t xml:space="preserve"> state is associated with the </w:t>
      </w:r>
      <w:r w:rsidR="002B0F0E">
        <w:rPr>
          <w:rFonts w:ascii="Times New Roman" w:hAnsi="Times New Roman" w:cs="Times New Roman"/>
        </w:rPr>
        <w:t>W</w:t>
      </w:r>
      <w:r w:rsidRPr="00C9444E">
        <w:rPr>
          <w:rFonts w:ascii="Times New Roman" w:hAnsi="Times New Roman" w:cs="Times New Roman"/>
        </w:rPr>
        <w:t xml:space="preserve"> </w:t>
      </w:r>
      <w:r w:rsidR="002B0F0E">
        <w:rPr>
          <w:rFonts w:ascii="Times New Roman" w:hAnsi="Times New Roman" w:cs="Times New Roman"/>
        </w:rPr>
        <w:t xml:space="preserve">state </w:t>
      </w:r>
      <w:r w:rsidRPr="00C9444E">
        <w:rPr>
          <w:rFonts w:ascii="Times New Roman" w:hAnsi="Times New Roman" w:cs="Times New Roman"/>
        </w:rPr>
        <w:t xml:space="preserve">(M-W),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w:t>
      </w:r>
      <w:r w:rsidR="002B0F0E">
        <w:rPr>
          <w:rFonts w:ascii="Times New Roman" w:hAnsi="Times New Roman" w:cs="Times New Roman"/>
        </w:rPr>
        <w:t>state</w:t>
      </w:r>
      <w:r w:rsidRPr="00C9444E">
        <w:rPr>
          <w:rFonts w:ascii="Times New Roman" w:hAnsi="Times New Roman" w:cs="Times New Roman"/>
        </w:rPr>
        <w:t xml:space="preserve"> (Fig. </w:t>
      </w:r>
      <w:r w:rsidR="00740BBA">
        <w:rPr>
          <w:rFonts w:ascii="Times New Roman" w:hAnsi="Times New Roman" w:cs="Times New Roman"/>
        </w:rPr>
        <w:t>5</w:t>
      </w:r>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th</w:t>
      </w:r>
      <w:r w:rsidR="00E870C2" w:rsidRPr="00C9444E">
        <w:rPr>
          <w:rFonts w:ascii="Times New Roman" w:hAnsi="Times New Roman" w:cs="Times New Roman"/>
        </w:rPr>
        <w:t>e</w:t>
      </w:r>
      <w:r w:rsidRPr="00C9444E">
        <w:rPr>
          <w:rFonts w:ascii="Times New Roman" w:hAnsi="Times New Roman" w:cs="Times New Roman"/>
        </w:rPr>
        <w:t>n the only possible set of states is E-O, M-W, and E/M-W/O.</w:t>
      </w:r>
      <w:r w:rsidR="00901F80">
        <w:rPr>
          <w:rFonts w:ascii="Times New Roman" w:hAnsi="Times New Roman" w:cs="Times New Roman"/>
        </w:rPr>
        <w:t xml:space="preserve"> </w:t>
      </w:r>
      <w:r w:rsidR="00901F80" w:rsidRPr="00C9444E">
        <w:rPr>
          <w:rFonts w:ascii="Times New Roman" w:hAnsi="Times New Roman" w:cs="Times New Roman"/>
        </w:rPr>
        <w:t>This behavior represents the full coordination of EMT and metabolism and suggests clusters of migrating cells utilize a combination of aerobic glycolysis and OXPHOS.</w:t>
      </w:r>
      <w:r w:rsidR="00773892">
        <w:rPr>
          <w:rFonts w:ascii="Times New Roman" w:hAnsi="Times New Roman" w:cs="Times New Roman"/>
        </w:rPr>
        <w:t xml:space="preserve"> Given tumors are metabolically heterogeneous, this result suggest</w:t>
      </w:r>
      <w:r w:rsidR="00500656">
        <w:rPr>
          <w:rFonts w:ascii="Times New Roman" w:hAnsi="Times New Roman" w:cs="Times New Roman"/>
        </w:rPr>
        <w:t>s</w:t>
      </w:r>
      <w:r w:rsidR="00773892">
        <w:rPr>
          <w:rFonts w:ascii="Times New Roman" w:hAnsi="Times New Roman" w:cs="Times New Roman"/>
        </w:rPr>
        <w:t xml:space="preserve"> the topology </w:t>
      </w:r>
      <w:r w:rsidR="00500656">
        <w:rPr>
          <w:rFonts w:ascii="Times New Roman" w:hAnsi="Times New Roman" w:cs="Times New Roman"/>
        </w:rPr>
        <w:t>and parameters of the system may only represent</w:t>
      </w:r>
      <w:r w:rsidR="00AB4280">
        <w:rPr>
          <w:rFonts w:ascii="Times New Roman" w:hAnsi="Times New Roman" w:cs="Times New Roman"/>
        </w:rPr>
        <w:t xml:space="preserve"> certain microenvironments</w:t>
      </w:r>
      <w:r w:rsidR="00901F80">
        <w:rPr>
          <w:rFonts w:ascii="Times New Roman" w:hAnsi="Times New Roman" w:cs="Times New Roman"/>
        </w:rPr>
        <w:t xml:space="preserve"> and is a limitation of our study</w:t>
      </w:r>
      <w:r w:rsidR="00773892">
        <w:rPr>
          <w:rFonts w:ascii="Times New Roman" w:hAnsi="Times New Roman" w:cs="Times New Roman"/>
        </w:rPr>
        <w:t>.</w:t>
      </w:r>
      <w:r w:rsidRPr="00C9444E">
        <w:rPr>
          <w:rFonts w:ascii="Times New Roman" w:hAnsi="Times New Roman" w:cs="Times New Roman"/>
        </w:rPr>
        <w:t xml:space="preserve">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38F29655">
            <wp:extent cx="5668221" cy="2174972"/>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68221" cy="2174972"/>
                    </a:xfrm>
                    <a:prstGeom prst="rect">
                      <a:avLst/>
                    </a:prstGeom>
                    <a:noFill/>
                    <a:ln w="9525">
                      <a:noFill/>
                      <a:headEnd/>
                      <a:tailEnd/>
                    </a:ln>
                  </pic:spPr>
                </pic:pic>
              </a:graphicData>
            </a:graphic>
          </wp:inline>
        </w:drawing>
      </w:r>
    </w:p>
    <w:p w14:paraId="12FCA60C" w14:textId="40348BFF"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740BBA">
        <w:rPr>
          <w:rFonts w:ascii="Times New Roman" w:hAnsi="Times New Roman" w:cs="Times New Roman"/>
          <w:b/>
          <w:bCs/>
          <w:i w:val="0"/>
          <w:iCs/>
        </w:rPr>
        <w:t>5</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 xml:space="preserve">When all HIF-1 and AMPK controlled </w:t>
      </w:r>
      <w:proofErr w:type="spellStart"/>
      <w:r w:rsidR="00515A76" w:rsidRPr="00C9444E">
        <w:rPr>
          <w:rFonts w:ascii="Times New Roman" w:hAnsi="Times New Roman" w:cs="Times New Roman"/>
          <w:i w:val="0"/>
          <w:iCs/>
        </w:rPr>
        <w:t>crosstalks</w:t>
      </w:r>
      <w:proofErr w:type="spellEnd"/>
      <w:r w:rsidR="00515A76" w:rsidRPr="00C9444E">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xml:space="preserve">) the E/M-W/O state can be stabilized. HIF-1 driving the network to mesenchymal and AMPK driving the system towards the </w:t>
      </w:r>
      <w:r w:rsidR="004E2DC1">
        <w:rPr>
          <w:rFonts w:ascii="Times New Roman" w:hAnsi="Times New Roman" w:cs="Times New Roman"/>
          <w:i w:val="0"/>
          <w:iCs/>
        </w:rPr>
        <w:t>E</w:t>
      </w:r>
      <w:r w:rsidR="00515A76" w:rsidRPr="00C9444E">
        <w:rPr>
          <w:rFonts w:ascii="Times New Roman" w:hAnsi="Times New Roman" w:cs="Times New Roman"/>
          <w:i w:val="0"/>
          <w:iCs/>
        </w:rPr>
        <w:t xml:space="preserve"> state results in HIF-1 and AMPK cooperatively stabilizing the E/M</w:t>
      </w:r>
      <w:r w:rsidR="00F44C7C">
        <w:rPr>
          <w:rFonts w:ascii="Times New Roman" w:hAnsi="Times New Roman" w:cs="Times New Roman"/>
          <w:i w:val="0"/>
          <w:iCs/>
        </w:rPr>
        <w:t xml:space="preserve"> </w:t>
      </w:r>
      <w:r w:rsidR="00C27F73">
        <w:rPr>
          <w:rFonts w:ascii="Times New Roman" w:hAnsi="Times New Roman" w:cs="Times New Roman"/>
          <w:i w:val="0"/>
          <w:iCs/>
        </w:rPr>
        <w:t xml:space="preserve">state.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w:t>
      </w:r>
      <w:r w:rsidR="00B74F54">
        <w:rPr>
          <w:rFonts w:ascii="Times New Roman" w:hAnsi="Times New Roman" w:cs="Times New Roman"/>
          <w:i w:val="0"/>
          <w:iCs/>
        </w:rPr>
        <w:t>Schematical illustration of t</w:t>
      </w:r>
      <w:r w:rsidR="009B7026" w:rsidRPr="00C9444E">
        <w:rPr>
          <w:rFonts w:ascii="Times New Roman" w:hAnsi="Times New Roman" w:cs="Times New Roman"/>
          <w:i w:val="0"/>
          <w:iCs/>
        </w:rPr>
        <w:t xml:space="preserve">he network showing </w:t>
      </w:r>
      <w:r w:rsidR="0014286D">
        <w:rPr>
          <w:rFonts w:ascii="Times New Roman" w:hAnsi="Times New Roman" w:cs="Times New Roman"/>
          <w:i w:val="0"/>
          <w:iCs/>
        </w:rPr>
        <w:t>the</w:t>
      </w:r>
      <w:r w:rsidR="00B74F54">
        <w:rPr>
          <w:rFonts w:ascii="Times New Roman" w:hAnsi="Times New Roman" w:cs="Times New Roman"/>
          <w:i w:val="0"/>
          <w:iCs/>
        </w:rPr>
        <w:t xml:space="preserve"> </w:t>
      </w:r>
      <w:r w:rsidR="0012488B" w:rsidRPr="00C9444E">
        <w:rPr>
          <w:rFonts w:ascii="Times New Roman" w:hAnsi="Times New Roman" w:cs="Times New Roman"/>
          <w:i w:val="0"/>
          <w:iCs/>
        </w:rPr>
        <w:t>metabolism</w:t>
      </w:r>
      <w:r w:rsidR="0014286D">
        <w:rPr>
          <w:rFonts w:ascii="Times New Roman" w:hAnsi="Times New Roman" w:cs="Times New Roman"/>
          <w:i w:val="0"/>
          <w:iCs/>
        </w:rPr>
        <w:t>-mediated crosstalk</w:t>
      </w:r>
      <w:r w:rsidR="0012488B"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 plane of potential EMT </w:t>
      </w:r>
      <w:r w:rsidR="00A7510D">
        <w:rPr>
          <w:rFonts w:ascii="Times New Roman" w:hAnsi="Times New Roman" w:cs="Times New Roman"/>
          <w:i w:val="0"/>
          <w:iCs/>
        </w:rPr>
        <w:t>states</w:t>
      </w:r>
      <w:r w:rsidR="002E5FF0" w:rsidRPr="00C9444E">
        <w:rPr>
          <w:rFonts w:ascii="Times New Roman" w:hAnsi="Times New Roman" w:cs="Times New Roman"/>
          <w:i w:val="0"/>
          <w:iCs/>
        </w:rPr>
        <w:t xml:space="preserve"> when all metabolic driven </w:t>
      </w:r>
      <w:proofErr w:type="spellStart"/>
      <w:r w:rsidR="002E5FF0" w:rsidRPr="00C9444E">
        <w:rPr>
          <w:rFonts w:ascii="Times New Roman" w:hAnsi="Times New Roman" w:cs="Times New Roman"/>
          <w:i w:val="0"/>
          <w:iCs/>
        </w:rPr>
        <w:t>crosstalks</w:t>
      </w:r>
      <w:proofErr w:type="spellEnd"/>
      <w:r w:rsidR="002E5FF0" w:rsidRPr="00C9444E">
        <w:rPr>
          <w:rFonts w:ascii="Times New Roman" w:hAnsi="Times New Roman" w:cs="Times New Roman"/>
          <w:i w:val="0"/>
          <w:iCs/>
        </w:rPr>
        <w:t xml:space="preserve">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w:t>
      </w:r>
      <w:r w:rsidR="004E2DC1">
        <w:rPr>
          <w:rFonts w:ascii="Times New Roman" w:hAnsi="Times New Roman" w:cs="Times New Roman"/>
          <w:i w:val="0"/>
          <w:iCs/>
        </w:rPr>
        <w:t>state</w:t>
      </w:r>
      <w:r w:rsidR="008B6022" w:rsidRPr="00C9444E">
        <w:rPr>
          <w:rFonts w:ascii="Times New Roman" w:hAnsi="Times New Roman" w:cs="Times New Roman"/>
          <w:i w:val="0"/>
          <w:iCs/>
        </w:rPr>
        <w:t xml:space="preserve"> is only accessible when </w:t>
      </w:r>
      <w:proofErr w:type="spellStart"/>
      <w:r w:rsidR="008B6022" w:rsidRPr="00C9444E">
        <w:rPr>
          <w:rFonts w:ascii="Times New Roman" w:hAnsi="Times New Roman" w:cs="Times New Roman"/>
          <w:i w:val="0"/>
          <w:iCs/>
        </w:rPr>
        <w:t>λ</w:t>
      </w:r>
      <w:r w:rsidR="008B6022" w:rsidRPr="00C9444E">
        <w:rPr>
          <w:rFonts w:ascii="Times New Roman" w:hAnsi="Times New Roman" w:cs="Times New Roman"/>
          <w:i w:val="0"/>
          <w:iCs/>
          <w:vertAlign w:val="subscript"/>
        </w:rPr>
        <w:t>AMPK</w:t>
      </w:r>
      <w:proofErr w:type="spellEnd"/>
      <w:r w:rsidR="008B6022" w:rsidRPr="00C9444E">
        <w:rPr>
          <w:rFonts w:ascii="Times New Roman" w:hAnsi="Times New Roman" w:cs="Times New Roman"/>
          <w:i w:val="0"/>
          <w:iCs/>
          <w:vertAlign w:val="subscript"/>
        </w:rPr>
        <w:t>-</w:t>
      </w:r>
      <w:r w:rsidR="0014286D">
        <w:rPr>
          <w:rFonts w:ascii="Times New Roman" w:hAnsi="Times New Roman" w:cs="Times New Roman"/>
          <w:i w:val="0"/>
          <w:iCs/>
          <w:vertAlign w:val="subscript"/>
        </w:rPr>
        <w:t>&gt;</w:t>
      </w:r>
      <w:r w:rsidR="008B6022" w:rsidRPr="00C9444E">
        <w:rPr>
          <w:rFonts w:ascii="Times New Roman" w:hAnsi="Times New Roman" w:cs="Times New Roman"/>
          <w:i w:val="0"/>
          <w:iCs/>
          <w:vertAlign w:val="subscript"/>
        </w:rPr>
        <w:t xml:space="preserve"> μ200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 xml:space="preserve">The coupled states when the EMT circuit </w:t>
      </w:r>
      <w:r w:rsidR="00B74F54">
        <w:rPr>
          <w:rFonts w:ascii="Times New Roman" w:hAnsi="Times New Roman" w:cs="Times New Roman"/>
          <w:i w:val="0"/>
          <w:iCs/>
        </w:rPr>
        <w:t>is</w:t>
      </w:r>
      <w:r w:rsidR="007F4238" w:rsidRPr="00C9444E">
        <w:rPr>
          <w:rFonts w:ascii="Times New Roman" w:hAnsi="Times New Roman" w:cs="Times New Roman"/>
          <w:i w:val="0"/>
          <w:iCs/>
        </w:rPr>
        <w:t xml:space="preserve"> regulated by </w:t>
      </w:r>
      <w:r w:rsidR="00B74F54">
        <w:rPr>
          <w:rFonts w:ascii="Times New Roman" w:hAnsi="Times New Roman" w:cs="Times New Roman"/>
          <w:i w:val="0"/>
          <w:iCs/>
        </w:rPr>
        <w:t>th</w:t>
      </w:r>
      <w:r w:rsidR="007F4238" w:rsidRPr="00C9444E">
        <w:rPr>
          <w:rFonts w:ascii="Times New Roman" w:hAnsi="Times New Roman" w:cs="Times New Roman"/>
          <w:i w:val="0"/>
          <w:iCs/>
        </w:rPr>
        <w:t>e metabolic circuit</w:t>
      </w:r>
      <w:r w:rsidR="00B01DE6">
        <w:rPr>
          <w:rFonts w:ascii="Times New Roman" w:hAnsi="Times New Roman" w:cs="Times New Roman"/>
          <w:i w:val="0"/>
          <w:iCs/>
        </w:rPr>
        <w:t xml:space="preserve"> (pictured in A)</w:t>
      </w:r>
      <w:r w:rsidR="007F4238" w:rsidRPr="00C9444E">
        <w:rPr>
          <w:rFonts w:ascii="Times New Roman" w:hAnsi="Times New Roman" w:cs="Times New Roman"/>
          <w:i w:val="0"/>
          <w:iCs/>
        </w:rPr>
        <w:t xml:space="preserve">. The results suggest a </w:t>
      </w:r>
      <w:r w:rsidR="00B74F54">
        <w:rPr>
          <w:rFonts w:ascii="Times New Roman" w:hAnsi="Times New Roman" w:cs="Times New Roman"/>
          <w:i w:val="0"/>
          <w:iCs/>
        </w:rPr>
        <w:t xml:space="preserve">direct </w:t>
      </w:r>
      <w:r w:rsidR="007F4238" w:rsidRPr="00C9444E">
        <w:rPr>
          <w:rFonts w:ascii="Times New Roman" w:hAnsi="Times New Roman" w:cs="Times New Roman"/>
          <w:i w:val="0"/>
          <w:iCs/>
        </w:rPr>
        <w:t xml:space="preserve">correlation between the </w:t>
      </w:r>
      <w:r w:rsidR="007F5C71">
        <w:rPr>
          <w:rFonts w:ascii="Times New Roman" w:hAnsi="Times New Roman" w:cs="Times New Roman"/>
          <w:i w:val="0"/>
          <w:iCs/>
        </w:rPr>
        <w:t>E</w:t>
      </w:r>
      <w:r w:rsidR="007F4238" w:rsidRPr="00C9444E">
        <w:rPr>
          <w:rFonts w:ascii="Times New Roman" w:hAnsi="Times New Roman" w:cs="Times New Roman"/>
          <w:i w:val="0"/>
          <w:iCs/>
        </w:rPr>
        <w:t>, E/M, and M</w:t>
      </w:r>
      <w:r w:rsidR="002F304D" w:rsidRPr="00C9444E">
        <w:rPr>
          <w:rFonts w:ascii="Times New Roman" w:hAnsi="Times New Roman" w:cs="Times New Roman"/>
          <w:i w:val="0"/>
          <w:iCs/>
        </w:rPr>
        <w:t xml:space="preserve"> </w:t>
      </w:r>
      <w:r w:rsidR="00B74F54">
        <w:rPr>
          <w:rFonts w:ascii="Times New Roman" w:hAnsi="Times New Roman" w:cs="Times New Roman"/>
          <w:i w:val="0"/>
          <w:iCs/>
        </w:rPr>
        <w:t>states</w:t>
      </w:r>
      <w:r w:rsidR="007F4238" w:rsidRPr="00C9444E">
        <w:rPr>
          <w:rFonts w:ascii="Times New Roman" w:hAnsi="Times New Roman" w:cs="Times New Roman"/>
          <w:i w:val="0"/>
          <w:iCs/>
        </w:rPr>
        <w:t xml:space="preserve"> to the O, W/O, and W </w:t>
      </w:r>
      <w:r w:rsidR="00B74F54">
        <w:rPr>
          <w:rFonts w:ascii="Times New Roman" w:hAnsi="Times New Roman" w:cs="Times New Roman"/>
          <w:i w:val="0"/>
          <w:iCs/>
        </w:rPr>
        <w:t>states, respectively</w:t>
      </w:r>
      <w:r w:rsidR="007F4238" w:rsidRPr="00C9444E">
        <w:rPr>
          <w:rFonts w:ascii="Times New Roman" w:hAnsi="Times New Roman" w:cs="Times New Roman"/>
          <w:i w:val="0"/>
          <w:iCs/>
        </w:rPr>
        <w:t>.</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8" w:name="hybrid-em-wo-phenotype-can-be-stabilized"/>
    </w:p>
    <w:p w14:paraId="62A9D4B6" w14:textId="47650F48"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8"/>
      <w:r w:rsidR="00F2770C" w:rsidRPr="00C9444E">
        <w:rPr>
          <w:rFonts w:ascii="Times New Roman" w:hAnsi="Times New Roman" w:cs="Times New Roman"/>
          <w:b/>
          <w:bCs/>
        </w:rPr>
        <w:t xml:space="preserve">: </w:t>
      </w:r>
      <w:r w:rsidR="00627FD2" w:rsidRPr="00C9444E">
        <w:rPr>
          <w:rFonts w:ascii="Times New Roman" w:hAnsi="Times New Roman" w:cs="Times New Roman"/>
        </w:rPr>
        <w:t>Recently, it has been suggested that</w:t>
      </w:r>
      <w:r w:rsidR="00AD7F58" w:rsidRPr="00C9444E">
        <w:rPr>
          <w:rFonts w:ascii="Times New Roman" w:hAnsi="Times New Roman" w:cs="Times New Roman"/>
        </w:rPr>
        <w:t xml:space="preserve"> the most aggressive cancer phenotype</w:t>
      </w:r>
      <w:r w:rsidR="0090504D">
        <w:rPr>
          <w:rFonts w:ascii="Times New Roman" w:hAnsi="Times New Roman" w:cs="Times New Roman"/>
        </w:rPr>
        <w:t xml:space="preserve"> </w:t>
      </w:r>
      <w:r w:rsidR="00362E8E">
        <w:rPr>
          <w:rFonts w:ascii="Times New Roman" w:hAnsi="Times New Roman" w:cs="Times New Roman"/>
        </w:rPr>
        <w:t>is</w:t>
      </w:r>
      <w:r w:rsidR="00362E8E" w:rsidRPr="00C9444E">
        <w:rPr>
          <w:rFonts w:ascii="Times New Roman" w:hAnsi="Times New Roman" w:cs="Times New Roman"/>
        </w:rPr>
        <w:t xml:space="preserve"> </w:t>
      </w:r>
      <w:r w:rsidR="00AD7F58" w:rsidRPr="00C9444E">
        <w:rPr>
          <w:rFonts w:ascii="Times New Roman" w:hAnsi="Times New Roman" w:cs="Times New Roman"/>
        </w:rPr>
        <w:t xml:space="preserve">characterized by the hybrid </w:t>
      </w:r>
      <w:r w:rsidR="00F472E6" w:rsidRPr="00C9444E">
        <w:rPr>
          <w:rFonts w:ascii="Times New Roman" w:hAnsi="Times New Roman" w:cs="Times New Roman"/>
        </w:rPr>
        <w:t xml:space="preserve">E/M state and </w:t>
      </w:r>
      <w:r w:rsidR="00744D1D">
        <w:rPr>
          <w:rFonts w:ascii="Times New Roman" w:hAnsi="Times New Roman" w:cs="Times New Roman"/>
        </w:rPr>
        <w:t>hybrid</w:t>
      </w:r>
      <w:r w:rsidR="00744D1D" w:rsidRPr="00C9444E">
        <w:rPr>
          <w:rFonts w:ascii="Times New Roman" w:hAnsi="Times New Roman" w:cs="Times New Roman"/>
        </w:rPr>
        <w:t xml:space="preserve"> </w:t>
      </w:r>
      <w:r w:rsidR="00362E8E">
        <w:rPr>
          <w:rFonts w:ascii="Times New Roman" w:hAnsi="Times New Roman" w:cs="Times New Roman"/>
        </w:rPr>
        <w:t>W/O state</w:t>
      </w:r>
      <w:r w:rsidR="00AD7F58" w:rsidRPr="00C9444E">
        <w:rPr>
          <w:rFonts w:ascii="Times New Roman" w:hAnsi="Times New Roman" w:cs="Times New Roman"/>
        </w:rPr>
        <w:t>,</w:t>
      </w:r>
      <w:r w:rsidR="00627FD2" w:rsidRPr="00C9444E">
        <w:rPr>
          <w:rFonts w:ascii="Times New Roman" w:hAnsi="Times New Roman" w:cs="Times New Roman"/>
        </w:rPr>
        <w:t xml:space="preserve"> enabling a high degree of </w:t>
      </w:r>
      <w:proofErr w:type="gramStart"/>
      <w:r w:rsidR="00627FD2" w:rsidRPr="00C9444E">
        <w:rPr>
          <w:rFonts w:ascii="Times New Roman" w:hAnsi="Times New Roman" w:cs="Times New Roman"/>
        </w:rPr>
        <w:t>plasticity</w:t>
      </w:r>
      <w:proofErr w:type="gramEnd"/>
      <w:r w:rsidR="00627FD2" w:rsidRPr="00C9444E">
        <w:rPr>
          <w:rFonts w:ascii="Times New Roman" w:hAnsi="Times New Roman" w:cs="Times New Roman"/>
        </w:rPr>
        <w:t xml:space="preserve"> and thereby enabling metastatic spread and drug resistance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r w:rsidR="00677062" w:rsidRPr="00677062">
            <w:rPr>
              <w:rFonts w:ascii="Times New Roman" w:eastAsia="Times New Roman" w:hAnsi="Times New Roman" w:cs="Times New Roman"/>
              <w:color w:val="000000"/>
            </w:rPr>
            <w:t>[29]</w:t>
          </w:r>
        </w:sdtContent>
      </w:sdt>
      <w:r w:rsidR="00627FD2" w:rsidRPr="00C9444E">
        <w:rPr>
          <w:rFonts w:ascii="Times New Roman" w:hAnsi="Times New Roman" w:cs="Times New Roman"/>
        </w:rPr>
        <w:t xml:space="preserve">. </w:t>
      </w:r>
      <w:r w:rsidR="00AD7F58" w:rsidRPr="00C9444E">
        <w:rPr>
          <w:rFonts w:ascii="Times New Roman" w:hAnsi="Times New Roman" w:cs="Times New Roman"/>
        </w:rPr>
        <w:t xml:space="preserve"> </w:t>
      </w:r>
      <w:r w:rsidR="00627FD2"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w:t>
      </w:r>
      <w:r w:rsidR="00362E8E">
        <w:rPr>
          <w:rFonts w:ascii="Times New Roman" w:hAnsi="Times New Roman" w:cs="Times New Roman"/>
        </w:rPr>
        <w:t>between EMT and metabolism regulatory networks</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specifically </w:t>
      </w:r>
      <w:r w:rsidR="00AD7F58" w:rsidRPr="00C9444E">
        <w:rPr>
          <w:rFonts w:ascii="Times New Roman" w:hAnsi="Times New Roman" w:cs="Times New Roman"/>
        </w:rPr>
        <w:t>affect</w:t>
      </w:r>
      <w:r w:rsidR="00627FD2" w:rsidRPr="00C9444E">
        <w:rPr>
          <w:rFonts w:ascii="Times New Roman" w:hAnsi="Times New Roman" w:cs="Times New Roman"/>
        </w:rPr>
        <w:t>s</w:t>
      </w:r>
      <w:r w:rsidR="00AD7F58" w:rsidRPr="00C9444E">
        <w:rPr>
          <w:rFonts w:ascii="Times New Roman" w:hAnsi="Times New Roman" w:cs="Times New Roman"/>
        </w:rPr>
        <w:t xml:space="preserve"> the E/M-W/O state</w:t>
      </w:r>
      <w:r w:rsidR="00A94F67" w:rsidRPr="00C9444E">
        <w:rPr>
          <w:rFonts w:ascii="Times New Roman" w:hAnsi="Times New Roman" w:cs="Times New Roman"/>
        </w:rPr>
        <w:t xml:space="preserve"> and the possibility that it could be the only possible coupled state for </w:t>
      </w:r>
      <w:r w:rsidR="00362E8E">
        <w:rPr>
          <w:rFonts w:ascii="Times New Roman" w:hAnsi="Times New Roman" w:cs="Times New Roman"/>
        </w:rPr>
        <w:t xml:space="preserve">certain </w:t>
      </w:r>
      <w:r w:rsidR="00A94F67" w:rsidRPr="00C9444E">
        <w:rPr>
          <w:rFonts w:ascii="Times New Roman" w:hAnsi="Times New Roman" w:cs="Times New Roman"/>
        </w:rPr>
        <w:t>parameter</w:t>
      </w:r>
      <w:r w:rsidR="00362E8E">
        <w:rPr>
          <w:rFonts w:ascii="Times New Roman" w:hAnsi="Times New Roman" w:cs="Times New Roman"/>
        </w:rPr>
        <w:t xml:space="preserve"> spaces</w:t>
      </w:r>
      <w:r w:rsidR="00A94F67" w:rsidRPr="00C9444E">
        <w:rPr>
          <w:rFonts w:ascii="Times New Roman" w:hAnsi="Times New Roman" w:cs="Times New Roman"/>
        </w:rPr>
        <w:t xml:space="preserve">. </w:t>
      </w:r>
      <w:r w:rsidR="005A1E8E" w:rsidRPr="00C9444E">
        <w:rPr>
          <w:rFonts w:ascii="Times New Roman" w:hAnsi="Times New Roman" w:cs="Times New Roman"/>
        </w:rPr>
        <w:t xml:space="preserve">From our analysis of activating individual </w:t>
      </w:r>
      <w:proofErr w:type="spellStart"/>
      <w:r w:rsidR="005A1E8E" w:rsidRPr="00C9444E">
        <w:rPr>
          <w:rFonts w:ascii="Times New Roman" w:hAnsi="Times New Roman" w:cs="Times New Roman"/>
        </w:rPr>
        <w:t>crosstalks</w:t>
      </w:r>
      <w:proofErr w:type="spellEnd"/>
      <w:r w:rsidR="001F5E0A" w:rsidRPr="00C9444E">
        <w:rPr>
          <w:rFonts w:ascii="Times New Roman" w:hAnsi="Times New Roman" w:cs="Times New Roman"/>
        </w:rPr>
        <w:t>,</w:t>
      </w:r>
      <w:r w:rsidR="005A1E8E" w:rsidRPr="00C9444E">
        <w:rPr>
          <w:rFonts w:ascii="Times New Roman" w:hAnsi="Times New Roman" w:cs="Times New Roman"/>
        </w:rPr>
        <w:t xml:space="preserve"> </w:t>
      </w:r>
      <w:r w:rsidR="001F5E0A" w:rsidRPr="00C9444E">
        <w:rPr>
          <w:rFonts w:ascii="Times New Roman" w:hAnsi="Times New Roman" w:cs="Times New Roman"/>
        </w:rPr>
        <w:t>we deduce that</w:t>
      </w:r>
      <w:r w:rsidR="00BA4CCB" w:rsidRPr="00C9444E">
        <w:rPr>
          <w:rFonts w:ascii="Times New Roman" w:hAnsi="Times New Roman" w:cs="Times New Roman"/>
        </w:rPr>
        <w:t xml:space="preserve"> </w:t>
      </w:r>
      <w:r w:rsidR="00362E8E">
        <w:rPr>
          <w:rFonts w:ascii="Times New Roman" w:hAnsi="Times New Roman" w:cs="Times New Roman"/>
        </w:rPr>
        <w:t>two</w:t>
      </w:r>
      <w:r w:rsidR="00BA4CCB" w:rsidRPr="00C9444E">
        <w:rPr>
          <w:rFonts w:ascii="Times New Roman" w:hAnsi="Times New Roman" w:cs="Times New Roman"/>
        </w:rPr>
        <w:t xml:space="preserve"> </w:t>
      </w:r>
      <w:r w:rsidR="00362E8E">
        <w:rPr>
          <w:rFonts w:ascii="Times New Roman" w:hAnsi="Times New Roman" w:cs="Times New Roman"/>
        </w:rPr>
        <w:t xml:space="preserve">competing </w:t>
      </w:r>
      <w:r w:rsidR="00BA4CCB" w:rsidRPr="00C9444E">
        <w:rPr>
          <w:rFonts w:ascii="Times New Roman" w:hAnsi="Times New Roman" w:cs="Times New Roman"/>
        </w:rPr>
        <w:t xml:space="preserve">metabolic driven crosstalk and </w:t>
      </w:r>
      <w:r w:rsidR="00362E8E">
        <w:rPr>
          <w:rFonts w:ascii="Times New Roman" w:hAnsi="Times New Roman" w:cs="Times New Roman"/>
        </w:rPr>
        <w:t>one</w:t>
      </w:r>
      <w:r w:rsidR="00BA4CCB" w:rsidRPr="00C9444E">
        <w:rPr>
          <w:rFonts w:ascii="Times New Roman" w:hAnsi="Times New Roman" w:cs="Times New Roman"/>
        </w:rPr>
        <w:t xml:space="preserve"> competing EMT driven </w:t>
      </w:r>
      <w:proofErr w:type="spellStart"/>
      <w:r w:rsidR="00BA4CCB" w:rsidRPr="00C9444E">
        <w:rPr>
          <w:rFonts w:ascii="Times New Roman" w:hAnsi="Times New Roman" w:cs="Times New Roman"/>
        </w:rPr>
        <w:t>crosstalks</w:t>
      </w:r>
      <w:proofErr w:type="spellEnd"/>
      <w:r w:rsidR="00BA4CCB" w:rsidRPr="00C9444E">
        <w:rPr>
          <w:rFonts w:ascii="Times New Roman" w:hAnsi="Times New Roman" w:cs="Times New Roman"/>
        </w:rPr>
        <w:t xml:space="preserve"> would be minimally necessary to fully stabilize the E/M-W/O state and suppress all other coupled states. </w:t>
      </w:r>
    </w:p>
    <w:p w14:paraId="3FFD2305" w14:textId="2FA200AA"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be </w:t>
      </w:r>
      <w:r w:rsidR="00BD007E">
        <w:rPr>
          <w:rFonts w:ascii="Times New Roman" w:hAnsi="Times New Roman" w:cs="Times New Roman"/>
        </w:rPr>
        <w:t>promoted</w:t>
      </w:r>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w:commentRangeStart w:id="9"/>
      <w:r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commentRangeEnd w:id="9"/>
      <w:r w:rsidR="001C784D">
        <w:rPr>
          <w:rStyle w:val="CommentReference"/>
        </w:rPr>
        <w:commentReference w:id="9"/>
      </w:r>
      <w:r w:rsidRPr="00C9444E">
        <w:rPr>
          <w:rFonts w:ascii="Times New Roman" w:hAnsi="Times New Roman" w:cs="Times New Roman"/>
        </w:rPr>
        <w:t>.</w:t>
      </w:r>
      <w:r w:rsidR="00860476" w:rsidRPr="00C9444E">
        <w:rPr>
          <w:rFonts w:ascii="Times New Roman" w:hAnsi="Times New Roman" w:cs="Times New Roman"/>
        </w:rPr>
        <w:t xml:space="preserve"> The E/M-W/O </w:t>
      </w:r>
      <w:r w:rsidR="004E2DC1">
        <w:rPr>
          <w:rFonts w:ascii="Times New Roman" w:hAnsi="Times New Roman" w:cs="Times New Roman"/>
        </w:rPr>
        <w:t>state</w:t>
      </w:r>
      <w:r w:rsidR="00860476" w:rsidRPr="00C9444E">
        <w:rPr>
          <w:rFonts w:ascii="Times New Roman" w:hAnsi="Times New Roman" w:cs="Times New Roman"/>
        </w:rPr>
        <w:t xml:space="preserve"> exists in much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 xml:space="preserve">hen SNAIL </w:t>
      </w:r>
      <w:r w:rsidR="008227C3">
        <w:rPr>
          <w:rFonts w:ascii="Times New Roman" w:hAnsi="Times New Roman" w:cs="Times New Roman"/>
        </w:rPr>
        <w:t xml:space="preserve">is significantly repressed </w:t>
      </w:r>
      <w:r w:rsidR="00123088" w:rsidRPr="00C9444E">
        <w:rPr>
          <w:rFonts w:ascii="Times New Roman" w:hAnsi="Times New Roman" w:cs="Times New Roman"/>
        </w:rPr>
        <w:t>by AMPK (</w:t>
      </w:r>
      <w:proofErr w:type="spellStart"/>
      <w:r w:rsidR="00123088" w:rsidRPr="00C9444E">
        <w:rPr>
          <w:rFonts w:ascii="Times New Roman" w:hAnsi="Times New Roman" w:cs="Times New Roman"/>
        </w:rPr>
        <w:t>λ</w:t>
      </w:r>
      <w:r w:rsidR="00123088" w:rsidRPr="00C9444E">
        <w:rPr>
          <w:rFonts w:ascii="Times New Roman" w:hAnsi="Times New Roman" w:cs="Times New Roman"/>
          <w:vertAlign w:val="subscript"/>
        </w:rPr>
        <w:t>AMPK</w:t>
      </w:r>
      <w:proofErr w:type="spellEnd"/>
      <w:r w:rsidR="00123088" w:rsidRPr="00C9444E">
        <w:rPr>
          <w:rFonts w:ascii="Times New Roman" w:hAnsi="Times New Roman" w:cs="Times New Roman"/>
          <w:vertAlign w:val="subscript"/>
        </w:rPr>
        <w:t>-| SNAIL</w:t>
      </w:r>
      <w:r w:rsidR="00123088" w:rsidRPr="00C9444E">
        <w:rPr>
          <w:rFonts w:ascii="Times New Roman" w:hAnsi="Times New Roman" w:cs="Times New Roman"/>
        </w:rPr>
        <w:t>=0.2),</w:t>
      </w:r>
      <w:r w:rsidR="00860476" w:rsidRPr="00C9444E">
        <w:rPr>
          <w:rFonts w:ascii="Times New Roman" w:hAnsi="Times New Roman" w:cs="Times New Roman"/>
        </w:rPr>
        <w:t xml:space="preserve"> mtROS is </w:t>
      </w:r>
      <w:r w:rsidR="008227C3">
        <w:rPr>
          <w:rFonts w:ascii="Times New Roman" w:hAnsi="Times New Roman" w:cs="Times New Roman"/>
        </w:rPr>
        <w:t>upregulated</w:t>
      </w:r>
      <w:r w:rsidR="00860476"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w:t>
      </w:r>
      <w:r w:rsidR="008227C3">
        <w:rPr>
          <w:rFonts w:ascii="Times New Roman" w:hAnsi="Times New Roman" w:cs="Times New Roman"/>
        </w:rPr>
        <w:t xml:space="preserve">been </w:t>
      </w:r>
      <w:r w:rsidR="00B556E6">
        <w:rPr>
          <w:rFonts w:ascii="Times New Roman" w:hAnsi="Times New Roman" w:cs="Times New Roman"/>
        </w:rPr>
        <w:t>moderately</w:t>
      </w:r>
      <w:r w:rsidR="008227C3">
        <w:rPr>
          <w:rFonts w:ascii="Times New Roman" w:hAnsi="Times New Roman" w:cs="Times New Roman"/>
        </w:rPr>
        <w:t xml:space="preserve"> downregulated</w:t>
      </w:r>
      <w:r w:rsidR="00860476" w:rsidRPr="00C9444E">
        <w:rPr>
          <w:rFonts w:ascii="Times New Roman" w:hAnsi="Times New Roman" w:cs="Times New Roman"/>
        </w:rPr>
        <w:t xml:space="preserve"> (Fig</w:t>
      </w:r>
      <w:r w:rsidR="00375793">
        <w:rPr>
          <w:rFonts w:ascii="Times New Roman" w:hAnsi="Times New Roman" w:cs="Times New Roman"/>
        </w:rPr>
        <w:t>.</w:t>
      </w:r>
      <w:r w:rsidR="00860476" w:rsidRPr="00C9444E">
        <w:rPr>
          <w:rFonts w:ascii="Times New Roman" w:hAnsi="Times New Roman" w:cs="Times New Roman"/>
        </w:rPr>
        <w:t xml:space="preserve">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w:t>
      </w:r>
      <w:r w:rsidR="00B35D9A">
        <w:rPr>
          <w:rFonts w:ascii="Times New Roman" w:hAnsi="Times New Roman" w:cs="Times New Roman"/>
        </w:rPr>
        <w:t xml:space="preserve">if </w:t>
      </w:r>
      <w:r w:rsidR="00D4351B" w:rsidRPr="00C9444E">
        <w:rPr>
          <w:rFonts w:ascii="Times New Roman" w:hAnsi="Times New Roman" w:cs="Times New Roman"/>
        </w:rPr>
        <w:t xml:space="preserve">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35D9A">
        <w:rPr>
          <w:rFonts w:ascii="Times New Roman" w:hAnsi="Times New Roman" w:cs="Times New Roman"/>
        </w:rPr>
        <w:t xml:space="preserve"> is replaced by increasing the EMT inducing signal to </w:t>
      </w:r>
      <w:r w:rsidR="009717F0">
        <w:rPr>
          <w:rFonts w:ascii="Times New Roman" w:hAnsi="Times New Roman" w:cs="Times New Roman"/>
        </w:rPr>
        <w:t>SNAIL</w:t>
      </w:r>
      <w:r w:rsidR="00B35D9A">
        <w:rPr>
          <w:rFonts w:ascii="Times New Roman" w:hAnsi="Times New Roman" w:cs="Times New Roman"/>
        </w:rPr>
        <w:t>, the E/M-WO stat</w:t>
      </w:r>
      <w:r w:rsidR="004E1A5E" w:rsidRPr="00C9444E">
        <w:rPr>
          <w:rFonts w:ascii="Times New Roman" w:hAnsi="Times New Roman" w:cs="Times New Roman"/>
        </w:rPr>
        <w:t>e</w:t>
      </w:r>
      <w:r w:rsidR="00B35D9A">
        <w:rPr>
          <w:rFonts w:ascii="Times New Roman" w:hAnsi="Times New Roman" w:cs="Times New Roman"/>
        </w:rPr>
        <w:t xml:space="preserve"> can</w:t>
      </w:r>
      <w:r w:rsidR="004E1A5E" w:rsidRPr="00C9444E">
        <w:rPr>
          <w:rFonts w:ascii="Times New Roman" w:hAnsi="Times New Roman" w:cs="Times New Roman"/>
        </w:rPr>
        <w:t xml:space="preserve">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w:t>
      </w:r>
      <w:r w:rsidR="009717F0">
        <w:rPr>
          <w:rFonts w:ascii="Times New Roman" w:hAnsi="Times New Roman" w:cs="Times New Roman"/>
        </w:rPr>
        <w:t>prevalent</w:t>
      </w:r>
      <w:r w:rsidR="004E1A5E" w:rsidRPr="00C9444E">
        <w:rPr>
          <w:rFonts w:ascii="Times New Roman" w:hAnsi="Times New Roman" w:cs="Times New Roman"/>
        </w:rPr>
        <w:t xml:space="preserve"> (Fig. </w:t>
      </w:r>
      <w:r w:rsidR="00740BBA">
        <w:rPr>
          <w:rFonts w:ascii="Times New Roman" w:hAnsi="Times New Roman" w:cs="Times New Roman"/>
        </w:rPr>
        <w:t>6</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r w:rsidR="00652967" w:rsidRPr="00C9444E">
        <w:rPr>
          <w:rFonts w:ascii="Times New Roman" w:hAnsi="Times New Roman" w:cs="Times New Roman"/>
        </w:rPr>
        <w:t xml:space="preserve">While,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w:t>
      </w:r>
      <w:r w:rsidR="00B86BE4">
        <w:rPr>
          <w:rFonts w:ascii="Times New Roman" w:hAnsi="Times New Roman" w:cs="Times New Roman"/>
        </w:rPr>
        <w:t xml:space="preserve"> (Fig. </w:t>
      </w:r>
      <w:r w:rsidR="00740BBA">
        <w:rPr>
          <w:rFonts w:ascii="Times New Roman" w:hAnsi="Times New Roman" w:cs="Times New Roman"/>
        </w:rPr>
        <w:t>6</w:t>
      </w:r>
      <w:r w:rsidR="00B86BE4">
        <w:rPr>
          <w:rFonts w:ascii="Times New Roman" w:hAnsi="Times New Roman" w:cs="Times New Roman"/>
        </w:rPr>
        <w:t>A and B)</w:t>
      </w:r>
      <w:r w:rsidR="00652967" w:rsidRPr="00C9444E">
        <w:rPr>
          <w:rFonts w:ascii="Times New Roman" w:hAnsi="Times New Roman" w:cs="Times New Roman"/>
        </w:rPr>
        <w:t>, neither</w:t>
      </w:r>
      <w:r w:rsidR="00910795">
        <w:rPr>
          <w:rFonts w:ascii="Times New Roman" w:hAnsi="Times New Roman" w:cs="Times New Roman"/>
        </w:rPr>
        <w:t xml:space="preserve"> set of crosstalk could enable only </w:t>
      </w:r>
      <w:r w:rsidR="00652967" w:rsidRPr="00C9444E">
        <w:rPr>
          <w:rFonts w:ascii="Times New Roman" w:hAnsi="Times New Roman" w:cs="Times New Roman"/>
        </w:rPr>
        <w:t xml:space="preserve">the E/M-W/O state. </w:t>
      </w:r>
    </w:p>
    <w:p w14:paraId="501CC7F2" w14:textId="39B7349A"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w:t>
      </w:r>
      <w:r w:rsidR="00C80668">
        <w:rPr>
          <w:rFonts w:ascii="Times New Roman" w:hAnsi="Times New Roman" w:cs="Times New Roman"/>
        </w:rPr>
        <w:t>coupled</w:t>
      </w:r>
      <w:r w:rsidRPr="00C9444E">
        <w:rPr>
          <w:rFonts w:ascii="Times New Roman" w:hAnsi="Times New Roman" w:cs="Times New Roman"/>
        </w:rPr>
        <w:t xml:space="preserve">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 xml:space="preserve">tory </w:t>
      </w:r>
      <w:proofErr w:type="gramStart"/>
      <w:r w:rsidR="00A079C9" w:rsidRPr="00C9444E">
        <w:rPr>
          <w:rFonts w:ascii="Times New Roman" w:hAnsi="Times New Roman" w:cs="Times New Roman"/>
        </w:rPr>
        <w:t>links</w:t>
      </w:r>
      <w:r w:rsidRPr="00C9444E">
        <w:rPr>
          <w:rFonts w:ascii="Times New Roman" w:hAnsi="Times New Roman" w:cs="Times New Roman"/>
        </w:rPr>
        <w:t>;</w:t>
      </w:r>
      <w:proofErr w:type="gramEnd"/>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7C753D">
        <w:rPr>
          <w:rFonts w:ascii="Times New Roman" w:hAnsi="Times New Roman" w:cs="Times New Roman"/>
        </w:rPr>
        <w:t>EMT-inducing signal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w:t>
      </w:r>
      <w:r w:rsidR="008B2870">
        <w:rPr>
          <w:rFonts w:ascii="Times New Roman" w:hAnsi="Times New Roman" w:cs="Times New Roman"/>
        </w:rPr>
        <w:t>enable only</w:t>
      </w:r>
      <w:r w:rsidR="00BC74B2" w:rsidRPr="00C9444E">
        <w:rPr>
          <w:rFonts w:ascii="Times New Roman" w:hAnsi="Times New Roman" w:cs="Times New Roman"/>
        </w:rPr>
        <w:t xml:space="preserve"> the E/M-W/O state</w:t>
      </w:r>
      <w:ins w:id="10" w:author="Madeline Galbraith" w:date="2022-06-01T08:32:00Z">
        <w:r w:rsidR="008B2870">
          <w:rPr>
            <w:rFonts w:ascii="Times New Roman" w:hAnsi="Times New Roman" w:cs="Times New Roman"/>
          </w:rPr>
          <w:t>(</w:t>
        </w:r>
        <w:commentRangeStart w:id="11"/>
        <w:r w:rsidR="008B2870">
          <w:rPr>
            <w:rFonts w:ascii="Times New Roman" w:hAnsi="Times New Roman" w:cs="Times New Roman"/>
          </w:rPr>
          <w:t>Fig</w:t>
        </w:r>
      </w:ins>
      <w:commentRangeEnd w:id="11"/>
      <w:ins w:id="12" w:author="Madeline Galbraith" w:date="2022-06-01T08:33:00Z">
        <w:r w:rsidR="008B2870">
          <w:rPr>
            <w:rStyle w:val="CommentReference"/>
          </w:rPr>
          <w:commentReference w:id="11"/>
        </w:r>
      </w:ins>
      <w:ins w:id="13" w:author="Madeline Galbraith" w:date="2022-06-01T08:32:00Z">
        <w:r w:rsidR="008B2870">
          <w:rPr>
            <w:rFonts w:ascii="Times New Roman" w:hAnsi="Times New Roman" w:cs="Times New Roman"/>
          </w:rPr>
          <w:t xml:space="preserve">. </w:t>
        </w:r>
      </w:ins>
      <w:ins w:id="14" w:author="Madeline Galbraith" w:date="2022-06-01T08:33:00Z">
        <w:r w:rsidR="008B2870">
          <w:rPr>
            <w:rFonts w:ascii="Times New Roman" w:hAnsi="Times New Roman" w:cs="Times New Roman"/>
          </w:rPr>
          <w:t>S?)</w:t>
        </w:r>
      </w:ins>
      <w:r w:rsidR="00BC74B2" w:rsidRPr="00C9444E">
        <w:rPr>
          <w:rFonts w:ascii="Times New Roman" w:hAnsi="Times New Roman" w:cs="Times New Roman"/>
        </w:rPr>
        <w:t>.</w:t>
      </w:r>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789BBBA3" w:rsidR="00E469AE" w:rsidRPr="00C9444E" w:rsidRDefault="00B438B3"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w:t>
      </w:r>
      <w:r w:rsidR="00303750">
        <w:rPr>
          <w:rFonts w:ascii="Times New Roman" w:hAnsi="Times New Roman" w:cs="Times New Roman"/>
        </w:rPr>
        <w:t>only the</w:t>
      </w:r>
      <w:r w:rsidRPr="00C9444E">
        <w:rPr>
          <w:rFonts w:ascii="Times New Roman" w:hAnsi="Times New Roman" w:cs="Times New Roman"/>
        </w:rPr>
        <w:t xml:space="preserve"> E/M-W/O</w:t>
      </w:r>
      <w:r w:rsidR="00303750">
        <w:rPr>
          <w:rFonts w:ascii="Times New Roman" w:hAnsi="Times New Roman" w:cs="Times New Roman"/>
        </w:rPr>
        <w:t xml:space="preserve"> state</w:t>
      </w:r>
      <w:r w:rsidRPr="00C9444E">
        <w:rPr>
          <w:rFonts w:ascii="Times New Roman" w:hAnsi="Times New Roman" w:cs="Times New Roman"/>
        </w:rPr>
        <w:t xml:space="preserve">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w:t>
      </w:r>
      <w:r w:rsidR="006230F7">
        <w:rPr>
          <w:rFonts w:ascii="Times New Roman" w:hAnsi="Times New Roman" w:cs="Times New Roman"/>
        </w:rPr>
        <w:t>requires</w:t>
      </w:r>
      <w:r w:rsidR="00C33EC0" w:rsidRPr="00C9444E">
        <w:rPr>
          <w:rFonts w:ascii="Times New Roman" w:hAnsi="Times New Roman" w:cs="Times New Roman"/>
        </w:rPr>
        <w:t xml:space="preserve"> mutual activation </w:t>
      </w:r>
      <w:r w:rsidR="006230F7">
        <w:rPr>
          <w:rFonts w:ascii="Times New Roman" w:hAnsi="Times New Roman" w:cs="Times New Roman"/>
        </w:rPr>
        <w:t>between</w:t>
      </w:r>
      <w:r w:rsidR="00C33EC0" w:rsidRPr="00C9444E">
        <w:rPr>
          <w:rFonts w:ascii="Times New Roman" w:hAnsi="Times New Roman" w:cs="Times New Roman"/>
        </w:rPr>
        <w:t xml:space="preserve"> metabolic reprogramming and EMT. When the E/M-W/O state </w:t>
      </w:r>
      <w:r w:rsidR="007B1B81">
        <w:rPr>
          <w:rFonts w:ascii="Times New Roman" w:hAnsi="Times New Roman" w:cs="Times New Roman"/>
        </w:rPr>
        <w:t>is</w:t>
      </w:r>
      <w:r w:rsidR="00C33EC0" w:rsidRPr="00C9444E">
        <w:rPr>
          <w:rFonts w:ascii="Times New Roman" w:hAnsi="Times New Roman" w:cs="Times New Roman"/>
        </w:rPr>
        <w:t xml:space="preserve"> the only available</w:t>
      </w:r>
      <w:r w:rsidR="006230F7">
        <w:rPr>
          <w:rFonts w:ascii="Times New Roman" w:hAnsi="Times New Roman" w:cs="Times New Roman"/>
        </w:rPr>
        <w:t xml:space="preserve"> state</w:t>
      </w:r>
      <w:r w:rsidR="00C33EC0" w:rsidRPr="00C9444E">
        <w:rPr>
          <w:rFonts w:ascii="Times New Roman" w:hAnsi="Times New Roman" w:cs="Times New Roman"/>
        </w:rPr>
        <w:t xml:space="preserve">, the </w:t>
      </w:r>
      <w:r w:rsidR="006230F7">
        <w:rPr>
          <w:rFonts w:ascii="Times New Roman" w:hAnsi="Times New Roman" w:cs="Times New Roman"/>
        </w:rPr>
        <w:t>surrounding</w:t>
      </w:r>
      <w:r w:rsidR="00C33EC0" w:rsidRPr="00C9444E">
        <w:rPr>
          <w:rFonts w:ascii="Times New Roman" w:hAnsi="Times New Roman" w:cs="Times New Roman"/>
        </w:rPr>
        <w:t xml:space="preserve"> 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w:t>
      </w:r>
      <w:r w:rsidR="007B1B81">
        <w:rPr>
          <w:rFonts w:ascii="Times New Roman" w:hAnsi="Times New Roman" w:cs="Times New Roman"/>
        </w:rPr>
        <w:t xml:space="preserve">(Fig. 6C) </w:t>
      </w:r>
      <w:r w:rsidR="00C33EC0" w:rsidRPr="00C9444E">
        <w:rPr>
          <w:rFonts w:ascii="Times New Roman" w:hAnsi="Times New Roman" w:cs="Times New Roman"/>
        </w:rPr>
        <w:t xml:space="preserve">or all </w:t>
      </w:r>
      <w:proofErr w:type="spellStart"/>
      <w:r w:rsidR="00C33EC0" w:rsidRPr="00C9444E">
        <w:rPr>
          <w:rFonts w:ascii="Times New Roman" w:hAnsi="Times New Roman" w:cs="Times New Roman"/>
        </w:rPr>
        <w:t>crosstalks</w:t>
      </w:r>
      <w:proofErr w:type="spellEnd"/>
      <w:r w:rsidR="007B1B81">
        <w:rPr>
          <w:rFonts w:ascii="Times New Roman" w:hAnsi="Times New Roman" w:cs="Times New Roman"/>
        </w:rPr>
        <w:t xml:space="preserve"> (Fig. 6D)</w:t>
      </w:r>
      <w:r w:rsidR="00C33EC0" w:rsidRPr="00C9444E">
        <w:rPr>
          <w:rFonts w:ascii="Times New Roman" w:hAnsi="Times New Roman" w:cs="Times New Roman"/>
        </w:rPr>
        <w:t xml:space="preserve">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w:t>
      </w:r>
      <w:r w:rsidR="006230F7">
        <w:rPr>
          <w:rFonts w:ascii="Times New Roman" w:hAnsi="Times New Roman" w:cs="Times New Roman"/>
        </w:rPr>
        <w:t>may be a sequential path to</w:t>
      </w:r>
      <w:r w:rsidR="00AD7F58" w:rsidRPr="00C9444E">
        <w:rPr>
          <w:rFonts w:ascii="Times New Roman" w:hAnsi="Times New Roman" w:cs="Times New Roman"/>
        </w:rPr>
        <w:t xml:space="preserve"> generate the E/M-W/O state. </w:t>
      </w:r>
      <w:r w:rsidR="003E71F4" w:rsidRPr="00C9444E">
        <w:rPr>
          <w:rFonts w:ascii="Times New Roman" w:hAnsi="Times New Roman" w:cs="Times New Roman"/>
        </w:rPr>
        <w:t xml:space="preserve">Further, if the E/M-W/O state is </w:t>
      </w:r>
      <w:r w:rsidR="00956780" w:rsidRPr="00C9444E">
        <w:rPr>
          <w:rFonts w:ascii="Times New Roman" w:hAnsi="Times New Roman" w:cs="Times New Roman"/>
        </w:rPr>
        <w:t>not the only allowed state</w:t>
      </w:r>
      <w:r w:rsidR="00FD0100" w:rsidRPr="00C9444E">
        <w:rPr>
          <w:rFonts w:ascii="Times New Roman" w:hAnsi="Times New Roman" w:cs="Times New Roman"/>
        </w:rPr>
        <w:t xml:space="preserve"> (Fig. </w:t>
      </w:r>
      <w:r w:rsidR="00740BBA">
        <w:rPr>
          <w:rFonts w:ascii="Times New Roman" w:hAnsi="Times New Roman" w:cs="Times New Roman"/>
        </w:rPr>
        <w:t>6</w:t>
      </w:r>
      <w:r w:rsidR="00FD0100" w:rsidRPr="00C9444E">
        <w:rPr>
          <w:rFonts w:ascii="Times New Roman" w:hAnsi="Times New Roman" w:cs="Times New Roman"/>
        </w:rPr>
        <w:t xml:space="preserve">A and </w:t>
      </w:r>
      <w:r w:rsidR="00740BBA">
        <w:rPr>
          <w:rFonts w:ascii="Times New Roman" w:hAnsi="Times New Roman" w:cs="Times New Roman"/>
        </w:rPr>
        <w:t>6</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w:t>
      </w:r>
      <w:r w:rsidR="006230F7">
        <w:rPr>
          <w:rFonts w:ascii="Times New Roman" w:hAnsi="Times New Roman" w:cs="Times New Roman"/>
        </w:rPr>
        <w:t>M-</w:t>
      </w:r>
      <w:r w:rsidR="003E71F4" w:rsidRPr="00C9444E">
        <w:rPr>
          <w:rFonts w:ascii="Times New Roman" w:hAnsi="Times New Roman" w:cs="Times New Roman"/>
        </w:rPr>
        <w:t>coupled states (M-O, M-W/O, and M-W)</w:t>
      </w:r>
      <w:r w:rsidR="00FD0100" w:rsidRPr="00C9444E">
        <w:rPr>
          <w:rFonts w:ascii="Times New Roman" w:hAnsi="Times New Roman" w:cs="Times New Roman"/>
        </w:rPr>
        <w:t xml:space="preserve"> as well as</w:t>
      </w:r>
      <w:r w:rsidR="006230F7">
        <w:rPr>
          <w:rFonts w:ascii="Times New Roman" w:hAnsi="Times New Roman" w:cs="Times New Roman"/>
        </w:rPr>
        <w:t xml:space="preserve"> E-coupled</w:t>
      </w:r>
      <w:r w:rsidR="007B1B81">
        <w:rPr>
          <w:rFonts w:ascii="Times New Roman" w:hAnsi="Times New Roman" w:cs="Times New Roman"/>
        </w:rPr>
        <w:t xml:space="preserve"> states</w:t>
      </w:r>
      <w:r w:rsidR="00FD0100" w:rsidRPr="00C9444E">
        <w:rPr>
          <w:rFonts w:ascii="Times New Roman" w:hAnsi="Times New Roman" w:cs="Times New Roman"/>
        </w:rPr>
        <w:t xml:space="preserve"> </w:t>
      </w:r>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w:t>
      </w:r>
      <w:r w:rsidR="0090725F">
        <w:rPr>
          <w:rFonts w:ascii="Times New Roman" w:hAnsi="Times New Roman" w:cs="Times New Roman"/>
        </w:rPr>
        <w:t>Together the results</w:t>
      </w:r>
      <w:r w:rsidR="0090725F" w:rsidRPr="00C9444E">
        <w:rPr>
          <w:rFonts w:ascii="Times New Roman" w:hAnsi="Times New Roman" w:cs="Times New Roman"/>
        </w:rPr>
        <w:t xml:space="preserve"> </w:t>
      </w:r>
      <w:r w:rsidR="005E66A5" w:rsidRPr="00C9444E">
        <w:rPr>
          <w:rFonts w:ascii="Times New Roman" w:hAnsi="Times New Roman" w:cs="Times New Roman"/>
        </w:rPr>
        <w:t xml:space="preserve">suggest </w:t>
      </w:r>
      <w:r w:rsidR="00956780" w:rsidRPr="00C9444E">
        <w:rPr>
          <w:rFonts w:ascii="Times New Roman" w:hAnsi="Times New Roman" w:cs="Times New Roman"/>
        </w:rPr>
        <w:t>that</w:t>
      </w:r>
      <w:r w:rsidR="0090725F">
        <w:rPr>
          <w:rFonts w:ascii="Times New Roman" w:hAnsi="Times New Roman" w:cs="Times New Roman"/>
        </w:rPr>
        <w:t xml:space="preserve"> to reach the E/M-W/O state for epithelial cancer,</w:t>
      </w:r>
      <w:r w:rsidR="00956780" w:rsidRPr="00C9444E">
        <w:rPr>
          <w:rFonts w:ascii="Times New Roman" w:hAnsi="Times New Roman" w:cs="Times New Roman"/>
        </w:rPr>
        <w:t xml:space="preserve"> </w:t>
      </w:r>
      <w:r w:rsidR="005E66A5" w:rsidRPr="00C9444E">
        <w:rPr>
          <w:rFonts w:ascii="Times New Roman" w:hAnsi="Times New Roman" w:cs="Times New Roman"/>
        </w:rPr>
        <w:t>first metabolic reprogramming</w:t>
      </w:r>
      <w:r w:rsidR="0090725F">
        <w:rPr>
          <w:rFonts w:ascii="Times New Roman" w:hAnsi="Times New Roman" w:cs="Times New Roman"/>
        </w:rPr>
        <w:t xml:space="preserve"> should</w:t>
      </w:r>
      <w:r w:rsidR="005E66A5" w:rsidRPr="00C9444E">
        <w:rPr>
          <w:rFonts w:ascii="Times New Roman" w:hAnsi="Times New Roman" w:cs="Times New Roman"/>
        </w:rPr>
        <w:t xml:space="preserve"> </w:t>
      </w:r>
      <w:proofErr w:type="gramStart"/>
      <w:r w:rsidR="005E66A5" w:rsidRPr="00C9444E">
        <w:rPr>
          <w:rFonts w:ascii="Times New Roman" w:hAnsi="Times New Roman" w:cs="Times New Roman"/>
        </w:rPr>
        <w:t>occur</w:t>
      </w:r>
      <w:proofErr w:type="gramEnd"/>
      <w:r w:rsidR="0090725F">
        <w:rPr>
          <w:rFonts w:ascii="Times New Roman" w:hAnsi="Times New Roman" w:cs="Times New Roman"/>
        </w:rPr>
        <w:t xml:space="preserve"> and the </w:t>
      </w:r>
      <w:r w:rsidR="005E66A5" w:rsidRPr="00C9444E">
        <w:rPr>
          <w:rFonts w:ascii="Times New Roman" w:hAnsi="Times New Roman" w:cs="Times New Roman"/>
        </w:rPr>
        <w:t>E-W/</w:t>
      </w:r>
      <w:r w:rsidR="001179E4">
        <w:rPr>
          <w:rFonts w:ascii="Times New Roman" w:hAnsi="Times New Roman" w:cs="Times New Roman"/>
        </w:rPr>
        <w:t>O state</w:t>
      </w:r>
      <w:r w:rsidR="0090725F">
        <w:rPr>
          <w:rFonts w:ascii="Times New Roman" w:hAnsi="Times New Roman" w:cs="Times New Roman"/>
        </w:rPr>
        <w:t xml:space="preserve"> should be acquired,</w:t>
      </w:r>
      <w:r w:rsidR="005E66A5" w:rsidRPr="00C9444E">
        <w:rPr>
          <w:rFonts w:ascii="Times New Roman" w:hAnsi="Times New Roman" w:cs="Times New Roman"/>
        </w:rPr>
        <w:t xml:space="preserve"> followed by partial EMT (E/M-W/O).</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w:t>
      </w:r>
      <w:r w:rsidR="007B1B81">
        <w:rPr>
          <w:rFonts w:ascii="Times New Roman" w:hAnsi="Times New Roman" w:cs="Times New Roman"/>
        </w:rPr>
        <w:t xml:space="preserve">when all </w:t>
      </w:r>
      <w:proofErr w:type="spellStart"/>
      <w:r w:rsidR="007B1B81">
        <w:rPr>
          <w:rFonts w:ascii="Times New Roman" w:hAnsi="Times New Roman" w:cs="Times New Roman"/>
        </w:rPr>
        <w:t>crosstalks</w:t>
      </w:r>
      <w:proofErr w:type="spellEnd"/>
      <w:r w:rsidR="007B1B81">
        <w:rPr>
          <w:rFonts w:ascii="Times New Roman" w:hAnsi="Times New Roman" w:cs="Times New Roman"/>
        </w:rPr>
        <w:t xml:space="preserve"> are active </w:t>
      </w:r>
      <w:r w:rsidR="00AD7F58" w:rsidRPr="00C9444E">
        <w:rPr>
          <w:rFonts w:ascii="Times New Roman" w:hAnsi="Times New Roman" w:cs="Times New Roman"/>
        </w:rPr>
        <w:t xml:space="preserve">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w:t>
      </w:r>
      <w:proofErr w:type="spellStart"/>
      <w:r w:rsidR="00D93750"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can </w:t>
      </w:r>
      <w:r w:rsidR="0090725F">
        <w:rPr>
          <w:rFonts w:ascii="Times New Roman" w:hAnsi="Times New Roman" w:cs="Times New Roman"/>
        </w:rPr>
        <w:t>enable only</w:t>
      </w:r>
      <w:r w:rsidR="00AD7F58" w:rsidRPr="00C9444E">
        <w:rPr>
          <w:rFonts w:ascii="Times New Roman" w:hAnsi="Times New Roman" w:cs="Times New Roman"/>
        </w:rPr>
        <w:t xml:space="preserve">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7C10F759">
            <wp:extent cx="5074536" cy="4017081"/>
            <wp:effectExtent l="0" t="0" r="0"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74536" cy="4017081"/>
                    </a:xfrm>
                    <a:prstGeom prst="rect">
                      <a:avLst/>
                    </a:prstGeom>
                    <a:noFill/>
                    <a:ln w="9525">
                      <a:noFill/>
                      <a:headEnd/>
                      <a:tailEnd/>
                    </a:ln>
                  </pic:spPr>
                </pic:pic>
              </a:graphicData>
            </a:graphic>
          </wp:inline>
        </w:drawing>
      </w:r>
    </w:p>
    <w:p w14:paraId="22BE4075" w14:textId="4828AD53"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6</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F04E9C">
        <w:rPr>
          <w:rFonts w:ascii="Times New Roman" w:hAnsi="Times New Roman" w:cs="Times New Roman"/>
          <w:b/>
          <w:bCs/>
          <w:i w:val="0"/>
          <w:iCs/>
        </w:rPr>
        <w:t xml:space="preserve">coupling of the </w:t>
      </w:r>
      <w:r w:rsidR="002104C6" w:rsidRPr="00C9444E">
        <w:rPr>
          <w:rFonts w:ascii="Times New Roman" w:hAnsi="Times New Roman" w:cs="Times New Roman"/>
          <w:b/>
          <w:bCs/>
          <w:i w:val="0"/>
          <w:iCs/>
        </w:rPr>
        <w:t>EMT and metabolic regulatory networks</w:t>
      </w:r>
      <w:r w:rsidR="00F04E9C">
        <w:rPr>
          <w:rFonts w:ascii="Times New Roman" w:hAnsi="Times New Roman" w:cs="Times New Roman"/>
          <w:b/>
          <w:bCs/>
          <w:i w:val="0"/>
          <w:iCs/>
        </w:rPr>
        <w:t xml:space="preserve"> can enable a coupled hybrid E/M-</w:t>
      </w:r>
      <w:r w:rsidR="002104C6" w:rsidRPr="00C9444E">
        <w:rPr>
          <w:rFonts w:ascii="Times New Roman" w:hAnsi="Times New Roman" w:cs="Times New Roman"/>
          <w:b/>
          <w:bCs/>
          <w:i w:val="0"/>
          <w:iCs/>
        </w:rPr>
        <w:t>W/O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w:t>
      </w:r>
      <w:r w:rsidR="004754BD">
        <w:rPr>
          <w:rFonts w:ascii="Times New Roman" w:hAnsi="Times New Roman" w:cs="Times New Roman"/>
          <w:i w:val="0"/>
          <w:iCs/>
        </w:rPr>
        <w:t xml:space="preserve">enable only </w:t>
      </w:r>
      <w:r w:rsidR="00477257" w:rsidRPr="00C9444E">
        <w:rPr>
          <w:rFonts w:ascii="Times New Roman" w:hAnsi="Times New Roman" w:cs="Times New Roman"/>
          <w:i w:val="0"/>
          <w:iCs/>
        </w:rPr>
        <w:t>the E/M-W/O state</w:t>
      </w:r>
      <w:r w:rsidR="00FD616D">
        <w:rPr>
          <w:rFonts w:ascii="Times New Roman" w:hAnsi="Times New Roman" w:cs="Times New Roman"/>
          <w:i w:val="0"/>
          <w:iCs/>
        </w:rPr>
        <w:t xml:space="preserve"> – </w:t>
      </w:r>
      <w:proofErr w:type="spellStart"/>
      <w:r w:rsidR="00FD616D">
        <w:rPr>
          <w:rFonts w:ascii="Times New Roman" w:hAnsi="Times New Roman" w:cs="Times New Roman"/>
          <w:i w:val="0"/>
          <w:iCs/>
        </w:rPr>
        <w:t>e.g</w:t>
      </w:r>
      <w:proofErr w:type="spellEnd"/>
      <w:r w:rsidR="00FD616D">
        <w:rPr>
          <w:rFonts w:ascii="Times New Roman" w:hAnsi="Times New Roman" w:cs="Times New Roman"/>
          <w:i w:val="0"/>
          <w:iCs/>
        </w:rPr>
        <w:t>,</w:t>
      </w:r>
      <w:r w:rsidR="00503ACB">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503ACB">
        <w:rPr>
          <w:rFonts w:ascii="Times New Roman" w:hAnsi="Times New Roman" w:cs="Times New Roman"/>
          <w:i w:val="0"/>
          <w:iCs/>
        </w:rPr>
        <w:t xml:space="preserve"> upregulating mtROS, HIF-1 inhibiting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3ACB">
        <w:rPr>
          <w:rFonts w:ascii="Times New Roman" w:eastAsiaTheme="minorEastAsia" w:hAnsi="Times New Roman" w:cs="Times New Roman"/>
          <w:i w:val="0"/>
          <w:iCs/>
        </w:rPr>
        <w:t xml:space="preserve">, and </w:t>
      </w:r>
      <w:r w:rsidR="00536356">
        <w:rPr>
          <w:rFonts w:ascii="Times New Roman" w:eastAsiaTheme="minorEastAsia" w:hAnsi="Times New Roman" w:cs="Times New Roman"/>
          <w:i w:val="0"/>
          <w:iCs/>
        </w:rPr>
        <w:t xml:space="preserve">an </w:t>
      </w:r>
      <w:r w:rsidR="00503ACB">
        <w:rPr>
          <w:rFonts w:ascii="Times New Roman" w:eastAsiaTheme="minorEastAsia" w:hAnsi="Times New Roman" w:cs="Times New Roman"/>
          <w:i w:val="0"/>
          <w:iCs/>
        </w:rPr>
        <w:t>EMT-inducing signal</w:t>
      </w:r>
      <w:r w:rsidR="00536356">
        <w:rPr>
          <w:rFonts w:ascii="Times New Roman" w:eastAsiaTheme="minorEastAsia" w:hAnsi="Times New Roman" w:cs="Times New Roman"/>
          <w:i w:val="0"/>
          <w:iCs/>
        </w:rPr>
        <w:t xml:space="preserve"> on</w:t>
      </w:r>
      <w:r w:rsidR="00503ACB">
        <w:rPr>
          <w:rFonts w:ascii="Times New Roman" w:eastAsiaTheme="minorEastAsia" w:hAnsi="Times New Roman" w:cs="Times New Roman"/>
          <w:i w:val="0"/>
          <w:iCs/>
        </w:rPr>
        <w:t xml:space="preserve"> SNAIL.</w:t>
      </w:r>
      <w:r w:rsidR="005D0C41" w:rsidRPr="00C9444E">
        <w:rPr>
          <w:rFonts w:ascii="Times New Roman" w:eastAsiaTheme="minorEastAsia" w:hAnsi="Times New Roman" w:cs="Times New Roman"/>
          <w:i w:val="0"/>
          <w:iCs/>
        </w:rPr>
        <w:t xml:space="preserve">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BD2A15">
        <w:rPr>
          <w:rFonts w:ascii="Times New Roman" w:hAnsi="Times New Roman" w:cs="Times New Roman"/>
          <w:i w:val="0"/>
          <w:iCs/>
        </w:rPr>
        <w:t>Phase diagrams of t</w:t>
      </w:r>
      <w:r w:rsidR="007755AD" w:rsidRPr="00C9444E">
        <w:rPr>
          <w:rFonts w:ascii="Times New Roman" w:hAnsi="Times New Roman" w:cs="Times New Roman"/>
          <w:i w:val="0"/>
          <w:iCs/>
        </w:rPr>
        <w:t>he coupled states when</w:t>
      </w:r>
      <w:r w:rsidR="00BD2A15">
        <w:rPr>
          <w:rFonts w:ascii="Times New Roman" w:hAnsi="Times New Roman" w:cs="Times New Roman"/>
          <w:i w:val="0"/>
          <w:iCs/>
        </w:rPr>
        <w:t xml:space="preserve"> considering three crosstalk;</w:t>
      </w:r>
      <w:r w:rsidR="007755AD" w:rsidRPr="00C9444E">
        <w:rPr>
          <w:rFonts w:ascii="Times New Roman" w:hAnsi="Times New Roman" w:cs="Times New Roman"/>
          <w:i w:val="0"/>
          <w:iCs/>
        </w:rPr>
        <w:t xml:space="preserve"> the </w:t>
      </w:r>
      <w:commentRangeStart w:id="15"/>
      <w:r w:rsidR="007755AD" w:rsidRPr="00C9444E">
        <w:rPr>
          <w:rFonts w:ascii="Times New Roman" w:hAnsi="Times New Roman" w:cs="Times New Roman"/>
          <w:i w:val="0"/>
          <w:iCs/>
        </w:rPr>
        <w:t>Input</w:t>
      </w:r>
      <w:commentRangeEnd w:id="15"/>
      <w:r w:rsidR="00BE245D">
        <w:rPr>
          <w:rStyle w:val="CommentReference"/>
          <w:i w:val="0"/>
        </w:rPr>
        <w:commentReference w:id="15"/>
      </w:r>
      <w:r w:rsidR="007755AD" w:rsidRPr="00C9444E">
        <w:rPr>
          <w:rFonts w:ascii="Times New Roman" w:hAnsi="Times New Roman" w:cs="Times New Roman"/>
          <w:i w:val="0"/>
          <w:iCs/>
        </w:rPr>
        <w:t>=60000</w:t>
      </w:r>
      <w:r w:rsidR="00BE245D">
        <w:rPr>
          <w:rFonts w:ascii="Times New Roman" w:hAnsi="Times New Roman" w:cs="Times New Roman"/>
          <w:i w:val="0"/>
          <w:iCs/>
        </w:rPr>
        <w:t xml:space="preserve"> molecules</w:t>
      </w:r>
      <w:r w:rsidR="007755AD" w:rsidRPr="00C9444E">
        <w:rPr>
          <w:rFonts w:ascii="Times New Roman" w:hAnsi="Times New Roman" w:cs="Times New Roman"/>
          <w:i w:val="0"/>
          <w:iCs/>
        </w:rPr>
        <w:t>,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upregulated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w:t>
      </w:r>
      <w:r w:rsidR="006E6615">
        <w:rPr>
          <w:rFonts w:ascii="Times New Roman" w:hAnsi="Times New Roman" w:cs="Times New Roman"/>
          <w:i w:val="0"/>
          <w:iCs/>
        </w:rPr>
        <w:t xml:space="preserve">diagram of the coupled states </w:t>
      </w:r>
      <w:r w:rsidR="00BF7EDF" w:rsidRPr="00C9444E">
        <w:rPr>
          <w:rFonts w:ascii="Times New Roman" w:hAnsi="Times New Roman" w:cs="Times New Roman"/>
          <w:i w:val="0"/>
          <w:iCs/>
        </w:rPr>
        <w:t xml:space="preserve">when </w:t>
      </w:r>
      <w:r w:rsidR="006E6615">
        <w:rPr>
          <w:rFonts w:ascii="Times New Roman" w:hAnsi="Times New Roman" w:cs="Times New Roman"/>
          <w:i w:val="0"/>
          <w:iCs/>
        </w:rPr>
        <w:t>considering the inhibition of SNAIL by AMPK (</w:t>
      </w:r>
      <w:proofErr w:type="spellStart"/>
      <w:r w:rsidR="00BF7EDF" w:rsidRPr="00C9444E">
        <w:rPr>
          <w:rFonts w:ascii="Times New Roman" w:hAnsi="Times New Roman" w:cs="Times New Roman"/>
          <w:i w:val="0"/>
          <w:iCs/>
        </w:rPr>
        <w:t>λ</w:t>
      </w:r>
      <w:r w:rsidR="00BF7EDF" w:rsidRPr="00C9444E">
        <w:rPr>
          <w:rFonts w:ascii="Times New Roman" w:hAnsi="Times New Roman" w:cs="Times New Roman"/>
          <w:i w:val="0"/>
          <w:iCs/>
          <w:vertAlign w:val="subscript"/>
        </w:rPr>
        <w:t>AMPK</w:t>
      </w:r>
      <w:proofErr w:type="spellEnd"/>
      <w:r w:rsidR="00BF7EDF" w:rsidRPr="00C9444E">
        <w:rPr>
          <w:rFonts w:ascii="Times New Roman" w:hAnsi="Times New Roman" w:cs="Times New Roman"/>
          <w:i w:val="0"/>
          <w:iCs/>
          <w:vertAlign w:val="subscript"/>
        </w:rPr>
        <w:t>-| SNAIL</w:t>
      </w:r>
      <w:r w:rsidR="00BF7EDF" w:rsidRPr="00C9444E">
        <w:rPr>
          <w:rFonts w:ascii="Times New Roman" w:hAnsi="Times New Roman" w:cs="Times New Roman"/>
          <w:i w:val="0"/>
          <w:iCs/>
        </w:rPr>
        <w:t>=0.2</w:t>
      </w:r>
      <w:r w:rsidR="006E6615">
        <w:rPr>
          <w:rFonts w:ascii="Times New Roman" w:hAnsi="Times New Roman" w:cs="Times New Roman"/>
          <w:i w:val="0"/>
          <w:iCs/>
        </w:rPr>
        <w:t>)</w:t>
      </w:r>
      <w:r w:rsidR="00BF7EDF" w:rsidRPr="00C9444E">
        <w:rPr>
          <w:rFonts w:ascii="Times New Roman" w:hAnsi="Times New Roman" w:cs="Times New Roman"/>
          <w:i w:val="0"/>
          <w:iCs/>
        </w:rPr>
        <w:t>, HIF-1 inhibit</w:t>
      </w:r>
      <w:r w:rsidR="006E6615">
        <w:rPr>
          <w:rFonts w:ascii="Times New Roman" w:hAnsi="Times New Roman" w:cs="Times New Roman"/>
          <w:i w:val="0"/>
          <w:iCs/>
        </w:rPr>
        <w:t>ing</w:t>
      </w:r>
      <w:r w:rsidR="00BF7EDF" w:rsidRPr="00C9444E">
        <w:rPr>
          <w:rFonts w:ascii="Times New Roman" w:hAnsi="Times New Roman" w:cs="Times New Roman"/>
          <w:i w:val="0"/>
          <w:iCs/>
        </w:rPr>
        <w:t xml:space="preserve">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w:t>
      </w:r>
      <w:r w:rsidR="006E6615">
        <w:rPr>
          <w:rFonts w:ascii="Times New Roman" w:hAnsi="Times New Roman" w:cs="Times New Roman"/>
          <w:i w:val="0"/>
          <w:iCs/>
        </w:rPr>
        <w:t>upregulating</w:t>
      </w:r>
      <w:r w:rsidR="00BF7EDF" w:rsidRPr="00C9444E">
        <w:rPr>
          <w:rFonts w:ascii="Times New Roman" w:hAnsi="Times New Roman" w:cs="Times New Roman"/>
          <w:i w:val="0"/>
          <w:iCs/>
        </w:rPr>
        <w:t xml:space="preserve"> mtROS. </w:t>
      </w:r>
      <w:r w:rsidR="009A0A44" w:rsidRPr="00C9444E">
        <w:rPr>
          <w:rFonts w:ascii="Times New Roman" w:hAnsi="Times New Roman" w:cs="Times New Roman"/>
          <w:i w:val="0"/>
          <w:iCs/>
        </w:rPr>
        <w:t>The E/M-W/O state is upregulated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6E6615">
        <w:rPr>
          <w:rFonts w:ascii="Times New Roman" w:hAnsi="Times New Roman" w:cs="Times New Roman"/>
          <w:i w:val="0"/>
          <w:iCs/>
        </w:rPr>
        <w:t>When considering the bi-directional regulation between EMT and metabolism by the three minimally necessary regulatory links</w:t>
      </w:r>
      <w:r w:rsidR="002C6587" w:rsidRPr="00C9444E">
        <w:rPr>
          <w:rFonts w:ascii="Times New Roman" w:hAnsi="Times New Roman" w:cs="Times New Roman"/>
          <w:i w:val="0"/>
          <w:iCs/>
        </w:rPr>
        <w:t>,</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active there are regions where only the E/M-W/O state exists.</w:t>
      </w:r>
      <w:r w:rsidR="00244159" w:rsidRPr="00C9444E">
        <w:rPr>
          <w:rFonts w:ascii="Times New Roman" w:hAnsi="Times New Roman" w:cs="Times New Roman"/>
          <w:i w:val="0"/>
          <w:iCs/>
        </w:rPr>
        <w:t xml:space="preserve"> Similar sets of coupled states in (C) and (D) suggest </w:t>
      </w:r>
      <w:r w:rsidR="000B3400">
        <w:rPr>
          <w:rFonts w:ascii="Times New Roman" w:hAnsi="Times New Roman" w:cs="Times New Roman"/>
          <w:i w:val="0"/>
          <w:iCs/>
        </w:rPr>
        <w:t>a progression that</w:t>
      </w:r>
      <w:r w:rsidR="00244159" w:rsidRPr="00C9444E">
        <w:rPr>
          <w:rFonts w:ascii="Times New Roman" w:hAnsi="Times New Roman" w:cs="Times New Roman"/>
          <w:i w:val="0"/>
          <w:iCs/>
        </w:rPr>
        <w:t xml:space="preserve"> drive</w:t>
      </w:r>
      <w:r w:rsidR="000B3400">
        <w:rPr>
          <w:rFonts w:ascii="Times New Roman" w:hAnsi="Times New Roman" w:cs="Times New Roman"/>
          <w:i w:val="0"/>
          <w:iCs/>
        </w:rPr>
        <w:t>s</w:t>
      </w:r>
      <w:r w:rsidR="00244159" w:rsidRPr="00C9444E">
        <w:rPr>
          <w:rFonts w:ascii="Times New Roman" w:hAnsi="Times New Roman" w:cs="Times New Roman"/>
          <w:i w:val="0"/>
          <w:iCs/>
        </w:rPr>
        <w:t xml:space="preser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16" w:name="normal-cells-can-become-cancerous-when-c"/>
    </w:p>
    <w:p w14:paraId="20E18387" w14:textId="3A84E551" w:rsidR="004C25DE" w:rsidRDefault="00B72FAD" w:rsidP="004C25DE">
      <w:pPr>
        <w:pStyle w:val="BodyText"/>
        <w:spacing w:line="480" w:lineRule="auto"/>
        <w:rPr>
          <w:rFonts w:ascii="Times New Roman" w:hAnsi="Times New Roman" w:cs="Times New Roman"/>
        </w:rPr>
      </w:pPr>
      <w:r>
        <w:rPr>
          <w:rFonts w:ascii="Times New Roman" w:hAnsi="Times New Roman" w:cs="Times New Roman"/>
          <w:b/>
          <w:bCs/>
        </w:rPr>
        <w:t>Hybrid phenotypes are enabled by crosstalk in cells initially without the E/M or W/O state</w:t>
      </w:r>
      <w:bookmarkEnd w:id="16"/>
      <w:r w:rsidR="00F2770C" w:rsidRPr="00C9444E">
        <w:rPr>
          <w:rFonts w:ascii="Times New Roman" w:hAnsi="Times New Roman" w:cs="Times New Roman"/>
          <w:b/>
          <w:bCs/>
        </w:rPr>
        <w:t xml:space="preserve">: </w:t>
      </w:r>
      <w:r w:rsidR="00AD7F58" w:rsidRPr="00C9444E">
        <w:rPr>
          <w:rFonts w:ascii="Times New Roman" w:hAnsi="Times New Roman" w:cs="Times New Roman"/>
        </w:rPr>
        <w:t xml:space="preserve">We have </w:t>
      </w:r>
      <w:r w:rsidR="0054726F">
        <w:rPr>
          <w:rFonts w:ascii="Times New Roman" w:hAnsi="Times New Roman" w:cs="Times New Roman"/>
        </w:rPr>
        <w:t>show</w:t>
      </w:r>
      <w:r w:rsidR="00890A0B">
        <w:rPr>
          <w:rFonts w:ascii="Times New Roman" w:hAnsi="Times New Roman" w:cs="Times New Roman"/>
        </w:rPr>
        <w:t>n</w:t>
      </w:r>
      <w:r w:rsidR="00AD7F58" w:rsidRPr="00C9444E">
        <w:rPr>
          <w:rFonts w:ascii="Times New Roman" w:hAnsi="Times New Roman" w:cs="Times New Roman"/>
        </w:rPr>
        <w:t xml:space="preserve"> </w:t>
      </w:r>
      <w:r w:rsidR="00B02BF3" w:rsidRPr="00C9444E">
        <w:rPr>
          <w:rFonts w:ascii="Times New Roman" w:hAnsi="Times New Roman" w:cs="Times New Roman"/>
        </w:rPr>
        <w:t xml:space="preserve">that </w:t>
      </w:r>
      <w:r w:rsidR="00AD7F58"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00AD7F58"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00AD7F58"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00AD7F58" w:rsidRPr="00C9444E">
        <w:rPr>
          <w:rFonts w:ascii="Times New Roman" w:hAnsi="Times New Roman" w:cs="Times New Roman"/>
        </w:rPr>
        <w:t xml:space="preserve">, and there are parameter sets with only </w:t>
      </w:r>
      <w:r w:rsidR="00071585" w:rsidRPr="00C9444E">
        <w:rPr>
          <w:rFonts w:ascii="Times New Roman" w:hAnsi="Times New Roman" w:cs="Times New Roman"/>
        </w:rPr>
        <w:t xml:space="preserve">the hybrid </w:t>
      </w:r>
      <w:r w:rsidR="00AD7F58" w:rsidRPr="00C9444E">
        <w:rPr>
          <w:rFonts w:ascii="Times New Roman" w:hAnsi="Times New Roman" w:cs="Times New Roman"/>
        </w:rPr>
        <w:t xml:space="preserve">E/M-W/O </w:t>
      </w:r>
      <w:r w:rsidR="00071585" w:rsidRPr="00C9444E">
        <w:rPr>
          <w:rFonts w:ascii="Times New Roman" w:hAnsi="Times New Roman" w:cs="Times New Roman"/>
        </w:rPr>
        <w:t xml:space="preserve">state available </w:t>
      </w:r>
      <w:r w:rsidR="00AD7F58" w:rsidRPr="00C9444E">
        <w:rPr>
          <w:rFonts w:ascii="Times New Roman" w:hAnsi="Times New Roman" w:cs="Times New Roman"/>
        </w:rPr>
        <w:t xml:space="preserve">and all other </w:t>
      </w:r>
      <w:r w:rsidR="00272AB2" w:rsidRPr="00C9444E">
        <w:rPr>
          <w:rFonts w:ascii="Times New Roman" w:hAnsi="Times New Roman" w:cs="Times New Roman"/>
        </w:rPr>
        <w:t xml:space="preserve">coupled </w:t>
      </w:r>
      <w:r w:rsidR="0074329A" w:rsidRPr="00C9444E">
        <w:rPr>
          <w:rFonts w:ascii="Times New Roman" w:hAnsi="Times New Roman" w:cs="Times New Roman"/>
        </w:rPr>
        <w:t>s</w:t>
      </w:r>
      <w:r w:rsidR="00AD7F58" w:rsidRPr="00C9444E">
        <w:rPr>
          <w:rFonts w:ascii="Times New Roman" w:hAnsi="Times New Roman" w:cs="Times New Roman"/>
        </w:rPr>
        <w:t>tates suppressed.</w:t>
      </w:r>
      <w:r w:rsidR="0054726F">
        <w:rPr>
          <w:rFonts w:ascii="Times New Roman" w:hAnsi="Times New Roman" w:cs="Times New Roman"/>
        </w:rPr>
        <w:t xml:space="preserve"> Next, to investigate whether the crosstalk between EMT and metabolism enables cancer plasticity e.g., by acquiring the hybrid states</w:t>
      </w:r>
      <w:r w:rsidR="00890A0B">
        <w:rPr>
          <w:rFonts w:ascii="Times New Roman" w:hAnsi="Times New Roman" w:cs="Times New Roman"/>
        </w:rPr>
        <w:t xml:space="preserve"> w</w:t>
      </w:r>
      <w:r w:rsidR="0054726F">
        <w:rPr>
          <w:rFonts w:ascii="Times New Roman" w:hAnsi="Times New Roman" w:cs="Times New Roman"/>
        </w:rPr>
        <w:t>e simulate scenarios where the individual EMT and metabolism networks cannot acquire a hybrid state</w:t>
      </w:r>
      <w:r w:rsidR="00890A0B">
        <w:rPr>
          <w:rFonts w:ascii="Times New Roman" w:hAnsi="Times New Roman" w:cs="Times New Roman"/>
        </w:rPr>
        <w:t>. This scenario</w:t>
      </w:r>
      <w:r w:rsidR="0054726F">
        <w:rPr>
          <w:rFonts w:ascii="Times New Roman" w:hAnsi="Times New Roman" w:cs="Times New Roman"/>
        </w:rPr>
        <w:t xml:space="preserve"> correspond</w:t>
      </w:r>
      <w:r w:rsidR="00890A0B">
        <w:rPr>
          <w:rFonts w:ascii="Times New Roman" w:hAnsi="Times New Roman" w:cs="Times New Roman"/>
        </w:rPr>
        <w:t>s</w:t>
      </w:r>
      <w:r w:rsidR="0054726F">
        <w:rPr>
          <w:rFonts w:ascii="Times New Roman" w:hAnsi="Times New Roman" w:cs="Times New Roman"/>
        </w:rPr>
        <w:t xml:space="preserve"> to</w:t>
      </w:r>
      <w:r w:rsidR="00B02BF3" w:rsidRPr="00C9444E">
        <w:rPr>
          <w:rFonts w:ascii="Times New Roman" w:hAnsi="Times New Roman" w:cs="Times New Roman"/>
        </w:rPr>
        <w:t xml:space="preserve"> normal physiological conditions w</w:t>
      </w:r>
      <w:r w:rsidR="0054726F">
        <w:rPr>
          <w:rFonts w:ascii="Times New Roman" w:hAnsi="Times New Roman" w:cs="Times New Roman"/>
        </w:rPr>
        <w:t>here w</w:t>
      </w:r>
      <w:r w:rsidR="00B02BF3" w:rsidRPr="00C9444E">
        <w:rPr>
          <w:rFonts w:ascii="Times New Roman" w:hAnsi="Times New Roman" w:cs="Times New Roman"/>
        </w:rPr>
        <w:t>e expect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677062" w:rsidRPr="00677062">
            <w:rPr>
              <w:rFonts w:ascii="Times New Roman" w:eastAsia="Times New Roman" w:hAnsi="Times New Roman" w:cs="Times New Roman"/>
              <w:color w:val="000000"/>
            </w:rPr>
            <w:t>[71]</w:t>
          </w:r>
        </w:sdtContent>
      </w:sdt>
      <w:r w:rsidR="00D504AB">
        <w:rPr>
          <w:rFonts w:ascii="Times New Roman" w:hAnsi="Times New Roman" w:cs="Times New Roman"/>
        </w:rPr>
        <w:t xml:space="preserve"> (see Fig. S20-S22 for the inactive bistable networks)</w:t>
      </w:r>
      <w:r w:rsidR="00B02BF3" w:rsidRPr="00C9444E">
        <w:rPr>
          <w:rFonts w:ascii="Times New Roman" w:hAnsi="Times New Roman" w:cs="Times New Roman"/>
        </w:rPr>
        <w:t xml:space="preserve">. </w:t>
      </w:r>
      <w:r w:rsidR="0054726F">
        <w:rPr>
          <w:rFonts w:ascii="Times New Roman" w:hAnsi="Times New Roman" w:cs="Times New Roman"/>
        </w:rPr>
        <w:t>Then we systematically analyze whether any crosstalk can enable the hybrid state to emerge.</w:t>
      </w:r>
    </w:p>
    <w:p w14:paraId="6A0304F1" w14:textId="017A6ED7" w:rsidR="008B71DF" w:rsidRPr="00C9444E" w:rsidRDefault="00275C5C" w:rsidP="00275C5C">
      <w:pPr>
        <w:pStyle w:val="BodyText"/>
        <w:spacing w:line="480" w:lineRule="auto"/>
        <w:ind w:firstLine="720"/>
        <w:rPr>
          <w:rFonts w:ascii="Times New Roman" w:hAnsi="Times New Roman" w:cs="Times New Roman"/>
        </w:rPr>
      </w:pPr>
      <w:r>
        <w:rPr>
          <w:rFonts w:ascii="Times New Roman" w:hAnsi="Times New Roman" w:cs="Times New Roman"/>
        </w:rPr>
        <w:t xml:space="preserve">As already mentioned, the EMT network can drive metabolic reprogramming via microRNA-mediated links. We first kept the metabolic circuit as a bistable system where only W and O are the available stable states, i.e., no hybrid W/O state when the </w:t>
      </w:r>
      <w:proofErr w:type="gramStart"/>
      <w:r>
        <w:rPr>
          <w:rFonts w:ascii="Times New Roman" w:hAnsi="Times New Roman" w:cs="Times New Roman"/>
        </w:rPr>
        <w:t>cross-talk</w:t>
      </w:r>
      <w:proofErr w:type="gramEnd"/>
      <w:r>
        <w:rPr>
          <w:rFonts w:ascii="Times New Roman" w:hAnsi="Times New Roman" w:cs="Times New Roman"/>
        </w:rPr>
        <w:t xml:space="preserve"> is inactive. Then we analyzed the coupled states considering links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downregulating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noxROS. We found that the metabolic circuit becomes tristable, i.e., the hybrid W/O state emerges, when mtROS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(Fig. </w:t>
      </w:r>
      <w:r w:rsidR="00740BBA">
        <w:rPr>
          <w:rFonts w:ascii="Times New Roman" w:hAnsi="Times New Roman" w:cs="Times New Roman"/>
        </w:rPr>
        <w:t>7</w:t>
      </w:r>
      <w:r>
        <w:rPr>
          <w:rFonts w:ascii="Times New Roman" w:hAnsi="Times New Roman" w:cs="Times New Roman"/>
        </w:rPr>
        <w:t>A) but doesn’t appear if only noxROS is upregulated or μ</w:t>
      </w:r>
      <w:r>
        <w:rPr>
          <w:rFonts w:ascii="Times New Roman" w:hAnsi="Times New Roman" w:cs="Times New Roman"/>
          <w:vertAlign w:val="subscript"/>
        </w:rPr>
        <w:t>200</w:t>
      </w:r>
      <w:r>
        <w:rPr>
          <w:rFonts w:ascii="Times New Roman" w:hAnsi="Times New Roman" w:cs="Times New Roman"/>
        </w:rPr>
        <w:t xml:space="preserve"> is downregulated (Fig. S23). Additionally, the upregulation of mtROS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can further stab</w:t>
      </w:r>
      <w:r w:rsidR="005C2EC8">
        <w:rPr>
          <w:rFonts w:ascii="Times New Roman" w:hAnsi="Times New Roman" w:cs="Times New Roman"/>
        </w:rPr>
        <w:t>i</w:t>
      </w:r>
      <w:r>
        <w:rPr>
          <w:rFonts w:ascii="Times New Roman" w:hAnsi="Times New Roman" w:cs="Times New Roman"/>
        </w:rPr>
        <w:t>lize the coupled</w:t>
      </w:r>
      <w:r w:rsidR="005C2EC8">
        <w:rPr>
          <w:rFonts w:ascii="Times New Roman" w:hAnsi="Times New Roman" w:cs="Times New Roman"/>
        </w:rPr>
        <w:t xml:space="preserve"> </w:t>
      </w:r>
      <w:r>
        <w:rPr>
          <w:rFonts w:ascii="Times New Roman" w:hAnsi="Times New Roman" w:cs="Times New Roman"/>
        </w:rPr>
        <w:t xml:space="preserve">E/M-W/O state so that all E/M </w:t>
      </w:r>
      <w:r w:rsidR="004E2DC1">
        <w:rPr>
          <w:rFonts w:ascii="Times New Roman" w:hAnsi="Times New Roman" w:cs="Times New Roman"/>
        </w:rPr>
        <w:t>states</w:t>
      </w:r>
      <w:r>
        <w:rPr>
          <w:rFonts w:ascii="Times New Roman" w:hAnsi="Times New Roman" w:cs="Times New Roman"/>
        </w:rPr>
        <w:t xml:space="preserve"> become coupled with the W/O </w:t>
      </w:r>
      <w:r w:rsidR="004E2DC1">
        <w:rPr>
          <w:rFonts w:ascii="Times New Roman" w:hAnsi="Times New Roman" w:cs="Times New Roman"/>
        </w:rPr>
        <w:t>states</w:t>
      </w:r>
      <w:r>
        <w:rPr>
          <w:rFonts w:ascii="Times New Roman" w:hAnsi="Times New Roman" w:cs="Times New Roman"/>
        </w:rPr>
        <w:t xml:space="preserve">. Furthermore, the upregulation of noxROS in the bistable circuit causes an increase in the frequency of the O state, in contrast to an increase of the frequency of the hybrid W/O state in the </w:t>
      </w:r>
      <w:proofErr w:type="spellStart"/>
      <w:r>
        <w:rPr>
          <w:rFonts w:ascii="Times New Roman" w:hAnsi="Times New Roman" w:cs="Times New Roman"/>
        </w:rPr>
        <w:t>tristable</w:t>
      </w:r>
      <w:proofErr w:type="spellEnd"/>
      <w:r>
        <w:rPr>
          <w:rFonts w:ascii="Times New Roman" w:hAnsi="Times New Roman" w:cs="Times New Roman"/>
        </w:rPr>
        <w:t xml:space="preserve"> circuit (</w:t>
      </w:r>
      <w:r w:rsidR="005C2EC8">
        <w:rPr>
          <w:rFonts w:ascii="Times New Roman" w:hAnsi="Times New Roman" w:cs="Times New Roman"/>
        </w:rPr>
        <w:t>Fig. S23 compared to Fig. 2</w:t>
      </w:r>
      <w:r>
        <w:rPr>
          <w:rFonts w:ascii="Times New Roman" w:hAnsi="Times New Roman" w:cs="Times New Roman"/>
        </w:rPr>
        <w:t xml:space="preserve">). This suggests, noxROS may play a context-dependent role on the coupled state, while mtROS often stabilizes the E/M-W/O </w:t>
      </w:r>
      <w:r w:rsidR="004E2DC1">
        <w:rPr>
          <w:rFonts w:ascii="Times New Roman" w:hAnsi="Times New Roman" w:cs="Times New Roman"/>
        </w:rPr>
        <w:t>state</w:t>
      </w:r>
      <w:r>
        <w:rPr>
          <w:rFonts w:ascii="Times New Roman" w:hAnsi="Times New Roman" w:cs="Times New Roman"/>
        </w:rPr>
        <w:t>.</w:t>
      </w:r>
    </w:p>
    <w:p w14:paraId="469BCB1F" w14:textId="27260F83" w:rsidR="00E469AE" w:rsidRPr="00C9444E" w:rsidRDefault="00AD7F58" w:rsidP="00DE36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363B11">
        <w:rPr>
          <w:rFonts w:ascii="Times New Roman" w:hAnsi="Times New Roman" w:cs="Times New Roman"/>
        </w:rPr>
        <w:t xml:space="preserve"> Next to see whether metabolic reprogramming can enable the emergence of the hybrid E/M state, we kept the metabolic circuit as a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 and set the EMT network to be bistable (i.e., unable to acquire a hybrid E/M state alone). Then we investigated the effects of the following </w:t>
      </w:r>
      <w:proofErr w:type="gramStart"/>
      <w:r w:rsidR="00363B11">
        <w:rPr>
          <w:rFonts w:ascii="Times New Roman" w:hAnsi="Times New Roman" w:cs="Times New Roman"/>
        </w:rPr>
        <w:t>cross-talk</w:t>
      </w:r>
      <w:proofErr w:type="gramEnd"/>
      <w:r w:rsidR="00363B11">
        <w:rPr>
          <w:rFonts w:ascii="Times New Roman" w:hAnsi="Times New Roman" w:cs="Times New Roman"/>
        </w:rPr>
        <w:t xml:space="preserve">,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When analyzing the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by HIF-1, we found that  the coupled EMT-metabolism network </w:t>
      </w:r>
      <w:proofErr w:type="gramStart"/>
      <w:r w:rsidR="00363B11">
        <w:rPr>
          <w:rFonts w:ascii="Times New Roman" w:hAnsi="Times New Roman" w:cs="Times New Roman"/>
        </w:rPr>
        <w:t>is able to</w:t>
      </w:r>
      <w:proofErr w:type="gramEnd"/>
      <w:r w:rsidR="00363B11">
        <w:rPr>
          <w:rFonts w:ascii="Times New Roman" w:hAnsi="Times New Roman" w:cs="Times New Roman"/>
        </w:rPr>
        <w:t xml:space="preserve"> quickly generate the E/M-W/O state before it is once again suppressed (Fig. </w:t>
      </w:r>
      <w:r w:rsidR="00740BBA">
        <w:rPr>
          <w:rFonts w:ascii="Times New Roman" w:hAnsi="Times New Roman" w:cs="Times New Roman"/>
        </w:rPr>
        <w:t>7</w:t>
      </w:r>
      <w:r w:rsidR="00363B11">
        <w:rPr>
          <w:rFonts w:ascii="Times New Roman" w:hAnsi="Times New Roman" w:cs="Times New Roman"/>
        </w:rPr>
        <w:t xml:space="preserve">B). However, the E/M </w:t>
      </w:r>
      <w:r w:rsidR="004E2DC1">
        <w:rPr>
          <w:rFonts w:ascii="Times New Roman" w:hAnsi="Times New Roman" w:cs="Times New Roman"/>
        </w:rPr>
        <w:t>state</w:t>
      </w:r>
      <w:r w:rsidR="00363B11">
        <w:rPr>
          <w:rFonts w:ascii="Times New Roman" w:hAnsi="Times New Roman" w:cs="Times New Roman"/>
        </w:rPr>
        <w:t xml:space="preserve"> persists but is coupled to the </w:t>
      </w:r>
      <w:r w:rsidR="004E2DC1">
        <w:rPr>
          <w:rFonts w:ascii="Times New Roman" w:hAnsi="Times New Roman" w:cs="Times New Roman"/>
        </w:rPr>
        <w:t>O</w:t>
      </w:r>
      <w:r w:rsidR="00363B11">
        <w:rPr>
          <w:rFonts w:ascii="Times New Roman" w:hAnsi="Times New Roman" w:cs="Times New Roman"/>
        </w:rPr>
        <w:t xml:space="preserve"> </w:t>
      </w:r>
      <w:r w:rsidR="004E2DC1">
        <w:rPr>
          <w:rFonts w:ascii="Times New Roman" w:hAnsi="Times New Roman" w:cs="Times New Roman"/>
        </w:rPr>
        <w:t>state</w:t>
      </w:r>
      <w:r w:rsidR="00363B11">
        <w:rPr>
          <w:rFonts w:ascii="Times New Roman" w:hAnsi="Times New Roman" w:cs="Times New Roman"/>
        </w:rPr>
        <w:t xml:space="preserve"> (E/M-O). Additionally, when analyzing the effect of HIF-1 upregulating SNAIL, we found that the E/M-W/O state is only generated when SNAIL is moderately </w:t>
      </w:r>
      <w:proofErr w:type="spellStart"/>
      <w:r w:rsidR="00363B11">
        <w:rPr>
          <w:rFonts w:ascii="Times New Roman" w:hAnsi="Times New Roman" w:cs="Times New Roman"/>
        </w:rPr>
        <w:t>upregualted</w:t>
      </w:r>
      <w:proofErr w:type="spellEnd"/>
      <w:r w:rsidR="00363B11">
        <w:rPr>
          <w:rFonts w:ascii="Times New Roman" w:hAnsi="Times New Roman" w:cs="Times New Roman"/>
        </w:rPr>
        <w:t xml:space="preserve"> (Fig. S24). Furthermore, both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can stabilize the system in the phase -  (E/M-O, M-W, M-O, M-W/O), where the hybrid E/M state can be stably maintained. This suggests the master regulator of glycolysis, HIF-1, can drive cells towards the hybrid E/M state. Conversely, an individual AMPK-mediated crosstalk is unable to generate the hybrid E/M state and saturates in the epithelial phase (Fig. S24), as seen in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  Additionally, as with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networks, the coupled hybrid E/M-W/O state can be stabilized by two competing crosstalk, such as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eastAsiaTheme="minorEastAsia" w:hAnsi="Times New Roman" w:cs="Times New Roman"/>
        </w:rPr>
        <w:t xml:space="preserve"> (Fig. S25). </w:t>
      </w:r>
      <w:r w:rsidR="00363B11">
        <w:rPr>
          <w:rFonts w:ascii="Times New Roman" w:hAnsi="Times New Roman" w:cs="Times New Roman"/>
        </w:rPr>
        <w:t>These results suggest HIF-1 can strongly affect and drive EMT into a hybrid E/M state while AMPK can only help stabilize the E/M-W/O state if it is already present.</w:t>
      </w:r>
    </w:p>
    <w:p w14:paraId="5A032BDF" w14:textId="7733D2A1" w:rsidR="00365AD9" w:rsidRPr="002C08AD" w:rsidRDefault="0017037D" w:rsidP="002C08AD">
      <w:pPr>
        <w:spacing w:after="0" w:line="480" w:lineRule="auto"/>
        <w:ind w:firstLine="720"/>
        <w:rPr>
          <w:rFonts w:ascii="Times New Roman" w:eastAsiaTheme="minorEastAsia" w:hAnsi="Times New Roman" w:cs="Times New Roman"/>
        </w:rPr>
      </w:pPr>
      <w:r>
        <w:rPr>
          <w:rFonts w:ascii="Times New Roman" w:hAnsi="Times New Roman" w:cs="Times New Roman"/>
        </w:rPr>
        <w:t xml:space="preserve">When both the EMT and metabolism networks are in the parameter regime where hybrid E/M or hybrid metabolism state is not available, the </w:t>
      </w:r>
      <w:proofErr w:type="gramStart"/>
      <w:r>
        <w:rPr>
          <w:rFonts w:ascii="Times New Roman" w:hAnsi="Times New Roman" w:cs="Times New Roman"/>
        </w:rPr>
        <w:t>cross-talk</w:t>
      </w:r>
      <w:proofErr w:type="gramEnd"/>
      <w:r>
        <w:rPr>
          <w:rFonts w:ascii="Times New Roman" w:hAnsi="Times New Roman" w:cs="Times New Roman"/>
        </w:rPr>
        <w:t xml:space="preserve"> can enable the emergence of these hybrid states. Recall that for the coupled </w:t>
      </w:r>
      <w:proofErr w:type="spellStart"/>
      <w:r>
        <w:rPr>
          <w:rFonts w:ascii="Times New Roman" w:hAnsi="Times New Roman" w:cs="Times New Roman"/>
        </w:rPr>
        <w:t>tristable</w:t>
      </w:r>
      <w:proofErr w:type="spellEnd"/>
      <w:r>
        <w:rPr>
          <w:rFonts w:ascii="Times New Roman" w:hAnsi="Times New Roman" w:cs="Times New Roman"/>
        </w:rPr>
        <w:t xml:space="preserve"> circuits, the simplest set of crosstalk with a parameter region that suppressed all coupled states except the E/M-W/O state consisted of three regulatory links: (1)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(2)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and (3) EMT-inducing signaling acting on SNAIL. When these same links are active for the bistable EMT and metabolism circuits, the results are qualitatively very similar to the </w:t>
      </w:r>
      <w:proofErr w:type="spellStart"/>
      <w:r>
        <w:rPr>
          <w:rFonts w:ascii="Times New Roman" w:hAnsi="Times New Roman" w:cs="Times New Roman"/>
        </w:rPr>
        <w:t>tristable</w:t>
      </w:r>
      <w:proofErr w:type="spellEnd"/>
      <w:r>
        <w:rPr>
          <w:rFonts w:ascii="Times New Roman" w:hAnsi="Times New Roman" w:cs="Times New Roman"/>
        </w:rPr>
        <w:t xml:space="preserve"> circuit results (Fig. </w:t>
      </w:r>
      <w:r w:rsidR="00740BBA">
        <w:rPr>
          <w:rFonts w:ascii="Times New Roman" w:hAnsi="Times New Roman" w:cs="Times New Roman"/>
        </w:rPr>
        <w:t>7</w:t>
      </w:r>
      <w:r>
        <w:rPr>
          <w:rFonts w:ascii="Times New Roman" w:hAnsi="Times New Roman" w:cs="Times New Roman"/>
        </w:rPr>
        <w:t xml:space="preserve">C and S26 compared to Fig. </w:t>
      </w:r>
      <w:r w:rsidR="00740BBA">
        <w:rPr>
          <w:rFonts w:ascii="Times New Roman" w:hAnsi="Times New Roman" w:cs="Times New Roman"/>
        </w:rPr>
        <w:t>6</w:t>
      </w:r>
      <w:r>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and the W/O state is possible when mtROS is greatly upregulated. Further, the system must be near maximum regulation (i.e.</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HIF1,  μ</m:t>
                </m:r>
              </m:e>
              <m:sub>
                <m:r>
                  <w:rPr>
                    <w:rFonts w:ascii="Cambria Math" w:hAnsi="Cambria Math" w:cs="Times New Roman"/>
                  </w:rPr>
                  <m:t>200</m:t>
                </m:r>
              </m:sub>
            </m:sSub>
          </m:sub>
        </m:sSub>
      </m:oMath>
      <w:r w:rsidR="002C08AD">
        <w:rPr>
          <w:rFonts w:ascii="Times New Roman" w:eastAsiaTheme="minorEastAsia" w:hAnsi="Times New Roman" w:cs="Times New Roman"/>
        </w:rPr>
        <w:t xml:space="preserve"> and</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,mtROS</m:t>
            </m:r>
          </m:sub>
        </m:sSub>
      </m:oMath>
      <w:r w:rsidR="002C08AD">
        <w:rPr>
          <w:rFonts w:ascii="Times New Roman" w:eastAsiaTheme="minorEastAsia" w:hAnsi="Times New Roman" w:cs="Times New Roman"/>
        </w:rPr>
        <w:t xml:space="preserve"> m</w:t>
      </w:r>
      <w:r>
        <w:rPr>
          <w:rFonts w:ascii="Times New Roman" w:hAnsi="Times New Roman" w:cs="Times New Roman"/>
        </w:rPr>
        <w:t xml:space="preserve">ust be close to zero) to generate the region where only the coupled hybrid E/M-W/O state is available. Additionally, the nearby phases surrounding the phase containing only the E/M-W/O state (E-O and E-W/O) is similar relative to those of the </w:t>
      </w:r>
      <w:proofErr w:type="spellStart"/>
      <w:r>
        <w:rPr>
          <w:rFonts w:ascii="Times New Roman" w:hAnsi="Times New Roman" w:cs="Times New Roman"/>
        </w:rPr>
        <w:t>tristable</w:t>
      </w:r>
      <w:proofErr w:type="spellEnd"/>
      <w:r>
        <w:rPr>
          <w:rFonts w:ascii="Times New Roman" w:hAnsi="Times New Roman" w:cs="Times New Roman"/>
        </w:rPr>
        <w:t xml:space="preserve"> circuit, further supporting</w:t>
      </w:r>
      <w:r w:rsidR="00312E6C">
        <w:rPr>
          <w:rFonts w:ascii="Times New Roman" w:hAnsi="Times New Roman" w:cs="Times New Roman"/>
        </w:rPr>
        <w:t xml:space="preserve"> a progression</w:t>
      </w:r>
      <w:r w:rsidR="00A56204">
        <w:rPr>
          <w:rFonts w:ascii="Times New Roman" w:hAnsi="Times New Roman" w:cs="Times New Roman"/>
        </w:rPr>
        <w:t xml:space="preserve"> </w:t>
      </w:r>
      <w:r w:rsidR="00312E6C">
        <w:rPr>
          <w:rFonts w:ascii="Times New Roman" w:hAnsi="Times New Roman" w:cs="Times New Roman"/>
        </w:rPr>
        <w:t xml:space="preserve">that must be followed to </w:t>
      </w:r>
      <w:r>
        <w:rPr>
          <w:rFonts w:ascii="Times New Roman" w:hAnsi="Times New Roman" w:cs="Times New Roman"/>
        </w:rPr>
        <w:t>reach</w:t>
      </w:r>
      <w:r w:rsidR="00AD7F58" w:rsidRPr="00C9444E">
        <w:rPr>
          <w:rFonts w:ascii="Times New Roman" w:hAnsi="Times New Roman" w:cs="Times New Roman"/>
        </w:rPr>
        <w:t xml:space="preserve"> the E/M-W/O state. </w:t>
      </w:r>
    </w:p>
    <w:p w14:paraId="35E7F568" w14:textId="3E7297A6" w:rsidR="00AC1B59" w:rsidRPr="00AC1B59" w:rsidRDefault="00AC1B59" w:rsidP="00AC1B59">
      <w:pPr>
        <w:pStyle w:val="Caption"/>
        <w:spacing w:line="480" w:lineRule="auto"/>
        <w:ind w:firstLine="720"/>
        <w:rPr>
          <w:rFonts w:ascii="Times New Roman" w:eastAsiaTheme="minorEastAsia" w:hAnsi="Times New Roman" w:cs="Times New Roman"/>
          <w:i w:val="0"/>
          <w:iCs/>
        </w:rPr>
      </w:pPr>
      <w:r w:rsidRPr="00AC1B59">
        <w:rPr>
          <w:rFonts w:ascii="Times New Roman" w:hAnsi="Times New Roman" w:cs="Times New Roman"/>
          <w:i w:val="0"/>
          <w:iCs/>
        </w:rPr>
        <w:t xml:space="preserve">Overall, we showed that </w:t>
      </w:r>
      <w:r w:rsidRPr="00AC1B59">
        <w:rPr>
          <w:rFonts w:ascii="Times New Roman" w:eastAsiaTheme="minorEastAsia" w:hAnsi="Times New Roman" w:cs="Times New Roman"/>
          <w:i w:val="0"/>
          <w:iCs/>
        </w:rPr>
        <w:t xml:space="preserve">if the metabolic network is bistable (W or O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and the EMT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(E, E/M, or M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tristable (W, O, or W/O), a HIF-1 controlled crosstalk can briefly generate the E/M state and stabilize the E/M-W/O state. If both networks are bistable, the same three links as the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AC1B59">
        <w:rPr>
          <w:rFonts w:ascii="Times New Roman" w:eastAsiaTheme="minorEastAsia" w:hAnsi="Times New Roman" w:cs="Times New Roman"/>
          <w:i w:val="0"/>
          <w:iCs/>
        </w:rPr>
        <w:t xml:space="preserve"> and reducing </w:t>
      </w:r>
      <w:r w:rsidR="007C753D">
        <w:rPr>
          <w:rFonts w:ascii="Times New Roman" w:eastAsiaTheme="minorEastAsia" w:hAnsi="Times New Roman" w:cs="Times New Roman"/>
          <w:i w:val="0"/>
          <w:iCs/>
        </w:rPr>
        <w:t>the EMT-inducing signal</w:t>
      </w:r>
      <w:r w:rsidRPr="00AC1B59">
        <w:rPr>
          <w:rFonts w:ascii="Times New Roman" w:eastAsiaTheme="minorEastAsia" w:hAnsi="Times New Roman" w:cs="Times New Roman"/>
          <w:i w:val="0"/>
          <w:iCs/>
        </w:rPr>
        <w:t xml:space="preserve">) generates the E/M-W/O state and suppresses all other coupled states. </w:t>
      </w:r>
      <w:r w:rsidR="009E04AB">
        <w:rPr>
          <w:rFonts w:ascii="Times New Roman" w:eastAsiaTheme="minorEastAsia" w:hAnsi="Times New Roman" w:cs="Times New Roman"/>
          <w:i w:val="0"/>
          <w:iCs/>
        </w:rPr>
        <w:t xml:space="preserve">Further, those three links also include parameter spaces where only the E/M-W/O state is enabled when </w:t>
      </w:r>
      <w:r w:rsidR="001E0F0F">
        <w:rPr>
          <w:rFonts w:ascii="Times New Roman" w:eastAsiaTheme="minorEastAsia" w:hAnsi="Times New Roman" w:cs="Times New Roman"/>
          <w:i w:val="0"/>
          <w:iCs/>
        </w:rPr>
        <w:t>the network is stabilized by PSFs OVOL and GRHL2 (i.e., the inactive states include E/M-W/O or the E/M-O state, Fig. S</w:t>
      </w:r>
      <w:r w:rsidR="00FF2949">
        <w:rPr>
          <w:rFonts w:ascii="Times New Roman" w:eastAsiaTheme="minorEastAsia" w:hAnsi="Times New Roman" w:cs="Times New Roman"/>
          <w:i w:val="0"/>
          <w:iCs/>
        </w:rPr>
        <w:t>27</w:t>
      </w:r>
      <w:r w:rsidR="001E0F0F">
        <w:rPr>
          <w:rFonts w:ascii="Times New Roman" w:eastAsiaTheme="minorEastAsia" w:hAnsi="Times New Roman" w:cs="Times New Roman"/>
          <w:i w:val="0"/>
          <w:iCs/>
        </w:rPr>
        <w:t>). These results suggest the E/M-W/O state can be promoted by the crosstalk, independent of the initially available states.</w:t>
      </w:r>
    </w:p>
    <w:p w14:paraId="4D463DC7" w14:textId="58A7BC19" w:rsidR="00AC1B59" w:rsidRPr="00AC1B59" w:rsidRDefault="00AC1B59" w:rsidP="00AC1B59">
      <w:pPr>
        <w:pStyle w:val="Caption"/>
        <w:spacing w:line="480" w:lineRule="auto"/>
        <w:ind w:firstLine="720"/>
        <w:rPr>
          <w:rFonts w:ascii="Times New Roman" w:hAnsi="Times New Roman" w:cs="Times New Roman"/>
          <w:i w:val="0"/>
          <w:iCs/>
        </w:rPr>
      </w:pPr>
      <w:r w:rsidRPr="00AC1B59">
        <w:rPr>
          <w:rFonts w:ascii="Times New Roman" w:hAnsi="Times New Roman" w:cs="Times New Roman"/>
          <w:i w:val="0"/>
          <w:iCs/>
        </w:rPr>
        <w:t xml:space="preserve">We also identified a sequential event to reach the coupled hybrid E/M-W/O state. starting from an E state, which typically associated with an O state, then transitioning from E-O to E-W/O, and finally transitioning to the coupled </w:t>
      </w:r>
      <w:commentRangeStart w:id="17"/>
      <w:commentRangeStart w:id="18"/>
      <w:r w:rsidRPr="00AC1B59">
        <w:rPr>
          <w:rFonts w:ascii="Times New Roman" w:hAnsi="Times New Roman" w:cs="Times New Roman"/>
          <w:i w:val="0"/>
          <w:iCs/>
        </w:rPr>
        <w:t>hybrid E/M-W/O</w:t>
      </w:r>
      <w:commentRangeEnd w:id="17"/>
      <w:r w:rsidRPr="00AC1B59">
        <w:rPr>
          <w:rStyle w:val="CommentReference"/>
          <w:rFonts w:ascii="Times New Roman" w:hAnsi="Times New Roman" w:cs="Times New Roman"/>
          <w:i w:val="0"/>
          <w:iCs/>
          <w:sz w:val="24"/>
          <w:szCs w:val="24"/>
        </w:rPr>
        <w:commentReference w:id="17"/>
      </w:r>
      <w:commentRangeEnd w:id="18"/>
      <w:r w:rsidR="00034A1D">
        <w:rPr>
          <w:rStyle w:val="CommentReference"/>
          <w:i w:val="0"/>
        </w:rPr>
        <w:commentReference w:id="18"/>
      </w:r>
      <w:r w:rsidRPr="00AC1B59">
        <w:rPr>
          <w:rFonts w:ascii="Times New Roman" w:hAnsi="Times New Roman" w:cs="Times New Roman"/>
          <w:i w:val="0"/>
          <w:iCs/>
        </w:rPr>
        <w:t xml:space="preserve"> state. In other words, cells may first reprogram their metabolism from O to the hybrid W/O state, followed by the initiation of EMT and a transition to  the hybrid E/M state, thus exhibiting the E/M-W/O state. </w:t>
      </w:r>
    </w:p>
    <w:p w14:paraId="460B112E" w14:textId="77777777" w:rsidR="00AC1B59" w:rsidRPr="00C9444E" w:rsidRDefault="00AC1B59" w:rsidP="00EE3A7C">
      <w:pPr>
        <w:pStyle w:val="BodyText"/>
        <w:spacing w:line="480" w:lineRule="auto"/>
        <w:ind w:firstLine="720"/>
        <w:rPr>
          <w:rFonts w:ascii="Times New Roman" w:hAnsi="Times New Roman" w:cs="Times New Roman"/>
        </w:rPr>
      </w:pP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1AD22320">
            <wp:extent cx="5602754" cy="1896662"/>
            <wp:effectExtent l="0" t="0" r="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02754" cy="1896662"/>
                    </a:xfrm>
                    <a:prstGeom prst="rect">
                      <a:avLst/>
                    </a:prstGeom>
                    <a:noFill/>
                    <a:ln w="9525">
                      <a:noFill/>
                      <a:headEnd/>
                      <a:tailEnd/>
                    </a:ln>
                  </pic:spPr>
                </pic:pic>
              </a:graphicData>
            </a:graphic>
          </wp:inline>
        </w:drawing>
      </w:r>
    </w:p>
    <w:p w14:paraId="46A1A1E8" w14:textId="42F5EAF3"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7</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r w:rsidR="007E3EA9">
        <w:rPr>
          <w:rFonts w:ascii="Times New Roman" w:hAnsi="Times New Roman" w:cs="Times New Roman"/>
          <w:b/>
          <w:bCs/>
          <w:i w:val="0"/>
          <w:iCs/>
        </w:rPr>
        <w:t>C</w:t>
      </w:r>
      <w:r w:rsidR="00AD7F58" w:rsidRPr="00C9444E">
        <w:rPr>
          <w:rFonts w:ascii="Times New Roman" w:hAnsi="Times New Roman" w:cs="Times New Roman"/>
          <w:b/>
          <w:bCs/>
          <w:i w:val="0"/>
          <w:iCs/>
        </w:rPr>
        <w:t xml:space="preserve">rosstalk </w:t>
      </w:r>
      <w:r w:rsidR="007E3EA9">
        <w:rPr>
          <w:rFonts w:ascii="Times New Roman" w:hAnsi="Times New Roman" w:cs="Times New Roman"/>
          <w:b/>
          <w:bCs/>
          <w:i w:val="0"/>
          <w:iCs/>
        </w:rPr>
        <w:t>can</w:t>
      </w:r>
      <w:r w:rsidR="00AD7F58" w:rsidRPr="00C9444E">
        <w:rPr>
          <w:rFonts w:ascii="Times New Roman" w:hAnsi="Times New Roman" w:cs="Times New Roman"/>
          <w:b/>
          <w:bCs/>
          <w:i w:val="0"/>
          <w:iCs/>
        </w:rPr>
        <w:t xml:space="preserve"> generate the hybrid state</w:t>
      </w:r>
      <w:r w:rsidR="007E3EA9">
        <w:rPr>
          <w:rFonts w:ascii="Times New Roman" w:hAnsi="Times New Roman" w:cs="Times New Roman"/>
          <w:b/>
          <w:bCs/>
          <w:i w:val="0"/>
          <w:iCs/>
        </w:rPr>
        <w:t>s</w:t>
      </w:r>
      <w:r w:rsidR="00AD7F58" w:rsidRPr="00C9444E">
        <w:rPr>
          <w:rFonts w:ascii="Times New Roman" w:hAnsi="Times New Roman" w:cs="Times New Roman"/>
          <w:b/>
          <w:bCs/>
          <w:i w:val="0"/>
          <w:iCs/>
        </w:rPr>
        <w:t>.</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can generate the hybrid state of the downstream network (W/O, E/M, or E/M), respectively.</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w:t>
      </w:r>
      <w:r w:rsidR="006077DC">
        <w:rPr>
          <w:rFonts w:ascii="Times New Roman" w:hAnsi="Times New Roman" w:cs="Times New Roman"/>
          <w:i w:val="0"/>
          <w:iCs/>
        </w:rPr>
        <w:t>The phase di</w:t>
      </w:r>
      <w:r w:rsidR="003F2D9F">
        <w:rPr>
          <w:rFonts w:ascii="Times New Roman" w:hAnsi="Times New Roman" w:cs="Times New Roman"/>
          <w:i w:val="0"/>
          <w:iCs/>
        </w:rPr>
        <w:t>a</w:t>
      </w:r>
      <w:r w:rsidR="006077DC">
        <w:rPr>
          <w:rFonts w:ascii="Times New Roman" w:hAnsi="Times New Roman" w:cs="Times New Roman"/>
          <w:i w:val="0"/>
          <w:iCs/>
        </w:rPr>
        <w:t>gram showing coupled states</w:t>
      </w:r>
      <w:r w:rsidR="0038786D">
        <w:rPr>
          <w:rFonts w:ascii="Times New Roman" w:hAnsi="Times New Roman" w:cs="Times New Roman"/>
          <w:i w:val="0"/>
          <w:iCs/>
        </w:rPr>
        <w:t xml:space="preserve"> for the bistable metabolism network (O or W when </w:t>
      </w:r>
      <w:r w:rsidR="006077DC" w:rsidRPr="00C9444E">
        <w:rPr>
          <w:rFonts w:ascii="Times New Roman" w:hAnsi="Times New Roman" w:cs="Times New Roman"/>
          <w:i w:val="0"/>
          <w:iCs/>
        </w:rPr>
        <w:t xml:space="preserve">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6077DC" w:rsidRPr="00C9444E">
        <w:rPr>
          <w:rFonts w:ascii="Times New Roman" w:hAnsi="Times New Roman" w:cs="Times New Roman"/>
          <w:i w:val="0"/>
          <w:iCs/>
        </w:rPr>
        <w:t xml:space="preserve">). </w:t>
      </w:r>
      <w:r w:rsidR="0038786D">
        <w:rPr>
          <w:rFonts w:ascii="Times New Roman" w:hAnsi="Times New Roman" w:cs="Times New Roman"/>
          <w:i w:val="0"/>
          <w:iCs/>
        </w:rPr>
        <w:t>Once mtROS is increased (near</w:t>
      </w:r>
      <w:r w:rsidR="006077DC"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38786D">
        <w:rPr>
          <w:rFonts w:ascii="Times New Roman" w:eastAsiaTheme="minorEastAsia" w:hAnsi="Times New Roman" w:cs="Times New Roman"/>
          <w:i w:val="0"/>
        </w:rPr>
        <w:t>)</w:t>
      </w:r>
      <w:r w:rsidR="006077DC" w:rsidRPr="00C9444E">
        <w:rPr>
          <w:rFonts w:ascii="Times New Roman" w:hAnsi="Times New Roman" w:cs="Times New Roman"/>
          <w:i w:val="0"/>
          <w:iCs/>
        </w:rPr>
        <w:t xml:space="preserve">, there is a sharp change with the hybrid W/O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becoming the most often occupie</w:t>
      </w:r>
      <w:r w:rsidR="0028447E">
        <w:rPr>
          <w:rFonts w:ascii="Times New Roman" w:hAnsi="Times New Roman" w:cs="Times New Roman"/>
          <w:i w:val="0"/>
          <w:iCs/>
        </w:rPr>
        <w:t>d state</w:t>
      </w:r>
      <w:r w:rsidR="006077DC" w:rsidRPr="00C9444E">
        <w:rPr>
          <w:rFonts w:ascii="Times New Roman" w:hAnsi="Times New Roman" w:cs="Times New Roman"/>
          <w:i w:val="0"/>
          <w:iCs/>
        </w:rPr>
        <w:t xml:space="preserve">. </w:t>
      </w:r>
      <w:r w:rsidR="006077DC" w:rsidRPr="00C9444E">
        <w:rPr>
          <w:rFonts w:ascii="Times New Roman" w:hAnsi="Times New Roman" w:cs="Times New Roman"/>
          <w:b/>
          <w:bCs/>
          <w:i w:val="0"/>
          <w:iCs/>
        </w:rPr>
        <w:t>(B)</w:t>
      </w:r>
      <w:r w:rsidR="006077DC" w:rsidRPr="00C9444E">
        <w:rPr>
          <w:rFonts w:ascii="Times New Roman" w:hAnsi="Times New Roman" w:cs="Times New Roman"/>
          <w:i w:val="0"/>
          <w:iCs/>
        </w:rPr>
        <w:t xml:space="preserve"> </w:t>
      </w:r>
      <w:r w:rsidR="006077DC">
        <w:rPr>
          <w:rFonts w:ascii="Times New Roman" w:hAnsi="Times New Roman" w:cs="Times New Roman"/>
          <w:i w:val="0"/>
          <w:iCs/>
        </w:rPr>
        <w:t xml:space="preserve">The phase diagram of coupled states when </w:t>
      </w:r>
      <w:r w:rsidR="006077DC" w:rsidRPr="00C9444E">
        <w:rPr>
          <w:rFonts w:ascii="Times New Roman" w:hAnsi="Times New Roman" w:cs="Times New Roman"/>
          <w:i w:val="0"/>
          <w:iCs/>
        </w:rPr>
        <w:t xml:space="preserve">the hybrid E/M </w:t>
      </w:r>
      <w:r w:rsidR="006077DC">
        <w:rPr>
          <w:rFonts w:ascii="Times New Roman" w:hAnsi="Times New Roman" w:cs="Times New Roman"/>
          <w:i w:val="0"/>
          <w:iCs/>
        </w:rPr>
        <w:t>state is not available initially</w:t>
      </w:r>
      <w:r w:rsidR="006077DC" w:rsidRPr="00C9444E">
        <w:rPr>
          <w:rFonts w:ascii="Times New Roman" w:hAnsi="Times New Roman" w:cs="Times New Roman"/>
          <w:i w:val="0"/>
          <w:iCs/>
        </w:rPr>
        <w:t xml:space="preserve"> when the crosstalk </w:t>
      </w:r>
      <w:r w:rsidR="006077DC">
        <w:rPr>
          <w:rFonts w:ascii="Times New Roman" w:hAnsi="Times New Roman" w:cs="Times New Roman"/>
          <w:i w:val="0"/>
          <w:iCs/>
        </w:rPr>
        <w:t>is</w:t>
      </w:r>
      <w:r w:rsidR="006077DC" w:rsidRPr="00C9444E">
        <w:rPr>
          <w:rFonts w:ascii="Times New Roman" w:hAnsi="Times New Roman" w:cs="Times New Roman"/>
          <w:i w:val="0"/>
          <w:iCs/>
        </w:rPr>
        <w:t xml:space="preserve"> inactive. As </w:t>
      </w:r>
      <w:r w:rsidR="00CC21BE">
        <w:rPr>
          <w:rFonts w:ascii="Times New Roman" w:hAnsi="Times New Roman" w:cs="Times New Roman"/>
          <w:i w:val="0"/>
          <w:iCs/>
        </w:rPr>
        <w:t>mir200 decreases</w:t>
      </w:r>
      <w:r w:rsidR="006077DC" w:rsidRPr="00C9444E">
        <w:rPr>
          <w:rFonts w:ascii="Times New Roman" w:hAnsi="Times New Roman" w:cs="Times New Roman"/>
          <w:i w:val="0"/>
          <w:iCs/>
        </w:rPr>
        <w:t xml:space="preserve">, the E/M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w:t>
      </w:r>
      <w:r w:rsidR="00CC21BE">
        <w:rPr>
          <w:rFonts w:ascii="Times New Roman" w:hAnsi="Times New Roman" w:cs="Times New Roman"/>
          <w:i w:val="0"/>
          <w:iCs/>
        </w:rPr>
        <w:t>becomes</w:t>
      </w:r>
      <w:r w:rsidR="006077DC" w:rsidRPr="00C9444E">
        <w:rPr>
          <w:rFonts w:ascii="Times New Roman" w:hAnsi="Times New Roman" w:cs="Times New Roman"/>
          <w:i w:val="0"/>
          <w:iCs/>
        </w:rPr>
        <w:t xml:space="preserve"> accessible. </w:t>
      </w:r>
      <w:r w:rsidR="006077DC" w:rsidRPr="00C9444E">
        <w:rPr>
          <w:rFonts w:ascii="Times New Roman" w:hAnsi="Times New Roman" w:cs="Times New Roman"/>
          <w:b/>
          <w:bCs/>
          <w:i w:val="0"/>
          <w:iCs/>
        </w:rPr>
        <w:t>(C)</w:t>
      </w:r>
      <w:r w:rsidR="006077DC" w:rsidRPr="00C9444E">
        <w:rPr>
          <w:rFonts w:ascii="Times New Roman" w:hAnsi="Times New Roman" w:cs="Times New Roman"/>
          <w:i w:val="0"/>
          <w:iCs/>
        </w:rPr>
        <w:t xml:space="preserve"> Combining the models from (A) and (B), we generate a </w:t>
      </w:r>
      <w:r w:rsidR="00B8015F">
        <w:rPr>
          <w:rFonts w:ascii="Times New Roman" w:hAnsi="Times New Roman" w:cs="Times New Roman"/>
          <w:i w:val="0"/>
          <w:iCs/>
        </w:rPr>
        <w:t>network</w:t>
      </w:r>
      <w:r w:rsidR="006077DC" w:rsidRPr="00C9444E">
        <w:rPr>
          <w:rFonts w:ascii="Times New Roman" w:hAnsi="Times New Roman" w:cs="Times New Roman"/>
          <w:i w:val="0"/>
          <w:iCs/>
        </w:rPr>
        <w:t xml:space="preserve"> which only has 4 possible coupled states if the crosstalk </w:t>
      </w:r>
      <w:r w:rsidR="003F2D9F">
        <w:rPr>
          <w:rFonts w:ascii="Times New Roman" w:hAnsi="Times New Roman" w:cs="Times New Roman"/>
          <w:i w:val="0"/>
          <w:iCs/>
        </w:rPr>
        <w:t>is</w:t>
      </w:r>
      <w:r w:rsidR="006077DC" w:rsidRPr="00C9444E">
        <w:rPr>
          <w:rFonts w:ascii="Times New Roman" w:hAnsi="Times New Roman" w:cs="Times New Roman"/>
          <w:i w:val="0"/>
          <w:iCs/>
        </w:rPr>
        <w:t xml:space="preserve"> inactive (E-O, E-W, M-O, and M-W). At maximum upregulation of mtROS and downregulation of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6077DC" w:rsidRPr="00C9444E">
        <w:rPr>
          <w:rFonts w:ascii="Times New Roman" w:hAnsi="Times New Roman" w:cs="Times New Roman"/>
          <w:i w:val="0"/>
          <w:iCs/>
        </w:rPr>
        <w:t xml:space="preserve">, </w:t>
      </w:r>
      <w:r w:rsidR="00B8015F">
        <w:rPr>
          <w:rFonts w:ascii="Times New Roman" w:hAnsi="Times New Roman" w:cs="Times New Roman"/>
          <w:i w:val="0"/>
          <w:iCs/>
        </w:rPr>
        <w:t xml:space="preserve">only </w:t>
      </w:r>
      <w:r w:rsidR="006077DC" w:rsidRPr="00C9444E">
        <w:rPr>
          <w:rFonts w:ascii="Times New Roman" w:hAnsi="Times New Roman" w:cs="Times New Roman"/>
          <w:i w:val="0"/>
          <w:iCs/>
        </w:rPr>
        <w:t>the E/M-W/O state</w:t>
      </w:r>
      <w:r w:rsidR="00B8015F">
        <w:rPr>
          <w:rFonts w:ascii="Times New Roman" w:hAnsi="Times New Roman" w:cs="Times New Roman"/>
          <w:i w:val="0"/>
          <w:iCs/>
        </w:rPr>
        <w:t xml:space="preserve"> is enabled</w:t>
      </w:r>
      <w:r w:rsidR="006077DC" w:rsidRPr="00C9444E">
        <w:rPr>
          <w:rFonts w:ascii="Times New Roman" w:hAnsi="Times New Roman" w:cs="Times New Roman"/>
          <w:i w:val="0"/>
          <w:iCs/>
        </w:rPr>
        <w:t xml:space="preserve">, </w:t>
      </w:r>
      <w:proofErr w:type="gramStart"/>
      <w:r w:rsidR="006077DC" w:rsidRPr="00C9444E">
        <w:rPr>
          <w:rFonts w:ascii="Times New Roman" w:hAnsi="Times New Roman" w:cs="Times New Roman"/>
          <w:i w:val="0"/>
          <w:iCs/>
        </w:rPr>
        <w:t xml:space="preserve">similar </w:t>
      </w:r>
      <w:r w:rsidR="006077DC">
        <w:rPr>
          <w:rFonts w:ascii="Times New Roman" w:hAnsi="Times New Roman" w:cs="Times New Roman"/>
          <w:i w:val="0"/>
          <w:iCs/>
        </w:rPr>
        <w:t>to</w:t>
      </w:r>
      <w:proofErr w:type="gramEnd"/>
      <w:r w:rsidR="006077DC">
        <w:rPr>
          <w:rFonts w:ascii="Times New Roman" w:hAnsi="Times New Roman" w:cs="Times New Roman"/>
          <w:i w:val="0"/>
          <w:iCs/>
        </w:rPr>
        <w:t xml:space="preserve"> </w:t>
      </w:r>
      <w:r w:rsidR="006077DC" w:rsidRPr="00C9444E">
        <w:rPr>
          <w:rFonts w:ascii="Times New Roman" w:hAnsi="Times New Roman" w:cs="Times New Roman"/>
          <w:i w:val="0"/>
          <w:iCs/>
        </w:rPr>
        <w:t xml:space="preserve">Fig. </w:t>
      </w:r>
      <w:r w:rsidR="00740BBA">
        <w:rPr>
          <w:rFonts w:ascii="Times New Roman" w:hAnsi="Times New Roman" w:cs="Times New Roman"/>
          <w:i w:val="0"/>
          <w:iCs/>
        </w:rPr>
        <w:t>6</w:t>
      </w:r>
      <w:r w:rsidR="006077DC" w:rsidRPr="00C9444E">
        <w:rPr>
          <w:rFonts w:ascii="Times New Roman" w:hAnsi="Times New Roman" w:cs="Times New Roman"/>
          <w:i w:val="0"/>
          <w:iCs/>
        </w:rPr>
        <w:t>C.</w:t>
      </w:r>
      <w:r w:rsidR="006077DC">
        <w:rPr>
          <w:rFonts w:ascii="Times New Roman" w:hAnsi="Times New Roman" w:cs="Times New Roman"/>
          <w:i w:val="0"/>
          <w:iCs/>
        </w:rPr>
        <w:t xml:space="preserve">  </w:t>
      </w:r>
      <w:r w:rsidR="006077DC" w:rsidRPr="001C4241">
        <w:rPr>
          <w:rFonts w:ascii="Times New Roman" w:eastAsiaTheme="minorEastAsia" w:hAnsi="Times New Roman" w:cs="Times New Roman"/>
          <w:i w:val="0"/>
          <w:iCs/>
        </w:rPr>
        <w:t xml:space="preserve"> </w:t>
      </w:r>
    </w:p>
    <w:p w14:paraId="2ADF3A32" w14:textId="77777777" w:rsidR="00433B7B" w:rsidRDefault="00433B7B" w:rsidP="005B4192">
      <w:pPr>
        <w:pStyle w:val="BodyText"/>
        <w:spacing w:line="480" w:lineRule="auto"/>
        <w:rPr>
          <w:rFonts w:ascii="Times New Roman" w:hAnsi="Times New Roman" w:cs="Times New Roman"/>
          <w:b/>
          <w:bCs/>
          <w:sz w:val="28"/>
          <w:szCs w:val="28"/>
        </w:rPr>
      </w:pPr>
      <w:bookmarkStart w:id="19" w:name="discussion"/>
    </w:p>
    <w:p w14:paraId="7035BF77" w14:textId="15A9B70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19"/>
    </w:p>
    <w:p w14:paraId="0B40CB76" w14:textId="5EC466CF" w:rsidR="00217799" w:rsidRDefault="00217799" w:rsidP="00217799">
      <w:pPr>
        <w:pStyle w:val="FirstParagraph"/>
        <w:spacing w:line="480" w:lineRule="auto"/>
        <w:ind w:firstLine="720"/>
        <w:rPr>
          <w:rFonts w:ascii="Times New Roman" w:hAnsi="Times New Roman" w:cs="Times New Roman"/>
          <w:lang w:eastAsia="zh-CN"/>
        </w:rPr>
      </w:pPr>
      <w:bookmarkStart w:id="20" w:name="acknowledgements"/>
      <w:r>
        <w:rPr>
          <w:rFonts w:ascii="Times New Roman" w:hAnsi="Times New Roman" w:cs="Times New Roman"/>
        </w:rPr>
        <w:t>Cancer malignancy relies on the orchestration of multiple hallmarks driven by different functional modules, such as metabolism</w:t>
      </w:r>
      <w:r w:rsidR="00F34E52">
        <w:rPr>
          <w:rFonts w:ascii="Times New Roman" w:hAnsi="Times New Roman" w:cs="Times New Roman"/>
        </w:rPr>
        <w:t xml:space="preserve"> </w:t>
      </w:r>
      <w:r>
        <w:rPr>
          <w:rFonts w:ascii="Times New Roman" w:hAnsi="Times New Roman" w:cs="Times New Roman"/>
        </w:rPr>
        <w:t>and stemness</w:t>
      </w:r>
      <w:r w:rsidR="00F648D7">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700894452"/>
          <w:placeholder>
            <w:docPart w:val="DefaultPlaceholder_-1854013440"/>
          </w:placeholder>
        </w:sdtPr>
        <w:sdtEndPr/>
        <w:sdtContent>
          <w:r w:rsidR="00677062" w:rsidRPr="00677062">
            <w:rPr>
              <w:rFonts w:ascii="Times New Roman" w:eastAsia="Times New Roman" w:hAnsi="Times New Roman" w:cs="Times New Roman"/>
              <w:color w:val="000000"/>
            </w:rPr>
            <w:t>[1]</w:t>
          </w:r>
        </w:sdtContent>
      </w:sdt>
      <w:r>
        <w:rPr>
          <w:rFonts w:ascii="Times New Roman" w:hAnsi="Times New Roman" w:cs="Times New Roman"/>
        </w:rPr>
        <w:t xml:space="preserve">. It has become increasingly clear that different hallmarks of cancer are not </w:t>
      </w:r>
      <w:r>
        <w:rPr>
          <w:rFonts w:ascii="Times New Roman" w:hAnsi="Times New Roman" w:cs="Times New Roman"/>
          <w:lang w:eastAsia="zh-CN"/>
        </w:rPr>
        <w:t xml:space="preserve">independent and indeed are extensively coupled. Therefore, deciphering how these different modules affect each other can be critical to better understand cancer malignancy. </w:t>
      </w:r>
    </w:p>
    <w:p w14:paraId="4FCA3353" w14:textId="0B689F23" w:rsidR="00217799" w:rsidRDefault="00217799" w:rsidP="00217799">
      <w:pPr>
        <w:pStyle w:val="FirstParagraph"/>
        <w:spacing w:line="480" w:lineRule="auto"/>
        <w:ind w:firstLine="720"/>
        <w:rPr>
          <w:rFonts w:ascii="Times New Roman" w:hAnsi="Times New Roman" w:cs="Times New Roman"/>
        </w:rPr>
      </w:pPr>
      <w:r>
        <w:rPr>
          <w:rFonts w:ascii="Times New Roman" w:hAnsi="Times New Roman" w:cs="Times New Roman" w:hint="eastAsia"/>
          <w:lang w:eastAsia="zh-CN"/>
        </w:rPr>
        <w:t>I</w:t>
      </w:r>
      <w:r>
        <w:rPr>
          <w:rFonts w:ascii="Times New Roman" w:hAnsi="Times New Roman" w:cs="Times New Roman"/>
        </w:rPr>
        <w:t>n t</w:t>
      </w:r>
      <w:r w:rsidRPr="00C9444E">
        <w:rPr>
          <w:rFonts w:ascii="Times New Roman" w:hAnsi="Times New Roman" w:cs="Times New Roman"/>
        </w:rPr>
        <w:t>his work</w:t>
      </w:r>
      <w:r>
        <w:rPr>
          <w:rFonts w:ascii="Times New Roman" w:hAnsi="Times New Roman" w:cs="Times New Roman"/>
        </w:rPr>
        <w:t xml:space="preserve">, we focused on how reprogrammed cancer metabolism is coordinated with cancer metastasis. As EMT is often employed by cancer as part of the </w:t>
      </w:r>
      <w:proofErr w:type="spellStart"/>
      <w:r>
        <w:rPr>
          <w:rFonts w:ascii="Times New Roman" w:hAnsi="Times New Roman" w:cs="Times New Roman"/>
        </w:rPr>
        <w:t>metastasic</w:t>
      </w:r>
      <w:proofErr w:type="spellEnd"/>
      <w:r>
        <w:rPr>
          <w:rFonts w:ascii="Times New Roman" w:hAnsi="Times New Roman" w:cs="Times New Roman"/>
        </w:rPr>
        <w:t xml:space="preserve"> process, we analyzed the mutual regulation between metabolism and EMT, through coupling their corresponding gene regulatory circuits – AMPK/HIF-1/ROS and miR-34/SNAIL/miR-200/ZEB. As both circuits potentially exhibit tri-stability, coupling of these two circuits in principle can give rise to nine coupled states  (E-W, E/M-W, M-W, E-W/O, E/M-W/O, M-W/O, E-O, E/M-O and M-O). We systematically analyzed the effect </w:t>
      </w:r>
      <w:r w:rsidR="002A0682">
        <w:rPr>
          <w:rFonts w:ascii="Times New Roman" w:hAnsi="Times New Roman" w:cs="Times New Roman"/>
        </w:rPr>
        <w:t xml:space="preserve">of both individual and multiple </w:t>
      </w:r>
      <w:proofErr w:type="spellStart"/>
      <w:r w:rsidR="002A0682">
        <w:rPr>
          <w:rFonts w:ascii="Times New Roman" w:hAnsi="Times New Roman" w:cs="Times New Roman"/>
        </w:rPr>
        <w:t>crosstalks</w:t>
      </w:r>
      <w:proofErr w:type="spellEnd"/>
      <w:r w:rsidR="002A0682">
        <w:rPr>
          <w:rFonts w:ascii="Times New Roman" w:hAnsi="Times New Roman" w:cs="Times New Roman"/>
        </w:rPr>
        <w:t xml:space="preserve"> </w:t>
      </w:r>
      <w:r>
        <w:rPr>
          <w:rFonts w:ascii="Times New Roman" w:hAnsi="Times New Roman" w:cs="Times New Roman"/>
        </w:rPr>
        <w:t>on each of the nine coupled state</w:t>
      </w:r>
      <w:r w:rsidR="002A0682">
        <w:rPr>
          <w:rFonts w:ascii="Times New Roman" w:hAnsi="Times New Roman" w:cs="Times New Roman"/>
        </w:rPr>
        <w:t>s</w:t>
      </w:r>
      <w:r>
        <w:rPr>
          <w:rFonts w:ascii="Times New Roman" w:hAnsi="Times New Roman" w:cs="Times New Roman"/>
        </w:rPr>
        <w:t xml:space="preserve">. The stability of the coupled states was found to vary depending on which crosstalk was active, </w:t>
      </w:r>
      <w:r w:rsidR="001107B0">
        <w:rPr>
          <w:rFonts w:ascii="Times New Roman" w:hAnsi="Times New Roman" w:cs="Times New Roman"/>
        </w:rPr>
        <w:t>with</w:t>
      </w:r>
      <w:r>
        <w:rPr>
          <w:rFonts w:ascii="Times New Roman" w:hAnsi="Times New Roman" w:cs="Times New Roman"/>
        </w:rPr>
        <w:t xml:space="preserve"> multiple </w:t>
      </w:r>
      <w:proofErr w:type="spellStart"/>
      <w:r>
        <w:rPr>
          <w:rFonts w:ascii="Times New Roman" w:hAnsi="Times New Roman" w:cs="Times New Roman"/>
        </w:rPr>
        <w:t>crosstalks</w:t>
      </w:r>
      <w:proofErr w:type="spellEnd"/>
      <w:r>
        <w:rPr>
          <w:rFonts w:ascii="Times New Roman" w:hAnsi="Times New Roman" w:cs="Times New Roman"/>
        </w:rPr>
        <w:t xml:space="preserve"> </w:t>
      </w:r>
      <w:r w:rsidR="001107B0">
        <w:rPr>
          <w:rFonts w:ascii="Times New Roman" w:hAnsi="Times New Roman" w:cs="Times New Roman"/>
        </w:rPr>
        <w:t>potentially</w:t>
      </w:r>
      <w:r>
        <w:rPr>
          <w:rFonts w:ascii="Times New Roman" w:hAnsi="Times New Roman" w:cs="Times New Roman"/>
        </w:rPr>
        <w:t xml:space="preserve"> exhibit</w:t>
      </w:r>
      <w:r w:rsidR="001107B0">
        <w:rPr>
          <w:rFonts w:ascii="Times New Roman" w:hAnsi="Times New Roman" w:cs="Times New Roman"/>
        </w:rPr>
        <w:t>ing</w:t>
      </w:r>
      <w:r>
        <w:rPr>
          <w:rFonts w:ascii="Times New Roman" w:hAnsi="Times New Roman" w:cs="Times New Roman"/>
        </w:rPr>
        <w:t xml:space="preserve"> synergistic or antagonistic effects</w:t>
      </w:r>
      <w:r w:rsidRPr="00C9444E">
        <w:rPr>
          <w:rFonts w:ascii="Times New Roman" w:hAnsi="Times New Roman" w:cs="Times New Roman"/>
        </w:rPr>
        <w:t xml:space="preserve">. </w:t>
      </w:r>
      <w:r>
        <w:rPr>
          <w:rFonts w:ascii="Times New Roman" w:hAnsi="Times New Roman" w:cs="Times New Roman"/>
        </w:rPr>
        <w:t xml:space="preserve">Therefore, we decided to focus primarily on the E/M-W/O state, as we expect these cells to be the most metastatically capable. Our model helps reconcile the </w:t>
      </w:r>
      <w:r>
        <w:rPr>
          <w:rFonts w:ascii="Times New Roman" w:hAnsi="Times New Roman" w:cs="Times New Roman" w:hint="eastAsia"/>
          <w:lang w:eastAsia="zh-CN"/>
        </w:rPr>
        <w:t>para</w:t>
      </w:r>
      <w:r>
        <w:rPr>
          <w:rFonts w:ascii="Times New Roman" w:hAnsi="Times New Roman" w:cs="Times New Roman"/>
          <w:lang w:eastAsia="zh-CN"/>
        </w:rPr>
        <w:t xml:space="preserve">doxical observations regarding the coupling of EMT states with metabolism states, e.g., the fact that E/M states can be associated with </w:t>
      </w:r>
      <w:r>
        <w:rPr>
          <w:rFonts w:ascii="Times New Roman" w:hAnsi="Times New Roman" w:cs="Times New Roman"/>
        </w:rPr>
        <w:t xml:space="preserve">both high glycolysis/low OXPHOS (the W state) and high glycolysis/high OXPHOS (the W/O state) </w:t>
      </w:r>
      <w:sdt>
        <w:sdtPr>
          <w:rPr>
            <w:rFonts w:ascii="Times New Roman" w:hAnsi="Times New Roman" w:cs="Times New Roman"/>
          </w:rPr>
          <w:alias w:val="SmartCite Citation"/>
          <w:tag w:val="703cb261-b0c2-4f52-8c43-8dc408bf3954:2c503bc3-ea95-41e2-b2ed-32f2035cf010+"/>
          <w:id w:val="1169983236"/>
          <w:placeholder>
            <w:docPart w:val="298041CB5BC64A1BB94F0C77D432C7F2"/>
          </w:placeholder>
        </w:sdtPr>
        <w:sdtEndPr/>
        <w:sdtContent>
          <w:r w:rsidR="00677062" w:rsidRPr="00677062">
            <w:rPr>
              <w:rFonts w:ascii="Times New Roman" w:eastAsia="Times New Roman" w:hAnsi="Times New Roman" w:cs="Times New Roman"/>
              <w:color w:val="000000"/>
            </w:rPr>
            <w:t>[70]</w:t>
          </w:r>
        </w:sdtContent>
      </w:sdt>
      <w:r>
        <w:rPr>
          <w:rFonts w:ascii="Times New Roman" w:hAnsi="Times New Roman" w:cs="Times New Roman"/>
        </w:rPr>
        <w:t xml:space="preserve">.  </w:t>
      </w:r>
    </w:p>
    <w:p w14:paraId="1B1FDF9B" w14:textId="77777777" w:rsidR="00217799"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 xml:space="preserve">The hybrid E/M and W/O states have both been reported to be associated with elevated metastatic potentials, suggesting cancer cells can maximize their overall aggressiveness by acquiring flexibility in both EMT and metabolism. Therefore, deciphering the crosstalk that stabilizes the coupled hybrid-hybrid state can indicate critical targets for anti-metastasis therapies. We found that (1) the E/M-W/O state can be stabilized by a single crosstalk mediated by </w:t>
      </w:r>
      <w:r w:rsidRPr="00C9444E">
        <w:rPr>
          <w:rFonts w:ascii="Times New Roman" w:hAnsi="Times New Roman" w:cs="Times New Roman"/>
        </w:rPr>
        <w:t>miR</w:t>
      </w:r>
      <w:r>
        <w:rPr>
          <w:rFonts w:ascii="Times New Roman" w:hAnsi="Times New Roman" w:cs="Times New Roman"/>
        </w:rPr>
        <w:t xml:space="preserve">-34 or two antagonistic </w:t>
      </w:r>
      <w:proofErr w:type="spellStart"/>
      <w:r>
        <w:rPr>
          <w:rFonts w:ascii="Times New Roman" w:hAnsi="Times New Roman" w:cs="Times New Roman"/>
        </w:rPr>
        <w:t>crosstalks</w:t>
      </w:r>
      <w:proofErr w:type="spellEnd"/>
      <w:r>
        <w:rPr>
          <w:rFonts w:ascii="Times New Roman" w:hAnsi="Times New Roman" w:cs="Times New Roman"/>
        </w:rPr>
        <w:t xml:space="preserve"> regulating the EMT network;</w:t>
      </w:r>
      <w:r w:rsidRPr="00C9444E">
        <w:rPr>
          <w:rFonts w:ascii="Times New Roman" w:hAnsi="Times New Roman" w:cs="Times New Roman"/>
        </w:rPr>
        <w:t xml:space="preserve"> </w:t>
      </w:r>
      <w:r>
        <w:rPr>
          <w:rFonts w:ascii="Times New Roman" w:hAnsi="Times New Roman" w:cs="Times New Roman"/>
        </w:rPr>
        <w:t>(2) the similarities between the effects of different crosstalk (e.g., HIF1 suppressing μ</w:t>
      </w:r>
      <w:r>
        <w:rPr>
          <w:rFonts w:ascii="Times New Roman" w:hAnsi="Times New Roman" w:cs="Times New Roman"/>
          <w:vertAlign w:val="subscript"/>
        </w:rPr>
        <w:t>200</w:t>
      </w:r>
      <w:r>
        <w:rPr>
          <w:rFonts w:ascii="Times New Roman" w:hAnsi="Times New Roman" w:cs="Times New Roman"/>
        </w:rPr>
        <w:t xml:space="preserve"> compared to HIF-1 upregulating SNAIL, or comparing μ</w:t>
      </w:r>
      <w:r>
        <w:rPr>
          <w:rFonts w:ascii="Times New Roman" w:hAnsi="Times New Roman" w:cs="Times New Roman"/>
          <w:vertAlign w:val="subscript"/>
        </w:rPr>
        <w:t>34</w:t>
      </w:r>
      <w:r>
        <w:rPr>
          <w:rFonts w:ascii="Times New Roman" w:hAnsi="Times New Roman" w:cs="Times New Roman"/>
        </w:rPr>
        <w:t xml:space="preserve"> upregulating noxROS and mtROS) suggest a degree of consistency in how EMT drives metabolic reprogramming, and vice versa; (3) the PSFs (OVOL, GRHL2) that have been shown to stabilize the hybrid E/M state also stabilize </w:t>
      </w:r>
      <w:r w:rsidRPr="00C9444E">
        <w:rPr>
          <w:rFonts w:ascii="Times New Roman" w:hAnsi="Times New Roman" w:cs="Times New Roman"/>
        </w:rPr>
        <w:t xml:space="preserve">the </w:t>
      </w:r>
      <w:r>
        <w:rPr>
          <w:rFonts w:ascii="Times New Roman" w:hAnsi="Times New Roman" w:cs="Times New Roman"/>
        </w:rPr>
        <w:t xml:space="preserve">coupled </w:t>
      </w:r>
      <w:r w:rsidRPr="00C9444E">
        <w:rPr>
          <w:rFonts w:ascii="Times New Roman" w:hAnsi="Times New Roman" w:cs="Times New Roman"/>
        </w:rPr>
        <w:t xml:space="preserve">E/M-W/O </w:t>
      </w:r>
      <w:r>
        <w:rPr>
          <w:rFonts w:ascii="Times New Roman" w:hAnsi="Times New Roman" w:cs="Times New Roman"/>
        </w:rPr>
        <w:t xml:space="preserve">state; (4) if crosstalk is bidirectional, it is possible to enable on the E/M-W/O state and this stabilization can be facilitated even under conditions when the individual core circuits do not generate hybrid states on their own; (5) </w:t>
      </w:r>
      <w:r w:rsidRPr="00C9444E">
        <w:rPr>
          <w:rFonts w:ascii="Times New Roman" w:hAnsi="Times New Roman" w:cs="Times New Roman"/>
        </w:rPr>
        <w:t>to suppress all coupled states except the hybrid E/M-W/O, our results indicate a progression must be followed; starting from an E-O state, metabolic reprogramming can push the state to E-W/O, followed by partial EMT to stabilize the hybrid E/M-W/O state.</w:t>
      </w:r>
      <w:r>
        <w:rPr>
          <w:rFonts w:ascii="Times New Roman" w:hAnsi="Times New Roman" w:cs="Times New Roman"/>
        </w:rPr>
        <w:t xml:space="preserve"> Together, the results highlight the important role of the EMT-metabolism crosstalk in mediating cancer metastasis.</w:t>
      </w:r>
    </w:p>
    <w:p w14:paraId="658DD819" w14:textId="606511F6" w:rsidR="00217799" w:rsidRPr="00C9444E" w:rsidRDefault="00217799" w:rsidP="000146D7">
      <w:pPr>
        <w:pStyle w:val="BodyText"/>
        <w:spacing w:line="480" w:lineRule="auto"/>
        <w:ind w:firstLine="720"/>
        <w:rPr>
          <w:rFonts w:ascii="Times New Roman" w:hAnsi="Times New Roman" w:cs="Times New Roman"/>
        </w:rPr>
      </w:pPr>
      <w:r>
        <w:rPr>
          <w:rFonts w:ascii="Times New Roman" w:hAnsi="Times New Roman" w:cs="Times New Roman"/>
        </w:rPr>
        <w:t>The</w:t>
      </w:r>
      <w:r w:rsidRPr="00C9444E">
        <w:rPr>
          <w:rFonts w:ascii="Times New Roman" w:hAnsi="Times New Roman" w:cs="Times New Roman"/>
        </w:rPr>
        <w:t xml:space="preserve"> results</w:t>
      </w:r>
      <w:r>
        <w:rPr>
          <w:rFonts w:ascii="Times New Roman" w:hAnsi="Times New Roman" w:cs="Times New Roman"/>
        </w:rPr>
        <w:t xml:space="preserve"> of our model</w:t>
      </w:r>
      <w:r w:rsidRPr="00C9444E">
        <w:rPr>
          <w:rFonts w:ascii="Times New Roman" w:hAnsi="Times New Roman" w:cs="Times New Roman"/>
        </w:rPr>
        <w:t xml:space="preserve"> suggest that metabolic reprogramming can indeed drive EMT, but metabolic reprogramming does not have to be complete before EMT begins; this </w:t>
      </w:r>
      <w:r>
        <w:rPr>
          <w:rFonts w:ascii="Times New Roman" w:hAnsi="Times New Roman" w:cs="Times New Roman"/>
        </w:rPr>
        <w:t xml:space="preserve">feature </w:t>
      </w:r>
      <w:r w:rsidRPr="00C9444E">
        <w:rPr>
          <w:rFonts w:ascii="Times New Roman" w:hAnsi="Times New Roman" w:cs="Times New Roman"/>
        </w:rPr>
        <w:t xml:space="preserve">allows the most aggressive E/M-W/O </w:t>
      </w:r>
      <w:r>
        <w:rPr>
          <w:rFonts w:ascii="Times New Roman" w:hAnsi="Times New Roman" w:cs="Times New Roman"/>
        </w:rPr>
        <w:t>state</w:t>
      </w:r>
      <w:r w:rsidRPr="00C9444E">
        <w:rPr>
          <w:rFonts w:ascii="Times New Roman" w:hAnsi="Times New Roman" w:cs="Times New Roman"/>
        </w:rPr>
        <w:t xml:space="preserve"> to be stabilized. Further, </w:t>
      </w:r>
      <w:r>
        <w:rPr>
          <w:rFonts w:ascii="Times New Roman" w:hAnsi="Times New Roman" w:cs="Times New Roman"/>
        </w:rPr>
        <w:t xml:space="preserve">we identified a scenario wherein </w:t>
      </w:r>
      <w:r w:rsidRPr="00C9444E">
        <w:rPr>
          <w:rFonts w:ascii="Times New Roman" w:hAnsi="Times New Roman" w:cs="Times New Roman"/>
        </w:rPr>
        <w:t xml:space="preserve">the system </w:t>
      </w:r>
      <w:r>
        <w:rPr>
          <w:rFonts w:ascii="Times New Roman" w:hAnsi="Times New Roman" w:cs="Times New Roman"/>
        </w:rPr>
        <w:t xml:space="preserve">can follow a progression from </w:t>
      </w:r>
      <w:r w:rsidRPr="00C9444E">
        <w:rPr>
          <w:rFonts w:ascii="Times New Roman" w:hAnsi="Times New Roman" w:cs="Times New Roman"/>
        </w:rPr>
        <w:t>the E-O state, undergo</w:t>
      </w:r>
      <w:r>
        <w:rPr>
          <w:rFonts w:ascii="Times New Roman" w:hAnsi="Times New Roman" w:cs="Times New Roman"/>
        </w:rPr>
        <w:t>ing</w:t>
      </w:r>
      <w:r w:rsidRPr="00C9444E">
        <w:rPr>
          <w:rFonts w:ascii="Times New Roman" w:hAnsi="Times New Roman" w:cs="Times New Roman"/>
        </w:rPr>
        <w:t xml:space="preserve"> metabolic reprogramming while maintaining epithelial characteristics (E-W/O coupled state)</w:t>
      </w:r>
      <w:r>
        <w:rPr>
          <w:rFonts w:ascii="Times New Roman" w:hAnsi="Times New Roman" w:cs="Times New Roman"/>
        </w:rPr>
        <w:t>,</w:t>
      </w:r>
      <w:r w:rsidRPr="00C9444E">
        <w:rPr>
          <w:rFonts w:ascii="Times New Roman" w:hAnsi="Times New Roman" w:cs="Times New Roman"/>
        </w:rPr>
        <w:t xml:space="preserve"> </w:t>
      </w:r>
      <w:r>
        <w:rPr>
          <w:rFonts w:ascii="Times New Roman" w:hAnsi="Times New Roman" w:cs="Times New Roman"/>
        </w:rPr>
        <w:t xml:space="preserve">then </w:t>
      </w:r>
      <w:r w:rsidRPr="00C9444E">
        <w:rPr>
          <w:rFonts w:ascii="Times New Roman" w:hAnsi="Times New Roman" w:cs="Times New Roman"/>
        </w:rPr>
        <w:t>begi</w:t>
      </w:r>
      <w:r>
        <w:rPr>
          <w:rFonts w:ascii="Times New Roman" w:hAnsi="Times New Roman" w:cs="Times New Roman"/>
        </w:rPr>
        <w:t>n</w:t>
      </w:r>
      <w:r w:rsidRPr="00C9444E">
        <w:rPr>
          <w:rFonts w:ascii="Times New Roman" w:hAnsi="Times New Roman" w:cs="Times New Roman"/>
        </w:rPr>
        <w:t>n</w:t>
      </w:r>
      <w:r>
        <w:rPr>
          <w:rFonts w:ascii="Times New Roman" w:hAnsi="Times New Roman" w:cs="Times New Roman"/>
        </w:rPr>
        <w:t>ing</w:t>
      </w:r>
      <w:r w:rsidRPr="00C9444E">
        <w:rPr>
          <w:rFonts w:ascii="Times New Roman" w:hAnsi="Times New Roman" w:cs="Times New Roman"/>
        </w:rPr>
        <w:t xml:space="preserve"> EMT</w:t>
      </w:r>
      <w:r>
        <w:rPr>
          <w:rFonts w:ascii="Times New Roman" w:hAnsi="Times New Roman" w:cs="Times New Roman"/>
        </w:rPr>
        <w:t xml:space="preserve"> and finally s</w:t>
      </w:r>
      <w:r w:rsidRPr="00C9444E">
        <w:rPr>
          <w:rFonts w:ascii="Times New Roman" w:hAnsi="Times New Roman" w:cs="Times New Roman"/>
        </w:rPr>
        <w:t>tabiliz</w:t>
      </w:r>
      <w:r>
        <w:rPr>
          <w:rFonts w:ascii="Times New Roman" w:hAnsi="Times New Roman" w:cs="Times New Roman"/>
        </w:rPr>
        <w:t>ing</w:t>
      </w:r>
      <w:r w:rsidRPr="00C9444E">
        <w:rPr>
          <w:rFonts w:ascii="Times New Roman" w:hAnsi="Times New Roman" w:cs="Times New Roman"/>
        </w:rPr>
        <w:t xml:space="preserve"> in the E/M-W/O state</w:t>
      </w:r>
      <w:r>
        <w:rPr>
          <w:rFonts w:ascii="Times New Roman" w:hAnsi="Times New Roman" w:cs="Times New Roman"/>
        </w:rPr>
        <w:t xml:space="preserve">. </w:t>
      </w:r>
      <w:r w:rsidRPr="00C9444E">
        <w:rPr>
          <w:rFonts w:ascii="Times New Roman" w:hAnsi="Times New Roman" w:cs="Times New Roman"/>
        </w:rPr>
        <w:t xml:space="preserve">Strikingly, the prevalence of the E/M-W/O state is increased by </w:t>
      </w:r>
      <w:r>
        <w:rPr>
          <w:rFonts w:ascii="Times New Roman" w:hAnsi="Times New Roman" w:cs="Times New Roman"/>
        </w:rPr>
        <w:t>EMT-metabolism</w:t>
      </w:r>
      <w:r w:rsidRPr="00C9444E">
        <w:rPr>
          <w:rFonts w:ascii="Times New Roman" w:hAnsi="Times New Roman" w:cs="Times New Roman"/>
        </w:rPr>
        <w:t xml:space="preserve"> crosstalk regardless of </w:t>
      </w:r>
      <w:r>
        <w:rPr>
          <w:rFonts w:ascii="Times New Roman" w:hAnsi="Times New Roman" w:cs="Times New Roman"/>
        </w:rPr>
        <w:t xml:space="preserve">initial </w:t>
      </w:r>
      <w:r w:rsidRPr="00C9444E">
        <w:rPr>
          <w:rFonts w:ascii="Times New Roman" w:hAnsi="Times New Roman" w:cs="Times New Roman"/>
        </w:rPr>
        <w:t xml:space="preserve">phenotypic availability (i.e., whether the initial system is </w:t>
      </w:r>
      <w:r>
        <w:rPr>
          <w:rFonts w:ascii="Times New Roman" w:hAnsi="Times New Roman" w:cs="Times New Roman"/>
        </w:rPr>
        <w:t xml:space="preserve">significantly </w:t>
      </w:r>
      <w:r w:rsidRPr="00C9444E">
        <w:rPr>
          <w:rFonts w:ascii="Times New Roman" w:hAnsi="Times New Roman" w:cs="Times New Roman"/>
        </w:rPr>
        <w:t xml:space="preserve">E/M-W/O or only E-O, E-W, M-O, and M-W). </w:t>
      </w:r>
      <w:r>
        <w:rPr>
          <w:rFonts w:ascii="Times New Roman" w:hAnsi="Times New Roman" w:cs="Times New Roman"/>
        </w:rPr>
        <w:t xml:space="preserve">Therefore, our current model provides a possible explanation for the mutual activation of metabolic reprogramming and EMT, depending on the initiating signal. </w:t>
      </w:r>
    </w:p>
    <w:p w14:paraId="2161B968" w14:textId="08ECD443" w:rsidR="00AF18A7"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O</w:t>
      </w:r>
      <w:r w:rsidRPr="00C9444E">
        <w:rPr>
          <w:rFonts w:ascii="Times New Roman" w:hAnsi="Times New Roman" w:cs="Times New Roman"/>
        </w:rPr>
        <w:t xml:space="preserve">ur findings indicate </w:t>
      </w:r>
      <w:r w:rsidRPr="00711EA7">
        <w:rPr>
          <w:rFonts w:ascii="Times New Roman" w:hAnsi="Times New Roman" w:cs="Times New Roman"/>
        </w:rPr>
        <w:t>that all else being equal, undergoing EMT tends to correlate with using additional glycolysis</w:t>
      </w:r>
      <w:r w:rsidR="00711EA7" w:rsidRPr="00711EA7">
        <w:rPr>
          <w:rFonts w:ascii="Times New Roman" w:hAnsi="Times New Roman" w:cs="Times New Roman"/>
        </w:rPr>
        <w:t>, in</w:t>
      </w:r>
      <w:r w:rsidRPr="00711EA7">
        <w:rPr>
          <w:rFonts w:ascii="Times New Roman" w:hAnsi="Times New Roman" w:cs="Times New Roman"/>
        </w:rPr>
        <w:t xml:space="preserve"> </w:t>
      </w:r>
      <w:r w:rsidR="00677062" w:rsidRPr="00711EA7">
        <w:rPr>
          <w:rFonts w:ascii="Times New Roman" w:hAnsi="Times New Roman" w:cs="Times New Roman"/>
        </w:rPr>
        <w:t>qualitative</w:t>
      </w:r>
      <w:r w:rsidR="00677062">
        <w:rPr>
          <w:rFonts w:ascii="Times New Roman" w:hAnsi="Times New Roman" w:cs="Times New Roman"/>
        </w:rPr>
        <w:t xml:space="preserve"> agreement</w:t>
      </w:r>
      <w:r w:rsidRPr="00C9444E">
        <w:rPr>
          <w:rFonts w:ascii="Times New Roman" w:hAnsi="Times New Roman" w:cs="Times New Roman"/>
        </w:rPr>
        <w:t xml:space="preserve"> with a recent </w:t>
      </w:r>
      <w:r>
        <w:rPr>
          <w:rFonts w:ascii="Times New Roman" w:hAnsi="Times New Roman" w:cs="Times New Roman"/>
        </w:rPr>
        <w:t xml:space="preserve">pan-cancer </w:t>
      </w:r>
      <w:r w:rsidRPr="00C9444E">
        <w:rPr>
          <w:rFonts w:ascii="Times New Roman" w:hAnsi="Times New Roman" w:cs="Times New Roman"/>
        </w:rPr>
        <w:t>study based on</w:t>
      </w:r>
      <w:r w:rsidR="004F65C2">
        <w:rPr>
          <w:rFonts w:ascii="Times New Roman" w:hAnsi="Times New Roman" w:cs="Times New Roman"/>
        </w:rPr>
        <w:t xml:space="preserve"> NCBI GEO</w:t>
      </w:r>
      <w:r w:rsidRPr="00C9444E">
        <w:rPr>
          <w:rFonts w:ascii="Times New Roman" w:hAnsi="Times New Roman" w:cs="Times New Roman"/>
        </w:rPr>
        <w:t xml:space="preserve"> </w:t>
      </w:r>
      <w:r w:rsidR="004F65C2">
        <w:rPr>
          <w:rFonts w:ascii="Times New Roman" w:hAnsi="Times New Roman" w:cs="Times New Roman"/>
        </w:rPr>
        <w:t>microarray datasets</w:t>
      </w:r>
      <w:r>
        <w:rPr>
          <w:rFonts w:ascii="Times New Roman" w:hAnsi="Times New Roman" w:cs="Times New Roman"/>
        </w:rPr>
        <w:t xml:space="preserve"> and</w:t>
      </w:r>
      <w:r w:rsidRPr="00C9444E">
        <w:rPr>
          <w:rFonts w:ascii="Times New Roman" w:hAnsi="Times New Roman" w:cs="Times New Roman"/>
        </w:rPr>
        <w:t xml:space="preserve"> other studies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2c503bc3-ea95-41e2-b2ed-32f2035cf010+"/>
          <w:id w:val="1034237246"/>
          <w:placeholder>
            <w:docPart w:val="E96FB2C08308496DB1665730D549D7A7"/>
          </w:placeholder>
        </w:sdtPr>
        <w:sdtEndPr/>
        <w:sdtContent>
          <w:r w:rsidR="00677062" w:rsidRPr="00677062">
            <w:rPr>
              <w:rFonts w:ascii="Times New Roman" w:eastAsia="Times New Roman" w:hAnsi="Times New Roman" w:cs="Times New Roman"/>
              <w:color w:val="000000"/>
            </w:rPr>
            <w:t>[29,70]</w:t>
          </w:r>
        </w:sdtContent>
      </w:sdt>
      <w:r w:rsidRPr="00C9444E">
        <w:rPr>
          <w:rFonts w:ascii="Times New Roman" w:hAnsi="Times New Roman" w:cs="Times New Roman"/>
        </w:rPr>
        <w:t xml:space="preserve">. </w:t>
      </w:r>
      <w:r w:rsidR="00514A0F">
        <w:rPr>
          <w:rFonts w:ascii="Times New Roman" w:hAnsi="Times New Roman" w:cs="Times New Roman"/>
        </w:rPr>
        <w:t xml:space="preserve">We find that HIF-1 (a marker of glycolysis) is strongly associated with EMT, suggesting the E/M state can be stabilized in HIF-1 (glycolysis) is upregulated. Additionally, our model predicts the coupling of the hybrid E/M state and high glycolysis/high OXPHOS (W/O). </w:t>
      </w:r>
      <w:r w:rsidR="00AF18A7">
        <w:rPr>
          <w:rFonts w:ascii="Times New Roman" w:hAnsi="Times New Roman" w:cs="Times New Roman"/>
        </w:rPr>
        <w:t xml:space="preserve">Notably, in its current form, our model is unable to explain the cases wherein low glycolysis metabolism is correlated with EMT. However, extending the model to explicitly include the coupling with the metabolic pathways </w:t>
      </w:r>
      <w:sdt>
        <w:sdtPr>
          <w:rPr>
            <w:rFonts w:ascii="Times New Roman" w:hAnsi="Times New Roman" w:cs="Times New Roman"/>
          </w:rPr>
          <w:alias w:val="SmartCite Citation"/>
          <w:tag w:val="703cb261-b0c2-4f52-8c43-8dc408bf3954:4da3ff72-f9f0-4ae5-8ac0-9bd417dd8768+"/>
          <w:id w:val="174383824"/>
          <w:placeholder>
            <w:docPart w:val="DDDDDEDFA37346A08392248B5DF7C00B"/>
          </w:placeholder>
        </w:sdtPr>
        <w:sdtEndPr/>
        <w:sdtContent>
          <w:r w:rsidR="00AF18A7" w:rsidRPr="00677062">
            <w:rPr>
              <w:rFonts w:ascii="Times New Roman" w:eastAsia="Times New Roman" w:hAnsi="Times New Roman" w:cs="Times New Roman"/>
              <w:color w:val="000000"/>
            </w:rPr>
            <w:t>[73]</w:t>
          </w:r>
        </w:sdtContent>
      </w:sdt>
      <w:r w:rsidR="00AF18A7">
        <w:rPr>
          <w:rFonts w:ascii="Times New Roman" w:hAnsi="Times New Roman" w:cs="Times New Roman"/>
        </w:rPr>
        <w:t xml:space="preserve"> may be able to explain the low glycolysis states of </w:t>
      </w:r>
      <w:r w:rsidR="00A00AC1">
        <w:rPr>
          <w:rFonts w:ascii="Times New Roman" w:hAnsi="Times New Roman" w:cs="Times New Roman"/>
        </w:rPr>
        <w:t>the pan-cancer study</w:t>
      </w:r>
      <w:r w:rsidR="00AF18A7">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229223886"/>
          <w:placeholder>
            <w:docPart w:val="DDDDDEDFA37346A08392248B5DF7C00B"/>
          </w:placeholder>
        </w:sdtPr>
        <w:sdtEndPr/>
        <w:sdtContent>
          <w:r w:rsidR="00AF18A7" w:rsidRPr="00677062">
            <w:rPr>
              <w:rFonts w:ascii="Times New Roman" w:eastAsia="Times New Roman" w:hAnsi="Times New Roman" w:cs="Times New Roman"/>
              <w:color w:val="000000"/>
            </w:rPr>
            <w:t>[70]</w:t>
          </w:r>
        </w:sdtContent>
      </w:sdt>
      <w:r w:rsidR="00AF18A7">
        <w:rPr>
          <w:rFonts w:ascii="Times New Roman" w:hAnsi="Times New Roman" w:cs="Times New Roman"/>
        </w:rPr>
        <w:t>.</w:t>
      </w:r>
      <w:r w:rsidR="00AF18A7" w:rsidRPr="00B71144">
        <w:rPr>
          <w:rFonts w:ascii="Times New Roman" w:hAnsi="Times New Roman" w:cs="Times New Roman"/>
        </w:rPr>
        <w:t xml:space="preserve"> </w:t>
      </w:r>
      <w:r w:rsidR="00AF18A7" w:rsidRPr="00C346B3">
        <w:rPr>
          <w:rFonts w:ascii="Times New Roman" w:hAnsi="Times New Roman" w:cs="Times New Roman"/>
        </w:rPr>
        <w:t xml:space="preserve"> </w:t>
      </w:r>
    </w:p>
    <w:p w14:paraId="0DA82D06" w14:textId="28E9AE92" w:rsidR="00217799" w:rsidRDefault="00217799" w:rsidP="00217799">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AF18A7">
        <w:rPr>
          <w:rFonts w:ascii="Times New Roman" w:hAnsi="Times New Roman" w:cs="Times New Roman"/>
        </w:rPr>
        <w:t>coupling of the E/M and W/O states</w:t>
      </w:r>
      <w:r w:rsidRPr="00C9444E">
        <w:rPr>
          <w:rFonts w:ascii="Times New Roman" w:hAnsi="Times New Roman" w:cs="Times New Roman"/>
        </w:rPr>
        <w:t xml:space="preserve"> is somewhat surprising given the widespread impression that primary tumors often exhibit the Warburg effect, possibly because of their need to limit the amount of ATP produced in favor of maximizing </w:t>
      </w:r>
      <w:r>
        <w:rPr>
          <w:rFonts w:ascii="Times New Roman" w:hAnsi="Times New Roman" w:cs="Times New Roman"/>
        </w:rPr>
        <w:t xml:space="preserve">biomass production and </w:t>
      </w:r>
      <w:r w:rsidRPr="00C9444E">
        <w:rPr>
          <w:rFonts w:ascii="Times New Roman" w:hAnsi="Times New Roman" w:cs="Times New Roman"/>
        </w:rPr>
        <w:t xml:space="preserve">growth (see </w:t>
      </w:r>
      <w:sdt>
        <w:sdtPr>
          <w:rPr>
            <w:rFonts w:ascii="Times New Roman" w:hAnsi="Times New Roman" w:cs="Times New Roman"/>
          </w:rPr>
          <w:alias w:val="SmartCite Citation"/>
          <w:tag w:val="703cb261-b0c2-4f52-8c43-8dc408bf3954:99d5d809-20bb-42bc-a388-c9a6df0fbc34+"/>
          <w:id w:val="1225104651"/>
          <w:placeholder>
            <w:docPart w:val="7B3D84C4961C4227B3014C507F8C4C7B"/>
          </w:placeholder>
        </w:sdtPr>
        <w:sdtEndPr/>
        <w:sdtContent>
          <w:r w:rsidR="00677062" w:rsidRPr="00677062">
            <w:rPr>
              <w:rFonts w:ascii="Times New Roman" w:eastAsia="Times New Roman" w:hAnsi="Times New Roman" w:cs="Times New Roman"/>
              <w:color w:val="000000"/>
            </w:rPr>
            <w:t>[72]</w:t>
          </w:r>
        </w:sdtContent>
      </w:sdt>
      <w:r w:rsidRPr="00C9444E">
        <w:rPr>
          <w:rFonts w:ascii="Times New Roman" w:hAnsi="Times New Roman" w:cs="Times New Roman"/>
        </w:rPr>
        <w:t xml:space="preserve"> and references therein). However, this finding is consistent with the general idea that moving from E to E/M </w:t>
      </w:r>
      <w:proofErr w:type="gramStart"/>
      <w:r w:rsidRPr="00C9444E">
        <w:rPr>
          <w:rFonts w:ascii="Times New Roman" w:hAnsi="Times New Roman" w:cs="Times New Roman"/>
        </w:rPr>
        <w:t>is connected with</w:t>
      </w:r>
      <w:proofErr w:type="gramEnd"/>
      <w:r w:rsidRPr="00C9444E">
        <w:rPr>
          <w:rFonts w:ascii="Times New Roman" w:hAnsi="Times New Roman" w:cs="Times New Roman"/>
        </w:rPr>
        <w:t xml:space="preserve"> increasing stemness, and stem-like capabilities often rely on glycolysis.</w:t>
      </w:r>
      <w:r w:rsidRPr="003E5949">
        <w:rPr>
          <w:rFonts w:ascii="Times New Roman" w:hAnsi="Times New Roman" w:cs="Times New Roman"/>
        </w:rPr>
        <w:t xml:space="preserve"> It is also consistent with H</w:t>
      </w:r>
      <w:r>
        <w:rPr>
          <w:rFonts w:ascii="Times New Roman" w:hAnsi="Times New Roman" w:cs="Times New Roman"/>
        </w:rPr>
        <w:t>IF</w:t>
      </w:r>
      <w:r w:rsidRPr="003E5949">
        <w:rPr>
          <w:rFonts w:ascii="Times New Roman" w:hAnsi="Times New Roman" w:cs="Times New Roman"/>
        </w:rPr>
        <w:t xml:space="preserve">-1 activation diminishing OXPHOS while driving EMT. Note that this tendency might be over-ridden for cells that </w:t>
      </w:r>
      <w:proofErr w:type="gramStart"/>
      <w:r w:rsidRPr="003E5949">
        <w:rPr>
          <w:rFonts w:ascii="Times New Roman" w:hAnsi="Times New Roman" w:cs="Times New Roman"/>
        </w:rPr>
        <w:t xml:space="preserve">actually </w:t>
      </w:r>
      <w:r w:rsidR="00616002">
        <w:rPr>
          <w:rFonts w:ascii="Times New Roman" w:hAnsi="Times New Roman" w:cs="Times New Roman"/>
        </w:rPr>
        <w:t>require</w:t>
      </w:r>
      <w:proofErr w:type="gramEnd"/>
      <w:r w:rsidR="00616002">
        <w:rPr>
          <w:rFonts w:ascii="Times New Roman" w:hAnsi="Times New Roman" w:cs="Times New Roman"/>
        </w:rPr>
        <w:t xml:space="preserve"> </w:t>
      </w:r>
      <w:r>
        <w:rPr>
          <w:rFonts w:ascii="Times New Roman" w:hAnsi="Times New Roman" w:cs="Times New Roman"/>
        </w:rPr>
        <w:t>sufficient energy production to enable</w:t>
      </w:r>
      <w:r w:rsidRPr="003E5949">
        <w:rPr>
          <w:rFonts w:ascii="Times New Roman" w:hAnsi="Times New Roman" w:cs="Times New Roman"/>
        </w:rPr>
        <w:t xml:space="preserve"> motility, such as leader cells</w:t>
      </w:r>
      <w:r>
        <w:rPr>
          <w:rFonts w:ascii="Times New Roman" w:hAnsi="Times New Roman" w:cs="Times New Roman"/>
        </w:rPr>
        <w:t>.</w:t>
      </w:r>
      <w:r w:rsidRPr="003E5949">
        <w:rPr>
          <w:rFonts w:ascii="Times New Roman" w:hAnsi="Times New Roman" w:cs="Times New Roman"/>
        </w:rPr>
        <w:t xml:space="preserve"> One possibility is that the basic Warburg effect corresponds to the transition between E-O to E-W/O when cells first become malignant and then as the cells undergo EMT they tend to switch to more and more W until reaching a mesenchymal-like E/M state with </w:t>
      </w:r>
      <w:r>
        <w:rPr>
          <w:rFonts w:ascii="Times New Roman" w:hAnsi="Times New Roman" w:cs="Times New Roman"/>
        </w:rPr>
        <w:t xml:space="preserve">mostly </w:t>
      </w:r>
      <w:r w:rsidRPr="003E5949">
        <w:rPr>
          <w:rFonts w:ascii="Times New Roman" w:hAnsi="Times New Roman" w:cs="Times New Roman"/>
        </w:rPr>
        <w:t xml:space="preserve">W. Then as cells become even more mesenchymal and fully differentiated, they </w:t>
      </w:r>
      <w:proofErr w:type="gramStart"/>
      <w:r w:rsidRPr="003E5949">
        <w:rPr>
          <w:rFonts w:ascii="Times New Roman" w:hAnsi="Times New Roman" w:cs="Times New Roman"/>
        </w:rPr>
        <w:t>revert back</w:t>
      </w:r>
      <w:proofErr w:type="gramEnd"/>
      <w:r w:rsidRPr="003E5949">
        <w:rPr>
          <w:rFonts w:ascii="Times New Roman" w:hAnsi="Times New Roman" w:cs="Times New Roman"/>
        </w:rPr>
        <w:t xml:space="preserve"> to using mostly OXPHOS.</w:t>
      </w:r>
      <w:r w:rsidRPr="00C9444E">
        <w:rPr>
          <w:rFonts w:ascii="Times New Roman" w:hAnsi="Times New Roman" w:cs="Times New Roman"/>
        </w:rPr>
        <w:t xml:space="preserve"> </w:t>
      </w:r>
      <w:r>
        <w:rPr>
          <w:rFonts w:ascii="Times New Roman" w:hAnsi="Times New Roman" w:cs="Times New Roman"/>
        </w:rPr>
        <w:t>The connection between EMT and metabolism may also depend on external signals other than EMT-inducing signals that act on SNAIL, such as the level of oxygen in the TME. For example, m</w:t>
      </w:r>
      <w:r w:rsidRPr="00C9444E">
        <w:rPr>
          <w:rFonts w:ascii="Times New Roman" w:hAnsi="Times New Roman" w:cs="Times New Roman"/>
        </w:rPr>
        <w:t xml:space="preserve">esenchymal cells that reduce proliferation and </w:t>
      </w:r>
      <w:proofErr w:type="gramStart"/>
      <w:r w:rsidRPr="00C9444E">
        <w:rPr>
          <w:rFonts w:ascii="Times New Roman" w:hAnsi="Times New Roman" w:cs="Times New Roman"/>
        </w:rPr>
        <w:t>have to</w:t>
      </w:r>
      <w:proofErr w:type="gramEnd"/>
      <w:r w:rsidRPr="00C9444E">
        <w:rPr>
          <w:rFonts w:ascii="Times New Roman" w:hAnsi="Times New Roman" w:cs="Times New Roman"/>
        </w:rPr>
        <w:t xml:space="preserve"> traverse the ECM should switch to more OXPHOS, whereas ones that become quiescent in a hypoxic metastatic niche should favor glycolysis</w:t>
      </w:r>
      <w:r>
        <w:rPr>
          <w:rFonts w:ascii="Times New Roman" w:hAnsi="Times New Roman" w:cs="Times New Roman"/>
        </w:rPr>
        <w:t xml:space="preserve">. </w:t>
      </w:r>
      <w:r w:rsidRPr="00C9444E">
        <w:rPr>
          <w:rFonts w:ascii="Times New Roman" w:hAnsi="Times New Roman" w:cs="Times New Roman"/>
        </w:rPr>
        <w:t>Resolution of this issue must await a more precise idea of the phrase ‘all else being equal”.</w:t>
      </w:r>
    </w:p>
    <w:p w14:paraId="07D405EA" w14:textId="5280C7F9" w:rsidR="00217799" w:rsidRDefault="00217799" w:rsidP="00217799">
      <w:pPr>
        <w:pStyle w:val="FirstParagraph"/>
        <w:spacing w:line="480" w:lineRule="auto"/>
        <w:ind w:firstLine="720"/>
        <w:rPr>
          <w:rFonts w:ascii="Times New Roman" w:hAnsi="Times New Roman" w:cs="Times New Roman"/>
        </w:rPr>
      </w:pPr>
      <w:r>
        <w:rPr>
          <w:rFonts w:ascii="Times New Roman" w:hAnsi="Times New Roman" w:cs="Times New Roman"/>
          <w:lang w:eastAsia="zh-CN"/>
        </w:rPr>
        <w:t xml:space="preserve">The importance of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rPr>
        <w:t>/</w:t>
      </w:r>
      <w:r w:rsidRPr="00C9444E">
        <w:rPr>
          <w:rFonts w:ascii="Times New Roman" w:hAnsi="Times New Roman" w:cs="Times New Roman"/>
        </w:rPr>
        <w:t xml:space="preserve">HIF-1/ROS/SNAIL axis </w:t>
      </w:r>
      <w:r>
        <w:rPr>
          <w:rFonts w:ascii="Times New Roman" w:hAnsi="Times New Roman" w:cs="Times New Roman"/>
          <w:lang w:eastAsia="zh-CN"/>
        </w:rPr>
        <w:t xml:space="preserve">for the regulation of the E/M-W/O state arises from our analysis. </w:t>
      </w:r>
      <w:r w:rsidRPr="00C9444E">
        <w:rPr>
          <w:rFonts w:ascii="Times New Roman" w:hAnsi="Times New Roman" w:cs="Times New Roman"/>
        </w:rPr>
        <w:t xml:space="preserve">Our results suggest that </w:t>
      </w:r>
      <w:r>
        <w:rPr>
          <w:rFonts w:ascii="Times New Roman" w:hAnsi="Times New Roman" w:cs="Times New Roman"/>
        </w:rPr>
        <w:t>mt</w:t>
      </w:r>
      <w:r w:rsidRPr="00C9444E">
        <w:rPr>
          <w:rFonts w:ascii="Times New Roman" w:hAnsi="Times New Roman" w:cs="Times New Roman"/>
        </w:rPr>
        <w:t xml:space="preserve">ROS is critical </w:t>
      </w:r>
      <w:r>
        <w:rPr>
          <w:rFonts w:ascii="Times New Roman" w:hAnsi="Times New Roman" w:cs="Times New Roman"/>
        </w:rPr>
        <w:t>for</w:t>
      </w:r>
      <w:r w:rsidRPr="00C9444E">
        <w:rPr>
          <w:rFonts w:ascii="Times New Roman" w:hAnsi="Times New Roman" w:cs="Times New Roman"/>
        </w:rPr>
        <w:t xml:space="preserve"> the metabolic activation of EMT.</w:t>
      </w:r>
      <w:r>
        <w:rPr>
          <w:rFonts w:ascii="Times New Roman" w:hAnsi="Times New Roman" w:cs="Times New Roman"/>
        </w:rPr>
        <w:t xml:space="preserve"> For instance, replacing mtROS with noxROS can prevent the system from enabling only the E/M-W/O state.</w:t>
      </w:r>
      <w:r w:rsidRPr="00C9444E">
        <w:rPr>
          <w:rFonts w:ascii="Times New Roman" w:hAnsi="Times New Roman" w:cs="Times New Roman"/>
        </w:rPr>
        <w:t xml:space="preserve"> In agreement with our results, recent experimental work has posited that </w:t>
      </w:r>
      <w:r>
        <w:rPr>
          <w:rFonts w:ascii="Times New Roman" w:hAnsi="Times New Roman" w:cs="Times New Roman"/>
        </w:rPr>
        <w:t>mt</w:t>
      </w:r>
      <w:r w:rsidRPr="00C9444E">
        <w:rPr>
          <w:rFonts w:ascii="Times New Roman" w:hAnsi="Times New Roman" w:cs="Times New Roman"/>
        </w:rPr>
        <w:t xml:space="preserve">ROS </w:t>
      </w:r>
      <w:r>
        <w:rPr>
          <w:rFonts w:ascii="Times New Roman" w:hAnsi="Times New Roman" w:cs="Times New Roman"/>
        </w:rPr>
        <w:t>can</w:t>
      </w:r>
      <w:r w:rsidRPr="00C9444E">
        <w:rPr>
          <w:rFonts w:ascii="Times New Roman" w:hAnsi="Times New Roman" w:cs="Times New Roman"/>
        </w:rPr>
        <w:t xml:space="preserve"> drive EMT</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8e630a00-2e2b-4d1f-8794-8d2cdc12f945+"/>
          <w:id w:val="-1982836905"/>
          <w:placeholder>
            <w:docPart w:val="B50DDFE55F7F43B0A7392A527DDC6C27"/>
          </w:placeholder>
        </w:sdtPr>
        <w:sdtEndPr/>
        <w:sdtContent>
          <w:r w:rsidR="00677062" w:rsidRPr="00677062">
            <w:rPr>
              <w:rFonts w:ascii="Times New Roman" w:eastAsia="Times New Roman" w:hAnsi="Times New Roman" w:cs="Times New Roman"/>
              <w:color w:val="000000"/>
            </w:rPr>
            <w:t>[74]</w:t>
          </w:r>
        </w:sdtContent>
      </w:sdt>
      <w:r w:rsidRPr="00C9444E">
        <w:rPr>
          <w:rFonts w:ascii="Times New Roman" w:hAnsi="Times New Roman" w:cs="Times New Roman"/>
        </w:rPr>
        <w:t>,</w:t>
      </w:r>
      <w:r>
        <w:rPr>
          <w:rFonts w:ascii="Times New Roman" w:hAnsi="Times New Roman" w:cs="Times New Roman"/>
        </w:rPr>
        <w:t xml:space="preserve"> </w:t>
      </w:r>
      <w:r w:rsidRPr="00C9444E">
        <w:rPr>
          <w:rFonts w:ascii="Times New Roman" w:hAnsi="Times New Roman" w:cs="Times New Roman"/>
        </w:rPr>
        <w:t>control cancer invasiveness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bfb6f2b3-3710-436f-8af9-346ee69ae6ae,703cb261-b0c2-4f52-8c43-8dc408bf3954:103b01df-6754-4c90-ac24-b10219aae9fe+"/>
          <w:id w:val="470950176"/>
          <w:placeholder>
            <w:docPart w:val="B50DDFE55F7F43B0A7392A527DDC6C27"/>
          </w:placeholder>
        </w:sdtPr>
        <w:sdtEndPr/>
        <w:sdtContent>
          <w:r w:rsidR="00677062" w:rsidRPr="00677062">
            <w:rPr>
              <w:rFonts w:ascii="Times New Roman" w:eastAsia="Times New Roman" w:hAnsi="Times New Roman" w:cs="Times New Roman"/>
              <w:color w:val="000000"/>
            </w:rPr>
            <w:t>[75,76]</w:t>
          </w:r>
        </w:sdtContent>
      </w:sdt>
      <w:r>
        <w:rPr>
          <w:rFonts w:ascii="Times New Roman" w:hAnsi="Times New Roman" w:cs="Times New Roman"/>
        </w:rPr>
        <w:t xml:space="preserve">, and has a much </w:t>
      </w:r>
      <w:r w:rsidRPr="00C9444E">
        <w:rPr>
          <w:rFonts w:ascii="Times New Roman" w:hAnsi="Times New Roman" w:cs="Times New Roman"/>
        </w:rPr>
        <w:t>stronger role than noxROS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8e630a00-2e2b-4d1f-8794-8d2cdc12f945+"/>
          <w:id w:val="1530057092"/>
          <w:placeholder>
            <w:docPart w:val="EB2010D6E1184D7BA73B598F448C0865"/>
          </w:placeholder>
        </w:sdtPr>
        <w:sdtEndPr/>
        <w:sdtContent>
          <w:r w:rsidR="00677062" w:rsidRPr="00677062">
            <w:rPr>
              <w:rFonts w:ascii="Times New Roman" w:eastAsia="Times New Roman" w:hAnsi="Times New Roman" w:cs="Times New Roman"/>
              <w:color w:val="000000"/>
            </w:rPr>
            <w:t>[52,74]</w:t>
          </w:r>
        </w:sdtContent>
      </w:sdt>
      <w:r w:rsidRPr="00C9444E">
        <w:rPr>
          <w:rFonts w:ascii="Times New Roman" w:hAnsi="Times New Roman" w:cs="Times New Roman"/>
        </w:rPr>
        <w:t xml:space="preserve">. </w:t>
      </w:r>
      <w:r>
        <w:rPr>
          <w:rFonts w:ascii="Times New Roman" w:hAnsi="Times New Roman" w:cs="Times New Roman"/>
        </w:rPr>
        <w:t>Another important regulator of both metabolism and EMT is HIF-1. I</w:t>
      </w:r>
      <w:r w:rsidRPr="00C9444E">
        <w:rPr>
          <w:rFonts w:ascii="Times New Roman" w:hAnsi="Times New Roman" w:cs="Times New Roman"/>
        </w:rPr>
        <w:t xml:space="preserve">t is generally accepted that HIF-1 is </w:t>
      </w:r>
      <w:r>
        <w:rPr>
          <w:rFonts w:ascii="Times New Roman" w:hAnsi="Times New Roman" w:cs="Times New Roman"/>
        </w:rPr>
        <w:t xml:space="preserve">a master regulator of glycolysis </w:t>
      </w:r>
      <w:sdt>
        <w:sdtPr>
          <w:rPr>
            <w:rFonts w:ascii="Times New Roman" w:hAnsi="Times New Roman" w:cs="Times New Roman"/>
          </w:rPr>
          <w:alias w:val="SmartCite Citation"/>
          <w:tag w:val="703cb261-b0c2-4f52-8c43-8dc408bf3954:6cc44a93-ce4c-4726-ae15-cb90901ea48a+"/>
          <w:id w:val="686329286"/>
          <w:placeholder>
            <w:docPart w:val="45DCDBB2AA904D4EA1C22D94274F758C"/>
          </w:placeholder>
        </w:sdtPr>
        <w:sdtEndPr/>
        <w:sdtContent>
          <w:r w:rsidR="00677062" w:rsidRPr="00677062">
            <w:rPr>
              <w:rFonts w:ascii="Times New Roman" w:eastAsia="Times New Roman" w:hAnsi="Times New Roman" w:cs="Times New Roman"/>
              <w:color w:val="000000"/>
            </w:rPr>
            <w:t>[22]</w:t>
          </w:r>
        </w:sdtContent>
      </w:sdt>
      <w:r w:rsidRPr="00C9444E">
        <w:rPr>
          <w:rFonts w:ascii="Times New Roman" w:hAnsi="Times New Roman" w:cs="Times New Roman"/>
        </w:rPr>
        <w:t xml:space="preserve"> and EMT</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535522fe-9e24-4479-9d2f-878f9583bd12+"/>
          <w:id w:val="1042935824"/>
          <w:placeholder>
            <w:docPart w:val="B50DDFE55F7F43B0A7392A527DDC6C27"/>
          </w:placeholder>
        </w:sdtPr>
        <w:sdtEndPr/>
        <w:sdtContent>
          <w:r w:rsidR="00677062" w:rsidRPr="00677062">
            <w:rPr>
              <w:rFonts w:ascii="Times New Roman" w:eastAsia="Times New Roman" w:hAnsi="Times New Roman" w:cs="Times New Roman"/>
              <w:color w:val="000000"/>
            </w:rPr>
            <w:t>[9]</w:t>
          </w:r>
        </w:sdtContent>
      </w:sdt>
      <w:r>
        <w:rPr>
          <w:rFonts w:ascii="Times New Roman" w:hAnsi="Times New Roman" w:cs="Times New Roman"/>
        </w:rPr>
        <w:t xml:space="preserve">. </w:t>
      </w:r>
      <w:r w:rsidRPr="00C9444E">
        <w:rPr>
          <w:rFonts w:ascii="Times New Roman" w:hAnsi="Times New Roman" w:cs="Times New Roman"/>
        </w:rPr>
        <w:t xml:space="preserve"> </w:t>
      </w:r>
      <w:r>
        <w:rPr>
          <w:rFonts w:ascii="Times New Roman" w:hAnsi="Times New Roman" w:cs="Times New Roman"/>
        </w:rPr>
        <w:t>O</w:t>
      </w:r>
      <w:r w:rsidRPr="00C9444E">
        <w:rPr>
          <w:rFonts w:ascii="Times New Roman" w:hAnsi="Times New Roman" w:cs="Times New Roman"/>
        </w:rPr>
        <w:t xml:space="preserve">ur </w:t>
      </w:r>
      <w:r w:rsidRPr="00C645EB">
        <w:rPr>
          <w:rFonts w:ascii="Times New Roman" w:hAnsi="Times New Roman" w:cs="Times New Roman"/>
        </w:rPr>
        <w:t>results suggest the mtROS/HIF-1 axis is critical to stabilize the highly aggressive coupled E/M-W/O state. The connection between the mtROS/HIF-1 axis</w:t>
      </w:r>
      <w:r w:rsidR="00C645EB" w:rsidRPr="00C645EB">
        <w:rPr>
          <w:rFonts w:ascii="Times New Roman" w:hAnsi="Times New Roman" w:cs="Times New Roman"/>
        </w:rPr>
        <w:t xml:space="preserve"> (via the accumulation of mtROS enhancing HIF-1 stability)</w:t>
      </w:r>
      <w:r w:rsidRPr="00C645EB">
        <w:rPr>
          <w:rFonts w:ascii="Times New Roman" w:hAnsi="Times New Roman" w:cs="Times New Roman"/>
        </w:rPr>
        <w:t xml:space="preserve"> and</w:t>
      </w:r>
      <w:r w:rsidR="00C645EB" w:rsidRPr="00C645EB">
        <w:rPr>
          <w:rFonts w:ascii="Times New Roman" w:hAnsi="Times New Roman" w:cs="Times New Roman"/>
        </w:rPr>
        <w:t xml:space="preserve"> hypoxia-induced</w:t>
      </w:r>
      <w:r w:rsidRPr="00C645EB">
        <w:rPr>
          <w:rFonts w:ascii="Times New Roman" w:hAnsi="Times New Roman" w:cs="Times New Roman"/>
        </w:rPr>
        <w:t xml:space="preserve"> cancer aggressiveness has also been indicated</w:t>
      </w:r>
      <w:r w:rsidRPr="00C645EB"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202141393"/>
          <w:placeholder>
            <w:docPart w:val="A82B60428F2D4A6F8FA2F3638FD5DCFB"/>
          </w:placeholder>
        </w:sdtPr>
        <w:sdtEndPr/>
        <w:sdtContent>
          <w:r w:rsidR="00677062" w:rsidRPr="00677062">
            <w:rPr>
              <w:rFonts w:ascii="Times New Roman" w:eastAsia="Times New Roman" w:hAnsi="Times New Roman" w:cs="Times New Roman"/>
              <w:color w:val="000000"/>
            </w:rPr>
            <w:t>[77]</w:t>
          </w:r>
        </w:sdtContent>
      </w:sdt>
      <w:r w:rsidRPr="00C645EB">
        <w:rPr>
          <w:rFonts w:ascii="Times New Roman" w:hAnsi="Times New Roman" w:cs="Times New Roman"/>
        </w:rPr>
        <w:t>. Additionally</w:t>
      </w:r>
      <w:r w:rsidRPr="00C9444E">
        <w:rPr>
          <w:rFonts w:ascii="Times New Roman" w:hAnsi="Times New Roman" w:cs="Times New Roman"/>
        </w:rPr>
        <w:t xml:space="preserve">, </w:t>
      </w:r>
      <w:r>
        <w:rPr>
          <w:rFonts w:ascii="Times New Roman" w:hAnsi="Times New Roman" w:cs="Times New Roman"/>
        </w:rPr>
        <w:t>both mt</w:t>
      </w:r>
      <w:r w:rsidRPr="00C9444E">
        <w:rPr>
          <w:rFonts w:ascii="Times New Roman" w:hAnsi="Times New Roman" w:cs="Times New Roman"/>
        </w:rPr>
        <w:t>ROS</w:t>
      </w:r>
      <w:r>
        <w:rPr>
          <w:rFonts w:ascii="Times New Roman" w:hAnsi="Times New Roman" w:cs="Times New Roman"/>
        </w:rPr>
        <w:t xml:space="preserve"> and </w:t>
      </w:r>
      <w:r w:rsidRPr="00C9444E">
        <w:rPr>
          <w:rFonts w:ascii="Times New Roman" w:hAnsi="Times New Roman" w:cs="Times New Roman"/>
        </w:rPr>
        <w:t xml:space="preserve">HIF-1 </w:t>
      </w:r>
      <w:r>
        <w:rPr>
          <w:rFonts w:ascii="Times New Roman" w:hAnsi="Times New Roman" w:cs="Times New Roman"/>
        </w:rPr>
        <w:t>are</w:t>
      </w:r>
      <w:r w:rsidRPr="00C9444E">
        <w:rPr>
          <w:rFonts w:ascii="Times New Roman" w:hAnsi="Times New Roman" w:cs="Times New Roman"/>
        </w:rPr>
        <w:t xml:space="preserve">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Pr="00C9444E">
        <w:rPr>
          <w:rFonts w:ascii="Times New Roman" w:eastAsiaTheme="minorEastAsia" w:hAnsi="Times New Roman" w:cs="Times New Roman"/>
        </w:rPr>
        <w:t>,</w:t>
      </w:r>
      <w:r w:rsidRPr="00C9444E">
        <w:rPr>
          <w:rFonts w:ascii="Times New Roman" w:hAnsi="Times New Roman" w:cs="Times New Roman"/>
        </w:rPr>
        <w:t xml:space="preserve"> confirming the importance of miRNAs in </w:t>
      </w:r>
      <w:r>
        <w:rPr>
          <w:rFonts w:ascii="Times New Roman" w:hAnsi="Times New Roman" w:cs="Times New Roman"/>
        </w:rPr>
        <w:t>mediating the coupling of EMT and metabolism</w:t>
      </w:r>
      <w:r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6d7c72f7-af98-408b-8513-8fb3c98a9bae+"/>
          <w:id w:val="-1794894603"/>
          <w:placeholder>
            <w:docPart w:val="0891655A3DA74081947212C53B979455"/>
          </w:placeholder>
        </w:sdtPr>
        <w:sdtEndPr/>
        <w:sdtContent>
          <w:r w:rsidR="00677062" w:rsidRPr="00677062">
            <w:rPr>
              <w:rFonts w:ascii="Times New Roman" w:eastAsia="Times New Roman" w:hAnsi="Times New Roman" w:cs="Times New Roman"/>
              <w:color w:val="000000"/>
            </w:rPr>
            <w:t>[78]</w:t>
          </w:r>
        </w:sdtContent>
      </w:sdt>
      <w:r w:rsidRPr="00C9444E">
        <w:rPr>
          <w:rFonts w:ascii="Times New Roman" w:hAnsi="Times New Roman" w:cs="Times New Roman"/>
        </w:rPr>
        <w:t xml:space="preserve">. </w:t>
      </w:r>
      <w:r>
        <w:rPr>
          <w:rFonts w:ascii="Times New Roman" w:hAnsi="Times New Roman" w:cs="Times New Roman"/>
        </w:rPr>
        <w:t>While we have tried to ensure our parameters are within biologically relevant ranges (utilizing values from literature whenever available), one limitation of this study is knowing how these results translate to experimental cancer studies. For example, t</w:t>
      </w:r>
      <w:r w:rsidRPr="00C9444E">
        <w:rPr>
          <w:rFonts w:ascii="Times New Roman" w:hAnsi="Times New Roman" w:cs="Times New Roman"/>
        </w:rPr>
        <w:t xml:space="preserve">he significance of the mtROS/HIF-1 feedback loop </w:t>
      </w:r>
      <w:r>
        <w:rPr>
          <w:rFonts w:ascii="Times New Roman" w:hAnsi="Times New Roman" w:cs="Times New Roman"/>
        </w:rPr>
        <w:t>should</w:t>
      </w:r>
      <w:r w:rsidRPr="00C9444E">
        <w:rPr>
          <w:rFonts w:ascii="Times New Roman" w:hAnsi="Times New Roman" w:cs="Times New Roman"/>
        </w:rPr>
        <w:t xml:space="preserve"> be experimentally tested by</w:t>
      </w:r>
      <w:r>
        <w:rPr>
          <w:rFonts w:ascii="Times New Roman" w:hAnsi="Times New Roman" w:cs="Times New Roman"/>
        </w:rPr>
        <w:t xml:space="preserve"> e.g., </w:t>
      </w:r>
      <w:r w:rsidRPr="00C9444E">
        <w:rPr>
          <w:rFonts w:ascii="Times New Roman" w:hAnsi="Times New Roman" w:cs="Times New Roman"/>
        </w:rPr>
        <w:t>modulating</w:t>
      </w:r>
      <w:r>
        <w:rPr>
          <w:rFonts w:ascii="Times New Roman" w:hAnsi="Times New Roman" w:cs="Times New Roman"/>
        </w:rPr>
        <w:t xml:space="preserve"> ROS level via </w:t>
      </w:r>
      <w:r w:rsidRPr="00C9444E">
        <w:rPr>
          <w:rFonts w:ascii="Times New Roman" w:hAnsi="Times New Roman" w:cs="Times New Roman"/>
        </w:rPr>
        <w:t>antioxidant factor</w:t>
      </w:r>
      <w:r>
        <w:rPr>
          <w:rFonts w:ascii="Times New Roman" w:hAnsi="Times New Roman" w:cs="Times New Roman"/>
        </w:rPr>
        <w:t>s such as</w:t>
      </w:r>
      <w:r w:rsidRPr="00C9444E">
        <w:rPr>
          <w:rFonts w:ascii="Times New Roman" w:hAnsi="Times New Roman" w:cs="Times New Roman"/>
        </w:rPr>
        <w:t xml:space="preserve"> </w:t>
      </w:r>
      <w:r>
        <w:rPr>
          <w:rFonts w:ascii="Times New Roman" w:hAnsi="Times New Roman" w:cs="Times New Roman"/>
        </w:rPr>
        <w:t>NRF2, or modulating</w:t>
      </w:r>
      <w:r w:rsidRPr="00C9444E">
        <w:rPr>
          <w:rFonts w:ascii="Times New Roman" w:hAnsi="Times New Roman" w:cs="Times New Roman"/>
        </w:rPr>
        <w:t xml:space="preserve"> hypoxia</w:t>
      </w:r>
      <w:r>
        <w:rPr>
          <w:rFonts w:ascii="Times New Roman" w:hAnsi="Times New Roman" w:cs="Times New Roman"/>
        </w:rPr>
        <w:t xml:space="preserve"> to perturb HIF-1</w:t>
      </w:r>
      <w:r w:rsidRPr="00C9444E">
        <w:rPr>
          <w:rFonts w:ascii="Times New Roman" w:eastAsiaTheme="minorEastAsia" w:hAnsi="Times New Roman" w:cs="Times New Roman"/>
        </w:rPr>
        <w:t>.</w:t>
      </w:r>
      <w:r>
        <w:rPr>
          <w:rFonts w:ascii="Times New Roman" w:eastAsiaTheme="minorEastAsia" w:hAnsi="Times New Roman" w:cs="Times New Roman"/>
        </w:rPr>
        <w:t xml:space="preserve"> </w:t>
      </w:r>
    </w:p>
    <w:p w14:paraId="6BF3A777" w14:textId="580C674E" w:rsidR="00217799" w:rsidRDefault="00217799" w:rsidP="00217799">
      <w:pPr>
        <w:pStyle w:val="FirstParagraph"/>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Pr>
          <w:rFonts w:ascii="Times New Roman" w:hAnsi="Times New Roman" w:cs="Times New Roman"/>
        </w:rPr>
        <w:t>,</w:t>
      </w:r>
      <w:r w:rsidRPr="00C9444E">
        <w:rPr>
          <w:rFonts w:ascii="Times New Roman" w:hAnsi="Times New Roman" w:cs="Times New Roman"/>
        </w:rPr>
        <w:t xml:space="preserve"> and it is quite likely that incorporating additional pathways</w:t>
      </w:r>
      <w:r>
        <w:rPr>
          <w:rFonts w:ascii="Times New Roman" w:hAnsi="Times New Roman" w:cs="Times New Roman"/>
        </w:rPr>
        <w:t xml:space="preserve"> especially the ones that regulate cell motility,</w:t>
      </w:r>
      <w:r w:rsidRPr="00C9444E">
        <w:rPr>
          <w:rFonts w:ascii="Times New Roman" w:hAnsi="Times New Roman" w:cs="Times New Roman"/>
        </w:rPr>
        <w:t xml:space="preserve"> may be necessary to improve our understanding of </w:t>
      </w:r>
      <w:r>
        <w:rPr>
          <w:rFonts w:ascii="Times New Roman" w:hAnsi="Times New Roman" w:cs="Times New Roman"/>
        </w:rPr>
        <w:t>EMT-metabolism coupling</w:t>
      </w:r>
      <w:r w:rsidRPr="00C9444E">
        <w:rPr>
          <w:rFonts w:ascii="Times New Roman" w:hAnsi="Times New Roman" w:cs="Times New Roman"/>
        </w:rPr>
        <w:t xml:space="preserve">. </w:t>
      </w:r>
      <w:r>
        <w:rPr>
          <w:rFonts w:ascii="Times New Roman" w:hAnsi="Times New Roman" w:cs="Times New Roman"/>
        </w:rPr>
        <w:t xml:space="preserve">Previous work has shown that cancer cells can transition from collective migration of E/M cells to individual migration via amoeboid cells, via the regulation of the RHO-ROCK signaling network </w:t>
      </w:r>
      <w:sdt>
        <w:sdtPr>
          <w:rPr>
            <w:rFonts w:ascii="Times New Roman" w:hAnsi="Times New Roman" w:cs="Times New Roman"/>
          </w:rPr>
          <w:alias w:val="SmartCite Citation"/>
          <w:tag w:val="703cb261-b0c2-4f52-8c43-8dc408bf3954:535522fe-9e24-4479-9d2f-878f9583bd12,703cb261-b0c2-4f52-8c43-8dc408bf3954:55996c08-da60-491d-9f52-b1552be76e25+"/>
          <w:id w:val="-408236118"/>
          <w:placeholder>
            <w:docPart w:val="7B3D84C4961C4227B3014C507F8C4C7B"/>
          </w:placeholder>
        </w:sdtPr>
        <w:sdtEndPr/>
        <w:sdtContent>
          <w:r w:rsidR="00677062" w:rsidRPr="00677062">
            <w:rPr>
              <w:rFonts w:ascii="Times New Roman" w:eastAsia="Times New Roman" w:hAnsi="Times New Roman" w:cs="Times New Roman"/>
              <w:color w:val="000000"/>
            </w:rPr>
            <w:t>[9,79]</w:t>
          </w:r>
        </w:sdtContent>
      </w:sdt>
      <w:r>
        <w:rPr>
          <w:rFonts w:ascii="Times New Roman" w:hAnsi="Times New Roman" w:cs="Times New Roman"/>
        </w:rPr>
        <w:t xml:space="preserve">. Inclusion of the RHO-ROCK signaling could provide a detailed understanding of how metabolism is coupled to different modes of cancer cell migration. </w:t>
      </w:r>
      <w:r>
        <w:rPr>
          <w:rFonts w:ascii="Times New Roman" w:eastAsiaTheme="minorEastAsia" w:hAnsi="Times New Roman" w:cs="Times New Roman"/>
        </w:rPr>
        <w:t xml:space="preserve">Overall, </w:t>
      </w:r>
      <w:r>
        <w:rPr>
          <w:rFonts w:ascii="Times New Roman" w:hAnsi="Times New Roman" w:cs="Times New Roman"/>
        </w:rPr>
        <w:t>t</w:t>
      </w:r>
      <w:r w:rsidRPr="00C9444E">
        <w:rPr>
          <w:rFonts w:ascii="Times New Roman" w:hAnsi="Times New Roman" w:cs="Times New Roman"/>
        </w:rPr>
        <w:t xml:space="preserve">he importance of external signaling in our model is in conceptual agreement with a hypothesis by </w:t>
      </w:r>
      <w:proofErr w:type="spellStart"/>
      <w:r w:rsidRPr="00C9444E">
        <w:rPr>
          <w:rFonts w:ascii="Times New Roman" w:hAnsi="Times New Roman" w:cs="Times New Roman"/>
        </w:rPr>
        <w:t>Sciacovelli</w:t>
      </w:r>
      <w:proofErr w:type="spellEnd"/>
      <w:r w:rsidRPr="00C9444E">
        <w:rPr>
          <w:rFonts w:ascii="Times New Roman" w:hAnsi="Times New Roman" w:cs="Times New Roman"/>
        </w:rPr>
        <w:t xml:space="preserve"> and </w:t>
      </w:r>
      <w:proofErr w:type="spellStart"/>
      <w:r w:rsidRPr="00C9444E">
        <w:rPr>
          <w:rFonts w:ascii="Times New Roman" w:hAnsi="Times New Roman" w:cs="Times New Roman"/>
        </w:rPr>
        <w:t>Frezza</w:t>
      </w:r>
      <w:proofErr w:type="spellEnd"/>
      <w:r w:rsidRPr="00C9444E">
        <w:rPr>
          <w:rFonts w:ascii="Times New Roman" w:hAnsi="Times New Roman" w:cs="Times New Roman"/>
        </w:rPr>
        <w:t xml:space="preserve"> that, in an adverse tumor microenvironment, metabolic reprogramming drives EMT to allow cells to find more favorable metabolic niches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372037895"/>
          <w:placeholder>
            <w:docPart w:val="0218847938974CF6A38D444CC2CA737E"/>
          </w:placeholder>
        </w:sdtPr>
        <w:sdtEndPr/>
        <w:sdtContent>
          <w:r w:rsidR="00677062" w:rsidRPr="00677062">
            <w:rPr>
              <w:rFonts w:ascii="Times New Roman" w:eastAsia="Times New Roman" w:hAnsi="Times New Roman" w:cs="Times New Roman"/>
              <w:color w:val="000000"/>
            </w:rPr>
            <w:t>[43]</w:t>
          </w:r>
        </w:sdtContent>
      </w:sdt>
      <w:r w:rsidRPr="00C9444E">
        <w:rPr>
          <w:rFonts w:ascii="Times New Roman" w:hAnsi="Times New Roman" w:cs="Times New Roman"/>
        </w:rPr>
        <w:t>.</w:t>
      </w:r>
    </w:p>
    <w:p w14:paraId="7D6C68AD" w14:textId="34476CF0" w:rsidR="00217799" w:rsidRPr="00C9444E"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The overall goal of this project is toward understanding all the interrelated aspects of cancer metastasis. Previous studies coupling EMT, stemness, with Notch signaling have</w:t>
      </w:r>
      <w:r w:rsidRPr="00C9444E">
        <w:rPr>
          <w:rFonts w:ascii="Times New Roman" w:hAnsi="Times New Roman" w:cs="Times New Roman"/>
        </w:rPr>
        <w:t xml:space="preserve"> shown </w:t>
      </w:r>
      <w:r>
        <w:rPr>
          <w:rFonts w:ascii="Times New Roman" w:hAnsi="Times New Roman" w:cs="Times New Roman"/>
        </w:rPr>
        <w:t xml:space="preserve">that </w:t>
      </w:r>
      <w:r w:rsidRPr="00C9444E">
        <w:rPr>
          <w:rFonts w:ascii="Times New Roman" w:hAnsi="Times New Roman" w:cs="Times New Roman"/>
        </w:rPr>
        <w:t>therapy resistance</w:t>
      </w:r>
      <w:r>
        <w:rPr>
          <w:rFonts w:ascii="Times New Roman" w:hAnsi="Times New Roman" w:cs="Times New Roman"/>
        </w:rPr>
        <w:t xml:space="preserve"> and</w:t>
      </w:r>
      <w:r w:rsidRPr="00C9444E">
        <w:rPr>
          <w:rFonts w:ascii="Times New Roman" w:hAnsi="Times New Roman" w:cs="Times New Roman"/>
        </w:rPr>
        <w:t xml:space="preserve"> increased metastatic potential</w:t>
      </w:r>
      <w:r>
        <w:rPr>
          <w:rFonts w:ascii="Times New Roman" w:hAnsi="Times New Roman" w:cs="Times New Roman"/>
        </w:rPr>
        <w:t xml:space="preserve"> are associated with </w:t>
      </w:r>
      <w:r w:rsidRPr="00C9444E">
        <w:rPr>
          <w:rFonts w:ascii="Times New Roman" w:hAnsi="Times New Roman" w:cs="Times New Roman"/>
        </w:rPr>
        <w:t xml:space="preserve">stem-like </w:t>
      </w:r>
      <w:r>
        <w:rPr>
          <w:rFonts w:ascii="Times New Roman" w:hAnsi="Times New Roman" w:cs="Times New Roman"/>
        </w:rPr>
        <w:t xml:space="preserve">hybrid E/M cells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988556254"/>
          <w:placeholder>
            <w:docPart w:val="C55F80F180AA4394AA8BEF7AB19CB7CF"/>
          </w:placeholder>
        </w:sdtPr>
        <w:sdtEndPr/>
        <w:sdtContent>
          <w:r w:rsidR="00677062" w:rsidRPr="00677062">
            <w:rPr>
              <w:rFonts w:ascii="Times New Roman" w:eastAsia="Times New Roman" w:hAnsi="Times New Roman" w:cs="Times New Roman"/>
              <w:color w:val="000000"/>
            </w:rPr>
            <w:t>[80–82]</w:t>
          </w:r>
        </w:sdtContent>
      </w:sdt>
      <w:r w:rsidRPr="00C9444E">
        <w:rPr>
          <w:rFonts w:ascii="Times New Roman" w:hAnsi="Times New Roman" w:cs="Times New Roman"/>
        </w:rPr>
        <w:t xml:space="preserve">. </w:t>
      </w:r>
      <w:r>
        <w:rPr>
          <w:rFonts w:ascii="Times New Roman" w:hAnsi="Times New Roman" w:cs="Times New Roman"/>
        </w:rPr>
        <w:t>Furthermore</w:t>
      </w:r>
      <w:r w:rsidRPr="00C9444E">
        <w:rPr>
          <w:rFonts w:ascii="Times New Roman" w:hAnsi="Times New Roman" w:cs="Times New Roman"/>
        </w:rPr>
        <w:t>, these couplings also resulted in unexpected behaviors such as the co-localization of hybrid E/M cells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2147268949"/>
          <w:placeholder>
            <w:docPart w:val="C55F80F180AA4394AA8BEF7AB19CB7CF"/>
          </w:placeholder>
        </w:sdtPr>
        <w:sdtEndPr/>
        <w:sdtContent>
          <w:r w:rsidR="00677062" w:rsidRPr="00677062">
            <w:rPr>
              <w:rFonts w:ascii="Times New Roman" w:eastAsia="Times New Roman" w:hAnsi="Times New Roman" w:cs="Times New Roman"/>
              <w:color w:val="000000"/>
            </w:rPr>
            <w:t>[80]</w:t>
          </w:r>
        </w:sdtContent>
      </w:sdt>
      <w:r w:rsidRPr="00C9444E">
        <w:rPr>
          <w:rFonts w:ascii="Times New Roman" w:hAnsi="Times New Roman" w:cs="Times New Roman"/>
        </w:rPr>
        <w:t xml:space="preserve"> and a </w:t>
      </w:r>
      <w:r>
        <w:rPr>
          <w:rFonts w:ascii="Times New Roman" w:hAnsi="Times New Roman" w:cs="Times New Roman"/>
        </w:rPr>
        <w:t xml:space="preserve">tunable </w:t>
      </w:r>
      <w:r w:rsidRPr="00C9444E">
        <w:rPr>
          <w:rFonts w:ascii="Times New Roman" w:hAnsi="Times New Roman" w:cs="Times New Roman"/>
        </w:rPr>
        <w:t>stemness window</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701977574"/>
          <w:placeholder>
            <w:docPart w:val="C55F80F180AA4394AA8BEF7AB19CB7CF"/>
          </w:placeholder>
        </w:sdtPr>
        <w:sdtEndPr/>
        <w:sdtContent>
          <w:r w:rsidR="00677062" w:rsidRPr="00677062">
            <w:rPr>
              <w:rFonts w:ascii="Times New Roman" w:eastAsia="Times New Roman" w:hAnsi="Times New Roman" w:cs="Times New Roman"/>
              <w:color w:val="000000"/>
            </w:rPr>
            <w:t>[81]</w:t>
          </w:r>
        </w:sdtContent>
      </w:sdt>
      <w:r w:rsidRPr="00C9444E">
        <w:rPr>
          <w:rFonts w:ascii="Times New Roman" w:hAnsi="Times New Roman" w:cs="Times New Roman"/>
        </w:rPr>
        <w:t>.</w:t>
      </w:r>
      <w:r>
        <w:rPr>
          <w:rFonts w:ascii="Times New Roman" w:hAnsi="Times New Roman" w:cs="Times New Roman"/>
        </w:rPr>
        <w:t xml:space="preserve"> S</w:t>
      </w:r>
      <w:r w:rsidRPr="00C9444E">
        <w:rPr>
          <w:rFonts w:ascii="Times New Roman" w:hAnsi="Times New Roman" w:cs="Times New Roman"/>
        </w:rPr>
        <w:t xml:space="preserve">tudying individual gene regulatory network modules, even in the presence of signals, is unable to give a thorough understanding of the network properties. Therefore, to understand how various </w:t>
      </w:r>
      <w:r>
        <w:rPr>
          <w:rFonts w:ascii="Times New Roman" w:hAnsi="Times New Roman" w:cs="Times New Roman"/>
        </w:rPr>
        <w:t>cancer traits</w:t>
      </w:r>
      <w:r w:rsidRPr="00C9444E">
        <w:rPr>
          <w:rFonts w:ascii="Times New Roman" w:hAnsi="Times New Roman" w:cs="Times New Roman"/>
        </w:rPr>
        <w:t xml:space="preserve"> are correlated, and potentially identify key regulators, multiple network</w:t>
      </w:r>
      <w:r>
        <w:rPr>
          <w:rFonts w:ascii="Times New Roman" w:hAnsi="Times New Roman" w:cs="Times New Roman"/>
        </w:rPr>
        <w:t xml:space="preserve"> module</w:t>
      </w:r>
      <w:r w:rsidRPr="00C9444E">
        <w:rPr>
          <w:rFonts w:ascii="Times New Roman" w:hAnsi="Times New Roman" w:cs="Times New Roman"/>
        </w:rPr>
        <w:t xml:space="preserve">s and </w:t>
      </w:r>
      <w:r>
        <w:rPr>
          <w:rFonts w:ascii="Times New Roman" w:hAnsi="Times New Roman" w:cs="Times New Roman"/>
        </w:rPr>
        <w:t xml:space="preserve">their </w:t>
      </w:r>
      <w:r w:rsidRPr="00C9444E">
        <w:rPr>
          <w:rFonts w:ascii="Times New Roman" w:hAnsi="Times New Roman" w:cs="Times New Roman"/>
        </w:rPr>
        <w:t xml:space="preserve">crosstalk should be studied concurrently. </w:t>
      </w:r>
    </w:p>
    <w:p w14:paraId="21DCC2BC" w14:textId="28D11AF0" w:rsidR="00E469AE" w:rsidRPr="00C9444E" w:rsidRDefault="00AD7F58" w:rsidP="00011E4B">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Acknowledgements</w:t>
      </w:r>
      <w:bookmarkEnd w:id="20"/>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 xml:space="preserve">This work was supported by National Science Foundation by </w:t>
      </w:r>
      <w:commentRangeStart w:id="21"/>
      <w:r w:rsidRPr="00C9444E">
        <w:rPr>
          <w:rFonts w:ascii="Times New Roman" w:hAnsi="Times New Roman" w:cs="Times New Roman"/>
          <w:color w:val="000000" w:themeColor="text1"/>
        </w:rPr>
        <w:t>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commentRangeEnd w:id="21"/>
      <w:r w:rsidR="00BB6820">
        <w:rPr>
          <w:rStyle w:val="CommentReference"/>
        </w:rPr>
        <w:commentReference w:id="21"/>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quot;language&quot;:&quot;en-US&quot;}"/>
        <w:id w:val="-982688757"/>
        <w:placeholder>
          <w:docPart w:val="DefaultPlaceholder_-1854013440"/>
        </w:placeholder>
      </w:sdtPr>
      <w:sdtEndPr/>
      <w:sdtContent>
        <w:p w14:paraId="43B890B5" w14:textId="77777777" w:rsidR="00677062" w:rsidRPr="00677062" w:rsidRDefault="00677062">
          <w:pPr>
            <w:divId w:val="1454473106"/>
            <w:rPr>
              <w:rFonts w:ascii="Times New Roman" w:eastAsia="Times New Roman" w:hAnsi="Times New Roman" w:cs="Times New Roman"/>
              <w:color w:val="000000"/>
            </w:rPr>
          </w:pPr>
        </w:p>
        <w:p w14:paraId="1A944866" w14:textId="77777777" w:rsidR="00677062" w:rsidRPr="00677062" w:rsidRDefault="00677062">
          <w:pPr>
            <w:pStyle w:val="csl-entry"/>
            <w:divId w:val="1454473106"/>
            <w:rPr>
              <w:color w:val="000000"/>
            </w:rPr>
          </w:pPr>
          <w:r w:rsidRPr="00677062">
            <w:rPr>
              <w:color w:val="000000"/>
            </w:rPr>
            <w:t xml:space="preserve">1. Hanahan D. Hallmarks of Cancer: New Dimensions. Cancer </w:t>
          </w:r>
          <w:proofErr w:type="spellStart"/>
          <w:r w:rsidRPr="00677062">
            <w:rPr>
              <w:color w:val="000000"/>
            </w:rPr>
            <w:t>Discov</w:t>
          </w:r>
          <w:proofErr w:type="spellEnd"/>
          <w:r w:rsidRPr="00677062">
            <w:rPr>
              <w:color w:val="000000"/>
            </w:rPr>
            <w:t>. 2022;12(1):31–46.</w:t>
          </w:r>
        </w:p>
        <w:p w14:paraId="45AA1FF6" w14:textId="77777777" w:rsidR="00677062" w:rsidRPr="00677062" w:rsidRDefault="00677062">
          <w:pPr>
            <w:pStyle w:val="csl-entry"/>
            <w:divId w:val="1454473106"/>
            <w:rPr>
              <w:color w:val="000000"/>
            </w:rPr>
          </w:pPr>
          <w:r w:rsidRPr="00677062">
            <w:rPr>
              <w:color w:val="000000"/>
            </w:rPr>
            <w:t xml:space="preserve">2. </w:t>
          </w:r>
          <w:proofErr w:type="spellStart"/>
          <w:r w:rsidRPr="00677062">
            <w:rPr>
              <w:color w:val="000000"/>
            </w:rPr>
            <w:t>Kalluri</w:t>
          </w:r>
          <w:proofErr w:type="spellEnd"/>
          <w:r w:rsidRPr="00677062">
            <w:rPr>
              <w:color w:val="000000"/>
            </w:rPr>
            <w:t xml:space="preserve"> R. EMT: When epithelial cells decide to become mesenchymal-like cells. J Clin Invest. 2009;119(6):1417–9.</w:t>
          </w:r>
        </w:p>
        <w:p w14:paraId="2A98EEF8" w14:textId="77777777" w:rsidR="00677062" w:rsidRPr="00677062" w:rsidRDefault="00677062">
          <w:pPr>
            <w:pStyle w:val="csl-entry"/>
            <w:divId w:val="1454473106"/>
            <w:rPr>
              <w:color w:val="000000"/>
            </w:rPr>
          </w:pPr>
          <w:r w:rsidRPr="00677062">
            <w:rPr>
              <w:color w:val="000000"/>
            </w:rPr>
            <w:t xml:space="preserve">3. Hay ED. The mesenchymal cell, its role in the embryo, and the remarkable signaling mechanisms that create it. Dev </w:t>
          </w:r>
          <w:proofErr w:type="spellStart"/>
          <w:r w:rsidRPr="00677062">
            <w:rPr>
              <w:color w:val="000000"/>
            </w:rPr>
            <w:t>Dynam</w:t>
          </w:r>
          <w:proofErr w:type="spellEnd"/>
          <w:r w:rsidRPr="00677062">
            <w:rPr>
              <w:color w:val="000000"/>
            </w:rPr>
            <w:t>. 2005;233(3):706–20.</w:t>
          </w:r>
        </w:p>
        <w:p w14:paraId="48146853" w14:textId="77777777" w:rsidR="00677062" w:rsidRPr="00677062" w:rsidRDefault="00677062">
          <w:pPr>
            <w:pStyle w:val="csl-entry"/>
            <w:divId w:val="1454473106"/>
            <w:rPr>
              <w:color w:val="000000"/>
            </w:rPr>
          </w:pPr>
          <w:r w:rsidRPr="00677062">
            <w:rPr>
              <w:color w:val="000000"/>
            </w:rPr>
            <w:t xml:space="preserve">4. </w:t>
          </w:r>
          <w:proofErr w:type="spellStart"/>
          <w:r w:rsidRPr="00677062">
            <w:rPr>
              <w:color w:val="000000"/>
            </w:rPr>
            <w:t>Pietilä</w:t>
          </w:r>
          <w:proofErr w:type="spellEnd"/>
          <w:r w:rsidRPr="00677062">
            <w:rPr>
              <w:color w:val="000000"/>
            </w:rPr>
            <w:t xml:space="preserve"> M, </w:t>
          </w:r>
          <w:proofErr w:type="spellStart"/>
          <w:r w:rsidRPr="00677062">
            <w:rPr>
              <w:color w:val="000000"/>
            </w:rPr>
            <w:t>Ivaska</w:t>
          </w:r>
          <w:proofErr w:type="spellEnd"/>
          <w:r w:rsidRPr="00677062">
            <w:rPr>
              <w:color w:val="000000"/>
            </w:rPr>
            <w:t xml:space="preserve"> J, Mani SA. Whom to blame for metastasis, the epithelial–mesenchymal transition or the tumor microenvironment? Cancer Lett. 2016;380(1):359–68.</w:t>
          </w:r>
        </w:p>
        <w:p w14:paraId="51F315E3" w14:textId="77777777" w:rsidR="00677062" w:rsidRPr="00677062" w:rsidRDefault="00677062">
          <w:pPr>
            <w:pStyle w:val="csl-entry"/>
            <w:divId w:val="1454473106"/>
            <w:rPr>
              <w:color w:val="000000"/>
            </w:rPr>
          </w:pPr>
          <w:r w:rsidRPr="00677062">
            <w:rPr>
              <w:color w:val="000000"/>
            </w:rPr>
            <w:t xml:space="preserve">5. Talbot LJ, Bhattacharya SD, </w:t>
          </w:r>
          <w:proofErr w:type="spellStart"/>
          <w:r w:rsidRPr="00677062">
            <w:rPr>
              <w:color w:val="000000"/>
            </w:rPr>
            <w:t>Kuo</w:t>
          </w:r>
          <w:proofErr w:type="spellEnd"/>
          <w:r w:rsidRPr="00677062">
            <w:rPr>
              <w:color w:val="000000"/>
            </w:rPr>
            <w:t xml:space="preserve"> PC. Epithelial-mesenchymal transition, the tumor microenvironment, and metastatic behavior of epithelial malignancies. Int J </w:t>
          </w:r>
          <w:proofErr w:type="spellStart"/>
          <w:r w:rsidRPr="00677062">
            <w:rPr>
              <w:color w:val="000000"/>
            </w:rPr>
            <w:t>Biochem</w:t>
          </w:r>
          <w:proofErr w:type="spellEnd"/>
          <w:r w:rsidRPr="00677062">
            <w:rPr>
              <w:color w:val="000000"/>
            </w:rPr>
            <w:t xml:space="preserve"> Mol Biol. 2012 May 18;3(2):117–36.</w:t>
          </w:r>
        </w:p>
        <w:p w14:paraId="759B8838" w14:textId="77777777" w:rsidR="00677062" w:rsidRPr="00677062" w:rsidRDefault="00677062">
          <w:pPr>
            <w:pStyle w:val="csl-entry"/>
            <w:divId w:val="1454473106"/>
            <w:rPr>
              <w:color w:val="000000"/>
            </w:rPr>
          </w:pPr>
          <w:r w:rsidRPr="00677062">
            <w:rPr>
              <w:color w:val="000000"/>
            </w:rPr>
            <w:t xml:space="preserve">6. Cho ES, Kang HE, Kim NH, </w:t>
          </w:r>
          <w:proofErr w:type="spellStart"/>
          <w:r w:rsidRPr="00677062">
            <w:rPr>
              <w:color w:val="000000"/>
            </w:rPr>
            <w:t>Yook</w:t>
          </w:r>
          <w:proofErr w:type="spellEnd"/>
          <w:r w:rsidRPr="00677062">
            <w:rPr>
              <w:color w:val="000000"/>
            </w:rPr>
            <w:t xml:space="preserve"> JI. Therapeutic implications of cancer epithelial-mesenchymal transition (EMT). Arch Pharm Res. 2019;42(1):14–24.</w:t>
          </w:r>
        </w:p>
        <w:p w14:paraId="6AC5B59E" w14:textId="77777777" w:rsidR="00677062" w:rsidRPr="00677062" w:rsidRDefault="00677062">
          <w:pPr>
            <w:pStyle w:val="csl-entry"/>
            <w:divId w:val="1454473106"/>
            <w:rPr>
              <w:color w:val="000000"/>
            </w:rPr>
          </w:pPr>
          <w:r w:rsidRPr="00677062">
            <w:rPr>
              <w:color w:val="000000"/>
            </w:rPr>
            <w:t xml:space="preserve">7. Lu M, Jolly MK, Levine H, </w:t>
          </w:r>
          <w:proofErr w:type="spellStart"/>
          <w:r w:rsidRPr="00677062">
            <w:rPr>
              <w:color w:val="000000"/>
            </w:rPr>
            <w:t>Onuchic</w:t>
          </w:r>
          <w:proofErr w:type="spellEnd"/>
          <w:r w:rsidRPr="00677062">
            <w:rPr>
              <w:color w:val="000000"/>
            </w:rPr>
            <w:t xml:space="preserve"> JN, Ben-Jacob E. MicroRNA-based regulation of epithelial–hybrid–mesenchymal fate determination. Proc National </w:t>
          </w:r>
          <w:proofErr w:type="spellStart"/>
          <w:r w:rsidRPr="00677062">
            <w:rPr>
              <w:color w:val="000000"/>
            </w:rPr>
            <w:t>Acad</w:t>
          </w:r>
          <w:proofErr w:type="spellEnd"/>
          <w:r w:rsidRPr="00677062">
            <w:rPr>
              <w:color w:val="000000"/>
            </w:rPr>
            <w:t xml:space="preserve"> Sci. 2013;110(45):18144–9.</w:t>
          </w:r>
        </w:p>
        <w:p w14:paraId="3DD5502E" w14:textId="77777777" w:rsidR="00677062" w:rsidRPr="00677062" w:rsidRDefault="00677062">
          <w:pPr>
            <w:pStyle w:val="csl-entry"/>
            <w:divId w:val="1454473106"/>
            <w:rPr>
              <w:color w:val="000000"/>
            </w:rPr>
          </w:pPr>
          <w:r w:rsidRPr="00677062">
            <w:rPr>
              <w:color w:val="000000"/>
            </w:rPr>
            <w:t xml:space="preserve">8. </w:t>
          </w:r>
          <w:proofErr w:type="spellStart"/>
          <w:r w:rsidRPr="00677062">
            <w:rPr>
              <w:color w:val="000000"/>
            </w:rPr>
            <w:t>Saitoh</w:t>
          </w:r>
          <w:proofErr w:type="spellEnd"/>
          <w:r w:rsidRPr="00677062">
            <w:rPr>
              <w:color w:val="000000"/>
            </w:rPr>
            <w:t xml:space="preserve"> M. Involvement of partial EMT in cancer progression. J </w:t>
          </w:r>
          <w:proofErr w:type="spellStart"/>
          <w:r w:rsidRPr="00677062">
            <w:rPr>
              <w:color w:val="000000"/>
            </w:rPr>
            <w:t>Biochem</w:t>
          </w:r>
          <w:proofErr w:type="spellEnd"/>
          <w:r w:rsidRPr="00677062">
            <w:rPr>
              <w:color w:val="000000"/>
            </w:rPr>
            <w:t>. 2018;164(4):257–64.</w:t>
          </w:r>
        </w:p>
        <w:p w14:paraId="3B71D033" w14:textId="77777777" w:rsidR="00677062" w:rsidRPr="00677062" w:rsidRDefault="00677062">
          <w:pPr>
            <w:pStyle w:val="csl-entry"/>
            <w:divId w:val="1454473106"/>
            <w:rPr>
              <w:color w:val="000000"/>
            </w:rPr>
          </w:pPr>
          <w:r w:rsidRPr="00677062">
            <w:rPr>
              <w:color w:val="000000"/>
            </w:rPr>
            <w:t xml:space="preserve">9. Saxena K, Jolly MK, Balamurugan K. Hypoxia, partial EMT and collective migration: Emerging culprits in metastasis. </w:t>
          </w:r>
          <w:proofErr w:type="spellStart"/>
          <w:r w:rsidRPr="00677062">
            <w:rPr>
              <w:color w:val="000000"/>
            </w:rPr>
            <w:t>Transl</w:t>
          </w:r>
          <w:proofErr w:type="spellEnd"/>
          <w:r w:rsidRPr="00677062">
            <w:rPr>
              <w:color w:val="000000"/>
            </w:rPr>
            <w:t xml:space="preserve"> Oncol. 2020;13(11):100845.</w:t>
          </w:r>
        </w:p>
        <w:p w14:paraId="184D060D" w14:textId="77777777" w:rsidR="00677062" w:rsidRPr="00677062" w:rsidRDefault="00677062">
          <w:pPr>
            <w:pStyle w:val="csl-entry"/>
            <w:divId w:val="1454473106"/>
            <w:rPr>
              <w:color w:val="000000"/>
            </w:rPr>
          </w:pPr>
          <w:r w:rsidRPr="00677062">
            <w:rPr>
              <w:color w:val="000000"/>
            </w:rPr>
            <w:t xml:space="preserve">10. Bakir B, </w:t>
          </w:r>
          <w:proofErr w:type="spellStart"/>
          <w:r w:rsidRPr="00677062">
            <w:rPr>
              <w:color w:val="000000"/>
            </w:rPr>
            <w:t>Chiarella</w:t>
          </w:r>
          <w:proofErr w:type="spellEnd"/>
          <w:r w:rsidRPr="00677062">
            <w:rPr>
              <w:color w:val="000000"/>
            </w:rPr>
            <w:t xml:space="preserve"> AM, </w:t>
          </w:r>
          <w:proofErr w:type="spellStart"/>
          <w:r w:rsidRPr="00677062">
            <w:rPr>
              <w:color w:val="000000"/>
            </w:rPr>
            <w:t>Pitarresi</w:t>
          </w:r>
          <w:proofErr w:type="spellEnd"/>
          <w:r w:rsidRPr="00677062">
            <w:rPr>
              <w:color w:val="000000"/>
            </w:rPr>
            <w:t xml:space="preserve"> JR, </w:t>
          </w:r>
          <w:proofErr w:type="spellStart"/>
          <w:r w:rsidRPr="00677062">
            <w:rPr>
              <w:color w:val="000000"/>
            </w:rPr>
            <w:t>Rustgi</w:t>
          </w:r>
          <w:proofErr w:type="spellEnd"/>
          <w:r w:rsidRPr="00677062">
            <w:rPr>
              <w:color w:val="000000"/>
            </w:rPr>
            <w:t xml:space="preserve"> AK. EMT, MET, Plasticity, and Tumor Metastasis. Trends Cell Biol. 2020;30(10):764–76.</w:t>
          </w:r>
        </w:p>
        <w:p w14:paraId="5DEDEC2D" w14:textId="77777777" w:rsidR="00677062" w:rsidRPr="00677062" w:rsidRDefault="00677062">
          <w:pPr>
            <w:pStyle w:val="csl-entry"/>
            <w:divId w:val="1454473106"/>
            <w:rPr>
              <w:color w:val="000000"/>
            </w:rPr>
          </w:pPr>
          <w:r w:rsidRPr="00677062">
            <w:rPr>
              <w:color w:val="000000"/>
            </w:rPr>
            <w:t xml:space="preserve">11. </w:t>
          </w:r>
          <w:proofErr w:type="spellStart"/>
          <w:r w:rsidRPr="00677062">
            <w:rPr>
              <w:color w:val="000000"/>
            </w:rPr>
            <w:t>Pastushenko</w:t>
          </w:r>
          <w:proofErr w:type="spellEnd"/>
          <w:r w:rsidRPr="00677062">
            <w:rPr>
              <w:color w:val="000000"/>
            </w:rPr>
            <w:t xml:space="preserve"> I, </w:t>
          </w:r>
          <w:proofErr w:type="spellStart"/>
          <w:r w:rsidRPr="00677062">
            <w:rPr>
              <w:color w:val="000000"/>
            </w:rPr>
            <w:t>Blanpain</w:t>
          </w:r>
          <w:proofErr w:type="spellEnd"/>
          <w:r w:rsidRPr="00677062">
            <w:rPr>
              <w:color w:val="000000"/>
            </w:rPr>
            <w:t xml:space="preserve"> C. EMT Transition States during Tumor Progression and Metastasis. Trends Cell Biol. 2018;29(3):212–26.</w:t>
          </w:r>
        </w:p>
        <w:p w14:paraId="0B8A50D2" w14:textId="77777777" w:rsidR="00677062" w:rsidRPr="00677062" w:rsidRDefault="00677062">
          <w:pPr>
            <w:pStyle w:val="csl-entry"/>
            <w:divId w:val="1454473106"/>
            <w:rPr>
              <w:color w:val="000000"/>
            </w:rPr>
          </w:pPr>
          <w:r w:rsidRPr="00677062">
            <w:rPr>
              <w:color w:val="000000"/>
            </w:rPr>
            <w:t xml:space="preserve">12. </w:t>
          </w:r>
          <w:proofErr w:type="spellStart"/>
          <w:r w:rsidRPr="00677062">
            <w:rPr>
              <w:color w:val="000000"/>
            </w:rPr>
            <w:t>Fustaino</w:t>
          </w:r>
          <w:proofErr w:type="spellEnd"/>
          <w:r w:rsidRPr="00677062">
            <w:rPr>
              <w:color w:val="000000"/>
            </w:rPr>
            <w:t xml:space="preserve"> V, </w:t>
          </w:r>
          <w:proofErr w:type="spellStart"/>
          <w:r w:rsidRPr="00677062">
            <w:rPr>
              <w:color w:val="000000"/>
            </w:rPr>
            <w:t>Presutti</w:t>
          </w:r>
          <w:proofErr w:type="spellEnd"/>
          <w:r w:rsidRPr="00677062">
            <w:rPr>
              <w:color w:val="000000"/>
            </w:rPr>
            <w:t xml:space="preserve"> D, Colombo T, </w:t>
          </w:r>
          <w:proofErr w:type="spellStart"/>
          <w:r w:rsidRPr="00677062">
            <w:rPr>
              <w:color w:val="000000"/>
            </w:rPr>
            <w:t>Cardinali</w:t>
          </w:r>
          <w:proofErr w:type="spellEnd"/>
          <w:r w:rsidRPr="00677062">
            <w:rPr>
              <w:color w:val="000000"/>
            </w:rPr>
            <w:t xml:space="preserve"> B, </w:t>
          </w:r>
          <w:proofErr w:type="spellStart"/>
          <w:r w:rsidRPr="00677062">
            <w:rPr>
              <w:color w:val="000000"/>
            </w:rPr>
            <w:t>Papoff</w:t>
          </w:r>
          <w:proofErr w:type="spellEnd"/>
          <w:r w:rsidRPr="00677062">
            <w:rPr>
              <w:color w:val="000000"/>
            </w:rPr>
            <w:t xml:space="preserve"> G, Brandi R, et al. Characterization of epithelial-mesenchymal transition intermediate/hybrid phenotypes associated to resistance to EGFR inhibitors in non-small cell lung cancer cell lines. </w:t>
          </w:r>
          <w:proofErr w:type="spellStart"/>
          <w:r w:rsidRPr="00677062">
            <w:rPr>
              <w:color w:val="000000"/>
            </w:rPr>
            <w:t>Oncotarget</w:t>
          </w:r>
          <w:proofErr w:type="spellEnd"/>
          <w:r w:rsidRPr="00677062">
            <w:rPr>
              <w:color w:val="000000"/>
            </w:rPr>
            <w:t>. 2017;8(61):103340–63.</w:t>
          </w:r>
        </w:p>
        <w:p w14:paraId="544B2CEE" w14:textId="77777777" w:rsidR="00677062" w:rsidRPr="00677062" w:rsidRDefault="00677062">
          <w:pPr>
            <w:pStyle w:val="csl-entry"/>
            <w:divId w:val="1454473106"/>
            <w:rPr>
              <w:color w:val="000000"/>
            </w:rPr>
          </w:pPr>
          <w:r w:rsidRPr="00677062">
            <w:rPr>
              <w:color w:val="000000"/>
            </w:rPr>
            <w:t xml:space="preserve">13. George JT, Jolly MK, Xu J, </w:t>
          </w:r>
          <w:proofErr w:type="spellStart"/>
          <w:r w:rsidRPr="00677062">
            <w:rPr>
              <w:color w:val="000000"/>
            </w:rPr>
            <w:t>Somarelli</w:t>
          </w:r>
          <w:proofErr w:type="spellEnd"/>
          <w:r w:rsidRPr="00677062">
            <w:rPr>
              <w:color w:val="000000"/>
            </w:rPr>
            <w:t xml:space="preserve"> J, Levine H. Survival outcomes in cancer patients predicted by a partial EMT gene expression scoring metric. Cancer Res. 2017;77(22):canres.3521.2016.</w:t>
          </w:r>
        </w:p>
        <w:p w14:paraId="6307797B" w14:textId="77777777" w:rsidR="00677062" w:rsidRPr="00677062" w:rsidRDefault="00677062">
          <w:pPr>
            <w:pStyle w:val="csl-entry"/>
            <w:divId w:val="1454473106"/>
            <w:rPr>
              <w:color w:val="000000"/>
            </w:rPr>
          </w:pPr>
          <w:r w:rsidRPr="00677062">
            <w:rPr>
              <w:color w:val="000000"/>
            </w:rPr>
            <w:t xml:space="preserve">14. Jolly MK, Tripathi SC, Jia D, Mooney SM, </w:t>
          </w:r>
          <w:proofErr w:type="spellStart"/>
          <w:r w:rsidRPr="00677062">
            <w:rPr>
              <w:color w:val="000000"/>
            </w:rPr>
            <w:t>Celiktas</w:t>
          </w:r>
          <w:proofErr w:type="spellEnd"/>
          <w:r w:rsidRPr="00677062">
            <w:rPr>
              <w:color w:val="000000"/>
            </w:rPr>
            <w:t xml:space="preserve"> M, </w:t>
          </w:r>
          <w:proofErr w:type="spellStart"/>
          <w:r w:rsidRPr="00677062">
            <w:rPr>
              <w:color w:val="000000"/>
            </w:rPr>
            <w:t>Hanash</w:t>
          </w:r>
          <w:proofErr w:type="spellEnd"/>
          <w:r w:rsidRPr="00677062">
            <w:rPr>
              <w:color w:val="000000"/>
            </w:rPr>
            <w:t xml:space="preserve"> SM, et al. Stability of the hybrid epithelial/mesenchymal phenotype. </w:t>
          </w:r>
          <w:proofErr w:type="spellStart"/>
          <w:r w:rsidRPr="00677062">
            <w:rPr>
              <w:color w:val="000000"/>
            </w:rPr>
            <w:t>Oncotarget</w:t>
          </w:r>
          <w:proofErr w:type="spellEnd"/>
          <w:r w:rsidRPr="00677062">
            <w:rPr>
              <w:color w:val="000000"/>
            </w:rPr>
            <w:t>. 2016;7(19):27067–84.</w:t>
          </w:r>
        </w:p>
        <w:p w14:paraId="30CC476A" w14:textId="77777777" w:rsidR="00677062" w:rsidRPr="00677062" w:rsidRDefault="00677062">
          <w:pPr>
            <w:pStyle w:val="csl-entry"/>
            <w:divId w:val="1454473106"/>
            <w:rPr>
              <w:color w:val="000000"/>
            </w:rPr>
          </w:pPr>
          <w:r w:rsidRPr="00677062">
            <w:rPr>
              <w:color w:val="000000"/>
            </w:rPr>
            <w:t xml:space="preserve">15. </w:t>
          </w:r>
          <w:proofErr w:type="spellStart"/>
          <w:r w:rsidRPr="00677062">
            <w:rPr>
              <w:color w:val="000000"/>
            </w:rPr>
            <w:t>Pastushenko</w:t>
          </w:r>
          <w:proofErr w:type="spellEnd"/>
          <w:r w:rsidRPr="00677062">
            <w:rPr>
              <w:color w:val="000000"/>
            </w:rPr>
            <w:t xml:space="preserve"> I, </w:t>
          </w:r>
          <w:proofErr w:type="spellStart"/>
          <w:r w:rsidRPr="00677062">
            <w:rPr>
              <w:color w:val="000000"/>
            </w:rPr>
            <w:t>Brisebarre</w:t>
          </w:r>
          <w:proofErr w:type="spellEnd"/>
          <w:r w:rsidRPr="00677062">
            <w:rPr>
              <w:color w:val="000000"/>
            </w:rPr>
            <w:t xml:space="preserve"> A, </w:t>
          </w:r>
          <w:proofErr w:type="spellStart"/>
          <w:r w:rsidRPr="00677062">
            <w:rPr>
              <w:color w:val="000000"/>
            </w:rPr>
            <w:t>Sifrim</w:t>
          </w:r>
          <w:proofErr w:type="spellEnd"/>
          <w:r w:rsidRPr="00677062">
            <w:rPr>
              <w:color w:val="000000"/>
            </w:rPr>
            <w:t xml:space="preserve"> A, Fioramonti M, </w:t>
          </w:r>
          <w:proofErr w:type="spellStart"/>
          <w:r w:rsidRPr="00677062">
            <w:rPr>
              <w:color w:val="000000"/>
            </w:rPr>
            <w:t>Revenco</w:t>
          </w:r>
          <w:proofErr w:type="spellEnd"/>
          <w:r w:rsidRPr="00677062">
            <w:rPr>
              <w:color w:val="000000"/>
            </w:rPr>
            <w:t xml:space="preserve"> T, </w:t>
          </w:r>
          <w:proofErr w:type="spellStart"/>
          <w:r w:rsidRPr="00677062">
            <w:rPr>
              <w:color w:val="000000"/>
            </w:rPr>
            <w:t>Boumahdi</w:t>
          </w:r>
          <w:proofErr w:type="spellEnd"/>
          <w:r w:rsidRPr="00677062">
            <w:rPr>
              <w:color w:val="000000"/>
            </w:rPr>
            <w:t xml:space="preserve"> S, et al. Identification of the </w:t>
          </w:r>
          <w:proofErr w:type="spellStart"/>
          <w:r w:rsidRPr="00677062">
            <w:rPr>
              <w:color w:val="000000"/>
            </w:rPr>
            <w:t>tumour</w:t>
          </w:r>
          <w:proofErr w:type="spellEnd"/>
          <w:r w:rsidRPr="00677062">
            <w:rPr>
              <w:color w:val="000000"/>
            </w:rPr>
            <w:t xml:space="preserve"> transition states occurring during EMT. Nature. 2018;556(7702):463–8.</w:t>
          </w:r>
        </w:p>
        <w:p w14:paraId="27DC7E48" w14:textId="77777777" w:rsidR="00677062" w:rsidRPr="00677062" w:rsidRDefault="00677062">
          <w:pPr>
            <w:pStyle w:val="csl-entry"/>
            <w:divId w:val="1454473106"/>
            <w:rPr>
              <w:color w:val="000000"/>
            </w:rPr>
          </w:pPr>
          <w:r w:rsidRPr="00677062">
            <w:rPr>
              <w:color w:val="000000"/>
            </w:rPr>
            <w:t xml:space="preserve">16. </w:t>
          </w:r>
          <w:proofErr w:type="spellStart"/>
          <w:r w:rsidRPr="00677062">
            <w:rPr>
              <w:color w:val="000000"/>
            </w:rPr>
            <w:t>Simeonov</w:t>
          </w:r>
          <w:proofErr w:type="spellEnd"/>
          <w:r w:rsidRPr="00677062">
            <w:rPr>
              <w:color w:val="000000"/>
            </w:rPr>
            <w:t xml:space="preserve"> KP, </w:t>
          </w:r>
          <w:proofErr w:type="spellStart"/>
          <w:r w:rsidRPr="00677062">
            <w:rPr>
              <w:color w:val="000000"/>
            </w:rPr>
            <w:t>Byrns</w:t>
          </w:r>
          <w:proofErr w:type="spellEnd"/>
          <w:r w:rsidRPr="00677062">
            <w:rPr>
              <w:color w:val="000000"/>
            </w:rPr>
            <w:t xml:space="preserve"> CN, Clark ML, </w:t>
          </w:r>
          <w:proofErr w:type="spellStart"/>
          <w:r w:rsidRPr="00677062">
            <w:rPr>
              <w:color w:val="000000"/>
            </w:rPr>
            <w:t>Norgard</w:t>
          </w:r>
          <w:proofErr w:type="spellEnd"/>
          <w:r w:rsidRPr="00677062">
            <w:rPr>
              <w:color w:val="000000"/>
            </w:rPr>
            <w:t xml:space="preserve"> RJ, Martin B, Stanger BZ, et al. Single-cell lineage tracing of metastatic cancer reveals selection of hybrid EMT states. Cancer Cell. 2021;39(8):1150-1162.e9.</w:t>
          </w:r>
        </w:p>
        <w:p w14:paraId="50E562A7" w14:textId="77777777" w:rsidR="00677062" w:rsidRPr="00677062" w:rsidRDefault="00677062">
          <w:pPr>
            <w:pStyle w:val="csl-entry"/>
            <w:divId w:val="1454473106"/>
            <w:rPr>
              <w:color w:val="000000"/>
            </w:rPr>
          </w:pPr>
          <w:r w:rsidRPr="00677062">
            <w:rPr>
              <w:color w:val="000000"/>
            </w:rPr>
            <w:t xml:space="preserve">17. Dey P, Kimmelman AC, DePinho RA. Metabolic </w:t>
          </w:r>
          <w:proofErr w:type="spellStart"/>
          <w:r w:rsidRPr="00677062">
            <w:rPr>
              <w:color w:val="000000"/>
            </w:rPr>
            <w:t>Codependencies</w:t>
          </w:r>
          <w:proofErr w:type="spellEnd"/>
          <w:r w:rsidRPr="00677062">
            <w:rPr>
              <w:color w:val="000000"/>
            </w:rPr>
            <w:t xml:space="preserve"> in the Tumor Microenvironment. Cancer </w:t>
          </w:r>
          <w:proofErr w:type="spellStart"/>
          <w:r w:rsidRPr="00677062">
            <w:rPr>
              <w:color w:val="000000"/>
            </w:rPr>
            <w:t>Discov</w:t>
          </w:r>
          <w:proofErr w:type="spellEnd"/>
          <w:r w:rsidRPr="00677062">
            <w:rPr>
              <w:color w:val="000000"/>
            </w:rPr>
            <w:t>. 2021;candisc.1211.2020.</w:t>
          </w:r>
        </w:p>
        <w:p w14:paraId="0B0679FC" w14:textId="77777777" w:rsidR="00677062" w:rsidRPr="00677062" w:rsidRDefault="00677062">
          <w:pPr>
            <w:pStyle w:val="csl-entry"/>
            <w:divId w:val="1454473106"/>
            <w:rPr>
              <w:color w:val="000000"/>
            </w:rPr>
          </w:pPr>
          <w:r w:rsidRPr="00677062">
            <w:rPr>
              <w:color w:val="000000"/>
            </w:rPr>
            <w:t xml:space="preserve">18. Warburg O, Wind F, </w:t>
          </w:r>
          <w:proofErr w:type="spellStart"/>
          <w:r w:rsidRPr="00677062">
            <w:rPr>
              <w:color w:val="000000"/>
            </w:rPr>
            <w:t>Negelein</w:t>
          </w:r>
          <w:proofErr w:type="spellEnd"/>
          <w:r w:rsidRPr="00677062">
            <w:rPr>
              <w:color w:val="000000"/>
            </w:rPr>
            <w:t xml:space="preserve"> E. THE METABOLISM OF TUMORS IN THE BODY. J Gen Physiol. 1927;8(6):519–30.</w:t>
          </w:r>
        </w:p>
        <w:p w14:paraId="12827FCF" w14:textId="77777777" w:rsidR="00677062" w:rsidRPr="00677062" w:rsidRDefault="00677062">
          <w:pPr>
            <w:pStyle w:val="csl-entry"/>
            <w:divId w:val="1454473106"/>
            <w:rPr>
              <w:color w:val="000000"/>
            </w:rPr>
          </w:pPr>
          <w:r w:rsidRPr="00677062">
            <w:rPr>
              <w:color w:val="000000"/>
            </w:rPr>
            <w:t xml:space="preserve">19. </w:t>
          </w:r>
          <w:proofErr w:type="spellStart"/>
          <w:r w:rsidRPr="00677062">
            <w:rPr>
              <w:color w:val="000000"/>
            </w:rPr>
            <w:t>Liberti</w:t>
          </w:r>
          <w:proofErr w:type="spellEnd"/>
          <w:r w:rsidRPr="00677062">
            <w:rPr>
              <w:color w:val="000000"/>
            </w:rPr>
            <w:t xml:space="preserve"> MV, </w:t>
          </w:r>
          <w:proofErr w:type="spellStart"/>
          <w:r w:rsidRPr="00677062">
            <w:rPr>
              <w:color w:val="000000"/>
            </w:rPr>
            <w:t>Locasale</w:t>
          </w:r>
          <w:proofErr w:type="spellEnd"/>
          <w:r w:rsidRPr="00677062">
            <w:rPr>
              <w:color w:val="000000"/>
            </w:rPr>
            <w:t xml:space="preserve"> JW. The Warburg Effect: How Does it Benefit Cancer Cells? Trends </w:t>
          </w:r>
          <w:proofErr w:type="spellStart"/>
          <w:r w:rsidRPr="00677062">
            <w:rPr>
              <w:color w:val="000000"/>
            </w:rPr>
            <w:t>Biochem</w:t>
          </w:r>
          <w:proofErr w:type="spellEnd"/>
          <w:r w:rsidRPr="00677062">
            <w:rPr>
              <w:color w:val="000000"/>
            </w:rPr>
            <w:t xml:space="preserve"> Sci. 2016;41(3):211–8.</w:t>
          </w:r>
        </w:p>
        <w:p w14:paraId="336DD1B6" w14:textId="77777777" w:rsidR="00677062" w:rsidRPr="00677062" w:rsidRDefault="00677062">
          <w:pPr>
            <w:pStyle w:val="csl-entry"/>
            <w:divId w:val="1454473106"/>
            <w:rPr>
              <w:color w:val="000000"/>
            </w:rPr>
          </w:pPr>
          <w:r w:rsidRPr="00677062">
            <w:rPr>
              <w:color w:val="000000"/>
            </w:rPr>
            <w:t xml:space="preserve">20. Ohshima K, </w:t>
          </w:r>
          <w:proofErr w:type="spellStart"/>
          <w:r w:rsidRPr="00677062">
            <w:rPr>
              <w:color w:val="000000"/>
            </w:rPr>
            <w:t>Morii</w:t>
          </w:r>
          <w:proofErr w:type="spellEnd"/>
          <w:r w:rsidRPr="00677062">
            <w:rPr>
              <w:color w:val="000000"/>
            </w:rPr>
            <w:t xml:space="preserve"> E. Metabolic Reprogramming of Cancer Cells during Tumor Progression and Metastasis. Metabolites. 2021;11(1):28.</w:t>
          </w:r>
        </w:p>
        <w:p w14:paraId="1712FEB9" w14:textId="77777777" w:rsidR="00677062" w:rsidRPr="00677062" w:rsidRDefault="00677062">
          <w:pPr>
            <w:pStyle w:val="csl-entry"/>
            <w:divId w:val="1454473106"/>
            <w:rPr>
              <w:color w:val="000000"/>
            </w:rPr>
          </w:pPr>
          <w:r w:rsidRPr="00677062">
            <w:rPr>
              <w:color w:val="000000"/>
            </w:rPr>
            <w:t xml:space="preserve">21. Carvalho TMA, Cardoso HJ, </w:t>
          </w:r>
          <w:proofErr w:type="spellStart"/>
          <w:r w:rsidRPr="00677062">
            <w:rPr>
              <w:color w:val="000000"/>
            </w:rPr>
            <w:t>Figueira</w:t>
          </w:r>
          <w:proofErr w:type="spellEnd"/>
          <w:r w:rsidRPr="00677062">
            <w:rPr>
              <w:color w:val="000000"/>
            </w:rPr>
            <w:t xml:space="preserve"> MI, </w:t>
          </w:r>
          <w:proofErr w:type="spellStart"/>
          <w:r w:rsidRPr="00677062">
            <w:rPr>
              <w:color w:val="000000"/>
            </w:rPr>
            <w:t>Vaz</w:t>
          </w:r>
          <w:proofErr w:type="spellEnd"/>
          <w:r w:rsidRPr="00677062">
            <w:rPr>
              <w:color w:val="000000"/>
            </w:rPr>
            <w:t xml:space="preserve"> CV, Socorro S. The peculiarities of cancer cell metabolism: A route to </w:t>
          </w:r>
          <w:proofErr w:type="spellStart"/>
          <w:r w:rsidRPr="00677062">
            <w:rPr>
              <w:color w:val="000000"/>
            </w:rPr>
            <w:t>metastasization</w:t>
          </w:r>
          <w:proofErr w:type="spellEnd"/>
          <w:r w:rsidRPr="00677062">
            <w:rPr>
              <w:color w:val="000000"/>
            </w:rPr>
            <w:t xml:space="preserve"> and a target for therapy. </w:t>
          </w:r>
          <w:proofErr w:type="spellStart"/>
          <w:r w:rsidRPr="00677062">
            <w:rPr>
              <w:color w:val="000000"/>
            </w:rPr>
            <w:t>Eur</w:t>
          </w:r>
          <w:proofErr w:type="spellEnd"/>
          <w:r w:rsidRPr="00677062">
            <w:rPr>
              <w:color w:val="000000"/>
            </w:rPr>
            <w:t xml:space="preserve"> J Med Chem. 2019;171:343–63.</w:t>
          </w:r>
        </w:p>
        <w:p w14:paraId="4EC2BD3F" w14:textId="77777777" w:rsidR="00677062" w:rsidRPr="00677062" w:rsidRDefault="00677062">
          <w:pPr>
            <w:pStyle w:val="csl-entry"/>
            <w:divId w:val="1454473106"/>
            <w:rPr>
              <w:color w:val="000000"/>
            </w:rPr>
          </w:pPr>
          <w:r w:rsidRPr="00677062">
            <w:rPr>
              <w:color w:val="000000"/>
            </w:rPr>
            <w:t xml:space="preserve">22. Nagao A, Kobayashi M, </w:t>
          </w:r>
          <w:proofErr w:type="spellStart"/>
          <w:r w:rsidRPr="00677062">
            <w:rPr>
              <w:color w:val="000000"/>
            </w:rPr>
            <w:t>Koyasu</w:t>
          </w:r>
          <w:proofErr w:type="spellEnd"/>
          <w:r w:rsidRPr="00677062">
            <w:rPr>
              <w:color w:val="000000"/>
            </w:rPr>
            <w:t xml:space="preserve"> S, Chow CCT, Harada H. HIF-1-Dependent Reprogramming of Glucose Metabolic Pathway of Cancer Cells and Its Therapeutic Significance. Int J Mol Sci. 2019;20(2):238.</w:t>
          </w:r>
        </w:p>
        <w:p w14:paraId="1FE30303" w14:textId="77777777" w:rsidR="00677062" w:rsidRPr="00677062" w:rsidRDefault="00677062">
          <w:pPr>
            <w:pStyle w:val="csl-entry"/>
            <w:divId w:val="1454473106"/>
            <w:rPr>
              <w:color w:val="000000"/>
            </w:rPr>
          </w:pPr>
          <w:r w:rsidRPr="00677062">
            <w:rPr>
              <w:color w:val="000000"/>
            </w:rPr>
            <w:t>23. Cheng Y, Lu Y, Zhang D, Lian S, Liang H, Ye Y, et al. Metastatic cancer cells compensate for low energy supplies in hostile microenvironments with bioenergetic adaptation and metabolic reprogramming. Int J Oncol. 2018;53(6):2590–604.</w:t>
          </w:r>
        </w:p>
        <w:p w14:paraId="62F75DDC" w14:textId="77777777" w:rsidR="00677062" w:rsidRPr="00677062" w:rsidRDefault="00677062">
          <w:pPr>
            <w:pStyle w:val="csl-entry"/>
            <w:divId w:val="1454473106"/>
            <w:rPr>
              <w:color w:val="000000"/>
            </w:rPr>
          </w:pPr>
          <w:r w:rsidRPr="00677062">
            <w:rPr>
              <w:color w:val="000000"/>
            </w:rPr>
            <w:t xml:space="preserve">24. </w:t>
          </w:r>
          <w:proofErr w:type="spellStart"/>
          <w:r w:rsidRPr="00677062">
            <w:rPr>
              <w:color w:val="000000"/>
            </w:rPr>
            <w:t>Porporato</w:t>
          </w:r>
          <w:proofErr w:type="spellEnd"/>
          <w:r w:rsidRPr="00677062">
            <w:rPr>
              <w:color w:val="000000"/>
            </w:rPr>
            <w:t xml:space="preserve"> PE, </w:t>
          </w:r>
          <w:proofErr w:type="spellStart"/>
          <w:r w:rsidRPr="00677062">
            <w:rPr>
              <w:color w:val="000000"/>
            </w:rPr>
            <w:t>Payen</w:t>
          </w:r>
          <w:proofErr w:type="spellEnd"/>
          <w:r w:rsidRPr="00677062">
            <w:rPr>
              <w:color w:val="000000"/>
            </w:rPr>
            <w:t xml:space="preserve"> VL, Pérez-</w:t>
          </w:r>
          <w:proofErr w:type="spellStart"/>
          <w:r w:rsidRPr="00677062">
            <w:rPr>
              <w:color w:val="000000"/>
            </w:rPr>
            <w:t>Escuredo</w:t>
          </w:r>
          <w:proofErr w:type="spellEnd"/>
          <w:r w:rsidRPr="00677062">
            <w:rPr>
              <w:color w:val="000000"/>
            </w:rPr>
            <w:t xml:space="preserve"> J, De </w:t>
          </w:r>
          <w:proofErr w:type="spellStart"/>
          <w:r w:rsidRPr="00677062">
            <w:rPr>
              <w:color w:val="000000"/>
            </w:rPr>
            <w:t>Saedeleer</w:t>
          </w:r>
          <w:proofErr w:type="spellEnd"/>
          <w:r w:rsidRPr="00677062">
            <w:rPr>
              <w:color w:val="000000"/>
            </w:rPr>
            <w:t xml:space="preserve"> CJ, </w:t>
          </w:r>
          <w:proofErr w:type="spellStart"/>
          <w:r w:rsidRPr="00677062">
            <w:rPr>
              <w:color w:val="000000"/>
            </w:rPr>
            <w:t>Danhier</w:t>
          </w:r>
          <w:proofErr w:type="spellEnd"/>
          <w:r w:rsidRPr="00677062">
            <w:rPr>
              <w:color w:val="000000"/>
            </w:rPr>
            <w:t xml:space="preserve"> P, </w:t>
          </w:r>
          <w:proofErr w:type="spellStart"/>
          <w:r w:rsidRPr="00677062">
            <w:rPr>
              <w:color w:val="000000"/>
            </w:rPr>
            <w:t>Copetti</w:t>
          </w:r>
          <w:proofErr w:type="spellEnd"/>
          <w:r w:rsidRPr="00677062">
            <w:rPr>
              <w:color w:val="000000"/>
            </w:rPr>
            <w:t xml:space="preserve"> T, et al. A Mitochondrial Switch Promotes Tumor Metastasis. Cell Reports. 2014;8(3):754–66.</w:t>
          </w:r>
        </w:p>
        <w:p w14:paraId="46D89D9C" w14:textId="77777777" w:rsidR="00677062" w:rsidRPr="00677062" w:rsidRDefault="00677062">
          <w:pPr>
            <w:pStyle w:val="csl-entry"/>
            <w:divId w:val="1454473106"/>
            <w:rPr>
              <w:color w:val="000000"/>
            </w:rPr>
          </w:pPr>
          <w:r w:rsidRPr="00677062">
            <w:rPr>
              <w:color w:val="000000"/>
            </w:rPr>
            <w:t xml:space="preserve">25. Jia D, Park JH, Jung KH, Levine H, </w:t>
          </w:r>
          <w:proofErr w:type="spellStart"/>
          <w:r w:rsidRPr="00677062">
            <w:rPr>
              <w:color w:val="000000"/>
            </w:rPr>
            <w:t>Kaipparettu</w:t>
          </w:r>
          <w:proofErr w:type="spellEnd"/>
          <w:r w:rsidRPr="00677062">
            <w:rPr>
              <w:color w:val="000000"/>
            </w:rPr>
            <w:t xml:space="preserve"> BA. Elucidating the Metabolic Plasticity of Cancer: Mitochondrial Reprogramming and Hybrid Metabolic States. Cells. 2018;7(3):21.</w:t>
          </w:r>
        </w:p>
        <w:p w14:paraId="7F233798" w14:textId="77777777" w:rsidR="00677062" w:rsidRPr="00677062" w:rsidRDefault="00677062">
          <w:pPr>
            <w:pStyle w:val="csl-entry"/>
            <w:divId w:val="1454473106"/>
            <w:rPr>
              <w:color w:val="000000"/>
            </w:rPr>
          </w:pPr>
          <w:r w:rsidRPr="00677062">
            <w:rPr>
              <w:color w:val="000000"/>
            </w:rPr>
            <w:t xml:space="preserve">26. Jia D, </w:t>
          </w:r>
          <w:proofErr w:type="spellStart"/>
          <w:r w:rsidRPr="00677062">
            <w:rPr>
              <w:color w:val="000000"/>
            </w:rPr>
            <w:t>Paudel</w:t>
          </w:r>
          <w:proofErr w:type="spellEnd"/>
          <w:r w:rsidRPr="00677062">
            <w:rPr>
              <w:color w:val="000000"/>
            </w:rPr>
            <w:t xml:space="preserve"> BB, Hayford CE, Hardeman KN, Levine H, </w:t>
          </w:r>
          <w:proofErr w:type="spellStart"/>
          <w:r w:rsidRPr="00677062">
            <w:rPr>
              <w:color w:val="000000"/>
            </w:rPr>
            <w:t>Onuchic</w:t>
          </w:r>
          <w:proofErr w:type="spellEnd"/>
          <w:r w:rsidRPr="00677062">
            <w:rPr>
              <w:color w:val="000000"/>
            </w:rPr>
            <w:t xml:space="preserve"> JN, et al. Drug-Tolerant Idling Melanoma Cells Exhibit Theory-Predicted Metabolic Low-Low Phenotype. Frontiers Oncol. 2020;10:1426.</w:t>
          </w:r>
        </w:p>
        <w:p w14:paraId="0518BED4" w14:textId="77777777" w:rsidR="00677062" w:rsidRPr="00677062" w:rsidRDefault="00677062">
          <w:pPr>
            <w:pStyle w:val="csl-entry"/>
            <w:divId w:val="1454473106"/>
            <w:rPr>
              <w:color w:val="000000"/>
            </w:rPr>
          </w:pPr>
          <w:r w:rsidRPr="00677062">
            <w:rPr>
              <w:color w:val="000000"/>
            </w:rPr>
            <w:t xml:space="preserve">27. Dupuy F, </w:t>
          </w:r>
          <w:proofErr w:type="spellStart"/>
          <w:r w:rsidRPr="00677062">
            <w:rPr>
              <w:color w:val="000000"/>
            </w:rPr>
            <w:t>Tabariès</w:t>
          </w:r>
          <w:proofErr w:type="spellEnd"/>
          <w:r w:rsidRPr="00677062">
            <w:rPr>
              <w:color w:val="000000"/>
            </w:rPr>
            <w:t xml:space="preserve"> S, </w:t>
          </w:r>
          <w:proofErr w:type="spellStart"/>
          <w:r w:rsidRPr="00677062">
            <w:rPr>
              <w:color w:val="000000"/>
            </w:rPr>
            <w:t>Andrzejewski</w:t>
          </w:r>
          <w:proofErr w:type="spellEnd"/>
          <w:r w:rsidRPr="00677062">
            <w:rPr>
              <w:color w:val="000000"/>
            </w:rPr>
            <w:t xml:space="preserve"> S, Dong Z, </w:t>
          </w:r>
          <w:proofErr w:type="spellStart"/>
          <w:r w:rsidRPr="00677062">
            <w:rPr>
              <w:color w:val="000000"/>
            </w:rPr>
            <w:t>Blagih</w:t>
          </w:r>
          <w:proofErr w:type="spellEnd"/>
          <w:r w:rsidRPr="00677062">
            <w:rPr>
              <w:color w:val="000000"/>
            </w:rPr>
            <w:t xml:space="preserve"> J, </w:t>
          </w:r>
          <w:proofErr w:type="spellStart"/>
          <w:r w:rsidRPr="00677062">
            <w:rPr>
              <w:color w:val="000000"/>
            </w:rPr>
            <w:t>Annis</w:t>
          </w:r>
          <w:proofErr w:type="spellEnd"/>
          <w:r w:rsidRPr="00677062">
            <w:rPr>
              <w:color w:val="000000"/>
            </w:rPr>
            <w:t xml:space="preserve"> MG, et al. PDK1-Dependent Metabolic Reprogramming Dictates Metastatic Potential in Breast Cancer. Cell </w:t>
          </w:r>
          <w:proofErr w:type="spellStart"/>
          <w:r w:rsidRPr="00677062">
            <w:rPr>
              <w:color w:val="000000"/>
            </w:rPr>
            <w:t>Metab</w:t>
          </w:r>
          <w:proofErr w:type="spellEnd"/>
          <w:r w:rsidRPr="00677062">
            <w:rPr>
              <w:color w:val="000000"/>
            </w:rPr>
            <w:t>. 2015;22(4):577–89.</w:t>
          </w:r>
        </w:p>
        <w:p w14:paraId="215D8131" w14:textId="77777777" w:rsidR="00677062" w:rsidRPr="00677062" w:rsidRDefault="00677062">
          <w:pPr>
            <w:pStyle w:val="csl-entry"/>
            <w:divId w:val="1454473106"/>
            <w:rPr>
              <w:color w:val="000000"/>
            </w:rPr>
          </w:pPr>
          <w:r w:rsidRPr="00677062">
            <w:rPr>
              <w:color w:val="000000"/>
            </w:rPr>
            <w:t xml:space="preserve">28. </w:t>
          </w:r>
          <w:proofErr w:type="spellStart"/>
          <w:r w:rsidRPr="00677062">
            <w:rPr>
              <w:color w:val="000000"/>
            </w:rPr>
            <w:t>LeBleu</w:t>
          </w:r>
          <w:proofErr w:type="spellEnd"/>
          <w:r w:rsidRPr="00677062">
            <w:rPr>
              <w:color w:val="000000"/>
            </w:rPr>
            <w:t xml:space="preserve"> VS, O’Connell JT, Herrera KNG, </w:t>
          </w:r>
          <w:proofErr w:type="spellStart"/>
          <w:r w:rsidRPr="00677062">
            <w:rPr>
              <w:color w:val="000000"/>
            </w:rPr>
            <w:t>Wikman</w:t>
          </w:r>
          <w:proofErr w:type="spellEnd"/>
          <w:r w:rsidRPr="00677062">
            <w:rPr>
              <w:color w:val="000000"/>
            </w:rPr>
            <w:t xml:space="preserve"> H, </w:t>
          </w:r>
          <w:proofErr w:type="spellStart"/>
          <w:r w:rsidRPr="00677062">
            <w:rPr>
              <w:color w:val="000000"/>
            </w:rPr>
            <w:t>Pantel</w:t>
          </w:r>
          <w:proofErr w:type="spellEnd"/>
          <w:r w:rsidRPr="00677062">
            <w:rPr>
              <w:color w:val="000000"/>
            </w:rPr>
            <w:t xml:space="preserve"> K, </w:t>
          </w:r>
          <w:proofErr w:type="spellStart"/>
          <w:r w:rsidRPr="00677062">
            <w:rPr>
              <w:color w:val="000000"/>
            </w:rPr>
            <w:t>Haigis</w:t>
          </w:r>
          <w:proofErr w:type="spellEnd"/>
          <w:r w:rsidRPr="00677062">
            <w:rPr>
              <w:color w:val="000000"/>
            </w:rPr>
            <w:t xml:space="preserve"> MC, et al. PGC-1α mediates mitochondrial biogenesis and oxidative phosphorylation in cancer cells to promote metastasis. Nat Cell Biol. 2014;16(10):992–1003.</w:t>
          </w:r>
        </w:p>
        <w:p w14:paraId="1B31F4CB" w14:textId="77777777" w:rsidR="00677062" w:rsidRPr="00677062" w:rsidRDefault="00677062">
          <w:pPr>
            <w:pStyle w:val="csl-entry"/>
            <w:divId w:val="1454473106"/>
            <w:rPr>
              <w:color w:val="000000"/>
            </w:rPr>
          </w:pPr>
          <w:r w:rsidRPr="00677062">
            <w:rPr>
              <w:color w:val="000000"/>
            </w:rPr>
            <w:t>29. Jia D, Park JH, Kaur H, Jung KH, Yang S, Tripathi S, et al. Towards decoding the coupled decision-making of metabolism and epithelial-to-mesenchymal transition in cancer. Brit J Cancer. 2021;1–10.</w:t>
          </w:r>
        </w:p>
        <w:p w14:paraId="6688C7DE" w14:textId="77777777" w:rsidR="00677062" w:rsidRPr="00677062" w:rsidRDefault="00677062">
          <w:pPr>
            <w:pStyle w:val="csl-entry"/>
            <w:divId w:val="1454473106"/>
            <w:rPr>
              <w:color w:val="000000"/>
            </w:rPr>
          </w:pPr>
          <w:r w:rsidRPr="00677062">
            <w:rPr>
              <w:color w:val="000000"/>
            </w:rPr>
            <w:t xml:space="preserve">30. </w:t>
          </w:r>
          <w:proofErr w:type="spellStart"/>
          <w:r w:rsidRPr="00677062">
            <w:rPr>
              <w:color w:val="000000"/>
            </w:rPr>
            <w:t>Serocki</w:t>
          </w:r>
          <w:proofErr w:type="spellEnd"/>
          <w:r w:rsidRPr="00677062">
            <w:rPr>
              <w:color w:val="000000"/>
            </w:rPr>
            <w:t xml:space="preserve"> M, </w:t>
          </w:r>
          <w:proofErr w:type="spellStart"/>
          <w:r w:rsidRPr="00677062">
            <w:rPr>
              <w:color w:val="000000"/>
            </w:rPr>
            <w:t>Bartoszewska</w:t>
          </w:r>
          <w:proofErr w:type="spellEnd"/>
          <w:r w:rsidRPr="00677062">
            <w:rPr>
              <w:color w:val="000000"/>
            </w:rPr>
            <w:t xml:space="preserve"> S, </w:t>
          </w:r>
          <w:proofErr w:type="spellStart"/>
          <w:r w:rsidRPr="00677062">
            <w:rPr>
              <w:color w:val="000000"/>
            </w:rPr>
            <w:t>Janaszak-Jasiecka</w:t>
          </w:r>
          <w:proofErr w:type="spellEnd"/>
          <w:r w:rsidRPr="00677062">
            <w:rPr>
              <w:color w:val="000000"/>
            </w:rPr>
            <w:t xml:space="preserve"> A, </w:t>
          </w:r>
          <w:proofErr w:type="spellStart"/>
          <w:r w:rsidRPr="00677062">
            <w:rPr>
              <w:color w:val="000000"/>
            </w:rPr>
            <w:t>Ochocka</w:t>
          </w:r>
          <w:proofErr w:type="spellEnd"/>
          <w:r w:rsidRPr="00677062">
            <w:rPr>
              <w:color w:val="000000"/>
            </w:rPr>
            <w:t xml:space="preserve"> RJ, </w:t>
          </w:r>
          <w:proofErr w:type="spellStart"/>
          <w:r w:rsidRPr="00677062">
            <w:rPr>
              <w:color w:val="000000"/>
            </w:rPr>
            <w:t>Collawn</w:t>
          </w:r>
          <w:proofErr w:type="spellEnd"/>
          <w:r w:rsidRPr="00677062">
            <w:rPr>
              <w:color w:val="000000"/>
            </w:rPr>
            <w:t xml:space="preserve"> JF, Bartoszewski R. miRNAs regulate the HIF switch during hypoxia: a novel therapeutic target. Angiogenesis. 2018;21(2):183–202.</w:t>
          </w:r>
        </w:p>
        <w:p w14:paraId="28686B5D" w14:textId="77777777" w:rsidR="00677062" w:rsidRPr="00677062" w:rsidRDefault="00677062">
          <w:pPr>
            <w:pStyle w:val="csl-entry"/>
            <w:divId w:val="1454473106"/>
            <w:rPr>
              <w:color w:val="000000"/>
            </w:rPr>
          </w:pPr>
          <w:r w:rsidRPr="00677062">
            <w:rPr>
              <w:color w:val="000000"/>
            </w:rPr>
            <w:t>31. Shang Y, Chen H, Ye J, Wei X, Liu S, Wang R. HIF-1α/Ascl2/miR-200b regulatory feedback circuit modulated the epithelial-mesenchymal transition (EMT) in colorectal cancer cells. Exp Cell Res. 2017;360(2):243–56.</w:t>
          </w:r>
        </w:p>
        <w:p w14:paraId="48EB8ED9" w14:textId="77777777" w:rsidR="00677062" w:rsidRPr="00677062" w:rsidRDefault="00677062">
          <w:pPr>
            <w:pStyle w:val="csl-entry"/>
            <w:divId w:val="1454473106"/>
            <w:rPr>
              <w:color w:val="000000"/>
            </w:rPr>
          </w:pPr>
          <w:r w:rsidRPr="00677062">
            <w:rPr>
              <w:color w:val="000000"/>
            </w:rPr>
            <w:t xml:space="preserve">32. </w:t>
          </w:r>
          <w:proofErr w:type="spellStart"/>
          <w:r w:rsidRPr="00677062">
            <w:rPr>
              <w:color w:val="000000"/>
            </w:rPr>
            <w:t>Jin</w:t>
          </w:r>
          <w:proofErr w:type="spellEnd"/>
          <w:r w:rsidRPr="00677062">
            <w:rPr>
              <w:color w:val="000000"/>
            </w:rPr>
            <w:t xml:space="preserve"> HF, Wang JF, Song TT, Zhang J, Wang L. MiR-200b Inhibits Tumor Growth and Chemoresistance via Targeting p70S6K1 in Lung Cancer. Frontiers Oncol. 2020;10:643.</w:t>
          </w:r>
        </w:p>
        <w:p w14:paraId="0FD4004A" w14:textId="77777777" w:rsidR="00677062" w:rsidRPr="00677062" w:rsidRDefault="00677062">
          <w:pPr>
            <w:pStyle w:val="csl-entry"/>
            <w:divId w:val="1454473106"/>
            <w:rPr>
              <w:color w:val="000000"/>
            </w:rPr>
          </w:pPr>
          <w:r w:rsidRPr="00677062">
            <w:rPr>
              <w:color w:val="000000"/>
            </w:rPr>
            <w:t xml:space="preserve">33. </w:t>
          </w:r>
          <w:proofErr w:type="spellStart"/>
          <w:r w:rsidRPr="00677062">
            <w:rPr>
              <w:color w:val="000000"/>
            </w:rPr>
            <w:t>Georgakopoulos</w:t>
          </w:r>
          <w:proofErr w:type="spellEnd"/>
          <w:r w:rsidRPr="00677062">
            <w:rPr>
              <w:color w:val="000000"/>
            </w:rPr>
            <w:t xml:space="preserve">-Soares I, </w:t>
          </w:r>
          <w:proofErr w:type="spellStart"/>
          <w:r w:rsidRPr="00677062">
            <w:rPr>
              <w:color w:val="000000"/>
            </w:rPr>
            <w:t>Chartoumpekis</w:t>
          </w:r>
          <w:proofErr w:type="spellEnd"/>
          <w:r w:rsidRPr="00677062">
            <w:rPr>
              <w:color w:val="000000"/>
            </w:rPr>
            <w:t xml:space="preserve"> DV, </w:t>
          </w:r>
          <w:proofErr w:type="spellStart"/>
          <w:r w:rsidRPr="00677062">
            <w:rPr>
              <w:color w:val="000000"/>
            </w:rPr>
            <w:t>Kyriazopoulou</w:t>
          </w:r>
          <w:proofErr w:type="spellEnd"/>
          <w:r w:rsidRPr="00677062">
            <w:rPr>
              <w:color w:val="000000"/>
            </w:rPr>
            <w:t xml:space="preserve"> V, </w:t>
          </w:r>
          <w:proofErr w:type="spellStart"/>
          <w:r w:rsidRPr="00677062">
            <w:rPr>
              <w:color w:val="000000"/>
            </w:rPr>
            <w:t>Zaravinos</w:t>
          </w:r>
          <w:proofErr w:type="spellEnd"/>
          <w:r w:rsidRPr="00677062">
            <w:rPr>
              <w:color w:val="000000"/>
            </w:rPr>
            <w:t xml:space="preserve"> A. EMT Factors and Metabolic Pathways in Cancer. Frontiers Oncol. 2020;10:499.</w:t>
          </w:r>
        </w:p>
        <w:p w14:paraId="531BC81C" w14:textId="77777777" w:rsidR="00677062" w:rsidRPr="00677062" w:rsidRDefault="00677062">
          <w:pPr>
            <w:pStyle w:val="csl-entry"/>
            <w:divId w:val="1454473106"/>
            <w:rPr>
              <w:color w:val="000000"/>
            </w:rPr>
          </w:pPr>
          <w:r w:rsidRPr="00677062">
            <w:rPr>
              <w:color w:val="000000"/>
            </w:rPr>
            <w:t xml:space="preserve">34. Fedele M, </w:t>
          </w:r>
          <w:proofErr w:type="spellStart"/>
          <w:r w:rsidRPr="00677062">
            <w:rPr>
              <w:color w:val="000000"/>
            </w:rPr>
            <w:t>Sgarra</w:t>
          </w:r>
          <w:proofErr w:type="spellEnd"/>
          <w:r w:rsidRPr="00677062">
            <w:rPr>
              <w:color w:val="000000"/>
            </w:rPr>
            <w:t xml:space="preserve"> R, Battista S, </w:t>
          </w:r>
          <w:proofErr w:type="spellStart"/>
          <w:r w:rsidRPr="00677062">
            <w:rPr>
              <w:color w:val="000000"/>
            </w:rPr>
            <w:t>Cerchia</w:t>
          </w:r>
          <w:proofErr w:type="spellEnd"/>
          <w:r w:rsidRPr="00677062">
            <w:rPr>
              <w:color w:val="000000"/>
            </w:rPr>
            <w:t xml:space="preserve"> L, </w:t>
          </w:r>
          <w:proofErr w:type="spellStart"/>
          <w:r w:rsidRPr="00677062">
            <w:rPr>
              <w:color w:val="000000"/>
            </w:rPr>
            <w:t>Manfioletti</w:t>
          </w:r>
          <w:proofErr w:type="spellEnd"/>
          <w:r w:rsidRPr="00677062">
            <w:rPr>
              <w:color w:val="000000"/>
            </w:rPr>
            <w:t xml:space="preserve"> G. The Epithelial–Mesenchymal Transition at the Crossroads between Metabolism and Tumor Progression. Int J Mol Sci. 2022;23(2):800.</w:t>
          </w:r>
        </w:p>
        <w:p w14:paraId="6BD8C0F9" w14:textId="77777777" w:rsidR="00677062" w:rsidRPr="00677062" w:rsidRDefault="00677062">
          <w:pPr>
            <w:pStyle w:val="csl-entry"/>
            <w:divId w:val="1454473106"/>
            <w:rPr>
              <w:color w:val="000000"/>
            </w:rPr>
          </w:pPr>
          <w:r w:rsidRPr="00677062">
            <w:rPr>
              <w:color w:val="000000"/>
            </w:rPr>
            <w:t xml:space="preserve">35. Burger GA, </w:t>
          </w:r>
          <w:proofErr w:type="spellStart"/>
          <w:r w:rsidRPr="00677062">
            <w:rPr>
              <w:color w:val="000000"/>
            </w:rPr>
            <w:t>Danen</w:t>
          </w:r>
          <w:proofErr w:type="spellEnd"/>
          <w:r w:rsidRPr="00677062">
            <w:rPr>
              <w:color w:val="000000"/>
            </w:rPr>
            <w:t xml:space="preserve"> EHJ, Beltman JB. Deciphering Epithelial–Mesenchymal Transition Regulatory Networks in Cancer through Computational Approaches. Frontiers Oncol. 2017;7:162.</w:t>
          </w:r>
        </w:p>
        <w:p w14:paraId="756FF263" w14:textId="77777777" w:rsidR="00677062" w:rsidRPr="00677062" w:rsidRDefault="00677062">
          <w:pPr>
            <w:pStyle w:val="csl-entry"/>
            <w:divId w:val="1454473106"/>
            <w:rPr>
              <w:color w:val="000000"/>
            </w:rPr>
          </w:pPr>
          <w:r w:rsidRPr="00677062">
            <w:rPr>
              <w:color w:val="000000"/>
            </w:rPr>
            <w:t xml:space="preserve">36. Hu Y, Xu W, Zeng H, He Z, Lu X, </w:t>
          </w:r>
          <w:proofErr w:type="spellStart"/>
          <w:r w:rsidRPr="00677062">
            <w:rPr>
              <w:color w:val="000000"/>
            </w:rPr>
            <w:t>Zuo</w:t>
          </w:r>
          <w:proofErr w:type="spellEnd"/>
          <w:r w:rsidRPr="00677062">
            <w:rPr>
              <w:color w:val="000000"/>
            </w:rPr>
            <w:t xml:space="preserve"> D, et al. OXPHOS-dependent metabolic reprogramming prompts metastatic potential of breast cancer cells under osteogenic differentiation. Brit J Cancer. 2020;123(11):1644–55.</w:t>
          </w:r>
        </w:p>
        <w:p w14:paraId="62B2A963" w14:textId="77777777" w:rsidR="00677062" w:rsidRPr="00677062" w:rsidRDefault="00677062">
          <w:pPr>
            <w:pStyle w:val="csl-entry"/>
            <w:divId w:val="1454473106"/>
            <w:rPr>
              <w:color w:val="000000"/>
            </w:rPr>
          </w:pPr>
          <w:r w:rsidRPr="00677062">
            <w:rPr>
              <w:color w:val="000000"/>
            </w:rPr>
            <w:t>37. Sung JY, Cheong JH. Pan-Cancer Analysis Reveals Distinct Metabolic Reprogramming in Different Epithelial–Mesenchymal Transition Activity States. Cancers. 2021;13(8):1778.</w:t>
          </w:r>
        </w:p>
        <w:p w14:paraId="7B192AAE" w14:textId="77777777" w:rsidR="00677062" w:rsidRPr="00677062" w:rsidRDefault="00677062">
          <w:pPr>
            <w:pStyle w:val="csl-entry"/>
            <w:divId w:val="1454473106"/>
            <w:rPr>
              <w:color w:val="000000"/>
            </w:rPr>
          </w:pPr>
          <w:r w:rsidRPr="00677062">
            <w:rPr>
              <w:color w:val="000000"/>
            </w:rPr>
            <w:t xml:space="preserve">38. Choudhary KS, Rohatgi N, </w:t>
          </w:r>
          <w:proofErr w:type="spellStart"/>
          <w:r w:rsidRPr="00677062">
            <w:rPr>
              <w:color w:val="000000"/>
            </w:rPr>
            <w:t>Halldorsson</w:t>
          </w:r>
          <w:proofErr w:type="spellEnd"/>
          <w:r w:rsidRPr="00677062">
            <w:rPr>
              <w:color w:val="000000"/>
            </w:rPr>
            <w:t xml:space="preserve"> S, </w:t>
          </w:r>
          <w:proofErr w:type="spellStart"/>
          <w:r w:rsidRPr="00677062">
            <w:rPr>
              <w:color w:val="000000"/>
            </w:rPr>
            <w:t>Briem</w:t>
          </w:r>
          <w:proofErr w:type="spellEnd"/>
          <w:r w:rsidRPr="00677062">
            <w:rPr>
              <w:color w:val="000000"/>
            </w:rPr>
            <w:t xml:space="preserve"> E, Gudjonsson T, Gudmundsson S, et al. EGFR Signal-Network Reconstruction Demonstrates Metabolic Crosstalk in EMT. </w:t>
          </w:r>
          <w:proofErr w:type="spellStart"/>
          <w:r w:rsidRPr="00677062">
            <w:rPr>
              <w:color w:val="000000"/>
            </w:rPr>
            <w:t>Plos</w:t>
          </w:r>
          <w:proofErr w:type="spellEnd"/>
          <w:r w:rsidRPr="00677062">
            <w:rPr>
              <w:color w:val="000000"/>
            </w:rPr>
            <w:t xml:space="preserve"> </w:t>
          </w:r>
          <w:proofErr w:type="spellStart"/>
          <w:r w:rsidRPr="00677062">
            <w:rPr>
              <w:color w:val="000000"/>
            </w:rPr>
            <w:t>Comput</w:t>
          </w:r>
          <w:proofErr w:type="spellEnd"/>
          <w:r w:rsidRPr="00677062">
            <w:rPr>
              <w:color w:val="000000"/>
            </w:rPr>
            <w:t xml:space="preserve"> Biol. 2016;12(6):e1004924.</w:t>
          </w:r>
        </w:p>
        <w:p w14:paraId="0F874EBF" w14:textId="77777777" w:rsidR="00677062" w:rsidRPr="00677062" w:rsidRDefault="00677062">
          <w:pPr>
            <w:pStyle w:val="csl-entry"/>
            <w:divId w:val="1454473106"/>
            <w:rPr>
              <w:color w:val="000000"/>
            </w:rPr>
          </w:pPr>
          <w:r w:rsidRPr="00677062">
            <w:rPr>
              <w:color w:val="000000"/>
            </w:rPr>
            <w:t>39. Feng S, Zhang L, Liu X, Li G, Zhang B, Wang Z, et al. Low levels of AMPK promote epithelial‐mesenchymal transition in lung cancer primarily through HDAC4‐ and HDAC5‐mediated metabolic reprogramming. J Cell Mol Med. 2020;24(14):7789–801.</w:t>
          </w:r>
        </w:p>
        <w:p w14:paraId="54E4C0D7" w14:textId="77777777" w:rsidR="00677062" w:rsidRPr="00677062" w:rsidRDefault="00677062">
          <w:pPr>
            <w:pStyle w:val="csl-entry"/>
            <w:divId w:val="1454473106"/>
            <w:rPr>
              <w:color w:val="000000"/>
            </w:rPr>
          </w:pPr>
          <w:r w:rsidRPr="00677062">
            <w:rPr>
              <w:color w:val="000000"/>
            </w:rPr>
            <w:t xml:space="preserve">40. </w:t>
          </w:r>
          <w:proofErr w:type="spellStart"/>
          <w:r w:rsidRPr="00677062">
            <w:rPr>
              <w:color w:val="000000"/>
            </w:rPr>
            <w:t>Schieber</w:t>
          </w:r>
          <w:proofErr w:type="spellEnd"/>
          <w:r w:rsidRPr="00677062">
            <w:rPr>
              <w:color w:val="000000"/>
            </w:rPr>
            <w:t xml:space="preserve"> MS, Chandel NS. ROS Links Glucose Metabolism to Breast Cancer Stem Cell and EMT Phenotype. Cancer Cell. 2013;23(3):265–7.</w:t>
          </w:r>
        </w:p>
        <w:p w14:paraId="66C6CE92" w14:textId="77777777" w:rsidR="00677062" w:rsidRPr="00677062" w:rsidRDefault="00677062">
          <w:pPr>
            <w:pStyle w:val="csl-entry"/>
            <w:divId w:val="1454473106"/>
            <w:rPr>
              <w:color w:val="000000"/>
            </w:rPr>
          </w:pPr>
          <w:r w:rsidRPr="00677062">
            <w:rPr>
              <w:color w:val="000000"/>
            </w:rPr>
            <w:t xml:space="preserve">41. Kang X, Wang J, Li C. Exposing the Underlying Relationship of Cancer Metastasis to Metabolism and Epithelial-Mesenchymal Transitions. </w:t>
          </w:r>
          <w:proofErr w:type="spellStart"/>
          <w:r w:rsidRPr="00677062">
            <w:rPr>
              <w:color w:val="000000"/>
            </w:rPr>
            <w:t>Iscience</w:t>
          </w:r>
          <w:proofErr w:type="spellEnd"/>
          <w:r w:rsidRPr="00677062">
            <w:rPr>
              <w:color w:val="000000"/>
            </w:rPr>
            <w:t>. 2019;21:754–72.</w:t>
          </w:r>
        </w:p>
        <w:p w14:paraId="73EFA867" w14:textId="77777777" w:rsidR="00677062" w:rsidRPr="00677062" w:rsidRDefault="00677062">
          <w:pPr>
            <w:pStyle w:val="csl-entry"/>
            <w:divId w:val="1454473106"/>
            <w:rPr>
              <w:color w:val="000000"/>
            </w:rPr>
          </w:pPr>
          <w:r w:rsidRPr="00677062">
            <w:rPr>
              <w:color w:val="000000"/>
            </w:rPr>
            <w:t>42. Kang X, Li C. A Dimension Reduction Approach for Energy Landscape: Identifying Intermediate States in Metabolism‐EMT Network. Adv Sci. 2021;2003133.</w:t>
          </w:r>
        </w:p>
        <w:p w14:paraId="4C1C70CD" w14:textId="77777777" w:rsidR="00677062" w:rsidRPr="00677062" w:rsidRDefault="00677062">
          <w:pPr>
            <w:pStyle w:val="csl-entry"/>
            <w:divId w:val="1454473106"/>
            <w:rPr>
              <w:color w:val="000000"/>
            </w:rPr>
          </w:pPr>
          <w:r w:rsidRPr="00677062">
            <w:rPr>
              <w:color w:val="000000"/>
            </w:rPr>
            <w:t xml:space="preserve">43. </w:t>
          </w:r>
          <w:proofErr w:type="spellStart"/>
          <w:r w:rsidRPr="00677062">
            <w:rPr>
              <w:color w:val="000000"/>
            </w:rPr>
            <w:t>Sciacovelli</w:t>
          </w:r>
          <w:proofErr w:type="spellEnd"/>
          <w:r w:rsidRPr="00677062">
            <w:rPr>
              <w:color w:val="000000"/>
            </w:rPr>
            <w:t xml:space="preserve"> M, </w:t>
          </w:r>
          <w:proofErr w:type="spellStart"/>
          <w:r w:rsidRPr="00677062">
            <w:rPr>
              <w:color w:val="000000"/>
            </w:rPr>
            <w:t>Frezza</w:t>
          </w:r>
          <w:proofErr w:type="spellEnd"/>
          <w:r w:rsidRPr="00677062">
            <w:rPr>
              <w:color w:val="000000"/>
            </w:rPr>
            <w:t xml:space="preserve"> C. Metabolic </w:t>
          </w:r>
          <w:proofErr w:type="gramStart"/>
          <w:r w:rsidRPr="00677062">
            <w:rPr>
              <w:color w:val="000000"/>
            </w:rPr>
            <w:t>reprogramming</w:t>
          </w:r>
          <w:proofErr w:type="gramEnd"/>
          <w:r w:rsidRPr="00677062">
            <w:rPr>
              <w:color w:val="000000"/>
            </w:rPr>
            <w:t xml:space="preserve"> and epithelial‐to‐mesenchymal transition in cancer. </w:t>
          </w:r>
          <w:proofErr w:type="spellStart"/>
          <w:r w:rsidRPr="00677062">
            <w:rPr>
              <w:color w:val="000000"/>
            </w:rPr>
            <w:t>Febs</w:t>
          </w:r>
          <w:proofErr w:type="spellEnd"/>
          <w:r w:rsidRPr="00677062">
            <w:rPr>
              <w:color w:val="000000"/>
            </w:rPr>
            <w:t xml:space="preserve"> J. 2017;284(19):3132–44.</w:t>
          </w:r>
        </w:p>
        <w:p w14:paraId="7A204C33" w14:textId="77777777" w:rsidR="00677062" w:rsidRPr="00677062" w:rsidRDefault="00677062">
          <w:pPr>
            <w:pStyle w:val="csl-entry"/>
            <w:divId w:val="1454473106"/>
            <w:rPr>
              <w:color w:val="000000"/>
            </w:rPr>
          </w:pPr>
          <w:r w:rsidRPr="00677062">
            <w:rPr>
              <w:color w:val="000000"/>
            </w:rPr>
            <w:t xml:space="preserve">44. Huang R, </w:t>
          </w:r>
          <w:proofErr w:type="spellStart"/>
          <w:r w:rsidRPr="00677062">
            <w:rPr>
              <w:color w:val="000000"/>
            </w:rPr>
            <w:t>Zong</w:t>
          </w:r>
          <w:proofErr w:type="spellEnd"/>
          <w:r w:rsidRPr="00677062">
            <w:rPr>
              <w:color w:val="000000"/>
            </w:rPr>
            <w:t xml:space="preserve"> X. Aberrant cancer metabolism in epithelial–mesenchymal transition and cancer metastasis: Mechanisms in cancer progression. Crit Rev Oncol </w:t>
          </w:r>
          <w:proofErr w:type="spellStart"/>
          <w:r w:rsidRPr="00677062">
            <w:rPr>
              <w:color w:val="000000"/>
            </w:rPr>
            <w:t>Hemat</w:t>
          </w:r>
          <w:proofErr w:type="spellEnd"/>
          <w:r w:rsidRPr="00677062">
            <w:rPr>
              <w:color w:val="000000"/>
            </w:rPr>
            <w:t>. 2017;115:13–22.</w:t>
          </w:r>
        </w:p>
        <w:p w14:paraId="441837AA" w14:textId="77777777" w:rsidR="00677062" w:rsidRPr="00677062" w:rsidRDefault="00677062">
          <w:pPr>
            <w:pStyle w:val="csl-entry"/>
            <w:divId w:val="1454473106"/>
            <w:rPr>
              <w:color w:val="000000"/>
            </w:rPr>
          </w:pPr>
          <w:r w:rsidRPr="00677062">
            <w:rPr>
              <w:color w:val="000000"/>
            </w:rPr>
            <w:t xml:space="preserve">45. Jiang L, Xiao L, </w:t>
          </w:r>
          <w:proofErr w:type="spellStart"/>
          <w:r w:rsidRPr="00677062">
            <w:rPr>
              <w:color w:val="000000"/>
            </w:rPr>
            <w:t>Sugiura</w:t>
          </w:r>
          <w:proofErr w:type="spellEnd"/>
          <w:r w:rsidRPr="00677062">
            <w:rPr>
              <w:color w:val="000000"/>
            </w:rPr>
            <w:t xml:space="preserve"> H, Huang X, Ali A, Kuro-o M, et al. Metabolic reprogramming during TGFβ1-induced epithelial-to-mesenchymal transition. Oncogene. 2015;34(30):3908–16.</w:t>
          </w:r>
        </w:p>
        <w:p w14:paraId="701C4767" w14:textId="77777777" w:rsidR="00677062" w:rsidRPr="00677062" w:rsidRDefault="00677062">
          <w:pPr>
            <w:pStyle w:val="csl-entry"/>
            <w:divId w:val="1454473106"/>
            <w:rPr>
              <w:color w:val="000000"/>
            </w:rPr>
          </w:pPr>
          <w:r w:rsidRPr="00677062">
            <w:rPr>
              <w:color w:val="000000"/>
            </w:rPr>
            <w:t xml:space="preserve">46. Bocci F, Tripathi SC, Mercedes SAV, George JT, </w:t>
          </w:r>
          <w:proofErr w:type="spellStart"/>
          <w:r w:rsidRPr="00677062">
            <w:rPr>
              <w:color w:val="000000"/>
            </w:rPr>
            <w:t>Casabar</w:t>
          </w:r>
          <w:proofErr w:type="spellEnd"/>
          <w:r w:rsidRPr="00677062">
            <w:rPr>
              <w:color w:val="000000"/>
            </w:rPr>
            <w:t xml:space="preserve"> JP, Wong PK, et al. NRF2 activates a partial epithelial-mesenchymal transition and is maximally present in a hybrid epithelial/mesenchymal phenotype. </w:t>
          </w:r>
          <w:proofErr w:type="spellStart"/>
          <w:r w:rsidRPr="00677062">
            <w:rPr>
              <w:color w:val="000000"/>
            </w:rPr>
            <w:t>Integr</w:t>
          </w:r>
          <w:proofErr w:type="spellEnd"/>
          <w:r w:rsidRPr="00677062">
            <w:rPr>
              <w:color w:val="000000"/>
            </w:rPr>
            <w:t xml:space="preserve"> Biol. 2019;11(6):251–63.</w:t>
          </w:r>
        </w:p>
        <w:p w14:paraId="07EC21AC" w14:textId="77777777" w:rsidR="00677062" w:rsidRPr="00677062" w:rsidRDefault="00677062">
          <w:pPr>
            <w:pStyle w:val="csl-entry"/>
            <w:divId w:val="1454473106"/>
            <w:rPr>
              <w:color w:val="000000"/>
            </w:rPr>
          </w:pPr>
          <w:r w:rsidRPr="00677062">
            <w:rPr>
              <w:color w:val="000000"/>
            </w:rPr>
            <w:t xml:space="preserve">47. Luo M, Shang L, Brooks MD, </w:t>
          </w:r>
          <w:proofErr w:type="spellStart"/>
          <w:r w:rsidRPr="00677062">
            <w:rPr>
              <w:color w:val="000000"/>
            </w:rPr>
            <w:t>Jiagge</w:t>
          </w:r>
          <w:proofErr w:type="spellEnd"/>
          <w:r w:rsidRPr="00677062">
            <w:rPr>
              <w:color w:val="000000"/>
            </w:rPr>
            <w:t xml:space="preserve"> E, Zhu Y, </w:t>
          </w:r>
          <w:proofErr w:type="spellStart"/>
          <w:r w:rsidRPr="00677062">
            <w:rPr>
              <w:color w:val="000000"/>
            </w:rPr>
            <w:t>Buschhaus</w:t>
          </w:r>
          <w:proofErr w:type="spellEnd"/>
          <w:r w:rsidRPr="00677062">
            <w:rPr>
              <w:color w:val="000000"/>
            </w:rPr>
            <w:t xml:space="preserve"> JM, et al. Targeting Breast Cancer Stem Cell State Equilibrium through Modulation of Redox Signaling. Cell </w:t>
          </w:r>
          <w:proofErr w:type="spellStart"/>
          <w:r w:rsidRPr="00677062">
            <w:rPr>
              <w:color w:val="000000"/>
            </w:rPr>
            <w:t>Metab</w:t>
          </w:r>
          <w:proofErr w:type="spellEnd"/>
          <w:r w:rsidRPr="00677062">
            <w:rPr>
              <w:color w:val="000000"/>
            </w:rPr>
            <w:t>. 2018;28(1):69-86.e6.</w:t>
          </w:r>
        </w:p>
        <w:p w14:paraId="08D482A7" w14:textId="77777777" w:rsidR="00677062" w:rsidRPr="00677062" w:rsidRDefault="00677062">
          <w:pPr>
            <w:pStyle w:val="csl-entry"/>
            <w:divId w:val="1454473106"/>
            <w:rPr>
              <w:color w:val="000000"/>
            </w:rPr>
          </w:pPr>
          <w:r w:rsidRPr="00677062">
            <w:rPr>
              <w:color w:val="000000"/>
            </w:rPr>
            <w:t xml:space="preserve">48. </w:t>
          </w:r>
          <w:proofErr w:type="spellStart"/>
          <w:r w:rsidRPr="00677062">
            <w:rPr>
              <w:color w:val="000000"/>
            </w:rPr>
            <w:t>Colacino</w:t>
          </w:r>
          <w:proofErr w:type="spellEnd"/>
          <w:r w:rsidRPr="00677062">
            <w:rPr>
              <w:color w:val="000000"/>
            </w:rPr>
            <w:t xml:space="preserve"> JA, Azizi E, Brooks MD, </w:t>
          </w:r>
          <w:proofErr w:type="spellStart"/>
          <w:r w:rsidRPr="00677062">
            <w:rPr>
              <w:color w:val="000000"/>
            </w:rPr>
            <w:t>Harouaka</w:t>
          </w:r>
          <w:proofErr w:type="spellEnd"/>
          <w:r w:rsidRPr="00677062">
            <w:rPr>
              <w:color w:val="000000"/>
            </w:rPr>
            <w:t xml:space="preserve"> R, </w:t>
          </w:r>
          <w:proofErr w:type="spellStart"/>
          <w:r w:rsidRPr="00677062">
            <w:rPr>
              <w:color w:val="000000"/>
            </w:rPr>
            <w:t>Fouladdel</w:t>
          </w:r>
          <w:proofErr w:type="spellEnd"/>
          <w:r w:rsidRPr="00677062">
            <w:rPr>
              <w:color w:val="000000"/>
            </w:rPr>
            <w:t xml:space="preserve"> S, McDermott SP, et al. Heterogeneity of Human Breast Stem and Progenitor Cells as Revealed by Transcriptional Profiling. Stem Cell Rep. 2018;10(5):1596–609.</w:t>
          </w:r>
        </w:p>
        <w:p w14:paraId="5BA4F8DD" w14:textId="77777777" w:rsidR="00677062" w:rsidRPr="00677062" w:rsidRDefault="00677062">
          <w:pPr>
            <w:pStyle w:val="csl-entry"/>
            <w:divId w:val="1454473106"/>
            <w:rPr>
              <w:color w:val="000000"/>
            </w:rPr>
          </w:pPr>
          <w:r w:rsidRPr="00677062">
            <w:rPr>
              <w:color w:val="000000"/>
            </w:rPr>
            <w:t>49. Yu L, Lu M, Jia D, Ma J, Ben-Jacob E, Levine H, et al. Modeling the Genetic Regulation of Cancer Metabolism: Interplay between Glycolysis and Oxidative Phosphorylation. Cancer Res. 2017;77(7):1564–74.</w:t>
          </w:r>
        </w:p>
        <w:p w14:paraId="62EC18F7" w14:textId="77777777" w:rsidR="00677062" w:rsidRPr="00677062" w:rsidRDefault="00677062">
          <w:pPr>
            <w:pStyle w:val="csl-entry"/>
            <w:divId w:val="1454473106"/>
            <w:rPr>
              <w:color w:val="000000"/>
            </w:rPr>
          </w:pPr>
          <w:r w:rsidRPr="00677062">
            <w:rPr>
              <w:color w:val="000000"/>
            </w:rPr>
            <w:t>50. Jia D, Li X, Bocci F, Tripathi S, Deng Y, Jolly MK, et al. Quantifying Cancer Epithelial-Mesenchymal Plasticity and its Association with Stemness and Immune Response. J Clin Medicine. 2019;8(5):725.</w:t>
          </w:r>
        </w:p>
        <w:p w14:paraId="16869E0A" w14:textId="77777777" w:rsidR="00677062" w:rsidRPr="00677062" w:rsidRDefault="00677062">
          <w:pPr>
            <w:pStyle w:val="csl-entry"/>
            <w:divId w:val="1454473106"/>
            <w:rPr>
              <w:color w:val="000000"/>
            </w:rPr>
          </w:pPr>
          <w:r w:rsidRPr="00677062">
            <w:rPr>
              <w:color w:val="000000"/>
            </w:rPr>
            <w:t xml:space="preserve">51. Lu M, Jolly MK, </w:t>
          </w:r>
          <w:proofErr w:type="spellStart"/>
          <w:r w:rsidRPr="00677062">
            <w:rPr>
              <w:color w:val="000000"/>
            </w:rPr>
            <w:t>Gomoto</w:t>
          </w:r>
          <w:proofErr w:type="spellEnd"/>
          <w:r w:rsidRPr="00677062">
            <w:rPr>
              <w:color w:val="000000"/>
            </w:rPr>
            <w:t xml:space="preserve"> R, Huang B, </w:t>
          </w:r>
          <w:proofErr w:type="spellStart"/>
          <w:r w:rsidRPr="00677062">
            <w:rPr>
              <w:color w:val="000000"/>
            </w:rPr>
            <w:t>Onuchic</w:t>
          </w:r>
          <w:proofErr w:type="spellEnd"/>
          <w:r w:rsidRPr="00677062">
            <w:rPr>
              <w:color w:val="000000"/>
            </w:rPr>
            <w:t xml:space="preserve"> J, Ben-Jacob E. </w:t>
          </w:r>
          <w:proofErr w:type="spellStart"/>
          <w:r w:rsidRPr="00677062">
            <w:rPr>
              <w:color w:val="000000"/>
            </w:rPr>
            <w:t>Tristability</w:t>
          </w:r>
          <w:proofErr w:type="spellEnd"/>
          <w:r w:rsidRPr="00677062">
            <w:rPr>
              <w:color w:val="000000"/>
            </w:rPr>
            <w:t xml:space="preserve"> in Cancer-Associated MicroRNA-TF Chimera Toggle Switch. J Phys Chem B. 2013;117(42):13164–74.</w:t>
          </w:r>
        </w:p>
        <w:p w14:paraId="4569A519" w14:textId="77777777" w:rsidR="00677062" w:rsidRPr="00677062" w:rsidRDefault="00677062">
          <w:pPr>
            <w:pStyle w:val="csl-entry"/>
            <w:divId w:val="1454473106"/>
            <w:rPr>
              <w:color w:val="000000"/>
            </w:rPr>
          </w:pPr>
          <w:r w:rsidRPr="00677062">
            <w:rPr>
              <w:color w:val="000000"/>
            </w:rPr>
            <w:t xml:space="preserve">52. Kovac S, </w:t>
          </w:r>
          <w:proofErr w:type="spellStart"/>
          <w:r w:rsidRPr="00677062">
            <w:rPr>
              <w:color w:val="000000"/>
            </w:rPr>
            <w:t>Angelova</w:t>
          </w:r>
          <w:proofErr w:type="spellEnd"/>
          <w:r w:rsidRPr="00677062">
            <w:rPr>
              <w:color w:val="000000"/>
            </w:rPr>
            <w:t xml:space="preserve"> PR, </w:t>
          </w:r>
          <w:proofErr w:type="spellStart"/>
          <w:r w:rsidRPr="00677062">
            <w:rPr>
              <w:color w:val="000000"/>
            </w:rPr>
            <w:t>Holmström</w:t>
          </w:r>
          <w:proofErr w:type="spellEnd"/>
          <w:r w:rsidRPr="00677062">
            <w:rPr>
              <w:color w:val="000000"/>
            </w:rPr>
            <w:t xml:space="preserve"> KM, Zhang Y, </w:t>
          </w:r>
          <w:proofErr w:type="spellStart"/>
          <w:r w:rsidRPr="00677062">
            <w:rPr>
              <w:color w:val="000000"/>
            </w:rPr>
            <w:t>Dinkova-Kostova</w:t>
          </w:r>
          <w:proofErr w:type="spellEnd"/>
          <w:r w:rsidRPr="00677062">
            <w:rPr>
              <w:color w:val="000000"/>
            </w:rPr>
            <w:t xml:space="preserve"> AT, Abramov AY. Nrf2 regulates ROS production by mitochondria and NADPH oxidase. </w:t>
          </w:r>
          <w:proofErr w:type="spellStart"/>
          <w:r w:rsidRPr="00677062">
            <w:rPr>
              <w:color w:val="000000"/>
            </w:rPr>
            <w:t>Biochimica</w:t>
          </w:r>
          <w:proofErr w:type="spellEnd"/>
          <w:r w:rsidRPr="00677062">
            <w:rPr>
              <w:color w:val="000000"/>
            </w:rPr>
            <w:t xml:space="preserve"> Et </w:t>
          </w:r>
          <w:proofErr w:type="spellStart"/>
          <w:r w:rsidRPr="00677062">
            <w:rPr>
              <w:color w:val="000000"/>
            </w:rPr>
            <w:t>Biophysica</w:t>
          </w:r>
          <w:proofErr w:type="spellEnd"/>
          <w:r w:rsidRPr="00677062">
            <w:rPr>
              <w:color w:val="000000"/>
            </w:rPr>
            <w:t xml:space="preserve"> Acta </w:t>
          </w:r>
          <w:proofErr w:type="spellStart"/>
          <w:r w:rsidRPr="00677062">
            <w:rPr>
              <w:color w:val="000000"/>
            </w:rPr>
            <w:t>Bba</w:t>
          </w:r>
          <w:proofErr w:type="spellEnd"/>
          <w:r w:rsidRPr="00677062">
            <w:rPr>
              <w:color w:val="000000"/>
            </w:rPr>
            <w:t xml:space="preserve"> - Gen Subj. 2015;1850(4):794–801.</w:t>
          </w:r>
        </w:p>
        <w:p w14:paraId="00EF8428" w14:textId="77777777" w:rsidR="00677062" w:rsidRPr="00677062" w:rsidRDefault="00677062">
          <w:pPr>
            <w:pStyle w:val="csl-entry"/>
            <w:divId w:val="1454473106"/>
            <w:rPr>
              <w:color w:val="000000"/>
            </w:rPr>
          </w:pPr>
          <w:r w:rsidRPr="00677062">
            <w:rPr>
              <w:color w:val="000000"/>
            </w:rPr>
            <w:t>53. He F, Ru X, Wen T. NRF2, a Transcription Factor for Stress Response and Beyond. Int J Mol Sci. 2020;21(13):4777.</w:t>
          </w:r>
        </w:p>
        <w:p w14:paraId="7FAD9E5C" w14:textId="77777777" w:rsidR="00677062" w:rsidRPr="00677062" w:rsidRDefault="00677062">
          <w:pPr>
            <w:pStyle w:val="csl-entry"/>
            <w:divId w:val="1454473106"/>
            <w:rPr>
              <w:color w:val="000000"/>
            </w:rPr>
          </w:pPr>
          <w:r w:rsidRPr="00677062">
            <w:rPr>
              <w:color w:val="000000"/>
            </w:rPr>
            <w:t>54. Li N, Muthusamy S, Liang R, Sarojini H, Wang E. Increased expression of miR-34a and miR-93 in rat liver during aging, and their impact on the expression of Mgst1 and Sirt1. Mech Ageing Dev. 2011;132(3):75–85.</w:t>
          </w:r>
        </w:p>
        <w:p w14:paraId="42A13997" w14:textId="77777777" w:rsidR="00677062" w:rsidRPr="00677062" w:rsidRDefault="00677062">
          <w:pPr>
            <w:pStyle w:val="csl-entry"/>
            <w:divId w:val="1454473106"/>
            <w:rPr>
              <w:color w:val="000000"/>
            </w:rPr>
          </w:pPr>
          <w:r w:rsidRPr="00677062">
            <w:rPr>
              <w:color w:val="000000"/>
            </w:rPr>
            <w:t>55. Bai XY, Ma Y, Ding R, Fu B, Shi S, Chen XM. miR-335 and miR-34a Promote Renal Senescence by Suppressing Mitochondrial Antioxidative Enzymes. J Am Soc Nephrol. 2011;22(7):1252–61.</w:t>
          </w:r>
        </w:p>
        <w:p w14:paraId="3E2B3923" w14:textId="77777777" w:rsidR="00677062" w:rsidRPr="00677062" w:rsidRDefault="00677062">
          <w:pPr>
            <w:pStyle w:val="csl-entry"/>
            <w:divId w:val="1454473106"/>
            <w:rPr>
              <w:color w:val="000000"/>
            </w:rPr>
          </w:pPr>
          <w:r w:rsidRPr="00677062">
            <w:rPr>
              <w:color w:val="000000"/>
            </w:rPr>
            <w:t xml:space="preserve">56. Navarro F, Lieberman J. miR-34 and p53: New Insights into a Complex Functional Relationship. </w:t>
          </w:r>
          <w:proofErr w:type="spellStart"/>
          <w:r w:rsidRPr="00677062">
            <w:rPr>
              <w:color w:val="000000"/>
            </w:rPr>
            <w:t>Plos</w:t>
          </w:r>
          <w:proofErr w:type="spellEnd"/>
          <w:r w:rsidRPr="00677062">
            <w:rPr>
              <w:color w:val="000000"/>
            </w:rPr>
            <w:t xml:space="preserve"> One. 2015;10(7):e0132767.</w:t>
          </w:r>
        </w:p>
        <w:p w14:paraId="1B3BC10B" w14:textId="77777777" w:rsidR="00677062" w:rsidRPr="00677062" w:rsidRDefault="00677062">
          <w:pPr>
            <w:pStyle w:val="csl-entry"/>
            <w:divId w:val="1454473106"/>
            <w:rPr>
              <w:color w:val="000000"/>
            </w:rPr>
          </w:pPr>
          <w:r w:rsidRPr="00677062">
            <w:rPr>
              <w:color w:val="000000"/>
            </w:rPr>
            <w:t xml:space="preserve">57. </w:t>
          </w:r>
          <w:proofErr w:type="spellStart"/>
          <w:r w:rsidRPr="00677062">
            <w:rPr>
              <w:color w:val="000000"/>
            </w:rPr>
            <w:t>Italiano</w:t>
          </w:r>
          <w:proofErr w:type="spellEnd"/>
          <w:r w:rsidRPr="00677062">
            <w:rPr>
              <w:color w:val="000000"/>
            </w:rPr>
            <w:t xml:space="preserve"> D, Lena AM, </w:t>
          </w:r>
          <w:proofErr w:type="spellStart"/>
          <w:r w:rsidRPr="00677062">
            <w:rPr>
              <w:color w:val="000000"/>
            </w:rPr>
            <w:t>Melino</w:t>
          </w:r>
          <w:proofErr w:type="spellEnd"/>
          <w:r w:rsidRPr="00677062">
            <w:rPr>
              <w:color w:val="000000"/>
            </w:rPr>
            <w:t xml:space="preserve"> G, Candi E. Identification of NCF2/p67phox as a novel p53 target gene. Cell Cycle. 2012;11(24):4589–96.</w:t>
          </w:r>
        </w:p>
        <w:p w14:paraId="5E6987DB" w14:textId="77777777" w:rsidR="00677062" w:rsidRPr="00677062" w:rsidRDefault="00677062">
          <w:pPr>
            <w:pStyle w:val="csl-entry"/>
            <w:divId w:val="1454473106"/>
            <w:rPr>
              <w:color w:val="000000"/>
            </w:rPr>
          </w:pPr>
          <w:r w:rsidRPr="00677062">
            <w:rPr>
              <w:color w:val="000000"/>
            </w:rPr>
            <w:t xml:space="preserve">58. Chou HL, Fong Y, Wei CK, Tsai EM, Chen JYF, Chang WT, et al. A Quinone-Containing Compound Enhances </w:t>
          </w:r>
          <w:proofErr w:type="spellStart"/>
          <w:r w:rsidRPr="00677062">
            <w:rPr>
              <w:color w:val="000000"/>
            </w:rPr>
            <w:t>Camptothecin</w:t>
          </w:r>
          <w:proofErr w:type="spellEnd"/>
          <w:r w:rsidRPr="00677062">
            <w:rPr>
              <w:color w:val="000000"/>
            </w:rPr>
            <w:t xml:space="preserve">-Induced Apoptosis of Lung Cancer Through Modulating Endogenous ROS and ERK Signaling. Arch Immunol </w:t>
          </w:r>
          <w:proofErr w:type="spellStart"/>
          <w:r w:rsidRPr="00677062">
            <w:rPr>
              <w:color w:val="000000"/>
            </w:rPr>
            <w:t>Ther</w:t>
          </w:r>
          <w:proofErr w:type="spellEnd"/>
          <w:r w:rsidRPr="00677062">
            <w:rPr>
              <w:color w:val="000000"/>
            </w:rPr>
            <w:t xml:space="preserve"> Ex. 2017;65(3):241–52.</w:t>
          </w:r>
        </w:p>
        <w:p w14:paraId="118DB3A1" w14:textId="77777777" w:rsidR="00677062" w:rsidRPr="00677062" w:rsidRDefault="00677062">
          <w:pPr>
            <w:pStyle w:val="csl-entry"/>
            <w:divId w:val="1454473106"/>
            <w:rPr>
              <w:color w:val="000000"/>
            </w:rPr>
          </w:pPr>
          <w:r w:rsidRPr="00677062">
            <w:rPr>
              <w:color w:val="000000"/>
            </w:rPr>
            <w:t xml:space="preserve">59. Byun Y, Choi YC, </w:t>
          </w:r>
          <w:proofErr w:type="spellStart"/>
          <w:r w:rsidRPr="00677062">
            <w:rPr>
              <w:color w:val="000000"/>
            </w:rPr>
            <w:t>Jeong</w:t>
          </w:r>
          <w:proofErr w:type="spellEnd"/>
          <w:r w:rsidRPr="00677062">
            <w:rPr>
              <w:color w:val="000000"/>
            </w:rPr>
            <w:t xml:space="preserve"> Y, Lee G, Yoon S, </w:t>
          </w:r>
          <w:proofErr w:type="spellStart"/>
          <w:r w:rsidRPr="00677062">
            <w:rPr>
              <w:color w:val="000000"/>
            </w:rPr>
            <w:t>Jeong</w:t>
          </w:r>
          <w:proofErr w:type="spellEnd"/>
          <w:r w:rsidRPr="00677062">
            <w:rPr>
              <w:color w:val="000000"/>
            </w:rPr>
            <w:t xml:space="preserve"> Y, et al. MiR-200c downregulates HIF-1α and inhibits migration of lung cancer cells. Cell Mol Biol Lett. 2019;24(1):28.</w:t>
          </w:r>
        </w:p>
        <w:p w14:paraId="0430DD84" w14:textId="77777777" w:rsidR="00677062" w:rsidRPr="00677062" w:rsidRDefault="00677062">
          <w:pPr>
            <w:pStyle w:val="csl-entry"/>
            <w:divId w:val="1454473106"/>
            <w:rPr>
              <w:color w:val="000000"/>
            </w:rPr>
          </w:pPr>
          <w:r w:rsidRPr="00677062">
            <w:rPr>
              <w:color w:val="000000"/>
            </w:rPr>
            <w:t xml:space="preserve">60. </w:t>
          </w:r>
          <w:proofErr w:type="spellStart"/>
          <w:r w:rsidRPr="00677062">
            <w:rPr>
              <w:color w:val="000000"/>
            </w:rPr>
            <w:t>Bartoszewska</w:t>
          </w:r>
          <w:proofErr w:type="spellEnd"/>
          <w:r w:rsidRPr="00677062">
            <w:rPr>
              <w:color w:val="000000"/>
            </w:rPr>
            <w:t xml:space="preserve"> S, </w:t>
          </w:r>
          <w:proofErr w:type="spellStart"/>
          <w:r w:rsidRPr="00677062">
            <w:rPr>
              <w:color w:val="000000"/>
            </w:rPr>
            <w:t>Rochan</w:t>
          </w:r>
          <w:proofErr w:type="spellEnd"/>
          <w:r w:rsidRPr="00677062">
            <w:rPr>
              <w:color w:val="000000"/>
            </w:rPr>
            <w:t xml:space="preserve"> K, Piotrowski A, </w:t>
          </w:r>
          <w:proofErr w:type="spellStart"/>
          <w:r w:rsidRPr="00677062">
            <w:rPr>
              <w:color w:val="000000"/>
            </w:rPr>
            <w:t>Kamysz</w:t>
          </w:r>
          <w:proofErr w:type="spellEnd"/>
          <w:r w:rsidRPr="00677062">
            <w:rPr>
              <w:color w:val="000000"/>
            </w:rPr>
            <w:t xml:space="preserve"> W, </w:t>
          </w:r>
          <w:proofErr w:type="spellStart"/>
          <w:r w:rsidRPr="00677062">
            <w:rPr>
              <w:color w:val="000000"/>
            </w:rPr>
            <w:t>Ochocka</w:t>
          </w:r>
          <w:proofErr w:type="spellEnd"/>
          <w:r w:rsidRPr="00677062">
            <w:rPr>
              <w:color w:val="000000"/>
            </w:rPr>
            <w:t xml:space="preserve"> RJ, </w:t>
          </w:r>
          <w:proofErr w:type="spellStart"/>
          <w:r w:rsidRPr="00677062">
            <w:rPr>
              <w:color w:val="000000"/>
            </w:rPr>
            <w:t>Collawn</w:t>
          </w:r>
          <w:proofErr w:type="spellEnd"/>
          <w:r w:rsidRPr="00677062">
            <w:rPr>
              <w:color w:val="000000"/>
            </w:rPr>
            <w:t xml:space="preserve"> JF, et al. The hypoxia‐inducible miR‐429 regulates hypoxia‐inducible factor‐1α expression in human endothelial cells through a negative feedback loop. </w:t>
          </w:r>
          <w:proofErr w:type="spellStart"/>
          <w:r w:rsidRPr="00677062">
            <w:rPr>
              <w:color w:val="000000"/>
            </w:rPr>
            <w:t>Faseb</w:t>
          </w:r>
          <w:proofErr w:type="spellEnd"/>
          <w:r w:rsidRPr="00677062">
            <w:rPr>
              <w:color w:val="000000"/>
            </w:rPr>
            <w:t xml:space="preserve"> J. 2015;29(4):1467–79.</w:t>
          </w:r>
        </w:p>
        <w:p w14:paraId="61AEC301" w14:textId="77777777" w:rsidR="00677062" w:rsidRPr="00677062" w:rsidRDefault="00677062">
          <w:pPr>
            <w:pStyle w:val="csl-entry"/>
            <w:divId w:val="1454473106"/>
            <w:rPr>
              <w:color w:val="000000"/>
            </w:rPr>
          </w:pPr>
          <w:r w:rsidRPr="00677062">
            <w:rPr>
              <w:color w:val="000000"/>
            </w:rPr>
            <w:t xml:space="preserve">61. Xu X, Tan X, </w:t>
          </w:r>
          <w:proofErr w:type="spellStart"/>
          <w:r w:rsidRPr="00677062">
            <w:rPr>
              <w:color w:val="000000"/>
            </w:rPr>
            <w:t>Tampe</w:t>
          </w:r>
          <w:proofErr w:type="spellEnd"/>
          <w:r w:rsidRPr="00677062">
            <w:rPr>
              <w:color w:val="000000"/>
            </w:rPr>
            <w:t xml:space="preserve"> B, Sanchez E, </w:t>
          </w:r>
          <w:proofErr w:type="spellStart"/>
          <w:r w:rsidRPr="00677062">
            <w:rPr>
              <w:color w:val="000000"/>
            </w:rPr>
            <w:t>Zeisberg</w:t>
          </w:r>
          <w:proofErr w:type="spellEnd"/>
          <w:r w:rsidRPr="00677062">
            <w:rPr>
              <w:color w:val="000000"/>
            </w:rPr>
            <w:t xml:space="preserve"> M, </w:t>
          </w:r>
          <w:proofErr w:type="spellStart"/>
          <w:r w:rsidRPr="00677062">
            <w:rPr>
              <w:color w:val="000000"/>
            </w:rPr>
            <w:t>Zeisberg</w:t>
          </w:r>
          <w:proofErr w:type="spellEnd"/>
          <w:r w:rsidRPr="00677062">
            <w:rPr>
              <w:color w:val="000000"/>
            </w:rPr>
            <w:t xml:space="preserve"> EM. Snail Is a Direct Target of Hypoxia-inducible Factor 1α (HIF1α) in Hypoxia-induced Endothelial to Mesenchymal Transition of Human Coronary Endothelial Cells*. J Biol Chem. 2015;290(27):16653–64.</w:t>
          </w:r>
        </w:p>
        <w:p w14:paraId="087BE418" w14:textId="77777777" w:rsidR="00677062" w:rsidRPr="00677062" w:rsidRDefault="00677062">
          <w:pPr>
            <w:pStyle w:val="csl-entry"/>
            <w:divId w:val="1454473106"/>
            <w:rPr>
              <w:color w:val="000000"/>
            </w:rPr>
          </w:pPr>
          <w:r w:rsidRPr="00677062">
            <w:rPr>
              <w:color w:val="000000"/>
            </w:rPr>
            <w:t xml:space="preserve">62. Chou CC, Lee KH, Lai IL, Wang D, Mo X, </w:t>
          </w:r>
          <w:proofErr w:type="spellStart"/>
          <w:r w:rsidRPr="00677062">
            <w:rPr>
              <w:color w:val="000000"/>
            </w:rPr>
            <w:t>Kulp</w:t>
          </w:r>
          <w:proofErr w:type="spellEnd"/>
          <w:r w:rsidRPr="00677062">
            <w:rPr>
              <w:color w:val="000000"/>
            </w:rPr>
            <w:t xml:space="preserve"> SK, et al. AMPK Reverses the Mesenchymal Phenotype of Cancer Cells by Targeting the Akt–MDM2–Foxo3a Signaling Axis. Cancer Res. 2014;74(17):4783–95.</w:t>
          </w:r>
        </w:p>
        <w:p w14:paraId="13EA2152" w14:textId="77777777" w:rsidR="00677062" w:rsidRPr="00677062" w:rsidRDefault="00677062">
          <w:pPr>
            <w:pStyle w:val="csl-entry"/>
            <w:divId w:val="1454473106"/>
            <w:rPr>
              <w:color w:val="000000"/>
            </w:rPr>
          </w:pPr>
          <w:r w:rsidRPr="00677062">
            <w:rPr>
              <w:color w:val="000000"/>
            </w:rPr>
            <w:t xml:space="preserve">63. Ohshima J, Wang Q, </w:t>
          </w:r>
          <w:proofErr w:type="spellStart"/>
          <w:r w:rsidRPr="00677062">
            <w:rPr>
              <w:color w:val="000000"/>
            </w:rPr>
            <w:t>Fitzsimonds</w:t>
          </w:r>
          <w:proofErr w:type="spellEnd"/>
          <w:r w:rsidRPr="00677062">
            <w:rPr>
              <w:color w:val="000000"/>
            </w:rPr>
            <w:t xml:space="preserve"> ZR, Miller DP, </w:t>
          </w:r>
          <w:proofErr w:type="spellStart"/>
          <w:r w:rsidRPr="00677062">
            <w:rPr>
              <w:color w:val="000000"/>
            </w:rPr>
            <w:t>Sztukowska</w:t>
          </w:r>
          <w:proofErr w:type="spellEnd"/>
          <w:r w:rsidRPr="00677062">
            <w:rPr>
              <w:color w:val="000000"/>
            </w:rPr>
            <w:t xml:space="preserve"> MN, Jung YJ, et al. Streptococcus </w:t>
          </w:r>
          <w:proofErr w:type="spellStart"/>
          <w:r w:rsidRPr="00677062">
            <w:rPr>
              <w:color w:val="000000"/>
            </w:rPr>
            <w:t>gordonii</w:t>
          </w:r>
          <w:proofErr w:type="spellEnd"/>
          <w:r w:rsidRPr="00677062">
            <w:rPr>
              <w:color w:val="000000"/>
            </w:rPr>
            <w:t xml:space="preserve"> programs epithelial cells to resist ZEB2 induction by </w:t>
          </w:r>
          <w:proofErr w:type="spellStart"/>
          <w:r w:rsidRPr="00677062">
            <w:rPr>
              <w:color w:val="000000"/>
            </w:rPr>
            <w:t>Porphyromonas</w:t>
          </w:r>
          <w:proofErr w:type="spellEnd"/>
          <w:r w:rsidRPr="00677062">
            <w:rPr>
              <w:color w:val="000000"/>
            </w:rPr>
            <w:t xml:space="preserve"> </w:t>
          </w:r>
          <w:proofErr w:type="spellStart"/>
          <w:r w:rsidRPr="00677062">
            <w:rPr>
              <w:color w:val="000000"/>
            </w:rPr>
            <w:t>gingivalis</w:t>
          </w:r>
          <w:proofErr w:type="spellEnd"/>
          <w:r w:rsidRPr="00677062">
            <w:rPr>
              <w:color w:val="000000"/>
            </w:rPr>
            <w:t xml:space="preserve">. Proc National </w:t>
          </w:r>
          <w:proofErr w:type="spellStart"/>
          <w:r w:rsidRPr="00677062">
            <w:rPr>
              <w:color w:val="000000"/>
            </w:rPr>
            <w:t>Acad</w:t>
          </w:r>
          <w:proofErr w:type="spellEnd"/>
          <w:r w:rsidRPr="00677062">
            <w:rPr>
              <w:color w:val="000000"/>
            </w:rPr>
            <w:t xml:space="preserve"> Sci. 2019;116(17):201900101.</w:t>
          </w:r>
        </w:p>
        <w:p w14:paraId="180D0DE6" w14:textId="77777777" w:rsidR="00677062" w:rsidRPr="00677062" w:rsidRDefault="00677062">
          <w:pPr>
            <w:pStyle w:val="csl-entry"/>
            <w:divId w:val="1454473106"/>
            <w:rPr>
              <w:color w:val="000000"/>
            </w:rPr>
          </w:pPr>
          <w:r w:rsidRPr="00677062">
            <w:rPr>
              <w:color w:val="000000"/>
            </w:rPr>
            <w:t xml:space="preserve">64. Dong T, Zhang Y, Chen Y, Liu P, </w:t>
          </w:r>
          <w:proofErr w:type="gramStart"/>
          <w:r w:rsidRPr="00677062">
            <w:rPr>
              <w:color w:val="000000"/>
            </w:rPr>
            <w:t>An</w:t>
          </w:r>
          <w:proofErr w:type="gramEnd"/>
          <w:r w:rsidRPr="00677062">
            <w:rPr>
              <w:color w:val="000000"/>
            </w:rPr>
            <w:t xml:space="preserve"> T, Zhang J, et al. FOXO1 inhibits the invasion and metastasis of hepatocellular carcinoma by reversing ZEB2-induced epithelial-mesenchymal transition. </w:t>
          </w:r>
          <w:proofErr w:type="spellStart"/>
          <w:r w:rsidRPr="00677062">
            <w:rPr>
              <w:color w:val="000000"/>
            </w:rPr>
            <w:t>Oncotarget</w:t>
          </w:r>
          <w:proofErr w:type="spellEnd"/>
          <w:r w:rsidRPr="00677062">
            <w:rPr>
              <w:color w:val="000000"/>
            </w:rPr>
            <w:t>. 2016;8(1):1703–13.</w:t>
          </w:r>
        </w:p>
        <w:p w14:paraId="47DAF27E" w14:textId="77777777" w:rsidR="00677062" w:rsidRPr="00677062" w:rsidRDefault="00677062">
          <w:pPr>
            <w:pStyle w:val="csl-entry"/>
            <w:divId w:val="1454473106"/>
            <w:rPr>
              <w:color w:val="000000"/>
            </w:rPr>
          </w:pPr>
          <w:r w:rsidRPr="00677062">
            <w:rPr>
              <w:color w:val="000000"/>
            </w:rPr>
            <w:t xml:space="preserve">65. Huang W, Cao J, Liu X, Meng F, Li M, Chen B, et al. AMPK Plays a Dual Role in Regulation of CREB/BDNF Pathway in Mouse Primary Hippocampal Cells. J Mol </w:t>
          </w:r>
          <w:proofErr w:type="spellStart"/>
          <w:r w:rsidRPr="00677062">
            <w:rPr>
              <w:color w:val="000000"/>
            </w:rPr>
            <w:t>Neurosci</w:t>
          </w:r>
          <w:proofErr w:type="spellEnd"/>
          <w:r w:rsidRPr="00677062">
            <w:rPr>
              <w:color w:val="000000"/>
            </w:rPr>
            <w:t>. 2015;56(4):782–8.</w:t>
          </w:r>
        </w:p>
        <w:p w14:paraId="35959F9F" w14:textId="77777777" w:rsidR="00677062" w:rsidRPr="00677062" w:rsidRDefault="00677062">
          <w:pPr>
            <w:pStyle w:val="csl-entry"/>
            <w:divId w:val="1454473106"/>
            <w:rPr>
              <w:color w:val="000000"/>
            </w:rPr>
          </w:pPr>
          <w:r w:rsidRPr="00677062">
            <w:rPr>
              <w:color w:val="000000"/>
            </w:rPr>
            <w:t xml:space="preserve">66. </w:t>
          </w:r>
          <w:proofErr w:type="spellStart"/>
          <w:r w:rsidRPr="00677062">
            <w:rPr>
              <w:color w:val="000000"/>
            </w:rPr>
            <w:t>Jin</w:t>
          </w:r>
          <w:proofErr w:type="spellEnd"/>
          <w:r w:rsidRPr="00677062">
            <w:rPr>
              <w:color w:val="000000"/>
            </w:rPr>
            <w:t xml:space="preserve"> H, </w:t>
          </w:r>
          <w:proofErr w:type="spellStart"/>
          <w:r w:rsidRPr="00677062">
            <w:rPr>
              <w:color w:val="000000"/>
            </w:rPr>
            <w:t>Xue</w:t>
          </w:r>
          <w:proofErr w:type="spellEnd"/>
          <w:r w:rsidRPr="00677062">
            <w:rPr>
              <w:color w:val="000000"/>
            </w:rPr>
            <w:t xml:space="preserve"> L, Mo L, Zhang D, Guo X, Xu J, et al. Downregulation of miR-200c stabilizes XIAP mRNA and contributes to invasion and lung metastasis of bladder cancer. Cell </w:t>
          </w:r>
          <w:proofErr w:type="spellStart"/>
          <w:r w:rsidRPr="00677062">
            <w:rPr>
              <w:color w:val="000000"/>
            </w:rPr>
            <w:t>Adhes</w:t>
          </w:r>
          <w:proofErr w:type="spellEnd"/>
          <w:r w:rsidRPr="00677062">
            <w:rPr>
              <w:color w:val="000000"/>
            </w:rPr>
            <w:t xml:space="preserve"> </w:t>
          </w:r>
          <w:proofErr w:type="spellStart"/>
          <w:r w:rsidRPr="00677062">
            <w:rPr>
              <w:color w:val="000000"/>
            </w:rPr>
            <w:t>Migr</w:t>
          </w:r>
          <w:proofErr w:type="spellEnd"/>
          <w:r w:rsidRPr="00677062">
            <w:rPr>
              <w:color w:val="000000"/>
            </w:rPr>
            <w:t>. 2019;13(1):236–48.</w:t>
          </w:r>
        </w:p>
        <w:p w14:paraId="4819540E" w14:textId="77777777" w:rsidR="00677062" w:rsidRPr="00677062" w:rsidRDefault="00677062">
          <w:pPr>
            <w:pStyle w:val="csl-entry"/>
            <w:divId w:val="1454473106"/>
            <w:rPr>
              <w:color w:val="000000"/>
            </w:rPr>
          </w:pPr>
          <w:r w:rsidRPr="00677062">
            <w:rPr>
              <w:color w:val="000000"/>
            </w:rPr>
            <w:t xml:space="preserve">67. </w:t>
          </w:r>
          <w:proofErr w:type="spellStart"/>
          <w:r w:rsidRPr="00677062">
            <w:rPr>
              <w:color w:val="000000"/>
            </w:rPr>
            <w:t>Janin</w:t>
          </w:r>
          <w:proofErr w:type="spellEnd"/>
          <w:r w:rsidRPr="00677062">
            <w:rPr>
              <w:color w:val="000000"/>
            </w:rPr>
            <w:t xml:space="preserve"> M, </w:t>
          </w:r>
          <w:proofErr w:type="spellStart"/>
          <w:r w:rsidRPr="00677062">
            <w:rPr>
              <w:color w:val="000000"/>
            </w:rPr>
            <w:t>Esteller</w:t>
          </w:r>
          <w:proofErr w:type="spellEnd"/>
          <w:r w:rsidRPr="00677062">
            <w:rPr>
              <w:color w:val="000000"/>
            </w:rPr>
            <w:t xml:space="preserve"> M. Oncometabolite Accumulation and Epithelial-to-Mesenchymal Transition: The Turn of Fumarate. Cell </w:t>
          </w:r>
          <w:proofErr w:type="spellStart"/>
          <w:r w:rsidRPr="00677062">
            <w:rPr>
              <w:color w:val="000000"/>
            </w:rPr>
            <w:t>Metab</w:t>
          </w:r>
          <w:proofErr w:type="spellEnd"/>
          <w:r w:rsidRPr="00677062">
            <w:rPr>
              <w:color w:val="000000"/>
            </w:rPr>
            <w:t>. 2016;24(4):529–30.</w:t>
          </w:r>
        </w:p>
        <w:p w14:paraId="0EBA66E5" w14:textId="77777777" w:rsidR="00677062" w:rsidRPr="00677062" w:rsidRDefault="00677062">
          <w:pPr>
            <w:pStyle w:val="csl-entry"/>
            <w:divId w:val="1454473106"/>
            <w:rPr>
              <w:color w:val="000000"/>
            </w:rPr>
          </w:pPr>
          <w:r w:rsidRPr="00677062">
            <w:rPr>
              <w:color w:val="000000"/>
            </w:rPr>
            <w:t>68. Zhang Q, Zheng S, Wang S, Wang W, Xing H, Xu S. Chlorpyrifos induced oxidative stress to promote apoptosis and autophagy through the regulation of miR-19a-AMPK axis in common carp. Fish Shellfish Immun. 2019;93:1093–9.</w:t>
          </w:r>
        </w:p>
        <w:p w14:paraId="200A0F73" w14:textId="77777777" w:rsidR="00677062" w:rsidRPr="00677062" w:rsidRDefault="00677062">
          <w:pPr>
            <w:pStyle w:val="csl-entry"/>
            <w:divId w:val="1454473106"/>
            <w:rPr>
              <w:color w:val="000000"/>
            </w:rPr>
          </w:pPr>
          <w:r w:rsidRPr="00677062">
            <w:rPr>
              <w:color w:val="000000"/>
            </w:rPr>
            <w:t xml:space="preserve">69. Thomson DM, </w:t>
          </w:r>
          <w:proofErr w:type="spellStart"/>
          <w:r w:rsidRPr="00677062">
            <w:rPr>
              <w:color w:val="000000"/>
            </w:rPr>
            <w:t>Herway</w:t>
          </w:r>
          <w:proofErr w:type="spellEnd"/>
          <w:r w:rsidRPr="00677062">
            <w:rPr>
              <w:color w:val="000000"/>
            </w:rPr>
            <w:t xml:space="preserve"> ST, Fillmore N, Kim H, Brown JD, Barrow JR, et al. AMP-activated protein kinase phosphorylates transcription factors of the CREB family. J Appl Physiol. 2008;104(2):429–38.</w:t>
          </w:r>
        </w:p>
        <w:p w14:paraId="3CFF615B" w14:textId="77777777" w:rsidR="00677062" w:rsidRPr="00677062" w:rsidRDefault="00677062">
          <w:pPr>
            <w:pStyle w:val="csl-entry"/>
            <w:divId w:val="1454473106"/>
            <w:rPr>
              <w:color w:val="000000"/>
            </w:rPr>
          </w:pPr>
          <w:r w:rsidRPr="00677062">
            <w:rPr>
              <w:color w:val="000000"/>
            </w:rPr>
            <w:t xml:space="preserve">70. </w:t>
          </w:r>
          <w:proofErr w:type="spellStart"/>
          <w:r w:rsidRPr="00677062">
            <w:rPr>
              <w:color w:val="000000"/>
            </w:rPr>
            <w:t>Muralidharan</w:t>
          </w:r>
          <w:proofErr w:type="spellEnd"/>
          <w:r w:rsidRPr="00677062">
            <w:rPr>
              <w:color w:val="000000"/>
            </w:rPr>
            <w:t xml:space="preserve"> S, Sahoo S, </w:t>
          </w:r>
          <w:proofErr w:type="spellStart"/>
          <w:r w:rsidRPr="00677062">
            <w:rPr>
              <w:color w:val="000000"/>
            </w:rPr>
            <w:t>Saha</w:t>
          </w:r>
          <w:proofErr w:type="spellEnd"/>
          <w:r w:rsidRPr="00677062">
            <w:rPr>
              <w:color w:val="000000"/>
            </w:rPr>
            <w:t xml:space="preserve"> A, Chandran S, Majumdar SS, Mandal S, et al. Quantifying the Patterns of Metabolic Plasticity and Heterogeneity along the Epithelial–Hybrid–Mesenchymal Spectrum in Cancer. </w:t>
          </w:r>
          <w:proofErr w:type="spellStart"/>
          <w:r w:rsidRPr="00677062">
            <w:rPr>
              <w:color w:val="000000"/>
            </w:rPr>
            <w:t>Biomol</w:t>
          </w:r>
          <w:proofErr w:type="spellEnd"/>
          <w:r w:rsidRPr="00677062">
            <w:rPr>
              <w:color w:val="000000"/>
            </w:rPr>
            <w:t>. 2022;12(2):297.</w:t>
          </w:r>
        </w:p>
        <w:p w14:paraId="2C46AAD7" w14:textId="77777777" w:rsidR="00677062" w:rsidRPr="00677062" w:rsidRDefault="00677062">
          <w:pPr>
            <w:pStyle w:val="csl-entry"/>
            <w:divId w:val="1454473106"/>
            <w:rPr>
              <w:color w:val="000000"/>
            </w:rPr>
          </w:pPr>
          <w:r w:rsidRPr="00677062">
            <w:rPr>
              <w:color w:val="000000"/>
            </w:rPr>
            <w:t>71. Tripathi S, Kessler DA, Levine H. Biological Networks Regulating Cell Fate Choice Are Minimally Frustrated. Phys Rev Lett. 2020;125(8):088101.</w:t>
          </w:r>
        </w:p>
        <w:p w14:paraId="2E14B839" w14:textId="77777777" w:rsidR="00677062" w:rsidRPr="00677062" w:rsidRDefault="00677062">
          <w:pPr>
            <w:pStyle w:val="csl-entry"/>
            <w:divId w:val="1454473106"/>
            <w:rPr>
              <w:color w:val="000000"/>
            </w:rPr>
          </w:pPr>
          <w:r w:rsidRPr="00677062">
            <w:rPr>
              <w:color w:val="000000"/>
            </w:rPr>
            <w:t xml:space="preserve">72. Tripathi S, Park JH, </w:t>
          </w:r>
          <w:proofErr w:type="spellStart"/>
          <w:r w:rsidRPr="00677062">
            <w:rPr>
              <w:color w:val="000000"/>
            </w:rPr>
            <w:t>Pudakalakatti</w:t>
          </w:r>
          <w:proofErr w:type="spellEnd"/>
          <w:r w:rsidRPr="00677062">
            <w:rPr>
              <w:color w:val="000000"/>
            </w:rPr>
            <w:t xml:space="preserve"> S, Bhattacharya PK, </w:t>
          </w:r>
          <w:proofErr w:type="spellStart"/>
          <w:r w:rsidRPr="00677062">
            <w:rPr>
              <w:color w:val="000000"/>
            </w:rPr>
            <w:t>Kaipparettu</w:t>
          </w:r>
          <w:proofErr w:type="spellEnd"/>
          <w:r w:rsidRPr="00677062">
            <w:rPr>
              <w:color w:val="000000"/>
            </w:rPr>
            <w:t xml:space="preserve"> BA, Levine H. A mechanistic modeling framework reveals the key principles underlying tumor metabolism. </w:t>
          </w:r>
          <w:proofErr w:type="spellStart"/>
          <w:r w:rsidRPr="00677062">
            <w:rPr>
              <w:color w:val="000000"/>
            </w:rPr>
            <w:t>Plos</w:t>
          </w:r>
          <w:proofErr w:type="spellEnd"/>
          <w:r w:rsidRPr="00677062">
            <w:rPr>
              <w:color w:val="000000"/>
            </w:rPr>
            <w:t xml:space="preserve"> </w:t>
          </w:r>
          <w:proofErr w:type="spellStart"/>
          <w:r w:rsidRPr="00677062">
            <w:rPr>
              <w:color w:val="000000"/>
            </w:rPr>
            <w:t>Comput</w:t>
          </w:r>
          <w:proofErr w:type="spellEnd"/>
          <w:r w:rsidRPr="00677062">
            <w:rPr>
              <w:color w:val="000000"/>
            </w:rPr>
            <w:t xml:space="preserve"> Biol. 2022;18(2):e1009841.</w:t>
          </w:r>
        </w:p>
        <w:p w14:paraId="6BEC2C6F" w14:textId="77777777" w:rsidR="00677062" w:rsidRPr="00677062" w:rsidRDefault="00677062">
          <w:pPr>
            <w:pStyle w:val="csl-entry"/>
            <w:divId w:val="1454473106"/>
            <w:rPr>
              <w:color w:val="000000"/>
            </w:rPr>
          </w:pPr>
          <w:r w:rsidRPr="00677062">
            <w:rPr>
              <w:color w:val="000000"/>
            </w:rPr>
            <w:t xml:space="preserve">73. Jia D, Lu M, Jung KH, Park JH, Yu L, </w:t>
          </w:r>
          <w:proofErr w:type="spellStart"/>
          <w:r w:rsidRPr="00677062">
            <w:rPr>
              <w:color w:val="000000"/>
            </w:rPr>
            <w:t>Onuchic</w:t>
          </w:r>
          <w:proofErr w:type="spellEnd"/>
          <w:r w:rsidRPr="00677062">
            <w:rPr>
              <w:color w:val="000000"/>
            </w:rPr>
            <w:t xml:space="preserve"> JN, et al. Elucidating cancer metabolic plasticity by coupling gene regulation with metabolic pathways. Proc National </w:t>
          </w:r>
          <w:proofErr w:type="spellStart"/>
          <w:r w:rsidRPr="00677062">
            <w:rPr>
              <w:color w:val="000000"/>
            </w:rPr>
            <w:t>Acad</w:t>
          </w:r>
          <w:proofErr w:type="spellEnd"/>
          <w:r w:rsidRPr="00677062">
            <w:rPr>
              <w:color w:val="000000"/>
            </w:rPr>
            <w:t xml:space="preserve"> Sci. 2019;116(9):201816391.</w:t>
          </w:r>
        </w:p>
        <w:p w14:paraId="5E719456" w14:textId="77777777" w:rsidR="00677062" w:rsidRPr="00677062" w:rsidRDefault="00677062">
          <w:pPr>
            <w:pStyle w:val="csl-entry"/>
            <w:divId w:val="1454473106"/>
            <w:rPr>
              <w:color w:val="000000"/>
            </w:rPr>
          </w:pPr>
          <w:r w:rsidRPr="00677062">
            <w:rPr>
              <w:color w:val="000000"/>
            </w:rPr>
            <w:t xml:space="preserve">74. </w:t>
          </w:r>
          <w:proofErr w:type="spellStart"/>
          <w:r w:rsidRPr="00677062">
            <w:rPr>
              <w:color w:val="000000"/>
            </w:rPr>
            <w:t>Radisky</w:t>
          </w:r>
          <w:proofErr w:type="spellEnd"/>
          <w:r w:rsidRPr="00677062">
            <w:rPr>
              <w:color w:val="000000"/>
            </w:rPr>
            <w:t xml:space="preserve"> DC, Levy DD, </w:t>
          </w:r>
          <w:proofErr w:type="spellStart"/>
          <w:r w:rsidRPr="00677062">
            <w:rPr>
              <w:color w:val="000000"/>
            </w:rPr>
            <w:t>Littlepage</w:t>
          </w:r>
          <w:proofErr w:type="spellEnd"/>
          <w:r w:rsidRPr="00677062">
            <w:rPr>
              <w:color w:val="000000"/>
            </w:rPr>
            <w:t xml:space="preserve"> LE, Liu H, Nelson CM, Fata JE, et al. Rac1b and reactive oxygen species mediate MMP-3-induced EMT and genomic instability. Nature. 2005;436(7047):123–7.</w:t>
          </w:r>
        </w:p>
        <w:p w14:paraId="46548461" w14:textId="77777777" w:rsidR="00677062" w:rsidRPr="00677062" w:rsidRDefault="00677062">
          <w:pPr>
            <w:pStyle w:val="csl-entry"/>
            <w:divId w:val="1454473106"/>
            <w:rPr>
              <w:color w:val="000000"/>
            </w:rPr>
          </w:pPr>
          <w:r w:rsidRPr="00677062">
            <w:rPr>
              <w:color w:val="000000"/>
            </w:rPr>
            <w:t xml:space="preserve">75. Mori K, Uchida T, Yoshie T, </w:t>
          </w:r>
          <w:proofErr w:type="spellStart"/>
          <w:r w:rsidRPr="00677062">
            <w:rPr>
              <w:color w:val="000000"/>
            </w:rPr>
            <w:t>Mizote</w:t>
          </w:r>
          <w:proofErr w:type="spellEnd"/>
          <w:r w:rsidRPr="00677062">
            <w:rPr>
              <w:color w:val="000000"/>
            </w:rPr>
            <w:t xml:space="preserve"> Y, Ishikawa F, </w:t>
          </w:r>
          <w:proofErr w:type="spellStart"/>
          <w:r w:rsidRPr="00677062">
            <w:rPr>
              <w:color w:val="000000"/>
            </w:rPr>
            <w:t>Katsuyama</w:t>
          </w:r>
          <w:proofErr w:type="spellEnd"/>
          <w:r w:rsidRPr="00677062">
            <w:rPr>
              <w:color w:val="000000"/>
            </w:rPr>
            <w:t xml:space="preserve"> M, et al. A mitochondrial ROS pathway controls matrix metalloproteinase 9 levels and invasive properties in RAS‐activated cancer cells. </w:t>
          </w:r>
          <w:proofErr w:type="spellStart"/>
          <w:r w:rsidRPr="00677062">
            <w:rPr>
              <w:color w:val="000000"/>
            </w:rPr>
            <w:t>Febs</w:t>
          </w:r>
          <w:proofErr w:type="spellEnd"/>
          <w:r w:rsidRPr="00677062">
            <w:rPr>
              <w:color w:val="000000"/>
            </w:rPr>
            <w:t xml:space="preserve"> J. 2019;286(3):459–78.</w:t>
          </w:r>
        </w:p>
        <w:p w14:paraId="33674E9D" w14:textId="77777777" w:rsidR="00677062" w:rsidRPr="00677062" w:rsidRDefault="00677062">
          <w:pPr>
            <w:pStyle w:val="csl-entry"/>
            <w:divId w:val="1454473106"/>
            <w:rPr>
              <w:color w:val="000000"/>
            </w:rPr>
          </w:pPr>
          <w:r w:rsidRPr="00677062">
            <w:rPr>
              <w:color w:val="000000"/>
            </w:rPr>
            <w:t xml:space="preserve">76. Ishikawa K, Takenaga K, Akimoto M, </w:t>
          </w:r>
          <w:proofErr w:type="spellStart"/>
          <w:r w:rsidRPr="00677062">
            <w:rPr>
              <w:color w:val="000000"/>
            </w:rPr>
            <w:t>Koshikawa</w:t>
          </w:r>
          <w:proofErr w:type="spellEnd"/>
          <w:r w:rsidRPr="00677062">
            <w:rPr>
              <w:color w:val="000000"/>
            </w:rPr>
            <w:t xml:space="preserve"> N, Yamaguchi A, </w:t>
          </w:r>
          <w:proofErr w:type="spellStart"/>
          <w:r w:rsidRPr="00677062">
            <w:rPr>
              <w:color w:val="000000"/>
            </w:rPr>
            <w:t>Imanishi</w:t>
          </w:r>
          <w:proofErr w:type="spellEnd"/>
          <w:r w:rsidRPr="00677062">
            <w:rPr>
              <w:color w:val="000000"/>
            </w:rPr>
            <w:t xml:space="preserve"> H, et al. ROS-Generating Mitochondrial DNA Mutations Can Regulate Tumor Cell Metastasis. Science. 2008;320(5876):661–4.</w:t>
          </w:r>
        </w:p>
        <w:p w14:paraId="1D3F9A8E" w14:textId="77777777" w:rsidR="00677062" w:rsidRPr="00677062" w:rsidRDefault="00677062">
          <w:pPr>
            <w:pStyle w:val="csl-entry"/>
            <w:divId w:val="1454473106"/>
            <w:rPr>
              <w:color w:val="000000"/>
            </w:rPr>
          </w:pPr>
          <w:r w:rsidRPr="00677062">
            <w:rPr>
              <w:color w:val="000000"/>
            </w:rPr>
            <w:t>77. SHIDA M, KITAJIMA Y, NAKAMURA J, YANAGIHARA K, BABA K, WAKIYAMA K, et al. Impaired mitophagy activates mtROS/HIF-1α interplay and increases cancer aggressiveness in gastric cancer cells under hypoxia. Int J Oncol. 2016;48(4):1379–90.</w:t>
          </w:r>
        </w:p>
        <w:p w14:paraId="2C18F1EF" w14:textId="77777777" w:rsidR="00677062" w:rsidRPr="00677062" w:rsidRDefault="00677062">
          <w:pPr>
            <w:pStyle w:val="csl-entry"/>
            <w:divId w:val="1454473106"/>
            <w:rPr>
              <w:color w:val="000000"/>
            </w:rPr>
          </w:pPr>
          <w:r w:rsidRPr="00677062">
            <w:rPr>
              <w:color w:val="000000"/>
            </w:rPr>
            <w:t xml:space="preserve">78. </w:t>
          </w:r>
          <w:proofErr w:type="spellStart"/>
          <w:r w:rsidRPr="00677062">
            <w:rPr>
              <w:color w:val="000000"/>
            </w:rPr>
            <w:t>Babaei</w:t>
          </w:r>
          <w:proofErr w:type="spellEnd"/>
          <w:r w:rsidRPr="00677062">
            <w:rPr>
              <w:color w:val="000000"/>
            </w:rPr>
            <w:t xml:space="preserve"> G, </w:t>
          </w:r>
          <w:proofErr w:type="spellStart"/>
          <w:r w:rsidRPr="00677062">
            <w:rPr>
              <w:color w:val="000000"/>
            </w:rPr>
            <w:t>Raei</w:t>
          </w:r>
          <w:proofErr w:type="spellEnd"/>
          <w:r w:rsidRPr="00677062">
            <w:rPr>
              <w:color w:val="000000"/>
            </w:rPr>
            <w:t xml:space="preserve"> N, </w:t>
          </w:r>
          <w:proofErr w:type="spellStart"/>
          <w:r w:rsidRPr="00677062">
            <w:rPr>
              <w:color w:val="000000"/>
            </w:rPr>
            <w:t>milani</w:t>
          </w:r>
          <w:proofErr w:type="spellEnd"/>
          <w:r w:rsidRPr="00677062">
            <w:rPr>
              <w:color w:val="000000"/>
            </w:rPr>
            <w:t xml:space="preserve"> AT, Aziz SGG, </w:t>
          </w:r>
          <w:proofErr w:type="spellStart"/>
          <w:r w:rsidRPr="00677062">
            <w:rPr>
              <w:color w:val="000000"/>
            </w:rPr>
            <w:t>Pourjabbar</w:t>
          </w:r>
          <w:proofErr w:type="spellEnd"/>
          <w:r w:rsidRPr="00677062">
            <w:rPr>
              <w:color w:val="000000"/>
            </w:rPr>
            <w:t xml:space="preserve"> N, </w:t>
          </w:r>
          <w:proofErr w:type="spellStart"/>
          <w:r w:rsidRPr="00677062">
            <w:rPr>
              <w:color w:val="000000"/>
            </w:rPr>
            <w:t>Geravand</w:t>
          </w:r>
          <w:proofErr w:type="spellEnd"/>
          <w:r w:rsidRPr="00677062">
            <w:rPr>
              <w:color w:val="000000"/>
            </w:rPr>
            <w:t xml:space="preserve"> F. The emerging role of miR-200 family in metastasis: focus on EMT, CSCs, angiogenesis, and </w:t>
          </w:r>
          <w:proofErr w:type="spellStart"/>
          <w:r w:rsidRPr="00677062">
            <w:rPr>
              <w:color w:val="000000"/>
            </w:rPr>
            <w:t>anoikis</w:t>
          </w:r>
          <w:proofErr w:type="spellEnd"/>
          <w:r w:rsidRPr="00677062">
            <w:rPr>
              <w:color w:val="000000"/>
            </w:rPr>
            <w:t>. Mol Biol Rep. 2021;48(10):6935–47.</w:t>
          </w:r>
        </w:p>
        <w:p w14:paraId="54062814" w14:textId="77777777" w:rsidR="00677062" w:rsidRPr="00677062" w:rsidRDefault="00677062">
          <w:pPr>
            <w:pStyle w:val="csl-entry"/>
            <w:divId w:val="1454473106"/>
            <w:rPr>
              <w:color w:val="000000"/>
            </w:rPr>
          </w:pPr>
          <w:r w:rsidRPr="00677062">
            <w:rPr>
              <w:color w:val="000000"/>
            </w:rPr>
            <w:t xml:space="preserve">79. Graziani V, Rodriguez-Hernandez I, </w:t>
          </w:r>
          <w:proofErr w:type="spellStart"/>
          <w:r w:rsidRPr="00677062">
            <w:rPr>
              <w:color w:val="000000"/>
            </w:rPr>
            <w:t>Maiques</w:t>
          </w:r>
          <w:proofErr w:type="spellEnd"/>
          <w:r w:rsidRPr="00677062">
            <w:rPr>
              <w:color w:val="000000"/>
            </w:rPr>
            <w:t xml:space="preserve"> O, Sanz-Moreno V. The amoeboid state as part of the epithelial-to-mesenchymal transition </w:t>
          </w:r>
          <w:proofErr w:type="spellStart"/>
          <w:r w:rsidRPr="00677062">
            <w:rPr>
              <w:color w:val="000000"/>
            </w:rPr>
            <w:t>programme</w:t>
          </w:r>
          <w:proofErr w:type="spellEnd"/>
          <w:r w:rsidRPr="00677062">
            <w:rPr>
              <w:color w:val="000000"/>
            </w:rPr>
            <w:t>. Trends Cell Biol. 2021;32(3):228–42.</w:t>
          </w:r>
        </w:p>
        <w:p w14:paraId="0B3C6155" w14:textId="77777777" w:rsidR="00677062" w:rsidRPr="00677062" w:rsidRDefault="00677062">
          <w:pPr>
            <w:pStyle w:val="csl-entry"/>
            <w:divId w:val="1454473106"/>
            <w:rPr>
              <w:color w:val="000000"/>
            </w:rPr>
          </w:pPr>
          <w:r w:rsidRPr="00677062">
            <w:rPr>
              <w:color w:val="000000"/>
            </w:rPr>
            <w:t xml:space="preserve">80. Bocci F, Gearhart-Serna L, </w:t>
          </w:r>
          <w:proofErr w:type="spellStart"/>
          <w:r w:rsidRPr="00677062">
            <w:rPr>
              <w:color w:val="000000"/>
            </w:rPr>
            <w:t>Boareto</w:t>
          </w:r>
          <w:proofErr w:type="spellEnd"/>
          <w:r w:rsidRPr="00677062">
            <w:rPr>
              <w:color w:val="000000"/>
            </w:rPr>
            <w:t xml:space="preserve"> M, Ribeiro M, Ben-Jacob E, Devi GR, et al. Toward understanding cancer stem cell heterogeneity in the tumor microenvironment. Proc National </w:t>
          </w:r>
          <w:proofErr w:type="spellStart"/>
          <w:r w:rsidRPr="00677062">
            <w:rPr>
              <w:color w:val="000000"/>
            </w:rPr>
            <w:t>Acad</w:t>
          </w:r>
          <w:proofErr w:type="spellEnd"/>
          <w:r w:rsidRPr="00677062">
            <w:rPr>
              <w:color w:val="000000"/>
            </w:rPr>
            <w:t xml:space="preserve"> Sci. 2018;116(1):201815345.</w:t>
          </w:r>
        </w:p>
        <w:p w14:paraId="266EBA18" w14:textId="77777777" w:rsidR="00677062" w:rsidRPr="00677062" w:rsidRDefault="00677062">
          <w:pPr>
            <w:pStyle w:val="csl-entry"/>
            <w:divId w:val="1454473106"/>
            <w:rPr>
              <w:color w:val="000000"/>
            </w:rPr>
          </w:pPr>
          <w:r w:rsidRPr="00677062">
            <w:rPr>
              <w:color w:val="000000"/>
            </w:rPr>
            <w:t xml:space="preserve">81. Jolly MK, Jia D, </w:t>
          </w:r>
          <w:proofErr w:type="spellStart"/>
          <w:r w:rsidRPr="00677062">
            <w:rPr>
              <w:color w:val="000000"/>
            </w:rPr>
            <w:t>Boareto</w:t>
          </w:r>
          <w:proofErr w:type="spellEnd"/>
          <w:r w:rsidRPr="00677062">
            <w:rPr>
              <w:color w:val="000000"/>
            </w:rPr>
            <w:t xml:space="preserve"> M, Mani SA, </w:t>
          </w:r>
          <w:proofErr w:type="spellStart"/>
          <w:r w:rsidRPr="00677062">
            <w:rPr>
              <w:color w:val="000000"/>
            </w:rPr>
            <w:t>Pienta</w:t>
          </w:r>
          <w:proofErr w:type="spellEnd"/>
          <w:r w:rsidRPr="00677062">
            <w:rPr>
              <w:color w:val="000000"/>
            </w:rPr>
            <w:t xml:space="preserve"> KJ, Ben-Jacob E, et al. Coupling the modules of EMT and stemness: A tunable ‘stemness window’ model. </w:t>
          </w:r>
          <w:proofErr w:type="spellStart"/>
          <w:r w:rsidRPr="00677062">
            <w:rPr>
              <w:color w:val="000000"/>
            </w:rPr>
            <w:t>Oncotarget</w:t>
          </w:r>
          <w:proofErr w:type="spellEnd"/>
          <w:r w:rsidRPr="00677062">
            <w:rPr>
              <w:color w:val="000000"/>
            </w:rPr>
            <w:t>. 2015;6(28):25161–74.</w:t>
          </w:r>
        </w:p>
        <w:p w14:paraId="00E5F7C0" w14:textId="77777777" w:rsidR="00677062" w:rsidRPr="00677062" w:rsidRDefault="00677062">
          <w:pPr>
            <w:pStyle w:val="csl-entry"/>
            <w:divId w:val="1454473106"/>
            <w:rPr>
              <w:color w:val="000000"/>
            </w:rPr>
          </w:pPr>
          <w:r w:rsidRPr="00677062">
            <w:rPr>
              <w:color w:val="000000"/>
            </w:rPr>
            <w:t xml:space="preserve">82. Bocci F, Jolly MK, George JT, Levine H, </w:t>
          </w:r>
          <w:proofErr w:type="spellStart"/>
          <w:r w:rsidRPr="00677062">
            <w:rPr>
              <w:color w:val="000000"/>
            </w:rPr>
            <w:t>Onuchic</w:t>
          </w:r>
          <w:proofErr w:type="spellEnd"/>
          <w:r w:rsidRPr="00677062">
            <w:rPr>
              <w:color w:val="000000"/>
            </w:rPr>
            <w:t xml:space="preserve"> JN. A mechanism-based computational model to capture the interconnections among epithelial-mesenchymal transition, cancer stem cells and Notch-Jagged signaling. </w:t>
          </w:r>
          <w:proofErr w:type="spellStart"/>
          <w:r w:rsidRPr="00677062">
            <w:rPr>
              <w:color w:val="000000"/>
            </w:rPr>
            <w:t>Oncotarget</w:t>
          </w:r>
          <w:proofErr w:type="spellEnd"/>
          <w:r w:rsidRPr="00677062">
            <w:rPr>
              <w:color w:val="000000"/>
            </w:rPr>
            <w:t>. 2018;9(52):29906–20.</w:t>
          </w:r>
        </w:p>
        <w:p w14:paraId="77CBA7FB" w14:textId="115E29BD" w:rsidR="00E469AE" w:rsidRPr="00C9444E" w:rsidRDefault="00677062" w:rsidP="000121BE">
          <w:pPr>
            <w:pStyle w:val="csl-entry"/>
            <w:divId w:val="2111926817"/>
            <w:rPr>
              <w:color w:val="000000"/>
            </w:rPr>
          </w:pPr>
          <w:r w:rsidRPr="00677062">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Madeline Galbraith" w:date="2022-07-01T11:56:00Z" w:initials="MG">
    <w:p w14:paraId="084582F6" w14:textId="77777777" w:rsidR="00DE6AB1" w:rsidRDefault="00DE6AB1" w:rsidP="006252A2">
      <w:pPr>
        <w:pStyle w:val="CommentText"/>
      </w:pPr>
      <w:r>
        <w:rPr>
          <w:rStyle w:val="CommentReference"/>
        </w:rPr>
        <w:annotationRef/>
      </w:r>
      <w:r>
        <w:t>Update silencing function to be from 0  to 1 instead of 1 to 0</w:t>
      </w:r>
    </w:p>
  </w:comment>
  <w:comment w:id="5" w:author="Madeline Galbraith" w:date="2022-07-01T12:20:00Z" w:initials="MG">
    <w:p w14:paraId="30ADBC2D" w14:textId="77777777" w:rsidR="00FF01AA" w:rsidRDefault="00FF01AA" w:rsidP="009558DB">
      <w:pPr>
        <w:pStyle w:val="CommentText"/>
      </w:pPr>
      <w:r>
        <w:rPr>
          <w:rStyle w:val="CommentReference"/>
        </w:rPr>
        <w:annotationRef/>
      </w:r>
      <w:r>
        <w:t>Fix the title for D (u3n=0 not u3m)</w:t>
      </w:r>
    </w:p>
  </w:comment>
  <w:comment w:id="6" w:author="Madeline Galbraith" w:date="2022-07-05T16:52:00Z" w:initials="MG">
    <w:p w14:paraId="5EBE0AE8" w14:textId="77777777" w:rsidR="001A59FD" w:rsidRDefault="001A59FD" w:rsidP="001D6E9D">
      <w:pPr>
        <w:pStyle w:val="CommentText"/>
      </w:pPr>
      <w:r>
        <w:rPr>
          <w:rStyle w:val="CommentReference"/>
        </w:rPr>
        <w:annotationRef/>
      </w:r>
      <w:r>
        <w:t>Confirm si number is correct</w:t>
      </w:r>
    </w:p>
  </w:comment>
  <w:comment w:id="9" w:author="Madeline Galbraith" w:date="2022-06-12T20:36:00Z" w:initials="MG">
    <w:p w14:paraId="41FFE2C6" w14:textId="2971552C" w:rsidR="001C784D" w:rsidRDefault="001C784D">
      <w:pPr>
        <w:pStyle w:val="CommentText"/>
      </w:pPr>
      <w:r>
        <w:rPr>
          <w:rStyle w:val="CommentReference"/>
        </w:rPr>
        <w:annotationRef/>
      </w:r>
      <w:r w:rsidR="00F224B4">
        <w:rPr>
          <w:rStyle w:val="CommentReference"/>
        </w:rPr>
        <w:t>Running a simulation to confirm, but I believe u34 upregulating noxROS cannot replace the mtROS results (that is to say  upregulating noxROS can’t enable only the E/M-W/O state)</w:t>
      </w:r>
    </w:p>
  </w:comment>
  <w:comment w:id="11" w:author="Madeline Galbraith" w:date="2022-06-01T08:33:00Z" w:initials="MG">
    <w:p w14:paraId="1DFE1EFF" w14:textId="5D521139" w:rsidR="008B2870" w:rsidRDefault="008B2870">
      <w:pPr>
        <w:pStyle w:val="CommentText"/>
      </w:pPr>
      <w:r>
        <w:rPr>
          <w:rStyle w:val="CommentReference"/>
        </w:rPr>
        <w:annotationRef/>
      </w:r>
      <w:r w:rsidR="00D34DCD">
        <w:rPr>
          <w:rStyle w:val="CommentReference"/>
        </w:rPr>
        <w:t>I don’t have results for all of these combinations</w:t>
      </w:r>
      <w:r w:rsidR="00F224B4">
        <w:rPr>
          <w:rStyle w:val="CommentReference"/>
        </w:rPr>
        <w:t xml:space="preserve"> but arrived at this conclusion by extrapolating from the single and double results. </w:t>
      </w:r>
    </w:p>
  </w:comment>
  <w:comment w:id="15" w:author="Madeline Galbraith" w:date="2022-06-12T20:37:00Z" w:initials="MG">
    <w:p w14:paraId="27EDAF80" w14:textId="687B1040" w:rsidR="00BE245D" w:rsidRDefault="00BE245D">
      <w:pPr>
        <w:pStyle w:val="CommentText"/>
      </w:pPr>
      <w:r>
        <w:rPr>
          <w:rStyle w:val="CommentReference"/>
        </w:rPr>
        <w:annotationRef/>
      </w:r>
      <w:r>
        <w:t xml:space="preserve">How to put EMT-inducing signal in the figures? </w:t>
      </w:r>
      <w:r>
        <w:br/>
        <w:t>(EIS)?</w:t>
      </w:r>
    </w:p>
  </w:comment>
  <w:comment w:id="17" w:author="Dongya Jia" w:date="2022-06-12T17:18:00Z" w:initials="DJ">
    <w:p w14:paraId="1ABCC6AC" w14:textId="77777777" w:rsidR="00AC1B59" w:rsidRDefault="00AC1B59" w:rsidP="00AC1B59">
      <w:pPr>
        <w:pStyle w:val="CommentText"/>
      </w:pPr>
      <w:r>
        <w:rPr>
          <w:rStyle w:val="CommentReference"/>
        </w:rPr>
        <w:annotationRef/>
      </w:r>
      <w:r>
        <w:t>Can we clarify the key regulation for each step? What trigger the transition from E-O to E-W/O for example.</w:t>
      </w:r>
    </w:p>
  </w:comment>
  <w:comment w:id="18" w:author="Madeline Galbraith" w:date="2022-06-14T15:31:00Z" w:initials="MG">
    <w:p w14:paraId="72F93DC3" w14:textId="7AD0C68B" w:rsidR="00034A1D" w:rsidRDefault="00034A1D">
      <w:pPr>
        <w:pStyle w:val="CommentText"/>
      </w:pPr>
      <w:r>
        <w:rPr>
          <w:rStyle w:val="CommentReference"/>
        </w:rPr>
        <w:annotationRef/>
      </w:r>
      <w:r>
        <w:t>Maybe, since we haven’t done transition path analysis I guess the only way to say this is an increase/decrease in one or more of the foldchanges.</w:t>
      </w:r>
    </w:p>
  </w:comment>
  <w:comment w:id="21" w:author="Madeline Galbraith" w:date="2022-06-14T13:10:00Z" w:initials="MG">
    <w:p w14:paraId="68FB6825" w14:textId="338F5C56" w:rsidR="00BB6820" w:rsidRDefault="00BB6820">
      <w:pPr>
        <w:pStyle w:val="CommentText"/>
      </w:pPr>
      <w:r>
        <w:rPr>
          <w:rStyle w:val="CommentReference"/>
        </w:rPr>
        <w:annotationRef/>
      </w:r>
      <w:r>
        <w:t>Dongya, please add your funding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4582F6" w15:done="0"/>
  <w15:commentEx w15:paraId="30ADBC2D" w15:done="0"/>
  <w15:commentEx w15:paraId="5EBE0AE8" w15:done="0"/>
  <w15:commentEx w15:paraId="41FFE2C6" w15:done="0"/>
  <w15:commentEx w15:paraId="1DFE1EFF" w15:done="0"/>
  <w15:commentEx w15:paraId="27EDAF80" w15:done="0"/>
  <w15:commentEx w15:paraId="1ABCC6AC" w15:done="0"/>
  <w15:commentEx w15:paraId="72F93DC3" w15:paraIdParent="1ABCC6AC" w15:done="0"/>
  <w15:commentEx w15:paraId="68FB68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95F57" w16cex:dateUtc="2022-07-01T16:56:00Z"/>
  <w16cex:commentExtensible w16cex:durableId="266964F3" w16cex:dateUtc="2022-07-01T17:20:00Z"/>
  <w16cex:commentExtensible w16cex:durableId="266EEACC" w16cex:dateUtc="2022-07-05T21:52:00Z"/>
  <w16cex:commentExtensible w16cex:durableId="2650CCC5" w16cex:dateUtc="2022-06-13T01:36:00Z"/>
  <w16cex:commentExtensible w16cex:durableId="2641A2C4" w16cex:dateUtc="2022-06-01T13:33:00Z"/>
  <w16cex:commentExtensible w16cex:durableId="2650CD21" w16cex:dateUtc="2022-06-13T01:37:00Z"/>
  <w16cex:commentExtensible w16cex:durableId="26509E72" w16cex:dateUtc="2022-06-12T22:18:00Z"/>
  <w16cex:commentExtensible w16cex:durableId="26532853" w16cex:dateUtc="2022-06-14T20:31:00Z"/>
  <w16cex:commentExtensible w16cex:durableId="26530748" w16cex:dateUtc="2022-06-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4582F6" w16cid:durableId="26695F57"/>
  <w16cid:commentId w16cid:paraId="30ADBC2D" w16cid:durableId="266964F3"/>
  <w16cid:commentId w16cid:paraId="5EBE0AE8" w16cid:durableId="266EEACC"/>
  <w16cid:commentId w16cid:paraId="41FFE2C6" w16cid:durableId="2650CCC5"/>
  <w16cid:commentId w16cid:paraId="1DFE1EFF" w16cid:durableId="2641A2C4"/>
  <w16cid:commentId w16cid:paraId="27EDAF80" w16cid:durableId="2650CD21"/>
  <w16cid:commentId w16cid:paraId="1ABCC6AC" w16cid:durableId="26509E72"/>
  <w16cid:commentId w16cid:paraId="72F93DC3" w16cid:durableId="26532853"/>
  <w16cid:commentId w16cid:paraId="68FB6825" w16cid:durableId="265307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60342" w14:textId="77777777" w:rsidR="00CE78DB" w:rsidRDefault="00CE78DB">
      <w:pPr>
        <w:spacing w:after="0"/>
      </w:pPr>
      <w:r>
        <w:separator/>
      </w:r>
    </w:p>
  </w:endnote>
  <w:endnote w:type="continuationSeparator" w:id="0">
    <w:p w14:paraId="3A965761" w14:textId="77777777" w:rsidR="00CE78DB" w:rsidRDefault="00CE78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83744" w14:textId="77777777" w:rsidR="00CE78DB" w:rsidRDefault="00CE78DB">
      <w:r>
        <w:separator/>
      </w:r>
    </w:p>
  </w:footnote>
  <w:footnote w:type="continuationSeparator" w:id="0">
    <w:p w14:paraId="5C7D931A" w14:textId="77777777" w:rsidR="00CE78DB" w:rsidRDefault="00CE7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71142995">
    <w:abstractNumId w:val="3"/>
  </w:num>
  <w:num w:numId="2" w16cid:durableId="2031253626">
    <w:abstractNumId w:val="3"/>
  </w:num>
  <w:num w:numId="3" w16cid:durableId="1954510020">
    <w:abstractNumId w:val="0"/>
  </w:num>
  <w:num w:numId="4" w16cid:durableId="13322970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531"/>
    <w:rsid w:val="000030F5"/>
    <w:rsid w:val="00003581"/>
    <w:rsid w:val="00004362"/>
    <w:rsid w:val="00006416"/>
    <w:rsid w:val="00006970"/>
    <w:rsid w:val="00007827"/>
    <w:rsid w:val="0001047D"/>
    <w:rsid w:val="00011C8B"/>
    <w:rsid w:val="00011E4B"/>
    <w:rsid w:val="000121BE"/>
    <w:rsid w:val="000128DF"/>
    <w:rsid w:val="00012A48"/>
    <w:rsid w:val="00012D7C"/>
    <w:rsid w:val="0001350A"/>
    <w:rsid w:val="000146D7"/>
    <w:rsid w:val="00016836"/>
    <w:rsid w:val="0002004B"/>
    <w:rsid w:val="000216D8"/>
    <w:rsid w:val="00022E63"/>
    <w:rsid w:val="00022F97"/>
    <w:rsid w:val="00023D15"/>
    <w:rsid w:val="00023DFE"/>
    <w:rsid w:val="00024146"/>
    <w:rsid w:val="000257AB"/>
    <w:rsid w:val="00030D7E"/>
    <w:rsid w:val="00031FEE"/>
    <w:rsid w:val="00032594"/>
    <w:rsid w:val="00033126"/>
    <w:rsid w:val="00034838"/>
    <w:rsid w:val="00034A1D"/>
    <w:rsid w:val="00035AD8"/>
    <w:rsid w:val="00035E07"/>
    <w:rsid w:val="00036F16"/>
    <w:rsid w:val="0003710F"/>
    <w:rsid w:val="00037377"/>
    <w:rsid w:val="00040051"/>
    <w:rsid w:val="00040BBB"/>
    <w:rsid w:val="0004167F"/>
    <w:rsid w:val="000425D8"/>
    <w:rsid w:val="00043B26"/>
    <w:rsid w:val="00045854"/>
    <w:rsid w:val="00046573"/>
    <w:rsid w:val="00050B2C"/>
    <w:rsid w:val="00050F0E"/>
    <w:rsid w:val="00051C14"/>
    <w:rsid w:val="00052FEE"/>
    <w:rsid w:val="000539C7"/>
    <w:rsid w:val="0005499B"/>
    <w:rsid w:val="00055744"/>
    <w:rsid w:val="00056E01"/>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915EB"/>
    <w:rsid w:val="0009168B"/>
    <w:rsid w:val="000941E5"/>
    <w:rsid w:val="00094844"/>
    <w:rsid w:val="00094A06"/>
    <w:rsid w:val="00094E42"/>
    <w:rsid w:val="00095EA5"/>
    <w:rsid w:val="00096016"/>
    <w:rsid w:val="00096AEC"/>
    <w:rsid w:val="000A0FB1"/>
    <w:rsid w:val="000A1B8E"/>
    <w:rsid w:val="000A5DCC"/>
    <w:rsid w:val="000A7ABC"/>
    <w:rsid w:val="000A7E38"/>
    <w:rsid w:val="000B062F"/>
    <w:rsid w:val="000B08A7"/>
    <w:rsid w:val="000B0E77"/>
    <w:rsid w:val="000B15D3"/>
    <w:rsid w:val="000B2C27"/>
    <w:rsid w:val="000B3400"/>
    <w:rsid w:val="000B485D"/>
    <w:rsid w:val="000B5465"/>
    <w:rsid w:val="000B5A09"/>
    <w:rsid w:val="000C0ABA"/>
    <w:rsid w:val="000C0F18"/>
    <w:rsid w:val="000C18C2"/>
    <w:rsid w:val="000C352C"/>
    <w:rsid w:val="000C3A18"/>
    <w:rsid w:val="000C4055"/>
    <w:rsid w:val="000C426A"/>
    <w:rsid w:val="000C466B"/>
    <w:rsid w:val="000C48EA"/>
    <w:rsid w:val="000C4FB0"/>
    <w:rsid w:val="000C6808"/>
    <w:rsid w:val="000C6D60"/>
    <w:rsid w:val="000C7249"/>
    <w:rsid w:val="000C7A59"/>
    <w:rsid w:val="000D0538"/>
    <w:rsid w:val="000D25AF"/>
    <w:rsid w:val="000D2B34"/>
    <w:rsid w:val="000D42DD"/>
    <w:rsid w:val="000D63AC"/>
    <w:rsid w:val="000D6A64"/>
    <w:rsid w:val="000D6AEB"/>
    <w:rsid w:val="000D6FCE"/>
    <w:rsid w:val="000D7EB5"/>
    <w:rsid w:val="000E05B0"/>
    <w:rsid w:val="000E0F73"/>
    <w:rsid w:val="000E16DE"/>
    <w:rsid w:val="000E22B8"/>
    <w:rsid w:val="000E3738"/>
    <w:rsid w:val="000E3786"/>
    <w:rsid w:val="000E4450"/>
    <w:rsid w:val="000E4B95"/>
    <w:rsid w:val="000E5521"/>
    <w:rsid w:val="000E5F34"/>
    <w:rsid w:val="000E7E0B"/>
    <w:rsid w:val="000F0265"/>
    <w:rsid w:val="000F06B6"/>
    <w:rsid w:val="000F0C09"/>
    <w:rsid w:val="000F1FC8"/>
    <w:rsid w:val="000F36F2"/>
    <w:rsid w:val="000F3FC9"/>
    <w:rsid w:val="000F4AE0"/>
    <w:rsid w:val="000F5033"/>
    <w:rsid w:val="000F53F7"/>
    <w:rsid w:val="000F62BD"/>
    <w:rsid w:val="000F6386"/>
    <w:rsid w:val="000F7BC7"/>
    <w:rsid w:val="0010035D"/>
    <w:rsid w:val="00102B3F"/>
    <w:rsid w:val="00104F47"/>
    <w:rsid w:val="00105214"/>
    <w:rsid w:val="001060AA"/>
    <w:rsid w:val="00106D37"/>
    <w:rsid w:val="0010706C"/>
    <w:rsid w:val="0010731D"/>
    <w:rsid w:val="001107B0"/>
    <w:rsid w:val="00110FDB"/>
    <w:rsid w:val="001127FD"/>
    <w:rsid w:val="00112940"/>
    <w:rsid w:val="00113E21"/>
    <w:rsid w:val="001155E9"/>
    <w:rsid w:val="001156AA"/>
    <w:rsid w:val="00116CF2"/>
    <w:rsid w:val="001179E4"/>
    <w:rsid w:val="00117B29"/>
    <w:rsid w:val="00117D00"/>
    <w:rsid w:val="00121715"/>
    <w:rsid w:val="00121F49"/>
    <w:rsid w:val="0012213F"/>
    <w:rsid w:val="00123088"/>
    <w:rsid w:val="00123C04"/>
    <w:rsid w:val="00123F43"/>
    <w:rsid w:val="0012488B"/>
    <w:rsid w:val="00124EF2"/>
    <w:rsid w:val="0012509F"/>
    <w:rsid w:val="001257CA"/>
    <w:rsid w:val="001258A6"/>
    <w:rsid w:val="00126BB2"/>
    <w:rsid w:val="00130C98"/>
    <w:rsid w:val="001318AD"/>
    <w:rsid w:val="00131EBC"/>
    <w:rsid w:val="00132593"/>
    <w:rsid w:val="00133F92"/>
    <w:rsid w:val="001360CF"/>
    <w:rsid w:val="001367E6"/>
    <w:rsid w:val="00136A64"/>
    <w:rsid w:val="00137E8D"/>
    <w:rsid w:val="00141452"/>
    <w:rsid w:val="0014286D"/>
    <w:rsid w:val="00143B50"/>
    <w:rsid w:val="00143EC2"/>
    <w:rsid w:val="00145200"/>
    <w:rsid w:val="00146711"/>
    <w:rsid w:val="0014758B"/>
    <w:rsid w:val="00150BB3"/>
    <w:rsid w:val="00153DC8"/>
    <w:rsid w:val="00160AF9"/>
    <w:rsid w:val="00164344"/>
    <w:rsid w:val="00164DB6"/>
    <w:rsid w:val="0016562D"/>
    <w:rsid w:val="0016591C"/>
    <w:rsid w:val="00165CE1"/>
    <w:rsid w:val="00167970"/>
    <w:rsid w:val="0017037D"/>
    <w:rsid w:val="00170F85"/>
    <w:rsid w:val="001713D6"/>
    <w:rsid w:val="00171565"/>
    <w:rsid w:val="00173A7C"/>
    <w:rsid w:val="00174B40"/>
    <w:rsid w:val="00180430"/>
    <w:rsid w:val="001815B1"/>
    <w:rsid w:val="001817B5"/>
    <w:rsid w:val="0018197D"/>
    <w:rsid w:val="00181AE7"/>
    <w:rsid w:val="0018219A"/>
    <w:rsid w:val="00182BBC"/>
    <w:rsid w:val="001834EF"/>
    <w:rsid w:val="00183509"/>
    <w:rsid w:val="00184A9E"/>
    <w:rsid w:val="00185337"/>
    <w:rsid w:val="00186588"/>
    <w:rsid w:val="00190AFE"/>
    <w:rsid w:val="0019272E"/>
    <w:rsid w:val="00193457"/>
    <w:rsid w:val="001937C8"/>
    <w:rsid w:val="00196D56"/>
    <w:rsid w:val="00197FBC"/>
    <w:rsid w:val="001A0DAE"/>
    <w:rsid w:val="001A122D"/>
    <w:rsid w:val="001A1A85"/>
    <w:rsid w:val="001A4574"/>
    <w:rsid w:val="001A5660"/>
    <w:rsid w:val="001A5774"/>
    <w:rsid w:val="001A59FD"/>
    <w:rsid w:val="001B04F0"/>
    <w:rsid w:val="001B1BDD"/>
    <w:rsid w:val="001B2AC1"/>
    <w:rsid w:val="001B4504"/>
    <w:rsid w:val="001C066F"/>
    <w:rsid w:val="001C1212"/>
    <w:rsid w:val="001C1615"/>
    <w:rsid w:val="001C51AE"/>
    <w:rsid w:val="001C5229"/>
    <w:rsid w:val="001C6260"/>
    <w:rsid w:val="001C62E4"/>
    <w:rsid w:val="001C784D"/>
    <w:rsid w:val="001D0041"/>
    <w:rsid w:val="001D1D9E"/>
    <w:rsid w:val="001D4132"/>
    <w:rsid w:val="001D4B29"/>
    <w:rsid w:val="001D5E10"/>
    <w:rsid w:val="001D6FB1"/>
    <w:rsid w:val="001E01F1"/>
    <w:rsid w:val="001E0F0F"/>
    <w:rsid w:val="001E18C1"/>
    <w:rsid w:val="001E1DCB"/>
    <w:rsid w:val="001E68E7"/>
    <w:rsid w:val="001F1453"/>
    <w:rsid w:val="001F2666"/>
    <w:rsid w:val="001F30DE"/>
    <w:rsid w:val="001F45F0"/>
    <w:rsid w:val="001F4754"/>
    <w:rsid w:val="001F5E0A"/>
    <w:rsid w:val="001F7B61"/>
    <w:rsid w:val="00200AD6"/>
    <w:rsid w:val="00200FFD"/>
    <w:rsid w:val="00203F06"/>
    <w:rsid w:val="0020705B"/>
    <w:rsid w:val="0020793C"/>
    <w:rsid w:val="002104C6"/>
    <w:rsid w:val="00210CF5"/>
    <w:rsid w:val="00211F0E"/>
    <w:rsid w:val="00212433"/>
    <w:rsid w:val="00214E0A"/>
    <w:rsid w:val="002155FC"/>
    <w:rsid w:val="00215BF5"/>
    <w:rsid w:val="0021653C"/>
    <w:rsid w:val="002173D5"/>
    <w:rsid w:val="00217799"/>
    <w:rsid w:val="00223279"/>
    <w:rsid w:val="0022615D"/>
    <w:rsid w:val="00226879"/>
    <w:rsid w:val="00230C9A"/>
    <w:rsid w:val="002326CC"/>
    <w:rsid w:val="002327B3"/>
    <w:rsid w:val="00233F84"/>
    <w:rsid w:val="00234813"/>
    <w:rsid w:val="00235A5D"/>
    <w:rsid w:val="002360FA"/>
    <w:rsid w:val="00240011"/>
    <w:rsid w:val="002402D1"/>
    <w:rsid w:val="00240E17"/>
    <w:rsid w:val="00242348"/>
    <w:rsid w:val="00244159"/>
    <w:rsid w:val="0024435B"/>
    <w:rsid w:val="00246E2C"/>
    <w:rsid w:val="00246E60"/>
    <w:rsid w:val="00247035"/>
    <w:rsid w:val="0024742B"/>
    <w:rsid w:val="00250938"/>
    <w:rsid w:val="00250B22"/>
    <w:rsid w:val="002524A5"/>
    <w:rsid w:val="00252902"/>
    <w:rsid w:val="00253BD6"/>
    <w:rsid w:val="0025447F"/>
    <w:rsid w:val="00254C7F"/>
    <w:rsid w:val="00257523"/>
    <w:rsid w:val="00257613"/>
    <w:rsid w:val="00260263"/>
    <w:rsid w:val="0026050E"/>
    <w:rsid w:val="00262284"/>
    <w:rsid w:val="00262C38"/>
    <w:rsid w:val="002632C7"/>
    <w:rsid w:val="002640FD"/>
    <w:rsid w:val="00265B69"/>
    <w:rsid w:val="00270383"/>
    <w:rsid w:val="002707CA"/>
    <w:rsid w:val="00272AB2"/>
    <w:rsid w:val="0027335E"/>
    <w:rsid w:val="00273664"/>
    <w:rsid w:val="002742FA"/>
    <w:rsid w:val="0027479E"/>
    <w:rsid w:val="0027482F"/>
    <w:rsid w:val="00275C5C"/>
    <w:rsid w:val="00276A5B"/>
    <w:rsid w:val="00276EEA"/>
    <w:rsid w:val="002812A3"/>
    <w:rsid w:val="002821CA"/>
    <w:rsid w:val="00282854"/>
    <w:rsid w:val="00282B95"/>
    <w:rsid w:val="00283835"/>
    <w:rsid w:val="0028447E"/>
    <w:rsid w:val="0028499B"/>
    <w:rsid w:val="0028726F"/>
    <w:rsid w:val="00290024"/>
    <w:rsid w:val="00290559"/>
    <w:rsid w:val="002925AC"/>
    <w:rsid w:val="002940AA"/>
    <w:rsid w:val="00295215"/>
    <w:rsid w:val="002968E6"/>
    <w:rsid w:val="002A0424"/>
    <w:rsid w:val="002A0682"/>
    <w:rsid w:val="002A06AA"/>
    <w:rsid w:val="002A0EA5"/>
    <w:rsid w:val="002A18BD"/>
    <w:rsid w:val="002A1A95"/>
    <w:rsid w:val="002A29C2"/>
    <w:rsid w:val="002A4E81"/>
    <w:rsid w:val="002A743E"/>
    <w:rsid w:val="002B0510"/>
    <w:rsid w:val="002B06C7"/>
    <w:rsid w:val="002B0F0E"/>
    <w:rsid w:val="002B2A63"/>
    <w:rsid w:val="002B3507"/>
    <w:rsid w:val="002B47E3"/>
    <w:rsid w:val="002B4B23"/>
    <w:rsid w:val="002B530C"/>
    <w:rsid w:val="002B59C6"/>
    <w:rsid w:val="002B5DB8"/>
    <w:rsid w:val="002C08AD"/>
    <w:rsid w:val="002C16FF"/>
    <w:rsid w:val="002C1BD9"/>
    <w:rsid w:val="002C1E60"/>
    <w:rsid w:val="002C3561"/>
    <w:rsid w:val="002C6587"/>
    <w:rsid w:val="002C752F"/>
    <w:rsid w:val="002C76E3"/>
    <w:rsid w:val="002C7FFD"/>
    <w:rsid w:val="002D0B81"/>
    <w:rsid w:val="002D1DC5"/>
    <w:rsid w:val="002D2C55"/>
    <w:rsid w:val="002D385B"/>
    <w:rsid w:val="002D4F01"/>
    <w:rsid w:val="002D5F45"/>
    <w:rsid w:val="002D6A4F"/>
    <w:rsid w:val="002D6B43"/>
    <w:rsid w:val="002D7AE1"/>
    <w:rsid w:val="002D7C3B"/>
    <w:rsid w:val="002E26BF"/>
    <w:rsid w:val="002E3CDD"/>
    <w:rsid w:val="002E3E00"/>
    <w:rsid w:val="002E5FF0"/>
    <w:rsid w:val="002E7322"/>
    <w:rsid w:val="002E76B2"/>
    <w:rsid w:val="002F0AFD"/>
    <w:rsid w:val="002F304D"/>
    <w:rsid w:val="002F3EA9"/>
    <w:rsid w:val="002F44ED"/>
    <w:rsid w:val="002F4CA0"/>
    <w:rsid w:val="002F6A22"/>
    <w:rsid w:val="003015A5"/>
    <w:rsid w:val="003016F3"/>
    <w:rsid w:val="0030235D"/>
    <w:rsid w:val="00303750"/>
    <w:rsid w:val="00304944"/>
    <w:rsid w:val="00306563"/>
    <w:rsid w:val="00310448"/>
    <w:rsid w:val="0031215D"/>
    <w:rsid w:val="00312E6C"/>
    <w:rsid w:val="0031466A"/>
    <w:rsid w:val="003153E6"/>
    <w:rsid w:val="00316504"/>
    <w:rsid w:val="00316CB1"/>
    <w:rsid w:val="00316CBB"/>
    <w:rsid w:val="00317051"/>
    <w:rsid w:val="00320BCE"/>
    <w:rsid w:val="003229AE"/>
    <w:rsid w:val="00323B4E"/>
    <w:rsid w:val="0032453A"/>
    <w:rsid w:val="0032462F"/>
    <w:rsid w:val="00324A40"/>
    <w:rsid w:val="0032528C"/>
    <w:rsid w:val="00325FB9"/>
    <w:rsid w:val="00330620"/>
    <w:rsid w:val="00333A5B"/>
    <w:rsid w:val="00334B17"/>
    <w:rsid w:val="003352BC"/>
    <w:rsid w:val="0033776F"/>
    <w:rsid w:val="00337D12"/>
    <w:rsid w:val="0034024B"/>
    <w:rsid w:val="0034134A"/>
    <w:rsid w:val="00343B5D"/>
    <w:rsid w:val="00344217"/>
    <w:rsid w:val="003456C6"/>
    <w:rsid w:val="0034583A"/>
    <w:rsid w:val="00346DCD"/>
    <w:rsid w:val="00347691"/>
    <w:rsid w:val="00347B56"/>
    <w:rsid w:val="00357751"/>
    <w:rsid w:val="00357E9B"/>
    <w:rsid w:val="0036022C"/>
    <w:rsid w:val="003614F3"/>
    <w:rsid w:val="00361645"/>
    <w:rsid w:val="00361B60"/>
    <w:rsid w:val="00362C05"/>
    <w:rsid w:val="00362E8E"/>
    <w:rsid w:val="00363457"/>
    <w:rsid w:val="00363B11"/>
    <w:rsid w:val="00364DC5"/>
    <w:rsid w:val="003650B6"/>
    <w:rsid w:val="00365297"/>
    <w:rsid w:val="00365AD9"/>
    <w:rsid w:val="003673B0"/>
    <w:rsid w:val="00367703"/>
    <w:rsid w:val="00370547"/>
    <w:rsid w:val="003707D8"/>
    <w:rsid w:val="003730D1"/>
    <w:rsid w:val="00373904"/>
    <w:rsid w:val="00373A2B"/>
    <w:rsid w:val="0037548D"/>
    <w:rsid w:val="00375793"/>
    <w:rsid w:val="0037600D"/>
    <w:rsid w:val="00376723"/>
    <w:rsid w:val="00376A9D"/>
    <w:rsid w:val="00376DFB"/>
    <w:rsid w:val="00380C0D"/>
    <w:rsid w:val="003821F6"/>
    <w:rsid w:val="00382448"/>
    <w:rsid w:val="00382AC0"/>
    <w:rsid w:val="00384287"/>
    <w:rsid w:val="00384E58"/>
    <w:rsid w:val="0038569A"/>
    <w:rsid w:val="003857F2"/>
    <w:rsid w:val="00386FDF"/>
    <w:rsid w:val="0038786D"/>
    <w:rsid w:val="00390322"/>
    <w:rsid w:val="00390396"/>
    <w:rsid w:val="00390C08"/>
    <w:rsid w:val="0039182F"/>
    <w:rsid w:val="003943A9"/>
    <w:rsid w:val="00395B8E"/>
    <w:rsid w:val="0039761E"/>
    <w:rsid w:val="00397B68"/>
    <w:rsid w:val="003A10B3"/>
    <w:rsid w:val="003A149E"/>
    <w:rsid w:val="003A18FA"/>
    <w:rsid w:val="003A2304"/>
    <w:rsid w:val="003A2AD5"/>
    <w:rsid w:val="003A620A"/>
    <w:rsid w:val="003A6BD6"/>
    <w:rsid w:val="003B02C1"/>
    <w:rsid w:val="003B038F"/>
    <w:rsid w:val="003B11C4"/>
    <w:rsid w:val="003B1490"/>
    <w:rsid w:val="003B389D"/>
    <w:rsid w:val="003B3CF3"/>
    <w:rsid w:val="003B409D"/>
    <w:rsid w:val="003B45E0"/>
    <w:rsid w:val="003B5628"/>
    <w:rsid w:val="003B5B63"/>
    <w:rsid w:val="003B5C1D"/>
    <w:rsid w:val="003B639C"/>
    <w:rsid w:val="003B6DFD"/>
    <w:rsid w:val="003B7C6B"/>
    <w:rsid w:val="003C0982"/>
    <w:rsid w:val="003C0EF5"/>
    <w:rsid w:val="003C18F2"/>
    <w:rsid w:val="003C4611"/>
    <w:rsid w:val="003C4FFE"/>
    <w:rsid w:val="003C723C"/>
    <w:rsid w:val="003D0A34"/>
    <w:rsid w:val="003D1235"/>
    <w:rsid w:val="003D29BC"/>
    <w:rsid w:val="003D3250"/>
    <w:rsid w:val="003D370C"/>
    <w:rsid w:val="003D41C1"/>
    <w:rsid w:val="003D572C"/>
    <w:rsid w:val="003D5A12"/>
    <w:rsid w:val="003D674D"/>
    <w:rsid w:val="003D6D0C"/>
    <w:rsid w:val="003D7169"/>
    <w:rsid w:val="003E0168"/>
    <w:rsid w:val="003E1465"/>
    <w:rsid w:val="003E1C73"/>
    <w:rsid w:val="003E1EF7"/>
    <w:rsid w:val="003E407C"/>
    <w:rsid w:val="003E4F04"/>
    <w:rsid w:val="003E5A55"/>
    <w:rsid w:val="003E647F"/>
    <w:rsid w:val="003E71F4"/>
    <w:rsid w:val="003E7D90"/>
    <w:rsid w:val="003F13E2"/>
    <w:rsid w:val="003F19BA"/>
    <w:rsid w:val="003F2D9F"/>
    <w:rsid w:val="003F4D18"/>
    <w:rsid w:val="003F56AD"/>
    <w:rsid w:val="003F6002"/>
    <w:rsid w:val="003F6566"/>
    <w:rsid w:val="003F6CB1"/>
    <w:rsid w:val="003F75D1"/>
    <w:rsid w:val="003F7A30"/>
    <w:rsid w:val="0040027E"/>
    <w:rsid w:val="004047D5"/>
    <w:rsid w:val="00407B41"/>
    <w:rsid w:val="00407D3C"/>
    <w:rsid w:val="00407F6A"/>
    <w:rsid w:val="00411287"/>
    <w:rsid w:val="004116CE"/>
    <w:rsid w:val="00412E4D"/>
    <w:rsid w:val="00412F2E"/>
    <w:rsid w:val="00413352"/>
    <w:rsid w:val="004139B7"/>
    <w:rsid w:val="004144E1"/>
    <w:rsid w:val="00414B59"/>
    <w:rsid w:val="004167E1"/>
    <w:rsid w:val="004168D7"/>
    <w:rsid w:val="00416EA4"/>
    <w:rsid w:val="00416EBB"/>
    <w:rsid w:val="00423B0C"/>
    <w:rsid w:val="00423FB7"/>
    <w:rsid w:val="00425137"/>
    <w:rsid w:val="00425A6D"/>
    <w:rsid w:val="00425BB3"/>
    <w:rsid w:val="00426950"/>
    <w:rsid w:val="0042730D"/>
    <w:rsid w:val="00430F7A"/>
    <w:rsid w:val="004318F2"/>
    <w:rsid w:val="00433B7B"/>
    <w:rsid w:val="004342CC"/>
    <w:rsid w:val="00434455"/>
    <w:rsid w:val="004359AC"/>
    <w:rsid w:val="00435A28"/>
    <w:rsid w:val="00436115"/>
    <w:rsid w:val="0043678A"/>
    <w:rsid w:val="00436801"/>
    <w:rsid w:val="00436D4E"/>
    <w:rsid w:val="00436DC7"/>
    <w:rsid w:val="00440E53"/>
    <w:rsid w:val="00443ED2"/>
    <w:rsid w:val="00444EFC"/>
    <w:rsid w:val="00445E76"/>
    <w:rsid w:val="004479A1"/>
    <w:rsid w:val="004512F4"/>
    <w:rsid w:val="004541A8"/>
    <w:rsid w:val="00454948"/>
    <w:rsid w:val="00455A36"/>
    <w:rsid w:val="00457136"/>
    <w:rsid w:val="0045732A"/>
    <w:rsid w:val="004605B0"/>
    <w:rsid w:val="004645A4"/>
    <w:rsid w:val="0046483A"/>
    <w:rsid w:val="00466557"/>
    <w:rsid w:val="00466D42"/>
    <w:rsid w:val="00466D9B"/>
    <w:rsid w:val="0046719A"/>
    <w:rsid w:val="004673FF"/>
    <w:rsid w:val="0047062E"/>
    <w:rsid w:val="00470ADE"/>
    <w:rsid w:val="004715D9"/>
    <w:rsid w:val="00471793"/>
    <w:rsid w:val="004722D9"/>
    <w:rsid w:val="00473668"/>
    <w:rsid w:val="00474B6C"/>
    <w:rsid w:val="004754BD"/>
    <w:rsid w:val="00475712"/>
    <w:rsid w:val="00475873"/>
    <w:rsid w:val="00476BDE"/>
    <w:rsid w:val="00477257"/>
    <w:rsid w:val="004806AF"/>
    <w:rsid w:val="00480E57"/>
    <w:rsid w:val="00481812"/>
    <w:rsid w:val="00482189"/>
    <w:rsid w:val="004823D4"/>
    <w:rsid w:val="0048243F"/>
    <w:rsid w:val="00483390"/>
    <w:rsid w:val="0048455F"/>
    <w:rsid w:val="00484E2A"/>
    <w:rsid w:val="004869E7"/>
    <w:rsid w:val="004878A6"/>
    <w:rsid w:val="00492387"/>
    <w:rsid w:val="00492FB3"/>
    <w:rsid w:val="00493E6E"/>
    <w:rsid w:val="004A10A5"/>
    <w:rsid w:val="004A15AC"/>
    <w:rsid w:val="004A5623"/>
    <w:rsid w:val="004A5665"/>
    <w:rsid w:val="004A67A2"/>
    <w:rsid w:val="004A6811"/>
    <w:rsid w:val="004A74C1"/>
    <w:rsid w:val="004B0528"/>
    <w:rsid w:val="004B2609"/>
    <w:rsid w:val="004B6ACB"/>
    <w:rsid w:val="004B7743"/>
    <w:rsid w:val="004B7C35"/>
    <w:rsid w:val="004C245F"/>
    <w:rsid w:val="004C25DE"/>
    <w:rsid w:val="004C2828"/>
    <w:rsid w:val="004C2846"/>
    <w:rsid w:val="004C3645"/>
    <w:rsid w:val="004C3F9A"/>
    <w:rsid w:val="004C4B1E"/>
    <w:rsid w:val="004C4B8C"/>
    <w:rsid w:val="004C4F9D"/>
    <w:rsid w:val="004C5076"/>
    <w:rsid w:val="004C75C0"/>
    <w:rsid w:val="004C7F90"/>
    <w:rsid w:val="004D16FB"/>
    <w:rsid w:val="004D3F44"/>
    <w:rsid w:val="004D4A8E"/>
    <w:rsid w:val="004D5BDE"/>
    <w:rsid w:val="004E0DF6"/>
    <w:rsid w:val="004E1A5E"/>
    <w:rsid w:val="004E29B3"/>
    <w:rsid w:val="004E2DC1"/>
    <w:rsid w:val="004E3AD0"/>
    <w:rsid w:val="004E4352"/>
    <w:rsid w:val="004E5079"/>
    <w:rsid w:val="004E5782"/>
    <w:rsid w:val="004F0ADB"/>
    <w:rsid w:val="004F0E12"/>
    <w:rsid w:val="004F11EA"/>
    <w:rsid w:val="004F30F1"/>
    <w:rsid w:val="004F3509"/>
    <w:rsid w:val="004F465A"/>
    <w:rsid w:val="004F4EBB"/>
    <w:rsid w:val="004F4F92"/>
    <w:rsid w:val="004F5CA6"/>
    <w:rsid w:val="004F65C2"/>
    <w:rsid w:val="004F7E53"/>
    <w:rsid w:val="00500656"/>
    <w:rsid w:val="0050300D"/>
    <w:rsid w:val="00503ACB"/>
    <w:rsid w:val="00503BF7"/>
    <w:rsid w:val="00504B32"/>
    <w:rsid w:val="00506DAC"/>
    <w:rsid w:val="00511AC0"/>
    <w:rsid w:val="00511DE1"/>
    <w:rsid w:val="00512BCC"/>
    <w:rsid w:val="0051473A"/>
    <w:rsid w:val="00514A0F"/>
    <w:rsid w:val="00514FC2"/>
    <w:rsid w:val="00515A76"/>
    <w:rsid w:val="00516551"/>
    <w:rsid w:val="00522447"/>
    <w:rsid w:val="00522748"/>
    <w:rsid w:val="0052360D"/>
    <w:rsid w:val="00523B29"/>
    <w:rsid w:val="005243C0"/>
    <w:rsid w:val="005253AF"/>
    <w:rsid w:val="005261C8"/>
    <w:rsid w:val="005274B5"/>
    <w:rsid w:val="00527912"/>
    <w:rsid w:val="00531F14"/>
    <w:rsid w:val="00533D12"/>
    <w:rsid w:val="00533F63"/>
    <w:rsid w:val="00535D5F"/>
    <w:rsid w:val="00536356"/>
    <w:rsid w:val="005375E7"/>
    <w:rsid w:val="00537F1E"/>
    <w:rsid w:val="00540378"/>
    <w:rsid w:val="00542C3F"/>
    <w:rsid w:val="00542CCC"/>
    <w:rsid w:val="00543707"/>
    <w:rsid w:val="00545480"/>
    <w:rsid w:val="00546D42"/>
    <w:rsid w:val="0054726F"/>
    <w:rsid w:val="005500BD"/>
    <w:rsid w:val="005506B5"/>
    <w:rsid w:val="00551F47"/>
    <w:rsid w:val="00555ECD"/>
    <w:rsid w:val="005602EF"/>
    <w:rsid w:val="005613FE"/>
    <w:rsid w:val="00561768"/>
    <w:rsid w:val="00562082"/>
    <w:rsid w:val="0056213A"/>
    <w:rsid w:val="005626AF"/>
    <w:rsid w:val="00562E78"/>
    <w:rsid w:val="00563DA3"/>
    <w:rsid w:val="00564942"/>
    <w:rsid w:val="0056744A"/>
    <w:rsid w:val="00570864"/>
    <w:rsid w:val="00570DC7"/>
    <w:rsid w:val="005712B5"/>
    <w:rsid w:val="00574DFF"/>
    <w:rsid w:val="00577AC5"/>
    <w:rsid w:val="00580FC7"/>
    <w:rsid w:val="005813B1"/>
    <w:rsid w:val="005823B8"/>
    <w:rsid w:val="005823F5"/>
    <w:rsid w:val="00583A0F"/>
    <w:rsid w:val="0058609A"/>
    <w:rsid w:val="005864FE"/>
    <w:rsid w:val="00586C48"/>
    <w:rsid w:val="00590D07"/>
    <w:rsid w:val="005A0846"/>
    <w:rsid w:val="005A1E8E"/>
    <w:rsid w:val="005A2746"/>
    <w:rsid w:val="005A415E"/>
    <w:rsid w:val="005A727F"/>
    <w:rsid w:val="005A72DC"/>
    <w:rsid w:val="005B0412"/>
    <w:rsid w:val="005B09E4"/>
    <w:rsid w:val="005B357C"/>
    <w:rsid w:val="005B4156"/>
    <w:rsid w:val="005B4192"/>
    <w:rsid w:val="005B460F"/>
    <w:rsid w:val="005B6326"/>
    <w:rsid w:val="005B6839"/>
    <w:rsid w:val="005B696E"/>
    <w:rsid w:val="005B6CD3"/>
    <w:rsid w:val="005B6E3F"/>
    <w:rsid w:val="005B7F70"/>
    <w:rsid w:val="005C051F"/>
    <w:rsid w:val="005C0794"/>
    <w:rsid w:val="005C0AFF"/>
    <w:rsid w:val="005C15BD"/>
    <w:rsid w:val="005C1FA8"/>
    <w:rsid w:val="005C2EC8"/>
    <w:rsid w:val="005C4506"/>
    <w:rsid w:val="005C5C1E"/>
    <w:rsid w:val="005C668A"/>
    <w:rsid w:val="005C7485"/>
    <w:rsid w:val="005D0C41"/>
    <w:rsid w:val="005D1748"/>
    <w:rsid w:val="005D312F"/>
    <w:rsid w:val="005D4066"/>
    <w:rsid w:val="005D7566"/>
    <w:rsid w:val="005E1F5F"/>
    <w:rsid w:val="005E3F80"/>
    <w:rsid w:val="005E5719"/>
    <w:rsid w:val="005E5B5B"/>
    <w:rsid w:val="005E5E8B"/>
    <w:rsid w:val="005E66A5"/>
    <w:rsid w:val="005F0AB9"/>
    <w:rsid w:val="005F1A9B"/>
    <w:rsid w:val="005F1C7E"/>
    <w:rsid w:val="005F21E4"/>
    <w:rsid w:val="005F288E"/>
    <w:rsid w:val="005F2A0D"/>
    <w:rsid w:val="005F3285"/>
    <w:rsid w:val="005F3588"/>
    <w:rsid w:val="005F45B3"/>
    <w:rsid w:val="005F5376"/>
    <w:rsid w:val="005F6EC5"/>
    <w:rsid w:val="005F7BE6"/>
    <w:rsid w:val="00600A3E"/>
    <w:rsid w:val="0060201D"/>
    <w:rsid w:val="00602FA5"/>
    <w:rsid w:val="006039AB"/>
    <w:rsid w:val="00603EB1"/>
    <w:rsid w:val="0060699A"/>
    <w:rsid w:val="006077DC"/>
    <w:rsid w:val="00610D81"/>
    <w:rsid w:val="00610F86"/>
    <w:rsid w:val="00612BA3"/>
    <w:rsid w:val="00613F07"/>
    <w:rsid w:val="00614AE7"/>
    <w:rsid w:val="00615672"/>
    <w:rsid w:val="00616002"/>
    <w:rsid w:val="006165D3"/>
    <w:rsid w:val="00616941"/>
    <w:rsid w:val="00620DB8"/>
    <w:rsid w:val="00621606"/>
    <w:rsid w:val="00622B8C"/>
    <w:rsid w:val="006230F7"/>
    <w:rsid w:val="0062468A"/>
    <w:rsid w:val="00626ED6"/>
    <w:rsid w:val="00627954"/>
    <w:rsid w:val="00627FD2"/>
    <w:rsid w:val="00630D2B"/>
    <w:rsid w:val="00632ADE"/>
    <w:rsid w:val="00633A28"/>
    <w:rsid w:val="00636448"/>
    <w:rsid w:val="006370E0"/>
    <w:rsid w:val="00637E51"/>
    <w:rsid w:val="00643A7E"/>
    <w:rsid w:val="00644CE6"/>
    <w:rsid w:val="00645AEC"/>
    <w:rsid w:val="006464B4"/>
    <w:rsid w:val="00646AF3"/>
    <w:rsid w:val="00647627"/>
    <w:rsid w:val="00650EAE"/>
    <w:rsid w:val="0065144A"/>
    <w:rsid w:val="00651FF5"/>
    <w:rsid w:val="00652967"/>
    <w:rsid w:val="00652DF7"/>
    <w:rsid w:val="00653281"/>
    <w:rsid w:val="00654B6E"/>
    <w:rsid w:val="00655AC8"/>
    <w:rsid w:val="00656B07"/>
    <w:rsid w:val="00660517"/>
    <w:rsid w:val="0066222D"/>
    <w:rsid w:val="006626FD"/>
    <w:rsid w:val="00662F96"/>
    <w:rsid w:val="006640B2"/>
    <w:rsid w:val="00665701"/>
    <w:rsid w:val="00665985"/>
    <w:rsid w:val="00666FC3"/>
    <w:rsid w:val="006704A3"/>
    <w:rsid w:val="00670604"/>
    <w:rsid w:val="006735CD"/>
    <w:rsid w:val="006744D3"/>
    <w:rsid w:val="006753FC"/>
    <w:rsid w:val="00676704"/>
    <w:rsid w:val="00677062"/>
    <w:rsid w:val="006806CF"/>
    <w:rsid w:val="00681845"/>
    <w:rsid w:val="00682546"/>
    <w:rsid w:val="0068645C"/>
    <w:rsid w:val="00687ACD"/>
    <w:rsid w:val="00690173"/>
    <w:rsid w:val="00691368"/>
    <w:rsid w:val="00692C32"/>
    <w:rsid w:val="0069566E"/>
    <w:rsid w:val="00696C3D"/>
    <w:rsid w:val="006A073A"/>
    <w:rsid w:val="006A1AA2"/>
    <w:rsid w:val="006A2F65"/>
    <w:rsid w:val="006A300D"/>
    <w:rsid w:val="006A76A0"/>
    <w:rsid w:val="006B14ED"/>
    <w:rsid w:val="006B1C48"/>
    <w:rsid w:val="006B344C"/>
    <w:rsid w:val="006B4F8E"/>
    <w:rsid w:val="006B525A"/>
    <w:rsid w:val="006B611C"/>
    <w:rsid w:val="006C1D75"/>
    <w:rsid w:val="006C27DF"/>
    <w:rsid w:val="006C3818"/>
    <w:rsid w:val="006C552A"/>
    <w:rsid w:val="006C75FB"/>
    <w:rsid w:val="006C75FE"/>
    <w:rsid w:val="006C7617"/>
    <w:rsid w:val="006D0BDD"/>
    <w:rsid w:val="006D0FE8"/>
    <w:rsid w:val="006D1E95"/>
    <w:rsid w:val="006D2EF3"/>
    <w:rsid w:val="006D4624"/>
    <w:rsid w:val="006D46D9"/>
    <w:rsid w:val="006D674A"/>
    <w:rsid w:val="006D67BD"/>
    <w:rsid w:val="006D7641"/>
    <w:rsid w:val="006E0834"/>
    <w:rsid w:val="006E166E"/>
    <w:rsid w:val="006E4874"/>
    <w:rsid w:val="006E6615"/>
    <w:rsid w:val="006E7263"/>
    <w:rsid w:val="006E7A66"/>
    <w:rsid w:val="006F0095"/>
    <w:rsid w:val="006F0E07"/>
    <w:rsid w:val="006F17C0"/>
    <w:rsid w:val="006F1CAD"/>
    <w:rsid w:val="006F2709"/>
    <w:rsid w:val="006F27FB"/>
    <w:rsid w:val="006F45CF"/>
    <w:rsid w:val="006F48CA"/>
    <w:rsid w:val="006F5EB7"/>
    <w:rsid w:val="006F6F61"/>
    <w:rsid w:val="00701556"/>
    <w:rsid w:val="00701EB7"/>
    <w:rsid w:val="0070470B"/>
    <w:rsid w:val="0070600F"/>
    <w:rsid w:val="00707B64"/>
    <w:rsid w:val="007107DB"/>
    <w:rsid w:val="00710FD7"/>
    <w:rsid w:val="00711EA7"/>
    <w:rsid w:val="00713357"/>
    <w:rsid w:val="00713D6A"/>
    <w:rsid w:val="00716330"/>
    <w:rsid w:val="00717B2D"/>
    <w:rsid w:val="007239C2"/>
    <w:rsid w:val="00723B41"/>
    <w:rsid w:val="007258F7"/>
    <w:rsid w:val="007262EA"/>
    <w:rsid w:val="00727706"/>
    <w:rsid w:val="00727DAE"/>
    <w:rsid w:val="00727FAB"/>
    <w:rsid w:val="00730DAB"/>
    <w:rsid w:val="00730DAF"/>
    <w:rsid w:val="00732116"/>
    <w:rsid w:val="00732388"/>
    <w:rsid w:val="00733394"/>
    <w:rsid w:val="0073377B"/>
    <w:rsid w:val="00733DD7"/>
    <w:rsid w:val="007348AE"/>
    <w:rsid w:val="0073620E"/>
    <w:rsid w:val="007362C7"/>
    <w:rsid w:val="00737A8B"/>
    <w:rsid w:val="00737E5D"/>
    <w:rsid w:val="00740BBA"/>
    <w:rsid w:val="00740C5E"/>
    <w:rsid w:val="00741979"/>
    <w:rsid w:val="0074329A"/>
    <w:rsid w:val="00744D1D"/>
    <w:rsid w:val="00745B87"/>
    <w:rsid w:val="00746184"/>
    <w:rsid w:val="0074762D"/>
    <w:rsid w:val="0074799B"/>
    <w:rsid w:val="00750251"/>
    <w:rsid w:val="0075025B"/>
    <w:rsid w:val="00750D36"/>
    <w:rsid w:val="007510E0"/>
    <w:rsid w:val="007538E2"/>
    <w:rsid w:val="00754886"/>
    <w:rsid w:val="00754B67"/>
    <w:rsid w:val="007554F3"/>
    <w:rsid w:val="00755531"/>
    <w:rsid w:val="00755E37"/>
    <w:rsid w:val="007567C1"/>
    <w:rsid w:val="00757C0B"/>
    <w:rsid w:val="007618F2"/>
    <w:rsid w:val="007621BC"/>
    <w:rsid w:val="0076266E"/>
    <w:rsid w:val="00762CA1"/>
    <w:rsid w:val="00764B6D"/>
    <w:rsid w:val="00765A17"/>
    <w:rsid w:val="00765B9B"/>
    <w:rsid w:val="00773892"/>
    <w:rsid w:val="00773DA5"/>
    <w:rsid w:val="007749E4"/>
    <w:rsid w:val="00774ED7"/>
    <w:rsid w:val="007755AD"/>
    <w:rsid w:val="00775AD4"/>
    <w:rsid w:val="007776CD"/>
    <w:rsid w:val="007776FA"/>
    <w:rsid w:val="007809DA"/>
    <w:rsid w:val="00781C5E"/>
    <w:rsid w:val="007824DC"/>
    <w:rsid w:val="0078286D"/>
    <w:rsid w:val="00784D58"/>
    <w:rsid w:val="00790842"/>
    <w:rsid w:val="007908D9"/>
    <w:rsid w:val="007924D5"/>
    <w:rsid w:val="00793778"/>
    <w:rsid w:val="00794F8C"/>
    <w:rsid w:val="007955C8"/>
    <w:rsid w:val="007A0E90"/>
    <w:rsid w:val="007A19BD"/>
    <w:rsid w:val="007A3C13"/>
    <w:rsid w:val="007A59A5"/>
    <w:rsid w:val="007B0DE9"/>
    <w:rsid w:val="007B15B9"/>
    <w:rsid w:val="007B1AF8"/>
    <w:rsid w:val="007B1B06"/>
    <w:rsid w:val="007B1B81"/>
    <w:rsid w:val="007B1EFE"/>
    <w:rsid w:val="007B2764"/>
    <w:rsid w:val="007B3482"/>
    <w:rsid w:val="007B3905"/>
    <w:rsid w:val="007B49C2"/>
    <w:rsid w:val="007B5872"/>
    <w:rsid w:val="007B6A98"/>
    <w:rsid w:val="007C22C2"/>
    <w:rsid w:val="007C2954"/>
    <w:rsid w:val="007C2A46"/>
    <w:rsid w:val="007C3D61"/>
    <w:rsid w:val="007C47D9"/>
    <w:rsid w:val="007C60DE"/>
    <w:rsid w:val="007C6EF7"/>
    <w:rsid w:val="007C753D"/>
    <w:rsid w:val="007D27F9"/>
    <w:rsid w:val="007D2EA3"/>
    <w:rsid w:val="007D31CE"/>
    <w:rsid w:val="007D3AAB"/>
    <w:rsid w:val="007D3BEF"/>
    <w:rsid w:val="007D502B"/>
    <w:rsid w:val="007D7565"/>
    <w:rsid w:val="007E15C5"/>
    <w:rsid w:val="007E1951"/>
    <w:rsid w:val="007E1DE8"/>
    <w:rsid w:val="007E3EA9"/>
    <w:rsid w:val="007E470C"/>
    <w:rsid w:val="007E4A61"/>
    <w:rsid w:val="007E57FB"/>
    <w:rsid w:val="007F0829"/>
    <w:rsid w:val="007F087E"/>
    <w:rsid w:val="007F0C22"/>
    <w:rsid w:val="007F11F8"/>
    <w:rsid w:val="007F17D9"/>
    <w:rsid w:val="007F18AF"/>
    <w:rsid w:val="007F37F7"/>
    <w:rsid w:val="007F4238"/>
    <w:rsid w:val="007F42BE"/>
    <w:rsid w:val="007F5102"/>
    <w:rsid w:val="007F583B"/>
    <w:rsid w:val="007F5C71"/>
    <w:rsid w:val="007F7920"/>
    <w:rsid w:val="00801FD9"/>
    <w:rsid w:val="008021A5"/>
    <w:rsid w:val="008025D0"/>
    <w:rsid w:val="00802858"/>
    <w:rsid w:val="00803B76"/>
    <w:rsid w:val="00804980"/>
    <w:rsid w:val="00804CDB"/>
    <w:rsid w:val="00805F7E"/>
    <w:rsid w:val="008109C6"/>
    <w:rsid w:val="00813C8A"/>
    <w:rsid w:val="00813D67"/>
    <w:rsid w:val="00813FA3"/>
    <w:rsid w:val="00814DD9"/>
    <w:rsid w:val="00815647"/>
    <w:rsid w:val="00815DF6"/>
    <w:rsid w:val="008168E9"/>
    <w:rsid w:val="00817708"/>
    <w:rsid w:val="00817A31"/>
    <w:rsid w:val="00820BE7"/>
    <w:rsid w:val="00820FDC"/>
    <w:rsid w:val="008227C3"/>
    <w:rsid w:val="00822AFF"/>
    <w:rsid w:val="00822C46"/>
    <w:rsid w:val="0082493E"/>
    <w:rsid w:val="008258D0"/>
    <w:rsid w:val="00827803"/>
    <w:rsid w:val="008300BF"/>
    <w:rsid w:val="0083082D"/>
    <w:rsid w:val="008321D6"/>
    <w:rsid w:val="00835460"/>
    <w:rsid w:val="00835A59"/>
    <w:rsid w:val="0084073D"/>
    <w:rsid w:val="00840B4F"/>
    <w:rsid w:val="00842039"/>
    <w:rsid w:val="008421C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12FD"/>
    <w:rsid w:val="0086373C"/>
    <w:rsid w:val="00864727"/>
    <w:rsid w:val="008649B1"/>
    <w:rsid w:val="008659D6"/>
    <w:rsid w:val="00866F91"/>
    <w:rsid w:val="00867E8D"/>
    <w:rsid w:val="00870F97"/>
    <w:rsid w:val="00871785"/>
    <w:rsid w:val="00873422"/>
    <w:rsid w:val="00874DD6"/>
    <w:rsid w:val="008754BD"/>
    <w:rsid w:val="0087693B"/>
    <w:rsid w:val="008824DA"/>
    <w:rsid w:val="008825DB"/>
    <w:rsid w:val="00882D70"/>
    <w:rsid w:val="008854A9"/>
    <w:rsid w:val="00885780"/>
    <w:rsid w:val="00885C62"/>
    <w:rsid w:val="00886586"/>
    <w:rsid w:val="0088680F"/>
    <w:rsid w:val="00890925"/>
    <w:rsid w:val="00890A0B"/>
    <w:rsid w:val="00891A2B"/>
    <w:rsid w:val="00893BA2"/>
    <w:rsid w:val="00893DF9"/>
    <w:rsid w:val="0089457E"/>
    <w:rsid w:val="008950E4"/>
    <w:rsid w:val="008964DC"/>
    <w:rsid w:val="0089691B"/>
    <w:rsid w:val="0089719C"/>
    <w:rsid w:val="008A2F53"/>
    <w:rsid w:val="008A4D33"/>
    <w:rsid w:val="008A5918"/>
    <w:rsid w:val="008A5F7B"/>
    <w:rsid w:val="008A7072"/>
    <w:rsid w:val="008B09BC"/>
    <w:rsid w:val="008B0E65"/>
    <w:rsid w:val="008B129A"/>
    <w:rsid w:val="008B2870"/>
    <w:rsid w:val="008B2B61"/>
    <w:rsid w:val="008B4018"/>
    <w:rsid w:val="008B6022"/>
    <w:rsid w:val="008B71DF"/>
    <w:rsid w:val="008B7824"/>
    <w:rsid w:val="008C060B"/>
    <w:rsid w:val="008C0AFE"/>
    <w:rsid w:val="008C1F28"/>
    <w:rsid w:val="008C33AD"/>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4737"/>
    <w:rsid w:val="008E5302"/>
    <w:rsid w:val="008E5AC7"/>
    <w:rsid w:val="008F0603"/>
    <w:rsid w:val="008F24C5"/>
    <w:rsid w:val="008F35BB"/>
    <w:rsid w:val="008F35CD"/>
    <w:rsid w:val="008F452F"/>
    <w:rsid w:val="008F60DF"/>
    <w:rsid w:val="008F66C6"/>
    <w:rsid w:val="008F6E03"/>
    <w:rsid w:val="008F7E6C"/>
    <w:rsid w:val="00900D10"/>
    <w:rsid w:val="00901B36"/>
    <w:rsid w:val="00901F80"/>
    <w:rsid w:val="009021C5"/>
    <w:rsid w:val="009027A5"/>
    <w:rsid w:val="0090390D"/>
    <w:rsid w:val="00903B41"/>
    <w:rsid w:val="00904E93"/>
    <w:rsid w:val="0090504D"/>
    <w:rsid w:val="00906617"/>
    <w:rsid w:val="0090725F"/>
    <w:rsid w:val="0090796F"/>
    <w:rsid w:val="00910039"/>
    <w:rsid w:val="00910795"/>
    <w:rsid w:val="00912CEB"/>
    <w:rsid w:val="009135EF"/>
    <w:rsid w:val="009146C5"/>
    <w:rsid w:val="00915D1A"/>
    <w:rsid w:val="00916778"/>
    <w:rsid w:val="009217EF"/>
    <w:rsid w:val="009224AA"/>
    <w:rsid w:val="00922DFC"/>
    <w:rsid w:val="00926A3C"/>
    <w:rsid w:val="009304EB"/>
    <w:rsid w:val="0093067B"/>
    <w:rsid w:val="0093139A"/>
    <w:rsid w:val="009320CD"/>
    <w:rsid w:val="00932991"/>
    <w:rsid w:val="0093369B"/>
    <w:rsid w:val="0093470C"/>
    <w:rsid w:val="009349E2"/>
    <w:rsid w:val="00935257"/>
    <w:rsid w:val="009372D8"/>
    <w:rsid w:val="00937D24"/>
    <w:rsid w:val="00942726"/>
    <w:rsid w:val="009427A9"/>
    <w:rsid w:val="00942E20"/>
    <w:rsid w:val="00942E2D"/>
    <w:rsid w:val="00943DB8"/>
    <w:rsid w:val="00943FE3"/>
    <w:rsid w:val="00944149"/>
    <w:rsid w:val="00944504"/>
    <w:rsid w:val="00944CA5"/>
    <w:rsid w:val="00945673"/>
    <w:rsid w:val="009459FD"/>
    <w:rsid w:val="00945DA7"/>
    <w:rsid w:val="00947D8A"/>
    <w:rsid w:val="00947F6E"/>
    <w:rsid w:val="0095140C"/>
    <w:rsid w:val="009515E3"/>
    <w:rsid w:val="0095173A"/>
    <w:rsid w:val="00953267"/>
    <w:rsid w:val="009538D3"/>
    <w:rsid w:val="00956780"/>
    <w:rsid w:val="00956AC0"/>
    <w:rsid w:val="00960357"/>
    <w:rsid w:val="00960B9A"/>
    <w:rsid w:val="009622A5"/>
    <w:rsid w:val="00963164"/>
    <w:rsid w:val="00963864"/>
    <w:rsid w:val="00966860"/>
    <w:rsid w:val="00970EF3"/>
    <w:rsid w:val="009717F0"/>
    <w:rsid w:val="009720C5"/>
    <w:rsid w:val="0097212A"/>
    <w:rsid w:val="009728F0"/>
    <w:rsid w:val="00972B33"/>
    <w:rsid w:val="00974444"/>
    <w:rsid w:val="009749FD"/>
    <w:rsid w:val="00977765"/>
    <w:rsid w:val="009777C6"/>
    <w:rsid w:val="00977E1D"/>
    <w:rsid w:val="00980500"/>
    <w:rsid w:val="00982196"/>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42F"/>
    <w:rsid w:val="009A4BAB"/>
    <w:rsid w:val="009B2663"/>
    <w:rsid w:val="009B27F9"/>
    <w:rsid w:val="009B29FD"/>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4BE0"/>
    <w:rsid w:val="009C5268"/>
    <w:rsid w:val="009C5942"/>
    <w:rsid w:val="009C781A"/>
    <w:rsid w:val="009D19CB"/>
    <w:rsid w:val="009D27B8"/>
    <w:rsid w:val="009D32C4"/>
    <w:rsid w:val="009D458B"/>
    <w:rsid w:val="009D52C3"/>
    <w:rsid w:val="009D5E95"/>
    <w:rsid w:val="009E04AB"/>
    <w:rsid w:val="009E1347"/>
    <w:rsid w:val="009E1FA2"/>
    <w:rsid w:val="009E2BD5"/>
    <w:rsid w:val="009E35AA"/>
    <w:rsid w:val="009E37DD"/>
    <w:rsid w:val="009E4133"/>
    <w:rsid w:val="009E571B"/>
    <w:rsid w:val="009E6219"/>
    <w:rsid w:val="009E7164"/>
    <w:rsid w:val="009F185C"/>
    <w:rsid w:val="009F1A19"/>
    <w:rsid w:val="009F1C29"/>
    <w:rsid w:val="009F1DE2"/>
    <w:rsid w:val="009F2C6E"/>
    <w:rsid w:val="009F3C1E"/>
    <w:rsid w:val="009F5E55"/>
    <w:rsid w:val="009F676A"/>
    <w:rsid w:val="009F6E18"/>
    <w:rsid w:val="009F76F2"/>
    <w:rsid w:val="009F7ACF"/>
    <w:rsid w:val="00A00254"/>
    <w:rsid w:val="00A00643"/>
    <w:rsid w:val="00A00AC1"/>
    <w:rsid w:val="00A019B5"/>
    <w:rsid w:val="00A0215C"/>
    <w:rsid w:val="00A03B7C"/>
    <w:rsid w:val="00A06BEA"/>
    <w:rsid w:val="00A06D93"/>
    <w:rsid w:val="00A0757F"/>
    <w:rsid w:val="00A076F2"/>
    <w:rsid w:val="00A079C9"/>
    <w:rsid w:val="00A1304A"/>
    <w:rsid w:val="00A13231"/>
    <w:rsid w:val="00A143F5"/>
    <w:rsid w:val="00A14E14"/>
    <w:rsid w:val="00A152AD"/>
    <w:rsid w:val="00A15D65"/>
    <w:rsid w:val="00A163F5"/>
    <w:rsid w:val="00A1730F"/>
    <w:rsid w:val="00A200CF"/>
    <w:rsid w:val="00A218E9"/>
    <w:rsid w:val="00A21A7E"/>
    <w:rsid w:val="00A21CA0"/>
    <w:rsid w:val="00A21D41"/>
    <w:rsid w:val="00A221D0"/>
    <w:rsid w:val="00A230A1"/>
    <w:rsid w:val="00A23BCB"/>
    <w:rsid w:val="00A24233"/>
    <w:rsid w:val="00A2560A"/>
    <w:rsid w:val="00A259A5"/>
    <w:rsid w:val="00A262DF"/>
    <w:rsid w:val="00A26DDD"/>
    <w:rsid w:val="00A3093C"/>
    <w:rsid w:val="00A34002"/>
    <w:rsid w:val="00A34124"/>
    <w:rsid w:val="00A34A86"/>
    <w:rsid w:val="00A364FB"/>
    <w:rsid w:val="00A3665C"/>
    <w:rsid w:val="00A36B78"/>
    <w:rsid w:val="00A43BF4"/>
    <w:rsid w:val="00A4402A"/>
    <w:rsid w:val="00A4588D"/>
    <w:rsid w:val="00A45CC9"/>
    <w:rsid w:val="00A5060C"/>
    <w:rsid w:val="00A50717"/>
    <w:rsid w:val="00A50862"/>
    <w:rsid w:val="00A533E1"/>
    <w:rsid w:val="00A5366D"/>
    <w:rsid w:val="00A549A5"/>
    <w:rsid w:val="00A55927"/>
    <w:rsid w:val="00A56204"/>
    <w:rsid w:val="00A56B02"/>
    <w:rsid w:val="00A57558"/>
    <w:rsid w:val="00A577A2"/>
    <w:rsid w:val="00A61586"/>
    <w:rsid w:val="00A62BF5"/>
    <w:rsid w:val="00A642BD"/>
    <w:rsid w:val="00A6480D"/>
    <w:rsid w:val="00A651FA"/>
    <w:rsid w:val="00A663F1"/>
    <w:rsid w:val="00A711DD"/>
    <w:rsid w:val="00A71C20"/>
    <w:rsid w:val="00A7510D"/>
    <w:rsid w:val="00A7588B"/>
    <w:rsid w:val="00A76AC9"/>
    <w:rsid w:val="00A76FA0"/>
    <w:rsid w:val="00A7771C"/>
    <w:rsid w:val="00A77F3C"/>
    <w:rsid w:val="00A77FB0"/>
    <w:rsid w:val="00A8002A"/>
    <w:rsid w:val="00A80319"/>
    <w:rsid w:val="00A80712"/>
    <w:rsid w:val="00A810C8"/>
    <w:rsid w:val="00A831F7"/>
    <w:rsid w:val="00A834EA"/>
    <w:rsid w:val="00A85202"/>
    <w:rsid w:val="00A85503"/>
    <w:rsid w:val="00A863BF"/>
    <w:rsid w:val="00A86724"/>
    <w:rsid w:val="00A87DCF"/>
    <w:rsid w:val="00A90123"/>
    <w:rsid w:val="00A90AAA"/>
    <w:rsid w:val="00A93A17"/>
    <w:rsid w:val="00A94F67"/>
    <w:rsid w:val="00A95ABB"/>
    <w:rsid w:val="00AA06CB"/>
    <w:rsid w:val="00AA0ACC"/>
    <w:rsid w:val="00AA1DB0"/>
    <w:rsid w:val="00AA242A"/>
    <w:rsid w:val="00AA49A8"/>
    <w:rsid w:val="00AA55F5"/>
    <w:rsid w:val="00AA62D6"/>
    <w:rsid w:val="00AA6512"/>
    <w:rsid w:val="00AA78CB"/>
    <w:rsid w:val="00AB0932"/>
    <w:rsid w:val="00AB0B7C"/>
    <w:rsid w:val="00AB1730"/>
    <w:rsid w:val="00AB1AEA"/>
    <w:rsid w:val="00AB3182"/>
    <w:rsid w:val="00AB3245"/>
    <w:rsid w:val="00AB4280"/>
    <w:rsid w:val="00AB428B"/>
    <w:rsid w:val="00AB4E6B"/>
    <w:rsid w:val="00AB6FC0"/>
    <w:rsid w:val="00AB7423"/>
    <w:rsid w:val="00AB7ACC"/>
    <w:rsid w:val="00AB7DE1"/>
    <w:rsid w:val="00AB7E89"/>
    <w:rsid w:val="00AC0CCF"/>
    <w:rsid w:val="00AC1B59"/>
    <w:rsid w:val="00AC2089"/>
    <w:rsid w:val="00AC29ED"/>
    <w:rsid w:val="00AC3C31"/>
    <w:rsid w:val="00AC5605"/>
    <w:rsid w:val="00AC56AC"/>
    <w:rsid w:val="00AC5B38"/>
    <w:rsid w:val="00AD0AA0"/>
    <w:rsid w:val="00AD312B"/>
    <w:rsid w:val="00AD3720"/>
    <w:rsid w:val="00AD3729"/>
    <w:rsid w:val="00AD65F0"/>
    <w:rsid w:val="00AD6761"/>
    <w:rsid w:val="00AD7C73"/>
    <w:rsid w:val="00AD7F58"/>
    <w:rsid w:val="00AE61AE"/>
    <w:rsid w:val="00AE62D6"/>
    <w:rsid w:val="00AE6CCC"/>
    <w:rsid w:val="00AE6DF1"/>
    <w:rsid w:val="00AE7180"/>
    <w:rsid w:val="00AE7340"/>
    <w:rsid w:val="00AF02AE"/>
    <w:rsid w:val="00AF09D0"/>
    <w:rsid w:val="00AF0EA3"/>
    <w:rsid w:val="00AF18A7"/>
    <w:rsid w:val="00AF2A17"/>
    <w:rsid w:val="00AF2E37"/>
    <w:rsid w:val="00AF3BBE"/>
    <w:rsid w:val="00AF7D0B"/>
    <w:rsid w:val="00B0149B"/>
    <w:rsid w:val="00B01DE6"/>
    <w:rsid w:val="00B02BF3"/>
    <w:rsid w:val="00B0334A"/>
    <w:rsid w:val="00B03A60"/>
    <w:rsid w:val="00B060CD"/>
    <w:rsid w:val="00B1059A"/>
    <w:rsid w:val="00B10DB4"/>
    <w:rsid w:val="00B13196"/>
    <w:rsid w:val="00B14F62"/>
    <w:rsid w:val="00B15542"/>
    <w:rsid w:val="00B15E5A"/>
    <w:rsid w:val="00B16AA9"/>
    <w:rsid w:val="00B17052"/>
    <w:rsid w:val="00B1793B"/>
    <w:rsid w:val="00B20762"/>
    <w:rsid w:val="00B21516"/>
    <w:rsid w:val="00B22096"/>
    <w:rsid w:val="00B22650"/>
    <w:rsid w:val="00B22835"/>
    <w:rsid w:val="00B22848"/>
    <w:rsid w:val="00B22B4B"/>
    <w:rsid w:val="00B22CAB"/>
    <w:rsid w:val="00B23008"/>
    <w:rsid w:val="00B245DB"/>
    <w:rsid w:val="00B25CF3"/>
    <w:rsid w:val="00B263D8"/>
    <w:rsid w:val="00B27246"/>
    <w:rsid w:val="00B32C78"/>
    <w:rsid w:val="00B33374"/>
    <w:rsid w:val="00B33DC3"/>
    <w:rsid w:val="00B33FCD"/>
    <w:rsid w:val="00B3428A"/>
    <w:rsid w:val="00B35D9A"/>
    <w:rsid w:val="00B36F91"/>
    <w:rsid w:val="00B41236"/>
    <w:rsid w:val="00B423DC"/>
    <w:rsid w:val="00B43409"/>
    <w:rsid w:val="00B43535"/>
    <w:rsid w:val="00B438B3"/>
    <w:rsid w:val="00B50001"/>
    <w:rsid w:val="00B50C75"/>
    <w:rsid w:val="00B51684"/>
    <w:rsid w:val="00B519EE"/>
    <w:rsid w:val="00B52600"/>
    <w:rsid w:val="00B52736"/>
    <w:rsid w:val="00B53F03"/>
    <w:rsid w:val="00B556E6"/>
    <w:rsid w:val="00B5681E"/>
    <w:rsid w:val="00B56EFF"/>
    <w:rsid w:val="00B56F53"/>
    <w:rsid w:val="00B5728E"/>
    <w:rsid w:val="00B60CBD"/>
    <w:rsid w:val="00B61C00"/>
    <w:rsid w:val="00B61DDF"/>
    <w:rsid w:val="00B629A9"/>
    <w:rsid w:val="00B62EE9"/>
    <w:rsid w:val="00B634CB"/>
    <w:rsid w:val="00B6538C"/>
    <w:rsid w:val="00B65741"/>
    <w:rsid w:val="00B65A1C"/>
    <w:rsid w:val="00B65D65"/>
    <w:rsid w:val="00B66318"/>
    <w:rsid w:val="00B676AE"/>
    <w:rsid w:val="00B70391"/>
    <w:rsid w:val="00B70E81"/>
    <w:rsid w:val="00B72C15"/>
    <w:rsid w:val="00B72FAD"/>
    <w:rsid w:val="00B7332D"/>
    <w:rsid w:val="00B7401C"/>
    <w:rsid w:val="00B74317"/>
    <w:rsid w:val="00B74409"/>
    <w:rsid w:val="00B74F54"/>
    <w:rsid w:val="00B774E0"/>
    <w:rsid w:val="00B8015F"/>
    <w:rsid w:val="00B80254"/>
    <w:rsid w:val="00B804C4"/>
    <w:rsid w:val="00B82959"/>
    <w:rsid w:val="00B8298A"/>
    <w:rsid w:val="00B86B75"/>
    <w:rsid w:val="00B86BE4"/>
    <w:rsid w:val="00B875B5"/>
    <w:rsid w:val="00B9064E"/>
    <w:rsid w:val="00B947BD"/>
    <w:rsid w:val="00B94D65"/>
    <w:rsid w:val="00B94ED2"/>
    <w:rsid w:val="00B957AC"/>
    <w:rsid w:val="00B973CB"/>
    <w:rsid w:val="00B976AC"/>
    <w:rsid w:val="00B97CF1"/>
    <w:rsid w:val="00B97EE1"/>
    <w:rsid w:val="00BA0B38"/>
    <w:rsid w:val="00BA0BBA"/>
    <w:rsid w:val="00BA4A03"/>
    <w:rsid w:val="00BA4CCB"/>
    <w:rsid w:val="00BA5160"/>
    <w:rsid w:val="00BA560C"/>
    <w:rsid w:val="00BA5802"/>
    <w:rsid w:val="00BA7923"/>
    <w:rsid w:val="00BB12D9"/>
    <w:rsid w:val="00BB1B45"/>
    <w:rsid w:val="00BB243E"/>
    <w:rsid w:val="00BB2BB7"/>
    <w:rsid w:val="00BB3164"/>
    <w:rsid w:val="00BB6059"/>
    <w:rsid w:val="00BB6800"/>
    <w:rsid w:val="00BB6820"/>
    <w:rsid w:val="00BB6FF7"/>
    <w:rsid w:val="00BB7620"/>
    <w:rsid w:val="00BC1958"/>
    <w:rsid w:val="00BC1BFF"/>
    <w:rsid w:val="00BC48D5"/>
    <w:rsid w:val="00BC4902"/>
    <w:rsid w:val="00BC5D83"/>
    <w:rsid w:val="00BC6439"/>
    <w:rsid w:val="00BC6A5D"/>
    <w:rsid w:val="00BC6D9B"/>
    <w:rsid w:val="00BC74B2"/>
    <w:rsid w:val="00BD007E"/>
    <w:rsid w:val="00BD14CF"/>
    <w:rsid w:val="00BD1AE2"/>
    <w:rsid w:val="00BD1D0F"/>
    <w:rsid w:val="00BD2A15"/>
    <w:rsid w:val="00BD35E4"/>
    <w:rsid w:val="00BD381E"/>
    <w:rsid w:val="00BD4796"/>
    <w:rsid w:val="00BD5103"/>
    <w:rsid w:val="00BD654F"/>
    <w:rsid w:val="00BD6D73"/>
    <w:rsid w:val="00BD7D7F"/>
    <w:rsid w:val="00BE005E"/>
    <w:rsid w:val="00BE0C77"/>
    <w:rsid w:val="00BE20CC"/>
    <w:rsid w:val="00BE245D"/>
    <w:rsid w:val="00BE2B94"/>
    <w:rsid w:val="00BE2C1D"/>
    <w:rsid w:val="00BE3788"/>
    <w:rsid w:val="00BE584B"/>
    <w:rsid w:val="00BE6B6A"/>
    <w:rsid w:val="00BE6EF0"/>
    <w:rsid w:val="00BE7C78"/>
    <w:rsid w:val="00BF0DCA"/>
    <w:rsid w:val="00BF11F6"/>
    <w:rsid w:val="00BF18C6"/>
    <w:rsid w:val="00BF217A"/>
    <w:rsid w:val="00BF2B0A"/>
    <w:rsid w:val="00BF3007"/>
    <w:rsid w:val="00BF3587"/>
    <w:rsid w:val="00BF5587"/>
    <w:rsid w:val="00BF5914"/>
    <w:rsid w:val="00BF6D68"/>
    <w:rsid w:val="00BF7EDF"/>
    <w:rsid w:val="00C0141C"/>
    <w:rsid w:val="00C02422"/>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27F73"/>
    <w:rsid w:val="00C309E2"/>
    <w:rsid w:val="00C31AA7"/>
    <w:rsid w:val="00C31DA0"/>
    <w:rsid w:val="00C3332F"/>
    <w:rsid w:val="00C3395F"/>
    <w:rsid w:val="00C33C75"/>
    <w:rsid w:val="00C33EC0"/>
    <w:rsid w:val="00C3441B"/>
    <w:rsid w:val="00C35808"/>
    <w:rsid w:val="00C36279"/>
    <w:rsid w:val="00C3707C"/>
    <w:rsid w:val="00C370A3"/>
    <w:rsid w:val="00C3798F"/>
    <w:rsid w:val="00C37D76"/>
    <w:rsid w:val="00C40B55"/>
    <w:rsid w:val="00C422E8"/>
    <w:rsid w:val="00C42766"/>
    <w:rsid w:val="00C42BFF"/>
    <w:rsid w:val="00C42CCE"/>
    <w:rsid w:val="00C460D8"/>
    <w:rsid w:val="00C473A7"/>
    <w:rsid w:val="00C47FDE"/>
    <w:rsid w:val="00C50FAF"/>
    <w:rsid w:val="00C53166"/>
    <w:rsid w:val="00C53283"/>
    <w:rsid w:val="00C55A3D"/>
    <w:rsid w:val="00C55BDC"/>
    <w:rsid w:val="00C5686B"/>
    <w:rsid w:val="00C6162E"/>
    <w:rsid w:val="00C61810"/>
    <w:rsid w:val="00C62173"/>
    <w:rsid w:val="00C623EF"/>
    <w:rsid w:val="00C62A62"/>
    <w:rsid w:val="00C63366"/>
    <w:rsid w:val="00C6405A"/>
    <w:rsid w:val="00C645EB"/>
    <w:rsid w:val="00C659A9"/>
    <w:rsid w:val="00C65A20"/>
    <w:rsid w:val="00C65BFC"/>
    <w:rsid w:val="00C674EA"/>
    <w:rsid w:val="00C725A2"/>
    <w:rsid w:val="00C733C8"/>
    <w:rsid w:val="00C73E31"/>
    <w:rsid w:val="00C7476A"/>
    <w:rsid w:val="00C748CE"/>
    <w:rsid w:val="00C74F40"/>
    <w:rsid w:val="00C80668"/>
    <w:rsid w:val="00C8164A"/>
    <w:rsid w:val="00C831D5"/>
    <w:rsid w:val="00C85420"/>
    <w:rsid w:val="00C875B5"/>
    <w:rsid w:val="00C87BEB"/>
    <w:rsid w:val="00C90A2F"/>
    <w:rsid w:val="00C91143"/>
    <w:rsid w:val="00C9444E"/>
    <w:rsid w:val="00C94FAF"/>
    <w:rsid w:val="00C9502B"/>
    <w:rsid w:val="00C957F1"/>
    <w:rsid w:val="00C95E9A"/>
    <w:rsid w:val="00C9784B"/>
    <w:rsid w:val="00CA02C6"/>
    <w:rsid w:val="00CA07F4"/>
    <w:rsid w:val="00CA52C5"/>
    <w:rsid w:val="00CA57F5"/>
    <w:rsid w:val="00CA670E"/>
    <w:rsid w:val="00CA6BF8"/>
    <w:rsid w:val="00CA7A9F"/>
    <w:rsid w:val="00CB0229"/>
    <w:rsid w:val="00CB1496"/>
    <w:rsid w:val="00CB1A5F"/>
    <w:rsid w:val="00CB2D25"/>
    <w:rsid w:val="00CB3C1F"/>
    <w:rsid w:val="00CB6B34"/>
    <w:rsid w:val="00CB6C38"/>
    <w:rsid w:val="00CB6C51"/>
    <w:rsid w:val="00CC21BE"/>
    <w:rsid w:val="00CC2261"/>
    <w:rsid w:val="00CC29EF"/>
    <w:rsid w:val="00CC34E9"/>
    <w:rsid w:val="00CC4909"/>
    <w:rsid w:val="00CC5D87"/>
    <w:rsid w:val="00CD01CC"/>
    <w:rsid w:val="00CD0C8C"/>
    <w:rsid w:val="00CD3010"/>
    <w:rsid w:val="00CD3FBE"/>
    <w:rsid w:val="00CD5689"/>
    <w:rsid w:val="00CD6249"/>
    <w:rsid w:val="00CD75C5"/>
    <w:rsid w:val="00CD7BD6"/>
    <w:rsid w:val="00CE1D6F"/>
    <w:rsid w:val="00CE2E70"/>
    <w:rsid w:val="00CE58CD"/>
    <w:rsid w:val="00CE64DA"/>
    <w:rsid w:val="00CE70CA"/>
    <w:rsid w:val="00CE78DB"/>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4FB7"/>
    <w:rsid w:val="00D05B8C"/>
    <w:rsid w:val="00D060C8"/>
    <w:rsid w:val="00D064C4"/>
    <w:rsid w:val="00D06976"/>
    <w:rsid w:val="00D071D4"/>
    <w:rsid w:val="00D116A6"/>
    <w:rsid w:val="00D128F7"/>
    <w:rsid w:val="00D12A4D"/>
    <w:rsid w:val="00D1313D"/>
    <w:rsid w:val="00D20020"/>
    <w:rsid w:val="00D20641"/>
    <w:rsid w:val="00D20788"/>
    <w:rsid w:val="00D22597"/>
    <w:rsid w:val="00D24850"/>
    <w:rsid w:val="00D2603D"/>
    <w:rsid w:val="00D26B91"/>
    <w:rsid w:val="00D26C5C"/>
    <w:rsid w:val="00D31021"/>
    <w:rsid w:val="00D31D1F"/>
    <w:rsid w:val="00D331A9"/>
    <w:rsid w:val="00D34071"/>
    <w:rsid w:val="00D34DCD"/>
    <w:rsid w:val="00D3572D"/>
    <w:rsid w:val="00D35D03"/>
    <w:rsid w:val="00D3608D"/>
    <w:rsid w:val="00D3668A"/>
    <w:rsid w:val="00D367E6"/>
    <w:rsid w:val="00D3781D"/>
    <w:rsid w:val="00D415CE"/>
    <w:rsid w:val="00D420EF"/>
    <w:rsid w:val="00D430EB"/>
    <w:rsid w:val="00D4351B"/>
    <w:rsid w:val="00D459E0"/>
    <w:rsid w:val="00D463C5"/>
    <w:rsid w:val="00D46407"/>
    <w:rsid w:val="00D47D9E"/>
    <w:rsid w:val="00D504AB"/>
    <w:rsid w:val="00D508E4"/>
    <w:rsid w:val="00D51573"/>
    <w:rsid w:val="00D51742"/>
    <w:rsid w:val="00D51D15"/>
    <w:rsid w:val="00D54FC6"/>
    <w:rsid w:val="00D57C42"/>
    <w:rsid w:val="00D60675"/>
    <w:rsid w:val="00D612D8"/>
    <w:rsid w:val="00D628F5"/>
    <w:rsid w:val="00D65537"/>
    <w:rsid w:val="00D65F5E"/>
    <w:rsid w:val="00D67075"/>
    <w:rsid w:val="00D67F8F"/>
    <w:rsid w:val="00D7010E"/>
    <w:rsid w:val="00D73BB4"/>
    <w:rsid w:val="00D73E90"/>
    <w:rsid w:val="00D75978"/>
    <w:rsid w:val="00D76C05"/>
    <w:rsid w:val="00D82EA9"/>
    <w:rsid w:val="00D85CA8"/>
    <w:rsid w:val="00D862F4"/>
    <w:rsid w:val="00D903A3"/>
    <w:rsid w:val="00D90475"/>
    <w:rsid w:val="00D906C0"/>
    <w:rsid w:val="00D90860"/>
    <w:rsid w:val="00D9200B"/>
    <w:rsid w:val="00D930A1"/>
    <w:rsid w:val="00D93750"/>
    <w:rsid w:val="00D938B8"/>
    <w:rsid w:val="00D94830"/>
    <w:rsid w:val="00D95DF5"/>
    <w:rsid w:val="00DA1ABF"/>
    <w:rsid w:val="00DA2C84"/>
    <w:rsid w:val="00DA2FF2"/>
    <w:rsid w:val="00DA62FD"/>
    <w:rsid w:val="00DA6422"/>
    <w:rsid w:val="00DA6A14"/>
    <w:rsid w:val="00DB03DD"/>
    <w:rsid w:val="00DB0DEE"/>
    <w:rsid w:val="00DB2D53"/>
    <w:rsid w:val="00DB35AF"/>
    <w:rsid w:val="00DB3780"/>
    <w:rsid w:val="00DB3A10"/>
    <w:rsid w:val="00DB3C19"/>
    <w:rsid w:val="00DB599B"/>
    <w:rsid w:val="00DC1BA0"/>
    <w:rsid w:val="00DC2689"/>
    <w:rsid w:val="00DC2E52"/>
    <w:rsid w:val="00DC7048"/>
    <w:rsid w:val="00DC7665"/>
    <w:rsid w:val="00DC77BF"/>
    <w:rsid w:val="00DC7A5A"/>
    <w:rsid w:val="00DD5C86"/>
    <w:rsid w:val="00DD616E"/>
    <w:rsid w:val="00DD798D"/>
    <w:rsid w:val="00DD7CA3"/>
    <w:rsid w:val="00DD7D00"/>
    <w:rsid w:val="00DE2325"/>
    <w:rsid w:val="00DE34EA"/>
    <w:rsid w:val="00DE36CD"/>
    <w:rsid w:val="00DE37C0"/>
    <w:rsid w:val="00DE4223"/>
    <w:rsid w:val="00DE437B"/>
    <w:rsid w:val="00DE5539"/>
    <w:rsid w:val="00DE56FA"/>
    <w:rsid w:val="00DE6AB1"/>
    <w:rsid w:val="00DE7FA5"/>
    <w:rsid w:val="00DF6AF7"/>
    <w:rsid w:val="00DF6D8A"/>
    <w:rsid w:val="00DF7C77"/>
    <w:rsid w:val="00DF7E26"/>
    <w:rsid w:val="00E006F9"/>
    <w:rsid w:val="00E00C4A"/>
    <w:rsid w:val="00E01ADA"/>
    <w:rsid w:val="00E02DE2"/>
    <w:rsid w:val="00E036B3"/>
    <w:rsid w:val="00E06A0E"/>
    <w:rsid w:val="00E06BD6"/>
    <w:rsid w:val="00E076DB"/>
    <w:rsid w:val="00E07D1B"/>
    <w:rsid w:val="00E104C0"/>
    <w:rsid w:val="00E1300F"/>
    <w:rsid w:val="00E1310B"/>
    <w:rsid w:val="00E13176"/>
    <w:rsid w:val="00E1328E"/>
    <w:rsid w:val="00E15870"/>
    <w:rsid w:val="00E1621E"/>
    <w:rsid w:val="00E16FE6"/>
    <w:rsid w:val="00E20316"/>
    <w:rsid w:val="00E2144B"/>
    <w:rsid w:val="00E217A7"/>
    <w:rsid w:val="00E24091"/>
    <w:rsid w:val="00E2699B"/>
    <w:rsid w:val="00E273CB"/>
    <w:rsid w:val="00E276DE"/>
    <w:rsid w:val="00E27E8E"/>
    <w:rsid w:val="00E30380"/>
    <w:rsid w:val="00E315A3"/>
    <w:rsid w:val="00E321E8"/>
    <w:rsid w:val="00E32D8A"/>
    <w:rsid w:val="00E334F8"/>
    <w:rsid w:val="00E3439C"/>
    <w:rsid w:val="00E343BC"/>
    <w:rsid w:val="00E3446C"/>
    <w:rsid w:val="00E3507E"/>
    <w:rsid w:val="00E3774A"/>
    <w:rsid w:val="00E4063A"/>
    <w:rsid w:val="00E40A6D"/>
    <w:rsid w:val="00E40C86"/>
    <w:rsid w:val="00E42427"/>
    <w:rsid w:val="00E428C6"/>
    <w:rsid w:val="00E43077"/>
    <w:rsid w:val="00E444F4"/>
    <w:rsid w:val="00E454F5"/>
    <w:rsid w:val="00E462F4"/>
    <w:rsid w:val="00E46322"/>
    <w:rsid w:val="00E46389"/>
    <w:rsid w:val="00E467B2"/>
    <w:rsid w:val="00E469AE"/>
    <w:rsid w:val="00E47A13"/>
    <w:rsid w:val="00E50602"/>
    <w:rsid w:val="00E523BA"/>
    <w:rsid w:val="00E53210"/>
    <w:rsid w:val="00E54414"/>
    <w:rsid w:val="00E57411"/>
    <w:rsid w:val="00E60032"/>
    <w:rsid w:val="00E601DC"/>
    <w:rsid w:val="00E606A1"/>
    <w:rsid w:val="00E60814"/>
    <w:rsid w:val="00E60BBC"/>
    <w:rsid w:val="00E62645"/>
    <w:rsid w:val="00E6267C"/>
    <w:rsid w:val="00E62F50"/>
    <w:rsid w:val="00E66591"/>
    <w:rsid w:val="00E66CB1"/>
    <w:rsid w:val="00E66FF2"/>
    <w:rsid w:val="00E67CED"/>
    <w:rsid w:val="00E67F00"/>
    <w:rsid w:val="00E72DA9"/>
    <w:rsid w:val="00E72EB6"/>
    <w:rsid w:val="00E747B1"/>
    <w:rsid w:val="00E74A95"/>
    <w:rsid w:val="00E754E4"/>
    <w:rsid w:val="00E75946"/>
    <w:rsid w:val="00E80B4A"/>
    <w:rsid w:val="00E80CB9"/>
    <w:rsid w:val="00E83C6B"/>
    <w:rsid w:val="00E842C7"/>
    <w:rsid w:val="00E8467D"/>
    <w:rsid w:val="00E870C2"/>
    <w:rsid w:val="00E90D5A"/>
    <w:rsid w:val="00E918D0"/>
    <w:rsid w:val="00E9224F"/>
    <w:rsid w:val="00E9300C"/>
    <w:rsid w:val="00E95E84"/>
    <w:rsid w:val="00E973A2"/>
    <w:rsid w:val="00E979FC"/>
    <w:rsid w:val="00EA124F"/>
    <w:rsid w:val="00EA1653"/>
    <w:rsid w:val="00EA1F02"/>
    <w:rsid w:val="00EA277A"/>
    <w:rsid w:val="00EA5D7E"/>
    <w:rsid w:val="00EA60C8"/>
    <w:rsid w:val="00EB2B46"/>
    <w:rsid w:val="00EB3D7F"/>
    <w:rsid w:val="00EB59CD"/>
    <w:rsid w:val="00EB5DA2"/>
    <w:rsid w:val="00EB62BE"/>
    <w:rsid w:val="00EB7EC1"/>
    <w:rsid w:val="00EC33E3"/>
    <w:rsid w:val="00EC38A7"/>
    <w:rsid w:val="00EC3B63"/>
    <w:rsid w:val="00EC40EC"/>
    <w:rsid w:val="00EC57DB"/>
    <w:rsid w:val="00EC62BE"/>
    <w:rsid w:val="00EC6D95"/>
    <w:rsid w:val="00EC7A8E"/>
    <w:rsid w:val="00ED53FA"/>
    <w:rsid w:val="00ED5FEF"/>
    <w:rsid w:val="00ED7298"/>
    <w:rsid w:val="00EE16FA"/>
    <w:rsid w:val="00EE3A7C"/>
    <w:rsid w:val="00EE4954"/>
    <w:rsid w:val="00EE568A"/>
    <w:rsid w:val="00EE67C6"/>
    <w:rsid w:val="00EF074C"/>
    <w:rsid w:val="00EF0E04"/>
    <w:rsid w:val="00EF236D"/>
    <w:rsid w:val="00EF2A95"/>
    <w:rsid w:val="00EF4698"/>
    <w:rsid w:val="00EF5FC1"/>
    <w:rsid w:val="00EF6B9A"/>
    <w:rsid w:val="00EF7E13"/>
    <w:rsid w:val="00F034A5"/>
    <w:rsid w:val="00F048AC"/>
    <w:rsid w:val="00F04E9C"/>
    <w:rsid w:val="00F062FA"/>
    <w:rsid w:val="00F07724"/>
    <w:rsid w:val="00F0774D"/>
    <w:rsid w:val="00F07CC4"/>
    <w:rsid w:val="00F12410"/>
    <w:rsid w:val="00F1404A"/>
    <w:rsid w:val="00F159CD"/>
    <w:rsid w:val="00F16605"/>
    <w:rsid w:val="00F16849"/>
    <w:rsid w:val="00F17120"/>
    <w:rsid w:val="00F17A2A"/>
    <w:rsid w:val="00F17D20"/>
    <w:rsid w:val="00F20BB1"/>
    <w:rsid w:val="00F21264"/>
    <w:rsid w:val="00F2176D"/>
    <w:rsid w:val="00F224B4"/>
    <w:rsid w:val="00F22702"/>
    <w:rsid w:val="00F241D3"/>
    <w:rsid w:val="00F2458D"/>
    <w:rsid w:val="00F2496D"/>
    <w:rsid w:val="00F24FE0"/>
    <w:rsid w:val="00F261CA"/>
    <w:rsid w:val="00F269DE"/>
    <w:rsid w:val="00F273F7"/>
    <w:rsid w:val="00F2770C"/>
    <w:rsid w:val="00F27A5F"/>
    <w:rsid w:val="00F32986"/>
    <w:rsid w:val="00F33997"/>
    <w:rsid w:val="00F33E02"/>
    <w:rsid w:val="00F340BE"/>
    <w:rsid w:val="00F34C80"/>
    <w:rsid w:val="00F34E52"/>
    <w:rsid w:val="00F34FE0"/>
    <w:rsid w:val="00F364D0"/>
    <w:rsid w:val="00F36739"/>
    <w:rsid w:val="00F36989"/>
    <w:rsid w:val="00F37624"/>
    <w:rsid w:val="00F4021A"/>
    <w:rsid w:val="00F42688"/>
    <w:rsid w:val="00F42A6B"/>
    <w:rsid w:val="00F4492C"/>
    <w:rsid w:val="00F44C7C"/>
    <w:rsid w:val="00F450A2"/>
    <w:rsid w:val="00F46E80"/>
    <w:rsid w:val="00F472E6"/>
    <w:rsid w:val="00F524D3"/>
    <w:rsid w:val="00F54301"/>
    <w:rsid w:val="00F56552"/>
    <w:rsid w:val="00F566E2"/>
    <w:rsid w:val="00F5743C"/>
    <w:rsid w:val="00F57B4C"/>
    <w:rsid w:val="00F6232A"/>
    <w:rsid w:val="00F62DC4"/>
    <w:rsid w:val="00F63491"/>
    <w:rsid w:val="00F648D7"/>
    <w:rsid w:val="00F672F0"/>
    <w:rsid w:val="00F70D4F"/>
    <w:rsid w:val="00F73AA8"/>
    <w:rsid w:val="00F741B1"/>
    <w:rsid w:val="00F81222"/>
    <w:rsid w:val="00F82C57"/>
    <w:rsid w:val="00F82E2A"/>
    <w:rsid w:val="00F834A7"/>
    <w:rsid w:val="00F83C17"/>
    <w:rsid w:val="00F8476A"/>
    <w:rsid w:val="00F86A31"/>
    <w:rsid w:val="00F86D02"/>
    <w:rsid w:val="00F873A4"/>
    <w:rsid w:val="00F876FC"/>
    <w:rsid w:val="00F87756"/>
    <w:rsid w:val="00F878AB"/>
    <w:rsid w:val="00F91174"/>
    <w:rsid w:val="00F939CD"/>
    <w:rsid w:val="00F946C7"/>
    <w:rsid w:val="00F9573C"/>
    <w:rsid w:val="00F95D40"/>
    <w:rsid w:val="00FA00BA"/>
    <w:rsid w:val="00FA29EA"/>
    <w:rsid w:val="00FB1CDF"/>
    <w:rsid w:val="00FB677A"/>
    <w:rsid w:val="00FB6AD1"/>
    <w:rsid w:val="00FC20B8"/>
    <w:rsid w:val="00FC28F1"/>
    <w:rsid w:val="00FC31CC"/>
    <w:rsid w:val="00FC5DE9"/>
    <w:rsid w:val="00FC6065"/>
    <w:rsid w:val="00FC6C65"/>
    <w:rsid w:val="00FD0100"/>
    <w:rsid w:val="00FD0DBE"/>
    <w:rsid w:val="00FD13AF"/>
    <w:rsid w:val="00FD1737"/>
    <w:rsid w:val="00FD55B7"/>
    <w:rsid w:val="00FD616D"/>
    <w:rsid w:val="00FD6547"/>
    <w:rsid w:val="00FD6E1E"/>
    <w:rsid w:val="00FE3011"/>
    <w:rsid w:val="00FE39E9"/>
    <w:rsid w:val="00FE3CBD"/>
    <w:rsid w:val="00FE4F80"/>
    <w:rsid w:val="00FE50CC"/>
    <w:rsid w:val="00FE7FF6"/>
    <w:rsid w:val="00FF00CE"/>
    <w:rsid w:val="00FF01AA"/>
    <w:rsid w:val="00FF2949"/>
    <w:rsid w:val="00FF36DD"/>
    <w:rsid w:val="00FF40C0"/>
    <w:rsid w:val="00FF446F"/>
    <w:rsid w:val="00FF4999"/>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unhideWhenUsed/>
    <w:rsid w:val="00842039"/>
    <w:rPr>
      <w:sz w:val="20"/>
      <w:szCs w:val="20"/>
    </w:rPr>
  </w:style>
  <w:style w:type="character" w:customStyle="1" w:styleId="CommentTextChar">
    <w:name w:val="Comment Text Char"/>
    <w:basedOn w:val="DefaultParagraphFont"/>
    <w:link w:val="CommentText"/>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45">
      <w:bodyDiv w:val="1"/>
      <w:marLeft w:val="0"/>
      <w:marRight w:val="0"/>
      <w:marTop w:val="0"/>
      <w:marBottom w:val="0"/>
      <w:divBdr>
        <w:top w:val="none" w:sz="0" w:space="0" w:color="auto"/>
        <w:left w:val="none" w:sz="0" w:space="0" w:color="auto"/>
        <w:bottom w:val="none" w:sz="0" w:space="0" w:color="auto"/>
        <w:right w:val="none" w:sz="0" w:space="0" w:color="auto"/>
      </w:divBdr>
    </w:div>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08843">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552749">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446213">
      <w:bodyDiv w:val="1"/>
      <w:marLeft w:val="0"/>
      <w:marRight w:val="0"/>
      <w:marTop w:val="0"/>
      <w:marBottom w:val="0"/>
      <w:divBdr>
        <w:top w:val="none" w:sz="0" w:space="0" w:color="auto"/>
        <w:left w:val="none" w:sz="0" w:space="0" w:color="auto"/>
        <w:bottom w:val="none" w:sz="0" w:space="0" w:color="auto"/>
        <w:right w:val="none" w:sz="0" w:space="0" w:color="auto"/>
      </w:divBdr>
    </w:div>
    <w:div w:id="5451208">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19581">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143885">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1416890">
      <w:bodyDiv w:val="1"/>
      <w:marLeft w:val="0"/>
      <w:marRight w:val="0"/>
      <w:marTop w:val="0"/>
      <w:marBottom w:val="0"/>
      <w:divBdr>
        <w:top w:val="none" w:sz="0" w:space="0" w:color="auto"/>
        <w:left w:val="none" w:sz="0" w:space="0" w:color="auto"/>
        <w:bottom w:val="none" w:sz="0" w:space="0" w:color="auto"/>
        <w:right w:val="none" w:sz="0" w:space="0" w:color="auto"/>
      </w:divBdr>
    </w:div>
    <w:div w:id="11612247">
      <w:bodyDiv w:val="1"/>
      <w:marLeft w:val="0"/>
      <w:marRight w:val="0"/>
      <w:marTop w:val="0"/>
      <w:marBottom w:val="0"/>
      <w:divBdr>
        <w:top w:val="none" w:sz="0" w:space="0" w:color="auto"/>
        <w:left w:val="none" w:sz="0" w:space="0" w:color="auto"/>
        <w:bottom w:val="none" w:sz="0" w:space="0" w:color="auto"/>
        <w:right w:val="none" w:sz="0" w:space="0" w:color="auto"/>
      </w:divBdr>
    </w:div>
    <w:div w:id="11616729">
      <w:bodyDiv w:val="1"/>
      <w:marLeft w:val="0"/>
      <w:marRight w:val="0"/>
      <w:marTop w:val="0"/>
      <w:marBottom w:val="0"/>
      <w:divBdr>
        <w:top w:val="none" w:sz="0" w:space="0" w:color="auto"/>
        <w:left w:val="none" w:sz="0" w:space="0" w:color="auto"/>
        <w:bottom w:val="none" w:sz="0" w:space="0" w:color="auto"/>
        <w:right w:val="none" w:sz="0" w:space="0" w:color="auto"/>
      </w:divBdr>
    </w:div>
    <w:div w:id="11999028">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3718">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352676">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280028">
      <w:bodyDiv w:val="1"/>
      <w:marLeft w:val="0"/>
      <w:marRight w:val="0"/>
      <w:marTop w:val="0"/>
      <w:marBottom w:val="0"/>
      <w:divBdr>
        <w:top w:val="none" w:sz="0" w:space="0" w:color="auto"/>
        <w:left w:val="none" w:sz="0" w:space="0" w:color="auto"/>
        <w:bottom w:val="none" w:sz="0" w:space="0" w:color="auto"/>
        <w:right w:val="none" w:sz="0" w:space="0" w:color="auto"/>
      </w:divBdr>
    </w:div>
    <w:div w:id="16390267">
      <w:bodyDiv w:val="1"/>
      <w:marLeft w:val="0"/>
      <w:marRight w:val="0"/>
      <w:marTop w:val="0"/>
      <w:marBottom w:val="0"/>
      <w:divBdr>
        <w:top w:val="none" w:sz="0" w:space="0" w:color="auto"/>
        <w:left w:val="none" w:sz="0" w:space="0" w:color="auto"/>
        <w:bottom w:val="none" w:sz="0" w:space="0" w:color="auto"/>
        <w:right w:val="none" w:sz="0" w:space="0" w:color="auto"/>
      </w:divBdr>
    </w:div>
    <w:div w:id="16546421">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770119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016925">
      <w:bodyDiv w:val="1"/>
      <w:marLeft w:val="0"/>
      <w:marRight w:val="0"/>
      <w:marTop w:val="0"/>
      <w:marBottom w:val="0"/>
      <w:divBdr>
        <w:top w:val="none" w:sz="0" w:space="0" w:color="auto"/>
        <w:left w:val="none" w:sz="0" w:space="0" w:color="auto"/>
        <w:bottom w:val="none" w:sz="0" w:space="0" w:color="auto"/>
        <w:right w:val="none" w:sz="0" w:space="0" w:color="auto"/>
      </w:divBdr>
    </w:div>
    <w:div w:id="19478795">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19674046">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0933937">
      <w:bodyDiv w:val="1"/>
      <w:marLeft w:val="0"/>
      <w:marRight w:val="0"/>
      <w:marTop w:val="0"/>
      <w:marBottom w:val="0"/>
      <w:divBdr>
        <w:top w:val="none" w:sz="0" w:space="0" w:color="auto"/>
        <w:left w:val="none" w:sz="0" w:space="0" w:color="auto"/>
        <w:bottom w:val="none" w:sz="0" w:space="0" w:color="auto"/>
        <w:right w:val="none" w:sz="0" w:space="0" w:color="auto"/>
      </w:divBdr>
    </w:div>
    <w:div w:id="21103123">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023853">
      <w:bodyDiv w:val="1"/>
      <w:marLeft w:val="0"/>
      <w:marRight w:val="0"/>
      <w:marTop w:val="0"/>
      <w:marBottom w:val="0"/>
      <w:divBdr>
        <w:top w:val="none" w:sz="0" w:space="0" w:color="auto"/>
        <w:left w:val="none" w:sz="0" w:space="0" w:color="auto"/>
        <w:bottom w:val="none" w:sz="0" w:space="0" w:color="auto"/>
        <w:right w:val="none" w:sz="0" w:space="0" w:color="auto"/>
      </w:divBdr>
    </w:div>
    <w:div w:id="22024359">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297431">
      <w:bodyDiv w:val="1"/>
      <w:marLeft w:val="0"/>
      <w:marRight w:val="0"/>
      <w:marTop w:val="0"/>
      <w:marBottom w:val="0"/>
      <w:divBdr>
        <w:top w:val="none" w:sz="0" w:space="0" w:color="auto"/>
        <w:left w:val="none" w:sz="0" w:space="0" w:color="auto"/>
        <w:bottom w:val="none" w:sz="0" w:space="0" w:color="auto"/>
        <w:right w:val="none" w:sz="0" w:space="0" w:color="auto"/>
      </w:divBdr>
    </w:div>
    <w:div w:id="25371429">
      <w:bodyDiv w:val="1"/>
      <w:marLeft w:val="0"/>
      <w:marRight w:val="0"/>
      <w:marTop w:val="0"/>
      <w:marBottom w:val="0"/>
      <w:divBdr>
        <w:top w:val="none" w:sz="0" w:space="0" w:color="auto"/>
        <w:left w:val="none" w:sz="0" w:space="0" w:color="auto"/>
        <w:bottom w:val="none" w:sz="0" w:space="0" w:color="auto"/>
        <w:right w:val="none" w:sz="0" w:space="0" w:color="auto"/>
      </w:divBdr>
    </w:div>
    <w:div w:id="25449291">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880562">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268897">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7875865">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041275">
      <w:bodyDiv w:val="1"/>
      <w:marLeft w:val="0"/>
      <w:marRight w:val="0"/>
      <w:marTop w:val="0"/>
      <w:marBottom w:val="0"/>
      <w:divBdr>
        <w:top w:val="none" w:sz="0" w:space="0" w:color="auto"/>
        <w:left w:val="none" w:sz="0" w:space="0" w:color="auto"/>
        <w:bottom w:val="none" w:sz="0" w:space="0" w:color="auto"/>
        <w:right w:val="none" w:sz="0" w:space="0" w:color="auto"/>
      </w:divBdr>
    </w:div>
    <w:div w:id="29113454">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452158">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270283">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04529">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136">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052188">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7049503">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330347">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712932">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1909949">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16092">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601616">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302850">
      <w:bodyDiv w:val="1"/>
      <w:marLeft w:val="0"/>
      <w:marRight w:val="0"/>
      <w:marTop w:val="0"/>
      <w:marBottom w:val="0"/>
      <w:divBdr>
        <w:top w:val="none" w:sz="0" w:space="0" w:color="auto"/>
        <w:left w:val="none" w:sz="0" w:space="0" w:color="auto"/>
        <w:bottom w:val="none" w:sz="0" w:space="0" w:color="auto"/>
        <w:right w:val="none" w:sz="0" w:space="0" w:color="auto"/>
      </w:divBdr>
    </w:div>
    <w:div w:id="44304161">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1540">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5767383">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225428">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7995756">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497034">
      <w:bodyDiv w:val="1"/>
      <w:marLeft w:val="0"/>
      <w:marRight w:val="0"/>
      <w:marTop w:val="0"/>
      <w:marBottom w:val="0"/>
      <w:divBdr>
        <w:top w:val="none" w:sz="0" w:space="0" w:color="auto"/>
        <w:left w:val="none" w:sz="0" w:space="0" w:color="auto"/>
        <w:bottom w:val="none" w:sz="0" w:space="0" w:color="auto"/>
        <w:right w:val="none" w:sz="0" w:space="0" w:color="auto"/>
      </w:divBdr>
    </w:div>
    <w:div w:id="4850101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574018">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236787">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2506050">
      <w:bodyDiv w:val="1"/>
      <w:marLeft w:val="0"/>
      <w:marRight w:val="0"/>
      <w:marTop w:val="0"/>
      <w:marBottom w:val="0"/>
      <w:divBdr>
        <w:top w:val="none" w:sz="0" w:space="0" w:color="auto"/>
        <w:left w:val="none" w:sz="0" w:space="0" w:color="auto"/>
        <w:bottom w:val="none" w:sz="0" w:space="0" w:color="auto"/>
        <w:right w:val="none" w:sz="0" w:space="0" w:color="auto"/>
      </w:divBdr>
    </w:div>
    <w:div w:id="52588178">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07595">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011907">
      <w:bodyDiv w:val="1"/>
      <w:marLeft w:val="0"/>
      <w:marRight w:val="0"/>
      <w:marTop w:val="0"/>
      <w:marBottom w:val="0"/>
      <w:divBdr>
        <w:top w:val="none" w:sz="0" w:space="0" w:color="auto"/>
        <w:left w:val="none" w:sz="0" w:space="0" w:color="auto"/>
        <w:bottom w:val="none" w:sz="0" w:space="0" w:color="auto"/>
        <w:right w:val="none" w:sz="0" w:space="0" w:color="auto"/>
      </w:divBdr>
    </w:div>
    <w:div w:id="55863062">
      <w:bodyDiv w:val="1"/>
      <w:marLeft w:val="0"/>
      <w:marRight w:val="0"/>
      <w:marTop w:val="0"/>
      <w:marBottom w:val="0"/>
      <w:divBdr>
        <w:top w:val="none" w:sz="0" w:space="0" w:color="auto"/>
        <w:left w:val="none" w:sz="0" w:space="0" w:color="auto"/>
        <w:bottom w:val="none" w:sz="0" w:space="0" w:color="auto"/>
        <w:right w:val="none" w:sz="0" w:space="0" w:color="auto"/>
      </w:divBdr>
    </w:div>
    <w:div w:id="55934471">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099217">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554105">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288340">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063639">
      <w:bodyDiv w:val="1"/>
      <w:marLeft w:val="0"/>
      <w:marRight w:val="0"/>
      <w:marTop w:val="0"/>
      <w:marBottom w:val="0"/>
      <w:divBdr>
        <w:top w:val="none" w:sz="0" w:space="0" w:color="auto"/>
        <w:left w:val="none" w:sz="0" w:space="0" w:color="auto"/>
        <w:bottom w:val="none" w:sz="0" w:space="0" w:color="auto"/>
        <w:right w:val="none" w:sz="0" w:space="0" w:color="auto"/>
      </w:divBdr>
    </w:div>
    <w:div w:id="591321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01505">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491403">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14291">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3575482">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113583">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5960105">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6731119">
      <w:bodyDiv w:val="1"/>
      <w:marLeft w:val="0"/>
      <w:marRight w:val="0"/>
      <w:marTop w:val="0"/>
      <w:marBottom w:val="0"/>
      <w:divBdr>
        <w:top w:val="none" w:sz="0" w:space="0" w:color="auto"/>
        <w:left w:val="none" w:sz="0" w:space="0" w:color="auto"/>
        <w:bottom w:val="none" w:sz="0" w:space="0" w:color="auto"/>
        <w:right w:val="none" w:sz="0" w:space="0" w:color="auto"/>
      </w:divBdr>
    </w:div>
    <w:div w:id="66926682">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785056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15595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395349">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588493">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1974567">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15656">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283849">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4860364">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63484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46239">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67456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643410">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79841479">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143349">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376932">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0791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8695113">
      <w:bodyDiv w:val="1"/>
      <w:marLeft w:val="0"/>
      <w:marRight w:val="0"/>
      <w:marTop w:val="0"/>
      <w:marBottom w:val="0"/>
      <w:divBdr>
        <w:top w:val="none" w:sz="0" w:space="0" w:color="auto"/>
        <w:left w:val="none" w:sz="0" w:space="0" w:color="auto"/>
        <w:bottom w:val="none" w:sz="0" w:space="0" w:color="auto"/>
        <w:right w:val="none" w:sz="0" w:space="0" w:color="auto"/>
      </w:divBdr>
    </w:div>
    <w:div w:id="88935140">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204660">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896951">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2944334">
      <w:bodyDiv w:val="1"/>
      <w:marLeft w:val="0"/>
      <w:marRight w:val="0"/>
      <w:marTop w:val="0"/>
      <w:marBottom w:val="0"/>
      <w:divBdr>
        <w:top w:val="none" w:sz="0" w:space="0" w:color="auto"/>
        <w:left w:val="none" w:sz="0" w:space="0" w:color="auto"/>
        <w:bottom w:val="none" w:sz="0" w:space="0" w:color="auto"/>
        <w:right w:val="none" w:sz="0" w:space="0" w:color="auto"/>
      </w:divBdr>
    </w:div>
    <w:div w:id="93134790">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399366">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3864657">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4138724">
      <w:bodyDiv w:val="1"/>
      <w:marLeft w:val="0"/>
      <w:marRight w:val="0"/>
      <w:marTop w:val="0"/>
      <w:marBottom w:val="0"/>
      <w:divBdr>
        <w:top w:val="none" w:sz="0" w:space="0" w:color="auto"/>
        <w:left w:val="none" w:sz="0" w:space="0" w:color="auto"/>
        <w:bottom w:val="none" w:sz="0" w:space="0" w:color="auto"/>
        <w:right w:val="none" w:sz="0" w:space="0" w:color="auto"/>
      </w:divBdr>
    </w:div>
    <w:div w:id="94447682">
      <w:bodyDiv w:val="1"/>
      <w:marLeft w:val="0"/>
      <w:marRight w:val="0"/>
      <w:marTop w:val="0"/>
      <w:marBottom w:val="0"/>
      <w:divBdr>
        <w:top w:val="none" w:sz="0" w:space="0" w:color="auto"/>
        <w:left w:val="none" w:sz="0" w:space="0" w:color="auto"/>
        <w:bottom w:val="none" w:sz="0" w:space="0" w:color="auto"/>
        <w:right w:val="none" w:sz="0" w:space="0" w:color="auto"/>
      </w:divBdr>
    </w:div>
    <w:div w:id="95027523">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492672">
      <w:bodyDiv w:val="1"/>
      <w:marLeft w:val="0"/>
      <w:marRight w:val="0"/>
      <w:marTop w:val="0"/>
      <w:marBottom w:val="0"/>
      <w:divBdr>
        <w:top w:val="none" w:sz="0" w:space="0" w:color="auto"/>
        <w:left w:val="none" w:sz="0" w:space="0" w:color="auto"/>
        <w:bottom w:val="none" w:sz="0" w:space="0" w:color="auto"/>
        <w:right w:val="none" w:sz="0" w:space="0" w:color="auto"/>
      </w:divBdr>
    </w:div>
    <w:div w:id="95567402">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143660">
      <w:bodyDiv w:val="1"/>
      <w:marLeft w:val="0"/>
      <w:marRight w:val="0"/>
      <w:marTop w:val="0"/>
      <w:marBottom w:val="0"/>
      <w:divBdr>
        <w:top w:val="none" w:sz="0" w:space="0" w:color="auto"/>
        <w:left w:val="none" w:sz="0" w:space="0" w:color="auto"/>
        <w:bottom w:val="none" w:sz="0" w:space="0" w:color="auto"/>
        <w:right w:val="none" w:sz="0" w:space="0" w:color="auto"/>
      </w:divBdr>
    </w:div>
    <w:div w:id="97338118">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0031306">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049361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734100">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4580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2921964">
      <w:bodyDiv w:val="1"/>
      <w:marLeft w:val="0"/>
      <w:marRight w:val="0"/>
      <w:marTop w:val="0"/>
      <w:marBottom w:val="0"/>
      <w:divBdr>
        <w:top w:val="none" w:sz="0" w:space="0" w:color="auto"/>
        <w:left w:val="none" w:sz="0" w:space="0" w:color="auto"/>
        <w:bottom w:val="none" w:sz="0" w:space="0" w:color="auto"/>
        <w:right w:val="none" w:sz="0" w:space="0" w:color="auto"/>
      </w:divBdr>
    </w:div>
    <w:div w:id="103229163">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271170">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207187">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277726">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09860871">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170742">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441851">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562952">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066918">
      <w:bodyDiv w:val="1"/>
      <w:marLeft w:val="0"/>
      <w:marRight w:val="0"/>
      <w:marTop w:val="0"/>
      <w:marBottom w:val="0"/>
      <w:divBdr>
        <w:top w:val="none" w:sz="0" w:space="0" w:color="auto"/>
        <w:left w:val="none" w:sz="0" w:space="0" w:color="auto"/>
        <w:bottom w:val="none" w:sz="0" w:space="0" w:color="auto"/>
        <w:right w:val="none" w:sz="0" w:space="0" w:color="auto"/>
      </w:divBdr>
    </w:div>
    <w:div w:id="112481799">
      <w:bodyDiv w:val="1"/>
      <w:marLeft w:val="0"/>
      <w:marRight w:val="0"/>
      <w:marTop w:val="0"/>
      <w:marBottom w:val="0"/>
      <w:divBdr>
        <w:top w:val="none" w:sz="0" w:space="0" w:color="auto"/>
        <w:left w:val="none" w:sz="0" w:space="0" w:color="auto"/>
        <w:bottom w:val="none" w:sz="0" w:space="0" w:color="auto"/>
        <w:right w:val="none" w:sz="0" w:space="0" w:color="auto"/>
      </w:divBdr>
    </w:div>
    <w:div w:id="112748907">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2872393">
      <w:bodyDiv w:val="1"/>
      <w:marLeft w:val="0"/>
      <w:marRight w:val="0"/>
      <w:marTop w:val="0"/>
      <w:marBottom w:val="0"/>
      <w:divBdr>
        <w:top w:val="none" w:sz="0" w:space="0" w:color="auto"/>
        <w:left w:val="none" w:sz="0" w:space="0" w:color="auto"/>
        <w:bottom w:val="none" w:sz="0" w:space="0" w:color="auto"/>
        <w:right w:val="none" w:sz="0" w:space="0" w:color="auto"/>
      </w:divBdr>
    </w:div>
    <w:div w:id="1129841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714408">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098679">
      <w:bodyDiv w:val="1"/>
      <w:marLeft w:val="0"/>
      <w:marRight w:val="0"/>
      <w:marTop w:val="0"/>
      <w:marBottom w:val="0"/>
      <w:divBdr>
        <w:top w:val="none" w:sz="0" w:space="0" w:color="auto"/>
        <w:left w:val="none" w:sz="0" w:space="0" w:color="auto"/>
        <w:bottom w:val="none" w:sz="0" w:space="0" w:color="auto"/>
        <w:right w:val="none" w:sz="0" w:space="0" w:color="auto"/>
      </w:divBdr>
    </w:div>
    <w:div w:id="115100182">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5953151">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7338400">
      <w:bodyDiv w:val="1"/>
      <w:marLeft w:val="0"/>
      <w:marRight w:val="0"/>
      <w:marTop w:val="0"/>
      <w:marBottom w:val="0"/>
      <w:divBdr>
        <w:top w:val="none" w:sz="0" w:space="0" w:color="auto"/>
        <w:left w:val="none" w:sz="0" w:space="0" w:color="auto"/>
        <w:bottom w:val="none" w:sz="0" w:space="0" w:color="auto"/>
        <w:right w:val="none" w:sz="0" w:space="0" w:color="auto"/>
      </w:divBdr>
    </w:div>
    <w:div w:id="117839362">
      <w:bodyDiv w:val="1"/>
      <w:marLeft w:val="0"/>
      <w:marRight w:val="0"/>
      <w:marTop w:val="0"/>
      <w:marBottom w:val="0"/>
      <w:divBdr>
        <w:top w:val="none" w:sz="0" w:space="0" w:color="auto"/>
        <w:left w:val="none" w:sz="0" w:space="0" w:color="auto"/>
        <w:bottom w:val="none" w:sz="0" w:space="0" w:color="auto"/>
        <w:right w:val="none" w:sz="0" w:space="0" w:color="auto"/>
      </w:divBdr>
    </w:div>
    <w:div w:id="117990671">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102">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19881756">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1316584">
      <w:bodyDiv w:val="1"/>
      <w:marLeft w:val="0"/>
      <w:marRight w:val="0"/>
      <w:marTop w:val="0"/>
      <w:marBottom w:val="0"/>
      <w:divBdr>
        <w:top w:val="none" w:sz="0" w:space="0" w:color="auto"/>
        <w:left w:val="none" w:sz="0" w:space="0" w:color="auto"/>
        <w:bottom w:val="none" w:sz="0" w:space="0" w:color="auto"/>
        <w:right w:val="none" w:sz="0" w:space="0" w:color="auto"/>
      </w:divBdr>
    </w:div>
    <w:div w:id="122237174">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052227">
      <w:bodyDiv w:val="1"/>
      <w:marLeft w:val="0"/>
      <w:marRight w:val="0"/>
      <w:marTop w:val="0"/>
      <w:marBottom w:val="0"/>
      <w:divBdr>
        <w:top w:val="none" w:sz="0" w:space="0" w:color="auto"/>
        <w:left w:val="none" w:sz="0" w:space="0" w:color="auto"/>
        <w:bottom w:val="none" w:sz="0" w:space="0" w:color="auto"/>
        <w:right w:val="none" w:sz="0" w:space="0" w:color="auto"/>
      </w:divBdr>
    </w:div>
    <w:div w:id="125320748">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6737">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7817920">
      <w:bodyDiv w:val="1"/>
      <w:marLeft w:val="0"/>
      <w:marRight w:val="0"/>
      <w:marTop w:val="0"/>
      <w:marBottom w:val="0"/>
      <w:divBdr>
        <w:top w:val="none" w:sz="0" w:space="0" w:color="auto"/>
        <w:left w:val="none" w:sz="0" w:space="0" w:color="auto"/>
        <w:bottom w:val="none" w:sz="0" w:space="0" w:color="auto"/>
        <w:right w:val="none" w:sz="0" w:space="0" w:color="auto"/>
      </w:divBdr>
    </w:div>
    <w:div w:id="128137920">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139252">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373874">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499874">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419307">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0980">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18565">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394593">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736049">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092809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2623065">
      <w:bodyDiv w:val="1"/>
      <w:marLeft w:val="0"/>
      <w:marRight w:val="0"/>
      <w:marTop w:val="0"/>
      <w:marBottom w:val="0"/>
      <w:divBdr>
        <w:top w:val="none" w:sz="0" w:space="0" w:color="auto"/>
        <w:left w:val="none" w:sz="0" w:space="0" w:color="auto"/>
        <w:bottom w:val="none" w:sz="0" w:space="0" w:color="auto"/>
        <w:right w:val="none" w:sz="0" w:space="0" w:color="auto"/>
      </w:divBdr>
    </w:div>
    <w:div w:id="143085329">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627656">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8526292">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178331">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755894">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024736">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2911287">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3228094">
      <w:bodyDiv w:val="1"/>
      <w:marLeft w:val="0"/>
      <w:marRight w:val="0"/>
      <w:marTop w:val="0"/>
      <w:marBottom w:val="0"/>
      <w:divBdr>
        <w:top w:val="none" w:sz="0" w:space="0" w:color="auto"/>
        <w:left w:val="none" w:sz="0" w:space="0" w:color="auto"/>
        <w:bottom w:val="none" w:sz="0" w:space="0" w:color="auto"/>
        <w:right w:val="none" w:sz="0" w:space="0" w:color="auto"/>
      </w:divBdr>
    </w:div>
    <w:div w:id="153498238">
      <w:bodyDiv w:val="1"/>
      <w:marLeft w:val="0"/>
      <w:marRight w:val="0"/>
      <w:marTop w:val="0"/>
      <w:marBottom w:val="0"/>
      <w:divBdr>
        <w:top w:val="none" w:sz="0" w:space="0" w:color="auto"/>
        <w:left w:val="none" w:sz="0" w:space="0" w:color="auto"/>
        <w:bottom w:val="none" w:sz="0" w:space="0" w:color="auto"/>
        <w:right w:val="none" w:sz="0" w:space="0" w:color="auto"/>
      </w:divBdr>
    </w:div>
    <w:div w:id="153768702">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846702">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619896">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471057">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049800">
      <w:bodyDiv w:val="1"/>
      <w:marLeft w:val="0"/>
      <w:marRight w:val="0"/>
      <w:marTop w:val="0"/>
      <w:marBottom w:val="0"/>
      <w:divBdr>
        <w:top w:val="none" w:sz="0" w:space="0" w:color="auto"/>
        <w:left w:val="none" w:sz="0" w:space="0" w:color="auto"/>
        <w:bottom w:val="none" w:sz="0" w:space="0" w:color="auto"/>
        <w:right w:val="none" w:sz="0" w:space="0" w:color="auto"/>
      </w:divBdr>
    </w:div>
    <w:div w:id="161169545">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311903">
      <w:bodyDiv w:val="1"/>
      <w:marLeft w:val="0"/>
      <w:marRight w:val="0"/>
      <w:marTop w:val="0"/>
      <w:marBottom w:val="0"/>
      <w:divBdr>
        <w:top w:val="none" w:sz="0" w:space="0" w:color="auto"/>
        <w:left w:val="none" w:sz="0" w:space="0" w:color="auto"/>
        <w:bottom w:val="none" w:sz="0" w:space="0" w:color="auto"/>
        <w:right w:val="none" w:sz="0" w:space="0" w:color="auto"/>
      </w:divBdr>
    </w:div>
    <w:div w:id="161316354">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858728">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140277">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672057">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209729">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187881">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60256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2651670">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233489">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4926068">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385131">
      <w:bodyDiv w:val="1"/>
      <w:marLeft w:val="0"/>
      <w:marRight w:val="0"/>
      <w:marTop w:val="0"/>
      <w:marBottom w:val="0"/>
      <w:divBdr>
        <w:top w:val="none" w:sz="0" w:space="0" w:color="auto"/>
        <w:left w:val="none" w:sz="0" w:space="0" w:color="auto"/>
        <w:bottom w:val="none" w:sz="0" w:space="0" w:color="auto"/>
        <w:right w:val="none" w:sz="0" w:space="0" w:color="auto"/>
      </w:divBdr>
    </w:div>
    <w:div w:id="175385230">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82015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468230">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3270">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0289938">
      <w:bodyDiv w:val="1"/>
      <w:marLeft w:val="0"/>
      <w:marRight w:val="0"/>
      <w:marTop w:val="0"/>
      <w:marBottom w:val="0"/>
      <w:divBdr>
        <w:top w:val="none" w:sz="0" w:space="0" w:color="auto"/>
        <w:left w:val="none" w:sz="0" w:space="0" w:color="auto"/>
        <w:bottom w:val="none" w:sz="0" w:space="0" w:color="auto"/>
        <w:right w:val="none" w:sz="0" w:space="0" w:color="auto"/>
      </w:divBdr>
    </w:div>
    <w:div w:id="180558491">
      <w:bodyDiv w:val="1"/>
      <w:marLeft w:val="0"/>
      <w:marRight w:val="0"/>
      <w:marTop w:val="0"/>
      <w:marBottom w:val="0"/>
      <w:divBdr>
        <w:top w:val="none" w:sz="0" w:space="0" w:color="auto"/>
        <w:left w:val="none" w:sz="0" w:space="0" w:color="auto"/>
        <w:bottom w:val="none" w:sz="0" w:space="0" w:color="auto"/>
        <w:right w:val="none" w:sz="0" w:space="0" w:color="auto"/>
      </w:divBdr>
    </w:div>
    <w:div w:id="180702736">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102512">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63357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4829067">
      <w:bodyDiv w:val="1"/>
      <w:marLeft w:val="0"/>
      <w:marRight w:val="0"/>
      <w:marTop w:val="0"/>
      <w:marBottom w:val="0"/>
      <w:divBdr>
        <w:top w:val="none" w:sz="0" w:space="0" w:color="auto"/>
        <w:left w:val="none" w:sz="0" w:space="0" w:color="auto"/>
        <w:bottom w:val="none" w:sz="0" w:space="0" w:color="auto"/>
        <w:right w:val="none" w:sz="0" w:space="0" w:color="auto"/>
      </w:divBdr>
    </w:div>
    <w:div w:id="185094977">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411312">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524613">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2213">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8958978">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339589">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0801589">
      <w:bodyDiv w:val="1"/>
      <w:marLeft w:val="0"/>
      <w:marRight w:val="0"/>
      <w:marTop w:val="0"/>
      <w:marBottom w:val="0"/>
      <w:divBdr>
        <w:top w:val="none" w:sz="0" w:space="0" w:color="auto"/>
        <w:left w:val="none" w:sz="0" w:space="0" w:color="auto"/>
        <w:bottom w:val="none" w:sz="0" w:space="0" w:color="auto"/>
        <w:right w:val="none" w:sz="0" w:space="0" w:color="auto"/>
      </w:divBdr>
    </w:div>
    <w:div w:id="191038680">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497186">
      <w:bodyDiv w:val="1"/>
      <w:marLeft w:val="0"/>
      <w:marRight w:val="0"/>
      <w:marTop w:val="0"/>
      <w:marBottom w:val="0"/>
      <w:divBdr>
        <w:top w:val="none" w:sz="0" w:space="0" w:color="auto"/>
        <w:left w:val="none" w:sz="0" w:space="0" w:color="auto"/>
        <w:bottom w:val="none" w:sz="0" w:space="0" w:color="auto"/>
        <w:right w:val="none" w:sz="0" w:space="0" w:color="auto"/>
      </w:divBdr>
    </w:div>
    <w:div w:id="19261802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2772512">
      <w:bodyDiv w:val="1"/>
      <w:marLeft w:val="0"/>
      <w:marRight w:val="0"/>
      <w:marTop w:val="0"/>
      <w:marBottom w:val="0"/>
      <w:divBdr>
        <w:top w:val="none" w:sz="0" w:space="0" w:color="auto"/>
        <w:left w:val="none" w:sz="0" w:space="0" w:color="auto"/>
        <w:bottom w:val="none" w:sz="0" w:space="0" w:color="auto"/>
        <w:right w:val="none" w:sz="0" w:space="0" w:color="auto"/>
      </w:divBdr>
    </w:div>
    <w:div w:id="193084775">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71056">
      <w:bodyDiv w:val="1"/>
      <w:marLeft w:val="0"/>
      <w:marRight w:val="0"/>
      <w:marTop w:val="0"/>
      <w:marBottom w:val="0"/>
      <w:divBdr>
        <w:top w:val="none" w:sz="0" w:space="0" w:color="auto"/>
        <w:left w:val="none" w:sz="0" w:space="0" w:color="auto"/>
        <w:bottom w:val="none" w:sz="0" w:space="0" w:color="auto"/>
        <w:right w:val="none" w:sz="0" w:space="0" w:color="auto"/>
      </w:divBdr>
    </w:div>
    <w:div w:id="194971211">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049843">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7940052">
      <w:bodyDiv w:val="1"/>
      <w:marLeft w:val="0"/>
      <w:marRight w:val="0"/>
      <w:marTop w:val="0"/>
      <w:marBottom w:val="0"/>
      <w:divBdr>
        <w:top w:val="none" w:sz="0" w:space="0" w:color="auto"/>
        <w:left w:val="none" w:sz="0" w:space="0" w:color="auto"/>
        <w:bottom w:val="none" w:sz="0" w:space="0" w:color="auto"/>
        <w:right w:val="none" w:sz="0" w:space="0" w:color="auto"/>
      </w:divBdr>
    </w:div>
    <w:div w:id="198053872">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199897350">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554651">
      <w:bodyDiv w:val="1"/>
      <w:marLeft w:val="0"/>
      <w:marRight w:val="0"/>
      <w:marTop w:val="0"/>
      <w:marBottom w:val="0"/>
      <w:divBdr>
        <w:top w:val="none" w:sz="0" w:space="0" w:color="auto"/>
        <w:left w:val="none" w:sz="0" w:space="0" w:color="auto"/>
        <w:bottom w:val="none" w:sz="0" w:space="0" w:color="auto"/>
        <w:right w:val="none" w:sz="0" w:space="0" w:color="auto"/>
      </w:divBdr>
    </w:div>
    <w:div w:id="201789605">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13553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083">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373608">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48377">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263621">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078511">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772256">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540932">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2893130">
      <w:bodyDiv w:val="1"/>
      <w:marLeft w:val="0"/>
      <w:marRight w:val="0"/>
      <w:marTop w:val="0"/>
      <w:marBottom w:val="0"/>
      <w:divBdr>
        <w:top w:val="none" w:sz="0" w:space="0" w:color="auto"/>
        <w:left w:val="none" w:sz="0" w:space="0" w:color="auto"/>
        <w:bottom w:val="none" w:sz="0" w:space="0" w:color="auto"/>
        <w:right w:val="none" w:sz="0" w:space="0" w:color="auto"/>
      </w:divBdr>
    </w:div>
    <w:div w:id="213011855">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6694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023702">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19749013">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0945249">
      <w:bodyDiv w:val="1"/>
      <w:marLeft w:val="0"/>
      <w:marRight w:val="0"/>
      <w:marTop w:val="0"/>
      <w:marBottom w:val="0"/>
      <w:divBdr>
        <w:top w:val="none" w:sz="0" w:space="0" w:color="auto"/>
        <w:left w:val="none" w:sz="0" w:space="0" w:color="auto"/>
        <w:bottom w:val="none" w:sz="0" w:space="0" w:color="auto"/>
        <w:right w:val="none" w:sz="0" w:space="0" w:color="auto"/>
      </w:divBdr>
    </w:div>
    <w:div w:id="221334600">
      <w:bodyDiv w:val="1"/>
      <w:marLeft w:val="0"/>
      <w:marRight w:val="0"/>
      <w:marTop w:val="0"/>
      <w:marBottom w:val="0"/>
      <w:divBdr>
        <w:top w:val="none" w:sz="0" w:space="0" w:color="auto"/>
        <w:left w:val="none" w:sz="0" w:space="0" w:color="auto"/>
        <w:bottom w:val="none" w:sz="0" w:space="0" w:color="auto"/>
        <w:right w:val="none" w:sz="0" w:space="0" w:color="auto"/>
      </w:divBdr>
    </w:div>
    <w:div w:id="221791977">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25758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1406">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3688436">
      <w:bodyDiv w:val="1"/>
      <w:marLeft w:val="0"/>
      <w:marRight w:val="0"/>
      <w:marTop w:val="0"/>
      <w:marBottom w:val="0"/>
      <w:divBdr>
        <w:top w:val="none" w:sz="0" w:space="0" w:color="auto"/>
        <w:left w:val="none" w:sz="0" w:space="0" w:color="auto"/>
        <w:bottom w:val="none" w:sz="0" w:space="0" w:color="auto"/>
        <w:right w:val="none" w:sz="0" w:space="0" w:color="auto"/>
      </w:divBdr>
    </w:div>
    <w:div w:id="223830463">
      <w:bodyDiv w:val="1"/>
      <w:marLeft w:val="0"/>
      <w:marRight w:val="0"/>
      <w:marTop w:val="0"/>
      <w:marBottom w:val="0"/>
      <w:divBdr>
        <w:top w:val="none" w:sz="0" w:space="0" w:color="auto"/>
        <w:left w:val="none" w:sz="0" w:space="0" w:color="auto"/>
        <w:bottom w:val="none" w:sz="0" w:space="0" w:color="auto"/>
        <w:right w:val="none" w:sz="0" w:space="0" w:color="auto"/>
      </w:divBdr>
    </w:div>
    <w:div w:id="224027091">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226037">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686345">
      <w:bodyDiv w:val="1"/>
      <w:marLeft w:val="0"/>
      <w:marRight w:val="0"/>
      <w:marTop w:val="0"/>
      <w:marBottom w:val="0"/>
      <w:divBdr>
        <w:top w:val="none" w:sz="0" w:space="0" w:color="auto"/>
        <w:left w:val="none" w:sz="0" w:space="0" w:color="auto"/>
        <w:bottom w:val="none" w:sz="0" w:space="0" w:color="auto"/>
        <w:right w:val="none" w:sz="0" w:space="0" w:color="auto"/>
      </w:divBdr>
    </w:div>
    <w:div w:id="224919580">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4582">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722377">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6843529">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422898">
      <w:bodyDiv w:val="1"/>
      <w:marLeft w:val="0"/>
      <w:marRight w:val="0"/>
      <w:marTop w:val="0"/>
      <w:marBottom w:val="0"/>
      <w:divBdr>
        <w:top w:val="none" w:sz="0" w:space="0" w:color="auto"/>
        <w:left w:val="none" w:sz="0" w:space="0" w:color="auto"/>
        <w:bottom w:val="none" w:sz="0" w:space="0" w:color="auto"/>
        <w:right w:val="none" w:sz="0" w:space="0" w:color="auto"/>
      </w:divBdr>
    </w:div>
    <w:div w:id="227493427">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7960554">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267327">
      <w:bodyDiv w:val="1"/>
      <w:marLeft w:val="0"/>
      <w:marRight w:val="0"/>
      <w:marTop w:val="0"/>
      <w:marBottom w:val="0"/>
      <w:divBdr>
        <w:top w:val="none" w:sz="0" w:space="0" w:color="auto"/>
        <w:left w:val="none" w:sz="0" w:space="0" w:color="auto"/>
        <w:bottom w:val="none" w:sz="0" w:space="0" w:color="auto"/>
        <w:right w:val="none" w:sz="0" w:space="0" w:color="auto"/>
      </w:divBdr>
    </w:div>
    <w:div w:id="229460075">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29780126">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694930">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3976174">
      <w:bodyDiv w:val="1"/>
      <w:marLeft w:val="0"/>
      <w:marRight w:val="0"/>
      <w:marTop w:val="0"/>
      <w:marBottom w:val="0"/>
      <w:divBdr>
        <w:top w:val="none" w:sz="0" w:space="0" w:color="auto"/>
        <w:left w:val="none" w:sz="0" w:space="0" w:color="auto"/>
        <w:bottom w:val="none" w:sz="0" w:space="0" w:color="auto"/>
        <w:right w:val="none" w:sz="0" w:space="0" w:color="auto"/>
      </w:divBdr>
    </w:div>
    <w:div w:id="234165318">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771248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882632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678049">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449201">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37465">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564520">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118740">
      <w:bodyDiv w:val="1"/>
      <w:marLeft w:val="0"/>
      <w:marRight w:val="0"/>
      <w:marTop w:val="0"/>
      <w:marBottom w:val="0"/>
      <w:divBdr>
        <w:top w:val="none" w:sz="0" w:space="0" w:color="auto"/>
        <w:left w:val="none" w:sz="0" w:space="0" w:color="auto"/>
        <w:bottom w:val="none" w:sz="0" w:space="0" w:color="auto"/>
        <w:right w:val="none" w:sz="0" w:space="0" w:color="auto"/>
      </w:divBdr>
    </w:div>
    <w:div w:id="245305962">
      <w:bodyDiv w:val="1"/>
      <w:marLeft w:val="0"/>
      <w:marRight w:val="0"/>
      <w:marTop w:val="0"/>
      <w:marBottom w:val="0"/>
      <w:divBdr>
        <w:top w:val="none" w:sz="0" w:space="0" w:color="auto"/>
        <w:left w:val="none" w:sz="0" w:space="0" w:color="auto"/>
        <w:bottom w:val="none" w:sz="0" w:space="0" w:color="auto"/>
        <w:right w:val="none" w:sz="0" w:space="0" w:color="auto"/>
      </w:divBdr>
    </w:div>
    <w:div w:id="245723641">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8858">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6889471">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349200">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49311859">
      <w:bodyDiv w:val="1"/>
      <w:marLeft w:val="0"/>
      <w:marRight w:val="0"/>
      <w:marTop w:val="0"/>
      <w:marBottom w:val="0"/>
      <w:divBdr>
        <w:top w:val="none" w:sz="0" w:space="0" w:color="auto"/>
        <w:left w:val="none" w:sz="0" w:space="0" w:color="auto"/>
        <w:bottom w:val="none" w:sz="0" w:space="0" w:color="auto"/>
        <w:right w:val="none" w:sz="0" w:space="0" w:color="auto"/>
      </w:divBdr>
    </w:div>
    <w:div w:id="249780748">
      <w:bodyDiv w:val="1"/>
      <w:marLeft w:val="0"/>
      <w:marRight w:val="0"/>
      <w:marTop w:val="0"/>
      <w:marBottom w:val="0"/>
      <w:divBdr>
        <w:top w:val="none" w:sz="0" w:space="0" w:color="auto"/>
        <w:left w:val="none" w:sz="0" w:space="0" w:color="auto"/>
        <w:bottom w:val="none" w:sz="0" w:space="0" w:color="auto"/>
        <w:right w:val="none" w:sz="0" w:space="0" w:color="auto"/>
      </w:divBdr>
    </w:div>
    <w:div w:id="249851827">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814603">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1940765">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2318896">
      <w:bodyDiv w:val="1"/>
      <w:marLeft w:val="0"/>
      <w:marRight w:val="0"/>
      <w:marTop w:val="0"/>
      <w:marBottom w:val="0"/>
      <w:divBdr>
        <w:top w:val="none" w:sz="0" w:space="0" w:color="auto"/>
        <w:left w:val="none" w:sz="0" w:space="0" w:color="auto"/>
        <w:bottom w:val="none" w:sz="0" w:space="0" w:color="auto"/>
        <w:right w:val="none" w:sz="0" w:space="0" w:color="auto"/>
      </w:divBdr>
    </w:div>
    <w:div w:id="252709701">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135911">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407319">
      <w:bodyDiv w:val="1"/>
      <w:marLeft w:val="0"/>
      <w:marRight w:val="0"/>
      <w:marTop w:val="0"/>
      <w:marBottom w:val="0"/>
      <w:divBdr>
        <w:top w:val="none" w:sz="0" w:space="0" w:color="auto"/>
        <w:left w:val="none" w:sz="0" w:space="0" w:color="auto"/>
        <w:bottom w:val="none" w:sz="0" w:space="0" w:color="auto"/>
        <w:right w:val="none" w:sz="0" w:space="0" w:color="auto"/>
      </w:divBdr>
    </w:div>
    <w:div w:id="25579342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5990737">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660152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528946">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497677">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2500603">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3150835">
      <w:bodyDiv w:val="1"/>
      <w:marLeft w:val="0"/>
      <w:marRight w:val="0"/>
      <w:marTop w:val="0"/>
      <w:marBottom w:val="0"/>
      <w:divBdr>
        <w:top w:val="none" w:sz="0" w:space="0" w:color="auto"/>
        <w:left w:val="none" w:sz="0" w:space="0" w:color="auto"/>
        <w:bottom w:val="none" w:sz="0" w:space="0" w:color="auto"/>
        <w:right w:val="none" w:sz="0" w:space="0" w:color="auto"/>
      </w:divBdr>
    </w:div>
    <w:div w:id="263343509">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086552">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1787365">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2321387">
      <w:bodyDiv w:val="1"/>
      <w:marLeft w:val="0"/>
      <w:marRight w:val="0"/>
      <w:marTop w:val="0"/>
      <w:marBottom w:val="0"/>
      <w:divBdr>
        <w:top w:val="none" w:sz="0" w:space="0" w:color="auto"/>
        <w:left w:val="none" w:sz="0" w:space="0" w:color="auto"/>
        <w:bottom w:val="none" w:sz="0" w:space="0" w:color="auto"/>
        <w:right w:val="none" w:sz="0" w:space="0" w:color="auto"/>
      </w:divBdr>
    </w:div>
    <w:div w:id="272321494">
      <w:bodyDiv w:val="1"/>
      <w:marLeft w:val="0"/>
      <w:marRight w:val="0"/>
      <w:marTop w:val="0"/>
      <w:marBottom w:val="0"/>
      <w:divBdr>
        <w:top w:val="none" w:sz="0" w:space="0" w:color="auto"/>
        <w:left w:val="none" w:sz="0" w:space="0" w:color="auto"/>
        <w:bottom w:val="none" w:sz="0" w:space="0" w:color="auto"/>
        <w:right w:val="none" w:sz="0" w:space="0" w:color="auto"/>
      </w:divBdr>
    </w:div>
    <w:div w:id="272590173">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4991939">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6327719">
      <w:bodyDiv w:val="1"/>
      <w:marLeft w:val="0"/>
      <w:marRight w:val="0"/>
      <w:marTop w:val="0"/>
      <w:marBottom w:val="0"/>
      <w:divBdr>
        <w:top w:val="none" w:sz="0" w:space="0" w:color="auto"/>
        <w:left w:val="none" w:sz="0" w:space="0" w:color="auto"/>
        <w:bottom w:val="none" w:sz="0" w:space="0" w:color="auto"/>
        <w:right w:val="none" w:sz="0" w:space="0" w:color="auto"/>
      </w:divBdr>
    </w:div>
    <w:div w:id="276643146">
      <w:bodyDiv w:val="1"/>
      <w:marLeft w:val="0"/>
      <w:marRight w:val="0"/>
      <w:marTop w:val="0"/>
      <w:marBottom w:val="0"/>
      <w:divBdr>
        <w:top w:val="none" w:sz="0" w:space="0" w:color="auto"/>
        <w:left w:val="none" w:sz="0" w:space="0" w:color="auto"/>
        <w:bottom w:val="none" w:sz="0" w:space="0" w:color="auto"/>
        <w:right w:val="none" w:sz="0" w:space="0" w:color="auto"/>
      </w:divBdr>
    </w:div>
    <w:div w:id="276909281">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68406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8996969">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235573">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388864">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158903">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6814664">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51730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557896">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75154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0938730">
      <w:bodyDiv w:val="1"/>
      <w:marLeft w:val="0"/>
      <w:marRight w:val="0"/>
      <w:marTop w:val="0"/>
      <w:marBottom w:val="0"/>
      <w:divBdr>
        <w:top w:val="none" w:sz="0" w:space="0" w:color="auto"/>
        <w:left w:val="none" w:sz="0" w:space="0" w:color="auto"/>
        <w:bottom w:val="none" w:sz="0" w:space="0" w:color="auto"/>
        <w:right w:val="none" w:sz="0" w:space="0" w:color="auto"/>
      </w:divBdr>
    </w:div>
    <w:div w:id="291134553">
      <w:bodyDiv w:val="1"/>
      <w:marLeft w:val="0"/>
      <w:marRight w:val="0"/>
      <w:marTop w:val="0"/>
      <w:marBottom w:val="0"/>
      <w:divBdr>
        <w:top w:val="none" w:sz="0" w:space="0" w:color="auto"/>
        <w:left w:val="none" w:sz="0" w:space="0" w:color="auto"/>
        <w:bottom w:val="none" w:sz="0" w:space="0" w:color="auto"/>
        <w:right w:val="none" w:sz="0" w:space="0" w:color="auto"/>
      </w:divBdr>
    </w:div>
    <w:div w:id="291137584">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256954">
      <w:bodyDiv w:val="1"/>
      <w:marLeft w:val="0"/>
      <w:marRight w:val="0"/>
      <w:marTop w:val="0"/>
      <w:marBottom w:val="0"/>
      <w:divBdr>
        <w:top w:val="none" w:sz="0" w:space="0" w:color="auto"/>
        <w:left w:val="none" w:sz="0" w:space="0" w:color="auto"/>
        <w:bottom w:val="none" w:sz="0" w:space="0" w:color="auto"/>
        <w:right w:val="none" w:sz="0" w:space="0" w:color="auto"/>
      </w:divBdr>
    </w:div>
    <w:div w:id="291518500">
      <w:bodyDiv w:val="1"/>
      <w:marLeft w:val="0"/>
      <w:marRight w:val="0"/>
      <w:marTop w:val="0"/>
      <w:marBottom w:val="0"/>
      <w:divBdr>
        <w:top w:val="none" w:sz="0" w:space="0" w:color="auto"/>
        <w:left w:val="none" w:sz="0" w:space="0" w:color="auto"/>
        <w:bottom w:val="none" w:sz="0" w:space="0" w:color="auto"/>
        <w:right w:val="none" w:sz="0" w:space="0" w:color="auto"/>
      </w:divBdr>
    </w:div>
    <w:div w:id="291594579">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490339">
      <w:bodyDiv w:val="1"/>
      <w:marLeft w:val="0"/>
      <w:marRight w:val="0"/>
      <w:marTop w:val="0"/>
      <w:marBottom w:val="0"/>
      <w:divBdr>
        <w:top w:val="none" w:sz="0" w:space="0" w:color="auto"/>
        <w:left w:val="none" w:sz="0" w:space="0" w:color="auto"/>
        <w:bottom w:val="none" w:sz="0" w:space="0" w:color="auto"/>
        <w:right w:val="none" w:sz="0" w:space="0" w:color="auto"/>
      </w:divBdr>
    </w:div>
    <w:div w:id="292516788">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263632">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679810">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183355">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267747">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379615">
      <w:bodyDiv w:val="1"/>
      <w:marLeft w:val="0"/>
      <w:marRight w:val="0"/>
      <w:marTop w:val="0"/>
      <w:marBottom w:val="0"/>
      <w:divBdr>
        <w:top w:val="none" w:sz="0" w:space="0" w:color="auto"/>
        <w:left w:val="none" w:sz="0" w:space="0" w:color="auto"/>
        <w:bottom w:val="none" w:sz="0" w:space="0" w:color="auto"/>
        <w:right w:val="none" w:sz="0" w:space="0" w:color="auto"/>
      </w:divBdr>
    </w:div>
    <w:div w:id="300430435">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277775">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472470">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088298">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6651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014746">
      <w:bodyDiv w:val="1"/>
      <w:marLeft w:val="0"/>
      <w:marRight w:val="0"/>
      <w:marTop w:val="0"/>
      <w:marBottom w:val="0"/>
      <w:divBdr>
        <w:top w:val="none" w:sz="0" w:space="0" w:color="auto"/>
        <w:left w:val="none" w:sz="0" w:space="0" w:color="auto"/>
        <w:bottom w:val="none" w:sz="0" w:space="0" w:color="auto"/>
        <w:right w:val="none" w:sz="0" w:space="0" w:color="auto"/>
      </w:divBdr>
    </w:div>
    <w:div w:id="306015567">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6526">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09751835">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519812">
      <w:bodyDiv w:val="1"/>
      <w:marLeft w:val="0"/>
      <w:marRight w:val="0"/>
      <w:marTop w:val="0"/>
      <w:marBottom w:val="0"/>
      <w:divBdr>
        <w:top w:val="none" w:sz="0" w:space="0" w:color="auto"/>
        <w:left w:val="none" w:sz="0" w:space="0" w:color="auto"/>
        <w:bottom w:val="none" w:sz="0" w:space="0" w:color="auto"/>
        <w:right w:val="none" w:sz="0" w:space="0" w:color="auto"/>
      </w:divBdr>
    </w:div>
    <w:div w:id="310712870">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1577">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338037">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686699">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1532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5842497">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418078">
      <w:bodyDiv w:val="1"/>
      <w:marLeft w:val="0"/>
      <w:marRight w:val="0"/>
      <w:marTop w:val="0"/>
      <w:marBottom w:val="0"/>
      <w:divBdr>
        <w:top w:val="none" w:sz="0" w:space="0" w:color="auto"/>
        <w:left w:val="none" w:sz="0" w:space="0" w:color="auto"/>
        <w:bottom w:val="none" w:sz="0" w:space="0" w:color="auto"/>
        <w:right w:val="none" w:sz="0" w:space="0" w:color="auto"/>
      </w:divBdr>
    </w:div>
    <w:div w:id="316689848">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147969">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8926484">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549465">
      <w:bodyDiv w:val="1"/>
      <w:marLeft w:val="0"/>
      <w:marRight w:val="0"/>
      <w:marTop w:val="0"/>
      <w:marBottom w:val="0"/>
      <w:divBdr>
        <w:top w:val="none" w:sz="0" w:space="0" w:color="auto"/>
        <w:left w:val="none" w:sz="0" w:space="0" w:color="auto"/>
        <w:bottom w:val="none" w:sz="0" w:space="0" w:color="auto"/>
        <w:right w:val="none" w:sz="0" w:space="0" w:color="auto"/>
      </w:divBdr>
    </w:div>
    <w:div w:id="321661374">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203150">
      <w:bodyDiv w:val="1"/>
      <w:marLeft w:val="0"/>
      <w:marRight w:val="0"/>
      <w:marTop w:val="0"/>
      <w:marBottom w:val="0"/>
      <w:divBdr>
        <w:top w:val="none" w:sz="0" w:space="0" w:color="auto"/>
        <w:left w:val="none" w:sz="0" w:space="0" w:color="auto"/>
        <w:bottom w:val="none" w:sz="0" w:space="0" w:color="auto"/>
        <w:right w:val="none" w:sz="0" w:space="0" w:color="auto"/>
      </w:divBdr>
    </w:div>
    <w:div w:id="322272769">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3627403">
      <w:bodyDiv w:val="1"/>
      <w:marLeft w:val="0"/>
      <w:marRight w:val="0"/>
      <w:marTop w:val="0"/>
      <w:marBottom w:val="0"/>
      <w:divBdr>
        <w:top w:val="none" w:sz="0" w:space="0" w:color="auto"/>
        <w:left w:val="none" w:sz="0" w:space="0" w:color="auto"/>
        <w:bottom w:val="none" w:sz="0" w:space="0" w:color="auto"/>
        <w:right w:val="none" w:sz="0" w:space="0" w:color="auto"/>
      </w:divBdr>
    </w:div>
    <w:div w:id="323902201">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5521673">
      <w:bodyDiv w:val="1"/>
      <w:marLeft w:val="0"/>
      <w:marRight w:val="0"/>
      <w:marTop w:val="0"/>
      <w:marBottom w:val="0"/>
      <w:divBdr>
        <w:top w:val="none" w:sz="0" w:space="0" w:color="auto"/>
        <w:left w:val="none" w:sz="0" w:space="0" w:color="auto"/>
        <w:bottom w:val="none" w:sz="0" w:space="0" w:color="auto"/>
        <w:right w:val="none" w:sz="0" w:space="0" w:color="auto"/>
      </w:divBdr>
    </w:div>
    <w:div w:id="325592902">
      <w:bodyDiv w:val="1"/>
      <w:marLeft w:val="0"/>
      <w:marRight w:val="0"/>
      <w:marTop w:val="0"/>
      <w:marBottom w:val="0"/>
      <w:divBdr>
        <w:top w:val="none" w:sz="0" w:space="0" w:color="auto"/>
        <w:left w:val="none" w:sz="0" w:space="0" w:color="auto"/>
        <w:bottom w:val="none" w:sz="0" w:space="0" w:color="auto"/>
        <w:right w:val="none" w:sz="0" w:space="0" w:color="auto"/>
      </w:divBdr>
    </w:div>
    <w:div w:id="325669863">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7759079">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29722292">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683410">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1957740">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265992">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457166">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4845814">
      <w:bodyDiv w:val="1"/>
      <w:marLeft w:val="0"/>
      <w:marRight w:val="0"/>
      <w:marTop w:val="0"/>
      <w:marBottom w:val="0"/>
      <w:divBdr>
        <w:top w:val="none" w:sz="0" w:space="0" w:color="auto"/>
        <w:left w:val="none" w:sz="0" w:space="0" w:color="auto"/>
        <w:bottom w:val="none" w:sz="0" w:space="0" w:color="auto"/>
        <w:right w:val="none" w:sz="0" w:space="0" w:color="auto"/>
      </w:divBdr>
    </w:div>
    <w:div w:id="335035675">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15843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7276753">
      <w:bodyDiv w:val="1"/>
      <w:marLeft w:val="0"/>
      <w:marRight w:val="0"/>
      <w:marTop w:val="0"/>
      <w:marBottom w:val="0"/>
      <w:divBdr>
        <w:top w:val="none" w:sz="0" w:space="0" w:color="auto"/>
        <w:left w:val="none" w:sz="0" w:space="0" w:color="auto"/>
        <w:bottom w:val="none" w:sz="0" w:space="0" w:color="auto"/>
        <w:right w:val="none" w:sz="0" w:space="0" w:color="auto"/>
      </w:divBdr>
    </w:div>
    <w:div w:id="33797472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39354613">
      <w:bodyDiv w:val="1"/>
      <w:marLeft w:val="0"/>
      <w:marRight w:val="0"/>
      <w:marTop w:val="0"/>
      <w:marBottom w:val="0"/>
      <w:divBdr>
        <w:top w:val="none" w:sz="0" w:space="0" w:color="auto"/>
        <w:left w:val="none" w:sz="0" w:space="0" w:color="auto"/>
        <w:bottom w:val="none" w:sz="0" w:space="0" w:color="auto"/>
        <w:right w:val="none" w:sz="0" w:space="0" w:color="auto"/>
      </w:divBdr>
    </w:div>
    <w:div w:id="339477108">
      <w:bodyDiv w:val="1"/>
      <w:marLeft w:val="0"/>
      <w:marRight w:val="0"/>
      <w:marTop w:val="0"/>
      <w:marBottom w:val="0"/>
      <w:divBdr>
        <w:top w:val="none" w:sz="0" w:space="0" w:color="auto"/>
        <w:left w:val="none" w:sz="0" w:space="0" w:color="auto"/>
        <w:bottom w:val="none" w:sz="0" w:space="0" w:color="auto"/>
        <w:right w:val="none" w:sz="0" w:space="0" w:color="auto"/>
      </w:divBdr>
    </w:div>
    <w:div w:id="339742546">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588441">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022109">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3826235">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139730">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17636">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600528">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298674">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7832225">
      <w:bodyDiv w:val="1"/>
      <w:marLeft w:val="0"/>
      <w:marRight w:val="0"/>
      <w:marTop w:val="0"/>
      <w:marBottom w:val="0"/>
      <w:divBdr>
        <w:top w:val="none" w:sz="0" w:space="0" w:color="auto"/>
        <w:left w:val="none" w:sz="0" w:space="0" w:color="auto"/>
        <w:bottom w:val="none" w:sz="0" w:space="0" w:color="auto"/>
        <w:right w:val="none" w:sz="0" w:space="0" w:color="auto"/>
      </w:divBdr>
    </w:div>
    <w:div w:id="348071377">
      <w:bodyDiv w:val="1"/>
      <w:marLeft w:val="0"/>
      <w:marRight w:val="0"/>
      <w:marTop w:val="0"/>
      <w:marBottom w:val="0"/>
      <w:divBdr>
        <w:top w:val="none" w:sz="0" w:space="0" w:color="auto"/>
        <w:left w:val="none" w:sz="0" w:space="0" w:color="auto"/>
        <w:bottom w:val="none" w:sz="0" w:space="0" w:color="auto"/>
        <w:right w:val="none" w:sz="0" w:space="0" w:color="auto"/>
      </w:divBdr>
    </w:div>
    <w:div w:id="348801183">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49912037">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494535">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58220">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4888893">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665985">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6390987">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199910">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8823820">
      <w:bodyDiv w:val="1"/>
      <w:marLeft w:val="0"/>
      <w:marRight w:val="0"/>
      <w:marTop w:val="0"/>
      <w:marBottom w:val="0"/>
      <w:divBdr>
        <w:top w:val="none" w:sz="0" w:space="0" w:color="auto"/>
        <w:left w:val="none" w:sz="0" w:space="0" w:color="auto"/>
        <w:bottom w:val="none" w:sz="0" w:space="0" w:color="auto"/>
        <w:right w:val="none" w:sz="0" w:space="0" w:color="auto"/>
      </w:divBdr>
    </w:div>
    <w:div w:id="358896942">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59815395">
      <w:bodyDiv w:val="1"/>
      <w:marLeft w:val="0"/>
      <w:marRight w:val="0"/>
      <w:marTop w:val="0"/>
      <w:marBottom w:val="0"/>
      <w:divBdr>
        <w:top w:val="none" w:sz="0" w:space="0" w:color="auto"/>
        <w:left w:val="none" w:sz="0" w:space="0" w:color="auto"/>
        <w:bottom w:val="none" w:sz="0" w:space="0" w:color="auto"/>
        <w:right w:val="none" w:sz="0" w:space="0" w:color="auto"/>
      </w:divBdr>
    </w:div>
    <w:div w:id="360058532">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210737">
      <w:bodyDiv w:val="1"/>
      <w:marLeft w:val="0"/>
      <w:marRight w:val="0"/>
      <w:marTop w:val="0"/>
      <w:marBottom w:val="0"/>
      <w:divBdr>
        <w:top w:val="none" w:sz="0" w:space="0" w:color="auto"/>
        <w:left w:val="none" w:sz="0" w:space="0" w:color="auto"/>
        <w:bottom w:val="none" w:sz="0" w:space="0" w:color="auto"/>
        <w:right w:val="none" w:sz="0" w:space="0" w:color="auto"/>
      </w:divBdr>
    </w:div>
    <w:div w:id="360277799">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856438">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141906">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371931">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763187">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3190178">
      <w:bodyDiv w:val="1"/>
      <w:marLeft w:val="0"/>
      <w:marRight w:val="0"/>
      <w:marTop w:val="0"/>
      <w:marBottom w:val="0"/>
      <w:divBdr>
        <w:top w:val="none" w:sz="0" w:space="0" w:color="auto"/>
        <w:left w:val="none" w:sz="0" w:space="0" w:color="auto"/>
        <w:bottom w:val="none" w:sz="0" w:space="0" w:color="auto"/>
        <w:right w:val="none" w:sz="0" w:space="0" w:color="auto"/>
      </w:divBdr>
    </w:div>
    <w:div w:id="374156042">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859886">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6397363">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093286">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213014">
      <w:bodyDiv w:val="1"/>
      <w:marLeft w:val="0"/>
      <w:marRight w:val="0"/>
      <w:marTop w:val="0"/>
      <w:marBottom w:val="0"/>
      <w:divBdr>
        <w:top w:val="none" w:sz="0" w:space="0" w:color="auto"/>
        <w:left w:val="none" w:sz="0" w:space="0" w:color="auto"/>
        <w:bottom w:val="none" w:sz="0" w:space="0" w:color="auto"/>
        <w:right w:val="none" w:sz="0" w:space="0" w:color="auto"/>
      </w:divBdr>
    </w:div>
    <w:div w:id="379288749">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1370031">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480845">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229211">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147486">
      <w:bodyDiv w:val="1"/>
      <w:marLeft w:val="0"/>
      <w:marRight w:val="0"/>
      <w:marTop w:val="0"/>
      <w:marBottom w:val="0"/>
      <w:divBdr>
        <w:top w:val="none" w:sz="0" w:space="0" w:color="auto"/>
        <w:left w:val="none" w:sz="0" w:space="0" w:color="auto"/>
        <w:bottom w:val="none" w:sz="0" w:space="0" w:color="auto"/>
        <w:right w:val="none" w:sz="0" w:space="0" w:color="auto"/>
      </w:divBdr>
    </w:div>
    <w:div w:id="386219822">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457348">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12747">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1733009">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399181">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2149">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016774">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792300">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221458">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4956815">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6079619">
      <w:bodyDiv w:val="1"/>
      <w:marLeft w:val="0"/>
      <w:marRight w:val="0"/>
      <w:marTop w:val="0"/>
      <w:marBottom w:val="0"/>
      <w:divBdr>
        <w:top w:val="none" w:sz="0" w:space="0" w:color="auto"/>
        <w:left w:val="none" w:sz="0" w:space="0" w:color="auto"/>
        <w:bottom w:val="none" w:sz="0" w:space="0" w:color="auto"/>
        <w:right w:val="none" w:sz="0" w:space="0" w:color="auto"/>
      </w:divBdr>
    </w:div>
    <w:div w:id="406269779">
      <w:bodyDiv w:val="1"/>
      <w:marLeft w:val="0"/>
      <w:marRight w:val="0"/>
      <w:marTop w:val="0"/>
      <w:marBottom w:val="0"/>
      <w:divBdr>
        <w:top w:val="none" w:sz="0" w:space="0" w:color="auto"/>
        <w:left w:val="none" w:sz="0" w:space="0" w:color="auto"/>
        <w:bottom w:val="none" w:sz="0" w:space="0" w:color="auto"/>
        <w:right w:val="none" w:sz="0" w:space="0" w:color="auto"/>
      </w:divBdr>
    </w:div>
    <w:div w:id="406533256">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264253">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7965560">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25158">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09693766">
      <w:bodyDiv w:val="1"/>
      <w:marLeft w:val="0"/>
      <w:marRight w:val="0"/>
      <w:marTop w:val="0"/>
      <w:marBottom w:val="0"/>
      <w:divBdr>
        <w:top w:val="none" w:sz="0" w:space="0" w:color="auto"/>
        <w:left w:val="none" w:sz="0" w:space="0" w:color="auto"/>
        <w:bottom w:val="none" w:sz="0" w:space="0" w:color="auto"/>
        <w:right w:val="none" w:sz="0" w:space="0" w:color="auto"/>
      </w:divBdr>
    </w:div>
    <w:div w:id="410546649">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142">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2435172">
      <w:bodyDiv w:val="1"/>
      <w:marLeft w:val="0"/>
      <w:marRight w:val="0"/>
      <w:marTop w:val="0"/>
      <w:marBottom w:val="0"/>
      <w:divBdr>
        <w:top w:val="none" w:sz="0" w:space="0" w:color="auto"/>
        <w:left w:val="none" w:sz="0" w:space="0" w:color="auto"/>
        <w:bottom w:val="none" w:sz="0" w:space="0" w:color="auto"/>
        <w:right w:val="none" w:sz="0" w:space="0" w:color="auto"/>
      </w:divBdr>
    </w:div>
    <w:div w:id="41308931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394176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134097">
      <w:bodyDiv w:val="1"/>
      <w:marLeft w:val="0"/>
      <w:marRight w:val="0"/>
      <w:marTop w:val="0"/>
      <w:marBottom w:val="0"/>
      <w:divBdr>
        <w:top w:val="none" w:sz="0" w:space="0" w:color="auto"/>
        <w:left w:val="none" w:sz="0" w:space="0" w:color="auto"/>
        <w:bottom w:val="none" w:sz="0" w:space="0" w:color="auto"/>
        <w:right w:val="none" w:sz="0" w:space="0" w:color="auto"/>
      </w:divBdr>
    </w:div>
    <w:div w:id="415171047">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6219168">
      <w:bodyDiv w:val="1"/>
      <w:marLeft w:val="0"/>
      <w:marRight w:val="0"/>
      <w:marTop w:val="0"/>
      <w:marBottom w:val="0"/>
      <w:divBdr>
        <w:top w:val="none" w:sz="0" w:space="0" w:color="auto"/>
        <w:left w:val="none" w:sz="0" w:space="0" w:color="auto"/>
        <w:bottom w:val="none" w:sz="0" w:space="0" w:color="auto"/>
        <w:right w:val="none" w:sz="0" w:space="0" w:color="auto"/>
      </w:divBdr>
    </w:div>
    <w:div w:id="416362299">
      <w:bodyDiv w:val="1"/>
      <w:marLeft w:val="0"/>
      <w:marRight w:val="0"/>
      <w:marTop w:val="0"/>
      <w:marBottom w:val="0"/>
      <w:divBdr>
        <w:top w:val="none" w:sz="0" w:space="0" w:color="auto"/>
        <w:left w:val="none" w:sz="0" w:space="0" w:color="auto"/>
        <w:bottom w:val="none" w:sz="0" w:space="0" w:color="auto"/>
        <w:right w:val="none" w:sz="0" w:space="0" w:color="auto"/>
      </w:divBdr>
    </w:div>
    <w:div w:id="416906008">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7487234">
      <w:bodyDiv w:val="1"/>
      <w:marLeft w:val="0"/>
      <w:marRight w:val="0"/>
      <w:marTop w:val="0"/>
      <w:marBottom w:val="0"/>
      <w:divBdr>
        <w:top w:val="none" w:sz="0" w:space="0" w:color="auto"/>
        <w:left w:val="none" w:sz="0" w:space="0" w:color="auto"/>
        <w:bottom w:val="none" w:sz="0" w:space="0" w:color="auto"/>
        <w:right w:val="none" w:sz="0" w:space="0" w:color="auto"/>
      </w:divBdr>
    </w:div>
    <w:div w:id="417560180">
      <w:bodyDiv w:val="1"/>
      <w:marLeft w:val="0"/>
      <w:marRight w:val="0"/>
      <w:marTop w:val="0"/>
      <w:marBottom w:val="0"/>
      <w:divBdr>
        <w:top w:val="none" w:sz="0" w:space="0" w:color="auto"/>
        <w:left w:val="none" w:sz="0" w:space="0" w:color="auto"/>
        <w:bottom w:val="none" w:sz="0" w:space="0" w:color="auto"/>
        <w:right w:val="none" w:sz="0" w:space="0" w:color="auto"/>
      </w:divBdr>
    </w:div>
    <w:div w:id="417943423">
      <w:bodyDiv w:val="1"/>
      <w:marLeft w:val="0"/>
      <w:marRight w:val="0"/>
      <w:marTop w:val="0"/>
      <w:marBottom w:val="0"/>
      <w:divBdr>
        <w:top w:val="none" w:sz="0" w:space="0" w:color="auto"/>
        <w:left w:val="none" w:sz="0" w:space="0" w:color="auto"/>
        <w:bottom w:val="none" w:sz="0" w:space="0" w:color="auto"/>
        <w:right w:val="none" w:sz="0" w:space="0" w:color="auto"/>
      </w:divBdr>
    </w:div>
    <w:div w:id="418067117">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759166">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490107">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342021">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07685">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302576">
      <w:bodyDiv w:val="1"/>
      <w:marLeft w:val="0"/>
      <w:marRight w:val="0"/>
      <w:marTop w:val="0"/>
      <w:marBottom w:val="0"/>
      <w:divBdr>
        <w:top w:val="none" w:sz="0" w:space="0" w:color="auto"/>
        <w:left w:val="none" w:sz="0" w:space="0" w:color="auto"/>
        <w:bottom w:val="none" w:sz="0" w:space="0" w:color="auto"/>
        <w:right w:val="none" w:sz="0" w:space="0" w:color="auto"/>
      </w:divBdr>
    </w:div>
    <w:div w:id="424422808">
      <w:bodyDiv w:val="1"/>
      <w:marLeft w:val="0"/>
      <w:marRight w:val="0"/>
      <w:marTop w:val="0"/>
      <w:marBottom w:val="0"/>
      <w:divBdr>
        <w:top w:val="none" w:sz="0" w:space="0" w:color="auto"/>
        <w:left w:val="none" w:sz="0" w:space="0" w:color="auto"/>
        <w:bottom w:val="none" w:sz="0" w:space="0" w:color="auto"/>
        <w:right w:val="none" w:sz="0" w:space="0" w:color="auto"/>
      </w:divBdr>
    </w:div>
    <w:div w:id="424573137">
      <w:bodyDiv w:val="1"/>
      <w:marLeft w:val="0"/>
      <w:marRight w:val="0"/>
      <w:marTop w:val="0"/>
      <w:marBottom w:val="0"/>
      <w:divBdr>
        <w:top w:val="none" w:sz="0" w:space="0" w:color="auto"/>
        <w:left w:val="none" w:sz="0" w:space="0" w:color="auto"/>
        <w:bottom w:val="none" w:sz="0" w:space="0" w:color="auto"/>
        <w:right w:val="none" w:sz="0" w:space="0" w:color="auto"/>
      </w:divBdr>
    </w:div>
    <w:div w:id="424611733">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4805004">
      <w:bodyDiv w:val="1"/>
      <w:marLeft w:val="0"/>
      <w:marRight w:val="0"/>
      <w:marTop w:val="0"/>
      <w:marBottom w:val="0"/>
      <w:divBdr>
        <w:top w:val="none" w:sz="0" w:space="0" w:color="auto"/>
        <w:left w:val="none" w:sz="0" w:space="0" w:color="auto"/>
        <w:bottom w:val="none" w:sz="0" w:space="0" w:color="auto"/>
        <w:right w:val="none" w:sz="0" w:space="0" w:color="auto"/>
      </w:divBdr>
    </w:div>
    <w:div w:id="425001723">
      <w:bodyDiv w:val="1"/>
      <w:marLeft w:val="0"/>
      <w:marRight w:val="0"/>
      <w:marTop w:val="0"/>
      <w:marBottom w:val="0"/>
      <w:divBdr>
        <w:top w:val="none" w:sz="0" w:space="0" w:color="auto"/>
        <w:left w:val="none" w:sz="0" w:space="0" w:color="auto"/>
        <w:bottom w:val="none" w:sz="0" w:space="0" w:color="auto"/>
        <w:right w:val="none" w:sz="0" w:space="0" w:color="auto"/>
      </w:divBdr>
    </w:div>
    <w:div w:id="425271998">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654777">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34174">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08758">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1821982">
      <w:bodyDiv w:val="1"/>
      <w:marLeft w:val="0"/>
      <w:marRight w:val="0"/>
      <w:marTop w:val="0"/>
      <w:marBottom w:val="0"/>
      <w:divBdr>
        <w:top w:val="none" w:sz="0" w:space="0" w:color="auto"/>
        <w:left w:val="none" w:sz="0" w:space="0" w:color="auto"/>
        <w:bottom w:val="none" w:sz="0" w:space="0" w:color="auto"/>
        <w:right w:val="none" w:sz="0" w:space="0" w:color="auto"/>
      </w:divBdr>
    </w:div>
    <w:div w:id="432239087">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286862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056577">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255137">
      <w:bodyDiv w:val="1"/>
      <w:marLeft w:val="0"/>
      <w:marRight w:val="0"/>
      <w:marTop w:val="0"/>
      <w:marBottom w:val="0"/>
      <w:divBdr>
        <w:top w:val="none" w:sz="0" w:space="0" w:color="auto"/>
        <w:left w:val="none" w:sz="0" w:space="0" w:color="auto"/>
        <w:bottom w:val="none" w:sz="0" w:space="0" w:color="auto"/>
        <w:right w:val="none" w:sz="0" w:space="0" w:color="auto"/>
      </w:divBdr>
    </w:div>
    <w:div w:id="435292346">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713380">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412654">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56527">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8834272">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21098">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39685949">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188840">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4930815">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6169347">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471263">
      <w:bodyDiv w:val="1"/>
      <w:marLeft w:val="0"/>
      <w:marRight w:val="0"/>
      <w:marTop w:val="0"/>
      <w:marBottom w:val="0"/>
      <w:divBdr>
        <w:top w:val="none" w:sz="0" w:space="0" w:color="auto"/>
        <w:left w:val="none" w:sz="0" w:space="0" w:color="auto"/>
        <w:bottom w:val="none" w:sz="0" w:space="0" w:color="auto"/>
        <w:right w:val="none" w:sz="0" w:space="0" w:color="auto"/>
      </w:divBdr>
    </w:div>
    <w:div w:id="449663248">
      <w:bodyDiv w:val="1"/>
      <w:marLeft w:val="0"/>
      <w:marRight w:val="0"/>
      <w:marTop w:val="0"/>
      <w:marBottom w:val="0"/>
      <w:divBdr>
        <w:top w:val="none" w:sz="0" w:space="0" w:color="auto"/>
        <w:left w:val="none" w:sz="0" w:space="0" w:color="auto"/>
        <w:bottom w:val="none" w:sz="0" w:space="0" w:color="auto"/>
        <w:right w:val="none" w:sz="0" w:space="0" w:color="auto"/>
      </w:divBdr>
    </w:div>
    <w:div w:id="449859874">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4534">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2141474">
      <w:bodyDiv w:val="1"/>
      <w:marLeft w:val="0"/>
      <w:marRight w:val="0"/>
      <w:marTop w:val="0"/>
      <w:marBottom w:val="0"/>
      <w:divBdr>
        <w:top w:val="none" w:sz="0" w:space="0" w:color="auto"/>
        <w:left w:val="none" w:sz="0" w:space="0" w:color="auto"/>
        <w:bottom w:val="none" w:sz="0" w:space="0" w:color="auto"/>
        <w:right w:val="none" w:sz="0" w:space="0" w:color="auto"/>
      </w:divBdr>
    </w:div>
    <w:div w:id="452942903">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056852">
      <w:bodyDiv w:val="1"/>
      <w:marLeft w:val="0"/>
      <w:marRight w:val="0"/>
      <w:marTop w:val="0"/>
      <w:marBottom w:val="0"/>
      <w:divBdr>
        <w:top w:val="none" w:sz="0" w:space="0" w:color="auto"/>
        <w:left w:val="none" w:sz="0" w:space="0" w:color="auto"/>
        <w:bottom w:val="none" w:sz="0" w:space="0" w:color="auto"/>
        <w:right w:val="none" w:sz="0" w:space="0" w:color="auto"/>
      </w:divBdr>
    </w:div>
    <w:div w:id="454448899">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642385">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00357">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6948878">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110935">
      <w:bodyDiv w:val="1"/>
      <w:marLeft w:val="0"/>
      <w:marRight w:val="0"/>
      <w:marTop w:val="0"/>
      <w:marBottom w:val="0"/>
      <w:divBdr>
        <w:top w:val="none" w:sz="0" w:space="0" w:color="auto"/>
        <w:left w:val="none" w:sz="0" w:space="0" w:color="auto"/>
        <w:bottom w:val="none" w:sz="0" w:space="0" w:color="auto"/>
        <w:right w:val="none" w:sz="0" w:space="0" w:color="auto"/>
      </w:divBdr>
    </w:div>
    <w:div w:id="45922564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533883">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546548">
      <w:bodyDiv w:val="1"/>
      <w:marLeft w:val="0"/>
      <w:marRight w:val="0"/>
      <w:marTop w:val="0"/>
      <w:marBottom w:val="0"/>
      <w:divBdr>
        <w:top w:val="none" w:sz="0" w:space="0" w:color="auto"/>
        <w:left w:val="none" w:sz="0" w:space="0" w:color="auto"/>
        <w:bottom w:val="none" w:sz="0" w:space="0" w:color="auto"/>
        <w:right w:val="none" w:sz="0" w:space="0" w:color="auto"/>
      </w:divBdr>
    </w:div>
    <w:div w:id="463667238">
      <w:bodyDiv w:val="1"/>
      <w:marLeft w:val="0"/>
      <w:marRight w:val="0"/>
      <w:marTop w:val="0"/>
      <w:marBottom w:val="0"/>
      <w:divBdr>
        <w:top w:val="none" w:sz="0" w:space="0" w:color="auto"/>
        <w:left w:val="none" w:sz="0" w:space="0" w:color="auto"/>
        <w:bottom w:val="none" w:sz="0" w:space="0" w:color="auto"/>
        <w:right w:val="none" w:sz="0" w:space="0" w:color="auto"/>
      </w:divBdr>
    </w:div>
    <w:div w:id="46393165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005833">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4810352">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091714">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1557">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591010">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60634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253288">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7358">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2361">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10526">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303338">
      <w:bodyDiv w:val="1"/>
      <w:marLeft w:val="0"/>
      <w:marRight w:val="0"/>
      <w:marTop w:val="0"/>
      <w:marBottom w:val="0"/>
      <w:divBdr>
        <w:top w:val="none" w:sz="0" w:space="0" w:color="auto"/>
        <w:left w:val="none" w:sz="0" w:space="0" w:color="auto"/>
        <w:bottom w:val="none" w:sz="0" w:space="0" w:color="auto"/>
        <w:right w:val="none" w:sz="0" w:space="0" w:color="auto"/>
      </w:divBdr>
    </w:div>
    <w:div w:id="478880925">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273523">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79999865">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0852867">
      <w:bodyDiv w:val="1"/>
      <w:marLeft w:val="0"/>
      <w:marRight w:val="0"/>
      <w:marTop w:val="0"/>
      <w:marBottom w:val="0"/>
      <w:divBdr>
        <w:top w:val="none" w:sz="0" w:space="0" w:color="auto"/>
        <w:left w:val="none" w:sz="0" w:space="0" w:color="auto"/>
        <w:bottom w:val="none" w:sz="0" w:space="0" w:color="auto"/>
        <w:right w:val="none" w:sz="0" w:space="0" w:color="auto"/>
      </w:divBdr>
    </w:div>
    <w:div w:id="481242806">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7989005">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685546">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2573847">
      <w:bodyDiv w:val="1"/>
      <w:marLeft w:val="0"/>
      <w:marRight w:val="0"/>
      <w:marTop w:val="0"/>
      <w:marBottom w:val="0"/>
      <w:divBdr>
        <w:top w:val="none" w:sz="0" w:space="0" w:color="auto"/>
        <w:left w:val="none" w:sz="0" w:space="0" w:color="auto"/>
        <w:bottom w:val="none" w:sz="0" w:space="0" w:color="auto"/>
        <w:right w:val="none" w:sz="0" w:space="0" w:color="auto"/>
      </w:divBdr>
    </w:div>
    <w:div w:id="492794357">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7384054">
      <w:bodyDiv w:val="1"/>
      <w:marLeft w:val="0"/>
      <w:marRight w:val="0"/>
      <w:marTop w:val="0"/>
      <w:marBottom w:val="0"/>
      <w:divBdr>
        <w:top w:val="none" w:sz="0" w:space="0" w:color="auto"/>
        <w:left w:val="none" w:sz="0" w:space="0" w:color="auto"/>
        <w:bottom w:val="none" w:sz="0" w:space="0" w:color="auto"/>
        <w:right w:val="none" w:sz="0" w:space="0" w:color="auto"/>
      </w:divBdr>
    </w:div>
    <w:div w:id="498540561">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394224">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8752">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0434925">
      <w:bodyDiv w:val="1"/>
      <w:marLeft w:val="0"/>
      <w:marRight w:val="0"/>
      <w:marTop w:val="0"/>
      <w:marBottom w:val="0"/>
      <w:divBdr>
        <w:top w:val="none" w:sz="0" w:space="0" w:color="auto"/>
        <w:left w:val="none" w:sz="0" w:space="0" w:color="auto"/>
        <w:bottom w:val="none" w:sz="0" w:space="0" w:color="auto"/>
        <w:right w:val="none" w:sz="0" w:space="0" w:color="auto"/>
      </w:divBdr>
    </w:div>
    <w:div w:id="500705096">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316132">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06502">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010957">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031539">
      <w:bodyDiv w:val="1"/>
      <w:marLeft w:val="0"/>
      <w:marRight w:val="0"/>
      <w:marTop w:val="0"/>
      <w:marBottom w:val="0"/>
      <w:divBdr>
        <w:top w:val="none" w:sz="0" w:space="0" w:color="auto"/>
        <w:left w:val="none" w:sz="0" w:space="0" w:color="auto"/>
        <w:bottom w:val="none" w:sz="0" w:space="0" w:color="auto"/>
        <w:right w:val="none" w:sz="0" w:space="0" w:color="auto"/>
      </w:divBdr>
    </w:div>
    <w:div w:id="510069929">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2556">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2460">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724238">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1995669">
      <w:bodyDiv w:val="1"/>
      <w:marLeft w:val="0"/>
      <w:marRight w:val="0"/>
      <w:marTop w:val="0"/>
      <w:marBottom w:val="0"/>
      <w:divBdr>
        <w:top w:val="none" w:sz="0" w:space="0" w:color="auto"/>
        <w:left w:val="none" w:sz="0" w:space="0" w:color="auto"/>
        <w:bottom w:val="none" w:sz="0" w:space="0" w:color="auto"/>
        <w:right w:val="none" w:sz="0" w:space="0" w:color="auto"/>
      </w:divBdr>
    </w:div>
    <w:div w:id="512109958">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081614">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225020">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4536407">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5734338">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234964">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051410">
      <w:bodyDiv w:val="1"/>
      <w:marLeft w:val="0"/>
      <w:marRight w:val="0"/>
      <w:marTop w:val="0"/>
      <w:marBottom w:val="0"/>
      <w:divBdr>
        <w:top w:val="none" w:sz="0" w:space="0" w:color="auto"/>
        <w:left w:val="none" w:sz="0" w:space="0" w:color="auto"/>
        <w:bottom w:val="none" w:sz="0" w:space="0" w:color="auto"/>
        <w:right w:val="none" w:sz="0" w:space="0" w:color="auto"/>
      </w:divBdr>
    </w:div>
    <w:div w:id="519271945">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280556">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021595">
      <w:bodyDiv w:val="1"/>
      <w:marLeft w:val="0"/>
      <w:marRight w:val="0"/>
      <w:marTop w:val="0"/>
      <w:marBottom w:val="0"/>
      <w:divBdr>
        <w:top w:val="none" w:sz="0" w:space="0" w:color="auto"/>
        <w:left w:val="none" w:sz="0" w:space="0" w:color="auto"/>
        <w:bottom w:val="none" w:sz="0" w:space="0" w:color="auto"/>
        <w:right w:val="none" w:sz="0" w:space="0" w:color="auto"/>
      </w:divBdr>
    </w:div>
    <w:div w:id="525169039">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290011">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6603205">
      <w:bodyDiv w:val="1"/>
      <w:marLeft w:val="0"/>
      <w:marRight w:val="0"/>
      <w:marTop w:val="0"/>
      <w:marBottom w:val="0"/>
      <w:divBdr>
        <w:top w:val="none" w:sz="0" w:space="0" w:color="auto"/>
        <w:left w:val="none" w:sz="0" w:space="0" w:color="auto"/>
        <w:bottom w:val="none" w:sz="0" w:space="0" w:color="auto"/>
        <w:right w:val="none" w:sz="0" w:space="0" w:color="auto"/>
      </w:divBdr>
    </w:div>
    <w:div w:id="52706513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076564">
      <w:bodyDiv w:val="1"/>
      <w:marLeft w:val="0"/>
      <w:marRight w:val="0"/>
      <w:marTop w:val="0"/>
      <w:marBottom w:val="0"/>
      <w:divBdr>
        <w:top w:val="none" w:sz="0" w:space="0" w:color="auto"/>
        <w:left w:val="none" w:sz="0" w:space="0" w:color="auto"/>
        <w:bottom w:val="none" w:sz="0" w:space="0" w:color="auto"/>
        <w:right w:val="none" w:sz="0" w:space="0" w:color="auto"/>
      </w:divBdr>
    </w:div>
    <w:div w:id="529337639">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538777">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3519">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2627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4643">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240833">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6967328">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3420">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208691">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234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52015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027216">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416734">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5608627">
      <w:bodyDiv w:val="1"/>
      <w:marLeft w:val="0"/>
      <w:marRight w:val="0"/>
      <w:marTop w:val="0"/>
      <w:marBottom w:val="0"/>
      <w:divBdr>
        <w:top w:val="none" w:sz="0" w:space="0" w:color="auto"/>
        <w:left w:val="none" w:sz="0" w:space="0" w:color="auto"/>
        <w:bottom w:val="none" w:sz="0" w:space="0" w:color="auto"/>
        <w:right w:val="none" w:sz="0" w:space="0" w:color="auto"/>
      </w:divBdr>
    </w:div>
    <w:div w:id="54587553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7910396">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49264922">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588166">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238041">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6933688">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28527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8788746">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173654">
      <w:bodyDiv w:val="1"/>
      <w:marLeft w:val="0"/>
      <w:marRight w:val="0"/>
      <w:marTop w:val="0"/>
      <w:marBottom w:val="0"/>
      <w:divBdr>
        <w:top w:val="none" w:sz="0" w:space="0" w:color="auto"/>
        <w:left w:val="none" w:sz="0" w:space="0" w:color="auto"/>
        <w:bottom w:val="none" w:sz="0" w:space="0" w:color="auto"/>
        <w:right w:val="none" w:sz="0" w:space="0" w:color="auto"/>
      </w:divBdr>
    </w:div>
    <w:div w:id="559486151">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832018">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59947177">
      <w:bodyDiv w:val="1"/>
      <w:marLeft w:val="0"/>
      <w:marRight w:val="0"/>
      <w:marTop w:val="0"/>
      <w:marBottom w:val="0"/>
      <w:divBdr>
        <w:top w:val="none" w:sz="0" w:space="0" w:color="auto"/>
        <w:left w:val="none" w:sz="0" w:space="0" w:color="auto"/>
        <w:bottom w:val="none" w:sz="0" w:space="0" w:color="auto"/>
        <w:right w:val="none" w:sz="0" w:space="0" w:color="auto"/>
      </w:divBdr>
    </w:div>
    <w:div w:id="560092078">
      <w:bodyDiv w:val="1"/>
      <w:marLeft w:val="0"/>
      <w:marRight w:val="0"/>
      <w:marTop w:val="0"/>
      <w:marBottom w:val="0"/>
      <w:divBdr>
        <w:top w:val="none" w:sz="0" w:space="0" w:color="auto"/>
        <w:left w:val="none" w:sz="0" w:space="0" w:color="auto"/>
        <w:bottom w:val="none" w:sz="0" w:space="0" w:color="auto"/>
        <w:right w:val="none" w:sz="0" w:space="0" w:color="auto"/>
      </w:divBdr>
    </w:div>
    <w:div w:id="560287853">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0872275">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210755">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490124">
      <w:bodyDiv w:val="1"/>
      <w:marLeft w:val="0"/>
      <w:marRight w:val="0"/>
      <w:marTop w:val="0"/>
      <w:marBottom w:val="0"/>
      <w:divBdr>
        <w:top w:val="none" w:sz="0" w:space="0" w:color="auto"/>
        <w:left w:val="none" w:sz="0" w:space="0" w:color="auto"/>
        <w:bottom w:val="none" w:sz="0" w:space="0" w:color="auto"/>
        <w:right w:val="none" w:sz="0" w:space="0" w:color="auto"/>
      </w:divBdr>
    </w:div>
    <w:div w:id="563685439">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686268">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4992934">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5800751">
      <w:bodyDiv w:val="1"/>
      <w:marLeft w:val="0"/>
      <w:marRight w:val="0"/>
      <w:marTop w:val="0"/>
      <w:marBottom w:val="0"/>
      <w:divBdr>
        <w:top w:val="none" w:sz="0" w:space="0" w:color="auto"/>
        <w:left w:val="none" w:sz="0" w:space="0" w:color="auto"/>
        <w:bottom w:val="none" w:sz="0" w:space="0" w:color="auto"/>
        <w:right w:val="none" w:sz="0" w:space="0" w:color="auto"/>
      </w:divBdr>
    </w:div>
    <w:div w:id="565838343">
      <w:bodyDiv w:val="1"/>
      <w:marLeft w:val="0"/>
      <w:marRight w:val="0"/>
      <w:marTop w:val="0"/>
      <w:marBottom w:val="0"/>
      <w:divBdr>
        <w:top w:val="none" w:sz="0" w:space="0" w:color="auto"/>
        <w:left w:val="none" w:sz="0" w:space="0" w:color="auto"/>
        <w:bottom w:val="none" w:sz="0" w:space="0" w:color="auto"/>
        <w:right w:val="none" w:sz="0" w:space="0" w:color="auto"/>
      </w:divBdr>
    </w:div>
    <w:div w:id="566309087">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0700663">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274997">
      <w:bodyDiv w:val="1"/>
      <w:marLeft w:val="0"/>
      <w:marRight w:val="0"/>
      <w:marTop w:val="0"/>
      <w:marBottom w:val="0"/>
      <w:divBdr>
        <w:top w:val="none" w:sz="0" w:space="0" w:color="auto"/>
        <w:left w:val="none" w:sz="0" w:space="0" w:color="auto"/>
        <w:bottom w:val="none" w:sz="0" w:space="0" w:color="auto"/>
        <w:right w:val="none" w:sz="0" w:space="0" w:color="auto"/>
      </w:divBdr>
    </w:div>
    <w:div w:id="572547158">
      <w:bodyDiv w:val="1"/>
      <w:marLeft w:val="0"/>
      <w:marRight w:val="0"/>
      <w:marTop w:val="0"/>
      <w:marBottom w:val="0"/>
      <w:divBdr>
        <w:top w:val="none" w:sz="0" w:space="0" w:color="auto"/>
        <w:left w:val="none" w:sz="0" w:space="0" w:color="auto"/>
        <w:bottom w:val="none" w:sz="0" w:space="0" w:color="auto"/>
        <w:right w:val="none" w:sz="0" w:space="0" w:color="auto"/>
      </w:divBdr>
    </w:div>
    <w:div w:id="572664870">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130307">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583263">
      <w:bodyDiv w:val="1"/>
      <w:marLeft w:val="0"/>
      <w:marRight w:val="0"/>
      <w:marTop w:val="0"/>
      <w:marBottom w:val="0"/>
      <w:divBdr>
        <w:top w:val="none" w:sz="0" w:space="0" w:color="auto"/>
        <w:left w:val="none" w:sz="0" w:space="0" w:color="auto"/>
        <w:bottom w:val="none" w:sz="0" w:space="0" w:color="auto"/>
        <w:right w:val="none" w:sz="0" w:space="0" w:color="auto"/>
      </w:divBdr>
    </w:div>
    <w:div w:id="574894661">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214281">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592040">
      <w:bodyDiv w:val="1"/>
      <w:marLeft w:val="0"/>
      <w:marRight w:val="0"/>
      <w:marTop w:val="0"/>
      <w:marBottom w:val="0"/>
      <w:divBdr>
        <w:top w:val="none" w:sz="0" w:space="0" w:color="auto"/>
        <w:left w:val="none" w:sz="0" w:space="0" w:color="auto"/>
        <w:bottom w:val="none" w:sz="0" w:space="0" w:color="auto"/>
        <w:right w:val="none" w:sz="0" w:space="0" w:color="auto"/>
      </w:divBdr>
    </w:div>
    <w:div w:id="57667170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722532">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3754">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3998663">
      <w:bodyDiv w:val="1"/>
      <w:marLeft w:val="0"/>
      <w:marRight w:val="0"/>
      <w:marTop w:val="0"/>
      <w:marBottom w:val="0"/>
      <w:divBdr>
        <w:top w:val="none" w:sz="0" w:space="0" w:color="auto"/>
        <w:left w:val="none" w:sz="0" w:space="0" w:color="auto"/>
        <w:bottom w:val="none" w:sz="0" w:space="0" w:color="auto"/>
        <w:right w:val="none" w:sz="0" w:space="0" w:color="auto"/>
      </w:divBdr>
    </w:div>
    <w:div w:id="584649609">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4803487">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113059">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424215">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8545615">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89503943">
      <w:bodyDiv w:val="1"/>
      <w:marLeft w:val="0"/>
      <w:marRight w:val="0"/>
      <w:marTop w:val="0"/>
      <w:marBottom w:val="0"/>
      <w:divBdr>
        <w:top w:val="none" w:sz="0" w:space="0" w:color="auto"/>
        <w:left w:val="none" w:sz="0" w:space="0" w:color="auto"/>
        <w:bottom w:val="none" w:sz="0" w:space="0" w:color="auto"/>
        <w:right w:val="none" w:sz="0" w:space="0" w:color="auto"/>
      </w:divBdr>
    </w:div>
    <w:div w:id="590361483">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40102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131083">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3780183">
      <w:bodyDiv w:val="1"/>
      <w:marLeft w:val="0"/>
      <w:marRight w:val="0"/>
      <w:marTop w:val="0"/>
      <w:marBottom w:val="0"/>
      <w:divBdr>
        <w:top w:val="none" w:sz="0" w:space="0" w:color="auto"/>
        <w:left w:val="none" w:sz="0" w:space="0" w:color="auto"/>
        <w:bottom w:val="none" w:sz="0" w:space="0" w:color="auto"/>
        <w:right w:val="none" w:sz="0" w:space="0" w:color="auto"/>
      </w:divBdr>
    </w:div>
    <w:div w:id="594243707">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132735">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0705">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332208">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253090">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8022644">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489982">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599995104">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53061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09730">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349727">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766716">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53814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042646">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695364">
      <w:bodyDiv w:val="1"/>
      <w:marLeft w:val="0"/>
      <w:marRight w:val="0"/>
      <w:marTop w:val="0"/>
      <w:marBottom w:val="0"/>
      <w:divBdr>
        <w:top w:val="none" w:sz="0" w:space="0" w:color="auto"/>
        <w:left w:val="none" w:sz="0" w:space="0" w:color="auto"/>
        <w:bottom w:val="none" w:sz="0" w:space="0" w:color="auto"/>
        <w:right w:val="none" w:sz="0" w:space="0" w:color="auto"/>
      </w:divBdr>
    </w:div>
    <w:div w:id="60681637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162907">
      <w:bodyDiv w:val="1"/>
      <w:marLeft w:val="0"/>
      <w:marRight w:val="0"/>
      <w:marTop w:val="0"/>
      <w:marBottom w:val="0"/>
      <w:divBdr>
        <w:top w:val="none" w:sz="0" w:space="0" w:color="auto"/>
        <w:left w:val="none" w:sz="0" w:space="0" w:color="auto"/>
        <w:bottom w:val="none" w:sz="0" w:space="0" w:color="auto"/>
        <w:right w:val="none" w:sz="0" w:space="0" w:color="auto"/>
      </w:divBdr>
    </w:div>
    <w:div w:id="609168319">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09778986">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3556638">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102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255480">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9261469">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112050">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494973">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1571081">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657441">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698439">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6014691">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367231">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23506">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132253">
      <w:bodyDiv w:val="1"/>
      <w:marLeft w:val="0"/>
      <w:marRight w:val="0"/>
      <w:marTop w:val="0"/>
      <w:marBottom w:val="0"/>
      <w:divBdr>
        <w:top w:val="none" w:sz="0" w:space="0" w:color="auto"/>
        <w:left w:val="none" w:sz="0" w:space="0" w:color="auto"/>
        <w:bottom w:val="none" w:sz="0" w:space="0" w:color="auto"/>
        <w:right w:val="none" w:sz="0" w:space="0" w:color="auto"/>
      </w:divBdr>
    </w:div>
    <w:div w:id="631251767">
      <w:bodyDiv w:val="1"/>
      <w:marLeft w:val="0"/>
      <w:marRight w:val="0"/>
      <w:marTop w:val="0"/>
      <w:marBottom w:val="0"/>
      <w:divBdr>
        <w:top w:val="none" w:sz="0" w:space="0" w:color="auto"/>
        <w:left w:val="none" w:sz="0" w:space="0" w:color="auto"/>
        <w:bottom w:val="none" w:sz="0" w:space="0" w:color="auto"/>
        <w:right w:val="none" w:sz="0" w:space="0" w:color="auto"/>
      </w:divBdr>
    </w:div>
    <w:div w:id="631908813">
      <w:bodyDiv w:val="1"/>
      <w:marLeft w:val="0"/>
      <w:marRight w:val="0"/>
      <w:marTop w:val="0"/>
      <w:marBottom w:val="0"/>
      <w:divBdr>
        <w:top w:val="none" w:sz="0" w:space="0" w:color="auto"/>
        <w:left w:val="none" w:sz="0" w:space="0" w:color="auto"/>
        <w:bottom w:val="none" w:sz="0" w:space="0" w:color="auto"/>
        <w:right w:val="none" w:sz="0" w:space="0" w:color="auto"/>
      </w:divBdr>
    </w:div>
    <w:div w:id="631911464">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177554">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06443">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642163">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37481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6688929">
      <w:bodyDiv w:val="1"/>
      <w:marLeft w:val="0"/>
      <w:marRight w:val="0"/>
      <w:marTop w:val="0"/>
      <w:marBottom w:val="0"/>
      <w:divBdr>
        <w:top w:val="none" w:sz="0" w:space="0" w:color="auto"/>
        <w:left w:val="none" w:sz="0" w:space="0" w:color="auto"/>
        <w:bottom w:val="none" w:sz="0" w:space="0" w:color="auto"/>
        <w:right w:val="none" w:sz="0" w:space="0" w:color="auto"/>
      </w:divBdr>
    </w:div>
    <w:div w:id="637338794">
      <w:bodyDiv w:val="1"/>
      <w:marLeft w:val="0"/>
      <w:marRight w:val="0"/>
      <w:marTop w:val="0"/>
      <w:marBottom w:val="0"/>
      <w:divBdr>
        <w:top w:val="none" w:sz="0" w:space="0" w:color="auto"/>
        <w:left w:val="none" w:sz="0" w:space="0" w:color="auto"/>
        <w:bottom w:val="none" w:sz="0" w:space="0" w:color="auto"/>
        <w:right w:val="none" w:sz="0" w:space="0" w:color="auto"/>
      </w:divBdr>
    </w:div>
    <w:div w:id="637341128">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1103">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194329">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8803487">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1905">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1932784">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39003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013564">
      <w:bodyDiv w:val="1"/>
      <w:marLeft w:val="0"/>
      <w:marRight w:val="0"/>
      <w:marTop w:val="0"/>
      <w:marBottom w:val="0"/>
      <w:divBdr>
        <w:top w:val="none" w:sz="0" w:space="0" w:color="auto"/>
        <w:left w:val="none" w:sz="0" w:space="0" w:color="auto"/>
        <w:bottom w:val="none" w:sz="0" w:space="0" w:color="auto"/>
        <w:right w:val="none" w:sz="0" w:space="0" w:color="auto"/>
      </w:divBdr>
    </w:div>
    <w:div w:id="645085542">
      <w:bodyDiv w:val="1"/>
      <w:marLeft w:val="0"/>
      <w:marRight w:val="0"/>
      <w:marTop w:val="0"/>
      <w:marBottom w:val="0"/>
      <w:divBdr>
        <w:top w:val="none" w:sz="0" w:space="0" w:color="auto"/>
        <w:left w:val="none" w:sz="0" w:space="0" w:color="auto"/>
        <w:bottom w:val="none" w:sz="0" w:space="0" w:color="auto"/>
        <w:right w:val="none" w:sz="0" w:space="0" w:color="auto"/>
      </w:divBdr>
    </w:div>
    <w:div w:id="645352542">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049433">
      <w:bodyDiv w:val="1"/>
      <w:marLeft w:val="0"/>
      <w:marRight w:val="0"/>
      <w:marTop w:val="0"/>
      <w:marBottom w:val="0"/>
      <w:divBdr>
        <w:top w:val="none" w:sz="0" w:space="0" w:color="auto"/>
        <w:left w:val="none" w:sz="0" w:space="0" w:color="auto"/>
        <w:bottom w:val="none" w:sz="0" w:space="0" w:color="auto"/>
        <w:right w:val="none" w:sz="0" w:space="0" w:color="auto"/>
      </w:divBdr>
    </w:div>
    <w:div w:id="64713286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7907015">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136515">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49529162">
      <w:bodyDiv w:val="1"/>
      <w:marLeft w:val="0"/>
      <w:marRight w:val="0"/>
      <w:marTop w:val="0"/>
      <w:marBottom w:val="0"/>
      <w:divBdr>
        <w:top w:val="none" w:sz="0" w:space="0" w:color="auto"/>
        <w:left w:val="none" w:sz="0" w:space="0" w:color="auto"/>
        <w:bottom w:val="none" w:sz="0" w:space="0" w:color="auto"/>
        <w:right w:val="none" w:sz="0" w:space="0" w:color="auto"/>
      </w:divBdr>
    </w:div>
    <w:div w:id="649675751">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2854">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332858">
      <w:bodyDiv w:val="1"/>
      <w:marLeft w:val="0"/>
      <w:marRight w:val="0"/>
      <w:marTop w:val="0"/>
      <w:marBottom w:val="0"/>
      <w:divBdr>
        <w:top w:val="none" w:sz="0" w:space="0" w:color="auto"/>
        <w:left w:val="none" w:sz="0" w:space="0" w:color="auto"/>
        <w:bottom w:val="none" w:sz="0" w:space="0" w:color="auto"/>
        <w:right w:val="none" w:sz="0" w:space="0" w:color="auto"/>
      </w:divBdr>
    </w:div>
    <w:div w:id="650522568">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1910808">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222815">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683189">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029532">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528708">
      <w:bodyDiv w:val="1"/>
      <w:marLeft w:val="0"/>
      <w:marRight w:val="0"/>
      <w:marTop w:val="0"/>
      <w:marBottom w:val="0"/>
      <w:divBdr>
        <w:top w:val="none" w:sz="0" w:space="0" w:color="auto"/>
        <w:left w:val="none" w:sz="0" w:space="0" w:color="auto"/>
        <w:bottom w:val="none" w:sz="0" w:space="0" w:color="auto"/>
        <w:right w:val="none" w:sz="0" w:space="0" w:color="auto"/>
      </w:divBdr>
    </w:div>
    <w:div w:id="653722608">
      <w:bodyDiv w:val="1"/>
      <w:marLeft w:val="0"/>
      <w:marRight w:val="0"/>
      <w:marTop w:val="0"/>
      <w:marBottom w:val="0"/>
      <w:divBdr>
        <w:top w:val="none" w:sz="0" w:space="0" w:color="auto"/>
        <w:left w:val="none" w:sz="0" w:space="0" w:color="auto"/>
        <w:bottom w:val="none" w:sz="0" w:space="0" w:color="auto"/>
        <w:right w:val="none" w:sz="0" w:space="0" w:color="auto"/>
      </w:divBdr>
    </w:div>
    <w:div w:id="653726323">
      <w:bodyDiv w:val="1"/>
      <w:marLeft w:val="0"/>
      <w:marRight w:val="0"/>
      <w:marTop w:val="0"/>
      <w:marBottom w:val="0"/>
      <w:divBdr>
        <w:top w:val="none" w:sz="0" w:space="0" w:color="auto"/>
        <w:left w:val="none" w:sz="0" w:space="0" w:color="auto"/>
        <w:bottom w:val="none" w:sz="0" w:space="0" w:color="auto"/>
        <w:right w:val="none" w:sz="0" w:space="0" w:color="auto"/>
      </w:divBdr>
    </w:div>
    <w:div w:id="653921594">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182114">
      <w:bodyDiv w:val="1"/>
      <w:marLeft w:val="0"/>
      <w:marRight w:val="0"/>
      <w:marTop w:val="0"/>
      <w:marBottom w:val="0"/>
      <w:divBdr>
        <w:top w:val="none" w:sz="0" w:space="0" w:color="auto"/>
        <w:left w:val="none" w:sz="0" w:space="0" w:color="auto"/>
        <w:bottom w:val="none" w:sz="0" w:space="0" w:color="auto"/>
        <w:right w:val="none" w:sz="0" w:space="0" w:color="auto"/>
      </w:divBdr>
    </w:div>
    <w:div w:id="655453534">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47647">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6543710">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004260">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087808">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1011043">
      <w:bodyDiv w:val="1"/>
      <w:marLeft w:val="0"/>
      <w:marRight w:val="0"/>
      <w:marTop w:val="0"/>
      <w:marBottom w:val="0"/>
      <w:divBdr>
        <w:top w:val="none" w:sz="0" w:space="0" w:color="auto"/>
        <w:left w:val="none" w:sz="0" w:space="0" w:color="auto"/>
        <w:bottom w:val="none" w:sz="0" w:space="0" w:color="auto"/>
        <w:right w:val="none" w:sz="0" w:space="0" w:color="auto"/>
      </w:divBdr>
    </w:div>
    <w:div w:id="661398382">
      <w:bodyDiv w:val="1"/>
      <w:marLeft w:val="0"/>
      <w:marRight w:val="0"/>
      <w:marTop w:val="0"/>
      <w:marBottom w:val="0"/>
      <w:divBdr>
        <w:top w:val="none" w:sz="0" w:space="0" w:color="auto"/>
        <w:left w:val="none" w:sz="0" w:space="0" w:color="auto"/>
        <w:bottom w:val="none" w:sz="0" w:space="0" w:color="auto"/>
        <w:right w:val="none" w:sz="0" w:space="0" w:color="auto"/>
      </w:divBdr>
    </w:div>
    <w:div w:id="661664841">
      <w:bodyDiv w:val="1"/>
      <w:marLeft w:val="0"/>
      <w:marRight w:val="0"/>
      <w:marTop w:val="0"/>
      <w:marBottom w:val="0"/>
      <w:divBdr>
        <w:top w:val="none" w:sz="0" w:space="0" w:color="auto"/>
        <w:left w:val="none" w:sz="0" w:space="0" w:color="auto"/>
        <w:bottom w:val="none" w:sz="0" w:space="0" w:color="auto"/>
        <w:right w:val="none" w:sz="0" w:space="0" w:color="auto"/>
      </w:divBdr>
    </w:div>
    <w:div w:id="661813226">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780737">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3431341">
      <w:bodyDiv w:val="1"/>
      <w:marLeft w:val="0"/>
      <w:marRight w:val="0"/>
      <w:marTop w:val="0"/>
      <w:marBottom w:val="0"/>
      <w:divBdr>
        <w:top w:val="none" w:sz="0" w:space="0" w:color="auto"/>
        <w:left w:val="none" w:sz="0" w:space="0" w:color="auto"/>
        <w:bottom w:val="none" w:sz="0" w:space="0" w:color="auto"/>
        <w:right w:val="none" w:sz="0" w:space="0" w:color="auto"/>
      </w:divBdr>
    </w:div>
    <w:div w:id="663705601">
      <w:bodyDiv w:val="1"/>
      <w:marLeft w:val="0"/>
      <w:marRight w:val="0"/>
      <w:marTop w:val="0"/>
      <w:marBottom w:val="0"/>
      <w:divBdr>
        <w:top w:val="none" w:sz="0" w:space="0" w:color="auto"/>
        <w:left w:val="none" w:sz="0" w:space="0" w:color="auto"/>
        <w:bottom w:val="none" w:sz="0" w:space="0" w:color="auto"/>
        <w:right w:val="none" w:sz="0" w:space="0" w:color="auto"/>
      </w:divBdr>
    </w:div>
    <w:div w:id="663749335">
      <w:bodyDiv w:val="1"/>
      <w:marLeft w:val="0"/>
      <w:marRight w:val="0"/>
      <w:marTop w:val="0"/>
      <w:marBottom w:val="0"/>
      <w:divBdr>
        <w:top w:val="none" w:sz="0" w:space="0" w:color="auto"/>
        <w:left w:val="none" w:sz="0" w:space="0" w:color="auto"/>
        <w:bottom w:val="none" w:sz="0" w:space="0" w:color="auto"/>
        <w:right w:val="none" w:sz="0" w:space="0" w:color="auto"/>
      </w:divBdr>
    </w:div>
    <w:div w:id="664011034">
      <w:bodyDiv w:val="1"/>
      <w:marLeft w:val="0"/>
      <w:marRight w:val="0"/>
      <w:marTop w:val="0"/>
      <w:marBottom w:val="0"/>
      <w:divBdr>
        <w:top w:val="none" w:sz="0" w:space="0" w:color="auto"/>
        <w:left w:val="none" w:sz="0" w:space="0" w:color="auto"/>
        <w:bottom w:val="none" w:sz="0" w:space="0" w:color="auto"/>
        <w:right w:val="none" w:sz="0" w:space="0" w:color="auto"/>
      </w:divBdr>
    </w:div>
    <w:div w:id="66494038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755794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293674">
      <w:bodyDiv w:val="1"/>
      <w:marLeft w:val="0"/>
      <w:marRight w:val="0"/>
      <w:marTop w:val="0"/>
      <w:marBottom w:val="0"/>
      <w:divBdr>
        <w:top w:val="none" w:sz="0" w:space="0" w:color="auto"/>
        <w:left w:val="none" w:sz="0" w:space="0" w:color="auto"/>
        <w:bottom w:val="none" w:sz="0" w:space="0" w:color="auto"/>
        <w:right w:val="none" w:sz="0" w:space="0" w:color="auto"/>
      </w:divBdr>
    </w:div>
    <w:div w:id="66848735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07923">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0566990">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1951738">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755267">
      <w:bodyDiv w:val="1"/>
      <w:marLeft w:val="0"/>
      <w:marRight w:val="0"/>
      <w:marTop w:val="0"/>
      <w:marBottom w:val="0"/>
      <w:divBdr>
        <w:top w:val="none" w:sz="0" w:space="0" w:color="auto"/>
        <w:left w:val="none" w:sz="0" w:space="0" w:color="auto"/>
        <w:bottom w:val="none" w:sz="0" w:space="0" w:color="auto"/>
        <w:right w:val="none" w:sz="0" w:space="0" w:color="auto"/>
      </w:divBdr>
    </w:div>
    <w:div w:id="672801575">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16308">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5235269">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276431">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043655">
      <w:bodyDiv w:val="1"/>
      <w:marLeft w:val="0"/>
      <w:marRight w:val="0"/>
      <w:marTop w:val="0"/>
      <w:marBottom w:val="0"/>
      <w:divBdr>
        <w:top w:val="none" w:sz="0" w:space="0" w:color="auto"/>
        <w:left w:val="none" w:sz="0" w:space="0" w:color="auto"/>
        <w:bottom w:val="none" w:sz="0" w:space="0" w:color="auto"/>
        <w:right w:val="none" w:sz="0" w:space="0" w:color="auto"/>
      </w:divBdr>
    </w:div>
    <w:div w:id="678238145">
      <w:bodyDiv w:val="1"/>
      <w:marLeft w:val="0"/>
      <w:marRight w:val="0"/>
      <w:marTop w:val="0"/>
      <w:marBottom w:val="0"/>
      <w:divBdr>
        <w:top w:val="none" w:sz="0" w:space="0" w:color="auto"/>
        <w:left w:val="none" w:sz="0" w:space="0" w:color="auto"/>
        <w:bottom w:val="none" w:sz="0" w:space="0" w:color="auto"/>
        <w:right w:val="none" w:sz="0" w:space="0" w:color="auto"/>
      </w:divBdr>
    </w:div>
    <w:div w:id="67843215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885062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250">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396827">
      <w:bodyDiv w:val="1"/>
      <w:marLeft w:val="0"/>
      <w:marRight w:val="0"/>
      <w:marTop w:val="0"/>
      <w:marBottom w:val="0"/>
      <w:divBdr>
        <w:top w:val="none" w:sz="0" w:space="0" w:color="auto"/>
        <w:left w:val="none" w:sz="0" w:space="0" w:color="auto"/>
        <w:bottom w:val="none" w:sz="0" w:space="0" w:color="auto"/>
        <w:right w:val="none" w:sz="0" w:space="0" w:color="auto"/>
      </w:divBdr>
    </w:div>
    <w:div w:id="680427347">
      <w:bodyDiv w:val="1"/>
      <w:marLeft w:val="0"/>
      <w:marRight w:val="0"/>
      <w:marTop w:val="0"/>
      <w:marBottom w:val="0"/>
      <w:divBdr>
        <w:top w:val="none" w:sz="0" w:space="0" w:color="auto"/>
        <w:left w:val="none" w:sz="0" w:space="0" w:color="auto"/>
        <w:bottom w:val="none" w:sz="0" w:space="0" w:color="auto"/>
        <w:right w:val="none" w:sz="0" w:space="0" w:color="auto"/>
      </w:divBdr>
    </w:div>
    <w:div w:id="680545184">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3752067">
      <w:bodyDiv w:val="1"/>
      <w:marLeft w:val="0"/>
      <w:marRight w:val="0"/>
      <w:marTop w:val="0"/>
      <w:marBottom w:val="0"/>
      <w:divBdr>
        <w:top w:val="none" w:sz="0" w:space="0" w:color="auto"/>
        <w:left w:val="none" w:sz="0" w:space="0" w:color="auto"/>
        <w:bottom w:val="none" w:sz="0" w:space="0" w:color="auto"/>
        <w:right w:val="none" w:sz="0" w:space="0" w:color="auto"/>
      </w:divBdr>
    </w:div>
    <w:div w:id="683895166">
      <w:bodyDiv w:val="1"/>
      <w:marLeft w:val="0"/>
      <w:marRight w:val="0"/>
      <w:marTop w:val="0"/>
      <w:marBottom w:val="0"/>
      <w:divBdr>
        <w:top w:val="none" w:sz="0" w:space="0" w:color="auto"/>
        <w:left w:val="none" w:sz="0" w:space="0" w:color="auto"/>
        <w:bottom w:val="none" w:sz="0" w:space="0" w:color="auto"/>
        <w:right w:val="none" w:sz="0" w:space="0" w:color="auto"/>
      </w:divBdr>
    </w:div>
    <w:div w:id="684020872">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4675171">
      <w:bodyDiv w:val="1"/>
      <w:marLeft w:val="0"/>
      <w:marRight w:val="0"/>
      <w:marTop w:val="0"/>
      <w:marBottom w:val="0"/>
      <w:divBdr>
        <w:top w:val="none" w:sz="0" w:space="0" w:color="auto"/>
        <w:left w:val="none" w:sz="0" w:space="0" w:color="auto"/>
        <w:bottom w:val="none" w:sz="0" w:space="0" w:color="auto"/>
        <w:right w:val="none" w:sz="0" w:space="0" w:color="auto"/>
      </w:divBdr>
    </w:div>
    <w:div w:id="684945715">
      <w:bodyDiv w:val="1"/>
      <w:marLeft w:val="0"/>
      <w:marRight w:val="0"/>
      <w:marTop w:val="0"/>
      <w:marBottom w:val="0"/>
      <w:divBdr>
        <w:top w:val="none" w:sz="0" w:space="0" w:color="auto"/>
        <w:left w:val="none" w:sz="0" w:space="0" w:color="auto"/>
        <w:bottom w:val="none" w:sz="0" w:space="0" w:color="auto"/>
        <w:right w:val="none" w:sz="0" w:space="0" w:color="auto"/>
      </w:divBdr>
    </w:div>
    <w:div w:id="685255505">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371212">
      <w:bodyDiv w:val="1"/>
      <w:marLeft w:val="0"/>
      <w:marRight w:val="0"/>
      <w:marTop w:val="0"/>
      <w:marBottom w:val="0"/>
      <w:divBdr>
        <w:top w:val="none" w:sz="0" w:space="0" w:color="auto"/>
        <w:left w:val="none" w:sz="0" w:space="0" w:color="auto"/>
        <w:bottom w:val="none" w:sz="0" w:space="0" w:color="auto"/>
        <w:right w:val="none" w:sz="0" w:space="0" w:color="auto"/>
      </w:divBdr>
    </w:div>
    <w:div w:id="686372256">
      <w:bodyDiv w:val="1"/>
      <w:marLeft w:val="0"/>
      <w:marRight w:val="0"/>
      <w:marTop w:val="0"/>
      <w:marBottom w:val="0"/>
      <w:divBdr>
        <w:top w:val="none" w:sz="0" w:space="0" w:color="auto"/>
        <w:left w:val="none" w:sz="0" w:space="0" w:color="auto"/>
        <w:bottom w:val="none" w:sz="0" w:space="0" w:color="auto"/>
        <w:right w:val="none" w:sz="0" w:space="0" w:color="auto"/>
      </w:divBdr>
    </w:div>
    <w:div w:id="686636794">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148102">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146394">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2000087">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3388439">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586858">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7775029">
      <w:bodyDiv w:val="1"/>
      <w:marLeft w:val="0"/>
      <w:marRight w:val="0"/>
      <w:marTop w:val="0"/>
      <w:marBottom w:val="0"/>
      <w:divBdr>
        <w:top w:val="none" w:sz="0" w:space="0" w:color="auto"/>
        <w:left w:val="none" w:sz="0" w:space="0" w:color="auto"/>
        <w:bottom w:val="none" w:sz="0" w:space="0" w:color="auto"/>
        <w:right w:val="none" w:sz="0" w:space="0" w:color="auto"/>
      </w:divBdr>
    </w:div>
    <w:div w:id="69777916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699545964">
      <w:bodyDiv w:val="1"/>
      <w:marLeft w:val="0"/>
      <w:marRight w:val="0"/>
      <w:marTop w:val="0"/>
      <w:marBottom w:val="0"/>
      <w:divBdr>
        <w:top w:val="none" w:sz="0" w:space="0" w:color="auto"/>
        <w:left w:val="none" w:sz="0" w:space="0" w:color="auto"/>
        <w:bottom w:val="none" w:sz="0" w:space="0" w:color="auto"/>
        <w:right w:val="none" w:sz="0" w:space="0" w:color="auto"/>
      </w:divBdr>
    </w:div>
    <w:div w:id="699938915">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642107">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5957513">
      <w:bodyDiv w:val="1"/>
      <w:marLeft w:val="0"/>
      <w:marRight w:val="0"/>
      <w:marTop w:val="0"/>
      <w:marBottom w:val="0"/>
      <w:divBdr>
        <w:top w:val="none" w:sz="0" w:space="0" w:color="auto"/>
        <w:left w:val="none" w:sz="0" w:space="0" w:color="auto"/>
        <w:bottom w:val="none" w:sz="0" w:space="0" w:color="auto"/>
        <w:right w:val="none" w:sz="0" w:space="0" w:color="auto"/>
      </w:divBdr>
    </w:div>
    <w:div w:id="706176370">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264861">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261815">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8577983">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260938">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09765924">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388560">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320827">
      <w:bodyDiv w:val="1"/>
      <w:marLeft w:val="0"/>
      <w:marRight w:val="0"/>
      <w:marTop w:val="0"/>
      <w:marBottom w:val="0"/>
      <w:divBdr>
        <w:top w:val="none" w:sz="0" w:space="0" w:color="auto"/>
        <w:left w:val="none" w:sz="0" w:space="0" w:color="auto"/>
        <w:bottom w:val="none" w:sz="0" w:space="0" w:color="auto"/>
        <w:right w:val="none" w:sz="0" w:space="0" w:color="auto"/>
      </w:divBdr>
    </w:div>
    <w:div w:id="716471035">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660716">
      <w:bodyDiv w:val="1"/>
      <w:marLeft w:val="0"/>
      <w:marRight w:val="0"/>
      <w:marTop w:val="0"/>
      <w:marBottom w:val="0"/>
      <w:divBdr>
        <w:top w:val="none" w:sz="0" w:space="0" w:color="auto"/>
        <w:left w:val="none" w:sz="0" w:space="0" w:color="auto"/>
        <w:bottom w:val="none" w:sz="0" w:space="0" w:color="auto"/>
        <w:right w:val="none" w:sz="0" w:space="0" w:color="auto"/>
      </w:divBdr>
    </w:div>
    <w:div w:id="716706341">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6971372">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314034">
      <w:bodyDiv w:val="1"/>
      <w:marLeft w:val="0"/>
      <w:marRight w:val="0"/>
      <w:marTop w:val="0"/>
      <w:marBottom w:val="0"/>
      <w:divBdr>
        <w:top w:val="none" w:sz="0" w:space="0" w:color="auto"/>
        <w:left w:val="none" w:sz="0" w:space="0" w:color="auto"/>
        <w:bottom w:val="none" w:sz="0" w:space="0" w:color="auto"/>
        <w:right w:val="none" w:sz="0" w:space="0" w:color="auto"/>
      </w:divBdr>
    </w:div>
    <w:div w:id="717437775">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2616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2456">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19979272">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175226">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3143526">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261668">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684935">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6689945">
      <w:bodyDiv w:val="1"/>
      <w:marLeft w:val="0"/>
      <w:marRight w:val="0"/>
      <w:marTop w:val="0"/>
      <w:marBottom w:val="0"/>
      <w:divBdr>
        <w:top w:val="none" w:sz="0" w:space="0" w:color="auto"/>
        <w:left w:val="none" w:sz="0" w:space="0" w:color="auto"/>
        <w:bottom w:val="none" w:sz="0" w:space="0" w:color="auto"/>
        <w:right w:val="none" w:sz="0" w:space="0" w:color="auto"/>
      </w:divBdr>
    </w:div>
    <w:div w:id="726806746">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572220">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2584581">
      <w:bodyDiv w:val="1"/>
      <w:marLeft w:val="0"/>
      <w:marRight w:val="0"/>
      <w:marTop w:val="0"/>
      <w:marBottom w:val="0"/>
      <w:divBdr>
        <w:top w:val="none" w:sz="0" w:space="0" w:color="auto"/>
        <w:left w:val="none" w:sz="0" w:space="0" w:color="auto"/>
        <w:bottom w:val="none" w:sz="0" w:space="0" w:color="auto"/>
        <w:right w:val="none" w:sz="0" w:space="0" w:color="auto"/>
      </w:divBdr>
    </w:div>
    <w:div w:id="732776904">
      <w:bodyDiv w:val="1"/>
      <w:marLeft w:val="0"/>
      <w:marRight w:val="0"/>
      <w:marTop w:val="0"/>
      <w:marBottom w:val="0"/>
      <w:divBdr>
        <w:top w:val="none" w:sz="0" w:space="0" w:color="auto"/>
        <w:left w:val="none" w:sz="0" w:space="0" w:color="auto"/>
        <w:bottom w:val="none" w:sz="0" w:space="0" w:color="auto"/>
        <w:right w:val="none" w:sz="0" w:space="0" w:color="auto"/>
      </w:divBdr>
    </w:div>
    <w:div w:id="733239398">
      <w:bodyDiv w:val="1"/>
      <w:marLeft w:val="0"/>
      <w:marRight w:val="0"/>
      <w:marTop w:val="0"/>
      <w:marBottom w:val="0"/>
      <w:divBdr>
        <w:top w:val="none" w:sz="0" w:space="0" w:color="auto"/>
        <w:left w:val="none" w:sz="0" w:space="0" w:color="auto"/>
        <w:bottom w:val="none" w:sz="0" w:space="0" w:color="auto"/>
        <w:right w:val="none" w:sz="0" w:space="0" w:color="auto"/>
      </w:divBdr>
    </w:div>
    <w:div w:id="733551080">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006742">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5854583">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237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369408">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0955091">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2676088">
      <w:bodyDiv w:val="1"/>
      <w:marLeft w:val="0"/>
      <w:marRight w:val="0"/>
      <w:marTop w:val="0"/>
      <w:marBottom w:val="0"/>
      <w:divBdr>
        <w:top w:val="none" w:sz="0" w:space="0" w:color="auto"/>
        <w:left w:val="none" w:sz="0" w:space="0" w:color="auto"/>
        <w:bottom w:val="none" w:sz="0" w:space="0" w:color="auto"/>
        <w:right w:val="none" w:sz="0" w:space="0" w:color="auto"/>
      </w:divBdr>
    </w:div>
    <w:div w:id="743185542">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341714">
      <w:bodyDiv w:val="1"/>
      <w:marLeft w:val="0"/>
      <w:marRight w:val="0"/>
      <w:marTop w:val="0"/>
      <w:marBottom w:val="0"/>
      <w:divBdr>
        <w:top w:val="none" w:sz="0" w:space="0" w:color="auto"/>
        <w:left w:val="none" w:sz="0" w:space="0" w:color="auto"/>
        <w:bottom w:val="none" w:sz="0" w:space="0" w:color="auto"/>
        <w:right w:val="none" w:sz="0" w:space="0" w:color="auto"/>
      </w:divBdr>
    </w:div>
    <w:div w:id="746342671">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657963">
      <w:bodyDiv w:val="1"/>
      <w:marLeft w:val="0"/>
      <w:marRight w:val="0"/>
      <w:marTop w:val="0"/>
      <w:marBottom w:val="0"/>
      <w:divBdr>
        <w:top w:val="none" w:sz="0" w:space="0" w:color="auto"/>
        <w:left w:val="none" w:sz="0" w:space="0" w:color="auto"/>
        <w:bottom w:val="none" w:sz="0" w:space="0" w:color="auto"/>
        <w:right w:val="none" w:sz="0" w:space="0" w:color="auto"/>
      </w:divBdr>
    </w:div>
    <w:div w:id="746683505">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6925510">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0051">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007057">
      <w:bodyDiv w:val="1"/>
      <w:marLeft w:val="0"/>
      <w:marRight w:val="0"/>
      <w:marTop w:val="0"/>
      <w:marBottom w:val="0"/>
      <w:divBdr>
        <w:top w:val="none" w:sz="0" w:space="0" w:color="auto"/>
        <w:left w:val="none" w:sz="0" w:space="0" w:color="auto"/>
        <w:bottom w:val="none" w:sz="0" w:space="0" w:color="auto"/>
        <w:right w:val="none" w:sz="0" w:space="0" w:color="auto"/>
      </w:divBdr>
    </w:div>
    <w:div w:id="751123430">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43425">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207766">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3893135">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174721">
      <w:bodyDiv w:val="1"/>
      <w:marLeft w:val="0"/>
      <w:marRight w:val="0"/>
      <w:marTop w:val="0"/>
      <w:marBottom w:val="0"/>
      <w:divBdr>
        <w:top w:val="none" w:sz="0" w:space="0" w:color="auto"/>
        <w:left w:val="none" w:sz="0" w:space="0" w:color="auto"/>
        <w:bottom w:val="none" w:sz="0" w:space="0" w:color="auto"/>
        <w:right w:val="none" w:sz="0" w:space="0" w:color="auto"/>
      </w:divBdr>
    </w:div>
    <w:div w:id="755398872">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7019077">
      <w:bodyDiv w:val="1"/>
      <w:marLeft w:val="0"/>
      <w:marRight w:val="0"/>
      <w:marTop w:val="0"/>
      <w:marBottom w:val="0"/>
      <w:divBdr>
        <w:top w:val="none" w:sz="0" w:space="0" w:color="auto"/>
        <w:left w:val="none" w:sz="0" w:space="0" w:color="auto"/>
        <w:bottom w:val="none" w:sz="0" w:space="0" w:color="auto"/>
        <w:right w:val="none" w:sz="0" w:space="0" w:color="auto"/>
      </w:divBdr>
    </w:div>
    <w:div w:id="757287229">
      <w:bodyDiv w:val="1"/>
      <w:marLeft w:val="0"/>
      <w:marRight w:val="0"/>
      <w:marTop w:val="0"/>
      <w:marBottom w:val="0"/>
      <w:divBdr>
        <w:top w:val="none" w:sz="0" w:space="0" w:color="auto"/>
        <w:left w:val="none" w:sz="0" w:space="0" w:color="auto"/>
        <w:bottom w:val="none" w:sz="0" w:space="0" w:color="auto"/>
        <w:right w:val="none" w:sz="0" w:space="0" w:color="auto"/>
      </w:divBdr>
    </w:div>
    <w:div w:id="757289894">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420142">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191103">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2605423">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108330">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157936">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689629">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580826">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8544989">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1344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0784578">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171873">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059026">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254016">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6292674">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060253">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8912471">
      <w:bodyDiv w:val="1"/>
      <w:marLeft w:val="0"/>
      <w:marRight w:val="0"/>
      <w:marTop w:val="0"/>
      <w:marBottom w:val="0"/>
      <w:divBdr>
        <w:top w:val="none" w:sz="0" w:space="0" w:color="auto"/>
        <w:left w:val="none" w:sz="0" w:space="0" w:color="auto"/>
        <w:bottom w:val="none" w:sz="0" w:space="0" w:color="auto"/>
        <w:right w:val="none" w:sz="0" w:space="0" w:color="auto"/>
      </w:divBdr>
    </w:div>
    <w:div w:id="778916556">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150315">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2697370">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4273047">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0167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6974852">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770498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88938353">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591303">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217562">
      <w:bodyDiv w:val="1"/>
      <w:marLeft w:val="0"/>
      <w:marRight w:val="0"/>
      <w:marTop w:val="0"/>
      <w:marBottom w:val="0"/>
      <w:divBdr>
        <w:top w:val="none" w:sz="0" w:space="0" w:color="auto"/>
        <w:left w:val="none" w:sz="0" w:space="0" w:color="auto"/>
        <w:bottom w:val="none" w:sz="0" w:space="0" w:color="auto"/>
        <w:right w:val="none" w:sz="0" w:space="0" w:color="auto"/>
      </w:divBdr>
    </w:div>
    <w:div w:id="791482135">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213801">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51306">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070067">
      <w:bodyDiv w:val="1"/>
      <w:marLeft w:val="0"/>
      <w:marRight w:val="0"/>
      <w:marTop w:val="0"/>
      <w:marBottom w:val="0"/>
      <w:divBdr>
        <w:top w:val="none" w:sz="0" w:space="0" w:color="auto"/>
        <w:left w:val="none" w:sz="0" w:space="0" w:color="auto"/>
        <w:bottom w:val="none" w:sz="0" w:space="0" w:color="auto"/>
        <w:right w:val="none" w:sz="0" w:space="0" w:color="auto"/>
      </w:divBdr>
    </w:div>
    <w:div w:id="796072434">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141878">
      <w:bodyDiv w:val="1"/>
      <w:marLeft w:val="0"/>
      <w:marRight w:val="0"/>
      <w:marTop w:val="0"/>
      <w:marBottom w:val="0"/>
      <w:divBdr>
        <w:top w:val="none" w:sz="0" w:space="0" w:color="auto"/>
        <w:left w:val="none" w:sz="0" w:space="0" w:color="auto"/>
        <w:bottom w:val="none" w:sz="0" w:space="0" w:color="auto"/>
        <w:right w:val="none" w:sz="0" w:space="0" w:color="auto"/>
      </w:divBdr>
    </w:div>
    <w:div w:id="797144326">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7921335">
      <w:bodyDiv w:val="1"/>
      <w:marLeft w:val="0"/>
      <w:marRight w:val="0"/>
      <w:marTop w:val="0"/>
      <w:marBottom w:val="0"/>
      <w:divBdr>
        <w:top w:val="none" w:sz="0" w:space="0" w:color="auto"/>
        <w:left w:val="none" w:sz="0" w:space="0" w:color="auto"/>
        <w:bottom w:val="none" w:sz="0" w:space="0" w:color="auto"/>
        <w:right w:val="none" w:sz="0" w:space="0" w:color="auto"/>
      </w:divBdr>
    </w:div>
    <w:div w:id="798300606">
      <w:bodyDiv w:val="1"/>
      <w:marLeft w:val="0"/>
      <w:marRight w:val="0"/>
      <w:marTop w:val="0"/>
      <w:marBottom w:val="0"/>
      <w:divBdr>
        <w:top w:val="none" w:sz="0" w:space="0" w:color="auto"/>
        <w:left w:val="none" w:sz="0" w:space="0" w:color="auto"/>
        <w:bottom w:val="none" w:sz="0" w:space="0" w:color="auto"/>
        <w:right w:val="none" w:sz="0" w:space="0" w:color="auto"/>
      </w:divBdr>
    </w:div>
    <w:div w:id="798305161">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8648477">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5131">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298152">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533460">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03743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696402">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353493">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4809080">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015180">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258308">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3989497">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025890">
      <w:bodyDiv w:val="1"/>
      <w:marLeft w:val="0"/>
      <w:marRight w:val="0"/>
      <w:marTop w:val="0"/>
      <w:marBottom w:val="0"/>
      <w:divBdr>
        <w:top w:val="none" w:sz="0" w:space="0" w:color="auto"/>
        <w:left w:val="none" w:sz="0" w:space="0" w:color="auto"/>
        <w:bottom w:val="none" w:sz="0" w:space="0" w:color="auto"/>
        <w:right w:val="none" w:sz="0" w:space="0" w:color="auto"/>
      </w:divBdr>
    </w:div>
    <w:div w:id="815218986">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488791">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6267270">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8419112">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19272002">
      <w:bodyDiv w:val="1"/>
      <w:marLeft w:val="0"/>
      <w:marRight w:val="0"/>
      <w:marTop w:val="0"/>
      <w:marBottom w:val="0"/>
      <w:divBdr>
        <w:top w:val="none" w:sz="0" w:space="0" w:color="auto"/>
        <w:left w:val="none" w:sz="0" w:space="0" w:color="auto"/>
        <w:bottom w:val="none" w:sz="0" w:space="0" w:color="auto"/>
        <w:right w:val="none" w:sz="0" w:space="0" w:color="auto"/>
      </w:divBdr>
    </w:div>
    <w:div w:id="820002795">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191126">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4514080">
      <w:bodyDiv w:val="1"/>
      <w:marLeft w:val="0"/>
      <w:marRight w:val="0"/>
      <w:marTop w:val="0"/>
      <w:marBottom w:val="0"/>
      <w:divBdr>
        <w:top w:val="none" w:sz="0" w:space="0" w:color="auto"/>
        <w:left w:val="none" w:sz="0" w:space="0" w:color="auto"/>
        <w:bottom w:val="none" w:sz="0" w:space="0" w:color="auto"/>
        <w:right w:val="none" w:sz="0" w:space="0" w:color="auto"/>
      </w:divBdr>
    </w:div>
    <w:div w:id="824737284">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021277">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099776">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1988160">
      <w:bodyDiv w:val="1"/>
      <w:marLeft w:val="0"/>
      <w:marRight w:val="0"/>
      <w:marTop w:val="0"/>
      <w:marBottom w:val="0"/>
      <w:divBdr>
        <w:top w:val="none" w:sz="0" w:space="0" w:color="auto"/>
        <w:left w:val="none" w:sz="0" w:space="0" w:color="auto"/>
        <w:bottom w:val="none" w:sz="0" w:space="0" w:color="auto"/>
        <w:right w:val="none" w:sz="0" w:space="0" w:color="auto"/>
      </w:divBdr>
    </w:div>
    <w:div w:id="832069449">
      <w:bodyDiv w:val="1"/>
      <w:marLeft w:val="0"/>
      <w:marRight w:val="0"/>
      <w:marTop w:val="0"/>
      <w:marBottom w:val="0"/>
      <w:divBdr>
        <w:top w:val="none" w:sz="0" w:space="0" w:color="auto"/>
        <w:left w:val="none" w:sz="0" w:space="0" w:color="auto"/>
        <w:bottom w:val="none" w:sz="0" w:space="0" w:color="auto"/>
        <w:right w:val="none" w:sz="0" w:space="0" w:color="auto"/>
      </w:divBdr>
    </w:div>
    <w:div w:id="83253045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191308">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388784">
      <w:bodyDiv w:val="1"/>
      <w:marLeft w:val="0"/>
      <w:marRight w:val="0"/>
      <w:marTop w:val="0"/>
      <w:marBottom w:val="0"/>
      <w:divBdr>
        <w:top w:val="none" w:sz="0" w:space="0" w:color="auto"/>
        <w:left w:val="none" w:sz="0" w:space="0" w:color="auto"/>
        <w:bottom w:val="none" w:sz="0" w:space="0" w:color="auto"/>
        <w:right w:val="none" w:sz="0" w:space="0" w:color="auto"/>
      </w:divBdr>
    </w:div>
    <w:div w:id="835847702">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5918215">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38886810">
      <w:bodyDiv w:val="1"/>
      <w:marLeft w:val="0"/>
      <w:marRight w:val="0"/>
      <w:marTop w:val="0"/>
      <w:marBottom w:val="0"/>
      <w:divBdr>
        <w:top w:val="none" w:sz="0" w:space="0" w:color="auto"/>
        <w:left w:val="none" w:sz="0" w:space="0" w:color="auto"/>
        <w:bottom w:val="none" w:sz="0" w:space="0" w:color="auto"/>
        <w:right w:val="none" w:sz="0" w:space="0" w:color="auto"/>
      </w:divBdr>
    </w:div>
    <w:div w:id="838933909">
      <w:bodyDiv w:val="1"/>
      <w:marLeft w:val="0"/>
      <w:marRight w:val="0"/>
      <w:marTop w:val="0"/>
      <w:marBottom w:val="0"/>
      <w:divBdr>
        <w:top w:val="none" w:sz="0" w:space="0" w:color="auto"/>
        <w:left w:val="none" w:sz="0" w:space="0" w:color="auto"/>
        <w:bottom w:val="none" w:sz="0" w:space="0" w:color="auto"/>
        <w:right w:val="none" w:sz="0" w:space="0" w:color="auto"/>
      </w:divBdr>
    </w:div>
    <w:div w:id="839081745">
      <w:bodyDiv w:val="1"/>
      <w:marLeft w:val="0"/>
      <w:marRight w:val="0"/>
      <w:marTop w:val="0"/>
      <w:marBottom w:val="0"/>
      <w:divBdr>
        <w:top w:val="none" w:sz="0" w:space="0" w:color="auto"/>
        <w:left w:val="none" w:sz="0" w:space="0" w:color="auto"/>
        <w:bottom w:val="none" w:sz="0" w:space="0" w:color="auto"/>
        <w:right w:val="none" w:sz="0" w:space="0" w:color="auto"/>
      </w:divBdr>
    </w:div>
    <w:div w:id="839733496">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4413">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17206">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0726">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712339">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324003">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135457">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6863930">
      <w:bodyDiv w:val="1"/>
      <w:marLeft w:val="0"/>
      <w:marRight w:val="0"/>
      <w:marTop w:val="0"/>
      <w:marBottom w:val="0"/>
      <w:divBdr>
        <w:top w:val="none" w:sz="0" w:space="0" w:color="auto"/>
        <w:left w:val="none" w:sz="0" w:space="0" w:color="auto"/>
        <w:bottom w:val="none" w:sz="0" w:space="0" w:color="auto"/>
        <w:right w:val="none" w:sz="0" w:space="0" w:color="auto"/>
      </w:divBdr>
    </w:div>
    <w:div w:id="846988505">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447043">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179814">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219212">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3552">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579822">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5849989">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314665">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6961877">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7962823">
      <w:bodyDiv w:val="1"/>
      <w:marLeft w:val="0"/>
      <w:marRight w:val="0"/>
      <w:marTop w:val="0"/>
      <w:marBottom w:val="0"/>
      <w:divBdr>
        <w:top w:val="none" w:sz="0" w:space="0" w:color="auto"/>
        <w:left w:val="none" w:sz="0" w:space="0" w:color="auto"/>
        <w:bottom w:val="none" w:sz="0" w:space="0" w:color="auto"/>
        <w:right w:val="none" w:sz="0" w:space="0" w:color="auto"/>
      </w:divBdr>
    </w:div>
    <w:div w:id="858006868">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078305">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14121">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3785">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130984">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516353">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258112">
      <w:bodyDiv w:val="1"/>
      <w:marLeft w:val="0"/>
      <w:marRight w:val="0"/>
      <w:marTop w:val="0"/>
      <w:marBottom w:val="0"/>
      <w:divBdr>
        <w:top w:val="none" w:sz="0" w:space="0" w:color="auto"/>
        <w:left w:val="none" w:sz="0" w:space="0" w:color="auto"/>
        <w:bottom w:val="none" w:sz="0" w:space="0" w:color="auto"/>
        <w:right w:val="none" w:sz="0" w:space="0" w:color="auto"/>
      </w:divBdr>
    </w:div>
    <w:div w:id="866407182">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452736">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8840259">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18364">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2203">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4605">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115013">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3616431">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0677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428073">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282673">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22626">
      <w:bodyDiv w:val="1"/>
      <w:marLeft w:val="0"/>
      <w:marRight w:val="0"/>
      <w:marTop w:val="0"/>
      <w:marBottom w:val="0"/>
      <w:divBdr>
        <w:top w:val="none" w:sz="0" w:space="0" w:color="auto"/>
        <w:left w:val="none" w:sz="0" w:space="0" w:color="auto"/>
        <w:bottom w:val="none" w:sz="0" w:space="0" w:color="auto"/>
        <w:right w:val="none" w:sz="0" w:space="0" w:color="auto"/>
      </w:divBdr>
    </w:div>
    <w:div w:id="878323844">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7932119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164762">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0944793">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33181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3836763">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0150">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6068575">
      <w:bodyDiv w:val="1"/>
      <w:marLeft w:val="0"/>
      <w:marRight w:val="0"/>
      <w:marTop w:val="0"/>
      <w:marBottom w:val="0"/>
      <w:divBdr>
        <w:top w:val="none" w:sz="0" w:space="0" w:color="auto"/>
        <w:left w:val="none" w:sz="0" w:space="0" w:color="auto"/>
        <w:bottom w:val="none" w:sz="0" w:space="0" w:color="auto"/>
        <w:right w:val="none" w:sz="0" w:space="0" w:color="auto"/>
      </w:divBdr>
    </w:div>
    <w:div w:id="887061664">
      <w:bodyDiv w:val="1"/>
      <w:marLeft w:val="0"/>
      <w:marRight w:val="0"/>
      <w:marTop w:val="0"/>
      <w:marBottom w:val="0"/>
      <w:divBdr>
        <w:top w:val="none" w:sz="0" w:space="0" w:color="auto"/>
        <w:left w:val="none" w:sz="0" w:space="0" w:color="auto"/>
        <w:bottom w:val="none" w:sz="0" w:space="0" w:color="auto"/>
        <w:right w:val="none" w:sz="0" w:space="0" w:color="auto"/>
      </w:divBdr>
    </w:div>
    <w:div w:id="88722845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7835015">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89027225">
      <w:bodyDiv w:val="1"/>
      <w:marLeft w:val="0"/>
      <w:marRight w:val="0"/>
      <w:marTop w:val="0"/>
      <w:marBottom w:val="0"/>
      <w:divBdr>
        <w:top w:val="none" w:sz="0" w:space="0" w:color="auto"/>
        <w:left w:val="none" w:sz="0" w:space="0" w:color="auto"/>
        <w:bottom w:val="none" w:sz="0" w:space="0" w:color="auto"/>
        <w:right w:val="none" w:sz="0" w:space="0" w:color="auto"/>
      </w:divBdr>
    </w:div>
    <w:div w:id="889222675">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15613">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5084">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23672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8348">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163488">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35818">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0671574">
      <w:bodyDiv w:val="1"/>
      <w:marLeft w:val="0"/>
      <w:marRight w:val="0"/>
      <w:marTop w:val="0"/>
      <w:marBottom w:val="0"/>
      <w:divBdr>
        <w:top w:val="none" w:sz="0" w:space="0" w:color="auto"/>
        <w:left w:val="none" w:sz="0" w:space="0" w:color="auto"/>
        <w:bottom w:val="none" w:sz="0" w:space="0" w:color="auto"/>
        <w:right w:val="none" w:sz="0" w:space="0" w:color="auto"/>
      </w:divBdr>
    </w:div>
    <w:div w:id="901061665">
      <w:bodyDiv w:val="1"/>
      <w:marLeft w:val="0"/>
      <w:marRight w:val="0"/>
      <w:marTop w:val="0"/>
      <w:marBottom w:val="0"/>
      <w:divBdr>
        <w:top w:val="none" w:sz="0" w:space="0" w:color="auto"/>
        <w:left w:val="none" w:sz="0" w:space="0" w:color="auto"/>
        <w:bottom w:val="none" w:sz="0" w:space="0" w:color="auto"/>
        <w:right w:val="none" w:sz="0" w:space="0" w:color="auto"/>
      </w:divBdr>
    </w:div>
    <w:div w:id="901795837">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524050">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221091">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756140">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79574">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4681282">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258789">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376097">
      <w:bodyDiv w:val="1"/>
      <w:marLeft w:val="0"/>
      <w:marRight w:val="0"/>
      <w:marTop w:val="0"/>
      <w:marBottom w:val="0"/>
      <w:divBdr>
        <w:top w:val="none" w:sz="0" w:space="0" w:color="auto"/>
        <w:left w:val="none" w:sz="0" w:space="0" w:color="auto"/>
        <w:bottom w:val="none" w:sz="0" w:space="0" w:color="auto"/>
        <w:right w:val="none" w:sz="0" w:space="0" w:color="auto"/>
      </w:divBdr>
    </w:div>
    <w:div w:id="907495965">
      <w:bodyDiv w:val="1"/>
      <w:marLeft w:val="0"/>
      <w:marRight w:val="0"/>
      <w:marTop w:val="0"/>
      <w:marBottom w:val="0"/>
      <w:divBdr>
        <w:top w:val="none" w:sz="0" w:space="0" w:color="auto"/>
        <w:left w:val="none" w:sz="0" w:space="0" w:color="auto"/>
        <w:bottom w:val="none" w:sz="0" w:space="0" w:color="auto"/>
        <w:right w:val="none" w:sz="0" w:space="0" w:color="auto"/>
      </w:divBdr>
    </w:div>
    <w:div w:id="90768705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884988">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077230">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121476">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697418">
      <w:bodyDiv w:val="1"/>
      <w:marLeft w:val="0"/>
      <w:marRight w:val="0"/>
      <w:marTop w:val="0"/>
      <w:marBottom w:val="0"/>
      <w:divBdr>
        <w:top w:val="none" w:sz="0" w:space="0" w:color="auto"/>
        <w:left w:val="none" w:sz="0" w:space="0" w:color="auto"/>
        <w:bottom w:val="none" w:sz="0" w:space="0" w:color="auto"/>
        <w:right w:val="none" w:sz="0" w:space="0" w:color="auto"/>
      </w:divBdr>
    </w:div>
    <w:div w:id="910769266">
      <w:bodyDiv w:val="1"/>
      <w:marLeft w:val="0"/>
      <w:marRight w:val="0"/>
      <w:marTop w:val="0"/>
      <w:marBottom w:val="0"/>
      <w:divBdr>
        <w:top w:val="none" w:sz="0" w:space="0" w:color="auto"/>
        <w:left w:val="none" w:sz="0" w:space="0" w:color="auto"/>
        <w:bottom w:val="none" w:sz="0" w:space="0" w:color="auto"/>
        <w:right w:val="none" w:sz="0" w:space="0" w:color="auto"/>
      </w:divBdr>
    </w:div>
    <w:div w:id="910846065">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0962480">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2546251">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5550652">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086253">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053031">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9026038">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489134">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798993">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19951178">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254380">
      <w:bodyDiv w:val="1"/>
      <w:marLeft w:val="0"/>
      <w:marRight w:val="0"/>
      <w:marTop w:val="0"/>
      <w:marBottom w:val="0"/>
      <w:divBdr>
        <w:top w:val="none" w:sz="0" w:space="0" w:color="auto"/>
        <w:left w:val="none" w:sz="0" w:space="0" w:color="auto"/>
        <w:bottom w:val="none" w:sz="0" w:space="0" w:color="auto"/>
        <w:right w:val="none" w:sz="0" w:space="0" w:color="auto"/>
      </w:divBdr>
    </w:div>
    <w:div w:id="92159799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030901">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295276">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116147">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772414">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577116">
      <w:bodyDiv w:val="1"/>
      <w:marLeft w:val="0"/>
      <w:marRight w:val="0"/>
      <w:marTop w:val="0"/>
      <w:marBottom w:val="0"/>
      <w:divBdr>
        <w:top w:val="none" w:sz="0" w:space="0" w:color="auto"/>
        <w:left w:val="none" w:sz="0" w:space="0" w:color="auto"/>
        <w:bottom w:val="none" w:sz="0" w:space="0" w:color="auto"/>
        <w:right w:val="none" w:sz="0" w:space="0" w:color="auto"/>
      </w:divBdr>
    </w:div>
    <w:div w:id="92676876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4822466">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868745">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8022420">
      <w:bodyDiv w:val="1"/>
      <w:marLeft w:val="0"/>
      <w:marRight w:val="0"/>
      <w:marTop w:val="0"/>
      <w:marBottom w:val="0"/>
      <w:divBdr>
        <w:top w:val="none" w:sz="0" w:space="0" w:color="auto"/>
        <w:left w:val="none" w:sz="0" w:space="0" w:color="auto"/>
        <w:bottom w:val="none" w:sz="0" w:space="0" w:color="auto"/>
        <w:right w:val="none" w:sz="0" w:space="0" w:color="auto"/>
      </w:divBdr>
    </w:div>
    <w:div w:id="938489711">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877759">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181989">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2490638">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3536579">
      <w:bodyDiv w:val="1"/>
      <w:marLeft w:val="0"/>
      <w:marRight w:val="0"/>
      <w:marTop w:val="0"/>
      <w:marBottom w:val="0"/>
      <w:divBdr>
        <w:top w:val="none" w:sz="0" w:space="0" w:color="auto"/>
        <w:left w:val="none" w:sz="0" w:space="0" w:color="auto"/>
        <w:bottom w:val="none" w:sz="0" w:space="0" w:color="auto"/>
        <w:right w:val="none" w:sz="0" w:space="0" w:color="auto"/>
      </w:divBdr>
    </w:div>
    <w:div w:id="943880577">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496738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501636">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7546097">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119448">
      <w:bodyDiv w:val="1"/>
      <w:marLeft w:val="0"/>
      <w:marRight w:val="0"/>
      <w:marTop w:val="0"/>
      <w:marBottom w:val="0"/>
      <w:divBdr>
        <w:top w:val="none" w:sz="0" w:space="0" w:color="auto"/>
        <w:left w:val="none" w:sz="0" w:space="0" w:color="auto"/>
        <w:bottom w:val="none" w:sz="0" w:space="0" w:color="auto"/>
        <w:right w:val="none" w:sz="0" w:space="0" w:color="auto"/>
      </w:divBdr>
    </w:div>
    <w:div w:id="949506158">
      <w:bodyDiv w:val="1"/>
      <w:marLeft w:val="0"/>
      <w:marRight w:val="0"/>
      <w:marTop w:val="0"/>
      <w:marBottom w:val="0"/>
      <w:divBdr>
        <w:top w:val="none" w:sz="0" w:space="0" w:color="auto"/>
        <w:left w:val="none" w:sz="0" w:space="0" w:color="auto"/>
        <w:bottom w:val="none" w:sz="0" w:space="0" w:color="auto"/>
        <w:right w:val="none" w:sz="0" w:space="0" w:color="auto"/>
      </w:divBdr>
    </w:div>
    <w:div w:id="949513264">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47281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018338">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579">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494243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254977">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7681286">
      <w:bodyDiv w:val="1"/>
      <w:marLeft w:val="0"/>
      <w:marRight w:val="0"/>
      <w:marTop w:val="0"/>
      <w:marBottom w:val="0"/>
      <w:divBdr>
        <w:top w:val="none" w:sz="0" w:space="0" w:color="auto"/>
        <w:left w:val="none" w:sz="0" w:space="0" w:color="auto"/>
        <w:bottom w:val="none" w:sz="0" w:space="0" w:color="auto"/>
        <w:right w:val="none" w:sz="0" w:space="0" w:color="auto"/>
      </w:divBdr>
    </w:div>
    <w:div w:id="958336870">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8878150">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59720663">
      <w:bodyDiv w:val="1"/>
      <w:marLeft w:val="0"/>
      <w:marRight w:val="0"/>
      <w:marTop w:val="0"/>
      <w:marBottom w:val="0"/>
      <w:divBdr>
        <w:top w:val="none" w:sz="0" w:space="0" w:color="auto"/>
        <w:left w:val="none" w:sz="0" w:space="0" w:color="auto"/>
        <w:bottom w:val="none" w:sz="0" w:space="0" w:color="auto"/>
        <w:right w:val="none" w:sz="0" w:space="0" w:color="auto"/>
      </w:divBdr>
    </w:div>
    <w:div w:id="960038414">
      <w:bodyDiv w:val="1"/>
      <w:marLeft w:val="0"/>
      <w:marRight w:val="0"/>
      <w:marTop w:val="0"/>
      <w:marBottom w:val="0"/>
      <w:divBdr>
        <w:top w:val="none" w:sz="0" w:space="0" w:color="auto"/>
        <w:left w:val="none" w:sz="0" w:space="0" w:color="auto"/>
        <w:bottom w:val="none" w:sz="0" w:space="0" w:color="auto"/>
        <w:right w:val="none" w:sz="0" w:space="0" w:color="auto"/>
      </w:divBdr>
    </w:div>
    <w:div w:id="960111417">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303603">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229114">
      <w:bodyDiv w:val="1"/>
      <w:marLeft w:val="0"/>
      <w:marRight w:val="0"/>
      <w:marTop w:val="0"/>
      <w:marBottom w:val="0"/>
      <w:divBdr>
        <w:top w:val="none" w:sz="0" w:space="0" w:color="auto"/>
        <w:left w:val="none" w:sz="0" w:space="0" w:color="auto"/>
        <w:bottom w:val="none" w:sz="0" w:space="0" w:color="auto"/>
        <w:right w:val="none" w:sz="0" w:space="0" w:color="auto"/>
      </w:divBdr>
    </w:div>
    <w:div w:id="962419117">
      <w:bodyDiv w:val="1"/>
      <w:marLeft w:val="0"/>
      <w:marRight w:val="0"/>
      <w:marTop w:val="0"/>
      <w:marBottom w:val="0"/>
      <w:divBdr>
        <w:top w:val="none" w:sz="0" w:space="0" w:color="auto"/>
        <w:left w:val="none" w:sz="0" w:space="0" w:color="auto"/>
        <w:bottom w:val="none" w:sz="0" w:space="0" w:color="auto"/>
        <w:right w:val="none" w:sz="0" w:space="0" w:color="auto"/>
      </w:divBdr>
    </w:div>
    <w:div w:id="96242322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660032">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777829">
      <w:bodyDiv w:val="1"/>
      <w:marLeft w:val="0"/>
      <w:marRight w:val="0"/>
      <w:marTop w:val="0"/>
      <w:marBottom w:val="0"/>
      <w:divBdr>
        <w:top w:val="none" w:sz="0" w:space="0" w:color="auto"/>
        <w:left w:val="none" w:sz="0" w:space="0" w:color="auto"/>
        <w:bottom w:val="none" w:sz="0" w:space="0" w:color="auto"/>
        <w:right w:val="none" w:sz="0" w:space="0" w:color="auto"/>
      </w:divBdr>
    </w:div>
    <w:div w:id="963849244">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10805">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8049228">
      <w:bodyDiv w:val="1"/>
      <w:marLeft w:val="0"/>
      <w:marRight w:val="0"/>
      <w:marTop w:val="0"/>
      <w:marBottom w:val="0"/>
      <w:divBdr>
        <w:top w:val="none" w:sz="0" w:space="0" w:color="auto"/>
        <w:left w:val="none" w:sz="0" w:space="0" w:color="auto"/>
        <w:bottom w:val="none" w:sz="0" w:space="0" w:color="auto"/>
        <w:right w:val="none" w:sz="0" w:space="0" w:color="auto"/>
      </w:divBdr>
    </w:div>
    <w:div w:id="968439317">
      <w:bodyDiv w:val="1"/>
      <w:marLeft w:val="0"/>
      <w:marRight w:val="0"/>
      <w:marTop w:val="0"/>
      <w:marBottom w:val="0"/>
      <w:divBdr>
        <w:top w:val="none" w:sz="0" w:space="0" w:color="auto"/>
        <w:left w:val="none" w:sz="0" w:space="0" w:color="auto"/>
        <w:bottom w:val="none" w:sz="0" w:space="0" w:color="auto"/>
        <w:right w:val="none" w:sz="0" w:space="0" w:color="auto"/>
      </w:divBdr>
    </w:div>
    <w:div w:id="969091647">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15076">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597653">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1712967">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447918">
      <w:bodyDiv w:val="1"/>
      <w:marLeft w:val="0"/>
      <w:marRight w:val="0"/>
      <w:marTop w:val="0"/>
      <w:marBottom w:val="0"/>
      <w:divBdr>
        <w:top w:val="none" w:sz="0" w:space="0" w:color="auto"/>
        <w:left w:val="none" w:sz="0" w:space="0" w:color="auto"/>
        <w:bottom w:val="none" w:sz="0" w:space="0" w:color="auto"/>
        <w:right w:val="none" w:sz="0" w:space="0" w:color="auto"/>
      </w:divBdr>
    </w:div>
    <w:div w:id="972521318">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289716">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6026">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077361">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761575">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79841506">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037769">
      <w:bodyDiv w:val="1"/>
      <w:marLeft w:val="0"/>
      <w:marRight w:val="0"/>
      <w:marTop w:val="0"/>
      <w:marBottom w:val="0"/>
      <w:divBdr>
        <w:top w:val="none" w:sz="0" w:space="0" w:color="auto"/>
        <w:left w:val="none" w:sz="0" w:space="0" w:color="auto"/>
        <w:bottom w:val="none" w:sz="0" w:space="0" w:color="auto"/>
        <w:right w:val="none" w:sz="0" w:space="0" w:color="auto"/>
      </w:divBdr>
    </w:div>
    <w:div w:id="981039087">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1497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241395">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7854858">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552696">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89669976">
      <w:bodyDiv w:val="1"/>
      <w:marLeft w:val="0"/>
      <w:marRight w:val="0"/>
      <w:marTop w:val="0"/>
      <w:marBottom w:val="0"/>
      <w:divBdr>
        <w:top w:val="none" w:sz="0" w:space="0" w:color="auto"/>
        <w:left w:val="none" w:sz="0" w:space="0" w:color="auto"/>
        <w:bottom w:val="none" w:sz="0" w:space="0" w:color="auto"/>
        <w:right w:val="none" w:sz="0" w:space="0" w:color="auto"/>
      </w:divBdr>
    </w:div>
    <w:div w:id="989790268">
      <w:bodyDiv w:val="1"/>
      <w:marLeft w:val="0"/>
      <w:marRight w:val="0"/>
      <w:marTop w:val="0"/>
      <w:marBottom w:val="0"/>
      <w:divBdr>
        <w:top w:val="none" w:sz="0" w:space="0" w:color="auto"/>
        <w:left w:val="none" w:sz="0" w:space="0" w:color="auto"/>
        <w:bottom w:val="none" w:sz="0" w:space="0" w:color="auto"/>
        <w:right w:val="none" w:sz="0" w:space="0" w:color="auto"/>
      </w:divBdr>
    </w:div>
    <w:div w:id="989871933">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0981438">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71284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259210">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500078">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6035329">
      <w:bodyDiv w:val="1"/>
      <w:marLeft w:val="0"/>
      <w:marRight w:val="0"/>
      <w:marTop w:val="0"/>
      <w:marBottom w:val="0"/>
      <w:divBdr>
        <w:top w:val="none" w:sz="0" w:space="0" w:color="auto"/>
        <w:left w:val="none" w:sz="0" w:space="0" w:color="auto"/>
        <w:bottom w:val="none" w:sz="0" w:space="0" w:color="auto"/>
        <w:right w:val="none" w:sz="0" w:space="0" w:color="auto"/>
      </w:divBdr>
    </w:div>
    <w:div w:id="996107074">
      <w:bodyDiv w:val="1"/>
      <w:marLeft w:val="0"/>
      <w:marRight w:val="0"/>
      <w:marTop w:val="0"/>
      <w:marBottom w:val="0"/>
      <w:divBdr>
        <w:top w:val="none" w:sz="0" w:space="0" w:color="auto"/>
        <w:left w:val="none" w:sz="0" w:space="0" w:color="auto"/>
        <w:bottom w:val="none" w:sz="0" w:space="0" w:color="auto"/>
        <w:right w:val="none" w:sz="0" w:space="0" w:color="auto"/>
      </w:divBdr>
    </w:div>
    <w:div w:id="996153739">
      <w:bodyDiv w:val="1"/>
      <w:marLeft w:val="0"/>
      <w:marRight w:val="0"/>
      <w:marTop w:val="0"/>
      <w:marBottom w:val="0"/>
      <w:divBdr>
        <w:top w:val="none" w:sz="0" w:space="0" w:color="auto"/>
        <w:left w:val="none" w:sz="0" w:space="0" w:color="auto"/>
        <w:bottom w:val="none" w:sz="0" w:space="0" w:color="auto"/>
        <w:right w:val="none" w:sz="0" w:space="0" w:color="auto"/>
      </w:divBdr>
    </w:div>
    <w:div w:id="996763291">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8920598">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204159">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09505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02274">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169966">
      <w:bodyDiv w:val="1"/>
      <w:marLeft w:val="0"/>
      <w:marRight w:val="0"/>
      <w:marTop w:val="0"/>
      <w:marBottom w:val="0"/>
      <w:divBdr>
        <w:top w:val="none" w:sz="0" w:space="0" w:color="auto"/>
        <w:left w:val="none" w:sz="0" w:space="0" w:color="auto"/>
        <w:bottom w:val="none" w:sz="0" w:space="0" w:color="auto"/>
        <w:right w:val="none" w:sz="0" w:space="0" w:color="auto"/>
      </w:divBdr>
    </w:div>
    <w:div w:id="1007294747">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7758011">
      <w:bodyDiv w:val="1"/>
      <w:marLeft w:val="0"/>
      <w:marRight w:val="0"/>
      <w:marTop w:val="0"/>
      <w:marBottom w:val="0"/>
      <w:divBdr>
        <w:top w:val="none" w:sz="0" w:space="0" w:color="auto"/>
        <w:left w:val="none" w:sz="0" w:space="0" w:color="auto"/>
        <w:bottom w:val="none" w:sz="0" w:space="0" w:color="auto"/>
        <w:right w:val="none" w:sz="0" w:space="0" w:color="auto"/>
      </w:divBdr>
    </w:div>
    <w:div w:id="1007905941">
      <w:bodyDiv w:val="1"/>
      <w:marLeft w:val="0"/>
      <w:marRight w:val="0"/>
      <w:marTop w:val="0"/>
      <w:marBottom w:val="0"/>
      <w:divBdr>
        <w:top w:val="none" w:sz="0" w:space="0" w:color="auto"/>
        <w:left w:val="none" w:sz="0" w:space="0" w:color="auto"/>
        <w:bottom w:val="none" w:sz="0" w:space="0" w:color="auto"/>
        <w:right w:val="none" w:sz="0" w:space="0" w:color="auto"/>
      </w:divBdr>
    </w:div>
    <w:div w:id="1008020983">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09792851">
      <w:bodyDiv w:val="1"/>
      <w:marLeft w:val="0"/>
      <w:marRight w:val="0"/>
      <w:marTop w:val="0"/>
      <w:marBottom w:val="0"/>
      <w:divBdr>
        <w:top w:val="none" w:sz="0" w:space="0" w:color="auto"/>
        <w:left w:val="none" w:sz="0" w:space="0" w:color="auto"/>
        <w:bottom w:val="none" w:sz="0" w:space="0" w:color="auto"/>
        <w:right w:val="none" w:sz="0" w:space="0" w:color="auto"/>
      </w:divBdr>
    </w:div>
    <w:div w:id="1010137495">
      <w:bodyDiv w:val="1"/>
      <w:marLeft w:val="0"/>
      <w:marRight w:val="0"/>
      <w:marTop w:val="0"/>
      <w:marBottom w:val="0"/>
      <w:divBdr>
        <w:top w:val="none" w:sz="0" w:space="0" w:color="auto"/>
        <w:left w:val="none" w:sz="0" w:space="0" w:color="auto"/>
        <w:bottom w:val="none" w:sz="0" w:space="0" w:color="auto"/>
        <w:right w:val="none" w:sz="0" w:space="0" w:color="auto"/>
      </w:divBdr>
    </w:div>
    <w:div w:id="101032743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803476">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377457">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304875">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049157">
      <w:bodyDiv w:val="1"/>
      <w:marLeft w:val="0"/>
      <w:marRight w:val="0"/>
      <w:marTop w:val="0"/>
      <w:marBottom w:val="0"/>
      <w:divBdr>
        <w:top w:val="none" w:sz="0" w:space="0" w:color="auto"/>
        <w:left w:val="none" w:sz="0" w:space="0" w:color="auto"/>
        <w:bottom w:val="none" w:sz="0" w:space="0" w:color="auto"/>
        <w:right w:val="none" w:sz="0" w:space="0" w:color="auto"/>
      </w:divBdr>
    </w:div>
    <w:div w:id="1018234853">
      <w:bodyDiv w:val="1"/>
      <w:marLeft w:val="0"/>
      <w:marRight w:val="0"/>
      <w:marTop w:val="0"/>
      <w:marBottom w:val="0"/>
      <w:divBdr>
        <w:top w:val="none" w:sz="0" w:space="0" w:color="auto"/>
        <w:left w:val="none" w:sz="0" w:space="0" w:color="auto"/>
        <w:bottom w:val="none" w:sz="0" w:space="0" w:color="auto"/>
        <w:right w:val="none" w:sz="0" w:space="0" w:color="auto"/>
      </w:divBdr>
    </w:div>
    <w:div w:id="101831065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630849">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2782557">
      <w:bodyDiv w:val="1"/>
      <w:marLeft w:val="0"/>
      <w:marRight w:val="0"/>
      <w:marTop w:val="0"/>
      <w:marBottom w:val="0"/>
      <w:divBdr>
        <w:top w:val="none" w:sz="0" w:space="0" w:color="auto"/>
        <w:left w:val="none" w:sz="0" w:space="0" w:color="auto"/>
        <w:bottom w:val="none" w:sz="0" w:space="0" w:color="auto"/>
        <w:right w:val="none" w:sz="0" w:space="0" w:color="auto"/>
      </w:divBdr>
    </w:div>
    <w:div w:id="1023439914">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3937006">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556747">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7767">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754394">
      <w:bodyDiv w:val="1"/>
      <w:marLeft w:val="0"/>
      <w:marRight w:val="0"/>
      <w:marTop w:val="0"/>
      <w:marBottom w:val="0"/>
      <w:divBdr>
        <w:top w:val="none" w:sz="0" w:space="0" w:color="auto"/>
        <w:left w:val="none" w:sz="0" w:space="0" w:color="auto"/>
        <w:bottom w:val="none" w:sz="0" w:space="0" w:color="auto"/>
        <w:right w:val="none" w:sz="0" w:space="0" w:color="auto"/>
      </w:divBdr>
    </w:div>
    <w:div w:id="102676046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097104">
      <w:bodyDiv w:val="1"/>
      <w:marLeft w:val="0"/>
      <w:marRight w:val="0"/>
      <w:marTop w:val="0"/>
      <w:marBottom w:val="0"/>
      <w:divBdr>
        <w:top w:val="none" w:sz="0" w:space="0" w:color="auto"/>
        <w:left w:val="none" w:sz="0" w:space="0" w:color="auto"/>
        <w:bottom w:val="none" w:sz="0" w:space="0" w:color="auto"/>
        <w:right w:val="none" w:sz="0" w:space="0" w:color="auto"/>
      </w:divBdr>
    </w:div>
    <w:div w:id="1027178121">
      <w:bodyDiv w:val="1"/>
      <w:marLeft w:val="0"/>
      <w:marRight w:val="0"/>
      <w:marTop w:val="0"/>
      <w:marBottom w:val="0"/>
      <w:divBdr>
        <w:top w:val="none" w:sz="0" w:space="0" w:color="auto"/>
        <w:left w:val="none" w:sz="0" w:space="0" w:color="auto"/>
        <w:bottom w:val="none" w:sz="0" w:space="0" w:color="auto"/>
        <w:right w:val="none" w:sz="0" w:space="0" w:color="auto"/>
      </w:divBdr>
    </w:div>
    <w:div w:id="1027215309">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215669">
      <w:bodyDiv w:val="1"/>
      <w:marLeft w:val="0"/>
      <w:marRight w:val="0"/>
      <w:marTop w:val="0"/>
      <w:marBottom w:val="0"/>
      <w:divBdr>
        <w:top w:val="none" w:sz="0" w:space="0" w:color="auto"/>
        <w:left w:val="none" w:sz="0" w:space="0" w:color="auto"/>
        <w:bottom w:val="none" w:sz="0" w:space="0" w:color="auto"/>
        <w:right w:val="none" w:sz="0" w:space="0" w:color="auto"/>
      </w:divBdr>
    </w:div>
    <w:div w:id="1028262596">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686233">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151026">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074756">
      <w:bodyDiv w:val="1"/>
      <w:marLeft w:val="0"/>
      <w:marRight w:val="0"/>
      <w:marTop w:val="0"/>
      <w:marBottom w:val="0"/>
      <w:divBdr>
        <w:top w:val="none" w:sz="0" w:space="0" w:color="auto"/>
        <w:left w:val="none" w:sz="0" w:space="0" w:color="auto"/>
        <w:bottom w:val="none" w:sz="0" w:space="0" w:color="auto"/>
        <w:right w:val="none" w:sz="0" w:space="0" w:color="auto"/>
      </w:divBdr>
    </w:div>
    <w:div w:id="1033118932">
      <w:bodyDiv w:val="1"/>
      <w:marLeft w:val="0"/>
      <w:marRight w:val="0"/>
      <w:marTop w:val="0"/>
      <w:marBottom w:val="0"/>
      <w:divBdr>
        <w:top w:val="none" w:sz="0" w:space="0" w:color="auto"/>
        <w:left w:val="none" w:sz="0" w:space="0" w:color="auto"/>
        <w:bottom w:val="none" w:sz="0" w:space="0" w:color="auto"/>
        <w:right w:val="none" w:sz="0" w:space="0" w:color="auto"/>
      </w:divBdr>
    </w:div>
    <w:div w:id="1033724593">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3848995">
      <w:bodyDiv w:val="1"/>
      <w:marLeft w:val="0"/>
      <w:marRight w:val="0"/>
      <w:marTop w:val="0"/>
      <w:marBottom w:val="0"/>
      <w:divBdr>
        <w:top w:val="none" w:sz="0" w:space="0" w:color="auto"/>
        <w:left w:val="none" w:sz="0" w:space="0" w:color="auto"/>
        <w:bottom w:val="none" w:sz="0" w:space="0" w:color="auto"/>
        <w:right w:val="none" w:sz="0" w:space="0" w:color="auto"/>
      </w:divBdr>
    </w:div>
    <w:div w:id="1034042328">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232464">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503939">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5273312">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124707">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394263">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673981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552856">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1935">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282020">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36970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6210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18495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570131">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348747">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537296">
      <w:bodyDiv w:val="1"/>
      <w:marLeft w:val="0"/>
      <w:marRight w:val="0"/>
      <w:marTop w:val="0"/>
      <w:marBottom w:val="0"/>
      <w:divBdr>
        <w:top w:val="none" w:sz="0" w:space="0" w:color="auto"/>
        <w:left w:val="none" w:sz="0" w:space="0" w:color="auto"/>
        <w:bottom w:val="none" w:sz="0" w:space="0" w:color="auto"/>
        <w:right w:val="none" w:sz="0" w:space="0" w:color="auto"/>
      </w:divBdr>
    </w:div>
    <w:div w:id="1051609554">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312253">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3962187">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546804">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348802">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7556747">
      <w:bodyDiv w:val="1"/>
      <w:marLeft w:val="0"/>
      <w:marRight w:val="0"/>
      <w:marTop w:val="0"/>
      <w:marBottom w:val="0"/>
      <w:divBdr>
        <w:top w:val="none" w:sz="0" w:space="0" w:color="auto"/>
        <w:left w:val="none" w:sz="0" w:space="0" w:color="auto"/>
        <w:bottom w:val="none" w:sz="0" w:space="0" w:color="auto"/>
        <w:right w:val="none" w:sz="0" w:space="0" w:color="auto"/>
      </w:divBdr>
    </w:div>
    <w:div w:id="1057778095">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206546">
      <w:bodyDiv w:val="1"/>
      <w:marLeft w:val="0"/>
      <w:marRight w:val="0"/>
      <w:marTop w:val="0"/>
      <w:marBottom w:val="0"/>
      <w:divBdr>
        <w:top w:val="none" w:sz="0" w:space="0" w:color="auto"/>
        <w:left w:val="none" w:sz="0" w:space="0" w:color="auto"/>
        <w:bottom w:val="none" w:sz="0" w:space="0" w:color="auto"/>
        <w:right w:val="none" w:sz="0" w:space="0" w:color="auto"/>
      </w:divBdr>
    </w:div>
    <w:div w:id="105932890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30039">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0716903">
      <w:bodyDiv w:val="1"/>
      <w:marLeft w:val="0"/>
      <w:marRight w:val="0"/>
      <w:marTop w:val="0"/>
      <w:marBottom w:val="0"/>
      <w:divBdr>
        <w:top w:val="none" w:sz="0" w:space="0" w:color="auto"/>
        <w:left w:val="none" w:sz="0" w:space="0" w:color="auto"/>
        <w:bottom w:val="none" w:sz="0" w:space="0" w:color="auto"/>
        <w:right w:val="none" w:sz="0" w:space="0" w:color="auto"/>
      </w:divBdr>
    </w:div>
    <w:div w:id="1060790123">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01400">
      <w:bodyDiv w:val="1"/>
      <w:marLeft w:val="0"/>
      <w:marRight w:val="0"/>
      <w:marTop w:val="0"/>
      <w:marBottom w:val="0"/>
      <w:divBdr>
        <w:top w:val="none" w:sz="0" w:space="0" w:color="auto"/>
        <w:left w:val="none" w:sz="0" w:space="0" w:color="auto"/>
        <w:bottom w:val="none" w:sz="0" w:space="0" w:color="auto"/>
        <w:right w:val="none" w:sz="0" w:space="0" w:color="auto"/>
      </w:divBdr>
    </w:div>
    <w:div w:id="1062101964">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676650">
      <w:bodyDiv w:val="1"/>
      <w:marLeft w:val="0"/>
      <w:marRight w:val="0"/>
      <w:marTop w:val="0"/>
      <w:marBottom w:val="0"/>
      <w:divBdr>
        <w:top w:val="none" w:sz="0" w:space="0" w:color="auto"/>
        <w:left w:val="none" w:sz="0" w:space="0" w:color="auto"/>
        <w:bottom w:val="none" w:sz="0" w:space="0" w:color="auto"/>
        <w:right w:val="none" w:sz="0" w:space="0" w:color="auto"/>
      </w:divBdr>
    </w:div>
    <w:div w:id="1062677965">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214313">
      <w:bodyDiv w:val="1"/>
      <w:marLeft w:val="0"/>
      <w:marRight w:val="0"/>
      <w:marTop w:val="0"/>
      <w:marBottom w:val="0"/>
      <w:divBdr>
        <w:top w:val="none" w:sz="0" w:space="0" w:color="auto"/>
        <w:left w:val="none" w:sz="0" w:space="0" w:color="auto"/>
        <w:bottom w:val="none" w:sz="0" w:space="0" w:color="auto"/>
        <w:right w:val="none" w:sz="0" w:space="0" w:color="auto"/>
      </w:divBdr>
    </w:div>
    <w:div w:id="1063409887">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16531">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6729">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4790849">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0811194">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2893131">
      <w:bodyDiv w:val="1"/>
      <w:marLeft w:val="0"/>
      <w:marRight w:val="0"/>
      <w:marTop w:val="0"/>
      <w:marBottom w:val="0"/>
      <w:divBdr>
        <w:top w:val="none" w:sz="0" w:space="0" w:color="auto"/>
        <w:left w:val="none" w:sz="0" w:space="0" w:color="auto"/>
        <w:bottom w:val="none" w:sz="0" w:space="0" w:color="auto"/>
        <w:right w:val="none" w:sz="0" w:space="0" w:color="auto"/>
      </w:divBdr>
    </w:div>
    <w:div w:id="1073353746">
      <w:bodyDiv w:val="1"/>
      <w:marLeft w:val="0"/>
      <w:marRight w:val="0"/>
      <w:marTop w:val="0"/>
      <w:marBottom w:val="0"/>
      <w:divBdr>
        <w:top w:val="none" w:sz="0" w:space="0" w:color="auto"/>
        <w:left w:val="none" w:sz="0" w:space="0" w:color="auto"/>
        <w:bottom w:val="none" w:sz="0" w:space="0" w:color="auto"/>
        <w:right w:val="none" w:sz="0" w:space="0" w:color="auto"/>
      </w:divBdr>
    </w:div>
    <w:div w:id="1074090993">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4935011">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5468908">
      <w:bodyDiv w:val="1"/>
      <w:marLeft w:val="0"/>
      <w:marRight w:val="0"/>
      <w:marTop w:val="0"/>
      <w:marBottom w:val="0"/>
      <w:divBdr>
        <w:top w:val="none" w:sz="0" w:space="0" w:color="auto"/>
        <w:left w:val="none" w:sz="0" w:space="0" w:color="auto"/>
        <w:bottom w:val="none" w:sz="0" w:space="0" w:color="auto"/>
        <w:right w:val="none" w:sz="0" w:space="0" w:color="auto"/>
      </w:divBdr>
    </w:div>
    <w:div w:id="1075786619">
      <w:bodyDiv w:val="1"/>
      <w:marLeft w:val="0"/>
      <w:marRight w:val="0"/>
      <w:marTop w:val="0"/>
      <w:marBottom w:val="0"/>
      <w:divBdr>
        <w:top w:val="none" w:sz="0" w:space="0" w:color="auto"/>
        <w:left w:val="none" w:sz="0" w:space="0" w:color="auto"/>
        <w:bottom w:val="none" w:sz="0" w:space="0" w:color="auto"/>
        <w:right w:val="none" w:sz="0" w:space="0" w:color="auto"/>
      </w:divBdr>
    </w:div>
    <w:div w:id="1076395458">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476815">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057169">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3950">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1953242">
      <w:bodyDiv w:val="1"/>
      <w:marLeft w:val="0"/>
      <w:marRight w:val="0"/>
      <w:marTop w:val="0"/>
      <w:marBottom w:val="0"/>
      <w:divBdr>
        <w:top w:val="none" w:sz="0" w:space="0" w:color="auto"/>
        <w:left w:val="none" w:sz="0" w:space="0" w:color="auto"/>
        <w:bottom w:val="none" w:sz="0" w:space="0" w:color="auto"/>
        <w:right w:val="none" w:sz="0" w:space="0" w:color="auto"/>
      </w:divBdr>
    </w:div>
    <w:div w:id="1082216320">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3719238">
      <w:bodyDiv w:val="1"/>
      <w:marLeft w:val="0"/>
      <w:marRight w:val="0"/>
      <w:marTop w:val="0"/>
      <w:marBottom w:val="0"/>
      <w:divBdr>
        <w:top w:val="none" w:sz="0" w:space="0" w:color="auto"/>
        <w:left w:val="none" w:sz="0" w:space="0" w:color="auto"/>
        <w:bottom w:val="none" w:sz="0" w:space="0" w:color="auto"/>
        <w:right w:val="none" w:sz="0" w:space="0" w:color="auto"/>
      </w:divBdr>
    </w:div>
    <w:div w:id="1083720185">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229052">
      <w:bodyDiv w:val="1"/>
      <w:marLeft w:val="0"/>
      <w:marRight w:val="0"/>
      <w:marTop w:val="0"/>
      <w:marBottom w:val="0"/>
      <w:divBdr>
        <w:top w:val="none" w:sz="0" w:space="0" w:color="auto"/>
        <w:left w:val="none" w:sz="0" w:space="0" w:color="auto"/>
        <w:bottom w:val="none" w:sz="0" w:space="0" w:color="auto"/>
        <w:right w:val="none" w:sz="0" w:space="0" w:color="auto"/>
      </w:divBdr>
    </w:div>
    <w:div w:id="1084299878">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1614">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423257">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89473473">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1774817">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8526664">
      <w:bodyDiv w:val="1"/>
      <w:marLeft w:val="0"/>
      <w:marRight w:val="0"/>
      <w:marTop w:val="0"/>
      <w:marBottom w:val="0"/>
      <w:divBdr>
        <w:top w:val="none" w:sz="0" w:space="0" w:color="auto"/>
        <w:left w:val="none" w:sz="0" w:space="0" w:color="auto"/>
        <w:bottom w:val="none" w:sz="0" w:space="0" w:color="auto"/>
        <w:right w:val="none" w:sz="0" w:space="0" w:color="auto"/>
      </w:divBdr>
    </w:div>
    <w:div w:id="1098791941">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099836940">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342810">
      <w:bodyDiv w:val="1"/>
      <w:marLeft w:val="0"/>
      <w:marRight w:val="0"/>
      <w:marTop w:val="0"/>
      <w:marBottom w:val="0"/>
      <w:divBdr>
        <w:top w:val="none" w:sz="0" w:space="0" w:color="auto"/>
        <w:left w:val="none" w:sz="0" w:space="0" w:color="auto"/>
        <w:bottom w:val="none" w:sz="0" w:space="0" w:color="auto"/>
        <w:right w:val="none" w:sz="0" w:space="0" w:color="auto"/>
      </w:divBdr>
    </w:div>
    <w:div w:id="1102647019">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844699">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396">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5736489">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6854237">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773787">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230759">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8891379">
      <w:bodyDiv w:val="1"/>
      <w:marLeft w:val="0"/>
      <w:marRight w:val="0"/>
      <w:marTop w:val="0"/>
      <w:marBottom w:val="0"/>
      <w:divBdr>
        <w:top w:val="none" w:sz="0" w:space="0" w:color="auto"/>
        <w:left w:val="none" w:sz="0" w:space="0" w:color="auto"/>
        <w:bottom w:val="none" w:sz="0" w:space="0" w:color="auto"/>
        <w:right w:val="none" w:sz="0" w:space="0" w:color="auto"/>
      </w:divBdr>
    </w:div>
    <w:div w:id="1109088998">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197604">
      <w:bodyDiv w:val="1"/>
      <w:marLeft w:val="0"/>
      <w:marRight w:val="0"/>
      <w:marTop w:val="0"/>
      <w:marBottom w:val="0"/>
      <w:divBdr>
        <w:top w:val="none" w:sz="0" w:space="0" w:color="auto"/>
        <w:left w:val="none" w:sz="0" w:space="0" w:color="auto"/>
        <w:bottom w:val="none" w:sz="0" w:space="0" w:color="auto"/>
        <w:right w:val="none" w:sz="0" w:space="0" w:color="auto"/>
      </w:divBdr>
    </w:div>
    <w:div w:id="1109424023">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03914">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1895981">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169415">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3668178">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87565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024753">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187436">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8642524">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843053">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3309965">
      <w:bodyDiv w:val="1"/>
      <w:marLeft w:val="0"/>
      <w:marRight w:val="0"/>
      <w:marTop w:val="0"/>
      <w:marBottom w:val="0"/>
      <w:divBdr>
        <w:top w:val="none" w:sz="0" w:space="0" w:color="auto"/>
        <w:left w:val="none" w:sz="0" w:space="0" w:color="auto"/>
        <w:bottom w:val="none" w:sz="0" w:space="0" w:color="auto"/>
        <w:right w:val="none" w:sz="0" w:space="0" w:color="auto"/>
      </w:divBdr>
    </w:div>
    <w:div w:id="112389016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395117">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733448">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7356827">
      <w:bodyDiv w:val="1"/>
      <w:marLeft w:val="0"/>
      <w:marRight w:val="0"/>
      <w:marTop w:val="0"/>
      <w:marBottom w:val="0"/>
      <w:divBdr>
        <w:top w:val="none" w:sz="0" w:space="0" w:color="auto"/>
        <w:left w:val="none" w:sz="0" w:space="0" w:color="auto"/>
        <w:bottom w:val="none" w:sz="0" w:space="0" w:color="auto"/>
        <w:right w:val="none" w:sz="0" w:space="0" w:color="auto"/>
      </w:divBdr>
    </w:div>
    <w:div w:id="1127504943">
      <w:bodyDiv w:val="1"/>
      <w:marLeft w:val="0"/>
      <w:marRight w:val="0"/>
      <w:marTop w:val="0"/>
      <w:marBottom w:val="0"/>
      <w:divBdr>
        <w:top w:val="none" w:sz="0" w:space="0" w:color="auto"/>
        <w:left w:val="none" w:sz="0" w:space="0" w:color="auto"/>
        <w:bottom w:val="none" w:sz="0" w:space="0" w:color="auto"/>
        <w:right w:val="none" w:sz="0" w:space="0" w:color="auto"/>
      </w:divBdr>
    </w:div>
    <w:div w:id="1127770943">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8932995">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1290983">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2745469">
      <w:bodyDiv w:val="1"/>
      <w:marLeft w:val="0"/>
      <w:marRight w:val="0"/>
      <w:marTop w:val="0"/>
      <w:marBottom w:val="0"/>
      <w:divBdr>
        <w:top w:val="none" w:sz="0" w:space="0" w:color="auto"/>
        <w:left w:val="none" w:sz="0" w:space="0" w:color="auto"/>
        <w:bottom w:val="none" w:sz="0" w:space="0" w:color="auto"/>
        <w:right w:val="none" w:sz="0" w:space="0" w:color="auto"/>
      </w:divBdr>
    </w:div>
    <w:div w:id="113286715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517985">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175368">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567823">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113733">
      <w:bodyDiv w:val="1"/>
      <w:marLeft w:val="0"/>
      <w:marRight w:val="0"/>
      <w:marTop w:val="0"/>
      <w:marBottom w:val="0"/>
      <w:divBdr>
        <w:top w:val="none" w:sz="0" w:space="0" w:color="auto"/>
        <w:left w:val="none" w:sz="0" w:space="0" w:color="auto"/>
        <w:bottom w:val="none" w:sz="0" w:space="0" w:color="auto"/>
        <w:right w:val="none" w:sz="0" w:space="0" w:color="auto"/>
      </w:divBdr>
    </w:div>
    <w:div w:id="1138647187">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1215">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768543">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39877284">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272275">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262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691042">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202304">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201927">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6355731">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25169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49591909">
      <w:bodyDiv w:val="1"/>
      <w:marLeft w:val="0"/>
      <w:marRight w:val="0"/>
      <w:marTop w:val="0"/>
      <w:marBottom w:val="0"/>
      <w:divBdr>
        <w:top w:val="none" w:sz="0" w:space="0" w:color="auto"/>
        <w:left w:val="none" w:sz="0" w:space="0" w:color="auto"/>
        <w:bottom w:val="none" w:sz="0" w:space="0" w:color="auto"/>
        <w:right w:val="none" w:sz="0" w:space="0" w:color="auto"/>
      </w:divBdr>
    </w:div>
    <w:div w:id="1149908799">
      <w:bodyDiv w:val="1"/>
      <w:marLeft w:val="0"/>
      <w:marRight w:val="0"/>
      <w:marTop w:val="0"/>
      <w:marBottom w:val="0"/>
      <w:divBdr>
        <w:top w:val="none" w:sz="0" w:space="0" w:color="auto"/>
        <w:left w:val="none" w:sz="0" w:space="0" w:color="auto"/>
        <w:bottom w:val="none" w:sz="0" w:space="0" w:color="auto"/>
        <w:right w:val="none" w:sz="0" w:space="0" w:color="auto"/>
      </w:divBdr>
    </w:div>
    <w:div w:id="1150512759">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086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2982318">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7032">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580139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574031">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233449">
      <w:bodyDiv w:val="1"/>
      <w:marLeft w:val="0"/>
      <w:marRight w:val="0"/>
      <w:marTop w:val="0"/>
      <w:marBottom w:val="0"/>
      <w:divBdr>
        <w:top w:val="none" w:sz="0" w:space="0" w:color="auto"/>
        <w:left w:val="none" w:sz="0" w:space="0" w:color="auto"/>
        <w:bottom w:val="none" w:sz="0" w:space="0" w:color="auto"/>
        <w:right w:val="none" w:sz="0" w:space="0" w:color="auto"/>
      </w:divBdr>
    </w:div>
    <w:div w:id="1158377906">
      <w:bodyDiv w:val="1"/>
      <w:marLeft w:val="0"/>
      <w:marRight w:val="0"/>
      <w:marTop w:val="0"/>
      <w:marBottom w:val="0"/>
      <w:divBdr>
        <w:top w:val="none" w:sz="0" w:space="0" w:color="auto"/>
        <w:left w:val="none" w:sz="0" w:space="0" w:color="auto"/>
        <w:bottom w:val="none" w:sz="0" w:space="0" w:color="auto"/>
        <w:right w:val="none" w:sz="0" w:space="0" w:color="auto"/>
      </w:divBdr>
    </w:div>
    <w:div w:id="115861843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384115">
      <w:bodyDiv w:val="1"/>
      <w:marLeft w:val="0"/>
      <w:marRight w:val="0"/>
      <w:marTop w:val="0"/>
      <w:marBottom w:val="0"/>
      <w:divBdr>
        <w:top w:val="none" w:sz="0" w:space="0" w:color="auto"/>
        <w:left w:val="none" w:sz="0" w:space="0" w:color="auto"/>
        <w:bottom w:val="none" w:sz="0" w:space="0" w:color="auto"/>
        <w:right w:val="none" w:sz="0" w:space="0" w:color="auto"/>
      </w:divBdr>
    </w:div>
    <w:div w:id="1160583388">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203689">
      <w:bodyDiv w:val="1"/>
      <w:marLeft w:val="0"/>
      <w:marRight w:val="0"/>
      <w:marTop w:val="0"/>
      <w:marBottom w:val="0"/>
      <w:divBdr>
        <w:top w:val="none" w:sz="0" w:space="0" w:color="auto"/>
        <w:left w:val="none" w:sz="0" w:space="0" w:color="auto"/>
        <w:bottom w:val="none" w:sz="0" w:space="0" w:color="auto"/>
        <w:right w:val="none" w:sz="0" w:space="0" w:color="auto"/>
      </w:divBdr>
    </w:div>
    <w:div w:id="1163468104">
      <w:bodyDiv w:val="1"/>
      <w:marLeft w:val="0"/>
      <w:marRight w:val="0"/>
      <w:marTop w:val="0"/>
      <w:marBottom w:val="0"/>
      <w:divBdr>
        <w:top w:val="none" w:sz="0" w:space="0" w:color="auto"/>
        <w:left w:val="none" w:sz="0" w:space="0" w:color="auto"/>
        <w:bottom w:val="none" w:sz="0" w:space="0" w:color="auto"/>
        <w:right w:val="none" w:sz="0" w:space="0" w:color="auto"/>
      </w:divBdr>
    </w:div>
    <w:div w:id="1163667123">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324152">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77916">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172372">
      <w:bodyDiv w:val="1"/>
      <w:marLeft w:val="0"/>
      <w:marRight w:val="0"/>
      <w:marTop w:val="0"/>
      <w:marBottom w:val="0"/>
      <w:divBdr>
        <w:top w:val="none" w:sz="0" w:space="0" w:color="auto"/>
        <w:left w:val="none" w:sz="0" w:space="0" w:color="auto"/>
        <w:bottom w:val="none" w:sz="0" w:space="0" w:color="auto"/>
        <w:right w:val="none" w:sz="0" w:space="0" w:color="auto"/>
      </w:divBdr>
    </w:div>
    <w:div w:id="1165245130">
      <w:bodyDiv w:val="1"/>
      <w:marLeft w:val="0"/>
      <w:marRight w:val="0"/>
      <w:marTop w:val="0"/>
      <w:marBottom w:val="0"/>
      <w:divBdr>
        <w:top w:val="none" w:sz="0" w:space="0" w:color="auto"/>
        <w:left w:val="none" w:sz="0" w:space="0" w:color="auto"/>
        <w:bottom w:val="none" w:sz="0" w:space="0" w:color="auto"/>
        <w:right w:val="none" w:sz="0" w:space="0" w:color="auto"/>
      </w:divBdr>
    </w:div>
    <w:div w:id="1165437419">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7944895">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8179617">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481212">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0943413">
      <w:bodyDiv w:val="1"/>
      <w:marLeft w:val="0"/>
      <w:marRight w:val="0"/>
      <w:marTop w:val="0"/>
      <w:marBottom w:val="0"/>
      <w:divBdr>
        <w:top w:val="none" w:sz="0" w:space="0" w:color="auto"/>
        <w:left w:val="none" w:sz="0" w:space="0" w:color="auto"/>
        <w:bottom w:val="none" w:sz="0" w:space="0" w:color="auto"/>
        <w:right w:val="none" w:sz="0" w:space="0" w:color="auto"/>
      </w:divBdr>
    </w:div>
    <w:div w:id="1171261163">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1947265">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75997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4879610">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344901">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197996">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269571">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79393">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024759">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6942635">
      <w:bodyDiv w:val="1"/>
      <w:marLeft w:val="0"/>
      <w:marRight w:val="0"/>
      <w:marTop w:val="0"/>
      <w:marBottom w:val="0"/>
      <w:divBdr>
        <w:top w:val="none" w:sz="0" w:space="0" w:color="auto"/>
        <w:left w:val="none" w:sz="0" w:space="0" w:color="auto"/>
        <w:bottom w:val="none" w:sz="0" w:space="0" w:color="auto"/>
        <w:right w:val="none" w:sz="0" w:space="0" w:color="auto"/>
      </w:divBdr>
    </w:div>
    <w:div w:id="1187206948">
      <w:bodyDiv w:val="1"/>
      <w:marLeft w:val="0"/>
      <w:marRight w:val="0"/>
      <w:marTop w:val="0"/>
      <w:marBottom w:val="0"/>
      <w:divBdr>
        <w:top w:val="none" w:sz="0" w:space="0" w:color="auto"/>
        <w:left w:val="none" w:sz="0" w:space="0" w:color="auto"/>
        <w:bottom w:val="none" w:sz="0" w:space="0" w:color="auto"/>
        <w:right w:val="none" w:sz="0" w:space="0" w:color="auto"/>
      </w:divBdr>
    </w:div>
    <w:div w:id="1187519915">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1589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293356">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147038">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600638">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261707">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345820">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3957627">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687169">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23826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30412">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696813">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7814596">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66741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195950">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78466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124235">
      <w:bodyDiv w:val="1"/>
      <w:marLeft w:val="0"/>
      <w:marRight w:val="0"/>
      <w:marTop w:val="0"/>
      <w:marBottom w:val="0"/>
      <w:divBdr>
        <w:top w:val="none" w:sz="0" w:space="0" w:color="auto"/>
        <w:left w:val="none" w:sz="0" w:space="0" w:color="auto"/>
        <w:bottom w:val="none" w:sz="0" w:space="0" w:color="auto"/>
        <w:right w:val="none" w:sz="0" w:space="0" w:color="auto"/>
      </w:divBdr>
    </w:div>
    <w:div w:id="1200238409">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0817187">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2093334">
      <w:bodyDiv w:val="1"/>
      <w:marLeft w:val="0"/>
      <w:marRight w:val="0"/>
      <w:marTop w:val="0"/>
      <w:marBottom w:val="0"/>
      <w:divBdr>
        <w:top w:val="none" w:sz="0" w:space="0" w:color="auto"/>
        <w:left w:val="none" w:sz="0" w:space="0" w:color="auto"/>
        <w:bottom w:val="none" w:sz="0" w:space="0" w:color="auto"/>
        <w:right w:val="none" w:sz="0" w:space="0" w:color="auto"/>
      </w:divBdr>
    </w:div>
    <w:div w:id="1202548064">
      <w:bodyDiv w:val="1"/>
      <w:marLeft w:val="0"/>
      <w:marRight w:val="0"/>
      <w:marTop w:val="0"/>
      <w:marBottom w:val="0"/>
      <w:divBdr>
        <w:top w:val="none" w:sz="0" w:space="0" w:color="auto"/>
        <w:left w:val="none" w:sz="0" w:space="0" w:color="auto"/>
        <w:bottom w:val="none" w:sz="0" w:space="0" w:color="auto"/>
        <w:right w:val="none" w:sz="0" w:space="0" w:color="auto"/>
      </w:divBdr>
    </w:div>
    <w:div w:id="1203395950">
      <w:bodyDiv w:val="1"/>
      <w:marLeft w:val="0"/>
      <w:marRight w:val="0"/>
      <w:marTop w:val="0"/>
      <w:marBottom w:val="0"/>
      <w:divBdr>
        <w:top w:val="none" w:sz="0" w:space="0" w:color="auto"/>
        <w:left w:val="none" w:sz="0" w:space="0" w:color="auto"/>
        <w:bottom w:val="none" w:sz="0" w:space="0" w:color="auto"/>
        <w:right w:val="none" w:sz="0" w:space="0" w:color="auto"/>
      </w:divBdr>
    </w:div>
    <w:div w:id="120339615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5752167">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17265">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8835694">
      <w:bodyDiv w:val="1"/>
      <w:marLeft w:val="0"/>
      <w:marRight w:val="0"/>
      <w:marTop w:val="0"/>
      <w:marBottom w:val="0"/>
      <w:divBdr>
        <w:top w:val="none" w:sz="0" w:space="0" w:color="auto"/>
        <w:left w:val="none" w:sz="0" w:space="0" w:color="auto"/>
        <w:bottom w:val="none" w:sz="0" w:space="0" w:color="auto"/>
        <w:right w:val="none" w:sz="0" w:space="0" w:color="auto"/>
      </w:divBdr>
    </w:div>
    <w:div w:id="1208958037">
      <w:bodyDiv w:val="1"/>
      <w:marLeft w:val="0"/>
      <w:marRight w:val="0"/>
      <w:marTop w:val="0"/>
      <w:marBottom w:val="0"/>
      <w:divBdr>
        <w:top w:val="none" w:sz="0" w:space="0" w:color="auto"/>
        <w:left w:val="none" w:sz="0" w:space="0" w:color="auto"/>
        <w:bottom w:val="none" w:sz="0" w:space="0" w:color="auto"/>
        <w:right w:val="none" w:sz="0" w:space="0" w:color="auto"/>
      </w:divBdr>
    </w:div>
    <w:div w:id="1209148547">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0461217">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350939">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387610">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5702891">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7008296">
      <w:bodyDiv w:val="1"/>
      <w:marLeft w:val="0"/>
      <w:marRight w:val="0"/>
      <w:marTop w:val="0"/>
      <w:marBottom w:val="0"/>
      <w:divBdr>
        <w:top w:val="none" w:sz="0" w:space="0" w:color="auto"/>
        <w:left w:val="none" w:sz="0" w:space="0" w:color="auto"/>
        <w:bottom w:val="none" w:sz="0" w:space="0" w:color="auto"/>
        <w:right w:val="none" w:sz="0" w:space="0" w:color="auto"/>
      </w:divBdr>
    </w:div>
    <w:div w:id="1218394521">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8659957">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0288747">
      <w:bodyDiv w:val="1"/>
      <w:marLeft w:val="0"/>
      <w:marRight w:val="0"/>
      <w:marTop w:val="0"/>
      <w:marBottom w:val="0"/>
      <w:divBdr>
        <w:top w:val="none" w:sz="0" w:space="0" w:color="auto"/>
        <w:left w:val="none" w:sz="0" w:space="0" w:color="auto"/>
        <w:bottom w:val="none" w:sz="0" w:space="0" w:color="auto"/>
        <w:right w:val="none" w:sz="0" w:space="0" w:color="auto"/>
      </w:divBdr>
    </w:div>
    <w:div w:id="1220946395">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248951">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095685">
      <w:bodyDiv w:val="1"/>
      <w:marLeft w:val="0"/>
      <w:marRight w:val="0"/>
      <w:marTop w:val="0"/>
      <w:marBottom w:val="0"/>
      <w:divBdr>
        <w:top w:val="none" w:sz="0" w:space="0" w:color="auto"/>
        <w:left w:val="none" w:sz="0" w:space="0" w:color="auto"/>
        <w:bottom w:val="none" w:sz="0" w:space="0" w:color="auto"/>
        <w:right w:val="none" w:sz="0" w:space="0" w:color="auto"/>
      </w:divBdr>
    </w:div>
    <w:div w:id="122467545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178391">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569781">
      <w:bodyDiv w:val="1"/>
      <w:marLeft w:val="0"/>
      <w:marRight w:val="0"/>
      <w:marTop w:val="0"/>
      <w:marBottom w:val="0"/>
      <w:divBdr>
        <w:top w:val="none" w:sz="0" w:space="0" w:color="auto"/>
        <w:left w:val="none" w:sz="0" w:space="0" w:color="auto"/>
        <w:bottom w:val="none" w:sz="0" w:space="0" w:color="auto"/>
        <w:right w:val="none" w:sz="0" w:space="0" w:color="auto"/>
      </w:divBdr>
    </w:div>
    <w:div w:id="1228607824">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5244">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29415428">
      <w:bodyDiv w:val="1"/>
      <w:marLeft w:val="0"/>
      <w:marRight w:val="0"/>
      <w:marTop w:val="0"/>
      <w:marBottom w:val="0"/>
      <w:divBdr>
        <w:top w:val="none" w:sz="0" w:space="0" w:color="auto"/>
        <w:left w:val="none" w:sz="0" w:space="0" w:color="auto"/>
        <w:bottom w:val="none" w:sz="0" w:space="0" w:color="auto"/>
        <w:right w:val="none" w:sz="0" w:space="0" w:color="auto"/>
      </w:divBdr>
    </w:div>
    <w:div w:id="1229421872">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0965593">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1650291">
      <w:bodyDiv w:val="1"/>
      <w:marLeft w:val="0"/>
      <w:marRight w:val="0"/>
      <w:marTop w:val="0"/>
      <w:marBottom w:val="0"/>
      <w:divBdr>
        <w:top w:val="none" w:sz="0" w:space="0" w:color="auto"/>
        <w:left w:val="none" w:sz="0" w:space="0" w:color="auto"/>
        <w:bottom w:val="none" w:sz="0" w:space="0" w:color="auto"/>
        <w:right w:val="none" w:sz="0" w:space="0" w:color="auto"/>
      </w:divBdr>
    </w:div>
    <w:div w:id="1231844702">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086101">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471536">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319220">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087524">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247362">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097962">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39709591">
      <w:bodyDiv w:val="1"/>
      <w:marLeft w:val="0"/>
      <w:marRight w:val="0"/>
      <w:marTop w:val="0"/>
      <w:marBottom w:val="0"/>
      <w:divBdr>
        <w:top w:val="none" w:sz="0" w:space="0" w:color="auto"/>
        <w:left w:val="none" w:sz="0" w:space="0" w:color="auto"/>
        <w:bottom w:val="none" w:sz="0" w:space="0" w:color="auto"/>
        <w:right w:val="none" w:sz="0" w:space="0" w:color="auto"/>
      </w:divBdr>
    </w:div>
    <w:div w:id="1239709657">
      <w:bodyDiv w:val="1"/>
      <w:marLeft w:val="0"/>
      <w:marRight w:val="0"/>
      <w:marTop w:val="0"/>
      <w:marBottom w:val="0"/>
      <w:divBdr>
        <w:top w:val="none" w:sz="0" w:space="0" w:color="auto"/>
        <w:left w:val="none" w:sz="0" w:space="0" w:color="auto"/>
        <w:bottom w:val="none" w:sz="0" w:space="0" w:color="auto"/>
        <w:right w:val="none" w:sz="0" w:space="0" w:color="auto"/>
      </w:divBdr>
    </w:div>
    <w:div w:id="1240015469">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1525760">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444051">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3956206">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686000">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193226">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348033">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513498">
      <w:bodyDiv w:val="1"/>
      <w:marLeft w:val="0"/>
      <w:marRight w:val="0"/>
      <w:marTop w:val="0"/>
      <w:marBottom w:val="0"/>
      <w:divBdr>
        <w:top w:val="none" w:sz="0" w:space="0" w:color="auto"/>
        <w:left w:val="none" w:sz="0" w:space="0" w:color="auto"/>
        <w:bottom w:val="none" w:sz="0" w:space="0" w:color="auto"/>
        <w:right w:val="none" w:sz="0" w:space="0" w:color="auto"/>
      </w:divBdr>
    </w:div>
    <w:div w:id="1253514421">
      <w:bodyDiv w:val="1"/>
      <w:marLeft w:val="0"/>
      <w:marRight w:val="0"/>
      <w:marTop w:val="0"/>
      <w:marBottom w:val="0"/>
      <w:divBdr>
        <w:top w:val="none" w:sz="0" w:space="0" w:color="auto"/>
        <w:left w:val="none" w:sz="0" w:space="0" w:color="auto"/>
        <w:bottom w:val="none" w:sz="0" w:space="0" w:color="auto"/>
        <w:right w:val="none" w:sz="0" w:space="0" w:color="auto"/>
      </w:divBdr>
    </w:div>
    <w:div w:id="1253709080">
      <w:bodyDiv w:val="1"/>
      <w:marLeft w:val="0"/>
      <w:marRight w:val="0"/>
      <w:marTop w:val="0"/>
      <w:marBottom w:val="0"/>
      <w:divBdr>
        <w:top w:val="none" w:sz="0" w:space="0" w:color="auto"/>
        <w:left w:val="none" w:sz="0" w:space="0" w:color="auto"/>
        <w:bottom w:val="none" w:sz="0" w:space="0" w:color="auto"/>
        <w:right w:val="none" w:sz="0" w:space="0" w:color="auto"/>
      </w:divBdr>
    </w:div>
    <w:div w:id="1253778329">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053821">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239001">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824020">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044209">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5898862">
      <w:bodyDiv w:val="1"/>
      <w:marLeft w:val="0"/>
      <w:marRight w:val="0"/>
      <w:marTop w:val="0"/>
      <w:marBottom w:val="0"/>
      <w:divBdr>
        <w:top w:val="none" w:sz="0" w:space="0" w:color="auto"/>
        <w:left w:val="none" w:sz="0" w:space="0" w:color="auto"/>
        <w:bottom w:val="none" w:sz="0" w:space="0" w:color="auto"/>
        <w:right w:val="none" w:sz="0" w:space="0" w:color="auto"/>
      </w:divBdr>
    </w:div>
    <w:div w:id="1256667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560651">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256064">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688574">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296572">
      <w:bodyDiv w:val="1"/>
      <w:marLeft w:val="0"/>
      <w:marRight w:val="0"/>
      <w:marTop w:val="0"/>
      <w:marBottom w:val="0"/>
      <w:divBdr>
        <w:top w:val="none" w:sz="0" w:space="0" w:color="auto"/>
        <w:left w:val="none" w:sz="0" w:space="0" w:color="auto"/>
        <w:bottom w:val="none" w:sz="0" w:space="0" w:color="auto"/>
        <w:right w:val="none" w:sz="0" w:space="0" w:color="auto"/>
      </w:divBdr>
    </w:div>
    <w:div w:id="1263492672">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5962355">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345368">
      <w:bodyDiv w:val="1"/>
      <w:marLeft w:val="0"/>
      <w:marRight w:val="0"/>
      <w:marTop w:val="0"/>
      <w:marBottom w:val="0"/>
      <w:divBdr>
        <w:top w:val="none" w:sz="0" w:space="0" w:color="auto"/>
        <w:left w:val="none" w:sz="0" w:space="0" w:color="auto"/>
        <w:bottom w:val="none" w:sz="0" w:space="0" w:color="auto"/>
        <w:right w:val="none" w:sz="0" w:space="0" w:color="auto"/>
      </w:divBdr>
    </w:div>
    <w:div w:id="1268539995">
      <w:bodyDiv w:val="1"/>
      <w:marLeft w:val="0"/>
      <w:marRight w:val="0"/>
      <w:marTop w:val="0"/>
      <w:marBottom w:val="0"/>
      <w:divBdr>
        <w:top w:val="none" w:sz="0" w:space="0" w:color="auto"/>
        <w:left w:val="none" w:sz="0" w:space="0" w:color="auto"/>
        <w:bottom w:val="none" w:sz="0" w:space="0" w:color="auto"/>
        <w:right w:val="none" w:sz="0" w:space="0" w:color="auto"/>
      </w:divBdr>
    </w:div>
    <w:div w:id="1268729656">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206455">
      <w:bodyDiv w:val="1"/>
      <w:marLeft w:val="0"/>
      <w:marRight w:val="0"/>
      <w:marTop w:val="0"/>
      <w:marBottom w:val="0"/>
      <w:divBdr>
        <w:top w:val="none" w:sz="0" w:space="0" w:color="auto"/>
        <w:left w:val="none" w:sz="0" w:space="0" w:color="auto"/>
        <w:bottom w:val="none" w:sz="0" w:space="0" w:color="auto"/>
        <w:right w:val="none" w:sz="0" w:space="0" w:color="auto"/>
      </w:divBdr>
    </w:div>
    <w:div w:id="1271621496">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74334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323910">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166536">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359679">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55867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406218">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1466">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499978">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11412">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147478">
      <w:bodyDiv w:val="1"/>
      <w:marLeft w:val="0"/>
      <w:marRight w:val="0"/>
      <w:marTop w:val="0"/>
      <w:marBottom w:val="0"/>
      <w:divBdr>
        <w:top w:val="none" w:sz="0" w:space="0" w:color="auto"/>
        <w:left w:val="none" w:sz="0" w:space="0" w:color="auto"/>
        <w:bottom w:val="none" w:sz="0" w:space="0" w:color="auto"/>
        <w:right w:val="none" w:sz="0" w:space="0" w:color="auto"/>
      </w:divBdr>
    </w:div>
    <w:div w:id="1283225419">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850527">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2858534">
      <w:bodyDiv w:val="1"/>
      <w:marLeft w:val="0"/>
      <w:marRight w:val="0"/>
      <w:marTop w:val="0"/>
      <w:marBottom w:val="0"/>
      <w:divBdr>
        <w:top w:val="none" w:sz="0" w:space="0" w:color="auto"/>
        <w:left w:val="none" w:sz="0" w:space="0" w:color="auto"/>
        <w:bottom w:val="none" w:sz="0" w:space="0" w:color="auto"/>
        <w:right w:val="none" w:sz="0" w:space="0" w:color="auto"/>
      </w:divBdr>
    </w:div>
    <w:div w:id="1292982846">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176348">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287276">
      <w:bodyDiv w:val="1"/>
      <w:marLeft w:val="0"/>
      <w:marRight w:val="0"/>
      <w:marTop w:val="0"/>
      <w:marBottom w:val="0"/>
      <w:divBdr>
        <w:top w:val="none" w:sz="0" w:space="0" w:color="auto"/>
        <w:left w:val="none" w:sz="0" w:space="0" w:color="auto"/>
        <w:bottom w:val="none" w:sz="0" w:space="0" w:color="auto"/>
        <w:right w:val="none" w:sz="0" w:space="0" w:color="auto"/>
      </w:divBdr>
    </w:div>
    <w:div w:id="1294364884">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4865501">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4664">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073417">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383759">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0920698">
      <w:bodyDiv w:val="1"/>
      <w:marLeft w:val="0"/>
      <w:marRight w:val="0"/>
      <w:marTop w:val="0"/>
      <w:marBottom w:val="0"/>
      <w:divBdr>
        <w:top w:val="none" w:sz="0" w:space="0" w:color="auto"/>
        <w:left w:val="none" w:sz="0" w:space="0" w:color="auto"/>
        <w:bottom w:val="none" w:sz="0" w:space="0" w:color="auto"/>
        <w:right w:val="none" w:sz="0" w:space="0" w:color="auto"/>
      </w:divBdr>
    </w:div>
    <w:div w:id="1300921505">
      <w:bodyDiv w:val="1"/>
      <w:marLeft w:val="0"/>
      <w:marRight w:val="0"/>
      <w:marTop w:val="0"/>
      <w:marBottom w:val="0"/>
      <w:divBdr>
        <w:top w:val="none" w:sz="0" w:space="0" w:color="auto"/>
        <w:left w:val="none" w:sz="0" w:space="0" w:color="auto"/>
        <w:bottom w:val="none" w:sz="0" w:space="0" w:color="auto"/>
        <w:right w:val="none" w:sz="0" w:space="0" w:color="auto"/>
      </w:divBdr>
    </w:div>
    <w:div w:id="1301575231">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2881219">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74577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0865565">
      <w:bodyDiv w:val="1"/>
      <w:marLeft w:val="0"/>
      <w:marRight w:val="0"/>
      <w:marTop w:val="0"/>
      <w:marBottom w:val="0"/>
      <w:divBdr>
        <w:top w:val="none" w:sz="0" w:space="0" w:color="auto"/>
        <w:left w:val="none" w:sz="0" w:space="0" w:color="auto"/>
        <w:bottom w:val="none" w:sz="0" w:space="0" w:color="auto"/>
        <w:right w:val="none" w:sz="0" w:space="0" w:color="auto"/>
      </w:divBdr>
    </w:div>
    <w:div w:id="1311010387">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442518">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528740">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033660">
      <w:bodyDiv w:val="1"/>
      <w:marLeft w:val="0"/>
      <w:marRight w:val="0"/>
      <w:marTop w:val="0"/>
      <w:marBottom w:val="0"/>
      <w:divBdr>
        <w:top w:val="none" w:sz="0" w:space="0" w:color="auto"/>
        <w:left w:val="none" w:sz="0" w:space="0" w:color="auto"/>
        <w:bottom w:val="none" w:sz="0" w:space="0" w:color="auto"/>
        <w:right w:val="none" w:sz="0" w:space="0" w:color="auto"/>
      </w:divBdr>
    </w:div>
    <w:div w:id="1317105805">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767945">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078849">
      <w:bodyDiv w:val="1"/>
      <w:marLeft w:val="0"/>
      <w:marRight w:val="0"/>
      <w:marTop w:val="0"/>
      <w:marBottom w:val="0"/>
      <w:divBdr>
        <w:top w:val="none" w:sz="0" w:space="0" w:color="auto"/>
        <w:left w:val="none" w:sz="0" w:space="0" w:color="auto"/>
        <w:bottom w:val="none" w:sz="0" w:space="0" w:color="auto"/>
        <w:right w:val="none" w:sz="0" w:space="0" w:color="auto"/>
      </w:divBdr>
    </w:div>
    <w:div w:id="1321273442">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1613584">
      <w:bodyDiv w:val="1"/>
      <w:marLeft w:val="0"/>
      <w:marRight w:val="0"/>
      <w:marTop w:val="0"/>
      <w:marBottom w:val="0"/>
      <w:divBdr>
        <w:top w:val="none" w:sz="0" w:space="0" w:color="auto"/>
        <w:left w:val="none" w:sz="0" w:space="0" w:color="auto"/>
        <w:bottom w:val="none" w:sz="0" w:space="0" w:color="auto"/>
        <w:right w:val="none" w:sz="0" w:space="0" w:color="auto"/>
      </w:divBdr>
    </w:div>
    <w:div w:id="1321690156">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136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389750">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5819088">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597881">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325416">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1833147">
      <w:bodyDiv w:val="1"/>
      <w:marLeft w:val="0"/>
      <w:marRight w:val="0"/>
      <w:marTop w:val="0"/>
      <w:marBottom w:val="0"/>
      <w:divBdr>
        <w:top w:val="none" w:sz="0" w:space="0" w:color="auto"/>
        <w:left w:val="none" w:sz="0" w:space="0" w:color="auto"/>
        <w:bottom w:val="none" w:sz="0" w:space="0" w:color="auto"/>
        <w:right w:val="none" w:sz="0" w:space="0" w:color="auto"/>
      </w:divBdr>
    </w:div>
    <w:div w:id="1332101740">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185">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45762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5962351">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386481">
      <w:bodyDiv w:val="1"/>
      <w:marLeft w:val="0"/>
      <w:marRight w:val="0"/>
      <w:marTop w:val="0"/>
      <w:marBottom w:val="0"/>
      <w:divBdr>
        <w:top w:val="none" w:sz="0" w:space="0" w:color="auto"/>
        <w:left w:val="none" w:sz="0" w:space="0" w:color="auto"/>
        <w:bottom w:val="none" w:sz="0" w:space="0" w:color="auto"/>
        <w:right w:val="none" w:sz="0" w:space="0" w:color="auto"/>
      </w:divBdr>
    </w:div>
    <w:div w:id="1339388080">
      <w:bodyDiv w:val="1"/>
      <w:marLeft w:val="0"/>
      <w:marRight w:val="0"/>
      <w:marTop w:val="0"/>
      <w:marBottom w:val="0"/>
      <w:divBdr>
        <w:top w:val="none" w:sz="0" w:space="0" w:color="auto"/>
        <w:left w:val="none" w:sz="0" w:space="0" w:color="auto"/>
        <w:bottom w:val="none" w:sz="0" w:space="0" w:color="auto"/>
        <w:right w:val="none" w:sz="0" w:space="0" w:color="auto"/>
      </w:divBdr>
    </w:div>
    <w:div w:id="1339580216">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161841">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153279">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466092">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095078">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245466">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4473617">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590004">
      <w:bodyDiv w:val="1"/>
      <w:marLeft w:val="0"/>
      <w:marRight w:val="0"/>
      <w:marTop w:val="0"/>
      <w:marBottom w:val="0"/>
      <w:divBdr>
        <w:top w:val="none" w:sz="0" w:space="0" w:color="auto"/>
        <w:left w:val="none" w:sz="0" w:space="0" w:color="auto"/>
        <w:bottom w:val="none" w:sz="0" w:space="0" w:color="auto"/>
        <w:right w:val="none" w:sz="0" w:space="0" w:color="auto"/>
      </w:divBdr>
    </w:div>
    <w:div w:id="134567327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320444">
      <w:bodyDiv w:val="1"/>
      <w:marLeft w:val="0"/>
      <w:marRight w:val="0"/>
      <w:marTop w:val="0"/>
      <w:marBottom w:val="0"/>
      <w:divBdr>
        <w:top w:val="none" w:sz="0" w:space="0" w:color="auto"/>
        <w:left w:val="none" w:sz="0" w:space="0" w:color="auto"/>
        <w:bottom w:val="none" w:sz="0" w:space="0" w:color="auto"/>
        <w:right w:val="none" w:sz="0" w:space="0" w:color="auto"/>
      </w:divBdr>
    </w:div>
    <w:div w:id="134644599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097537">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7632014">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14153">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33525">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6417530">
      <w:bodyDiv w:val="1"/>
      <w:marLeft w:val="0"/>
      <w:marRight w:val="0"/>
      <w:marTop w:val="0"/>
      <w:marBottom w:val="0"/>
      <w:divBdr>
        <w:top w:val="none" w:sz="0" w:space="0" w:color="auto"/>
        <w:left w:val="none" w:sz="0" w:space="0" w:color="auto"/>
        <w:bottom w:val="none" w:sz="0" w:space="0" w:color="auto"/>
        <w:right w:val="none" w:sz="0" w:space="0" w:color="auto"/>
      </w:divBdr>
    </w:div>
    <w:div w:id="135699768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348003">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59509156">
      <w:bodyDiv w:val="1"/>
      <w:marLeft w:val="0"/>
      <w:marRight w:val="0"/>
      <w:marTop w:val="0"/>
      <w:marBottom w:val="0"/>
      <w:divBdr>
        <w:top w:val="none" w:sz="0" w:space="0" w:color="auto"/>
        <w:left w:val="none" w:sz="0" w:space="0" w:color="auto"/>
        <w:bottom w:val="none" w:sz="0" w:space="0" w:color="auto"/>
        <w:right w:val="none" w:sz="0" w:space="0" w:color="auto"/>
      </w:divBdr>
    </w:div>
    <w:div w:id="1360426064">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1393022">
      <w:bodyDiv w:val="1"/>
      <w:marLeft w:val="0"/>
      <w:marRight w:val="0"/>
      <w:marTop w:val="0"/>
      <w:marBottom w:val="0"/>
      <w:divBdr>
        <w:top w:val="none" w:sz="0" w:space="0" w:color="auto"/>
        <w:left w:val="none" w:sz="0" w:space="0" w:color="auto"/>
        <w:bottom w:val="none" w:sz="0" w:space="0" w:color="auto"/>
        <w:right w:val="none" w:sz="0" w:space="0" w:color="auto"/>
      </w:divBdr>
    </w:div>
    <w:div w:id="136151077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673571">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4940267">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64021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180186">
      <w:bodyDiv w:val="1"/>
      <w:marLeft w:val="0"/>
      <w:marRight w:val="0"/>
      <w:marTop w:val="0"/>
      <w:marBottom w:val="0"/>
      <w:divBdr>
        <w:top w:val="none" w:sz="0" w:space="0" w:color="auto"/>
        <w:left w:val="none" w:sz="0" w:space="0" w:color="auto"/>
        <w:bottom w:val="none" w:sz="0" w:space="0" w:color="auto"/>
        <w:right w:val="none" w:sz="0" w:space="0" w:color="auto"/>
      </w:divBdr>
    </w:div>
    <w:div w:id="1366255444">
      <w:bodyDiv w:val="1"/>
      <w:marLeft w:val="0"/>
      <w:marRight w:val="0"/>
      <w:marTop w:val="0"/>
      <w:marBottom w:val="0"/>
      <w:divBdr>
        <w:top w:val="none" w:sz="0" w:space="0" w:color="auto"/>
        <w:left w:val="none" w:sz="0" w:space="0" w:color="auto"/>
        <w:bottom w:val="none" w:sz="0" w:space="0" w:color="auto"/>
        <w:right w:val="none" w:sz="0" w:space="0" w:color="auto"/>
      </w:divBdr>
    </w:div>
    <w:div w:id="136637305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7292741">
      <w:bodyDiv w:val="1"/>
      <w:marLeft w:val="0"/>
      <w:marRight w:val="0"/>
      <w:marTop w:val="0"/>
      <w:marBottom w:val="0"/>
      <w:divBdr>
        <w:top w:val="none" w:sz="0" w:space="0" w:color="auto"/>
        <w:left w:val="none" w:sz="0" w:space="0" w:color="auto"/>
        <w:bottom w:val="none" w:sz="0" w:space="0" w:color="auto"/>
        <w:right w:val="none" w:sz="0" w:space="0" w:color="auto"/>
      </w:divBdr>
    </w:div>
    <w:div w:id="1367296132">
      <w:bodyDiv w:val="1"/>
      <w:marLeft w:val="0"/>
      <w:marRight w:val="0"/>
      <w:marTop w:val="0"/>
      <w:marBottom w:val="0"/>
      <w:divBdr>
        <w:top w:val="none" w:sz="0" w:space="0" w:color="auto"/>
        <w:left w:val="none" w:sz="0" w:space="0" w:color="auto"/>
        <w:bottom w:val="none" w:sz="0" w:space="0" w:color="auto"/>
        <w:right w:val="none" w:sz="0" w:space="0" w:color="auto"/>
      </w:divBdr>
    </w:div>
    <w:div w:id="136748760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1792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29961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261894">
      <w:bodyDiv w:val="1"/>
      <w:marLeft w:val="0"/>
      <w:marRight w:val="0"/>
      <w:marTop w:val="0"/>
      <w:marBottom w:val="0"/>
      <w:divBdr>
        <w:top w:val="none" w:sz="0" w:space="0" w:color="auto"/>
        <w:left w:val="none" w:sz="0" w:space="0" w:color="auto"/>
        <w:bottom w:val="none" w:sz="0" w:space="0" w:color="auto"/>
        <w:right w:val="none" w:sz="0" w:space="0" w:color="auto"/>
      </w:divBdr>
    </w:div>
    <w:div w:id="1373308692">
      <w:bodyDiv w:val="1"/>
      <w:marLeft w:val="0"/>
      <w:marRight w:val="0"/>
      <w:marTop w:val="0"/>
      <w:marBottom w:val="0"/>
      <w:divBdr>
        <w:top w:val="none" w:sz="0" w:space="0" w:color="auto"/>
        <w:left w:val="none" w:sz="0" w:space="0" w:color="auto"/>
        <w:bottom w:val="none" w:sz="0" w:space="0" w:color="auto"/>
        <w:right w:val="none" w:sz="0" w:space="0" w:color="auto"/>
      </w:divBdr>
    </w:div>
    <w:div w:id="1373575309">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234504">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428028">
      <w:bodyDiv w:val="1"/>
      <w:marLeft w:val="0"/>
      <w:marRight w:val="0"/>
      <w:marTop w:val="0"/>
      <w:marBottom w:val="0"/>
      <w:divBdr>
        <w:top w:val="none" w:sz="0" w:space="0" w:color="auto"/>
        <w:left w:val="none" w:sz="0" w:space="0" w:color="auto"/>
        <w:bottom w:val="none" w:sz="0" w:space="0" w:color="auto"/>
        <w:right w:val="none" w:sz="0" w:space="0" w:color="auto"/>
      </w:divBdr>
    </w:div>
    <w:div w:id="137554245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6857134">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37959">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79823189">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664089">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5838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678727">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3946585">
      <w:bodyDiv w:val="1"/>
      <w:marLeft w:val="0"/>
      <w:marRight w:val="0"/>
      <w:marTop w:val="0"/>
      <w:marBottom w:val="0"/>
      <w:divBdr>
        <w:top w:val="none" w:sz="0" w:space="0" w:color="auto"/>
        <w:left w:val="none" w:sz="0" w:space="0" w:color="auto"/>
        <w:bottom w:val="none" w:sz="0" w:space="0" w:color="auto"/>
        <w:right w:val="none" w:sz="0" w:space="0" w:color="auto"/>
      </w:divBdr>
    </w:div>
    <w:div w:id="1384020145">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12138">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415141">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0806289">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42791">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6859515">
      <w:bodyDiv w:val="1"/>
      <w:marLeft w:val="0"/>
      <w:marRight w:val="0"/>
      <w:marTop w:val="0"/>
      <w:marBottom w:val="0"/>
      <w:divBdr>
        <w:top w:val="none" w:sz="0" w:space="0" w:color="auto"/>
        <w:left w:val="none" w:sz="0" w:space="0" w:color="auto"/>
        <w:bottom w:val="none" w:sz="0" w:space="0" w:color="auto"/>
        <w:right w:val="none" w:sz="0" w:space="0" w:color="auto"/>
      </w:divBdr>
    </w:div>
    <w:div w:id="1397051453">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551631">
      <w:bodyDiv w:val="1"/>
      <w:marLeft w:val="0"/>
      <w:marRight w:val="0"/>
      <w:marTop w:val="0"/>
      <w:marBottom w:val="0"/>
      <w:divBdr>
        <w:top w:val="none" w:sz="0" w:space="0" w:color="auto"/>
        <w:left w:val="none" w:sz="0" w:space="0" w:color="auto"/>
        <w:bottom w:val="none" w:sz="0" w:space="0" w:color="auto"/>
        <w:right w:val="none" w:sz="0" w:space="0" w:color="auto"/>
      </w:divBdr>
    </w:div>
    <w:div w:id="1398669400">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894237">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399866822">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636486">
      <w:bodyDiv w:val="1"/>
      <w:marLeft w:val="0"/>
      <w:marRight w:val="0"/>
      <w:marTop w:val="0"/>
      <w:marBottom w:val="0"/>
      <w:divBdr>
        <w:top w:val="none" w:sz="0" w:space="0" w:color="auto"/>
        <w:left w:val="none" w:sz="0" w:space="0" w:color="auto"/>
        <w:bottom w:val="none" w:sz="0" w:space="0" w:color="auto"/>
        <w:right w:val="none" w:sz="0" w:space="0" w:color="auto"/>
      </w:divBdr>
    </w:div>
    <w:div w:id="1401903906">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2562161">
      <w:bodyDiv w:val="1"/>
      <w:marLeft w:val="0"/>
      <w:marRight w:val="0"/>
      <w:marTop w:val="0"/>
      <w:marBottom w:val="0"/>
      <w:divBdr>
        <w:top w:val="none" w:sz="0" w:space="0" w:color="auto"/>
        <w:left w:val="none" w:sz="0" w:space="0" w:color="auto"/>
        <w:bottom w:val="none" w:sz="0" w:space="0" w:color="auto"/>
        <w:right w:val="none" w:sz="0" w:space="0" w:color="auto"/>
      </w:divBdr>
    </w:div>
    <w:div w:id="140306571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182437">
      <w:bodyDiv w:val="1"/>
      <w:marLeft w:val="0"/>
      <w:marRight w:val="0"/>
      <w:marTop w:val="0"/>
      <w:marBottom w:val="0"/>
      <w:divBdr>
        <w:top w:val="none" w:sz="0" w:space="0" w:color="auto"/>
        <w:left w:val="none" w:sz="0" w:space="0" w:color="auto"/>
        <w:bottom w:val="none" w:sz="0" w:space="0" w:color="auto"/>
        <w:right w:val="none" w:sz="0" w:space="0" w:color="auto"/>
      </w:divBdr>
    </w:div>
    <w:div w:id="1404329516">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227181">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6679528">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769186">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09813780">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0881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011341">
      <w:bodyDiv w:val="1"/>
      <w:marLeft w:val="0"/>
      <w:marRight w:val="0"/>
      <w:marTop w:val="0"/>
      <w:marBottom w:val="0"/>
      <w:divBdr>
        <w:top w:val="none" w:sz="0" w:space="0" w:color="auto"/>
        <w:left w:val="none" w:sz="0" w:space="0" w:color="auto"/>
        <w:bottom w:val="none" w:sz="0" w:space="0" w:color="auto"/>
        <w:right w:val="none" w:sz="0" w:space="0" w:color="auto"/>
      </w:divBdr>
    </w:div>
    <w:div w:id="1414203200">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356099">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5131025">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19251767">
      <w:bodyDiv w:val="1"/>
      <w:marLeft w:val="0"/>
      <w:marRight w:val="0"/>
      <w:marTop w:val="0"/>
      <w:marBottom w:val="0"/>
      <w:divBdr>
        <w:top w:val="none" w:sz="0" w:space="0" w:color="auto"/>
        <w:left w:val="none" w:sz="0" w:space="0" w:color="auto"/>
        <w:bottom w:val="none" w:sz="0" w:space="0" w:color="auto"/>
        <w:right w:val="none" w:sz="0" w:space="0" w:color="auto"/>
      </w:divBdr>
    </w:div>
    <w:div w:id="142109569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334370">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331134">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7213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112840">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1126">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415566">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7921206">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29429837">
      <w:bodyDiv w:val="1"/>
      <w:marLeft w:val="0"/>
      <w:marRight w:val="0"/>
      <w:marTop w:val="0"/>
      <w:marBottom w:val="0"/>
      <w:divBdr>
        <w:top w:val="none" w:sz="0" w:space="0" w:color="auto"/>
        <w:left w:val="none" w:sz="0" w:space="0" w:color="auto"/>
        <w:bottom w:val="none" w:sz="0" w:space="0" w:color="auto"/>
        <w:right w:val="none" w:sz="0" w:space="0" w:color="auto"/>
      </w:divBdr>
    </w:div>
    <w:div w:id="1430271134">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168663">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09616">
      <w:bodyDiv w:val="1"/>
      <w:marLeft w:val="0"/>
      <w:marRight w:val="0"/>
      <w:marTop w:val="0"/>
      <w:marBottom w:val="0"/>
      <w:divBdr>
        <w:top w:val="none" w:sz="0" w:space="0" w:color="auto"/>
        <w:left w:val="none" w:sz="0" w:space="0" w:color="auto"/>
        <w:bottom w:val="none" w:sz="0" w:space="0" w:color="auto"/>
        <w:right w:val="none" w:sz="0" w:space="0" w:color="auto"/>
      </w:divBdr>
    </w:div>
    <w:div w:id="1438478682">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32671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1816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0836061">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4735">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2845789">
      <w:bodyDiv w:val="1"/>
      <w:marLeft w:val="0"/>
      <w:marRight w:val="0"/>
      <w:marTop w:val="0"/>
      <w:marBottom w:val="0"/>
      <w:divBdr>
        <w:top w:val="none" w:sz="0" w:space="0" w:color="auto"/>
        <w:left w:val="none" w:sz="0" w:space="0" w:color="auto"/>
        <w:bottom w:val="none" w:sz="0" w:space="0" w:color="auto"/>
        <w:right w:val="none" w:sz="0" w:space="0" w:color="auto"/>
      </w:divBdr>
    </w:div>
    <w:div w:id="1442872297">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4694552">
      <w:bodyDiv w:val="1"/>
      <w:marLeft w:val="0"/>
      <w:marRight w:val="0"/>
      <w:marTop w:val="0"/>
      <w:marBottom w:val="0"/>
      <w:divBdr>
        <w:top w:val="none" w:sz="0" w:space="0" w:color="auto"/>
        <w:left w:val="none" w:sz="0" w:space="0" w:color="auto"/>
        <w:bottom w:val="none" w:sz="0" w:space="0" w:color="auto"/>
        <w:right w:val="none" w:sz="0" w:space="0" w:color="auto"/>
      </w:divBdr>
    </w:div>
    <w:div w:id="1445005032">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147365">
      <w:bodyDiv w:val="1"/>
      <w:marLeft w:val="0"/>
      <w:marRight w:val="0"/>
      <w:marTop w:val="0"/>
      <w:marBottom w:val="0"/>
      <w:divBdr>
        <w:top w:val="none" w:sz="0" w:space="0" w:color="auto"/>
        <w:left w:val="none" w:sz="0" w:space="0" w:color="auto"/>
        <w:bottom w:val="none" w:sz="0" w:space="0" w:color="auto"/>
        <w:right w:val="none" w:sz="0" w:space="0" w:color="auto"/>
      </w:divBdr>
    </w:div>
    <w:div w:id="1446383948">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084237">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8965160">
      <w:bodyDiv w:val="1"/>
      <w:marLeft w:val="0"/>
      <w:marRight w:val="0"/>
      <w:marTop w:val="0"/>
      <w:marBottom w:val="0"/>
      <w:divBdr>
        <w:top w:val="none" w:sz="0" w:space="0" w:color="auto"/>
        <w:left w:val="none" w:sz="0" w:space="0" w:color="auto"/>
        <w:bottom w:val="none" w:sz="0" w:space="0" w:color="auto"/>
        <w:right w:val="none" w:sz="0" w:space="0" w:color="auto"/>
      </w:divBdr>
    </w:div>
    <w:div w:id="1449272644">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858638">
      <w:bodyDiv w:val="1"/>
      <w:marLeft w:val="0"/>
      <w:marRight w:val="0"/>
      <w:marTop w:val="0"/>
      <w:marBottom w:val="0"/>
      <w:divBdr>
        <w:top w:val="none" w:sz="0" w:space="0" w:color="auto"/>
        <w:left w:val="none" w:sz="0" w:space="0" w:color="auto"/>
        <w:bottom w:val="none" w:sz="0" w:space="0" w:color="auto"/>
        <w:right w:val="none" w:sz="0" w:space="0" w:color="auto"/>
      </w:divBdr>
    </w:div>
    <w:div w:id="1449928334">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466021">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743113">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4321187">
      <w:bodyDiv w:val="1"/>
      <w:marLeft w:val="0"/>
      <w:marRight w:val="0"/>
      <w:marTop w:val="0"/>
      <w:marBottom w:val="0"/>
      <w:divBdr>
        <w:top w:val="none" w:sz="0" w:space="0" w:color="auto"/>
        <w:left w:val="none" w:sz="0" w:space="0" w:color="auto"/>
        <w:bottom w:val="none" w:sz="0" w:space="0" w:color="auto"/>
        <w:right w:val="none" w:sz="0" w:space="0" w:color="auto"/>
      </w:divBdr>
    </w:div>
    <w:div w:id="1454441362">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252566">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15426">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5825299">
      <w:bodyDiv w:val="1"/>
      <w:marLeft w:val="0"/>
      <w:marRight w:val="0"/>
      <w:marTop w:val="0"/>
      <w:marBottom w:val="0"/>
      <w:divBdr>
        <w:top w:val="none" w:sz="0" w:space="0" w:color="auto"/>
        <w:left w:val="none" w:sz="0" w:space="0" w:color="auto"/>
        <w:bottom w:val="none" w:sz="0" w:space="0" w:color="auto"/>
        <w:right w:val="none" w:sz="0" w:space="0" w:color="auto"/>
      </w:divBdr>
    </w:div>
    <w:div w:id="1456019878">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063980">
      <w:bodyDiv w:val="1"/>
      <w:marLeft w:val="0"/>
      <w:marRight w:val="0"/>
      <w:marTop w:val="0"/>
      <w:marBottom w:val="0"/>
      <w:divBdr>
        <w:top w:val="none" w:sz="0" w:space="0" w:color="auto"/>
        <w:left w:val="none" w:sz="0" w:space="0" w:color="auto"/>
        <w:bottom w:val="none" w:sz="0" w:space="0" w:color="auto"/>
        <w:right w:val="none" w:sz="0" w:space="0" w:color="auto"/>
      </w:divBdr>
    </w:div>
    <w:div w:id="1457487088">
      <w:bodyDiv w:val="1"/>
      <w:marLeft w:val="0"/>
      <w:marRight w:val="0"/>
      <w:marTop w:val="0"/>
      <w:marBottom w:val="0"/>
      <w:divBdr>
        <w:top w:val="none" w:sz="0" w:space="0" w:color="auto"/>
        <w:left w:val="none" w:sz="0" w:space="0" w:color="auto"/>
        <w:bottom w:val="none" w:sz="0" w:space="0" w:color="auto"/>
        <w:right w:val="none" w:sz="0" w:space="0" w:color="auto"/>
      </w:divBdr>
    </w:div>
    <w:div w:id="145798661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475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0413356">
      <w:bodyDiv w:val="1"/>
      <w:marLeft w:val="0"/>
      <w:marRight w:val="0"/>
      <w:marTop w:val="0"/>
      <w:marBottom w:val="0"/>
      <w:divBdr>
        <w:top w:val="none" w:sz="0" w:space="0" w:color="auto"/>
        <w:left w:val="none" w:sz="0" w:space="0" w:color="auto"/>
        <w:bottom w:val="none" w:sz="0" w:space="0" w:color="auto"/>
        <w:right w:val="none" w:sz="0" w:space="0" w:color="auto"/>
      </w:divBdr>
    </w:div>
    <w:div w:id="1460762841">
      <w:bodyDiv w:val="1"/>
      <w:marLeft w:val="0"/>
      <w:marRight w:val="0"/>
      <w:marTop w:val="0"/>
      <w:marBottom w:val="0"/>
      <w:divBdr>
        <w:top w:val="none" w:sz="0" w:space="0" w:color="auto"/>
        <w:left w:val="none" w:sz="0" w:space="0" w:color="auto"/>
        <w:bottom w:val="none" w:sz="0" w:space="0" w:color="auto"/>
        <w:right w:val="none" w:sz="0" w:space="0" w:color="auto"/>
      </w:divBdr>
    </w:div>
    <w:div w:id="1461067812">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722854">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3884469">
      <w:bodyDiv w:val="1"/>
      <w:marLeft w:val="0"/>
      <w:marRight w:val="0"/>
      <w:marTop w:val="0"/>
      <w:marBottom w:val="0"/>
      <w:divBdr>
        <w:top w:val="none" w:sz="0" w:space="0" w:color="auto"/>
        <w:left w:val="none" w:sz="0" w:space="0" w:color="auto"/>
        <w:bottom w:val="none" w:sz="0" w:space="0" w:color="auto"/>
        <w:right w:val="none" w:sz="0" w:space="0" w:color="auto"/>
      </w:divBdr>
    </w:div>
    <w:div w:id="1463958831">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309681">
      <w:bodyDiv w:val="1"/>
      <w:marLeft w:val="0"/>
      <w:marRight w:val="0"/>
      <w:marTop w:val="0"/>
      <w:marBottom w:val="0"/>
      <w:divBdr>
        <w:top w:val="none" w:sz="0" w:space="0" w:color="auto"/>
        <w:left w:val="none" w:sz="0" w:space="0" w:color="auto"/>
        <w:bottom w:val="none" w:sz="0" w:space="0" w:color="auto"/>
        <w:right w:val="none" w:sz="0" w:space="0" w:color="auto"/>
      </w:divBdr>
    </w:div>
    <w:div w:id="1466464487">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6855602">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431224">
      <w:bodyDiv w:val="1"/>
      <w:marLeft w:val="0"/>
      <w:marRight w:val="0"/>
      <w:marTop w:val="0"/>
      <w:marBottom w:val="0"/>
      <w:divBdr>
        <w:top w:val="none" w:sz="0" w:space="0" w:color="auto"/>
        <w:left w:val="none" w:sz="0" w:space="0" w:color="auto"/>
        <w:bottom w:val="none" w:sz="0" w:space="0" w:color="auto"/>
        <w:right w:val="none" w:sz="0" w:space="0" w:color="auto"/>
      </w:divBdr>
    </w:div>
    <w:div w:id="1467504297">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69590608">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052719">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252283">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455559">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12152">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649603">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2040981">
      <w:bodyDiv w:val="1"/>
      <w:marLeft w:val="0"/>
      <w:marRight w:val="0"/>
      <w:marTop w:val="0"/>
      <w:marBottom w:val="0"/>
      <w:divBdr>
        <w:top w:val="none" w:sz="0" w:space="0" w:color="auto"/>
        <w:left w:val="none" w:sz="0" w:space="0" w:color="auto"/>
        <w:bottom w:val="none" w:sz="0" w:space="0" w:color="auto"/>
        <w:right w:val="none" w:sz="0" w:space="0" w:color="auto"/>
      </w:divBdr>
    </w:div>
    <w:div w:id="1482229180">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2888372">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7476350">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057183">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89860250">
      <w:bodyDiv w:val="1"/>
      <w:marLeft w:val="0"/>
      <w:marRight w:val="0"/>
      <w:marTop w:val="0"/>
      <w:marBottom w:val="0"/>
      <w:divBdr>
        <w:top w:val="none" w:sz="0" w:space="0" w:color="auto"/>
        <w:left w:val="none" w:sz="0" w:space="0" w:color="auto"/>
        <w:bottom w:val="none" w:sz="0" w:space="0" w:color="auto"/>
        <w:right w:val="none" w:sz="0" w:space="0" w:color="auto"/>
      </w:divBdr>
    </w:div>
    <w:div w:id="1490444608">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678745">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291447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3793110">
      <w:bodyDiv w:val="1"/>
      <w:marLeft w:val="0"/>
      <w:marRight w:val="0"/>
      <w:marTop w:val="0"/>
      <w:marBottom w:val="0"/>
      <w:divBdr>
        <w:top w:val="none" w:sz="0" w:space="0" w:color="auto"/>
        <w:left w:val="none" w:sz="0" w:space="0" w:color="auto"/>
        <w:bottom w:val="none" w:sz="0" w:space="0" w:color="auto"/>
        <w:right w:val="none" w:sz="0" w:space="0" w:color="auto"/>
      </w:divBdr>
    </w:div>
    <w:div w:id="1494104272">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443938">
      <w:bodyDiv w:val="1"/>
      <w:marLeft w:val="0"/>
      <w:marRight w:val="0"/>
      <w:marTop w:val="0"/>
      <w:marBottom w:val="0"/>
      <w:divBdr>
        <w:top w:val="none" w:sz="0" w:space="0" w:color="auto"/>
        <w:left w:val="none" w:sz="0" w:space="0" w:color="auto"/>
        <w:bottom w:val="none" w:sz="0" w:space="0" w:color="auto"/>
        <w:right w:val="none" w:sz="0" w:space="0" w:color="auto"/>
      </w:divBdr>
    </w:div>
    <w:div w:id="1494684336">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838171">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576570">
      <w:bodyDiv w:val="1"/>
      <w:marLeft w:val="0"/>
      <w:marRight w:val="0"/>
      <w:marTop w:val="0"/>
      <w:marBottom w:val="0"/>
      <w:divBdr>
        <w:top w:val="none" w:sz="0" w:space="0" w:color="auto"/>
        <w:left w:val="none" w:sz="0" w:space="0" w:color="auto"/>
        <w:bottom w:val="none" w:sz="0" w:space="0" w:color="auto"/>
        <w:right w:val="none" w:sz="0" w:space="0" w:color="auto"/>
      </w:divBdr>
    </w:div>
    <w:div w:id="1497725139">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41753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879883">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584346">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458118">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702572">
      <w:bodyDiv w:val="1"/>
      <w:marLeft w:val="0"/>
      <w:marRight w:val="0"/>
      <w:marTop w:val="0"/>
      <w:marBottom w:val="0"/>
      <w:divBdr>
        <w:top w:val="none" w:sz="0" w:space="0" w:color="auto"/>
        <w:left w:val="none" w:sz="0" w:space="0" w:color="auto"/>
        <w:bottom w:val="none" w:sz="0" w:space="0" w:color="auto"/>
        <w:right w:val="none" w:sz="0" w:space="0" w:color="auto"/>
      </w:divBdr>
    </w:div>
    <w:div w:id="1501777510">
      <w:bodyDiv w:val="1"/>
      <w:marLeft w:val="0"/>
      <w:marRight w:val="0"/>
      <w:marTop w:val="0"/>
      <w:marBottom w:val="0"/>
      <w:divBdr>
        <w:top w:val="none" w:sz="0" w:space="0" w:color="auto"/>
        <w:left w:val="none" w:sz="0" w:space="0" w:color="auto"/>
        <w:bottom w:val="none" w:sz="0" w:space="0" w:color="auto"/>
        <w:right w:val="none" w:sz="0" w:space="0" w:color="auto"/>
      </w:divBdr>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2618357">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32718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331621">
      <w:bodyDiv w:val="1"/>
      <w:marLeft w:val="0"/>
      <w:marRight w:val="0"/>
      <w:marTop w:val="0"/>
      <w:marBottom w:val="0"/>
      <w:divBdr>
        <w:top w:val="none" w:sz="0" w:space="0" w:color="auto"/>
        <w:left w:val="none" w:sz="0" w:space="0" w:color="auto"/>
        <w:bottom w:val="none" w:sz="0" w:space="0" w:color="auto"/>
        <w:right w:val="none" w:sz="0" w:space="0" w:color="auto"/>
      </w:divBdr>
    </w:div>
    <w:div w:id="1512642313">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03643">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732116">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6578804">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498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869297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733517">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2452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121984">
      <w:bodyDiv w:val="1"/>
      <w:marLeft w:val="0"/>
      <w:marRight w:val="0"/>
      <w:marTop w:val="0"/>
      <w:marBottom w:val="0"/>
      <w:divBdr>
        <w:top w:val="none" w:sz="0" w:space="0" w:color="auto"/>
        <w:left w:val="none" w:sz="0" w:space="0" w:color="auto"/>
        <w:bottom w:val="none" w:sz="0" w:space="0" w:color="auto"/>
        <w:right w:val="none" w:sz="0" w:space="0" w:color="auto"/>
      </w:divBdr>
    </w:div>
    <w:div w:id="1521238570">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357259">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319492">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4854023">
      <w:bodyDiv w:val="1"/>
      <w:marLeft w:val="0"/>
      <w:marRight w:val="0"/>
      <w:marTop w:val="0"/>
      <w:marBottom w:val="0"/>
      <w:divBdr>
        <w:top w:val="none" w:sz="0" w:space="0" w:color="auto"/>
        <w:left w:val="none" w:sz="0" w:space="0" w:color="auto"/>
        <w:bottom w:val="none" w:sz="0" w:space="0" w:color="auto"/>
        <w:right w:val="none" w:sz="0" w:space="0" w:color="auto"/>
      </w:divBdr>
    </w:div>
    <w:div w:id="1525827035">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094718">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598429">
      <w:bodyDiv w:val="1"/>
      <w:marLeft w:val="0"/>
      <w:marRight w:val="0"/>
      <w:marTop w:val="0"/>
      <w:marBottom w:val="0"/>
      <w:divBdr>
        <w:top w:val="none" w:sz="0" w:space="0" w:color="auto"/>
        <w:left w:val="none" w:sz="0" w:space="0" w:color="auto"/>
        <w:bottom w:val="none" w:sz="0" w:space="0" w:color="auto"/>
        <w:right w:val="none" w:sz="0" w:space="0" w:color="auto"/>
      </w:divBdr>
    </w:div>
    <w:div w:id="1527675221">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29755545">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376333">
      <w:bodyDiv w:val="1"/>
      <w:marLeft w:val="0"/>
      <w:marRight w:val="0"/>
      <w:marTop w:val="0"/>
      <w:marBottom w:val="0"/>
      <w:divBdr>
        <w:top w:val="none" w:sz="0" w:space="0" w:color="auto"/>
        <w:left w:val="none" w:sz="0" w:space="0" w:color="auto"/>
        <w:bottom w:val="none" w:sz="0" w:space="0" w:color="auto"/>
        <w:right w:val="none" w:sz="0" w:space="0" w:color="auto"/>
      </w:divBdr>
    </w:div>
    <w:div w:id="1533571936">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3956951">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5775462">
      <w:bodyDiv w:val="1"/>
      <w:marLeft w:val="0"/>
      <w:marRight w:val="0"/>
      <w:marTop w:val="0"/>
      <w:marBottom w:val="0"/>
      <w:divBdr>
        <w:top w:val="none" w:sz="0" w:space="0" w:color="auto"/>
        <w:left w:val="none" w:sz="0" w:space="0" w:color="auto"/>
        <w:bottom w:val="none" w:sz="0" w:space="0" w:color="auto"/>
        <w:right w:val="none" w:sz="0" w:space="0" w:color="auto"/>
      </w:divBdr>
    </w:div>
    <w:div w:id="1535926334">
      <w:bodyDiv w:val="1"/>
      <w:marLeft w:val="0"/>
      <w:marRight w:val="0"/>
      <w:marTop w:val="0"/>
      <w:marBottom w:val="0"/>
      <w:divBdr>
        <w:top w:val="none" w:sz="0" w:space="0" w:color="auto"/>
        <w:left w:val="none" w:sz="0" w:space="0" w:color="auto"/>
        <w:bottom w:val="none" w:sz="0" w:space="0" w:color="auto"/>
        <w:right w:val="none" w:sz="0" w:space="0" w:color="auto"/>
      </w:divBdr>
    </w:div>
    <w:div w:id="153592659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386037">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279278">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159245">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856415">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590909">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275">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46965">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2861418">
      <w:bodyDiv w:val="1"/>
      <w:marLeft w:val="0"/>
      <w:marRight w:val="0"/>
      <w:marTop w:val="0"/>
      <w:marBottom w:val="0"/>
      <w:divBdr>
        <w:top w:val="none" w:sz="0" w:space="0" w:color="auto"/>
        <w:left w:val="none" w:sz="0" w:space="0" w:color="auto"/>
        <w:bottom w:val="none" w:sz="0" w:space="0" w:color="auto"/>
        <w:right w:val="none" w:sz="0" w:space="0" w:color="auto"/>
      </w:divBdr>
    </w:div>
    <w:div w:id="1543177697">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052882">
      <w:bodyDiv w:val="1"/>
      <w:marLeft w:val="0"/>
      <w:marRight w:val="0"/>
      <w:marTop w:val="0"/>
      <w:marBottom w:val="0"/>
      <w:divBdr>
        <w:top w:val="none" w:sz="0" w:space="0" w:color="auto"/>
        <w:left w:val="none" w:sz="0" w:space="0" w:color="auto"/>
        <w:bottom w:val="none" w:sz="0" w:space="0" w:color="auto"/>
        <w:right w:val="none" w:sz="0" w:space="0" w:color="auto"/>
      </w:divBdr>
    </w:div>
    <w:div w:id="1544096417">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7451006">
      <w:bodyDiv w:val="1"/>
      <w:marLeft w:val="0"/>
      <w:marRight w:val="0"/>
      <w:marTop w:val="0"/>
      <w:marBottom w:val="0"/>
      <w:divBdr>
        <w:top w:val="none" w:sz="0" w:space="0" w:color="auto"/>
        <w:left w:val="none" w:sz="0" w:space="0" w:color="auto"/>
        <w:bottom w:val="none" w:sz="0" w:space="0" w:color="auto"/>
        <w:right w:val="none" w:sz="0" w:space="0" w:color="auto"/>
      </w:divBdr>
    </w:div>
    <w:div w:id="1548178844">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84929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267753">
      <w:bodyDiv w:val="1"/>
      <w:marLeft w:val="0"/>
      <w:marRight w:val="0"/>
      <w:marTop w:val="0"/>
      <w:marBottom w:val="0"/>
      <w:divBdr>
        <w:top w:val="none" w:sz="0" w:space="0" w:color="auto"/>
        <w:left w:val="none" w:sz="0" w:space="0" w:color="auto"/>
        <w:bottom w:val="none" w:sz="0" w:space="0" w:color="auto"/>
        <w:right w:val="none" w:sz="0" w:space="0" w:color="auto"/>
      </w:divBdr>
    </w:div>
    <w:div w:id="1550455814">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378508">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080912">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13392">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4080849">
      <w:bodyDiv w:val="1"/>
      <w:marLeft w:val="0"/>
      <w:marRight w:val="0"/>
      <w:marTop w:val="0"/>
      <w:marBottom w:val="0"/>
      <w:divBdr>
        <w:top w:val="none" w:sz="0" w:space="0" w:color="auto"/>
        <w:left w:val="none" w:sz="0" w:space="0" w:color="auto"/>
        <w:bottom w:val="none" w:sz="0" w:space="0" w:color="auto"/>
        <w:right w:val="none" w:sz="0" w:space="0" w:color="auto"/>
      </w:divBdr>
    </w:div>
    <w:div w:id="1555001767">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085904">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575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0937">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7857877">
      <w:bodyDiv w:val="1"/>
      <w:marLeft w:val="0"/>
      <w:marRight w:val="0"/>
      <w:marTop w:val="0"/>
      <w:marBottom w:val="0"/>
      <w:divBdr>
        <w:top w:val="none" w:sz="0" w:space="0" w:color="auto"/>
        <w:left w:val="none" w:sz="0" w:space="0" w:color="auto"/>
        <w:bottom w:val="none" w:sz="0" w:space="0" w:color="auto"/>
        <w:right w:val="none" w:sz="0" w:space="0" w:color="auto"/>
      </w:divBdr>
    </w:div>
    <w:div w:id="1558122472">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628571">
      <w:bodyDiv w:val="1"/>
      <w:marLeft w:val="0"/>
      <w:marRight w:val="0"/>
      <w:marTop w:val="0"/>
      <w:marBottom w:val="0"/>
      <w:divBdr>
        <w:top w:val="none" w:sz="0" w:space="0" w:color="auto"/>
        <w:left w:val="none" w:sz="0" w:space="0" w:color="auto"/>
        <w:bottom w:val="none" w:sz="0" w:space="0" w:color="auto"/>
        <w:right w:val="none" w:sz="0" w:space="0" w:color="auto"/>
      </w:divBdr>
    </w:div>
    <w:div w:id="1560743801">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2868888">
      <w:bodyDiv w:val="1"/>
      <w:marLeft w:val="0"/>
      <w:marRight w:val="0"/>
      <w:marTop w:val="0"/>
      <w:marBottom w:val="0"/>
      <w:divBdr>
        <w:top w:val="none" w:sz="0" w:space="0" w:color="auto"/>
        <w:left w:val="none" w:sz="0" w:space="0" w:color="auto"/>
        <w:bottom w:val="none" w:sz="0" w:space="0" w:color="auto"/>
        <w:right w:val="none" w:sz="0" w:space="0" w:color="auto"/>
      </w:divBdr>
    </w:div>
    <w:div w:id="156325027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831826">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4750014">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489803">
      <w:bodyDiv w:val="1"/>
      <w:marLeft w:val="0"/>
      <w:marRight w:val="0"/>
      <w:marTop w:val="0"/>
      <w:marBottom w:val="0"/>
      <w:divBdr>
        <w:top w:val="none" w:sz="0" w:space="0" w:color="auto"/>
        <w:left w:val="none" w:sz="0" w:space="0" w:color="auto"/>
        <w:bottom w:val="none" w:sz="0" w:space="0" w:color="auto"/>
        <w:right w:val="none" w:sz="0" w:space="0" w:color="auto"/>
      </w:divBdr>
    </w:div>
    <w:div w:id="1568607772">
      <w:bodyDiv w:val="1"/>
      <w:marLeft w:val="0"/>
      <w:marRight w:val="0"/>
      <w:marTop w:val="0"/>
      <w:marBottom w:val="0"/>
      <w:divBdr>
        <w:top w:val="none" w:sz="0" w:space="0" w:color="auto"/>
        <w:left w:val="none" w:sz="0" w:space="0" w:color="auto"/>
        <w:bottom w:val="none" w:sz="0" w:space="0" w:color="auto"/>
        <w:right w:val="none" w:sz="0" w:space="0" w:color="auto"/>
      </w:divBdr>
    </w:div>
    <w:div w:id="1568958283">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1964989">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2684">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4923889">
      <w:bodyDiv w:val="1"/>
      <w:marLeft w:val="0"/>
      <w:marRight w:val="0"/>
      <w:marTop w:val="0"/>
      <w:marBottom w:val="0"/>
      <w:divBdr>
        <w:top w:val="none" w:sz="0" w:space="0" w:color="auto"/>
        <w:left w:val="none" w:sz="0" w:space="0" w:color="auto"/>
        <w:bottom w:val="none" w:sz="0" w:space="0" w:color="auto"/>
        <w:right w:val="none" w:sz="0" w:space="0" w:color="auto"/>
      </w:divBdr>
    </w:div>
    <w:div w:id="1574971283">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5045">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396755">
      <w:bodyDiv w:val="1"/>
      <w:marLeft w:val="0"/>
      <w:marRight w:val="0"/>
      <w:marTop w:val="0"/>
      <w:marBottom w:val="0"/>
      <w:divBdr>
        <w:top w:val="none" w:sz="0" w:space="0" w:color="auto"/>
        <w:left w:val="none" w:sz="0" w:space="0" w:color="auto"/>
        <w:bottom w:val="none" w:sz="0" w:space="0" w:color="auto"/>
        <w:right w:val="none" w:sz="0" w:space="0" w:color="auto"/>
      </w:divBdr>
    </w:div>
    <w:div w:id="1578588070">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708069">
      <w:bodyDiv w:val="1"/>
      <w:marLeft w:val="0"/>
      <w:marRight w:val="0"/>
      <w:marTop w:val="0"/>
      <w:marBottom w:val="0"/>
      <w:divBdr>
        <w:top w:val="none" w:sz="0" w:space="0" w:color="auto"/>
        <w:left w:val="none" w:sz="0" w:space="0" w:color="auto"/>
        <w:bottom w:val="none" w:sz="0" w:space="0" w:color="auto"/>
        <w:right w:val="none" w:sz="0" w:space="0" w:color="auto"/>
      </w:divBdr>
    </w:div>
    <w:div w:id="1578785797">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747774">
      <w:bodyDiv w:val="1"/>
      <w:marLeft w:val="0"/>
      <w:marRight w:val="0"/>
      <w:marTop w:val="0"/>
      <w:marBottom w:val="0"/>
      <w:divBdr>
        <w:top w:val="none" w:sz="0" w:space="0" w:color="auto"/>
        <w:left w:val="none" w:sz="0" w:space="0" w:color="auto"/>
        <w:bottom w:val="none" w:sz="0" w:space="0" w:color="auto"/>
        <w:right w:val="none" w:sz="0" w:space="0" w:color="auto"/>
      </w:divBdr>
    </w:div>
    <w:div w:id="1579826932">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141498">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3017">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6762619">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7760061">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264339">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1695743">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43715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16820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324731">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7858773">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752026">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560946">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20438">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13515">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0747638">
      <w:bodyDiv w:val="1"/>
      <w:marLeft w:val="0"/>
      <w:marRight w:val="0"/>
      <w:marTop w:val="0"/>
      <w:marBottom w:val="0"/>
      <w:divBdr>
        <w:top w:val="none" w:sz="0" w:space="0" w:color="auto"/>
        <w:left w:val="none" w:sz="0" w:space="0" w:color="auto"/>
        <w:bottom w:val="none" w:sz="0" w:space="0" w:color="auto"/>
        <w:right w:val="none" w:sz="0" w:space="0" w:color="auto"/>
      </w:divBdr>
    </w:div>
    <w:div w:id="16011851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033600">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53515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221368">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186105">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36437">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388320">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54181">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550217">
      <w:bodyDiv w:val="1"/>
      <w:marLeft w:val="0"/>
      <w:marRight w:val="0"/>
      <w:marTop w:val="0"/>
      <w:marBottom w:val="0"/>
      <w:divBdr>
        <w:top w:val="none" w:sz="0" w:space="0" w:color="auto"/>
        <w:left w:val="none" w:sz="0" w:space="0" w:color="auto"/>
        <w:bottom w:val="none" w:sz="0" w:space="0" w:color="auto"/>
        <w:right w:val="none" w:sz="0" w:space="0" w:color="auto"/>
      </w:divBdr>
    </w:div>
    <w:div w:id="161155128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1863707">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4586">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28747">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710701">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7983695">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0799310">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372354">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1955883">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221526">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4922945">
      <w:bodyDiv w:val="1"/>
      <w:marLeft w:val="0"/>
      <w:marRight w:val="0"/>
      <w:marTop w:val="0"/>
      <w:marBottom w:val="0"/>
      <w:divBdr>
        <w:top w:val="none" w:sz="0" w:space="0" w:color="auto"/>
        <w:left w:val="none" w:sz="0" w:space="0" w:color="auto"/>
        <w:bottom w:val="none" w:sz="0" w:space="0" w:color="auto"/>
        <w:right w:val="none" w:sz="0" w:space="0" w:color="auto"/>
      </w:divBdr>
    </w:div>
    <w:div w:id="1625114432">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552733">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0937504">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1666729">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2982259">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32793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180500">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61738">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339327">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0302806">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301404">
      <w:bodyDiv w:val="1"/>
      <w:marLeft w:val="0"/>
      <w:marRight w:val="0"/>
      <w:marTop w:val="0"/>
      <w:marBottom w:val="0"/>
      <w:divBdr>
        <w:top w:val="none" w:sz="0" w:space="0" w:color="auto"/>
        <w:left w:val="none" w:sz="0" w:space="0" w:color="auto"/>
        <w:bottom w:val="none" w:sz="0" w:space="0" w:color="auto"/>
        <w:right w:val="none" w:sz="0" w:space="0" w:color="auto"/>
      </w:divBdr>
    </w:div>
    <w:div w:id="1641349143">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687313">
      <w:bodyDiv w:val="1"/>
      <w:marLeft w:val="0"/>
      <w:marRight w:val="0"/>
      <w:marTop w:val="0"/>
      <w:marBottom w:val="0"/>
      <w:divBdr>
        <w:top w:val="none" w:sz="0" w:space="0" w:color="auto"/>
        <w:left w:val="none" w:sz="0" w:space="0" w:color="auto"/>
        <w:bottom w:val="none" w:sz="0" w:space="0" w:color="auto"/>
        <w:right w:val="none" w:sz="0" w:space="0" w:color="auto"/>
      </w:divBdr>
    </w:div>
    <w:div w:id="1641767641">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1881727">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280443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077752">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041002">
      <w:bodyDiv w:val="1"/>
      <w:marLeft w:val="0"/>
      <w:marRight w:val="0"/>
      <w:marTop w:val="0"/>
      <w:marBottom w:val="0"/>
      <w:divBdr>
        <w:top w:val="none" w:sz="0" w:space="0" w:color="auto"/>
        <w:left w:val="none" w:sz="0" w:space="0" w:color="auto"/>
        <w:bottom w:val="none" w:sz="0" w:space="0" w:color="auto"/>
        <w:right w:val="none" w:sz="0" w:space="0" w:color="auto"/>
      </w:divBdr>
    </w:div>
    <w:div w:id="1644846508">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162310">
      <w:bodyDiv w:val="1"/>
      <w:marLeft w:val="0"/>
      <w:marRight w:val="0"/>
      <w:marTop w:val="0"/>
      <w:marBottom w:val="0"/>
      <w:divBdr>
        <w:top w:val="none" w:sz="0" w:space="0" w:color="auto"/>
        <w:left w:val="none" w:sz="0" w:space="0" w:color="auto"/>
        <w:bottom w:val="none" w:sz="0" w:space="0" w:color="auto"/>
        <w:right w:val="none" w:sz="0" w:space="0" w:color="auto"/>
      </w:divBdr>
    </w:div>
    <w:div w:id="1646472734">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106">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124782">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778848">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253618">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792090">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1902433">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140708">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56407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4804">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19068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275295">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001249">
      <w:bodyDiv w:val="1"/>
      <w:marLeft w:val="0"/>
      <w:marRight w:val="0"/>
      <w:marTop w:val="0"/>
      <w:marBottom w:val="0"/>
      <w:divBdr>
        <w:top w:val="none" w:sz="0" w:space="0" w:color="auto"/>
        <w:left w:val="none" w:sz="0" w:space="0" w:color="auto"/>
        <w:bottom w:val="none" w:sz="0" w:space="0" w:color="auto"/>
        <w:right w:val="none" w:sz="0" w:space="0" w:color="auto"/>
      </w:divBdr>
    </w:div>
    <w:div w:id="1663123268">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085804">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124122">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7787053">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026">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836513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0210364">
      <w:bodyDiv w:val="1"/>
      <w:marLeft w:val="0"/>
      <w:marRight w:val="0"/>
      <w:marTop w:val="0"/>
      <w:marBottom w:val="0"/>
      <w:divBdr>
        <w:top w:val="none" w:sz="0" w:space="0" w:color="auto"/>
        <w:left w:val="none" w:sz="0" w:space="0" w:color="auto"/>
        <w:bottom w:val="none" w:sz="0" w:space="0" w:color="auto"/>
        <w:right w:val="none" w:sz="0" w:space="0" w:color="auto"/>
      </w:divBdr>
    </w:div>
    <w:div w:id="1670250944">
      <w:bodyDiv w:val="1"/>
      <w:marLeft w:val="0"/>
      <w:marRight w:val="0"/>
      <w:marTop w:val="0"/>
      <w:marBottom w:val="0"/>
      <w:divBdr>
        <w:top w:val="none" w:sz="0" w:space="0" w:color="auto"/>
        <w:left w:val="none" w:sz="0" w:space="0" w:color="auto"/>
        <w:bottom w:val="none" w:sz="0" w:space="0" w:color="auto"/>
        <w:right w:val="none" w:sz="0" w:space="0" w:color="auto"/>
      </w:divBdr>
    </w:div>
    <w:div w:id="1670710350">
      <w:bodyDiv w:val="1"/>
      <w:marLeft w:val="0"/>
      <w:marRight w:val="0"/>
      <w:marTop w:val="0"/>
      <w:marBottom w:val="0"/>
      <w:divBdr>
        <w:top w:val="none" w:sz="0" w:space="0" w:color="auto"/>
        <w:left w:val="none" w:sz="0" w:space="0" w:color="auto"/>
        <w:bottom w:val="none" w:sz="0" w:space="0" w:color="auto"/>
        <w:right w:val="none" w:sz="0" w:space="0" w:color="auto"/>
      </w:divBdr>
    </w:div>
    <w:div w:id="1670791395">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135167">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256016">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338884">
      <w:bodyDiv w:val="1"/>
      <w:marLeft w:val="0"/>
      <w:marRight w:val="0"/>
      <w:marTop w:val="0"/>
      <w:marBottom w:val="0"/>
      <w:divBdr>
        <w:top w:val="none" w:sz="0" w:space="0" w:color="auto"/>
        <w:left w:val="none" w:sz="0" w:space="0" w:color="auto"/>
        <w:bottom w:val="none" w:sz="0" w:space="0" w:color="auto"/>
        <w:right w:val="none" w:sz="0" w:space="0" w:color="auto"/>
      </w:divBdr>
    </w:div>
    <w:div w:id="1674382266">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2520">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5765334">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495558">
      <w:bodyDiv w:val="1"/>
      <w:marLeft w:val="0"/>
      <w:marRight w:val="0"/>
      <w:marTop w:val="0"/>
      <w:marBottom w:val="0"/>
      <w:divBdr>
        <w:top w:val="none" w:sz="0" w:space="0" w:color="auto"/>
        <w:left w:val="none" w:sz="0" w:space="0" w:color="auto"/>
        <w:bottom w:val="none" w:sz="0" w:space="0" w:color="auto"/>
        <w:right w:val="none" w:sz="0" w:space="0" w:color="auto"/>
      </w:divBdr>
    </w:div>
    <w:div w:id="1676836099">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5707">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004173">
      <w:bodyDiv w:val="1"/>
      <w:marLeft w:val="0"/>
      <w:marRight w:val="0"/>
      <w:marTop w:val="0"/>
      <w:marBottom w:val="0"/>
      <w:divBdr>
        <w:top w:val="none" w:sz="0" w:space="0" w:color="auto"/>
        <w:left w:val="none" w:sz="0" w:space="0" w:color="auto"/>
        <w:bottom w:val="none" w:sz="0" w:space="0" w:color="auto"/>
        <w:right w:val="none" w:sz="0" w:space="0" w:color="auto"/>
      </w:divBdr>
    </w:div>
    <w:div w:id="1681086012">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1930808">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4933747">
      <w:bodyDiv w:val="1"/>
      <w:marLeft w:val="0"/>
      <w:marRight w:val="0"/>
      <w:marTop w:val="0"/>
      <w:marBottom w:val="0"/>
      <w:divBdr>
        <w:top w:val="none" w:sz="0" w:space="0" w:color="auto"/>
        <w:left w:val="none" w:sz="0" w:space="0" w:color="auto"/>
        <w:bottom w:val="none" w:sz="0" w:space="0" w:color="auto"/>
        <w:right w:val="none" w:sz="0" w:space="0" w:color="auto"/>
      </w:divBdr>
    </w:div>
    <w:div w:id="1685084560">
      <w:bodyDiv w:val="1"/>
      <w:marLeft w:val="0"/>
      <w:marRight w:val="0"/>
      <w:marTop w:val="0"/>
      <w:marBottom w:val="0"/>
      <w:divBdr>
        <w:top w:val="none" w:sz="0" w:space="0" w:color="auto"/>
        <w:left w:val="none" w:sz="0" w:space="0" w:color="auto"/>
        <w:bottom w:val="none" w:sz="0" w:space="0" w:color="auto"/>
        <w:right w:val="none" w:sz="0" w:space="0" w:color="auto"/>
      </w:divBdr>
    </w:div>
    <w:div w:id="168528202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206239">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096162">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445456">
      <w:bodyDiv w:val="1"/>
      <w:marLeft w:val="0"/>
      <w:marRight w:val="0"/>
      <w:marTop w:val="0"/>
      <w:marBottom w:val="0"/>
      <w:divBdr>
        <w:top w:val="none" w:sz="0" w:space="0" w:color="auto"/>
        <w:left w:val="none" w:sz="0" w:space="0" w:color="auto"/>
        <w:bottom w:val="none" w:sz="0" w:space="0" w:color="auto"/>
        <w:right w:val="none" w:sz="0" w:space="0" w:color="auto"/>
      </w:divBdr>
    </w:div>
    <w:div w:id="1687486688">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366555">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2879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109335">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327755">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18841">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3070321">
      <w:bodyDiv w:val="1"/>
      <w:marLeft w:val="0"/>
      <w:marRight w:val="0"/>
      <w:marTop w:val="0"/>
      <w:marBottom w:val="0"/>
      <w:divBdr>
        <w:top w:val="none" w:sz="0" w:space="0" w:color="auto"/>
        <w:left w:val="none" w:sz="0" w:space="0" w:color="auto"/>
        <w:bottom w:val="none" w:sz="0" w:space="0" w:color="auto"/>
        <w:right w:val="none" w:sz="0" w:space="0" w:color="auto"/>
      </w:divBdr>
    </w:div>
    <w:div w:id="1693384873">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69148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044648">
      <w:bodyDiv w:val="1"/>
      <w:marLeft w:val="0"/>
      <w:marRight w:val="0"/>
      <w:marTop w:val="0"/>
      <w:marBottom w:val="0"/>
      <w:divBdr>
        <w:top w:val="none" w:sz="0" w:space="0" w:color="auto"/>
        <w:left w:val="none" w:sz="0" w:space="0" w:color="auto"/>
        <w:bottom w:val="none" w:sz="0" w:space="0" w:color="auto"/>
        <w:right w:val="none" w:sz="0" w:space="0" w:color="auto"/>
      </w:divBdr>
    </w:div>
    <w:div w:id="1698189942">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8775730">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3354">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399332">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006830">
      <w:bodyDiv w:val="1"/>
      <w:marLeft w:val="0"/>
      <w:marRight w:val="0"/>
      <w:marTop w:val="0"/>
      <w:marBottom w:val="0"/>
      <w:divBdr>
        <w:top w:val="none" w:sz="0" w:space="0" w:color="auto"/>
        <w:left w:val="none" w:sz="0" w:space="0" w:color="auto"/>
        <w:bottom w:val="none" w:sz="0" w:space="0" w:color="auto"/>
        <w:right w:val="none" w:sz="0" w:space="0" w:color="auto"/>
      </w:divBdr>
    </w:div>
    <w:div w:id="1701008760">
      <w:bodyDiv w:val="1"/>
      <w:marLeft w:val="0"/>
      <w:marRight w:val="0"/>
      <w:marTop w:val="0"/>
      <w:marBottom w:val="0"/>
      <w:divBdr>
        <w:top w:val="none" w:sz="0" w:space="0" w:color="auto"/>
        <w:left w:val="none" w:sz="0" w:space="0" w:color="auto"/>
        <w:bottom w:val="none" w:sz="0" w:space="0" w:color="auto"/>
        <w:right w:val="none" w:sz="0" w:space="0" w:color="auto"/>
      </w:divBdr>
    </w:div>
    <w:div w:id="1701083064">
      <w:bodyDiv w:val="1"/>
      <w:marLeft w:val="0"/>
      <w:marRight w:val="0"/>
      <w:marTop w:val="0"/>
      <w:marBottom w:val="0"/>
      <w:divBdr>
        <w:top w:val="none" w:sz="0" w:space="0" w:color="auto"/>
        <w:left w:val="none" w:sz="0" w:space="0" w:color="auto"/>
        <w:bottom w:val="none" w:sz="0" w:space="0" w:color="auto"/>
        <w:right w:val="none" w:sz="0" w:space="0" w:color="auto"/>
      </w:divBdr>
    </w:div>
    <w:div w:id="1701273601">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2046410">
      <w:bodyDiv w:val="1"/>
      <w:marLeft w:val="0"/>
      <w:marRight w:val="0"/>
      <w:marTop w:val="0"/>
      <w:marBottom w:val="0"/>
      <w:divBdr>
        <w:top w:val="none" w:sz="0" w:space="0" w:color="auto"/>
        <w:left w:val="none" w:sz="0" w:space="0" w:color="auto"/>
        <w:bottom w:val="none" w:sz="0" w:space="0" w:color="auto"/>
        <w:right w:val="none" w:sz="0" w:space="0" w:color="auto"/>
      </w:divBdr>
    </w:div>
    <w:div w:id="1702365750">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358766">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247386">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01789">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563074">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7872158">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51706">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304875">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003135">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586815">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6808297">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242647">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559086">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867622">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102401">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26131">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29957692">
      <w:bodyDiv w:val="1"/>
      <w:marLeft w:val="0"/>
      <w:marRight w:val="0"/>
      <w:marTop w:val="0"/>
      <w:marBottom w:val="0"/>
      <w:divBdr>
        <w:top w:val="none" w:sz="0" w:space="0" w:color="auto"/>
        <w:left w:val="none" w:sz="0" w:space="0" w:color="auto"/>
        <w:bottom w:val="none" w:sz="0" w:space="0" w:color="auto"/>
        <w:right w:val="none" w:sz="0" w:space="0" w:color="auto"/>
      </w:divBdr>
    </w:div>
    <w:div w:id="1730615151">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070527">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307474">
      <w:bodyDiv w:val="1"/>
      <w:marLeft w:val="0"/>
      <w:marRight w:val="0"/>
      <w:marTop w:val="0"/>
      <w:marBottom w:val="0"/>
      <w:divBdr>
        <w:top w:val="none" w:sz="0" w:space="0" w:color="auto"/>
        <w:left w:val="none" w:sz="0" w:space="0" w:color="auto"/>
        <w:bottom w:val="none" w:sz="0" w:space="0" w:color="auto"/>
        <w:right w:val="none" w:sz="0" w:space="0" w:color="auto"/>
      </w:divBdr>
    </w:div>
    <w:div w:id="1734308992">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5857482">
      <w:bodyDiv w:val="1"/>
      <w:marLeft w:val="0"/>
      <w:marRight w:val="0"/>
      <w:marTop w:val="0"/>
      <w:marBottom w:val="0"/>
      <w:divBdr>
        <w:top w:val="none" w:sz="0" w:space="0" w:color="auto"/>
        <w:left w:val="none" w:sz="0" w:space="0" w:color="auto"/>
        <w:bottom w:val="none" w:sz="0" w:space="0" w:color="auto"/>
        <w:right w:val="none" w:sz="0" w:space="0" w:color="auto"/>
      </w:divBdr>
    </w:div>
    <w:div w:id="1736319760">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69706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7700098">
      <w:bodyDiv w:val="1"/>
      <w:marLeft w:val="0"/>
      <w:marRight w:val="0"/>
      <w:marTop w:val="0"/>
      <w:marBottom w:val="0"/>
      <w:divBdr>
        <w:top w:val="none" w:sz="0" w:space="0" w:color="auto"/>
        <w:left w:val="none" w:sz="0" w:space="0" w:color="auto"/>
        <w:bottom w:val="none" w:sz="0" w:space="0" w:color="auto"/>
        <w:right w:val="none" w:sz="0" w:space="0" w:color="auto"/>
      </w:divBdr>
    </w:div>
    <w:div w:id="1737781061">
      <w:bodyDiv w:val="1"/>
      <w:marLeft w:val="0"/>
      <w:marRight w:val="0"/>
      <w:marTop w:val="0"/>
      <w:marBottom w:val="0"/>
      <w:divBdr>
        <w:top w:val="none" w:sz="0" w:space="0" w:color="auto"/>
        <w:left w:val="none" w:sz="0" w:space="0" w:color="auto"/>
        <w:bottom w:val="none" w:sz="0" w:space="0" w:color="auto"/>
        <w:right w:val="none" w:sz="0" w:space="0" w:color="auto"/>
      </w:divBdr>
    </w:div>
    <w:div w:id="1737893640">
      <w:bodyDiv w:val="1"/>
      <w:marLeft w:val="0"/>
      <w:marRight w:val="0"/>
      <w:marTop w:val="0"/>
      <w:marBottom w:val="0"/>
      <w:divBdr>
        <w:top w:val="none" w:sz="0" w:space="0" w:color="auto"/>
        <w:left w:val="none" w:sz="0" w:space="0" w:color="auto"/>
        <w:bottom w:val="none" w:sz="0" w:space="0" w:color="auto"/>
        <w:right w:val="none" w:sz="0" w:space="0" w:color="auto"/>
      </w:divBdr>
    </w:div>
    <w:div w:id="1737894409">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10615">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0445665">
      <w:bodyDiv w:val="1"/>
      <w:marLeft w:val="0"/>
      <w:marRight w:val="0"/>
      <w:marTop w:val="0"/>
      <w:marBottom w:val="0"/>
      <w:divBdr>
        <w:top w:val="none" w:sz="0" w:space="0" w:color="auto"/>
        <w:left w:val="none" w:sz="0" w:space="0" w:color="auto"/>
        <w:bottom w:val="none" w:sz="0" w:space="0" w:color="auto"/>
        <w:right w:val="none" w:sz="0" w:space="0" w:color="auto"/>
      </w:divBdr>
    </w:div>
    <w:div w:id="1740663701">
      <w:bodyDiv w:val="1"/>
      <w:marLeft w:val="0"/>
      <w:marRight w:val="0"/>
      <w:marTop w:val="0"/>
      <w:marBottom w:val="0"/>
      <w:divBdr>
        <w:top w:val="none" w:sz="0" w:space="0" w:color="auto"/>
        <w:left w:val="none" w:sz="0" w:space="0" w:color="auto"/>
        <w:bottom w:val="none" w:sz="0" w:space="0" w:color="auto"/>
        <w:right w:val="none" w:sz="0" w:space="0" w:color="auto"/>
      </w:divBdr>
    </w:div>
    <w:div w:id="1740714344">
      <w:bodyDiv w:val="1"/>
      <w:marLeft w:val="0"/>
      <w:marRight w:val="0"/>
      <w:marTop w:val="0"/>
      <w:marBottom w:val="0"/>
      <w:divBdr>
        <w:top w:val="none" w:sz="0" w:space="0" w:color="auto"/>
        <w:left w:val="none" w:sz="0" w:space="0" w:color="auto"/>
        <w:bottom w:val="none" w:sz="0" w:space="0" w:color="auto"/>
        <w:right w:val="none" w:sz="0" w:space="0" w:color="auto"/>
      </w:divBdr>
    </w:div>
    <w:div w:id="1741369633">
      <w:bodyDiv w:val="1"/>
      <w:marLeft w:val="0"/>
      <w:marRight w:val="0"/>
      <w:marTop w:val="0"/>
      <w:marBottom w:val="0"/>
      <w:divBdr>
        <w:top w:val="none" w:sz="0" w:space="0" w:color="auto"/>
        <w:left w:val="none" w:sz="0" w:space="0" w:color="auto"/>
        <w:bottom w:val="none" w:sz="0" w:space="0" w:color="auto"/>
        <w:right w:val="none" w:sz="0" w:space="0" w:color="auto"/>
      </w:divBdr>
    </w:div>
    <w:div w:id="1741823383">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1949907">
      <w:bodyDiv w:val="1"/>
      <w:marLeft w:val="0"/>
      <w:marRight w:val="0"/>
      <w:marTop w:val="0"/>
      <w:marBottom w:val="0"/>
      <w:divBdr>
        <w:top w:val="none" w:sz="0" w:space="0" w:color="auto"/>
        <w:left w:val="none" w:sz="0" w:space="0" w:color="auto"/>
        <w:bottom w:val="none" w:sz="0" w:space="0" w:color="auto"/>
        <w:right w:val="none" w:sz="0" w:space="0" w:color="auto"/>
      </w:divBdr>
    </w:div>
    <w:div w:id="1742167744">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2870607">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330942">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482542">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37515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5838036">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85834">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36456">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6762778">
      <w:bodyDiv w:val="1"/>
      <w:marLeft w:val="0"/>
      <w:marRight w:val="0"/>
      <w:marTop w:val="0"/>
      <w:marBottom w:val="0"/>
      <w:divBdr>
        <w:top w:val="none" w:sz="0" w:space="0" w:color="auto"/>
        <w:left w:val="none" w:sz="0" w:space="0" w:color="auto"/>
        <w:bottom w:val="none" w:sz="0" w:space="0" w:color="auto"/>
        <w:right w:val="none" w:sz="0" w:space="0" w:color="auto"/>
      </w:divBdr>
    </w:div>
    <w:div w:id="1747071270">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0037896">
      <w:bodyDiv w:val="1"/>
      <w:marLeft w:val="0"/>
      <w:marRight w:val="0"/>
      <w:marTop w:val="0"/>
      <w:marBottom w:val="0"/>
      <w:divBdr>
        <w:top w:val="none" w:sz="0" w:space="0" w:color="auto"/>
        <w:left w:val="none" w:sz="0" w:space="0" w:color="auto"/>
        <w:bottom w:val="none" w:sz="0" w:space="0" w:color="auto"/>
        <w:right w:val="none" w:sz="0" w:space="0" w:color="auto"/>
      </w:divBdr>
    </w:div>
    <w:div w:id="1750688248">
      <w:bodyDiv w:val="1"/>
      <w:marLeft w:val="0"/>
      <w:marRight w:val="0"/>
      <w:marTop w:val="0"/>
      <w:marBottom w:val="0"/>
      <w:divBdr>
        <w:top w:val="none" w:sz="0" w:space="0" w:color="auto"/>
        <w:left w:val="none" w:sz="0" w:space="0" w:color="auto"/>
        <w:bottom w:val="none" w:sz="0" w:space="0" w:color="auto"/>
        <w:right w:val="none" w:sz="0" w:space="0" w:color="auto"/>
      </w:divBdr>
    </w:div>
    <w:div w:id="1750811899">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1541395">
      <w:bodyDiv w:val="1"/>
      <w:marLeft w:val="0"/>
      <w:marRight w:val="0"/>
      <w:marTop w:val="0"/>
      <w:marBottom w:val="0"/>
      <w:divBdr>
        <w:top w:val="none" w:sz="0" w:space="0" w:color="auto"/>
        <w:left w:val="none" w:sz="0" w:space="0" w:color="auto"/>
        <w:bottom w:val="none" w:sz="0" w:space="0" w:color="auto"/>
        <w:right w:val="none" w:sz="0" w:space="0" w:color="auto"/>
      </w:divBdr>
    </w:div>
    <w:div w:id="1752003560">
      <w:bodyDiv w:val="1"/>
      <w:marLeft w:val="0"/>
      <w:marRight w:val="0"/>
      <w:marTop w:val="0"/>
      <w:marBottom w:val="0"/>
      <w:divBdr>
        <w:top w:val="none" w:sz="0" w:space="0" w:color="auto"/>
        <w:left w:val="none" w:sz="0" w:space="0" w:color="auto"/>
        <w:bottom w:val="none" w:sz="0" w:space="0" w:color="auto"/>
        <w:right w:val="none" w:sz="0" w:space="0" w:color="auto"/>
      </w:divBdr>
    </w:div>
    <w:div w:id="1752118885">
      <w:bodyDiv w:val="1"/>
      <w:marLeft w:val="0"/>
      <w:marRight w:val="0"/>
      <w:marTop w:val="0"/>
      <w:marBottom w:val="0"/>
      <w:divBdr>
        <w:top w:val="none" w:sz="0" w:space="0" w:color="auto"/>
        <w:left w:val="none" w:sz="0" w:space="0" w:color="auto"/>
        <w:bottom w:val="none" w:sz="0" w:space="0" w:color="auto"/>
        <w:right w:val="none" w:sz="0" w:space="0" w:color="auto"/>
      </w:divBdr>
    </w:div>
    <w:div w:id="1752196678">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425198">
      <w:bodyDiv w:val="1"/>
      <w:marLeft w:val="0"/>
      <w:marRight w:val="0"/>
      <w:marTop w:val="0"/>
      <w:marBottom w:val="0"/>
      <w:divBdr>
        <w:top w:val="none" w:sz="0" w:space="0" w:color="auto"/>
        <w:left w:val="none" w:sz="0" w:space="0" w:color="auto"/>
        <w:bottom w:val="none" w:sz="0" w:space="0" w:color="auto"/>
        <w:right w:val="none" w:sz="0" w:space="0" w:color="auto"/>
      </w:divBdr>
    </w:div>
    <w:div w:id="1753770328">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4663664">
      <w:bodyDiv w:val="1"/>
      <w:marLeft w:val="0"/>
      <w:marRight w:val="0"/>
      <w:marTop w:val="0"/>
      <w:marBottom w:val="0"/>
      <w:divBdr>
        <w:top w:val="none" w:sz="0" w:space="0" w:color="auto"/>
        <w:left w:val="none" w:sz="0" w:space="0" w:color="auto"/>
        <w:bottom w:val="none" w:sz="0" w:space="0" w:color="auto"/>
        <w:right w:val="none" w:sz="0" w:space="0" w:color="auto"/>
      </w:divBdr>
    </w:div>
    <w:div w:id="175481926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483913">
      <w:bodyDiv w:val="1"/>
      <w:marLeft w:val="0"/>
      <w:marRight w:val="0"/>
      <w:marTop w:val="0"/>
      <w:marBottom w:val="0"/>
      <w:divBdr>
        <w:top w:val="none" w:sz="0" w:space="0" w:color="auto"/>
        <w:left w:val="none" w:sz="0" w:space="0" w:color="auto"/>
        <w:bottom w:val="none" w:sz="0" w:space="0" w:color="auto"/>
        <w:right w:val="none" w:sz="0" w:space="0" w:color="auto"/>
      </w:divBdr>
    </w:div>
    <w:div w:id="1757628458">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398563">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005686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85557">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219742">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26240">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279877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299698">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185830">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269743">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7648234">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69498352">
      <w:bodyDiv w:val="1"/>
      <w:marLeft w:val="0"/>
      <w:marRight w:val="0"/>
      <w:marTop w:val="0"/>
      <w:marBottom w:val="0"/>
      <w:divBdr>
        <w:top w:val="none" w:sz="0" w:space="0" w:color="auto"/>
        <w:left w:val="none" w:sz="0" w:space="0" w:color="auto"/>
        <w:bottom w:val="none" w:sz="0" w:space="0" w:color="auto"/>
        <w:right w:val="none" w:sz="0" w:space="0" w:color="auto"/>
      </w:divBdr>
    </w:div>
    <w:div w:id="1769539751">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894668">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316627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394936">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094857">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6897403">
      <w:bodyDiv w:val="1"/>
      <w:marLeft w:val="0"/>
      <w:marRight w:val="0"/>
      <w:marTop w:val="0"/>
      <w:marBottom w:val="0"/>
      <w:divBdr>
        <w:top w:val="none" w:sz="0" w:space="0" w:color="auto"/>
        <w:left w:val="none" w:sz="0" w:space="0" w:color="auto"/>
        <w:bottom w:val="none" w:sz="0" w:space="0" w:color="auto"/>
        <w:right w:val="none" w:sz="0" w:space="0" w:color="auto"/>
      </w:divBdr>
    </w:div>
    <w:div w:id="1777602965">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8527603">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255256">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3720195">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584569">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353018">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1122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89927580">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86753">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164373">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548005">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13232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4903938">
      <w:bodyDiv w:val="1"/>
      <w:marLeft w:val="0"/>
      <w:marRight w:val="0"/>
      <w:marTop w:val="0"/>
      <w:marBottom w:val="0"/>
      <w:divBdr>
        <w:top w:val="none" w:sz="0" w:space="0" w:color="auto"/>
        <w:left w:val="none" w:sz="0" w:space="0" w:color="auto"/>
        <w:bottom w:val="none" w:sz="0" w:space="0" w:color="auto"/>
        <w:right w:val="none" w:sz="0" w:space="0" w:color="auto"/>
      </w:divBdr>
    </w:div>
    <w:div w:id="1794907800">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6825528">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7988431">
      <w:bodyDiv w:val="1"/>
      <w:marLeft w:val="0"/>
      <w:marRight w:val="0"/>
      <w:marTop w:val="0"/>
      <w:marBottom w:val="0"/>
      <w:divBdr>
        <w:top w:val="none" w:sz="0" w:space="0" w:color="auto"/>
        <w:left w:val="none" w:sz="0" w:space="0" w:color="auto"/>
        <w:bottom w:val="none" w:sz="0" w:space="0" w:color="auto"/>
        <w:right w:val="none" w:sz="0" w:space="0" w:color="auto"/>
      </w:divBdr>
    </w:div>
    <w:div w:id="1798060554">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450889">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899128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020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1125">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0955619">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500601">
      <w:bodyDiv w:val="1"/>
      <w:marLeft w:val="0"/>
      <w:marRight w:val="0"/>
      <w:marTop w:val="0"/>
      <w:marBottom w:val="0"/>
      <w:divBdr>
        <w:top w:val="none" w:sz="0" w:space="0" w:color="auto"/>
        <w:left w:val="none" w:sz="0" w:space="0" w:color="auto"/>
        <w:bottom w:val="none" w:sz="0" w:space="0" w:color="auto"/>
        <w:right w:val="none" w:sz="0" w:space="0" w:color="auto"/>
      </w:divBdr>
    </w:div>
    <w:div w:id="1803572918">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4037186">
      <w:bodyDiv w:val="1"/>
      <w:marLeft w:val="0"/>
      <w:marRight w:val="0"/>
      <w:marTop w:val="0"/>
      <w:marBottom w:val="0"/>
      <w:divBdr>
        <w:top w:val="none" w:sz="0" w:space="0" w:color="auto"/>
        <w:left w:val="none" w:sz="0" w:space="0" w:color="auto"/>
        <w:bottom w:val="none" w:sz="0" w:space="0" w:color="auto"/>
        <w:right w:val="none" w:sz="0" w:space="0" w:color="auto"/>
      </w:divBdr>
    </w:div>
    <w:div w:id="1804809924">
      <w:bodyDiv w:val="1"/>
      <w:marLeft w:val="0"/>
      <w:marRight w:val="0"/>
      <w:marTop w:val="0"/>
      <w:marBottom w:val="0"/>
      <w:divBdr>
        <w:top w:val="none" w:sz="0" w:space="0" w:color="auto"/>
        <w:left w:val="none" w:sz="0" w:space="0" w:color="auto"/>
        <w:bottom w:val="none" w:sz="0" w:space="0" w:color="auto"/>
        <w:right w:val="none" w:sz="0" w:space="0" w:color="auto"/>
      </w:divBdr>
    </w:div>
    <w:div w:id="1805004667">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5192095">
      <w:bodyDiv w:val="1"/>
      <w:marLeft w:val="0"/>
      <w:marRight w:val="0"/>
      <w:marTop w:val="0"/>
      <w:marBottom w:val="0"/>
      <w:divBdr>
        <w:top w:val="none" w:sz="0" w:space="0" w:color="auto"/>
        <w:left w:val="none" w:sz="0" w:space="0" w:color="auto"/>
        <w:bottom w:val="none" w:sz="0" w:space="0" w:color="auto"/>
        <w:right w:val="none" w:sz="0" w:space="0" w:color="auto"/>
      </w:divBdr>
    </w:div>
    <w:div w:id="1805808762">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081974">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0703101">
      <w:bodyDiv w:val="1"/>
      <w:marLeft w:val="0"/>
      <w:marRight w:val="0"/>
      <w:marTop w:val="0"/>
      <w:marBottom w:val="0"/>
      <w:divBdr>
        <w:top w:val="none" w:sz="0" w:space="0" w:color="auto"/>
        <w:left w:val="none" w:sz="0" w:space="0" w:color="auto"/>
        <w:bottom w:val="none" w:sz="0" w:space="0" w:color="auto"/>
        <w:right w:val="none" w:sz="0" w:space="0" w:color="auto"/>
      </w:divBdr>
    </w:div>
    <w:div w:id="1810971824">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554267">
      <w:bodyDiv w:val="1"/>
      <w:marLeft w:val="0"/>
      <w:marRight w:val="0"/>
      <w:marTop w:val="0"/>
      <w:marBottom w:val="0"/>
      <w:divBdr>
        <w:top w:val="none" w:sz="0" w:space="0" w:color="auto"/>
        <w:left w:val="none" w:sz="0" w:space="0" w:color="auto"/>
        <w:bottom w:val="none" w:sz="0" w:space="0" w:color="auto"/>
        <w:right w:val="none" w:sz="0" w:space="0" w:color="auto"/>
      </w:divBdr>
    </w:div>
    <w:div w:id="1812598837">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522612">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606558">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0926228">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2322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15621">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27855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7822253">
      <w:bodyDiv w:val="1"/>
      <w:marLeft w:val="0"/>
      <w:marRight w:val="0"/>
      <w:marTop w:val="0"/>
      <w:marBottom w:val="0"/>
      <w:divBdr>
        <w:top w:val="none" w:sz="0" w:space="0" w:color="auto"/>
        <w:left w:val="none" w:sz="0" w:space="0" w:color="auto"/>
        <w:bottom w:val="none" w:sz="0" w:space="0" w:color="auto"/>
        <w:right w:val="none" w:sz="0" w:space="0" w:color="auto"/>
      </w:divBdr>
    </w:div>
    <w:div w:id="1828549321">
      <w:bodyDiv w:val="1"/>
      <w:marLeft w:val="0"/>
      <w:marRight w:val="0"/>
      <w:marTop w:val="0"/>
      <w:marBottom w:val="0"/>
      <w:divBdr>
        <w:top w:val="none" w:sz="0" w:space="0" w:color="auto"/>
        <w:left w:val="none" w:sz="0" w:space="0" w:color="auto"/>
        <w:bottom w:val="none" w:sz="0" w:space="0" w:color="auto"/>
        <w:right w:val="none" w:sz="0" w:space="0" w:color="auto"/>
      </w:divBdr>
    </w:div>
    <w:div w:id="1829054230">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1827944">
      <w:bodyDiv w:val="1"/>
      <w:marLeft w:val="0"/>
      <w:marRight w:val="0"/>
      <w:marTop w:val="0"/>
      <w:marBottom w:val="0"/>
      <w:divBdr>
        <w:top w:val="none" w:sz="0" w:space="0" w:color="auto"/>
        <w:left w:val="none" w:sz="0" w:space="0" w:color="auto"/>
        <w:bottom w:val="none" w:sz="0" w:space="0" w:color="auto"/>
        <w:right w:val="none" w:sz="0" w:space="0" w:color="auto"/>
      </w:divBdr>
    </w:div>
    <w:div w:id="183213664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326937">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031707">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299802">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19315">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262058">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724046">
      <w:bodyDiv w:val="1"/>
      <w:marLeft w:val="0"/>
      <w:marRight w:val="0"/>
      <w:marTop w:val="0"/>
      <w:marBottom w:val="0"/>
      <w:divBdr>
        <w:top w:val="none" w:sz="0" w:space="0" w:color="auto"/>
        <w:left w:val="none" w:sz="0" w:space="0" w:color="auto"/>
        <w:bottom w:val="none" w:sz="0" w:space="0" w:color="auto"/>
        <w:right w:val="none" w:sz="0" w:space="0" w:color="auto"/>
      </w:divBdr>
    </w:div>
    <w:div w:id="1837768107">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375634">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152176">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384613">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30179">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886333">
      <w:bodyDiv w:val="1"/>
      <w:marLeft w:val="0"/>
      <w:marRight w:val="0"/>
      <w:marTop w:val="0"/>
      <w:marBottom w:val="0"/>
      <w:divBdr>
        <w:top w:val="none" w:sz="0" w:space="0" w:color="auto"/>
        <w:left w:val="none" w:sz="0" w:space="0" w:color="auto"/>
        <w:bottom w:val="none" w:sz="0" w:space="0" w:color="auto"/>
        <w:right w:val="none" w:sz="0" w:space="0" w:color="auto"/>
      </w:divBdr>
    </w:div>
    <w:div w:id="1843928261">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048620">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5317950">
      <w:bodyDiv w:val="1"/>
      <w:marLeft w:val="0"/>
      <w:marRight w:val="0"/>
      <w:marTop w:val="0"/>
      <w:marBottom w:val="0"/>
      <w:divBdr>
        <w:top w:val="none" w:sz="0" w:space="0" w:color="auto"/>
        <w:left w:val="none" w:sz="0" w:space="0" w:color="auto"/>
        <w:bottom w:val="none" w:sz="0" w:space="0" w:color="auto"/>
        <w:right w:val="none" w:sz="0" w:space="0" w:color="auto"/>
      </w:divBdr>
    </w:div>
    <w:div w:id="1845896484">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6940373">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7787721">
      <w:bodyDiv w:val="1"/>
      <w:marLeft w:val="0"/>
      <w:marRight w:val="0"/>
      <w:marTop w:val="0"/>
      <w:marBottom w:val="0"/>
      <w:divBdr>
        <w:top w:val="none" w:sz="0" w:space="0" w:color="auto"/>
        <w:left w:val="none" w:sz="0" w:space="0" w:color="auto"/>
        <w:bottom w:val="none" w:sz="0" w:space="0" w:color="auto"/>
        <w:right w:val="none" w:sz="0" w:space="0" w:color="auto"/>
      </w:divBdr>
    </w:div>
    <w:div w:id="1847788216">
      <w:bodyDiv w:val="1"/>
      <w:marLeft w:val="0"/>
      <w:marRight w:val="0"/>
      <w:marTop w:val="0"/>
      <w:marBottom w:val="0"/>
      <w:divBdr>
        <w:top w:val="none" w:sz="0" w:space="0" w:color="auto"/>
        <w:left w:val="none" w:sz="0" w:space="0" w:color="auto"/>
        <w:bottom w:val="none" w:sz="0" w:space="0" w:color="auto"/>
        <w:right w:val="none" w:sz="0" w:space="0" w:color="auto"/>
      </w:divBdr>
    </w:div>
    <w:div w:id="1848052867">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529931">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067603">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187517">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6991282">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386246">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76355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123640">
      <w:bodyDiv w:val="1"/>
      <w:marLeft w:val="0"/>
      <w:marRight w:val="0"/>
      <w:marTop w:val="0"/>
      <w:marBottom w:val="0"/>
      <w:divBdr>
        <w:top w:val="none" w:sz="0" w:space="0" w:color="auto"/>
        <w:left w:val="none" w:sz="0" w:space="0" w:color="auto"/>
        <w:bottom w:val="none" w:sz="0" w:space="0" w:color="auto"/>
        <w:right w:val="none" w:sz="0" w:space="0" w:color="auto"/>
      </w:divBdr>
    </w:div>
    <w:div w:id="1861236023">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3935141">
      <w:bodyDiv w:val="1"/>
      <w:marLeft w:val="0"/>
      <w:marRight w:val="0"/>
      <w:marTop w:val="0"/>
      <w:marBottom w:val="0"/>
      <w:divBdr>
        <w:top w:val="none" w:sz="0" w:space="0" w:color="auto"/>
        <w:left w:val="none" w:sz="0" w:space="0" w:color="auto"/>
        <w:bottom w:val="none" w:sz="0" w:space="0" w:color="auto"/>
        <w:right w:val="none" w:sz="0" w:space="0" w:color="auto"/>
      </w:divBdr>
    </w:div>
    <w:div w:id="1864047684">
      <w:bodyDiv w:val="1"/>
      <w:marLeft w:val="0"/>
      <w:marRight w:val="0"/>
      <w:marTop w:val="0"/>
      <w:marBottom w:val="0"/>
      <w:divBdr>
        <w:top w:val="none" w:sz="0" w:space="0" w:color="auto"/>
        <w:left w:val="none" w:sz="0" w:space="0" w:color="auto"/>
        <w:bottom w:val="none" w:sz="0" w:space="0" w:color="auto"/>
        <w:right w:val="none" w:sz="0" w:space="0" w:color="auto"/>
      </w:divBdr>
    </w:div>
    <w:div w:id="1865243099">
      <w:bodyDiv w:val="1"/>
      <w:marLeft w:val="0"/>
      <w:marRight w:val="0"/>
      <w:marTop w:val="0"/>
      <w:marBottom w:val="0"/>
      <w:divBdr>
        <w:top w:val="none" w:sz="0" w:space="0" w:color="auto"/>
        <w:left w:val="none" w:sz="0" w:space="0" w:color="auto"/>
        <w:bottom w:val="none" w:sz="0" w:space="0" w:color="auto"/>
        <w:right w:val="none" w:sz="0" w:space="0" w:color="auto"/>
      </w:divBdr>
    </w:div>
    <w:div w:id="1865247492">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407827">
      <w:bodyDiv w:val="1"/>
      <w:marLeft w:val="0"/>
      <w:marRight w:val="0"/>
      <w:marTop w:val="0"/>
      <w:marBottom w:val="0"/>
      <w:divBdr>
        <w:top w:val="none" w:sz="0" w:space="0" w:color="auto"/>
        <w:left w:val="none" w:sz="0" w:space="0" w:color="auto"/>
        <w:bottom w:val="none" w:sz="0" w:space="0" w:color="auto"/>
        <w:right w:val="none" w:sz="0" w:space="0" w:color="auto"/>
      </w:divBdr>
    </w:div>
    <w:div w:id="1867451333">
      <w:bodyDiv w:val="1"/>
      <w:marLeft w:val="0"/>
      <w:marRight w:val="0"/>
      <w:marTop w:val="0"/>
      <w:marBottom w:val="0"/>
      <w:divBdr>
        <w:top w:val="none" w:sz="0" w:space="0" w:color="auto"/>
        <w:left w:val="none" w:sz="0" w:space="0" w:color="auto"/>
        <w:bottom w:val="none" w:sz="0" w:space="0" w:color="auto"/>
        <w:right w:val="none" w:sz="0" w:space="0" w:color="auto"/>
      </w:divBdr>
    </w:div>
    <w:div w:id="1867677526">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055417">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17464">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029542">
      <w:bodyDiv w:val="1"/>
      <w:marLeft w:val="0"/>
      <w:marRight w:val="0"/>
      <w:marTop w:val="0"/>
      <w:marBottom w:val="0"/>
      <w:divBdr>
        <w:top w:val="none" w:sz="0" w:space="0" w:color="auto"/>
        <w:left w:val="none" w:sz="0" w:space="0" w:color="auto"/>
        <w:bottom w:val="none" w:sz="0" w:space="0" w:color="auto"/>
        <w:right w:val="none" w:sz="0" w:space="0" w:color="auto"/>
      </w:divBdr>
    </w:div>
    <w:div w:id="1869441631">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2969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41651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0995261">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1917759">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2958656">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3835464">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775996">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5698">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467809">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2785412">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3247304">
      <w:bodyDiv w:val="1"/>
      <w:marLeft w:val="0"/>
      <w:marRight w:val="0"/>
      <w:marTop w:val="0"/>
      <w:marBottom w:val="0"/>
      <w:divBdr>
        <w:top w:val="none" w:sz="0" w:space="0" w:color="auto"/>
        <w:left w:val="none" w:sz="0" w:space="0" w:color="auto"/>
        <w:bottom w:val="none" w:sz="0" w:space="0" w:color="auto"/>
        <w:right w:val="none" w:sz="0" w:space="0" w:color="auto"/>
      </w:divBdr>
    </w:div>
    <w:div w:id="1883864059">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5829339">
      <w:bodyDiv w:val="1"/>
      <w:marLeft w:val="0"/>
      <w:marRight w:val="0"/>
      <w:marTop w:val="0"/>
      <w:marBottom w:val="0"/>
      <w:divBdr>
        <w:top w:val="none" w:sz="0" w:space="0" w:color="auto"/>
        <w:left w:val="none" w:sz="0" w:space="0" w:color="auto"/>
        <w:bottom w:val="none" w:sz="0" w:space="0" w:color="auto"/>
        <w:right w:val="none" w:sz="0" w:space="0" w:color="auto"/>
      </w:divBdr>
    </w:div>
    <w:div w:id="1886208883">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030706">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1846240">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4748">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58185">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576223">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6812170">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27886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19309">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89977606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0702224">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206052">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3980263">
      <w:bodyDiv w:val="1"/>
      <w:marLeft w:val="0"/>
      <w:marRight w:val="0"/>
      <w:marTop w:val="0"/>
      <w:marBottom w:val="0"/>
      <w:divBdr>
        <w:top w:val="none" w:sz="0" w:space="0" w:color="auto"/>
        <w:left w:val="none" w:sz="0" w:space="0" w:color="auto"/>
        <w:bottom w:val="none" w:sz="0" w:space="0" w:color="auto"/>
        <w:right w:val="none" w:sz="0" w:space="0" w:color="auto"/>
      </w:divBdr>
    </w:div>
    <w:div w:id="1904942945">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530975">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841436">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496736">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10879">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221932">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1957942">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497364">
      <w:bodyDiv w:val="1"/>
      <w:marLeft w:val="0"/>
      <w:marRight w:val="0"/>
      <w:marTop w:val="0"/>
      <w:marBottom w:val="0"/>
      <w:divBdr>
        <w:top w:val="none" w:sz="0" w:space="0" w:color="auto"/>
        <w:left w:val="none" w:sz="0" w:space="0" w:color="auto"/>
        <w:bottom w:val="none" w:sz="0" w:space="0" w:color="auto"/>
        <w:right w:val="none" w:sz="0" w:space="0" w:color="auto"/>
      </w:divBdr>
    </w:div>
    <w:div w:id="1912542300">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007160">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3848600">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0535">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4922557">
      <w:bodyDiv w:val="1"/>
      <w:marLeft w:val="0"/>
      <w:marRight w:val="0"/>
      <w:marTop w:val="0"/>
      <w:marBottom w:val="0"/>
      <w:divBdr>
        <w:top w:val="none" w:sz="0" w:space="0" w:color="auto"/>
        <w:left w:val="none" w:sz="0" w:space="0" w:color="auto"/>
        <w:bottom w:val="none" w:sz="0" w:space="0" w:color="auto"/>
        <w:right w:val="none" w:sz="0" w:space="0" w:color="auto"/>
      </w:divBdr>
    </w:div>
    <w:div w:id="1914927408">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754859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249354">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28683">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1982447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329330">
      <w:bodyDiv w:val="1"/>
      <w:marLeft w:val="0"/>
      <w:marRight w:val="0"/>
      <w:marTop w:val="0"/>
      <w:marBottom w:val="0"/>
      <w:divBdr>
        <w:top w:val="none" w:sz="0" w:space="0" w:color="auto"/>
        <w:left w:val="none" w:sz="0" w:space="0" w:color="auto"/>
        <w:bottom w:val="none" w:sz="0" w:space="0" w:color="auto"/>
        <w:right w:val="none" w:sz="0" w:space="0" w:color="auto"/>
      </w:divBdr>
    </w:div>
    <w:div w:id="1922518007">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3879162">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021645">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5414527">
      <w:bodyDiv w:val="1"/>
      <w:marLeft w:val="0"/>
      <w:marRight w:val="0"/>
      <w:marTop w:val="0"/>
      <w:marBottom w:val="0"/>
      <w:divBdr>
        <w:top w:val="none" w:sz="0" w:space="0" w:color="auto"/>
        <w:left w:val="none" w:sz="0" w:space="0" w:color="auto"/>
        <w:bottom w:val="none" w:sz="0" w:space="0" w:color="auto"/>
        <w:right w:val="none" w:sz="0" w:space="0" w:color="auto"/>
      </w:divBdr>
    </w:div>
    <w:div w:id="1925532136">
      <w:bodyDiv w:val="1"/>
      <w:marLeft w:val="0"/>
      <w:marRight w:val="0"/>
      <w:marTop w:val="0"/>
      <w:marBottom w:val="0"/>
      <w:divBdr>
        <w:top w:val="none" w:sz="0" w:space="0" w:color="auto"/>
        <w:left w:val="none" w:sz="0" w:space="0" w:color="auto"/>
        <w:bottom w:val="none" w:sz="0" w:space="0" w:color="auto"/>
        <w:right w:val="none" w:sz="0" w:space="0" w:color="auto"/>
      </w:divBdr>
    </w:div>
    <w:div w:id="1925987463">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106894">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079378">
      <w:bodyDiv w:val="1"/>
      <w:marLeft w:val="0"/>
      <w:marRight w:val="0"/>
      <w:marTop w:val="0"/>
      <w:marBottom w:val="0"/>
      <w:divBdr>
        <w:top w:val="none" w:sz="0" w:space="0" w:color="auto"/>
        <w:left w:val="none" w:sz="0" w:space="0" w:color="auto"/>
        <w:bottom w:val="none" w:sz="0" w:space="0" w:color="auto"/>
        <w:right w:val="none" w:sz="0" w:space="0" w:color="auto"/>
      </w:divBdr>
    </w:div>
    <w:div w:id="192846551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8997993">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38917">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166961">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18076">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396566">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789091">
      <w:bodyDiv w:val="1"/>
      <w:marLeft w:val="0"/>
      <w:marRight w:val="0"/>
      <w:marTop w:val="0"/>
      <w:marBottom w:val="0"/>
      <w:divBdr>
        <w:top w:val="none" w:sz="0" w:space="0" w:color="auto"/>
        <w:left w:val="none" w:sz="0" w:space="0" w:color="auto"/>
        <w:bottom w:val="none" w:sz="0" w:space="0" w:color="auto"/>
        <w:right w:val="none" w:sz="0" w:space="0" w:color="auto"/>
      </w:divBdr>
    </w:div>
    <w:div w:id="1937789948">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678034">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259871">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180280">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07016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415801">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080618">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269610">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8655640">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1562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265695">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0967928">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2545610">
      <w:bodyDiv w:val="1"/>
      <w:marLeft w:val="0"/>
      <w:marRight w:val="0"/>
      <w:marTop w:val="0"/>
      <w:marBottom w:val="0"/>
      <w:divBdr>
        <w:top w:val="none" w:sz="0" w:space="0" w:color="auto"/>
        <w:left w:val="none" w:sz="0" w:space="0" w:color="auto"/>
        <w:bottom w:val="none" w:sz="0" w:space="0" w:color="auto"/>
        <w:right w:val="none" w:sz="0" w:space="0" w:color="auto"/>
      </w:divBdr>
    </w:div>
    <w:div w:id="1952585933">
      <w:bodyDiv w:val="1"/>
      <w:marLeft w:val="0"/>
      <w:marRight w:val="0"/>
      <w:marTop w:val="0"/>
      <w:marBottom w:val="0"/>
      <w:divBdr>
        <w:top w:val="none" w:sz="0" w:space="0" w:color="auto"/>
        <w:left w:val="none" w:sz="0" w:space="0" w:color="auto"/>
        <w:bottom w:val="none" w:sz="0" w:space="0" w:color="auto"/>
        <w:right w:val="none" w:sz="0" w:space="0" w:color="auto"/>
      </w:divBdr>
    </w:div>
    <w:div w:id="1952588881">
      <w:bodyDiv w:val="1"/>
      <w:marLeft w:val="0"/>
      <w:marRight w:val="0"/>
      <w:marTop w:val="0"/>
      <w:marBottom w:val="0"/>
      <w:divBdr>
        <w:top w:val="none" w:sz="0" w:space="0" w:color="auto"/>
        <w:left w:val="none" w:sz="0" w:space="0" w:color="auto"/>
        <w:bottom w:val="none" w:sz="0" w:space="0" w:color="auto"/>
        <w:right w:val="none" w:sz="0" w:space="0" w:color="auto"/>
      </w:divBdr>
    </w:div>
    <w:div w:id="1953515611">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438345">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6981297">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370431">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8828594">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0454941">
      <w:bodyDiv w:val="1"/>
      <w:marLeft w:val="0"/>
      <w:marRight w:val="0"/>
      <w:marTop w:val="0"/>
      <w:marBottom w:val="0"/>
      <w:divBdr>
        <w:top w:val="none" w:sz="0" w:space="0" w:color="auto"/>
        <w:left w:val="none" w:sz="0" w:space="0" w:color="auto"/>
        <w:bottom w:val="none" w:sz="0" w:space="0" w:color="auto"/>
        <w:right w:val="none" w:sz="0" w:space="0" w:color="auto"/>
      </w:divBdr>
    </w:div>
    <w:div w:id="1960607293">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5966228">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570921">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614452">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8703285">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162858">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1670353">
      <w:bodyDiv w:val="1"/>
      <w:marLeft w:val="0"/>
      <w:marRight w:val="0"/>
      <w:marTop w:val="0"/>
      <w:marBottom w:val="0"/>
      <w:divBdr>
        <w:top w:val="none" w:sz="0" w:space="0" w:color="auto"/>
        <w:left w:val="none" w:sz="0" w:space="0" w:color="auto"/>
        <w:bottom w:val="none" w:sz="0" w:space="0" w:color="auto"/>
        <w:right w:val="none" w:sz="0" w:space="0" w:color="auto"/>
      </w:divBdr>
    </w:div>
    <w:div w:id="1971940612">
      <w:bodyDiv w:val="1"/>
      <w:marLeft w:val="0"/>
      <w:marRight w:val="0"/>
      <w:marTop w:val="0"/>
      <w:marBottom w:val="0"/>
      <w:divBdr>
        <w:top w:val="none" w:sz="0" w:space="0" w:color="auto"/>
        <w:left w:val="none" w:sz="0" w:space="0" w:color="auto"/>
        <w:bottom w:val="none" w:sz="0" w:space="0" w:color="auto"/>
        <w:right w:val="none" w:sz="0" w:space="0" w:color="auto"/>
      </w:divBdr>
    </w:div>
    <w:div w:id="1972247019">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2861294">
      <w:bodyDiv w:val="1"/>
      <w:marLeft w:val="0"/>
      <w:marRight w:val="0"/>
      <w:marTop w:val="0"/>
      <w:marBottom w:val="0"/>
      <w:divBdr>
        <w:top w:val="none" w:sz="0" w:space="0" w:color="auto"/>
        <w:left w:val="none" w:sz="0" w:space="0" w:color="auto"/>
        <w:bottom w:val="none" w:sz="0" w:space="0" w:color="auto"/>
        <w:right w:val="none" w:sz="0" w:space="0" w:color="auto"/>
      </w:divBdr>
    </w:div>
    <w:div w:id="1972972939">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250822">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167170">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5483402">
      <w:bodyDiv w:val="1"/>
      <w:marLeft w:val="0"/>
      <w:marRight w:val="0"/>
      <w:marTop w:val="0"/>
      <w:marBottom w:val="0"/>
      <w:divBdr>
        <w:top w:val="none" w:sz="0" w:space="0" w:color="auto"/>
        <w:left w:val="none" w:sz="0" w:space="0" w:color="auto"/>
        <w:bottom w:val="none" w:sz="0" w:space="0" w:color="auto"/>
        <w:right w:val="none" w:sz="0" w:space="0" w:color="auto"/>
      </w:divBdr>
    </w:div>
    <w:div w:id="197578733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369110">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456495">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498561">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2809803">
      <w:bodyDiv w:val="1"/>
      <w:marLeft w:val="0"/>
      <w:marRight w:val="0"/>
      <w:marTop w:val="0"/>
      <w:marBottom w:val="0"/>
      <w:divBdr>
        <w:top w:val="none" w:sz="0" w:space="0" w:color="auto"/>
        <w:left w:val="none" w:sz="0" w:space="0" w:color="auto"/>
        <w:bottom w:val="none" w:sz="0" w:space="0" w:color="auto"/>
        <w:right w:val="none" w:sz="0" w:space="0" w:color="auto"/>
      </w:divBdr>
    </w:div>
    <w:div w:id="1984038668">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364122">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133257">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1401420">
      <w:bodyDiv w:val="1"/>
      <w:marLeft w:val="0"/>
      <w:marRight w:val="0"/>
      <w:marTop w:val="0"/>
      <w:marBottom w:val="0"/>
      <w:divBdr>
        <w:top w:val="none" w:sz="0" w:space="0" w:color="auto"/>
        <w:left w:val="none" w:sz="0" w:space="0" w:color="auto"/>
        <w:bottom w:val="none" w:sz="0" w:space="0" w:color="auto"/>
        <w:right w:val="none" w:sz="0" w:space="0" w:color="auto"/>
      </w:divBdr>
    </w:div>
    <w:div w:id="1991444400">
      <w:bodyDiv w:val="1"/>
      <w:marLeft w:val="0"/>
      <w:marRight w:val="0"/>
      <w:marTop w:val="0"/>
      <w:marBottom w:val="0"/>
      <w:divBdr>
        <w:top w:val="none" w:sz="0" w:space="0" w:color="auto"/>
        <w:left w:val="none" w:sz="0" w:space="0" w:color="auto"/>
        <w:bottom w:val="none" w:sz="0" w:space="0" w:color="auto"/>
        <w:right w:val="none" w:sz="0" w:space="0" w:color="auto"/>
      </w:divBdr>
    </w:div>
    <w:div w:id="1991790316">
      <w:bodyDiv w:val="1"/>
      <w:marLeft w:val="0"/>
      <w:marRight w:val="0"/>
      <w:marTop w:val="0"/>
      <w:marBottom w:val="0"/>
      <w:divBdr>
        <w:top w:val="none" w:sz="0" w:space="0" w:color="auto"/>
        <w:left w:val="none" w:sz="0" w:space="0" w:color="auto"/>
        <w:bottom w:val="none" w:sz="0" w:space="0" w:color="auto"/>
        <w:right w:val="none" w:sz="0" w:space="0" w:color="auto"/>
      </w:divBdr>
    </w:div>
    <w:div w:id="1992055237">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3093161">
      <w:bodyDiv w:val="1"/>
      <w:marLeft w:val="0"/>
      <w:marRight w:val="0"/>
      <w:marTop w:val="0"/>
      <w:marBottom w:val="0"/>
      <w:divBdr>
        <w:top w:val="none" w:sz="0" w:space="0" w:color="auto"/>
        <w:left w:val="none" w:sz="0" w:space="0" w:color="auto"/>
        <w:bottom w:val="none" w:sz="0" w:space="0" w:color="auto"/>
        <w:right w:val="none" w:sz="0" w:space="0" w:color="auto"/>
      </w:divBdr>
    </w:div>
    <w:div w:id="1993750251">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4871894">
      <w:bodyDiv w:val="1"/>
      <w:marLeft w:val="0"/>
      <w:marRight w:val="0"/>
      <w:marTop w:val="0"/>
      <w:marBottom w:val="0"/>
      <w:divBdr>
        <w:top w:val="none" w:sz="0" w:space="0" w:color="auto"/>
        <w:left w:val="none" w:sz="0" w:space="0" w:color="auto"/>
        <w:bottom w:val="none" w:sz="0" w:space="0" w:color="auto"/>
        <w:right w:val="none" w:sz="0" w:space="0" w:color="auto"/>
      </w:divBdr>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444970">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569164">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456464">
      <w:bodyDiv w:val="1"/>
      <w:marLeft w:val="0"/>
      <w:marRight w:val="0"/>
      <w:marTop w:val="0"/>
      <w:marBottom w:val="0"/>
      <w:divBdr>
        <w:top w:val="none" w:sz="0" w:space="0" w:color="auto"/>
        <w:left w:val="none" w:sz="0" w:space="0" w:color="auto"/>
        <w:bottom w:val="none" w:sz="0" w:space="0" w:color="auto"/>
        <w:right w:val="none" w:sz="0" w:space="0" w:color="auto"/>
      </w:divBdr>
    </w:div>
    <w:div w:id="1998654923">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337523">
      <w:bodyDiv w:val="1"/>
      <w:marLeft w:val="0"/>
      <w:marRight w:val="0"/>
      <w:marTop w:val="0"/>
      <w:marBottom w:val="0"/>
      <w:divBdr>
        <w:top w:val="none" w:sz="0" w:space="0" w:color="auto"/>
        <w:left w:val="none" w:sz="0" w:space="0" w:color="auto"/>
        <w:bottom w:val="none" w:sz="0" w:space="0" w:color="auto"/>
        <w:right w:val="none" w:sz="0" w:space="0" w:color="auto"/>
      </w:divBdr>
    </w:div>
    <w:div w:id="1999532803">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0576808">
      <w:bodyDiv w:val="1"/>
      <w:marLeft w:val="0"/>
      <w:marRight w:val="0"/>
      <w:marTop w:val="0"/>
      <w:marBottom w:val="0"/>
      <w:divBdr>
        <w:top w:val="none" w:sz="0" w:space="0" w:color="auto"/>
        <w:left w:val="none" w:sz="0" w:space="0" w:color="auto"/>
        <w:bottom w:val="none" w:sz="0" w:space="0" w:color="auto"/>
        <w:right w:val="none" w:sz="0" w:space="0" w:color="auto"/>
      </w:divBdr>
    </w:div>
    <w:div w:id="2000884323">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272219">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660070">
      <w:bodyDiv w:val="1"/>
      <w:marLeft w:val="0"/>
      <w:marRight w:val="0"/>
      <w:marTop w:val="0"/>
      <w:marBottom w:val="0"/>
      <w:divBdr>
        <w:top w:val="none" w:sz="0" w:space="0" w:color="auto"/>
        <w:left w:val="none" w:sz="0" w:space="0" w:color="auto"/>
        <w:bottom w:val="none" w:sz="0" w:space="0" w:color="auto"/>
        <w:right w:val="none" w:sz="0" w:space="0" w:color="auto"/>
      </w:divBdr>
    </w:div>
    <w:div w:id="2003773148">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503127">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621534">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8828137">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060539">
      <w:bodyDiv w:val="1"/>
      <w:marLeft w:val="0"/>
      <w:marRight w:val="0"/>
      <w:marTop w:val="0"/>
      <w:marBottom w:val="0"/>
      <w:divBdr>
        <w:top w:val="none" w:sz="0" w:space="0" w:color="auto"/>
        <w:left w:val="none" w:sz="0" w:space="0" w:color="auto"/>
        <w:bottom w:val="none" w:sz="0" w:space="0" w:color="auto"/>
        <w:right w:val="none" w:sz="0" w:space="0" w:color="auto"/>
      </w:divBdr>
    </w:div>
    <w:div w:id="2010211960">
      <w:bodyDiv w:val="1"/>
      <w:marLeft w:val="0"/>
      <w:marRight w:val="0"/>
      <w:marTop w:val="0"/>
      <w:marBottom w:val="0"/>
      <w:divBdr>
        <w:top w:val="none" w:sz="0" w:space="0" w:color="auto"/>
        <w:left w:val="none" w:sz="0" w:space="0" w:color="auto"/>
        <w:bottom w:val="none" w:sz="0" w:space="0" w:color="auto"/>
        <w:right w:val="none" w:sz="0" w:space="0" w:color="auto"/>
      </w:divBdr>
    </w:div>
    <w:div w:id="2010475551">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0869909">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247834">
      <w:bodyDiv w:val="1"/>
      <w:marLeft w:val="0"/>
      <w:marRight w:val="0"/>
      <w:marTop w:val="0"/>
      <w:marBottom w:val="0"/>
      <w:divBdr>
        <w:top w:val="none" w:sz="0" w:space="0" w:color="auto"/>
        <w:left w:val="none" w:sz="0" w:space="0" w:color="auto"/>
        <w:bottom w:val="none" w:sz="0" w:space="0" w:color="auto"/>
        <w:right w:val="none" w:sz="0" w:space="0" w:color="auto"/>
      </w:divBdr>
    </w:div>
    <w:div w:id="2012291911">
      <w:bodyDiv w:val="1"/>
      <w:marLeft w:val="0"/>
      <w:marRight w:val="0"/>
      <w:marTop w:val="0"/>
      <w:marBottom w:val="0"/>
      <w:divBdr>
        <w:top w:val="none" w:sz="0" w:space="0" w:color="auto"/>
        <w:left w:val="none" w:sz="0" w:space="0" w:color="auto"/>
        <w:bottom w:val="none" w:sz="0" w:space="0" w:color="auto"/>
        <w:right w:val="none" w:sz="0" w:space="0" w:color="auto"/>
      </w:divBdr>
    </w:div>
    <w:div w:id="2012365275">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2834990">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00567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3960">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394760">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2512369">
      <w:bodyDiv w:val="1"/>
      <w:marLeft w:val="0"/>
      <w:marRight w:val="0"/>
      <w:marTop w:val="0"/>
      <w:marBottom w:val="0"/>
      <w:divBdr>
        <w:top w:val="none" w:sz="0" w:space="0" w:color="auto"/>
        <w:left w:val="none" w:sz="0" w:space="0" w:color="auto"/>
        <w:bottom w:val="none" w:sz="0" w:space="0" w:color="auto"/>
        <w:right w:val="none" w:sz="0" w:space="0" w:color="auto"/>
      </w:divBdr>
    </w:div>
    <w:div w:id="202293097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552047">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8940197">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1102567">
      <w:bodyDiv w:val="1"/>
      <w:marLeft w:val="0"/>
      <w:marRight w:val="0"/>
      <w:marTop w:val="0"/>
      <w:marBottom w:val="0"/>
      <w:divBdr>
        <w:top w:val="none" w:sz="0" w:space="0" w:color="auto"/>
        <w:left w:val="none" w:sz="0" w:space="0" w:color="auto"/>
        <w:bottom w:val="none" w:sz="0" w:space="0" w:color="auto"/>
        <w:right w:val="none" w:sz="0" w:space="0" w:color="auto"/>
      </w:divBdr>
    </w:div>
    <w:div w:id="2032222314">
      <w:bodyDiv w:val="1"/>
      <w:marLeft w:val="0"/>
      <w:marRight w:val="0"/>
      <w:marTop w:val="0"/>
      <w:marBottom w:val="0"/>
      <w:divBdr>
        <w:top w:val="none" w:sz="0" w:space="0" w:color="auto"/>
        <w:left w:val="none" w:sz="0" w:space="0" w:color="auto"/>
        <w:bottom w:val="none" w:sz="0" w:space="0" w:color="auto"/>
        <w:right w:val="none" w:sz="0" w:space="0" w:color="auto"/>
      </w:divBdr>
    </w:div>
    <w:div w:id="2032607143">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3720937">
      <w:bodyDiv w:val="1"/>
      <w:marLeft w:val="0"/>
      <w:marRight w:val="0"/>
      <w:marTop w:val="0"/>
      <w:marBottom w:val="0"/>
      <w:divBdr>
        <w:top w:val="none" w:sz="0" w:space="0" w:color="auto"/>
        <w:left w:val="none" w:sz="0" w:space="0" w:color="auto"/>
        <w:bottom w:val="none" w:sz="0" w:space="0" w:color="auto"/>
        <w:right w:val="none" w:sz="0" w:space="0" w:color="auto"/>
      </w:divBdr>
    </w:div>
    <w:div w:id="2033872925">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498362">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382010">
      <w:bodyDiv w:val="1"/>
      <w:marLeft w:val="0"/>
      <w:marRight w:val="0"/>
      <w:marTop w:val="0"/>
      <w:marBottom w:val="0"/>
      <w:divBdr>
        <w:top w:val="none" w:sz="0" w:space="0" w:color="auto"/>
        <w:left w:val="none" w:sz="0" w:space="0" w:color="auto"/>
        <w:bottom w:val="none" w:sz="0" w:space="0" w:color="auto"/>
        <w:right w:val="none" w:sz="0" w:space="0" w:color="auto"/>
      </w:divBdr>
    </w:div>
    <w:div w:id="2038383476">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396757">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170536">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3507706">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6558500">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289459">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8330145">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374382">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646292">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0956325">
      <w:bodyDiv w:val="1"/>
      <w:marLeft w:val="0"/>
      <w:marRight w:val="0"/>
      <w:marTop w:val="0"/>
      <w:marBottom w:val="0"/>
      <w:divBdr>
        <w:top w:val="none" w:sz="0" w:space="0" w:color="auto"/>
        <w:left w:val="none" w:sz="0" w:space="0" w:color="auto"/>
        <w:bottom w:val="none" w:sz="0" w:space="0" w:color="auto"/>
        <w:right w:val="none" w:sz="0" w:space="0" w:color="auto"/>
      </w:divBdr>
    </w:div>
    <w:div w:id="2051034859">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1949412">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2730439">
      <w:bodyDiv w:val="1"/>
      <w:marLeft w:val="0"/>
      <w:marRight w:val="0"/>
      <w:marTop w:val="0"/>
      <w:marBottom w:val="0"/>
      <w:divBdr>
        <w:top w:val="none" w:sz="0" w:space="0" w:color="auto"/>
        <w:left w:val="none" w:sz="0" w:space="0" w:color="auto"/>
        <w:bottom w:val="none" w:sz="0" w:space="0" w:color="auto"/>
        <w:right w:val="none" w:sz="0" w:space="0" w:color="auto"/>
      </w:divBdr>
    </w:div>
    <w:div w:id="2052797671">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734368">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6856487">
      <w:bodyDiv w:val="1"/>
      <w:marLeft w:val="0"/>
      <w:marRight w:val="0"/>
      <w:marTop w:val="0"/>
      <w:marBottom w:val="0"/>
      <w:divBdr>
        <w:top w:val="none" w:sz="0" w:space="0" w:color="auto"/>
        <w:left w:val="none" w:sz="0" w:space="0" w:color="auto"/>
        <w:bottom w:val="none" w:sz="0" w:space="0" w:color="auto"/>
        <w:right w:val="none" w:sz="0" w:space="0" w:color="auto"/>
      </w:divBdr>
    </w:div>
    <w:div w:id="205707462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24554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3170247">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256954">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5450108">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56796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220478">
      <w:bodyDiv w:val="1"/>
      <w:marLeft w:val="0"/>
      <w:marRight w:val="0"/>
      <w:marTop w:val="0"/>
      <w:marBottom w:val="0"/>
      <w:divBdr>
        <w:top w:val="none" w:sz="0" w:space="0" w:color="auto"/>
        <w:left w:val="none" w:sz="0" w:space="0" w:color="auto"/>
        <w:bottom w:val="none" w:sz="0" w:space="0" w:color="auto"/>
        <w:right w:val="none" w:sz="0" w:space="0" w:color="auto"/>
      </w:divBdr>
    </w:div>
    <w:div w:id="2067338970">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8868532">
      <w:bodyDiv w:val="1"/>
      <w:marLeft w:val="0"/>
      <w:marRight w:val="0"/>
      <w:marTop w:val="0"/>
      <w:marBottom w:val="0"/>
      <w:divBdr>
        <w:top w:val="none" w:sz="0" w:space="0" w:color="auto"/>
        <w:left w:val="none" w:sz="0" w:space="0" w:color="auto"/>
        <w:bottom w:val="none" w:sz="0" w:space="0" w:color="auto"/>
        <w:right w:val="none" w:sz="0" w:space="0" w:color="auto"/>
      </w:divBdr>
    </w:div>
    <w:div w:id="2068872307">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11014">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1022">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0959616">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649628">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2845565">
      <w:bodyDiv w:val="1"/>
      <w:marLeft w:val="0"/>
      <w:marRight w:val="0"/>
      <w:marTop w:val="0"/>
      <w:marBottom w:val="0"/>
      <w:divBdr>
        <w:top w:val="none" w:sz="0" w:space="0" w:color="auto"/>
        <w:left w:val="none" w:sz="0" w:space="0" w:color="auto"/>
        <w:bottom w:val="none" w:sz="0" w:space="0" w:color="auto"/>
        <w:right w:val="none" w:sz="0" w:space="0" w:color="auto"/>
      </w:divBdr>
    </w:div>
    <w:div w:id="2072848100">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0216">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8430432">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0783132">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1975644">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2361431">
      <w:bodyDiv w:val="1"/>
      <w:marLeft w:val="0"/>
      <w:marRight w:val="0"/>
      <w:marTop w:val="0"/>
      <w:marBottom w:val="0"/>
      <w:divBdr>
        <w:top w:val="none" w:sz="0" w:space="0" w:color="auto"/>
        <w:left w:val="none" w:sz="0" w:space="0" w:color="auto"/>
        <w:bottom w:val="none" w:sz="0" w:space="0" w:color="auto"/>
        <w:right w:val="none" w:sz="0" w:space="0" w:color="auto"/>
      </w:divBdr>
    </w:div>
    <w:div w:id="2082438007">
      <w:bodyDiv w:val="1"/>
      <w:marLeft w:val="0"/>
      <w:marRight w:val="0"/>
      <w:marTop w:val="0"/>
      <w:marBottom w:val="0"/>
      <w:divBdr>
        <w:top w:val="none" w:sz="0" w:space="0" w:color="auto"/>
        <w:left w:val="none" w:sz="0" w:space="0" w:color="auto"/>
        <w:bottom w:val="none" w:sz="0" w:space="0" w:color="auto"/>
        <w:right w:val="none" w:sz="0" w:space="0" w:color="auto"/>
      </w:divBdr>
    </w:div>
    <w:div w:id="2082828905">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05864">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065744">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4716454">
      <w:bodyDiv w:val="1"/>
      <w:marLeft w:val="0"/>
      <w:marRight w:val="0"/>
      <w:marTop w:val="0"/>
      <w:marBottom w:val="0"/>
      <w:divBdr>
        <w:top w:val="none" w:sz="0" w:space="0" w:color="auto"/>
        <w:left w:val="none" w:sz="0" w:space="0" w:color="auto"/>
        <w:bottom w:val="none" w:sz="0" w:space="0" w:color="auto"/>
        <w:right w:val="none" w:sz="0" w:space="0" w:color="auto"/>
      </w:divBdr>
    </w:div>
    <w:div w:id="2085032529">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64767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8841637">
      <w:bodyDiv w:val="1"/>
      <w:marLeft w:val="0"/>
      <w:marRight w:val="0"/>
      <w:marTop w:val="0"/>
      <w:marBottom w:val="0"/>
      <w:divBdr>
        <w:top w:val="none" w:sz="0" w:space="0" w:color="auto"/>
        <w:left w:val="none" w:sz="0" w:space="0" w:color="auto"/>
        <w:bottom w:val="none" w:sz="0" w:space="0" w:color="auto"/>
        <w:right w:val="none" w:sz="0" w:space="0" w:color="auto"/>
      </w:divBdr>
    </w:div>
    <w:div w:id="2088963846">
      <w:bodyDiv w:val="1"/>
      <w:marLeft w:val="0"/>
      <w:marRight w:val="0"/>
      <w:marTop w:val="0"/>
      <w:marBottom w:val="0"/>
      <w:divBdr>
        <w:top w:val="none" w:sz="0" w:space="0" w:color="auto"/>
        <w:left w:val="none" w:sz="0" w:space="0" w:color="auto"/>
        <w:bottom w:val="none" w:sz="0" w:space="0" w:color="auto"/>
        <w:right w:val="none" w:sz="0" w:space="0" w:color="auto"/>
      </w:divBdr>
    </w:div>
    <w:div w:id="2089378543">
      <w:bodyDiv w:val="1"/>
      <w:marLeft w:val="0"/>
      <w:marRight w:val="0"/>
      <w:marTop w:val="0"/>
      <w:marBottom w:val="0"/>
      <w:divBdr>
        <w:top w:val="none" w:sz="0" w:space="0" w:color="auto"/>
        <w:left w:val="none" w:sz="0" w:space="0" w:color="auto"/>
        <w:bottom w:val="none" w:sz="0" w:space="0" w:color="auto"/>
        <w:right w:val="none" w:sz="0" w:space="0" w:color="auto"/>
      </w:divBdr>
    </w:div>
    <w:div w:id="2089422964">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4953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392801">
      <w:bodyDiv w:val="1"/>
      <w:marLeft w:val="0"/>
      <w:marRight w:val="0"/>
      <w:marTop w:val="0"/>
      <w:marBottom w:val="0"/>
      <w:divBdr>
        <w:top w:val="none" w:sz="0" w:space="0" w:color="auto"/>
        <w:left w:val="none" w:sz="0" w:space="0" w:color="auto"/>
        <w:bottom w:val="none" w:sz="0" w:space="0" w:color="auto"/>
        <w:right w:val="none" w:sz="0" w:space="0" w:color="auto"/>
      </w:divBdr>
    </w:div>
    <w:div w:id="2091583234">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10433">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243682">
      <w:bodyDiv w:val="1"/>
      <w:marLeft w:val="0"/>
      <w:marRight w:val="0"/>
      <w:marTop w:val="0"/>
      <w:marBottom w:val="0"/>
      <w:divBdr>
        <w:top w:val="none" w:sz="0" w:space="0" w:color="auto"/>
        <w:left w:val="none" w:sz="0" w:space="0" w:color="auto"/>
        <w:bottom w:val="none" w:sz="0" w:space="0" w:color="auto"/>
        <w:right w:val="none" w:sz="0" w:space="0" w:color="auto"/>
      </w:divBdr>
    </w:div>
    <w:div w:id="2097365143">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0881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7970721">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674242">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053122">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053846">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444208">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1945904">
      <w:bodyDiv w:val="1"/>
      <w:marLeft w:val="0"/>
      <w:marRight w:val="0"/>
      <w:marTop w:val="0"/>
      <w:marBottom w:val="0"/>
      <w:divBdr>
        <w:top w:val="none" w:sz="0" w:space="0" w:color="auto"/>
        <w:left w:val="none" w:sz="0" w:space="0" w:color="auto"/>
        <w:bottom w:val="none" w:sz="0" w:space="0" w:color="auto"/>
        <w:right w:val="none" w:sz="0" w:space="0" w:color="auto"/>
      </w:divBdr>
    </w:div>
    <w:div w:id="2102069534">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753453">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017">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4648305">
      <w:bodyDiv w:val="1"/>
      <w:marLeft w:val="0"/>
      <w:marRight w:val="0"/>
      <w:marTop w:val="0"/>
      <w:marBottom w:val="0"/>
      <w:divBdr>
        <w:top w:val="none" w:sz="0" w:space="0" w:color="auto"/>
        <w:left w:val="none" w:sz="0" w:space="0" w:color="auto"/>
        <w:bottom w:val="none" w:sz="0" w:space="0" w:color="auto"/>
        <w:right w:val="none" w:sz="0" w:space="0" w:color="auto"/>
      </w:divBdr>
    </w:div>
    <w:div w:id="210472123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611801">
      <w:bodyDiv w:val="1"/>
      <w:marLeft w:val="0"/>
      <w:marRight w:val="0"/>
      <w:marTop w:val="0"/>
      <w:marBottom w:val="0"/>
      <w:divBdr>
        <w:top w:val="none" w:sz="0" w:space="0" w:color="auto"/>
        <w:left w:val="none" w:sz="0" w:space="0" w:color="auto"/>
        <w:bottom w:val="none" w:sz="0" w:space="0" w:color="auto"/>
        <w:right w:val="none" w:sz="0" w:space="0" w:color="auto"/>
      </w:divBdr>
    </w:div>
    <w:div w:id="2105765793">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884014">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072814">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771238">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04758">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082025">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270161">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 w:id="499195182">
          <w:marLeft w:val="0"/>
          <w:marRight w:val="0"/>
          <w:marTop w:val="0"/>
          <w:marBottom w:val="0"/>
          <w:divBdr>
            <w:top w:val="none" w:sz="0" w:space="0" w:color="auto"/>
            <w:left w:val="none" w:sz="0" w:space="0" w:color="auto"/>
            <w:bottom w:val="none" w:sz="0" w:space="0" w:color="auto"/>
            <w:right w:val="none" w:sz="0" w:space="0" w:color="auto"/>
          </w:divBdr>
        </w:div>
        <w:div w:id="1116290974">
          <w:marLeft w:val="0"/>
          <w:marRight w:val="0"/>
          <w:marTop w:val="0"/>
          <w:marBottom w:val="0"/>
          <w:divBdr>
            <w:top w:val="none" w:sz="0" w:space="0" w:color="auto"/>
            <w:left w:val="none" w:sz="0" w:space="0" w:color="auto"/>
            <w:bottom w:val="none" w:sz="0" w:space="0" w:color="auto"/>
            <w:right w:val="none" w:sz="0" w:space="0" w:color="auto"/>
          </w:divBdr>
        </w:div>
        <w:div w:id="900671899">
          <w:marLeft w:val="0"/>
          <w:marRight w:val="0"/>
          <w:marTop w:val="0"/>
          <w:marBottom w:val="0"/>
          <w:divBdr>
            <w:top w:val="none" w:sz="0" w:space="0" w:color="auto"/>
            <w:left w:val="none" w:sz="0" w:space="0" w:color="auto"/>
            <w:bottom w:val="none" w:sz="0" w:space="0" w:color="auto"/>
            <w:right w:val="none" w:sz="0" w:space="0" w:color="auto"/>
          </w:divBdr>
        </w:div>
        <w:div w:id="59715097">
          <w:marLeft w:val="0"/>
          <w:marRight w:val="0"/>
          <w:marTop w:val="0"/>
          <w:marBottom w:val="0"/>
          <w:divBdr>
            <w:top w:val="none" w:sz="0" w:space="0" w:color="auto"/>
            <w:left w:val="none" w:sz="0" w:space="0" w:color="auto"/>
            <w:bottom w:val="none" w:sz="0" w:space="0" w:color="auto"/>
            <w:right w:val="none" w:sz="0" w:space="0" w:color="auto"/>
          </w:divBdr>
        </w:div>
        <w:div w:id="1988438763">
          <w:marLeft w:val="0"/>
          <w:marRight w:val="0"/>
          <w:marTop w:val="0"/>
          <w:marBottom w:val="0"/>
          <w:divBdr>
            <w:top w:val="none" w:sz="0" w:space="0" w:color="auto"/>
            <w:left w:val="none" w:sz="0" w:space="0" w:color="auto"/>
            <w:bottom w:val="none" w:sz="0" w:space="0" w:color="auto"/>
            <w:right w:val="none" w:sz="0" w:space="0" w:color="auto"/>
          </w:divBdr>
        </w:div>
        <w:div w:id="1724595082">
          <w:marLeft w:val="0"/>
          <w:marRight w:val="0"/>
          <w:marTop w:val="0"/>
          <w:marBottom w:val="0"/>
          <w:divBdr>
            <w:top w:val="none" w:sz="0" w:space="0" w:color="auto"/>
            <w:left w:val="none" w:sz="0" w:space="0" w:color="auto"/>
            <w:bottom w:val="none" w:sz="0" w:space="0" w:color="auto"/>
            <w:right w:val="none" w:sz="0" w:space="0" w:color="auto"/>
          </w:divBdr>
        </w:div>
        <w:div w:id="837620366">
          <w:marLeft w:val="0"/>
          <w:marRight w:val="0"/>
          <w:marTop w:val="0"/>
          <w:marBottom w:val="0"/>
          <w:divBdr>
            <w:top w:val="none" w:sz="0" w:space="0" w:color="auto"/>
            <w:left w:val="none" w:sz="0" w:space="0" w:color="auto"/>
            <w:bottom w:val="none" w:sz="0" w:space="0" w:color="auto"/>
            <w:right w:val="none" w:sz="0" w:space="0" w:color="auto"/>
          </w:divBdr>
        </w:div>
        <w:div w:id="669990502">
          <w:marLeft w:val="0"/>
          <w:marRight w:val="0"/>
          <w:marTop w:val="0"/>
          <w:marBottom w:val="0"/>
          <w:divBdr>
            <w:top w:val="none" w:sz="0" w:space="0" w:color="auto"/>
            <w:left w:val="none" w:sz="0" w:space="0" w:color="auto"/>
            <w:bottom w:val="none" w:sz="0" w:space="0" w:color="auto"/>
            <w:right w:val="none" w:sz="0" w:space="0" w:color="auto"/>
          </w:divBdr>
        </w:div>
        <w:div w:id="395905790">
          <w:marLeft w:val="0"/>
          <w:marRight w:val="0"/>
          <w:marTop w:val="0"/>
          <w:marBottom w:val="0"/>
          <w:divBdr>
            <w:top w:val="none" w:sz="0" w:space="0" w:color="auto"/>
            <w:left w:val="none" w:sz="0" w:space="0" w:color="auto"/>
            <w:bottom w:val="none" w:sz="0" w:space="0" w:color="auto"/>
            <w:right w:val="none" w:sz="0" w:space="0" w:color="auto"/>
          </w:divBdr>
        </w:div>
        <w:div w:id="2052532853">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847554227">
          <w:marLeft w:val="0"/>
          <w:marRight w:val="0"/>
          <w:marTop w:val="0"/>
          <w:marBottom w:val="0"/>
          <w:divBdr>
            <w:top w:val="none" w:sz="0" w:space="0" w:color="auto"/>
            <w:left w:val="none" w:sz="0" w:space="0" w:color="auto"/>
            <w:bottom w:val="none" w:sz="0" w:space="0" w:color="auto"/>
            <w:right w:val="none" w:sz="0" w:space="0" w:color="auto"/>
          </w:divBdr>
        </w:div>
        <w:div w:id="1365518171">
          <w:marLeft w:val="0"/>
          <w:marRight w:val="0"/>
          <w:marTop w:val="0"/>
          <w:marBottom w:val="0"/>
          <w:divBdr>
            <w:top w:val="none" w:sz="0" w:space="0" w:color="auto"/>
            <w:left w:val="none" w:sz="0" w:space="0" w:color="auto"/>
            <w:bottom w:val="none" w:sz="0" w:space="0" w:color="auto"/>
            <w:right w:val="none" w:sz="0" w:space="0" w:color="auto"/>
          </w:divBdr>
        </w:div>
        <w:div w:id="1772582030">
          <w:marLeft w:val="0"/>
          <w:marRight w:val="0"/>
          <w:marTop w:val="0"/>
          <w:marBottom w:val="0"/>
          <w:divBdr>
            <w:top w:val="none" w:sz="0" w:space="0" w:color="auto"/>
            <w:left w:val="none" w:sz="0" w:space="0" w:color="auto"/>
            <w:bottom w:val="none" w:sz="0" w:space="0" w:color="auto"/>
            <w:right w:val="none" w:sz="0" w:space="0" w:color="auto"/>
          </w:divBdr>
        </w:div>
        <w:div w:id="1913079309">
          <w:marLeft w:val="0"/>
          <w:marRight w:val="0"/>
          <w:marTop w:val="0"/>
          <w:marBottom w:val="0"/>
          <w:divBdr>
            <w:top w:val="none" w:sz="0" w:space="0" w:color="auto"/>
            <w:left w:val="none" w:sz="0" w:space="0" w:color="auto"/>
            <w:bottom w:val="none" w:sz="0" w:space="0" w:color="auto"/>
            <w:right w:val="none" w:sz="0" w:space="0" w:color="auto"/>
          </w:divBdr>
        </w:div>
        <w:div w:id="1011297693">
          <w:marLeft w:val="0"/>
          <w:marRight w:val="0"/>
          <w:marTop w:val="0"/>
          <w:marBottom w:val="0"/>
          <w:divBdr>
            <w:top w:val="none" w:sz="0" w:space="0" w:color="auto"/>
            <w:left w:val="none" w:sz="0" w:space="0" w:color="auto"/>
            <w:bottom w:val="none" w:sz="0" w:space="0" w:color="auto"/>
            <w:right w:val="none" w:sz="0" w:space="0" w:color="auto"/>
          </w:divBdr>
        </w:div>
        <w:div w:id="1348405368">
          <w:marLeft w:val="0"/>
          <w:marRight w:val="0"/>
          <w:marTop w:val="0"/>
          <w:marBottom w:val="0"/>
          <w:divBdr>
            <w:top w:val="none" w:sz="0" w:space="0" w:color="auto"/>
            <w:left w:val="none" w:sz="0" w:space="0" w:color="auto"/>
            <w:bottom w:val="none" w:sz="0" w:space="0" w:color="auto"/>
            <w:right w:val="none" w:sz="0" w:space="0" w:color="auto"/>
          </w:divBdr>
        </w:div>
        <w:div w:id="331758897">
          <w:marLeft w:val="0"/>
          <w:marRight w:val="0"/>
          <w:marTop w:val="0"/>
          <w:marBottom w:val="0"/>
          <w:divBdr>
            <w:top w:val="none" w:sz="0" w:space="0" w:color="auto"/>
            <w:left w:val="none" w:sz="0" w:space="0" w:color="auto"/>
            <w:bottom w:val="none" w:sz="0" w:space="0" w:color="auto"/>
            <w:right w:val="none" w:sz="0" w:space="0" w:color="auto"/>
          </w:divBdr>
        </w:div>
        <w:div w:id="1951738045">
          <w:marLeft w:val="0"/>
          <w:marRight w:val="0"/>
          <w:marTop w:val="0"/>
          <w:marBottom w:val="0"/>
          <w:divBdr>
            <w:top w:val="none" w:sz="0" w:space="0" w:color="auto"/>
            <w:left w:val="none" w:sz="0" w:space="0" w:color="auto"/>
            <w:bottom w:val="none" w:sz="0" w:space="0" w:color="auto"/>
            <w:right w:val="none" w:sz="0" w:space="0" w:color="auto"/>
          </w:divBdr>
        </w:div>
        <w:div w:id="2014799823">
          <w:marLeft w:val="0"/>
          <w:marRight w:val="0"/>
          <w:marTop w:val="0"/>
          <w:marBottom w:val="0"/>
          <w:divBdr>
            <w:top w:val="none" w:sz="0" w:space="0" w:color="auto"/>
            <w:left w:val="none" w:sz="0" w:space="0" w:color="auto"/>
            <w:bottom w:val="none" w:sz="0" w:space="0" w:color="auto"/>
            <w:right w:val="none" w:sz="0" w:space="0" w:color="auto"/>
          </w:divBdr>
        </w:div>
        <w:div w:id="1288272656">
          <w:marLeft w:val="0"/>
          <w:marRight w:val="0"/>
          <w:marTop w:val="0"/>
          <w:marBottom w:val="0"/>
          <w:divBdr>
            <w:top w:val="none" w:sz="0" w:space="0" w:color="auto"/>
            <w:left w:val="none" w:sz="0" w:space="0" w:color="auto"/>
            <w:bottom w:val="none" w:sz="0" w:space="0" w:color="auto"/>
            <w:right w:val="none" w:sz="0" w:space="0" w:color="auto"/>
          </w:divBdr>
        </w:div>
        <w:div w:id="349062609">
          <w:marLeft w:val="0"/>
          <w:marRight w:val="0"/>
          <w:marTop w:val="0"/>
          <w:marBottom w:val="0"/>
          <w:divBdr>
            <w:top w:val="none" w:sz="0" w:space="0" w:color="auto"/>
            <w:left w:val="none" w:sz="0" w:space="0" w:color="auto"/>
            <w:bottom w:val="none" w:sz="0" w:space="0" w:color="auto"/>
            <w:right w:val="none" w:sz="0" w:space="0" w:color="auto"/>
          </w:divBdr>
        </w:div>
        <w:div w:id="1608805430">
          <w:marLeft w:val="0"/>
          <w:marRight w:val="0"/>
          <w:marTop w:val="0"/>
          <w:marBottom w:val="0"/>
          <w:divBdr>
            <w:top w:val="none" w:sz="0" w:space="0" w:color="auto"/>
            <w:left w:val="none" w:sz="0" w:space="0" w:color="auto"/>
            <w:bottom w:val="none" w:sz="0" w:space="0" w:color="auto"/>
            <w:right w:val="none" w:sz="0" w:space="0" w:color="auto"/>
          </w:divBdr>
        </w:div>
        <w:div w:id="1386878939">
          <w:marLeft w:val="0"/>
          <w:marRight w:val="0"/>
          <w:marTop w:val="0"/>
          <w:marBottom w:val="0"/>
          <w:divBdr>
            <w:top w:val="none" w:sz="0" w:space="0" w:color="auto"/>
            <w:left w:val="none" w:sz="0" w:space="0" w:color="auto"/>
            <w:bottom w:val="none" w:sz="0" w:space="0" w:color="auto"/>
            <w:right w:val="none" w:sz="0" w:space="0" w:color="auto"/>
          </w:divBdr>
        </w:div>
        <w:div w:id="1454473106">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6439341">
      <w:bodyDiv w:val="1"/>
      <w:marLeft w:val="0"/>
      <w:marRight w:val="0"/>
      <w:marTop w:val="0"/>
      <w:marBottom w:val="0"/>
      <w:divBdr>
        <w:top w:val="none" w:sz="0" w:space="0" w:color="auto"/>
        <w:left w:val="none" w:sz="0" w:space="0" w:color="auto"/>
        <w:bottom w:val="none" w:sz="0" w:space="0" w:color="auto"/>
        <w:right w:val="none" w:sz="0" w:space="0" w:color="auto"/>
      </w:divBdr>
    </w:div>
    <w:div w:id="2116707587">
      <w:bodyDiv w:val="1"/>
      <w:marLeft w:val="0"/>
      <w:marRight w:val="0"/>
      <w:marTop w:val="0"/>
      <w:marBottom w:val="0"/>
      <w:divBdr>
        <w:top w:val="none" w:sz="0" w:space="0" w:color="auto"/>
        <w:left w:val="none" w:sz="0" w:space="0" w:color="auto"/>
        <w:bottom w:val="none" w:sz="0" w:space="0" w:color="auto"/>
        <w:right w:val="none" w:sz="0" w:space="0" w:color="auto"/>
      </w:divBdr>
    </w:div>
    <w:div w:id="2116828949">
      <w:bodyDiv w:val="1"/>
      <w:marLeft w:val="0"/>
      <w:marRight w:val="0"/>
      <w:marTop w:val="0"/>
      <w:marBottom w:val="0"/>
      <w:divBdr>
        <w:top w:val="none" w:sz="0" w:space="0" w:color="auto"/>
        <w:left w:val="none" w:sz="0" w:space="0" w:color="auto"/>
        <w:bottom w:val="none" w:sz="0" w:space="0" w:color="auto"/>
        <w:right w:val="none" w:sz="0" w:space="0" w:color="auto"/>
      </w:divBdr>
    </w:div>
    <w:div w:id="2117287475">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9136327">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331848">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41678">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023994">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559077">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534275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534969">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5962">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308520">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279427">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124153">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582221">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622017">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4979551">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6869371">
      <w:bodyDiv w:val="1"/>
      <w:marLeft w:val="0"/>
      <w:marRight w:val="0"/>
      <w:marTop w:val="0"/>
      <w:marBottom w:val="0"/>
      <w:divBdr>
        <w:top w:val="none" w:sz="0" w:space="0" w:color="auto"/>
        <w:left w:val="none" w:sz="0" w:space="0" w:color="auto"/>
        <w:bottom w:val="none" w:sz="0" w:space="0" w:color="auto"/>
        <w:right w:val="none" w:sz="0" w:space="0" w:color="auto"/>
      </w:divBdr>
    </w:div>
    <w:div w:id="2137020312">
      <w:bodyDiv w:val="1"/>
      <w:marLeft w:val="0"/>
      <w:marRight w:val="0"/>
      <w:marTop w:val="0"/>
      <w:marBottom w:val="0"/>
      <w:divBdr>
        <w:top w:val="none" w:sz="0" w:space="0" w:color="auto"/>
        <w:left w:val="none" w:sz="0" w:space="0" w:color="auto"/>
        <w:bottom w:val="none" w:sz="0" w:space="0" w:color="auto"/>
        <w:right w:val="none" w:sz="0" w:space="0" w:color="auto"/>
      </w:divBdr>
    </w:div>
    <w:div w:id="2138257526">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451090">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032457">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2262496">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348987">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074973">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468799">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610158">
      <w:bodyDiv w:val="1"/>
      <w:marLeft w:val="0"/>
      <w:marRight w:val="0"/>
      <w:marTop w:val="0"/>
      <w:marBottom w:val="0"/>
      <w:divBdr>
        <w:top w:val="none" w:sz="0" w:space="0" w:color="auto"/>
        <w:left w:val="none" w:sz="0" w:space="0" w:color="auto"/>
        <w:bottom w:val="none" w:sz="0" w:space="0" w:color="auto"/>
        <w:right w:val="none" w:sz="0" w:space="0" w:color="auto"/>
      </w:divBdr>
    </w:div>
    <w:div w:id="2145923273">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509697">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 w:id="2146925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01AC62B8CACC449EA5605DA0D8BD9445"/>
        <w:category>
          <w:name w:val="General"/>
          <w:gallery w:val="placeholder"/>
        </w:category>
        <w:types>
          <w:type w:val="bbPlcHdr"/>
        </w:types>
        <w:behaviors>
          <w:behavior w:val="content"/>
        </w:behaviors>
        <w:guid w:val="{E79FF49A-619B-4A99-9708-710001306727}"/>
      </w:docPartPr>
      <w:docPartBody>
        <w:p w:rsidR="00CC3D84" w:rsidRDefault="00215A28" w:rsidP="00215A28">
          <w:pPr>
            <w:pStyle w:val="01AC62B8CACC449EA5605DA0D8BD9445"/>
          </w:pPr>
          <w:r w:rsidRPr="003D0477">
            <w:rPr>
              <w:rStyle w:val="PlaceholderText"/>
            </w:rPr>
            <w:t>Click or tap here to enter text.</w:t>
          </w:r>
        </w:p>
      </w:docPartBody>
    </w:docPart>
    <w:docPart>
      <w:docPartPr>
        <w:name w:val="298041CB5BC64A1BB94F0C77D432C7F2"/>
        <w:category>
          <w:name w:val="General"/>
          <w:gallery w:val="placeholder"/>
        </w:category>
        <w:types>
          <w:type w:val="bbPlcHdr"/>
        </w:types>
        <w:behaviors>
          <w:behavior w:val="content"/>
        </w:behaviors>
        <w:guid w:val="{AE4CAF62-B370-443D-A783-9B1306FBCDA7}"/>
      </w:docPartPr>
      <w:docPartBody>
        <w:p w:rsidR="006A0323" w:rsidRDefault="00C66BD3" w:rsidP="00C66BD3">
          <w:pPr>
            <w:pStyle w:val="298041CB5BC64A1BB94F0C77D432C7F2"/>
          </w:pPr>
          <w:r w:rsidRPr="003D0477">
            <w:rPr>
              <w:rStyle w:val="PlaceholderText"/>
            </w:rPr>
            <w:t>Click or tap here to enter text.</w:t>
          </w:r>
        </w:p>
      </w:docPartBody>
    </w:docPart>
    <w:docPart>
      <w:docPartPr>
        <w:name w:val="E96FB2C08308496DB1665730D549D7A7"/>
        <w:category>
          <w:name w:val="General"/>
          <w:gallery w:val="placeholder"/>
        </w:category>
        <w:types>
          <w:type w:val="bbPlcHdr"/>
        </w:types>
        <w:behaviors>
          <w:behavior w:val="content"/>
        </w:behaviors>
        <w:guid w:val="{BCD70E45-2282-4A13-B65C-8CA31B8A3AEF}"/>
      </w:docPartPr>
      <w:docPartBody>
        <w:p w:rsidR="006A0323" w:rsidRDefault="00C66BD3" w:rsidP="00C66BD3">
          <w:pPr>
            <w:pStyle w:val="E96FB2C08308496DB1665730D549D7A7"/>
          </w:pPr>
          <w:r w:rsidRPr="003D0477">
            <w:rPr>
              <w:rStyle w:val="PlaceholderText"/>
            </w:rPr>
            <w:t>Click or tap here to enter text.</w:t>
          </w:r>
        </w:p>
      </w:docPartBody>
    </w:docPart>
    <w:docPart>
      <w:docPartPr>
        <w:name w:val="7B3D84C4961C4227B3014C507F8C4C7B"/>
        <w:category>
          <w:name w:val="General"/>
          <w:gallery w:val="placeholder"/>
        </w:category>
        <w:types>
          <w:type w:val="bbPlcHdr"/>
        </w:types>
        <w:behaviors>
          <w:behavior w:val="content"/>
        </w:behaviors>
        <w:guid w:val="{E9251A32-2D23-41BF-B44C-DB1082CB244A}"/>
      </w:docPartPr>
      <w:docPartBody>
        <w:p w:rsidR="006A0323" w:rsidRDefault="00C66BD3" w:rsidP="00C66BD3">
          <w:pPr>
            <w:pStyle w:val="7B3D84C4961C4227B3014C507F8C4C7B"/>
          </w:pPr>
          <w:r w:rsidRPr="003D0477">
            <w:rPr>
              <w:rStyle w:val="PlaceholderText"/>
            </w:rPr>
            <w:t>Click or tap here to enter text.</w:t>
          </w:r>
        </w:p>
      </w:docPartBody>
    </w:docPart>
    <w:docPart>
      <w:docPartPr>
        <w:name w:val="B50DDFE55F7F43B0A7392A527DDC6C27"/>
        <w:category>
          <w:name w:val="General"/>
          <w:gallery w:val="placeholder"/>
        </w:category>
        <w:types>
          <w:type w:val="bbPlcHdr"/>
        </w:types>
        <w:behaviors>
          <w:behavior w:val="content"/>
        </w:behaviors>
        <w:guid w:val="{AF165E26-A3AB-4FBE-96FB-8232B41B9FAB}"/>
      </w:docPartPr>
      <w:docPartBody>
        <w:p w:rsidR="006A0323" w:rsidRDefault="00C66BD3" w:rsidP="00C66BD3">
          <w:pPr>
            <w:pStyle w:val="B50DDFE55F7F43B0A7392A527DDC6C27"/>
          </w:pPr>
          <w:r w:rsidRPr="003D0477">
            <w:rPr>
              <w:rStyle w:val="PlaceholderText"/>
            </w:rPr>
            <w:t>Click or tap here to enter text.</w:t>
          </w:r>
        </w:p>
      </w:docPartBody>
    </w:docPart>
    <w:docPart>
      <w:docPartPr>
        <w:name w:val="EB2010D6E1184D7BA73B598F448C0865"/>
        <w:category>
          <w:name w:val="General"/>
          <w:gallery w:val="placeholder"/>
        </w:category>
        <w:types>
          <w:type w:val="bbPlcHdr"/>
        </w:types>
        <w:behaviors>
          <w:behavior w:val="content"/>
        </w:behaviors>
        <w:guid w:val="{BB402987-096C-41F2-8B7A-1DD8F671829B}"/>
      </w:docPartPr>
      <w:docPartBody>
        <w:p w:rsidR="006A0323" w:rsidRDefault="00C66BD3" w:rsidP="00C66BD3">
          <w:pPr>
            <w:pStyle w:val="EB2010D6E1184D7BA73B598F448C0865"/>
          </w:pPr>
          <w:r w:rsidRPr="003D0477">
            <w:rPr>
              <w:rStyle w:val="PlaceholderText"/>
            </w:rPr>
            <w:t>Click or tap here to enter text.</w:t>
          </w:r>
        </w:p>
      </w:docPartBody>
    </w:docPart>
    <w:docPart>
      <w:docPartPr>
        <w:name w:val="45DCDBB2AA904D4EA1C22D94274F758C"/>
        <w:category>
          <w:name w:val="General"/>
          <w:gallery w:val="placeholder"/>
        </w:category>
        <w:types>
          <w:type w:val="bbPlcHdr"/>
        </w:types>
        <w:behaviors>
          <w:behavior w:val="content"/>
        </w:behaviors>
        <w:guid w:val="{EC9415DC-2F77-4FD1-92C8-61D3066B46EA}"/>
      </w:docPartPr>
      <w:docPartBody>
        <w:p w:rsidR="006A0323" w:rsidRDefault="00C66BD3" w:rsidP="00C66BD3">
          <w:pPr>
            <w:pStyle w:val="45DCDBB2AA904D4EA1C22D94274F758C"/>
          </w:pPr>
          <w:r w:rsidRPr="003D0477">
            <w:rPr>
              <w:rStyle w:val="PlaceholderText"/>
            </w:rPr>
            <w:t>Click or tap here to enter text.</w:t>
          </w:r>
        </w:p>
      </w:docPartBody>
    </w:docPart>
    <w:docPart>
      <w:docPartPr>
        <w:name w:val="A82B60428F2D4A6F8FA2F3638FD5DCFB"/>
        <w:category>
          <w:name w:val="General"/>
          <w:gallery w:val="placeholder"/>
        </w:category>
        <w:types>
          <w:type w:val="bbPlcHdr"/>
        </w:types>
        <w:behaviors>
          <w:behavior w:val="content"/>
        </w:behaviors>
        <w:guid w:val="{8651DAB6-10BF-4CAF-94A7-A8C6DD2CEA25}"/>
      </w:docPartPr>
      <w:docPartBody>
        <w:p w:rsidR="006A0323" w:rsidRDefault="00C66BD3" w:rsidP="00C66BD3">
          <w:pPr>
            <w:pStyle w:val="A82B60428F2D4A6F8FA2F3638FD5DCFB"/>
          </w:pPr>
          <w:r w:rsidRPr="003D0477">
            <w:rPr>
              <w:rStyle w:val="PlaceholderText"/>
            </w:rPr>
            <w:t>Click or tap here to enter text.</w:t>
          </w:r>
        </w:p>
      </w:docPartBody>
    </w:docPart>
    <w:docPart>
      <w:docPartPr>
        <w:name w:val="0891655A3DA74081947212C53B979455"/>
        <w:category>
          <w:name w:val="General"/>
          <w:gallery w:val="placeholder"/>
        </w:category>
        <w:types>
          <w:type w:val="bbPlcHdr"/>
        </w:types>
        <w:behaviors>
          <w:behavior w:val="content"/>
        </w:behaviors>
        <w:guid w:val="{26DAFC93-1C8F-44D3-A22C-9F399F7110AA}"/>
      </w:docPartPr>
      <w:docPartBody>
        <w:p w:rsidR="006A0323" w:rsidRDefault="00C66BD3" w:rsidP="00C66BD3">
          <w:pPr>
            <w:pStyle w:val="0891655A3DA74081947212C53B979455"/>
          </w:pPr>
          <w:r w:rsidRPr="003D0477">
            <w:rPr>
              <w:rStyle w:val="PlaceholderText"/>
            </w:rPr>
            <w:t>Click or tap here to enter text.</w:t>
          </w:r>
        </w:p>
      </w:docPartBody>
    </w:docPart>
    <w:docPart>
      <w:docPartPr>
        <w:name w:val="0218847938974CF6A38D444CC2CA737E"/>
        <w:category>
          <w:name w:val="General"/>
          <w:gallery w:val="placeholder"/>
        </w:category>
        <w:types>
          <w:type w:val="bbPlcHdr"/>
        </w:types>
        <w:behaviors>
          <w:behavior w:val="content"/>
        </w:behaviors>
        <w:guid w:val="{A6BA9E2D-A4AE-44EB-A56E-8914EEBC22D5}"/>
      </w:docPartPr>
      <w:docPartBody>
        <w:p w:rsidR="006A0323" w:rsidRDefault="00C66BD3" w:rsidP="00C66BD3">
          <w:pPr>
            <w:pStyle w:val="0218847938974CF6A38D444CC2CA737E"/>
          </w:pPr>
          <w:r w:rsidRPr="003D0477">
            <w:rPr>
              <w:rStyle w:val="PlaceholderText"/>
            </w:rPr>
            <w:t>Click or tap here to enter text.</w:t>
          </w:r>
        </w:p>
      </w:docPartBody>
    </w:docPart>
    <w:docPart>
      <w:docPartPr>
        <w:name w:val="C55F80F180AA4394AA8BEF7AB19CB7CF"/>
        <w:category>
          <w:name w:val="General"/>
          <w:gallery w:val="placeholder"/>
        </w:category>
        <w:types>
          <w:type w:val="bbPlcHdr"/>
        </w:types>
        <w:behaviors>
          <w:behavior w:val="content"/>
        </w:behaviors>
        <w:guid w:val="{0BB3A3BA-2109-4EF2-A6AC-948033D31EEE}"/>
      </w:docPartPr>
      <w:docPartBody>
        <w:p w:rsidR="006A0323" w:rsidRDefault="00C66BD3" w:rsidP="00C66BD3">
          <w:pPr>
            <w:pStyle w:val="C55F80F180AA4394AA8BEF7AB19CB7CF"/>
          </w:pPr>
          <w:r w:rsidRPr="003D0477">
            <w:rPr>
              <w:rStyle w:val="PlaceholderText"/>
            </w:rPr>
            <w:t>Click or tap here to enter text.</w:t>
          </w:r>
        </w:p>
      </w:docPartBody>
    </w:docPart>
    <w:docPart>
      <w:docPartPr>
        <w:name w:val="DDDDDEDFA37346A08392248B5DF7C00B"/>
        <w:category>
          <w:name w:val="General"/>
          <w:gallery w:val="placeholder"/>
        </w:category>
        <w:types>
          <w:type w:val="bbPlcHdr"/>
        </w:types>
        <w:behaviors>
          <w:behavior w:val="content"/>
        </w:behaviors>
        <w:guid w:val="{AFACE8D6-A296-483F-9E6B-1CCF64A7C68D}"/>
      </w:docPartPr>
      <w:docPartBody>
        <w:p w:rsidR="006A0323" w:rsidRDefault="00C66BD3" w:rsidP="00C66BD3">
          <w:pPr>
            <w:pStyle w:val="DDDDDEDFA37346A08392248B5DF7C00B"/>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2D33"/>
    <w:rsid w:val="000535F4"/>
    <w:rsid w:val="000655F8"/>
    <w:rsid w:val="000E50A5"/>
    <w:rsid w:val="00122A42"/>
    <w:rsid w:val="00142F32"/>
    <w:rsid w:val="00165EEC"/>
    <w:rsid w:val="001D707B"/>
    <w:rsid w:val="001E4796"/>
    <w:rsid w:val="002112C9"/>
    <w:rsid w:val="00215A28"/>
    <w:rsid w:val="0027291E"/>
    <w:rsid w:val="002836DC"/>
    <w:rsid w:val="00293B44"/>
    <w:rsid w:val="002D3380"/>
    <w:rsid w:val="00352D72"/>
    <w:rsid w:val="003723E3"/>
    <w:rsid w:val="00395409"/>
    <w:rsid w:val="00420004"/>
    <w:rsid w:val="004500DB"/>
    <w:rsid w:val="00494B16"/>
    <w:rsid w:val="0052486E"/>
    <w:rsid w:val="005F10A3"/>
    <w:rsid w:val="006A0323"/>
    <w:rsid w:val="006E5321"/>
    <w:rsid w:val="00723A47"/>
    <w:rsid w:val="00754D3D"/>
    <w:rsid w:val="008A7060"/>
    <w:rsid w:val="008B51AA"/>
    <w:rsid w:val="008C7954"/>
    <w:rsid w:val="009245DF"/>
    <w:rsid w:val="00933696"/>
    <w:rsid w:val="00962761"/>
    <w:rsid w:val="00973CD3"/>
    <w:rsid w:val="00974A88"/>
    <w:rsid w:val="00980D46"/>
    <w:rsid w:val="00983818"/>
    <w:rsid w:val="009B6257"/>
    <w:rsid w:val="009C3628"/>
    <w:rsid w:val="009C5ACB"/>
    <w:rsid w:val="009F5495"/>
    <w:rsid w:val="00A65E11"/>
    <w:rsid w:val="00A862B2"/>
    <w:rsid w:val="00AA2A29"/>
    <w:rsid w:val="00AC0154"/>
    <w:rsid w:val="00AC7029"/>
    <w:rsid w:val="00B337D7"/>
    <w:rsid w:val="00B81A44"/>
    <w:rsid w:val="00BB18DC"/>
    <w:rsid w:val="00BB7FA9"/>
    <w:rsid w:val="00BF2CB9"/>
    <w:rsid w:val="00C15F82"/>
    <w:rsid w:val="00C608D8"/>
    <w:rsid w:val="00C63BAE"/>
    <w:rsid w:val="00C66980"/>
    <w:rsid w:val="00C66BD3"/>
    <w:rsid w:val="00C74088"/>
    <w:rsid w:val="00CC3D84"/>
    <w:rsid w:val="00CE0500"/>
    <w:rsid w:val="00CF5C33"/>
    <w:rsid w:val="00D13C37"/>
    <w:rsid w:val="00D419F7"/>
    <w:rsid w:val="00D61788"/>
    <w:rsid w:val="00DA5106"/>
    <w:rsid w:val="00DB735A"/>
    <w:rsid w:val="00DF0823"/>
    <w:rsid w:val="00DF66DE"/>
    <w:rsid w:val="00E04212"/>
    <w:rsid w:val="00E35AA9"/>
    <w:rsid w:val="00EA3F7D"/>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66BD3"/>
    <w:rPr>
      <w:color w:val="808080"/>
    </w:rPr>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01AC62B8CACC449EA5605DA0D8BD9445">
    <w:name w:val="01AC62B8CACC449EA5605DA0D8BD9445"/>
    <w:rsid w:val="00215A28"/>
  </w:style>
  <w:style w:type="paragraph" w:customStyle="1" w:styleId="298041CB5BC64A1BB94F0C77D432C7F2">
    <w:name w:val="298041CB5BC64A1BB94F0C77D432C7F2"/>
    <w:rsid w:val="00C66BD3"/>
  </w:style>
  <w:style w:type="paragraph" w:customStyle="1" w:styleId="E96FB2C08308496DB1665730D549D7A7">
    <w:name w:val="E96FB2C08308496DB1665730D549D7A7"/>
    <w:rsid w:val="00C66BD3"/>
  </w:style>
  <w:style w:type="paragraph" w:customStyle="1" w:styleId="7B3D84C4961C4227B3014C507F8C4C7B">
    <w:name w:val="7B3D84C4961C4227B3014C507F8C4C7B"/>
    <w:rsid w:val="00C66BD3"/>
  </w:style>
  <w:style w:type="paragraph" w:customStyle="1" w:styleId="B50DDFE55F7F43B0A7392A527DDC6C27">
    <w:name w:val="B50DDFE55F7F43B0A7392A527DDC6C27"/>
    <w:rsid w:val="00C66BD3"/>
  </w:style>
  <w:style w:type="paragraph" w:customStyle="1" w:styleId="EB2010D6E1184D7BA73B598F448C0865">
    <w:name w:val="EB2010D6E1184D7BA73B598F448C0865"/>
    <w:rsid w:val="00C66BD3"/>
  </w:style>
  <w:style w:type="paragraph" w:customStyle="1" w:styleId="45DCDBB2AA904D4EA1C22D94274F758C">
    <w:name w:val="45DCDBB2AA904D4EA1C22D94274F758C"/>
    <w:rsid w:val="00C66BD3"/>
  </w:style>
  <w:style w:type="paragraph" w:customStyle="1" w:styleId="A82B60428F2D4A6F8FA2F3638FD5DCFB">
    <w:name w:val="A82B60428F2D4A6F8FA2F3638FD5DCFB"/>
    <w:rsid w:val="00C66BD3"/>
  </w:style>
  <w:style w:type="paragraph" w:customStyle="1" w:styleId="0891655A3DA74081947212C53B979455">
    <w:name w:val="0891655A3DA74081947212C53B979455"/>
    <w:rsid w:val="00C66BD3"/>
  </w:style>
  <w:style w:type="paragraph" w:customStyle="1" w:styleId="0218847938974CF6A38D444CC2CA737E">
    <w:name w:val="0218847938974CF6A38D444CC2CA737E"/>
    <w:rsid w:val="00C66BD3"/>
  </w:style>
  <w:style w:type="paragraph" w:customStyle="1" w:styleId="C55F80F180AA4394AA8BEF7AB19CB7CF">
    <w:name w:val="C55F80F180AA4394AA8BEF7AB19CB7CF"/>
    <w:rsid w:val="00C66BD3"/>
  </w:style>
  <w:style w:type="paragraph" w:customStyle="1" w:styleId="DDDDDEDFA37346A08392248B5DF7C00B">
    <w:name w:val="DDDDDEDFA37346A08392248B5DF7C00B"/>
    <w:rsid w:val="00C66B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TotalTime>
  <Pages>37</Pages>
  <Words>10394</Words>
  <Characters>59251</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69506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419</cp:revision>
  <cp:lastPrinted>2022-05-24T20:08:00Z</cp:lastPrinted>
  <dcterms:created xsi:type="dcterms:W3CDTF">2022-05-25T12:32:00Z</dcterms:created>
  <dcterms:modified xsi:type="dcterms:W3CDTF">2022-07-05T22:21:00Z</dcterms:modified>
</cp:coreProperties>
</file>