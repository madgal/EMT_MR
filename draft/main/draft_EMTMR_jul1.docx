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0EEB0241"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del w:id="0" w:author="Madeline Galbraith" w:date="2022-05-28T13:06:00Z">
        <w:r w:rsidR="00E66CB1" w:rsidRPr="00C9444E" w:rsidDel="00BC6D9B">
          <w:rPr>
            <w:rFonts w:ascii="Times New Roman" w:hAnsi="Times New Roman" w:cs="Times New Roman"/>
            <w:b/>
            <w:bCs/>
          </w:rPr>
          <w:delText>Mutual activation of</w:delText>
        </w:r>
        <w:r w:rsidR="00AD7F58" w:rsidRPr="00C9444E" w:rsidDel="00BC6D9B">
          <w:rPr>
            <w:rFonts w:ascii="Times New Roman" w:hAnsi="Times New Roman" w:cs="Times New Roman"/>
            <w:b/>
            <w:bCs/>
          </w:rPr>
          <w:delText xml:space="preserve"> the</w:delText>
        </w:r>
      </w:del>
      <w:ins w:id="1" w:author="Madeline Galbraith" w:date="2022-05-28T13:06:00Z">
        <w:r w:rsidR="00BC6D9B">
          <w:rPr>
            <w:rFonts w:ascii="Times New Roman" w:hAnsi="Times New Roman" w:cs="Times New Roman"/>
            <w:b/>
            <w:bCs/>
          </w:rPr>
          <w:t>Towards decoding the coupling decision-making of</w:t>
        </w:r>
      </w:ins>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r w:rsidR="00BC6D9B">
        <w:rPr>
          <w:rFonts w:ascii="Times New Roman" w:hAnsi="Times New Roman" w:cs="Times New Roman"/>
          <w:b/>
          <w:bCs/>
        </w:rPr>
        <w:t>in cancer</w:t>
      </w:r>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xml:space="preserve">, </w:t>
      </w:r>
      <w:proofErr w:type="spellStart"/>
      <w:r w:rsidRPr="00C9444E">
        <w:rPr>
          <w:rFonts w:ascii="Times New Roman" w:hAnsi="Times New Roman" w:cs="Times New Roman"/>
        </w:rPr>
        <w:t>Dongya</w:t>
      </w:r>
      <w:proofErr w:type="spellEnd"/>
      <w:r w:rsidRPr="00C9444E">
        <w:rPr>
          <w:rFonts w:ascii="Times New Roman" w:hAnsi="Times New Roman" w:cs="Times New Roman"/>
        </w:rPr>
        <w:t xml:space="preserve"> Jia</w:t>
      </w:r>
      <w:r w:rsidR="00210CF5" w:rsidRPr="00C9444E">
        <w:rPr>
          <w:rFonts w:ascii="Times New Roman" w:hAnsi="Times New Roman" w:cs="Times New Roman"/>
          <w:vertAlign w:val="superscript"/>
        </w:rPr>
        <w:t>2</w:t>
      </w:r>
      <w:r w:rsidRPr="00C9444E">
        <w:rPr>
          <w:rFonts w:ascii="Times New Roman" w:hAnsi="Times New Roman" w:cs="Times New Roman"/>
        </w:rPr>
        <w:t>, 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1508B6B1" w14:textId="01F251A6" w:rsidR="00A85503" w:rsidRPr="00C9444E" w:rsidRDefault="00A85503" w:rsidP="00A85503">
      <w:pPr>
        <w:pStyle w:val="addresses"/>
        <w:spacing w:before="0" w:after="0" w:line="480" w:lineRule="auto"/>
        <w:rPr>
          <w:b w:val="0"/>
          <w:noProof w:val="0"/>
          <w:sz w:val="22"/>
          <w:szCs w:val="22"/>
        </w:rPr>
      </w:pPr>
      <w:r w:rsidRPr="00453A6D">
        <w:rPr>
          <w:b w:val="0"/>
          <w:noProof w:val="0"/>
          <w:sz w:val="22"/>
          <w:szCs w:val="22"/>
          <w:vertAlign w:val="superscript"/>
        </w:rPr>
        <w:t>2</w:t>
      </w:r>
      <w:r>
        <w:rPr>
          <w:b w:val="0"/>
          <w:noProof w:val="0"/>
          <w:sz w:val="22"/>
          <w:szCs w:val="22"/>
        </w:rPr>
        <w:t>Immunodynamics Group, Laboratory of Integrative Cancer Immunology, Center for Cancer Research, National Cancer Institute, Bethesda, MD, USA</w:t>
      </w:r>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5FCC455D" w:rsidR="00586C48" w:rsidRPr="00C9444E" w:rsidRDefault="00586C48" w:rsidP="000C7A59">
      <w:pPr>
        <w:pStyle w:val="BodyText"/>
        <w:spacing w:line="480" w:lineRule="auto"/>
        <w:rPr>
          <w:rFonts w:ascii="Times New Roman" w:hAnsi="Times New Roman" w:cs="Times New Roman"/>
        </w:rPr>
      </w:pPr>
      <w:bookmarkStart w:id="2" w:name="_Hlk101434659"/>
      <w:r w:rsidRPr="00C9444E">
        <w:rPr>
          <w:rFonts w:ascii="Times New Roman" w:hAnsi="Times New Roman" w:cs="Times New Roman"/>
        </w:rPr>
        <w:t xml:space="preserve">Abnormal metabolism and </w:t>
      </w:r>
      <w:r w:rsidR="00C62173" w:rsidRPr="00C9444E">
        <w:rPr>
          <w:rFonts w:ascii="Times New Roman" w:hAnsi="Times New Roman" w:cs="Times New Roman"/>
        </w:rPr>
        <w:t xml:space="preserve">attaining motility </w:t>
      </w:r>
      <w:r w:rsidRPr="00C9444E">
        <w:rPr>
          <w:rFonts w:ascii="Times New Roman" w:hAnsi="Times New Roman" w:cs="Times New Roman"/>
        </w:rPr>
        <w:t xml:space="preserve"> are two hallmarks of cancer. During metastasis, a developmental program, epithelial-mesenchymal transition (EMT)</w:t>
      </w:r>
      <w:r w:rsidR="00C62173" w:rsidRPr="00C9444E">
        <w:rPr>
          <w:rFonts w:ascii="Times New Roman" w:hAnsi="Times New Roman" w:cs="Times New Roman"/>
        </w:rPr>
        <w:t xml:space="preserve"> is</w:t>
      </w:r>
      <w:r w:rsidRPr="00C9444E">
        <w:rPr>
          <w:rFonts w:ascii="Times New Roman" w:hAnsi="Times New Roman" w:cs="Times New Roman"/>
        </w:rPr>
        <w:t xml:space="preserve"> often used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Aside from complete EMT,  c</w:t>
      </w:r>
      <w:r w:rsidRPr="00C9444E">
        <w:rPr>
          <w:rFonts w:ascii="Times New Roman" w:hAnsi="Times New Roman" w:cs="Times New Roman"/>
        </w:rPr>
        <w:t xml:space="preserve">ancer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w:t>
      </w:r>
      <w:r w:rsidR="00BC6D9B">
        <w:rPr>
          <w:rFonts w:ascii="Times New Roman" w:hAnsi="Times New Roman" w:cs="Times New Roman"/>
        </w:rPr>
        <w:t>e</w:t>
      </w:r>
      <w:r w:rsidRPr="00C9444E">
        <w:rPr>
          <w:rFonts w:ascii="Times New Roman" w:hAnsi="Times New Roman" w:cs="Times New Roman"/>
        </w:rPr>
        <w:t>pithelial/</w:t>
      </w:r>
      <w:r w:rsidR="00BC6D9B">
        <w:rPr>
          <w:rFonts w:ascii="Times New Roman" w:hAnsi="Times New Roman" w:cs="Times New Roman"/>
        </w:rPr>
        <w:t>m</w:t>
      </w:r>
      <w:r w:rsidRPr="00C9444E">
        <w:rPr>
          <w:rFonts w:ascii="Times New Roman" w:hAnsi="Times New Roman" w:cs="Times New Roman"/>
        </w:rPr>
        <w:t xml:space="preserve">esenchymal (E/M) phenotype, which </w:t>
      </w:r>
      <w:r w:rsidR="00BC6D9B">
        <w:rPr>
          <w:rFonts w:ascii="Times New Roman" w:hAnsi="Times New Roman" w:cs="Times New Roman"/>
        </w:rPr>
        <w:t xml:space="preserve">combines the features of E and M, and </w:t>
      </w:r>
      <w:r w:rsidR="00C62173" w:rsidRPr="00C9444E">
        <w:rPr>
          <w:rFonts w:ascii="Times New Roman" w:hAnsi="Times New Roman" w:cs="Times New Roman"/>
        </w:rPr>
        <w:t xml:space="preserve">in many cases </w:t>
      </w:r>
      <w:r w:rsidR="00BC6D9B">
        <w:rPr>
          <w:rFonts w:ascii="Times New Roman" w:hAnsi="Times New Roman" w:cs="Times New Roman"/>
        </w:rPr>
        <w:t>serves as</w:t>
      </w:r>
      <w:r w:rsidRPr="00C9444E">
        <w:rPr>
          <w:rFonts w:ascii="Times New Roman" w:hAnsi="Times New Roman" w:cs="Times New Roman"/>
        </w:rPr>
        <w:t xml:space="preserve"> the primary instigator of metastasis.</w:t>
      </w:r>
      <w:r w:rsidR="00E9224F">
        <w:rPr>
          <w:rFonts w:ascii="Times New Roman" w:hAnsi="Times New Roman" w:cs="Times New Roman"/>
        </w:rPr>
        <w:t xml:space="preserve"> Cancer cells have been observed to largely use glycolysis irrespective of the presence of oxygen, referred to as the Warburg effect (W).</w:t>
      </w:r>
      <w:r w:rsidRPr="00C9444E">
        <w:rPr>
          <w:rFonts w:ascii="Times New Roman" w:hAnsi="Times New Roman" w:cs="Times New Roman"/>
        </w:rPr>
        <w:t xml:space="preserve"> </w:t>
      </w:r>
      <w:r w:rsidR="00C62173" w:rsidRPr="00C9444E">
        <w:rPr>
          <w:rFonts w:ascii="Times New Roman" w:hAnsi="Times New Roman" w:cs="Times New Roman"/>
        </w:rPr>
        <w:t>In addition</w:t>
      </w:r>
      <w:r w:rsidR="00E9224F">
        <w:rPr>
          <w:rFonts w:ascii="Times New Roman" w:hAnsi="Times New Roman" w:cs="Times New Roman"/>
        </w:rPr>
        <w:t xml:space="preserve"> to glycolysis</w:t>
      </w:r>
      <w:r w:rsidR="00C62173" w:rsidRPr="00C9444E">
        <w:rPr>
          <w:rFonts w:ascii="Times New Roman" w:hAnsi="Times New Roman" w:cs="Times New Roman"/>
        </w:rPr>
        <w:t>,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their mitochondrial </w:t>
      </w:r>
      <w:r w:rsidR="00E9224F">
        <w:rPr>
          <w:rFonts w:ascii="Times New Roman" w:hAnsi="Times New Roman" w:cs="Times New Roman"/>
        </w:rPr>
        <w:t>oxidative phosphorylation (OXPHOS, O)</w:t>
      </w:r>
      <w:r w:rsidRPr="00C9444E">
        <w:rPr>
          <w:rFonts w:ascii="Times New Roman" w:hAnsi="Times New Roman" w:cs="Times New Roman"/>
        </w:rPr>
        <w:t xml:space="preserve"> without compromising their glycolytic activity, thus entering a hybrid metabolic mode</w:t>
      </w:r>
      <w:r w:rsidR="00E9224F">
        <w:rPr>
          <w:rFonts w:ascii="Times New Roman" w:hAnsi="Times New Roman" w:cs="Times New Roman"/>
        </w:rPr>
        <w:t xml:space="preserve"> (W/O)</w:t>
      </w:r>
      <w:r w:rsidRPr="00C9444E">
        <w:rPr>
          <w:rFonts w:ascii="Times New Roman" w:hAnsi="Times New Roman" w:cs="Times New Roman"/>
        </w:rPr>
        <w:t>.</w:t>
      </w:r>
      <w:r w:rsidR="00E9224F">
        <w:rPr>
          <w:rFonts w:ascii="Times New Roman" w:hAnsi="Times New Roman" w:cs="Times New Roman"/>
        </w:rPr>
        <w:t xml:space="preserve"> The W/O state has often been observed to be associated with enhanced metastatic potentials.</w:t>
      </w:r>
      <w:r w:rsidRPr="00C9444E">
        <w:rPr>
          <w:rFonts w:ascii="Times New Roman" w:hAnsi="Times New Roman" w:cs="Times New Roman"/>
        </w:rPr>
        <w:t xml:space="preserve"> </w:t>
      </w:r>
      <w:r w:rsidRPr="00C9444E">
        <w:rPr>
          <w:rFonts w:ascii="Times New Roman" w:hAnsi="Times New Roman" w:cs="Times New Roman"/>
          <w:lang w:eastAsia="zh-CN"/>
        </w:rPr>
        <w:t>U</w:t>
      </w:r>
      <w:r w:rsidRPr="00C9444E">
        <w:rPr>
          <w:rFonts w:ascii="Times New Roman" w:hAnsi="Times New Roman" w:cs="Times New Roman"/>
        </w:rPr>
        <w:t xml:space="preserve">nderstanding the relationship between cancer metabolism and EMT can </w:t>
      </w:r>
      <w:r w:rsidR="00C62173" w:rsidRPr="00C9444E">
        <w:rPr>
          <w:rFonts w:ascii="Times New Roman" w:hAnsi="Times New Roman" w:cs="Times New Roman"/>
        </w:rPr>
        <w:t xml:space="preserve">therefore </w:t>
      </w:r>
      <w:r w:rsidRPr="00C9444E">
        <w:rPr>
          <w:rFonts w:ascii="Times New Roman" w:hAnsi="Times New Roman" w:cs="Times New Roman"/>
        </w:rPr>
        <w:t xml:space="preserve">offer </w:t>
      </w:r>
      <w:r w:rsidR="00C62173" w:rsidRPr="00C9444E">
        <w:rPr>
          <w:rFonts w:ascii="Times New Roman" w:hAnsi="Times New Roman" w:cs="Times New Roman"/>
        </w:rPr>
        <w:t xml:space="preserve">novel </w:t>
      </w:r>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analyze the relationship between metabolism and EMT by coupling their corresponding </w:t>
      </w:r>
      <w:r w:rsidR="00C62173" w:rsidRPr="00C9444E">
        <w:rPr>
          <w:rFonts w:ascii="Times New Roman" w:hAnsi="Times New Roman" w:cs="Times New Roman"/>
        </w:rPr>
        <w:t xml:space="preserve">core </w:t>
      </w:r>
      <w:r w:rsidRPr="00C9444E">
        <w:rPr>
          <w:rFonts w:ascii="Times New Roman" w:hAnsi="Times New Roman" w:cs="Times New Roman"/>
        </w:rPr>
        <w:t xml:space="preserve">decision-making molecular networks – AMPK/HIF-1/ROS </w:t>
      </w:r>
      <w:r w:rsidRPr="00C9444E">
        <w:rPr>
          <w:rFonts w:ascii="Times New Roman" w:hAnsi="Times New Roman" w:cs="Times New Roman"/>
        </w:rPr>
        <w:lastRenderedPageBreak/>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/SNAIL</w:t>
      </w:r>
      <w:r w:rsidR="0010731D">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/ZEB, respectively. We systematically elucidate how different phenotypes during EMT (E, </w:t>
      </w:r>
      <w:proofErr w:type="gramStart"/>
      <w:r w:rsidRPr="00C9444E">
        <w:rPr>
          <w:rFonts w:ascii="Times New Roman" w:hAnsi="Times New Roman" w:cs="Times New Roman"/>
        </w:rPr>
        <w:t>M</w:t>
      </w:r>
      <w:proofErr w:type="gramEnd"/>
      <w:r w:rsidRPr="00C9444E">
        <w:rPr>
          <w:rFonts w:ascii="Times New Roman" w:hAnsi="Times New Roman" w:cs="Times New Roman"/>
        </w:rPr>
        <w:t xml:space="preserve"> and hybrid E/M) are ass</w:t>
      </w:r>
      <w:proofErr w:type="spellStart"/>
      <w:r w:rsidRPr="00C9444E">
        <w:rPr>
          <w:rFonts w:ascii="Times New Roman" w:hAnsi="Times New Roman" w:cs="Times New Roman"/>
        </w:rPr>
        <w:t>ociated</w:t>
      </w:r>
      <w:proofErr w:type="spellEnd"/>
      <w:r w:rsidRPr="00C9444E">
        <w:rPr>
          <w:rFonts w:ascii="Times New Roman" w:hAnsi="Times New Roman" w:cs="Times New Roman"/>
        </w:rPr>
        <w:t xml:space="preserve"> with different metabolic phenotypes (</w:t>
      </w:r>
      <w:r w:rsidR="00443ED2">
        <w:rPr>
          <w:rFonts w:ascii="Times New Roman" w:hAnsi="Times New Roman" w:cs="Times New Roman"/>
        </w:rPr>
        <w:t>O</w:t>
      </w:r>
      <w:r w:rsidRPr="00C9444E">
        <w:rPr>
          <w:rFonts w:ascii="Times New Roman" w:hAnsi="Times New Roman" w:cs="Times New Roman"/>
        </w:rPr>
        <w:t xml:space="preserve">, </w:t>
      </w:r>
      <w:r w:rsidR="00443ED2">
        <w:rPr>
          <w:rFonts w:ascii="Times New Roman" w:hAnsi="Times New Roman" w:cs="Times New Roman"/>
        </w:rPr>
        <w:t>W</w:t>
      </w:r>
      <w:r w:rsidRPr="00C9444E">
        <w:rPr>
          <w:rFonts w:ascii="Times New Roman" w:hAnsi="Times New Roman" w:cs="Times New Roman"/>
        </w:rPr>
        <w:t xml:space="preserve"> and </w:t>
      </w:r>
      <w:r w:rsidR="00182BBC" w:rsidRPr="00C9444E">
        <w:rPr>
          <w:rFonts w:ascii="Times New Roman" w:hAnsi="Times New Roman" w:cs="Times New Roman"/>
        </w:rPr>
        <w:t>W/O</w:t>
      </w:r>
      <w:r w:rsidRPr="00C9444E">
        <w:rPr>
          <w:rFonts w:ascii="Times New Roman" w:hAnsi="Times New Roman" w:cs="Times New Roman"/>
        </w:rPr>
        <w:t xml:space="preserve">). Specifically, we identified the feedback loops that lead to the coupling of the E/M state with the </w:t>
      </w:r>
      <w:r w:rsidR="00443ED2">
        <w:rPr>
          <w:rFonts w:ascii="Times New Roman" w:hAnsi="Times New Roman" w:cs="Times New Roman"/>
        </w:rPr>
        <w:t>W/O</w:t>
      </w:r>
      <w:r w:rsidRPr="00C9444E">
        <w:rPr>
          <w:rFonts w:ascii="Times New Roman" w:hAnsi="Times New Roman" w:cs="Times New Roman"/>
        </w:rPr>
        <w:t xml:space="preserve"> state</w:t>
      </w:r>
      <w:r w:rsidR="00443ED2">
        <w:rPr>
          <w:rFonts w:ascii="Times New Roman" w:hAnsi="Times New Roman" w:cs="Times New Roman"/>
        </w:rPr>
        <w:t xml:space="preserve">, referred to as E/M-W/O, </w:t>
      </w:r>
      <w:r w:rsidRPr="00C9444E">
        <w:rPr>
          <w:rFonts w:ascii="Times New Roman" w:hAnsi="Times New Roman" w:cs="Times New Roman"/>
        </w:rPr>
        <w:t xml:space="preserve">a potentially highly aggressive phenotype. </w:t>
      </w:r>
      <w:bookmarkStart w:id="3" w:name="_Hlk101434770"/>
      <w:bookmarkEnd w:id="2"/>
      <w:r w:rsidRPr="00C9444E">
        <w:rPr>
          <w:rFonts w:ascii="Times New Roman" w:hAnsi="Times New Roman" w:cs="Times New Roman"/>
        </w:rPr>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r w:rsidR="00D064C4">
        <w:rPr>
          <w:rFonts w:ascii="Times New Roman" w:hAnsi="Times New Roman" w:cs="Times New Roman"/>
        </w:rPr>
        <w:t xml:space="preserve">the </w:t>
      </w:r>
      <w:r w:rsidR="00FC20B8" w:rsidRPr="00C9444E">
        <w:rPr>
          <w:rFonts w:ascii="Times New Roman" w:hAnsi="Times New Roman" w:cs="Times New Roman"/>
        </w:rPr>
        <w:t>crosstalk</w:t>
      </w:r>
      <w:r w:rsidRPr="00C9444E">
        <w:rPr>
          <w:rFonts w:ascii="Times New Roman" w:hAnsi="Times New Roman" w:cs="Times New Roman"/>
        </w:rPr>
        <w:t xml:space="preserve"> can </w:t>
      </w:r>
      <w:r w:rsidR="00D064C4">
        <w:rPr>
          <w:rFonts w:ascii="Times New Roman" w:hAnsi="Times New Roman" w:cs="Times New Roman"/>
        </w:rPr>
        <w:t>give rise to the E/M-W/O state</w:t>
      </w:r>
      <w:r w:rsidRPr="00C9444E">
        <w:rPr>
          <w:rFonts w:ascii="Times New Roman" w:hAnsi="Times New Roman" w:cs="Times New Roman"/>
        </w:rPr>
        <w:t>.</w:t>
      </w:r>
      <w:bookmarkEnd w:id="3"/>
      <w:r w:rsidR="00CA02C6" w:rsidRPr="00C9444E">
        <w:rPr>
          <w:rFonts w:ascii="Times New Roman" w:hAnsi="Times New Roman" w:cs="Times New Roman"/>
        </w:rPr>
        <w:t xml:space="preserve"> </w:t>
      </w:r>
      <w:r w:rsidR="00D064C4">
        <w:rPr>
          <w:rFonts w:ascii="Times New Roman" w:hAnsi="Times New Roman" w:cs="Times New Roman"/>
        </w:rPr>
        <w:t>Moreover, i</w:t>
      </w:r>
      <w:r w:rsidR="00CA02C6" w:rsidRPr="00C9444E">
        <w:rPr>
          <w:rFonts w:ascii="Times New Roman" w:hAnsi="Times New Roman" w:cs="Times New Roman"/>
        </w:rPr>
        <w:t>n this case</w:t>
      </w:r>
      <w:r w:rsidR="00A4402A" w:rsidRPr="00C9444E">
        <w:rPr>
          <w:rFonts w:ascii="Times New Roman" w:hAnsi="Times New Roman" w:cs="Times New Roman"/>
        </w:rPr>
        <w:t xml:space="preserve">, </w:t>
      </w:r>
      <w:r w:rsidR="00CA02C6" w:rsidRPr="00C9444E">
        <w:rPr>
          <w:rFonts w:ascii="Times New Roman" w:hAnsi="Times New Roman" w:cs="Times New Roman"/>
        </w:rPr>
        <w:t>the</w:t>
      </w:r>
      <w:r w:rsidR="00D064C4">
        <w:rPr>
          <w:rFonts w:ascii="Times New Roman" w:hAnsi="Times New Roman" w:cs="Times New Roman"/>
        </w:rPr>
        <w:t xml:space="preserve">re is an order of events in that the W/O state emerges first and is followed by the </w:t>
      </w:r>
      <w:r w:rsidR="00A4402A" w:rsidRPr="00C9444E">
        <w:rPr>
          <w:rFonts w:ascii="Times New Roman" w:hAnsi="Times New Roman" w:cs="Times New Roman"/>
        </w:rPr>
        <w:t xml:space="preserve">E/M state,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metabolic reprogramming</w:t>
      </w:r>
      <w:r w:rsidR="00D064C4">
        <w:rPr>
          <w:rFonts w:ascii="Times New Roman" w:hAnsi="Times New Roman" w:cs="Times New Roman"/>
        </w:rPr>
        <w:t xml:space="preserve"> can</w:t>
      </w:r>
      <w:r w:rsidR="002A1A95" w:rsidRPr="00C9444E">
        <w:rPr>
          <w:rFonts w:ascii="Times New Roman" w:hAnsi="Times New Roman" w:cs="Times New Roman"/>
        </w:rPr>
        <w:t xml:space="preserve"> </w:t>
      </w:r>
      <w:r w:rsidR="00CA02C6" w:rsidRPr="00C9444E">
        <w:rPr>
          <w:rFonts w:ascii="Times New Roman" w:hAnsi="Times New Roman" w:cs="Times New Roman"/>
        </w:rPr>
        <w:t xml:space="preserve">be </w:t>
      </w:r>
      <w:r w:rsidR="00D064C4">
        <w:rPr>
          <w:rFonts w:ascii="Times New Roman" w:hAnsi="Times New Roman" w:cs="Times New Roman"/>
        </w:rPr>
        <w:t>a</w:t>
      </w:r>
      <w:r w:rsidR="00CA02C6" w:rsidRPr="00C9444E">
        <w:rPr>
          <w:rFonts w:ascii="Times New Roman" w:hAnsi="Times New Roman" w:cs="Times New Roman"/>
        </w:rPr>
        <w:t xml:space="preserve"> primary driver</w:t>
      </w:r>
      <w:r w:rsidR="00D064C4">
        <w:rPr>
          <w:rFonts w:ascii="Times New Roman" w:hAnsi="Times New Roman" w:cs="Times New Roman"/>
        </w:rPr>
        <w:t xml:space="preserve"> of EMT and </w:t>
      </w:r>
      <w:r w:rsidR="00CA02C6" w:rsidRPr="00C9444E">
        <w:rPr>
          <w:rFonts w:ascii="Times New Roman" w:hAnsi="Times New Roman" w:cs="Times New Roman"/>
        </w:rPr>
        <w:t xml:space="preserve">the acquisition of highly </w:t>
      </w:r>
      <w:r w:rsidR="00D064C4">
        <w:rPr>
          <w:rFonts w:ascii="Times New Roman" w:hAnsi="Times New Roman" w:cs="Times New Roman"/>
        </w:rPr>
        <w:t>metastatic hybrid E/M</w:t>
      </w:r>
      <w:r w:rsidR="00CA02C6" w:rsidRPr="00C9444E">
        <w:rPr>
          <w:rFonts w:ascii="Times New Roman" w:hAnsi="Times New Roman" w:cs="Times New Roman"/>
        </w:rPr>
        <w:t xml:space="preserve"> 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4" w:name="introduction"/>
      <w:r w:rsidRPr="00C9444E">
        <w:rPr>
          <w:rFonts w:ascii="Times New Roman" w:hAnsi="Times New Roman" w:cs="Times New Roman"/>
          <w:b/>
          <w:bCs/>
          <w:sz w:val="28"/>
          <w:szCs w:val="28"/>
        </w:rPr>
        <w:t>Introduction</w:t>
      </w:r>
      <w:bookmarkEnd w:id="4"/>
    </w:p>
    <w:p w14:paraId="14632C67" w14:textId="24BEAA55"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E46389" w:rsidRPr="00E46389">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initiate metastatic lesions. Typically, these properties have been studied one at a time. For example, cell motility is assumed to be related to the epithelial-mesenchymal transition (EMT). During EMT, the 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w:t>
      </w:r>
      <w:proofErr w:type="gramStart"/>
      <w:r w:rsidRPr="00C9444E">
        <w:rPr>
          <w:rFonts w:ascii="Times New Roman" w:hAnsi="Times New Roman" w:cs="Times New Roman"/>
        </w:rPr>
        <w:t>polarity, and</w:t>
      </w:r>
      <w:proofErr w:type="gramEnd"/>
      <w:r w:rsidRPr="00C9444E">
        <w:rPr>
          <w:rFonts w:ascii="Times New Roman" w:hAnsi="Times New Roman" w:cs="Times New Roman"/>
        </w:rPr>
        <w:t xml:space="preserve">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E46389" w:rsidRPr="00E46389">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E46389" w:rsidRPr="00E46389">
            <w:rPr>
              <w:rFonts w:ascii="Times New Roman" w:eastAsia="Times New Roman" w:hAnsi="Times New Roman" w:cs="Times New Roman"/>
              <w:color w:val="000000"/>
            </w:rPr>
            <w:t>[4,5]</w:t>
          </w:r>
        </w:sdtContent>
      </w:sdt>
      <w:r w:rsidRPr="00C9444E">
        <w:rPr>
          <w:rFonts w:ascii="Times New Roman" w:hAnsi="Times New Roman" w:cs="Times New Roman"/>
        </w:rPr>
        <w:t xml:space="preserve">,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E46389" w:rsidRPr="00E46389">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E46389" w:rsidRPr="00E46389">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w:t>
      </w:r>
      <w:proofErr w:type="gramStart"/>
      <w:r w:rsidRPr="00C9444E">
        <w:rPr>
          <w:rFonts w:ascii="Times New Roman" w:hAnsi="Times New Roman" w:cs="Times New Roman"/>
        </w:rPr>
        <w:t>cancer</w:t>
      </w:r>
      <w:proofErr w:type="gramEnd"/>
      <w:r w:rsidRPr="00C9444E">
        <w:rPr>
          <w:rFonts w:ascii="Times New Roman" w:hAnsi="Times New Roman" w:cs="Times New Roman"/>
        </w:rPr>
        <w:t xml:space="preserve">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E46389" w:rsidRPr="00E46389">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E46389" w:rsidRPr="00E46389">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1D484DDD"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E46389" w:rsidRPr="00E46389">
            <w:rPr>
              <w:rFonts w:ascii="Times New Roman" w:eastAsia="Times New Roman" w:hAnsi="Times New Roman" w:cs="Times New Roman"/>
              <w:color w:val="000000"/>
            </w:rPr>
            <w:t>[1,17]</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w:t>
      </w:r>
      <w:r w:rsidR="00804980">
        <w:rPr>
          <w:rFonts w:ascii="Times New Roman" w:hAnsi="Times New Roman" w:cs="Times New Roman"/>
        </w:rPr>
        <w:t xml:space="preserve">(W) </w:t>
      </w:r>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E46389" w:rsidRPr="00E46389">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w:t>
      </w:r>
      <w:r w:rsidR="00864727">
        <w:rPr>
          <w:rFonts w:ascii="Times New Roman" w:hAnsi="Times New Roman" w:cs="Times New Roman"/>
        </w:rPr>
        <w:t xml:space="preserve">adjust their metabolic phenotype </w:t>
      </w:r>
      <w:proofErr w:type="gramStart"/>
      <w:r w:rsidR="00864727">
        <w:rPr>
          <w:rFonts w:ascii="Times New Roman" w:hAnsi="Times New Roman" w:cs="Times New Roman"/>
        </w:rPr>
        <w:t>in order to</w:t>
      </w:r>
      <w:proofErr w:type="gramEnd"/>
      <w:r w:rsidR="00864727">
        <w:rPr>
          <w:rFonts w:ascii="Times New Roman" w:hAnsi="Times New Roman" w:cs="Times New Roman"/>
        </w:rPr>
        <w:t xml:space="preserve">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E46389" w:rsidRPr="00E46389">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w:t>
      </w:r>
      <w:r w:rsidR="009D52C3">
        <w:rPr>
          <w:rFonts w:ascii="Times New Roman" w:hAnsi="Times New Roman" w:cs="Times New Roman"/>
        </w:rPr>
        <w:t>O</w:t>
      </w:r>
      <w:r w:rsidRPr="00C9444E">
        <w:rPr>
          <w:rFonts w:ascii="Times New Roman" w:hAnsi="Times New Roman" w:cs="Times New Roman"/>
        </w:rPr>
        <w:t xml:space="preserve"> </w:t>
      </w:r>
      <w:r w:rsidR="009D52C3">
        <w:rPr>
          <w:rFonts w:ascii="Times New Roman" w:hAnsi="Times New Roman" w:cs="Times New Roman"/>
        </w:rPr>
        <w:t xml:space="preserve">state </w:t>
      </w:r>
      <w:r w:rsidRPr="00C9444E">
        <w:rPr>
          <w:rFonts w:ascii="Times New Roman" w:hAnsi="Times New Roman" w:cs="Times New Roman"/>
        </w:rPr>
        <w:t xml:space="preserve">and </w:t>
      </w:r>
      <w:r w:rsidR="009D52C3">
        <w:rPr>
          <w:rFonts w:ascii="Times New Roman" w:hAnsi="Times New Roman" w:cs="Times New Roman"/>
        </w:rPr>
        <w:t>W state</w:t>
      </w:r>
      <w:r w:rsidRPr="00C9444E">
        <w:rPr>
          <w:rFonts w:ascii="Times New Roman" w:hAnsi="Times New Roman" w:cs="Times New Roman"/>
        </w:rPr>
        <w:t>,</w:t>
      </w:r>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r w:rsidRPr="00C9444E">
        <w:rPr>
          <w:rFonts w:ascii="Times New Roman" w:hAnsi="Times New Roman" w:cs="Times New Roman"/>
        </w:rPr>
        <w:t>lead</w:t>
      </w:r>
      <w:r w:rsidR="00DC77BF">
        <w:rPr>
          <w:rFonts w:ascii="Times New Roman" w:hAnsi="Times New Roman" w:cs="Times New Roman"/>
        </w:rPr>
        <w:t>ing</w:t>
      </w:r>
      <w:r w:rsidRPr="00C9444E">
        <w:rPr>
          <w:rFonts w:ascii="Times New Roman" w:hAnsi="Times New Roman" w:cs="Times New Roman"/>
        </w:rPr>
        <w:t xml:space="preserve"> to </w:t>
      </w:r>
      <w:r w:rsidR="00DC77BF">
        <w:rPr>
          <w:rFonts w:ascii="Times New Roman" w:hAnsi="Times New Roman" w:cs="Times New Roman"/>
        </w:rPr>
        <w:t xml:space="preserve">the acquisition of a </w:t>
      </w:r>
      <w:r w:rsidR="00744D1D">
        <w:rPr>
          <w:rFonts w:ascii="Times New Roman" w:hAnsi="Times New Roman" w:cs="Times New Roman"/>
        </w:rPr>
        <w:t>hybrid</w:t>
      </w:r>
      <w:r w:rsidR="00DC77BF">
        <w:rPr>
          <w:rFonts w:ascii="Times New Roman" w:hAnsi="Times New Roman" w:cs="Times New Roman"/>
        </w:rPr>
        <w:t xml:space="preserve"> W/O phenotype and metabolic low-low phenotype (L/L).</w:t>
      </w:r>
      <w:r w:rsidR="00794F8C">
        <w:rPr>
          <w:rFonts w:ascii="Times New Roman" w:hAnsi="Times New Roman" w:cs="Times New Roman"/>
        </w:rPr>
        <w:t xml:space="preserve"> The W/O cells, often associated with enhanced metabolic potentials, actively use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r w:rsidR="00E46389" w:rsidRPr="00E46389">
            <w:rPr>
              <w:rFonts w:ascii="Times New Roman" w:eastAsia="Times New Roman" w:hAnsi="Times New Roman" w:cs="Times New Roman"/>
              <w:color w:val="000000"/>
            </w:rPr>
            <w:t>[24,25]</w:t>
          </w:r>
        </w:sdtContent>
      </w:sdt>
      <w:r w:rsidR="00794F8C">
        <w:rPr>
          <w:rFonts w:ascii="Times New Roman" w:hAnsi="Times New Roman" w:cs="Times New Roman"/>
        </w:rPr>
        <w:t>. The L/L cells are metabolically inactive, exhibiting both low glycolysis and low OXPHOS, and are</w:t>
      </w:r>
      <w:r w:rsidRPr="00C9444E">
        <w:rPr>
          <w:rFonts w:ascii="Times New Roman" w:hAnsi="Times New Roman" w:cs="Times New Roman"/>
        </w:rPr>
        <w:t xml:space="preserv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E46389" w:rsidRPr="00E46389">
            <w:rPr>
              <w:rFonts w:ascii="Times New Roman" w:eastAsia="Times New Roman" w:hAnsi="Times New Roman" w:cs="Times New Roman"/>
              <w:color w:val="000000"/>
            </w:rPr>
            <w:t>[26]</w:t>
          </w:r>
        </w:sdtContent>
      </w:sdt>
      <w:r w:rsidR="00794F8C">
        <w:rPr>
          <w:rFonts w:ascii="Times New Roman" w:hAnsi="Times New Roman" w:cs="Times New Roman"/>
        </w:rPr>
        <w:t>.</w:t>
      </w:r>
      <w:r w:rsidRPr="00C9444E">
        <w:rPr>
          <w:rFonts w:ascii="Times New Roman" w:hAnsi="Times New Roman" w:cs="Times New Roman"/>
        </w:rPr>
        <w:t xml:space="preserve"> </w:t>
      </w:r>
      <w:r w:rsidR="008E4737">
        <w:rPr>
          <w:rFonts w:ascii="Times New Roman" w:hAnsi="Times New Roman" w:cs="Times New Roman"/>
        </w:rPr>
        <w:t xml:space="preserve">The highly metastatic murine breast cancer 4T1 cells exhibit both higher glycolytic and </w:t>
      </w:r>
      <w:r w:rsidR="00AC0CCF">
        <w:rPr>
          <w:rFonts w:ascii="Times New Roman" w:hAnsi="Times New Roman" w:cs="Times New Roman"/>
        </w:rPr>
        <w:t>OXPHOS</w:t>
      </w:r>
      <w:r w:rsidR="008E4737">
        <w:rPr>
          <w:rFonts w:ascii="Times New Roman" w:hAnsi="Times New Roman" w:cs="Times New Roman"/>
        </w:rPr>
        <w:t xml:space="preserve"> activity relative to the isogenic and less metastatic 67NR cells </w:t>
      </w:r>
      <w:sdt>
        <w:sdtPr>
          <w:rPr>
            <w:rFonts w:ascii="Times New Roman" w:hAnsi="Times New Roman" w:cs="Times New Roman"/>
          </w:rPr>
          <w:alias w:val="SmartCite Citation"/>
          <w:tag w:val="703cb261-b0c2-4f52-8c43-8dc408bf3954:51afcc68-9c57-4feb-87a2-9b5bb6cfeda0+"/>
          <w:id w:val="282082193"/>
          <w:placeholder>
            <w:docPart w:val="DefaultPlaceholder_-1854013440"/>
          </w:placeholder>
        </w:sdtPr>
        <w:sdtEndPr/>
        <w:sdtContent>
          <w:r w:rsidR="00E46389" w:rsidRPr="00E46389">
            <w:rPr>
              <w:rFonts w:ascii="Times New Roman" w:eastAsia="Times New Roman" w:hAnsi="Times New Roman" w:cs="Times New Roman"/>
              <w:color w:val="000000"/>
            </w:rPr>
            <w:t>[27]</w:t>
          </w:r>
        </w:sdtContent>
      </w:sdt>
      <w:r w:rsidR="008E4737">
        <w:rPr>
          <w:rFonts w:ascii="Times New Roman" w:hAnsi="Times New Roman" w:cs="Times New Roman"/>
        </w:rPr>
        <w:t xml:space="preserve">. Furthermore, when the </w:t>
      </w:r>
      <w:r w:rsidR="008E4737" w:rsidRPr="00C9444E">
        <w:rPr>
          <w:rFonts w:ascii="Times New Roman" w:hAnsi="Times New Roman" w:cs="Times New Roman"/>
        </w:rPr>
        <w:t>circulating tumor cells (CTCs) formed by 4T-1 cells</w:t>
      </w:r>
      <w:r w:rsidR="008E4737">
        <w:rPr>
          <w:rFonts w:ascii="Times New Roman" w:hAnsi="Times New Roman" w:cs="Times New Roman"/>
        </w:rPr>
        <w:t xml:space="preserve"> exhibited enhanced </w:t>
      </w:r>
      <w:r w:rsidR="00AC0CCF">
        <w:rPr>
          <w:rFonts w:ascii="Times New Roman" w:hAnsi="Times New Roman" w:cs="Times New Roman"/>
        </w:rPr>
        <w:t>OXPHOS</w:t>
      </w:r>
      <w:r w:rsidR="008E4737">
        <w:rPr>
          <w:rFonts w:ascii="Times New Roman" w:hAnsi="Times New Roman" w:cs="Times New Roman"/>
        </w:rPr>
        <w:t xml:space="preserve"> relative to both the primary tumor and lung metastasis formed by 4T1</w:t>
      </w:r>
      <w:r w:rsidR="009E2BD5">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E46389" w:rsidRPr="00E46389">
            <w:rPr>
              <w:rFonts w:ascii="Times New Roman" w:eastAsia="Times New Roman" w:hAnsi="Times New Roman" w:cs="Times New Roman"/>
              <w:color w:val="000000"/>
            </w:rPr>
            <w:t>[28]</w:t>
          </w:r>
        </w:sdtContent>
      </w:sdt>
      <w:r w:rsidRPr="00C9444E">
        <w:rPr>
          <w:rFonts w:ascii="Times New Roman" w:hAnsi="Times New Roman" w:cs="Times New Roman"/>
        </w:rPr>
        <w:t xml:space="preserve">. The high metastatic potential </w:t>
      </w:r>
      <w:r w:rsidR="004A6811">
        <w:rPr>
          <w:rFonts w:ascii="Times New Roman" w:hAnsi="Times New Roman" w:cs="Times New Roman"/>
        </w:rPr>
        <w:t>enabled by the</w:t>
      </w:r>
      <w:r w:rsidRPr="00C9444E">
        <w:rPr>
          <w:rFonts w:ascii="Times New Roman" w:hAnsi="Times New Roman" w:cs="Times New Roman"/>
        </w:rPr>
        <w:t xml:space="preserve"> hybrid metabolic phenotype has been confirmed in </w:t>
      </w:r>
      <w:proofErr w:type="gramStart"/>
      <w:r w:rsidRPr="00C9444E">
        <w:rPr>
          <w:rFonts w:ascii="Times New Roman" w:hAnsi="Times New Roman" w:cs="Times New Roman"/>
        </w:rPr>
        <w:t>a number of</w:t>
      </w:r>
      <w:proofErr w:type="gramEnd"/>
      <w:r w:rsidRPr="00C9444E">
        <w:rPr>
          <w:rFonts w:ascii="Times New Roman" w:hAnsi="Times New Roman" w:cs="Times New Roman"/>
        </w:rPr>
        <w:t xml:space="preserve"> additional experimental studies</w:t>
      </w:r>
      <w:r w:rsidR="0033776F" w:rsidRPr="00C9444E" w:rsidDel="0033776F">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DefaultPlaceholder_-1854013440"/>
          </w:placeholder>
        </w:sdtPr>
        <w:sdtEndPr/>
        <w:sdtContent>
          <w:r w:rsidR="00E46389" w:rsidRPr="00E46389">
            <w:rPr>
              <w:rFonts w:ascii="Times New Roman" w:eastAsia="Times New Roman" w:hAnsi="Times New Roman" w:cs="Times New Roman"/>
              <w:color w:val="000000"/>
            </w:rPr>
            <w:t>[27,29]</w:t>
          </w:r>
        </w:sdtContent>
      </w:sdt>
      <w:r w:rsidRPr="00C9444E">
        <w:rPr>
          <w:rFonts w:ascii="Times New Roman" w:hAnsi="Times New Roman" w:cs="Times New Roman"/>
        </w:rPr>
        <w:t>.</w:t>
      </w:r>
      <w:r w:rsidR="004A6811">
        <w:rPr>
          <w:rFonts w:ascii="Times New Roman" w:hAnsi="Times New Roman" w:cs="Times New Roman"/>
        </w:rPr>
        <w:t xml:space="preserve"> Together, these experiments suggest a tight connection between metabolic plasticity and cancer metastasis, specifically the hybrid W/O state with high metastatic potential. </w:t>
      </w:r>
    </w:p>
    <w:p w14:paraId="2DF29D8C" w14:textId="2C9FEA10"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0F6386">
        <w:rPr>
          <w:rFonts w:ascii="Times New Roman" w:hAnsi="Times New Roman" w:cs="Times New Roman"/>
        </w:rPr>
        <w:t>many studies focused on either EMT or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r w:rsidR="00E46389" w:rsidRPr="00E46389">
            <w:rPr>
              <w:rFonts w:ascii="Times New Roman" w:eastAsia="Times New Roman" w:hAnsi="Times New Roman" w:cs="Times New Roman"/>
              <w:color w:val="000000"/>
            </w:rPr>
            <w:t>[7–10,20–23]</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E46389" w:rsidRPr="00E46389">
            <w:rPr>
              <w:rFonts w:ascii="Times New Roman" w:eastAsia="Times New Roman" w:hAnsi="Times New Roman" w:cs="Times New Roman"/>
              <w:color w:val="000000"/>
            </w:rPr>
            <w:t>[29]</w:t>
          </w:r>
        </w:sdtContent>
      </w:sdt>
      <w:r w:rsidR="00283835" w:rsidRPr="00C9444E">
        <w:rPr>
          <w:rFonts w:ascii="Times New Roman" w:hAnsi="Times New Roman" w:cs="Times New Roman"/>
        </w:rPr>
        <w:t>.</w:t>
      </w:r>
      <w:r w:rsidR="009224AA">
        <w:rPr>
          <w:rFonts w:ascii="Times New Roman" w:hAnsi="Times New Roman" w:cs="Times New Roman"/>
        </w:rPr>
        <w:t xml:space="preserve"> For example, there is bi-directional regulation between hypoxia-inducible factor 1 (HIF-1) and miR-200</w:t>
      </w:r>
      <w:r w:rsidR="001A1A8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883289044"/>
          <w:placeholder>
            <w:docPart w:val="DefaultPlaceholder_-1854013440"/>
          </w:placeholder>
        </w:sdtPr>
        <w:sdtEndPr/>
        <w:sdtContent>
          <w:r w:rsidR="00E46389" w:rsidRPr="00E46389">
            <w:rPr>
              <w:rFonts w:ascii="Times New Roman" w:eastAsia="Times New Roman" w:hAnsi="Times New Roman" w:cs="Times New Roman"/>
              <w:color w:val="000000"/>
            </w:rPr>
            <w:t>[30]</w:t>
          </w:r>
        </w:sdtContent>
      </w:sdt>
      <w:r w:rsidR="002F44ED">
        <w:rPr>
          <w:rFonts w:ascii="Times New Roman" w:hAnsi="Times New Roman" w:cs="Times New Roman"/>
        </w:rPr>
        <w:t>. The repression of miR-200 by HIF-1 induces EMT</w:t>
      </w:r>
      <w:r w:rsidR="009224A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1253783143"/>
          <w:placeholder>
            <w:docPart w:val="DefaultPlaceholder_-1854013440"/>
          </w:placeholder>
        </w:sdtPr>
        <w:sdtEndPr/>
        <w:sdtContent>
          <w:r w:rsidR="00E46389" w:rsidRPr="00E46389">
            <w:rPr>
              <w:rFonts w:ascii="Times New Roman" w:eastAsia="Times New Roman" w:hAnsi="Times New Roman" w:cs="Times New Roman"/>
              <w:color w:val="000000"/>
            </w:rPr>
            <w:t>[31]</w:t>
          </w:r>
        </w:sdtContent>
      </w:sdt>
      <w:r w:rsidR="009F185C">
        <w:rPr>
          <w:rFonts w:ascii="Times New Roman" w:hAnsi="Times New Roman" w:cs="Times New Roman"/>
        </w:rPr>
        <w:t xml:space="preserve"> </w:t>
      </w:r>
      <w:r w:rsidR="00FC5DE9">
        <w:rPr>
          <w:rFonts w:ascii="Times New Roman" w:hAnsi="Times New Roman" w:cs="Times New Roman"/>
        </w:rPr>
        <w:t xml:space="preserve">and HIF-1 </w:t>
      </w:r>
      <w:proofErr w:type="gramStart"/>
      <w:r w:rsidR="00FC5DE9">
        <w:rPr>
          <w:rFonts w:ascii="Times New Roman" w:hAnsi="Times New Roman" w:cs="Times New Roman"/>
        </w:rPr>
        <w:t>is able to</w:t>
      </w:r>
      <w:proofErr w:type="gramEnd"/>
      <w:r w:rsidR="00FC5DE9">
        <w:rPr>
          <w:rFonts w:ascii="Times New Roman" w:hAnsi="Times New Roman" w:cs="Times New Roman"/>
        </w:rPr>
        <w:t xml:space="preserve"> repress the expression of HIF-1 </w:t>
      </w:r>
      <w:sdt>
        <w:sdtPr>
          <w:rPr>
            <w:rFonts w:ascii="Times New Roman" w:hAnsi="Times New Roman" w:cs="Times New Roman"/>
          </w:rPr>
          <w:alias w:val="SmartCite Citation"/>
          <w:tag w:val="703cb261-b0c2-4f52-8c43-8dc408bf3954:5be698c5-9e85-4785-98b1-deecf715cf82+"/>
          <w:id w:val="1945876147"/>
          <w:placeholder>
            <w:docPart w:val="DefaultPlaceholder_-1854013440"/>
          </w:placeholder>
        </w:sdtPr>
        <w:sdtEndPr/>
        <w:sdtContent>
          <w:r w:rsidR="00E46389" w:rsidRPr="00E46389">
            <w:rPr>
              <w:rFonts w:ascii="Times New Roman" w:eastAsia="Times New Roman" w:hAnsi="Times New Roman" w:cs="Times New Roman"/>
              <w:color w:val="000000"/>
            </w:rPr>
            <w:t>[32]</w:t>
          </w:r>
        </w:sdtContent>
      </w:sdt>
      <w:r w:rsidR="000D63AC">
        <w:rPr>
          <w:rFonts w:ascii="Times New Roman" w:hAnsi="Times New Roman" w:cs="Times New Roman"/>
        </w:rPr>
        <w:t>.</w:t>
      </w:r>
      <w:r w:rsidR="00283835" w:rsidRPr="00C9444E">
        <w:rPr>
          <w:rFonts w:ascii="Times New Roman" w:hAnsi="Times New Roman" w:cs="Times New Roman"/>
        </w:rPr>
        <w:t xml:space="preserve"> </w:t>
      </w:r>
      <w:r w:rsidR="000D63AC">
        <w:rPr>
          <w:rFonts w:ascii="Times New Roman" w:hAnsi="Times New Roman" w:cs="Times New Roman"/>
        </w:rPr>
        <w:t>Understanding the c</w:t>
      </w:r>
      <w:r w:rsidRPr="00C9444E">
        <w:rPr>
          <w:rFonts w:ascii="Times New Roman" w:hAnsi="Times New Roman" w:cs="Times New Roman"/>
        </w:rPr>
        <w:t xml:space="preserve">rosstalk between EMT and metabolic reprogramming is important </w:t>
      </w:r>
      <w:r w:rsidR="000D63AC">
        <w:rPr>
          <w:rFonts w:ascii="Times New Roman" w:hAnsi="Times New Roman" w:cs="Times New Roman"/>
        </w:rPr>
        <w:t>for an increased comprehension of</w:t>
      </w:r>
      <w:r w:rsidRPr="00C9444E">
        <w:rPr>
          <w:rFonts w:ascii="Times New Roman" w:hAnsi="Times New Roman" w:cs="Times New Roman"/>
        </w:rPr>
        <w:t xml:space="preserve">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E46389" w:rsidRPr="00E46389">
            <w:rPr>
              <w:rFonts w:ascii="Times New Roman" w:eastAsia="Times New Roman" w:hAnsi="Times New Roman" w:cs="Times New Roman"/>
              <w:color w:val="000000"/>
            </w:rPr>
            <w:t>[29,33–35]</w:t>
          </w:r>
        </w:sdtContent>
      </w:sdt>
      <w:r w:rsidRPr="00C9444E">
        <w:rPr>
          <w:rFonts w:ascii="Times New Roman" w:hAnsi="Times New Roman" w:cs="Times New Roman"/>
        </w:rPr>
        <w:t xml:space="preserve">. 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ebe7b288-51b2-4588-8c4a-2c240049eb69+"/>
          <w:id w:val="377052821"/>
          <w:placeholder>
            <w:docPart w:val="1EEFC3F7DEC543B789CFA05DDF6009E9"/>
          </w:placeholder>
        </w:sdtPr>
        <w:sdtEndPr/>
        <w:sdtContent>
          <w:r w:rsidR="00E46389" w:rsidRPr="00E46389">
            <w:rPr>
              <w:rFonts w:ascii="Times New Roman" w:eastAsia="Times New Roman" w:hAnsi="Times New Roman" w:cs="Times New Roman"/>
              <w:color w:val="000000"/>
            </w:rPr>
            <w:t>[36–40]</w:t>
          </w:r>
        </w:sdtContent>
      </w:sdt>
      <w:r w:rsidRPr="00C9444E">
        <w:rPr>
          <w:rFonts w:ascii="Times New Roman" w:hAnsi="Times New Roman" w:cs="Times New Roman"/>
        </w:rPr>
        <w:t>. The underlying mechanisms of interaction between EMT and metabolic reprogramming remain poorly understood, with several competing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E46389" w:rsidRPr="00E46389">
            <w:rPr>
              <w:rFonts w:ascii="Times New Roman" w:eastAsia="Times New Roman" w:hAnsi="Times New Roman" w:cs="Times New Roman"/>
              <w:color w:val="000000"/>
            </w:rPr>
            <w:t>[41,42]</w:t>
          </w:r>
        </w:sdtContent>
      </w:sdt>
      <w:r w:rsidRPr="00C9444E">
        <w:rPr>
          <w:rFonts w:ascii="Times New Roman" w:hAnsi="Times New Roman" w:cs="Times New Roman"/>
        </w:rPr>
        <w:t>; 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 xml:space="preserve">is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E46389" w:rsidRPr="00E46389">
            <w:rPr>
              <w:rFonts w:ascii="Times New Roman" w:eastAsia="Times New Roman" w:hAnsi="Times New Roman" w:cs="Times New Roman"/>
              <w:color w:val="000000"/>
            </w:rPr>
            <w:t>[43–45]</w:t>
          </w:r>
        </w:sdtContent>
      </w:sdt>
      <w:r w:rsidRPr="00C9444E">
        <w:rPr>
          <w:rFonts w:ascii="Times New Roman" w:hAnsi="Times New Roman" w:cs="Times New Roman"/>
        </w:rPr>
        <w:t xml:space="preserve">. Another hypothesis is that </w:t>
      </w:r>
      <w:r w:rsidR="00423FB7">
        <w:rPr>
          <w:rFonts w:ascii="Times New Roman" w:hAnsi="Times New Roman" w:cs="Times New Roman"/>
        </w:rPr>
        <w:t>the</w:t>
      </w:r>
      <w:r w:rsidRPr="00C9444E">
        <w:rPr>
          <w:rFonts w:ascii="Times New Roman" w:hAnsi="Times New Roman" w:cs="Times New Roman"/>
        </w:rPr>
        <w:t xml:space="preserve"> mutual activation </w:t>
      </w:r>
      <w:r w:rsidR="00423FB7">
        <w:rPr>
          <w:rFonts w:ascii="Times New Roman" w:hAnsi="Times New Roman" w:cs="Times New Roman"/>
        </w:rPr>
        <w:t>between</w:t>
      </w:r>
      <w:r w:rsidRPr="00C9444E">
        <w:rPr>
          <w:rFonts w:ascii="Times New Roman" w:hAnsi="Times New Roman" w:cs="Times New Roman"/>
        </w:rPr>
        <w:t xml:space="preserve"> EMT and metabolic reprogramming</w:t>
      </w:r>
      <w:r w:rsidR="00423FB7">
        <w:rPr>
          <w:rFonts w:ascii="Times New Roman" w:hAnsi="Times New Roman" w:cs="Times New Roman"/>
        </w:rPr>
        <w:t xml:space="preserve"> can contribute to </w:t>
      </w:r>
      <w:r w:rsidRPr="00C9444E">
        <w:rPr>
          <w:rFonts w:ascii="Times New Roman" w:hAnsi="Times New Roman" w:cs="Times New Roman"/>
        </w:rPr>
        <w:t xml:space="preserve">flexible </w:t>
      </w:r>
      <w:r w:rsidR="00423FB7">
        <w:rPr>
          <w:rFonts w:ascii="Times New Roman" w:hAnsi="Times New Roman" w:cs="Times New Roman"/>
        </w:rPr>
        <w:t xml:space="preserve">coupling of various EMT states (E, M, and E/M) with different metabolic states (W, O, W/O) and possibly 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E46389" w:rsidRPr="00E46389">
            <w:rPr>
              <w:rFonts w:ascii="Times New Roman" w:eastAsia="Times New Roman" w:hAnsi="Times New Roman" w:cs="Times New Roman"/>
              <w:color w:val="000000"/>
            </w:rPr>
            <w:t>[29]</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 xml:space="preserve">his connection has recently been noticed in CTCs, </w:t>
      </w:r>
      <w:r w:rsidR="005F1A9B">
        <w:rPr>
          <w:rFonts w:ascii="Times New Roman" w:hAnsi="Times New Roman" w:cs="Times New Roman"/>
        </w:rPr>
        <w:t xml:space="preserve">where the CTCs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E46389" w:rsidRPr="00E46389">
            <w:rPr>
              <w:rFonts w:ascii="Times New Roman" w:eastAsia="Times New Roman" w:hAnsi="Times New Roman" w:cs="Times New Roman"/>
              <w:color w:val="000000"/>
            </w:rPr>
            <w:t>[28]</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E46389" w:rsidRPr="00E46389">
            <w:rPr>
              <w:rFonts w:ascii="Times New Roman" w:eastAsia="Times New Roman" w:hAnsi="Times New Roman" w:cs="Times New Roman"/>
              <w:color w:val="000000"/>
            </w:rPr>
            <w:t>[46]</w:t>
          </w:r>
        </w:sdtContent>
      </w:sdt>
      <w:r w:rsidRPr="00C9444E">
        <w:rPr>
          <w:rFonts w:ascii="Times New Roman" w:hAnsi="Times New Roman" w:cs="Times New Roman"/>
        </w:rPr>
        <w:t>. Consistent coupling of E</w:t>
      </w:r>
      <w:r w:rsidR="00B61DDF">
        <w:rPr>
          <w:rFonts w:ascii="Times New Roman" w:hAnsi="Times New Roman" w:cs="Times New Roman"/>
        </w:rPr>
        <w:t xml:space="preserve">/M </w:t>
      </w:r>
      <w:r w:rsidRPr="00C9444E">
        <w:rPr>
          <w:rFonts w:ascii="Times New Roman" w:hAnsi="Times New Roman" w:cs="Times New Roman"/>
        </w:rPr>
        <w:t xml:space="preserve">and </w:t>
      </w:r>
      <w:r w:rsidR="00B61DDF">
        <w:rPr>
          <w:rFonts w:ascii="Times New Roman" w:hAnsi="Times New Roman" w:cs="Times New Roman"/>
        </w:rPr>
        <w:t>W/O</w:t>
      </w:r>
      <w:r w:rsidRPr="00C9444E">
        <w:rPr>
          <w:rFonts w:ascii="Times New Roman" w:hAnsi="Times New Roman" w:cs="Times New Roman"/>
        </w:rPr>
        <w:t xml:space="preserve">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r w:rsidR="00B245DB">
        <w:rPr>
          <w:rFonts w:ascii="Times New Roman" w:hAnsi="Times New Roman" w:cs="Times New Roman"/>
        </w:rPr>
        <w:t>exhibit</w:t>
      </w:r>
      <w:r w:rsidRPr="00C9444E">
        <w:rPr>
          <w:rFonts w:ascii="Times New Roman" w:hAnsi="Times New Roman" w:cs="Times New Roman"/>
        </w:rPr>
        <w:t xml:space="preserve"> higher levels of</w:t>
      </w:r>
      <w:r w:rsidR="00B245DB">
        <w:rPr>
          <w:rFonts w:ascii="Times New Roman" w:hAnsi="Times New Roman" w:cs="Times New Roman"/>
        </w:rPr>
        <w:t xml:space="preserve"> both</w:t>
      </w:r>
      <w:r w:rsidRPr="00C9444E">
        <w:rPr>
          <w:rFonts w:ascii="Times New Roman" w:hAnsi="Times New Roman" w:cs="Times New Roman"/>
        </w:rPr>
        <w:t xml:space="preserve"> OXPHOS and glycolysis as compared to the mesenchymal-like </w:t>
      </w:r>
      <w:r w:rsidR="00B245DB">
        <w:rPr>
          <w:rFonts w:ascii="Times New Roman" w:hAnsi="Times New Roman" w:cs="Times New Roman"/>
        </w:rPr>
        <w:t>BCSCs</w:t>
      </w:r>
      <w:r w:rsidRPr="00C9444E">
        <w:rPr>
          <w:rFonts w:ascii="Times New Roman" w:hAnsi="Times New Roman" w:cs="Times New Roman"/>
        </w:rPr>
        <w:t xml:space="preserve">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E46389" w:rsidRPr="00E46389">
            <w:rPr>
              <w:rFonts w:ascii="Times New Roman" w:eastAsia="Times New Roman" w:hAnsi="Times New Roman" w:cs="Times New Roman"/>
              <w:color w:val="000000"/>
            </w:rPr>
            <w:t>[47,48]</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 there have been preliminary indications of the coupling of EMT states and metabolic states</w:t>
      </w:r>
      <w:r w:rsidR="00B74409">
        <w:rPr>
          <w:rFonts w:ascii="Times New Roman" w:hAnsi="Times New Roman" w:cs="Times New Roman"/>
        </w:rPr>
        <w:t xml:space="preserve">, a systematic analysis of how different EMT and metabolism states are coupled remains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13D1999E"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E46389" w:rsidRPr="00E46389">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E46389" w:rsidRPr="00E46389">
            <w:rPr>
              <w:rFonts w:ascii="Times New Roman" w:eastAsia="Times New Roman" w:hAnsi="Times New Roman" w:cs="Times New Roman"/>
              <w:color w:val="000000"/>
            </w:rPr>
            <w:t>[49]</w:t>
          </w:r>
        </w:sdtContent>
      </w:sdt>
      <w:r w:rsidR="00AD7F58" w:rsidRPr="00C9444E">
        <w:rPr>
          <w:rFonts w:ascii="Times New Roman" w:hAnsi="Times New Roman" w:cs="Times New Roman"/>
        </w:rPr>
        <w:t xml:space="preserve">. </w:t>
      </w:r>
      <w:r w:rsidR="002E26BF">
        <w:rPr>
          <w:rFonts w:ascii="Times New Roman" w:hAnsi="Times New Roman" w:cs="Times New Roman"/>
        </w:rPr>
        <w:t>Regarding the EMT circuit, t</w:t>
      </w:r>
      <w:r w:rsidR="006D674A">
        <w:rPr>
          <w:rFonts w:ascii="Times New Roman" w:hAnsi="Times New Roman" w:cs="Times New Roman"/>
        </w:rPr>
        <w:t xml:space="preserve">he miRNAs,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71793">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D674A">
        <w:rPr>
          <w:rFonts w:ascii="Times New Roman" w:hAnsi="Times New Roman" w:cs="Times New Roman"/>
        </w:rPr>
        <w:t xml:space="preserve"> </w:t>
      </w:r>
      <w:r w:rsidR="00471793">
        <w:rPr>
          <w:rFonts w:ascii="Times New Roman" w:hAnsi="Times New Roman" w:cs="Times New Roman"/>
        </w:rPr>
        <w:t>promote the E state while the transcription factors (TFs) SNAIL and ZEB promote the M state.</w:t>
      </w:r>
      <w:r w:rsidR="002E26BF">
        <w:rPr>
          <w:rFonts w:ascii="Times New Roman" w:hAnsi="Times New Roman" w:cs="Times New Roman"/>
        </w:rPr>
        <w:t xml:space="preserve"> In the metabolism circuit, AMPK promotes the O state while HIF-1 promotes the W state, and the reactive oxygen species (ROS) may be associated with the W/O state.</w:t>
      </w:r>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 xml:space="preserve">e found that </w:t>
      </w:r>
      <w:r w:rsidR="00E60032">
        <w:rPr>
          <w:rFonts w:ascii="Times New Roman" w:hAnsi="Times New Roman" w:cs="Times New Roman"/>
        </w:rPr>
        <w:t>mt</w:t>
      </w:r>
      <w:r w:rsidR="00AD7F58" w:rsidRPr="00C9444E">
        <w:rPr>
          <w:rFonts w:ascii="Times New Roman" w:hAnsi="Times New Roman" w:cs="Times New Roman"/>
        </w:rPr>
        <w:t xml:space="preserve">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r w:rsidR="00E60032">
        <w:rPr>
          <w:rFonts w:ascii="Times New Roman" w:hAnsi="Times New Roman" w:cs="Times New Roman"/>
        </w:rPr>
        <w:t xml:space="preserve">the </w:t>
      </w:r>
      <w:r w:rsidR="00F4492C" w:rsidRPr="00C9444E">
        <w:rPr>
          <w:rFonts w:ascii="Times New Roman" w:hAnsi="Times New Roman" w:cs="Times New Roman"/>
        </w:rPr>
        <w:t xml:space="preserve">hybrid E/M state coupled with </w:t>
      </w:r>
      <w:r w:rsidR="00E60032">
        <w:rPr>
          <w:rFonts w:ascii="Times New Roman" w:hAnsi="Times New Roman" w:cs="Times New Roman"/>
        </w:rPr>
        <w:t>the</w:t>
      </w:r>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r w:rsidR="00E60032">
        <w:rPr>
          <w:rFonts w:ascii="Times New Roman" w:hAnsi="Times New Roman" w:cs="Times New Roman"/>
        </w:rPr>
        <w:t xml:space="preserve">, referred to as the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w:t>
      </w:r>
      <w:r w:rsidR="00E60032">
        <w:rPr>
          <w:rFonts w:ascii="Times New Roman" w:hAnsi="Times New Roman" w:cs="Times New Roman"/>
        </w:rPr>
        <w: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982196">
        <w:rPr>
          <w:rFonts w:ascii="Times New Roman" w:hAnsi="Times New Roman" w:cs="Times New Roman"/>
        </w:rPr>
        <w:t>Strikingly, we found that when the crosstalk is bi-directional there are parameter space regions for which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or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 hybrid states</w:t>
      </w:r>
      <w:r w:rsidR="00982196">
        <w:rPr>
          <w:rFonts w:ascii="Times New Roman" w:hAnsi="Times New Roman" w:cs="Times New Roman"/>
        </w:rPr>
        <w:t xml:space="preserve"> (E/M or W/O) emerge</w:t>
      </w:r>
      <w:r w:rsidR="00BE7C78" w:rsidRPr="00C9444E">
        <w:rPr>
          <w:rFonts w:ascii="Times New Roman" w:hAnsi="Times New Roman" w:cs="Times New Roman"/>
        </w:rPr>
        <w:t xml:space="preserve">. </w:t>
      </w:r>
      <w:r w:rsidR="00982196">
        <w:rPr>
          <w:rFonts w:ascii="Times New Roman" w:hAnsi="Times New Roman" w:cs="Times New Roman"/>
        </w:rPr>
        <w:t>Indeed</w:t>
      </w:r>
      <w:r w:rsidR="00BE7C78" w:rsidRPr="00C9444E">
        <w:rPr>
          <w:rFonts w:ascii="Times New Roman" w:hAnsi="Times New Roman" w:cs="Times New Roman"/>
        </w:rPr>
        <w:t xml:space="preserve">,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r w:rsidR="00A549A5" w:rsidRPr="00C9444E">
        <w:rPr>
          <w:rFonts w:ascii="Times New Roman" w:hAnsi="Times New Roman" w:cs="Times New Roman"/>
        </w:rPr>
        <w:t>metaboli</w:t>
      </w:r>
      <w:r w:rsidR="00982196">
        <w:rPr>
          <w:rFonts w:ascii="Times New Roman" w:hAnsi="Times New Roman" w:cs="Times New Roman"/>
        </w:rPr>
        <w:t>sm</w:t>
      </w:r>
      <w:r w:rsidR="00A549A5" w:rsidRPr="00C9444E">
        <w:rPr>
          <w:rFonts w:ascii="Times New Roman" w:hAnsi="Times New Roman" w:cs="Times New Roman"/>
        </w:rPr>
        <w:t xml:space="preserve"> </w:t>
      </w:r>
      <w:r w:rsidR="000D25AF">
        <w:rPr>
          <w:rFonts w:ascii="Times New Roman" w:hAnsi="Times New Roman" w:cs="Times New Roman"/>
        </w:rPr>
        <w:t xml:space="preserve">circuit </w:t>
      </w:r>
      <w:r w:rsidR="00A549A5" w:rsidRPr="00C9444E">
        <w:rPr>
          <w:rFonts w:ascii="Times New Roman" w:hAnsi="Times New Roman" w:cs="Times New Roman"/>
        </w:rPr>
        <w:t xml:space="preserve">or EMT circuit </w:t>
      </w:r>
      <w:r w:rsidR="00EA124F" w:rsidRPr="00C9444E">
        <w:rPr>
          <w:rFonts w:ascii="Times New Roman" w:hAnsi="Times New Roman" w:cs="Times New Roman"/>
        </w:rPr>
        <w:t xml:space="preserve">to gain </w:t>
      </w:r>
      <w:proofErr w:type="spellStart"/>
      <w:r w:rsidR="00EA124F" w:rsidRPr="00C9444E">
        <w:rPr>
          <w:rFonts w:ascii="Times New Roman" w:hAnsi="Times New Roman" w:cs="Times New Roman"/>
        </w:rPr>
        <w:t>tristability</w:t>
      </w:r>
      <w:proofErr w:type="spellEnd"/>
      <w:r w:rsidR="00574DFF" w:rsidRPr="00C9444E">
        <w:rPr>
          <w:rFonts w:ascii="Times New Roman" w:hAnsi="Times New Roman" w:cs="Times New Roman"/>
        </w:rPr>
        <w:t>.</w:t>
      </w:r>
      <w:r w:rsidR="00AC5605" w:rsidRPr="00C9444E">
        <w:rPr>
          <w:rFonts w:ascii="Times New Roman" w:hAnsi="Times New Roman" w:cs="Times New Roman"/>
        </w:rPr>
        <w:t xml:space="preserve"> </w:t>
      </w:r>
      <w:r w:rsidR="00234813" w:rsidRPr="00C9444E">
        <w:rPr>
          <w:rFonts w:ascii="Times New Roman" w:hAnsi="Times New Roman" w:cs="Times New Roman"/>
        </w:rPr>
        <w:t>Our results therefore suggest that a highly aggressive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5" w:name="model"/>
      <w:r w:rsidRPr="00C9444E">
        <w:rPr>
          <w:rFonts w:ascii="Times New Roman" w:hAnsi="Times New Roman" w:cs="Times New Roman"/>
          <w:b/>
          <w:bCs/>
          <w:sz w:val="28"/>
          <w:szCs w:val="28"/>
        </w:rPr>
        <w:t>Model</w:t>
      </w:r>
      <w:bookmarkEnd w:id="5"/>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626FBCCD"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E46389" w:rsidRPr="00E46389">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E46389" w:rsidRPr="00E46389">
            <w:rPr>
              <w:rFonts w:ascii="Times New Roman" w:eastAsia="Times New Roman" w:hAnsi="Times New Roman" w:cs="Times New Roman"/>
              <w:color w:val="000000"/>
            </w:rPr>
            <w:t>[49]</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w:t>
      </w:r>
      <w:r w:rsidR="00A71C20">
        <w:rPr>
          <w:rFonts w:ascii="Times New Roman" w:hAnsi="Times New Roman" w:cs="Times New Roman"/>
        </w:rPr>
        <w:t>.</w:t>
      </w:r>
      <w:r w:rsidRPr="00C9444E">
        <w:rPr>
          <w:rFonts w:ascii="Times New Roman" w:hAnsi="Times New Roman" w:cs="Times New Roman"/>
        </w:rPr>
        <w:t xml:space="preserve"> 1A for the coupled network</w:t>
      </w:r>
      <w:r w:rsidR="0039761E">
        <w:rPr>
          <w:rFonts w:ascii="Times New Roman" w:hAnsi="Times New Roman" w:cs="Times New Roman"/>
        </w:rPr>
        <w:t xml:space="preserve"> and see SI for details for each of the </w:t>
      </w:r>
      <w:proofErr w:type="spellStart"/>
      <w:r w:rsidR="0039761E">
        <w:rPr>
          <w:rFonts w:ascii="Times New Roman" w:hAnsi="Times New Roman" w:cs="Times New Roman"/>
        </w:rPr>
        <w:t>crosstalks</w:t>
      </w:r>
      <w:proofErr w:type="spellEnd"/>
      <w:r w:rsidR="00730DAB">
        <w:rPr>
          <w:rFonts w:ascii="Times New Roman" w:hAnsi="Times New Roman" w:cs="Times New Roman"/>
        </w:rPr>
        <w:t xml:space="preserve"> (Table S5)</w:t>
      </w:r>
      <w:r w:rsidRPr="00C9444E">
        <w:rPr>
          <w:rFonts w:ascii="Times New Roman" w:hAnsi="Times New Roman" w:cs="Times New Roman"/>
        </w:rPr>
        <w:t xml:space="preserve">. The crosstalk between the EMT circuit and the metabolism circuit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different EMT and metabolism states</w:t>
      </w:r>
      <w:r w:rsidR="00AF0EA3" w:rsidRPr="00C9444E">
        <w:rPr>
          <w:rFonts w:ascii="Times New Roman" w:hAnsi="Times New Roman" w:cs="Times New Roman"/>
        </w:rPr>
        <w:t xml:space="preserve">. </w:t>
      </w:r>
      <w:r w:rsidR="004645A4">
        <w:rPr>
          <w:rFonts w:ascii="Times New Roman" w:hAnsi="Times New Roman" w:cs="Times New Roman"/>
        </w:rPr>
        <w:t>Then we ask an interesting</w:t>
      </w:r>
      <w:r w:rsidR="00AF0EA3" w:rsidRPr="00C9444E">
        <w:rPr>
          <w:rFonts w:ascii="Times New Roman" w:hAnsi="Times New Roman" w:cs="Times New Roman"/>
        </w:rPr>
        <w:t xml:space="preserve"> question whether the </w:t>
      </w:r>
      <w:proofErr w:type="spellStart"/>
      <w:r w:rsidR="00AF0EA3" w:rsidRPr="00C9444E">
        <w:rPr>
          <w:rFonts w:ascii="Times New Roman" w:hAnsi="Times New Roman" w:cs="Times New Roman"/>
        </w:rPr>
        <w:t>crosstalks</w:t>
      </w:r>
      <w:proofErr w:type="spellEnd"/>
      <w:r w:rsidR="004645A4">
        <w:rPr>
          <w:rFonts w:ascii="Times New Roman" w:hAnsi="Times New Roman" w:cs="Times New Roman"/>
        </w:rPr>
        <w:t xml:space="preserve"> contributed to the emergence of the</w:t>
      </w:r>
      <w:r w:rsidR="00AF0EA3" w:rsidRPr="00C9444E">
        <w:rPr>
          <w:rFonts w:ascii="Times New Roman" w:hAnsi="Times New Roman" w:cs="Times New Roman"/>
        </w:rPr>
        <w:t xml:space="preserve"> hybrid states.</w:t>
      </w:r>
    </w:p>
    <w:p w14:paraId="13BC8457" w14:textId="2F9D905E"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The core EMT network is comprised of the</w:t>
      </w:r>
      <w:r w:rsidR="00BF3587">
        <w:rPr>
          <w:rFonts w:ascii="Times New Roman" w:hAnsi="Times New Roman" w:cs="Times New Roman"/>
        </w:rPr>
        <w:t xml:space="preserve"> EMT-inducing</w:t>
      </w:r>
      <w:r w:rsidRPr="00C9444E">
        <w:rPr>
          <w:rFonts w:ascii="Times New Roman" w:hAnsi="Times New Roman" w:cs="Times New Roman"/>
        </w:rPr>
        <w:t xml:space="preserve"> transcription factors (</w:t>
      </w:r>
      <w:r w:rsidR="00BF3587">
        <w:rPr>
          <w:rFonts w:ascii="Times New Roman" w:hAnsi="Times New Roman" w:cs="Times New Roman"/>
        </w:rPr>
        <w:t>EMT-</w:t>
      </w:r>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E46389" w:rsidRPr="00E46389">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r w:rsidR="00523B29">
        <w:rPr>
          <w:rFonts w:ascii="Times New Roman" w:hAnsi="Times New Roman" w:cs="Times New Roman"/>
        </w:rPr>
        <w:t xml:space="preserve"> consisting of one microRNA (</w:t>
      </w:r>
      <w:r w:rsidR="0024742B">
        <w:rPr>
          <w:rFonts w:ascii="Times New Roman" w:hAnsi="Times New Roman" w:cs="Times New Roman"/>
        </w:rPr>
        <w:t>μ</w:t>
      </w:r>
      <w:r w:rsidR="00523B29">
        <w:rPr>
          <w:rFonts w:ascii="Times New Roman" w:hAnsi="Times New Roman" w:cs="Times New Roman"/>
        </w:rPr>
        <w:t>)</w:t>
      </w:r>
      <w:r w:rsidR="00361645" w:rsidRPr="00C9444E">
        <w:rPr>
          <w:rFonts w:ascii="Times New Roman" w:hAnsi="Times New Roman" w:cs="Times New Roman"/>
        </w:rPr>
        <w:t xml:space="preserve"> </w:t>
      </w:r>
      <w:r w:rsidR="00523B29">
        <w:rPr>
          <w:rFonts w:ascii="Times New Roman" w:hAnsi="Times New Roman" w:cs="Times New Roman"/>
        </w:rPr>
        <w:t xml:space="preserve">and one TF (RNA m, protein B), </w:t>
      </w:r>
      <w:r w:rsidR="00361645" w:rsidRPr="00C9444E">
        <w:rPr>
          <w:rFonts w:ascii="Times New Roman" w:hAnsi="Times New Roman" w:cs="Times New Roman"/>
        </w:rPr>
        <w:t xml:space="preserve">the binding/unbinding dynamics are given by </w:t>
      </w:r>
    </w:p>
    <w:p w14:paraId="5ED71536" w14:textId="2C6C5954" w:rsidR="00627954" w:rsidRPr="00C9444E" w:rsidRDefault="00BA0B38"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BA0B38"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BA0B38"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764E1B68"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transcriptional</w:t>
      </w:r>
      <w:r w:rsidR="003B389D" w:rsidRPr="00C9444E">
        <w:rPr>
          <w:rFonts w:ascii="Times New Roman" w:hAnsi="Times New Roman" w:cs="Times New Roman"/>
        </w:rPr>
        <w:t xml:space="preserve"> activation and inhibition </w:t>
      </w:r>
      <w:r w:rsidR="00121F49">
        <w:rPr>
          <w:rFonts w:ascii="Times New Roman" w:hAnsi="Times New Roman" w:cs="Times New Roman"/>
        </w:rPr>
        <w:t>by</w:t>
      </w:r>
      <w:r w:rsidR="003B389D" w:rsidRPr="00C9444E">
        <w:rPr>
          <w:rFonts w:ascii="Times New Roman" w:hAnsi="Times New Roman" w:cs="Times New Roman"/>
        </w:rPr>
        <w:t xml:space="preserve"> SNAIL and ZEB 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E46389" w:rsidRPr="00E46389">
            <w:rPr>
              <w:rFonts w:ascii="Times New Roman" w:eastAsia="Times New Roman" w:hAnsi="Times New Roman" w:cs="Times New Roman"/>
              <w:color w:val="000000"/>
            </w:rPr>
            <w:t>[50]</w:t>
          </w:r>
        </w:sdtContent>
      </w:sdt>
      <w:r w:rsidR="0036022C">
        <w:rPr>
          <w:rFonts w:ascii="Times New Roman" w:hAnsi="Times New Roman" w:cs="Times New Roman"/>
        </w:rPr>
        <w:t xml:space="preserve"> which is defined shown below</w:t>
      </w:r>
      <w:r w:rsidR="00E74A95" w:rsidRPr="00C9444E">
        <w:rPr>
          <w:rFonts w:ascii="Times New Roman" w:hAnsi="Times New Roman" w:cs="Times New Roman"/>
        </w:rPr>
        <w:t>,</w:t>
      </w:r>
    </w:p>
    <w:p w14:paraId="026C0A63" w14:textId="4C2AAD59"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,n,</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r>
                  <w:rPr>
                    <w:rFonts w:ascii="Cambria Math" w:hAnsi="Cambria Math" w:cs="Times New Roman"/>
                  </w:rPr>
                  <m:t>n</m:t>
                </m:r>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62352E0B" w14:textId="77777777" w:rsidR="0087693B" w:rsidRDefault="0034134A" w:rsidP="00944149">
      <w:pPr>
        <w:pStyle w:val="BodyText"/>
        <w:spacing w:line="480" w:lineRule="auto"/>
        <w:rPr>
          <w:rFonts w:ascii="Times New Roman" w:hAnsi="Times New Roman" w:cs="Times New Roman"/>
        </w:rPr>
      </w:pPr>
      <w:r>
        <w:rPr>
          <w:rFonts w:ascii="Times New Roman" w:hAnsi="Times New Roman" w:cs="Times New Roman"/>
        </w:rPr>
        <w:t>T</w:t>
      </w:r>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r w:rsidR="00903B41">
        <w:rPr>
          <w:rFonts w:ascii="Times New Roman" w:eastAsiaTheme="minorEastAsia" w:hAnsi="Times New Roman" w:cs="Times New Roman"/>
        </w:rPr>
        <w:t>0=&lt;</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(λ=0)</w:t>
      </w:r>
      <w:r w:rsidR="00397B68">
        <w:rPr>
          <w:rFonts w:ascii="Times New Roman" w:hAnsi="Times New Roman" w:cs="Times New Roman"/>
        </w:rPr>
        <w:t xml:space="preserve"> and no inhibition </w:t>
      </w:r>
      <w:proofErr w:type="gramStart"/>
      <w:r w:rsidR="00397B68">
        <w:rPr>
          <w:rFonts w:ascii="Times New Roman" w:hAnsi="Times New Roman" w:cs="Times New Roman"/>
        </w:rPr>
        <w:t>occurs</w:t>
      </w:r>
      <w:proofErr w:type="gramEnd"/>
      <w:r w:rsidR="00397B68">
        <w:rPr>
          <w:rFonts w:ascii="Times New Roman" w:hAnsi="Times New Roman" w:cs="Times New Roman"/>
        </w:rPr>
        <w:t xml:space="preserve"> when Λ=</w:t>
      </w:r>
      <w:r w:rsidR="0087693B">
        <w:rPr>
          <w:rFonts w:ascii="Times New Roman" w:hAnsi="Times New Roman" w:cs="Times New Roman"/>
        </w:rPr>
        <w:t>0</w:t>
      </w:r>
      <w:r w:rsidR="00397B68">
        <w:rPr>
          <w:rFonts w:ascii="Times New Roman" w:hAnsi="Times New Roman" w:cs="Times New Roman"/>
        </w:rPr>
        <w:t xml:space="preserve"> </w:t>
      </w:r>
      <w:r w:rsidR="00492FB3">
        <w:rPr>
          <w:rFonts w:ascii="Times New Roman" w:hAnsi="Times New Roman" w:cs="Times New Roman"/>
        </w:rPr>
        <w:t>(λ=1)</w:t>
      </w:r>
      <w:r w:rsidR="00397B68">
        <w:rPr>
          <w:rFonts w:ascii="Times New Roman" w:hAnsi="Times New Roman" w:cs="Times New Roman"/>
        </w:rPr>
        <w:t>.</w:t>
      </w:r>
    </w:p>
    <w:p w14:paraId="1657F7AC" w14:textId="680A194D" w:rsidR="004F0ADB" w:rsidRPr="00C9444E" w:rsidRDefault="006C3818"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7693B">
        <w:rPr>
          <w:rFonts w:ascii="Times New Roman" w:hAnsi="Times New Roman" w:cs="Times New Roman"/>
        </w:rPr>
        <w:tab/>
      </w:r>
      <w:r w:rsidRPr="00C9444E">
        <w:rPr>
          <w:rFonts w:ascii="Times New Roman" w:hAnsi="Times New Roman" w:cs="Times New Roman"/>
        </w:rPr>
        <w:t>P</w:t>
      </w:r>
      <w:r w:rsidR="00063789" w:rsidRPr="00C9444E">
        <w:rPr>
          <w:rFonts w:ascii="Times New Roman" w:hAnsi="Times New Roman" w:cs="Times New Roman"/>
        </w:rPr>
        <w:t xml:space="preserve">revious investigation of the core EMT network by Lu and collaborators </w:t>
      </w:r>
      <w:r w:rsidR="00174B40">
        <w:rPr>
          <w:rFonts w:ascii="Times New Roman" w:hAnsi="Times New Roman" w:cs="Times New Roman"/>
        </w:rPr>
        <w:t>showed that</w:t>
      </w:r>
      <w:r w:rsidR="00E3507E" w:rsidRPr="00C9444E">
        <w:rPr>
          <w:rFonts w:ascii="Times New Roman" w:hAnsi="Times New Roman" w:cs="Times New Roman"/>
        </w:rPr>
        <w:t xml:space="preserve">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3507E" w:rsidRPr="00C9444E">
        <w:rPr>
          <w:rFonts w:ascii="Times New Roman" w:hAnsi="Times New Roman" w:cs="Times New Roman"/>
        </w:rPr>
        <w:t>/ZEB module was responsible for the</w:t>
      </w:r>
      <w:r w:rsidR="004F5CA6">
        <w:rPr>
          <w:rFonts w:ascii="Times New Roman" w:hAnsi="Times New Roman" w:cs="Times New Roman"/>
        </w:rPr>
        <w:t xml:space="preserve"> EMT</w:t>
      </w:r>
      <w:r w:rsidR="00E3507E" w:rsidRPr="00C9444E">
        <w:rPr>
          <w:rFonts w:ascii="Times New Roman" w:hAnsi="Times New Roman" w:cs="Times New Roman"/>
        </w:rPr>
        <w:t xml:space="preserv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w:t>
      </w:r>
      <w:r w:rsidR="004F5CA6">
        <w:rPr>
          <w:rFonts w:ascii="Times New Roman" w:hAnsi="Times New Roman" w:cs="Times New Roman"/>
        </w:rPr>
        <w:t xml:space="preserve">– epithelial (E) with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mesenchymal (M) with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and E/M with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/intermediate ZEB,</w:t>
      </w:r>
      <w:r w:rsidR="00E3507E"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E3507E" w:rsidRPr="00C9444E">
        <w:rPr>
          <w:rFonts w:ascii="Times New Roman" w:hAnsi="Times New Roman" w:cs="Times New Roman"/>
        </w:rPr>
        <w:t xml:space="preserve">/SNAIL module </w:t>
      </w:r>
      <w:r w:rsidR="004F5CA6">
        <w:rPr>
          <w:rFonts w:ascii="Times New Roman" w:hAnsi="Times New Roman" w:cs="Times New Roman"/>
        </w:rPr>
        <w:t xml:space="preserve">mainly </w:t>
      </w:r>
      <w:r w:rsidR="00E3507E" w:rsidRPr="00C9444E">
        <w:rPr>
          <w:rFonts w:ascii="Times New Roman" w:hAnsi="Times New Roman" w:cs="Times New Roman"/>
        </w:rPr>
        <w:t>acted as a noise buffer</w:t>
      </w:r>
      <w:r w:rsidR="00E428C6">
        <w:rPr>
          <w:rFonts w:ascii="Times New Roman" w:hAnsi="Times New Roman" w:cs="Times New Roman"/>
        </w:rPr>
        <w:t xml:space="preserve"> </w:t>
      </w:r>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DefaultPlaceholder_-1854013440"/>
          </w:placeholder>
        </w:sdtPr>
        <w:sdtEndPr/>
        <w:sdtContent>
          <w:r w:rsidR="00E46389" w:rsidRPr="00E46389">
            <w:rPr>
              <w:rFonts w:ascii="Times New Roman" w:eastAsia="Times New Roman" w:hAnsi="Times New Roman" w:cs="Times New Roman"/>
              <w:color w:val="000000"/>
            </w:rPr>
            <w:t>[7]</w:t>
          </w:r>
        </w:sdtContent>
      </w:sdt>
      <w:r w:rsidR="007C2A46" w:rsidRPr="00C9444E">
        <w:rPr>
          <w:rFonts w:ascii="Times New Roman" w:hAnsi="Times New Roman" w:cs="Times New Roman"/>
        </w:rPr>
        <w:t>(see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341B19A5"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r w:rsidR="00AF09D0">
        <w:rPr>
          <w:rFonts w:ascii="Times New Roman" w:hAnsi="Times New Roman" w:cs="Times New Roman"/>
        </w:rPr>
        <w:t>generic regulatory circuit of</w:t>
      </w:r>
      <w:r w:rsidR="00106D37">
        <w:rPr>
          <w:rFonts w:ascii="Times New Roman" w:hAnsi="Times New Roman" w:cs="Times New Roman"/>
        </w:rPr>
        <w:t xml:space="preserve"> </w:t>
      </w:r>
      <w:r w:rsidRPr="00C9444E">
        <w:rPr>
          <w:rFonts w:ascii="Times New Roman" w:hAnsi="Times New Roman" w:cs="Times New Roman"/>
        </w:rPr>
        <w:t xml:space="preserve">metabolism  AMPK/HIF-1/ROS, </w:t>
      </w:r>
      <w:r w:rsidR="00AF09D0">
        <w:rPr>
          <w:rFonts w:ascii="Times New Roman" w:hAnsi="Times New Roman" w:cs="Times New Roman"/>
        </w:rPr>
        <w:t>provided</w:t>
      </w:r>
      <w:r w:rsidR="004F4F92" w:rsidRPr="00C9444E">
        <w:rPr>
          <w:rFonts w:ascii="Times New Roman" w:hAnsi="Times New Roman" w:cs="Times New Roman"/>
        </w:rPr>
        <w:t xml:space="preserve"> insight into </w:t>
      </w:r>
      <w:r w:rsidR="00AF09D0">
        <w:rPr>
          <w:rFonts w:ascii="Times New Roman" w:hAnsi="Times New Roman" w:cs="Times New Roman"/>
        </w:rPr>
        <w:t>cancer metabolism plasticity and switching between different metabolism phenotypes.</w:t>
      </w:r>
      <w:r w:rsidR="00B33DC3" w:rsidRPr="00C9444E">
        <w:rPr>
          <w:rFonts w:ascii="Times New Roman" w:hAnsi="Times New Roman" w:cs="Times New Roman"/>
        </w:rPr>
        <w:t xml:space="preserve"> Through this reduced circuit, Yu and collaborators </w:t>
      </w:r>
      <w:r w:rsidR="00AF09D0">
        <w:rPr>
          <w:rFonts w:ascii="Times New Roman" w:hAnsi="Times New Roman" w:cs="Times New Roman"/>
        </w:rPr>
        <w:t>show that cancer cells can acquire at least three different metabolic phenotypes – an “O” state (high AMPK/low HIF-1), a ‘W’ state (low AMPK/high HIF-1), and a hybrid ‘W/O’ state (intermediate AMPK/HIF-1)</w:t>
      </w:r>
      <w:r w:rsidR="00C35808">
        <w:rPr>
          <w:rFonts w:ascii="Times New Roman" w:eastAsia="Times New Roman" w:hAnsi="Times New Roman" w:cs="Times New Roman"/>
          <w:color w:val="000000"/>
        </w:rPr>
        <w:t xml:space="preserve"> </w:t>
      </w:r>
      <w:sdt>
        <w:sdtPr>
          <w:rPr>
            <w:rFonts w:ascii="Times New Roman" w:hAnsi="Times New Roman" w:cs="Times New Roman"/>
          </w:rPr>
          <w:alias w:val="SmartCite Citation"/>
          <w:tag w:val="703cb261-b0c2-4f52-8c43-8dc408bf3954:d5724ee6-b340-42d8-b869-732dfea60463+"/>
          <w:id w:val="-1930038009"/>
          <w:placeholder>
            <w:docPart w:val="DefaultPlaceholder_-1854013440"/>
          </w:placeholder>
        </w:sdtPr>
        <w:sdtEndPr/>
        <w:sdtContent>
          <w:r w:rsidR="00E46389" w:rsidRPr="00E46389">
            <w:rPr>
              <w:rFonts w:ascii="Times New Roman" w:eastAsia="Times New Roman" w:hAnsi="Times New Roman" w:cs="Times New Roman"/>
              <w:color w:val="000000"/>
            </w:rPr>
            <w:t>[49]</w:t>
          </w:r>
        </w:sdtContent>
      </w:sdt>
      <w:r w:rsidR="00AF09D0">
        <w:rPr>
          <w:rFonts w:ascii="Times New Roman" w:hAnsi="Times New Roman" w:cs="Times New Roman"/>
        </w:rPr>
        <w:t>(s</w:t>
      </w:r>
      <w:r w:rsidR="00EC3B63" w:rsidRPr="00C9444E">
        <w:rPr>
          <w:rFonts w:ascii="Times New Roman" w:hAnsi="Times New Roman" w:cs="Times New Roman"/>
        </w:rPr>
        <w:t xml:space="preserve">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2BDE58DA"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r w:rsidR="00F36989">
        <w:rPr>
          <w:rFonts w:ascii="Times New Roman" w:hAnsi="Times New Roman" w:cs="Times New Roman"/>
        </w:rPr>
        <w:t xml:space="preserve">regulatory circuits of </w:t>
      </w:r>
      <w:r w:rsidRPr="00C9444E">
        <w:rPr>
          <w:rFonts w:ascii="Times New Roman" w:hAnsi="Times New Roman" w:cs="Times New Roman"/>
        </w:rPr>
        <w:t>EMT and metaboli</w:t>
      </w:r>
      <w:r w:rsidR="00F36989">
        <w:rPr>
          <w:rFonts w:ascii="Times New Roman" w:hAnsi="Times New Roman" w:cs="Times New Roman"/>
        </w:rPr>
        <w:t>sm,</w:t>
      </w:r>
      <w:r w:rsidRPr="00C9444E">
        <w:rPr>
          <w:rFonts w:ascii="Times New Roman" w:hAnsi="Times New Roman" w:cs="Times New Roman"/>
        </w:rPr>
        <w:t xml:space="preserve"> we </w:t>
      </w:r>
      <w:r w:rsidR="00F36989">
        <w:rPr>
          <w:rFonts w:ascii="Times New Roman" w:hAnsi="Times New Roman" w:cs="Times New Roman"/>
        </w:rPr>
        <w:t>did extensive literature search and identified</w:t>
      </w:r>
      <w:r w:rsidR="00F36989" w:rsidRPr="00C9444E">
        <w:rPr>
          <w:rFonts w:ascii="Times New Roman" w:hAnsi="Times New Roman" w:cs="Times New Roman"/>
        </w:rPr>
        <w:t xml:space="preserve"> </w:t>
      </w:r>
      <w:r w:rsidR="00BD4796">
        <w:rPr>
          <w:rFonts w:ascii="Times New Roman" w:hAnsi="Times New Roman" w:cs="Times New Roman"/>
        </w:rPr>
        <w:t xml:space="preserve">the </w:t>
      </w:r>
      <w:r w:rsidR="00F36989">
        <w:rPr>
          <w:rFonts w:ascii="Times New Roman" w:hAnsi="Times New Roman" w:cs="Times New Roman"/>
        </w:rPr>
        <w:t xml:space="preserve">main </w:t>
      </w:r>
      <w:r w:rsidR="00BD4796">
        <w:rPr>
          <w:rFonts w:ascii="Times New Roman" w:hAnsi="Times New Roman" w:cs="Times New Roman"/>
        </w:rPr>
        <w:t xml:space="preserve">bi-directional </w:t>
      </w:r>
      <w:r w:rsidRPr="00C9444E">
        <w:rPr>
          <w:rFonts w:ascii="Times New Roman" w:hAnsi="Times New Roman" w:cs="Times New Roman"/>
        </w:rPr>
        <w:t xml:space="preserve">crosstalk between </w:t>
      </w:r>
      <w:r w:rsidR="00F36989">
        <w:rPr>
          <w:rFonts w:ascii="Times New Roman" w:hAnsi="Times New Roman" w:cs="Times New Roman"/>
        </w:rPr>
        <w:t>these two circuits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w:t>
      </w:r>
      <w:r w:rsidR="00F36989">
        <w:rPr>
          <w:rFonts w:ascii="Times New Roman" w:hAnsi="Times New Roman" w:cs="Times New Roman"/>
        </w:rPr>
        <w:t xml:space="preserve"> For example, regarding EMT regulating metabolism,</w:t>
      </w:r>
      <w:r w:rsidR="00DA2C84">
        <w:rPr>
          <w:rFonts w:ascii="Times New Roman" w:hAnsi="Times New Roman" w:cs="Times New Roman"/>
        </w:rPr>
        <w:t xml:space="preserve"> ROS levels are increased by</w:t>
      </w:r>
      <w:r w:rsidR="00F3698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via</w:t>
      </w:r>
      <w:r w:rsidR="00AD7F58" w:rsidRPr="00C9444E">
        <w:rPr>
          <w:rFonts w:ascii="Times New Roman" w:hAnsi="Times New Roman" w:cs="Times New Roman"/>
        </w:rPr>
        <w:t xml:space="preserve">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E46389" w:rsidRPr="00E46389">
            <w:rPr>
              <w:rFonts w:ascii="Times New Roman" w:eastAsia="Times New Roman" w:hAnsi="Times New Roman" w:cs="Times New Roman"/>
              <w:color w:val="000000"/>
            </w:rPr>
            <w:t>[51–53]</w:t>
          </w:r>
        </w:sdtContent>
      </w:sdt>
      <w:r w:rsidR="00C53166">
        <w:rPr>
          <w:rFonts w:ascii="Times New Roman" w:hAnsi="Times New Roman" w:cs="Times New Roman"/>
        </w:rPr>
        <w:t xml:space="preserve">, </w:t>
      </w:r>
      <w:r w:rsidR="00AD7F58" w:rsidRPr="00C9444E">
        <w:rPr>
          <w:rFonts w:ascii="Times New Roman" w:hAnsi="Times New Roman" w:cs="Times New Roman"/>
        </w:rPr>
        <w:t>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E46389" w:rsidRPr="00E46389">
            <w:rPr>
              <w:rFonts w:ascii="Times New Roman" w:eastAsia="Times New Roman" w:hAnsi="Times New Roman" w:cs="Times New Roman"/>
              <w:color w:val="000000"/>
            </w:rPr>
            <w:t>[54]</w:t>
          </w:r>
        </w:sdtContent>
      </w:sdt>
      <w:r w:rsidR="00C53166">
        <w:rPr>
          <w:rFonts w:ascii="Times New Roman" w:hAnsi="Times New Roman" w:cs="Times New Roman"/>
        </w:rPr>
        <w:t xml:space="preserve">, or </w:t>
      </w:r>
      <w:r w:rsidR="00DA62FD">
        <w:rPr>
          <w:rFonts w:ascii="Times New Roman" w:hAnsi="Times New Roman" w:cs="Times New Roman"/>
        </w:rPr>
        <w:t>upregulating</w:t>
      </w:r>
      <w:r w:rsidR="00DA2C84">
        <w:rPr>
          <w:rFonts w:ascii="Times New Roman" w:hAnsi="Times New Roman" w:cs="Times New Roman"/>
        </w:rPr>
        <w:t xml:space="preserve"> </w:t>
      </w:r>
      <w:r w:rsidR="00AD7F58" w:rsidRPr="00C9444E">
        <w:rPr>
          <w:rFonts w:ascii="Times New Roman" w:hAnsi="Times New Roman" w:cs="Times New Roman"/>
        </w:rPr>
        <w:t>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E46389" w:rsidRPr="00E46389">
            <w:rPr>
              <w:rFonts w:ascii="Times New Roman" w:eastAsia="Times New Roman" w:hAnsi="Times New Roman" w:cs="Times New Roman"/>
              <w:color w:val="000000"/>
            </w:rPr>
            <w:t>[55,56]</w:t>
          </w:r>
        </w:sdtContent>
      </w:sdt>
      <w:r w:rsidR="00AD7F58" w:rsidRPr="00C9444E">
        <w:rPr>
          <w:rFonts w:ascii="Times New Roman" w:hAnsi="Times New Roman" w:cs="Times New Roman"/>
        </w:rPr>
        <w:t>. This increase in ROS levels</w:t>
      </w:r>
      <w:r w:rsidR="003E4F04">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w:t>
      </w:r>
      <w:r w:rsidR="001B4504">
        <w:rPr>
          <w:rFonts w:ascii="Times New Roman" w:hAnsi="Times New Roman" w:cs="Times New Roman"/>
        </w:rPr>
        <w:t>, and we will explain in more detail</w:t>
      </w:r>
      <w:r w:rsidR="00C725A2">
        <w:rPr>
          <w:rFonts w:ascii="Times New Roman" w:hAnsi="Times New Roman" w:cs="Times New Roman"/>
        </w:rPr>
        <w:t xml:space="preserve"> later</w:t>
      </w:r>
      <w:sdt>
        <w:sdtPr>
          <w:rPr>
            <w:rFonts w:ascii="Times New Roman" w:hAnsi="Times New Roman" w:cs="Times New Roman"/>
          </w:rPr>
          <w:alias w:val="SmartCite Citation"/>
          <w:tag w:val="703cb261-b0c2-4f52-8c43-8dc408bf3954:749ff1c9-a4a8-477e-bcc9-280b9a3d5ffa,703cb261-b0c2-4f52-8c43-8dc408bf3954:4077b4a2-a7ce-4a05-9dea-79d346e4bb64+"/>
          <w:id w:val="-2012055804"/>
          <w:placeholder>
            <w:docPart w:val="DefaultPlaceholder_-1854013440"/>
          </w:placeholder>
        </w:sdtPr>
        <w:sdtEndPr/>
        <w:sdtContent>
          <w:r w:rsidR="00E46389" w:rsidRPr="00E46389">
            <w:rPr>
              <w:rFonts w:ascii="Times New Roman" w:eastAsia="Times New Roman" w:hAnsi="Times New Roman" w:cs="Times New Roman"/>
              <w:color w:val="000000"/>
            </w:rPr>
            <w:t>[51,57]</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Next,</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E46389" w:rsidRPr="00E46389">
            <w:rPr>
              <w:rFonts w:ascii="Times New Roman" w:eastAsia="Times New Roman" w:hAnsi="Times New Roman" w:cs="Times New Roman"/>
              <w:color w:val="000000"/>
            </w:rPr>
            <w:t>[30]</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E46389" w:rsidRPr="00E46389">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E46389" w:rsidRPr="00E46389">
            <w:rPr>
              <w:rFonts w:ascii="Times New Roman" w:eastAsia="Times New Roman" w:hAnsi="Times New Roman" w:cs="Times New Roman"/>
              <w:color w:val="000000"/>
            </w:rPr>
            <w:t>[58]</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w:t>
      </w:r>
      <w:r w:rsidR="001C1615">
        <w:rPr>
          <w:rFonts w:ascii="Times New Roman" w:hAnsi="Times New Roman" w:cs="Times New Roman"/>
        </w:rPr>
        <w:t xml:space="preserve"> </w:t>
      </w:r>
      <w:r w:rsidR="00C725A2">
        <w:rPr>
          <w:rFonts w:ascii="Times New Roman" w:hAnsi="Times New Roman" w:cs="Times New Roman"/>
        </w:rPr>
        <w:t xml:space="preserve">We focus on the negative feedback loop which seems to be present in a larger portion of the miR-200 family members </w:t>
      </w:r>
      <w:sdt>
        <w:sdtPr>
          <w:rPr>
            <w:rFonts w:ascii="Times New Roman" w:hAnsi="Times New Roman" w:cs="Times New Roman"/>
          </w:rPr>
          <w:alias w:val="SmartCite Citation"/>
          <w:tag w:val="703cb261-b0c2-4f52-8c43-8dc408bf3954:5647c247-d099-4540-bd62-de05671c324f,703cb261-b0c2-4f52-8c43-8dc408bf3954:ca0a72b8-0507-45b3-bb80-a63615a6db3a+"/>
          <w:id w:val="136770024"/>
          <w:placeholder>
            <w:docPart w:val="DefaultPlaceholder_-1854013440"/>
          </w:placeholder>
        </w:sdtPr>
        <w:sdtEndPr/>
        <w:sdtContent>
          <w:r w:rsidR="00E46389" w:rsidRPr="00E46389">
            <w:rPr>
              <w:rFonts w:ascii="Times New Roman" w:eastAsia="Times New Roman" w:hAnsi="Times New Roman" w:cs="Times New Roman"/>
              <w:color w:val="000000"/>
            </w:rPr>
            <w:t>[30,59]</w:t>
          </w:r>
        </w:sdtContent>
      </w:sdt>
      <w:r w:rsidR="00C725A2">
        <w:rPr>
          <w:rFonts w:ascii="Times New Roman" w:hAnsi="Times New Roman" w:cs="Times New Roman"/>
        </w:rPr>
        <w:t>.</w:t>
      </w:r>
      <w:r w:rsidR="004B0528">
        <w:rPr>
          <w:rFonts w:ascii="Times New Roman" w:hAnsi="Times New Roman" w:cs="Times New Roman"/>
        </w:rPr>
        <w:t xml:space="preserve"> Regarding metabolism regulating EMT, HIF-1 inhibits</w:t>
      </w:r>
      <w:r w:rsidR="00AD7F58" w:rsidRPr="00C9444E">
        <w:rPr>
          <w:rFonts w:ascii="Times New Roman" w:hAnsi="Times New Roman" w:cs="Times New Roman"/>
        </w:rPr>
        <w:t xml:space="preserve"> mi</w:t>
      </w:r>
      <w:r w:rsidR="00240011" w:rsidRPr="00C9444E">
        <w:rPr>
          <w:rFonts w:ascii="Times New Roman" w:hAnsi="Times New Roman" w:cs="Times New Roman"/>
        </w:rPr>
        <w:t>R</w:t>
      </w:r>
      <w:r w:rsidR="00AD7F58" w:rsidRPr="00C9444E">
        <w:rPr>
          <w:rFonts w:ascii="Times New Roman" w:hAnsi="Times New Roman" w:cs="Times New Roman"/>
        </w:rPr>
        <w:t xml:space="preserve">-200b  through upregulation of </w:t>
      </w:r>
      <w:r w:rsidR="00C725A2">
        <w:rPr>
          <w:rFonts w:ascii="Times New Roman" w:hAnsi="Times New Roman" w:cs="Times New Roman"/>
        </w:rPr>
        <w:t xml:space="preserve">the </w:t>
      </w:r>
      <w:r w:rsidR="00FC31CC">
        <w:rPr>
          <w:rFonts w:ascii="Times New Roman" w:hAnsi="Times New Roman" w:cs="Times New Roman"/>
        </w:rPr>
        <w:t xml:space="preserve">HIF-1 </w:t>
      </w:r>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E46389" w:rsidRPr="00E46389">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w:t>
      </w:r>
      <w:r w:rsidR="00FC31CC">
        <w:rPr>
          <w:rFonts w:ascii="Times New Roman" w:hAnsi="Times New Roman" w:cs="Times New Roman"/>
        </w:rPr>
        <w:t>Therefore, there is a mutual inhibitory feedback loop</w:t>
      </w:r>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r w:rsidR="00FC31CC">
        <w:rPr>
          <w:rFonts w:ascii="Times New Roman" w:hAnsi="Times New Roman" w:cs="Times New Roman"/>
        </w:rPr>
        <w:t xml:space="preserve">directly </w:t>
      </w:r>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E46389" w:rsidRPr="00E46389">
            <w:rPr>
              <w:rFonts w:ascii="Times New Roman" w:eastAsia="Times New Roman" w:hAnsi="Times New Roman" w:cs="Times New Roman"/>
              <w:color w:val="000000"/>
            </w:rPr>
            <w:t>[60]</w:t>
          </w:r>
        </w:sdtContent>
      </w:sdt>
      <w:r w:rsidR="00FC31CC">
        <w:rPr>
          <w:rFonts w:ascii="Times New Roman" w:hAnsi="Times New Roman" w:cs="Times New Roman"/>
        </w:rPr>
        <w:t xml:space="preserve">, while AMPK represses the </w:t>
      </w:r>
      <w:r w:rsidR="00AD7F58" w:rsidRPr="00C9444E">
        <w:rPr>
          <w:rFonts w:ascii="Times New Roman" w:hAnsi="Times New Roman" w:cs="Times New Roman"/>
        </w:rPr>
        <w:t xml:space="preserve">production of </w:t>
      </w:r>
      <w:r w:rsidR="00D031C0" w:rsidRPr="00C9444E">
        <w:rPr>
          <w:rFonts w:ascii="Times New Roman" w:hAnsi="Times New Roman" w:cs="Times New Roman"/>
        </w:rPr>
        <w:t>SNAIL</w:t>
      </w:r>
      <w:r w:rsidR="00C725A2">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E46389" w:rsidRPr="00E46389">
            <w:rPr>
              <w:rFonts w:ascii="Times New Roman" w:eastAsia="Times New Roman" w:hAnsi="Times New Roman" w:cs="Times New Roman"/>
              <w:color w:val="000000"/>
            </w:rPr>
            <w:t>[61]</w:t>
          </w:r>
        </w:sdtContent>
      </w:sdt>
      <w:r w:rsidR="00FC31CC">
        <w:rPr>
          <w:rFonts w:ascii="Times New Roman" w:hAnsi="Times New Roman" w:cs="Times New Roman"/>
        </w:rPr>
        <w:t xml:space="preserve"> by activating FOXO3</w:t>
      </w:r>
      <w:r w:rsidR="00AD7F58" w:rsidRPr="00C9444E">
        <w:rPr>
          <w:rFonts w:ascii="Times New Roman" w:hAnsi="Times New Roman" w:cs="Times New Roman"/>
        </w:rPr>
        <w:t xml:space="preserve">. </w:t>
      </w:r>
      <w:r w:rsidR="00CB3C1F" w:rsidRPr="00C9444E">
        <w:rPr>
          <w:rFonts w:ascii="Times New Roman" w:hAnsi="Times New Roman" w:cs="Times New Roman"/>
        </w:rPr>
        <w:t xml:space="preserve">Similarly, </w:t>
      </w:r>
      <w:r w:rsidR="00FC31CC">
        <w:rPr>
          <w:rFonts w:ascii="Times New Roman" w:hAnsi="Times New Roman" w:cs="Times New Roman"/>
        </w:rPr>
        <w:t xml:space="preserve">AMPK suppresses </w:t>
      </w:r>
      <w:r w:rsidR="00CB3C1F" w:rsidRPr="00C9444E">
        <w:rPr>
          <w:rFonts w:ascii="Times New Roman" w:hAnsi="Times New Roman" w:cs="Times New Roman"/>
        </w:rPr>
        <w:t>Z</w:t>
      </w:r>
      <w:r w:rsidR="00F946C7" w:rsidRPr="00C9444E">
        <w:rPr>
          <w:rFonts w:ascii="Times New Roman" w:hAnsi="Times New Roman" w:cs="Times New Roman"/>
        </w:rPr>
        <w:t>EB</w:t>
      </w:r>
      <w:r w:rsidR="009349E2">
        <w:rPr>
          <w:rFonts w:ascii="Times New Roman" w:hAnsi="Times New Roman" w:cs="Times New Roman"/>
        </w:rPr>
        <w:t>2</w:t>
      </w:r>
      <w:r w:rsidR="00CB3C1F" w:rsidRPr="00C9444E">
        <w:rPr>
          <w:rFonts w:ascii="Times New Roman" w:hAnsi="Times New Roman" w:cs="Times New Roman"/>
        </w:rPr>
        <w:t xml:space="preserve"> by </w:t>
      </w:r>
      <w:r w:rsidR="00FC31CC">
        <w:rPr>
          <w:rFonts w:ascii="Times New Roman" w:hAnsi="Times New Roman" w:cs="Times New Roman"/>
        </w:rPr>
        <w:t xml:space="preserve">activating </w:t>
      </w:r>
      <w:r w:rsidR="00CB3C1F" w:rsidRPr="00C9444E">
        <w:rPr>
          <w:rFonts w:ascii="Times New Roman" w:hAnsi="Times New Roman" w:cs="Times New Roman"/>
        </w:rPr>
        <w:t>FOXO</w:t>
      </w:r>
      <w:r w:rsidR="009349E2">
        <w:rPr>
          <w:rFonts w:ascii="Times New Roman" w:hAnsi="Times New Roman" w:cs="Times New Roman"/>
        </w:rPr>
        <w:t>1</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E46389" w:rsidRPr="00E46389">
            <w:rPr>
              <w:rFonts w:ascii="Times New Roman" w:eastAsia="Times New Roman" w:hAnsi="Times New Roman" w:cs="Times New Roman"/>
              <w:color w:val="000000"/>
            </w:rPr>
            <w:t>[62,63]</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E46389" w:rsidRPr="00E46389">
            <w:rPr>
              <w:rFonts w:ascii="Times New Roman" w:eastAsia="Times New Roman" w:hAnsi="Times New Roman" w:cs="Times New Roman"/>
              <w:color w:val="000000"/>
            </w:rPr>
            <w:t>[64–68]</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been included in our modeling framework.</w:t>
      </w:r>
    </w:p>
    <w:p w14:paraId="488EBA3F" w14:textId="56D03904" w:rsidR="00E469AE" w:rsidRPr="00C9444E" w:rsidRDefault="00AD7F58" w:rsidP="00916778">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w:t>
      </w:r>
      <w:proofErr w:type="gramStart"/>
      <w:r w:rsidR="00DE7FA5" w:rsidRPr="00C9444E">
        <w:rPr>
          <w:rFonts w:ascii="Times New Roman" w:hAnsi="Times New Roman" w:cs="Times New Roman"/>
        </w:rPr>
        <w:t>so as to</w:t>
      </w:r>
      <w:proofErr w:type="gramEnd"/>
      <w:r w:rsidR="00DE7FA5" w:rsidRPr="00C9444E">
        <w:rPr>
          <w:rFonts w:ascii="Times New Roman" w:hAnsi="Times New Roman" w:cs="Times New Roman"/>
        </w:rPr>
        <w:t xml:space="preserve">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DE7FA5" w:rsidRPr="00C9444E">
        <w:rPr>
          <w:rFonts w:ascii="Times New Roman" w:hAnsi="Times New Roman" w:cs="Times New Roman"/>
        </w:rPr>
        <w:t xml:space="preserve"> respectively</w:t>
      </w:r>
      <w:r w:rsidRPr="00C9444E">
        <w:rPr>
          <w:rFonts w:ascii="Times New Roman" w:hAnsi="Times New Roman" w:cs="Times New Roman"/>
        </w:rPr>
        <w:t>.</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r w:rsidR="00407F6A">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w:t>
      </w:r>
      <w:proofErr w:type="spellStart"/>
      <w:r w:rsidR="00723B41" w:rsidRPr="00C9444E">
        <w:rPr>
          <w:rFonts w:ascii="Times New Roman" w:hAnsi="Times New Roman" w:cs="Times New Roman"/>
        </w:rPr>
        <w:t>tristable</w:t>
      </w:r>
      <w:proofErr w:type="spellEnd"/>
      <w:r w:rsidR="00723B41" w:rsidRPr="00C9444E">
        <w:rPr>
          <w:rFonts w:ascii="Times New Roman" w:hAnsi="Times New Roman" w:cs="Times New Roman"/>
        </w:rPr>
        <w:t xml:space="preserve">. This means when the </w:t>
      </w:r>
      <w:r w:rsidR="0003710F" w:rsidRPr="00C9444E">
        <w:rPr>
          <w:rFonts w:ascii="Times New Roman" w:hAnsi="Times New Roman" w:cs="Times New Roman"/>
        </w:rPr>
        <w:t xml:space="preserve">crosstalk </w:t>
      </w:r>
      <w:proofErr w:type="gramStart"/>
      <w:r w:rsidR="0003710F" w:rsidRPr="00C9444E">
        <w:rPr>
          <w:rFonts w:ascii="Times New Roman" w:hAnsi="Times New Roman" w:cs="Times New Roman"/>
        </w:rPr>
        <w:t>are</w:t>
      </w:r>
      <w:proofErr w:type="gramEnd"/>
      <w:r w:rsidR="0003710F" w:rsidRPr="00C9444E">
        <w:rPr>
          <w:rFonts w:ascii="Times New Roman" w:hAnsi="Times New Roman" w:cs="Times New Roman"/>
        </w:rPr>
        <w:t xml:space="preserve"> inactive, there are </w:t>
      </w:r>
      <w:r w:rsidR="00407F6A">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Pr="00C9444E">
        <w:rPr>
          <w:rFonts w:ascii="Times New Roman" w:hAnsi="Times New Roman" w:cs="Times New Roman"/>
        </w:rPr>
        <w:t xml:space="preserve">By </w:t>
      </w:r>
      <w:r w:rsidR="0058609A">
        <w:rPr>
          <w:rFonts w:ascii="Times New Roman" w:hAnsi="Times New Roman" w:cs="Times New Roman"/>
        </w:rPr>
        <w:t xml:space="preserve">activating the regulatory links, </w:t>
      </w:r>
      <w:r w:rsidRPr="00C9444E">
        <w:rPr>
          <w:rFonts w:ascii="Times New Roman" w:hAnsi="Times New Roman" w:cs="Times New Roman"/>
        </w:rPr>
        <w:t xml:space="preserve">we </w:t>
      </w:r>
      <w:r w:rsidR="0003710F" w:rsidRPr="00C9444E">
        <w:rPr>
          <w:rFonts w:ascii="Times New Roman" w:hAnsi="Times New Roman" w:cs="Times New Roman"/>
        </w:rPr>
        <w:t xml:space="preserve">can </w:t>
      </w:r>
      <w:r w:rsidRPr="00C9444E">
        <w:rPr>
          <w:rFonts w:ascii="Times New Roman" w:hAnsi="Times New Roman" w:cs="Times New Roman"/>
        </w:rPr>
        <w:t>identify</w:t>
      </w:r>
      <w:r w:rsidR="0058609A">
        <w:rPr>
          <w:rFonts w:ascii="Times New Roman" w:hAnsi="Times New Roman" w:cs="Times New Roman"/>
        </w:rPr>
        <w:t xml:space="preserve"> how the</w:t>
      </w:r>
      <w:r w:rsidRPr="00C9444E">
        <w:rPr>
          <w:rFonts w:ascii="Times New Roman" w:hAnsi="Times New Roman" w:cs="Times New Roman"/>
        </w:rPr>
        <w:t xml:space="preserve"> </w:t>
      </w:r>
      <w:r w:rsidR="00407F6A">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407F6A">
        <w:rPr>
          <w:rFonts w:ascii="Times New Roman" w:hAnsi="Times New Roman" w:cs="Times New Roman"/>
        </w:rPr>
        <w:t xml:space="preserve"> and metabolism states</w:t>
      </w:r>
      <w:r w:rsidRPr="00C9444E">
        <w:rPr>
          <w:rFonts w:ascii="Times New Roman" w:hAnsi="Times New Roman" w:cs="Times New Roman"/>
        </w:rPr>
        <w:t xml:space="preserve">. </w:t>
      </w:r>
    </w:p>
    <w:p w14:paraId="1A925068" w14:textId="07753144" w:rsidR="00407D3C" w:rsidRPr="00C9444E" w:rsidRDefault="00733DD7" w:rsidP="003D0A34">
      <w:pPr>
        <w:pStyle w:val="BodyText"/>
        <w:spacing w:line="480" w:lineRule="auto"/>
        <w:ind w:firstLine="720"/>
        <w:rPr>
          <w:rFonts w:ascii="Times New Roman" w:hAnsi="Times New Roman" w:cs="Times New Roman"/>
        </w:rPr>
      </w:pPr>
      <w:r>
        <w:rPr>
          <w:rFonts w:ascii="Times New Roman" w:hAnsi="Times New Roman" w:cs="Times New Roman"/>
        </w:rPr>
        <w:t xml:space="preserve">First, we </w:t>
      </w:r>
      <w:r w:rsidR="009D27B8">
        <w:rPr>
          <w:rFonts w:ascii="Times New Roman" w:hAnsi="Times New Roman" w:cs="Times New Roman"/>
        </w:rPr>
        <w:t xml:space="preserve">must </w:t>
      </w:r>
      <w:r>
        <w:rPr>
          <w:rFonts w:ascii="Times New Roman" w:hAnsi="Times New Roman" w:cs="Times New Roman"/>
        </w:rPr>
        <w:t xml:space="preserve">develop a classification of these coupled states. </w:t>
      </w:r>
      <w:r w:rsidR="00407D3C"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00407D3C" w:rsidRPr="00C9444E">
        <w:rPr>
          <w:rFonts w:ascii="Times New Roman" w:hAnsi="Times New Roman" w:cs="Times New Roman"/>
        </w:rPr>
        <w:t xml:space="preserve">state is characterized </w:t>
      </w:r>
      <w:r w:rsidR="00407F6A">
        <w:rPr>
          <w:rFonts w:ascii="Times New Roman" w:hAnsi="Times New Roman" w:cs="Times New Roman"/>
        </w:rPr>
        <w:t>by</w:t>
      </w:r>
      <w:r w:rsidR="00407D3C" w:rsidRPr="00C9444E">
        <w:rPr>
          <w:rFonts w:ascii="Times New Roman" w:hAnsi="Times New Roman" w:cs="Times New Roman"/>
        </w:rPr>
        <w:t xml:space="preserve"> high </w:t>
      </w:r>
      <w:r w:rsidR="005506B5" w:rsidRPr="00C9444E">
        <w:rPr>
          <w:rFonts w:ascii="Times New Roman" w:hAnsi="Times New Roman" w:cs="Times New Roman"/>
        </w:rPr>
        <w:t>HIF-1</w:t>
      </w:r>
      <w:r w:rsidR="00407D3C" w:rsidRPr="00C9444E">
        <w:rPr>
          <w:rFonts w:ascii="Times New Roman" w:hAnsi="Times New Roman" w:cs="Times New Roman"/>
        </w:rPr>
        <w:t xml:space="preserve">/low AMPK and the </w:t>
      </w:r>
      <w:r w:rsidR="00094E42">
        <w:rPr>
          <w:rFonts w:ascii="Times New Roman" w:hAnsi="Times New Roman" w:cs="Times New Roman"/>
        </w:rPr>
        <w:t xml:space="preserve">E </w:t>
      </w:r>
      <w:r w:rsidR="00407D3C" w:rsidRPr="00C9444E">
        <w:rPr>
          <w:rFonts w:ascii="Times New Roman" w:hAnsi="Times New Roman" w:cs="Times New Roman"/>
        </w:rPr>
        <w:t xml:space="preserve">state is characterized </w:t>
      </w:r>
      <w:r w:rsidR="00094E42">
        <w:rPr>
          <w:rFonts w:ascii="Times New Roman" w:hAnsi="Times New Roman" w:cs="Times New Roman"/>
        </w:rPr>
        <w:t>by</w:t>
      </w:r>
      <w:r w:rsidR="00407D3C"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07D3C"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00407D3C"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00407D3C"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00407D3C"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00407D3C"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00407D3C"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00407D3C"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375793">
        <w:rPr>
          <w:rFonts w:ascii="Times New Roman" w:hAnsi="Times New Roman" w:cs="Times New Roman"/>
        </w:rPr>
        <w:t>4</w:t>
      </w:r>
      <w:r w:rsidR="002D2C55" w:rsidRPr="00C9444E">
        <w:rPr>
          <w:rFonts w:ascii="Times New Roman" w:hAnsi="Times New Roman" w:cs="Times New Roman"/>
        </w:rPr>
        <w:t>-S</w:t>
      </w:r>
      <w:r w:rsidR="00375793">
        <w:rPr>
          <w:rFonts w:ascii="Times New Roman" w:hAnsi="Times New Roman" w:cs="Times New Roman"/>
        </w:rPr>
        <w:t>6</w:t>
      </w:r>
      <w:r w:rsidR="00407D3C" w:rsidRPr="00C9444E">
        <w:rPr>
          <w:rFonts w:ascii="Times New Roman" w:hAnsi="Times New Roman" w:cs="Times New Roman"/>
        </w:rPr>
        <w:t>) - with the hybrid state</w:t>
      </w:r>
      <w:r w:rsidR="00C42BFF">
        <w:rPr>
          <w:rFonts w:ascii="Times New Roman" w:hAnsi="Times New Roman" w:cs="Times New Roman"/>
        </w:rPr>
        <w:t>s</w:t>
      </w:r>
      <w:r w:rsidR="00407D3C" w:rsidRPr="00C9444E">
        <w:rPr>
          <w:rFonts w:ascii="Times New Roman" w:hAnsi="Times New Roman" w:cs="Times New Roman"/>
        </w:rPr>
        <w:t xml:space="preserv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00407D3C" w:rsidRPr="00C9444E">
        <w:rPr>
          <w:rFonts w:ascii="Times New Roman" w:hAnsi="Times New Roman" w:cs="Times New Roman"/>
        </w:rPr>
        <w:t xml:space="preserve"> </w:t>
      </w:r>
      <w:r w:rsidR="009D27B8">
        <w:rPr>
          <w:rFonts w:ascii="Times New Roman" w:hAnsi="Times New Roman" w:cs="Times New Roman"/>
        </w:rPr>
        <w:t xml:space="preserve">cause </w:t>
      </w:r>
      <w:r w:rsidR="00407D3C" w:rsidRPr="00C9444E">
        <w:rPr>
          <w:rFonts w:ascii="Times New Roman" w:hAnsi="Times New Roman" w:cs="Times New Roman"/>
        </w:rPr>
        <w:t xml:space="preserve">a different fraction of initial conditions to </w:t>
      </w:r>
      <w:r w:rsidR="009D27B8">
        <w:rPr>
          <w:rFonts w:ascii="Times New Roman" w:hAnsi="Times New Roman" w:cs="Times New Roman"/>
        </w:rPr>
        <w:t xml:space="preserve">end up in </w:t>
      </w:r>
      <w:r w:rsidR="00407D3C" w:rsidRPr="00C9444E">
        <w:rPr>
          <w:rFonts w:ascii="Times New Roman" w:hAnsi="Times New Roman" w:cs="Times New Roman"/>
        </w:rPr>
        <w:t>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3F1D3104"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w:t>
      </w:r>
      <w:proofErr w:type="spellStart"/>
      <w:r w:rsidR="00563DA3" w:rsidRPr="00C9444E">
        <w:rPr>
          <w:rFonts w:ascii="Times New Roman" w:hAnsi="Times New Roman" w:cs="Times New Roman"/>
          <w:i w:val="0"/>
          <w:iCs/>
        </w:rPr>
        <w:t>crosstalks</w:t>
      </w:r>
      <w:proofErr w:type="spellEnd"/>
      <w:r w:rsidR="00563DA3" w:rsidRPr="00C9444E">
        <w:rPr>
          <w:rFonts w:ascii="Times New Roman" w:hAnsi="Times New Roman" w:cs="Times New Roman"/>
          <w:i w:val="0"/>
          <w:iCs/>
        </w:rPr>
        <w:t xml:space="preserve">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C9444E">
        <w:rPr>
          <w:rFonts w:ascii="Times New Roman" w:hAnsi="Times New Roman" w:cs="Times New Roman"/>
          <w:i w:val="0"/>
          <w:iCs/>
        </w:rPr>
        <w:t>crosstalks</w:t>
      </w:r>
      <w:proofErr w:type="spellEnd"/>
      <w:r w:rsidR="000F06B6" w:rsidRPr="00C9444E">
        <w:rPr>
          <w:rFonts w:ascii="Times New Roman" w:hAnsi="Times New Roman" w:cs="Times New Roman"/>
          <w:i w:val="0"/>
          <w:iCs/>
        </w:rPr>
        <w:t xml:space="preserve">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The solid lines denote</w:t>
      </w:r>
      <w:r w:rsidR="000F06B6" w:rsidRPr="00C9444E">
        <w:rPr>
          <w:rFonts w:ascii="Times New Roman" w:hAnsi="Times New Roman" w:cs="Times New Roman"/>
          <w:i w:val="0"/>
          <w:iCs/>
        </w:rPr>
        <w:t xml:space="preserve"> transcriptional regulation. Regulatory links ending in bars represent inhibition while the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w:t>
      </w:r>
      <w:proofErr w:type="spellStart"/>
      <w:r w:rsidR="002402D1" w:rsidRPr="00C9444E">
        <w:rPr>
          <w:rFonts w:ascii="Times New Roman" w:hAnsi="Times New Roman" w:cs="Times New Roman"/>
          <w:i w:val="0"/>
          <w:iCs/>
        </w:rPr>
        <w:t>tristable</w:t>
      </w:r>
      <w:proofErr w:type="spellEnd"/>
      <w:r w:rsidR="002402D1" w:rsidRPr="00C9444E">
        <w:rPr>
          <w:rFonts w:ascii="Times New Roman" w:hAnsi="Times New Roman" w:cs="Times New Roman"/>
          <w:i w:val="0"/>
          <w:iCs/>
        </w:rPr>
        <w:t xml:space="preserve"> and the </w:t>
      </w:r>
      <w:r w:rsidR="00031FEE">
        <w:rPr>
          <w:rFonts w:ascii="Times New Roman" w:hAnsi="Times New Roman" w:cs="Times New Roman"/>
          <w:i w:val="0"/>
          <w:iCs/>
        </w:rPr>
        <w:t xml:space="preserve">three </w:t>
      </w:r>
      <w:proofErr w:type="gramStart"/>
      <w:r w:rsidR="00031FEE">
        <w:rPr>
          <w:rFonts w:ascii="Times New Roman" w:hAnsi="Times New Roman" w:cs="Times New Roman"/>
          <w:i w:val="0"/>
          <w:iCs/>
        </w:rPr>
        <w:t>stables</w:t>
      </w:r>
      <w:proofErr w:type="gramEnd"/>
      <w:r w:rsidR="00031FEE" w:rsidRPr="00C9444E">
        <w:rPr>
          <w:rFonts w:ascii="Times New Roman" w:hAnsi="Times New Roman" w:cs="Times New Roman"/>
          <w:i w:val="0"/>
          <w:iCs/>
        </w:rPr>
        <w:t xml:space="preserve"> </w:t>
      </w:r>
      <w:r w:rsidR="002402D1" w:rsidRPr="00C9444E">
        <w:rPr>
          <w:rFonts w:ascii="Times New Roman" w:hAnsi="Times New Roman" w:cs="Times New Roman"/>
          <w:i w:val="0"/>
          <w:iCs/>
        </w:rPr>
        <w:t xml:space="preserve">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w:t>
      </w:r>
      <w:r w:rsidR="00031FEE">
        <w:rPr>
          <w:rFonts w:ascii="Times New Roman" w:hAnsi="Times New Roman" w:cs="Times New Roman"/>
          <w:i w:val="0"/>
          <w:iCs/>
        </w:rPr>
        <w:t xml:space="preserve"> represent</w:t>
      </w:r>
      <w:r w:rsidR="002402D1" w:rsidRPr="00C9444E">
        <w:rPr>
          <w:rFonts w:ascii="Times New Roman" w:hAnsi="Times New Roman" w:cs="Times New Roman"/>
          <w:i w:val="0"/>
          <w:iCs/>
        </w:rPr>
        <w:t xml:space="preserve"> the </w:t>
      </w:r>
      <w:r w:rsidR="00031FEE">
        <w:rPr>
          <w:rFonts w:ascii="Times New Roman" w:hAnsi="Times New Roman" w:cs="Times New Roman"/>
          <w:i w:val="0"/>
          <w:iCs/>
        </w:rPr>
        <w:t xml:space="preserve">three </w:t>
      </w:r>
      <w:r w:rsidR="00A7510D">
        <w:rPr>
          <w:rFonts w:ascii="Times New Roman" w:hAnsi="Times New Roman" w:cs="Times New Roman"/>
          <w:i w:val="0"/>
          <w:iCs/>
        </w:rPr>
        <w:t>states</w:t>
      </w:r>
      <w:r w:rsidR="002402D1" w:rsidRPr="00C9444E">
        <w:rPr>
          <w:rFonts w:ascii="Times New Roman" w:hAnsi="Times New Roman" w:cs="Times New Roman"/>
          <w:i w:val="0"/>
          <w:iCs/>
        </w:rPr>
        <w:t xml:space="preserve"> (E, M, E/M)</w:t>
      </w:r>
      <w:r w:rsidR="00031FEE">
        <w:rPr>
          <w:rFonts w:ascii="Times New Roman" w:hAnsi="Times New Roman" w:cs="Times New Roman"/>
          <w:i w:val="0"/>
          <w:iCs/>
        </w:rPr>
        <w:t xml:space="preserve"> respectively</w:t>
      </w:r>
      <w:r w:rsidR="002402D1" w:rsidRPr="00C9444E">
        <w:rPr>
          <w:rFonts w:ascii="Times New Roman" w:hAnsi="Times New Roman" w:cs="Times New Roman"/>
          <w:i w:val="0"/>
          <w:iCs/>
        </w:rPr>
        <w:t xml:space="preserve">.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w:t>
      </w:r>
      <w:r w:rsidR="00031FEE">
        <w:rPr>
          <w:rFonts w:ascii="Times New Roman" w:hAnsi="Times New Roman" w:cs="Times New Roman"/>
          <w:i w:val="0"/>
          <w:iCs/>
        </w:rPr>
        <w:t>three 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(high AMPK/low HIF-1, low AMPK/high HIF-1, and intermediate AMPK/HIF-1) </w:t>
      </w:r>
      <w:r w:rsidR="00031FEE">
        <w:rPr>
          <w:rFonts w:ascii="Times New Roman" w:hAnsi="Times New Roman" w:cs="Times New Roman"/>
          <w:i w:val="0"/>
          <w:iCs/>
        </w:rPr>
        <w:t xml:space="preserve">represent the three </w:t>
      </w:r>
      <w:r w:rsidR="00CE64DA" w:rsidRPr="00C9444E">
        <w:rPr>
          <w:rFonts w:ascii="Times New Roman" w:hAnsi="Times New Roman" w:cs="Times New Roman"/>
          <w:i w:val="0"/>
          <w:iCs/>
        </w:rPr>
        <w:t xml:space="preserve">to metabolic </w:t>
      </w:r>
      <w:r w:rsidR="00A7510D">
        <w:rPr>
          <w:rFonts w:ascii="Times New Roman" w:hAnsi="Times New Roman" w:cs="Times New Roman"/>
          <w:i w:val="0"/>
          <w:iCs/>
        </w:rPr>
        <w:t>states</w:t>
      </w:r>
      <w:r w:rsidR="00CE64DA" w:rsidRPr="00C9444E">
        <w:rPr>
          <w:rFonts w:ascii="Times New Roman" w:hAnsi="Times New Roman" w:cs="Times New Roman"/>
          <w:i w:val="0"/>
          <w:iCs/>
        </w:rPr>
        <w:t xml:space="preserve"> (O, W, W/O)</w:t>
      </w:r>
      <w:r w:rsidR="00031FEE">
        <w:rPr>
          <w:rFonts w:ascii="Times New Roman" w:hAnsi="Times New Roman" w:cs="Times New Roman"/>
          <w:i w:val="0"/>
          <w:iCs/>
        </w:rPr>
        <w:t xml:space="preserve"> respectively</w:t>
      </w:r>
      <w:r w:rsidR="00CE64DA"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 E/M, and E states, respectively. The circle, cross, and square represent the W, W/O, and O</w:t>
      </w:r>
      <w:r w:rsidR="00031FEE">
        <w:rPr>
          <w:rFonts w:ascii="Times New Roman" w:hAnsi="Times New Roman" w:cs="Times New Roman"/>
          <w:i w:val="0"/>
          <w:iCs/>
        </w:rPr>
        <w:t xml:space="preserve"> states</w:t>
      </w:r>
      <w:r w:rsidR="00AD7F58" w:rsidRPr="00C9444E">
        <w:rPr>
          <w:rFonts w:ascii="Times New Roman" w:hAnsi="Times New Roman" w:cs="Times New Roman"/>
          <w:i w:val="0"/>
          <w:iCs/>
        </w:rPr>
        <w:t xml:space="preserve">, respectively. </w:t>
      </w:r>
      <w:r w:rsidR="00031FEE">
        <w:rPr>
          <w:rFonts w:ascii="Times New Roman" w:hAnsi="Times New Roman" w:cs="Times New Roman"/>
          <w:i w:val="0"/>
          <w:iCs/>
        </w:rPr>
        <w:t>Therefore, 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6"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0B2E66E3"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6"/>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B65D65">
        <w:rPr>
          <w:rFonts w:ascii="Times New Roman" w:hAnsi="Times New Roman" w:cs="Times New Roman"/>
        </w:rPr>
        <w:t>talk</w:t>
      </w:r>
      <w:r w:rsidR="00992141" w:rsidRPr="00C9444E">
        <w:rPr>
          <w:rFonts w:ascii="Times New Roman" w:hAnsi="Times New Roman" w:cs="Times New Roman"/>
        </w:rPr>
        <w:t xml:space="preserve"> active</w:t>
      </w:r>
      <w:r w:rsidR="008C717D" w:rsidRPr="00C9444E">
        <w:rPr>
          <w:rFonts w:ascii="Times New Roman" w:hAnsi="Times New Roman" w:cs="Times New Roman"/>
        </w:rPr>
        <w:t xml:space="preserve">, caused </w:t>
      </w:r>
      <w:r w:rsidR="00031FEE">
        <w:rPr>
          <w:rFonts w:ascii="Times New Roman" w:hAnsi="Times New Roman" w:cs="Times New Roman"/>
        </w:rPr>
        <w:t>by</w:t>
      </w:r>
      <w:r w:rsidR="00390C08">
        <w:rPr>
          <w:rFonts w:ascii="Times New Roman" w:hAnsi="Times New Roman" w:cs="Times New Roman"/>
        </w:rPr>
        <w:t xml:space="preserve"> </w:t>
      </w:r>
      <w:proofErr w:type="gramStart"/>
      <w:r w:rsidR="008C717D" w:rsidRPr="00C9444E">
        <w:rPr>
          <w:rFonts w:ascii="Times New Roman" w:hAnsi="Times New Roman" w:cs="Times New Roman"/>
        </w:rPr>
        <w:t>e.g.</w:t>
      </w:r>
      <w:proofErr w:type="gramEnd"/>
      <w:r w:rsidR="008C717D" w:rsidRPr="00C9444E">
        <w:rPr>
          <w:rFonts w:ascii="Times New Roman" w:hAnsi="Times New Roman" w:cs="Times New Roman"/>
        </w:rPr>
        <w:t xml:space="preserve">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7B3874D4" w14:textId="3EB9AEA0" w:rsidR="0018197D" w:rsidRPr="00C9444E" w:rsidRDefault="00AD7F58" w:rsidP="00094E4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percentages</w:t>
      </w:r>
      <w:r w:rsidR="007F37F7">
        <w:rPr>
          <w:rFonts w:ascii="Times New Roman" w:hAnsi="Times New Roman" w:cs="Times New Roman"/>
        </w:rPr>
        <w:t xml:space="preserve"> of initial conditions leading to the</w:t>
      </w:r>
      <w:r w:rsidR="005712B5">
        <w:rPr>
          <w:rFonts w:ascii="Times New Roman" w:hAnsi="Times New Roman" w:cs="Times New Roman"/>
        </w:rPr>
        <w:t xml:space="preserve"> E, E/M, and M states are unchanged; increasing noxROS enhances the W/O state and consequently the coupled E/M-W/O </w:t>
      </w:r>
      <w:r w:rsidR="00A7510D">
        <w:rPr>
          <w:rFonts w:ascii="Times New Roman" w:hAnsi="Times New Roman" w:cs="Times New Roman"/>
        </w:rPr>
        <w:t>states</w:t>
      </w:r>
      <w:r w:rsidR="005712B5">
        <w:rPr>
          <w:rFonts w:ascii="Times New Roman" w:hAnsi="Times New Roman" w:cs="Times New Roman"/>
        </w:rPr>
        <w:t xml:space="preserve"> are upregulated. In other words, the E/M state becomes more </w:t>
      </w:r>
      <w:r w:rsidR="00653281">
        <w:rPr>
          <w:rFonts w:ascii="Times New Roman" w:hAnsi="Times New Roman" w:cs="Times New Roman"/>
        </w:rPr>
        <w:t xml:space="preserve">likely to be associated with the W/O state (Fig. 2D). </w:t>
      </w:r>
      <w:r w:rsidRPr="00C9444E">
        <w:rPr>
          <w:rFonts w:ascii="Times New Roman" w:hAnsi="Times New Roman" w:cs="Times New Roman"/>
        </w:rPr>
        <w:t>As the level of noxROS increases, the possible coupled states reduce from</w:t>
      </w:r>
      <w:r w:rsidR="003E647F" w:rsidRPr="00C9444E">
        <w:rPr>
          <w:rFonts w:ascii="Times New Roman" w:hAnsi="Times New Roman" w:cs="Times New Roman"/>
        </w:rPr>
        <w:t xml:space="preserve"> </w:t>
      </w:r>
      <w:r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Pr="00C9444E">
        <w:rPr>
          <w:rFonts w:ascii="Times New Roman" w:hAnsi="Times New Roman" w:cs="Times New Roman"/>
        </w:rPr>
        <w:t>, then the E/M-W, and finally the M-W state (Fig</w:t>
      </w:r>
      <w:r w:rsidR="006165D3" w:rsidRPr="00C9444E">
        <w:rPr>
          <w:rFonts w:ascii="Times New Roman" w:hAnsi="Times New Roman" w:cs="Times New Roman"/>
        </w:rPr>
        <w:t>.</w:t>
      </w:r>
      <w:r w:rsidRPr="00C9444E">
        <w:rPr>
          <w:rFonts w:ascii="Times New Roman" w:hAnsi="Times New Roman" w:cs="Times New Roman"/>
        </w:rPr>
        <w:t xml:space="preserve"> 2B, section S2.4). </w:t>
      </w:r>
      <w:r w:rsidR="00653281">
        <w:rPr>
          <w:rFonts w:ascii="Times New Roman" w:hAnsi="Times New Roman" w:cs="Times New Roman"/>
        </w:rPr>
        <w:t>Further we show that increasing noxROS pushing the W-associated states towards the W/O-associated states</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Pr="00C9444E">
        <w:rPr>
          <w:rFonts w:ascii="Times New Roman" w:hAnsi="Times New Roman" w:cs="Times New Roman"/>
        </w:rPr>
        <w:t xml:space="preserve"> for the </w:t>
      </w:r>
      <w:r w:rsidR="009720C5">
        <w:rPr>
          <w:rFonts w:ascii="Times New Roman" w:hAnsi="Times New Roman" w:cs="Times New Roman"/>
        </w:rPr>
        <w:t>O-</w:t>
      </w:r>
      <w:r w:rsidR="00995AED" w:rsidRPr="00C9444E">
        <w:rPr>
          <w:rFonts w:ascii="Times New Roman" w:hAnsi="Times New Roman" w:cs="Times New Roman"/>
        </w:rPr>
        <w:t>associated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2C). </w:t>
      </w:r>
    </w:p>
    <w:p w14:paraId="1EED8C84" w14:textId="2B8A88A1" w:rsidR="00320BCE" w:rsidRPr="00C9444E"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Analyzing the states coupled with the </w:t>
      </w:r>
      <w:r w:rsidR="009720C5">
        <w:rPr>
          <w:rFonts w:ascii="Times New Roman" w:hAnsi="Times New Roman" w:cs="Times New Roman"/>
        </w:rPr>
        <w:t>W state we found that</w:t>
      </w:r>
      <w:r w:rsidRPr="00C9444E">
        <w:rPr>
          <w:rFonts w:ascii="Times New Roman" w:hAnsi="Times New Roman" w:cs="Times New Roman"/>
        </w:rPr>
        <w:t xml:space="preserve"> the M-W</w:t>
      </w:r>
      <w:r w:rsidR="009720C5">
        <w:rPr>
          <w:rFonts w:ascii="Times New Roman" w:hAnsi="Times New Roman" w:cs="Times New Roman"/>
        </w:rPr>
        <w:t xml:space="preserve"> state </w:t>
      </w:r>
      <w:r w:rsidR="00003581">
        <w:rPr>
          <w:rFonts w:ascii="Times New Roman" w:hAnsi="Times New Roman" w:cs="Times New Roman"/>
        </w:rPr>
        <w:t xml:space="preserve">exists for a larger parameter space, compared to the other W-associated states, </w:t>
      </w:r>
      <w:r w:rsidR="002A0424" w:rsidRPr="00C9444E">
        <w:rPr>
          <w:rFonts w:ascii="Times New Roman" w:hAnsi="Times New Roman" w:cs="Times New Roman"/>
        </w:rPr>
        <w:t>as the coupling is increased</w:t>
      </w:r>
      <w:r w:rsidR="00003581">
        <w:rPr>
          <w:rFonts w:ascii="Times New Roman" w:hAnsi="Times New Roman" w:cs="Times New Roman"/>
        </w:rPr>
        <w:t xml:space="preserve"> (Fig. 2E). This is</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w:t>
      </w:r>
      <w:r w:rsidR="00003581">
        <w:rPr>
          <w:rFonts w:ascii="Times New Roman" w:hAnsi="Times New Roman" w:cs="Times New Roman"/>
        </w:rPr>
        <w:t>the W state</w:t>
      </w:r>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003581">
        <w:rPr>
          <w:rFonts w:ascii="Times New Roman" w:hAnsi="Times New Roman" w:cs="Times New Roman"/>
        </w:rPr>
        <w:t xml:space="preserve"> of the metabolism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w:t>
      </w:r>
      <w:r w:rsidR="00564942">
        <w:rPr>
          <w:rFonts w:ascii="Times New Roman" w:hAnsi="Times New Roman" w:cs="Times New Roman"/>
        </w:rPr>
        <w:t>have been observed</w:t>
      </w:r>
      <w:r w:rsidR="00564942" w:rsidRPr="00C9444E">
        <w:rPr>
          <w:rFonts w:ascii="Times New Roman" w:hAnsi="Times New Roman" w:cs="Times New Roman"/>
        </w:rPr>
        <w:t xml:space="preserve"> </w:t>
      </w:r>
      <w:r w:rsidR="00C50FAF" w:rsidRPr="00C9444E">
        <w:rPr>
          <w:rFonts w:ascii="Times New Roman" w:hAnsi="Times New Roman" w:cs="Times New Roman"/>
        </w:rPr>
        <w:t>via the</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375793">
        <w:rPr>
          <w:rFonts w:ascii="Times New Roman" w:hAnsi="Times New Roman" w:cs="Times New Roman"/>
        </w:rPr>
        <w:t>7</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w:t>
      </w:r>
      <w:r w:rsidR="00637E51">
        <w:rPr>
          <w:rFonts w:ascii="Times New Roman" w:hAnsi="Times New Roman" w:cs="Times New Roman"/>
        </w:rPr>
        <w:t>Consistent with the effect of upregulating noxROS</w:t>
      </w:r>
      <w:r w:rsidRPr="00C9444E">
        <w:rPr>
          <w:rFonts w:ascii="Times New Roman" w:hAnsi="Times New Roman" w:cs="Times New Roman"/>
        </w:rPr>
        <w:t xml:space="preserve">,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w:t>
      </w:r>
      <w:r w:rsidR="00637E51">
        <w:rPr>
          <w:rFonts w:ascii="Times New Roman" w:hAnsi="Times New Roman" w:cs="Times New Roman"/>
        </w:rPr>
        <w:t>increase</w:t>
      </w:r>
      <w:r w:rsidR="00637E51" w:rsidRPr="00C9444E">
        <w:rPr>
          <w:rFonts w:ascii="Times New Roman" w:hAnsi="Times New Roman" w:cs="Times New Roman"/>
        </w:rPr>
        <w:t xml:space="preserve"> </w:t>
      </w:r>
      <w:r w:rsidRPr="00C9444E">
        <w:rPr>
          <w:rFonts w:ascii="Times New Roman" w:hAnsi="Times New Roman" w:cs="Times New Roman"/>
        </w:rPr>
        <w:t xml:space="preserve">of the E/M-W/O </w:t>
      </w:r>
      <w:r w:rsidR="00637E51">
        <w:rPr>
          <w:rFonts w:ascii="Times New Roman" w:hAnsi="Times New Roman" w:cs="Times New Roman"/>
        </w:rPr>
        <w:t>state</w:t>
      </w:r>
      <w:r w:rsidRPr="00C9444E">
        <w:rPr>
          <w:rFonts w:ascii="Times New Roman" w:hAnsi="Times New Roman" w:cs="Times New Roman"/>
        </w:rPr>
        <w:t>. Further, activation of mtROS results in a downregulation of the</w:t>
      </w:r>
      <w:r w:rsidR="00637E51">
        <w:rPr>
          <w:rFonts w:ascii="Times New Roman" w:hAnsi="Times New Roman" w:cs="Times New Roman"/>
        </w:rPr>
        <w:t xml:space="preserve"> O state</w:t>
      </w:r>
      <w:r w:rsidRPr="00C9444E">
        <w:rPr>
          <w:rFonts w:ascii="Times New Roman" w:hAnsi="Times New Roman" w:cs="Times New Roman"/>
        </w:rPr>
        <w:t xml:space="preserv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t>
      </w:r>
      <w:r w:rsidR="00637E51">
        <w:rPr>
          <w:rFonts w:ascii="Times New Roman" w:hAnsi="Times New Roman" w:cs="Times New Roman"/>
        </w:rPr>
        <w:t>W state, thus stabilizing the W/O state</w:t>
      </w:r>
      <w:r w:rsidRPr="00C9444E">
        <w:rPr>
          <w:rFonts w:ascii="Times New Roman" w:hAnsi="Times New Roman" w:cs="Times New Roman"/>
        </w:rPr>
        <w:t>.</w:t>
      </w:r>
      <w:r w:rsidR="00334B17" w:rsidRPr="00C9444E">
        <w:rPr>
          <w:rFonts w:ascii="Times New Roman" w:hAnsi="Times New Roman" w:cs="Times New Roman"/>
        </w:rPr>
        <w:t xml:space="preserve"> Together, these results suggest </w:t>
      </w:r>
      <w:r w:rsidR="00637E51">
        <w:rPr>
          <w:rFonts w:ascii="Times New Roman" w:hAnsi="Times New Roman" w:cs="Times New Roman"/>
        </w:rPr>
        <w:t>both 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the coupling of two hybrid states – E/M-W/O, and mtROS exhibited a</w:t>
      </w:r>
      <w:r w:rsidR="00E30380">
        <w:rPr>
          <w:rFonts w:ascii="Times New Roman" w:hAnsi="Times New Roman" w:cs="Times New Roman"/>
        </w:rPr>
        <w:t xml:space="preserve"> greater increase in the E/M-W/O state</w:t>
      </w:r>
      <w:r w:rsidR="00637E51">
        <w:rPr>
          <w:rFonts w:ascii="Times New Roman" w:hAnsi="Times New Roman" w:cs="Times New Roman"/>
        </w:rPr>
        <w:t xml:space="preserve"> than noxROS.</w:t>
      </w:r>
      <w:r w:rsidR="00334B17" w:rsidRPr="00C9444E">
        <w:rPr>
          <w:rFonts w:ascii="Times New Roman" w:hAnsi="Times New Roman" w:cs="Times New Roman"/>
        </w:rPr>
        <w:t xml:space="preserve">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7FBA1452"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0425D8" w:rsidRPr="00C9444E">
        <w:rPr>
          <w:rFonts w:ascii="Times New Roman" w:hAnsi="Times New Roman" w:cs="Times New Roman"/>
          <w:iCs/>
        </w:rPr>
        <w:t xml:space="preserve">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425D8" w:rsidRPr="00C9444E">
        <w:rPr>
          <w:rFonts w:ascii="Times New Roman" w:hAnsi="Times New Roman" w:cs="Times New Roman"/>
          <w:iCs/>
        </w:rPr>
        <w:t xml:space="preserve">, the number of initial conditions leading to the </w:t>
      </w:r>
      <w:r w:rsidR="0095173A">
        <w:rPr>
          <w:rFonts w:ascii="Times New Roman" w:hAnsi="Times New Roman" w:cs="Times New Roman"/>
          <w:iCs/>
        </w:rPr>
        <w:t>O state</w:t>
      </w:r>
      <w:r w:rsidR="000425D8" w:rsidRPr="00C9444E">
        <w:rPr>
          <w:rFonts w:ascii="Times New Roman" w:hAnsi="Times New Roman" w:cs="Times New Roman"/>
          <w:iCs/>
        </w:rPr>
        <w:t xml:space="preserve"> is minimally changed, </w:t>
      </w:r>
      <w:r w:rsidR="0095173A">
        <w:rPr>
          <w:rFonts w:ascii="Times New Roman" w:hAnsi="Times New Roman" w:cs="Times New Roman"/>
          <w:iCs/>
        </w:rPr>
        <w:t>the W state</w:t>
      </w:r>
      <w:r w:rsidR="000425D8" w:rsidRPr="00C9444E">
        <w:rPr>
          <w:rFonts w:ascii="Times New Roman" w:hAnsi="Times New Roman" w:cs="Times New Roman"/>
          <w:iCs/>
        </w:rPr>
        <w:t xml:space="preserve"> is reduced, and </w:t>
      </w:r>
      <w:r w:rsidR="0095173A">
        <w:rPr>
          <w:rFonts w:ascii="Times New Roman" w:hAnsi="Times New Roman" w:cs="Times New Roman"/>
          <w:iCs/>
        </w:rPr>
        <w:t xml:space="preserve">the </w:t>
      </w:r>
      <w:r w:rsidR="000425D8" w:rsidRPr="00C9444E">
        <w:rPr>
          <w:rFonts w:ascii="Times New Roman" w:hAnsi="Times New Roman" w:cs="Times New Roman"/>
          <w:iCs/>
        </w:rPr>
        <w:t xml:space="preserve">W/O </w:t>
      </w:r>
      <w:r w:rsidR="0095173A">
        <w:rPr>
          <w:rFonts w:ascii="Times New Roman" w:hAnsi="Times New Roman" w:cs="Times New Roman"/>
          <w:iCs/>
        </w:rPr>
        <w:t>state</w:t>
      </w:r>
      <w:r w:rsidR="000425D8" w:rsidRPr="00C9444E">
        <w:rPr>
          <w:rFonts w:ascii="Times New Roman" w:hAnsi="Times New Roman" w:cs="Times New Roman"/>
          <w:iCs/>
        </w:rPr>
        <w:t xml:space="preserve"> is increased.</w:t>
      </w:r>
      <w:r w:rsidR="00B947BD" w:rsidRPr="00C9444E">
        <w:rPr>
          <w:rFonts w:ascii="Times New Roman" w:hAnsi="Times New Roman" w:cs="Times New Roman"/>
          <w:iCs/>
        </w:rPr>
        <w:t xml:space="preserve"> The EMT network is unchanged</w:t>
      </w:r>
      <w:r w:rsidR="0095173A">
        <w:rPr>
          <w:rFonts w:ascii="Times New Roman" w:hAnsi="Times New Roman" w:cs="Times New Roman"/>
          <w:iCs/>
        </w:rPr>
        <w:t>, as there is no feedback,</w:t>
      </w:r>
      <w:r w:rsidR="00B947BD" w:rsidRPr="00C9444E">
        <w:rPr>
          <w:rFonts w:ascii="Times New Roman" w:hAnsi="Times New Roman" w:cs="Times New Roman"/>
          <w:iCs/>
        </w:rPr>
        <w:t xml:space="preserve"> but the coupling of metabolic </w:t>
      </w:r>
      <w:r w:rsidR="0095173A">
        <w:rPr>
          <w:rFonts w:ascii="Times New Roman" w:hAnsi="Times New Roman" w:cs="Times New Roman"/>
          <w:iCs/>
        </w:rPr>
        <w:t>states with</w:t>
      </w:r>
      <w:r w:rsidR="00B947BD" w:rsidRPr="00C9444E">
        <w:rPr>
          <w:rFonts w:ascii="Times New Roman" w:hAnsi="Times New Roman" w:cs="Times New Roman"/>
          <w:iCs/>
        </w:rPr>
        <w:t xml:space="preserve"> the EMT states changes</w:t>
      </w:r>
      <w:r w:rsidR="00E67CED" w:rsidRPr="00C9444E">
        <w:rPr>
          <w:rFonts w:ascii="Times New Roman" w:hAnsi="Times New Roman" w:cs="Times New Roman"/>
          <w:iCs/>
        </w:rPr>
        <w:t xml:space="preserve">, and the E/M-W/O </w:t>
      </w:r>
      <w:r w:rsidR="00A7510D">
        <w:rPr>
          <w:rFonts w:ascii="Times New Roman" w:hAnsi="Times New Roman" w:cs="Times New Roman"/>
          <w:iCs/>
        </w:rPr>
        <w:t>state</w:t>
      </w:r>
      <w:r w:rsidR="00E67CED" w:rsidRPr="00C9444E">
        <w:rPr>
          <w:rFonts w:ascii="Times New Roman" w:hAnsi="Times New Roman" w:cs="Times New Roman"/>
          <w:iCs/>
        </w:rPr>
        <w:t xml:space="preserv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there are 4 distinct groupings. All possible couplings of the EMT </w:t>
      </w:r>
      <w:r w:rsidR="00A7510D">
        <w:rPr>
          <w:rFonts w:ascii="Times New Roman" w:hAnsi="Times New Roman" w:cs="Times New Roman"/>
          <w:iCs/>
        </w:rPr>
        <w:t>states</w:t>
      </w:r>
      <w:r w:rsidRPr="00C9444E">
        <w:rPr>
          <w:rFonts w:ascii="Times New Roman" w:hAnsi="Times New Roman" w:cs="Times New Roman"/>
          <w:iCs/>
        </w:rPr>
        <w:t xml:space="preserve"> (E, M, and E/M) with both the O and W/O </w:t>
      </w:r>
      <w:r w:rsidR="00A7510D">
        <w:rPr>
          <w:rFonts w:ascii="Times New Roman" w:hAnsi="Times New Roman" w:cs="Times New Roman"/>
          <w:iCs/>
        </w:rPr>
        <w:t xml:space="preserve">states </w:t>
      </w:r>
      <w:r w:rsidRPr="00C9444E">
        <w:rPr>
          <w:rFonts w:ascii="Times New Roman" w:hAnsi="Times New Roman" w:cs="Times New Roman"/>
          <w:iCs/>
        </w:rPr>
        <w:t xml:space="preserve">persist for all levels of noxROS upregulation. The coupled states associated with the W </w:t>
      </w:r>
      <w:r w:rsidR="00A7510D">
        <w:rPr>
          <w:rFonts w:ascii="Times New Roman" w:hAnsi="Times New Roman" w:cs="Times New Roman"/>
          <w:iCs/>
        </w:rPr>
        <w:t>state</w:t>
      </w:r>
      <w:r w:rsidRPr="00C9444E">
        <w:rPr>
          <w:rFonts w:ascii="Times New Roman" w:hAnsi="Times New Roman" w:cs="Times New Roman"/>
          <w:iCs/>
        </w:rPr>
        <w:t>, (E-W, E/M-W, and M-W), are lost as the level of noxROS increases</w:t>
      </w:r>
      <w:r w:rsidR="00AB7DE1">
        <w:rPr>
          <w:rFonts w:ascii="Times New Roman" w:hAnsi="Times New Roman" w:cs="Times New Roman"/>
          <w:iCs/>
        </w:rPr>
        <w:t>, as shown in</w:t>
      </w:r>
      <w:r w:rsidRPr="00C9444E">
        <w:rPr>
          <w:rFonts w:ascii="Times New Roman" w:hAnsi="Times New Roman" w:cs="Times New Roman"/>
          <w:iCs/>
        </w:rPr>
        <w:t xml:space="preserve"> 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The W/O </w:t>
      </w:r>
      <w:r w:rsidR="00A7510D">
        <w:rPr>
          <w:rFonts w:ascii="Times New Roman" w:hAnsi="Times New Roman" w:cs="Times New Roman"/>
          <w:iCs/>
        </w:rPr>
        <w:t>state</w:t>
      </w:r>
      <w:r w:rsidRPr="00C9444E">
        <w:rPr>
          <w:rFonts w:ascii="Times New Roman" w:hAnsi="Times New Roman" w:cs="Times New Roman"/>
          <w:iCs/>
        </w:rPr>
        <w:t xml:space="preserve"> (blue) is upregulated, </w:t>
      </w:r>
      <w:r w:rsidR="0028447E">
        <w:rPr>
          <w:rFonts w:ascii="Times New Roman" w:hAnsi="Times New Roman" w:cs="Times New Roman"/>
          <w:iCs/>
        </w:rPr>
        <w:t>W</w:t>
      </w:r>
      <w:r w:rsidRPr="00C9444E">
        <w:rPr>
          <w:rFonts w:ascii="Times New Roman" w:hAnsi="Times New Roman" w:cs="Times New Roman"/>
          <w:iCs/>
        </w:rPr>
        <w:t xml:space="preserve"> (green) </w:t>
      </w:r>
      <w:r w:rsidR="0028447E">
        <w:rPr>
          <w:rFonts w:ascii="Times New Roman" w:hAnsi="Times New Roman" w:cs="Times New Roman"/>
          <w:iCs/>
        </w:rPr>
        <w:t>state</w:t>
      </w:r>
      <w:r w:rsidRPr="00C9444E">
        <w:rPr>
          <w:rFonts w:ascii="Times New Roman" w:hAnsi="Times New Roman" w:cs="Times New Roman"/>
          <w:iCs/>
        </w:rPr>
        <w:t xml:space="preserve"> is downregulated, and </w:t>
      </w:r>
      <w:r w:rsidR="0028447E">
        <w:rPr>
          <w:rFonts w:ascii="Times New Roman" w:hAnsi="Times New Roman" w:cs="Times New Roman"/>
          <w:iCs/>
        </w:rPr>
        <w:t>O</w:t>
      </w:r>
      <w:r w:rsidRPr="00C9444E">
        <w:rPr>
          <w:rFonts w:ascii="Times New Roman" w:hAnsi="Times New Roman" w:cs="Times New Roman"/>
          <w:iCs/>
        </w:rPr>
        <w:t xml:space="preserve"> (black) is unchanged.</w:t>
      </w:r>
      <w:r w:rsidR="00493E6E">
        <w:rPr>
          <w:rFonts w:ascii="Times New Roman" w:hAnsi="Times New Roman" w:cs="Times New Roman"/>
          <w:iCs/>
        </w:rPr>
        <w:t xml:space="preserve"> </w:t>
      </w:r>
      <w:r w:rsidR="00493E6E" w:rsidRPr="00C9444E">
        <w:rPr>
          <w:rFonts w:ascii="Times New Roman" w:hAnsi="Times New Roman" w:cs="Times New Roman"/>
          <w:iCs/>
        </w:rPr>
        <w:t xml:space="preserve">The lines represent the total number of initial conditions leading to the W, O, or W/O </w:t>
      </w:r>
      <w:r w:rsidR="00A7510D">
        <w:rPr>
          <w:rFonts w:ascii="Times New Roman" w:hAnsi="Times New Roman" w:cs="Times New Roman"/>
          <w:iCs/>
        </w:rPr>
        <w:t>states</w:t>
      </w:r>
      <w:r w:rsidR="00493E6E" w:rsidRPr="00C9444E">
        <w:rPr>
          <w:rFonts w:ascii="Times New Roman" w:hAnsi="Times New Roman" w:cs="Times New Roman"/>
          <w:iCs/>
        </w:rPr>
        <w:t xml:space="preserve"> as a function of increasing regulation of noxROS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93E6E" w:rsidRPr="00C9444E">
        <w:rPr>
          <w:rFonts w:ascii="Times New Roman" w:hAnsi="Times New Roman" w:cs="Times New Roman"/>
          <w:iCs/>
        </w:rPr>
        <w:t>.</w:t>
      </w:r>
      <w:r w:rsidRPr="00C9444E">
        <w:rPr>
          <w:rFonts w:ascii="Times New Roman" w:hAnsi="Times New Roman" w:cs="Times New Roman"/>
          <w:iCs/>
        </w:rPr>
        <w:t xml:space="preserve"> </w:t>
      </w:r>
      <w:r w:rsidR="00AB7DE1">
        <w:rPr>
          <w:rFonts w:ascii="Times New Roman" w:hAnsi="Times New Roman" w:cs="Times New Roman"/>
          <w:iCs/>
        </w:rPr>
        <w:t>(</w:t>
      </w:r>
      <w:r w:rsidR="00AB7DE1" w:rsidRPr="00C9444E">
        <w:rPr>
          <w:rFonts w:ascii="Times New Roman" w:hAnsi="Times New Roman" w:cs="Times New Roman"/>
          <w:iCs/>
        </w:rPr>
        <w:t>The background colors correspond to the colors representing the possible steady states of (B).</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w:t>
      </w:r>
      <w:r w:rsidR="00A7510D">
        <w:rPr>
          <w:rFonts w:ascii="Times New Roman" w:hAnsi="Times New Roman" w:cs="Times New Roman"/>
          <w:iCs/>
        </w:rPr>
        <w:t>state</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t>
      </w:r>
      <w:r w:rsidR="0028447E">
        <w:rPr>
          <w:rFonts w:ascii="Times New Roman" w:hAnsi="Times New Roman" w:cs="Times New Roman"/>
          <w:iCs/>
        </w:rPr>
        <w:t>W</w:t>
      </w:r>
      <w:r w:rsidRPr="00C9444E">
        <w:rPr>
          <w:rFonts w:ascii="Times New Roman" w:hAnsi="Times New Roman" w:cs="Times New Roman"/>
          <w:iCs/>
        </w:rPr>
        <w:t xml:space="preserve"> </w:t>
      </w:r>
      <w:r w:rsidR="0028447E">
        <w:rPr>
          <w:rFonts w:ascii="Times New Roman" w:hAnsi="Times New Roman" w:cs="Times New Roman"/>
          <w:iCs/>
        </w:rPr>
        <w:t>state</w:t>
      </w:r>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both the E-W and M-W states are fully suppressed. The E/M-W coupled state co</w:t>
      </w:r>
      <w:proofErr w:type="spellStart"/>
      <w:r w:rsidRPr="00C9444E">
        <w:rPr>
          <w:rFonts w:ascii="Times New Roman" w:hAnsi="Times New Roman" w:cs="Times New Roman"/>
          <w:iCs/>
        </w:rPr>
        <w:t>ntinues</w:t>
      </w:r>
      <w:proofErr w:type="spellEnd"/>
      <w:r w:rsidRPr="00C9444E">
        <w:rPr>
          <w:rFonts w:ascii="Times New Roman" w:hAnsi="Times New Roman" w:cs="Times New Roman"/>
          <w:iCs/>
        </w:rPr>
        <w:t xml:space="preserve">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34FFE82F" w14:textId="0C10A08F" w:rsidR="00970EF3" w:rsidRPr="00C9444E" w:rsidRDefault="00E3446C" w:rsidP="00CD5689">
      <w:pPr>
        <w:pStyle w:val="FirstParagraph"/>
        <w:spacing w:line="480" w:lineRule="auto"/>
        <w:rPr>
          <w:rFonts w:ascii="Times New Roman" w:hAnsi="Times New Roman" w:cs="Times New Roman"/>
          <w:b/>
          <w:bCs/>
          <w:i/>
          <w:iCs/>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both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be recycled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commentRangeStart w:id="7"/>
      <w:r w:rsidR="00AD6761">
        <w:rPr>
          <w:rFonts w:ascii="Times New Roman" w:eastAsiaTheme="minorEastAsia" w:hAnsi="Times New Roman" w:cs="Times New Roman"/>
        </w:rPr>
        <w:t xml:space="preserve">We have defined a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stimulate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w:t>
      </w:r>
      <w:proofErr w:type="spellStart"/>
      <w:r w:rsidR="008D1ABC" w:rsidRPr="00C9444E">
        <w:rPr>
          <w:rFonts w:ascii="Times New Roman" w:hAnsi="Times New Roman" w:cs="Times New Roman"/>
        </w:rPr>
        <w:t>ction</w:t>
      </w:r>
      <w:proofErr w:type="spellEnd"/>
      <w:r w:rsidR="008D1ABC" w:rsidRPr="00C9444E">
        <w:rPr>
          <w:rFonts w:ascii="Times New Roman" w:hAnsi="Times New Roman" w:cs="Times New Roman"/>
        </w:rPr>
        <w:t xml:space="preserve">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=0</m:t>
        </m:r>
        <w:commentRangeEnd w:id="7"/>
        <m:r>
          <m:rPr>
            <m:sty m:val="p"/>
          </m:rPr>
          <w:rPr>
            <w:rStyle w:val="CommentReference"/>
          </w:rPr>
          <w:commentReference w:id="7"/>
        </m:r>
        <m:r>
          <w:rPr>
            <w:rFonts w:ascii="Cambria Math" w:hAnsi="Cambria Math" w:cs="Times New Roman"/>
          </w:rPr>
          <m:t xml:space="preserve">,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w:t>
      </w:r>
      <w:r w:rsidR="00647627">
        <w:rPr>
          <w:rFonts w:ascii="Times New Roman" w:eastAsiaTheme="minorEastAsia" w:hAnsi="Times New Roman" w:cs="Times New Roman"/>
        </w:rPr>
        <w:t>silences</w:t>
      </w:r>
      <w:r w:rsidR="00E90D5A">
        <w:rPr>
          <w:rFonts w:ascii="Times New Roman" w:eastAsiaTheme="minorEastAsia" w:hAnsi="Times New Roman" w:cs="Times New Roman"/>
        </w:rPr>
        <w:t xml:space="preserve"> HIF-1</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r w:rsidR="005E1F5F" w:rsidRPr="00C9444E">
        <w:rPr>
          <w:rFonts w:ascii="Times New Roman" w:eastAsiaTheme="minorEastAsia" w:hAnsi="Times New Roman" w:cs="Times New Roman"/>
        </w:rPr>
        <w:t>sequentially,</w:t>
      </w:r>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5E1F5F">
        <w:rPr>
          <w:rFonts w:ascii="Times New Roman" w:eastAsiaTheme="minorEastAsia" w:hAnsi="Times New Roman" w:cs="Times New Roman"/>
        </w:rPr>
        <w:t>Additionally, a</w:t>
      </w:r>
      <w:r w:rsidR="000A5DCC">
        <w:rPr>
          <w:rFonts w:ascii="Times New Roman" w:eastAsiaTheme="minorEastAsia" w:hAnsi="Times New Roman" w:cs="Times New Roman"/>
        </w:rPr>
        <w:t xml:space="preserve">s HIF-1 is suppressed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A5DCC">
        <w:rPr>
          <w:rFonts w:ascii="Times New Roman" w:eastAsiaTheme="minorEastAsia" w:hAnsi="Times New Roman" w:cs="Times New Roman"/>
        </w:rPr>
        <w:t>,</w:t>
      </w:r>
      <w:r w:rsidR="005F6EC5" w:rsidRPr="00C9444E">
        <w:rPr>
          <w:rFonts w:ascii="Times New Roman" w:eastAsiaTheme="minorEastAsia" w:hAnsi="Times New Roman" w:cs="Times New Roman"/>
        </w:rPr>
        <w:t xml:space="preserve">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 xml:space="preserve">caused by </w:t>
      </w:r>
      <w:r w:rsidR="000A5DCC">
        <w:rPr>
          <w:rFonts w:ascii="Times New Roman" w:eastAsiaTheme="minorEastAsia" w:hAnsi="Times New Roman" w:cs="Times New Roman"/>
        </w:rPr>
        <w:t xml:space="preserve">binding to HIF-1 RNA is reduced </w:t>
      </w:r>
      <w:r w:rsidR="005E1F5F">
        <w:rPr>
          <w:rFonts w:ascii="Times New Roman" w:eastAsiaTheme="minorEastAsia" w:hAnsi="Times New Roman" w:cs="Times New Roman"/>
        </w:rPr>
        <w:t>resulting in a gradual disappearance of the M state</w:t>
      </w:r>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Thus, w</w:t>
      </w:r>
      <w:r w:rsidR="006626FD" w:rsidRPr="00C9444E">
        <w:rPr>
          <w:rFonts w:ascii="Times New Roman" w:eastAsiaTheme="minorEastAsia" w:hAnsi="Times New Roman" w:cs="Times New Roman"/>
        </w:rPr>
        <w:t>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w:t>
      </w:r>
      <w:r w:rsidR="00197FBC">
        <w:rPr>
          <w:rFonts w:ascii="Times New Roman" w:hAnsi="Times New Roman" w:cs="Times New Roman"/>
        </w:rPr>
        <w:t>S</w:t>
      </w:r>
      <w:r w:rsidR="00375793">
        <w:rPr>
          <w:rFonts w:ascii="Times New Roman" w:hAnsi="Times New Roman" w:cs="Times New Roman"/>
        </w:rPr>
        <w:t>8</w:t>
      </w:r>
      <w:r w:rsidR="00802858" w:rsidRPr="00C9444E">
        <w:rPr>
          <w:rFonts w:ascii="Times New Roman" w:hAnsi="Times New Roman" w:cs="Times New Roman"/>
        </w:rPr>
        <w:t xml:space="preserve">).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r w:rsidR="006E7263">
        <w:rPr>
          <w:rFonts w:ascii="Times New Roman" w:hAnsi="Times New Roman" w:cs="Times New Roman"/>
        </w:rPr>
        <w:t>coupled</w:t>
      </w:r>
      <w:r w:rsidR="00802858" w:rsidRPr="00C9444E">
        <w:rPr>
          <w:rFonts w:ascii="Times New Roman" w:hAnsi="Times New Roman" w:cs="Times New Roman"/>
        </w:rPr>
        <w:t xml:space="preserve"> E/M-W/O state is </w:t>
      </w:r>
      <w:r w:rsidR="006E7263">
        <w:rPr>
          <w:rFonts w:ascii="Times New Roman" w:hAnsi="Times New Roman" w:cs="Times New Roman"/>
        </w:rPr>
        <w:t>not observed</w:t>
      </w:r>
      <w:r w:rsidR="00802858" w:rsidRPr="00C9444E">
        <w:rPr>
          <w:rFonts w:ascii="Times New Roman" w:hAnsi="Times New Roman" w:cs="Times New Roman"/>
        </w:rPr>
        <w:t xml:space="preserve"> for </w:t>
      </w:r>
      <w:r w:rsidR="005E1F5F">
        <w:rPr>
          <w:rFonts w:ascii="Times New Roman" w:hAnsi="Times New Roman" w:cs="Times New Roman"/>
        </w:rPr>
        <w:t>any</w:t>
      </w:r>
      <w:r w:rsidR="00802858" w:rsidRPr="00C9444E">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B3780">
        <w:rPr>
          <w:rFonts w:ascii="Times New Roman" w:eastAsiaTheme="minorEastAsia" w:hAnsi="Times New Roman" w:cs="Times New Roman"/>
        </w:rPr>
        <w:t xml:space="preserve"> </w:t>
      </w:r>
      <w:r w:rsidR="008D7664" w:rsidRPr="00C9444E">
        <w:rPr>
          <w:rFonts w:ascii="Times New Roman" w:eastAsiaTheme="minorEastAsia" w:hAnsi="Times New Roman" w:cs="Times New Roman"/>
        </w:rPr>
        <w:t xml:space="preserve">overexpression </w:t>
      </w:r>
      <w:r w:rsidR="00DB3780">
        <w:rPr>
          <w:rFonts w:ascii="Times New Roman" w:eastAsiaTheme="minorEastAsia" w:hAnsi="Times New Roman" w:cs="Times New Roman"/>
        </w:rPr>
        <w:t>could</w:t>
      </w:r>
      <w:r w:rsidR="006E7263">
        <w:rPr>
          <w:rFonts w:ascii="Times New Roman" w:eastAsiaTheme="minorEastAsia" w:hAnsi="Times New Roman" w:cs="Times New Roman"/>
        </w:rPr>
        <w:t xml:space="preserve"> promote the O-associated states (E</w:t>
      </w:r>
      <w:r w:rsidR="005E1F5F">
        <w:rPr>
          <w:rFonts w:ascii="Times New Roman" w:eastAsiaTheme="minorEastAsia" w:hAnsi="Times New Roman" w:cs="Times New Roman"/>
        </w:rPr>
        <w:t>-O</w:t>
      </w:r>
      <w:r w:rsidR="006E7263">
        <w:rPr>
          <w:rFonts w:ascii="Times New Roman" w:eastAsiaTheme="minorEastAsia" w:hAnsi="Times New Roman" w:cs="Times New Roman"/>
        </w:rPr>
        <w:t xml:space="preserve"> and E/M</w:t>
      </w:r>
      <w:r w:rsidR="005E1F5F">
        <w:rPr>
          <w:rFonts w:ascii="Times New Roman" w:eastAsiaTheme="minorEastAsia" w:hAnsi="Times New Roman" w:cs="Times New Roman"/>
        </w:rPr>
        <w:t>-O</w:t>
      </w:r>
      <w:r w:rsidR="006E7263">
        <w:rPr>
          <w:rFonts w:ascii="Times New Roman" w:eastAsiaTheme="minorEastAsia" w:hAnsi="Times New Roman" w:cs="Times New Roman"/>
        </w:rPr>
        <w:t>) and destabilized the coupled E/M-W/O</w:t>
      </w:r>
      <w:r w:rsidR="009C4BE0">
        <w:rPr>
          <w:rFonts w:ascii="Times New Roman" w:eastAsiaTheme="minorEastAsia" w:hAnsi="Times New Roman" w:cs="Times New Roman"/>
        </w:rPr>
        <w:t xml:space="preserve"> state</w:t>
      </w:r>
      <w:r w:rsidR="006E7263">
        <w:rPr>
          <w:rFonts w:ascii="Times New Roman" w:eastAsiaTheme="minorEastAsia" w:hAnsi="Times New Roman" w:cs="Times New Roman"/>
        </w:rPr>
        <w:t>.</w:t>
      </w:r>
    </w:p>
    <w:p w14:paraId="30F91B2D" w14:textId="6D301F2C"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specifically enhance the chances of being in the </w:t>
      </w:r>
      <w:r w:rsidR="00B43535">
        <w:rPr>
          <w:rFonts w:ascii="Times New Roman" w:hAnsi="Times New Roman" w:cs="Times New Roman"/>
        </w:rPr>
        <w:t xml:space="preserve">coupled </w:t>
      </w:r>
      <w:r w:rsidR="002C76E3" w:rsidRPr="00C9444E">
        <w:rPr>
          <w:rFonts w:ascii="Times New Roman" w:hAnsi="Times New Roman" w:cs="Times New Roman"/>
        </w:rPr>
        <w:t>E/M-W/O state. As mentioned previously, upregulat</w:t>
      </w:r>
      <w:r w:rsidR="00117D00">
        <w:rPr>
          <w:rFonts w:ascii="Times New Roman" w:hAnsi="Times New Roman" w:cs="Times New Roman"/>
        </w:rPr>
        <w:t>ing mt</w:t>
      </w:r>
      <w:r w:rsidR="002C76E3" w:rsidRPr="00C9444E">
        <w:rPr>
          <w:rFonts w:ascii="Times New Roman" w:hAnsi="Times New Roman" w:cs="Times New Roman"/>
        </w:rPr>
        <w:t>ROS</w:t>
      </w:r>
      <w:r w:rsidR="00117D00">
        <w:rPr>
          <w:rFonts w:ascii="Times New Roman" w:hAnsi="Times New Roman" w:cs="Times New Roman"/>
        </w:rPr>
        <w:t xml:space="preserve"> or noxROS</w:t>
      </w:r>
      <w:r w:rsidR="002C76E3" w:rsidRPr="00C9444E">
        <w:rPr>
          <w:rFonts w:ascii="Times New Roman" w:hAnsi="Times New Roman" w:cs="Times New Roman"/>
        </w:rPr>
        <w:t xml:space="preserve"> leads to an increased W/O </w:t>
      </w:r>
      <w:r w:rsidR="00A7510D">
        <w:rPr>
          <w:rFonts w:ascii="Times New Roman" w:hAnsi="Times New Roman" w:cs="Times New Roman"/>
        </w:rPr>
        <w:t>state</w:t>
      </w:r>
      <w:r w:rsidR="002C76E3" w:rsidRPr="00C9444E">
        <w:rPr>
          <w:rFonts w:ascii="Times New Roman" w:hAnsi="Times New Roman" w:cs="Times New Roman"/>
        </w:rPr>
        <w:t xml:space="preserve"> (Fig. S</w:t>
      </w:r>
      <w:r w:rsidR="00375793">
        <w:rPr>
          <w:rFonts w:ascii="Times New Roman" w:hAnsi="Times New Roman" w:cs="Times New Roman"/>
        </w:rPr>
        <w:t>7</w:t>
      </w:r>
      <w:r w:rsidR="002C76E3" w:rsidRPr="00C9444E">
        <w:rPr>
          <w:rFonts w:ascii="Times New Roman" w:hAnsi="Times New Roman" w:cs="Times New Roman"/>
        </w:rPr>
        <w:t>)</w:t>
      </w:r>
      <w:r w:rsidR="00117D00">
        <w:rPr>
          <w:rFonts w:ascii="Times New Roman" w:hAnsi="Times New Roman" w:cs="Times New Roman"/>
        </w:rPr>
        <w:t xml:space="preserve"> and promote</w:t>
      </w:r>
      <w:r w:rsidR="009F6E18">
        <w:rPr>
          <w:rFonts w:ascii="Times New Roman" w:hAnsi="Times New Roman" w:cs="Times New Roman"/>
        </w:rPr>
        <w:t>s</w:t>
      </w:r>
      <w:r w:rsidR="00117D00">
        <w:rPr>
          <w:rFonts w:ascii="Times New Roman" w:hAnsi="Times New Roman" w:cs="Times New Roman"/>
        </w:rPr>
        <w:t xml:space="preserve"> the E/M-W/O state</w:t>
      </w:r>
      <w:r w:rsidR="002C76E3" w:rsidRPr="00C9444E">
        <w:rPr>
          <w:rFonts w:ascii="Times New Roman" w:hAnsi="Times New Roman" w:cs="Times New Roman"/>
        </w:rPr>
        <w:t xml:space="preserve"> (Fig. S</w:t>
      </w:r>
      <w:r w:rsidR="00375793">
        <w:rPr>
          <w:rFonts w:ascii="Times New Roman" w:hAnsi="Times New Roman" w:cs="Times New Roman"/>
        </w:rPr>
        <w:t>9</w:t>
      </w:r>
      <w:r w:rsidR="002C76E3" w:rsidRPr="00C9444E">
        <w:rPr>
          <w:rFonts w:ascii="Times New Roman" w:hAnsi="Times New Roman" w:cs="Times New Roman"/>
        </w:rPr>
        <w:t>). While upregulation of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mRNA suppresses the E/M-W/O state; therefore,</w:t>
      </w:r>
      <w:r w:rsidR="00B43535">
        <w:rPr>
          <w:rFonts w:ascii="Times New Roman" w:hAnsi="Times New Roman" w:cs="Times New Roman"/>
        </w:rPr>
        <w:t xml:space="preserve"> we may expect</w:t>
      </w:r>
      <w:r w:rsidR="002C76E3" w:rsidRPr="00C9444E">
        <w:rPr>
          <w:rFonts w:ascii="Times New Roman" w:hAnsi="Times New Roman" w:cs="Times New Roman"/>
        </w:rPr>
        <w:t xml:space="preserve"> some suppression of the E/M-W/O state when </w:t>
      </w:r>
      <w:r w:rsidR="00B43535" w:rsidRPr="00117D00">
        <w:rPr>
          <w:rFonts w:ascii="Times New Roman" w:eastAsiaTheme="minorEastAsia" w:hAnsi="Times New Roman" w:cs="Times New Roman"/>
        </w:rPr>
        <w:t xml:space="preserve">including both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117D00">
        <w:rPr>
          <w:rFonts w:ascii="Times New Roman" w:eastAsiaTheme="minorEastAsia" w:hAnsi="Times New Roman" w:cs="Times New Roman"/>
        </w:rPr>
        <w:t xml:space="preserve"> </w:t>
      </w:r>
      <w:r w:rsidR="002C76E3" w:rsidRPr="00117D00">
        <w:rPr>
          <w:rFonts w:ascii="Times New Roman" w:hAnsi="Times New Roman" w:cs="Times New Roman"/>
        </w:rPr>
        <w:t xml:space="preserve">and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117D00" w:rsidRPr="00117D00">
        <w:rPr>
          <w:rFonts w:ascii="Times New Roman" w:eastAsiaTheme="minorEastAsia" w:hAnsi="Times New Roman" w:cs="Times New Roman"/>
        </w:rPr>
        <w:t xml:space="preserve"> crosstalks</w:t>
      </w:r>
      <w:r w:rsidR="002C76E3" w:rsidRPr="00117D00">
        <w:rPr>
          <w:rFonts w:ascii="Times New Roman" w:hAnsi="Times New Roman" w:cs="Times New Roman"/>
        </w:rPr>
        <w:t xml:space="preserve">. Interestingly, the hybrid E/M-W/O state can be fully suppressed when </w:t>
      </w:r>
      <w:r w:rsidR="009F6E18">
        <w:rPr>
          <w:rFonts w:ascii="Times New Roman" w:hAnsi="Times New Roman" w:cs="Times New Roman"/>
        </w:rPr>
        <w:t>HIF-1 is downregulated and noxROS is upregulated</w:t>
      </w:r>
      <w:r w:rsidR="002C76E3" w:rsidRPr="00117D00">
        <w:rPr>
          <w:rFonts w:ascii="Times New Roman" w:hAnsi="Times New Roman" w:cs="Times New Roman"/>
        </w:rPr>
        <w:t xml:space="preserve">, but only partially suppressed when </w:t>
      </w:r>
      <w:r w:rsidR="009F6E18">
        <w:rPr>
          <w:rFonts w:ascii="Times New Roman" w:eastAsiaTheme="minorEastAsia" w:hAnsi="Times New Roman" w:cs="Times New Roman"/>
        </w:rPr>
        <w:t xml:space="preserve">HIF-1 is downregulated and mtROS is upregulated </w:t>
      </w:r>
      <w:r w:rsidR="002C76E3" w:rsidRPr="00117D00">
        <w:rPr>
          <w:rFonts w:ascii="Times New Roman" w:hAnsi="Times New Roman" w:cs="Times New Roman"/>
        </w:rPr>
        <w:t>(Fig. S1</w:t>
      </w:r>
      <w:r w:rsidR="00375793">
        <w:rPr>
          <w:rFonts w:ascii="Times New Roman" w:hAnsi="Times New Roman" w:cs="Times New Roman"/>
        </w:rPr>
        <w:t>0</w:t>
      </w:r>
      <w:r w:rsidR="002C76E3" w:rsidRPr="00117D00">
        <w:rPr>
          <w:rFonts w:ascii="Times New Roman" w:hAnsi="Times New Roman" w:cs="Times New Roman"/>
        </w:rPr>
        <w:t>). These results</w:t>
      </w:r>
      <w:r w:rsidR="002C76E3" w:rsidRPr="00C9444E">
        <w:rPr>
          <w:rFonts w:ascii="Times New Roman" w:hAnsi="Times New Roman" w:cs="Times New Roman"/>
        </w:rPr>
        <w:t xml:space="preserve"> suggest the type of ROS present can </w:t>
      </w:r>
      <w:r w:rsidR="00F82E2A">
        <w:rPr>
          <w:rFonts w:ascii="Times New Roman" w:hAnsi="Times New Roman" w:cs="Times New Roman"/>
        </w:rPr>
        <w:t xml:space="preserve">have different </w:t>
      </w:r>
      <w:r w:rsidR="00357E9B" w:rsidRPr="00C9444E">
        <w:rPr>
          <w:rFonts w:ascii="Times New Roman" w:hAnsi="Times New Roman" w:cs="Times New Roman"/>
        </w:rPr>
        <w:t>effect</w:t>
      </w:r>
      <w:r w:rsidR="00357E9B">
        <w:rPr>
          <w:rFonts w:ascii="Times New Roman" w:hAnsi="Times New Roman" w:cs="Times New Roman"/>
        </w:rPr>
        <w:t>s</w:t>
      </w:r>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w:t>
      </w:r>
      <w:r w:rsidR="00466557">
        <w:rPr>
          <w:rFonts w:ascii="Times New Roman" w:hAnsi="Times New Roman" w:cs="Times New Roman"/>
        </w:rPr>
        <w:t xml:space="preserve"> existence of the</w:t>
      </w:r>
      <w:r w:rsidR="002C76E3" w:rsidRPr="00C9444E">
        <w:rPr>
          <w:rFonts w:ascii="Times New Roman" w:hAnsi="Times New Roman" w:cs="Times New Roman"/>
        </w:rPr>
        <w:t xml:space="preserve"> E/M-W/O state.</w:t>
      </w:r>
    </w:p>
    <w:p w14:paraId="5F946948" w14:textId="3AE20813"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7D3AAB">
        <w:rPr>
          <w:rFonts w:ascii="Times New Roman" w:hAnsi="Times New Roman" w:cs="Times New Roman"/>
        </w:rPr>
        <w:t xml:space="preserve">coupled </w:t>
      </w:r>
      <w:r w:rsidRPr="00C9444E">
        <w:rPr>
          <w:rFonts w:ascii="Times New Roman" w:hAnsi="Times New Roman" w:cs="Times New Roman"/>
        </w:rPr>
        <w:t xml:space="preserve">hybrid E/M-W/O state is stabilized if mtROS is upregulated, but noxROS upregulation has minimal effect on the E/M-W/O state. Strikingly, if all </w:t>
      </w:r>
      <w:proofErr w:type="gramStart"/>
      <w:r w:rsidRPr="00C9444E">
        <w:rPr>
          <w:rFonts w:ascii="Times New Roman" w:hAnsi="Times New Roman" w:cs="Times New Roman"/>
        </w:rPr>
        <w:t>three miRNA</w:t>
      </w:r>
      <w:proofErr w:type="gramEnd"/>
      <w:r w:rsidRPr="00C9444E">
        <w:rPr>
          <w:rFonts w:ascii="Times New Roman" w:hAnsi="Times New Roman" w:cs="Times New Roman"/>
        </w:rPr>
        <w:t xml:space="preserve"> crosstalk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w:t>
      </w:r>
      <w:r w:rsidR="00197FBC">
        <w:rPr>
          <w:rFonts w:ascii="Times New Roman" w:hAnsi="Times New Roman" w:cs="Times New Roman"/>
        </w:rPr>
        <w:t>3</w:t>
      </w:r>
      <w:r w:rsidRPr="00C9444E">
        <w:rPr>
          <w:rFonts w:ascii="Times New Roman" w:hAnsi="Times New Roman" w:cs="Times New Roman"/>
        </w:rPr>
        <w:t xml:space="preserve">A) the E/M-W/O coupled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w:t>
      </w:r>
      <w:r w:rsidR="00197FBC">
        <w:rPr>
          <w:rFonts w:ascii="Times New Roman" w:hAnsi="Times New Roman" w:cs="Times New Roman"/>
        </w:rPr>
        <w:t>3</w:t>
      </w:r>
      <w:r w:rsidRPr="00C9444E">
        <w:rPr>
          <w:rFonts w:ascii="Times New Roman" w:hAnsi="Times New Roman" w:cs="Times New Roman"/>
        </w:rPr>
        <w:t xml:space="preserve">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upregulation but is only present at high values of mtROS upregulation (Fig. </w:t>
      </w:r>
      <w:r w:rsidR="00197FBC">
        <w:rPr>
          <w:rFonts w:ascii="Times New Roman" w:hAnsi="Times New Roman" w:cs="Times New Roman"/>
        </w:rPr>
        <w:t>3</w:t>
      </w:r>
      <w:r w:rsidRPr="00C9444E">
        <w:rPr>
          <w:rFonts w:ascii="Times New Roman" w:hAnsi="Times New Roman" w:cs="Times New Roman"/>
        </w:rPr>
        <w:t>B</w:t>
      </w:r>
      <w:r w:rsidR="004479A1">
        <w:rPr>
          <w:rFonts w:ascii="Times New Roman" w:hAnsi="Times New Roman" w:cs="Times New Roman"/>
        </w:rPr>
        <w:t>-C and S1</w:t>
      </w:r>
      <w:r w:rsidR="00375793">
        <w:rPr>
          <w:rFonts w:ascii="Times New Roman" w:hAnsi="Times New Roman" w:cs="Times New Roman"/>
        </w:rPr>
        <w:t>1</w:t>
      </w:r>
      <w:r w:rsidRPr="00C9444E">
        <w:rPr>
          <w:rFonts w:ascii="Times New Roman" w:hAnsi="Times New Roman" w:cs="Times New Roman"/>
        </w:rPr>
        <w:t xml:space="preserve">). </w:t>
      </w:r>
      <w:r w:rsidR="00CA7A9F">
        <w:rPr>
          <w:rFonts w:ascii="Times New Roman" w:hAnsi="Times New Roman" w:cs="Times New Roman"/>
        </w:rPr>
        <w:t>Additionally</w:t>
      </w:r>
      <w:r w:rsidRPr="00C9444E">
        <w:rPr>
          <w:rFonts w:ascii="Times New Roman" w:hAnsi="Times New Roman" w:cs="Times New Roman"/>
        </w:rPr>
        <w:t>, the</w:t>
      </w:r>
      <w:r w:rsidR="00F4021A">
        <w:rPr>
          <w:rFonts w:ascii="Times New Roman" w:hAnsi="Times New Roman" w:cs="Times New Roman"/>
        </w:rPr>
        <w:t xml:space="preserve"> </w:t>
      </w:r>
      <w:r w:rsidRPr="00C9444E">
        <w:rPr>
          <w:rFonts w:ascii="Times New Roman" w:hAnsi="Times New Roman" w:cs="Times New Roman"/>
        </w:rPr>
        <w:t xml:space="preserve">E/M state </w:t>
      </w:r>
      <w:r w:rsidR="00F4021A">
        <w:rPr>
          <w:rFonts w:ascii="Times New Roman" w:hAnsi="Times New Roman" w:cs="Times New Roman"/>
        </w:rPr>
        <w:t>is</w:t>
      </w:r>
      <w:r w:rsidRPr="00C9444E">
        <w:rPr>
          <w:rFonts w:ascii="Times New Roman" w:hAnsi="Times New Roman" w:cs="Times New Roman"/>
        </w:rPr>
        <w:t xml:space="preserve"> </w:t>
      </w:r>
      <w:r w:rsidR="00F4021A">
        <w:rPr>
          <w:rFonts w:ascii="Times New Roman" w:hAnsi="Times New Roman" w:cs="Times New Roman"/>
        </w:rPr>
        <w:t xml:space="preserve">more likely to be </w:t>
      </w:r>
      <w:r w:rsidRPr="00C9444E">
        <w:rPr>
          <w:rFonts w:ascii="Times New Roman" w:hAnsi="Times New Roman" w:cs="Times New Roman"/>
        </w:rPr>
        <w:t xml:space="preserve">associated with the </w:t>
      </w:r>
      <w:r w:rsidR="007D3AAB">
        <w:rPr>
          <w:rFonts w:ascii="Times New Roman" w:hAnsi="Times New Roman" w:cs="Times New Roman"/>
        </w:rPr>
        <w:t>O</w:t>
      </w:r>
      <w:r w:rsidRPr="00C9444E">
        <w:rPr>
          <w:rFonts w:ascii="Times New Roman" w:hAnsi="Times New Roman" w:cs="Times New Roman"/>
        </w:rPr>
        <w:t xml:space="preserve"> </w:t>
      </w:r>
      <w:r w:rsidR="007D3AAB">
        <w:rPr>
          <w:rFonts w:ascii="Times New Roman" w:hAnsi="Times New Roman" w:cs="Times New Roman"/>
        </w:rPr>
        <w:t>state</w:t>
      </w:r>
      <w:r w:rsidR="00F4021A">
        <w:rPr>
          <w:rFonts w:ascii="Times New Roman" w:hAnsi="Times New Roman" w:cs="Times New Roman"/>
        </w:rPr>
        <w:t xml:space="preserve"> at lower levels of mtROS while at higher levels of mtROS, the E/M state is more likely to be associated with the W/O state </w:t>
      </w:r>
      <w:r w:rsidR="006B4F8E">
        <w:rPr>
          <w:rFonts w:ascii="Times New Roman" w:hAnsi="Times New Roman" w:cs="Times New Roman"/>
        </w:rPr>
        <w:t xml:space="preserve">(Fig. </w:t>
      </w:r>
      <w:r w:rsidR="00197FBC">
        <w:rPr>
          <w:rFonts w:ascii="Times New Roman" w:hAnsi="Times New Roman" w:cs="Times New Roman"/>
        </w:rPr>
        <w:t>3</w:t>
      </w:r>
      <w:r w:rsidR="006B4F8E">
        <w:rPr>
          <w:rFonts w:ascii="Times New Roman" w:hAnsi="Times New Roman" w:cs="Times New Roman"/>
        </w:rPr>
        <w:t>C).</w:t>
      </w:r>
      <w:r w:rsidRPr="00C9444E">
        <w:rPr>
          <w:rFonts w:ascii="Times New Roman" w:hAnsi="Times New Roman" w:cs="Times New Roman"/>
        </w:rPr>
        <w:t xml:space="preserve">  </w:t>
      </w:r>
      <w:r w:rsidR="00CA7A9F">
        <w:rPr>
          <w:rFonts w:ascii="Times New Roman" w:hAnsi="Times New Roman" w:cs="Times New Roman"/>
        </w:rPr>
        <w:t>D</w:t>
      </w:r>
      <w:r w:rsidRPr="00C9444E">
        <w:rPr>
          <w:rFonts w:ascii="Times New Roman" w:hAnsi="Times New Roman" w:cs="Times New Roman"/>
        </w:rPr>
        <w:t>epending on the initial conditions, if noxROS is maximally upregulated</w:t>
      </w:r>
      <w:r w:rsidR="00D116A6">
        <w:rPr>
          <w:rFonts w:ascii="Times New Roman" w:hAnsi="Times New Roman" w:cs="Times New Roman"/>
        </w:rPr>
        <w:t xml:space="preserve"> (λ</w:t>
      </w:r>
      <w:r w:rsidR="00D116A6">
        <w:rPr>
          <w:rFonts w:ascii="Times New Roman" w:hAnsi="Times New Roman" w:cs="Times New Roman"/>
          <w:vertAlign w:val="subscript"/>
        </w:rPr>
        <w:t>u34,noxROS</w:t>
      </w:r>
      <w:r w:rsidR="00D116A6">
        <w:rPr>
          <w:rFonts w:ascii="Times New Roman" w:hAnsi="Times New Roman" w:cs="Times New Roman"/>
        </w:rPr>
        <w:t>=0)</w:t>
      </w:r>
      <w:r w:rsidRPr="00C9444E">
        <w:rPr>
          <w:rFonts w:ascii="Times New Roman" w:hAnsi="Times New Roman" w:cs="Times New Roman"/>
        </w:rPr>
        <w:t xml:space="preserve">,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w:t>
      </w:r>
      <w:proofErr w:type="spellStart"/>
      <w:r w:rsidRPr="00C9444E">
        <w:rPr>
          <w:rFonts w:ascii="Times New Roman" w:hAnsi="Times New Roman" w:cs="Times New Roman"/>
        </w:rPr>
        <w:t>cess</w:t>
      </w:r>
      <w:proofErr w:type="spellEnd"/>
      <w:r w:rsidRPr="00C9444E">
        <w:rPr>
          <w:rFonts w:ascii="Times New Roman" w:hAnsi="Times New Roman" w:cs="Times New Roman"/>
        </w:rPr>
        <w:t xml:space="preserve"> the hybrid E/M-W/O state (Fig </w:t>
      </w:r>
      <w:r w:rsidR="00197FBC">
        <w:rPr>
          <w:rFonts w:ascii="Times New Roman" w:hAnsi="Times New Roman" w:cs="Times New Roman"/>
        </w:rPr>
        <w:t>3</w:t>
      </w:r>
      <w:r w:rsidRPr="00C9444E">
        <w:rPr>
          <w:rFonts w:ascii="Times New Roman" w:hAnsi="Times New Roman" w:cs="Times New Roman"/>
        </w:rPr>
        <w:t xml:space="preserve">D). </w:t>
      </w:r>
      <w:r w:rsidR="0078286D">
        <w:rPr>
          <w:rFonts w:ascii="Times New Roman" w:hAnsi="Times New Roman" w:cs="Times New Roman"/>
        </w:rPr>
        <w:t xml:space="preserve">There also seems to be a synergistic effect between the three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resulting in an increased parameter space leading to the E/M-W/O state than what is expected from the individual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commentRangeStart w:id="8"/>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commentRangeEnd w:id="8"/>
      <w:r w:rsidR="00FF01AA">
        <w:rPr>
          <w:rStyle w:val="CommentReference"/>
        </w:rPr>
        <w:commentReference w:id="8"/>
      </w:r>
    </w:p>
    <w:p w14:paraId="6C5FC442" w14:textId="71999B6E"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197FBC">
        <w:rPr>
          <w:rFonts w:ascii="Times New Roman" w:hAnsi="Times New Roman" w:cs="Times New Roman"/>
          <w:b/>
          <w:bCs/>
          <w:i w:val="0"/>
          <w:iCs/>
        </w:rPr>
        <w:t>3</w:t>
      </w:r>
      <w:r w:rsidRPr="00C9444E">
        <w:rPr>
          <w:rFonts w:ascii="Times New Roman" w:hAnsi="Times New Roman" w:cs="Times New Roman"/>
          <w:b/>
          <w:bCs/>
          <w:i w:val="0"/>
          <w:iCs/>
        </w:rPr>
        <w:t>.</w:t>
      </w:r>
      <w:r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9457E">
        <w:rPr>
          <w:rFonts w:ascii="Times New Roman" w:hAnsi="Times New Roman" w:cs="Times New Roman"/>
          <w:b/>
          <w:bCs/>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9457E">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 xml:space="preserve">When all three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w:t>
      </w:r>
      <w:r w:rsidR="00197FBC">
        <w:rPr>
          <w:rFonts w:ascii="Times New Roman" w:eastAsiaTheme="minorEastAsia" w:hAnsi="Times New Roman" w:cs="Times New Roman"/>
          <w:i w:val="0"/>
          <w:iCs/>
        </w:rPr>
        <w:t>S</w:t>
      </w:r>
      <w:r w:rsidR="00375793">
        <w:rPr>
          <w:rFonts w:ascii="Times New Roman" w:eastAsiaTheme="minorEastAsia" w:hAnsi="Times New Roman" w:cs="Times New Roman"/>
          <w:i w:val="0"/>
          <w:iCs/>
        </w:rPr>
        <w:t>8</w:t>
      </w:r>
      <w:r w:rsidRPr="00C9444E">
        <w:rPr>
          <w:rFonts w:ascii="Times New Roman" w:eastAsiaTheme="minorEastAsia" w:hAnsi="Times New Roman" w:cs="Times New Roman"/>
          <w:i w:val="0"/>
          <w:iCs/>
        </w:rPr>
        <w:t xml:space="preserve"> where all metabolic phenotypes are possible. As noxROS is upregulated (right to left),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 xml:space="preserve">state </w:t>
      </w:r>
      <w:r w:rsidRPr="00C9444E">
        <w:rPr>
          <w:rFonts w:ascii="Times New Roman" w:eastAsiaTheme="minorEastAsia" w:hAnsi="Times New Roman" w:cs="Times New Roman"/>
          <w:i w:val="0"/>
          <w:iCs/>
        </w:rPr>
        <w:t xml:space="preserve">is suppressed. However, as the level of mtROS increases (top to bottom), the black dotted region appears showing the existence of the E/M-W/O coupled state, suggesting mtROS may have a stronger effect on the E/M-W/O </w:t>
      </w:r>
      <w:r w:rsidR="00A7510D">
        <w:rPr>
          <w:rFonts w:ascii="Times New Roman" w:eastAsiaTheme="minorEastAsia" w:hAnsi="Times New Roman" w:cs="Times New Roman"/>
          <w:i w:val="0"/>
          <w:iCs/>
        </w:rPr>
        <w:t>state</w:t>
      </w:r>
      <w:r w:rsidRPr="00C9444E">
        <w:rPr>
          <w:rFonts w:ascii="Times New Roman" w:eastAsiaTheme="minorEastAsia" w:hAnsi="Times New Roman" w:cs="Times New Roman"/>
          <w:i w:val="0"/>
          <w:iCs/>
        </w:rPr>
        <w:t xml:space="preserv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Pr="00C9444E">
        <w:rPr>
          <w:rFonts w:ascii="Times New Roman" w:hAnsi="Times New Roman" w:cs="Times New Roman"/>
          <w:i w:val="0"/>
          <w:iCs/>
        </w:rPr>
        <w:t xml:space="preserve"> when only EMT driven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 xml:space="preserve"> This is zoomed in on the middle region of (C).</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w:t>
      </w:r>
      <w:r w:rsidR="004C4F9D">
        <w:rPr>
          <w:rFonts w:ascii="Times New Roman" w:eastAsiaTheme="minorEastAsia" w:hAnsi="Times New Roman" w:cs="Times New Roman"/>
          <w:i w:val="0"/>
          <w:iCs/>
        </w:rPr>
        <w:t xml:space="preserve">moderately </w:t>
      </w:r>
      <w:r w:rsidRPr="00C9444E">
        <w:rPr>
          <w:rFonts w:ascii="Times New Roman" w:eastAsiaTheme="minorEastAsia" w:hAnsi="Times New Roman" w:cs="Times New Roman"/>
          <w:i w:val="0"/>
          <w:iCs/>
        </w:rPr>
        <w:t>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FBA73BF" w14:textId="77777777" w:rsidR="005D1748" w:rsidRDefault="00970EF3" w:rsidP="005D1748">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740BBA">
        <w:rPr>
          <w:rFonts w:ascii="Times New Roman" w:hAnsi="Times New Roman" w:cs="Times New Roman"/>
        </w:rPr>
        <w:t>4</w:t>
      </w:r>
      <w:r w:rsidR="002C76E3" w:rsidRPr="00C9444E">
        <w:rPr>
          <w:rFonts w:ascii="Times New Roman" w:hAnsi="Times New Roman" w:cs="Times New Roman"/>
        </w:rPr>
        <w:t>A</w:t>
      </w:r>
      <w:r w:rsidR="001D5E10" w:rsidRPr="00C9444E">
        <w:rPr>
          <w:rFonts w:ascii="Times New Roman" w:hAnsi="Times New Roman" w:cs="Times New Roman"/>
        </w:rPr>
        <w:t xml:space="preserve"> and S</w:t>
      </w:r>
      <w:r w:rsidR="00375793">
        <w:rPr>
          <w:rFonts w:ascii="Times New Roman" w:hAnsi="Times New Roman" w:cs="Times New Roman"/>
        </w:rPr>
        <w:t>12</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w:t>
      </w:r>
      <w:r w:rsidR="00375793">
        <w:rPr>
          <w:rFonts w:ascii="Times New Roman" w:eastAsiaTheme="minorEastAsia" w:hAnsi="Times New Roman" w:cs="Times New Roman"/>
        </w:rPr>
        <w:t>3</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hybrid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relatively low</w:t>
      </w:r>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Th</w:t>
      </w:r>
      <w:r w:rsidR="009F6E18">
        <w:rPr>
          <w:rFonts w:ascii="Times New Roman" w:hAnsi="Times New Roman" w:cs="Times New Roman"/>
        </w:rPr>
        <w:t>is</w:t>
      </w:r>
      <w:r w:rsidR="00242348" w:rsidRPr="00C9444E">
        <w:rPr>
          <w:rFonts w:ascii="Times New Roman" w:hAnsi="Times New Roman" w:cs="Times New Roman"/>
        </w:rPr>
        <w:t xml:space="preserv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E46389" w:rsidRPr="00E46389">
            <w:rPr>
              <w:rFonts w:ascii="Times New Roman" w:eastAsia="Times New Roman" w:hAnsi="Times New Roman" w:cs="Times New Roman"/>
              <w:color w:val="000000"/>
            </w:rPr>
            <w:t>[29]</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 such as TGF-β that can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therefore the coupled states</w:t>
      </w:r>
      <w:r w:rsidR="00D20641">
        <w:rPr>
          <w:rFonts w:ascii="Times New Roman" w:hAnsi="Times New Roman" w:cs="Times New Roman"/>
        </w:rPr>
        <w:t xml:space="preserve"> </w:t>
      </w:r>
      <w:r w:rsidR="00F672F0" w:rsidRPr="00C9444E">
        <w:rPr>
          <w:rFonts w:ascii="Times New Roman" w:hAnsi="Times New Roman" w:cs="Times New Roman"/>
        </w:rPr>
        <w:t>(see Fig. S1</w:t>
      </w:r>
      <w:r w:rsidR="00375793">
        <w:rPr>
          <w:rFonts w:ascii="Times New Roman" w:hAnsi="Times New Roman" w:cs="Times New Roman"/>
        </w:rPr>
        <w:t>4</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AMPK</w:t>
      </w:r>
      <w:r w:rsidR="009F6E18">
        <w:rPr>
          <w:rFonts w:ascii="Times New Roman" w:hAnsi="Times New Roman" w:cs="Times New Roman"/>
        </w:rPr>
        <w:t xml:space="preserve">-mediated </w:t>
      </w:r>
      <w:proofErr w:type="spellStart"/>
      <w:r w:rsidR="009F6E18">
        <w:rPr>
          <w:rFonts w:ascii="Times New Roman" w:hAnsi="Times New Roman" w:cs="Times New Roman"/>
        </w:rPr>
        <w:t>crosstalks</w:t>
      </w:r>
      <w:proofErr w:type="spellEnd"/>
      <w:r w:rsidR="009F6E18">
        <w:rPr>
          <w:rFonts w:ascii="Times New Roman" w:hAnsi="Times New Roman" w:cs="Times New Roman"/>
        </w:rPr>
        <w:t xml:space="preserve"> (AMPK upregulating</w:t>
      </w:r>
      <w:r w:rsidR="009F6E1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9F6E18">
        <w:rPr>
          <w:rFonts w:ascii="Times New Roman" w:eastAsiaTheme="minorEastAsia" w:hAnsi="Times New Roman" w:cs="Times New Roman"/>
        </w:rPr>
        <w:t>, AMPK downregulating SNAIL, or AMPK downregulating ZEB)</w:t>
      </w:r>
      <w:r w:rsidR="009F6E18">
        <w:rPr>
          <w:rFonts w:ascii="Times New Roman" w:hAnsi="Times New Roman" w:cs="Times New Roman"/>
        </w:rPr>
        <w:t xml:space="preserve"> push</w:t>
      </w:r>
      <w:r w:rsidR="00851F04" w:rsidRPr="00C9444E">
        <w:rPr>
          <w:rFonts w:ascii="Times New Roman" w:hAnsi="Times New Roman" w:cs="Times New Roman"/>
        </w:rPr>
        <w:t xml:space="preserve">es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suppresses the E/M state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740BBA">
        <w:rPr>
          <w:rFonts w:ascii="Times New Roman" w:hAnsi="Times New Roman" w:cs="Times New Roman"/>
        </w:rPr>
        <w:t>4</w:t>
      </w:r>
      <w:r w:rsidR="002C76E3" w:rsidRPr="00C9444E">
        <w:rPr>
          <w:rFonts w:ascii="Times New Roman" w:hAnsi="Times New Roman" w:cs="Times New Roman"/>
        </w:rPr>
        <w:t>B</w:t>
      </w:r>
      <w:r w:rsidR="000662BA" w:rsidRPr="00C9444E">
        <w:rPr>
          <w:rFonts w:ascii="Times New Roman" w:hAnsi="Times New Roman" w:cs="Times New Roman"/>
        </w:rPr>
        <w:t xml:space="preserve"> and S</w:t>
      </w:r>
      <w:r w:rsidR="00000349" w:rsidRPr="00C9444E">
        <w:rPr>
          <w:rFonts w:ascii="Times New Roman" w:hAnsi="Times New Roman" w:cs="Times New Roman"/>
        </w:rPr>
        <w:t>1</w:t>
      </w:r>
      <w:r w:rsidR="00375793">
        <w:rPr>
          <w:rFonts w:ascii="Times New Roman" w:hAnsi="Times New Roman" w:cs="Times New Roman"/>
        </w:rPr>
        <w:t>5</w:t>
      </w:r>
      <w:r w:rsidR="009F6E18">
        <w:rPr>
          <w:rFonts w:ascii="Times New Roman" w:hAnsi="Times New Roman" w:cs="Times New Roman"/>
        </w:rPr>
        <w:t>-1</w:t>
      </w:r>
      <w:r w:rsidR="00375793">
        <w:rPr>
          <w:rFonts w:ascii="Times New Roman" w:hAnsi="Times New Roman" w:cs="Times New Roman"/>
        </w:rPr>
        <w:t>7</w:t>
      </w:r>
      <w:r w:rsidR="00851F04" w:rsidRPr="00C9444E">
        <w:rPr>
          <w:rFonts w:ascii="Times New Roman" w:hAnsi="Times New Roman" w:cs="Times New Roman"/>
        </w:rPr>
        <w:t>).</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851F04" w:rsidRPr="00C9444E">
        <w:rPr>
          <w:rFonts w:ascii="Times New Roman" w:hAnsi="Times New Roman" w:cs="Times New Roman"/>
        </w:rPr>
        <w:t>, respectively</w:t>
      </w:r>
      <w:r w:rsidR="005243C0">
        <w:rPr>
          <w:rFonts w:ascii="Times New Roman" w:hAnsi="Times New Roman" w:cs="Times New Roman"/>
        </w:rPr>
        <w:t>; however,</w:t>
      </w:r>
      <w:r w:rsidR="00851F04" w:rsidRPr="00C9444E">
        <w:rPr>
          <w:rFonts w:ascii="Times New Roman" w:hAnsi="Times New Roman" w:cs="Times New Roman"/>
        </w:rPr>
        <w:t xml:space="preserve"> the E/M state 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This is in direct contra</w:t>
      </w:r>
      <w:r w:rsidR="005243C0">
        <w:rPr>
          <w:rFonts w:ascii="Times New Roman" w:hAnsi="Times New Roman" w:cs="Times New Roman"/>
        </w:rPr>
        <w:t>s</w:t>
      </w:r>
      <w:r w:rsidR="00A218E9" w:rsidRPr="00C9444E">
        <w:rPr>
          <w:rFonts w:ascii="Times New Roman" w:hAnsi="Times New Roman" w:cs="Times New Roman"/>
        </w:rPr>
        <w:t xml:space="preserve">t to HIF-1 driven crosstalk in which the E/M state is coupled with </w:t>
      </w:r>
      <w:r w:rsidR="004B6ACB">
        <w:rPr>
          <w:rFonts w:ascii="Times New Roman" w:hAnsi="Times New Roman" w:cs="Times New Roman"/>
        </w:rPr>
        <w:t>O state</w:t>
      </w:r>
      <w:r w:rsidR="00A218E9" w:rsidRPr="00C9444E">
        <w:rPr>
          <w:rFonts w:ascii="Times New Roman" w:hAnsi="Times New Roman" w:cs="Times New Roman"/>
        </w:rPr>
        <w:t xml:space="preserve">. </w:t>
      </w:r>
      <w:r w:rsidR="004B6ACB">
        <w:rPr>
          <w:rFonts w:ascii="Times New Roman" w:hAnsi="Times New Roman" w:cs="Times New Roman"/>
        </w:rPr>
        <w:t>The 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that</w:t>
      </w:r>
      <w:r w:rsidR="00A218E9" w:rsidRPr="00C9444E">
        <w:rPr>
          <w:rFonts w:ascii="Times New Roman" w:hAnsi="Times New Roman" w:cs="Times New Roman"/>
        </w:rPr>
        <w:t xml:space="preserve">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r w:rsidR="00A7510D">
        <w:rPr>
          <w:rFonts w:ascii="Times New Roman" w:hAnsi="Times New Roman" w:cs="Times New Roman"/>
        </w:rPr>
        <w:t>state</w:t>
      </w:r>
      <w:r w:rsidR="007F0C22" w:rsidRPr="00C9444E">
        <w:rPr>
          <w:rFonts w:ascii="Times New Roman" w:hAnsi="Times New Roman" w:cs="Times New Roman"/>
        </w:rPr>
        <w:t xml:space="preserve"> and that </w:t>
      </w:r>
      <w:r w:rsidR="003821F6">
        <w:rPr>
          <w:rFonts w:ascii="Times New Roman" w:hAnsi="Times New Roman" w:cs="Times New Roman"/>
        </w:rPr>
        <w:t>the E/M</w:t>
      </w:r>
      <w:r w:rsidR="007F0C22" w:rsidRPr="00C9444E">
        <w:rPr>
          <w:rFonts w:ascii="Times New Roman" w:hAnsi="Times New Roman" w:cs="Times New Roman"/>
        </w:rPr>
        <w:t xml:space="preserve"> state has </w:t>
      </w:r>
      <w:r w:rsidR="004B6ACB">
        <w:rPr>
          <w:rFonts w:ascii="Times New Roman" w:hAnsi="Times New Roman" w:cs="Times New Roman"/>
        </w:rPr>
        <w:t>metabolic plasticity to mix and match different metabolic phenotypes.</w:t>
      </w:r>
      <w:r w:rsidR="00A218E9" w:rsidRPr="00C9444E">
        <w:rPr>
          <w:rFonts w:ascii="Times New Roman" w:hAnsi="Times New Roman" w:cs="Times New Roman"/>
        </w:rPr>
        <w:t xml:space="preserve"> </w:t>
      </w:r>
      <w:bookmarkStart w:id="9" w:name="tfs-of-the-metabolic-network-can-stabili"/>
    </w:p>
    <w:p w14:paraId="2F40EC32" w14:textId="282A097B" w:rsidR="00316CB1" w:rsidRPr="00C9444E" w:rsidRDefault="00316CB1" w:rsidP="005D1748">
      <w:pPr>
        <w:pStyle w:val="FirstParagraph"/>
        <w:spacing w:line="480" w:lineRule="auto"/>
        <w:rPr>
          <w:rFonts w:ascii="Times New Roman" w:hAnsi="Times New Roman" w:cs="Times New Roman"/>
        </w:rPr>
      </w:pPr>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5D5B7A51"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740BBA">
        <w:rPr>
          <w:rFonts w:ascii="Times New Roman" w:hAnsi="Times New Roman" w:cs="Times New Roman"/>
          <w:b/>
          <w:bCs/>
          <w:i w:val="0"/>
          <w:iCs/>
        </w:rPr>
        <w:t>4</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Neither type of crosstalk</w:t>
      </w:r>
      <w:r w:rsidR="000E5521">
        <w:rPr>
          <w:rFonts w:ascii="Times New Roman" w:hAnsi="Times New Roman" w:cs="Times New Roman"/>
          <w:i w:val="0"/>
          <w:iCs/>
        </w:rPr>
        <w:t xml:space="preserve"> alone</w:t>
      </w:r>
      <w:r w:rsidR="00A15D65" w:rsidRPr="00C9444E">
        <w:rPr>
          <w:rFonts w:ascii="Times New Roman" w:hAnsi="Times New Roman" w:cs="Times New Roman"/>
          <w:i w:val="0"/>
          <w:iCs/>
        </w:rPr>
        <w:t xml:space="preserve"> can stabilize the E/M state, but the E/M state persists longer for HIF-1 controlled </w:t>
      </w:r>
      <w:proofErr w:type="spellStart"/>
      <w:r w:rsidR="00A15D65" w:rsidRPr="00C9444E">
        <w:rPr>
          <w:rFonts w:ascii="Times New Roman" w:hAnsi="Times New Roman" w:cs="Times New Roman"/>
          <w:i w:val="0"/>
          <w:iCs/>
        </w:rPr>
        <w:t>crosstalks</w:t>
      </w:r>
      <w:proofErr w:type="spellEnd"/>
      <w:r w:rsidR="00A15D65" w:rsidRPr="00C9444E">
        <w:rPr>
          <w:rFonts w:ascii="Times New Roman" w:hAnsi="Times New Roman" w:cs="Times New Roman"/>
          <w:i w:val="0"/>
          <w:iCs/>
        </w:rPr>
        <w:t>.</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w:t>
      </w:r>
      <w:proofErr w:type="spellStart"/>
      <w:r w:rsidRPr="00C9444E">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w:t>
      </w:r>
      <w:r w:rsidR="00A7510D">
        <w:rPr>
          <w:rFonts w:ascii="Times New Roman" w:hAnsi="Times New Roman" w:cs="Times New Roman"/>
          <w:i w:val="0"/>
          <w:iCs/>
        </w:rPr>
        <w:t>state</w:t>
      </w:r>
      <w:r w:rsidRPr="00C9444E">
        <w:rPr>
          <w:rFonts w:ascii="Times New Roman" w:hAnsi="Times New Roman" w:cs="Times New Roman"/>
          <w:i w:val="0"/>
          <w:iCs/>
        </w:rPr>
        <w:t xml:space="preserve"> is suppressed quickly as the system is driven towards </w:t>
      </w:r>
      <w:r w:rsidR="000E5521">
        <w:rPr>
          <w:rFonts w:ascii="Times New Roman" w:hAnsi="Times New Roman" w:cs="Times New Roman"/>
          <w:i w:val="0"/>
          <w:iCs/>
        </w:rPr>
        <w:t>the M state</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number of initial conditions leading to an E/M, M, or </w:t>
      </w:r>
      <w:proofErr w:type="spellStart"/>
      <w:r w:rsidR="000E5521">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 xml:space="preserve">-mediated </w:t>
      </w:r>
      <w:proofErr w:type="spellStart"/>
      <w:r w:rsidR="00183509">
        <w:rPr>
          <w:rFonts w:ascii="Times New Roman" w:hAnsi="Times New Roman" w:cs="Times New Roman"/>
          <w:i w:val="0"/>
          <w:iCs/>
        </w:rPr>
        <w:t>crosstalks</w:t>
      </w:r>
      <w:proofErr w:type="spellEnd"/>
      <w:r w:rsidRPr="00C9444E">
        <w:rPr>
          <w:rFonts w:ascii="Times New Roman" w:hAnsi="Times New Roman" w:cs="Times New Roman"/>
          <w:i w:val="0"/>
          <w:iCs/>
        </w:rPr>
        <w:t>.</w:t>
      </w: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D3D9B2D" w14:textId="7DD6333C" w:rsidR="00E80B4A"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9"/>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740BBA">
        <w:rPr>
          <w:rFonts w:ascii="Times New Roman" w:hAnsi="Times New Roman" w:cs="Times New Roman"/>
        </w:rPr>
        <w:t>4</w:t>
      </w:r>
      <w:r w:rsidR="0018197D" w:rsidRPr="00C9444E">
        <w:rPr>
          <w:rFonts w:ascii="Times New Roman" w:hAnsi="Times New Roman" w:cs="Times New Roman"/>
        </w:rPr>
        <w:t>A</w:t>
      </w:r>
      <w:r w:rsidRPr="00C9444E">
        <w:rPr>
          <w:rFonts w:ascii="Times New Roman" w:hAnsi="Times New Roman" w:cs="Times New Roman"/>
        </w:rPr>
        <w:t xml:space="preserve"> and </w:t>
      </w:r>
      <w:r w:rsidR="00740BBA">
        <w:rPr>
          <w:rFonts w:ascii="Times New Roman" w:hAnsi="Times New Roman" w:cs="Times New Roman"/>
        </w:rPr>
        <w:t>4</w:t>
      </w:r>
      <w:r w:rsidR="0018197D" w:rsidRPr="00C9444E">
        <w:rPr>
          <w:rFonts w:ascii="Times New Roman" w:hAnsi="Times New Roman" w:cs="Times New Roman"/>
        </w:rPr>
        <w:t>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00E80B4A">
        <w:rPr>
          <w:rFonts w:ascii="Times New Roman" w:hAnsi="Times New Roman" w:cs="Times New Roman"/>
        </w:rPr>
        <w:t>, which is exactly what happens</w:t>
      </w:r>
      <w:r w:rsidRPr="00C9444E">
        <w:rPr>
          <w:rFonts w:ascii="Times New Roman" w:hAnsi="Times New Roman" w:cs="Times New Roman"/>
        </w:rPr>
        <w:t>.</w:t>
      </w:r>
    </w:p>
    <w:p w14:paraId="44ACDC01" w14:textId="0FFA4211" w:rsidR="00D628F5" w:rsidRPr="00C9444E" w:rsidRDefault="00E80B4A" w:rsidP="003A10B3">
      <w:pPr>
        <w:pStyle w:val="BodyText"/>
        <w:spacing w:line="480" w:lineRule="auto"/>
        <w:ind w:firstLine="720"/>
        <w:rPr>
          <w:rFonts w:ascii="Times New Roman" w:hAnsi="Times New Roman" w:cs="Times New Roman"/>
        </w:rPr>
      </w:pPr>
      <w:r>
        <w:rPr>
          <w:rFonts w:ascii="Times New Roman" w:hAnsi="Times New Roman" w:cs="Times New Roman"/>
        </w:rPr>
        <w:t>When</w:t>
      </w:r>
      <w:r w:rsidR="00AD7F58" w:rsidRPr="00C9444E">
        <w:rPr>
          <w:rFonts w:ascii="Times New Roman" w:hAnsi="Times New Roman" w:cs="Times New Roman"/>
        </w:rPr>
        <w:t xml:space="preserve"> </w:t>
      </w:r>
      <w:r w:rsidR="00A85202">
        <w:rPr>
          <w:rFonts w:ascii="Times New Roman" w:hAnsi="Times New Roman" w:cs="Times New Roman"/>
        </w:rPr>
        <w:t xml:space="preserve">at least one of the three AMPK </w:t>
      </w:r>
      <w:proofErr w:type="spellStart"/>
      <w:r w:rsidR="00A85202">
        <w:rPr>
          <w:rFonts w:ascii="Times New Roman" w:hAnsi="Times New Roman" w:cs="Times New Roman"/>
        </w:rPr>
        <w:t>crosstalks</w:t>
      </w:r>
      <w:proofErr w:type="spellEnd"/>
      <w:r w:rsidR="00A85202">
        <w:rPr>
          <w:rFonts w:ascii="Times New Roman" w:hAnsi="Times New Roman" w:cs="Times New Roman"/>
        </w:rPr>
        <w:t xml:space="preserve"> and at least one of the two </w:t>
      </w:r>
      <w:r w:rsidR="005506B5" w:rsidRPr="00C9444E">
        <w:rPr>
          <w:rFonts w:ascii="Times New Roman" w:hAnsi="Times New Roman" w:cs="Times New Roman"/>
        </w:rPr>
        <w:t>HIF-1</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Pr>
          <w:rFonts w:ascii="Times New Roman" w:hAnsi="Times New Roman" w:cs="Times New Roman"/>
        </w:rPr>
        <w:t xml:space="preserve"> are activated, the E/M state is stabilized</w:t>
      </w:r>
      <w:r w:rsidR="003A10B3">
        <w:rPr>
          <w:rFonts w:ascii="Times New Roman" w:hAnsi="Times New Roman" w:cs="Times New Roman"/>
        </w:rPr>
        <w:t>. However, t</w:t>
      </w:r>
      <w:r w:rsidR="00AD7F58" w:rsidRPr="00C9444E">
        <w:rPr>
          <w:rFonts w:ascii="Times New Roman" w:hAnsi="Times New Roman" w:cs="Times New Roman"/>
        </w:rPr>
        <w:t xml:space="preserve">he exact </w:t>
      </w:r>
      <w:r w:rsidR="003A10B3">
        <w:rPr>
          <w:rFonts w:ascii="Times New Roman" w:hAnsi="Times New Roman" w:cs="Times New Roman"/>
        </w:rPr>
        <w:t>parameter spaces</w:t>
      </w:r>
      <w:r w:rsidR="00AD7F58" w:rsidRPr="00C9444E">
        <w:rPr>
          <w:rFonts w:ascii="Times New Roman" w:hAnsi="Times New Roman" w:cs="Times New Roman"/>
        </w:rPr>
        <w:t xml:space="preserve"> where the </w:t>
      </w:r>
      <w:r>
        <w:rPr>
          <w:rFonts w:ascii="Times New Roman" w:hAnsi="Times New Roman" w:cs="Times New Roman"/>
        </w:rPr>
        <w:t xml:space="preserve">E/M and </w:t>
      </w:r>
      <w:r w:rsidR="00AD7F58" w:rsidRPr="00C9444E">
        <w:rPr>
          <w:rFonts w:ascii="Times New Roman" w:hAnsi="Times New Roman" w:cs="Times New Roman"/>
        </w:rPr>
        <w:t>E/M-W/O state</w:t>
      </w:r>
      <w:r>
        <w:rPr>
          <w:rFonts w:ascii="Times New Roman" w:hAnsi="Times New Roman" w:cs="Times New Roman"/>
        </w:rPr>
        <w:t>s</w:t>
      </w:r>
      <w:r w:rsidR="00AD7F58" w:rsidRPr="00C9444E">
        <w:rPr>
          <w:rFonts w:ascii="Times New Roman" w:hAnsi="Times New Roman" w:cs="Times New Roman"/>
        </w:rPr>
        <w:t xml:space="preserve"> exist depends on the type of regulation (Fig</w:t>
      </w:r>
      <w:r w:rsidR="003352BC" w:rsidRPr="00C9444E">
        <w:rPr>
          <w:rFonts w:ascii="Times New Roman" w:hAnsi="Times New Roman" w:cs="Times New Roman"/>
        </w:rPr>
        <w:t>.</w:t>
      </w:r>
      <w:r w:rsidR="00AD7F58" w:rsidRPr="00C9444E">
        <w:rPr>
          <w:rFonts w:ascii="Times New Roman" w:hAnsi="Times New Roman" w:cs="Times New Roman"/>
        </w:rPr>
        <w:t xml:space="preserve"> S</w:t>
      </w:r>
      <w:r w:rsidR="001D6FB1" w:rsidRPr="00C9444E">
        <w:rPr>
          <w:rFonts w:ascii="Times New Roman" w:hAnsi="Times New Roman" w:cs="Times New Roman"/>
        </w:rPr>
        <w:t>18</w:t>
      </w:r>
      <w:r w:rsidR="00AD7F58"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 xml:space="preserve">EMT </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w:t>
      </w:r>
      <w:r w:rsidR="00BF0DCA">
        <w:rPr>
          <w:rFonts w:ascii="Times New Roman" w:hAnsi="Times New Roman" w:cs="Times New Roman"/>
        </w:rPr>
        <w:t>should</w:t>
      </w:r>
      <w:r w:rsidR="009D19CB" w:rsidRPr="00C9444E">
        <w:rPr>
          <w:rFonts w:ascii="Times New Roman" w:hAnsi="Times New Roman" w:cs="Times New Roman"/>
        </w:rPr>
        <w:t xml:space="preserve"> be active </w:t>
      </w:r>
      <w:r w:rsidR="009749FD" w:rsidRPr="00C9444E">
        <w:rPr>
          <w:rFonts w:ascii="Times New Roman" w:hAnsi="Times New Roman" w:cs="Times New Roman"/>
        </w:rPr>
        <w:t xml:space="preserve">and multiple gene regulators </w:t>
      </w:r>
      <w:r w:rsidR="00BF0DCA">
        <w:rPr>
          <w:rFonts w:ascii="Times New Roman" w:hAnsi="Times New Roman" w:cs="Times New Roman"/>
        </w:rPr>
        <w:t>should</w:t>
      </w:r>
      <w:r w:rsidR="009749FD" w:rsidRPr="00C9444E">
        <w:rPr>
          <w:rFonts w:ascii="Times New Roman" w:hAnsi="Times New Roman" w:cs="Times New Roman"/>
        </w:rPr>
        <w:t xml:space="preserve">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00AD7F58" w:rsidRPr="00C9444E">
        <w:rPr>
          <w:rFonts w:ascii="Times New Roman" w:hAnsi="Times New Roman" w:cs="Times New Roman"/>
        </w:rPr>
        <w:t xml:space="preserve"> If all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00AD7F58"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A</w:t>
      </w:r>
      <w:r w:rsidR="00AD7F58"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00AD7F58"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B</w:t>
      </w:r>
      <w:r w:rsidR="00AD7F58" w:rsidRPr="00C9444E">
        <w:rPr>
          <w:rFonts w:ascii="Times New Roman" w:hAnsi="Times New Roman" w:cs="Times New Roman"/>
        </w:rPr>
        <w:t xml:space="preserve">). However, when analyzing the system for the existence of the E/M-W/O </w:t>
      </w:r>
      <w:r w:rsidR="00A7510D">
        <w:rPr>
          <w:rFonts w:ascii="Times New Roman" w:hAnsi="Times New Roman" w:cs="Times New Roman"/>
        </w:rPr>
        <w:t>state</w:t>
      </w:r>
      <w:r w:rsidR="00AD7F58" w:rsidRPr="00C9444E">
        <w:rPr>
          <w:rFonts w:ascii="Times New Roman" w:hAnsi="Times New Roman" w:cs="Times New Roman"/>
        </w:rPr>
        <w:t xml:space="preserve">, it only exists in </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proofErr w:type="gramStart"/>
      <w:r w:rsidR="002742FA" w:rsidRPr="00C9444E">
        <w:rPr>
          <w:rFonts w:ascii="Times New Roman" w:hAnsi="Times New Roman" w:cs="Times New Roman"/>
        </w:rPr>
        <w:t>are able to</w:t>
      </w:r>
      <w:proofErr w:type="gramEnd"/>
      <w:r w:rsidR="002742FA" w:rsidRPr="00C9444E">
        <w:rPr>
          <w:rFonts w:ascii="Times New Roman" w:hAnsi="Times New Roman" w:cs="Times New Roman"/>
        </w:rPr>
        <w:t xml:space="preserve">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375793">
        <w:rPr>
          <w:rFonts w:ascii="Times New Roman" w:hAnsi="Times New Roman" w:cs="Times New Roman"/>
        </w:rPr>
        <w:t>5</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375793">
        <w:rPr>
          <w:rFonts w:ascii="Times New Roman" w:hAnsi="Times New Roman" w:cs="Times New Roman"/>
        </w:rPr>
        <w:t>7</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5B357C">
        <w:rPr>
          <w:rFonts w:ascii="Times New Roman" w:hAnsi="Times New Roman" w:cs="Times New Roman"/>
        </w:rPr>
        <w:t>, in agreement with a recent study based on publicly available expression data</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r w:rsidR="00E46389" w:rsidRPr="00E46389">
            <w:rPr>
              <w:rFonts w:ascii="Times New Roman" w:eastAsia="Times New Roman" w:hAnsi="Times New Roman" w:cs="Times New Roman"/>
              <w:color w:val="000000"/>
            </w:rPr>
            <w:t>[69]</w:t>
          </w:r>
        </w:sdtContent>
      </w:sdt>
      <w:r w:rsidR="00FE50CC" w:rsidRPr="00C9444E">
        <w:rPr>
          <w:rFonts w:ascii="Times New Roman" w:hAnsi="Times New Roman" w:cs="Times New Roman"/>
        </w:rPr>
        <w:t>.</w:t>
      </w:r>
    </w:p>
    <w:p w14:paraId="5E2ED4B4" w14:textId="56215355"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w:t>
      </w:r>
      <w:r w:rsidR="002B0F0E">
        <w:rPr>
          <w:rFonts w:ascii="Times New Roman" w:hAnsi="Times New Roman" w:cs="Times New Roman"/>
        </w:rPr>
        <w:t>E</w:t>
      </w:r>
      <w:r w:rsidRPr="00C9444E">
        <w:rPr>
          <w:rFonts w:ascii="Times New Roman" w:hAnsi="Times New Roman" w:cs="Times New Roman"/>
        </w:rPr>
        <w:t xml:space="preserve"> state is typically coupled to</w:t>
      </w:r>
      <w:r w:rsidR="002B0F0E">
        <w:rPr>
          <w:rFonts w:ascii="Times New Roman" w:hAnsi="Times New Roman" w:cs="Times New Roman"/>
        </w:rPr>
        <w:t xml:space="preserve"> the</w:t>
      </w:r>
      <w:r w:rsidRPr="00C9444E">
        <w:rPr>
          <w:rFonts w:ascii="Times New Roman" w:hAnsi="Times New Roman" w:cs="Times New Roman"/>
        </w:rPr>
        <w:t xml:space="preserve"> </w:t>
      </w:r>
      <w:r w:rsidR="002B0F0E">
        <w:rPr>
          <w:rFonts w:ascii="Times New Roman" w:hAnsi="Times New Roman" w:cs="Times New Roman"/>
        </w:rPr>
        <w:t>O</w:t>
      </w:r>
      <w:r w:rsidRPr="00C9444E">
        <w:rPr>
          <w:rFonts w:ascii="Times New Roman" w:hAnsi="Times New Roman" w:cs="Times New Roman"/>
        </w:rPr>
        <w:t xml:space="preserve"> </w:t>
      </w:r>
      <w:r w:rsidR="002B0F0E">
        <w:rPr>
          <w:rFonts w:ascii="Times New Roman" w:hAnsi="Times New Roman" w:cs="Times New Roman"/>
        </w:rPr>
        <w:t>state</w:t>
      </w:r>
      <w:r w:rsidRPr="00C9444E">
        <w:rPr>
          <w:rFonts w:ascii="Times New Roman" w:hAnsi="Times New Roman" w:cs="Times New Roman"/>
        </w:rPr>
        <w:t xml:space="preserve"> (E-O), the </w:t>
      </w:r>
      <w:r w:rsidR="002B0F0E">
        <w:rPr>
          <w:rFonts w:ascii="Times New Roman" w:hAnsi="Times New Roman" w:cs="Times New Roman"/>
        </w:rPr>
        <w:t>M</w:t>
      </w:r>
      <w:r w:rsidRPr="00C9444E">
        <w:rPr>
          <w:rFonts w:ascii="Times New Roman" w:hAnsi="Times New Roman" w:cs="Times New Roman"/>
        </w:rPr>
        <w:t xml:space="preserve"> state is associated with the </w:t>
      </w:r>
      <w:r w:rsidR="002B0F0E">
        <w:rPr>
          <w:rFonts w:ascii="Times New Roman" w:hAnsi="Times New Roman" w:cs="Times New Roman"/>
        </w:rPr>
        <w:t>W</w:t>
      </w:r>
      <w:r w:rsidRPr="00C9444E">
        <w:rPr>
          <w:rFonts w:ascii="Times New Roman" w:hAnsi="Times New Roman" w:cs="Times New Roman"/>
        </w:rPr>
        <w:t xml:space="preserve"> </w:t>
      </w:r>
      <w:r w:rsidR="002B0F0E">
        <w:rPr>
          <w:rFonts w:ascii="Times New Roman" w:hAnsi="Times New Roman" w:cs="Times New Roman"/>
        </w:rPr>
        <w:t xml:space="preserve">state </w:t>
      </w:r>
      <w:r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w:t>
      </w:r>
      <w:r w:rsidR="002B0F0E">
        <w:rPr>
          <w:rFonts w:ascii="Times New Roman" w:hAnsi="Times New Roman" w:cs="Times New Roman"/>
        </w:rPr>
        <w:t>state</w:t>
      </w:r>
      <w:r w:rsidRPr="00C9444E">
        <w:rPr>
          <w:rFonts w:ascii="Times New Roman" w:hAnsi="Times New Roman" w:cs="Times New Roman"/>
        </w:rPr>
        <w:t xml:space="preserve"> (Fig. </w:t>
      </w:r>
      <w:r w:rsidR="00740BBA">
        <w:rPr>
          <w:rFonts w:ascii="Times New Roman" w:hAnsi="Times New Roman" w:cs="Times New Roman"/>
        </w:rPr>
        <w:t>5</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This behavior represents the full coordination of EMT and metabolism and suggests clusters of migrating cells utilize a combination of aerobic glycolysis and OXPHOS.</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r w:rsidR="00773892">
        <w:rPr>
          <w:rFonts w:ascii="Times New Roman" w:hAnsi="Times New Roman" w:cs="Times New Roman"/>
        </w:rPr>
        <w:t>.</w:t>
      </w:r>
      <w:r w:rsidRPr="00C9444E">
        <w:rPr>
          <w:rFonts w:ascii="Times New Roman" w:hAnsi="Times New Roman" w:cs="Times New Roman"/>
        </w:rPr>
        <w:t xml:space="preserve">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2A7FAD68"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740BBA">
        <w:rPr>
          <w:rFonts w:ascii="Times New Roman" w:hAnsi="Times New Roman" w:cs="Times New Roman"/>
          <w:b/>
          <w:bCs/>
          <w:i w:val="0"/>
          <w:iCs/>
        </w:rPr>
        <w:t>5</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HIF-1 driving the network to mesenchymal and AMPK driving the system towards the </w:t>
      </w:r>
      <w:r w:rsidR="004E2DC1">
        <w:rPr>
          <w:rFonts w:ascii="Times New Roman" w:hAnsi="Times New Roman" w:cs="Times New Roman"/>
          <w:i w:val="0"/>
          <w:iCs/>
        </w:rPr>
        <w:t>E</w:t>
      </w:r>
      <w:r w:rsidR="00515A76" w:rsidRPr="00C9444E">
        <w:rPr>
          <w:rFonts w:ascii="Times New Roman" w:hAnsi="Times New Roman" w:cs="Times New Roman"/>
          <w:i w:val="0"/>
          <w:iCs/>
        </w:rPr>
        <w:t xml:space="preserve">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w:t>
      </w:r>
      <w:r w:rsidR="00B74F54">
        <w:rPr>
          <w:rFonts w:ascii="Times New Roman" w:hAnsi="Times New Roman" w:cs="Times New Roman"/>
          <w:i w:val="0"/>
          <w:iCs/>
        </w:rPr>
        <w:t>coupled</w:t>
      </w:r>
      <w:r w:rsidR="00BE20CC" w:rsidRPr="00C9444E">
        <w:rPr>
          <w:rFonts w:ascii="Times New Roman" w:hAnsi="Times New Roman" w:cs="Times New Roman"/>
          <w:i w:val="0"/>
          <w:iCs/>
        </w:rPr>
        <w:t xml:space="preserve">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B74F54">
        <w:rPr>
          <w:rFonts w:ascii="Times New Roman" w:hAnsi="Times New Roman" w:cs="Times New Roman"/>
          <w:i w:val="0"/>
          <w:iCs/>
        </w:rPr>
        <w:t xml:space="preserve">how </w:t>
      </w:r>
      <w:r w:rsidR="0012488B" w:rsidRPr="00C9444E">
        <w:rPr>
          <w:rFonts w:ascii="Times New Roman" w:hAnsi="Times New Roman" w:cs="Times New Roman"/>
          <w:i w:val="0"/>
          <w:iCs/>
        </w:rPr>
        <w:t>metabolism drive</w:t>
      </w:r>
      <w:r w:rsidR="00B74F54">
        <w:rPr>
          <w:rFonts w:ascii="Times New Roman" w:hAnsi="Times New Roman" w:cs="Times New Roman"/>
          <w:i w:val="0"/>
          <w:iCs/>
        </w:rPr>
        <w:t>s</w:t>
      </w:r>
      <w:r w:rsidR="0012488B" w:rsidRPr="00C9444E">
        <w:rPr>
          <w:rFonts w:ascii="Times New Roman" w:hAnsi="Times New Roman" w:cs="Times New Roman"/>
          <w:i w:val="0"/>
          <w:iCs/>
        </w:rPr>
        <w:t xml:space="preserve"> </w:t>
      </w:r>
      <w:r w:rsidR="00B74F54">
        <w:rPr>
          <w:rFonts w:ascii="Times New Roman" w:hAnsi="Times New Roman" w:cs="Times New Roman"/>
          <w:i w:val="0"/>
          <w:iCs/>
        </w:rPr>
        <w:t>EMT</w:t>
      </w:r>
      <w:r w:rsidR="0012488B" w:rsidRPr="00C9444E">
        <w:rPr>
          <w:rFonts w:ascii="Times New Roman" w:hAnsi="Times New Roman" w:cs="Times New Roman"/>
          <w:i w:val="0"/>
          <w:iCs/>
        </w:rPr>
        <w:t xml:space="preserve">.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phases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HIF-1 -&gt; SNAIL).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correlation between the E,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10" w:name="hybrid-em-wo-phenotype-can-be-stabilized"/>
    </w:p>
    <w:p w14:paraId="62A9D4B6" w14:textId="7A5A42A9"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10"/>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aggressive cancer phenotype</w:t>
      </w:r>
      <w:r w:rsidR="0090504D">
        <w:rPr>
          <w:rFonts w:ascii="Times New Roman" w:hAnsi="Times New Roman" w:cs="Times New Roman"/>
        </w:rPr>
        <w:t xml:space="preserve"> </w:t>
      </w:r>
      <w:r w:rsidR="00362E8E">
        <w:rPr>
          <w:rFonts w:ascii="Times New Roman" w:hAnsi="Times New Roman" w:cs="Times New Roman"/>
        </w:rPr>
        <w:t>is</w:t>
      </w:r>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r w:rsidR="00362E8E">
        <w:rPr>
          <w:rFonts w:ascii="Times New Roman" w:hAnsi="Times New Roman" w:cs="Times New Roman"/>
        </w:rPr>
        <w:t>W/O state</w:t>
      </w:r>
      <w:r w:rsidR="00AD7F58" w:rsidRPr="00C9444E">
        <w:rPr>
          <w:rFonts w:ascii="Times New Roman" w:hAnsi="Times New Roman" w:cs="Times New Roman"/>
        </w:rPr>
        <w:t>,</w:t>
      </w:r>
      <w:r w:rsidR="00627FD2" w:rsidRPr="00C9444E">
        <w:rPr>
          <w:rFonts w:ascii="Times New Roman" w:hAnsi="Times New Roman" w:cs="Times New Roman"/>
        </w:rPr>
        <w:t xml:space="preserve"> enabling a high degree of </w:t>
      </w:r>
      <w:proofErr w:type="gramStart"/>
      <w:r w:rsidR="00627FD2" w:rsidRPr="00C9444E">
        <w:rPr>
          <w:rFonts w:ascii="Times New Roman" w:hAnsi="Times New Roman" w:cs="Times New Roman"/>
        </w:rPr>
        <w:t>plasticity</w:t>
      </w:r>
      <w:proofErr w:type="gramEnd"/>
      <w:r w:rsidR="00627FD2" w:rsidRPr="00C9444E">
        <w:rPr>
          <w:rFonts w:ascii="Times New Roman" w:hAnsi="Times New Roman" w:cs="Times New Roman"/>
        </w:rPr>
        <w:t xml:space="preserve"> and thereby enabling metastatic spread and drug resistance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E46389" w:rsidRPr="00E46389">
            <w:rPr>
              <w:rFonts w:ascii="Times New Roman" w:eastAsia="Times New Roman" w:hAnsi="Times New Roman" w:cs="Times New Roman"/>
              <w:color w:val="000000"/>
            </w:rPr>
            <w:t>[29]</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w:t>
      </w:r>
      <w:r w:rsidR="00362E8E">
        <w:rPr>
          <w:rFonts w:ascii="Times New Roman" w:hAnsi="Times New Roman" w:cs="Times New Roman"/>
        </w:rPr>
        <w:t>between EMT and metabolism regulatory networks</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E/M-W/O state</w:t>
      </w:r>
      <w:r w:rsidR="00A94F67" w:rsidRPr="00C9444E">
        <w:rPr>
          <w:rFonts w:ascii="Times New Roman" w:hAnsi="Times New Roman" w:cs="Times New Roman"/>
        </w:rPr>
        <w:t xml:space="preserve"> and the possibility that it could be the only possible coupled state for </w:t>
      </w:r>
      <w:r w:rsidR="00362E8E">
        <w:rPr>
          <w:rFonts w:ascii="Times New Roman" w:hAnsi="Times New Roman" w:cs="Times New Roman"/>
        </w:rPr>
        <w:t xml:space="preserve">certain </w:t>
      </w:r>
      <w:r w:rsidR="00A94F67" w:rsidRPr="00C9444E">
        <w:rPr>
          <w:rFonts w:ascii="Times New Roman" w:hAnsi="Times New Roman" w:cs="Times New Roman"/>
        </w:rPr>
        <w:t>parameter</w:t>
      </w:r>
      <w:r w:rsidR="00362E8E">
        <w:rPr>
          <w:rFonts w:ascii="Times New Roman" w:hAnsi="Times New Roman" w:cs="Times New Roman"/>
        </w:rPr>
        <w:t xml:space="preserve"> spaces</w:t>
      </w:r>
      <w:r w:rsidR="00A94F67" w:rsidRPr="00C9444E">
        <w:rPr>
          <w:rFonts w:ascii="Times New Roman" w:hAnsi="Times New Roman" w:cs="Times New Roman"/>
        </w:rPr>
        <w:t xml:space="preserve">. </w:t>
      </w:r>
      <w:r w:rsidR="005A1E8E" w:rsidRPr="00C9444E">
        <w:rPr>
          <w:rFonts w:ascii="Times New Roman" w:hAnsi="Times New Roman" w:cs="Times New Roman"/>
        </w:rPr>
        <w:t xml:space="preserve">From our analysis of activating individual </w:t>
      </w:r>
      <w:proofErr w:type="spellStart"/>
      <w:r w:rsidR="005A1E8E" w:rsidRPr="00C9444E">
        <w:rPr>
          <w:rFonts w:ascii="Times New Roman" w:hAnsi="Times New Roman" w:cs="Times New Roman"/>
        </w:rPr>
        <w:t>crosstalks</w:t>
      </w:r>
      <w:proofErr w:type="spellEnd"/>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we deduce that</w:t>
      </w:r>
      <w:r w:rsidR="00BA4CCB" w:rsidRPr="00C9444E">
        <w:rPr>
          <w:rFonts w:ascii="Times New Roman" w:hAnsi="Times New Roman" w:cs="Times New Roman"/>
        </w:rPr>
        <w:t xml:space="preserve"> </w:t>
      </w:r>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 xml:space="preserve">competing </w:t>
      </w:r>
      <w:r w:rsidR="00BA4CCB" w:rsidRPr="00C9444E">
        <w:rPr>
          <w:rFonts w:ascii="Times New Roman" w:hAnsi="Times New Roman" w:cs="Times New Roman"/>
        </w:rPr>
        <w:t xml:space="preserve">metabolic driven crosstalk and </w:t>
      </w:r>
      <w:r w:rsidR="00362E8E">
        <w:rPr>
          <w:rFonts w:ascii="Times New Roman" w:hAnsi="Times New Roman" w:cs="Times New Roman"/>
        </w:rPr>
        <w:t>one</w:t>
      </w:r>
      <w:r w:rsidR="00BA4CCB" w:rsidRPr="00C9444E">
        <w:rPr>
          <w:rFonts w:ascii="Times New Roman" w:hAnsi="Times New Roman" w:cs="Times New Roman"/>
        </w:rPr>
        <w:t xml:space="preserve"> competing 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2FA200AA"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BD007E">
        <w:rPr>
          <w:rFonts w:ascii="Times New Roman" w:hAnsi="Times New Roman" w:cs="Times New Roman"/>
        </w:rPr>
        <w:t>promoted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11"/>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11"/>
      <w:r w:rsidR="001C784D">
        <w:rPr>
          <w:rStyle w:val="CommentReference"/>
        </w:rPr>
        <w:commentReference w:id="11"/>
      </w:r>
      <w:r w:rsidRPr="00C9444E">
        <w:rPr>
          <w:rFonts w:ascii="Times New Roman" w:hAnsi="Times New Roman" w:cs="Times New Roman"/>
        </w:rPr>
        <w:t>.</w:t>
      </w:r>
      <w:r w:rsidR="00860476" w:rsidRPr="00C9444E">
        <w:rPr>
          <w:rFonts w:ascii="Times New Roman" w:hAnsi="Times New Roman" w:cs="Times New Roman"/>
        </w:rPr>
        <w:t xml:space="preserve"> The E/M-W/O </w:t>
      </w:r>
      <w:r w:rsidR="004E2DC1">
        <w:rPr>
          <w:rFonts w:ascii="Times New Roman" w:hAnsi="Times New Roman" w:cs="Times New Roman"/>
        </w:rPr>
        <w:t>state</w:t>
      </w:r>
      <w:r w:rsidR="00860476" w:rsidRPr="00C9444E">
        <w:rPr>
          <w:rFonts w:ascii="Times New Roman" w:hAnsi="Times New Roman" w:cs="Times New Roman"/>
        </w:rPr>
        <w:t xml:space="preserv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SNAIL </w:t>
      </w:r>
      <w:r w:rsidR="008227C3">
        <w:rPr>
          <w:rFonts w:ascii="Times New Roman" w:hAnsi="Times New Roman" w:cs="Times New Roman"/>
        </w:rPr>
        <w:t xml:space="preserve">is significantly repressed </w:t>
      </w:r>
      <w:r w:rsidR="00123088" w:rsidRPr="00C9444E">
        <w:rPr>
          <w:rFonts w:ascii="Times New Roman" w:hAnsi="Times New Roman" w:cs="Times New Roman"/>
        </w:rPr>
        <w:t>by AMPK (</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w:t>
      </w:r>
      <w:r w:rsidR="008227C3">
        <w:rPr>
          <w:rFonts w:ascii="Times New Roman" w:hAnsi="Times New Roman" w:cs="Times New Roman"/>
        </w:rPr>
        <w:t>upregulated</w:t>
      </w:r>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r w:rsidR="008227C3">
        <w:rPr>
          <w:rFonts w:ascii="Times New Roman" w:hAnsi="Times New Roman" w:cs="Times New Roman"/>
        </w:rPr>
        <w:t xml:space="preserve">been </w:t>
      </w:r>
      <w:r w:rsidR="00B556E6">
        <w:rPr>
          <w:rFonts w:ascii="Times New Roman" w:hAnsi="Times New Roman" w:cs="Times New Roman"/>
        </w:rPr>
        <w:t>moderately</w:t>
      </w:r>
      <w:r w:rsidR="008227C3">
        <w:rPr>
          <w:rFonts w:ascii="Times New Roman" w:hAnsi="Times New Roman" w:cs="Times New Roman"/>
        </w:rPr>
        <w:t xml:space="preserve"> downregulated</w:t>
      </w:r>
      <w:r w:rsidR="00860476" w:rsidRPr="00C9444E">
        <w:rPr>
          <w:rFonts w:ascii="Times New Roman" w:hAnsi="Times New Roman" w:cs="Times New Roman"/>
        </w:rPr>
        <w:t xml:space="preserve"> (Fig</w:t>
      </w:r>
      <w:r w:rsidR="00375793">
        <w:rPr>
          <w:rFonts w:ascii="Times New Roman" w:hAnsi="Times New Roman" w:cs="Times New Roman"/>
        </w:rPr>
        <w:t>.</w:t>
      </w:r>
      <w:r w:rsidR="00860476" w:rsidRPr="00C9444E">
        <w:rPr>
          <w:rFonts w:ascii="Times New Roman" w:hAnsi="Times New Roman" w:cs="Times New Roman"/>
        </w:rPr>
        <w:t xml:space="preserve">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w:t>
      </w:r>
      <w:r w:rsidR="00B35D9A">
        <w:rPr>
          <w:rFonts w:ascii="Times New Roman" w:hAnsi="Times New Roman" w:cs="Times New Roman"/>
        </w:rPr>
        <w:t xml:space="preserve">if </w:t>
      </w:r>
      <w:r w:rsidR="00D4351B" w:rsidRPr="00C9444E">
        <w:rPr>
          <w:rFonts w:ascii="Times New Roman" w:hAnsi="Times New Roman" w:cs="Times New Roman"/>
        </w:rPr>
        <w:t xml:space="preserve">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35D9A">
        <w:rPr>
          <w:rFonts w:ascii="Times New Roman" w:hAnsi="Times New Roman" w:cs="Times New Roman"/>
        </w:rPr>
        <w:t xml:space="preserve"> is replaced by increasing the EMT inducing signal to </w:t>
      </w:r>
      <w:r w:rsidR="009717F0">
        <w:rPr>
          <w:rFonts w:ascii="Times New Roman" w:hAnsi="Times New Roman" w:cs="Times New Roman"/>
        </w:rPr>
        <w:t>SNAIL</w:t>
      </w:r>
      <w:r w:rsidR="00B35D9A">
        <w:rPr>
          <w:rFonts w:ascii="Times New Roman" w:hAnsi="Times New Roman" w:cs="Times New Roman"/>
        </w:rPr>
        <w:t>, the E/M-WO stat</w:t>
      </w:r>
      <w:r w:rsidR="004E1A5E" w:rsidRPr="00C9444E">
        <w:rPr>
          <w:rFonts w:ascii="Times New Roman" w:hAnsi="Times New Roman" w:cs="Times New Roman"/>
        </w:rPr>
        <w:t>e</w:t>
      </w:r>
      <w:r w:rsidR="00B35D9A">
        <w:rPr>
          <w:rFonts w:ascii="Times New Roman" w:hAnsi="Times New Roman" w:cs="Times New Roman"/>
        </w:rPr>
        <w:t xml:space="preserve"> can</w:t>
      </w:r>
      <w:r w:rsidR="004E1A5E" w:rsidRPr="00C9444E">
        <w:rPr>
          <w:rFonts w:ascii="Times New Roman" w:hAnsi="Times New Roman" w:cs="Times New Roman"/>
        </w:rPr>
        <w:t xml:space="preserve">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r w:rsidR="009717F0">
        <w:rPr>
          <w:rFonts w:ascii="Times New Roman" w:hAnsi="Times New Roman" w:cs="Times New Roman"/>
        </w:rPr>
        <w:t>prevalent</w:t>
      </w:r>
      <w:r w:rsidR="004E1A5E" w:rsidRPr="00C9444E">
        <w:rPr>
          <w:rFonts w:ascii="Times New Roman" w:hAnsi="Times New Roman" w:cs="Times New Roman"/>
        </w:rPr>
        <w:t xml:space="preserve"> (Fig. </w:t>
      </w:r>
      <w:r w:rsidR="00740BBA">
        <w:rPr>
          <w:rFonts w:ascii="Times New Roman" w:hAnsi="Times New Roman" w:cs="Times New Roman"/>
        </w:rPr>
        <w:t>6</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r w:rsidR="00B86BE4">
        <w:rPr>
          <w:rFonts w:ascii="Times New Roman" w:hAnsi="Times New Roman" w:cs="Times New Roman"/>
        </w:rPr>
        <w:t xml:space="preserve"> (Fig. </w:t>
      </w:r>
      <w:r w:rsidR="00740BBA">
        <w:rPr>
          <w:rFonts w:ascii="Times New Roman" w:hAnsi="Times New Roman" w:cs="Times New Roman"/>
        </w:rPr>
        <w:t>6</w:t>
      </w:r>
      <w:r w:rsidR="00B86BE4">
        <w:rPr>
          <w:rFonts w:ascii="Times New Roman" w:hAnsi="Times New Roman" w:cs="Times New Roman"/>
        </w:rPr>
        <w:t>A and B)</w:t>
      </w:r>
      <w:r w:rsidR="00652967" w:rsidRPr="00C9444E">
        <w:rPr>
          <w:rFonts w:ascii="Times New Roman" w:hAnsi="Times New Roman" w:cs="Times New Roman"/>
        </w:rPr>
        <w:t>, neither</w:t>
      </w:r>
      <w:r w:rsidR="00910795">
        <w:rPr>
          <w:rFonts w:ascii="Times New Roman" w:hAnsi="Times New Roman" w:cs="Times New Roman"/>
        </w:rPr>
        <w:t xml:space="preserve"> set of crosstalk could enable only </w:t>
      </w:r>
      <w:r w:rsidR="00652967" w:rsidRPr="00C9444E">
        <w:rPr>
          <w:rFonts w:ascii="Times New Roman" w:hAnsi="Times New Roman" w:cs="Times New Roman"/>
        </w:rPr>
        <w:t xml:space="preserve">the E/M-W/O state. </w:t>
      </w:r>
    </w:p>
    <w:p w14:paraId="501CC7F2" w14:textId="39B7349A"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w:t>
      </w:r>
      <w:r w:rsidR="00C80668">
        <w:rPr>
          <w:rFonts w:ascii="Times New Roman" w:hAnsi="Times New Roman" w:cs="Times New Roman"/>
        </w:rPr>
        <w:t>coupled</w:t>
      </w:r>
      <w:r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r w:rsidR="008B2870">
        <w:rPr>
          <w:rFonts w:ascii="Times New Roman" w:hAnsi="Times New Roman" w:cs="Times New Roman"/>
        </w:rPr>
        <w:t>enable only</w:t>
      </w:r>
      <w:r w:rsidR="00BC74B2" w:rsidRPr="00C9444E">
        <w:rPr>
          <w:rFonts w:ascii="Times New Roman" w:hAnsi="Times New Roman" w:cs="Times New Roman"/>
        </w:rPr>
        <w:t xml:space="preserve"> the E/M-W/O state</w:t>
      </w:r>
      <w:ins w:id="12" w:author="Madeline Galbraith" w:date="2022-06-01T08:32:00Z">
        <w:r w:rsidR="008B2870">
          <w:rPr>
            <w:rFonts w:ascii="Times New Roman" w:hAnsi="Times New Roman" w:cs="Times New Roman"/>
          </w:rPr>
          <w:t>(</w:t>
        </w:r>
        <w:commentRangeStart w:id="13"/>
        <w:r w:rsidR="008B2870">
          <w:rPr>
            <w:rFonts w:ascii="Times New Roman" w:hAnsi="Times New Roman" w:cs="Times New Roman"/>
          </w:rPr>
          <w:t>Fig</w:t>
        </w:r>
      </w:ins>
      <w:commentRangeEnd w:id="13"/>
      <w:ins w:id="14" w:author="Madeline Galbraith" w:date="2022-06-01T08:33:00Z">
        <w:r w:rsidR="008B2870">
          <w:rPr>
            <w:rStyle w:val="CommentReference"/>
          </w:rPr>
          <w:commentReference w:id="13"/>
        </w:r>
      </w:ins>
      <w:ins w:id="15" w:author="Madeline Galbraith" w:date="2022-06-01T08:32:00Z">
        <w:r w:rsidR="008B2870">
          <w:rPr>
            <w:rFonts w:ascii="Times New Roman" w:hAnsi="Times New Roman" w:cs="Times New Roman"/>
          </w:rPr>
          <w:t xml:space="preserve">. </w:t>
        </w:r>
      </w:ins>
      <w:ins w:id="16" w:author="Madeline Galbraith" w:date="2022-06-01T08:33:00Z">
        <w:r w:rsidR="008B2870">
          <w:rPr>
            <w:rFonts w:ascii="Times New Roman" w:hAnsi="Times New Roman" w:cs="Times New Roman"/>
          </w:rPr>
          <w:t>S?)</w:t>
        </w:r>
      </w:ins>
      <w:r w:rsidR="00BC74B2" w:rsidRPr="00C9444E">
        <w:rPr>
          <w:rFonts w:ascii="Times New Roman" w:hAnsi="Times New Roman" w:cs="Times New Roman"/>
        </w:rPr>
        <w:t>.</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789BBBA3"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w:t>
      </w:r>
      <w:r w:rsidR="00303750">
        <w:rPr>
          <w:rFonts w:ascii="Times New Roman" w:hAnsi="Times New Roman" w:cs="Times New Roman"/>
        </w:rPr>
        <w:t>only the</w:t>
      </w:r>
      <w:r w:rsidRPr="00C9444E">
        <w:rPr>
          <w:rFonts w:ascii="Times New Roman" w:hAnsi="Times New Roman" w:cs="Times New Roman"/>
        </w:rPr>
        <w:t xml:space="preserve"> E/M-W/O</w:t>
      </w:r>
      <w:r w:rsidR="00303750">
        <w:rPr>
          <w:rFonts w:ascii="Times New Roman" w:hAnsi="Times New Roman" w:cs="Times New Roman"/>
        </w:rPr>
        <w:t xml:space="preserve"> state</w:t>
      </w:r>
      <w:r w:rsidRPr="00C9444E">
        <w:rPr>
          <w:rFonts w:ascii="Times New Roman" w:hAnsi="Times New Roman" w:cs="Times New Roman"/>
        </w:rPr>
        <w:t xml:space="preserve">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metabolic reprogramming and EMT. When the E/M-W/O state </w:t>
      </w:r>
      <w:r w:rsidR="007B1B81">
        <w:rPr>
          <w:rFonts w:ascii="Times New Roman" w:hAnsi="Times New Roman" w:cs="Times New Roman"/>
        </w:rPr>
        <w:t>is</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state</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w:t>
      </w:r>
      <w:r w:rsidR="007B1B81">
        <w:rPr>
          <w:rFonts w:ascii="Times New Roman" w:hAnsi="Times New Roman" w:cs="Times New Roman"/>
        </w:rPr>
        <w:t xml:space="preserve">(Fig. 6C) </w:t>
      </w:r>
      <w:r w:rsidR="00C33EC0" w:rsidRPr="00C9444E">
        <w:rPr>
          <w:rFonts w:ascii="Times New Roman" w:hAnsi="Times New Roman" w:cs="Times New Roman"/>
        </w:rPr>
        <w:t xml:space="preserve">or all </w:t>
      </w:r>
      <w:proofErr w:type="spellStart"/>
      <w:r w:rsidR="00C33EC0" w:rsidRPr="00C9444E">
        <w:rPr>
          <w:rFonts w:ascii="Times New Roman" w:hAnsi="Times New Roman" w:cs="Times New Roman"/>
        </w:rPr>
        <w:t>crosstalks</w:t>
      </w:r>
      <w:proofErr w:type="spellEnd"/>
      <w:r w:rsidR="007B1B81">
        <w:rPr>
          <w:rFonts w:ascii="Times New Roman" w:hAnsi="Times New Roman" w:cs="Times New Roman"/>
        </w:rPr>
        <w:t xml:space="preserve"> (Fig. 6D)</w:t>
      </w:r>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740BBA">
        <w:rPr>
          <w:rFonts w:ascii="Times New Roman" w:hAnsi="Times New Roman" w:cs="Times New Roman"/>
        </w:rPr>
        <w:t>6</w:t>
      </w:r>
      <w:r w:rsidR="00FD0100" w:rsidRPr="00C9444E">
        <w:rPr>
          <w:rFonts w:ascii="Times New Roman" w:hAnsi="Times New Roman" w:cs="Times New Roman"/>
        </w:rPr>
        <w:t xml:space="preserve">A and </w:t>
      </w:r>
      <w:r w:rsidR="00740BBA">
        <w:rPr>
          <w:rFonts w:ascii="Times New Roman" w:hAnsi="Times New Roman" w:cs="Times New Roman"/>
        </w:rPr>
        <w:t>6</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w:t>
      </w:r>
      <w:r w:rsidR="006230F7">
        <w:rPr>
          <w:rFonts w:ascii="Times New Roman" w:hAnsi="Times New Roman" w:cs="Times New Roman"/>
        </w:rPr>
        <w:t>M-</w:t>
      </w:r>
      <w:r w:rsidR="003E71F4" w:rsidRPr="00C9444E">
        <w:rPr>
          <w:rFonts w:ascii="Times New Roman" w:hAnsi="Times New Roman" w:cs="Times New Roman"/>
        </w:rPr>
        <w:t>coupled states (M-O, M-W/O, and M-W)</w:t>
      </w:r>
      <w:r w:rsidR="00FD0100" w:rsidRPr="00C9444E">
        <w:rPr>
          <w:rFonts w:ascii="Times New Roman" w:hAnsi="Times New Roman" w:cs="Times New Roman"/>
        </w:rPr>
        <w:t xml:space="preserve"> as well as</w:t>
      </w:r>
      <w:r w:rsidR="006230F7">
        <w:rPr>
          <w:rFonts w:ascii="Times New Roman" w:hAnsi="Times New Roman" w:cs="Times New Roman"/>
        </w:rPr>
        <w:t xml:space="preserve"> E-coupled</w:t>
      </w:r>
      <w:r w:rsidR="007B1B81">
        <w:rPr>
          <w:rFonts w:ascii="Times New Roman" w:hAnsi="Times New Roman" w:cs="Times New Roman"/>
        </w:rPr>
        <w:t xml:space="preserve"> states</w:t>
      </w:r>
      <w:r w:rsidR="00FD0100" w:rsidRPr="00C9444E">
        <w:rPr>
          <w:rFonts w:ascii="Times New Roman" w:hAnsi="Times New Roman" w:cs="Times New Roman"/>
        </w:rPr>
        <w:t xml:space="preserve">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w:t>
      </w:r>
      <w:r w:rsidR="0090725F">
        <w:rPr>
          <w:rFonts w:ascii="Times New Roman" w:hAnsi="Times New Roman" w:cs="Times New Roman"/>
        </w:rPr>
        <w:t>Together the results</w:t>
      </w:r>
      <w:r w:rsidR="0090725F" w:rsidRPr="00C9444E">
        <w:rPr>
          <w:rFonts w:ascii="Times New Roman" w:hAnsi="Times New Roman" w:cs="Times New Roman"/>
        </w:rPr>
        <w:t xml:space="preserve"> </w:t>
      </w:r>
      <w:r w:rsidR="005E66A5" w:rsidRPr="00C9444E">
        <w:rPr>
          <w:rFonts w:ascii="Times New Roman" w:hAnsi="Times New Roman" w:cs="Times New Roman"/>
        </w:rPr>
        <w:t xml:space="preserve">suggest </w:t>
      </w:r>
      <w:r w:rsidR="00956780" w:rsidRPr="00C9444E">
        <w:rPr>
          <w:rFonts w:ascii="Times New Roman" w:hAnsi="Times New Roman" w:cs="Times New Roman"/>
        </w:rPr>
        <w:t>that</w:t>
      </w:r>
      <w:r w:rsidR="0090725F">
        <w:rPr>
          <w:rFonts w:ascii="Times New Roman" w:hAnsi="Times New Roman" w:cs="Times New Roman"/>
        </w:rPr>
        <w:t xml:space="preserve"> to reach the E/M-W/O state for epithelial cancer,</w:t>
      </w:r>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should</w:t>
      </w:r>
      <w:r w:rsidR="005E66A5" w:rsidRPr="00C9444E">
        <w:rPr>
          <w:rFonts w:ascii="Times New Roman" w:hAnsi="Times New Roman" w:cs="Times New Roman"/>
        </w:rPr>
        <w:t xml:space="preserve"> </w:t>
      </w:r>
      <w:proofErr w:type="gramStart"/>
      <w:r w:rsidR="005E66A5" w:rsidRPr="00C9444E">
        <w:rPr>
          <w:rFonts w:ascii="Times New Roman" w:hAnsi="Times New Roman" w:cs="Times New Roman"/>
        </w:rPr>
        <w:t>occur</w:t>
      </w:r>
      <w:proofErr w:type="gramEnd"/>
      <w:r w:rsidR="0090725F">
        <w:rPr>
          <w:rFonts w:ascii="Times New Roman" w:hAnsi="Times New Roman" w:cs="Times New Roman"/>
        </w:rPr>
        <w:t xml:space="preserve"> and the </w:t>
      </w:r>
      <w:r w:rsidR="005E66A5" w:rsidRPr="00C9444E">
        <w:rPr>
          <w:rFonts w:ascii="Times New Roman" w:hAnsi="Times New Roman" w:cs="Times New Roman"/>
        </w:rPr>
        <w:t>E-W/</w:t>
      </w:r>
      <w:r w:rsidR="001179E4">
        <w:rPr>
          <w:rFonts w:ascii="Times New Roman" w:hAnsi="Times New Roman" w:cs="Times New Roman"/>
        </w:rPr>
        <w:t>O state</w:t>
      </w:r>
      <w:r w:rsidR="0090725F">
        <w:rPr>
          <w:rFonts w:ascii="Times New Roman" w:hAnsi="Times New Roman" w:cs="Times New Roman"/>
        </w:rPr>
        <w:t xml:space="preserve"> should be acquired,</w:t>
      </w:r>
      <w:r w:rsidR="005E66A5" w:rsidRPr="00C9444E">
        <w:rPr>
          <w:rFonts w:ascii="Times New Roman" w:hAnsi="Times New Roman" w:cs="Times New Roman"/>
        </w:rPr>
        <w:t xml:space="preserve"> followed by partial EMT (E/M-W/O).</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w:t>
      </w:r>
      <w:r w:rsidR="007B1B81">
        <w:rPr>
          <w:rFonts w:ascii="Times New Roman" w:hAnsi="Times New Roman" w:cs="Times New Roman"/>
        </w:rPr>
        <w:t xml:space="preserve">when all </w:t>
      </w:r>
      <w:proofErr w:type="spellStart"/>
      <w:r w:rsidR="007B1B81">
        <w:rPr>
          <w:rFonts w:ascii="Times New Roman" w:hAnsi="Times New Roman" w:cs="Times New Roman"/>
        </w:rPr>
        <w:t>crosstalks</w:t>
      </w:r>
      <w:proofErr w:type="spellEnd"/>
      <w:r w:rsidR="007B1B81">
        <w:rPr>
          <w:rFonts w:ascii="Times New Roman" w:hAnsi="Times New Roman" w:cs="Times New Roman"/>
        </w:rPr>
        <w:t xml:space="preserve"> are active </w:t>
      </w:r>
      <w:r w:rsidR="00AD7F58" w:rsidRPr="00C9444E">
        <w:rPr>
          <w:rFonts w:ascii="Times New Roman" w:hAnsi="Times New Roman" w:cs="Times New Roman"/>
        </w:rPr>
        <w:t xml:space="preserve">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w:t>
      </w:r>
      <w:r w:rsidR="0090725F">
        <w:rPr>
          <w:rFonts w:ascii="Times New Roman" w:hAnsi="Times New Roman" w:cs="Times New Roman"/>
        </w:rPr>
        <w:t>enable only</w:t>
      </w:r>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0A9D2448"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6</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sidRPr="00C9444E">
        <w:rPr>
          <w:rFonts w:ascii="Times New Roman" w:hAnsi="Times New Roman" w:cs="Times New Roman"/>
          <w:i w:val="0"/>
          <w:iCs/>
        </w:rPr>
        <w:t xml:space="preserve">Many combinations of crosstalk can upregulate the E/M-W/O state, but to </w:t>
      </w:r>
      <w:r w:rsidR="00B6538C">
        <w:rPr>
          <w:rFonts w:ascii="Times New Roman" w:hAnsi="Times New Roman" w:cs="Times New Roman"/>
          <w:i w:val="0"/>
          <w:iCs/>
        </w:rPr>
        <w:t xml:space="preserve">enable </w:t>
      </w:r>
      <w:r w:rsidR="005D0C41" w:rsidRPr="00C9444E">
        <w:rPr>
          <w:rFonts w:ascii="Times New Roman" w:hAnsi="Times New Roman" w:cs="Times New Roman"/>
          <w:i w:val="0"/>
          <w:iCs/>
        </w:rPr>
        <w:t xml:space="preserve">the E/M-W/O state </w:t>
      </w:r>
      <w:r w:rsidR="00503ACB">
        <w:rPr>
          <w:rFonts w:ascii="Times New Roman" w:hAnsi="Times New Roman" w:cs="Times New Roman"/>
          <w:i w:val="0"/>
          <w:iCs/>
        </w:rPr>
        <w:t xml:space="preserve">to be the only stable state, three crosstalk are necessary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503ACB">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3ACB">
        <w:rPr>
          <w:rFonts w:ascii="Times New Roman" w:eastAsiaTheme="minorEastAsia" w:hAnsi="Times New Roman" w:cs="Times New Roman"/>
          <w:i w:val="0"/>
          <w:iCs/>
        </w:rPr>
        <w:t>, and EMT-inducing signaling that regulate SNAIL.</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crosstalk;</w:t>
      </w:r>
      <w:r w:rsidR="007755AD" w:rsidRPr="00C9444E">
        <w:rPr>
          <w:rFonts w:ascii="Times New Roman" w:hAnsi="Times New Roman" w:cs="Times New Roman"/>
          <w:i w:val="0"/>
          <w:iCs/>
        </w:rPr>
        <w:t xml:space="preserve"> the </w:t>
      </w:r>
      <w:commentRangeStart w:id="17"/>
      <w:r w:rsidR="007755AD" w:rsidRPr="00C9444E">
        <w:rPr>
          <w:rFonts w:ascii="Times New Roman" w:hAnsi="Times New Roman" w:cs="Times New Roman"/>
          <w:i w:val="0"/>
          <w:iCs/>
        </w:rPr>
        <w:t>Input</w:t>
      </w:r>
      <w:commentRangeEnd w:id="17"/>
      <w:r w:rsidR="00BE245D">
        <w:rPr>
          <w:rStyle w:val="CommentReference"/>
          <w:i w:val="0"/>
        </w:rPr>
        <w:commentReference w:id="17"/>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 the inhibition of SNAIL by AMPK (</w:t>
      </w:r>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w:t>
      </w:r>
      <w:r w:rsidR="006E6615">
        <w:rPr>
          <w:rFonts w:ascii="Times New Roman" w:hAnsi="Times New Roman" w:cs="Times New Roman"/>
          <w:i w:val="0"/>
          <w:iCs/>
        </w:rPr>
        <w:t>)</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2C6587" w:rsidRPr="00C9444E">
        <w:rPr>
          <w:rFonts w:ascii="Times New Roman" w:hAnsi="Times New Roman" w:cs="Times New Roman"/>
          <w:i w:val="0"/>
          <w:iCs/>
        </w:rPr>
        <w:t>,</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18" w:name="normal-cells-can-become-cancerous-when-c"/>
    </w:p>
    <w:p w14:paraId="20E18387" w14:textId="4DAB58EA"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18"/>
      <w:r w:rsidR="00F2770C" w:rsidRPr="00C9444E">
        <w:rPr>
          <w:rFonts w:ascii="Times New Roman" w:hAnsi="Times New Roman" w:cs="Times New Roman"/>
          <w:b/>
          <w:bCs/>
        </w:rPr>
        <w:t xml:space="preserve">: </w:t>
      </w:r>
      <w:r w:rsidR="00AD7F58" w:rsidRPr="00C9444E">
        <w:rPr>
          <w:rFonts w:ascii="Times New Roman" w:hAnsi="Times New Roman" w:cs="Times New Roman"/>
        </w:rPr>
        <w:t xml:space="preserve">We have </w:t>
      </w:r>
      <w:r w:rsidR="0054726F">
        <w:rPr>
          <w:rFonts w:ascii="Times New Roman" w:hAnsi="Times New Roman" w:cs="Times New Roman"/>
        </w:rPr>
        <w:t>show</w:t>
      </w:r>
      <w:r w:rsidR="00890A0B">
        <w:rPr>
          <w:rFonts w:ascii="Times New Roman" w:hAnsi="Times New Roman" w:cs="Times New Roman"/>
        </w:rPr>
        <w:t>n</w:t>
      </w:r>
      <w:r w:rsidR="00AD7F58"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00AD7F58"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00AD7F58"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00AD7F58"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00AD7F58"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00AD7F58"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00AD7F58"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00AD7F58" w:rsidRPr="00C9444E">
        <w:rPr>
          <w:rFonts w:ascii="Times New Roman" w:hAnsi="Times New Roman" w:cs="Times New Roman"/>
        </w:rPr>
        <w:t>tates suppressed.</w:t>
      </w:r>
      <w:r w:rsidR="0054726F">
        <w:rPr>
          <w:rFonts w:ascii="Times New Roman" w:hAnsi="Times New Roman" w:cs="Times New Roman"/>
        </w:rPr>
        <w:t xml:space="preserve"> Next, to investigate whether the crosstalk between EMT and metabolism enables cancer plasticity e.g., by acquiring the hybrid states</w:t>
      </w:r>
      <w:r w:rsidR="00890A0B">
        <w:rPr>
          <w:rFonts w:ascii="Times New Roman" w:hAnsi="Times New Roman" w:cs="Times New Roman"/>
        </w:rPr>
        <w:t xml:space="preserve"> w</w:t>
      </w:r>
      <w:r w:rsidR="0054726F">
        <w:rPr>
          <w:rFonts w:ascii="Times New Roman" w:hAnsi="Times New Roman" w:cs="Times New Roman"/>
        </w:rPr>
        <w:t>e simulate scenarios where the individual EMT and metabolism networks cannot acquire a hybrid state</w:t>
      </w:r>
      <w:r w:rsidR="00890A0B">
        <w:rPr>
          <w:rFonts w:ascii="Times New Roman" w:hAnsi="Times New Roman" w:cs="Times New Roman"/>
        </w:rPr>
        <w:t>. This scenario</w:t>
      </w:r>
      <w:r w:rsidR="0054726F">
        <w:rPr>
          <w:rFonts w:ascii="Times New Roman" w:hAnsi="Times New Roman" w:cs="Times New Roman"/>
        </w:rPr>
        <w:t xml:space="preserve"> correspond</w:t>
      </w:r>
      <w:r w:rsidR="00890A0B">
        <w:rPr>
          <w:rFonts w:ascii="Times New Roman" w:hAnsi="Times New Roman" w:cs="Times New Roman"/>
        </w:rPr>
        <w:t>s</w:t>
      </w:r>
      <w:r w:rsidR="0054726F">
        <w:rPr>
          <w:rFonts w:ascii="Times New Roman" w:hAnsi="Times New Roman" w:cs="Times New Roman"/>
        </w:rPr>
        <w:t xml:space="preserve">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e expect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E46389" w:rsidRPr="00E46389">
            <w:rPr>
              <w:rFonts w:ascii="Times New Roman" w:eastAsia="Times New Roman" w:hAnsi="Times New Roman" w:cs="Times New Roman"/>
              <w:color w:val="000000"/>
            </w:rPr>
            <w:t>[70]</w:t>
          </w:r>
        </w:sdtContent>
      </w:sdt>
      <w:r w:rsidR="00D504AB">
        <w:rPr>
          <w:rFonts w:ascii="Times New Roman" w:hAnsi="Times New Roman" w:cs="Times New Roman"/>
        </w:rPr>
        <w:t xml:space="preserve"> (see Fig. S20-S22 for the inactive bistable networks)</w:t>
      </w:r>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6A0304F1" w14:textId="017A6ED7" w:rsidR="008B71DF" w:rsidRPr="00C9444E" w:rsidRDefault="00275C5C" w:rsidP="00275C5C">
      <w:pPr>
        <w:pStyle w:val="BodyText"/>
        <w:spacing w:line="480" w:lineRule="auto"/>
        <w:ind w:firstLine="720"/>
        <w:rPr>
          <w:rFonts w:ascii="Times New Roman" w:hAnsi="Times New Roman" w:cs="Times New Roman"/>
        </w:rPr>
      </w:pPr>
      <w:r>
        <w:rPr>
          <w:rFonts w:ascii="Times New Roman" w:hAnsi="Times New Roman" w:cs="Times New Roman"/>
        </w:rPr>
        <w:t xml:space="preserve">As already mentioned, the EMT network can drive metabolic reprogramming via microRNA-mediated links. We first kept the metabolic circuit as a bistable system where only W and O are the available stable states, i.e., no hybrid W/O state when the </w:t>
      </w:r>
      <w:proofErr w:type="gramStart"/>
      <w:r>
        <w:rPr>
          <w:rFonts w:ascii="Times New Roman" w:hAnsi="Times New Roman" w:cs="Times New Roman"/>
        </w:rPr>
        <w:t>cross-talk</w:t>
      </w:r>
      <w:proofErr w:type="gramEnd"/>
      <w:r>
        <w:rPr>
          <w:rFonts w:ascii="Times New Roman" w:hAnsi="Times New Roman" w:cs="Times New Roman"/>
        </w:rPr>
        <w:t xml:space="preserve"> is inactive. Then we analyzed the coupled states considering links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downregulating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noxROS. We found that the metabolic circuit becomes tristable, i.e., the hybrid W/O state emerges, when mtROS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(Fig. </w:t>
      </w:r>
      <w:r w:rsidR="00740BBA">
        <w:rPr>
          <w:rFonts w:ascii="Times New Roman" w:hAnsi="Times New Roman" w:cs="Times New Roman"/>
        </w:rPr>
        <w:t>7</w:t>
      </w:r>
      <w:r>
        <w:rPr>
          <w:rFonts w:ascii="Times New Roman" w:hAnsi="Times New Roman" w:cs="Times New Roman"/>
        </w:rPr>
        <w:t>A) but doesn’t appear if only noxROS is upregulated or μ</w:t>
      </w:r>
      <w:r>
        <w:rPr>
          <w:rFonts w:ascii="Times New Roman" w:hAnsi="Times New Roman" w:cs="Times New Roman"/>
          <w:vertAlign w:val="subscript"/>
        </w:rPr>
        <w:t>200</w:t>
      </w:r>
      <w:r>
        <w:rPr>
          <w:rFonts w:ascii="Times New Roman" w:hAnsi="Times New Roman" w:cs="Times New Roman"/>
        </w:rPr>
        <w:t xml:space="preserve"> is downregulated (Fig. S23). Additionally, the upregulation of mtROS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can further stab</w:t>
      </w:r>
      <w:proofErr w:type="spellStart"/>
      <w:r w:rsidR="005C2EC8">
        <w:rPr>
          <w:rFonts w:ascii="Times New Roman" w:hAnsi="Times New Roman" w:cs="Times New Roman"/>
        </w:rPr>
        <w:t>i</w:t>
      </w:r>
      <w:r>
        <w:rPr>
          <w:rFonts w:ascii="Times New Roman" w:hAnsi="Times New Roman" w:cs="Times New Roman"/>
        </w:rPr>
        <w:t>lize</w:t>
      </w:r>
      <w:proofErr w:type="spellEnd"/>
      <w:r>
        <w:rPr>
          <w:rFonts w:ascii="Times New Roman" w:hAnsi="Times New Roman" w:cs="Times New Roman"/>
        </w:rPr>
        <w:t xml:space="preserve"> the coupled</w:t>
      </w:r>
      <w:r w:rsidR="005C2EC8">
        <w:rPr>
          <w:rFonts w:ascii="Times New Roman" w:hAnsi="Times New Roman" w:cs="Times New Roman"/>
        </w:rPr>
        <w:t xml:space="preserve"> </w:t>
      </w:r>
      <w:r>
        <w:rPr>
          <w:rFonts w:ascii="Times New Roman" w:hAnsi="Times New Roman" w:cs="Times New Roman"/>
        </w:rPr>
        <w:t xml:space="preserve">E/M-W/O state so that all E/M </w:t>
      </w:r>
      <w:r w:rsidR="004E2DC1">
        <w:rPr>
          <w:rFonts w:ascii="Times New Roman" w:hAnsi="Times New Roman" w:cs="Times New Roman"/>
        </w:rPr>
        <w:t>states</w:t>
      </w:r>
      <w:r>
        <w:rPr>
          <w:rFonts w:ascii="Times New Roman" w:hAnsi="Times New Roman" w:cs="Times New Roman"/>
        </w:rPr>
        <w:t xml:space="preserve"> become coupled with the W/O </w:t>
      </w:r>
      <w:r w:rsidR="004E2DC1">
        <w:rPr>
          <w:rFonts w:ascii="Times New Roman" w:hAnsi="Times New Roman" w:cs="Times New Roman"/>
        </w:rPr>
        <w:t>states</w:t>
      </w:r>
      <w:r>
        <w:rPr>
          <w:rFonts w:ascii="Times New Roman" w:hAnsi="Times New Roman" w:cs="Times New Roman"/>
        </w:rPr>
        <w:t xml:space="preserve">. Furthermore, the upregulation of noxROS in the bistable circuit causes an increase in the frequency of the O state, in contrast to an increase of the frequency of the hybrid W/O state in the </w:t>
      </w:r>
      <w:proofErr w:type="spellStart"/>
      <w:r>
        <w:rPr>
          <w:rFonts w:ascii="Times New Roman" w:hAnsi="Times New Roman" w:cs="Times New Roman"/>
        </w:rPr>
        <w:t>tristable</w:t>
      </w:r>
      <w:proofErr w:type="spellEnd"/>
      <w:r>
        <w:rPr>
          <w:rFonts w:ascii="Times New Roman" w:hAnsi="Times New Roman" w:cs="Times New Roman"/>
        </w:rPr>
        <w:t xml:space="preserve"> circuit (</w:t>
      </w:r>
      <w:r w:rsidR="005C2EC8">
        <w:rPr>
          <w:rFonts w:ascii="Times New Roman" w:hAnsi="Times New Roman" w:cs="Times New Roman"/>
        </w:rPr>
        <w:t>Fig. S23 compared to Fig. 2</w:t>
      </w:r>
      <w:r>
        <w:rPr>
          <w:rFonts w:ascii="Times New Roman" w:hAnsi="Times New Roman" w:cs="Times New Roman"/>
        </w:rPr>
        <w:t xml:space="preserve">). This suggests, noxROS may play a context-dependent role on the coupled state, while mtROS often stabilizes the E/M-W/O </w:t>
      </w:r>
      <w:r w:rsidR="004E2DC1">
        <w:rPr>
          <w:rFonts w:ascii="Times New Roman" w:hAnsi="Times New Roman" w:cs="Times New Roman"/>
        </w:rPr>
        <w:t>state</w:t>
      </w:r>
      <w:r>
        <w:rPr>
          <w:rFonts w:ascii="Times New Roman" w:hAnsi="Times New Roman" w:cs="Times New Roman"/>
        </w:rPr>
        <w:t>.</w:t>
      </w:r>
    </w:p>
    <w:p w14:paraId="469BCB1F" w14:textId="27260F83" w:rsidR="00E469AE" w:rsidRPr="00C9444E" w:rsidRDefault="00AD7F58" w:rsidP="00DE36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363B11">
        <w:rPr>
          <w:rFonts w:ascii="Times New Roman" w:hAnsi="Times New Roman" w:cs="Times New Roman"/>
        </w:rPr>
        <w:t xml:space="preserve"> Next to see whether metabolic reprogramming can enable the emergence of the hybrid E/M state, we kept the metabolic circuit as a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and set the EMT network to be bistable (i.e., unable to acquire a hybrid E/M state alone). Then we investigated the effects of the following </w:t>
      </w:r>
      <w:proofErr w:type="gramStart"/>
      <w:r w:rsidR="00363B11">
        <w:rPr>
          <w:rFonts w:ascii="Times New Roman" w:hAnsi="Times New Roman" w:cs="Times New Roman"/>
        </w:rPr>
        <w:t>cross-talk</w:t>
      </w:r>
      <w:proofErr w:type="gramEnd"/>
      <w:r w:rsidR="00363B11">
        <w:rPr>
          <w:rFonts w:ascii="Times New Roman" w:hAnsi="Times New Roman" w:cs="Times New Roman"/>
        </w:rPr>
        <w:t xml:space="preserve">,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and HIF-1 upregulating SNAIL. When ana</w:t>
      </w:r>
      <w:proofErr w:type="spellStart"/>
      <w:r w:rsidR="00363B11">
        <w:rPr>
          <w:rFonts w:ascii="Times New Roman" w:hAnsi="Times New Roman" w:cs="Times New Roman"/>
        </w:rPr>
        <w:t>lyzing</w:t>
      </w:r>
      <w:proofErr w:type="spellEnd"/>
      <w:r w:rsidR="00363B11">
        <w:rPr>
          <w:rFonts w:ascii="Times New Roman" w:hAnsi="Times New Roman" w:cs="Times New Roman"/>
        </w:rPr>
        <w:t xml:space="preserve">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by HIF-1, we found that  the coupled EMT-metabolism network </w:t>
      </w:r>
      <w:proofErr w:type="gramStart"/>
      <w:r w:rsidR="00363B11">
        <w:rPr>
          <w:rFonts w:ascii="Times New Roman" w:hAnsi="Times New Roman" w:cs="Times New Roman"/>
        </w:rPr>
        <w:t>is able to</w:t>
      </w:r>
      <w:proofErr w:type="gramEnd"/>
      <w:r w:rsidR="00363B11">
        <w:rPr>
          <w:rFonts w:ascii="Times New Roman" w:hAnsi="Times New Roman" w:cs="Times New Roman"/>
        </w:rPr>
        <w:t xml:space="preserve"> quickly generate the E/M-W/O state before it is once again suppressed (Fig. </w:t>
      </w:r>
      <w:r w:rsidR="00740BBA">
        <w:rPr>
          <w:rFonts w:ascii="Times New Roman" w:hAnsi="Times New Roman" w:cs="Times New Roman"/>
        </w:rPr>
        <w:t>7</w:t>
      </w:r>
      <w:r w:rsidR="00363B11">
        <w:rPr>
          <w:rFonts w:ascii="Times New Roman" w:hAnsi="Times New Roman" w:cs="Times New Roman"/>
        </w:rPr>
        <w:t xml:space="preserve">B). However, the E/M </w:t>
      </w:r>
      <w:r w:rsidR="004E2DC1">
        <w:rPr>
          <w:rFonts w:ascii="Times New Roman" w:hAnsi="Times New Roman" w:cs="Times New Roman"/>
        </w:rPr>
        <w:t>state</w:t>
      </w:r>
      <w:r w:rsidR="00363B11">
        <w:rPr>
          <w:rFonts w:ascii="Times New Roman" w:hAnsi="Times New Roman" w:cs="Times New Roman"/>
        </w:rPr>
        <w:t xml:space="preserve"> persists but is coupled to the </w:t>
      </w:r>
      <w:r w:rsidR="004E2DC1">
        <w:rPr>
          <w:rFonts w:ascii="Times New Roman" w:hAnsi="Times New Roman" w:cs="Times New Roman"/>
        </w:rPr>
        <w:t>O</w:t>
      </w:r>
      <w:r w:rsidR="00363B11">
        <w:rPr>
          <w:rFonts w:ascii="Times New Roman" w:hAnsi="Times New Roman" w:cs="Times New Roman"/>
        </w:rPr>
        <w:t xml:space="preserve"> </w:t>
      </w:r>
      <w:r w:rsidR="004E2DC1">
        <w:rPr>
          <w:rFonts w:ascii="Times New Roman" w:hAnsi="Times New Roman" w:cs="Times New Roman"/>
        </w:rPr>
        <w:t>state</w:t>
      </w:r>
      <w:r w:rsidR="00363B11">
        <w:rPr>
          <w:rFonts w:ascii="Times New Roman" w:hAnsi="Times New Roman" w:cs="Times New Roman"/>
        </w:rPr>
        <w:t xml:space="preserve"> (E/M-O). Additionally, when analyzing the effect of HIF-1 upregulating SNAIL, we found that the E/M-W/O state is only generated when SNAIL is moderately </w:t>
      </w:r>
      <w:proofErr w:type="spellStart"/>
      <w:r w:rsidR="00363B11">
        <w:rPr>
          <w:rFonts w:ascii="Times New Roman" w:hAnsi="Times New Roman" w:cs="Times New Roman"/>
        </w:rPr>
        <w:t>upregualted</w:t>
      </w:r>
      <w:proofErr w:type="spellEnd"/>
      <w:r w:rsidR="00363B11">
        <w:rPr>
          <w:rFonts w:ascii="Times New Roman" w:hAnsi="Times New Roman" w:cs="Times New Roman"/>
        </w:rPr>
        <w:t xml:space="preserve"> (Fig. S24). Furthermore, both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can stabilize the s</w:t>
      </w:r>
      <w:proofErr w:type="spellStart"/>
      <w:r w:rsidR="00363B11">
        <w:rPr>
          <w:rFonts w:ascii="Times New Roman" w:hAnsi="Times New Roman" w:cs="Times New Roman"/>
        </w:rPr>
        <w:t>ystem</w:t>
      </w:r>
      <w:proofErr w:type="spellEnd"/>
      <w:r w:rsidR="00363B11">
        <w:rPr>
          <w:rFonts w:ascii="Times New Roman" w:hAnsi="Times New Roman" w:cs="Times New Roman"/>
        </w:rPr>
        <w:t xml:space="preserve"> in the phase -  (E/M-O, M-W, M-O, M-W/O), where the hybrid E/M state can be stably maintained. This suggests the master regulator of glycolysis, HIF-1, can drive cells towards the hybrid E/M state. Conversely, an individual AMPK-mediated crosstalk is unable to generate the hybrid E/M state and saturates in the epithelial phase (Fig. S24), as seen in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Additionally, as with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networks, the coupled hybrid E/M-W/O state can be stabilized by two competing crosstalk,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eastAsiaTheme="minorEastAsia" w:hAnsi="Times New Roman" w:cs="Times New Roman"/>
        </w:rPr>
        <w:t xml:space="preserve"> (Fig. S25). </w:t>
      </w:r>
      <w:r w:rsidR="00363B11">
        <w:rPr>
          <w:rFonts w:ascii="Times New Roman" w:hAnsi="Times New Roman" w:cs="Times New Roman"/>
        </w:rPr>
        <w:t>These results suggest HIF-1 can strongly affect and drive EMT into a hybrid E/M state while AMPK can only help stabilize the E/M-W/O state if it is already present.</w:t>
      </w:r>
    </w:p>
    <w:p w14:paraId="5A032BDF" w14:textId="7733D2A1"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the EMT and metabolism networks are in the parameter regime where hybrid E/M or hybrid metabolism state is not available, the </w:t>
      </w:r>
      <w:proofErr w:type="gramStart"/>
      <w:r>
        <w:rPr>
          <w:rFonts w:ascii="Times New Roman" w:hAnsi="Times New Roman" w:cs="Times New Roman"/>
        </w:rPr>
        <w:t>cross-talk</w:t>
      </w:r>
      <w:proofErr w:type="gramEnd"/>
      <w:r>
        <w:rPr>
          <w:rFonts w:ascii="Times New Roman" w:hAnsi="Times New Roman" w:cs="Times New Roman"/>
        </w:rPr>
        <w:t xml:space="preserve"> can enable the emergence of these hybrid states. Recall that for the coupled </w:t>
      </w:r>
      <w:proofErr w:type="spellStart"/>
      <w:r>
        <w:rPr>
          <w:rFonts w:ascii="Times New Roman" w:hAnsi="Times New Roman" w:cs="Times New Roman"/>
        </w:rPr>
        <w:t>tristable</w:t>
      </w:r>
      <w:proofErr w:type="spellEnd"/>
      <w:r>
        <w:rPr>
          <w:rFonts w:ascii="Times New Roman" w:hAnsi="Times New Roman" w:cs="Times New Roman"/>
        </w:rPr>
        <w:t xml:space="preserve"> circuits, the simplest set of crosstalk with a parameter region that suppressed all coupled states except the E/M-W/O state consisted of three regulatory links: (1)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(2)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(3) EMT-inducing signaling acting on SNAIL. When these same links are active for the bistable EMT and metabolism circuits, the results are qualitatively very similar to the </w:t>
      </w:r>
      <w:proofErr w:type="spellStart"/>
      <w:r>
        <w:rPr>
          <w:rFonts w:ascii="Times New Roman" w:hAnsi="Times New Roman" w:cs="Times New Roman"/>
        </w:rPr>
        <w:t>tristable</w:t>
      </w:r>
      <w:proofErr w:type="spellEnd"/>
      <w:r>
        <w:rPr>
          <w:rFonts w:ascii="Times New Roman" w:hAnsi="Times New Roman" w:cs="Times New Roman"/>
        </w:rPr>
        <w:t xml:space="preserve"> circuit results (Fig. </w:t>
      </w:r>
      <w:r w:rsidR="00740BBA">
        <w:rPr>
          <w:rFonts w:ascii="Times New Roman" w:hAnsi="Times New Roman" w:cs="Times New Roman"/>
        </w:rPr>
        <w:t>7</w:t>
      </w:r>
      <w:r>
        <w:rPr>
          <w:rFonts w:ascii="Times New Roman" w:hAnsi="Times New Roman" w:cs="Times New Roman"/>
        </w:rPr>
        <w:t xml:space="preserve">C and S26 compared to Fig. </w:t>
      </w:r>
      <w:r w:rsidR="00740BBA">
        <w:rPr>
          <w:rFonts w:ascii="Times New Roman" w:hAnsi="Times New Roman" w:cs="Times New Roman"/>
        </w:rPr>
        <w:t>6</w:t>
      </w:r>
      <w:r>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state is possible when mtROS is greatly upregulated. Further, the system must be near maximum regulation (i.e.</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HIF1,  μ</m:t>
                </m:r>
              </m:e>
              <m:sub>
                <m:r>
                  <w:rPr>
                    <w:rFonts w:ascii="Cambria Math" w:hAnsi="Cambria Math" w:cs="Times New Roman"/>
                  </w:rPr>
                  <m:t>200</m:t>
                </m:r>
              </m:sub>
            </m:sSub>
          </m:sub>
        </m:sSub>
      </m:oMath>
      <w:r w:rsidR="002C08AD">
        <w:rPr>
          <w:rFonts w:ascii="Times New Roman" w:eastAsiaTheme="minorEastAsia" w:hAnsi="Times New Roman" w:cs="Times New Roman"/>
        </w:rPr>
        <w:t xml:space="preserve"> and</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,mtROS</m:t>
            </m:r>
          </m:sub>
        </m:sSub>
      </m:oMath>
      <w:r w:rsidR="002C08AD">
        <w:rPr>
          <w:rFonts w:ascii="Times New Roman" w:eastAsiaTheme="minorEastAsia" w:hAnsi="Times New Roman" w:cs="Times New Roman"/>
        </w:rPr>
        <w:t xml:space="preserve"> m</w:t>
      </w:r>
      <w:proofErr w:type="spellStart"/>
      <w:r>
        <w:rPr>
          <w:rFonts w:ascii="Times New Roman" w:hAnsi="Times New Roman" w:cs="Times New Roman"/>
        </w:rPr>
        <w:t>ust</w:t>
      </w:r>
      <w:proofErr w:type="spellEnd"/>
      <w:r>
        <w:rPr>
          <w:rFonts w:ascii="Times New Roman" w:hAnsi="Times New Roman" w:cs="Times New Roman"/>
        </w:rPr>
        <w:t xml:space="preserve"> be close to zero) to generate the region where only the coupled hybrid E/M-W/O state is available. Additionally, the nearby phases surrounding the phase containing only the E/M-W/O state (E-O and E-W/O) is similar relative to those of the </w:t>
      </w:r>
      <w:proofErr w:type="spellStart"/>
      <w:r>
        <w:rPr>
          <w:rFonts w:ascii="Times New Roman" w:hAnsi="Times New Roman" w:cs="Times New Roman"/>
        </w:rPr>
        <w:t>tristable</w:t>
      </w:r>
      <w:proofErr w:type="spellEnd"/>
      <w:r>
        <w:rPr>
          <w:rFonts w:ascii="Times New Roman" w:hAnsi="Times New Roman" w:cs="Times New Roman"/>
        </w:rPr>
        <w:t xml:space="preserve"> circuit, further supporting</w:t>
      </w:r>
      <w:r w:rsidR="00312E6C">
        <w:rPr>
          <w:rFonts w:ascii="Times New Roman" w:hAnsi="Times New Roman" w:cs="Times New Roman"/>
        </w:rPr>
        <w:t xml:space="preserve"> a progression</w:t>
      </w:r>
      <w:r w:rsidR="00A56204">
        <w:rPr>
          <w:rFonts w:ascii="Times New Roman" w:hAnsi="Times New Roman" w:cs="Times New Roman"/>
        </w:rPr>
        <w:t xml:space="preserve"> </w:t>
      </w:r>
      <w:r w:rsidR="00312E6C">
        <w:rPr>
          <w:rFonts w:ascii="Times New Roman" w:hAnsi="Times New Roman" w:cs="Times New Roman"/>
        </w:rPr>
        <w:t xml:space="preserve">that must be followed to </w:t>
      </w:r>
      <w:r>
        <w:rPr>
          <w:rFonts w:ascii="Times New Roman" w:hAnsi="Times New Roman" w:cs="Times New Roman"/>
        </w:rPr>
        <w:t>reach</w:t>
      </w:r>
      <w:r w:rsidR="00AD7F58" w:rsidRPr="00C9444E">
        <w:rPr>
          <w:rFonts w:ascii="Times New Roman" w:hAnsi="Times New Roman" w:cs="Times New Roman"/>
        </w:rPr>
        <w:t xml:space="preserve"> the E/M-W/O state. </w:t>
      </w:r>
    </w:p>
    <w:p w14:paraId="35E7F568" w14:textId="3E7297A6" w:rsidR="00AC1B59" w:rsidRPr="00AC1B59" w:rsidRDefault="00AC1B59" w:rsidP="00AC1B59">
      <w:pPr>
        <w:pStyle w:val="Caption"/>
        <w:spacing w:line="480" w:lineRule="auto"/>
        <w:ind w:firstLine="720"/>
        <w:rPr>
          <w:rFonts w:ascii="Times New Roman" w:eastAsiaTheme="minorEastAsia" w:hAnsi="Times New Roman" w:cs="Times New Roman"/>
          <w:i w:val="0"/>
          <w:iCs/>
        </w:rPr>
      </w:pPr>
      <w:r w:rsidRPr="00AC1B59">
        <w:rPr>
          <w:rFonts w:ascii="Times New Roman" w:hAnsi="Times New Roman" w:cs="Times New Roman"/>
          <w:i w:val="0"/>
          <w:iCs/>
        </w:rPr>
        <w:t xml:space="preserve">Overall, we showed that </w:t>
      </w:r>
      <w:r w:rsidRPr="00AC1B59">
        <w:rPr>
          <w:rFonts w:ascii="Times New Roman" w:eastAsiaTheme="minorEastAsia" w:hAnsi="Times New Roman" w:cs="Times New Roman"/>
          <w:i w:val="0"/>
          <w:iCs/>
        </w:rPr>
        <w:t xml:space="preserve">if the metabolic network is bistable (W or O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and the EMT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(E, E/M, or M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tristable (W, O, or W/O), a HIF-1 controlled crosstalk can briefly generate the E/M state and stabilize the E/M-W/O state. If both networks are bistable, the same three links as the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Pr="00AC1B59">
        <w:rPr>
          <w:rFonts w:ascii="Times New Roman" w:eastAsiaTheme="minorEastAsia" w:hAnsi="Times New Roman" w:cs="Times New Roman"/>
          <w:i w:val="0"/>
          <w:iCs/>
        </w:rPr>
        <w:t xml:space="preserve">) generates the E/M-W/O state and suppresses all other coupled states. </w:t>
      </w:r>
      <w:r w:rsidR="009E04AB">
        <w:rPr>
          <w:rFonts w:ascii="Times New Roman" w:eastAsiaTheme="minorEastAsia" w:hAnsi="Times New Roman" w:cs="Times New Roman"/>
          <w:i w:val="0"/>
          <w:iCs/>
        </w:rPr>
        <w:t xml:space="preserve">Further, those three links also include parameter spaces where only the E/M-W/O state is enabled when </w:t>
      </w:r>
      <w:r w:rsidR="001E0F0F">
        <w:rPr>
          <w:rFonts w:ascii="Times New Roman" w:eastAsiaTheme="minorEastAsia" w:hAnsi="Times New Roman" w:cs="Times New Roman"/>
          <w:i w:val="0"/>
          <w:iCs/>
        </w:rPr>
        <w:t>the network is stabilized by PSFs OVOL and GRHL2 (i.e., the inactive states include E/M-W/O or the E/M-O state, Fig. S</w:t>
      </w:r>
      <w:r w:rsidR="00FF2949">
        <w:rPr>
          <w:rFonts w:ascii="Times New Roman" w:eastAsiaTheme="minorEastAsia" w:hAnsi="Times New Roman" w:cs="Times New Roman"/>
          <w:i w:val="0"/>
          <w:iCs/>
        </w:rPr>
        <w:t>27</w:t>
      </w:r>
      <w:r w:rsidR="001E0F0F">
        <w:rPr>
          <w:rFonts w:ascii="Times New Roman" w:eastAsiaTheme="minorEastAsia" w:hAnsi="Times New Roman" w:cs="Times New Roman"/>
          <w:i w:val="0"/>
          <w:iCs/>
        </w:rPr>
        <w:t>). These results suggest the E/M-W/O state can be promoted by the crosstalk, independent of the initially available states.</w:t>
      </w:r>
    </w:p>
    <w:p w14:paraId="4D463DC7" w14:textId="58A7BC19" w:rsidR="00AC1B59" w:rsidRPr="00AC1B59" w:rsidRDefault="00AC1B59" w:rsidP="00AC1B59">
      <w:pPr>
        <w:pStyle w:val="Caption"/>
        <w:spacing w:line="480" w:lineRule="auto"/>
        <w:ind w:firstLine="720"/>
        <w:rPr>
          <w:rFonts w:ascii="Times New Roman" w:hAnsi="Times New Roman" w:cs="Times New Roman"/>
          <w:i w:val="0"/>
          <w:iCs/>
        </w:rPr>
      </w:pPr>
      <w:r w:rsidRPr="00AC1B59">
        <w:rPr>
          <w:rFonts w:ascii="Times New Roman" w:hAnsi="Times New Roman" w:cs="Times New Roman"/>
          <w:i w:val="0"/>
          <w:iCs/>
        </w:rPr>
        <w:t xml:space="preserve">We also identified a sequential event to reach the coupled hybrid E/M-W/O state. starting from an E state, which typically associated with an O state, then transitioning from E-O to E-W/O, and finally transitioning to the coupled </w:t>
      </w:r>
      <w:commentRangeStart w:id="19"/>
      <w:commentRangeStart w:id="20"/>
      <w:r w:rsidRPr="00AC1B59">
        <w:rPr>
          <w:rFonts w:ascii="Times New Roman" w:hAnsi="Times New Roman" w:cs="Times New Roman"/>
          <w:i w:val="0"/>
          <w:iCs/>
        </w:rPr>
        <w:t>hybrid E/M-W/O</w:t>
      </w:r>
      <w:commentRangeEnd w:id="19"/>
      <w:r w:rsidRPr="00AC1B59">
        <w:rPr>
          <w:rStyle w:val="CommentReference"/>
          <w:rFonts w:ascii="Times New Roman" w:hAnsi="Times New Roman" w:cs="Times New Roman"/>
          <w:i w:val="0"/>
          <w:iCs/>
          <w:sz w:val="24"/>
          <w:szCs w:val="24"/>
        </w:rPr>
        <w:commentReference w:id="19"/>
      </w:r>
      <w:commentRangeEnd w:id="20"/>
      <w:r w:rsidR="00034A1D">
        <w:rPr>
          <w:rStyle w:val="CommentReference"/>
          <w:i w:val="0"/>
        </w:rPr>
        <w:commentReference w:id="20"/>
      </w:r>
      <w:r w:rsidRPr="00AC1B59">
        <w:rPr>
          <w:rFonts w:ascii="Times New Roman" w:hAnsi="Times New Roman" w:cs="Times New Roman"/>
          <w:i w:val="0"/>
          <w:iCs/>
        </w:rPr>
        <w:t xml:space="preserve"> state. In other words, cells may first reprogram their metabolism from O to the hybrid W/O state, followed by the initiation of EMT and a transition to  the hybrid E/M state, thus exhibiting the E/M-W/O state. </w:t>
      </w:r>
    </w:p>
    <w:p w14:paraId="460B112E" w14:textId="77777777" w:rsidR="00AC1B59" w:rsidRPr="00C9444E" w:rsidRDefault="00AC1B59" w:rsidP="00EE3A7C">
      <w:pPr>
        <w:pStyle w:val="BodyText"/>
        <w:spacing w:line="480" w:lineRule="auto"/>
        <w:ind w:firstLine="720"/>
        <w:rPr>
          <w:rFonts w:ascii="Times New Roman" w:hAnsi="Times New Roman" w:cs="Times New Roman"/>
        </w:rPr>
      </w:pP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10096114"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7</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can generate the hybrid state of the downstream network (W/O, E/M, or E/M), respectively.</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 xml:space="preserve">gram showing coupled states where W/O is not available initially </w:t>
      </w:r>
      <w:r w:rsidR="006077DC" w:rsidRPr="00C9444E">
        <w:rPr>
          <w:rFonts w:ascii="Times New Roman" w:hAnsi="Times New Roman" w:cs="Times New Roman"/>
          <w:i w:val="0"/>
          <w:iCs/>
        </w:rPr>
        <w:t>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Initially, only the </w:t>
      </w:r>
      <w:r w:rsidR="006077DC">
        <w:rPr>
          <w:rFonts w:ascii="Times New Roman" w:hAnsi="Times New Roman" w:cs="Times New Roman"/>
          <w:i w:val="0"/>
          <w:iCs/>
        </w:rPr>
        <w:t>O</w:t>
      </w:r>
      <w:r w:rsidR="006077DC" w:rsidRPr="00C9444E">
        <w:rPr>
          <w:rFonts w:ascii="Times New Roman" w:hAnsi="Times New Roman" w:cs="Times New Roman"/>
          <w:i w:val="0"/>
          <w:iCs/>
        </w:rPr>
        <w:t xml:space="preserve"> and </w:t>
      </w:r>
      <w:r w:rsidR="006077DC">
        <w:rPr>
          <w:rFonts w:ascii="Times New Roman" w:hAnsi="Times New Roman" w:cs="Times New Roman"/>
          <w:i w:val="0"/>
          <w:iCs/>
        </w:rPr>
        <w:t>W</w:t>
      </w:r>
      <w:r w:rsidR="006077DC" w:rsidRPr="00C9444E">
        <w:rPr>
          <w:rFonts w:ascii="Times New Roman" w:hAnsi="Times New Roman" w:cs="Times New Roman"/>
          <w:i w:val="0"/>
          <w:iCs/>
        </w:rPr>
        <w:t xml:space="preserve"> states can be accessed with an increase in the </w:t>
      </w:r>
      <w:r w:rsidR="006077DC">
        <w:rPr>
          <w:rFonts w:ascii="Times New Roman" w:hAnsi="Times New Roman" w:cs="Times New Roman"/>
          <w:i w:val="0"/>
          <w:iCs/>
        </w:rPr>
        <w:t>frequency</w:t>
      </w:r>
      <w:r w:rsidR="006077DC" w:rsidRPr="00C9444E">
        <w:rPr>
          <w:rFonts w:ascii="Times New Roman" w:hAnsi="Times New Roman" w:cs="Times New Roman"/>
          <w:i w:val="0"/>
          <w:iCs/>
        </w:rPr>
        <w:t xml:space="preserve"> of </w:t>
      </w:r>
      <w:r w:rsidR="006077DC">
        <w:rPr>
          <w:rFonts w:ascii="Times New Roman" w:hAnsi="Times New Roman" w:cs="Times New Roman"/>
          <w:i w:val="0"/>
          <w:iCs/>
        </w:rPr>
        <w:t>the O</w:t>
      </w:r>
      <w:r w:rsidR="006077DC" w:rsidRPr="00C9444E">
        <w:rPr>
          <w:rFonts w:ascii="Times New Roman" w:hAnsi="Times New Roman" w:cs="Times New Roman"/>
          <w:i w:val="0"/>
          <w:iCs/>
        </w:rPr>
        <w:t xml:space="preserve"> state and decrease </w:t>
      </w:r>
      <w:r w:rsidR="006077DC">
        <w:rPr>
          <w:rFonts w:ascii="Times New Roman" w:hAnsi="Times New Roman" w:cs="Times New Roman"/>
          <w:i w:val="0"/>
          <w:iCs/>
        </w:rPr>
        <w:t>of</w:t>
      </w:r>
      <w:r w:rsidR="006077DC" w:rsidRPr="00C9444E">
        <w:rPr>
          <w:rFonts w:ascii="Times New Roman" w:hAnsi="Times New Roman" w:cs="Times New Roman"/>
          <w:i w:val="0"/>
          <w:iCs/>
        </w:rPr>
        <w:t xml:space="preserve"> </w:t>
      </w:r>
      <w:r w:rsidR="006077DC">
        <w:rPr>
          <w:rFonts w:ascii="Times New Roman" w:hAnsi="Times New Roman" w:cs="Times New Roman"/>
          <w:i w:val="0"/>
          <w:iCs/>
        </w:rPr>
        <w:t>the W</w:t>
      </w:r>
      <w:r w:rsidR="006077DC" w:rsidRPr="00C9444E">
        <w:rPr>
          <w:rFonts w:ascii="Times New Roman" w:hAnsi="Times New Roman" w:cs="Times New Roman"/>
          <w:i w:val="0"/>
          <w:iCs/>
        </w:rPr>
        <w:t xml:space="preserve"> </w:t>
      </w:r>
      <w:r w:rsidR="006077DC">
        <w:rPr>
          <w:rFonts w:ascii="Times New Roman" w:hAnsi="Times New Roman" w:cs="Times New Roman"/>
          <w:i w:val="0"/>
          <w:iCs/>
        </w:rPr>
        <w:t>state</w:t>
      </w:r>
      <w:r w:rsidR="006077DC" w:rsidRPr="00C9444E">
        <w:rPr>
          <w:rFonts w:ascii="Times New Roman" w:hAnsi="Times New Roman" w:cs="Times New Roman"/>
          <w:i w:val="0"/>
          <w:iCs/>
        </w:rPr>
        <w:t xml:space="preserve">.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6077DC" w:rsidRPr="00C9444E">
        <w:rPr>
          <w:rFonts w:ascii="Times New Roman" w:hAnsi="Times New Roman" w:cs="Times New Roman"/>
          <w:i w:val="0"/>
          <w:iCs/>
        </w:rPr>
        <w:t xml:space="preserve"> goes towards zero), the system goes from only the E and M states available to regions in which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is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model which only has 4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the E/M-W/O state is the only one accessible, </w:t>
      </w:r>
      <w:proofErr w:type="gramStart"/>
      <w:r w:rsidR="006077DC" w:rsidRPr="00C9444E">
        <w:rPr>
          <w:rFonts w:ascii="Times New Roman" w:hAnsi="Times New Roman" w:cs="Times New Roman"/>
          <w:i w:val="0"/>
          <w:iCs/>
        </w:rPr>
        <w:t xml:space="preserve">similar </w:t>
      </w:r>
      <w:r w:rsidR="006077DC">
        <w:rPr>
          <w:rFonts w:ascii="Times New Roman" w:hAnsi="Times New Roman" w:cs="Times New Roman"/>
          <w:i w:val="0"/>
          <w:iCs/>
        </w:rPr>
        <w:t>to</w:t>
      </w:r>
      <w:proofErr w:type="gramEnd"/>
      <w:r w:rsidR="006077DC">
        <w:rPr>
          <w:rFonts w:ascii="Times New Roman" w:hAnsi="Times New Roman" w:cs="Times New Roman"/>
          <w:i w:val="0"/>
          <w:iCs/>
        </w:rPr>
        <w:t xml:space="preserve"> </w:t>
      </w:r>
      <w:r w:rsidR="006077DC" w:rsidRPr="00C9444E">
        <w:rPr>
          <w:rFonts w:ascii="Times New Roman" w:hAnsi="Times New Roman" w:cs="Times New Roman"/>
          <w:i w:val="0"/>
          <w:iCs/>
        </w:rPr>
        <w:t xml:space="preserve">Fig. </w:t>
      </w:r>
      <w:r w:rsidR="00740BBA">
        <w:rPr>
          <w:rFonts w:ascii="Times New Roman" w:hAnsi="Times New Roman" w:cs="Times New Roman"/>
          <w:i w:val="0"/>
          <w:iCs/>
        </w:rPr>
        <w:t>6</w:t>
      </w:r>
      <w:r w:rsidR="006077DC" w:rsidRPr="00C9444E">
        <w:rPr>
          <w:rFonts w:ascii="Times New Roman" w:hAnsi="Times New Roman" w:cs="Times New Roman"/>
          <w:i w:val="0"/>
          <w:iCs/>
        </w:rPr>
        <w:t>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2ADF3A32" w14:textId="77777777" w:rsidR="00433B7B" w:rsidRDefault="00433B7B" w:rsidP="005B4192">
      <w:pPr>
        <w:pStyle w:val="BodyText"/>
        <w:spacing w:line="480" w:lineRule="auto"/>
        <w:rPr>
          <w:rFonts w:ascii="Times New Roman" w:hAnsi="Times New Roman" w:cs="Times New Roman"/>
          <w:b/>
          <w:bCs/>
          <w:sz w:val="28"/>
          <w:szCs w:val="28"/>
        </w:rPr>
      </w:pPr>
      <w:bookmarkStart w:id="21" w:name="discussion"/>
    </w:p>
    <w:p w14:paraId="7035BF77" w14:textId="15A9B70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21"/>
    </w:p>
    <w:p w14:paraId="662259CA" w14:textId="4FB706B4"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have rather distinct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several links. This </w:t>
      </w:r>
      <w:r w:rsidR="004A74C1" w:rsidRPr="00C9444E">
        <w:rPr>
          <w:rFonts w:ascii="Times New Roman" w:hAnsi="Times New Roman" w:cs="Times New Roman"/>
        </w:rPr>
        <w:t xml:space="preserve">challenge </w:t>
      </w:r>
      <w:r w:rsidR="00915D1A" w:rsidRPr="00C9444E">
        <w:rPr>
          <w:rFonts w:ascii="Times New Roman" w:hAnsi="Times New Roman" w:cs="Times New Roman"/>
        </w:rPr>
        <w:t>wa</w:t>
      </w:r>
      <w:r w:rsidR="002E76B2" w:rsidRPr="00C9444E">
        <w:rPr>
          <w:rFonts w:ascii="Times New Roman" w:hAnsi="Times New Roman" w:cs="Times New Roman"/>
        </w:rPr>
        <w:t>s again compounded by having to consider the external signals that set the parameters of</w:t>
      </w:r>
      <w:r w:rsidR="009860E3">
        <w:rPr>
          <w:rFonts w:ascii="Times New Roman" w:hAnsi="Times New Roman" w:cs="Times New Roman"/>
        </w:rPr>
        <w:t>,</w:t>
      </w:r>
      <w:r w:rsidR="002E76B2" w:rsidRPr="00C9444E">
        <w:rPr>
          <w:rFonts w:ascii="Times New Roman" w:hAnsi="Times New Roman" w:cs="Times New Roman"/>
        </w:rPr>
        <w:t xml:space="preserve"> and thereby bias</w:t>
      </w:r>
      <w:r w:rsidR="009860E3">
        <w:rPr>
          <w:rFonts w:ascii="Times New Roman" w:hAnsi="Times New Roman" w:cs="Times New Roman"/>
        </w:rPr>
        <w:t>,</w:t>
      </w:r>
      <w:r w:rsidR="002E76B2" w:rsidRPr="00C9444E">
        <w:rPr>
          <w:rFonts w:ascii="Times New Roman" w:hAnsi="Times New Roman" w:cs="Times New Roman"/>
        </w:rPr>
        <w:t xml:space="preserve"> the individual EMT and metabolic subsystems and their interaction. </w:t>
      </w:r>
      <w:r w:rsidR="00A24233" w:rsidRPr="00C9444E">
        <w:rPr>
          <w:rFonts w:ascii="Times New Roman" w:hAnsi="Times New Roman" w:cs="Times New Roman"/>
        </w:rPr>
        <w:t xml:space="preserve">We therefore decided to focus primarily on E/M-W/O </w:t>
      </w:r>
      <w:r w:rsidR="0028447E">
        <w:rPr>
          <w:rFonts w:ascii="Times New Roman" w:hAnsi="Times New Roman" w:cs="Times New Roman"/>
        </w:rPr>
        <w:t>states</w:t>
      </w:r>
      <w:r w:rsidR="00A24233" w:rsidRPr="00C9444E">
        <w:rPr>
          <w:rFonts w:ascii="Times New Roman" w:hAnsi="Times New Roman" w:cs="Times New Roman"/>
        </w:rPr>
        <w:t>,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Some of our important findings include:</w:t>
      </w:r>
    </w:p>
    <w:p w14:paraId="66819E5E" w14:textId="36DAD8CB"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When the miRNA of the EMT network regulate the metabolic network, the E/M-W/O </w:t>
      </w:r>
      <w:r w:rsidR="0028447E">
        <w:rPr>
          <w:rFonts w:ascii="Times New Roman" w:hAnsi="Times New Roman" w:cs="Times New Roman"/>
        </w:rPr>
        <w:t>state</w:t>
      </w:r>
      <w:r w:rsidRPr="00C9444E">
        <w:rPr>
          <w:rFonts w:ascii="Times New Roman" w:hAnsi="Times New Roman" w:cs="Times New Roman"/>
        </w:rPr>
        <w:t xml:space="preserve"> can be upregulated with just a single crosstalk. However, when the TFs of the metabolic network regulate the EMT network, a minimum of two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with opposite effects must be active.</w:t>
      </w:r>
      <w:r w:rsidR="000631C2" w:rsidRPr="00C9444E">
        <w:rPr>
          <w:rFonts w:ascii="Times New Roman" w:hAnsi="Times New Roman" w:cs="Times New Roman"/>
        </w:rPr>
        <w:t xml:space="preserve"> </w:t>
      </w:r>
      <w:ins w:id="22" w:author="Madeline Galbraith" w:date="2022-07-01T13:33:00Z">
        <w:r w:rsidR="008950E4">
          <w:rPr>
            <w:rFonts w:ascii="Times New Roman" w:hAnsi="Times New Roman" w:cs="Times New Roman"/>
          </w:rPr>
          <w:t>Also, t</w:t>
        </w:r>
      </w:ins>
      <w:ins w:id="23" w:author="Madeline Galbraith" w:date="2022-07-01T13:30:00Z">
        <w:r w:rsidR="005E5B5B">
          <w:rPr>
            <w:rFonts w:ascii="Times New Roman" w:hAnsi="Times New Roman" w:cs="Times New Roman"/>
          </w:rPr>
          <w:t xml:space="preserve">he similarities between the effect of different crosstalk (e.g., </w:t>
        </w:r>
      </w:ins>
      <w:ins w:id="24" w:author="Madeline Galbraith" w:date="2022-07-01T13:31:00Z">
        <w:r w:rsidR="005E5719">
          <w:rPr>
            <w:rFonts w:ascii="Times New Roman" w:hAnsi="Times New Roman" w:cs="Times New Roman"/>
          </w:rPr>
          <w:t xml:space="preserve">HIF1 </w:t>
        </w:r>
      </w:ins>
      <w:ins w:id="25" w:author="Madeline Galbraith" w:date="2022-07-01T13:32:00Z">
        <w:r w:rsidR="005E5719">
          <w:rPr>
            <w:rFonts w:ascii="Times New Roman" w:hAnsi="Times New Roman" w:cs="Times New Roman"/>
          </w:rPr>
          <w:t>suppressing</w:t>
        </w:r>
      </w:ins>
      <w:ins w:id="26" w:author="Madeline Galbraith" w:date="2022-07-01T13:31:00Z">
        <w:r w:rsidR="005E5719">
          <w:rPr>
            <w:rFonts w:ascii="Times New Roman" w:hAnsi="Times New Roman" w:cs="Times New Roman"/>
          </w:rPr>
          <w:t xml:space="preserve"> </w:t>
        </w:r>
      </w:ins>
      <w:ins w:id="27" w:author="Madeline Galbraith" w:date="2022-07-01T13:32:00Z">
        <w:r w:rsidR="005E5719">
          <w:rPr>
            <w:rFonts w:ascii="Times New Roman" w:hAnsi="Times New Roman" w:cs="Times New Roman"/>
          </w:rPr>
          <w:t>μ</w:t>
        </w:r>
        <w:r w:rsidR="005E5719">
          <w:rPr>
            <w:rFonts w:ascii="Times New Roman" w:hAnsi="Times New Roman" w:cs="Times New Roman"/>
            <w:vertAlign w:val="subscript"/>
          </w:rPr>
          <w:t>200</w:t>
        </w:r>
        <w:r w:rsidR="005E5719">
          <w:rPr>
            <w:rFonts w:ascii="Times New Roman" w:hAnsi="Times New Roman" w:cs="Times New Roman"/>
          </w:rPr>
          <w:t xml:space="preserve"> </w:t>
        </w:r>
      </w:ins>
      <w:ins w:id="28" w:author="Madeline Galbraith" w:date="2022-07-01T13:31:00Z">
        <w:r w:rsidR="005E5719">
          <w:rPr>
            <w:rFonts w:ascii="Times New Roman" w:hAnsi="Times New Roman" w:cs="Times New Roman"/>
          </w:rPr>
          <w:t xml:space="preserve">compared to HIF-1 upregulating SNAIL, or comparing </w:t>
        </w:r>
      </w:ins>
      <w:ins w:id="29" w:author="Madeline Galbraith" w:date="2022-07-01T13:32:00Z">
        <w:r w:rsidR="005E5719">
          <w:rPr>
            <w:rFonts w:ascii="Times New Roman" w:hAnsi="Times New Roman" w:cs="Times New Roman"/>
          </w:rPr>
          <w:t>μ</w:t>
        </w:r>
        <w:r w:rsidR="005E5719">
          <w:rPr>
            <w:rFonts w:ascii="Times New Roman" w:hAnsi="Times New Roman" w:cs="Times New Roman"/>
            <w:vertAlign w:val="subscript"/>
          </w:rPr>
          <w:t>34</w:t>
        </w:r>
        <w:r w:rsidR="005E5719">
          <w:rPr>
            <w:rFonts w:ascii="Times New Roman" w:hAnsi="Times New Roman" w:cs="Times New Roman"/>
          </w:rPr>
          <w:t xml:space="preserve"> </w:t>
        </w:r>
      </w:ins>
      <w:ins w:id="30" w:author="Madeline Galbraith" w:date="2022-07-01T13:31:00Z">
        <w:r w:rsidR="005E5719">
          <w:rPr>
            <w:rFonts w:ascii="Times New Roman" w:hAnsi="Times New Roman" w:cs="Times New Roman"/>
          </w:rPr>
          <w:t xml:space="preserve">upregulating noxROS and mtROS) </w:t>
        </w:r>
      </w:ins>
      <w:ins w:id="31" w:author="Madeline Galbraith" w:date="2022-07-01T13:30:00Z">
        <w:r w:rsidR="005E5B5B">
          <w:rPr>
            <w:rFonts w:ascii="Times New Roman" w:hAnsi="Times New Roman" w:cs="Times New Roman"/>
          </w:rPr>
          <w:t>suggests a degree of consistency in how EMT drives metabolic reprogramming, and vice versa.</w:t>
        </w:r>
      </w:ins>
      <w:del w:id="32" w:author="Madeline Galbraith" w:date="2022-07-01T13:30:00Z">
        <w:r w:rsidR="000631C2" w:rsidRPr="00C9444E" w:rsidDel="005E5B5B">
          <w:rPr>
            <w:rFonts w:ascii="Times New Roman" w:hAnsi="Times New Roman" w:cs="Times New Roman"/>
          </w:rPr>
          <w:delText>Additionally, if crosstalks in both directions are active it is possible to suppress all states except the E/M-W/O</w:delText>
        </w:r>
        <w:r w:rsidR="00012D7C" w:rsidRPr="00C9444E" w:rsidDel="005E5B5B">
          <w:rPr>
            <w:rFonts w:ascii="Times New Roman" w:hAnsi="Times New Roman" w:cs="Times New Roman"/>
          </w:rPr>
          <w:delText xml:space="preserve"> </w:delText>
        </w:r>
        <w:r w:rsidR="0028447E" w:rsidDel="005E5B5B">
          <w:rPr>
            <w:rFonts w:ascii="Times New Roman" w:hAnsi="Times New Roman" w:cs="Times New Roman"/>
          </w:rPr>
          <w:delText>state</w:delText>
        </w:r>
        <w:r w:rsidR="00012D7C" w:rsidRPr="00C9444E" w:rsidDel="005E5B5B">
          <w:rPr>
            <w:rFonts w:ascii="Times New Roman" w:hAnsi="Times New Roman" w:cs="Times New Roman"/>
          </w:rPr>
          <w:delText>.</w:delText>
        </w:r>
        <w:r w:rsidR="00847B9E" w:rsidRPr="00C9444E" w:rsidDel="005E5B5B">
          <w:rPr>
            <w:rFonts w:ascii="Times New Roman" w:hAnsi="Times New Roman" w:cs="Times New Roman"/>
          </w:rPr>
          <w:delText xml:space="preserve"> </w:delText>
        </w:r>
      </w:del>
    </w:p>
    <w:p w14:paraId="72977732" w14:textId="57B09E6C" w:rsidR="007D3BEF" w:rsidRPr="00C9444E" w:rsidRDefault="00A24233">
      <w:pPr>
        <w:pStyle w:val="FirstParagraph"/>
        <w:numPr>
          <w:ilvl w:val="0"/>
          <w:numId w:val="4"/>
        </w:numPr>
        <w:spacing w:line="480" w:lineRule="auto"/>
        <w:rPr>
          <w:rFonts w:ascii="Times New Roman" w:hAnsi="Times New Roman" w:cs="Times New Roman"/>
        </w:rPr>
      </w:pPr>
      <w:del w:id="33" w:author="Madeline Galbraith" w:date="2022-07-01T13:22:00Z">
        <w:r w:rsidRPr="00C9444E" w:rsidDel="00BE6B6A">
          <w:rPr>
            <w:rFonts w:ascii="Times New Roman" w:hAnsi="Times New Roman" w:cs="Times New Roman"/>
          </w:rPr>
          <w:delText xml:space="preserve">The stabilization of the most plastic E/M-W/O </w:delText>
        </w:r>
        <w:r w:rsidR="003F75D1" w:rsidDel="00BE6B6A">
          <w:rPr>
            <w:rFonts w:ascii="Times New Roman" w:hAnsi="Times New Roman" w:cs="Times New Roman"/>
          </w:rPr>
          <w:delText xml:space="preserve">state </w:delText>
        </w:r>
        <w:r w:rsidRPr="00C9444E" w:rsidDel="00BE6B6A">
          <w:rPr>
            <w:rFonts w:ascii="Times New Roman" w:hAnsi="Times New Roman" w:cs="Times New Roman"/>
          </w:rPr>
          <w:delText xml:space="preserve">can be facilitated by the addition of “phenotypic stability factors’ (PSFs) to the baseline circuit. </w:delText>
        </w:r>
      </w:del>
      <w:ins w:id="34" w:author="Madeline Galbraith" w:date="2022-07-01T13:29:00Z">
        <w:r w:rsidR="005E5B5B">
          <w:rPr>
            <w:rFonts w:ascii="Times New Roman" w:hAnsi="Times New Roman" w:cs="Times New Roman"/>
          </w:rPr>
          <w:t>If crosstalk in both directions is active, it is possible to enable only the E/M-</w:t>
        </w:r>
      </w:ins>
      <w:ins w:id="35" w:author="Madeline Galbraith" w:date="2022-07-01T13:30:00Z">
        <w:r w:rsidR="005E5B5B">
          <w:rPr>
            <w:rFonts w:ascii="Times New Roman" w:hAnsi="Times New Roman" w:cs="Times New Roman"/>
          </w:rPr>
          <w:t xml:space="preserve">W/O state. </w:t>
        </w:r>
      </w:ins>
      <w:r w:rsidRPr="00C9444E">
        <w:rPr>
          <w:rFonts w:ascii="Times New Roman" w:hAnsi="Times New Roman" w:cs="Times New Roman"/>
        </w:rPr>
        <w:t xml:space="preserve">Interestingly, </w:t>
      </w:r>
      <w:ins w:id="36" w:author="Madeline Galbraith" w:date="2022-07-01T13:25:00Z">
        <w:r w:rsidR="00BD654F">
          <w:rPr>
            <w:rFonts w:ascii="Times New Roman" w:hAnsi="Times New Roman" w:cs="Times New Roman"/>
          </w:rPr>
          <w:t xml:space="preserve">the stabilization of the most plastic E/M-W/O state can be facilitated </w:t>
        </w:r>
      </w:ins>
      <w:del w:id="37" w:author="Madeline Galbraith" w:date="2022-07-01T13:25:00Z">
        <w:r w:rsidRPr="00C9444E" w:rsidDel="00BD654F">
          <w:rPr>
            <w:rFonts w:ascii="Times New Roman" w:hAnsi="Times New Roman" w:cs="Times New Roman"/>
          </w:rPr>
          <w:delText xml:space="preserve">one can </w:delText>
        </w:r>
      </w:del>
      <w:del w:id="38" w:author="Madeline Galbraith" w:date="2022-07-01T13:24:00Z">
        <w:r w:rsidRPr="00C9444E" w:rsidDel="00BD654F">
          <w:rPr>
            <w:rFonts w:ascii="Times New Roman" w:hAnsi="Times New Roman" w:cs="Times New Roman"/>
          </w:rPr>
          <w:delText xml:space="preserve">obtain </w:delText>
        </w:r>
        <w:r w:rsidR="007D3BEF" w:rsidRPr="00C9444E" w:rsidDel="00BD654F">
          <w:rPr>
            <w:rFonts w:ascii="Times New Roman" w:hAnsi="Times New Roman" w:cs="Times New Roman"/>
          </w:rPr>
          <w:delText xml:space="preserve">such states </w:delText>
        </w:r>
      </w:del>
      <w:r w:rsidR="007D3BEF" w:rsidRPr="00C9444E">
        <w:rPr>
          <w:rFonts w:ascii="Times New Roman" w:hAnsi="Times New Roman" w:cs="Times New Roman"/>
        </w:rPr>
        <w:t xml:space="preserve">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be followed;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78FAD51F" w:rsidR="00E469AE" w:rsidRPr="00C9444E" w:rsidRDefault="007D3BEF" w:rsidP="00344217">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Our results suggest that </w:t>
      </w:r>
      <w:r w:rsidR="00084927" w:rsidRPr="00C9444E">
        <w:rPr>
          <w:rFonts w:ascii="Times New Roman" w:hAnsi="Times New Roman" w:cs="Times New Roman"/>
        </w:rPr>
        <w:t>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may drive EMT</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E46389" w:rsidRPr="00E46389">
            <w:rPr>
              <w:rFonts w:ascii="Times New Roman" w:eastAsia="Times New Roman" w:hAnsi="Times New Roman" w:cs="Times New Roman"/>
              <w:color w:val="000000"/>
            </w:rPr>
            <w:t>[71]</w:t>
          </w:r>
        </w:sdtContent>
      </w:sdt>
      <w:r w:rsidR="00376723" w:rsidRPr="00C9444E">
        <w:rPr>
          <w:rFonts w:ascii="Times New Roman" w:hAnsi="Times New Roman" w:cs="Times New Roman"/>
        </w:rPr>
        <w:t>, control cancer invasiveness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E46389" w:rsidRPr="00E46389">
            <w:rPr>
              <w:rFonts w:ascii="Times New Roman" w:eastAsia="Times New Roman" w:hAnsi="Times New Roman" w:cs="Times New Roman"/>
              <w:color w:val="000000"/>
            </w:rPr>
            <w:t>[72,73]</w:t>
          </w:r>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r w:rsidR="00EB2B46">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DefaultPlaceholder_-1854013440"/>
          </w:placeholder>
        </w:sdtPr>
        <w:sdtEndPr/>
        <w:sdtContent>
          <w:r w:rsidR="00E46389" w:rsidRPr="00E46389">
            <w:rPr>
              <w:rFonts w:ascii="Times New Roman" w:eastAsia="Times New Roman" w:hAnsi="Times New Roman" w:cs="Times New Roman"/>
              <w:color w:val="000000"/>
            </w:rPr>
            <w:t>[51,71]</w:t>
          </w:r>
        </w:sdtContent>
      </w:sdt>
      <w:r w:rsidR="00AD7F58" w:rsidRPr="00C9444E">
        <w:rPr>
          <w:rFonts w:ascii="Times New Roman" w:hAnsi="Times New Roman" w:cs="Times New Roman"/>
        </w:rPr>
        <w:t>.</w:t>
      </w:r>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r w:rsidR="00344217" w:rsidRPr="00C9444E">
        <w:rPr>
          <w:rFonts w:ascii="Times New Roman" w:hAnsi="Times New Roman" w:cs="Times New Roman"/>
        </w:rPr>
        <w:t xml:space="preserve">generally </w:t>
      </w:r>
      <w:r w:rsidR="00CA52C5" w:rsidRPr="00C9444E">
        <w:rPr>
          <w:rFonts w:ascii="Times New Roman" w:hAnsi="Times New Roman" w:cs="Times New Roman"/>
        </w:rPr>
        <w:t xml:space="preserve">accepted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E46389" w:rsidRPr="00E46389">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r w:rsidR="00126BB2">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E46389" w:rsidRPr="00E46389">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E46389" w:rsidRPr="00E46389">
            <w:rPr>
              <w:rFonts w:ascii="Times New Roman" w:eastAsia="Times New Roman" w:hAnsi="Times New Roman" w:cs="Times New Roman"/>
              <w:color w:val="000000"/>
            </w:rPr>
            <w:t>[74]</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Indeed, our results suggest the mtROS/HIF-1 axis is critical to stabilizing the highly aggressive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w:t>
      </w:r>
      <w:r w:rsidR="00D03083" w:rsidRPr="00C9444E">
        <w:rPr>
          <w:rFonts w:ascii="Times New Roman" w:hAnsi="Times New Roman" w:cs="Times New Roman"/>
        </w:rPr>
        <w:t xml:space="preserve"> </w:t>
      </w:r>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E46389" w:rsidRPr="00E46389">
            <w:rPr>
              <w:rFonts w:ascii="Times New Roman" w:eastAsia="Times New Roman" w:hAnsi="Times New Roman" w:cs="Times New Roman"/>
              <w:color w:val="000000"/>
            </w:rPr>
            <w:t>[75]</w:t>
          </w:r>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p>
    <w:p w14:paraId="6E0470B3" w14:textId="5A885AE7" w:rsidR="000D0538" w:rsidRDefault="00670604" w:rsidP="000F3FC9">
      <w:pPr>
        <w:pStyle w:val="BodyText"/>
        <w:spacing w:line="480" w:lineRule="auto"/>
        <w:ind w:firstLine="720"/>
        <w:rPr>
          <w:rFonts w:ascii="Times New Roman" w:hAnsi="Times New Roman" w:cs="Times New Roman"/>
        </w:rPr>
      </w:pPr>
      <w:r w:rsidRPr="00C9444E">
        <w:rPr>
          <w:rFonts w:ascii="Times New Roman" w:hAnsi="Times New Roman" w:cs="Times New Roman"/>
        </w:rPr>
        <w:t>In agreement with other studies</w:t>
      </w:r>
      <w:r w:rsidR="00EB2B4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r w:rsidR="00E46389" w:rsidRPr="00E46389">
            <w:rPr>
              <w:rFonts w:ascii="Times New Roman" w:eastAsia="Times New Roman" w:hAnsi="Times New Roman" w:cs="Times New Roman"/>
              <w:color w:val="000000"/>
            </w:rPr>
            <w:t>[29]</w:t>
          </w:r>
        </w:sdtContent>
      </w:sdt>
      <w:r w:rsidRPr="00C9444E">
        <w:rPr>
          <w:rFonts w:ascii="Times New Roman" w:hAnsi="Times New Roman" w:cs="Times New Roman"/>
        </w:rPr>
        <w:t xml:space="preserve"> our findings indicate that all else being equal, undergoing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r w:rsidR="00E46389" w:rsidRPr="00E46389">
            <w:rPr>
              <w:rFonts w:ascii="Times New Roman" w:eastAsia="Times New Roman" w:hAnsi="Times New Roman" w:cs="Times New Roman"/>
              <w:color w:val="000000"/>
            </w:rPr>
            <w:t>[69]</w:t>
          </w:r>
        </w:sdtContent>
      </w:sdt>
      <w:r w:rsidR="00095EA5" w:rsidRPr="00C9444E">
        <w:rPr>
          <w:rFonts w:ascii="Times New Roman" w:hAnsi="Times New Roman" w:cs="Times New Roman"/>
        </w:rPr>
        <w:t xml:space="preserve">. The result is somewhat surprising given the widespread impression that primary tumors often exhibit the Warburg effect, possibly because of their need to limit the amount of ATP produced in favor of 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r w:rsidR="00E46389" w:rsidRPr="00E46389">
            <w:rPr>
              <w:rFonts w:ascii="Times New Roman" w:eastAsia="Times New Roman" w:hAnsi="Times New Roman" w:cs="Times New Roman"/>
              <w:color w:val="000000"/>
            </w:rPr>
            <w:t>[76]</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 xml:space="preserve">However, this finding is consistent with the general idea that moving from E to E/M </w:t>
      </w:r>
      <w:proofErr w:type="gramStart"/>
      <w:r w:rsidR="00AB7E89" w:rsidRPr="00C9444E">
        <w:rPr>
          <w:rFonts w:ascii="Times New Roman" w:hAnsi="Times New Roman" w:cs="Times New Roman"/>
        </w:rPr>
        <w:t>is connected with</w:t>
      </w:r>
      <w:proofErr w:type="gramEnd"/>
      <w:r w:rsidR="00AB7E89" w:rsidRPr="00C9444E">
        <w:rPr>
          <w:rFonts w:ascii="Times New Roman" w:hAnsi="Times New Roman" w:cs="Times New Roman"/>
        </w:rPr>
        <w:t xml:space="preserve"> increasing stemness</w:t>
      </w:r>
      <w:r w:rsidR="00384287" w:rsidRPr="00C9444E">
        <w:rPr>
          <w:rFonts w:ascii="Times New Roman" w:hAnsi="Times New Roman" w:cs="Times New Roman"/>
        </w:rPr>
        <w:t>,</w:t>
      </w:r>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Resolution of this issue must await a more precise idea of the phrase ‘all else being equal”. For example, we have ignored external driving of Hif-1 as would clearly occur in hypoxic environments</w:t>
      </w:r>
      <w:r w:rsidR="00A62BF5">
        <w:rPr>
          <w:rFonts w:ascii="Times New Roman" w:hAnsi="Times New Roman" w:cs="Times New Roman"/>
        </w:rPr>
        <w:t>.</w:t>
      </w:r>
      <w:r w:rsidR="002D385B" w:rsidRPr="00C9444E">
        <w:rPr>
          <w:rFonts w:ascii="Times New Roman" w:hAnsi="Times New Roman" w:cs="Times New Roman"/>
        </w:rPr>
        <w:t xml:space="preserve"> Mesenchymal cells that reduce proliferation and </w:t>
      </w:r>
      <w:proofErr w:type="gramStart"/>
      <w:r w:rsidR="002D385B" w:rsidRPr="00C9444E">
        <w:rPr>
          <w:rFonts w:ascii="Times New Roman" w:hAnsi="Times New Roman" w:cs="Times New Roman"/>
        </w:rPr>
        <w:t>have to</w:t>
      </w:r>
      <w:proofErr w:type="gramEnd"/>
      <w:r w:rsidR="002D385B" w:rsidRPr="00C9444E">
        <w:rPr>
          <w:rFonts w:ascii="Times New Roman" w:hAnsi="Times New Roman" w:cs="Times New Roman"/>
        </w:rPr>
        <w:t xml:space="preserve"> traverse the ECM should switch to more OXPHOS, whereas ones that become quiescent in a hypoxic metastatic niche should favor glycolysis. </w:t>
      </w:r>
    </w:p>
    <w:p w14:paraId="3C966B00" w14:textId="287E71FB" w:rsidR="00690173" w:rsidRDefault="002D385B" w:rsidP="003F75D1">
      <w:pPr>
        <w:pStyle w:val="BodyText"/>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sidR="00035AD8">
        <w:rPr>
          <w:rFonts w:ascii="Times New Roman" w:hAnsi="Times New Roman" w:cs="Times New Roman"/>
        </w:rPr>
        <w:t>,</w:t>
      </w:r>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been connected to </w:t>
      </w:r>
      <w:r w:rsidR="00AD7F58" w:rsidRPr="00C9444E">
        <w:rPr>
          <w:rFonts w:ascii="Times New Roman" w:hAnsi="Times New Roman" w:cs="Times New Roman"/>
        </w:rPr>
        <w:t xml:space="preserve">the E/M </w:t>
      </w:r>
      <w:r w:rsidR="0028447E">
        <w:rPr>
          <w:rFonts w:ascii="Times New Roman" w:hAnsi="Times New Roman" w:cs="Times New Roman"/>
        </w:rPr>
        <w:t>state</w:t>
      </w:r>
      <w:r w:rsidR="00AD7F58" w:rsidRPr="00C9444E">
        <w:rPr>
          <w:rFonts w:ascii="Times New Roman" w:hAnsi="Times New Roman" w:cs="Times New Roman"/>
        </w:rPr>
        <w:t>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E46389" w:rsidRPr="00E46389">
            <w:rPr>
              <w:rFonts w:ascii="Times New Roman" w:eastAsia="Times New Roman" w:hAnsi="Times New Roman" w:cs="Times New Roman"/>
              <w:color w:val="000000"/>
            </w:rPr>
            <w:t>[46]</w:t>
          </w:r>
        </w:sdtContent>
      </w:sdt>
      <w:r w:rsidR="00200AD6">
        <w:rPr>
          <w:rFonts w:ascii="Times New Roman" w:hAnsi="Times New Roman" w:cs="Times New Roman"/>
        </w:rPr>
        <w:t xml:space="preserve">, and </w:t>
      </w:r>
      <w:r w:rsidR="00AD7F58" w:rsidRPr="00C9444E">
        <w:rPr>
          <w:rFonts w:ascii="Times New Roman" w:hAnsi="Times New Roman" w:cs="Times New Roman"/>
        </w:rPr>
        <w:t xml:space="preserve">NRF2 is also an antioxidant that must be downregulated to </w:t>
      </w:r>
      <w:r w:rsidR="009860E3">
        <w:rPr>
          <w:rFonts w:ascii="Times New Roman" w:hAnsi="Times New Roman" w:cs="Times New Roman"/>
        </w:rPr>
        <w:t>increase</w:t>
      </w:r>
      <w:r w:rsidR="00AD7F58" w:rsidRPr="00C9444E">
        <w:rPr>
          <w:rFonts w:ascii="Times New Roman" w:hAnsi="Times New Roman" w:cs="Times New Roman"/>
        </w:rPr>
        <w:t xml:space="preserve"> ROS </w:t>
      </w:r>
      <w:r w:rsidR="003F75D1">
        <w:rPr>
          <w:rFonts w:ascii="Times New Roman" w:hAnsi="Times New Roman" w:cs="Times New Roman"/>
        </w:rPr>
        <w:t>concentration</w:t>
      </w:r>
      <w:r w:rsidR="003F75D1" w:rsidRPr="00C9444E">
        <w:rPr>
          <w:rFonts w:ascii="Times New Roman" w:hAnsi="Times New Roman" w:cs="Times New Roman"/>
        </w:rPr>
        <w:t>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E46389" w:rsidRPr="00E46389">
            <w:rPr>
              <w:rFonts w:ascii="Times New Roman" w:eastAsia="Times New Roman" w:hAnsi="Times New Roman" w:cs="Times New Roman"/>
              <w:color w:val="000000"/>
            </w:rPr>
            <w:t>[51–53]</w:t>
          </w:r>
        </w:sdtContent>
      </w:sdt>
      <w:r w:rsidR="00AD7F58" w:rsidRPr="00C9444E">
        <w:rPr>
          <w:rFonts w:ascii="Times New Roman" w:hAnsi="Times New Roman" w:cs="Times New Roman"/>
        </w:rPr>
        <w:t>.</w:t>
      </w:r>
      <w:r w:rsidR="00DB3C19" w:rsidRPr="00C9444E">
        <w:rPr>
          <w:rFonts w:ascii="Times New Roman" w:hAnsi="Times New Roman" w:cs="Times New Roman"/>
        </w:rPr>
        <w:t xml:space="preserve"> Perhaps</w:t>
      </w:r>
      <w:r w:rsidR="00AD7F58" w:rsidRPr="00C9444E">
        <w:rPr>
          <w:rFonts w:ascii="Times New Roman" w:hAnsi="Times New Roman" w:cs="Times New Roman"/>
        </w:rPr>
        <w:t xml:space="preserve"> the metabolic phenotype of NRF2</w:t>
      </w:r>
      <w:r w:rsidR="00DB3C19" w:rsidRPr="00C9444E">
        <w:rPr>
          <w:rFonts w:ascii="Times New Roman" w:hAnsi="Times New Roman" w:cs="Times New Roman"/>
        </w:rPr>
        <w:t>-</w:t>
      </w:r>
      <w:r w:rsidR="00AD7F58" w:rsidRPr="00C9444E">
        <w:rPr>
          <w:rFonts w:ascii="Times New Roman" w:hAnsi="Times New Roman" w:cs="Times New Roman"/>
        </w:rPr>
        <w:t xml:space="preserve">stabilized E/M cells </w:t>
      </w:r>
      <w:r w:rsidR="003F75D1">
        <w:rPr>
          <w:rFonts w:ascii="Times New Roman" w:hAnsi="Times New Roman" w:cs="Times New Roman"/>
        </w:rPr>
        <w:t>could</w:t>
      </w:r>
      <w:r w:rsidR="00AD7F58" w:rsidRPr="00C9444E">
        <w:rPr>
          <w:rFonts w:ascii="Times New Roman" w:hAnsi="Times New Roman" w:cs="Times New Roman"/>
        </w:rPr>
        <w:t xml:space="preserve"> correspond to a hybrid W/O </w:t>
      </w:r>
      <w:r w:rsidR="0028447E">
        <w:rPr>
          <w:rFonts w:ascii="Times New Roman" w:hAnsi="Times New Roman" w:cs="Times New Roman"/>
        </w:rPr>
        <w:t>state</w:t>
      </w:r>
      <w:r w:rsidR="00AD7F58" w:rsidRPr="00C9444E">
        <w:rPr>
          <w:rFonts w:ascii="Times New Roman" w:hAnsi="Times New Roman" w:cs="Times New Roman"/>
        </w:rPr>
        <w:t>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E46389" w:rsidRPr="00E46389">
            <w:rPr>
              <w:rFonts w:ascii="Times New Roman" w:eastAsia="Times New Roman" w:hAnsi="Times New Roman" w:cs="Times New Roman"/>
              <w:color w:val="000000"/>
            </w:rPr>
            <w:t>[28]</w:t>
          </w:r>
        </w:sdtContent>
      </w:sdt>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and </w:t>
      </w:r>
      <w:r w:rsidR="00306563" w:rsidRPr="00C9444E">
        <w:rPr>
          <w:rFonts w:ascii="Times New Roman" w:hAnsi="Times New Roman" w:cs="Times New Roman"/>
        </w:rPr>
        <w:t>interfere with EMT</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E46389" w:rsidRPr="00E46389">
            <w:rPr>
              <w:rFonts w:ascii="Times New Roman" w:eastAsia="Times New Roman" w:hAnsi="Times New Roman" w:cs="Times New Roman"/>
              <w:color w:val="000000"/>
            </w:rPr>
            <w:t>[55,56]</w:t>
          </w:r>
        </w:sdtContent>
      </w:sdt>
      <w:r w:rsidR="00AD7F58" w:rsidRPr="00C9444E">
        <w:rPr>
          <w:rFonts w:ascii="Times New Roman" w:hAnsi="Times New Roman" w:cs="Times New Roman"/>
        </w:rPr>
        <w:t xml:space="preserve">. </w:t>
      </w:r>
      <w:r w:rsidR="009860E3">
        <w:rPr>
          <w:rFonts w:ascii="Times New Roman" w:hAnsi="Times New Roman" w:cs="Times New Roman"/>
        </w:rPr>
        <w:t>Similarly</w:t>
      </w:r>
      <w:r w:rsidR="00AD7F58" w:rsidRPr="00C9444E">
        <w:rPr>
          <w:rFonts w:ascii="Times New Roman" w:hAnsi="Times New Roman" w:cs="Times New Roman"/>
        </w:rPr>
        <w:t xml:space="preserve">, the E/M-W/O state was stabilized when the </w:t>
      </w:r>
      <w:r w:rsidR="007C753D">
        <w:rPr>
          <w:rFonts w:ascii="Times New Roman" w:hAnsi="Times New Roman" w:cs="Times New Roman"/>
        </w:rPr>
        <w:t>EMT-inducing signal</w:t>
      </w:r>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E46389" w:rsidRPr="00E46389">
            <w:rPr>
              <w:rFonts w:ascii="Times New Roman" w:eastAsia="Times New Roman" w:hAnsi="Times New Roman" w:cs="Times New Roman"/>
              <w:color w:val="000000"/>
            </w:rPr>
            <w:t>[77,78]</w:t>
          </w:r>
        </w:sdtContent>
      </w:sdt>
      <w:r w:rsidR="00AD7F58" w:rsidRPr="00C9444E">
        <w:rPr>
          <w:rFonts w:ascii="Times New Roman" w:hAnsi="Times New Roman" w:cs="Times New Roman"/>
        </w:rPr>
        <w:t>.</w:t>
      </w:r>
      <w:r w:rsidR="00690173" w:rsidRPr="00C9444E">
        <w:rPr>
          <w:rFonts w:ascii="Times New Roman" w:hAnsi="Times New Roman" w:cs="Times New Roman"/>
        </w:rPr>
        <w:t xml:space="preserve"> </w:t>
      </w:r>
      <w:r w:rsidR="002C7FFD">
        <w:rPr>
          <w:rFonts w:ascii="Times New Roman" w:hAnsi="Times New Roman" w:cs="Times New Roman"/>
        </w:rPr>
        <w:t xml:space="preserve">While we have tried to ensure our parameters are in a biologically relevant range (utilizing values from literature whenever available), one limitation of this study is knowing whether these results are translatable to </w:t>
      </w:r>
      <w:r w:rsidR="00B27246">
        <w:rPr>
          <w:rFonts w:ascii="Times New Roman" w:hAnsi="Times New Roman" w:cs="Times New Roman"/>
        </w:rPr>
        <w:t>experimental cancer studies</w:t>
      </w:r>
      <w:r w:rsidR="002C7FFD">
        <w:rPr>
          <w:rFonts w:ascii="Times New Roman" w:hAnsi="Times New Roman" w:cs="Times New Roman"/>
        </w:rPr>
        <w:t xml:space="preserve">. </w:t>
      </w:r>
      <w:r w:rsidR="00D95DF5" w:rsidRPr="00C9444E">
        <w:rPr>
          <w:rFonts w:ascii="Times New Roman" w:hAnsi="Times New Roman" w:cs="Times New Roman"/>
        </w:rPr>
        <w:t>T</w:t>
      </w:r>
      <w:r w:rsidR="00D95DF5">
        <w:rPr>
          <w:rFonts w:ascii="Times New Roman" w:hAnsi="Times New Roman" w:cs="Times New Roman"/>
        </w:rPr>
        <w:t>herefore, t</w:t>
      </w:r>
      <w:r w:rsidR="00D95DF5" w:rsidRPr="00C9444E">
        <w:rPr>
          <w:rFonts w:ascii="Times New Roman" w:hAnsi="Times New Roman" w:cs="Times New Roman"/>
        </w:rPr>
        <w:t>he significance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95DF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95DF5" w:rsidRPr="00C9444E">
        <w:rPr>
          <w:rFonts w:ascii="Times New Roman" w:hAnsi="Times New Roman" w:cs="Times New Roman"/>
        </w:rPr>
        <w:t>/SNAIL feedback loop could be experimentally tested by reducing the antioxidant factor SOD2, inducing hypoxia, and treating the cells with NF</w:t>
      </w:r>
      <w:r w:rsidR="00D95DF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D95DF5" w:rsidRPr="00C9444E">
        <w:rPr>
          <w:rFonts w:ascii="Times New Roman" w:eastAsiaTheme="minorEastAsia" w:hAnsi="Times New Roman" w:cs="Times New Roman"/>
        </w:rPr>
        <w:t>.</w:t>
      </w:r>
      <w:r w:rsidR="00D95DF5">
        <w:rPr>
          <w:rFonts w:ascii="Times New Roman" w:eastAsiaTheme="minorEastAsia" w:hAnsi="Times New Roman" w:cs="Times New Roman"/>
        </w:rPr>
        <w:t xml:space="preserve"> Overal</w:t>
      </w:r>
      <w:r w:rsidR="00D128F7">
        <w:rPr>
          <w:rFonts w:ascii="Times New Roman" w:eastAsiaTheme="minorEastAsia" w:hAnsi="Times New Roman" w:cs="Times New Roman"/>
        </w:rPr>
        <w:t>l</w:t>
      </w:r>
      <w:r w:rsidR="00D95DF5">
        <w:rPr>
          <w:rFonts w:ascii="Times New Roman" w:eastAsiaTheme="minorEastAsia" w:hAnsi="Times New Roman" w:cs="Times New Roman"/>
        </w:rPr>
        <w:t xml:space="preserve">, </w:t>
      </w:r>
      <w:r w:rsidR="00D95DF5">
        <w:rPr>
          <w:rFonts w:ascii="Times New Roman" w:hAnsi="Times New Roman" w:cs="Times New Roman"/>
        </w:rPr>
        <w:t>t</w:t>
      </w:r>
      <w:r w:rsidR="003D29BC" w:rsidRPr="00C9444E">
        <w:rPr>
          <w:rFonts w:ascii="Times New Roman" w:hAnsi="Times New Roman" w:cs="Times New Roman"/>
        </w:rPr>
        <w:t xml:space="preserve">he importance of 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hypothesis by </w:t>
      </w:r>
      <w:proofErr w:type="spellStart"/>
      <w:r w:rsidR="00E57411" w:rsidRPr="00C9444E">
        <w:rPr>
          <w:rFonts w:ascii="Times New Roman" w:hAnsi="Times New Roman" w:cs="Times New Roman"/>
        </w:rPr>
        <w:t>Sciacovelli</w:t>
      </w:r>
      <w:proofErr w:type="spellEnd"/>
      <w:r w:rsidR="00E57411" w:rsidRPr="00C9444E">
        <w:rPr>
          <w:rFonts w:ascii="Times New Roman" w:hAnsi="Times New Roman" w:cs="Times New Roman"/>
        </w:rPr>
        <w:t xml:space="preserve"> and </w:t>
      </w:r>
      <w:proofErr w:type="spellStart"/>
      <w:r w:rsidR="00E57411" w:rsidRPr="00C9444E">
        <w:rPr>
          <w:rFonts w:ascii="Times New Roman" w:hAnsi="Times New Roman" w:cs="Times New Roman"/>
        </w:rPr>
        <w:t>Frezza</w:t>
      </w:r>
      <w:proofErr w:type="spellEnd"/>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r w:rsidR="00E46389" w:rsidRPr="00E46389">
            <w:rPr>
              <w:rFonts w:ascii="Times New Roman" w:eastAsia="Times New Roman" w:hAnsi="Times New Roman" w:cs="Times New Roman"/>
              <w:color w:val="000000"/>
            </w:rPr>
            <w:t>[43]</w:t>
          </w:r>
        </w:sdtContent>
      </w:sdt>
      <w:r w:rsidR="00E57411" w:rsidRPr="00C9444E">
        <w:rPr>
          <w:rFonts w:ascii="Times New Roman" w:hAnsi="Times New Roman" w:cs="Times New Roman"/>
        </w:rPr>
        <w:t xml:space="preserve">. </w:t>
      </w:r>
    </w:p>
    <w:p w14:paraId="00C34FF5" w14:textId="0628DC3E" w:rsidR="00C473A7" w:rsidRDefault="00C473A7" w:rsidP="00BB7620">
      <w:pPr>
        <w:pStyle w:val="BodyText"/>
        <w:spacing w:line="480" w:lineRule="auto"/>
        <w:ind w:firstLine="720"/>
        <w:rPr>
          <w:rFonts w:ascii="Times New Roman" w:hAnsi="Times New Roman" w:cs="Times New Roman"/>
        </w:rPr>
      </w:pPr>
      <w:r>
        <w:rPr>
          <w:rFonts w:ascii="Times New Roman" w:hAnsi="Times New Roman" w:cs="Times New Roman"/>
        </w:rPr>
        <w:t>U</w:t>
      </w:r>
      <w:r w:rsidRPr="00C9444E">
        <w:rPr>
          <w:rFonts w:ascii="Times New Roman" w:hAnsi="Times New Roman" w:cs="Times New Roman"/>
        </w:rPr>
        <w:t xml:space="preserve">nderstanding how the E/M-W/O </w:t>
      </w:r>
      <w:r w:rsidR="0028447E">
        <w:rPr>
          <w:rFonts w:ascii="Times New Roman" w:hAnsi="Times New Roman" w:cs="Times New Roman"/>
        </w:rPr>
        <w:t>state</w:t>
      </w:r>
      <w:r w:rsidRPr="00C9444E">
        <w:rPr>
          <w:rFonts w:ascii="Times New Roman" w:hAnsi="Times New Roman" w:cs="Times New Roman"/>
        </w:rPr>
        <w:t xml:space="preserve"> is stabilized by the crosstalk</w:t>
      </w:r>
      <w:r w:rsidR="003F75D1">
        <w:rPr>
          <w:rFonts w:ascii="Times New Roman" w:hAnsi="Times New Roman" w:cs="Times New Roman"/>
        </w:rPr>
        <w:t xml:space="preserve"> connecting</w:t>
      </w:r>
      <w:r w:rsidRPr="00C9444E">
        <w:rPr>
          <w:rFonts w:ascii="Times New Roman" w:hAnsi="Times New Roman" w:cs="Times New Roman"/>
        </w:rPr>
        <w:t xml:space="preserve"> EMT and metabolic reprogramming could be of vital importance to disrupt metastatic processes.</w:t>
      </w:r>
      <w:r>
        <w:rPr>
          <w:rFonts w:ascii="Times New Roman" w:hAnsi="Times New Roman" w:cs="Times New Roman"/>
        </w:rPr>
        <w:t xml:space="preserve"> Interestingly, the model we have proposed predicts EMT can drive metabolic reprogramming or vice versa, a question that remains unanswered </w:t>
      </w:r>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742979167"/>
          <w:placeholder>
            <w:docPart w:val="BD7300E90BC240B39310CD1C056D655E"/>
          </w:placeholder>
        </w:sdtPr>
        <w:sdtEndPr/>
        <w:sdtContent>
          <w:r w:rsidR="00E46389" w:rsidRPr="00E46389">
            <w:rPr>
              <w:rFonts w:ascii="Times New Roman" w:eastAsia="Times New Roman" w:hAnsi="Times New Roman" w:cs="Times New Roman"/>
              <w:color w:val="000000"/>
            </w:rPr>
            <w:t>[29,33–39,43–45]</w:t>
          </w:r>
        </w:sdtContent>
      </w:sdt>
      <w:r>
        <w:rPr>
          <w:rFonts w:ascii="Times New Roman" w:hAnsi="Times New Roman" w:cs="Times New Roman"/>
        </w:rPr>
        <w:t>. In both instances</w:t>
      </w:r>
      <w:r w:rsidR="00EB2B46">
        <w:rPr>
          <w:rFonts w:ascii="Times New Roman" w:hAnsi="Times New Roman" w:cs="Times New Roman"/>
        </w:rPr>
        <w:t>,</w:t>
      </w:r>
      <w:r>
        <w:rPr>
          <w:rFonts w:ascii="Times New Roman" w:hAnsi="Times New Roman" w:cs="Times New Roman"/>
        </w:rPr>
        <w:t xml:space="preserve"> the hybrid E/M and hybrid W/O </w:t>
      </w:r>
      <w:r w:rsidR="0028447E">
        <w:rPr>
          <w:rFonts w:ascii="Times New Roman" w:hAnsi="Times New Roman" w:cs="Times New Roman"/>
        </w:rPr>
        <w:t>states</w:t>
      </w:r>
      <w:r>
        <w:rPr>
          <w:rFonts w:ascii="Times New Roman" w:hAnsi="Times New Roman" w:cs="Times New Roman"/>
        </w:rPr>
        <w:t xml:space="preserve"> are coupled.</w:t>
      </w:r>
      <w:r w:rsidRPr="00C9444E">
        <w:rPr>
          <w:rFonts w:ascii="Times New Roman" w:hAnsi="Times New Roman" w:cs="Times New Roman"/>
        </w:rPr>
        <w:t xml:space="preserve"> </w:t>
      </w:r>
      <w:r>
        <w:rPr>
          <w:rFonts w:ascii="Times New Roman" w:hAnsi="Times New Roman" w:cs="Times New Roman"/>
        </w:rPr>
        <w:t>A recent study showed EMT may not always be correlated with the Warburg/OXPHOS metabolic axis, but when the two networks are coupled our model agrees with the identified experimental correlations between high glycolysis metabolism, high or low OXPHOS metabolism, and the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193265003"/>
          <w:placeholder>
            <w:docPart w:val="C018F2F145BC46B9BE3201FE4EED1A83"/>
          </w:placeholder>
        </w:sdtPr>
        <w:sdtEndPr/>
        <w:sdtContent>
          <w:r w:rsidR="00E46389" w:rsidRPr="00E46389">
            <w:rPr>
              <w:rFonts w:ascii="Times New Roman" w:eastAsia="Times New Roman" w:hAnsi="Times New Roman" w:cs="Times New Roman"/>
              <w:color w:val="000000"/>
            </w:rPr>
            <w:t>[69]</w:t>
          </w:r>
        </w:sdtContent>
      </w:sdt>
      <w:r>
        <w:rPr>
          <w:rFonts w:ascii="Times New Roman" w:hAnsi="Times New Roman" w:cs="Times New Roman"/>
        </w:rPr>
        <w:t>. Our model is consistent</w:t>
      </w:r>
      <w:r w:rsidR="003F75D1">
        <w:rPr>
          <w:rFonts w:ascii="Times New Roman" w:hAnsi="Times New Roman" w:cs="Times New Roman"/>
        </w:rPr>
        <w:t xml:space="preserve"> with these findings</w:t>
      </w:r>
      <w:r>
        <w:rPr>
          <w:rFonts w:ascii="Times New Roman" w:hAnsi="Times New Roman" w:cs="Times New Roman"/>
        </w:rPr>
        <w:t xml:space="preserve">, predicting the hybrid E/M state is coupled to high glycolysis/high OXPHOS (hybrid W/O state). Additionally, HIF-1 (a marker of glycolysis) is strongly associated with EMT while AMPK (a marker of OXPHOS) has a much weaker effect, suggesting the E/M state can be stabilized if HIF-1 (glycolysis) is upregulated, as we proposed above. Notably, in its current form, our model is unable to explain the </w:t>
      </w:r>
      <w:r w:rsidR="003F75D1">
        <w:rPr>
          <w:rFonts w:ascii="Times New Roman" w:hAnsi="Times New Roman" w:cs="Times New Roman"/>
        </w:rPr>
        <w:t xml:space="preserve">cases wherein </w:t>
      </w:r>
      <w:r>
        <w:rPr>
          <w:rFonts w:ascii="Times New Roman" w:hAnsi="Times New Roman" w:cs="Times New Roman"/>
        </w:rPr>
        <w:t xml:space="preserve">low glycolysis metabolism </w:t>
      </w:r>
      <w:r w:rsidR="003F75D1">
        <w:rPr>
          <w:rFonts w:ascii="Times New Roman" w:hAnsi="Times New Roman" w:cs="Times New Roman"/>
        </w:rPr>
        <w:t xml:space="preserve">is </w:t>
      </w:r>
      <w:r>
        <w:rPr>
          <w:rFonts w:ascii="Times New Roman" w:hAnsi="Times New Roman" w:cs="Times New Roman"/>
        </w:rPr>
        <w:t xml:space="preserve">correlated with EMT. However, extending the model </w:t>
      </w:r>
      <w:r w:rsidR="003F75D1">
        <w:rPr>
          <w:rFonts w:ascii="Times New Roman" w:hAnsi="Times New Roman" w:cs="Times New Roman"/>
        </w:rPr>
        <w:t>to explicitly include the</w:t>
      </w:r>
      <w:r>
        <w:rPr>
          <w:rFonts w:ascii="Times New Roman" w:hAnsi="Times New Roman" w:cs="Times New Roman"/>
        </w:rPr>
        <w:t xml:space="preserve"> coupling with glycolysis, glucose oxidation, and fatty acid oxidation metabolic pathways</w:t>
      </w:r>
      <w:sdt>
        <w:sdtPr>
          <w:rPr>
            <w:rFonts w:ascii="Times New Roman" w:hAnsi="Times New Roman" w:cs="Times New Roman"/>
          </w:rPr>
          <w:alias w:val="SmartCite Citation"/>
          <w:tag w:val="703cb261-b0c2-4f52-8c43-8dc408bf3954:4da3ff72-f9f0-4ae5-8ac0-9bd417dd8768+"/>
          <w:id w:val="-953322695"/>
          <w:placeholder>
            <w:docPart w:val="C018F2F145BC46B9BE3201FE4EED1A83"/>
          </w:placeholder>
        </w:sdtPr>
        <w:sdtEndPr/>
        <w:sdtContent>
          <w:r w:rsidR="00E46389" w:rsidRPr="00E46389">
            <w:rPr>
              <w:rFonts w:ascii="Times New Roman" w:eastAsia="Times New Roman" w:hAnsi="Times New Roman" w:cs="Times New Roman"/>
              <w:color w:val="000000"/>
            </w:rPr>
            <w:t>[79]</w:t>
          </w:r>
        </w:sdtContent>
      </w:sdt>
      <w:r>
        <w:rPr>
          <w:rFonts w:ascii="Times New Roman" w:hAnsi="Times New Roman" w:cs="Times New Roman"/>
        </w:rPr>
        <w:t xml:space="preserve"> may be able to explain the low glycolysis states of Ref.</w:t>
      </w:r>
      <w:r w:rsidR="00EB2B46">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693533276"/>
          <w:placeholder>
            <w:docPart w:val="C018F2F145BC46B9BE3201FE4EED1A83"/>
          </w:placeholder>
        </w:sdtPr>
        <w:sdtEndPr/>
        <w:sdtContent>
          <w:r w:rsidR="00E46389" w:rsidRPr="00E46389">
            <w:rPr>
              <w:rFonts w:ascii="Times New Roman" w:eastAsia="Times New Roman" w:hAnsi="Times New Roman" w:cs="Times New Roman"/>
              <w:color w:val="000000"/>
            </w:rPr>
            <w:t>[69]</w:t>
          </w:r>
        </w:sdtContent>
      </w:sdt>
      <w:r>
        <w:rPr>
          <w:rFonts w:ascii="Times New Roman" w:hAnsi="Times New Roman" w:cs="Times New Roman"/>
        </w:rPr>
        <w:t>.</w:t>
      </w:r>
    </w:p>
    <w:p w14:paraId="54C81B0D" w14:textId="6EC51687" w:rsidR="00C74F40" w:rsidRDefault="00116CF2" w:rsidP="00C74F40">
      <w:pPr>
        <w:pStyle w:val="BodyText"/>
        <w:spacing w:line="480" w:lineRule="auto"/>
        <w:rPr>
          <w:rFonts w:ascii="Times New Roman" w:hAnsi="Times New Roman" w:cs="Times New Roman"/>
        </w:rPr>
      </w:pPr>
      <w:r>
        <w:rPr>
          <w:rFonts w:ascii="Times New Roman" w:hAnsi="Times New Roman" w:cs="Times New Roman"/>
        </w:rPr>
        <w:tab/>
      </w:r>
      <w:r w:rsidR="005D7566">
        <w:rPr>
          <w:rFonts w:ascii="Times New Roman" w:hAnsi="Times New Roman" w:cs="Times New Roman"/>
        </w:rPr>
        <w:t xml:space="preserve">The overall goal of this project is to understand the entirety of cancer metastasis, including cell migration. Previous work has shown that cancer cells can transition from collective migration of E/M cells to migration via amoeboid cells </w:t>
      </w:r>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DefaultPlaceholder_-1854013440"/>
          </w:placeholder>
        </w:sdtPr>
        <w:sdtEndPr/>
        <w:sdtContent>
          <w:r w:rsidR="00E46389" w:rsidRPr="00E46389">
            <w:rPr>
              <w:rFonts w:ascii="Times New Roman" w:eastAsia="Times New Roman" w:hAnsi="Times New Roman" w:cs="Times New Roman"/>
              <w:color w:val="000000"/>
            </w:rPr>
            <w:t>[9,80]</w:t>
          </w:r>
        </w:sdtContent>
      </w:sdt>
      <w:r w:rsidR="005F0AB9">
        <w:rPr>
          <w:rFonts w:ascii="Times New Roman" w:hAnsi="Times New Roman" w:cs="Times New Roman"/>
        </w:rPr>
        <w:t>.</w:t>
      </w:r>
      <w:r w:rsidR="00AE6CCC">
        <w:rPr>
          <w:rFonts w:ascii="Times New Roman" w:hAnsi="Times New Roman" w:cs="Times New Roman"/>
        </w:rPr>
        <w:t xml:space="preserve"> Additionally, the generation of the amoeboid cells is partially due to interaction with the extracellular matrix and regulation by the RHO-ROCK signaling network </w:t>
      </w:r>
      <w:sdt>
        <w:sdtPr>
          <w:rPr>
            <w:rFonts w:ascii="Times New Roman" w:hAnsi="Times New Roman" w:cs="Times New Roman"/>
          </w:rPr>
          <w:alias w:val="SmartCite Citation"/>
          <w:tag w:val="703cb261-b0c2-4f52-8c43-8dc408bf3954:55996c08-da60-491d-9f52-b1552be76e25,703cb261-b0c2-4f52-8c43-8dc408bf3954:4d32180c-7576-4f36-ac83-b3dd7eaad4cb+"/>
          <w:id w:val="-1478526419"/>
          <w:placeholder>
            <w:docPart w:val="DefaultPlaceholder_-1854013440"/>
          </w:placeholder>
        </w:sdtPr>
        <w:sdtEndPr/>
        <w:sdtContent>
          <w:r w:rsidR="00E46389" w:rsidRPr="00E46389">
            <w:rPr>
              <w:rFonts w:ascii="Times New Roman" w:eastAsia="Times New Roman" w:hAnsi="Times New Roman" w:cs="Times New Roman"/>
              <w:color w:val="000000"/>
            </w:rPr>
            <w:t>[80,81]</w:t>
          </w:r>
        </w:sdtContent>
      </w:sdt>
      <w:r w:rsidR="00AE6CCC">
        <w:rPr>
          <w:rFonts w:ascii="Times New Roman" w:hAnsi="Times New Roman" w:cs="Times New Roman"/>
        </w:rPr>
        <w:t>.</w:t>
      </w:r>
      <w:r w:rsidR="005F0AB9">
        <w:rPr>
          <w:rFonts w:ascii="Times New Roman" w:hAnsi="Times New Roman" w:cs="Times New Roman"/>
        </w:rPr>
        <w:t xml:space="preserve"> A recent study showed that </w:t>
      </w:r>
      <w:r w:rsidR="00893DF9">
        <w:rPr>
          <w:rFonts w:ascii="Times New Roman" w:hAnsi="Times New Roman" w:cs="Times New Roman"/>
        </w:rPr>
        <w:t xml:space="preserve">AMPK </w:t>
      </w:r>
      <w:r w:rsidR="005F0AB9">
        <w:rPr>
          <w:rFonts w:ascii="Times New Roman" w:hAnsi="Times New Roman" w:cs="Times New Roman"/>
        </w:rPr>
        <w:t xml:space="preserve">can </w:t>
      </w:r>
      <w:r w:rsidR="00893DF9">
        <w:rPr>
          <w:rFonts w:ascii="Times New Roman" w:hAnsi="Times New Roman" w:cs="Times New Roman"/>
        </w:rPr>
        <w:t>suppress the metastatic potential of amoeboid cancer cells</w:t>
      </w:r>
      <w:r w:rsidR="005D7566">
        <w:rPr>
          <w:rFonts w:ascii="Times New Roman" w:hAnsi="Times New Roman" w:cs="Times New Roman"/>
        </w:rPr>
        <w:t xml:space="preserve"> </w:t>
      </w:r>
      <w:sdt>
        <w:sdtPr>
          <w:rPr>
            <w:rFonts w:ascii="Times New Roman" w:hAnsi="Times New Roman" w:cs="Times New Roman"/>
          </w:rPr>
          <w:alias w:val="SmartCite Citation"/>
          <w:tag w:val="703cb261-b0c2-4f52-8c43-8dc408bf3954:4d32180c-7576-4f36-ac83-b3dd7eaad4cb+"/>
          <w:id w:val="817926492"/>
          <w:placeholder>
            <w:docPart w:val="DefaultPlaceholder_-1854013440"/>
          </w:placeholder>
        </w:sdtPr>
        <w:sdtEndPr/>
        <w:sdtContent>
          <w:r w:rsidR="00E46389" w:rsidRPr="00E46389">
            <w:rPr>
              <w:rFonts w:ascii="Times New Roman" w:eastAsia="Times New Roman" w:hAnsi="Times New Roman" w:cs="Times New Roman"/>
              <w:color w:val="000000"/>
            </w:rPr>
            <w:t>[81]</w:t>
          </w:r>
        </w:sdtContent>
      </w:sdt>
      <w:r w:rsidR="00893DF9">
        <w:rPr>
          <w:rFonts w:ascii="Times New Roman" w:hAnsi="Times New Roman" w:cs="Times New Roman"/>
        </w:rPr>
        <w:t>.</w:t>
      </w:r>
      <w:r w:rsidR="005F0AB9">
        <w:rPr>
          <w:rFonts w:ascii="Times New Roman" w:hAnsi="Times New Roman" w:cs="Times New Roman"/>
        </w:rPr>
        <w:t xml:space="preserve"> Our work shows AMPK may not be critical to stabilizing the E/M-W/O state, suggesting that there is a </w:t>
      </w:r>
      <w:r w:rsidR="00AE6CCC">
        <w:rPr>
          <w:rFonts w:ascii="Times New Roman" w:hAnsi="Times New Roman" w:cs="Times New Roman"/>
        </w:rPr>
        <w:t>transition point in the AMPK/HIF-1 metabolic axis dependent on the dominant signaling network. Inclusion of RHO-ROCK signaling could provide a detailed understanding of cancer cell migration.</w:t>
      </w:r>
      <w:r w:rsidR="006A300D">
        <w:rPr>
          <w:rFonts w:ascii="Times New Roman" w:hAnsi="Times New Roman" w:cs="Times New Roman"/>
        </w:rPr>
        <w:t xml:space="preserve"> Further, this would confirm whether the weaker effect of AMPK</w:t>
      </w:r>
      <w:r w:rsidR="003D41C1">
        <w:rPr>
          <w:rFonts w:ascii="Times New Roman" w:hAnsi="Times New Roman" w:cs="Times New Roman"/>
        </w:rPr>
        <w:t>, compared to HIF-1,</w:t>
      </w:r>
      <w:r w:rsidR="006A300D">
        <w:rPr>
          <w:rFonts w:ascii="Times New Roman" w:hAnsi="Times New Roman" w:cs="Times New Roman"/>
        </w:rPr>
        <w:t xml:space="preserve"> in our current model is truly a topological effect, as expected. </w:t>
      </w:r>
    </w:p>
    <w:p w14:paraId="76C97237" w14:textId="6374EFA0" w:rsidR="008321D6" w:rsidRPr="000E0F73" w:rsidRDefault="00E334F8" w:rsidP="000E0F73">
      <w:pPr>
        <w:pStyle w:val="BodyText"/>
        <w:spacing w:line="480" w:lineRule="auto"/>
        <w:ind w:firstLine="720"/>
        <w:rPr>
          <w:rFonts w:ascii="Times New Roman" w:hAnsi="Times New Roman" w:cs="Times New Roman"/>
        </w:rPr>
      </w:pPr>
      <w:r>
        <w:rPr>
          <w:rFonts w:ascii="Times New Roman" w:hAnsi="Times New Roman" w:cs="Times New Roman"/>
        </w:rPr>
        <w:t>Th</w:t>
      </w:r>
      <w:r w:rsidR="00035E07">
        <w:rPr>
          <w:rFonts w:ascii="Times New Roman" w:hAnsi="Times New Roman" w:cs="Times New Roman"/>
        </w:rPr>
        <w:t>e</w:t>
      </w:r>
      <w:r w:rsidR="00235A5D" w:rsidRPr="00C9444E">
        <w:rPr>
          <w:rFonts w:ascii="Times New Roman" w:hAnsi="Times New Roman" w:cs="Times New Roman"/>
        </w:rPr>
        <w:t xml:space="preserve"> results</w:t>
      </w:r>
      <w:r w:rsidR="00035E07">
        <w:rPr>
          <w:rFonts w:ascii="Times New Roman" w:hAnsi="Times New Roman" w:cs="Times New Roman"/>
        </w:rPr>
        <w:t xml:space="preserve"> of our model</w:t>
      </w:r>
      <w:r w:rsidR="00235A5D" w:rsidRPr="00C9444E">
        <w:rPr>
          <w:rFonts w:ascii="Times New Roman" w:hAnsi="Times New Roman" w:cs="Times New Roman"/>
        </w:rPr>
        <w:t xml:space="preserve"> suggest </w:t>
      </w:r>
      <w:r w:rsidR="00306563"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00306563"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00306563"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00306563"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w:t>
      </w:r>
      <w:r w:rsidR="0028447E">
        <w:rPr>
          <w:rFonts w:ascii="Times New Roman" w:hAnsi="Times New Roman" w:cs="Times New Roman"/>
        </w:rPr>
        <w:t>state</w:t>
      </w:r>
      <w:r w:rsidR="005E5E8B" w:rsidRPr="00C9444E">
        <w:rPr>
          <w:rFonts w:ascii="Times New Roman" w:hAnsi="Times New Roman" w:cs="Times New Roman"/>
        </w:rPr>
        <w:t xml:space="preserve"> to </w:t>
      </w:r>
      <w:r w:rsidR="00306563" w:rsidRPr="00C9444E">
        <w:rPr>
          <w:rFonts w:ascii="Times New Roman" w:hAnsi="Times New Roman" w:cs="Times New Roman"/>
        </w:rPr>
        <w:t xml:space="preserve">be </w:t>
      </w:r>
      <w:r w:rsidR="005E5E8B" w:rsidRPr="00C9444E">
        <w:rPr>
          <w:rFonts w:ascii="Times New Roman" w:hAnsi="Times New Roman" w:cs="Times New Roman"/>
        </w:rPr>
        <w:t>stabilize</w:t>
      </w:r>
      <w:r w:rsidR="00306563" w:rsidRPr="00C9444E">
        <w:rPr>
          <w:rFonts w:ascii="Times New Roman" w:hAnsi="Times New Roman" w:cs="Times New Roman"/>
        </w:rPr>
        <w:t>d</w:t>
      </w:r>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xml:space="preserve">, the system </w:t>
      </w:r>
      <w:r w:rsidR="00D47D9E">
        <w:rPr>
          <w:rFonts w:ascii="Times New Roman" w:hAnsi="Times New Roman" w:cs="Times New Roman"/>
        </w:rPr>
        <w:t xml:space="preserve">follows a progression from </w:t>
      </w:r>
      <w:r w:rsidR="00AD7F58" w:rsidRPr="00C9444E">
        <w:rPr>
          <w:rFonts w:ascii="Times New Roman" w:hAnsi="Times New Roman" w:cs="Times New Roman"/>
        </w:rPr>
        <w:t>the E-O state</w:t>
      </w:r>
      <w:r w:rsidR="00B72C15" w:rsidRPr="00C9444E">
        <w:rPr>
          <w:rFonts w:ascii="Times New Roman" w:hAnsi="Times New Roman" w:cs="Times New Roman"/>
        </w:rPr>
        <w:t>,</w:t>
      </w:r>
      <w:r w:rsidR="00762CA1" w:rsidRPr="00C9444E">
        <w:rPr>
          <w:rFonts w:ascii="Times New Roman" w:hAnsi="Times New Roman" w:cs="Times New Roman"/>
        </w:rPr>
        <w:t xml:space="preserve"> undergo</w:t>
      </w:r>
      <w:r w:rsidR="00146711">
        <w:rPr>
          <w:rFonts w:ascii="Times New Roman" w:hAnsi="Times New Roman" w:cs="Times New Roman"/>
        </w:rPr>
        <w:t>es</w:t>
      </w:r>
      <w:r w:rsidR="00762CA1" w:rsidRPr="00C9444E">
        <w:rPr>
          <w:rFonts w:ascii="Times New Roman" w:hAnsi="Times New Roman" w:cs="Times New Roman"/>
        </w:rPr>
        <w:t xml:space="preserve"> metabolic reprogramming while maintaining epithelial characteristics (E-W/O coupled state)</w:t>
      </w:r>
      <w:r w:rsidR="00D47D9E">
        <w:rPr>
          <w:rFonts w:ascii="Times New Roman" w:hAnsi="Times New Roman" w:cs="Times New Roman"/>
        </w:rPr>
        <w:t>,</w:t>
      </w:r>
      <w:r w:rsidR="006B525A" w:rsidRPr="00C9444E">
        <w:rPr>
          <w:rFonts w:ascii="Times New Roman" w:hAnsi="Times New Roman" w:cs="Times New Roman"/>
        </w:rPr>
        <w:t xml:space="preserve"> begin</w:t>
      </w:r>
      <w:r w:rsidR="00146711">
        <w:rPr>
          <w:rFonts w:ascii="Times New Roman" w:hAnsi="Times New Roman" w:cs="Times New Roman"/>
        </w:rPr>
        <w:t>s</w:t>
      </w:r>
      <w:r w:rsidR="006B525A" w:rsidRPr="00C9444E">
        <w:rPr>
          <w:rFonts w:ascii="Times New Roman" w:hAnsi="Times New Roman" w:cs="Times New Roman"/>
        </w:rPr>
        <w:t xml:space="preserve"> EMT and stabilize</w:t>
      </w:r>
      <w:r w:rsidR="00146711">
        <w:rPr>
          <w:rFonts w:ascii="Times New Roman" w:hAnsi="Times New Roman" w:cs="Times New Roman"/>
        </w:rPr>
        <w:t>s</w:t>
      </w:r>
      <w:r w:rsidR="006B525A" w:rsidRPr="00C9444E">
        <w:rPr>
          <w:rFonts w:ascii="Times New Roman" w:hAnsi="Times New Roman" w:cs="Times New Roman"/>
        </w:rPr>
        <w:t xml:space="preserve"> in the E/M-W/O state</w:t>
      </w:r>
      <w:r w:rsidR="00347691">
        <w:rPr>
          <w:rFonts w:ascii="Times New Roman" w:hAnsi="Times New Roman" w:cs="Times New Roman"/>
        </w:rPr>
        <w:t xml:space="preserve">. </w:t>
      </w:r>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is </w:t>
      </w:r>
      <w:r w:rsidR="0046483A" w:rsidRPr="00C9444E">
        <w:rPr>
          <w:rFonts w:ascii="Times New Roman" w:hAnsi="Times New Roman" w:cs="Times New Roman"/>
        </w:rPr>
        <w:t xml:space="preserve">increased </w:t>
      </w:r>
      <w:r w:rsidR="007B1EFE" w:rsidRPr="00C9444E">
        <w:rPr>
          <w:rFonts w:ascii="Times New Roman" w:hAnsi="Times New Roman" w:cs="Times New Roman"/>
        </w:rPr>
        <w:t xml:space="preserve">by </w:t>
      </w:r>
      <w:r w:rsidR="00BF2B0A">
        <w:rPr>
          <w:rFonts w:ascii="Times New Roman" w:hAnsi="Times New Roman" w:cs="Times New Roman"/>
        </w:rPr>
        <w:t>EMT-metabolism</w:t>
      </w:r>
      <w:r w:rsidR="00BF2B0A" w:rsidRPr="00C9444E">
        <w:rPr>
          <w:rFonts w:ascii="Times New Roman" w:hAnsi="Times New Roman" w:cs="Times New Roman"/>
        </w:rPr>
        <w:t xml:space="preserve"> </w:t>
      </w:r>
      <w:r w:rsidR="007B1EFE" w:rsidRPr="00C9444E">
        <w:rPr>
          <w:rFonts w:ascii="Times New Roman" w:hAnsi="Times New Roman" w:cs="Times New Roman"/>
        </w:rPr>
        <w:t>crosstalk regardless of phenotypic availability (i.e., whether the initial system is fully E/M-W/O or only E-O, E-W, M-O, and M-W)</w:t>
      </w:r>
      <w:r w:rsidR="003707D8" w:rsidRPr="00C9444E">
        <w:rPr>
          <w:rFonts w:ascii="Times New Roman" w:hAnsi="Times New Roman" w:cs="Times New Roman"/>
        </w:rPr>
        <w:t xml:space="preserve">. </w:t>
      </w:r>
      <w:r w:rsidR="00BF2B0A">
        <w:rPr>
          <w:rFonts w:ascii="Times New Roman" w:hAnsi="Times New Roman" w:cs="Times New Roman"/>
        </w:rPr>
        <w:t>Therefore, our current model provides an explanation for</w:t>
      </w:r>
      <w:r w:rsidR="00034A1D">
        <w:rPr>
          <w:rFonts w:ascii="Times New Roman" w:hAnsi="Times New Roman" w:cs="Times New Roman"/>
        </w:rPr>
        <w:t xml:space="preserve"> the mutual activation of</w:t>
      </w:r>
      <w:r w:rsidR="00BF2B0A">
        <w:rPr>
          <w:rFonts w:ascii="Times New Roman" w:hAnsi="Times New Roman" w:cs="Times New Roman"/>
        </w:rPr>
        <w:t xml:space="preserve"> metabolic reprogramming </w:t>
      </w:r>
      <w:r w:rsidR="00034A1D">
        <w:rPr>
          <w:rFonts w:ascii="Times New Roman" w:hAnsi="Times New Roman" w:cs="Times New Roman"/>
        </w:rPr>
        <w:t xml:space="preserve">and </w:t>
      </w:r>
      <w:r w:rsidR="00BF2B0A">
        <w:rPr>
          <w:rFonts w:ascii="Times New Roman" w:hAnsi="Times New Roman" w:cs="Times New Roman"/>
        </w:rPr>
        <w:t>EMT</w:t>
      </w:r>
      <w:r w:rsidR="00034A1D">
        <w:rPr>
          <w:rFonts w:ascii="Times New Roman" w:hAnsi="Times New Roman" w:cs="Times New Roman"/>
        </w:rPr>
        <w:t>, depending on the initiating signal</w:t>
      </w:r>
      <w:r w:rsidR="00BF2B0A">
        <w:rPr>
          <w:rFonts w:ascii="Times New Roman" w:hAnsi="Times New Roman" w:cs="Times New Roman"/>
        </w:rPr>
        <w:t xml:space="preserve">. </w:t>
      </w:r>
    </w:p>
    <w:p w14:paraId="7B2173C3" w14:textId="5188B989" w:rsidR="00D930A1" w:rsidRPr="00C9444E" w:rsidRDefault="00D930A1" w:rsidP="00126BB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 xml:space="preserve">mutual activation of the epithelial-mesenchymal transition and metabolic reprogramming stabilizes a highly aggressive E/M-W/O </w:t>
      </w:r>
      <w:r w:rsidR="0028447E">
        <w:rPr>
          <w:rFonts w:ascii="Times New Roman" w:hAnsi="Times New Roman" w:cs="Times New Roman"/>
        </w:rPr>
        <w:t>state</w:t>
      </w:r>
      <w:r w:rsidR="00C33C75" w:rsidRPr="00C9444E">
        <w:rPr>
          <w:rFonts w:ascii="Times New Roman" w:hAnsi="Times New Roman" w:cs="Times New Roman"/>
        </w:rPr>
        <w:t xml:space="preserve"> which may be critical to 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 xml:space="preserve">s a key subset of </w:t>
      </w:r>
      <w:r w:rsidR="003E5A55">
        <w:rPr>
          <w:rFonts w:ascii="Times New Roman" w:hAnsi="Times New Roman" w:cs="Times New Roman"/>
        </w:rPr>
        <w:t xml:space="preserve">the </w:t>
      </w:r>
      <w:r w:rsidR="00FF36DD" w:rsidRPr="00C9444E">
        <w:rPr>
          <w:rFonts w:ascii="Times New Roman" w:hAnsi="Times New Roman" w:cs="Times New Roman"/>
        </w:rPr>
        <w:t>crosstalk</w:t>
      </w:r>
      <w:r w:rsidR="00384287" w:rsidRPr="00C9444E">
        <w:rPr>
          <w:rFonts w:ascii="Times New Roman" w:hAnsi="Times New Roman" w:cs="Times New Roman"/>
        </w:rPr>
        <w:t xml:space="preserve">. When these </w:t>
      </w:r>
      <w:proofErr w:type="spellStart"/>
      <w:r w:rsidR="00384287" w:rsidRPr="00C9444E">
        <w:rPr>
          <w:rFonts w:ascii="Times New Roman" w:hAnsi="Times New Roman" w:cs="Times New Roman"/>
        </w:rPr>
        <w:t>crosstalks</w:t>
      </w:r>
      <w:proofErr w:type="spellEnd"/>
      <w:r w:rsidR="00384287" w:rsidRPr="00C9444E">
        <w:rPr>
          <w:rFonts w:ascii="Times New Roman" w:hAnsi="Times New Roman" w:cs="Times New Roman"/>
        </w:rPr>
        <w:t xml:space="preserve"> are active, our </w:t>
      </w:r>
      <w:r w:rsidR="00F741B1">
        <w:rPr>
          <w:rFonts w:ascii="Times New Roman" w:hAnsi="Times New Roman" w:cs="Times New Roman"/>
        </w:rPr>
        <w:t xml:space="preserve">current </w:t>
      </w:r>
      <w:r w:rsidR="00384287" w:rsidRPr="00C9444E">
        <w:rPr>
          <w:rFonts w:ascii="Times New Roman" w:hAnsi="Times New Roman" w:cs="Times New Roman"/>
        </w:rPr>
        <w:t>model suggests metabolic reprogramming drives EMT</w:t>
      </w:r>
      <w:r w:rsidR="00F741B1">
        <w:rPr>
          <w:rFonts w:ascii="Times New Roman" w:hAnsi="Times New Roman" w:cs="Times New Roman"/>
        </w:rPr>
        <w:t xml:space="preserve">. </w:t>
      </w:r>
      <w:r w:rsidR="00034A1D">
        <w:rPr>
          <w:rFonts w:ascii="Times New Roman" w:hAnsi="Times New Roman" w:cs="Times New Roman"/>
        </w:rPr>
        <w:t>However, our model is also consistent with previous work that suggests EMT</w:t>
      </w:r>
      <w:r w:rsidR="00384287" w:rsidRPr="00C9444E">
        <w:rPr>
          <w:rFonts w:ascii="Times New Roman" w:hAnsi="Times New Roman" w:cs="Times New Roman"/>
        </w:rPr>
        <w:t xml:space="preserve"> can drive metabolic reprogramming</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02ebee00-145e-415f-9cd5-037c96ab89f6,703cb261-b0c2-4f52-8c43-8dc408bf3954:d82cc108-0438-4a1a-85d9-955812458332,703cb261-b0c2-4f52-8c43-8dc408bf3954:fcb7383a-2ae0-41f2-bd96-981141d24486+"/>
          <w:id w:val="-1333980347"/>
          <w:placeholder>
            <w:docPart w:val="DefaultPlaceholder_-1854013440"/>
          </w:placeholder>
        </w:sdtPr>
        <w:sdtEndPr/>
        <w:sdtContent>
          <w:r w:rsidR="00E46389" w:rsidRPr="00E46389">
            <w:rPr>
              <w:rFonts w:ascii="Times New Roman" w:eastAsia="Times New Roman" w:hAnsi="Times New Roman" w:cs="Times New Roman"/>
              <w:color w:val="000000"/>
            </w:rPr>
            <w:t>[29,82,83]</w:t>
          </w:r>
        </w:sdtContent>
      </w:sdt>
      <w:r w:rsidR="00384287" w:rsidRPr="00C9444E">
        <w:rPr>
          <w:rFonts w:ascii="Times New Roman" w:hAnsi="Times New Roman" w:cs="Times New Roman"/>
        </w:rPr>
        <w:t>.</w:t>
      </w:r>
      <w:r w:rsidR="00A93A17" w:rsidRPr="00C9444E">
        <w:rPr>
          <w:rFonts w:ascii="Times New Roman" w:hAnsi="Times New Roman" w:cs="Times New Roman"/>
        </w:rPr>
        <w:t xml:space="preserve"> </w:t>
      </w:r>
      <w:r w:rsidR="00126BB2">
        <w:rPr>
          <w:rFonts w:ascii="Times New Roman" w:hAnsi="Times New Roman" w:cs="Times New Roman"/>
        </w:rPr>
        <w:t>As we’ve noted, studying these networks in isolation is just the first step in understanding how metastasis is driven by these networks, and</w:t>
      </w:r>
      <w:r w:rsidR="00DF6D8A">
        <w:rPr>
          <w:rFonts w:ascii="Times New Roman" w:hAnsi="Times New Roman" w:cs="Times New Roman"/>
        </w:rPr>
        <w:t xml:space="preserve"> incorporating additional networks will be necessary to fully answer this question.</w:t>
      </w:r>
      <w:r w:rsidR="00126BB2">
        <w:rPr>
          <w:rFonts w:ascii="Times New Roman" w:hAnsi="Times New Roman" w:cs="Times New Roman"/>
        </w:rPr>
        <w:t xml:space="preserve"> For instance, p</w:t>
      </w:r>
      <w:r w:rsidR="00F741B1">
        <w:rPr>
          <w:rFonts w:ascii="Times New Roman" w:hAnsi="Times New Roman" w:cs="Times New Roman"/>
        </w:rPr>
        <w:t xml:space="preserve">revious studies coupling EMT, stemness, and Notch </w:t>
      </w:r>
      <w:r w:rsidR="00126BB2">
        <w:rPr>
          <w:rFonts w:ascii="Times New Roman" w:hAnsi="Times New Roman" w:cs="Times New Roman"/>
        </w:rPr>
        <w:t>signaling</w:t>
      </w:r>
      <w:r w:rsidR="00F741B1">
        <w:rPr>
          <w:rFonts w:ascii="Times New Roman" w:hAnsi="Times New Roman" w:cs="Times New Roman"/>
        </w:rPr>
        <w:t xml:space="preserve"> have</w:t>
      </w:r>
      <w:r w:rsidR="00A364FB" w:rsidRPr="00C9444E">
        <w:rPr>
          <w:rFonts w:ascii="Times New Roman" w:hAnsi="Times New Roman" w:cs="Times New Roman"/>
        </w:rPr>
        <w:t xml:space="preserve">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r w:rsidR="00E46389" w:rsidRPr="00E46389">
            <w:rPr>
              <w:rFonts w:ascii="Times New Roman" w:eastAsia="Times New Roman" w:hAnsi="Times New Roman" w:cs="Times New Roman"/>
              <w:color w:val="000000"/>
            </w:rPr>
            <w:t>[84–86]</w:t>
          </w:r>
        </w:sdtContent>
      </w:sdt>
      <w:r w:rsidR="00A364FB" w:rsidRPr="00C9444E">
        <w:rPr>
          <w:rFonts w:ascii="Times New Roman" w:hAnsi="Times New Roman" w:cs="Times New Roman"/>
        </w:rPr>
        <w:t>.</w:t>
      </w:r>
      <w:r w:rsidR="0043678A" w:rsidRPr="00C9444E">
        <w:rPr>
          <w:rFonts w:ascii="Times New Roman" w:hAnsi="Times New Roman" w:cs="Times New Roman"/>
        </w:rPr>
        <w:t xml:space="preserve"> However, these couplings </w:t>
      </w:r>
      <w:r w:rsidR="004F3509" w:rsidRPr="00C9444E">
        <w:rPr>
          <w:rFonts w:ascii="Times New Roman" w:hAnsi="Times New Roman" w:cs="Times New Roman"/>
        </w:rPr>
        <w:t>also resulted in unexpected behaviors such as the co-localization of hybrid E/M cells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r w:rsidR="00E46389" w:rsidRPr="00E46389">
            <w:rPr>
              <w:rFonts w:ascii="Times New Roman" w:eastAsia="Times New Roman" w:hAnsi="Times New Roman" w:cs="Times New Roman"/>
              <w:color w:val="000000"/>
            </w:rPr>
            <w:t>[84]</w:t>
          </w:r>
        </w:sdtContent>
      </w:sdt>
      <w:r w:rsidR="004F3509" w:rsidRPr="00C9444E">
        <w:rPr>
          <w:rFonts w:ascii="Times New Roman" w:hAnsi="Times New Roman" w:cs="Times New Roman"/>
        </w:rPr>
        <w:t xml:space="preserve"> and a stemness window that was tunable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r w:rsidR="00E46389" w:rsidRPr="00E46389">
            <w:rPr>
              <w:rFonts w:ascii="Times New Roman" w:eastAsia="Times New Roman" w:hAnsi="Times New Roman" w:cs="Times New Roman"/>
              <w:color w:val="000000"/>
            </w:rPr>
            <w:t>[85]</w:t>
          </w:r>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 xml:space="preserve">multiple networks and </w:t>
      </w:r>
      <w:proofErr w:type="spellStart"/>
      <w:r w:rsidR="00F17A2A" w:rsidRPr="00C9444E">
        <w:rPr>
          <w:rFonts w:ascii="Times New Roman" w:hAnsi="Times New Roman" w:cs="Times New Roman"/>
        </w:rPr>
        <w:t>crosstalks</w:t>
      </w:r>
      <w:proofErr w:type="spellEnd"/>
      <w:r w:rsidR="00F17A2A" w:rsidRPr="00C9444E">
        <w:rPr>
          <w:rFonts w:ascii="Times New Roman" w:hAnsi="Times New Roman" w:cs="Times New Roman"/>
        </w:rPr>
        <w:t xml:space="preserve"> should be studied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w:t>
      </w:r>
      <w:r w:rsidR="00454948" w:rsidRPr="00C9444E">
        <w:rPr>
          <w:rFonts w:ascii="Times New Roman" w:hAnsi="Times New Roman" w:cs="Times New Roman"/>
        </w:rPr>
        <w:t>suppressor</w:t>
      </w:r>
      <w:r w:rsidR="00E50602" w:rsidRPr="00C9444E">
        <w:rPr>
          <w:rFonts w:ascii="Times New Roman" w:hAnsi="Times New Roman" w:cs="Times New Roman"/>
        </w:rPr>
        <w:t xml:space="preserve"> PD-L1</w:t>
      </w:r>
      <w:r w:rsidR="004541A8" w:rsidRPr="00C9444E">
        <w:rPr>
          <w:rFonts w:ascii="Times New Roman" w:hAnsi="Times New Roman" w:cs="Times New Roman"/>
        </w:rPr>
        <w:t xml:space="preserve"> (Fig. </w:t>
      </w:r>
      <w:r w:rsidR="00A71C20">
        <w:rPr>
          <w:rFonts w:ascii="Times New Roman" w:hAnsi="Times New Roman" w:cs="Times New Roman"/>
        </w:rPr>
        <w:t>S</w:t>
      </w:r>
      <w:r w:rsidR="00FF2949">
        <w:rPr>
          <w:rFonts w:ascii="Times New Roman" w:hAnsi="Times New Roman" w:cs="Times New Roman"/>
        </w:rPr>
        <w:t>28</w:t>
      </w:r>
      <w:r w:rsidR="004541A8" w:rsidRPr="00C9444E">
        <w:rPr>
          <w:rFonts w:ascii="Times New Roman" w:hAnsi="Times New Roman" w:cs="Times New Roman"/>
        </w:rPr>
        <w:t>)</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r w:rsidR="00C87BEB">
        <w:rPr>
          <w:rFonts w:ascii="Times New Roman" w:hAnsi="Times New Roman" w:cs="Times New Roman"/>
        </w:rPr>
        <w:t xml:space="preserve">therapy resistance, increased metastatic potential, increased invasiveness, hybrid metabolism phenotypes, </w:t>
      </w:r>
      <w:r w:rsidR="00CB1A5F" w:rsidRPr="00C9444E">
        <w:rPr>
          <w:rFonts w:ascii="Times New Roman" w:hAnsi="Times New Roman" w:cs="Times New Roman"/>
        </w:rPr>
        <w:t xml:space="preserve">immune-evasive properties, and stem-like properties </w:t>
      </w:r>
      <w:r w:rsidR="0001047D">
        <w:rPr>
          <w:rFonts w:ascii="Times New Roman" w:hAnsi="Times New Roman" w:cs="Times New Roman"/>
        </w:rPr>
        <w:t>to</w:t>
      </w:r>
      <w:r w:rsidR="00CB1A5F" w:rsidRPr="00C9444E">
        <w:rPr>
          <w:rFonts w:ascii="Times New Roman" w:hAnsi="Times New Roman" w:cs="Times New Roman"/>
        </w:rPr>
        <w:t xml:space="preserve"> be correlated and</w:t>
      </w:r>
      <w:r w:rsidR="00B36F91" w:rsidRPr="00C9444E">
        <w:rPr>
          <w:rFonts w:ascii="Times New Roman" w:hAnsi="Times New Roman" w:cs="Times New Roman"/>
        </w:rPr>
        <w:t xml:space="preserve"> key regulators </w:t>
      </w:r>
      <w:r w:rsidR="00262C38">
        <w:rPr>
          <w:rFonts w:ascii="Times New Roman" w:hAnsi="Times New Roman" w:cs="Times New Roman"/>
        </w:rPr>
        <w:t>c</w:t>
      </w:r>
      <w:r w:rsidR="00B36F91" w:rsidRPr="00C9444E">
        <w:rPr>
          <w:rFonts w:ascii="Times New Roman" w:hAnsi="Times New Roman" w:cs="Times New Roman"/>
        </w:rPr>
        <w:t>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39" w:name="acknowledgements"/>
      <w:r w:rsidRPr="00C9444E">
        <w:rPr>
          <w:rFonts w:ascii="Times New Roman" w:hAnsi="Times New Roman" w:cs="Times New Roman"/>
          <w:b/>
          <w:bCs/>
          <w:sz w:val="28"/>
          <w:szCs w:val="28"/>
        </w:rPr>
        <w:t>Acknowledgements</w:t>
      </w:r>
      <w:bookmarkEnd w:id="39"/>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was supported by National Science Foundation by </w:t>
      </w:r>
      <w:commentRangeStart w:id="40"/>
      <w:r w:rsidRPr="00C9444E">
        <w:rPr>
          <w:rFonts w:ascii="Times New Roman" w:hAnsi="Times New Roman" w:cs="Times New Roman"/>
          <w:color w:val="000000" w:themeColor="text1"/>
        </w:rPr>
        <w:t>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commentRangeEnd w:id="40"/>
      <w:r w:rsidR="00BB6820">
        <w:rPr>
          <w:rStyle w:val="CommentReference"/>
        </w:rPr>
        <w:commentReference w:id="40"/>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quot;language&quot;:&quot;en-US&quot;}"/>
        <w:id w:val="-982688757"/>
        <w:placeholder>
          <w:docPart w:val="DefaultPlaceholder_-1854013440"/>
        </w:placeholder>
      </w:sdtPr>
      <w:sdtEndPr/>
      <w:sdtContent>
        <w:p w14:paraId="05EF8608" w14:textId="77777777" w:rsidR="00E46389" w:rsidRPr="00E46389" w:rsidRDefault="00E46389">
          <w:pPr>
            <w:divId w:val="349062609"/>
            <w:rPr>
              <w:rFonts w:ascii="Times New Roman" w:eastAsia="Times New Roman" w:hAnsi="Times New Roman" w:cs="Times New Roman"/>
              <w:color w:val="000000"/>
            </w:rPr>
          </w:pPr>
        </w:p>
        <w:p w14:paraId="50F59DE6" w14:textId="77777777" w:rsidR="00E46389" w:rsidRPr="00E46389" w:rsidRDefault="00E46389">
          <w:pPr>
            <w:pStyle w:val="csl-entry"/>
            <w:divId w:val="349062609"/>
            <w:rPr>
              <w:color w:val="000000"/>
            </w:rPr>
          </w:pPr>
          <w:r w:rsidRPr="00E46389">
            <w:rPr>
              <w:color w:val="000000"/>
            </w:rPr>
            <w:t xml:space="preserve">1. Hanahan D. Hallmarks of Cancer: New Dimensions. Cancer </w:t>
          </w:r>
          <w:proofErr w:type="spellStart"/>
          <w:r w:rsidRPr="00E46389">
            <w:rPr>
              <w:color w:val="000000"/>
            </w:rPr>
            <w:t>Discov</w:t>
          </w:r>
          <w:proofErr w:type="spellEnd"/>
          <w:r w:rsidRPr="00E46389">
            <w:rPr>
              <w:color w:val="000000"/>
            </w:rPr>
            <w:t>. 2022;12(1):31–46.</w:t>
          </w:r>
        </w:p>
        <w:p w14:paraId="79B754D9" w14:textId="77777777" w:rsidR="00E46389" w:rsidRPr="00E46389" w:rsidRDefault="00E46389">
          <w:pPr>
            <w:pStyle w:val="csl-entry"/>
            <w:divId w:val="349062609"/>
            <w:rPr>
              <w:color w:val="000000"/>
            </w:rPr>
          </w:pPr>
          <w:r w:rsidRPr="00E46389">
            <w:rPr>
              <w:color w:val="000000"/>
            </w:rPr>
            <w:t xml:space="preserve">2. </w:t>
          </w:r>
          <w:proofErr w:type="spellStart"/>
          <w:r w:rsidRPr="00E46389">
            <w:rPr>
              <w:color w:val="000000"/>
            </w:rPr>
            <w:t>Kalluri</w:t>
          </w:r>
          <w:proofErr w:type="spellEnd"/>
          <w:r w:rsidRPr="00E46389">
            <w:rPr>
              <w:color w:val="000000"/>
            </w:rPr>
            <w:t xml:space="preserve"> R. EMT: When epithelial cells decide to become mesenchymal-like cells. J Clin Invest. 2009;119(6):1417–9.</w:t>
          </w:r>
        </w:p>
        <w:p w14:paraId="093EEFF0" w14:textId="77777777" w:rsidR="00E46389" w:rsidRPr="00E46389" w:rsidRDefault="00E46389">
          <w:pPr>
            <w:pStyle w:val="csl-entry"/>
            <w:divId w:val="349062609"/>
            <w:rPr>
              <w:color w:val="000000"/>
            </w:rPr>
          </w:pPr>
          <w:r w:rsidRPr="00E46389">
            <w:rPr>
              <w:color w:val="000000"/>
            </w:rPr>
            <w:t xml:space="preserve">3. Hay ED. The mesenchymal cell, its role in the embryo, and the remarkable signaling mechanisms that create it. Dev </w:t>
          </w:r>
          <w:proofErr w:type="spellStart"/>
          <w:r w:rsidRPr="00E46389">
            <w:rPr>
              <w:color w:val="000000"/>
            </w:rPr>
            <w:t>Dynam</w:t>
          </w:r>
          <w:proofErr w:type="spellEnd"/>
          <w:r w:rsidRPr="00E46389">
            <w:rPr>
              <w:color w:val="000000"/>
            </w:rPr>
            <w:t>. 2005;233(3):706–20.</w:t>
          </w:r>
        </w:p>
        <w:p w14:paraId="4E877B44" w14:textId="77777777" w:rsidR="00E46389" w:rsidRPr="00E46389" w:rsidRDefault="00E46389">
          <w:pPr>
            <w:pStyle w:val="csl-entry"/>
            <w:divId w:val="349062609"/>
            <w:rPr>
              <w:color w:val="000000"/>
            </w:rPr>
          </w:pPr>
          <w:r w:rsidRPr="00E46389">
            <w:rPr>
              <w:color w:val="000000"/>
            </w:rPr>
            <w:t xml:space="preserve">4. </w:t>
          </w:r>
          <w:proofErr w:type="spellStart"/>
          <w:r w:rsidRPr="00E46389">
            <w:rPr>
              <w:color w:val="000000"/>
            </w:rPr>
            <w:t>Pietilä</w:t>
          </w:r>
          <w:proofErr w:type="spellEnd"/>
          <w:r w:rsidRPr="00E46389">
            <w:rPr>
              <w:color w:val="000000"/>
            </w:rPr>
            <w:t xml:space="preserve"> M, </w:t>
          </w:r>
          <w:proofErr w:type="spellStart"/>
          <w:r w:rsidRPr="00E46389">
            <w:rPr>
              <w:color w:val="000000"/>
            </w:rPr>
            <w:t>Ivaska</w:t>
          </w:r>
          <w:proofErr w:type="spellEnd"/>
          <w:r w:rsidRPr="00E46389">
            <w:rPr>
              <w:color w:val="000000"/>
            </w:rPr>
            <w:t xml:space="preserve"> J, Mani SA. Whom to blame for metastasis, the epithelial–mesenchymal transition or the tumor microenvironment? Cancer Lett. 2016;380(1):359–68.</w:t>
          </w:r>
        </w:p>
        <w:p w14:paraId="3E90B892" w14:textId="77777777" w:rsidR="00E46389" w:rsidRPr="00E46389" w:rsidRDefault="00E46389">
          <w:pPr>
            <w:pStyle w:val="csl-entry"/>
            <w:divId w:val="349062609"/>
            <w:rPr>
              <w:color w:val="000000"/>
            </w:rPr>
          </w:pPr>
          <w:r w:rsidRPr="00E46389">
            <w:rPr>
              <w:color w:val="000000"/>
            </w:rPr>
            <w:t xml:space="preserve">5. Talbot LJ, Bhattacharya SD, </w:t>
          </w:r>
          <w:proofErr w:type="spellStart"/>
          <w:r w:rsidRPr="00E46389">
            <w:rPr>
              <w:color w:val="000000"/>
            </w:rPr>
            <w:t>Kuo</w:t>
          </w:r>
          <w:proofErr w:type="spellEnd"/>
          <w:r w:rsidRPr="00E46389">
            <w:rPr>
              <w:color w:val="000000"/>
            </w:rPr>
            <w:t xml:space="preserve"> PC. Epithelial-mesenchymal transition, the tumor microenvironment, and metastatic behavior of epithelial malignancies. Int J </w:t>
          </w:r>
          <w:proofErr w:type="spellStart"/>
          <w:r w:rsidRPr="00E46389">
            <w:rPr>
              <w:color w:val="000000"/>
            </w:rPr>
            <w:t>Biochem</w:t>
          </w:r>
          <w:proofErr w:type="spellEnd"/>
          <w:r w:rsidRPr="00E46389">
            <w:rPr>
              <w:color w:val="000000"/>
            </w:rPr>
            <w:t xml:space="preserve"> Mol Biol. 2012 May 18;3(2):117–36.</w:t>
          </w:r>
        </w:p>
        <w:p w14:paraId="51057CD9" w14:textId="77777777" w:rsidR="00E46389" w:rsidRPr="00E46389" w:rsidRDefault="00E46389">
          <w:pPr>
            <w:pStyle w:val="csl-entry"/>
            <w:divId w:val="349062609"/>
            <w:rPr>
              <w:color w:val="000000"/>
            </w:rPr>
          </w:pPr>
          <w:r w:rsidRPr="00E46389">
            <w:rPr>
              <w:color w:val="000000"/>
            </w:rPr>
            <w:t xml:space="preserve">6. Cho ES, Kang HE, Kim NH, </w:t>
          </w:r>
          <w:proofErr w:type="spellStart"/>
          <w:r w:rsidRPr="00E46389">
            <w:rPr>
              <w:color w:val="000000"/>
            </w:rPr>
            <w:t>Yook</w:t>
          </w:r>
          <w:proofErr w:type="spellEnd"/>
          <w:r w:rsidRPr="00E46389">
            <w:rPr>
              <w:color w:val="000000"/>
            </w:rPr>
            <w:t xml:space="preserve"> JI. Therapeutic implications of cancer epithelial-mesenchymal transition (EMT). Arch Pharm Res. 2019;42(1):14–24.</w:t>
          </w:r>
        </w:p>
        <w:p w14:paraId="5A93796E" w14:textId="77777777" w:rsidR="00E46389" w:rsidRPr="00E46389" w:rsidRDefault="00E46389">
          <w:pPr>
            <w:pStyle w:val="csl-entry"/>
            <w:divId w:val="349062609"/>
            <w:rPr>
              <w:color w:val="000000"/>
            </w:rPr>
          </w:pPr>
          <w:r w:rsidRPr="00E46389">
            <w:rPr>
              <w:color w:val="000000"/>
            </w:rPr>
            <w:t xml:space="preserve">7. Lu M, Jolly MK, Levine H, </w:t>
          </w:r>
          <w:proofErr w:type="spellStart"/>
          <w:r w:rsidRPr="00E46389">
            <w:rPr>
              <w:color w:val="000000"/>
            </w:rPr>
            <w:t>Onuchic</w:t>
          </w:r>
          <w:proofErr w:type="spellEnd"/>
          <w:r w:rsidRPr="00E46389">
            <w:rPr>
              <w:color w:val="000000"/>
            </w:rPr>
            <w:t xml:space="preserve"> JN, Ben-Jacob E. MicroRNA-based regulation of epithelial–hybrid–mesenchymal fate determination. Proc National </w:t>
          </w:r>
          <w:proofErr w:type="spellStart"/>
          <w:r w:rsidRPr="00E46389">
            <w:rPr>
              <w:color w:val="000000"/>
            </w:rPr>
            <w:t>Acad</w:t>
          </w:r>
          <w:proofErr w:type="spellEnd"/>
          <w:r w:rsidRPr="00E46389">
            <w:rPr>
              <w:color w:val="000000"/>
            </w:rPr>
            <w:t xml:space="preserve"> Sci. 2013;110(45):18144–9.</w:t>
          </w:r>
        </w:p>
        <w:p w14:paraId="66A660AD" w14:textId="77777777" w:rsidR="00E46389" w:rsidRPr="00E46389" w:rsidRDefault="00E46389">
          <w:pPr>
            <w:pStyle w:val="csl-entry"/>
            <w:divId w:val="349062609"/>
            <w:rPr>
              <w:color w:val="000000"/>
            </w:rPr>
          </w:pPr>
          <w:r w:rsidRPr="00E46389">
            <w:rPr>
              <w:color w:val="000000"/>
            </w:rPr>
            <w:t xml:space="preserve">8. </w:t>
          </w:r>
          <w:proofErr w:type="spellStart"/>
          <w:r w:rsidRPr="00E46389">
            <w:rPr>
              <w:color w:val="000000"/>
            </w:rPr>
            <w:t>Saitoh</w:t>
          </w:r>
          <w:proofErr w:type="spellEnd"/>
          <w:r w:rsidRPr="00E46389">
            <w:rPr>
              <w:color w:val="000000"/>
            </w:rPr>
            <w:t xml:space="preserve"> M. Involvement of partial EMT in cancer progression. J </w:t>
          </w:r>
          <w:proofErr w:type="spellStart"/>
          <w:r w:rsidRPr="00E46389">
            <w:rPr>
              <w:color w:val="000000"/>
            </w:rPr>
            <w:t>Biochem</w:t>
          </w:r>
          <w:proofErr w:type="spellEnd"/>
          <w:r w:rsidRPr="00E46389">
            <w:rPr>
              <w:color w:val="000000"/>
            </w:rPr>
            <w:t>. 2018;164(4):257–64.</w:t>
          </w:r>
        </w:p>
        <w:p w14:paraId="17D7C662" w14:textId="77777777" w:rsidR="00E46389" w:rsidRPr="00E46389" w:rsidRDefault="00E46389">
          <w:pPr>
            <w:pStyle w:val="csl-entry"/>
            <w:divId w:val="349062609"/>
            <w:rPr>
              <w:color w:val="000000"/>
            </w:rPr>
          </w:pPr>
          <w:r w:rsidRPr="00E46389">
            <w:rPr>
              <w:color w:val="000000"/>
            </w:rPr>
            <w:t xml:space="preserve">9. Saxena K, Jolly MK, Balamurugan K. Hypoxia, partial EMT and collective migration: Emerging culprits in metastasis. </w:t>
          </w:r>
          <w:proofErr w:type="spellStart"/>
          <w:r w:rsidRPr="00E46389">
            <w:rPr>
              <w:color w:val="000000"/>
            </w:rPr>
            <w:t>Transl</w:t>
          </w:r>
          <w:proofErr w:type="spellEnd"/>
          <w:r w:rsidRPr="00E46389">
            <w:rPr>
              <w:color w:val="000000"/>
            </w:rPr>
            <w:t xml:space="preserve"> Oncol. 2020;13(11):100845.</w:t>
          </w:r>
        </w:p>
        <w:p w14:paraId="4BE268E7" w14:textId="77777777" w:rsidR="00E46389" w:rsidRPr="00E46389" w:rsidRDefault="00E46389">
          <w:pPr>
            <w:pStyle w:val="csl-entry"/>
            <w:divId w:val="349062609"/>
            <w:rPr>
              <w:color w:val="000000"/>
            </w:rPr>
          </w:pPr>
          <w:r w:rsidRPr="00E46389">
            <w:rPr>
              <w:color w:val="000000"/>
            </w:rPr>
            <w:t xml:space="preserve">10. Bakir B, </w:t>
          </w:r>
          <w:proofErr w:type="spellStart"/>
          <w:r w:rsidRPr="00E46389">
            <w:rPr>
              <w:color w:val="000000"/>
            </w:rPr>
            <w:t>Chiarella</w:t>
          </w:r>
          <w:proofErr w:type="spellEnd"/>
          <w:r w:rsidRPr="00E46389">
            <w:rPr>
              <w:color w:val="000000"/>
            </w:rPr>
            <w:t xml:space="preserve"> AM, </w:t>
          </w:r>
          <w:proofErr w:type="spellStart"/>
          <w:r w:rsidRPr="00E46389">
            <w:rPr>
              <w:color w:val="000000"/>
            </w:rPr>
            <w:t>Pitarresi</w:t>
          </w:r>
          <w:proofErr w:type="spellEnd"/>
          <w:r w:rsidRPr="00E46389">
            <w:rPr>
              <w:color w:val="000000"/>
            </w:rPr>
            <w:t xml:space="preserve"> JR, </w:t>
          </w:r>
          <w:proofErr w:type="spellStart"/>
          <w:r w:rsidRPr="00E46389">
            <w:rPr>
              <w:color w:val="000000"/>
            </w:rPr>
            <w:t>Rustgi</w:t>
          </w:r>
          <w:proofErr w:type="spellEnd"/>
          <w:r w:rsidRPr="00E46389">
            <w:rPr>
              <w:color w:val="000000"/>
            </w:rPr>
            <w:t xml:space="preserve"> AK. EMT, MET, Plasticity, and Tumor Metastasis. Trends Cell Biol. 2020;30(10):764–76.</w:t>
          </w:r>
        </w:p>
        <w:p w14:paraId="47DF54D0" w14:textId="77777777" w:rsidR="00E46389" w:rsidRPr="00E46389" w:rsidRDefault="00E46389">
          <w:pPr>
            <w:pStyle w:val="csl-entry"/>
            <w:divId w:val="349062609"/>
            <w:rPr>
              <w:color w:val="000000"/>
            </w:rPr>
          </w:pPr>
          <w:r w:rsidRPr="00E46389">
            <w:rPr>
              <w:color w:val="000000"/>
            </w:rPr>
            <w:t xml:space="preserve">11. </w:t>
          </w:r>
          <w:proofErr w:type="spellStart"/>
          <w:r w:rsidRPr="00E46389">
            <w:rPr>
              <w:color w:val="000000"/>
            </w:rPr>
            <w:t>Pastushenko</w:t>
          </w:r>
          <w:proofErr w:type="spellEnd"/>
          <w:r w:rsidRPr="00E46389">
            <w:rPr>
              <w:color w:val="000000"/>
            </w:rPr>
            <w:t xml:space="preserve"> I, </w:t>
          </w:r>
          <w:proofErr w:type="spellStart"/>
          <w:r w:rsidRPr="00E46389">
            <w:rPr>
              <w:color w:val="000000"/>
            </w:rPr>
            <w:t>Blanpain</w:t>
          </w:r>
          <w:proofErr w:type="spellEnd"/>
          <w:r w:rsidRPr="00E46389">
            <w:rPr>
              <w:color w:val="000000"/>
            </w:rPr>
            <w:t xml:space="preserve"> C. EMT Transition States during Tumor Progression and Metastasis. Trends Cell Biol. 2018;29(3):212–26.</w:t>
          </w:r>
        </w:p>
        <w:p w14:paraId="5DC582CE" w14:textId="77777777" w:rsidR="00E46389" w:rsidRPr="00E46389" w:rsidRDefault="00E46389">
          <w:pPr>
            <w:pStyle w:val="csl-entry"/>
            <w:divId w:val="349062609"/>
            <w:rPr>
              <w:color w:val="000000"/>
            </w:rPr>
          </w:pPr>
          <w:r w:rsidRPr="00E46389">
            <w:rPr>
              <w:color w:val="000000"/>
            </w:rPr>
            <w:t xml:space="preserve">12. </w:t>
          </w:r>
          <w:proofErr w:type="spellStart"/>
          <w:r w:rsidRPr="00E46389">
            <w:rPr>
              <w:color w:val="000000"/>
            </w:rPr>
            <w:t>Fustaino</w:t>
          </w:r>
          <w:proofErr w:type="spellEnd"/>
          <w:r w:rsidRPr="00E46389">
            <w:rPr>
              <w:color w:val="000000"/>
            </w:rPr>
            <w:t xml:space="preserve"> V, </w:t>
          </w:r>
          <w:proofErr w:type="spellStart"/>
          <w:r w:rsidRPr="00E46389">
            <w:rPr>
              <w:color w:val="000000"/>
            </w:rPr>
            <w:t>Presutti</w:t>
          </w:r>
          <w:proofErr w:type="spellEnd"/>
          <w:r w:rsidRPr="00E46389">
            <w:rPr>
              <w:color w:val="000000"/>
            </w:rPr>
            <w:t xml:space="preserve"> D, Colombo T, </w:t>
          </w:r>
          <w:proofErr w:type="spellStart"/>
          <w:r w:rsidRPr="00E46389">
            <w:rPr>
              <w:color w:val="000000"/>
            </w:rPr>
            <w:t>Cardinali</w:t>
          </w:r>
          <w:proofErr w:type="spellEnd"/>
          <w:r w:rsidRPr="00E46389">
            <w:rPr>
              <w:color w:val="000000"/>
            </w:rPr>
            <w:t xml:space="preserve"> B, </w:t>
          </w:r>
          <w:proofErr w:type="spellStart"/>
          <w:r w:rsidRPr="00E46389">
            <w:rPr>
              <w:color w:val="000000"/>
            </w:rPr>
            <w:t>Papoff</w:t>
          </w:r>
          <w:proofErr w:type="spellEnd"/>
          <w:r w:rsidRPr="00E46389">
            <w:rPr>
              <w:color w:val="000000"/>
            </w:rPr>
            <w:t xml:space="preserve"> G, Brandi R, et al. Characterization of epithelial-mesenchymal transition intermediate/hybrid phenotypes associated to resistance to EGFR inhibitors in non-small cell lung cancer cell lines. </w:t>
          </w:r>
          <w:proofErr w:type="spellStart"/>
          <w:r w:rsidRPr="00E46389">
            <w:rPr>
              <w:color w:val="000000"/>
            </w:rPr>
            <w:t>Oncotarget</w:t>
          </w:r>
          <w:proofErr w:type="spellEnd"/>
          <w:r w:rsidRPr="00E46389">
            <w:rPr>
              <w:color w:val="000000"/>
            </w:rPr>
            <w:t>. 2017;8(61):103340–63.</w:t>
          </w:r>
        </w:p>
        <w:p w14:paraId="7D381178" w14:textId="77777777" w:rsidR="00E46389" w:rsidRPr="00E46389" w:rsidRDefault="00E46389">
          <w:pPr>
            <w:pStyle w:val="csl-entry"/>
            <w:divId w:val="349062609"/>
            <w:rPr>
              <w:color w:val="000000"/>
            </w:rPr>
          </w:pPr>
          <w:r w:rsidRPr="00E46389">
            <w:rPr>
              <w:color w:val="000000"/>
            </w:rPr>
            <w:t xml:space="preserve">13. George JT, Jolly MK, Xu J, </w:t>
          </w:r>
          <w:proofErr w:type="spellStart"/>
          <w:r w:rsidRPr="00E46389">
            <w:rPr>
              <w:color w:val="000000"/>
            </w:rPr>
            <w:t>Somarelli</w:t>
          </w:r>
          <w:proofErr w:type="spellEnd"/>
          <w:r w:rsidRPr="00E46389">
            <w:rPr>
              <w:color w:val="000000"/>
            </w:rPr>
            <w:t xml:space="preserve"> J, Levine H. Survival outcomes in cancer patients predicted by a partial EMT gene expression scoring metric. Cancer Res. 2017;77(22):canres.3521.2016.</w:t>
          </w:r>
        </w:p>
        <w:p w14:paraId="6B03135D" w14:textId="77777777" w:rsidR="00E46389" w:rsidRPr="00E46389" w:rsidRDefault="00E46389">
          <w:pPr>
            <w:pStyle w:val="csl-entry"/>
            <w:divId w:val="349062609"/>
            <w:rPr>
              <w:color w:val="000000"/>
            </w:rPr>
          </w:pPr>
          <w:r w:rsidRPr="00E46389">
            <w:rPr>
              <w:color w:val="000000"/>
            </w:rPr>
            <w:t xml:space="preserve">14. Jolly MK, Tripathi SC, Jia D, Mooney SM, </w:t>
          </w:r>
          <w:proofErr w:type="spellStart"/>
          <w:r w:rsidRPr="00E46389">
            <w:rPr>
              <w:color w:val="000000"/>
            </w:rPr>
            <w:t>Celiktas</w:t>
          </w:r>
          <w:proofErr w:type="spellEnd"/>
          <w:r w:rsidRPr="00E46389">
            <w:rPr>
              <w:color w:val="000000"/>
            </w:rPr>
            <w:t xml:space="preserve"> M, </w:t>
          </w:r>
          <w:proofErr w:type="spellStart"/>
          <w:r w:rsidRPr="00E46389">
            <w:rPr>
              <w:color w:val="000000"/>
            </w:rPr>
            <w:t>Hanash</w:t>
          </w:r>
          <w:proofErr w:type="spellEnd"/>
          <w:r w:rsidRPr="00E46389">
            <w:rPr>
              <w:color w:val="000000"/>
            </w:rPr>
            <w:t xml:space="preserve"> SM, et al. Stability of the hybrid epithelial/mesenchymal phenotype. </w:t>
          </w:r>
          <w:proofErr w:type="spellStart"/>
          <w:r w:rsidRPr="00E46389">
            <w:rPr>
              <w:color w:val="000000"/>
            </w:rPr>
            <w:t>Oncotarget</w:t>
          </w:r>
          <w:proofErr w:type="spellEnd"/>
          <w:r w:rsidRPr="00E46389">
            <w:rPr>
              <w:color w:val="000000"/>
            </w:rPr>
            <w:t>. 2016;7(19):27067–84.</w:t>
          </w:r>
        </w:p>
        <w:p w14:paraId="700AD0D7" w14:textId="77777777" w:rsidR="00E46389" w:rsidRPr="00E46389" w:rsidRDefault="00E46389">
          <w:pPr>
            <w:pStyle w:val="csl-entry"/>
            <w:divId w:val="349062609"/>
            <w:rPr>
              <w:color w:val="000000"/>
            </w:rPr>
          </w:pPr>
          <w:r w:rsidRPr="00E46389">
            <w:rPr>
              <w:color w:val="000000"/>
            </w:rPr>
            <w:t xml:space="preserve">15. </w:t>
          </w:r>
          <w:proofErr w:type="spellStart"/>
          <w:r w:rsidRPr="00E46389">
            <w:rPr>
              <w:color w:val="000000"/>
            </w:rPr>
            <w:t>Pastushenko</w:t>
          </w:r>
          <w:proofErr w:type="spellEnd"/>
          <w:r w:rsidRPr="00E46389">
            <w:rPr>
              <w:color w:val="000000"/>
            </w:rPr>
            <w:t xml:space="preserve"> I, </w:t>
          </w:r>
          <w:proofErr w:type="spellStart"/>
          <w:r w:rsidRPr="00E46389">
            <w:rPr>
              <w:color w:val="000000"/>
            </w:rPr>
            <w:t>Brisebarre</w:t>
          </w:r>
          <w:proofErr w:type="spellEnd"/>
          <w:r w:rsidRPr="00E46389">
            <w:rPr>
              <w:color w:val="000000"/>
            </w:rPr>
            <w:t xml:space="preserve"> A, </w:t>
          </w:r>
          <w:proofErr w:type="spellStart"/>
          <w:r w:rsidRPr="00E46389">
            <w:rPr>
              <w:color w:val="000000"/>
            </w:rPr>
            <w:t>Sifrim</w:t>
          </w:r>
          <w:proofErr w:type="spellEnd"/>
          <w:r w:rsidRPr="00E46389">
            <w:rPr>
              <w:color w:val="000000"/>
            </w:rPr>
            <w:t xml:space="preserve"> A, Fioramonti M, </w:t>
          </w:r>
          <w:proofErr w:type="spellStart"/>
          <w:r w:rsidRPr="00E46389">
            <w:rPr>
              <w:color w:val="000000"/>
            </w:rPr>
            <w:t>Revenco</w:t>
          </w:r>
          <w:proofErr w:type="spellEnd"/>
          <w:r w:rsidRPr="00E46389">
            <w:rPr>
              <w:color w:val="000000"/>
            </w:rPr>
            <w:t xml:space="preserve"> T, </w:t>
          </w:r>
          <w:proofErr w:type="spellStart"/>
          <w:r w:rsidRPr="00E46389">
            <w:rPr>
              <w:color w:val="000000"/>
            </w:rPr>
            <w:t>Boumahdi</w:t>
          </w:r>
          <w:proofErr w:type="spellEnd"/>
          <w:r w:rsidRPr="00E46389">
            <w:rPr>
              <w:color w:val="000000"/>
            </w:rPr>
            <w:t xml:space="preserve"> S, et al. Identification of the </w:t>
          </w:r>
          <w:proofErr w:type="spellStart"/>
          <w:r w:rsidRPr="00E46389">
            <w:rPr>
              <w:color w:val="000000"/>
            </w:rPr>
            <w:t>tumour</w:t>
          </w:r>
          <w:proofErr w:type="spellEnd"/>
          <w:r w:rsidRPr="00E46389">
            <w:rPr>
              <w:color w:val="000000"/>
            </w:rPr>
            <w:t xml:space="preserve"> transition states occurring during EMT. Nature. 2018;556(7702):463–8.</w:t>
          </w:r>
        </w:p>
        <w:p w14:paraId="69FAC442" w14:textId="77777777" w:rsidR="00E46389" w:rsidRPr="00E46389" w:rsidRDefault="00E46389">
          <w:pPr>
            <w:pStyle w:val="csl-entry"/>
            <w:divId w:val="349062609"/>
            <w:rPr>
              <w:color w:val="000000"/>
            </w:rPr>
          </w:pPr>
          <w:r w:rsidRPr="00E46389">
            <w:rPr>
              <w:color w:val="000000"/>
            </w:rPr>
            <w:t xml:space="preserve">16. </w:t>
          </w:r>
          <w:proofErr w:type="spellStart"/>
          <w:r w:rsidRPr="00E46389">
            <w:rPr>
              <w:color w:val="000000"/>
            </w:rPr>
            <w:t>Simeonov</w:t>
          </w:r>
          <w:proofErr w:type="spellEnd"/>
          <w:r w:rsidRPr="00E46389">
            <w:rPr>
              <w:color w:val="000000"/>
            </w:rPr>
            <w:t xml:space="preserve"> KP, </w:t>
          </w:r>
          <w:proofErr w:type="spellStart"/>
          <w:r w:rsidRPr="00E46389">
            <w:rPr>
              <w:color w:val="000000"/>
            </w:rPr>
            <w:t>Byrns</w:t>
          </w:r>
          <w:proofErr w:type="spellEnd"/>
          <w:r w:rsidRPr="00E46389">
            <w:rPr>
              <w:color w:val="000000"/>
            </w:rPr>
            <w:t xml:space="preserve"> CN, Clark ML, </w:t>
          </w:r>
          <w:proofErr w:type="spellStart"/>
          <w:r w:rsidRPr="00E46389">
            <w:rPr>
              <w:color w:val="000000"/>
            </w:rPr>
            <w:t>Norgard</w:t>
          </w:r>
          <w:proofErr w:type="spellEnd"/>
          <w:r w:rsidRPr="00E46389">
            <w:rPr>
              <w:color w:val="000000"/>
            </w:rPr>
            <w:t xml:space="preserve"> RJ, Martin B, Stanger BZ, et al. Single-cell lineage tracing of metastatic cancer reveals selection of hybrid EMT states. Cancer Cell. 2021;39(8):1150-1162.e9.</w:t>
          </w:r>
        </w:p>
        <w:p w14:paraId="5448176E" w14:textId="77777777" w:rsidR="00E46389" w:rsidRPr="00E46389" w:rsidRDefault="00E46389">
          <w:pPr>
            <w:pStyle w:val="csl-entry"/>
            <w:divId w:val="349062609"/>
            <w:rPr>
              <w:color w:val="000000"/>
            </w:rPr>
          </w:pPr>
          <w:r w:rsidRPr="00E46389">
            <w:rPr>
              <w:color w:val="000000"/>
            </w:rPr>
            <w:t xml:space="preserve">17. Dey P, Kimmelman AC, DePinho RA. Metabolic </w:t>
          </w:r>
          <w:proofErr w:type="spellStart"/>
          <w:r w:rsidRPr="00E46389">
            <w:rPr>
              <w:color w:val="000000"/>
            </w:rPr>
            <w:t>Codependencies</w:t>
          </w:r>
          <w:proofErr w:type="spellEnd"/>
          <w:r w:rsidRPr="00E46389">
            <w:rPr>
              <w:color w:val="000000"/>
            </w:rPr>
            <w:t xml:space="preserve"> in the Tumor Microenvironment. Cancer </w:t>
          </w:r>
          <w:proofErr w:type="spellStart"/>
          <w:r w:rsidRPr="00E46389">
            <w:rPr>
              <w:color w:val="000000"/>
            </w:rPr>
            <w:t>Discov</w:t>
          </w:r>
          <w:proofErr w:type="spellEnd"/>
          <w:r w:rsidRPr="00E46389">
            <w:rPr>
              <w:color w:val="000000"/>
            </w:rPr>
            <w:t>. 2021;candisc.1211.2020.</w:t>
          </w:r>
        </w:p>
        <w:p w14:paraId="6CB7AFAC" w14:textId="77777777" w:rsidR="00E46389" w:rsidRPr="00E46389" w:rsidRDefault="00E46389">
          <w:pPr>
            <w:pStyle w:val="csl-entry"/>
            <w:divId w:val="349062609"/>
            <w:rPr>
              <w:color w:val="000000"/>
            </w:rPr>
          </w:pPr>
          <w:r w:rsidRPr="00E46389">
            <w:rPr>
              <w:color w:val="000000"/>
            </w:rPr>
            <w:t xml:space="preserve">18. Warburg O, Wind F, </w:t>
          </w:r>
          <w:proofErr w:type="spellStart"/>
          <w:r w:rsidRPr="00E46389">
            <w:rPr>
              <w:color w:val="000000"/>
            </w:rPr>
            <w:t>Negelein</w:t>
          </w:r>
          <w:proofErr w:type="spellEnd"/>
          <w:r w:rsidRPr="00E46389">
            <w:rPr>
              <w:color w:val="000000"/>
            </w:rPr>
            <w:t xml:space="preserve"> E. THE METABOLISM OF TUMORS IN THE BODY. J Gen Physiol. 1927;8(6):519–30.</w:t>
          </w:r>
        </w:p>
        <w:p w14:paraId="5DDB5C15" w14:textId="77777777" w:rsidR="00E46389" w:rsidRPr="00E46389" w:rsidRDefault="00E46389">
          <w:pPr>
            <w:pStyle w:val="csl-entry"/>
            <w:divId w:val="349062609"/>
            <w:rPr>
              <w:color w:val="000000"/>
            </w:rPr>
          </w:pPr>
          <w:r w:rsidRPr="00E46389">
            <w:rPr>
              <w:color w:val="000000"/>
            </w:rPr>
            <w:t xml:space="preserve">19. </w:t>
          </w:r>
          <w:proofErr w:type="spellStart"/>
          <w:r w:rsidRPr="00E46389">
            <w:rPr>
              <w:color w:val="000000"/>
            </w:rPr>
            <w:t>Liberti</w:t>
          </w:r>
          <w:proofErr w:type="spellEnd"/>
          <w:r w:rsidRPr="00E46389">
            <w:rPr>
              <w:color w:val="000000"/>
            </w:rPr>
            <w:t xml:space="preserve"> MV, </w:t>
          </w:r>
          <w:proofErr w:type="spellStart"/>
          <w:r w:rsidRPr="00E46389">
            <w:rPr>
              <w:color w:val="000000"/>
            </w:rPr>
            <w:t>Locasale</w:t>
          </w:r>
          <w:proofErr w:type="spellEnd"/>
          <w:r w:rsidRPr="00E46389">
            <w:rPr>
              <w:color w:val="000000"/>
            </w:rPr>
            <w:t xml:space="preserve"> JW. The Warburg Effect: How Does it Benefit Cancer Cells? Trends </w:t>
          </w:r>
          <w:proofErr w:type="spellStart"/>
          <w:r w:rsidRPr="00E46389">
            <w:rPr>
              <w:color w:val="000000"/>
            </w:rPr>
            <w:t>Biochem</w:t>
          </w:r>
          <w:proofErr w:type="spellEnd"/>
          <w:r w:rsidRPr="00E46389">
            <w:rPr>
              <w:color w:val="000000"/>
            </w:rPr>
            <w:t xml:space="preserve"> Sci. 2016;41(3):211–8.</w:t>
          </w:r>
        </w:p>
        <w:p w14:paraId="4368828C" w14:textId="77777777" w:rsidR="00E46389" w:rsidRPr="00E46389" w:rsidRDefault="00E46389">
          <w:pPr>
            <w:pStyle w:val="csl-entry"/>
            <w:divId w:val="349062609"/>
            <w:rPr>
              <w:color w:val="000000"/>
            </w:rPr>
          </w:pPr>
          <w:r w:rsidRPr="00E46389">
            <w:rPr>
              <w:color w:val="000000"/>
            </w:rPr>
            <w:t xml:space="preserve">20. Ohshima K, </w:t>
          </w:r>
          <w:proofErr w:type="spellStart"/>
          <w:r w:rsidRPr="00E46389">
            <w:rPr>
              <w:color w:val="000000"/>
            </w:rPr>
            <w:t>Morii</w:t>
          </w:r>
          <w:proofErr w:type="spellEnd"/>
          <w:r w:rsidRPr="00E46389">
            <w:rPr>
              <w:color w:val="000000"/>
            </w:rPr>
            <w:t xml:space="preserve"> E. Metabolic Reprogramming of Cancer Cells during Tumor Progression and Metastasis. Metabolites. 2021;11(1):28.</w:t>
          </w:r>
        </w:p>
        <w:p w14:paraId="1B650470" w14:textId="77777777" w:rsidR="00E46389" w:rsidRPr="00E46389" w:rsidRDefault="00E46389">
          <w:pPr>
            <w:pStyle w:val="csl-entry"/>
            <w:divId w:val="349062609"/>
            <w:rPr>
              <w:color w:val="000000"/>
            </w:rPr>
          </w:pPr>
          <w:r w:rsidRPr="00E46389">
            <w:rPr>
              <w:color w:val="000000"/>
            </w:rPr>
            <w:t xml:space="preserve">21. Carvalho TMA, Cardoso HJ, </w:t>
          </w:r>
          <w:proofErr w:type="spellStart"/>
          <w:r w:rsidRPr="00E46389">
            <w:rPr>
              <w:color w:val="000000"/>
            </w:rPr>
            <w:t>Figueira</w:t>
          </w:r>
          <w:proofErr w:type="spellEnd"/>
          <w:r w:rsidRPr="00E46389">
            <w:rPr>
              <w:color w:val="000000"/>
            </w:rPr>
            <w:t xml:space="preserve"> MI, </w:t>
          </w:r>
          <w:proofErr w:type="spellStart"/>
          <w:r w:rsidRPr="00E46389">
            <w:rPr>
              <w:color w:val="000000"/>
            </w:rPr>
            <w:t>Vaz</w:t>
          </w:r>
          <w:proofErr w:type="spellEnd"/>
          <w:r w:rsidRPr="00E46389">
            <w:rPr>
              <w:color w:val="000000"/>
            </w:rPr>
            <w:t xml:space="preserve"> CV, Socorro S. The peculiarities of cancer cell metabolism: A route to </w:t>
          </w:r>
          <w:proofErr w:type="spellStart"/>
          <w:r w:rsidRPr="00E46389">
            <w:rPr>
              <w:color w:val="000000"/>
            </w:rPr>
            <w:t>metastasization</w:t>
          </w:r>
          <w:proofErr w:type="spellEnd"/>
          <w:r w:rsidRPr="00E46389">
            <w:rPr>
              <w:color w:val="000000"/>
            </w:rPr>
            <w:t xml:space="preserve"> and a target for therapy. </w:t>
          </w:r>
          <w:proofErr w:type="spellStart"/>
          <w:r w:rsidRPr="00E46389">
            <w:rPr>
              <w:color w:val="000000"/>
            </w:rPr>
            <w:t>Eur</w:t>
          </w:r>
          <w:proofErr w:type="spellEnd"/>
          <w:r w:rsidRPr="00E46389">
            <w:rPr>
              <w:color w:val="000000"/>
            </w:rPr>
            <w:t xml:space="preserve"> J Med Chem. 2019;171:343–63.</w:t>
          </w:r>
        </w:p>
        <w:p w14:paraId="0D67EC6C" w14:textId="77777777" w:rsidR="00E46389" w:rsidRPr="00E46389" w:rsidRDefault="00E46389">
          <w:pPr>
            <w:pStyle w:val="csl-entry"/>
            <w:divId w:val="349062609"/>
            <w:rPr>
              <w:color w:val="000000"/>
            </w:rPr>
          </w:pPr>
          <w:r w:rsidRPr="00E46389">
            <w:rPr>
              <w:color w:val="000000"/>
            </w:rPr>
            <w:t xml:space="preserve">22. Nagao A, Kobayashi M, </w:t>
          </w:r>
          <w:proofErr w:type="spellStart"/>
          <w:r w:rsidRPr="00E46389">
            <w:rPr>
              <w:color w:val="000000"/>
            </w:rPr>
            <w:t>Koyasu</w:t>
          </w:r>
          <w:proofErr w:type="spellEnd"/>
          <w:r w:rsidRPr="00E46389">
            <w:rPr>
              <w:color w:val="000000"/>
            </w:rPr>
            <w:t xml:space="preserve"> S, Chow CCT, Harada H. HIF-1-Dependent Reprogramming of Glucose Metabolic Pathway of Cancer Cells and Its Therapeutic Significance. Int J Mol Sci. 2019;20(2):238.</w:t>
          </w:r>
        </w:p>
        <w:p w14:paraId="66E59365" w14:textId="77777777" w:rsidR="00E46389" w:rsidRPr="00E46389" w:rsidRDefault="00E46389">
          <w:pPr>
            <w:pStyle w:val="csl-entry"/>
            <w:divId w:val="349062609"/>
            <w:rPr>
              <w:color w:val="000000"/>
            </w:rPr>
          </w:pPr>
          <w:r w:rsidRPr="00E46389">
            <w:rPr>
              <w:color w:val="000000"/>
            </w:rPr>
            <w:t>23. Cheng Y, Lu Y, Zhang D, Lian S, Liang H, Ye Y, et al. Metastatic cancer cells compensate for low energy supplies in hostile microenvironments with bioenergetic adaptation and metabolic reprogramming. Int J Oncol. 2018;53(6):2590–604.</w:t>
          </w:r>
        </w:p>
        <w:p w14:paraId="10547152" w14:textId="77777777" w:rsidR="00E46389" w:rsidRPr="00E46389" w:rsidRDefault="00E46389">
          <w:pPr>
            <w:pStyle w:val="csl-entry"/>
            <w:divId w:val="349062609"/>
            <w:rPr>
              <w:color w:val="000000"/>
            </w:rPr>
          </w:pPr>
          <w:r w:rsidRPr="00E46389">
            <w:rPr>
              <w:color w:val="000000"/>
            </w:rPr>
            <w:t xml:space="preserve">24. </w:t>
          </w:r>
          <w:proofErr w:type="spellStart"/>
          <w:r w:rsidRPr="00E46389">
            <w:rPr>
              <w:color w:val="000000"/>
            </w:rPr>
            <w:t>Porporato</w:t>
          </w:r>
          <w:proofErr w:type="spellEnd"/>
          <w:r w:rsidRPr="00E46389">
            <w:rPr>
              <w:color w:val="000000"/>
            </w:rPr>
            <w:t xml:space="preserve"> PE, </w:t>
          </w:r>
          <w:proofErr w:type="spellStart"/>
          <w:r w:rsidRPr="00E46389">
            <w:rPr>
              <w:color w:val="000000"/>
            </w:rPr>
            <w:t>Payen</w:t>
          </w:r>
          <w:proofErr w:type="spellEnd"/>
          <w:r w:rsidRPr="00E46389">
            <w:rPr>
              <w:color w:val="000000"/>
            </w:rPr>
            <w:t xml:space="preserve"> VL, Pérez-</w:t>
          </w:r>
          <w:proofErr w:type="spellStart"/>
          <w:r w:rsidRPr="00E46389">
            <w:rPr>
              <w:color w:val="000000"/>
            </w:rPr>
            <w:t>Escuredo</w:t>
          </w:r>
          <w:proofErr w:type="spellEnd"/>
          <w:r w:rsidRPr="00E46389">
            <w:rPr>
              <w:color w:val="000000"/>
            </w:rPr>
            <w:t xml:space="preserve"> J, De </w:t>
          </w:r>
          <w:proofErr w:type="spellStart"/>
          <w:r w:rsidRPr="00E46389">
            <w:rPr>
              <w:color w:val="000000"/>
            </w:rPr>
            <w:t>Saedeleer</w:t>
          </w:r>
          <w:proofErr w:type="spellEnd"/>
          <w:r w:rsidRPr="00E46389">
            <w:rPr>
              <w:color w:val="000000"/>
            </w:rPr>
            <w:t xml:space="preserve"> CJ, </w:t>
          </w:r>
          <w:proofErr w:type="spellStart"/>
          <w:r w:rsidRPr="00E46389">
            <w:rPr>
              <w:color w:val="000000"/>
            </w:rPr>
            <w:t>Danhier</w:t>
          </w:r>
          <w:proofErr w:type="spellEnd"/>
          <w:r w:rsidRPr="00E46389">
            <w:rPr>
              <w:color w:val="000000"/>
            </w:rPr>
            <w:t xml:space="preserve"> P, </w:t>
          </w:r>
          <w:proofErr w:type="spellStart"/>
          <w:r w:rsidRPr="00E46389">
            <w:rPr>
              <w:color w:val="000000"/>
            </w:rPr>
            <w:t>Copetti</w:t>
          </w:r>
          <w:proofErr w:type="spellEnd"/>
          <w:r w:rsidRPr="00E46389">
            <w:rPr>
              <w:color w:val="000000"/>
            </w:rPr>
            <w:t xml:space="preserve"> T, et al. A Mitochondrial Switch Promotes Tumor Metastasis. Cell Reports. 2014;8(3):754–66.</w:t>
          </w:r>
        </w:p>
        <w:p w14:paraId="128C1249" w14:textId="77777777" w:rsidR="00E46389" w:rsidRPr="00E46389" w:rsidRDefault="00E46389">
          <w:pPr>
            <w:pStyle w:val="csl-entry"/>
            <w:divId w:val="349062609"/>
            <w:rPr>
              <w:color w:val="000000"/>
            </w:rPr>
          </w:pPr>
          <w:r w:rsidRPr="00E46389">
            <w:rPr>
              <w:color w:val="000000"/>
            </w:rPr>
            <w:t xml:space="preserve">25. Jia D, Park JH, Jung KH, Levine H, </w:t>
          </w:r>
          <w:proofErr w:type="spellStart"/>
          <w:r w:rsidRPr="00E46389">
            <w:rPr>
              <w:color w:val="000000"/>
            </w:rPr>
            <w:t>Kaipparettu</w:t>
          </w:r>
          <w:proofErr w:type="spellEnd"/>
          <w:r w:rsidRPr="00E46389">
            <w:rPr>
              <w:color w:val="000000"/>
            </w:rPr>
            <w:t xml:space="preserve"> BA. Elucidating the Metabolic Plasticity of Cancer: Mitochondrial Reprogramming and Hybrid Metabolic States. Cells. 2018;7(3):21.</w:t>
          </w:r>
        </w:p>
        <w:p w14:paraId="22A6368A" w14:textId="77777777" w:rsidR="00E46389" w:rsidRPr="00E46389" w:rsidRDefault="00E46389">
          <w:pPr>
            <w:pStyle w:val="csl-entry"/>
            <w:divId w:val="349062609"/>
            <w:rPr>
              <w:color w:val="000000"/>
            </w:rPr>
          </w:pPr>
          <w:r w:rsidRPr="00E46389">
            <w:rPr>
              <w:color w:val="000000"/>
            </w:rPr>
            <w:t xml:space="preserve">26. Jia D, </w:t>
          </w:r>
          <w:proofErr w:type="spellStart"/>
          <w:r w:rsidRPr="00E46389">
            <w:rPr>
              <w:color w:val="000000"/>
            </w:rPr>
            <w:t>Paudel</w:t>
          </w:r>
          <w:proofErr w:type="spellEnd"/>
          <w:r w:rsidRPr="00E46389">
            <w:rPr>
              <w:color w:val="000000"/>
            </w:rPr>
            <w:t xml:space="preserve"> BB, Hayford CE, Hardeman KN, Levine H, </w:t>
          </w:r>
          <w:proofErr w:type="spellStart"/>
          <w:r w:rsidRPr="00E46389">
            <w:rPr>
              <w:color w:val="000000"/>
            </w:rPr>
            <w:t>Onuchic</w:t>
          </w:r>
          <w:proofErr w:type="spellEnd"/>
          <w:r w:rsidRPr="00E46389">
            <w:rPr>
              <w:color w:val="000000"/>
            </w:rPr>
            <w:t xml:space="preserve"> JN, et al. Drug-Tolerant Idling Melanoma Cells Exhibit Theory-Predicted Metabolic Low-Low Phenotype. Frontiers Oncol. 2020;10:1426.</w:t>
          </w:r>
        </w:p>
        <w:p w14:paraId="5D871290" w14:textId="77777777" w:rsidR="00E46389" w:rsidRPr="00E46389" w:rsidRDefault="00E46389">
          <w:pPr>
            <w:pStyle w:val="csl-entry"/>
            <w:divId w:val="349062609"/>
            <w:rPr>
              <w:color w:val="000000"/>
            </w:rPr>
          </w:pPr>
          <w:r w:rsidRPr="00E46389">
            <w:rPr>
              <w:color w:val="000000"/>
            </w:rPr>
            <w:t xml:space="preserve">27. Dupuy F, </w:t>
          </w:r>
          <w:proofErr w:type="spellStart"/>
          <w:r w:rsidRPr="00E46389">
            <w:rPr>
              <w:color w:val="000000"/>
            </w:rPr>
            <w:t>Tabariès</w:t>
          </w:r>
          <w:proofErr w:type="spellEnd"/>
          <w:r w:rsidRPr="00E46389">
            <w:rPr>
              <w:color w:val="000000"/>
            </w:rPr>
            <w:t xml:space="preserve"> S, </w:t>
          </w:r>
          <w:proofErr w:type="spellStart"/>
          <w:r w:rsidRPr="00E46389">
            <w:rPr>
              <w:color w:val="000000"/>
            </w:rPr>
            <w:t>Andrzejewski</w:t>
          </w:r>
          <w:proofErr w:type="spellEnd"/>
          <w:r w:rsidRPr="00E46389">
            <w:rPr>
              <w:color w:val="000000"/>
            </w:rPr>
            <w:t xml:space="preserve"> S, Dong Z, </w:t>
          </w:r>
          <w:proofErr w:type="spellStart"/>
          <w:r w:rsidRPr="00E46389">
            <w:rPr>
              <w:color w:val="000000"/>
            </w:rPr>
            <w:t>Blagih</w:t>
          </w:r>
          <w:proofErr w:type="spellEnd"/>
          <w:r w:rsidRPr="00E46389">
            <w:rPr>
              <w:color w:val="000000"/>
            </w:rPr>
            <w:t xml:space="preserve"> J, </w:t>
          </w:r>
          <w:proofErr w:type="spellStart"/>
          <w:r w:rsidRPr="00E46389">
            <w:rPr>
              <w:color w:val="000000"/>
            </w:rPr>
            <w:t>Annis</w:t>
          </w:r>
          <w:proofErr w:type="spellEnd"/>
          <w:r w:rsidRPr="00E46389">
            <w:rPr>
              <w:color w:val="000000"/>
            </w:rPr>
            <w:t xml:space="preserve"> MG, et al. PDK1-Dependent Metabolic Reprogramming Dictates Metastatic Potential in Breast Cancer. Cell </w:t>
          </w:r>
          <w:proofErr w:type="spellStart"/>
          <w:r w:rsidRPr="00E46389">
            <w:rPr>
              <w:color w:val="000000"/>
            </w:rPr>
            <w:t>Metab</w:t>
          </w:r>
          <w:proofErr w:type="spellEnd"/>
          <w:r w:rsidRPr="00E46389">
            <w:rPr>
              <w:color w:val="000000"/>
            </w:rPr>
            <w:t>. 2015;22(4):577–89.</w:t>
          </w:r>
        </w:p>
        <w:p w14:paraId="21E014A0" w14:textId="77777777" w:rsidR="00E46389" w:rsidRPr="00E46389" w:rsidRDefault="00E46389">
          <w:pPr>
            <w:pStyle w:val="csl-entry"/>
            <w:divId w:val="349062609"/>
            <w:rPr>
              <w:color w:val="000000"/>
            </w:rPr>
          </w:pPr>
          <w:r w:rsidRPr="00E46389">
            <w:rPr>
              <w:color w:val="000000"/>
            </w:rPr>
            <w:t xml:space="preserve">28. </w:t>
          </w:r>
          <w:proofErr w:type="spellStart"/>
          <w:r w:rsidRPr="00E46389">
            <w:rPr>
              <w:color w:val="000000"/>
            </w:rPr>
            <w:t>LeBleu</w:t>
          </w:r>
          <w:proofErr w:type="spellEnd"/>
          <w:r w:rsidRPr="00E46389">
            <w:rPr>
              <w:color w:val="000000"/>
            </w:rPr>
            <w:t xml:space="preserve"> VS, O’Connell JT, Herrera KNG, </w:t>
          </w:r>
          <w:proofErr w:type="spellStart"/>
          <w:r w:rsidRPr="00E46389">
            <w:rPr>
              <w:color w:val="000000"/>
            </w:rPr>
            <w:t>Wikman</w:t>
          </w:r>
          <w:proofErr w:type="spellEnd"/>
          <w:r w:rsidRPr="00E46389">
            <w:rPr>
              <w:color w:val="000000"/>
            </w:rPr>
            <w:t xml:space="preserve"> H, </w:t>
          </w:r>
          <w:proofErr w:type="spellStart"/>
          <w:r w:rsidRPr="00E46389">
            <w:rPr>
              <w:color w:val="000000"/>
            </w:rPr>
            <w:t>Pantel</w:t>
          </w:r>
          <w:proofErr w:type="spellEnd"/>
          <w:r w:rsidRPr="00E46389">
            <w:rPr>
              <w:color w:val="000000"/>
            </w:rPr>
            <w:t xml:space="preserve"> K, </w:t>
          </w:r>
          <w:proofErr w:type="spellStart"/>
          <w:r w:rsidRPr="00E46389">
            <w:rPr>
              <w:color w:val="000000"/>
            </w:rPr>
            <w:t>Haigis</w:t>
          </w:r>
          <w:proofErr w:type="spellEnd"/>
          <w:r w:rsidRPr="00E46389">
            <w:rPr>
              <w:color w:val="000000"/>
            </w:rPr>
            <w:t xml:space="preserve"> MC, et al. PGC-1α mediates mitochondrial biogenesis and oxidative phosphorylation in cancer cells to promote metastasis. Nat Cell Biol. 2014;16(10):992–1003.</w:t>
          </w:r>
        </w:p>
        <w:p w14:paraId="2C8410B3" w14:textId="77777777" w:rsidR="00E46389" w:rsidRPr="00E46389" w:rsidRDefault="00E46389">
          <w:pPr>
            <w:pStyle w:val="csl-entry"/>
            <w:divId w:val="349062609"/>
            <w:rPr>
              <w:color w:val="000000"/>
            </w:rPr>
          </w:pPr>
          <w:r w:rsidRPr="00E46389">
            <w:rPr>
              <w:color w:val="000000"/>
            </w:rPr>
            <w:t>29. Jia D, Park JH, Kaur H, Jung KH, Yang S, Tripathi S, et al. Towards decoding the coupled decision-making of metabolism and epithelial-to-mesenchymal transition in cancer. Brit J Cancer. 2021;1–10.</w:t>
          </w:r>
        </w:p>
        <w:p w14:paraId="61815CF2" w14:textId="77777777" w:rsidR="00E46389" w:rsidRPr="00E46389" w:rsidRDefault="00E46389">
          <w:pPr>
            <w:pStyle w:val="csl-entry"/>
            <w:divId w:val="349062609"/>
            <w:rPr>
              <w:color w:val="000000"/>
            </w:rPr>
          </w:pPr>
          <w:r w:rsidRPr="00E46389">
            <w:rPr>
              <w:color w:val="000000"/>
            </w:rPr>
            <w:t xml:space="preserve">30. </w:t>
          </w:r>
          <w:proofErr w:type="spellStart"/>
          <w:r w:rsidRPr="00E46389">
            <w:rPr>
              <w:color w:val="000000"/>
            </w:rPr>
            <w:t>Serocki</w:t>
          </w:r>
          <w:proofErr w:type="spellEnd"/>
          <w:r w:rsidRPr="00E46389">
            <w:rPr>
              <w:color w:val="000000"/>
            </w:rPr>
            <w:t xml:space="preserve"> M, </w:t>
          </w:r>
          <w:proofErr w:type="spellStart"/>
          <w:r w:rsidRPr="00E46389">
            <w:rPr>
              <w:color w:val="000000"/>
            </w:rPr>
            <w:t>Bartoszewska</w:t>
          </w:r>
          <w:proofErr w:type="spellEnd"/>
          <w:r w:rsidRPr="00E46389">
            <w:rPr>
              <w:color w:val="000000"/>
            </w:rPr>
            <w:t xml:space="preserve"> S, </w:t>
          </w:r>
          <w:proofErr w:type="spellStart"/>
          <w:r w:rsidRPr="00E46389">
            <w:rPr>
              <w:color w:val="000000"/>
            </w:rPr>
            <w:t>Janaszak-Jasiecka</w:t>
          </w:r>
          <w:proofErr w:type="spellEnd"/>
          <w:r w:rsidRPr="00E46389">
            <w:rPr>
              <w:color w:val="000000"/>
            </w:rPr>
            <w:t xml:space="preserve"> A, </w:t>
          </w:r>
          <w:proofErr w:type="spellStart"/>
          <w:r w:rsidRPr="00E46389">
            <w:rPr>
              <w:color w:val="000000"/>
            </w:rPr>
            <w:t>Ochocka</w:t>
          </w:r>
          <w:proofErr w:type="spellEnd"/>
          <w:r w:rsidRPr="00E46389">
            <w:rPr>
              <w:color w:val="000000"/>
            </w:rPr>
            <w:t xml:space="preserve"> RJ, </w:t>
          </w:r>
          <w:proofErr w:type="spellStart"/>
          <w:r w:rsidRPr="00E46389">
            <w:rPr>
              <w:color w:val="000000"/>
            </w:rPr>
            <w:t>Collawn</w:t>
          </w:r>
          <w:proofErr w:type="spellEnd"/>
          <w:r w:rsidRPr="00E46389">
            <w:rPr>
              <w:color w:val="000000"/>
            </w:rPr>
            <w:t xml:space="preserve"> JF, Bartoszewski R. miRNAs regulate the HIF switch during hypoxia: a novel therapeutic target. Angiogenesis. 2018;21(2):183–202.</w:t>
          </w:r>
        </w:p>
        <w:p w14:paraId="3AD7996A" w14:textId="77777777" w:rsidR="00E46389" w:rsidRPr="00E46389" w:rsidRDefault="00E46389">
          <w:pPr>
            <w:pStyle w:val="csl-entry"/>
            <w:divId w:val="349062609"/>
            <w:rPr>
              <w:color w:val="000000"/>
            </w:rPr>
          </w:pPr>
          <w:r w:rsidRPr="00E46389">
            <w:rPr>
              <w:color w:val="000000"/>
            </w:rPr>
            <w:t>31. Shang Y, Chen H, Ye J, Wei X, Liu S, Wang R. HIF-1α/Ascl2/miR-200b regulatory feedback circuit modulated the epithelial-mesenchymal transition (EMT) in colorectal cancer cells. Exp Cell Res. 2017;360(2):243–56.</w:t>
          </w:r>
        </w:p>
        <w:p w14:paraId="7C2547C1" w14:textId="77777777" w:rsidR="00E46389" w:rsidRPr="00E46389" w:rsidRDefault="00E46389">
          <w:pPr>
            <w:pStyle w:val="csl-entry"/>
            <w:divId w:val="349062609"/>
            <w:rPr>
              <w:color w:val="000000"/>
            </w:rPr>
          </w:pPr>
          <w:r w:rsidRPr="00E46389">
            <w:rPr>
              <w:color w:val="000000"/>
            </w:rPr>
            <w:t xml:space="preserve">32. </w:t>
          </w:r>
          <w:proofErr w:type="spellStart"/>
          <w:r w:rsidRPr="00E46389">
            <w:rPr>
              <w:color w:val="000000"/>
            </w:rPr>
            <w:t>Jin</w:t>
          </w:r>
          <w:proofErr w:type="spellEnd"/>
          <w:r w:rsidRPr="00E46389">
            <w:rPr>
              <w:color w:val="000000"/>
            </w:rPr>
            <w:t xml:space="preserve"> HF, Wang JF, Song TT, Zhang J, Wang L. MiR-200b Inhibits Tumor Growth and Chemoresistance via Targeting p70S6K1 in Lung Cancer. Frontiers Oncol. 2020;10:643.</w:t>
          </w:r>
        </w:p>
        <w:p w14:paraId="3D3EA58F" w14:textId="77777777" w:rsidR="00E46389" w:rsidRPr="00E46389" w:rsidRDefault="00E46389">
          <w:pPr>
            <w:pStyle w:val="csl-entry"/>
            <w:divId w:val="349062609"/>
            <w:rPr>
              <w:color w:val="000000"/>
            </w:rPr>
          </w:pPr>
          <w:r w:rsidRPr="00E46389">
            <w:rPr>
              <w:color w:val="000000"/>
            </w:rPr>
            <w:t xml:space="preserve">33. </w:t>
          </w:r>
          <w:proofErr w:type="spellStart"/>
          <w:r w:rsidRPr="00E46389">
            <w:rPr>
              <w:color w:val="000000"/>
            </w:rPr>
            <w:t>Georgakopoulos</w:t>
          </w:r>
          <w:proofErr w:type="spellEnd"/>
          <w:r w:rsidRPr="00E46389">
            <w:rPr>
              <w:color w:val="000000"/>
            </w:rPr>
            <w:t xml:space="preserve">-Soares I, </w:t>
          </w:r>
          <w:proofErr w:type="spellStart"/>
          <w:r w:rsidRPr="00E46389">
            <w:rPr>
              <w:color w:val="000000"/>
            </w:rPr>
            <w:t>Chartoumpekis</w:t>
          </w:r>
          <w:proofErr w:type="spellEnd"/>
          <w:r w:rsidRPr="00E46389">
            <w:rPr>
              <w:color w:val="000000"/>
            </w:rPr>
            <w:t xml:space="preserve"> DV, </w:t>
          </w:r>
          <w:proofErr w:type="spellStart"/>
          <w:r w:rsidRPr="00E46389">
            <w:rPr>
              <w:color w:val="000000"/>
            </w:rPr>
            <w:t>Kyriazopoulou</w:t>
          </w:r>
          <w:proofErr w:type="spellEnd"/>
          <w:r w:rsidRPr="00E46389">
            <w:rPr>
              <w:color w:val="000000"/>
            </w:rPr>
            <w:t xml:space="preserve"> V, </w:t>
          </w:r>
          <w:proofErr w:type="spellStart"/>
          <w:r w:rsidRPr="00E46389">
            <w:rPr>
              <w:color w:val="000000"/>
            </w:rPr>
            <w:t>Zaravinos</w:t>
          </w:r>
          <w:proofErr w:type="spellEnd"/>
          <w:r w:rsidRPr="00E46389">
            <w:rPr>
              <w:color w:val="000000"/>
            </w:rPr>
            <w:t xml:space="preserve"> A. EMT Factors and Metabolic Pathways in Cancer. Frontiers Oncol. 2020;10:499.</w:t>
          </w:r>
        </w:p>
        <w:p w14:paraId="27622EE6" w14:textId="77777777" w:rsidR="00E46389" w:rsidRPr="00E46389" w:rsidRDefault="00E46389">
          <w:pPr>
            <w:pStyle w:val="csl-entry"/>
            <w:divId w:val="349062609"/>
            <w:rPr>
              <w:color w:val="000000"/>
            </w:rPr>
          </w:pPr>
          <w:r w:rsidRPr="00E46389">
            <w:rPr>
              <w:color w:val="000000"/>
            </w:rPr>
            <w:t xml:space="preserve">34. Fedele M, </w:t>
          </w:r>
          <w:proofErr w:type="spellStart"/>
          <w:r w:rsidRPr="00E46389">
            <w:rPr>
              <w:color w:val="000000"/>
            </w:rPr>
            <w:t>Sgarra</w:t>
          </w:r>
          <w:proofErr w:type="spellEnd"/>
          <w:r w:rsidRPr="00E46389">
            <w:rPr>
              <w:color w:val="000000"/>
            </w:rPr>
            <w:t xml:space="preserve"> R, Battista S, </w:t>
          </w:r>
          <w:proofErr w:type="spellStart"/>
          <w:r w:rsidRPr="00E46389">
            <w:rPr>
              <w:color w:val="000000"/>
            </w:rPr>
            <w:t>Cerchia</w:t>
          </w:r>
          <w:proofErr w:type="spellEnd"/>
          <w:r w:rsidRPr="00E46389">
            <w:rPr>
              <w:color w:val="000000"/>
            </w:rPr>
            <w:t xml:space="preserve"> L, </w:t>
          </w:r>
          <w:proofErr w:type="spellStart"/>
          <w:r w:rsidRPr="00E46389">
            <w:rPr>
              <w:color w:val="000000"/>
            </w:rPr>
            <w:t>Manfioletti</w:t>
          </w:r>
          <w:proofErr w:type="spellEnd"/>
          <w:r w:rsidRPr="00E46389">
            <w:rPr>
              <w:color w:val="000000"/>
            </w:rPr>
            <w:t xml:space="preserve"> G. The Epithelial–Mesenchymal Transition at the Crossroads between Metabolism and Tumor Progression. Int J Mol Sci. 2022;23(2):800.</w:t>
          </w:r>
        </w:p>
        <w:p w14:paraId="7CAE001F" w14:textId="77777777" w:rsidR="00E46389" w:rsidRPr="00E46389" w:rsidRDefault="00E46389">
          <w:pPr>
            <w:pStyle w:val="csl-entry"/>
            <w:divId w:val="349062609"/>
            <w:rPr>
              <w:color w:val="000000"/>
            </w:rPr>
          </w:pPr>
          <w:r w:rsidRPr="00E46389">
            <w:rPr>
              <w:color w:val="000000"/>
            </w:rPr>
            <w:t xml:space="preserve">35. Burger GA, </w:t>
          </w:r>
          <w:proofErr w:type="spellStart"/>
          <w:r w:rsidRPr="00E46389">
            <w:rPr>
              <w:color w:val="000000"/>
            </w:rPr>
            <w:t>Danen</w:t>
          </w:r>
          <w:proofErr w:type="spellEnd"/>
          <w:r w:rsidRPr="00E46389">
            <w:rPr>
              <w:color w:val="000000"/>
            </w:rPr>
            <w:t xml:space="preserve"> EHJ, Beltman JB. Deciphering Epithelial–Mesenchymal Transition Regulatory Networks in Cancer through Computational Approaches. Frontiers Oncol. 2017;7:162.</w:t>
          </w:r>
        </w:p>
        <w:p w14:paraId="3A47ABE9" w14:textId="77777777" w:rsidR="00E46389" w:rsidRPr="00E46389" w:rsidRDefault="00E46389">
          <w:pPr>
            <w:pStyle w:val="csl-entry"/>
            <w:divId w:val="349062609"/>
            <w:rPr>
              <w:color w:val="000000"/>
            </w:rPr>
          </w:pPr>
          <w:r w:rsidRPr="00E46389">
            <w:rPr>
              <w:color w:val="000000"/>
            </w:rPr>
            <w:t xml:space="preserve">36. Hu Y, Xu W, Zeng H, He Z, Lu X, </w:t>
          </w:r>
          <w:proofErr w:type="spellStart"/>
          <w:r w:rsidRPr="00E46389">
            <w:rPr>
              <w:color w:val="000000"/>
            </w:rPr>
            <w:t>Zuo</w:t>
          </w:r>
          <w:proofErr w:type="spellEnd"/>
          <w:r w:rsidRPr="00E46389">
            <w:rPr>
              <w:color w:val="000000"/>
            </w:rPr>
            <w:t xml:space="preserve"> D, et al. OXPHOS-dependent metabolic reprogramming prompts metastatic potential of breast cancer cells under osteogenic differentiation. Brit J Cancer. 2020;123(11):1644–55.</w:t>
          </w:r>
        </w:p>
        <w:p w14:paraId="6A9ACCDA" w14:textId="77777777" w:rsidR="00E46389" w:rsidRPr="00E46389" w:rsidRDefault="00E46389">
          <w:pPr>
            <w:pStyle w:val="csl-entry"/>
            <w:divId w:val="349062609"/>
            <w:rPr>
              <w:color w:val="000000"/>
            </w:rPr>
          </w:pPr>
          <w:r w:rsidRPr="00E46389">
            <w:rPr>
              <w:color w:val="000000"/>
            </w:rPr>
            <w:t>37. Sung JY, Cheong JH. Pan-Cancer Analysis Reveals Distinct Metabolic Reprogramming in Different Epithelial–Mesenchymal Transition Activity States. Cancers. 2021;13(8):1778.</w:t>
          </w:r>
        </w:p>
        <w:p w14:paraId="4FB1C4C6" w14:textId="77777777" w:rsidR="00E46389" w:rsidRPr="00E46389" w:rsidRDefault="00E46389">
          <w:pPr>
            <w:pStyle w:val="csl-entry"/>
            <w:divId w:val="349062609"/>
            <w:rPr>
              <w:color w:val="000000"/>
            </w:rPr>
          </w:pPr>
          <w:r w:rsidRPr="00E46389">
            <w:rPr>
              <w:color w:val="000000"/>
            </w:rPr>
            <w:t xml:space="preserve">38. Choudhary KS, Rohatgi N, </w:t>
          </w:r>
          <w:proofErr w:type="spellStart"/>
          <w:r w:rsidRPr="00E46389">
            <w:rPr>
              <w:color w:val="000000"/>
            </w:rPr>
            <w:t>Halldorsson</w:t>
          </w:r>
          <w:proofErr w:type="spellEnd"/>
          <w:r w:rsidRPr="00E46389">
            <w:rPr>
              <w:color w:val="000000"/>
            </w:rPr>
            <w:t xml:space="preserve"> S, </w:t>
          </w:r>
          <w:proofErr w:type="spellStart"/>
          <w:r w:rsidRPr="00E46389">
            <w:rPr>
              <w:color w:val="000000"/>
            </w:rPr>
            <w:t>Briem</w:t>
          </w:r>
          <w:proofErr w:type="spellEnd"/>
          <w:r w:rsidRPr="00E46389">
            <w:rPr>
              <w:color w:val="000000"/>
            </w:rPr>
            <w:t xml:space="preserve"> E, Gudjonsson T, Gudmundsson S, et al. EGFR Signal-Network Reconstruction Demonstrates Metabolic Crosstalk in EMT. </w:t>
          </w:r>
          <w:proofErr w:type="spellStart"/>
          <w:r w:rsidRPr="00E46389">
            <w:rPr>
              <w:color w:val="000000"/>
            </w:rPr>
            <w:t>Plos</w:t>
          </w:r>
          <w:proofErr w:type="spellEnd"/>
          <w:r w:rsidRPr="00E46389">
            <w:rPr>
              <w:color w:val="000000"/>
            </w:rPr>
            <w:t xml:space="preserve"> </w:t>
          </w:r>
          <w:proofErr w:type="spellStart"/>
          <w:r w:rsidRPr="00E46389">
            <w:rPr>
              <w:color w:val="000000"/>
            </w:rPr>
            <w:t>Comput</w:t>
          </w:r>
          <w:proofErr w:type="spellEnd"/>
          <w:r w:rsidRPr="00E46389">
            <w:rPr>
              <w:color w:val="000000"/>
            </w:rPr>
            <w:t xml:space="preserve"> Biol. 2016;12(6):e1004924.</w:t>
          </w:r>
        </w:p>
        <w:p w14:paraId="71D6CA40" w14:textId="77777777" w:rsidR="00E46389" w:rsidRPr="00E46389" w:rsidRDefault="00E46389">
          <w:pPr>
            <w:pStyle w:val="csl-entry"/>
            <w:divId w:val="349062609"/>
            <w:rPr>
              <w:color w:val="000000"/>
            </w:rPr>
          </w:pPr>
          <w:r w:rsidRPr="00E46389">
            <w:rPr>
              <w:color w:val="000000"/>
            </w:rPr>
            <w:t>39. Feng S, Zhang L, Liu X, Li G, Zhang B, Wang Z, et al. Low levels of AMPK promote epithelial‐mesenchymal transition in lung cancer primarily through HDAC4‐ and HDAC5‐mediated metabolic reprogramming. J Cell Mol Med. 2020;24(14):7789–801.</w:t>
          </w:r>
        </w:p>
        <w:p w14:paraId="5819EFC9" w14:textId="77777777" w:rsidR="00E46389" w:rsidRPr="00E46389" w:rsidRDefault="00E46389">
          <w:pPr>
            <w:pStyle w:val="csl-entry"/>
            <w:divId w:val="349062609"/>
            <w:rPr>
              <w:color w:val="000000"/>
            </w:rPr>
          </w:pPr>
          <w:r w:rsidRPr="00E46389">
            <w:rPr>
              <w:color w:val="000000"/>
            </w:rPr>
            <w:t xml:space="preserve">40. </w:t>
          </w:r>
          <w:proofErr w:type="spellStart"/>
          <w:r w:rsidRPr="00E46389">
            <w:rPr>
              <w:color w:val="000000"/>
            </w:rPr>
            <w:t>Schieber</w:t>
          </w:r>
          <w:proofErr w:type="spellEnd"/>
          <w:r w:rsidRPr="00E46389">
            <w:rPr>
              <w:color w:val="000000"/>
            </w:rPr>
            <w:t xml:space="preserve"> MS, Chandel NS. ROS Links Glucose Metabolism to Breast Cancer Stem Cell and EMT Phenotype. Cancer Cell. 2013;23(3):265–7.</w:t>
          </w:r>
        </w:p>
        <w:p w14:paraId="7610D9A4" w14:textId="77777777" w:rsidR="00E46389" w:rsidRPr="00E46389" w:rsidRDefault="00E46389">
          <w:pPr>
            <w:pStyle w:val="csl-entry"/>
            <w:divId w:val="349062609"/>
            <w:rPr>
              <w:color w:val="000000"/>
            </w:rPr>
          </w:pPr>
          <w:r w:rsidRPr="00E46389">
            <w:rPr>
              <w:color w:val="000000"/>
            </w:rPr>
            <w:t xml:space="preserve">41. Kang X, Wang J, Li C. Exposing the Underlying Relationship of Cancer Metastasis to Metabolism and Epithelial-Mesenchymal Transitions. </w:t>
          </w:r>
          <w:proofErr w:type="spellStart"/>
          <w:r w:rsidRPr="00E46389">
            <w:rPr>
              <w:color w:val="000000"/>
            </w:rPr>
            <w:t>Iscience</w:t>
          </w:r>
          <w:proofErr w:type="spellEnd"/>
          <w:r w:rsidRPr="00E46389">
            <w:rPr>
              <w:color w:val="000000"/>
            </w:rPr>
            <w:t>. 2019;21:754–72.</w:t>
          </w:r>
        </w:p>
        <w:p w14:paraId="7F7A70CB" w14:textId="77777777" w:rsidR="00E46389" w:rsidRPr="00E46389" w:rsidRDefault="00E46389">
          <w:pPr>
            <w:pStyle w:val="csl-entry"/>
            <w:divId w:val="349062609"/>
            <w:rPr>
              <w:color w:val="000000"/>
            </w:rPr>
          </w:pPr>
          <w:r w:rsidRPr="00E46389">
            <w:rPr>
              <w:color w:val="000000"/>
            </w:rPr>
            <w:t>42. Kang X, Li C. A Dimension Reduction Approach for Energy Landscape: Identifying Intermediate States in Metabolism‐EMT Network. Adv Sci. 2021;2003133.</w:t>
          </w:r>
        </w:p>
        <w:p w14:paraId="174624A5" w14:textId="77777777" w:rsidR="00E46389" w:rsidRPr="00E46389" w:rsidRDefault="00E46389">
          <w:pPr>
            <w:pStyle w:val="csl-entry"/>
            <w:divId w:val="349062609"/>
            <w:rPr>
              <w:color w:val="000000"/>
            </w:rPr>
          </w:pPr>
          <w:r w:rsidRPr="00E46389">
            <w:rPr>
              <w:color w:val="000000"/>
            </w:rPr>
            <w:t xml:space="preserve">43. </w:t>
          </w:r>
          <w:proofErr w:type="spellStart"/>
          <w:r w:rsidRPr="00E46389">
            <w:rPr>
              <w:color w:val="000000"/>
            </w:rPr>
            <w:t>Sciacovelli</w:t>
          </w:r>
          <w:proofErr w:type="spellEnd"/>
          <w:r w:rsidRPr="00E46389">
            <w:rPr>
              <w:color w:val="000000"/>
            </w:rPr>
            <w:t xml:space="preserve"> M, </w:t>
          </w:r>
          <w:proofErr w:type="spellStart"/>
          <w:r w:rsidRPr="00E46389">
            <w:rPr>
              <w:color w:val="000000"/>
            </w:rPr>
            <w:t>Frezza</w:t>
          </w:r>
          <w:proofErr w:type="spellEnd"/>
          <w:r w:rsidRPr="00E46389">
            <w:rPr>
              <w:color w:val="000000"/>
            </w:rPr>
            <w:t xml:space="preserve"> C. Metabolic </w:t>
          </w:r>
          <w:proofErr w:type="gramStart"/>
          <w:r w:rsidRPr="00E46389">
            <w:rPr>
              <w:color w:val="000000"/>
            </w:rPr>
            <w:t>reprogramming</w:t>
          </w:r>
          <w:proofErr w:type="gramEnd"/>
          <w:r w:rsidRPr="00E46389">
            <w:rPr>
              <w:color w:val="000000"/>
            </w:rPr>
            <w:t xml:space="preserve"> and epithelial‐to‐mesenchymal transition in cancer. </w:t>
          </w:r>
          <w:proofErr w:type="spellStart"/>
          <w:r w:rsidRPr="00E46389">
            <w:rPr>
              <w:color w:val="000000"/>
            </w:rPr>
            <w:t>Febs</w:t>
          </w:r>
          <w:proofErr w:type="spellEnd"/>
          <w:r w:rsidRPr="00E46389">
            <w:rPr>
              <w:color w:val="000000"/>
            </w:rPr>
            <w:t xml:space="preserve"> J. 2017;284(19):3132–44.</w:t>
          </w:r>
        </w:p>
        <w:p w14:paraId="78F87C05" w14:textId="77777777" w:rsidR="00E46389" w:rsidRPr="00E46389" w:rsidRDefault="00E46389">
          <w:pPr>
            <w:pStyle w:val="csl-entry"/>
            <w:divId w:val="349062609"/>
            <w:rPr>
              <w:color w:val="000000"/>
            </w:rPr>
          </w:pPr>
          <w:r w:rsidRPr="00E46389">
            <w:rPr>
              <w:color w:val="000000"/>
            </w:rPr>
            <w:t xml:space="preserve">44. Huang R, </w:t>
          </w:r>
          <w:proofErr w:type="spellStart"/>
          <w:r w:rsidRPr="00E46389">
            <w:rPr>
              <w:color w:val="000000"/>
            </w:rPr>
            <w:t>Zong</w:t>
          </w:r>
          <w:proofErr w:type="spellEnd"/>
          <w:r w:rsidRPr="00E46389">
            <w:rPr>
              <w:color w:val="000000"/>
            </w:rPr>
            <w:t xml:space="preserve"> X. Aberrant cancer metabolism in epithelial–mesenchymal transition and cancer metastasis: Mechanisms in cancer progression. Crit Rev Oncol </w:t>
          </w:r>
          <w:proofErr w:type="spellStart"/>
          <w:r w:rsidRPr="00E46389">
            <w:rPr>
              <w:color w:val="000000"/>
            </w:rPr>
            <w:t>Hemat</w:t>
          </w:r>
          <w:proofErr w:type="spellEnd"/>
          <w:r w:rsidRPr="00E46389">
            <w:rPr>
              <w:color w:val="000000"/>
            </w:rPr>
            <w:t>. 2017;115:13–22.</w:t>
          </w:r>
        </w:p>
        <w:p w14:paraId="6FBAC0DA" w14:textId="77777777" w:rsidR="00E46389" w:rsidRPr="00E46389" w:rsidRDefault="00E46389">
          <w:pPr>
            <w:pStyle w:val="csl-entry"/>
            <w:divId w:val="349062609"/>
            <w:rPr>
              <w:color w:val="000000"/>
            </w:rPr>
          </w:pPr>
          <w:r w:rsidRPr="00E46389">
            <w:rPr>
              <w:color w:val="000000"/>
            </w:rPr>
            <w:t xml:space="preserve">45. Jiang L, Xiao L, </w:t>
          </w:r>
          <w:proofErr w:type="spellStart"/>
          <w:r w:rsidRPr="00E46389">
            <w:rPr>
              <w:color w:val="000000"/>
            </w:rPr>
            <w:t>Sugiura</w:t>
          </w:r>
          <w:proofErr w:type="spellEnd"/>
          <w:r w:rsidRPr="00E46389">
            <w:rPr>
              <w:color w:val="000000"/>
            </w:rPr>
            <w:t xml:space="preserve"> H, Huang X, Ali A, Kuro-o M, et al. Metabolic reprogramming during TGFβ1-induced epithelial-to-mesenchymal transition. Oncogene. 2015;34(30):3908–16.</w:t>
          </w:r>
        </w:p>
        <w:p w14:paraId="6A8560E8" w14:textId="77777777" w:rsidR="00E46389" w:rsidRPr="00E46389" w:rsidRDefault="00E46389">
          <w:pPr>
            <w:pStyle w:val="csl-entry"/>
            <w:divId w:val="349062609"/>
            <w:rPr>
              <w:color w:val="000000"/>
            </w:rPr>
          </w:pPr>
          <w:r w:rsidRPr="00E46389">
            <w:rPr>
              <w:color w:val="000000"/>
            </w:rPr>
            <w:t xml:space="preserve">46. Bocci F, Tripathi SC, Mercedes SAV, George JT, </w:t>
          </w:r>
          <w:proofErr w:type="spellStart"/>
          <w:r w:rsidRPr="00E46389">
            <w:rPr>
              <w:color w:val="000000"/>
            </w:rPr>
            <w:t>Casabar</w:t>
          </w:r>
          <w:proofErr w:type="spellEnd"/>
          <w:r w:rsidRPr="00E46389">
            <w:rPr>
              <w:color w:val="000000"/>
            </w:rPr>
            <w:t xml:space="preserve"> JP, Wong PK, et al. NRF2 activates a partial epithelial-mesenchymal transition and is maximally present in a hybrid epithelial/mesenchymal phenotype. </w:t>
          </w:r>
          <w:proofErr w:type="spellStart"/>
          <w:r w:rsidRPr="00E46389">
            <w:rPr>
              <w:color w:val="000000"/>
            </w:rPr>
            <w:t>Integr</w:t>
          </w:r>
          <w:proofErr w:type="spellEnd"/>
          <w:r w:rsidRPr="00E46389">
            <w:rPr>
              <w:color w:val="000000"/>
            </w:rPr>
            <w:t xml:space="preserve"> Biol. 2019;11(6):251–63.</w:t>
          </w:r>
        </w:p>
        <w:p w14:paraId="19E38BE9" w14:textId="77777777" w:rsidR="00E46389" w:rsidRPr="00E46389" w:rsidRDefault="00E46389">
          <w:pPr>
            <w:pStyle w:val="csl-entry"/>
            <w:divId w:val="349062609"/>
            <w:rPr>
              <w:color w:val="000000"/>
            </w:rPr>
          </w:pPr>
          <w:r w:rsidRPr="00E46389">
            <w:rPr>
              <w:color w:val="000000"/>
            </w:rPr>
            <w:t xml:space="preserve">47. Luo M, Shang L, Brooks MD, </w:t>
          </w:r>
          <w:proofErr w:type="spellStart"/>
          <w:r w:rsidRPr="00E46389">
            <w:rPr>
              <w:color w:val="000000"/>
            </w:rPr>
            <w:t>Jiagge</w:t>
          </w:r>
          <w:proofErr w:type="spellEnd"/>
          <w:r w:rsidRPr="00E46389">
            <w:rPr>
              <w:color w:val="000000"/>
            </w:rPr>
            <w:t xml:space="preserve"> E, Zhu Y, </w:t>
          </w:r>
          <w:proofErr w:type="spellStart"/>
          <w:r w:rsidRPr="00E46389">
            <w:rPr>
              <w:color w:val="000000"/>
            </w:rPr>
            <w:t>Buschhaus</w:t>
          </w:r>
          <w:proofErr w:type="spellEnd"/>
          <w:r w:rsidRPr="00E46389">
            <w:rPr>
              <w:color w:val="000000"/>
            </w:rPr>
            <w:t xml:space="preserve"> JM, et al. Targeting Breast Cancer Stem Cell State Equilibrium through Modulation of Redox Signaling. Cell </w:t>
          </w:r>
          <w:proofErr w:type="spellStart"/>
          <w:r w:rsidRPr="00E46389">
            <w:rPr>
              <w:color w:val="000000"/>
            </w:rPr>
            <w:t>Metab</w:t>
          </w:r>
          <w:proofErr w:type="spellEnd"/>
          <w:r w:rsidRPr="00E46389">
            <w:rPr>
              <w:color w:val="000000"/>
            </w:rPr>
            <w:t>. 2018;28(1):69-86.e6.</w:t>
          </w:r>
        </w:p>
        <w:p w14:paraId="497B2523" w14:textId="77777777" w:rsidR="00E46389" w:rsidRPr="00E46389" w:rsidRDefault="00E46389">
          <w:pPr>
            <w:pStyle w:val="csl-entry"/>
            <w:divId w:val="349062609"/>
            <w:rPr>
              <w:color w:val="000000"/>
            </w:rPr>
          </w:pPr>
          <w:r w:rsidRPr="00E46389">
            <w:rPr>
              <w:color w:val="000000"/>
            </w:rPr>
            <w:t xml:space="preserve">48. </w:t>
          </w:r>
          <w:proofErr w:type="spellStart"/>
          <w:r w:rsidRPr="00E46389">
            <w:rPr>
              <w:color w:val="000000"/>
            </w:rPr>
            <w:t>Colacino</w:t>
          </w:r>
          <w:proofErr w:type="spellEnd"/>
          <w:r w:rsidRPr="00E46389">
            <w:rPr>
              <w:color w:val="000000"/>
            </w:rPr>
            <w:t xml:space="preserve"> JA, Azizi E, Brooks MD, </w:t>
          </w:r>
          <w:proofErr w:type="spellStart"/>
          <w:r w:rsidRPr="00E46389">
            <w:rPr>
              <w:color w:val="000000"/>
            </w:rPr>
            <w:t>Harouaka</w:t>
          </w:r>
          <w:proofErr w:type="spellEnd"/>
          <w:r w:rsidRPr="00E46389">
            <w:rPr>
              <w:color w:val="000000"/>
            </w:rPr>
            <w:t xml:space="preserve"> R, </w:t>
          </w:r>
          <w:proofErr w:type="spellStart"/>
          <w:r w:rsidRPr="00E46389">
            <w:rPr>
              <w:color w:val="000000"/>
            </w:rPr>
            <w:t>Fouladdel</w:t>
          </w:r>
          <w:proofErr w:type="spellEnd"/>
          <w:r w:rsidRPr="00E46389">
            <w:rPr>
              <w:color w:val="000000"/>
            </w:rPr>
            <w:t xml:space="preserve"> S, McDermott SP, et al. Heterogeneity of Human Breast Stem and Progenitor Cells as Revealed by Transcriptional Profiling. Stem Cell Rep. 2018;10(5):1596–609.</w:t>
          </w:r>
        </w:p>
        <w:p w14:paraId="144C9219" w14:textId="77777777" w:rsidR="00E46389" w:rsidRPr="00E46389" w:rsidRDefault="00E46389">
          <w:pPr>
            <w:pStyle w:val="csl-entry"/>
            <w:divId w:val="349062609"/>
            <w:rPr>
              <w:color w:val="000000"/>
            </w:rPr>
          </w:pPr>
          <w:r w:rsidRPr="00E46389">
            <w:rPr>
              <w:color w:val="000000"/>
            </w:rPr>
            <w:t>49. Yu L, Lu M, Jia D, Ma J, Ben-Jacob E, Levine H, et al. Modeling the Genetic Regulation of Cancer Metabolism: Interplay between Glycolysis and Oxidative Phosphorylation. Cancer Res. 2017;77(7):1564–74.</w:t>
          </w:r>
        </w:p>
        <w:p w14:paraId="588D8F83" w14:textId="77777777" w:rsidR="00E46389" w:rsidRPr="00E46389" w:rsidRDefault="00E46389">
          <w:pPr>
            <w:pStyle w:val="csl-entry"/>
            <w:divId w:val="349062609"/>
            <w:rPr>
              <w:color w:val="000000"/>
            </w:rPr>
          </w:pPr>
          <w:r w:rsidRPr="00E46389">
            <w:rPr>
              <w:color w:val="000000"/>
            </w:rPr>
            <w:t xml:space="preserve">50. Lu M, Jolly MK, </w:t>
          </w:r>
          <w:proofErr w:type="spellStart"/>
          <w:r w:rsidRPr="00E46389">
            <w:rPr>
              <w:color w:val="000000"/>
            </w:rPr>
            <w:t>Gomoto</w:t>
          </w:r>
          <w:proofErr w:type="spellEnd"/>
          <w:r w:rsidRPr="00E46389">
            <w:rPr>
              <w:color w:val="000000"/>
            </w:rPr>
            <w:t xml:space="preserve"> R, Huang B, </w:t>
          </w:r>
          <w:proofErr w:type="spellStart"/>
          <w:r w:rsidRPr="00E46389">
            <w:rPr>
              <w:color w:val="000000"/>
            </w:rPr>
            <w:t>Onuchic</w:t>
          </w:r>
          <w:proofErr w:type="spellEnd"/>
          <w:r w:rsidRPr="00E46389">
            <w:rPr>
              <w:color w:val="000000"/>
            </w:rPr>
            <w:t xml:space="preserve"> J, Ben-Jacob E. </w:t>
          </w:r>
          <w:proofErr w:type="spellStart"/>
          <w:r w:rsidRPr="00E46389">
            <w:rPr>
              <w:color w:val="000000"/>
            </w:rPr>
            <w:t>Tristability</w:t>
          </w:r>
          <w:proofErr w:type="spellEnd"/>
          <w:r w:rsidRPr="00E46389">
            <w:rPr>
              <w:color w:val="000000"/>
            </w:rPr>
            <w:t xml:space="preserve"> in Cancer-Associated MicroRNA-TF Chimera Toggle Switch. J Phys Chem B. 2013;117(42):13164–74.</w:t>
          </w:r>
        </w:p>
        <w:p w14:paraId="49C78AE7" w14:textId="77777777" w:rsidR="00E46389" w:rsidRPr="00E46389" w:rsidRDefault="00E46389">
          <w:pPr>
            <w:pStyle w:val="csl-entry"/>
            <w:divId w:val="349062609"/>
            <w:rPr>
              <w:color w:val="000000"/>
            </w:rPr>
          </w:pPr>
          <w:r w:rsidRPr="00E46389">
            <w:rPr>
              <w:color w:val="000000"/>
            </w:rPr>
            <w:t xml:space="preserve">51. Kovac S, </w:t>
          </w:r>
          <w:proofErr w:type="spellStart"/>
          <w:r w:rsidRPr="00E46389">
            <w:rPr>
              <w:color w:val="000000"/>
            </w:rPr>
            <w:t>Angelova</w:t>
          </w:r>
          <w:proofErr w:type="spellEnd"/>
          <w:r w:rsidRPr="00E46389">
            <w:rPr>
              <w:color w:val="000000"/>
            </w:rPr>
            <w:t xml:space="preserve"> PR, </w:t>
          </w:r>
          <w:proofErr w:type="spellStart"/>
          <w:r w:rsidRPr="00E46389">
            <w:rPr>
              <w:color w:val="000000"/>
            </w:rPr>
            <w:t>Holmström</w:t>
          </w:r>
          <w:proofErr w:type="spellEnd"/>
          <w:r w:rsidRPr="00E46389">
            <w:rPr>
              <w:color w:val="000000"/>
            </w:rPr>
            <w:t xml:space="preserve"> KM, Zhang Y, </w:t>
          </w:r>
          <w:proofErr w:type="spellStart"/>
          <w:r w:rsidRPr="00E46389">
            <w:rPr>
              <w:color w:val="000000"/>
            </w:rPr>
            <w:t>Dinkova-Kostova</w:t>
          </w:r>
          <w:proofErr w:type="spellEnd"/>
          <w:r w:rsidRPr="00E46389">
            <w:rPr>
              <w:color w:val="000000"/>
            </w:rPr>
            <w:t xml:space="preserve"> AT, Abramov AY. Nrf2 regulates ROS production by mitochondria and NADPH oxidase. </w:t>
          </w:r>
          <w:proofErr w:type="spellStart"/>
          <w:r w:rsidRPr="00E46389">
            <w:rPr>
              <w:color w:val="000000"/>
            </w:rPr>
            <w:t>Biochimica</w:t>
          </w:r>
          <w:proofErr w:type="spellEnd"/>
          <w:r w:rsidRPr="00E46389">
            <w:rPr>
              <w:color w:val="000000"/>
            </w:rPr>
            <w:t xml:space="preserve"> Et </w:t>
          </w:r>
          <w:proofErr w:type="spellStart"/>
          <w:r w:rsidRPr="00E46389">
            <w:rPr>
              <w:color w:val="000000"/>
            </w:rPr>
            <w:t>Biophysica</w:t>
          </w:r>
          <w:proofErr w:type="spellEnd"/>
          <w:r w:rsidRPr="00E46389">
            <w:rPr>
              <w:color w:val="000000"/>
            </w:rPr>
            <w:t xml:space="preserve"> Acta </w:t>
          </w:r>
          <w:proofErr w:type="spellStart"/>
          <w:r w:rsidRPr="00E46389">
            <w:rPr>
              <w:color w:val="000000"/>
            </w:rPr>
            <w:t>Bba</w:t>
          </w:r>
          <w:proofErr w:type="spellEnd"/>
          <w:r w:rsidRPr="00E46389">
            <w:rPr>
              <w:color w:val="000000"/>
            </w:rPr>
            <w:t xml:space="preserve"> - Gen Subj. 2015;1850(4):794–801.</w:t>
          </w:r>
        </w:p>
        <w:p w14:paraId="0728927E" w14:textId="77777777" w:rsidR="00E46389" w:rsidRPr="00E46389" w:rsidRDefault="00E46389">
          <w:pPr>
            <w:pStyle w:val="csl-entry"/>
            <w:divId w:val="349062609"/>
            <w:rPr>
              <w:color w:val="000000"/>
            </w:rPr>
          </w:pPr>
          <w:r w:rsidRPr="00E46389">
            <w:rPr>
              <w:color w:val="000000"/>
            </w:rPr>
            <w:t>52. He F, Ru X, Wen T. NRF2, a Transcription Factor for Stress Response and Beyond. Int J Mol Sci. 2020;21(13):4777.</w:t>
          </w:r>
        </w:p>
        <w:p w14:paraId="3A88A5B2" w14:textId="77777777" w:rsidR="00E46389" w:rsidRPr="00E46389" w:rsidRDefault="00E46389">
          <w:pPr>
            <w:pStyle w:val="csl-entry"/>
            <w:divId w:val="349062609"/>
            <w:rPr>
              <w:color w:val="000000"/>
            </w:rPr>
          </w:pPr>
          <w:r w:rsidRPr="00E46389">
            <w:rPr>
              <w:color w:val="000000"/>
            </w:rPr>
            <w:t>53. Li N, Muthusamy S, Liang R, Sarojini H, Wang E. Increased expression of miR-34a and miR-93 in rat liver during aging, and their impact on the expression of Mgst1 and Sirt1. Mech Ageing Dev. 2011;132(3):75–85.</w:t>
          </w:r>
        </w:p>
        <w:p w14:paraId="274960CD" w14:textId="77777777" w:rsidR="00E46389" w:rsidRPr="00E46389" w:rsidRDefault="00E46389">
          <w:pPr>
            <w:pStyle w:val="csl-entry"/>
            <w:divId w:val="349062609"/>
            <w:rPr>
              <w:color w:val="000000"/>
            </w:rPr>
          </w:pPr>
          <w:r w:rsidRPr="00E46389">
            <w:rPr>
              <w:color w:val="000000"/>
            </w:rPr>
            <w:t>54. Bai XY, Ma Y, Ding R, Fu B, Shi S, Chen XM. miR-335 and miR-34a Promote Renal Senescence by Suppressing Mitochondrial Antioxidative Enzymes. J Am Soc Nephrol. 2011;22(7):1252–61.</w:t>
          </w:r>
        </w:p>
        <w:p w14:paraId="451368B9" w14:textId="77777777" w:rsidR="00E46389" w:rsidRPr="00E46389" w:rsidRDefault="00E46389">
          <w:pPr>
            <w:pStyle w:val="csl-entry"/>
            <w:divId w:val="349062609"/>
            <w:rPr>
              <w:color w:val="000000"/>
            </w:rPr>
          </w:pPr>
          <w:r w:rsidRPr="00E46389">
            <w:rPr>
              <w:color w:val="000000"/>
            </w:rPr>
            <w:t xml:space="preserve">55. Navarro F, Lieberman J. miR-34 and p53: New Insights into a Complex Functional Relationship. </w:t>
          </w:r>
          <w:proofErr w:type="spellStart"/>
          <w:r w:rsidRPr="00E46389">
            <w:rPr>
              <w:color w:val="000000"/>
            </w:rPr>
            <w:t>Plos</w:t>
          </w:r>
          <w:proofErr w:type="spellEnd"/>
          <w:r w:rsidRPr="00E46389">
            <w:rPr>
              <w:color w:val="000000"/>
            </w:rPr>
            <w:t xml:space="preserve"> One. 2015;10(7):e0132767.</w:t>
          </w:r>
        </w:p>
        <w:p w14:paraId="14A5494B" w14:textId="77777777" w:rsidR="00E46389" w:rsidRPr="00E46389" w:rsidRDefault="00E46389">
          <w:pPr>
            <w:pStyle w:val="csl-entry"/>
            <w:divId w:val="349062609"/>
            <w:rPr>
              <w:color w:val="000000"/>
            </w:rPr>
          </w:pPr>
          <w:r w:rsidRPr="00E46389">
            <w:rPr>
              <w:color w:val="000000"/>
            </w:rPr>
            <w:t xml:space="preserve">56. </w:t>
          </w:r>
          <w:proofErr w:type="spellStart"/>
          <w:r w:rsidRPr="00E46389">
            <w:rPr>
              <w:color w:val="000000"/>
            </w:rPr>
            <w:t>Italiano</w:t>
          </w:r>
          <w:proofErr w:type="spellEnd"/>
          <w:r w:rsidRPr="00E46389">
            <w:rPr>
              <w:color w:val="000000"/>
            </w:rPr>
            <w:t xml:space="preserve"> D, Lena AM, </w:t>
          </w:r>
          <w:proofErr w:type="spellStart"/>
          <w:r w:rsidRPr="00E46389">
            <w:rPr>
              <w:color w:val="000000"/>
            </w:rPr>
            <w:t>Melino</w:t>
          </w:r>
          <w:proofErr w:type="spellEnd"/>
          <w:r w:rsidRPr="00E46389">
            <w:rPr>
              <w:color w:val="000000"/>
            </w:rPr>
            <w:t xml:space="preserve"> G, Candi E. Identification of NCF2/p67phox as a novel p53 target gene. Cell Cycle. 2012;11(24):4589–96.</w:t>
          </w:r>
        </w:p>
        <w:p w14:paraId="23F96BAF" w14:textId="77777777" w:rsidR="00E46389" w:rsidRPr="00E46389" w:rsidRDefault="00E46389">
          <w:pPr>
            <w:pStyle w:val="csl-entry"/>
            <w:divId w:val="349062609"/>
            <w:rPr>
              <w:color w:val="000000"/>
            </w:rPr>
          </w:pPr>
          <w:r w:rsidRPr="00E46389">
            <w:rPr>
              <w:color w:val="000000"/>
            </w:rPr>
            <w:t xml:space="preserve">57. Chou HL, Fong Y, Wei CK, Tsai EM, Chen JYF, Chang WT, et al. A Quinone-Containing Compound Enhances </w:t>
          </w:r>
          <w:proofErr w:type="spellStart"/>
          <w:r w:rsidRPr="00E46389">
            <w:rPr>
              <w:color w:val="000000"/>
            </w:rPr>
            <w:t>Camptothecin</w:t>
          </w:r>
          <w:proofErr w:type="spellEnd"/>
          <w:r w:rsidRPr="00E46389">
            <w:rPr>
              <w:color w:val="000000"/>
            </w:rPr>
            <w:t xml:space="preserve">-Induced Apoptosis of Lung Cancer Through Modulating Endogenous ROS and ERK Signaling. Arch Immunol </w:t>
          </w:r>
          <w:proofErr w:type="spellStart"/>
          <w:r w:rsidRPr="00E46389">
            <w:rPr>
              <w:color w:val="000000"/>
            </w:rPr>
            <w:t>Ther</w:t>
          </w:r>
          <w:proofErr w:type="spellEnd"/>
          <w:r w:rsidRPr="00E46389">
            <w:rPr>
              <w:color w:val="000000"/>
            </w:rPr>
            <w:t xml:space="preserve"> Ex. 2017;65(3):241–52.</w:t>
          </w:r>
        </w:p>
        <w:p w14:paraId="32A4DD36" w14:textId="77777777" w:rsidR="00E46389" w:rsidRPr="00E46389" w:rsidRDefault="00E46389">
          <w:pPr>
            <w:pStyle w:val="csl-entry"/>
            <w:divId w:val="349062609"/>
            <w:rPr>
              <w:color w:val="000000"/>
            </w:rPr>
          </w:pPr>
          <w:r w:rsidRPr="00E46389">
            <w:rPr>
              <w:color w:val="000000"/>
            </w:rPr>
            <w:t xml:space="preserve">58. Byun Y, Choi YC, </w:t>
          </w:r>
          <w:proofErr w:type="spellStart"/>
          <w:r w:rsidRPr="00E46389">
            <w:rPr>
              <w:color w:val="000000"/>
            </w:rPr>
            <w:t>Jeong</w:t>
          </w:r>
          <w:proofErr w:type="spellEnd"/>
          <w:r w:rsidRPr="00E46389">
            <w:rPr>
              <w:color w:val="000000"/>
            </w:rPr>
            <w:t xml:space="preserve"> Y, Lee G, Yoon S, </w:t>
          </w:r>
          <w:proofErr w:type="spellStart"/>
          <w:r w:rsidRPr="00E46389">
            <w:rPr>
              <w:color w:val="000000"/>
            </w:rPr>
            <w:t>Jeong</w:t>
          </w:r>
          <w:proofErr w:type="spellEnd"/>
          <w:r w:rsidRPr="00E46389">
            <w:rPr>
              <w:color w:val="000000"/>
            </w:rPr>
            <w:t xml:space="preserve"> Y, et al. MiR-200c downregulates HIF-1α and inhibits migration of lung cancer cells. Cell Mol Biol Lett. 2019;24(1):28.</w:t>
          </w:r>
        </w:p>
        <w:p w14:paraId="79C722C7" w14:textId="77777777" w:rsidR="00E46389" w:rsidRPr="00E46389" w:rsidRDefault="00E46389">
          <w:pPr>
            <w:pStyle w:val="csl-entry"/>
            <w:divId w:val="349062609"/>
            <w:rPr>
              <w:color w:val="000000"/>
            </w:rPr>
          </w:pPr>
          <w:r w:rsidRPr="00E46389">
            <w:rPr>
              <w:color w:val="000000"/>
            </w:rPr>
            <w:t xml:space="preserve">59. </w:t>
          </w:r>
          <w:proofErr w:type="spellStart"/>
          <w:r w:rsidRPr="00E46389">
            <w:rPr>
              <w:color w:val="000000"/>
            </w:rPr>
            <w:t>Bartoszewska</w:t>
          </w:r>
          <w:proofErr w:type="spellEnd"/>
          <w:r w:rsidRPr="00E46389">
            <w:rPr>
              <w:color w:val="000000"/>
            </w:rPr>
            <w:t xml:space="preserve"> S, </w:t>
          </w:r>
          <w:proofErr w:type="spellStart"/>
          <w:r w:rsidRPr="00E46389">
            <w:rPr>
              <w:color w:val="000000"/>
            </w:rPr>
            <w:t>Rochan</w:t>
          </w:r>
          <w:proofErr w:type="spellEnd"/>
          <w:r w:rsidRPr="00E46389">
            <w:rPr>
              <w:color w:val="000000"/>
            </w:rPr>
            <w:t xml:space="preserve"> K, Piotrowski A, </w:t>
          </w:r>
          <w:proofErr w:type="spellStart"/>
          <w:r w:rsidRPr="00E46389">
            <w:rPr>
              <w:color w:val="000000"/>
            </w:rPr>
            <w:t>Kamysz</w:t>
          </w:r>
          <w:proofErr w:type="spellEnd"/>
          <w:r w:rsidRPr="00E46389">
            <w:rPr>
              <w:color w:val="000000"/>
            </w:rPr>
            <w:t xml:space="preserve"> W, </w:t>
          </w:r>
          <w:proofErr w:type="spellStart"/>
          <w:r w:rsidRPr="00E46389">
            <w:rPr>
              <w:color w:val="000000"/>
            </w:rPr>
            <w:t>Ochocka</w:t>
          </w:r>
          <w:proofErr w:type="spellEnd"/>
          <w:r w:rsidRPr="00E46389">
            <w:rPr>
              <w:color w:val="000000"/>
            </w:rPr>
            <w:t xml:space="preserve"> RJ, </w:t>
          </w:r>
          <w:proofErr w:type="spellStart"/>
          <w:r w:rsidRPr="00E46389">
            <w:rPr>
              <w:color w:val="000000"/>
            </w:rPr>
            <w:t>Collawn</w:t>
          </w:r>
          <w:proofErr w:type="spellEnd"/>
          <w:r w:rsidRPr="00E46389">
            <w:rPr>
              <w:color w:val="000000"/>
            </w:rPr>
            <w:t xml:space="preserve"> JF, et al. The hypoxia‐inducible miR‐429 regulates hypoxia‐inducible factor‐1α expression in human endothelial cells through a negative feedback loop. </w:t>
          </w:r>
          <w:proofErr w:type="spellStart"/>
          <w:r w:rsidRPr="00E46389">
            <w:rPr>
              <w:color w:val="000000"/>
            </w:rPr>
            <w:t>Faseb</w:t>
          </w:r>
          <w:proofErr w:type="spellEnd"/>
          <w:r w:rsidRPr="00E46389">
            <w:rPr>
              <w:color w:val="000000"/>
            </w:rPr>
            <w:t xml:space="preserve"> J. 2015;29(4):1467–79.</w:t>
          </w:r>
        </w:p>
        <w:p w14:paraId="678E150A" w14:textId="77777777" w:rsidR="00E46389" w:rsidRPr="00E46389" w:rsidRDefault="00E46389">
          <w:pPr>
            <w:pStyle w:val="csl-entry"/>
            <w:divId w:val="349062609"/>
            <w:rPr>
              <w:color w:val="000000"/>
            </w:rPr>
          </w:pPr>
          <w:r w:rsidRPr="00E46389">
            <w:rPr>
              <w:color w:val="000000"/>
            </w:rPr>
            <w:t xml:space="preserve">60. Xu X, Tan X, </w:t>
          </w:r>
          <w:proofErr w:type="spellStart"/>
          <w:r w:rsidRPr="00E46389">
            <w:rPr>
              <w:color w:val="000000"/>
            </w:rPr>
            <w:t>Tampe</w:t>
          </w:r>
          <w:proofErr w:type="spellEnd"/>
          <w:r w:rsidRPr="00E46389">
            <w:rPr>
              <w:color w:val="000000"/>
            </w:rPr>
            <w:t xml:space="preserve"> B, Sanchez E, </w:t>
          </w:r>
          <w:proofErr w:type="spellStart"/>
          <w:r w:rsidRPr="00E46389">
            <w:rPr>
              <w:color w:val="000000"/>
            </w:rPr>
            <w:t>Zeisberg</w:t>
          </w:r>
          <w:proofErr w:type="spellEnd"/>
          <w:r w:rsidRPr="00E46389">
            <w:rPr>
              <w:color w:val="000000"/>
            </w:rPr>
            <w:t xml:space="preserve"> M, </w:t>
          </w:r>
          <w:proofErr w:type="spellStart"/>
          <w:r w:rsidRPr="00E46389">
            <w:rPr>
              <w:color w:val="000000"/>
            </w:rPr>
            <w:t>Zeisberg</w:t>
          </w:r>
          <w:proofErr w:type="spellEnd"/>
          <w:r w:rsidRPr="00E46389">
            <w:rPr>
              <w:color w:val="000000"/>
            </w:rPr>
            <w:t xml:space="preserve"> EM. Snail Is a Direct Target of Hypoxia-inducible Factor 1α (HIF1α) in Hypoxia-induced Endothelial to Mesenchymal Transition of Human Coronary Endothelial Cells*. J Biol Chem. 2015;290(27):16653–64.</w:t>
          </w:r>
        </w:p>
        <w:p w14:paraId="50CA1E70" w14:textId="77777777" w:rsidR="00E46389" w:rsidRPr="00E46389" w:rsidRDefault="00E46389">
          <w:pPr>
            <w:pStyle w:val="csl-entry"/>
            <w:divId w:val="349062609"/>
            <w:rPr>
              <w:color w:val="000000"/>
            </w:rPr>
          </w:pPr>
          <w:r w:rsidRPr="00E46389">
            <w:rPr>
              <w:color w:val="000000"/>
            </w:rPr>
            <w:t xml:space="preserve">61. Chou CC, Lee KH, Lai IL, Wang D, Mo X, </w:t>
          </w:r>
          <w:proofErr w:type="spellStart"/>
          <w:r w:rsidRPr="00E46389">
            <w:rPr>
              <w:color w:val="000000"/>
            </w:rPr>
            <w:t>Kulp</w:t>
          </w:r>
          <w:proofErr w:type="spellEnd"/>
          <w:r w:rsidRPr="00E46389">
            <w:rPr>
              <w:color w:val="000000"/>
            </w:rPr>
            <w:t xml:space="preserve"> SK, et al. AMPK Reverses the Mesenchymal Phenotype of Cancer Cells by Targeting the Akt–MDM2–Foxo3a Signaling Axis. Cancer Res. 2014;74(17):4783–95.</w:t>
          </w:r>
        </w:p>
        <w:p w14:paraId="74FE878D" w14:textId="77777777" w:rsidR="00E46389" w:rsidRPr="00E46389" w:rsidRDefault="00E46389">
          <w:pPr>
            <w:pStyle w:val="csl-entry"/>
            <w:divId w:val="349062609"/>
            <w:rPr>
              <w:color w:val="000000"/>
            </w:rPr>
          </w:pPr>
          <w:r w:rsidRPr="00E46389">
            <w:rPr>
              <w:color w:val="000000"/>
            </w:rPr>
            <w:t xml:space="preserve">62. Ohshima J, Wang Q, </w:t>
          </w:r>
          <w:proofErr w:type="spellStart"/>
          <w:r w:rsidRPr="00E46389">
            <w:rPr>
              <w:color w:val="000000"/>
            </w:rPr>
            <w:t>Fitzsimonds</w:t>
          </w:r>
          <w:proofErr w:type="spellEnd"/>
          <w:r w:rsidRPr="00E46389">
            <w:rPr>
              <w:color w:val="000000"/>
            </w:rPr>
            <w:t xml:space="preserve"> ZR, Miller DP, </w:t>
          </w:r>
          <w:proofErr w:type="spellStart"/>
          <w:r w:rsidRPr="00E46389">
            <w:rPr>
              <w:color w:val="000000"/>
            </w:rPr>
            <w:t>Sztukowska</w:t>
          </w:r>
          <w:proofErr w:type="spellEnd"/>
          <w:r w:rsidRPr="00E46389">
            <w:rPr>
              <w:color w:val="000000"/>
            </w:rPr>
            <w:t xml:space="preserve"> MN, Jung YJ, et al. Streptococcus </w:t>
          </w:r>
          <w:proofErr w:type="spellStart"/>
          <w:r w:rsidRPr="00E46389">
            <w:rPr>
              <w:color w:val="000000"/>
            </w:rPr>
            <w:t>gordonii</w:t>
          </w:r>
          <w:proofErr w:type="spellEnd"/>
          <w:r w:rsidRPr="00E46389">
            <w:rPr>
              <w:color w:val="000000"/>
            </w:rPr>
            <w:t xml:space="preserve"> programs epithelial cells to resist ZEB2 induction by </w:t>
          </w:r>
          <w:proofErr w:type="spellStart"/>
          <w:r w:rsidRPr="00E46389">
            <w:rPr>
              <w:color w:val="000000"/>
            </w:rPr>
            <w:t>Porphyromonas</w:t>
          </w:r>
          <w:proofErr w:type="spellEnd"/>
          <w:r w:rsidRPr="00E46389">
            <w:rPr>
              <w:color w:val="000000"/>
            </w:rPr>
            <w:t xml:space="preserve"> </w:t>
          </w:r>
          <w:proofErr w:type="spellStart"/>
          <w:r w:rsidRPr="00E46389">
            <w:rPr>
              <w:color w:val="000000"/>
            </w:rPr>
            <w:t>gingivalis</w:t>
          </w:r>
          <w:proofErr w:type="spellEnd"/>
          <w:r w:rsidRPr="00E46389">
            <w:rPr>
              <w:color w:val="000000"/>
            </w:rPr>
            <w:t xml:space="preserve">. Proc National </w:t>
          </w:r>
          <w:proofErr w:type="spellStart"/>
          <w:r w:rsidRPr="00E46389">
            <w:rPr>
              <w:color w:val="000000"/>
            </w:rPr>
            <w:t>Acad</w:t>
          </w:r>
          <w:proofErr w:type="spellEnd"/>
          <w:r w:rsidRPr="00E46389">
            <w:rPr>
              <w:color w:val="000000"/>
            </w:rPr>
            <w:t xml:space="preserve"> Sci. 2019;116(17):201900101.</w:t>
          </w:r>
        </w:p>
        <w:p w14:paraId="63A31665" w14:textId="77777777" w:rsidR="00E46389" w:rsidRPr="00E46389" w:rsidRDefault="00E46389">
          <w:pPr>
            <w:pStyle w:val="csl-entry"/>
            <w:divId w:val="349062609"/>
            <w:rPr>
              <w:color w:val="000000"/>
            </w:rPr>
          </w:pPr>
          <w:r w:rsidRPr="00E46389">
            <w:rPr>
              <w:color w:val="000000"/>
            </w:rPr>
            <w:t xml:space="preserve">63. Dong T, Zhang Y, Chen Y, Liu P, </w:t>
          </w:r>
          <w:proofErr w:type="gramStart"/>
          <w:r w:rsidRPr="00E46389">
            <w:rPr>
              <w:color w:val="000000"/>
            </w:rPr>
            <w:t>An</w:t>
          </w:r>
          <w:proofErr w:type="gramEnd"/>
          <w:r w:rsidRPr="00E46389">
            <w:rPr>
              <w:color w:val="000000"/>
            </w:rPr>
            <w:t xml:space="preserve"> T, Zhang J, et al. FOXO1 inhibits the invasion and metastasis of hepatocellular carcinoma by reversing ZEB2-induced epithelial-mesenchymal transition. </w:t>
          </w:r>
          <w:proofErr w:type="spellStart"/>
          <w:r w:rsidRPr="00E46389">
            <w:rPr>
              <w:color w:val="000000"/>
            </w:rPr>
            <w:t>Oncotarget</w:t>
          </w:r>
          <w:proofErr w:type="spellEnd"/>
          <w:r w:rsidRPr="00E46389">
            <w:rPr>
              <w:color w:val="000000"/>
            </w:rPr>
            <w:t>. 2016;8(1):1703–13.</w:t>
          </w:r>
        </w:p>
        <w:p w14:paraId="029F095F" w14:textId="77777777" w:rsidR="00E46389" w:rsidRPr="00E46389" w:rsidRDefault="00E46389">
          <w:pPr>
            <w:pStyle w:val="csl-entry"/>
            <w:divId w:val="349062609"/>
            <w:rPr>
              <w:color w:val="000000"/>
            </w:rPr>
          </w:pPr>
          <w:r w:rsidRPr="00E46389">
            <w:rPr>
              <w:color w:val="000000"/>
            </w:rPr>
            <w:t xml:space="preserve">64. Huang W, Cao J, Liu X, Meng F, Li M, Chen B, et al. AMPK Plays a Dual Role in Regulation of CREB/BDNF Pathway in Mouse Primary Hippocampal Cells. J Mol </w:t>
          </w:r>
          <w:proofErr w:type="spellStart"/>
          <w:r w:rsidRPr="00E46389">
            <w:rPr>
              <w:color w:val="000000"/>
            </w:rPr>
            <w:t>Neurosci</w:t>
          </w:r>
          <w:proofErr w:type="spellEnd"/>
          <w:r w:rsidRPr="00E46389">
            <w:rPr>
              <w:color w:val="000000"/>
            </w:rPr>
            <w:t>. 2015;56(4):782–8.</w:t>
          </w:r>
        </w:p>
        <w:p w14:paraId="2A372B79" w14:textId="77777777" w:rsidR="00E46389" w:rsidRPr="00E46389" w:rsidRDefault="00E46389">
          <w:pPr>
            <w:pStyle w:val="csl-entry"/>
            <w:divId w:val="349062609"/>
            <w:rPr>
              <w:color w:val="000000"/>
            </w:rPr>
          </w:pPr>
          <w:r w:rsidRPr="00E46389">
            <w:rPr>
              <w:color w:val="000000"/>
            </w:rPr>
            <w:t xml:space="preserve">65. </w:t>
          </w:r>
          <w:proofErr w:type="spellStart"/>
          <w:r w:rsidRPr="00E46389">
            <w:rPr>
              <w:color w:val="000000"/>
            </w:rPr>
            <w:t>Jin</w:t>
          </w:r>
          <w:proofErr w:type="spellEnd"/>
          <w:r w:rsidRPr="00E46389">
            <w:rPr>
              <w:color w:val="000000"/>
            </w:rPr>
            <w:t xml:space="preserve"> H, </w:t>
          </w:r>
          <w:proofErr w:type="spellStart"/>
          <w:r w:rsidRPr="00E46389">
            <w:rPr>
              <w:color w:val="000000"/>
            </w:rPr>
            <w:t>Xue</w:t>
          </w:r>
          <w:proofErr w:type="spellEnd"/>
          <w:r w:rsidRPr="00E46389">
            <w:rPr>
              <w:color w:val="000000"/>
            </w:rPr>
            <w:t xml:space="preserve"> L, Mo L, Zhang D, Guo X, Xu J, et al. Downregulation of miR-200c stabilizes XIAP mRNA and contributes to invasion and lung metastasis of bladder cancer. Cell </w:t>
          </w:r>
          <w:proofErr w:type="spellStart"/>
          <w:r w:rsidRPr="00E46389">
            <w:rPr>
              <w:color w:val="000000"/>
            </w:rPr>
            <w:t>Adhes</w:t>
          </w:r>
          <w:proofErr w:type="spellEnd"/>
          <w:r w:rsidRPr="00E46389">
            <w:rPr>
              <w:color w:val="000000"/>
            </w:rPr>
            <w:t xml:space="preserve"> </w:t>
          </w:r>
          <w:proofErr w:type="spellStart"/>
          <w:r w:rsidRPr="00E46389">
            <w:rPr>
              <w:color w:val="000000"/>
            </w:rPr>
            <w:t>Migr</w:t>
          </w:r>
          <w:proofErr w:type="spellEnd"/>
          <w:r w:rsidRPr="00E46389">
            <w:rPr>
              <w:color w:val="000000"/>
            </w:rPr>
            <w:t>. 2019;13(1):236–48.</w:t>
          </w:r>
        </w:p>
        <w:p w14:paraId="218B9003" w14:textId="77777777" w:rsidR="00E46389" w:rsidRPr="00E46389" w:rsidRDefault="00E46389">
          <w:pPr>
            <w:pStyle w:val="csl-entry"/>
            <w:divId w:val="349062609"/>
            <w:rPr>
              <w:color w:val="000000"/>
            </w:rPr>
          </w:pPr>
          <w:r w:rsidRPr="00E46389">
            <w:rPr>
              <w:color w:val="000000"/>
            </w:rPr>
            <w:t xml:space="preserve">66. </w:t>
          </w:r>
          <w:proofErr w:type="spellStart"/>
          <w:r w:rsidRPr="00E46389">
            <w:rPr>
              <w:color w:val="000000"/>
            </w:rPr>
            <w:t>Janin</w:t>
          </w:r>
          <w:proofErr w:type="spellEnd"/>
          <w:r w:rsidRPr="00E46389">
            <w:rPr>
              <w:color w:val="000000"/>
            </w:rPr>
            <w:t xml:space="preserve"> M, </w:t>
          </w:r>
          <w:proofErr w:type="spellStart"/>
          <w:r w:rsidRPr="00E46389">
            <w:rPr>
              <w:color w:val="000000"/>
            </w:rPr>
            <w:t>Esteller</w:t>
          </w:r>
          <w:proofErr w:type="spellEnd"/>
          <w:r w:rsidRPr="00E46389">
            <w:rPr>
              <w:color w:val="000000"/>
            </w:rPr>
            <w:t xml:space="preserve"> M. Oncometabolite Accumulation and Epithelial-to-Mesenchymal Transition: The Turn of Fumarate. Cell </w:t>
          </w:r>
          <w:proofErr w:type="spellStart"/>
          <w:r w:rsidRPr="00E46389">
            <w:rPr>
              <w:color w:val="000000"/>
            </w:rPr>
            <w:t>Metab</w:t>
          </w:r>
          <w:proofErr w:type="spellEnd"/>
          <w:r w:rsidRPr="00E46389">
            <w:rPr>
              <w:color w:val="000000"/>
            </w:rPr>
            <w:t>. 2016;24(4):529–30.</w:t>
          </w:r>
        </w:p>
        <w:p w14:paraId="02207F69" w14:textId="77777777" w:rsidR="00E46389" w:rsidRPr="00E46389" w:rsidRDefault="00E46389">
          <w:pPr>
            <w:pStyle w:val="csl-entry"/>
            <w:divId w:val="349062609"/>
            <w:rPr>
              <w:color w:val="000000"/>
            </w:rPr>
          </w:pPr>
          <w:r w:rsidRPr="00E46389">
            <w:rPr>
              <w:color w:val="000000"/>
            </w:rPr>
            <w:t>67. Zhang Q, Zheng S, Wang S, Wang W, Xing H, Xu S. Chlorpyrifos induced oxidative stress to promote apoptosis and autophagy through the regulation of miR-19a-AMPK axis in common carp. Fish Shellfish Immun. 2019;93:1093–9.</w:t>
          </w:r>
        </w:p>
        <w:p w14:paraId="33C49B17" w14:textId="77777777" w:rsidR="00E46389" w:rsidRPr="00E46389" w:rsidRDefault="00E46389">
          <w:pPr>
            <w:pStyle w:val="csl-entry"/>
            <w:divId w:val="349062609"/>
            <w:rPr>
              <w:color w:val="000000"/>
            </w:rPr>
          </w:pPr>
          <w:r w:rsidRPr="00E46389">
            <w:rPr>
              <w:color w:val="000000"/>
            </w:rPr>
            <w:t xml:space="preserve">68. Thomson DM, </w:t>
          </w:r>
          <w:proofErr w:type="spellStart"/>
          <w:r w:rsidRPr="00E46389">
            <w:rPr>
              <w:color w:val="000000"/>
            </w:rPr>
            <w:t>Herway</w:t>
          </w:r>
          <w:proofErr w:type="spellEnd"/>
          <w:r w:rsidRPr="00E46389">
            <w:rPr>
              <w:color w:val="000000"/>
            </w:rPr>
            <w:t xml:space="preserve"> ST, Fillmore N, Kim H, Brown JD, Barrow JR, et al. AMP-activated protein kinase phosphorylates transcription factors of the CREB family. J Appl Physiol. 2008;104(2):429–38.</w:t>
          </w:r>
        </w:p>
        <w:p w14:paraId="187E80D3" w14:textId="77777777" w:rsidR="00E46389" w:rsidRPr="00E46389" w:rsidRDefault="00E46389">
          <w:pPr>
            <w:pStyle w:val="csl-entry"/>
            <w:divId w:val="349062609"/>
            <w:rPr>
              <w:color w:val="000000"/>
            </w:rPr>
          </w:pPr>
          <w:r w:rsidRPr="00E46389">
            <w:rPr>
              <w:color w:val="000000"/>
            </w:rPr>
            <w:t xml:space="preserve">69. </w:t>
          </w:r>
          <w:proofErr w:type="spellStart"/>
          <w:r w:rsidRPr="00E46389">
            <w:rPr>
              <w:color w:val="000000"/>
            </w:rPr>
            <w:t>Muralidharan</w:t>
          </w:r>
          <w:proofErr w:type="spellEnd"/>
          <w:r w:rsidRPr="00E46389">
            <w:rPr>
              <w:color w:val="000000"/>
            </w:rPr>
            <w:t xml:space="preserve"> S, Sahoo S, </w:t>
          </w:r>
          <w:proofErr w:type="spellStart"/>
          <w:r w:rsidRPr="00E46389">
            <w:rPr>
              <w:color w:val="000000"/>
            </w:rPr>
            <w:t>Saha</w:t>
          </w:r>
          <w:proofErr w:type="spellEnd"/>
          <w:r w:rsidRPr="00E46389">
            <w:rPr>
              <w:color w:val="000000"/>
            </w:rPr>
            <w:t xml:space="preserve"> A, Chandran S, Majumdar SS, Mandal S, et al. Quantifying the Patterns of Metabolic Plasticity and Heterogeneity along the Epithelial–Hybrid–Mesenchymal Spectrum in Cancer. </w:t>
          </w:r>
          <w:proofErr w:type="spellStart"/>
          <w:r w:rsidRPr="00E46389">
            <w:rPr>
              <w:color w:val="000000"/>
            </w:rPr>
            <w:t>Biomol</w:t>
          </w:r>
          <w:proofErr w:type="spellEnd"/>
          <w:r w:rsidRPr="00E46389">
            <w:rPr>
              <w:color w:val="000000"/>
            </w:rPr>
            <w:t>. 2022;12(2):297.</w:t>
          </w:r>
        </w:p>
        <w:p w14:paraId="4820E35D" w14:textId="77777777" w:rsidR="00E46389" w:rsidRPr="00E46389" w:rsidRDefault="00E46389">
          <w:pPr>
            <w:pStyle w:val="csl-entry"/>
            <w:divId w:val="349062609"/>
            <w:rPr>
              <w:color w:val="000000"/>
            </w:rPr>
          </w:pPr>
          <w:r w:rsidRPr="00E46389">
            <w:rPr>
              <w:color w:val="000000"/>
            </w:rPr>
            <w:t>70. Tripathi S, Kessler DA, Levine H. Biological Networks Regulating Cell Fate Choice Are Minimally Frustrated. Phys Rev Lett. 2020;125(8):088101.</w:t>
          </w:r>
        </w:p>
        <w:p w14:paraId="30BF2FEB" w14:textId="77777777" w:rsidR="00E46389" w:rsidRPr="00E46389" w:rsidRDefault="00E46389">
          <w:pPr>
            <w:pStyle w:val="csl-entry"/>
            <w:divId w:val="349062609"/>
            <w:rPr>
              <w:color w:val="000000"/>
            </w:rPr>
          </w:pPr>
          <w:r w:rsidRPr="00E46389">
            <w:rPr>
              <w:color w:val="000000"/>
            </w:rPr>
            <w:t xml:space="preserve">71. </w:t>
          </w:r>
          <w:proofErr w:type="spellStart"/>
          <w:r w:rsidRPr="00E46389">
            <w:rPr>
              <w:color w:val="000000"/>
            </w:rPr>
            <w:t>Radisky</w:t>
          </w:r>
          <w:proofErr w:type="spellEnd"/>
          <w:r w:rsidRPr="00E46389">
            <w:rPr>
              <w:color w:val="000000"/>
            </w:rPr>
            <w:t xml:space="preserve"> DC, Levy DD, </w:t>
          </w:r>
          <w:proofErr w:type="spellStart"/>
          <w:r w:rsidRPr="00E46389">
            <w:rPr>
              <w:color w:val="000000"/>
            </w:rPr>
            <w:t>Littlepage</w:t>
          </w:r>
          <w:proofErr w:type="spellEnd"/>
          <w:r w:rsidRPr="00E46389">
            <w:rPr>
              <w:color w:val="000000"/>
            </w:rPr>
            <w:t xml:space="preserve"> LE, Liu H, Nelson CM, Fata JE, et al. Rac1b and reactive oxygen species mediate MMP-3-induced EMT and genomic instability. Nature. 2005;436(7047):123–7.</w:t>
          </w:r>
        </w:p>
        <w:p w14:paraId="319E08A3" w14:textId="77777777" w:rsidR="00E46389" w:rsidRPr="00E46389" w:rsidRDefault="00E46389">
          <w:pPr>
            <w:pStyle w:val="csl-entry"/>
            <w:divId w:val="349062609"/>
            <w:rPr>
              <w:color w:val="000000"/>
            </w:rPr>
          </w:pPr>
          <w:r w:rsidRPr="00E46389">
            <w:rPr>
              <w:color w:val="000000"/>
            </w:rPr>
            <w:t xml:space="preserve">72. Mori K, Uchida T, Yoshie T, </w:t>
          </w:r>
          <w:proofErr w:type="spellStart"/>
          <w:r w:rsidRPr="00E46389">
            <w:rPr>
              <w:color w:val="000000"/>
            </w:rPr>
            <w:t>Mizote</w:t>
          </w:r>
          <w:proofErr w:type="spellEnd"/>
          <w:r w:rsidRPr="00E46389">
            <w:rPr>
              <w:color w:val="000000"/>
            </w:rPr>
            <w:t xml:space="preserve"> Y, Ishikawa F, </w:t>
          </w:r>
          <w:proofErr w:type="spellStart"/>
          <w:r w:rsidRPr="00E46389">
            <w:rPr>
              <w:color w:val="000000"/>
            </w:rPr>
            <w:t>Katsuyama</w:t>
          </w:r>
          <w:proofErr w:type="spellEnd"/>
          <w:r w:rsidRPr="00E46389">
            <w:rPr>
              <w:color w:val="000000"/>
            </w:rPr>
            <w:t xml:space="preserve"> M, et al. A mitochondrial ROS pathway controls matrix metalloproteinase 9 levels and invasive properties in RAS‐activated cancer cells. </w:t>
          </w:r>
          <w:proofErr w:type="spellStart"/>
          <w:r w:rsidRPr="00E46389">
            <w:rPr>
              <w:color w:val="000000"/>
            </w:rPr>
            <w:t>Febs</w:t>
          </w:r>
          <w:proofErr w:type="spellEnd"/>
          <w:r w:rsidRPr="00E46389">
            <w:rPr>
              <w:color w:val="000000"/>
            </w:rPr>
            <w:t xml:space="preserve"> J. 2019;286(3):459–78.</w:t>
          </w:r>
        </w:p>
        <w:p w14:paraId="16BE2CE2" w14:textId="77777777" w:rsidR="00E46389" w:rsidRPr="00E46389" w:rsidRDefault="00E46389">
          <w:pPr>
            <w:pStyle w:val="csl-entry"/>
            <w:divId w:val="349062609"/>
            <w:rPr>
              <w:color w:val="000000"/>
            </w:rPr>
          </w:pPr>
          <w:r w:rsidRPr="00E46389">
            <w:rPr>
              <w:color w:val="000000"/>
            </w:rPr>
            <w:t xml:space="preserve">73. Ishikawa K, Takenaga K, Akimoto M, </w:t>
          </w:r>
          <w:proofErr w:type="spellStart"/>
          <w:r w:rsidRPr="00E46389">
            <w:rPr>
              <w:color w:val="000000"/>
            </w:rPr>
            <w:t>Koshikawa</w:t>
          </w:r>
          <w:proofErr w:type="spellEnd"/>
          <w:r w:rsidRPr="00E46389">
            <w:rPr>
              <w:color w:val="000000"/>
            </w:rPr>
            <w:t xml:space="preserve"> N, Yamaguchi A, </w:t>
          </w:r>
          <w:proofErr w:type="spellStart"/>
          <w:r w:rsidRPr="00E46389">
            <w:rPr>
              <w:color w:val="000000"/>
            </w:rPr>
            <w:t>Imanishi</w:t>
          </w:r>
          <w:proofErr w:type="spellEnd"/>
          <w:r w:rsidRPr="00E46389">
            <w:rPr>
              <w:color w:val="000000"/>
            </w:rPr>
            <w:t xml:space="preserve"> H, et al. ROS-Generating Mitochondrial DNA Mutations Can Regulate Tumor Cell Metastasis. Science. 2008;320(5876):661–4.</w:t>
          </w:r>
        </w:p>
        <w:p w14:paraId="18CCA183" w14:textId="77777777" w:rsidR="00E46389" w:rsidRPr="00E46389" w:rsidRDefault="00E46389">
          <w:pPr>
            <w:pStyle w:val="csl-entry"/>
            <w:divId w:val="349062609"/>
            <w:rPr>
              <w:color w:val="000000"/>
            </w:rPr>
          </w:pPr>
          <w:r w:rsidRPr="00E46389">
            <w:rPr>
              <w:color w:val="000000"/>
            </w:rPr>
            <w:t>74. SHIDA M, KITAJIMA Y, NAKAMURA J, YANAGIHARA K, BABA K, WAKIYAMA K, et al. Impaired mitophagy activates mtROS/HIF-1α interplay and increases cancer aggressiveness in gastric cancer cells under hypoxia. Int J Oncol. 2016;48(4):1379–90.</w:t>
          </w:r>
        </w:p>
        <w:p w14:paraId="7D5CD609" w14:textId="77777777" w:rsidR="00E46389" w:rsidRPr="00E46389" w:rsidRDefault="00E46389">
          <w:pPr>
            <w:pStyle w:val="csl-entry"/>
            <w:divId w:val="349062609"/>
            <w:rPr>
              <w:color w:val="000000"/>
            </w:rPr>
          </w:pPr>
          <w:r w:rsidRPr="00E46389">
            <w:rPr>
              <w:color w:val="000000"/>
            </w:rPr>
            <w:t xml:space="preserve">75. </w:t>
          </w:r>
          <w:proofErr w:type="spellStart"/>
          <w:r w:rsidRPr="00E46389">
            <w:rPr>
              <w:color w:val="000000"/>
            </w:rPr>
            <w:t>Babaei</w:t>
          </w:r>
          <w:proofErr w:type="spellEnd"/>
          <w:r w:rsidRPr="00E46389">
            <w:rPr>
              <w:color w:val="000000"/>
            </w:rPr>
            <w:t xml:space="preserve"> G, </w:t>
          </w:r>
          <w:proofErr w:type="spellStart"/>
          <w:r w:rsidRPr="00E46389">
            <w:rPr>
              <w:color w:val="000000"/>
            </w:rPr>
            <w:t>Raei</w:t>
          </w:r>
          <w:proofErr w:type="spellEnd"/>
          <w:r w:rsidRPr="00E46389">
            <w:rPr>
              <w:color w:val="000000"/>
            </w:rPr>
            <w:t xml:space="preserve"> N, </w:t>
          </w:r>
          <w:proofErr w:type="spellStart"/>
          <w:r w:rsidRPr="00E46389">
            <w:rPr>
              <w:color w:val="000000"/>
            </w:rPr>
            <w:t>milani</w:t>
          </w:r>
          <w:proofErr w:type="spellEnd"/>
          <w:r w:rsidRPr="00E46389">
            <w:rPr>
              <w:color w:val="000000"/>
            </w:rPr>
            <w:t xml:space="preserve"> AT, Aziz SGG, </w:t>
          </w:r>
          <w:proofErr w:type="spellStart"/>
          <w:r w:rsidRPr="00E46389">
            <w:rPr>
              <w:color w:val="000000"/>
            </w:rPr>
            <w:t>Pourjabbar</w:t>
          </w:r>
          <w:proofErr w:type="spellEnd"/>
          <w:r w:rsidRPr="00E46389">
            <w:rPr>
              <w:color w:val="000000"/>
            </w:rPr>
            <w:t xml:space="preserve"> N, </w:t>
          </w:r>
          <w:proofErr w:type="spellStart"/>
          <w:r w:rsidRPr="00E46389">
            <w:rPr>
              <w:color w:val="000000"/>
            </w:rPr>
            <w:t>Geravand</w:t>
          </w:r>
          <w:proofErr w:type="spellEnd"/>
          <w:r w:rsidRPr="00E46389">
            <w:rPr>
              <w:color w:val="000000"/>
            </w:rPr>
            <w:t xml:space="preserve"> F. The emerging role of miR-200 family in metastasis: focus on EMT, CSCs, angiogenesis, and </w:t>
          </w:r>
          <w:proofErr w:type="spellStart"/>
          <w:r w:rsidRPr="00E46389">
            <w:rPr>
              <w:color w:val="000000"/>
            </w:rPr>
            <w:t>anoikis</w:t>
          </w:r>
          <w:proofErr w:type="spellEnd"/>
          <w:r w:rsidRPr="00E46389">
            <w:rPr>
              <w:color w:val="000000"/>
            </w:rPr>
            <w:t>. Mol Biol Rep. 2021;48(10):6935–47.</w:t>
          </w:r>
        </w:p>
        <w:p w14:paraId="6D8C00FE" w14:textId="77777777" w:rsidR="00E46389" w:rsidRPr="00E46389" w:rsidRDefault="00E46389">
          <w:pPr>
            <w:pStyle w:val="csl-entry"/>
            <w:divId w:val="349062609"/>
            <w:rPr>
              <w:color w:val="000000"/>
            </w:rPr>
          </w:pPr>
          <w:r w:rsidRPr="00E46389">
            <w:rPr>
              <w:color w:val="000000"/>
            </w:rPr>
            <w:t xml:space="preserve">76. Tripathi S, Park JH, </w:t>
          </w:r>
          <w:proofErr w:type="spellStart"/>
          <w:r w:rsidRPr="00E46389">
            <w:rPr>
              <w:color w:val="000000"/>
            </w:rPr>
            <w:t>Pudakalakatti</w:t>
          </w:r>
          <w:proofErr w:type="spellEnd"/>
          <w:r w:rsidRPr="00E46389">
            <w:rPr>
              <w:color w:val="000000"/>
            </w:rPr>
            <w:t xml:space="preserve"> S, Bhattacharya PK, </w:t>
          </w:r>
          <w:proofErr w:type="spellStart"/>
          <w:r w:rsidRPr="00E46389">
            <w:rPr>
              <w:color w:val="000000"/>
            </w:rPr>
            <w:t>Kaipparettu</w:t>
          </w:r>
          <w:proofErr w:type="spellEnd"/>
          <w:r w:rsidRPr="00E46389">
            <w:rPr>
              <w:color w:val="000000"/>
            </w:rPr>
            <w:t xml:space="preserve"> BA, Levine H. A mechanistic modeling framework reveals the key principles underlying tumor metabolism. </w:t>
          </w:r>
          <w:proofErr w:type="spellStart"/>
          <w:r w:rsidRPr="00E46389">
            <w:rPr>
              <w:color w:val="000000"/>
            </w:rPr>
            <w:t>Plos</w:t>
          </w:r>
          <w:proofErr w:type="spellEnd"/>
          <w:r w:rsidRPr="00E46389">
            <w:rPr>
              <w:color w:val="000000"/>
            </w:rPr>
            <w:t xml:space="preserve"> </w:t>
          </w:r>
          <w:proofErr w:type="spellStart"/>
          <w:r w:rsidRPr="00E46389">
            <w:rPr>
              <w:color w:val="000000"/>
            </w:rPr>
            <w:t>Comput</w:t>
          </w:r>
          <w:proofErr w:type="spellEnd"/>
          <w:r w:rsidRPr="00E46389">
            <w:rPr>
              <w:color w:val="000000"/>
            </w:rPr>
            <w:t xml:space="preserve"> Biol. 2022;18(2):e1009841.</w:t>
          </w:r>
        </w:p>
        <w:p w14:paraId="2F0EF581" w14:textId="77777777" w:rsidR="00E46389" w:rsidRPr="00E46389" w:rsidRDefault="00E46389">
          <w:pPr>
            <w:pStyle w:val="csl-entry"/>
            <w:divId w:val="349062609"/>
            <w:rPr>
              <w:color w:val="000000"/>
            </w:rPr>
          </w:pPr>
          <w:r w:rsidRPr="00E46389">
            <w:rPr>
              <w:color w:val="000000"/>
            </w:rPr>
            <w:t xml:space="preserve">77. </w:t>
          </w:r>
          <w:proofErr w:type="spellStart"/>
          <w:r w:rsidRPr="00E46389">
            <w:rPr>
              <w:color w:val="000000"/>
            </w:rPr>
            <w:t>Thiery</w:t>
          </w:r>
          <w:proofErr w:type="spellEnd"/>
          <w:r w:rsidRPr="00E46389">
            <w:rPr>
              <w:color w:val="000000"/>
            </w:rPr>
            <w:t xml:space="preserve"> JP, </w:t>
          </w:r>
          <w:proofErr w:type="spellStart"/>
          <w:r w:rsidRPr="00E46389">
            <w:rPr>
              <w:color w:val="000000"/>
            </w:rPr>
            <w:t>Acloque</w:t>
          </w:r>
          <w:proofErr w:type="spellEnd"/>
          <w:r w:rsidRPr="00E46389">
            <w:rPr>
              <w:color w:val="000000"/>
            </w:rPr>
            <w:t xml:space="preserve"> H, Huang RYJ, Nieto MA. Epithelial-Mesenchymal Transitions in Development and Disease. Cell. 2009;139(5):871–90.</w:t>
          </w:r>
        </w:p>
        <w:p w14:paraId="6BED189F" w14:textId="77777777" w:rsidR="00E46389" w:rsidRPr="00E46389" w:rsidRDefault="00E46389">
          <w:pPr>
            <w:pStyle w:val="csl-entry"/>
            <w:divId w:val="349062609"/>
            <w:rPr>
              <w:color w:val="000000"/>
            </w:rPr>
          </w:pPr>
          <w:r w:rsidRPr="00E46389">
            <w:rPr>
              <w:color w:val="000000"/>
            </w:rPr>
            <w:t xml:space="preserve">78. Zhang K, </w:t>
          </w:r>
          <w:proofErr w:type="spellStart"/>
          <w:r w:rsidRPr="00E46389">
            <w:rPr>
              <w:color w:val="000000"/>
            </w:rPr>
            <w:t>Zhaos</w:t>
          </w:r>
          <w:proofErr w:type="spellEnd"/>
          <w:r w:rsidRPr="00E46389">
            <w:rPr>
              <w:color w:val="000000"/>
            </w:rPr>
            <w:t xml:space="preserve"> J, Liu X, Yan B, Chen D, Gao Y, et al. Activation of NF-B upregulates Snail and consequent repression of E-cadherin in cholangiocarcinoma cell invasion. Hepato-gastroenterol. 2011;58(105):1–7.</w:t>
          </w:r>
        </w:p>
        <w:p w14:paraId="01D685E6" w14:textId="77777777" w:rsidR="00E46389" w:rsidRPr="00E46389" w:rsidRDefault="00E46389">
          <w:pPr>
            <w:pStyle w:val="csl-entry"/>
            <w:divId w:val="349062609"/>
            <w:rPr>
              <w:color w:val="000000"/>
            </w:rPr>
          </w:pPr>
          <w:r w:rsidRPr="00E46389">
            <w:rPr>
              <w:color w:val="000000"/>
            </w:rPr>
            <w:t xml:space="preserve">79. Jia D, Lu M, Jung KH, Park JH, Yu L, </w:t>
          </w:r>
          <w:proofErr w:type="spellStart"/>
          <w:r w:rsidRPr="00E46389">
            <w:rPr>
              <w:color w:val="000000"/>
            </w:rPr>
            <w:t>Onuchic</w:t>
          </w:r>
          <w:proofErr w:type="spellEnd"/>
          <w:r w:rsidRPr="00E46389">
            <w:rPr>
              <w:color w:val="000000"/>
            </w:rPr>
            <w:t xml:space="preserve"> JN, et al. Elucidating cancer metabolic plasticity by coupling gene regulation with metabolic pathways. Proc National </w:t>
          </w:r>
          <w:proofErr w:type="spellStart"/>
          <w:r w:rsidRPr="00E46389">
            <w:rPr>
              <w:color w:val="000000"/>
            </w:rPr>
            <w:t>Acad</w:t>
          </w:r>
          <w:proofErr w:type="spellEnd"/>
          <w:r w:rsidRPr="00E46389">
            <w:rPr>
              <w:color w:val="000000"/>
            </w:rPr>
            <w:t xml:space="preserve"> Sci. 2019;116(9):201816391.</w:t>
          </w:r>
        </w:p>
        <w:p w14:paraId="1DDB7F08" w14:textId="77777777" w:rsidR="00E46389" w:rsidRPr="00E46389" w:rsidRDefault="00E46389">
          <w:pPr>
            <w:pStyle w:val="csl-entry"/>
            <w:divId w:val="349062609"/>
            <w:rPr>
              <w:color w:val="000000"/>
            </w:rPr>
          </w:pPr>
          <w:r w:rsidRPr="00E46389">
            <w:rPr>
              <w:color w:val="000000"/>
            </w:rPr>
            <w:t xml:space="preserve">80. Graziani V, Rodriguez-Hernandez I, </w:t>
          </w:r>
          <w:proofErr w:type="spellStart"/>
          <w:r w:rsidRPr="00E46389">
            <w:rPr>
              <w:color w:val="000000"/>
            </w:rPr>
            <w:t>Maiques</w:t>
          </w:r>
          <w:proofErr w:type="spellEnd"/>
          <w:r w:rsidRPr="00E46389">
            <w:rPr>
              <w:color w:val="000000"/>
            </w:rPr>
            <w:t xml:space="preserve"> O, Sanz-Moreno V. The amoeboid state as part of the epithelial-to-mesenchymal transition </w:t>
          </w:r>
          <w:proofErr w:type="spellStart"/>
          <w:r w:rsidRPr="00E46389">
            <w:rPr>
              <w:color w:val="000000"/>
            </w:rPr>
            <w:t>programme</w:t>
          </w:r>
          <w:proofErr w:type="spellEnd"/>
          <w:r w:rsidRPr="00E46389">
            <w:rPr>
              <w:color w:val="000000"/>
            </w:rPr>
            <w:t>. Trends Cell Biol. 2021;32(3):228–42.</w:t>
          </w:r>
        </w:p>
        <w:p w14:paraId="08A50B69" w14:textId="77777777" w:rsidR="00E46389" w:rsidRPr="00E46389" w:rsidRDefault="00E46389">
          <w:pPr>
            <w:pStyle w:val="csl-entry"/>
            <w:divId w:val="349062609"/>
            <w:rPr>
              <w:color w:val="000000"/>
            </w:rPr>
          </w:pPr>
          <w:r w:rsidRPr="00E46389">
            <w:rPr>
              <w:color w:val="000000"/>
            </w:rPr>
            <w:t xml:space="preserve">81. Sanz-Moreno V, </w:t>
          </w:r>
          <w:proofErr w:type="spellStart"/>
          <w:r w:rsidRPr="00E46389">
            <w:rPr>
              <w:color w:val="000000"/>
            </w:rPr>
            <w:t>Crosas-Molist</w:t>
          </w:r>
          <w:proofErr w:type="spellEnd"/>
          <w:r w:rsidRPr="00E46389">
            <w:rPr>
              <w:color w:val="000000"/>
            </w:rPr>
            <w:t xml:space="preserve"> ECM, </w:t>
          </w:r>
          <w:proofErr w:type="spellStart"/>
          <w:r w:rsidRPr="00E46389">
            <w:rPr>
              <w:color w:val="000000"/>
            </w:rPr>
            <w:t>Maiques</w:t>
          </w:r>
          <w:proofErr w:type="spellEnd"/>
          <w:r w:rsidRPr="00E46389">
            <w:rPr>
              <w:color w:val="000000"/>
            </w:rPr>
            <w:t xml:space="preserve"> O, Graziani V, Pandya P, Monger J, et al. AMPK is a mechano-metabolic sensor linking cell adhesion and mitochondrial dynamics to Myosin II dependent cell migration. </w:t>
          </w:r>
          <w:proofErr w:type="gramStart"/>
          <w:r w:rsidRPr="00E46389">
            <w:rPr>
              <w:color w:val="000000"/>
            </w:rPr>
            <w:t>2022;</w:t>
          </w:r>
          <w:proofErr w:type="gramEnd"/>
        </w:p>
        <w:p w14:paraId="3EB379C9" w14:textId="77777777" w:rsidR="00E46389" w:rsidRPr="00E46389" w:rsidRDefault="00E46389">
          <w:pPr>
            <w:pStyle w:val="csl-entry"/>
            <w:divId w:val="349062609"/>
            <w:rPr>
              <w:color w:val="000000"/>
            </w:rPr>
          </w:pPr>
          <w:r w:rsidRPr="00E46389">
            <w:rPr>
              <w:color w:val="000000"/>
            </w:rPr>
            <w:t xml:space="preserve">82. Miyazono K. Transforming growth factor-β signaling in epithelial-mesenchymal transition and progression of cancer. Proc </w:t>
          </w:r>
          <w:proofErr w:type="spellStart"/>
          <w:r w:rsidRPr="00E46389">
            <w:rPr>
              <w:color w:val="000000"/>
            </w:rPr>
            <w:t>Jpn</w:t>
          </w:r>
          <w:proofErr w:type="spellEnd"/>
          <w:r w:rsidRPr="00E46389">
            <w:rPr>
              <w:color w:val="000000"/>
            </w:rPr>
            <w:t xml:space="preserve"> </w:t>
          </w:r>
          <w:proofErr w:type="spellStart"/>
          <w:r w:rsidRPr="00E46389">
            <w:rPr>
              <w:color w:val="000000"/>
            </w:rPr>
            <w:t>Acad</w:t>
          </w:r>
          <w:proofErr w:type="spellEnd"/>
          <w:r w:rsidRPr="00E46389">
            <w:rPr>
              <w:color w:val="000000"/>
            </w:rPr>
            <w:t xml:space="preserve"> Ser B Phys Biological Sci. 2009;85(8):314–23.</w:t>
          </w:r>
        </w:p>
        <w:p w14:paraId="0653E82B" w14:textId="77777777" w:rsidR="00E46389" w:rsidRPr="00E46389" w:rsidRDefault="00E46389">
          <w:pPr>
            <w:pStyle w:val="csl-entry"/>
            <w:divId w:val="349062609"/>
            <w:rPr>
              <w:color w:val="000000"/>
            </w:rPr>
          </w:pPr>
          <w:r w:rsidRPr="00E46389">
            <w:rPr>
              <w:color w:val="000000"/>
            </w:rPr>
            <w:t xml:space="preserve">83. Zhang J, Tian XJ, Xing J. Signal Transduction Pathways of EMT Induced by TGF-β, SHH, and WNT and Their </w:t>
          </w:r>
          <w:proofErr w:type="spellStart"/>
          <w:r w:rsidRPr="00E46389">
            <w:rPr>
              <w:color w:val="000000"/>
            </w:rPr>
            <w:t>Crosstalks</w:t>
          </w:r>
          <w:proofErr w:type="spellEnd"/>
          <w:r w:rsidRPr="00E46389">
            <w:rPr>
              <w:color w:val="000000"/>
            </w:rPr>
            <w:t>. J Clin Medicine. 2016;5(4):41.</w:t>
          </w:r>
        </w:p>
        <w:p w14:paraId="5BFE6C6C" w14:textId="77777777" w:rsidR="00E46389" w:rsidRPr="00E46389" w:rsidRDefault="00E46389">
          <w:pPr>
            <w:pStyle w:val="csl-entry"/>
            <w:divId w:val="349062609"/>
            <w:rPr>
              <w:color w:val="000000"/>
            </w:rPr>
          </w:pPr>
          <w:r w:rsidRPr="00E46389">
            <w:rPr>
              <w:color w:val="000000"/>
            </w:rPr>
            <w:t xml:space="preserve">84. Bocci F, Gearhart-Serna L, </w:t>
          </w:r>
          <w:proofErr w:type="spellStart"/>
          <w:r w:rsidRPr="00E46389">
            <w:rPr>
              <w:color w:val="000000"/>
            </w:rPr>
            <w:t>Boareto</w:t>
          </w:r>
          <w:proofErr w:type="spellEnd"/>
          <w:r w:rsidRPr="00E46389">
            <w:rPr>
              <w:color w:val="000000"/>
            </w:rPr>
            <w:t xml:space="preserve"> M, Ribeiro M, Ben-Jacob E, Devi GR, et al. Toward understanding cancer stem cell heterogeneity in the tumor microenvironment. Proc National </w:t>
          </w:r>
          <w:proofErr w:type="spellStart"/>
          <w:r w:rsidRPr="00E46389">
            <w:rPr>
              <w:color w:val="000000"/>
            </w:rPr>
            <w:t>Acad</w:t>
          </w:r>
          <w:proofErr w:type="spellEnd"/>
          <w:r w:rsidRPr="00E46389">
            <w:rPr>
              <w:color w:val="000000"/>
            </w:rPr>
            <w:t xml:space="preserve"> Sci. 2018;116(1):201815345.</w:t>
          </w:r>
        </w:p>
        <w:p w14:paraId="4A924AEB" w14:textId="77777777" w:rsidR="00E46389" w:rsidRPr="00E46389" w:rsidRDefault="00E46389">
          <w:pPr>
            <w:pStyle w:val="csl-entry"/>
            <w:divId w:val="349062609"/>
            <w:rPr>
              <w:color w:val="000000"/>
            </w:rPr>
          </w:pPr>
          <w:r w:rsidRPr="00E46389">
            <w:rPr>
              <w:color w:val="000000"/>
            </w:rPr>
            <w:t xml:space="preserve">85. Jolly MK, Jia D, </w:t>
          </w:r>
          <w:proofErr w:type="spellStart"/>
          <w:r w:rsidRPr="00E46389">
            <w:rPr>
              <w:color w:val="000000"/>
            </w:rPr>
            <w:t>Boareto</w:t>
          </w:r>
          <w:proofErr w:type="spellEnd"/>
          <w:r w:rsidRPr="00E46389">
            <w:rPr>
              <w:color w:val="000000"/>
            </w:rPr>
            <w:t xml:space="preserve"> M, Mani SA, </w:t>
          </w:r>
          <w:proofErr w:type="spellStart"/>
          <w:r w:rsidRPr="00E46389">
            <w:rPr>
              <w:color w:val="000000"/>
            </w:rPr>
            <w:t>Pienta</w:t>
          </w:r>
          <w:proofErr w:type="spellEnd"/>
          <w:r w:rsidRPr="00E46389">
            <w:rPr>
              <w:color w:val="000000"/>
            </w:rPr>
            <w:t xml:space="preserve"> KJ, Ben-Jacob E, et al. Coupling the modules of EMT and stemness: A tunable ‘stemness window’ model. </w:t>
          </w:r>
          <w:proofErr w:type="spellStart"/>
          <w:r w:rsidRPr="00E46389">
            <w:rPr>
              <w:color w:val="000000"/>
            </w:rPr>
            <w:t>Oncotarget</w:t>
          </w:r>
          <w:proofErr w:type="spellEnd"/>
          <w:r w:rsidRPr="00E46389">
            <w:rPr>
              <w:color w:val="000000"/>
            </w:rPr>
            <w:t>. 2015;6(28):25161–74.</w:t>
          </w:r>
        </w:p>
        <w:p w14:paraId="6950F17C" w14:textId="77777777" w:rsidR="00E46389" w:rsidRPr="00E46389" w:rsidRDefault="00E46389">
          <w:pPr>
            <w:pStyle w:val="csl-entry"/>
            <w:divId w:val="349062609"/>
            <w:rPr>
              <w:color w:val="000000"/>
            </w:rPr>
          </w:pPr>
          <w:r w:rsidRPr="00E46389">
            <w:rPr>
              <w:color w:val="000000"/>
            </w:rPr>
            <w:t xml:space="preserve">86. Bocci F, Jolly MK, George JT, Levine H, </w:t>
          </w:r>
          <w:proofErr w:type="spellStart"/>
          <w:r w:rsidRPr="00E46389">
            <w:rPr>
              <w:color w:val="000000"/>
            </w:rPr>
            <w:t>Onuchic</w:t>
          </w:r>
          <w:proofErr w:type="spellEnd"/>
          <w:r w:rsidRPr="00E46389">
            <w:rPr>
              <w:color w:val="000000"/>
            </w:rPr>
            <w:t xml:space="preserve"> JN. A mechanism-based computational model to capture the interconnections among epithelial-mesenchymal transition, cancer stem cells and Notch-Jagged signaling. </w:t>
          </w:r>
          <w:proofErr w:type="spellStart"/>
          <w:r w:rsidRPr="00E46389">
            <w:rPr>
              <w:color w:val="000000"/>
            </w:rPr>
            <w:t>Oncotarget</w:t>
          </w:r>
          <w:proofErr w:type="spellEnd"/>
          <w:r w:rsidRPr="00E46389">
            <w:rPr>
              <w:color w:val="000000"/>
            </w:rPr>
            <w:t>. 2018;9(52):29906–20.</w:t>
          </w:r>
        </w:p>
        <w:p w14:paraId="77CBA7FB" w14:textId="614D1343" w:rsidR="00E469AE" w:rsidRPr="00C9444E" w:rsidRDefault="00E46389" w:rsidP="000121BE">
          <w:pPr>
            <w:pStyle w:val="csl-entry"/>
            <w:divId w:val="2111926817"/>
            <w:rPr>
              <w:color w:val="000000"/>
            </w:rPr>
          </w:pPr>
          <w:r w:rsidRPr="00E46389">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adeline Galbraith" w:date="2022-07-01T11:56:00Z" w:initials="MG">
    <w:p w14:paraId="084582F6" w14:textId="77777777" w:rsidR="00DE6AB1" w:rsidRDefault="00DE6AB1" w:rsidP="006252A2">
      <w:pPr>
        <w:pStyle w:val="CommentText"/>
      </w:pPr>
      <w:r>
        <w:rPr>
          <w:rStyle w:val="CommentReference"/>
        </w:rPr>
        <w:annotationRef/>
      </w:r>
      <w:r>
        <w:t>Update silencing function to be from 0  to 1 instead of 1 to 0</w:t>
      </w:r>
    </w:p>
  </w:comment>
  <w:comment w:id="8" w:author="Madeline Galbraith" w:date="2022-07-01T12:20:00Z" w:initials="MG">
    <w:p w14:paraId="30ADBC2D" w14:textId="77777777" w:rsidR="00FF01AA" w:rsidRDefault="00FF01AA" w:rsidP="009558DB">
      <w:pPr>
        <w:pStyle w:val="CommentText"/>
      </w:pPr>
      <w:r>
        <w:rPr>
          <w:rStyle w:val="CommentReference"/>
        </w:rPr>
        <w:annotationRef/>
      </w:r>
      <w:r>
        <w:t>Fix the title for D (u3n=0 not u3m)</w:t>
      </w:r>
    </w:p>
  </w:comment>
  <w:comment w:id="11" w:author="Madeline Galbraith" w:date="2022-06-12T20:36:00Z" w:initials="MG">
    <w:p w14:paraId="41FFE2C6" w14:textId="2459B470" w:rsidR="001C784D" w:rsidRDefault="001C784D">
      <w:pPr>
        <w:pStyle w:val="CommentText"/>
      </w:pPr>
      <w:r>
        <w:rPr>
          <w:rStyle w:val="CommentReference"/>
        </w:rPr>
        <w:annotationRef/>
      </w:r>
      <w:r w:rsidR="00F224B4">
        <w:rPr>
          <w:rStyle w:val="CommentReference"/>
        </w:rPr>
        <w:t>Running a simulation to confirm, but I believe u34 upregulating noxROS cannot replace the mtROS results (that is to say  upregulating noxROS can’t enable only the E/M-W/O state)</w:t>
      </w:r>
    </w:p>
  </w:comment>
  <w:comment w:id="13" w:author="Madeline Galbraith" w:date="2022-06-01T08:33:00Z" w:initials="MG">
    <w:p w14:paraId="1DFE1EFF" w14:textId="5D521139" w:rsidR="008B2870" w:rsidRDefault="008B2870">
      <w:pPr>
        <w:pStyle w:val="CommentText"/>
      </w:pPr>
      <w:r>
        <w:rPr>
          <w:rStyle w:val="CommentReference"/>
        </w:rPr>
        <w:annotationRef/>
      </w:r>
      <w:r w:rsidR="00D34DCD">
        <w:rPr>
          <w:rStyle w:val="CommentReference"/>
        </w:rPr>
        <w:t>I don’t have results for all of these combinations</w:t>
      </w:r>
      <w:r w:rsidR="00F224B4">
        <w:rPr>
          <w:rStyle w:val="CommentReference"/>
        </w:rPr>
        <w:t xml:space="preserve"> but arrived at this conclusion by extrapolating from the single and double results. </w:t>
      </w:r>
    </w:p>
  </w:comment>
  <w:comment w:id="17" w:author="Madeline Galbraith" w:date="2022-06-12T20:37:00Z" w:initials="MG">
    <w:p w14:paraId="27EDAF80" w14:textId="687B1040" w:rsidR="00BE245D" w:rsidRDefault="00BE245D">
      <w:pPr>
        <w:pStyle w:val="CommentText"/>
      </w:pPr>
      <w:r>
        <w:rPr>
          <w:rStyle w:val="CommentReference"/>
        </w:rPr>
        <w:annotationRef/>
      </w:r>
      <w:r>
        <w:t xml:space="preserve">How to put EMT-inducing signal in the figures? </w:t>
      </w:r>
      <w:r>
        <w:br/>
        <w:t>(EIS)?</w:t>
      </w:r>
    </w:p>
  </w:comment>
  <w:comment w:id="19" w:author="Dongya Jia" w:date="2022-05-27T16:08:00Z" w:initials="DJ">
    <w:p w14:paraId="1ABCC6AC" w14:textId="77777777" w:rsidR="00AC1B59" w:rsidRDefault="00AC1B59" w:rsidP="00AC1B59">
      <w:pPr>
        <w:pStyle w:val="CommentText"/>
      </w:pPr>
      <w:r>
        <w:rPr>
          <w:rStyle w:val="CommentReference"/>
        </w:rPr>
        <w:annotationRef/>
      </w:r>
      <w:r>
        <w:t>Can we clarify the key regulation for each step? What trigger the transition from E-O to E-W/O for example.</w:t>
      </w:r>
    </w:p>
  </w:comment>
  <w:comment w:id="20" w:author="Madeline Galbraith" w:date="2022-06-14T15:31:00Z" w:initials="MG">
    <w:p w14:paraId="72F93DC3" w14:textId="7AD0C68B" w:rsidR="00034A1D" w:rsidRDefault="00034A1D">
      <w:pPr>
        <w:pStyle w:val="CommentText"/>
      </w:pPr>
      <w:r>
        <w:rPr>
          <w:rStyle w:val="CommentReference"/>
        </w:rPr>
        <w:annotationRef/>
      </w:r>
      <w:r>
        <w:t>Maybe, since we haven’t done transition path analysis I guess the only way to say this is an increase/decrease in one or more of the foldchanges.</w:t>
      </w:r>
    </w:p>
  </w:comment>
  <w:comment w:id="40" w:author="Madeline Galbraith" w:date="2022-06-14T13:10:00Z" w:initials="MG">
    <w:p w14:paraId="68FB6825" w14:textId="6CF50C1F" w:rsidR="00BB6820" w:rsidRDefault="00BB6820">
      <w:pPr>
        <w:pStyle w:val="CommentText"/>
      </w:pPr>
      <w:r>
        <w:rPr>
          <w:rStyle w:val="CommentReference"/>
        </w:rPr>
        <w:annotationRef/>
      </w:r>
      <w:r>
        <w:t>Dongya,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4582F6" w15:done="0"/>
  <w15:commentEx w15:paraId="30ADBC2D" w15:done="0"/>
  <w15:commentEx w15:paraId="41FFE2C6" w15:done="0"/>
  <w15:commentEx w15:paraId="1DFE1EFF" w15:done="0"/>
  <w15:commentEx w15:paraId="27EDAF80" w15:done="0"/>
  <w15:commentEx w15:paraId="1ABCC6AC" w15:done="0"/>
  <w15:commentEx w15:paraId="72F93DC3" w15:paraIdParent="1ABCC6AC" w15:done="0"/>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95F57" w16cex:dateUtc="2022-07-01T16:56:00Z"/>
  <w16cex:commentExtensible w16cex:durableId="266964F3" w16cex:dateUtc="2022-07-01T17:20:00Z"/>
  <w16cex:commentExtensible w16cex:durableId="2650CCC5" w16cex:dateUtc="2022-06-13T01:36:00Z"/>
  <w16cex:commentExtensible w16cex:durableId="2641A2C4" w16cex:dateUtc="2022-06-01T13:33:00Z"/>
  <w16cex:commentExtensible w16cex:durableId="2650CD21" w16cex:dateUtc="2022-06-13T01:37:00Z"/>
  <w16cex:commentExtensible w16cex:durableId="26509E72" w16cex:dateUtc="2022-06-12T22:18:00Z"/>
  <w16cex:commentExtensible w16cex:durableId="26532853" w16cex:dateUtc="2022-06-14T20:31:00Z"/>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4582F6" w16cid:durableId="26695F57"/>
  <w16cid:commentId w16cid:paraId="30ADBC2D" w16cid:durableId="266964F3"/>
  <w16cid:commentId w16cid:paraId="41FFE2C6" w16cid:durableId="2650CCC5"/>
  <w16cid:commentId w16cid:paraId="1DFE1EFF" w16cid:durableId="2641A2C4"/>
  <w16cid:commentId w16cid:paraId="27EDAF80" w16cid:durableId="2650CD21"/>
  <w16cid:commentId w16cid:paraId="1ABCC6AC" w16cid:durableId="26509E72"/>
  <w16cid:commentId w16cid:paraId="72F93DC3" w16cid:durableId="26532853"/>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60342" w14:textId="77777777" w:rsidR="00CE78DB" w:rsidRDefault="00CE78DB">
      <w:pPr>
        <w:spacing w:after="0"/>
      </w:pPr>
      <w:r>
        <w:separator/>
      </w:r>
    </w:p>
  </w:endnote>
  <w:endnote w:type="continuationSeparator" w:id="0">
    <w:p w14:paraId="3A965761" w14:textId="77777777" w:rsidR="00CE78DB" w:rsidRDefault="00CE78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83744" w14:textId="77777777" w:rsidR="00CE78DB" w:rsidRDefault="00CE78DB">
      <w:r>
        <w:separator/>
      </w:r>
    </w:p>
  </w:footnote>
  <w:footnote w:type="continuationSeparator" w:id="0">
    <w:p w14:paraId="5C7D931A" w14:textId="77777777" w:rsidR="00CE78DB" w:rsidRDefault="00CE7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3581"/>
    <w:rsid w:val="00004362"/>
    <w:rsid w:val="00006416"/>
    <w:rsid w:val="00006970"/>
    <w:rsid w:val="00007827"/>
    <w:rsid w:val="0001047D"/>
    <w:rsid w:val="00011C8B"/>
    <w:rsid w:val="00011E4B"/>
    <w:rsid w:val="000121BE"/>
    <w:rsid w:val="000128DF"/>
    <w:rsid w:val="00012A48"/>
    <w:rsid w:val="00012D7C"/>
    <w:rsid w:val="0001350A"/>
    <w:rsid w:val="00016836"/>
    <w:rsid w:val="0002004B"/>
    <w:rsid w:val="000216D8"/>
    <w:rsid w:val="00022E63"/>
    <w:rsid w:val="00022F97"/>
    <w:rsid w:val="00023D15"/>
    <w:rsid w:val="00023DFE"/>
    <w:rsid w:val="00024146"/>
    <w:rsid w:val="000257AB"/>
    <w:rsid w:val="00030D7E"/>
    <w:rsid w:val="00031FEE"/>
    <w:rsid w:val="00032594"/>
    <w:rsid w:val="00033126"/>
    <w:rsid w:val="00034838"/>
    <w:rsid w:val="00034A1D"/>
    <w:rsid w:val="00035AD8"/>
    <w:rsid w:val="00035E07"/>
    <w:rsid w:val="00036F16"/>
    <w:rsid w:val="0003710F"/>
    <w:rsid w:val="00037377"/>
    <w:rsid w:val="00040051"/>
    <w:rsid w:val="00040BBB"/>
    <w:rsid w:val="0004167F"/>
    <w:rsid w:val="000425D8"/>
    <w:rsid w:val="00043B26"/>
    <w:rsid w:val="00045854"/>
    <w:rsid w:val="00046573"/>
    <w:rsid w:val="00050B2C"/>
    <w:rsid w:val="00050F0E"/>
    <w:rsid w:val="00052FEE"/>
    <w:rsid w:val="000539C7"/>
    <w:rsid w:val="0005499B"/>
    <w:rsid w:val="00055744"/>
    <w:rsid w:val="00056E01"/>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168B"/>
    <w:rsid w:val="000941E5"/>
    <w:rsid w:val="00094844"/>
    <w:rsid w:val="00094A06"/>
    <w:rsid w:val="00094E42"/>
    <w:rsid w:val="00095EA5"/>
    <w:rsid w:val="00096016"/>
    <w:rsid w:val="00096AEC"/>
    <w:rsid w:val="000A1B8E"/>
    <w:rsid w:val="000A5DCC"/>
    <w:rsid w:val="000A7ABC"/>
    <w:rsid w:val="000A7E38"/>
    <w:rsid w:val="000B062F"/>
    <w:rsid w:val="000B08A7"/>
    <w:rsid w:val="000B0E77"/>
    <w:rsid w:val="000B15D3"/>
    <w:rsid w:val="000B2C27"/>
    <w:rsid w:val="000B485D"/>
    <w:rsid w:val="000B5465"/>
    <w:rsid w:val="000B5A09"/>
    <w:rsid w:val="000C0ABA"/>
    <w:rsid w:val="000C0F18"/>
    <w:rsid w:val="000C18C2"/>
    <w:rsid w:val="000C352C"/>
    <w:rsid w:val="000C3A18"/>
    <w:rsid w:val="000C4055"/>
    <w:rsid w:val="000C426A"/>
    <w:rsid w:val="000C466B"/>
    <w:rsid w:val="000C48EA"/>
    <w:rsid w:val="000C4FB0"/>
    <w:rsid w:val="000C6808"/>
    <w:rsid w:val="000C6D60"/>
    <w:rsid w:val="000C7249"/>
    <w:rsid w:val="000C7A59"/>
    <w:rsid w:val="000D0538"/>
    <w:rsid w:val="000D25AF"/>
    <w:rsid w:val="000D2B34"/>
    <w:rsid w:val="000D42DD"/>
    <w:rsid w:val="000D63AC"/>
    <w:rsid w:val="000D6A64"/>
    <w:rsid w:val="000D6AEB"/>
    <w:rsid w:val="000D6FCE"/>
    <w:rsid w:val="000D7EB5"/>
    <w:rsid w:val="000E05B0"/>
    <w:rsid w:val="000E0F73"/>
    <w:rsid w:val="000E16DE"/>
    <w:rsid w:val="000E22B8"/>
    <w:rsid w:val="000E3738"/>
    <w:rsid w:val="000E3786"/>
    <w:rsid w:val="000E4450"/>
    <w:rsid w:val="000E4B95"/>
    <w:rsid w:val="000E5521"/>
    <w:rsid w:val="000E5F34"/>
    <w:rsid w:val="000E7E0B"/>
    <w:rsid w:val="000F0265"/>
    <w:rsid w:val="000F06B6"/>
    <w:rsid w:val="000F0C09"/>
    <w:rsid w:val="000F1FC8"/>
    <w:rsid w:val="000F3FC9"/>
    <w:rsid w:val="000F4AE0"/>
    <w:rsid w:val="000F5033"/>
    <w:rsid w:val="000F62BD"/>
    <w:rsid w:val="000F6386"/>
    <w:rsid w:val="000F7BC7"/>
    <w:rsid w:val="0010035D"/>
    <w:rsid w:val="00102B3F"/>
    <w:rsid w:val="00104F47"/>
    <w:rsid w:val="00105214"/>
    <w:rsid w:val="001060AA"/>
    <w:rsid w:val="00106D37"/>
    <w:rsid w:val="0010731D"/>
    <w:rsid w:val="00112940"/>
    <w:rsid w:val="00113E21"/>
    <w:rsid w:val="001155E9"/>
    <w:rsid w:val="001156AA"/>
    <w:rsid w:val="00116CF2"/>
    <w:rsid w:val="001179E4"/>
    <w:rsid w:val="00117B29"/>
    <w:rsid w:val="00117D00"/>
    <w:rsid w:val="00121715"/>
    <w:rsid w:val="00121F49"/>
    <w:rsid w:val="0012213F"/>
    <w:rsid w:val="00123088"/>
    <w:rsid w:val="00123F43"/>
    <w:rsid w:val="0012488B"/>
    <w:rsid w:val="00124EF2"/>
    <w:rsid w:val="001257CA"/>
    <w:rsid w:val="001258A6"/>
    <w:rsid w:val="00126BB2"/>
    <w:rsid w:val="00130C98"/>
    <w:rsid w:val="001318AD"/>
    <w:rsid w:val="00131EBC"/>
    <w:rsid w:val="00133F92"/>
    <w:rsid w:val="001360CF"/>
    <w:rsid w:val="001367E6"/>
    <w:rsid w:val="00136A64"/>
    <w:rsid w:val="00137E8D"/>
    <w:rsid w:val="00141452"/>
    <w:rsid w:val="00143B50"/>
    <w:rsid w:val="00143EC2"/>
    <w:rsid w:val="00145200"/>
    <w:rsid w:val="00146711"/>
    <w:rsid w:val="0014758B"/>
    <w:rsid w:val="00150BB3"/>
    <w:rsid w:val="00153DC8"/>
    <w:rsid w:val="00160AF9"/>
    <w:rsid w:val="00164344"/>
    <w:rsid w:val="00164DB6"/>
    <w:rsid w:val="0016562D"/>
    <w:rsid w:val="0016591C"/>
    <w:rsid w:val="00165CE1"/>
    <w:rsid w:val="00167970"/>
    <w:rsid w:val="0017037D"/>
    <w:rsid w:val="00170F85"/>
    <w:rsid w:val="001713D6"/>
    <w:rsid w:val="00171565"/>
    <w:rsid w:val="00174B40"/>
    <w:rsid w:val="001815B1"/>
    <w:rsid w:val="001817B5"/>
    <w:rsid w:val="0018197D"/>
    <w:rsid w:val="00181AE7"/>
    <w:rsid w:val="0018219A"/>
    <w:rsid w:val="00182BBC"/>
    <w:rsid w:val="001834EF"/>
    <w:rsid w:val="00183509"/>
    <w:rsid w:val="00184A9E"/>
    <w:rsid w:val="00185337"/>
    <w:rsid w:val="00186588"/>
    <w:rsid w:val="00190AFE"/>
    <w:rsid w:val="0019272E"/>
    <w:rsid w:val="00193457"/>
    <w:rsid w:val="001937C8"/>
    <w:rsid w:val="00196D56"/>
    <w:rsid w:val="00197FBC"/>
    <w:rsid w:val="001A0DAE"/>
    <w:rsid w:val="001A122D"/>
    <w:rsid w:val="001A1A85"/>
    <w:rsid w:val="001A5660"/>
    <w:rsid w:val="001A5774"/>
    <w:rsid w:val="001B04F0"/>
    <w:rsid w:val="001B1BDD"/>
    <w:rsid w:val="001B2AC1"/>
    <w:rsid w:val="001B4504"/>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E01F1"/>
    <w:rsid w:val="001E0F0F"/>
    <w:rsid w:val="001E18C1"/>
    <w:rsid w:val="001E1DCB"/>
    <w:rsid w:val="001E68E7"/>
    <w:rsid w:val="001F2666"/>
    <w:rsid w:val="001F45F0"/>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2615D"/>
    <w:rsid w:val="00230C9A"/>
    <w:rsid w:val="002327B3"/>
    <w:rsid w:val="00233F84"/>
    <w:rsid w:val="00234813"/>
    <w:rsid w:val="00235A5D"/>
    <w:rsid w:val="002360FA"/>
    <w:rsid w:val="00240011"/>
    <w:rsid w:val="002402D1"/>
    <w:rsid w:val="00240E17"/>
    <w:rsid w:val="00242348"/>
    <w:rsid w:val="00244159"/>
    <w:rsid w:val="0024435B"/>
    <w:rsid w:val="00246E2C"/>
    <w:rsid w:val="00246E60"/>
    <w:rsid w:val="00247035"/>
    <w:rsid w:val="0024742B"/>
    <w:rsid w:val="00250938"/>
    <w:rsid w:val="00250B22"/>
    <w:rsid w:val="002524A5"/>
    <w:rsid w:val="00252902"/>
    <w:rsid w:val="00253BD6"/>
    <w:rsid w:val="0025447F"/>
    <w:rsid w:val="00254C7F"/>
    <w:rsid w:val="00257523"/>
    <w:rsid w:val="00257613"/>
    <w:rsid w:val="00260263"/>
    <w:rsid w:val="0026050E"/>
    <w:rsid w:val="00262284"/>
    <w:rsid w:val="00262C38"/>
    <w:rsid w:val="002632C7"/>
    <w:rsid w:val="002640FD"/>
    <w:rsid w:val="00265B69"/>
    <w:rsid w:val="00270383"/>
    <w:rsid w:val="002707CA"/>
    <w:rsid w:val="00272AB2"/>
    <w:rsid w:val="0027335E"/>
    <w:rsid w:val="00273664"/>
    <w:rsid w:val="002742FA"/>
    <w:rsid w:val="0027479E"/>
    <w:rsid w:val="0027482F"/>
    <w:rsid w:val="00275C5C"/>
    <w:rsid w:val="00276A5B"/>
    <w:rsid w:val="002812A3"/>
    <w:rsid w:val="002821CA"/>
    <w:rsid w:val="00282854"/>
    <w:rsid w:val="00282B95"/>
    <w:rsid w:val="00283835"/>
    <w:rsid w:val="0028447E"/>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0F0E"/>
    <w:rsid w:val="002B2A63"/>
    <w:rsid w:val="002B3507"/>
    <w:rsid w:val="002B47E3"/>
    <w:rsid w:val="002B4B23"/>
    <w:rsid w:val="002B530C"/>
    <w:rsid w:val="002B59C6"/>
    <w:rsid w:val="002B5DB8"/>
    <w:rsid w:val="002C08AD"/>
    <w:rsid w:val="002C16FF"/>
    <w:rsid w:val="002C1BD9"/>
    <w:rsid w:val="002C1E60"/>
    <w:rsid w:val="002C3561"/>
    <w:rsid w:val="002C6587"/>
    <w:rsid w:val="002C752F"/>
    <w:rsid w:val="002C76E3"/>
    <w:rsid w:val="002C7FFD"/>
    <w:rsid w:val="002D1DC5"/>
    <w:rsid w:val="002D2C55"/>
    <w:rsid w:val="002D385B"/>
    <w:rsid w:val="002D4F01"/>
    <w:rsid w:val="002D5F45"/>
    <w:rsid w:val="002D6A4F"/>
    <w:rsid w:val="002D6B43"/>
    <w:rsid w:val="002D7AE1"/>
    <w:rsid w:val="002D7C3B"/>
    <w:rsid w:val="002E26BF"/>
    <w:rsid w:val="002E3CDD"/>
    <w:rsid w:val="002E3E00"/>
    <w:rsid w:val="002E5FF0"/>
    <w:rsid w:val="002E7322"/>
    <w:rsid w:val="002E76B2"/>
    <w:rsid w:val="002F0AFD"/>
    <w:rsid w:val="002F304D"/>
    <w:rsid w:val="002F3EA9"/>
    <w:rsid w:val="002F44ED"/>
    <w:rsid w:val="002F4CA0"/>
    <w:rsid w:val="002F6A22"/>
    <w:rsid w:val="003015A5"/>
    <w:rsid w:val="003016F3"/>
    <w:rsid w:val="0030235D"/>
    <w:rsid w:val="00303750"/>
    <w:rsid w:val="00304944"/>
    <w:rsid w:val="00306563"/>
    <w:rsid w:val="00310448"/>
    <w:rsid w:val="0031215D"/>
    <w:rsid w:val="00312E6C"/>
    <w:rsid w:val="003153E6"/>
    <w:rsid w:val="00316504"/>
    <w:rsid w:val="00316CB1"/>
    <w:rsid w:val="00316CBB"/>
    <w:rsid w:val="00317051"/>
    <w:rsid w:val="00320BCE"/>
    <w:rsid w:val="003229AE"/>
    <w:rsid w:val="00323B4E"/>
    <w:rsid w:val="0032453A"/>
    <w:rsid w:val="0032462F"/>
    <w:rsid w:val="00324A40"/>
    <w:rsid w:val="0032528C"/>
    <w:rsid w:val="00325FB9"/>
    <w:rsid w:val="00330620"/>
    <w:rsid w:val="00333A5B"/>
    <w:rsid w:val="00334B17"/>
    <w:rsid w:val="003352BC"/>
    <w:rsid w:val="0033776F"/>
    <w:rsid w:val="00337D12"/>
    <w:rsid w:val="0034024B"/>
    <w:rsid w:val="0034134A"/>
    <w:rsid w:val="00343B5D"/>
    <w:rsid w:val="00344217"/>
    <w:rsid w:val="003456C6"/>
    <w:rsid w:val="0034583A"/>
    <w:rsid w:val="00346DCD"/>
    <w:rsid w:val="00347691"/>
    <w:rsid w:val="00347B56"/>
    <w:rsid w:val="00357E9B"/>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30D1"/>
    <w:rsid w:val="00373904"/>
    <w:rsid w:val="00373A2B"/>
    <w:rsid w:val="0037548D"/>
    <w:rsid w:val="00375793"/>
    <w:rsid w:val="0037600D"/>
    <w:rsid w:val="00376723"/>
    <w:rsid w:val="00376A9D"/>
    <w:rsid w:val="00376DFB"/>
    <w:rsid w:val="00380C0D"/>
    <w:rsid w:val="003821F6"/>
    <w:rsid w:val="00382448"/>
    <w:rsid w:val="00382AC0"/>
    <w:rsid w:val="00384287"/>
    <w:rsid w:val="00384E58"/>
    <w:rsid w:val="0038569A"/>
    <w:rsid w:val="003857F2"/>
    <w:rsid w:val="00386FDF"/>
    <w:rsid w:val="00390322"/>
    <w:rsid w:val="00390396"/>
    <w:rsid w:val="00390C08"/>
    <w:rsid w:val="0039182F"/>
    <w:rsid w:val="003943A9"/>
    <w:rsid w:val="00395B8E"/>
    <w:rsid w:val="0039761E"/>
    <w:rsid w:val="00397B68"/>
    <w:rsid w:val="003A10B3"/>
    <w:rsid w:val="003A149E"/>
    <w:rsid w:val="003A18FA"/>
    <w:rsid w:val="003A2AD5"/>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723C"/>
    <w:rsid w:val="003D0A34"/>
    <w:rsid w:val="003D1235"/>
    <w:rsid w:val="003D29BC"/>
    <w:rsid w:val="003D3250"/>
    <w:rsid w:val="003D370C"/>
    <w:rsid w:val="003D41C1"/>
    <w:rsid w:val="003D572C"/>
    <w:rsid w:val="003D5A12"/>
    <w:rsid w:val="003D674D"/>
    <w:rsid w:val="003D6D0C"/>
    <w:rsid w:val="003D7169"/>
    <w:rsid w:val="003E1465"/>
    <w:rsid w:val="003E1C73"/>
    <w:rsid w:val="003E1EF7"/>
    <w:rsid w:val="003E407C"/>
    <w:rsid w:val="003E4F04"/>
    <w:rsid w:val="003E5A55"/>
    <w:rsid w:val="003E647F"/>
    <w:rsid w:val="003E71F4"/>
    <w:rsid w:val="003E7D90"/>
    <w:rsid w:val="003F13E2"/>
    <w:rsid w:val="003F19BA"/>
    <w:rsid w:val="003F2D9F"/>
    <w:rsid w:val="003F56AD"/>
    <w:rsid w:val="003F6002"/>
    <w:rsid w:val="003F6566"/>
    <w:rsid w:val="003F6CB1"/>
    <w:rsid w:val="003F75D1"/>
    <w:rsid w:val="003F7A30"/>
    <w:rsid w:val="0040027E"/>
    <w:rsid w:val="004047D5"/>
    <w:rsid w:val="00407B41"/>
    <w:rsid w:val="00407D3C"/>
    <w:rsid w:val="00407F6A"/>
    <w:rsid w:val="00411287"/>
    <w:rsid w:val="004116CE"/>
    <w:rsid w:val="00412E4D"/>
    <w:rsid w:val="00412F2E"/>
    <w:rsid w:val="00413352"/>
    <w:rsid w:val="004144E1"/>
    <w:rsid w:val="00414B59"/>
    <w:rsid w:val="004167E1"/>
    <w:rsid w:val="004168D7"/>
    <w:rsid w:val="00416EA4"/>
    <w:rsid w:val="00416EBB"/>
    <w:rsid w:val="00423B0C"/>
    <w:rsid w:val="00423FB7"/>
    <w:rsid w:val="00425137"/>
    <w:rsid w:val="00425A6D"/>
    <w:rsid w:val="00425BB3"/>
    <w:rsid w:val="00426950"/>
    <w:rsid w:val="0042730D"/>
    <w:rsid w:val="00430F7A"/>
    <w:rsid w:val="00433B7B"/>
    <w:rsid w:val="004342CC"/>
    <w:rsid w:val="00434455"/>
    <w:rsid w:val="004359AC"/>
    <w:rsid w:val="00435A28"/>
    <w:rsid w:val="00436115"/>
    <w:rsid w:val="0043678A"/>
    <w:rsid w:val="00436801"/>
    <w:rsid w:val="00436D4E"/>
    <w:rsid w:val="00436DC7"/>
    <w:rsid w:val="00440E53"/>
    <w:rsid w:val="00443ED2"/>
    <w:rsid w:val="00444EFC"/>
    <w:rsid w:val="00445E76"/>
    <w:rsid w:val="004479A1"/>
    <w:rsid w:val="004512F4"/>
    <w:rsid w:val="004541A8"/>
    <w:rsid w:val="00454948"/>
    <w:rsid w:val="00455A36"/>
    <w:rsid w:val="00457136"/>
    <w:rsid w:val="0045732A"/>
    <w:rsid w:val="004605B0"/>
    <w:rsid w:val="004645A4"/>
    <w:rsid w:val="0046483A"/>
    <w:rsid w:val="00466557"/>
    <w:rsid w:val="00466D42"/>
    <w:rsid w:val="00466D9B"/>
    <w:rsid w:val="0046719A"/>
    <w:rsid w:val="0047062E"/>
    <w:rsid w:val="00470ADE"/>
    <w:rsid w:val="004715D9"/>
    <w:rsid w:val="00471793"/>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92FB3"/>
    <w:rsid w:val="00493E6E"/>
    <w:rsid w:val="004A10A5"/>
    <w:rsid w:val="004A15AC"/>
    <w:rsid w:val="004A5623"/>
    <w:rsid w:val="004A5665"/>
    <w:rsid w:val="004A67A2"/>
    <w:rsid w:val="004A6811"/>
    <w:rsid w:val="004A74C1"/>
    <w:rsid w:val="004B0528"/>
    <w:rsid w:val="004B2609"/>
    <w:rsid w:val="004B6ACB"/>
    <w:rsid w:val="004B7743"/>
    <w:rsid w:val="004B7C35"/>
    <w:rsid w:val="004C245F"/>
    <w:rsid w:val="004C25DE"/>
    <w:rsid w:val="004C2828"/>
    <w:rsid w:val="004C2846"/>
    <w:rsid w:val="004C3645"/>
    <w:rsid w:val="004C3F9A"/>
    <w:rsid w:val="004C4B1E"/>
    <w:rsid w:val="004C4B8C"/>
    <w:rsid w:val="004C4F9D"/>
    <w:rsid w:val="004C5076"/>
    <w:rsid w:val="004C75C0"/>
    <w:rsid w:val="004C7F90"/>
    <w:rsid w:val="004D16FB"/>
    <w:rsid w:val="004D3F44"/>
    <w:rsid w:val="004D4A8E"/>
    <w:rsid w:val="004D5BDE"/>
    <w:rsid w:val="004E0DF6"/>
    <w:rsid w:val="004E1A5E"/>
    <w:rsid w:val="004E29B3"/>
    <w:rsid w:val="004E2DC1"/>
    <w:rsid w:val="004E3AD0"/>
    <w:rsid w:val="004E4352"/>
    <w:rsid w:val="004E5079"/>
    <w:rsid w:val="004E5782"/>
    <w:rsid w:val="004F0ADB"/>
    <w:rsid w:val="004F0E12"/>
    <w:rsid w:val="004F11EA"/>
    <w:rsid w:val="004F30F1"/>
    <w:rsid w:val="004F3509"/>
    <w:rsid w:val="004F465A"/>
    <w:rsid w:val="004F4EBB"/>
    <w:rsid w:val="004F4F92"/>
    <w:rsid w:val="004F5CA6"/>
    <w:rsid w:val="004F7E53"/>
    <w:rsid w:val="00500656"/>
    <w:rsid w:val="0050300D"/>
    <w:rsid w:val="00503ACB"/>
    <w:rsid w:val="00503BF7"/>
    <w:rsid w:val="00506DAC"/>
    <w:rsid w:val="00511AC0"/>
    <w:rsid w:val="00511DE1"/>
    <w:rsid w:val="00512BCC"/>
    <w:rsid w:val="0051473A"/>
    <w:rsid w:val="00514FC2"/>
    <w:rsid w:val="00515A76"/>
    <w:rsid w:val="00516551"/>
    <w:rsid w:val="00522748"/>
    <w:rsid w:val="0052360D"/>
    <w:rsid w:val="00523B29"/>
    <w:rsid w:val="005243C0"/>
    <w:rsid w:val="005253AF"/>
    <w:rsid w:val="005261C8"/>
    <w:rsid w:val="005274B5"/>
    <w:rsid w:val="00527912"/>
    <w:rsid w:val="00531F14"/>
    <w:rsid w:val="00533D12"/>
    <w:rsid w:val="00533F63"/>
    <w:rsid w:val="00535D5F"/>
    <w:rsid w:val="005375E7"/>
    <w:rsid w:val="00537F1E"/>
    <w:rsid w:val="00540378"/>
    <w:rsid w:val="00542CCC"/>
    <w:rsid w:val="00545480"/>
    <w:rsid w:val="00546D42"/>
    <w:rsid w:val="0054726F"/>
    <w:rsid w:val="005500BD"/>
    <w:rsid w:val="005506B5"/>
    <w:rsid w:val="00551F47"/>
    <w:rsid w:val="00555ECD"/>
    <w:rsid w:val="005602EF"/>
    <w:rsid w:val="005613FE"/>
    <w:rsid w:val="00561768"/>
    <w:rsid w:val="00562082"/>
    <w:rsid w:val="0056213A"/>
    <w:rsid w:val="005626AF"/>
    <w:rsid w:val="00562E78"/>
    <w:rsid w:val="00563DA3"/>
    <w:rsid w:val="00564942"/>
    <w:rsid w:val="0056744A"/>
    <w:rsid w:val="00570864"/>
    <w:rsid w:val="00570DC7"/>
    <w:rsid w:val="005712B5"/>
    <w:rsid w:val="00574DFF"/>
    <w:rsid w:val="00577AC5"/>
    <w:rsid w:val="005813B1"/>
    <w:rsid w:val="005823B8"/>
    <w:rsid w:val="005823F5"/>
    <w:rsid w:val="00583A0F"/>
    <w:rsid w:val="0058609A"/>
    <w:rsid w:val="005864FE"/>
    <w:rsid w:val="00586C48"/>
    <w:rsid w:val="00590D07"/>
    <w:rsid w:val="005A1E8E"/>
    <w:rsid w:val="005A2746"/>
    <w:rsid w:val="005A415E"/>
    <w:rsid w:val="005A727F"/>
    <w:rsid w:val="005A72DC"/>
    <w:rsid w:val="005B0412"/>
    <w:rsid w:val="005B09E4"/>
    <w:rsid w:val="005B357C"/>
    <w:rsid w:val="005B4156"/>
    <w:rsid w:val="005B4192"/>
    <w:rsid w:val="005B460F"/>
    <w:rsid w:val="005B6326"/>
    <w:rsid w:val="005B6839"/>
    <w:rsid w:val="005B696E"/>
    <w:rsid w:val="005B6CD3"/>
    <w:rsid w:val="005B6E3F"/>
    <w:rsid w:val="005B7F70"/>
    <w:rsid w:val="005C051F"/>
    <w:rsid w:val="005C0794"/>
    <w:rsid w:val="005C0AFF"/>
    <w:rsid w:val="005C15BD"/>
    <w:rsid w:val="005C1FA8"/>
    <w:rsid w:val="005C2EC8"/>
    <w:rsid w:val="005C4506"/>
    <w:rsid w:val="005C5C1E"/>
    <w:rsid w:val="005C668A"/>
    <w:rsid w:val="005C7485"/>
    <w:rsid w:val="005D0C41"/>
    <w:rsid w:val="005D1748"/>
    <w:rsid w:val="005D312F"/>
    <w:rsid w:val="005D4066"/>
    <w:rsid w:val="005D7566"/>
    <w:rsid w:val="005E1F5F"/>
    <w:rsid w:val="005E3F80"/>
    <w:rsid w:val="005E5719"/>
    <w:rsid w:val="005E5B5B"/>
    <w:rsid w:val="005E5E8B"/>
    <w:rsid w:val="005E66A5"/>
    <w:rsid w:val="005F0AB9"/>
    <w:rsid w:val="005F1A9B"/>
    <w:rsid w:val="005F1C7E"/>
    <w:rsid w:val="005F21E4"/>
    <w:rsid w:val="005F288E"/>
    <w:rsid w:val="005F2A0D"/>
    <w:rsid w:val="005F3285"/>
    <w:rsid w:val="005F3588"/>
    <w:rsid w:val="005F45B3"/>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5D3"/>
    <w:rsid w:val="00616941"/>
    <w:rsid w:val="00620DB8"/>
    <w:rsid w:val="00621606"/>
    <w:rsid w:val="00622B8C"/>
    <w:rsid w:val="006230F7"/>
    <w:rsid w:val="0062468A"/>
    <w:rsid w:val="00626ED6"/>
    <w:rsid w:val="00627954"/>
    <w:rsid w:val="00627FD2"/>
    <w:rsid w:val="00630D2B"/>
    <w:rsid w:val="00632ADE"/>
    <w:rsid w:val="00633A28"/>
    <w:rsid w:val="00636448"/>
    <w:rsid w:val="006370E0"/>
    <w:rsid w:val="00637E51"/>
    <w:rsid w:val="00643A7E"/>
    <w:rsid w:val="00644CE6"/>
    <w:rsid w:val="00645AEC"/>
    <w:rsid w:val="006464B4"/>
    <w:rsid w:val="00646AF3"/>
    <w:rsid w:val="00647627"/>
    <w:rsid w:val="00650EAE"/>
    <w:rsid w:val="00651FF5"/>
    <w:rsid w:val="00652967"/>
    <w:rsid w:val="00652DF7"/>
    <w:rsid w:val="00653281"/>
    <w:rsid w:val="00654B6E"/>
    <w:rsid w:val="00655AC8"/>
    <w:rsid w:val="00656B07"/>
    <w:rsid w:val="00660517"/>
    <w:rsid w:val="0066222D"/>
    <w:rsid w:val="006626FD"/>
    <w:rsid w:val="00662F96"/>
    <w:rsid w:val="006640B2"/>
    <w:rsid w:val="00665985"/>
    <w:rsid w:val="00666FC3"/>
    <w:rsid w:val="006704A3"/>
    <w:rsid w:val="00670604"/>
    <w:rsid w:val="006735CD"/>
    <w:rsid w:val="006744D3"/>
    <w:rsid w:val="006753FC"/>
    <w:rsid w:val="00676704"/>
    <w:rsid w:val="006806CF"/>
    <w:rsid w:val="00681845"/>
    <w:rsid w:val="00682546"/>
    <w:rsid w:val="0068645C"/>
    <w:rsid w:val="00687ACD"/>
    <w:rsid w:val="00690173"/>
    <w:rsid w:val="00691368"/>
    <w:rsid w:val="00692C32"/>
    <w:rsid w:val="0069566E"/>
    <w:rsid w:val="00696C3D"/>
    <w:rsid w:val="006A073A"/>
    <w:rsid w:val="006A2F65"/>
    <w:rsid w:val="006A300D"/>
    <w:rsid w:val="006A76A0"/>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E0834"/>
    <w:rsid w:val="006E4874"/>
    <w:rsid w:val="006E6615"/>
    <w:rsid w:val="006E7263"/>
    <w:rsid w:val="006E7A66"/>
    <w:rsid w:val="006F0095"/>
    <w:rsid w:val="006F0E07"/>
    <w:rsid w:val="006F17C0"/>
    <w:rsid w:val="006F1CAD"/>
    <w:rsid w:val="006F2709"/>
    <w:rsid w:val="006F27FB"/>
    <w:rsid w:val="006F45CF"/>
    <w:rsid w:val="006F48CA"/>
    <w:rsid w:val="006F5EB7"/>
    <w:rsid w:val="006F6F61"/>
    <w:rsid w:val="00701556"/>
    <w:rsid w:val="00701EB7"/>
    <w:rsid w:val="0070470B"/>
    <w:rsid w:val="0070600F"/>
    <w:rsid w:val="00707B64"/>
    <w:rsid w:val="007107DB"/>
    <w:rsid w:val="00710FD7"/>
    <w:rsid w:val="00713357"/>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3DD7"/>
    <w:rsid w:val="007348AE"/>
    <w:rsid w:val="0073620E"/>
    <w:rsid w:val="007362C7"/>
    <w:rsid w:val="00737A8B"/>
    <w:rsid w:val="00737E5D"/>
    <w:rsid w:val="00740BBA"/>
    <w:rsid w:val="00741979"/>
    <w:rsid w:val="0074329A"/>
    <w:rsid w:val="00744D1D"/>
    <w:rsid w:val="00745B87"/>
    <w:rsid w:val="00746184"/>
    <w:rsid w:val="0074762D"/>
    <w:rsid w:val="0074799B"/>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892"/>
    <w:rsid w:val="00773DA5"/>
    <w:rsid w:val="007749E4"/>
    <w:rsid w:val="00774ED7"/>
    <w:rsid w:val="007755AD"/>
    <w:rsid w:val="00775AD4"/>
    <w:rsid w:val="007776CD"/>
    <w:rsid w:val="007776FA"/>
    <w:rsid w:val="007809DA"/>
    <w:rsid w:val="00781C5E"/>
    <w:rsid w:val="007824DC"/>
    <w:rsid w:val="0078286D"/>
    <w:rsid w:val="00784D58"/>
    <w:rsid w:val="00790842"/>
    <w:rsid w:val="007908D9"/>
    <w:rsid w:val="007924D5"/>
    <w:rsid w:val="00793778"/>
    <w:rsid w:val="00794F8C"/>
    <w:rsid w:val="007955C8"/>
    <w:rsid w:val="007A0E90"/>
    <w:rsid w:val="007A19BD"/>
    <w:rsid w:val="007A3C13"/>
    <w:rsid w:val="007A59A5"/>
    <w:rsid w:val="007B0DE9"/>
    <w:rsid w:val="007B15B9"/>
    <w:rsid w:val="007B1AF8"/>
    <w:rsid w:val="007B1B06"/>
    <w:rsid w:val="007B1B81"/>
    <w:rsid w:val="007B1EFE"/>
    <w:rsid w:val="007B2764"/>
    <w:rsid w:val="007B3482"/>
    <w:rsid w:val="007B3905"/>
    <w:rsid w:val="007B49C2"/>
    <w:rsid w:val="007B5872"/>
    <w:rsid w:val="007B6A98"/>
    <w:rsid w:val="007C22C2"/>
    <w:rsid w:val="007C2954"/>
    <w:rsid w:val="007C2A46"/>
    <w:rsid w:val="007C3D61"/>
    <w:rsid w:val="007C47D9"/>
    <w:rsid w:val="007C60DE"/>
    <w:rsid w:val="007C6EF7"/>
    <w:rsid w:val="007C753D"/>
    <w:rsid w:val="007D27F9"/>
    <w:rsid w:val="007D2EA3"/>
    <w:rsid w:val="007D31CE"/>
    <w:rsid w:val="007D3AAB"/>
    <w:rsid w:val="007D3BEF"/>
    <w:rsid w:val="007D502B"/>
    <w:rsid w:val="007D7565"/>
    <w:rsid w:val="007E15C5"/>
    <w:rsid w:val="007E1951"/>
    <w:rsid w:val="007E1DE8"/>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7920"/>
    <w:rsid w:val="00801FD9"/>
    <w:rsid w:val="008021A5"/>
    <w:rsid w:val="008025D0"/>
    <w:rsid w:val="00802858"/>
    <w:rsid w:val="00803B76"/>
    <w:rsid w:val="00804980"/>
    <w:rsid w:val="00805F7E"/>
    <w:rsid w:val="008109C6"/>
    <w:rsid w:val="00813C8A"/>
    <w:rsid w:val="00813D67"/>
    <w:rsid w:val="00813FA3"/>
    <w:rsid w:val="00814DD9"/>
    <w:rsid w:val="00815647"/>
    <w:rsid w:val="00815DF6"/>
    <w:rsid w:val="008168E9"/>
    <w:rsid w:val="00817708"/>
    <w:rsid w:val="00817A31"/>
    <w:rsid w:val="00820BE7"/>
    <w:rsid w:val="00820FDC"/>
    <w:rsid w:val="008227C3"/>
    <w:rsid w:val="00822AFF"/>
    <w:rsid w:val="0082493E"/>
    <w:rsid w:val="008258D0"/>
    <w:rsid w:val="00827803"/>
    <w:rsid w:val="008300BF"/>
    <w:rsid w:val="0083082D"/>
    <w:rsid w:val="008321D6"/>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4BD"/>
    <w:rsid w:val="0087693B"/>
    <w:rsid w:val="008824DA"/>
    <w:rsid w:val="008825DB"/>
    <w:rsid w:val="00882D70"/>
    <w:rsid w:val="008854A9"/>
    <w:rsid w:val="00885780"/>
    <w:rsid w:val="00885C62"/>
    <w:rsid w:val="00886586"/>
    <w:rsid w:val="0088680F"/>
    <w:rsid w:val="00890A0B"/>
    <w:rsid w:val="00891A2B"/>
    <w:rsid w:val="00893BA2"/>
    <w:rsid w:val="00893DF9"/>
    <w:rsid w:val="0089457E"/>
    <w:rsid w:val="008950E4"/>
    <w:rsid w:val="008964DC"/>
    <w:rsid w:val="0089691B"/>
    <w:rsid w:val="0089719C"/>
    <w:rsid w:val="008A2F53"/>
    <w:rsid w:val="008A4D33"/>
    <w:rsid w:val="008A5918"/>
    <w:rsid w:val="008A5F7B"/>
    <w:rsid w:val="008A7072"/>
    <w:rsid w:val="008B09BC"/>
    <w:rsid w:val="008B0E65"/>
    <w:rsid w:val="008B2870"/>
    <w:rsid w:val="008B2B61"/>
    <w:rsid w:val="008B4018"/>
    <w:rsid w:val="008B6022"/>
    <w:rsid w:val="008B71DF"/>
    <w:rsid w:val="008B7824"/>
    <w:rsid w:val="008C060B"/>
    <w:rsid w:val="008C0AFE"/>
    <w:rsid w:val="008C1F28"/>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E5AC7"/>
    <w:rsid w:val="008F0603"/>
    <w:rsid w:val="008F24C5"/>
    <w:rsid w:val="008F35BB"/>
    <w:rsid w:val="008F35CD"/>
    <w:rsid w:val="008F452F"/>
    <w:rsid w:val="008F60DF"/>
    <w:rsid w:val="008F66C6"/>
    <w:rsid w:val="008F6E03"/>
    <w:rsid w:val="008F7E6C"/>
    <w:rsid w:val="00900D10"/>
    <w:rsid w:val="00901B36"/>
    <w:rsid w:val="00901F80"/>
    <w:rsid w:val="009021C5"/>
    <w:rsid w:val="009027A5"/>
    <w:rsid w:val="00903B41"/>
    <w:rsid w:val="00904E93"/>
    <w:rsid w:val="0090504D"/>
    <w:rsid w:val="00906617"/>
    <w:rsid w:val="0090725F"/>
    <w:rsid w:val="0090796F"/>
    <w:rsid w:val="00910039"/>
    <w:rsid w:val="00910795"/>
    <w:rsid w:val="00912CEB"/>
    <w:rsid w:val="009135EF"/>
    <w:rsid w:val="009146C5"/>
    <w:rsid w:val="00915D1A"/>
    <w:rsid w:val="00916778"/>
    <w:rsid w:val="009217EF"/>
    <w:rsid w:val="009224AA"/>
    <w:rsid w:val="00926A3C"/>
    <w:rsid w:val="009304EB"/>
    <w:rsid w:val="0093067B"/>
    <w:rsid w:val="0093139A"/>
    <w:rsid w:val="009320CD"/>
    <w:rsid w:val="00932991"/>
    <w:rsid w:val="0093369B"/>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60357"/>
    <w:rsid w:val="00960B9A"/>
    <w:rsid w:val="009622A5"/>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42F"/>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4BE0"/>
    <w:rsid w:val="009C5268"/>
    <w:rsid w:val="009C5942"/>
    <w:rsid w:val="009C781A"/>
    <w:rsid w:val="009D19CB"/>
    <w:rsid w:val="009D27B8"/>
    <w:rsid w:val="009D32C4"/>
    <w:rsid w:val="009D458B"/>
    <w:rsid w:val="009D52C3"/>
    <w:rsid w:val="009D5E95"/>
    <w:rsid w:val="009E04AB"/>
    <w:rsid w:val="009E1347"/>
    <w:rsid w:val="009E1FA2"/>
    <w:rsid w:val="009E2BD5"/>
    <w:rsid w:val="009E35AA"/>
    <w:rsid w:val="009E37DD"/>
    <w:rsid w:val="009E4133"/>
    <w:rsid w:val="009E571B"/>
    <w:rsid w:val="009E6219"/>
    <w:rsid w:val="009E7164"/>
    <w:rsid w:val="009F185C"/>
    <w:rsid w:val="009F1A19"/>
    <w:rsid w:val="009F1C29"/>
    <w:rsid w:val="009F2C6E"/>
    <w:rsid w:val="009F3C1E"/>
    <w:rsid w:val="009F676A"/>
    <w:rsid w:val="009F6E18"/>
    <w:rsid w:val="009F76F2"/>
    <w:rsid w:val="009F7ACF"/>
    <w:rsid w:val="00A00254"/>
    <w:rsid w:val="00A00643"/>
    <w:rsid w:val="00A019B5"/>
    <w:rsid w:val="00A0215C"/>
    <w:rsid w:val="00A03B7C"/>
    <w:rsid w:val="00A06BEA"/>
    <w:rsid w:val="00A06D93"/>
    <w:rsid w:val="00A0757F"/>
    <w:rsid w:val="00A076F2"/>
    <w:rsid w:val="00A079C9"/>
    <w:rsid w:val="00A1304A"/>
    <w:rsid w:val="00A13231"/>
    <w:rsid w:val="00A143F5"/>
    <w:rsid w:val="00A14E14"/>
    <w:rsid w:val="00A152AD"/>
    <w:rsid w:val="00A15D65"/>
    <w:rsid w:val="00A163F5"/>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4002"/>
    <w:rsid w:val="00A34124"/>
    <w:rsid w:val="00A34A86"/>
    <w:rsid w:val="00A364FB"/>
    <w:rsid w:val="00A3665C"/>
    <w:rsid w:val="00A36B78"/>
    <w:rsid w:val="00A43BF4"/>
    <w:rsid w:val="00A4402A"/>
    <w:rsid w:val="00A4588D"/>
    <w:rsid w:val="00A45CC9"/>
    <w:rsid w:val="00A5060C"/>
    <w:rsid w:val="00A50717"/>
    <w:rsid w:val="00A533E1"/>
    <w:rsid w:val="00A5366D"/>
    <w:rsid w:val="00A549A5"/>
    <w:rsid w:val="00A55927"/>
    <w:rsid w:val="00A56204"/>
    <w:rsid w:val="00A56B02"/>
    <w:rsid w:val="00A57558"/>
    <w:rsid w:val="00A577A2"/>
    <w:rsid w:val="00A61586"/>
    <w:rsid w:val="00A62BF5"/>
    <w:rsid w:val="00A642BD"/>
    <w:rsid w:val="00A6480D"/>
    <w:rsid w:val="00A651FA"/>
    <w:rsid w:val="00A663F1"/>
    <w:rsid w:val="00A711DD"/>
    <w:rsid w:val="00A71C20"/>
    <w:rsid w:val="00A7510D"/>
    <w:rsid w:val="00A7588B"/>
    <w:rsid w:val="00A76AC9"/>
    <w:rsid w:val="00A76FA0"/>
    <w:rsid w:val="00A7771C"/>
    <w:rsid w:val="00A77F3C"/>
    <w:rsid w:val="00A77FB0"/>
    <w:rsid w:val="00A8002A"/>
    <w:rsid w:val="00A80319"/>
    <w:rsid w:val="00A80712"/>
    <w:rsid w:val="00A810C8"/>
    <w:rsid w:val="00A831F7"/>
    <w:rsid w:val="00A834EA"/>
    <w:rsid w:val="00A85202"/>
    <w:rsid w:val="00A85503"/>
    <w:rsid w:val="00A863BF"/>
    <w:rsid w:val="00A86724"/>
    <w:rsid w:val="00A87DCF"/>
    <w:rsid w:val="00A90123"/>
    <w:rsid w:val="00A90AAA"/>
    <w:rsid w:val="00A93A17"/>
    <w:rsid w:val="00A94F67"/>
    <w:rsid w:val="00A95ABB"/>
    <w:rsid w:val="00AA06CB"/>
    <w:rsid w:val="00AA0ACC"/>
    <w:rsid w:val="00AA1DB0"/>
    <w:rsid w:val="00AA242A"/>
    <w:rsid w:val="00AA49A8"/>
    <w:rsid w:val="00AA62D6"/>
    <w:rsid w:val="00AA6512"/>
    <w:rsid w:val="00AA78CB"/>
    <w:rsid w:val="00AB0932"/>
    <w:rsid w:val="00AB0B7C"/>
    <w:rsid w:val="00AB1730"/>
    <w:rsid w:val="00AB1AEA"/>
    <w:rsid w:val="00AB3182"/>
    <w:rsid w:val="00AB3245"/>
    <w:rsid w:val="00AB4280"/>
    <w:rsid w:val="00AB428B"/>
    <w:rsid w:val="00AB4E6B"/>
    <w:rsid w:val="00AB6FC0"/>
    <w:rsid w:val="00AB7423"/>
    <w:rsid w:val="00AB7ACC"/>
    <w:rsid w:val="00AB7DE1"/>
    <w:rsid w:val="00AB7E89"/>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61AE"/>
    <w:rsid w:val="00AE62D6"/>
    <w:rsid w:val="00AE6CCC"/>
    <w:rsid w:val="00AE6DF1"/>
    <w:rsid w:val="00AE7340"/>
    <w:rsid w:val="00AF02AE"/>
    <w:rsid w:val="00AF09D0"/>
    <w:rsid w:val="00AF0EA3"/>
    <w:rsid w:val="00AF2A17"/>
    <w:rsid w:val="00AF2E37"/>
    <w:rsid w:val="00AF3BBE"/>
    <w:rsid w:val="00AF7D0B"/>
    <w:rsid w:val="00B0149B"/>
    <w:rsid w:val="00B02BF3"/>
    <w:rsid w:val="00B0334A"/>
    <w:rsid w:val="00B03A60"/>
    <w:rsid w:val="00B060CD"/>
    <w:rsid w:val="00B1059A"/>
    <w:rsid w:val="00B10DB4"/>
    <w:rsid w:val="00B13196"/>
    <w:rsid w:val="00B14F62"/>
    <w:rsid w:val="00B15542"/>
    <w:rsid w:val="00B15E5A"/>
    <w:rsid w:val="00B16AA9"/>
    <w:rsid w:val="00B17052"/>
    <w:rsid w:val="00B1793B"/>
    <w:rsid w:val="00B20762"/>
    <w:rsid w:val="00B21516"/>
    <w:rsid w:val="00B22096"/>
    <w:rsid w:val="00B22650"/>
    <w:rsid w:val="00B22835"/>
    <w:rsid w:val="00B22848"/>
    <w:rsid w:val="00B22B4B"/>
    <w:rsid w:val="00B22CAB"/>
    <w:rsid w:val="00B23008"/>
    <w:rsid w:val="00B245DB"/>
    <w:rsid w:val="00B25CF3"/>
    <w:rsid w:val="00B263D8"/>
    <w:rsid w:val="00B27246"/>
    <w:rsid w:val="00B32C78"/>
    <w:rsid w:val="00B33374"/>
    <w:rsid w:val="00B33DC3"/>
    <w:rsid w:val="00B33FCD"/>
    <w:rsid w:val="00B3428A"/>
    <w:rsid w:val="00B35D9A"/>
    <w:rsid w:val="00B36F91"/>
    <w:rsid w:val="00B41236"/>
    <w:rsid w:val="00B423DC"/>
    <w:rsid w:val="00B43409"/>
    <w:rsid w:val="00B43535"/>
    <w:rsid w:val="00B438B3"/>
    <w:rsid w:val="00B50001"/>
    <w:rsid w:val="00B50C75"/>
    <w:rsid w:val="00B51684"/>
    <w:rsid w:val="00B519EE"/>
    <w:rsid w:val="00B52600"/>
    <w:rsid w:val="00B52736"/>
    <w:rsid w:val="00B53F03"/>
    <w:rsid w:val="00B556E6"/>
    <w:rsid w:val="00B5681E"/>
    <w:rsid w:val="00B56EFF"/>
    <w:rsid w:val="00B56F53"/>
    <w:rsid w:val="00B5728E"/>
    <w:rsid w:val="00B60CBD"/>
    <w:rsid w:val="00B61C00"/>
    <w:rsid w:val="00B61DDF"/>
    <w:rsid w:val="00B629A9"/>
    <w:rsid w:val="00B62EE9"/>
    <w:rsid w:val="00B634CB"/>
    <w:rsid w:val="00B6538C"/>
    <w:rsid w:val="00B65741"/>
    <w:rsid w:val="00B65A1C"/>
    <w:rsid w:val="00B65D65"/>
    <w:rsid w:val="00B66318"/>
    <w:rsid w:val="00B676AE"/>
    <w:rsid w:val="00B70391"/>
    <w:rsid w:val="00B70E81"/>
    <w:rsid w:val="00B72C15"/>
    <w:rsid w:val="00B72FAD"/>
    <w:rsid w:val="00B7332D"/>
    <w:rsid w:val="00B7401C"/>
    <w:rsid w:val="00B74317"/>
    <w:rsid w:val="00B74409"/>
    <w:rsid w:val="00B74F54"/>
    <w:rsid w:val="00B774E0"/>
    <w:rsid w:val="00B80254"/>
    <w:rsid w:val="00B804C4"/>
    <w:rsid w:val="00B82959"/>
    <w:rsid w:val="00B8298A"/>
    <w:rsid w:val="00B86B75"/>
    <w:rsid w:val="00B86BE4"/>
    <w:rsid w:val="00B875B5"/>
    <w:rsid w:val="00B9064E"/>
    <w:rsid w:val="00B947BD"/>
    <w:rsid w:val="00B94D65"/>
    <w:rsid w:val="00B957AC"/>
    <w:rsid w:val="00B976AC"/>
    <w:rsid w:val="00B97CF1"/>
    <w:rsid w:val="00B97EE1"/>
    <w:rsid w:val="00BA0B38"/>
    <w:rsid w:val="00BA0BBA"/>
    <w:rsid w:val="00BA4A03"/>
    <w:rsid w:val="00BA4CCB"/>
    <w:rsid w:val="00BA5160"/>
    <w:rsid w:val="00BA5802"/>
    <w:rsid w:val="00BA7923"/>
    <w:rsid w:val="00BB12D9"/>
    <w:rsid w:val="00BB1B45"/>
    <w:rsid w:val="00BB243E"/>
    <w:rsid w:val="00BB2BB7"/>
    <w:rsid w:val="00BB3164"/>
    <w:rsid w:val="00BB6800"/>
    <w:rsid w:val="00BB6820"/>
    <w:rsid w:val="00BB6FF7"/>
    <w:rsid w:val="00BB7620"/>
    <w:rsid w:val="00BC1958"/>
    <w:rsid w:val="00BC1BFF"/>
    <w:rsid w:val="00BC48D5"/>
    <w:rsid w:val="00BC4902"/>
    <w:rsid w:val="00BC5D83"/>
    <w:rsid w:val="00BC6439"/>
    <w:rsid w:val="00BC6A5D"/>
    <w:rsid w:val="00BC6D9B"/>
    <w:rsid w:val="00BC74B2"/>
    <w:rsid w:val="00BD007E"/>
    <w:rsid w:val="00BD14CF"/>
    <w:rsid w:val="00BD1AE2"/>
    <w:rsid w:val="00BD1D0F"/>
    <w:rsid w:val="00BD2A15"/>
    <w:rsid w:val="00BD35E4"/>
    <w:rsid w:val="00BD381E"/>
    <w:rsid w:val="00BD4796"/>
    <w:rsid w:val="00BD5103"/>
    <w:rsid w:val="00BD654F"/>
    <w:rsid w:val="00BD6D73"/>
    <w:rsid w:val="00BD7D7F"/>
    <w:rsid w:val="00BE005E"/>
    <w:rsid w:val="00BE0C77"/>
    <w:rsid w:val="00BE20CC"/>
    <w:rsid w:val="00BE245D"/>
    <w:rsid w:val="00BE2B94"/>
    <w:rsid w:val="00BE2C1D"/>
    <w:rsid w:val="00BE3788"/>
    <w:rsid w:val="00BE584B"/>
    <w:rsid w:val="00BE6B6A"/>
    <w:rsid w:val="00BE6EF0"/>
    <w:rsid w:val="00BE7C78"/>
    <w:rsid w:val="00BF0DCA"/>
    <w:rsid w:val="00BF11F6"/>
    <w:rsid w:val="00BF18C6"/>
    <w:rsid w:val="00BF217A"/>
    <w:rsid w:val="00BF2B0A"/>
    <w:rsid w:val="00BF3007"/>
    <w:rsid w:val="00BF3587"/>
    <w:rsid w:val="00BF5587"/>
    <w:rsid w:val="00BF5914"/>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309E2"/>
    <w:rsid w:val="00C31AA7"/>
    <w:rsid w:val="00C31DA0"/>
    <w:rsid w:val="00C3332F"/>
    <w:rsid w:val="00C3395F"/>
    <w:rsid w:val="00C33C75"/>
    <w:rsid w:val="00C33EC0"/>
    <w:rsid w:val="00C3441B"/>
    <w:rsid w:val="00C35808"/>
    <w:rsid w:val="00C36279"/>
    <w:rsid w:val="00C3707C"/>
    <w:rsid w:val="00C370A3"/>
    <w:rsid w:val="00C3798F"/>
    <w:rsid w:val="00C37D76"/>
    <w:rsid w:val="00C40B55"/>
    <w:rsid w:val="00C422E8"/>
    <w:rsid w:val="00C42766"/>
    <w:rsid w:val="00C42BFF"/>
    <w:rsid w:val="00C42CCE"/>
    <w:rsid w:val="00C460D8"/>
    <w:rsid w:val="00C473A7"/>
    <w:rsid w:val="00C50FAF"/>
    <w:rsid w:val="00C53166"/>
    <w:rsid w:val="00C53283"/>
    <w:rsid w:val="00C55A3D"/>
    <w:rsid w:val="00C55BDC"/>
    <w:rsid w:val="00C5686B"/>
    <w:rsid w:val="00C6162E"/>
    <w:rsid w:val="00C61810"/>
    <w:rsid w:val="00C62173"/>
    <w:rsid w:val="00C623EF"/>
    <w:rsid w:val="00C62A62"/>
    <w:rsid w:val="00C63366"/>
    <w:rsid w:val="00C6405A"/>
    <w:rsid w:val="00C659A9"/>
    <w:rsid w:val="00C65A20"/>
    <w:rsid w:val="00C65BFC"/>
    <w:rsid w:val="00C674EA"/>
    <w:rsid w:val="00C725A2"/>
    <w:rsid w:val="00C733C8"/>
    <w:rsid w:val="00C73E31"/>
    <w:rsid w:val="00C7476A"/>
    <w:rsid w:val="00C748CE"/>
    <w:rsid w:val="00C74F40"/>
    <w:rsid w:val="00C80668"/>
    <w:rsid w:val="00C8164A"/>
    <w:rsid w:val="00C831D5"/>
    <w:rsid w:val="00C85420"/>
    <w:rsid w:val="00C875B5"/>
    <w:rsid w:val="00C87BEB"/>
    <w:rsid w:val="00C90A2F"/>
    <w:rsid w:val="00C91143"/>
    <w:rsid w:val="00C9444E"/>
    <w:rsid w:val="00C94FAF"/>
    <w:rsid w:val="00C9502B"/>
    <w:rsid w:val="00C957F1"/>
    <w:rsid w:val="00C9784B"/>
    <w:rsid w:val="00CA02C6"/>
    <w:rsid w:val="00CA07F4"/>
    <w:rsid w:val="00CA52C5"/>
    <w:rsid w:val="00CA57F5"/>
    <w:rsid w:val="00CA670E"/>
    <w:rsid w:val="00CA6BF8"/>
    <w:rsid w:val="00CA7A9F"/>
    <w:rsid w:val="00CB0229"/>
    <w:rsid w:val="00CB1496"/>
    <w:rsid w:val="00CB1A5F"/>
    <w:rsid w:val="00CB2D25"/>
    <w:rsid w:val="00CB3C1F"/>
    <w:rsid w:val="00CB6B34"/>
    <w:rsid w:val="00CB6C38"/>
    <w:rsid w:val="00CB6C51"/>
    <w:rsid w:val="00CC2261"/>
    <w:rsid w:val="00CC29EF"/>
    <w:rsid w:val="00CC34E9"/>
    <w:rsid w:val="00CC5D87"/>
    <w:rsid w:val="00CD01CC"/>
    <w:rsid w:val="00CD0C8C"/>
    <w:rsid w:val="00CD3010"/>
    <w:rsid w:val="00CD3FBE"/>
    <w:rsid w:val="00CD5689"/>
    <w:rsid w:val="00CD6249"/>
    <w:rsid w:val="00CD75C5"/>
    <w:rsid w:val="00CD7BD6"/>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4FB7"/>
    <w:rsid w:val="00D05B8C"/>
    <w:rsid w:val="00D060C8"/>
    <w:rsid w:val="00D064C4"/>
    <w:rsid w:val="00D06976"/>
    <w:rsid w:val="00D071D4"/>
    <w:rsid w:val="00D116A6"/>
    <w:rsid w:val="00D128F7"/>
    <w:rsid w:val="00D12A4D"/>
    <w:rsid w:val="00D1313D"/>
    <w:rsid w:val="00D20020"/>
    <w:rsid w:val="00D20641"/>
    <w:rsid w:val="00D20788"/>
    <w:rsid w:val="00D22597"/>
    <w:rsid w:val="00D2603D"/>
    <w:rsid w:val="00D26B91"/>
    <w:rsid w:val="00D26C5C"/>
    <w:rsid w:val="00D31021"/>
    <w:rsid w:val="00D31D1F"/>
    <w:rsid w:val="00D331A9"/>
    <w:rsid w:val="00D34071"/>
    <w:rsid w:val="00D34DCD"/>
    <w:rsid w:val="00D3572D"/>
    <w:rsid w:val="00D35D03"/>
    <w:rsid w:val="00D3608D"/>
    <w:rsid w:val="00D3668A"/>
    <w:rsid w:val="00D367E6"/>
    <w:rsid w:val="00D3781D"/>
    <w:rsid w:val="00D415CE"/>
    <w:rsid w:val="00D420EF"/>
    <w:rsid w:val="00D430EB"/>
    <w:rsid w:val="00D4351B"/>
    <w:rsid w:val="00D459E0"/>
    <w:rsid w:val="00D463C5"/>
    <w:rsid w:val="00D46407"/>
    <w:rsid w:val="00D47D9E"/>
    <w:rsid w:val="00D504AB"/>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75978"/>
    <w:rsid w:val="00D76C05"/>
    <w:rsid w:val="00D82EA9"/>
    <w:rsid w:val="00D85CA8"/>
    <w:rsid w:val="00D862F4"/>
    <w:rsid w:val="00D903A3"/>
    <w:rsid w:val="00D90475"/>
    <w:rsid w:val="00D906C0"/>
    <w:rsid w:val="00D90860"/>
    <w:rsid w:val="00D9200B"/>
    <w:rsid w:val="00D930A1"/>
    <w:rsid w:val="00D93750"/>
    <w:rsid w:val="00D938B8"/>
    <w:rsid w:val="00D94830"/>
    <w:rsid w:val="00D95DF5"/>
    <w:rsid w:val="00DA1ABF"/>
    <w:rsid w:val="00DA2C84"/>
    <w:rsid w:val="00DA2FF2"/>
    <w:rsid w:val="00DA62FD"/>
    <w:rsid w:val="00DA6422"/>
    <w:rsid w:val="00DA6A14"/>
    <w:rsid w:val="00DB03DD"/>
    <w:rsid w:val="00DB0DEE"/>
    <w:rsid w:val="00DB2D53"/>
    <w:rsid w:val="00DB35AF"/>
    <w:rsid w:val="00DB3780"/>
    <w:rsid w:val="00DB3A10"/>
    <w:rsid w:val="00DB3C19"/>
    <w:rsid w:val="00DB599B"/>
    <w:rsid w:val="00DC1BA0"/>
    <w:rsid w:val="00DC2689"/>
    <w:rsid w:val="00DC2E52"/>
    <w:rsid w:val="00DC7048"/>
    <w:rsid w:val="00DC7665"/>
    <w:rsid w:val="00DC77BF"/>
    <w:rsid w:val="00DC7A5A"/>
    <w:rsid w:val="00DD5C86"/>
    <w:rsid w:val="00DD616E"/>
    <w:rsid w:val="00DD798D"/>
    <w:rsid w:val="00DD7CA3"/>
    <w:rsid w:val="00DD7D00"/>
    <w:rsid w:val="00DE2325"/>
    <w:rsid w:val="00DE34EA"/>
    <w:rsid w:val="00DE36CD"/>
    <w:rsid w:val="00DE37C0"/>
    <w:rsid w:val="00DE4223"/>
    <w:rsid w:val="00DE437B"/>
    <w:rsid w:val="00DE5539"/>
    <w:rsid w:val="00DE56FA"/>
    <w:rsid w:val="00DE6AB1"/>
    <w:rsid w:val="00DE7FA5"/>
    <w:rsid w:val="00DF6AF7"/>
    <w:rsid w:val="00DF6D8A"/>
    <w:rsid w:val="00DF7C77"/>
    <w:rsid w:val="00DF7E26"/>
    <w:rsid w:val="00E006F9"/>
    <w:rsid w:val="00E00C4A"/>
    <w:rsid w:val="00E01ADA"/>
    <w:rsid w:val="00E02DE2"/>
    <w:rsid w:val="00E036B3"/>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0380"/>
    <w:rsid w:val="00E315A3"/>
    <w:rsid w:val="00E321E8"/>
    <w:rsid w:val="00E32D8A"/>
    <w:rsid w:val="00E334F8"/>
    <w:rsid w:val="00E3439C"/>
    <w:rsid w:val="00E343BC"/>
    <w:rsid w:val="00E3446C"/>
    <w:rsid w:val="00E3507E"/>
    <w:rsid w:val="00E3774A"/>
    <w:rsid w:val="00E4063A"/>
    <w:rsid w:val="00E40A6D"/>
    <w:rsid w:val="00E40C86"/>
    <w:rsid w:val="00E42427"/>
    <w:rsid w:val="00E428C6"/>
    <w:rsid w:val="00E43077"/>
    <w:rsid w:val="00E444F4"/>
    <w:rsid w:val="00E454F5"/>
    <w:rsid w:val="00E462F4"/>
    <w:rsid w:val="00E46322"/>
    <w:rsid w:val="00E46389"/>
    <w:rsid w:val="00E467B2"/>
    <w:rsid w:val="00E469AE"/>
    <w:rsid w:val="00E47A13"/>
    <w:rsid w:val="00E50602"/>
    <w:rsid w:val="00E523BA"/>
    <w:rsid w:val="00E53210"/>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DA9"/>
    <w:rsid w:val="00E72EB6"/>
    <w:rsid w:val="00E747B1"/>
    <w:rsid w:val="00E74A95"/>
    <w:rsid w:val="00E754E4"/>
    <w:rsid w:val="00E75946"/>
    <w:rsid w:val="00E80B4A"/>
    <w:rsid w:val="00E80CB9"/>
    <w:rsid w:val="00E83C6B"/>
    <w:rsid w:val="00E842C7"/>
    <w:rsid w:val="00E8467D"/>
    <w:rsid w:val="00E870C2"/>
    <w:rsid w:val="00E90D5A"/>
    <w:rsid w:val="00E918D0"/>
    <w:rsid w:val="00E9224F"/>
    <w:rsid w:val="00E9300C"/>
    <w:rsid w:val="00E95E84"/>
    <w:rsid w:val="00E973A2"/>
    <w:rsid w:val="00E979FC"/>
    <w:rsid w:val="00EA124F"/>
    <w:rsid w:val="00EA1653"/>
    <w:rsid w:val="00EA1F02"/>
    <w:rsid w:val="00EA277A"/>
    <w:rsid w:val="00EA5D7E"/>
    <w:rsid w:val="00EA60C8"/>
    <w:rsid w:val="00EB2B46"/>
    <w:rsid w:val="00EB3D7F"/>
    <w:rsid w:val="00EB59CD"/>
    <w:rsid w:val="00EB5DA2"/>
    <w:rsid w:val="00EB62BE"/>
    <w:rsid w:val="00EB7EC1"/>
    <w:rsid w:val="00EC33E3"/>
    <w:rsid w:val="00EC38A7"/>
    <w:rsid w:val="00EC3B63"/>
    <w:rsid w:val="00EC40EC"/>
    <w:rsid w:val="00EC57DB"/>
    <w:rsid w:val="00EC62BE"/>
    <w:rsid w:val="00EC6D95"/>
    <w:rsid w:val="00EC7A8E"/>
    <w:rsid w:val="00ED53FA"/>
    <w:rsid w:val="00ED5FEF"/>
    <w:rsid w:val="00ED7298"/>
    <w:rsid w:val="00EE16FA"/>
    <w:rsid w:val="00EE3A7C"/>
    <w:rsid w:val="00EE4954"/>
    <w:rsid w:val="00EE568A"/>
    <w:rsid w:val="00EE67C6"/>
    <w:rsid w:val="00EF074C"/>
    <w:rsid w:val="00EF0E04"/>
    <w:rsid w:val="00EF236D"/>
    <w:rsid w:val="00EF2A95"/>
    <w:rsid w:val="00EF4698"/>
    <w:rsid w:val="00EF5FC1"/>
    <w:rsid w:val="00EF6B9A"/>
    <w:rsid w:val="00EF7E13"/>
    <w:rsid w:val="00F034A5"/>
    <w:rsid w:val="00F048AC"/>
    <w:rsid w:val="00F04E9C"/>
    <w:rsid w:val="00F062FA"/>
    <w:rsid w:val="00F07724"/>
    <w:rsid w:val="00F0774D"/>
    <w:rsid w:val="00F07CC4"/>
    <w:rsid w:val="00F12410"/>
    <w:rsid w:val="00F1404A"/>
    <w:rsid w:val="00F159CD"/>
    <w:rsid w:val="00F16605"/>
    <w:rsid w:val="00F16849"/>
    <w:rsid w:val="00F17120"/>
    <w:rsid w:val="00F17A2A"/>
    <w:rsid w:val="00F17D20"/>
    <w:rsid w:val="00F20BB1"/>
    <w:rsid w:val="00F21264"/>
    <w:rsid w:val="00F2176D"/>
    <w:rsid w:val="00F224B4"/>
    <w:rsid w:val="00F22702"/>
    <w:rsid w:val="00F241D3"/>
    <w:rsid w:val="00F2458D"/>
    <w:rsid w:val="00F2496D"/>
    <w:rsid w:val="00F24FE0"/>
    <w:rsid w:val="00F261CA"/>
    <w:rsid w:val="00F269DE"/>
    <w:rsid w:val="00F273F7"/>
    <w:rsid w:val="00F2770C"/>
    <w:rsid w:val="00F27A5F"/>
    <w:rsid w:val="00F32986"/>
    <w:rsid w:val="00F33997"/>
    <w:rsid w:val="00F33E02"/>
    <w:rsid w:val="00F340BE"/>
    <w:rsid w:val="00F34C80"/>
    <w:rsid w:val="00F34FE0"/>
    <w:rsid w:val="00F364D0"/>
    <w:rsid w:val="00F36739"/>
    <w:rsid w:val="00F36989"/>
    <w:rsid w:val="00F37624"/>
    <w:rsid w:val="00F4021A"/>
    <w:rsid w:val="00F42688"/>
    <w:rsid w:val="00F42A6B"/>
    <w:rsid w:val="00F4492C"/>
    <w:rsid w:val="00F450A2"/>
    <w:rsid w:val="00F472E6"/>
    <w:rsid w:val="00F524D3"/>
    <w:rsid w:val="00F54301"/>
    <w:rsid w:val="00F56552"/>
    <w:rsid w:val="00F566E2"/>
    <w:rsid w:val="00F5743C"/>
    <w:rsid w:val="00F57B4C"/>
    <w:rsid w:val="00F6232A"/>
    <w:rsid w:val="00F62DC4"/>
    <w:rsid w:val="00F63491"/>
    <w:rsid w:val="00F672F0"/>
    <w:rsid w:val="00F70D4F"/>
    <w:rsid w:val="00F73AA8"/>
    <w:rsid w:val="00F741B1"/>
    <w:rsid w:val="00F81222"/>
    <w:rsid w:val="00F82E2A"/>
    <w:rsid w:val="00F834A7"/>
    <w:rsid w:val="00F83C17"/>
    <w:rsid w:val="00F8476A"/>
    <w:rsid w:val="00F86A31"/>
    <w:rsid w:val="00F86D02"/>
    <w:rsid w:val="00F873A4"/>
    <w:rsid w:val="00F876FC"/>
    <w:rsid w:val="00F87756"/>
    <w:rsid w:val="00F878AB"/>
    <w:rsid w:val="00F91174"/>
    <w:rsid w:val="00F939CD"/>
    <w:rsid w:val="00F946C7"/>
    <w:rsid w:val="00F9573C"/>
    <w:rsid w:val="00F95D40"/>
    <w:rsid w:val="00FA00BA"/>
    <w:rsid w:val="00FA29EA"/>
    <w:rsid w:val="00FB1CDF"/>
    <w:rsid w:val="00FB677A"/>
    <w:rsid w:val="00FB6AD1"/>
    <w:rsid w:val="00FC20B8"/>
    <w:rsid w:val="00FC28F1"/>
    <w:rsid w:val="00FC31CC"/>
    <w:rsid w:val="00FC5DE9"/>
    <w:rsid w:val="00FC6065"/>
    <w:rsid w:val="00FC6C65"/>
    <w:rsid w:val="00FD0100"/>
    <w:rsid w:val="00FD0DBE"/>
    <w:rsid w:val="00FD13AF"/>
    <w:rsid w:val="00FD1737"/>
    <w:rsid w:val="00FD55B7"/>
    <w:rsid w:val="00FD6547"/>
    <w:rsid w:val="00FD6E1E"/>
    <w:rsid w:val="00FE3011"/>
    <w:rsid w:val="00FE39E9"/>
    <w:rsid w:val="00FE3CBD"/>
    <w:rsid w:val="00FE4F80"/>
    <w:rsid w:val="00FE50CC"/>
    <w:rsid w:val="00FE7FF6"/>
    <w:rsid w:val="00FF00CE"/>
    <w:rsid w:val="00FF01AA"/>
    <w:rsid w:val="00FF2949"/>
    <w:rsid w:val="00FF36DD"/>
    <w:rsid w:val="00FF40C0"/>
    <w:rsid w:val="00FF446F"/>
    <w:rsid w:val="00FF4999"/>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unhideWhenUsed/>
    <w:rsid w:val="00842039"/>
    <w:rPr>
      <w:sz w:val="20"/>
      <w:szCs w:val="20"/>
    </w:rPr>
  </w:style>
  <w:style w:type="character" w:customStyle="1" w:styleId="CommentTextChar">
    <w:name w:val="Comment Text Char"/>
    <w:basedOn w:val="DefaultParagraphFont"/>
    <w:link w:val="CommentText"/>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770119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016925">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0933937">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1909949">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497034">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236787">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20718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00182">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0980">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131">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63357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554651">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2893130">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493427">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449201">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723641">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594579">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088298">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6651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17636">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8071377">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8896942">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210737">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6533256">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134097">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271998">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188840">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448899">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4810352">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685546">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40102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489982">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11464">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332858">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683189">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182114">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4940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20872">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684935">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0051">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157936">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218986">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1927200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53045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86393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179814">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3785">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35818">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8489711">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3880577">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50615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1712967">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521318">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077361">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039087">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6763291">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7905941">
      <w:bodyDiv w:val="1"/>
      <w:marLeft w:val="0"/>
      <w:marRight w:val="0"/>
      <w:marTop w:val="0"/>
      <w:marBottom w:val="0"/>
      <w:divBdr>
        <w:top w:val="none" w:sz="0" w:space="0" w:color="auto"/>
        <w:left w:val="none" w:sz="0" w:space="0" w:color="auto"/>
        <w:bottom w:val="none" w:sz="0" w:space="0" w:color="auto"/>
        <w:right w:val="none" w:sz="0" w:space="0" w:color="auto"/>
      </w:divBdr>
    </w:div>
    <w:div w:id="1008020983">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377457">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76046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309">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079012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8791941">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647019">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172372">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696813">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5244">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247362">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3498">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824020">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359679">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55867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4664">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325416">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095078">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673571">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664089">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4694552">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252566">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057183">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104272">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777510">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598429">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1695743">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221368">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372354">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552733">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275295">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206239">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109335">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18841">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770328">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85830">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894668">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060554">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375634">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5698">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530975">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265695">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654923">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498362">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3170247">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8872307">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0959616">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 w:id="349062609">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BD7300E90BC240B39310CD1C056D655E"/>
        <w:category>
          <w:name w:val="General"/>
          <w:gallery w:val="placeholder"/>
        </w:category>
        <w:types>
          <w:type w:val="bbPlcHdr"/>
        </w:types>
        <w:behaviors>
          <w:behavior w:val="content"/>
        </w:behaviors>
        <w:guid w:val="{B90B3A96-E13B-45F3-9A3B-94B6D85E8742}"/>
      </w:docPartPr>
      <w:docPartBody>
        <w:p w:rsidR="00352D72" w:rsidRDefault="00933696" w:rsidP="00933696">
          <w:pPr>
            <w:pStyle w:val="BD7300E90BC240B39310CD1C056D655E"/>
          </w:pPr>
          <w:r w:rsidRPr="003D0477">
            <w:rPr>
              <w:rStyle w:val="PlaceholderText"/>
            </w:rPr>
            <w:t>Click or tap here to enter text.</w:t>
          </w:r>
        </w:p>
      </w:docPartBody>
    </w:docPart>
    <w:docPart>
      <w:docPartPr>
        <w:name w:val="C018F2F145BC46B9BE3201FE4EED1A83"/>
        <w:category>
          <w:name w:val="General"/>
          <w:gallery w:val="placeholder"/>
        </w:category>
        <w:types>
          <w:type w:val="bbPlcHdr"/>
        </w:types>
        <w:behaviors>
          <w:behavior w:val="content"/>
        </w:behaviors>
        <w:guid w:val="{8CE28D3C-24EA-485B-B9EE-E41E4824DAF4}"/>
      </w:docPartPr>
      <w:docPartBody>
        <w:p w:rsidR="00352D72" w:rsidRDefault="00933696" w:rsidP="00933696">
          <w:pPr>
            <w:pStyle w:val="C018F2F145BC46B9BE3201FE4EED1A83"/>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E50A5"/>
    <w:rsid w:val="00122A42"/>
    <w:rsid w:val="00142F32"/>
    <w:rsid w:val="00165EEC"/>
    <w:rsid w:val="001D707B"/>
    <w:rsid w:val="001E4796"/>
    <w:rsid w:val="002112C9"/>
    <w:rsid w:val="00215A28"/>
    <w:rsid w:val="0027291E"/>
    <w:rsid w:val="002836DC"/>
    <w:rsid w:val="00293B44"/>
    <w:rsid w:val="002D3380"/>
    <w:rsid w:val="00352D72"/>
    <w:rsid w:val="003723E3"/>
    <w:rsid w:val="00395409"/>
    <w:rsid w:val="00420004"/>
    <w:rsid w:val="004500DB"/>
    <w:rsid w:val="00494B16"/>
    <w:rsid w:val="0052486E"/>
    <w:rsid w:val="005F10A3"/>
    <w:rsid w:val="006E5321"/>
    <w:rsid w:val="00723A47"/>
    <w:rsid w:val="00754D3D"/>
    <w:rsid w:val="008A7060"/>
    <w:rsid w:val="008B51AA"/>
    <w:rsid w:val="008C7954"/>
    <w:rsid w:val="009245DF"/>
    <w:rsid w:val="00933696"/>
    <w:rsid w:val="00962761"/>
    <w:rsid w:val="00973CD3"/>
    <w:rsid w:val="00974A88"/>
    <w:rsid w:val="00980D46"/>
    <w:rsid w:val="00983818"/>
    <w:rsid w:val="009B6257"/>
    <w:rsid w:val="009C3628"/>
    <w:rsid w:val="009C5ACB"/>
    <w:rsid w:val="009F5495"/>
    <w:rsid w:val="00A65E11"/>
    <w:rsid w:val="00A862B2"/>
    <w:rsid w:val="00AC0154"/>
    <w:rsid w:val="00AC7029"/>
    <w:rsid w:val="00B337D7"/>
    <w:rsid w:val="00B81A44"/>
    <w:rsid w:val="00BB18DC"/>
    <w:rsid w:val="00BB7FA9"/>
    <w:rsid w:val="00BF2CB9"/>
    <w:rsid w:val="00C15F82"/>
    <w:rsid w:val="00C608D8"/>
    <w:rsid w:val="00C63BAE"/>
    <w:rsid w:val="00C66980"/>
    <w:rsid w:val="00C74088"/>
    <w:rsid w:val="00CC3D84"/>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81A44"/>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BD7300E90BC240B39310CD1C056D655E">
    <w:name w:val="BD7300E90BC240B39310CD1C056D655E"/>
    <w:rsid w:val="00933696"/>
  </w:style>
  <w:style w:type="paragraph" w:customStyle="1" w:styleId="C018F2F145BC46B9BE3201FE4EED1A83">
    <w:name w:val="C018F2F145BC46B9BE3201FE4EED1A83"/>
    <w:rsid w:val="00933696"/>
  </w:style>
  <w:style w:type="paragraph" w:customStyle="1" w:styleId="01AC62B8CACC449EA5605DA0D8BD9445">
    <w:name w:val="01AC62B8CACC449EA5605DA0D8BD9445"/>
    <w:rsid w:val="00215A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39</Pages>
  <Words>11111</Words>
  <Characters>63334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74297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328</cp:revision>
  <cp:lastPrinted>2022-05-24T20:08:00Z</cp:lastPrinted>
  <dcterms:created xsi:type="dcterms:W3CDTF">2022-05-25T12:32:00Z</dcterms:created>
  <dcterms:modified xsi:type="dcterms:W3CDTF">2022-07-01T19:27:00Z</dcterms:modified>
</cp:coreProperties>
</file>