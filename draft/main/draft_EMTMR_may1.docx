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6134D736"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7510E0" w:rsidRPr="007510E0">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7510E0" w:rsidRPr="007510E0">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7510E0" w:rsidRPr="007510E0">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7510E0" w:rsidRPr="007510E0">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7510E0" w:rsidRPr="007510E0">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r w:rsidR="00D34071">
        <w:rPr>
          <w:rFonts w:ascii="Times New Roman" w:hAnsi="Times New Roman" w:cs="Times New Roman"/>
        </w:rPr>
        <w:t xml:space="preserve">a </w:t>
      </w:r>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7510E0" w:rsidRPr="007510E0">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7510E0" w:rsidRPr="007510E0">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606655AB"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7510E0" w:rsidRPr="007510E0">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7510E0" w:rsidRPr="007510E0">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7510E0" w:rsidRPr="007510E0">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7510E0" w:rsidRPr="007510E0">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7510E0" w:rsidRPr="007510E0">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Content>
          <w:r w:rsidR="007510E0" w:rsidRPr="007510E0">
            <w:rPr>
              <w:rFonts w:ascii="Times New Roman" w:eastAsia="Times New Roman" w:hAnsi="Times New Roman" w:cs="Times New Roman"/>
              <w:color w:val="000000"/>
            </w:rPr>
            <w:t>[24,28]</w:t>
          </w:r>
        </w:sdtContent>
      </w:sdt>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7510E0" w:rsidRPr="007510E0">
            <w:rPr>
              <w:rFonts w:ascii="Times New Roman" w:eastAsia="Times New Roman" w:hAnsi="Times New Roman" w:cs="Times New Roman"/>
              <w:color w:val="000000"/>
            </w:rPr>
            <w:t>[29]</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7" w:author="Madeline Galbraith" w:date="2022-04-21T12:19:00Z">
        <w:r>
          <w:rPr>
            <w:rFonts w:ascii="Times New Roman" w:hAnsi="Times New Roman" w:cs="Times New Roman"/>
          </w:rPr>
          <w:t xml:space="preserve"> (</w:t>
        </w:r>
      </w:ins>
      <w:ins w:id="8" w:author="Madeline Galbraith" w:date="2022-05-01T19:38:00Z">
        <w:r w:rsidR="007776CD">
          <w:rPr>
            <w:rFonts w:ascii="Times New Roman" w:hAnsi="Times New Roman" w:cs="Times New Roman"/>
          </w:rPr>
          <w:t>cancer cell lines</w:t>
        </w:r>
      </w:ins>
      <w:ins w:id="9" w:author="Madeline Galbraith" w:date="2022-05-01T19:41:00Z">
        <w:r w:rsidR="0033776F">
          <w:rPr>
            <w:rFonts w:ascii="Times New Roman" w:hAnsi="Times New Roman" w:cs="Times New Roman"/>
          </w:rPr>
          <w:t xml:space="preserve"> and a mouse model)</w:t>
        </w:r>
        <w:r w:rsidR="0033776F" w:rsidDel="0033776F">
          <w:rPr>
            <w:rFonts w:ascii="Times New Roman" w:hAnsi="Times New Roman" w:cs="Times New Roman"/>
          </w:rPr>
          <w:t xml:space="preserve"> </w:t>
        </w:r>
      </w:ins>
      <w:r w:rsidR="0033776F" w:rsidRPr="00C0141C">
        <w:rPr>
          <w:rFonts w:ascii="Times New Roman" w:eastAsia="Times New Roman" w:hAnsi="Times New Roman" w:cs="Times New Roman"/>
          <w:color w:val="000000"/>
        </w:rPr>
        <w:t>[28,30]</w:t>
      </w:r>
      <w:r w:rsidRPr="00602FA5">
        <w:rPr>
          <w:rFonts w:ascii="Times New Roman" w:hAnsi="Times New Roman" w:cs="Times New Roman"/>
        </w:rPr>
        <w:t>.</w:t>
      </w:r>
    </w:p>
    <w:p w14:paraId="2DF29D8C" w14:textId="0D192F1A"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7510E0" w:rsidRPr="007510E0">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7510E0" w:rsidRPr="007510E0">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7510E0" w:rsidRPr="007510E0">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7510E0" w:rsidRPr="007510E0">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10"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1"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7510E0" w:rsidRPr="007510E0">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7510E0" w:rsidRPr="007510E0">
            <w:rPr>
              <w:rFonts w:ascii="Times New Roman" w:eastAsia="Times New Roman" w:hAnsi="Times New Roman" w:cs="Times New Roman"/>
              <w:color w:val="000000"/>
            </w:rPr>
            <w:t>[29]</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2"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3"/>
        <w:commentRangeStart w:id="14"/>
        <w:r>
          <w:rPr>
            <w:rFonts w:ascii="Times New Roman" w:hAnsi="Times New Roman" w:cs="Times New Roman"/>
          </w:rPr>
          <w:t>an antioxidation regulator</w:t>
        </w:r>
        <w:commentRangeEnd w:id="13"/>
        <w:r>
          <w:rPr>
            <w:rStyle w:val="CommentReference"/>
          </w:rPr>
          <w:commentReference w:id="13"/>
        </w:r>
      </w:ins>
      <w:commentRangeEnd w:id="14"/>
      <w:ins w:id="15" w:author="Madeline Galbraith" w:date="2022-05-01T19:46:00Z">
        <w:r w:rsidR="007D31CE">
          <w:rPr>
            <w:rStyle w:val="CommentReference"/>
          </w:rPr>
          <w:commentReference w:id="14"/>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7510E0" w:rsidRPr="007510E0">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7510E0" w:rsidRPr="007510E0">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043BD2EA"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7510E0" w:rsidRPr="007510E0">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7510E0" w:rsidRPr="007510E0">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6"/>
      <w:r w:rsidR="00F4492C" w:rsidRPr="00602FA5">
        <w:rPr>
          <w:rFonts w:ascii="Times New Roman" w:hAnsi="Times New Roman" w:cs="Times New Roman"/>
        </w:rPr>
        <w:t>)</w:t>
      </w:r>
      <w:ins w:id="17" w:author="Madeline Galbraith" w:date="2022-04-11T12:44:00Z">
        <w:r w:rsidR="00D071D4">
          <w:rPr>
            <w:rFonts w:ascii="Times New Roman" w:hAnsi="Times New Roman" w:cs="Times New Roman"/>
          </w:rPr>
          <w:t>. Additionally,</w:t>
        </w:r>
      </w:ins>
      <w:ins w:id="18"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9" w:author="Madeline Galbraith" w:date="2022-04-11T12:45:00Z">
        <w:r w:rsidR="00D071D4">
          <w:rPr>
            <w:rFonts w:ascii="Times New Roman" w:hAnsi="Times New Roman" w:cs="Times New Roman"/>
          </w:rPr>
          <w:t xml:space="preserve"> may play a more central role in metabolic reprogramming driving EMT than AMPK.</w:t>
        </w:r>
      </w:ins>
      <w:del w:id="20"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6"/>
        <w:r w:rsidR="00234813" w:rsidRPr="00602FA5" w:rsidDel="00D071D4">
          <w:rPr>
            <w:rStyle w:val="CommentReference"/>
            <w:rFonts w:ascii="Times New Roman" w:hAnsi="Times New Roman" w:cs="Times New Roman"/>
            <w:sz w:val="24"/>
            <w:szCs w:val="24"/>
          </w:rPr>
          <w:commentReference w:id="16"/>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21"/>
      <w:proofErr w:type="spellStart"/>
      <w:r w:rsidR="0048243F" w:rsidRPr="00602FA5">
        <w:rPr>
          <w:rFonts w:ascii="Times New Roman" w:hAnsi="Times New Roman" w:cs="Times New Roman"/>
        </w:rPr>
        <w:t>crosstalks</w:t>
      </w:r>
      <w:commentRangeEnd w:id="21"/>
      <w:proofErr w:type="spellEnd"/>
      <w:r w:rsidR="008C0AFE">
        <w:rPr>
          <w:rStyle w:val="CommentReference"/>
        </w:rPr>
        <w:commentReference w:id="21"/>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22"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7510E0" w:rsidRPr="007510E0">
            <w:rPr>
              <w:rFonts w:ascii="Times New Roman" w:eastAsia="Times New Roman" w:hAnsi="Times New Roman" w:cs="Times New Roman"/>
              <w:color w:val="000000"/>
            </w:rPr>
            <w:t>[14,42]</w:t>
          </w:r>
        </w:sdtContent>
      </w:sdt>
      <w:ins w:id="23" w:author="Madeline Galbraith" w:date="2022-04-26T11:23:00Z">
        <w:r w:rsidR="00910039">
          <w:rPr>
            <w:rFonts w:ascii="Times New Roman" w:hAnsi="Times New Roman" w:cs="Times New Roman"/>
          </w:rPr>
          <w:t xml:space="preserve"> -</w:t>
        </w:r>
      </w:ins>
      <w:del w:id="24" w:author="Madeline Galbraith" w:date="2022-04-21T12:25:00Z">
        <w:r w:rsidR="00AD7F58" w:rsidRPr="00602FA5" w:rsidDel="008C0AFE">
          <w:rPr>
            <w:rFonts w:ascii="Times New Roman" w:hAnsi="Times New Roman" w:cs="Times New Roman"/>
          </w:rPr>
          <w:delText>and</w:delText>
        </w:r>
      </w:del>
      <w:del w:id="25" w:author="Madeline Galbraith" w:date="2022-04-26T11:25:00Z">
        <w:r w:rsidR="00AD7F58" w:rsidRPr="00602FA5" w:rsidDel="009F1A19">
          <w:rPr>
            <w:rFonts w:ascii="Times New Roman" w:hAnsi="Times New Roman" w:cs="Times New Roman"/>
          </w:rPr>
          <w:delText xml:space="preserve"> </w:delText>
        </w:r>
      </w:del>
      <w:del w:id="26"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27"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28" w:author="Madeline Galbraith" w:date="2022-04-21T12:25:00Z">
        <w:r w:rsidR="00AD7F58" w:rsidRPr="00602FA5" w:rsidDel="008C0AFE">
          <w:rPr>
            <w:rFonts w:ascii="Times New Roman" w:hAnsi="Times New Roman" w:cs="Times New Roman"/>
          </w:rPr>
          <w:delText xml:space="preserve"> using GRHL2</w:delText>
        </w:r>
      </w:del>
      <w:del w:id="29"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30" w:author="Madeline Galbraith" w:date="2022-04-26T11:25:00Z">
        <w:r w:rsidR="009F1A19">
          <w:rPr>
            <w:rFonts w:ascii="Times New Roman" w:hAnsi="Times New Roman" w:cs="Times New Roman"/>
          </w:rPr>
          <w:t xml:space="preserve"> hybr</w:t>
        </w:r>
      </w:ins>
      <w:ins w:id="31"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32" w:name="model"/>
      <w:r w:rsidRPr="00602FA5">
        <w:rPr>
          <w:rFonts w:ascii="Times New Roman" w:hAnsi="Times New Roman" w:cs="Times New Roman"/>
          <w:b/>
          <w:bCs/>
        </w:rPr>
        <w:t>Model</w:t>
      </w:r>
      <w:bookmarkEnd w:id="32"/>
      <w:ins w:id="33" w:author="Madeline Galbraith" w:date="2022-04-22T17:12:00Z">
        <w:r w:rsidR="000915EB">
          <w:rPr>
            <w:rFonts w:ascii="Times New Roman" w:hAnsi="Times New Roman" w:cs="Times New Roman"/>
            <w:b/>
            <w:bCs/>
          </w:rPr>
          <w:t>: Coupling the core EMT and metabolic networks</w:t>
        </w:r>
      </w:ins>
    </w:p>
    <w:p w14:paraId="038B455D" w14:textId="23AE52FD"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7510E0" w:rsidRPr="007510E0">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7510E0" w:rsidRPr="007510E0">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148093DC" w:rsidR="00361645" w:rsidRPr="00944149" w:rsidRDefault="00D031C0" w:rsidP="00944149">
      <w:pPr>
        <w:pStyle w:val="BodyText"/>
        <w:spacing w:line="480" w:lineRule="auto"/>
        <w:rPr>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7510E0" w:rsidRPr="007510E0">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 </w:t>
      </w:r>
    </w:p>
    <w:p w14:paraId="5ED71536" w14:textId="2C6C5954" w:rsidR="00627954" w:rsidRPr="00627954" w:rsidRDefault="0062795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(1)</w:t>
      </w:r>
    </w:p>
    <w:p w14:paraId="5F2DACC2" w14:textId="40F41ACF" w:rsidR="00627954" w:rsidRPr="00627954" w:rsidRDefault="0062795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(2)</w:t>
      </w:r>
    </w:p>
    <w:p w14:paraId="3494F78A" w14:textId="1D589F23" w:rsidR="00627954" w:rsidRPr="00C9784B" w:rsidRDefault="0062795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(3)</w:t>
      </w:r>
    </w:p>
    <w:p w14:paraId="198D1746" w14:textId="463F8938"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w:t>
      </w:r>
      <w:r w:rsidR="00C2452F">
        <w:rPr>
          <w:rFonts w:ascii="Times New Roman" w:hAnsi="Times New Roman" w:cs="Times New Roman"/>
        </w:rPr>
        <w:t>1</w:t>
      </w:r>
      <w:r w:rsidR="00023DFE" w:rsidRPr="00602FA5">
        <w:rPr>
          <w:rFonts w:ascii="Times New Roman" w:hAnsi="Times New Roman" w:cs="Times New Roman"/>
        </w:rPr>
        <w:t>, Fig. S</w:t>
      </w:r>
      <w:r w:rsidR="009622A5">
        <w:rPr>
          <w:rFonts w:ascii="Times New Roman" w:hAnsi="Times New Roman" w:cs="Times New Roman"/>
        </w:rPr>
        <w:t>1</w:t>
      </w:r>
      <w:r w:rsidR="00023DFE" w:rsidRPr="00602FA5">
        <w:rPr>
          <w:rFonts w:ascii="Times New Roman" w:hAnsi="Times New Roman" w:cs="Times New Roman"/>
        </w:rPr>
        <w:t>-S</w:t>
      </w:r>
      <w:r w:rsidR="009622A5">
        <w:rPr>
          <w:rFonts w:ascii="Times New Roman" w:hAnsi="Times New Roman" w:cs="Times New Roman"/>
        </w:rPr>
        <w:t>3</w:t>
      </w:r>
      <w:r w:rsidR="00023DFE" w:rsidRPr="00602FA5">
        <w:rPr>
          <w:rFonts w:ascii="Times New Roman" w:hAnsi="Times New Roman" w:cs="Times New Roman"/>
        </w:rPr>
        <w:t>).</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mathematically represented as a shifted Hill functio</w:t>
      </w:r>
      <w:r w:rsidR="003B389D">
        <w:rPr>
          <w:rFonts w:ascii="Times New Roman" w:hAnsi="Times New Roman" w:cs="Times New Roman"/>
        </w:rPr>
        <w:t>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Content>
          <w:r w:rsidR="007510E0" w:rsidRPr="007510E0">
            <w:rPr>
              <w:rFonts w:ascii="Times New Roman" w:eastAsia="Times New Roman" w:hAnsi="Times New Roman" w:cs="Times New Roman"/>
              <w:color w:val="000000"/>
            </w:rPr>
            <w:t>[43]</w:t>
          </w:r>
        </w:sdtContent>
      </w:sdt>
      <w:r w:rsidR="00E74A95">
        <w:rPr>
          <w:rFonts w:ascii="Times New Roman" w:hAnsi="Times New Roman" w:cs="Times New Roman"/>
        </w:rPr>
        <w:t>,</w:t>
      </w:r>
    </w:p>
    <w:p w14:paraId="026C0A63" w14:textId="35F1099E" w:rsidR="00F33997" w:rsidRPr="00F33997"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008F35BB">
        <w:rPr>
          <w:rFonts w:ascii="Times New Roman" w:eastAsiaTheme="minorEastAsia" w:hAnsi="Times New Roman" w:cs="Times New Roman"/>
        </w:rPr>
        <w:t xml:space="preserve">       </w:t>
      </w:r>
      <w:r>
        <w:rPr>
          <w:rFonts w:ascii="Times New Roman" w:eastAsiaTheme="minorEastAsia" w:hAnsi="Times New Roman" w:cs="Times New Roman"/>
        </w:rPr>
        <w:t>(4)</w:t>
      </w:r>
    </w:p>
    <w:p w14:paraId="1657F7AC" w14:textId="5EA970D4"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(Fig. S</w:t>
      </w:r>
      <w:r w:rsidR="009C5268">
        <w:rPr>
          <w:rFonts w:ascii="Times New Roman" w:hAnsi="Times New Roman" w:cs="Times New Roman"/>
        </w:rPr>
        <w:t>3</w:t>
      </w:r>
      <w:r w:rsidR="003B389D" w:rsidRPr="00602FA5">
        <w:rPr>
          <w:rFonts w:ascii="Times New Roman" w:hAnsi="Times New Roman" w:cs="Times New Roman"/>
        </w:rPr>
        <w:t>).</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7510E0" w:rsidRPr="007510E0">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w:t>
      </w:r>
      <w:r w:rsidR="00002531">
        <w:rPr>
          <w:rFonts w:ascii="Times New Roman" w:hAnsi="Times New Roman" w:cs="Times New Roman"/>
        </w:rPr>
        <w:t>B</w:t>
      </w:r>
      <w:r w:rsidR="00A36B78">
        <w:rPr>
          <w:rFonts w:ascii="Times New Roman" w:hAnsi="Times New Roman" w:cs="Times New Roman"/>
        </w:rPr>
        <w:t>, and section S2.</w:t>
      </w:r>
      <w:r w:rsidR="00F364D0">
        <w:rPr>
          <w:rFonts w:ascii="Times New Roman" w:hAnsi="Times New Roman" w:cs="Times New Roman"/>
        </w:rPr>
        <w:t>1</w:t>
      </w:r>
      <w:r w:rsidR="00A36B78">
        <w:rPr>
          <w:rFonts w:ascii="Times New Roman" w:hAnsi="Times New Roman" w:cs="Times New Roman"/>
        </w:rPr>
        <w:t xml:space="preserve"> for nullcline analysis</w:t>
      </w:r>
      <w:r w:rsidR="007C2A46" w:rsidRPr="00944149">
        <w:rPr>
          <w:rFonts w:ascii="Times New Roman" w:hAnsi="Times New Roman" w:cs="Times New Roman"/>
        </w:rPr>
        <w:t>)</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3E215BE5"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7E1951">
        <w:rPr>
          <w:rFonts w:ascii="Times New Roman" w:hAnsi="Times New Roman" w:cs="Times New Roman"/>
        </w:rPr>
        <w:t xml:space="preserve"> </w:t>
      </w:r>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w:t>
      </w:r>
      <w:r w:rsidR="00C2452F">
        <w:rPr>
          <w:rFonts w:ascii="Times New Roman" w:hAnsi="Times New Roman" w:cs="Times New Roman"/>
        </w:rPr>
        <w:t>2</w:t>
      </w:r>
      <w:r w:rsidR="00BE005E" w:rsidRPr="00602FA5">
        <w:rPr>
          <w:rFonts w:ascii="Times New Roman" w:hAnsi="Times New Roman" w:cs="Times New Roman"/>
        </w:rPr>
        <w:t>).</w:t>
      </w:r>
      <w:r w:rsidR="00B33DC3">
        <w:rPr>
          <w:rFonts w:ascii="Times New Roman" w:hAnsi="Times New Roman" w:cs="Times New Roman"/>
        </w:rPr>
        <w:t xml:space="preserve"> Through this reduced circuit, Yu and collaborators 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7510E0" w:rsidRPr="007510E0">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w:t>
      </w:r>
      <w:r w:rsidR="00002531">
        <w:rPr>
          <w:rFonts w:ascii="Times New Roman" w:hAnsi="Times New Roman" w:cs="Times New Roman"/>
        </w:rPr>
        <w:t>C</w:t>
      </w:r>
      <w:r w:rsidR="00F24FE0">
        <w:rPr>
          <w:rFonts w:ascii="Times New Roman" w:hAnsi="Times New Roman" w:cs="Times New Roman"/>
        </w:rPr>
        <w:t>)</w:t>
      </w:r>
      <w:r w:rsidR="008300BF">
        <w:rPr>
          <w:rFonts w:ascii="Times New Roman" w:hAnsi="Times New Roman" w:cs="Times New Roman"/>
        </w:rPr>
        <w:t>.</w:t>
      </w:r>
    </w:p>
    <w:p w14:paraId="68F30BAB" w14:textId="056E99C1"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w:t>
      </w:r>
      <w:r w:rsidR="00112940">
        <w:rPr>
          <w:rFonts w:ascii="Times New Roman" w:hAnsi="Times New Roman" w:cs="Times New Roman"/>
        </w:rPr>
        <w:t xml:space="preserve"> (see Fig. 1</w:t>
      </w:r>
      <w:r w:rsidR="00002531">
        <w:rPr>
          <w:rFonts w:ascii="Times New Roman" w:hAnsi="Times New Roman" w:cs="Times New Roman"/>
        </w:rPr>
        <w:t>A</w:t>
      </w:r>
      <w:r w:rsidR="00112940">
        <w:rPr>
          <w:rFonts w:ascii="Times New Roman" w:hAnsi="Times New Roman" w:cs="Times New Roman"/>
        </w:rPr>
        <w:t>)</w:t>
      </w:r>
      <w:r>
        <w:rPr>
          <w:rFonts w:ascii="Times New Roman" w:hAnsi="Times New Roman" w:cs="Times New Roman"/>
        </w:rPr>
        <w:t xml:space="preserve">.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7510E0" w:rsidRPr="007510E0">
            <w:rPr>
              <w:rFonts w:ascii="Times New Roman" w:eastAsia="Times New Roman" w:hAnsi="Times New Roman" w:cs="Times New Roman"/>
              <w:color w:val="000000"/>
            </w:rPr>
            <w:t>[44–46]</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7510E0" w:rsidRPr="007510E0">
            <w:rPr>
              <w:rFonts w:ascii="Times New Roman" w:eastAsia="Times New Roman" w:hAnsi="Times New Roman" w:cs="Times New Roman"/>
              <w:color w:val="000000"/>
            </w:rPr>
            <w:t>[47]</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7510E0" w:rsidRPr="007510E0">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7510E0" w:rsidRPr="007510E0">
            <w:rPr>
              <w:rFonts w:ascii="Times New Roman" w:eastAsia="Times New Roman" w:hAnsi="Times New Roman" w:cs="Times New Roman"/>
              <w:color w:val="000000"/>
            </w:rPr>
            <w:t>[44]</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7510E0" w:rsidRPr="007510E0">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7510E0" w:rsidRPr="007510E0">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7510E0" w:rsidRPr="007510E0">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7510E0" w:rsidRPr="007510E0">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r w:rsidR="00230C9A">
        <w:rPr>
          <w:rFonts w:ascii="Times New Roman" w:hAnsi="Times New Roman" w:cs="Times New Roman"/>
        </w:rPr>
        <w:t>a downstream target of</w:t>
      </w:r>
      <w:r w:rsidR="00AD7F58" w:rsidRPr="00602FA5">
        <w:rPr>
          <w:rFonts w:ascii="Times New Roman" w:hAnsi="Times New Roman" w:cs="Times New Roman"/>
        </w:rPr>
        <w:t xml:space="preserve"> AMPK</w:t>
      </w:r>
      <w:r w:rsidR="00230C9A">
        <w:rPr>
          <w:rFonts w:ascii="Times New Roman" w:hAnsi="Times New Roman" w:cs="Times New Roman"/>
        </w:rPr>
        <w:t>. Once FOXO3 is activated by AMPK, it represses the production of SNAIL</w:t>
      </w:r>
      <w:commentRangeStart w:id="34"/>
      <w:commentRangeEnd w:id="34"/>
      <w:r w:rsidR="00676704">
        <w:rPr>
          <w:rStyle w:val="CommentReference"/>
        </w:rPr>
        <w:commentReference w:id="34"/>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7510E0" w:rsidRPr="007510E0">
            <w:rPr>
              <w:rFonts w:ascii="Times New Roman" w:eastAsia="Times New Roman" w:hAnsi="Times New Roman" w:cs="Times New Roman"/>
              <w:color w:val="000000"/>
            </w:rPr>
            <w:t>[55]</w:t>
          </w:r>
        </w:sdtContent>
      </w:sdt>
      <w:r w:rsidR="00AD7F58" w:rsidRPr="00602FA5">
        <w:rPr>
          <w:rFonts w:ascii="Times New Roman" w:hAnsi="Times New Roman" w:cs="Times New Roman"/>
        </w:rPr>
        <w:t xml:space="preserve">. </w:t>
      </w:r>
      <w:r w:rsidR="00CB3C1F">
        <w:rPr>
          <w:rFonts w:ascii="Times New Roman" w:hAnsi="Times New Roman" w:cs="Times New Roman"/>
        </w:rPr>
        <w:t xml:space="preserve">Similarly, Zeb is a downstream target of </w:t>
      </w:r>
      <w:r w:rsidR="00AD7F58" w:rsidRPr="00602FA5">
        <w:rPr>
          <w:rFonts w:ascii="Times New Roman" w:hAnsi="Times New Roman" w:cs="Times New Roman"/>
        </w:rPr>
        <w:t>AMPK</w:t>
      </w:r>
      <w:r w:rsidR="00CB3C1F">
        <w:rPr>
          <w:rFonts w:ascii="Times New Roman" w:hAnsi="Times New Roman" w:cs="Times New Roman"/>
        </w:rPr>
        <w:t xml:space="preserve">, and ZEB production is </w:t>
      </w:r>
      <w:r w:rsidR="00C62A62">
        <w:rPr>
          <w:rFonts w:ascii="Times New Roman" w:hAnsi="Times New Roman" w:cs="Times New Roman"/>
        </w:rPr>
        <w:t>inhibited</w:t>
      </w:r>
      <w:r w:rsidR="00CB3C1F">
        <w:rPr>
          <w:rFonts w:ascii="Times New Roman" w:hAnsi="Times New Roman" w:cs="Times New Roman"/>
        </w:rPr>
        <w:t xml:space="preserve"> by FOXO</w:t>
      </w:r>
      <w:r w:rsidR="00AD7F58" w:rsidRPr="00602FA5">
        <w:rPr>
          <w:rFonts w:ascii="Times New Roman" w:hAnsi="Times New Roman" w:cs="Times New Roman"/>
        </w:rPr>
        <w:t xml:space="preserve"> </w:t>
      </w:r>
      <w:commentRangeStart w:id="35"/>
      <w:commentRangeEnd w:id="35"/>
      <w:r w:rsidR="00676704">
        <w:rPr>
          <w:rStyle w:val="CommentReference"/>
        </w:rPr>
        <w:commentReference w:id="35"/>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7510E0" w:rsidRPr="007510E0">
            <w:rPr>
              <w:rFonts w:ascii="Times New Roman" w:eastAsia="Times New Roman" w:hAnsi="Times New Roman" w:cs="Times New Roman"/>
              <w:color w:val="000000"/>
            </w:rPr>
            <w:t>[56,57]</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7510E0" w:rsidRPr="007510E0">
            <w:rPr>
              <w:rFonts w:ascii="Times New Roman" w:eastAsia="Times New Roman" w:hAnsi="Times New Roman" w:cs="Times New Roman"/>
              <w:color w:val="000000"/>
            </w:rPr>
            <w:t>[58–62]</w:t>
          </w:r>
        </w:sdtContent>
      </w:sdt>
      <w:r w:rsidR="00AD7F58" w:rsidRPr="00602FA5">
        <w:rPr>
          <w:rFonts w:ascii="Times New Roman" w:hAnsi="Times New Roman" w:cs="Times New Roman"/>
        </w:rPr>
        <w:t>.</w:t>
      </w:r>
      <w:ins w:id="36" w:author="Madeline Galbraith" w:date="2022-04-22T17:07:00Z">
        <w:r w:rsidR="001E68E7">
          <w:rPr>
            <w:rFonts w:ascii="Times New Roman" w:hAnsi="Times New Roman" w:cs="Times New Roman"/>
          </w:rPr>
          <w:t xml:space="preserve"> Please refer to supplementary Table </w:t>
        </w:r>
      </w:ins>
      <w:ins w:id="37" w:author="Madeline Galbraith" w:date="2022-04-26T12:19:00Z">
        <w:r w:rsidR="00C62A62">
          <w:rPr>
            <w:rFonts w:ascii="Times New Roman" w:hAnsi="Times New Roman" w:cs="Times New Roman"/>
          </w:rPr>
          <w:t>S</w:t>
        </w:r>
      </w:ins>
      <w:ins w:id="38" w:author="Madeline Galbraith" w:date="2022-05-01T19:13:00Z">
        <w:r w:rsidR="002A06AA">
          <w:rPr>
            <w:rFonts w:ascii="Times New Roman" w:hAnsi="Times New Roman" w:cs="Times New Roman"/>
          </w:rPr>
          <w:t>5</w:t>
        </w:r>
      </w:ins>
      <w:ins w:id="39" w:author="Madeline Galbraith" w:date="2022-04-22T17:07:00Z">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3C670856" w:rsidR="00E469AE" w:rsidRPr="00602FA5" w:rsidDel="008500B7" w:rsidRDefault="00AD7F58" w:rsidP="008500B7">
      <w:pPr>
        <w:pStyle w:val="BodyText"/>
        <w:spacing w:line="480" w:lineRule="auto"/>
        <w:ind w:firstLine="720"/>
        <w:rPr>
          <w:del w:id="40"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r w:rsidR="00F364D0">
        <w:rPr>
          <w:rFonts w:ascii="Times New Roman" w:hAnsi="Times New Roman" w:cs="Times New Roman"/>
        </w:rPr>
        <w:t xml:space="preserve">We modify the </w:t>
      </w:r>
      <w:proofErr w:type="spellStart"/>
      <w:r w:rsidR="00F364D0">
        <w:rPr>
          <w:rFonts w:ascii="Times New Roman" w:hAnsi="Times New Roman" w:cs="Times New Roman"/>
        </w:rPr>
        <w:t>metablic</w:t>
      </w:r>
      <w:proofErr w:type="spellEnd"/>
      <w:r w:rsidR="00F364D0">
        <w:rPr>
          <w:rFonts w:ascii="Times New Roman" w:hAnsi="Times New Roman" w:cs="Times New Roman"/>
        </w:rPr>
        <w:t xml:space="preserve"> circuit such that the mathematical model includes the miRNA regulation of HIF-1 by </w:t>
      </w:r>
      <w:proofErr w:type="gramStart"/>
      <w:r w:rsidR="00F364D0">
        <w:rPr>
          <w:rFonts w:ascii="Times New Roman" w:hAnsi="Times New Roman" w:cs="Times New Roman"/>
        </w:rPr>
        <w:t>u200, and</w:t>
      </w:r>
      <w:proofErr w:type="gramEnd"/>
      <w:r w:rsidR="00F364D0">
        <w:rPr>
          <w:rFonts w:ascii="Times New Roman" w:hAnsi="Times New Roman" w:cs="Times New Roman"/>
        </w:rPr>
        <w:t xml:space="preserve"> confirm the modified metabolic network model is consistent with previous results (Fig. S</w:t>
      </w:r>
      <w:r w:rsidR="009E37DD">
        <w:rPr>
          <w:rFonts w:ascii="Times New Roman" w:hAnsi="Times New Roman" w:cs="Times New Roman"/>
        </w:rPr>
        <w:t>4</w:t>
      </w:r>
      <w:r w:rsidR="00F364D0">
        <w:rPr>
          <w:rFonts w:ascii="Times New Roman" w:hAnsi="Times New Roman" w:cs="Times New Roman"/>
        </w:rPr>
        <w:t xml:space="preserve">). </w:t>
      </w:r>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w:t>
      </w:r>
      <w:r w:rsidR="00C2452F">
        <w:rPr>
          <w:rFonts w:ascii="Times New Roman" w:hAnsi="Times New Roman" w:cs="Times New Roman"/>
        </w:rPr>
        <w:t>3</w:t>
      </w:r>
      <w:r w:rsidRPr="00602FA5">
        <w:rPr>
          <w:rFonts w:ascii="Times New Roman" w:hAnsi="Times New Roman" w:cs="Times New Roman"/>
        </w:rPr>
        <w:t xml:space="preserve"> and the parameters along with a brief explanation are given in SI Section 1.</w:t>
      </w:r>
      <w:r w:rsidR="00C2452F">
        <w:rPr>
          <w:rFonts w:ascii="Times New Roman" w:hAnsi="Times New Roman" w:cs="Times New Roman"/>
        </w:rPr>
        <w:t>4</w:t>
      </w:r>
      <w:r w:rsidRPr="00602FA5">
        <w:rPr>
          <w:rFonts w:ascii="Times New Roman" w:hAnsi="Times New Roman" w:cs="Times New Roman"/>
        </w:rPr>
        <w:t>.</w:t>
      </w:r>
      <w:commentRangeStart w:id="41"/>
      <w:r w:rsidRPr="00602FA5">
        <w:rPr>
          <w:rFonts w:ascii="Times New Roman" w:hAnsi="Times New Roman" w:cs="Times New Roman"/>
        </w:rPr>
        <w:t xml:space="preserve"> </w:t>
      </w:r>
      <w:del w:id="42"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43" w:author="Madeline Galbraith" w:date="2022-04-25T15:01:00Z">
            <w:rPr>
              <w:rFonts w:ascii="Cambria Math" w:hAnsi="Cambria Math" w:cs="Times New Roman"/>
            </w:rPr>
            <m:t>λ</m:t>
          </w:del>
        </m:r>
      </m:oMath>
      <w:del w:id="44"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4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46" w:author="Madeline Galbraith" w:date="2022-04-25T15:01:00Z">
        <w:r w:rsidR="004E0DF6" w:rsidRPr="00602FA5" w:rsidDel="006640B2">
          <w:rPr>
            <w:rFonts w:ascii="Times New Roman" w:hAnsi="Times New Roman" w:cs="Times New Roman"/>
          </w:rPr>
          <w:delText xml:space="preserve"> </w:delText>
        </w:r>
      </w:del>
      <m:oMath>
        <m:sSub>
          <m:sSubPr>
            <m:ctrlPr>
              <w:del w:id="47" w:author="Madeline Galbraith" w:date="2022-04-25T15:01:00Z">
                <w:rPr>
                  <w:rFonts w:ascii="Cambria Math" w:hAnsi="Cambria Math" w:cs="Times New Roman"/>
                </w:rPr>
              </w:del>
            </m:ctrlPr>
          </m:sSubPr>
          <m:e>
            <m:r>
              <w:del w:id="48" w:author="Madeline Galbraith" w:date="2022-04-25T15:01:00Z">
                <w:rPr>
                  <w:rFonts w:ascii="Cambria Math" w:hAnsi="Cambria Math" w:cs="Times New Roman"/>
                </w:rPr>
                <m:t>μ</m:t>
              </w:del>
            </m:r>
          </m:e>
          <m:sub>
            <m:r>
              <w:del w:id="49" w:author="Madeline Galbraith" w:date="2022-04-25T15:01:00Z">
                <w:rPr>
                  <w:rFonts w:ascii="Cambria Math" w:hAnsi="Cambria Math" w:cs="Times New Roman"/>
                </w:rPr>
                <m:t>200</m:t>
              </w:del>
            </m:r>
          </m:sub>
        </m:sSub>
      </m:oMath>
      <w:del w:id="50" w:author="Madeline Galbraith" w:date="2022-04-25T15:01:00Z">
        <w:r w:rsidR="004E0DF6" w:rsidRPr="00602FA5" w:rsidDel="006640B2">
          <w:rPr>
            <w:rFonts w:ascii="Times New Roman" w:eastAsiaTheme="minorEastAsia" w:hAnsi="Times New Roman" w:cs="Times New Roman"/>
          </w:rPr>
          <w:delText xml:space="preserve"> </w:delText>
        </w:r>
      </w:del>
      <w:del w:id="51" w:author="Madeline Galbraith" w:date="2022-04-12T15:33:00Z">
        <w:r w:rsidR="00D26C5C" w:rsidRPr="00602FA5" w:rsidDel="002B530C">
          <w:rPr>
            <w:rFonts w:ascii="Times New Roman" w:eastAsiaTheme="minorEastAsia" w:hAnsi="Times New Roman" w:cs="Times New Roman"/>
          </w:rPr>
          <w:delText xml:space="preserve">is obtained </w:delText>
        </w:r>
      </w:del>
      <w:del w:id="52" w:author="Madeline Galbraith" w:date="2022-04-25T15:01:00Z">
        <w:r w:rsidR="004E0DF6" w:rsidRPr="00602FA5" w:rsidDel="006640B2">
          <w:rPr>
            <w:rFonts w:ascii="Times New Roman" w:eastAsiaTheme="minorEastAsia" w:hAnsi="Times New Roman" w:cs="Times New Roman"/>
          </w:rPr>
          <w:delText>by setting the</w:delText>
        </w:r>
        <w:commentRangeStart w:id="53"/>
        <w:commentRangeStart w:id="54"/>
        <w:r w:rsidRPr="00602FA5" w:rsidDel="006640B2">
          <w:rPr>
            <w:rFonts w:ascii="Times New Roman" w:hAnsi="Times New Roman" w:cs="Times New Roman"/>
          </w:rPr>
          <w:delText xml:space="preserve"> </w:delText>
        </w:r>
        <w:commentRangeStart w:id="55"/>
        <w:r w:rsidRPr="00602FA5" w:rsidDel="006640B2">
          <w:rPr>
            <w:rFonts w:ascii="Times New Roman" w:hAnsi="Times New Roman" w:cs="Times New Roman"/>
          </w:rPr>
          <w:delText xml:space="preserve">value of </w:delText>
        </w:r>
      </w:del>
      <m:oMath>
        <m:sSub>
          <m:sSubPr>
            <m:ctrlPr>
              <w:del w:id="56" w:author="Madeline Galbraith" w:date="2022-04-12T15:33:00Z">
                <w:rPr>
                  <w:rFonts w:ascii="Cambria Math" w:hAnsi="Cambria Math" w:cs="Times New Roman"/>
                </w:rPr>
              </w:del>
            </m:ctrlPr>
          </m:sSubPr>
          <m:e>
            <m:r>
              <w:del w:id="57" w:author="Madeline Galbraith" w:date="2022-04-12T15:33:00Z">
                <w:rPr>
                  <w:rFonts w:ascii="Cambria Math" w:hAnsi="Cambria Math" w:cs="Times New Roman"/>
                </w:rPr>
                <m:t>μ</m:t>
              </w:del>
            </m:r>
          </m:e>
          <m:sub>
            <m:r>
              <w:del w:id="58" w:author="Madeline Galbraith" w:date="2022-04-12T15:33:00Z">
                <w:rPr>
                  <w:rFonts w:ascii="Cambria Math" w:hAnsi="Cambria Math" w:cs="Times New Roman"/>
                </w:rPr>
                <m:t>200</m:t>
              </w:del>
            </m:r>
          </m:sub>
        </m:sSub>
        <m:r>
          <w:del w:id="59" w:author="Madeline Galbraith" w:date="2022-04-12T15:33:00Z">
            <w:rPr>
              <w:rFonts w:ascii="Cambria Math" w:hAnsi="Cambria Math" w:cs="Times New Roman"/>
            </w:rPr>
            <m:t>=0</m:t>
          </w:del>
        </m:r>
      </m:oMath>
      <w:del w:id="60" w:author="Madeline Galbraith" w:date="2022-04-12T15:33:00Z">
        <w:r w:rsidRPr="00602FA5" w:rsidDel="002B530C">
          <w:rPr>
            <w:rFonts w:ascii="Times New Roman" w:hAnsi="Times New Roman" w:cs="Times New Roman"/>
          </w:rPr>
          <w:delText xml:space="preserve"> </w:delText>
        </w:r>
      </w:del>
      <w:commentRangeEnd w:id="55"/>
      <w:del w:id="61" w:author="Madeline Galbraith" w:date="2022-04-25T15:01:00Z">
        <w:r w:rsidR="00D26C5C" w:rsidRPr="00602FA5" w:rsidDel="006640B2">
          <w:rPr>
            <w:rStyle w:val="CommentReference"/>
            <w:rFonts w:ascii="Times New Roman" w:hAnsi="Times New Roman" w:cs="Times New Roman"/>
            <w:sz w:val="24"/>
            <w:szCs w:val="24"/>
          </w:rPr>
          <w:commentReference w:id="55"/>
        </w:r>
      </w:del>
      <w:del w:id="62" w:author="Madeline Galbraith" w:date="2022-04-12T15:33:00Z">
        <w:r w:rsidRPr="00602FA5" w:rsidDel="002B530C">
          <w:rPr>
            <w:rFonts w:ascii="Times New Roman" w:hAnsi="Times New Roman" w:cs="Times New Roman"/>
          </w:rPr>
          <w:delText xml:space="preserve"> </w:delText>
        </w:r>
      </w:del>
      <w:commentRangeEnd w:id="53"/>
      <w:commentRangeEnd w:id="54"/>
      <w:del w:id="63" w:author="Madeline Galbraith" w:date="2022-04-25T15:01:00Z">
        <w:r w:rsidR="00E462F4" w:rsidRPr="00602FA5" w:rsidDel="006640B2">
          <w:rPr>
            <w:rStyle w:val="CommentReference"/>
            <w:rFonts w:ascii="Times New Roman" w:hAnsi="Times New Roman" w:cs="Times New Roman"/>
            <w:sz w:val="24"/>
            <w:szCs w:val="24"/>
          </w:rPr>
          <w:commentReference w:id="53"/>
        </w:r>
        <w:r w:rsidR="002A29C2" w:rsidRPr="00602FA5" w:rsidDel="006640B2">
          <w:rPr>
            <w:rStyle w:val="CommentReference"/>
            <w:rFonts w:ascii="Times New Roman" w:hAnsi="Times New Roman" w:cs="Times New Roman"/>
            <w:sz w:val="24"/>
            <w:szCs w:val="24"/>
          </w:rPr>
          <w:commentReference w:id="54"/>
        </w:r>
      </w:del>
      <w:del w:id="64" w:author="Madeline Galbraith" w:date="2022-03-07T11:24:00Z">
        <w:r w:rsidR="00DE2325" w:rsidRPr="00602FA5" w:rsidDel="00DE2325">
          <w:rPr>
            <w:rFonts w:ascii="Times New Roman" w:hAnsi="Times New Roman" w:cs="Times New Roman"/>
          </w:rPr>
          <w:delText xml:space="preserve"> </w:delText>
        </w:r>
      </w:del>
      <w:del w:id="65" w:author="Madeline Galbraith" w:date="2022-04-12T15:33:00Z">
        <w:r w:rsidRPr="00602FA5" w:rsidDel="002B530C">
          <w:rPr>
            <w:rFonts w:ascii="Times New Roman" w:hAnsi="Times New Roman" w:cs="Times New Roman"/>
          </w:rPr>
          <w:delText xml:space="preserve"> </w:delText>
        </w:r>
      </w:del>
      <m:oMath>
        <m:sSub>
          <m:sSubPr>
            <m:ctrlPr>
              <w:del w:id="66" w:author="Madeline Galbraith" w:date="2022-04-25T15:01:00Z">
                <w:rPr>
                  <w:rFonts w:ascii="Cambria Math" w:hAnsi="Cambria Math" w:cs="Times New Roman"/>
                </w:rPr>
              </w:del>
            </m:ctrlPr>
          </m:sSubPr>
          <m:e>
            <m:r>
              <w:del w:id="67" w:author="Madeline Galbraith" w:date="2022-04-25T15:01:00Z">
                <w:rPr>
                  <w:rFonts w:ascii="Cambria Math" w:hAnsi="Cambria Math" w:cs="Times New Roman"/>
                </w:rPr>
                <m:t>L</m:t>
              </w:del>
            </m:r>
          </m:e>
          <m:sub>
            <m:r>
              <w:del w:id="68" w:author="Madeline Galbraith" w:date="2022-04-25T15:01:00Z">
                <w:rPr>
                  <w:rFonts w:ascii="Cambria Math" w:hAnsi="Cambria Math" w:cs="Times New Roman"/>
                </w:rPr>
                <m:t>h</m:t>
              </w:del>
            </m:r>
          </m:sub>
        </m:sSub>
      </m:oMath>
      <w:del w:id="69" w:author="Madeline Galbraith" w:date="2022-04-25T15:01:00Z">
        <w:r w:rsidRPr="00602FA5" w:rsidDel="006640B2">
          <w:rPr>
            <w:rFonts w:ascii="Times New Roman" w:hAnsi="Times New Roman" w:cs="Times New Roman"/>
          </w:rPr>
          <w:delText xml:space="preserve">, </w:delText>
        </w:r>
      </w:del>
      <m:oMath>
        <m:sSub>
          <m:sSubPr>
            <m:ctrlPr>
              <w:del w:id="70" w:author="Madeline Galbraith" w:date="2022-04-25T15:01:00Z">
                <w:rPr>
                  <w:rFonts w:ascii="Cambria Math" w:hAnsi="Cambria Math" w:cs="Times New Roman"/>
                </w:rPr>
              </w:del>
            </m:ctrlPr>
          </m:sSubPr>
          <m:e>
            <m:r>
              <w:del w:id="71" w:author="Madeline Galbraith" w:date="2022-04-25T15:01:00Z">
                <w:rPr>
                  <w:rFonts w:ascii="Cambria Math" w:hAnsi="Cambria Math" w:cs="Times New Roman"/>
                </w:rPr>
                <m:t>Y</m:t>
              </w:del>
            </m:r>
          </m:e>
          <m:sub>
            <m:r>
              <w:del w:id="72" w:author="Madeline Galbraith" w:date="2022-04-25T15:01:00Z">
                <w:rPr>
                  <w:rFonts w:ascii="Cambria Math" w:hAnsi="Cambria Math" w:cs="Times New Roman"/>
                </w:rPr>
                <m:t>m,h</m:t>
              </w:del>
            </m:r>
          </m:sub>
        </m:sSub>
      </m:oMath>
      <w:del w:id="73" w:author="Madeline Galbraith" w:date="2022-04-25T15:01:00Z">
        <w:r w:rsidRPr="00602FA5" w:rsidDel="006640B2">
          <w:rPr>
            <w:rFonts w:ascii="Times New Roman" w:hAnsi="Times New Roman" w:cs="Times New Roman"/>
          </w:rPr>
          <w:delText xml:space="preserve">, and </w:delText>
        </w:r>
      </w:del>
      <m:oMath>
        <m:sSub>
          <m:sSubPr>
            <m:ctrlPr>
              <w:del w:id="74" w:author="Madeline Galbraith" w:date="2022-04-25T15:01:00Z">
                <w:rPr>
                  <w:rFonts w:ascii="Cambria Math" w:hAnsi="Cambria Math" w:cs="Times New Roman"/>
                </w:rPr>
              </w:del>
            </m:ctrlPr>
          </m:sSubPr>
          <m:e>
            <m:r>
              <w:del w:id="75" w:author="Madeline Galbraith" w:date="2022-04-25T15:01:00Z">
                <w:rPr>
                  <w:rFonts w:ascii="Cambria Math" w:hAnsi="Cambria Math" w:cs="Times New Roman"/>
                </w:rPr>
                <m:t>Y</m:t>
              </w:del>
            </m:r>
          </m:e>
          <m:sub>
            <m:r>
              <w:del w:id="76" w:author="Madeline Galbraith" w:date="2022-04-25T15:01:00Z">
                <w:rPr>
                  <w:rFonts w:ascii="Cambria Math" w:hAnsi="Cambria Math" w:cs="Times New Roman"/>
                </w:rPr>
                <m:t>μ,h</m:t>
              </w:del>
            </m:r>
          </m:sub>
        </m:sSub>
      </m:oMath>
      <w:del w:id="77" w:author="Madeline Galbraith" w:date="2022-03-07T11:25:00Z">
        <w:r w:rsidRPr="00602FA5" w:rsidDel="00136A64">
          <w:rPr>
            <w:rFonts w:ascii="Times New Roman" w:hAnsi="Times New Roman" w:cs="Times New Roman"/>
          </w:rPr>
          <w:delText xml:space="preserve"> equations</w:delText>
        </w:r>
      </w:del>
      <w:del w:id="78" w:author="Madeline Galbraith" w:date="2022-04-12T15:34:00Z">
        <w:r w:rsidRPr="00602FA5" w:rsidDel="002B530C">
          <w:rPr>
            <w:rFonts w:ascii="Times New Roman" w:hAnsi="Times New Roman" w:cs="Times New Roman"/>
          </w:rPr>
          <w:delText>)</w:delText>
        </w:r>
      </w:del>
      <w:del w:id="79" w:author="Madeline Galbraith" w:date="2022-04-25T15:01:00Z">
        <w:r w:rsidRPr="00602FA5" w:rsidDel="006640B2">
          <w:rPr>
            <w:rFonts w:ascii="Times New Roman" w:hAnsi="Times New Roman" w:cs="Times New Roman"/>
          </w:rPr>
          <w:delText>.</w:delText>
        </w:r>
        <w:commentRangeEnd w:id="41"/>
        <w:r w:rsidR="004E4352" w:rsidDel="006640B2">
          <w:rPr>
            <w:rStyle w:val="CommentReference"/>
          </w:rPr>
          <w:commentReference w:id="41"/>
        </w:r>
      </w:del>
    </w:p>
    <w:p w14:paraId="512370B2" w14:textId="62492DBE" w:rsidR="00E469AE" w:rsidRPr="00602FA5" w:rsidDel="008500B7" w:rsidRDefault="00AD7F58" w:rsidP="004B7743">
      <w:pPr>
        <w:pStyle w:val="BodyText"/>
        <w:spacing w:line="480" w:lineRule="auto"/>
        <w:ind w:firstLine="720"/>
        <w:rPr>
          <w:del w:id="80" w:author="Madeline Galbraith" w:date="2022-04-25T15:03:00Z"/>
          <w:rFonts w:ascii="Times New Roman" w:hAnsi="Times New Roman" w:cs="Times New Roman"/>
          <w:b/>
          <w:bCs/>
        </w:rPr>
      </w:pPr>
      <w:bookmarkStart w:id="81" w:name="results"/>
      <w:del w:id="82" w:author="Madeline Galbraith" w:date="2022-04-25T15:03:00Z">
        <w:r w:rsidRPr="00602FA5" w:rsidDel="008500B7">
          <w:rPr>
            <w:rFonts w:ascii="Times New Roman" w:hAnsi="Times New Roman" w:cs="Times New Roman"/>
            <w:b/>
            <w:bCs/>
          </w:rPr>
          <w:delText>Results</w:delText>
        </w:r>
        <w:bookmarkEnd w:id="81"/>
      </w:del>
    </w:p>
    <w:p w14:paraId="57A74F01" w14:textId="4382407E" w:rsidR="00E469AE" w:rsidRPr="00602FA5" w:rsidRDefault="00AD7F58" w:rsidP="004B7743">
      <w:pPr>
        <w:pStyle w:val="BodyText"/>
        <w:spacing w:line="480" w:lineRule="auto"/>
        <w:ind w:firstLine="720"/>
        <w:rPr>
          <w:rFonts w:ascii="Times New Roman" w:hAnsi="Times New Roman" w:cs="Times New Roman"/>
          <w:b/>
          <w:bCs/>
        </w:rPr>
      </w:pPr>
      <w:bookmarkStart w:id="83" w:name="coupling-the-emt-and-metabolic-regulator"/>
      <w:del w:id="84" w:author="Madeline Galbraith" w:date="2022-04-25T15:03:00Z">
        <w:r w:rsidRPr="00602FA5" w:rsidDel="008500B7">
          <w:rPr>
            <w:rFonts w:ascii="Times New Roman" w:hAnsi="Times New Roman" w:cs="Times New Roman"/>
            <w:b/>
            <w:bCs/>
          </w:rPr>
          <w:delText>Coupling the EMT and metabolic regulatory networks results in nine possible states</w:delText>
        </w:r>
      </w:del>
      <w:bookmarkEnd w:id="83"/>
    </w:p>
    <w:p w14:paraId="488EBA3F" w14:textId="71B7B4F9"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When the crosstalk links are inactive, there are nine possible couplings of the EMT and metabolic phenotypes: E-W, E-O, E-W/O, M-W, M-O, M-W/O, E/M-W, E/M-O, and E/M-W/O (Fig. 1</w:t>
      </w:r>
      <w:r w:rsidR="009146C5">
        <w:rPr>
          <w:rFonts w:ascii="Times New Roman" w:hAnsi="Times New Roman" w:cs="Times New Roman"/>
        </w:rPr>
        <w:t>D</w:t>
      </w:r>
      <w:r w:rsidRPr="00602FA5">
        <w:rPr>
          <w:rFonts w:ascii="Times New Roman" w:hAnsi="Times New Roman" w:cs="Times New Roman"/>
        </w:rPr>
        <w:t>, details of simulation in section S2.</w:t>
      </w:r>
      <w:r w:rsidR="00A36B78">
        <w:rPr>
          <w:rFonts w:ascii="Times New Roman" w:hAnsi="Times New Roman" w:cs="Times New Roman"/>
        </w:rPr>
        <w:t>2</w:t>
      </w:r>
      <w:r w:rsidRPr="00602FA5">
        <w:rPr>
          <w:rFonts w:ascii="Times New Roman" w:hAnsi="Times New Roman" w:cs="Times New Roman"/>
        </w:rPr>
        <w:t xml:space="preserve">).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0E5F364F" w:rsidR="00407D3C" w:rsidRPr="003D0A34" w:rsidRDefault="00407D3C" w:rsidP="003D0A34">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w:t>
      </w:r>
      <w:r w:rsidR="00A36B78">
        <w:rPr>
          <w:rFonts w:ascii="Times New Roman" w:hAnsi="Times New Roman" w:cs="Times New Roman"/>
        </w:rPr>
        <w:t>3</w:t>
      </w:r>
      <w:r w:rsidRPr="00602FA5">
        <w:rPr>
          <w:rFonts w:ascii="Times New Roman" w:hAnsi="Times New Roman" w:cs="Times New Roman"/>
        </w:rPr>
        <w:t xml:space="preserve">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r w:rsidR="002D2C55">
        <w:rPr>
          <w:rFonts w:ascii="Times New Roman" w:hAnsi="Times New Roman" w:cs="Times New Roman"/>
        </w:rPr>
        <w:t>Fig. S</w:t>
      </w:r>
      <w:r w:rsidR="00E036B3">
        <w:rPr>
          <w:rFonts w:ascii="Times New Roman" w:hAnsi="Times New Roman" w:cs="Times New Roman"/>
        </w:rPr>
        <w:t>5</w:t>
      </w:r>
      <w:r w:rsidR="002D2C55">
        <w:rPr>
          <w:rFonts w:ascii="Times New Roman" w:hAnsi="Times New Roman" w:cs="Times New Roman"/>
        </w:rPr>
        <w:t>-S</w:t>
      </w:r>
      <w:r w:rsidR="00E036B3">
        <w:rPr>
          <w:rFonts w:ascii="Times New Roman" w:hAnsi="Times New Roman" w:cs="Times New Roman"/>
        </w:rPr>
        <w:t>7</w:t>
      </w:r>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D0ED0D1">
            <wp:extent cx="5098817" cy="4629752"/>
            <wp:effectExtent l="0" t="0" r="6985"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8817" cy="4629752"/>
                    </a:xfrm>
                    <a:prstGeom prst="rect">
                      <a:avLst/>
                    </a:prstGeom>
                    <a:noFill/>
                    <a:ln w="9525">
                      <a:noFill/>
                      <a:headEnd/>
                      <a:tailEnd/>
                    </a:ln>
                  </pic:spPr>
                </pic:pic>
              </a:graphicData>
            </a:graphic>
          </wp:inline>
        </w:drawing>
      </w:r>
    </w:p>
    <w:p w14:paraId="16D8CEAE" w14:textId="318F175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0F06B6">
        <w:rPr>
          <w:rFonts w:ascii="Times New Roman" w:hAnsi="Times New Roman" w:cs="Times New Roman"/>
          <w:b/>
          <w:bCs/>
          <w:i w:val="0"/>
          <w:iCs/>
        </w:rPr>
        <w:t xml:space="preserve"> </w:t>
      </w:r>
      <w:r w:rsidR="000F06B6" w:rsidRPr="00602FA5">
        <w:rPr>
          <w:rFonts w:ascii="Times New Roman" w:hAnsi="Times New Roman" w:cs="Times New Roman"/>
          <w:b/>
          <w:bCs/>
          <w:i w:val="0"/>
          <w:iCs/>
        </w:rPr>
        <w:t>(</w:t>
      </w:r>
      <w:r w:rsidR="000F06B6">
        <w:rPr>
          <w:rFonts w:ascii="Times New Roman" w:hAnsi="Times New Roman" w:cs="Times New Roman"/>
          <w:b/>
          <w:bCs/>
          <w:i w:val="0"/>
          <w:iCs/>
        </w:rPr>
        <w:t>A</w:t>
      </w:r>
      <w:r w:rsidR="000F06B6" w:rsidRPr="00602FA5">
        <w:rPr>
          <w:rFonts w:ascii="Times New Roman" w:hAnsi="Times New Roman" w:cs="Times New Roman"/>
          <w:b/>
          <w:bCs/>
          <w:i w:val="0"/>
          <w:iCs/>
        </w:rPr>
        <w:t>)</w:t>
      </w:r>
      <w:r w:rsidR="000F06B6"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602FA5">
        <w:rPr>
          <w:rFonts w:ascii="Times New Roman" w:hAnsi="Times New Roman" w:cs="Times New Roman"/>
          <w:i w:val="0"/>
          <w:iCs/>
        </w:rPr>
        <w:t>crosstalks</w:t>
      </w:r>
      <w:proofErr w:type="spellEnd"/>
      <w:r w:rsidR="000F06B6" w:rsidRPr="00602FA5">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602FA5">
        <w:rPr>
          <w:rFonts w:ascii="Times New Roman" w:hAnsi="Times New Roman" w:cs="Times New Roman"/>
          <w:i w:val="0"/>
          <w:iCs/>
        </w:rPr>
        <w:t xml:space="preserve"> </w:t>
      </w:r>
      <w:r w:rsidR="002402D1">
        <w:rPr>
          <w:rFonts w:ascii="Times New Roman" w:hAnsi="Times New Roman" w:cs="Times New Roman"/>
          <w:b/>
          <w:bCs/>
          <w:i w:val="0"/>
          <w:iCs/>
        </w:rPr>
        <w:t>(</w:t>
      </w:r>
      <w:r w:rsidR="000F06B6">
        <w:rPr>
          <w:rFonts w:ascii="Times New Roman" w:hAnsi="Times New Roman" w:cs="Times New Roman"/>
          <w:b/>
          <w:bCs/>
          <w:i w:val="0"/>
          <w:iCs/>
        </w:rPr>
        <w:t>B</w:t>
      </w:r>
      <w:r w:rsidR="002402D1">
        <w:rPr>
          <w:rFonts w:ascii="Times New Roman" w:hAnsi="Times New Roman" w:cs="Times New Roman"/>
          <w:b/>
          <w:bCs/>
          <w:i w:val="0"/>
          <w:iCs/>
        </w:rPr>
        <w:t>)</w:t>
      </w:r>
      <w:r w:rsidR="002402D1">
        <w:rPr>
          <w:rFonts w:ascii="Times New Roman" w:hAnsi="Times New Roman" w:cs="Times New Roman"/>
          <w:i w:val="0"/>
          <w:iCs/>
        </w:rPr>
        <w:t xml:space="preserve"> The nullclines of the EMT core network. The system is </w:t>
      </w:r>
      <w:proofErr w:type="spellStart"/>
      <w:r w:rsidR="002402D1">
        <w:rPr>
          <w:rFonts w:ascii="Times New Roman" w:hAnsi="Times New Roman" w:cs="Times New Roman"/>
          <w:i w:val="0"/>
          <w:iCs/>
        </w:rPr>
        <w:t>tristable</w:t>
      </w:r>
      <w:proofErr w:type="spellEnd"/>
      <w:r w:rsidR="002402D1">
        <w:rPr>
          <w:rFonts w:ascii="Times New Roman" w:hAnsi="Times New Roman" w:cs="Times New Roman"/>
          <w:i w:val="0"/>
          <w:iCs/>
        </w:rPr>
        <w:t xml:space="preserve"> and the metastable states (high u200/low Zeb mRNA, low u200/high ZEB </w:t>
      </w:r>
      <w:proofErr w:type="spellStart"/>
      <w:r w:rsidR="002402D1">
        <w:rPr>
          <w:rFonts w:ascii="Times New Roman" w:hAnsi="Times New Roman" w:cs="Times New Roman"/>
          <w:i w:val="0"/>
          <w:iCs/>
        </w:rPr>
        <w:t>mrNA</w:t>
      </w:r>
      <w:proofErr w:type="spellEnd"/>
      <w:r w:rsidR="002402D1">
        <w:rPr>
          <w:rFonts w:ascii="Times New Roman" w:hAnsi="Times New Roman" w:cs="Times New Roman"/>
          <w:i w:val="0"/>
          <w:iCs/>
        </w:rPr>
        <w:t xml:space="preserve">, and intermediate u200/ZEB mRNA) correspond to the phenotypes (E, M, E/M). </w:t>
      </w:r>
      <w:r w:rsidR="00CE64DA">
        <w:rPr>
          <w:rFonts w:ascii="Times New Roman" w:hAnsi="Times New Roman" w:cs="Times New Roman"/>
          <w:b/>
          <w:bCs/>
          <w:i w:val="0"/>
          <w:iCs/>
        </w:rPr>
        <w:t>(</w:t>
      </w:r>
      <w:r w:rsidR="000F06B6">
        <w:rPr>
          <w:rFonts w:ascii="Times New Roman" w:hAnsi="Times New Roman" w:cs="Times New Roman"/>
          <w:b/>
          <w:bCs/>
          <w:i w:val="0"/>
          <w:iCs/>
        </w:rPr>
        <w:t>C</w:t>
      </w:r>
      <w:r w:rsidR="00CE64DA">
        <w:rPr>
          <w:rFonts w:ascii="Times New Roman" w:hAnsi="Times New Roman" w:cs="Times New Roman"/>
          <w:b/>
          <w:bCs/>
          <w:i w:val="0"/>
          <w:iCs/>
        </w:rPr>
        <w:t>)</w:t>
      </w:r>
      <w:r w:rsidR="00CE64DA">
        <w:rPr>
          <w:rFonts w:ascii="Times New Roman" w:hAnsi="Times New Roman" w:cs="Times New Roman"/>
          <w:i w:val="0"/>
          <w:iCs/>
        </w:rPr>
        <w:t xml:space="preserve"> The nullclines of the metabolic core network for cancer cells. The system is </w:t>
      </w:r>
      <w:proofErr w:type="spellStart"/>
      <w:r w:rsidR="00CE64DA">
        <w:rPr>
          <w:rFonts w:ascii="Times New Roman" w:hAnsi="Times New Roman" w:cs="Times New Roman"/>
          <w:i w:val="0"/>
          <w:iCs/>
        </w:rPr>
        <w:t>tristable</w:t>
      </w:r>
      <w:proofErr w:type="spellEnd"/>
      <w:r w:rsidR="00CE64DA">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02FA5">
        <w:rPr>
          <w:rFonts w:ascii="Times New Roman" w:hAnsi="Times New Roman" w:cs="Times New Roman"/>
          <w:b/>
          <w:bCs/>
          <w:i w:val="0"/>
          <w:iCs/>
        </w:rPr>
        <w:t>(</w:t>
      </w:r>
      <w:r w:rsidR="003F19BA">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F878AB" w:rsidRDefault="008500B7" w:rsidP="00145200">
      <w:pPr>
        <w:pStyle w:val="BodyText"/>
        <w:spacing w:line="480" w:lineRule="auto"/>
        <w:jc w:val="center"/>
        <w:rPr>
          <w:rFonts w:ascii="Times New Roman" w:hAnsi="Times New Roman" w:cs="Times New Roman"/>
          <w:b/>
          <w:bCs/>
          <w:sz w:val="36"/>
          <w:szCs w:val="36"/>
        </w:rPr>
      </w:pPr>
      <w:bookmarkStart w:id="85" w:name="individual-crosstalks-push-regulated-hal"/>
      <w:r w:rsidRPr="00F878AB">
        <w:rPr>
          <w:rFonts w:ascii="Times New Roman" w:hAnsi="Times New Roman" w:cs="Times New Roman"/>
          <w:b/>
          <w:bCs/>
          <w:sz w:val="36"/>
          <w:szCs w:val="36"/>
        </w:rPr>
        <w:t>Results</w:t>
      </w:r>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86"/>
      <w:commentRangeStart w:id="87"/>
      <w:r w:rsidRPr="00602FA5">
        <w:rPr>
          <w:rFonts w:ascii="Times New Roman" w:hAnsi="Times New Roman" w:cs="Times New Roman"/>
          <w:b/>
          <w:bCs/>
        </w:rPr>
        <w:t>Individual crosstalk can push the downstream circuit towards a single state</w:t>
      </w:r>
      <w:commentRangeEnd w:id="86"/>
      <w:r>
        <w:rPr>
          <w:rStyle w:val="CommentReference"/>
        </w:rPr>
        <w:commentReference w:id="86"/>
      </w:r>
      <w:commentRangeEnd w:id="87"/>
      <w:r w:rsidR="00D420EF">
        <w:rPr>
          <w:rStyle w:val="CommentReference"/>
        </w:rPr>
        <w:commentReference w:id="87"/>
      </w:r>
    </w:p>
    <w:bookmarkEnd w:id="85"/>
    <w:p w14:paraId="1EED8C84" w14:textId="75B32B9E" w:rsidR="00320BCE" w:rsidRDefault="00992141" w:rsidP="00145200">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r w:rsidR="00407D3C">
        <w:rPr>
          <w:rFonts w:ascii="Times New Roman" w:hAnsi="Times New Roman" w:cs="Times New Roman"/>
        </w:rPr>
        <w:t>cross-</w:t>
      </w:r>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(Fig</w:t>
      </w:r>
      <w:r w:rsidR="006165D3" w:rsidRPr="00602FA5">
        <w:rPr>
          <w:rFonts w:ascii="Times New Roman" w:hAnsi="Times New Roman" w:cs="Times New Roman"/>
        </w:rPr>
        <w:t>.</w:t>
      </w:r>
      <w:r w:rsidR="00AD7F58" w:rsidRPr="00602FA5">
        <w:rPr>
          <w:rFonts w:ascii="Times New Roman" w:hAnsi="Times New Roman" w:cs="Times New Roman"/>
        </w:rPr>
        <w:t xml:space="preserve"> 2A),</w:t>
      </w:r>
      <w:r w:rsidR="00C63366">
        <w:rPr>
          <w:rFonts w:ascii="Times New Roman" w:hAnsi="Times New Roman" w:cs="Times New Roman"/>
        </w:rPr>
        <w:t xml:space="preserve"> the EMT network remains unaffected while</w:t>
      </w:r>
      <w:r w:rsidR="00AD7F58" w:rsidRPr="00602FA5">
        <w:rPr>
          <w:rFonts w:ascii="Times New Roman" w:hAnsi="Times New Roman" w:cs="Times New Roman"/>
        </w:rPr>
        <w:t xml:space="preserve"> the hybrid W/O state </w:t>
      </w:r>
      <w:r w:rsidR="00C63366">
        <w:rPr>
          <w:rFonts w:ascii="Times New Roman" w:hAnsi="Times New Roman" w:cs="Times New Roman"/>
        </w:rPr>
        <w:t xml:space="preserve">and </w:t>
      </w:r>
      <w:r w:rsidR="00AD7F58" w:rsidRPr="00602FA5">
        <w:rPr>
          <w:rFonts w:ascii="Times New Roman" w:hAnsi="Times New Roman" w:cs="Times New Roman"/>
        </w:rPr>
        <w:t>the coupled E/M-W/O phenotype</w:t>
      </w:r>
      <w:r w:rsidR="00C63366">
        <w:rPr>
          <w:rFonts w:ascii="Times New Roman" w:hAnsi="Times New Roman" w:cs="Times New Roman"/>
        </w:rPr>
        <w:t xml:space="preserve"> are upregulated</w:t>
      </w:r>
      <w:r w:rsidR="00AD7F58" w:rsidRPr="00602FA5">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00AD7F58"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00AD7F58"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00AD7F58" w:rsidRPr="00602FA5">
        <w:rPr>
          <w:rFonts w:ascii="Times New Roman" w:hAnsi="Times New Roman" w:cs="Times New Roman"/>
        </w:rPr>
        <w:t xml:space="preserve"> 2B, section S2.4). </w:t>
      </w:r>
      <w:r w:rsidR="003E647F" w:rsidRPr="00602FA5">
        <w:rPr>
          <w:rFonts w:ascii="Times New Roman" w:hAnsi="Times New Roman" w:cs="Times New Roman"/>
        </w:rPr>
        <w:t>A</w:t>
      </w:r>
      <w:r w:rsidR="00AD7F58"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00AD7F58" w:rsidRPr="00602FA5">
        <w:rPr>
          <w:rFonts w:ascii="Times New Roman" w:hAnsi="Times New Roman" w:cs="Times New Roman"/>
        </w:rPr>
        <w:t>metabolic phenotype</w:t>
      </w:r>
      <w:r w:rsidR="003E647F" w:rsidRPr="00602FA5">
        <w:rPr>
          <w:rFonts w:ascii="Times New Roman" w:hAnsi="Times New Roman" w:cs="Times New Roman"/>
        </w:rPr>
        <w:t>s</w:t>
      </w:r>
      <w:r w:rsidR="00AD7F58"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00AD7F58"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00AD7F58"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00AD7F58"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00AD7F58" w:rsidRPr="00602FA5">
        <w:rPr>
          <w:rFonts w:ascii="Times New Roman" w:hAnsi="Times New Roman" w:cs="Times New Roman"/>
        </w:rPr>
        <w:t>(Fig</w:t>
      </w:r>
      <w:r w:rsidR="006165D3" w:rsidRPr="00602FA5">
        <w:rPr>
          <w:rFonts w:ascii="Times New Roman" w:hAnsi="Times New Roman" w:cs="Times New Roman"/>
        </w:rPr>
        <w:t>.</w:t>
      </w:r>
      <w:r w:rsidR="00AD7F58"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00AD7F58"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00AD7F58" w:rsidRPr="00602FA5">
        <w:rPr>
          <w:rFonts w:ascii="Times New Roman" w:hAnsi="Times New Roman" w:cs="Times New Roman"/>
        </w:rPr>
        <w:t xml:space="preserve"> of E, E/M, and M states are </w:t>
      </w:r>
      <w:proofErr w:type="gramStart"/>
      <w:r w:rsidR="00AD7F58" w:rsidRPr="00602FA5">
        <w:rPr>
          <w:rFonts w:ascii="Times New Roman" w:hAnsi="Times New Roman" w:cs="Times New Roman"/>
        </w:rPr>
        <w:t>constant</w:t>
      </w:r>
      <w:proofErr w:type="gramEnd"/>
      <w:r w:rsidR="00AD7F58"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00AD7F58"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00AD7F58"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00AD7F58"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00AD7F58" w:rsidRPr="00602FA5">
        <w:rPr>
          <w:rFonts w:ascii="Times New Roman" w:hAnsi="Times New Roman" w:cs="Times New Roman"/>
        </w:rPr>
        <w:t>(Fig</w:t>
      </w:r>
      <w:r w:rsidR="006165D3" w:rsidRPr="00602FA5">
        <w:rPr>
          <w:rFonts w:ascii="Times New Roman" w:hAnsi="Times New Roman" w:cs="Times New Roman"/>
        </w:rPr>
        <w:t>.</w:t>
      </w:r>
      <w:r w:rsidR="00AD7F58"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00AD7F58" w:rsidRPr="00602FA5">
        <w:rPr>
          <w:rFonts w:ascii="Times New Roman" w:hAnsi="Times New Roman" w:cs="Times New Roman"/>
        </w:rPr>
        <w:t xml:space="preserve"> S</w:t>
      </w:r>
      <w:r w:rsidR="00E036B3">
        <w:rPr>
          <w:rFonts w:ascii="Times New Roman" w:hAnsi="Times New Roman" w:cs="Times New Roman"/>
        </w:rPr>
        <w:t>8</w:t>
      </w:r>
      <w:r w:rsidR="00AD7F58" w:rsidRPr="00602FA5">
        <w:rPr>
          <w:rFonts w:ascii="Times New Roman" w:hAnsi="Times New Roman" w:cs="Times New Roman"/>
        </w:rPr>
        <w:t xml:space="preserve">), the E-W and E/M-W states are also the first suppressed states. Additionally, upregulating mtROS is also correlated </w:t>
      </w:r>
      <w:r w:rsidR="00F86D02">
        <w:rPr>
          <w:rFonts w:ascii="Times New Roman" w:hAnsi="Times New Roman" w:cs="Times New Roman"/>
        </w:rPr>
        <w:t>with</w:t>
      </w:r>
      <w:r w:rsidR="00AD7F58" w:rsidRPr="00602FA5">
        <w:rPr>
          <w:rFonts w:ascii="Times New Roman" w:hAnsi="Times New Roman" w:cs="Times New Roman"/>
        </w:rPr>
        <w:t xml:space="preserve">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00AD7F58" w:rsidRPr="00602FA5">
        <w:rPr>
          <w:rFonts w:ascii="Times New Roman" w:hAnsi="Times New Roman" w:cs="Times New Roman"/>
        </w:rPr>
        <w:t xml:space="preserve"> the Warburg phenotype.</w:t>
      </w:r>
      <w:ins w:id="88" w:author="Madeline Galbraith" w:date="2022-04-21T12:47:00Z">
        <w:r w:rsidR="00334B17" w:rsidRPr="00602FA5">
          <w:rPr>
            <w:rFonts w:ascii="Times New Roman" w:hAnsi="Times New Roman" w:cs="Times New Roman"/>
          </w:rPr>
          <w:t xml:space="preserve"> </w:t>
        </w:r>
        <w:commentRangeStart w:id="89"/>
        <w:commentRangeStart w:id="90"/>
        <w:commentRangeStart w:id="91"/>
        <w:r w:rsidR="00334B17" w:rsidRPr="00602FA5">
          <w:rPr>
            <w:rFonts w:ascii="Times New Roman" w:hAnsi="Times New Roman" w:cs="Times New Roman"/>
          </w:rPr>
          <w:t>Together, these results suggest ROS is critical to tumor progression, and mtROS may play a stronger role than noxROS.</w:t>
        </w:r>
        <w:commentRangeEnd w:id="89"/>
        <w:r w:rsidR="00334B17" w:rsidRPr="00602FA5">
          <w:rPr>
            <w:rStyle w:val="CommentReference"/>
            <w:rFonts w:ascii="Times New Roman" w:hAnsi="Times New Roman" w:cs="Times New Roman"/>
            <w:sz w:val="24"/>
            <w:szCs w:val="24"/>
          </w:rPr>
          <w:commentReference w:id="89"/>
        </w:r>
        <w:commentRangeEnd w:id="90"/>
        <w:r w:rsidR="00334B17">
          <w:rPr>
            <w:rStyle w:val="CommentReference"/>
          </w:rPr>
          <w:commentReference w:id="90"/>
        </w:r>
        <w:commentRangeEnd w:id="91"/>
        <w:r w:rsidR="00334B17">
          <w:rPr>
            <w:rStyle w:val="CommentReference"/>
          </w:rPr>
          <w:commentReference w:id="91"/>
        </w:r>
      </w:ins>
      <w:ins w:id="92"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665C3BCF">
            <wp:extent cx="5333998" cy="2508191"/>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1"/>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58CEB19B" w:rsidR="00E469AE" w:rsidRPr="00602FA5" w:rsidRDefault="009F3C1E" w:rsidP="00C37D76">
      <w:pPr>
        <w:pStyle w:val="FirstParagraph"/>
        <w:spacing w:line="480" w:lineRule="auto"/>
        <w:ind w:firstLine="720"/>
        <w:rPr>
          <w:rFonts w:ascii="Times New Roman" w:hAnsi="Times New Roman" w:cs="Times New Roman"/>
        </w:rPr>
      </w:pPr>
      <w:r>
        <w:rPr>
          <w:rFonts w:ascii="Times New Roman" w:hAnsi="Times New Roman" w:cs="Times New Roman"/>
        </w:rPr>
        <w:t xml:space="preserve">While u34 </w:t>
      </w:r>
      <w:proofErr w:type="spellStart"/>
      <w:r>
        <w:rPr>
          <w:rFonts w:ascii="Times New Roman" w:hAnsi="Times New Roman" w:cs="Times New Roman"/>
        </w:rPr>
        <w:t>crosstalks</w:t>
      </w:r>
      <w:proofErr w:type="spellEnd"/>
      <w:r>
        <w:rPr>
          <w:rFonts w:ascii="Times New Roman" w:hAnsi="Times New Roman" w:cs="Times New Roman"/>
        </w:rPr>
        <w:t xml:space="preserve"> only affect the downstream network, the miRNA regulation of HIF-1 by u200 can affect both networks.</w:t>
      </w:r>
      <w:r w:rsidR="00802858" w:rsidRPr="00602FA5">
        <w:rPr>
          <w:rFonts w:ascii="Times New Roman" w:hAnsi="Times New Roman" w:cs="Times New Roman"/>
        </w:rPr>
        <w:t xml:space="preserve"> </w:t>
      </w:r>
      <w:r w:rsidR="00D60675">
        <w:rPr>
          <w:rFonts w:ascii="Times New Roman" w:hAnsi="Times New Roman" w:cs="Times New Roman"/>
        </w:rPr>
        <w:t>In our model,</w:t>
      </w:r>
      <w:r w:rsidR="00802858">
        <w:rPr>
          <w:rFonts w:ascii="Times New Roman" w:hAnsi="Times New Roman" w:cs="Times New Roman"/>
        </w:rPr>
        <w:t xml:space="preserve"> miRNA regulation</w:t>
      </w:r>
      <w:r>
        <w:rPr>
          <w:rFonts w:ascii="Times New Roman" w:hAnsi="Times New Roman" w:cs="Times New Roman"/>
        </w:rPr>
        <w:t xml:space="preserve"> is mathematically represented as three function (</w:t>
      </w:r>
      <w:proofErr w:type="spellStart"/>
      <w:r>
        <w:rPr>
          <w:rFonts w:ascii="Times New Roman" w:hAnsi="Times New Roman" w:cs="Times New Roman"/>
        </w:rPr>
        <w:t>Y</w:t>
      </w:r>
      <w:r w:rsidRPr="00A34A86">
        <w:rPr>
          <w:rFonts w:ascii="Times New Roman" w:hAnsi="Times New Roman" w:cs="Times New Roman"/>
          <w:vertAlign w:val="subscript"/>
        </w:rPr>
        <w:t>m</w:t>
      </w:r>
      <w:proofErr w:type="spellEnd"/>
      <w:r>
        <w:rPr>
          <w:rFonts w:ascii="Times New Roman" w:hAnsi="Times New Roman" w:cs="Times New Roman"/>
        </w:rPr>
        <w:t>, Y</w:t>
      </w:r>
      <w:r w:rsidRPr="00A34A86">
        <w:rPr>
          <w:rFonts w:ascii="Times New Roman" w:hAnsi="Times New Roman" w:cs="Times New Roman"/>
          <w:vertAlign w:val="subscript"/>
        </w:rPr>
        <w:t>u</w:t>
      </w:r>
      <w:r>
        <w:rPr>
          <w:rFonts w:ascii="Times New Roman" w:hAnsi="Times New Roman" w:cs="Times New Roman"/>
        </w:rPr>
        <w:t>, and L) that modify the degradation of HIF-1 mRNA, the degradation of u200, and the production of HIF-1. T</w:t>
      </w:r>
      <w:r w:rsidR="00802858">
        <w:rPr>
          <w:rFonts w:ascii="Times New Roman" w:hAnsi="Times New Roman" w:cs="Times New Roman"/>
        </w:rPr>
        <w:t xml:space="preserve">herefore, </w:t>
      </w:r>
      <w:r w:rsidR="00A34A86">
        <w:rPr>
          <w:rFonts w:ascii="Times New Roman" w:hAnsi="Times New Roman" w:cs="Times New Roman"/>
        </w:rPr>
        <w:t xml:space="preserve">while the downstream metabolic network is </w:t>
      </w:r>
      <w:proofErr w:type="gramStart"/>
      <w:r w:rsidR="00A34A86">
        <w:rPr>
          <w:rFonts w:ascii="Times New Roman" w:hAnsi="Times New Roman" w:cs="Times New Roman"/>
        </w:rPr>
        <w:t>effected</w:t>
      </w:r>
      <w:proofErr w:type="gramEnd"/>
      <w:r w:rsidR="00A34A86">
        <w:rPr>
          <w:rFonts w:ascii="Times New Roman" w:hAnsi="Times New Roman" w:cs="Times New Roman"/>
        </w:rPr>
        <w:t>, the upstream EMT network is also affected via degradation of u200</w:t>
      </w:r>
      <w:r w:rsidR="00802858">
        <w:rPr>
          <w:rFonts w:ascii="Times New Roman" w:hAnsi="Times New Roman" w:cs="Times New Roman"/>
        </w:rPr>
        <w:t xml:space="preserve"> </w:t>
      </w:r>
      <w:r w:rsidR="008D1ABC">
        <w:rPr>
          <w:rFonts w:ascii="Times New Roman" w:hAnsi="Times New Roman" w:cs="Times New Roman"/>
        </w:rPr>
        <w:t>Additionally, these functions have multiple parameters therefore, we use a silencing function (</w:t>
      </w:r>
      <w:r w:rsidR="008D1ABC" w:rsidRPr="00602FA5">
        <w:rPr>
          <w:rFonts w:ascii="Times New Roman" w:hAnsi="Times New Roman" w:cs="Times New Roman"/>
        </w:rPr>
        <w:t xml:space="preserve">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602FA5">
        <w:rPr>
          <w:rFonts w:ascii="Times New Roman" w:hAnsi="Times New Roman" w:cs="Times New Roman"/>
        </w:rPr>
        <w:t xml:space="preserve"> in section S2.</w:t>
      </w:r>
      <w:r w:rsidR="00A36B78">
        <w:rPr>
          <w:rFonts w:ascii="Times New Roman" w:hAnsi="Times New Roman" w:cs="Times New Roman"/>
        </w:rPr>
        <w:t>5</w:t>
      </w:r>
      <w:r w:rsidR="008D1ABC">
        <w:rPr>
          <w:rFonts w:ascii="Times New Roman" w:hAnsi="Times New Roman" w:cs="Times New Roman"/>
        </w:rPr>
        <w:t xml:space="preserve">) that groups subsets </w:t>
      </w:r>
      <w:r w:rsidR="00B22835">
        <w:rPr>
          <w:rFonts w:ascii="Times New Roman" w:hAnsi="Times New Roman" w:cs="Times New Roman"/>
        </w:rPr>
        <w:t>of the results based on the parameters and value of u200</w:t>
      </w:r>
      <w:r w:rsidR="008D1ABC">
        <w:rPr>
          <w:rFonts w:ascii="Times New Roman" w:hAnsi="Times New Roman" w:cs="Times New Roman"/>
        </w:rPr>
        <w:t xml:space="preserve">. </w:t>
      </w:r>
      <w:r w:rsidR="00802858" w:rsidRPr="00602FA5">
        <w:rPr>
          <w:rFonts w:ascii="Times New Roman" w:hAnsi="Times New Roman" w:cs="Times New Roman"/>
        </w:rPr>
        <w:t xml:space="preserve">While upregulating ROS pushes the system towards the </w:t>
      </w:r>
      <w:r w:rsidR="00802858">
        <w:rPr>
          <w:rFonts w:ascii="Times New Roman" w:hAnsi="Times New Roman" w:cs="Times New Roman"/>
        </w:rPr>
        <w:t>mixed</w:t>
      </w:r>
      <w:r w:rsidR="00802858" w:rsidRPr="00602FA5">
        <w:rPr>
          <w:rFonts w:ascii="Times New Roman" w:hAnsi="Times New Roman" w:cs="Times New Roman"/>
        </w:rPr>
        <w:t xml:space="preserve"> W/O metabolic phenotype,</w:t>
      </w:r>
      <w:r w:rsidR="00802858">
        <w:rPr>
          <w:rFonts w:ascii="Times New Roman" w:hAnsi="Times New Roman" w:cs="Times New Roman"/>
        </w:rPr>
        <w:t xml:space="preserve"> when</w:t>
      </w:r>
      <w:r w:rsidR="008028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02FA5">
        <w:rPr>
          <w:rFonts w:ascii="Times New Roman" w:hAnsi="Times New Roman" w:cs="Times New Roman"/>
        </w:rPr>
        <w:t xml:space="preserve"> </w:t>
      </w:r>
      <w:r w:rsidR="00802858">
        <w:rPr>
          <w:rFonts w:ascii="Times New Roman" w:hAnsi="Times New Roman" w:cs="Times New Roman"/>
        </w:rPr>
        <w:t>minimally silences</w:t>
      </w:r>
      <w:r w:rsidR="00802858" w:rsidRPr="00602FA5">
        <w:rPr>
          <w:rFonts w:ascii="Times New Roman" w:hAnsi="Times New Roman" w:cs="Times New Roman"/>
        </w:rPr>
        <w:t xml:space="preserve"> </w:t>
      </w:r>
      <w:r w:rsidR="005506B5">
        <w:rPr>
          <w:rFonts w:ascii="Times New Roman" w:hAnsi="Times New Roman" w:cs="Times New Roman"/>
        </w:rPr>
        <w:t>HIF-1</w:t>
      </w:r>
      <w:r w:rsidR="00802858" w:rsidRPr="00602FA5">
        <w:rPr>
          <w:rFonts w:ascii="Times New Roman" w:hAnsi="Times New Roman" w:cs="Times New Roman"/>
        </w:rPr>
        <w:t xml:space="preserve"> mRNA </w:t>
      </w:r>
      <w:r w:rsidR="0080285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sidR="00802858">
        <w:rPr>
          <w:rFonts w:ascii="Times New Roman" w:eastAsiaTheme="minorEastAsia" w:hAnsi="Times New Roman" w:cs="Times New Roman"/>
        </w:rPr>
        <w:t>all the metabolic phenotypes are only coupled to the mesenchymal state</w:t>
      </w:r>
      <w:r w:rsidR="006626FD">
        <w:rPr>
          <w:rFonts w:ascii="Times New Roman" w:eastAsiaTheme="minorEastAsia" w:hAnsi="Times New Roman" w:cs="Times New Roman"/>
        </w:rPr>
        <w:t>.</w:t>
      </w:r>
      <w:r w:rsidR="00802858">
        <w:rPr>
          <w:rFonts w:ascii="Times New Roman" w:eastAsiaTheme="minorEastAsia" w:hAnsi="Times New Roman" w:cs="Times New Roman"/>
        </w:rPr>
        <w:t xml:space="preserve"> </w:t>
      </w:r>
      <w:r w:rsidR="006626FD">
        <w:rPr>
          <w:rFonts w:ascii="Times New Roman" w:eastAsiaTheme="minorEastAsia" w:hAnsi="Times New Roman" w:cs="Times New Roman"/>
        </w:rPr>
        <w:t>A</w:t>
      </w:r>
      <w:r w:rsidR="00802858">
        <w:rPr>
          <w:rFonts w:ascii="Times New Roman" w:eastAsiaTheme="minorEastAsia" w:hAnsi="Times New Roman" w:cs="Times New Roman"/>
        </w:rPr>
        <w:t>s the silencing increases the mixed W/O, W, and M states are suppressed</w:t>
      </w:r>
      <w:r w:rsidR="006626FD">
        <w:rPr>
          <w:rFonts w:ascii="Times New Roman" w:eastAsiaTheme="minorEastAsia" w:hAnsi="Times New Roman" w:cs="Times New Roman"/>
        </w:rPr>
        <w:t>, sequentially. When HIF-1 mRNA is fully silenced,</w:t>
      </w:r>
      <w:r w:rsidR="00802858">
        <w:rPr>
          <w:rFonts w:ascii="Times New Roman" w:eastAsiaTheme="minorEastAsia" w:hAnsi="Times New Roman" w:cs="Times New Roman"/>
        </w:rPr>
        <w:t xml:space="preserve"> only the E-O and E/M-O coupled states </w:t>
      </w:r>
      <w:r w:rsidR="006626FD">
        <w:rPr>
          <w:rFonts w:ascii="Times New Roman" w:eastAsiaTheme="minorEastAsia" w:hAnsi="Times New Roman" w:cs="Times New Roman"/>
        </w:rPr>
        <w:t>exist</w:t>
      </w:r>
      <w:r w:rsidR="00476BDE">
        <w:rPr>
          <w:rFonts w:ascii="Times New Roman" w:eastAsiaTheme="minorEastAsia" w:hAnsi="Times New Roman" w:cs="Times New Roman"/>
        </w:rPr>
        <w:t xml:space="preserve"> </w:t>
      </w:r>
      <w:r w:rsidR="00802858" w:rsidRPr="00602FA5">
        <w:rPr>
          <w:rFonts w:ascii="Times New Roman" w:hAnsi="Times New Roman" w:cs="Times New Roman"/>
        </w:rPr>
        <w:t xml:space="preserve">(Fig. 3A,). </w:t>
      </w:r>
      <w:r w:rsidR="00802858">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Hif-1 mRNA.</w:t>
      </w:r>
      <w:r w:rsidR="008D7664">
        <w:rPr>
          <w:rFonts w:ascii="Times New Roman" w:eastAsiaTheme="minorEastAsia" w:hAnsi="Times New Roman" w:cs="Times New Roman"/>
        </w:rPr>
        <w:t xml:space="preserve"> These results suggest u200 overexpression could destabilize the E/M-W/O phenotype. </w:t>
      </w:r>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0F40BE04">
            <wp:extent cx="6297746" cy="16692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46" cy="1669243"/>
                    </a:xfrm>
                    <a:prstGeom prst="rect">
                      <a:avLst/>
                    </a:prstGeom>
                  </pic:spPr>
                </pic:pic>
              </a:graphicData>
            </a:graphic>
          </wp:inline>
        </w:drawing>
      </w:r>
    </w:p>
    <w:p w14:paraId="1D6D1385" w14:textId="7C578EEE" w:rsidR="00E469AE" w:rsidRPr="006735CD" w:rsidRDefault="007809DA" w:rsidP="00B52736">
      <w:pPr>
        <w:pStyle w:val="Caption"/>
        <w:rPr>
          <w:rFonts w:ascii="Times New Roman" w:hAnsi="Times New Roman" w:cs="Times New Roman"/>
          <w:b/>
          <w:bCs/>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007F4238">
        <w:rPr>
          <w:rFonts w:ascii="Times New Roman" w:hAnsi="Times New Roman" w:cs="Times New Roman"/>
          <w:b/>
          <w:bCs/>
          <w:i w:val="0"/>
          <w:iCs/>
        </w:rPr>
        <w:t>(A)</w:t>
      </w:r>
      <w:r w:rsidR="007F4238">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r w:rsidR="007F4238">
        <w:rPr>
          <w:rFonts w:ascii="Times New Roman" w:hAnsi="Times New Roman" w:cs="Times New Roman"/>
          <w:b/>
          <w:bCs/>
          <w:i w:val="0"/>
          <w:iCs/>
        </w:rPr>
        <w:t>(B)</w:t>
      </w:r>
      <w:r w:rsidR="007F4238" w:rsidRPr="00602FA5">
        <w:rPr>
          <w:rFonts w:ascii="Times New Roman" w:hAnsi="Times New Roman" w:cs="Times New Roman"/>
          <w:i w:val="0"/>
          <w:iCs/>
        </w:rPr>
        <w:t xml:space="preserve"> The number of initial conditions leading to an E/M, M, or E phenotype as Hif-1 upregulates</w:t>
      </w:r>
      <w:r w:rsidR="007F4238" w:rsidRPr="00602FA5">
        <w:rPr>
          <w:rFonts w:ascii="Times New Roman" w:eastAsiaTheme="minorEastAsia" w:hAnsi="Times New Roman" w:cs="Times New Roman"/>
          <w:i w:val="0"/>
          <w:iCs/>
        </w:rPr>
        <w:t xml:space="preserve"> </w:t>
      </w:r>
      <w:r w:rsidR="007F4238" w:rsidRPr="001A5774">
        <w:rPr>
          <w:i w:val="0"/>
          <w:iCs/>
        </w:rPr>
        <w:t>SNAIL</w:t>
      </w:r>
      <w:r w:rsidR="007F4238" w:rsidRPr="00602FA5">
        <w:rPr>
          <w:rFonts w:ascii="Times New Roman" w:hAnsi="Times New Roman" w:cs="Times New Roman"/>
          <w:i w:val="0"/>
          <w:iCs/>
        </w:rPr>
        <w:t xml:space="preserve">. The hybrid E/M phenotype is suppressed quickly as the system is driven towards mesenchymal. </w:t>
      </w:r>
      <w:r w:rsidR="006735CD" w:rsidRPr="006735CD">
        <w:rPr>
          <w:rFonts w:ascii="Times New Roman" w:hAnsi="Times New Roman" w:cs="Times New Roman"/>
          <w:b/>
          <w:bCs/>
          <w:i w:val="0"/>
          <w:iCs/>
        </w:rPr>
        <w:t>(C)</w:t>
      </w:r>
      <w:r w:rsidR="006735CD">
        <w:rPr>
          <w:rFonts w:ascii="Times New Roman" w:hAnsi="Times New Roman" w:cs="Times New Roman"/>
          <w:b/>
          <w:bCs/>
          <w:i w:val="0"/>
          <w:iCs/>
        </w:rPr>
        <w:t xml:space="preserve"> </w:t>
      </w:r>
      <w:r w:rsidR="007F4238" w:rsidRPr="00602FA5">
        <w:rPr>
          <w:rFonts w:ascii="Times New Roman" w:hAnsi="Times New Roman" w:cs="Times New Roman"/>
          <w:i w:val="0"/>
          <w:iCs/>
        </w:rPr>
        <w:t>Similar to (</w:t>
      </w:r>
      <w:r w:rsidR="007F4238">
        <w:rPr>
          <w:rFonts w:ascii="Times New Roman" w:hAnsi="Times New Roman" w:cs="Times New Roman"/>
          <w:i w:val="0"/>
          <w:iCs/>
        </w:rPr>
        <w:t>B)</w:t>
      </w:r>
      <w:r w:rsidR="007F4238" w:rsidRPr="00602FA5">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02FA5">
        <w:rPr>
          <w:rFonts w:ascii="Times New Roman" w:eastAsiaTheme="minorEastAsia" w:hAnsi="Times New Roman" w:cs="Times New Roman"/>
          <w:i w:val="0"/>
          <w:iCs/>
        </w:rPr>
        <w:t xml:space="preserve"> and </w:t>
      </w:r>
      <w:r w:rsidR="007F4238" w:rsidRPr="00602FA5">
        <w:rPr>
          <w:rFonts w:ascii="Times New Roman" w:hAnsi="Times New Roman" w:cs="Times New Roman"/>
          <w:i w:val="0"/>
          <w:iCs/>
        </w:rPr>
        <w:t>driving the system towards epithelial. The E/M state persists longer for Hif-1 regulation than AMPK.</w:t>
      </w:r>
    </w:p>
    <w:p w14:paraId="675CA9C0" w14:textId="260BD477" w:rsidR="00851F04"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ffect of each metabolism driven crosstalk on the coupled states.</w:t>
      </w:r>
      <w:r w:rsidR="00851F04">
        <w:rPr>
          <w:rFonts w:ascii="Times New Roman" w:hAnsi="Times New Roman" w:cs="Times New Roman"/>
        </w:rPr>
        <w:t xml:space="preserve"> </w:t>
      </w:r>
      <w:proofErr w:type="gramStart"/>
      <w:r w:rsidR="00851F04">
        <w:rPr>
          <w:rFonts w:ascii="Times New Roman" w:hAnsi="Times New Roman" w:cs="Times New Roman"/>
        </w:rPr>
        <w:t>First</w:t>
      </w:r>
      <w:proofErr w:type="gramEnd"/>
      <w:r w:rsidR="00851F04">
        <w:rPr>
          <w:rFonts w:ascii="Times New Roman" w:hAnsi="Times New Roman" w:cs="Times New Roman"/>
        </w:rPr>
        <w:t xml:space="preserve"> we analyze</w:t>
      </w:r>
      <w:r w:rsidRPr="00602FA5">
        <w:rPr>
          <w:rFonts w:ascii="Times New Roman" w:hAnsi="Times New Roman" w:cs="Times New Roman"/>
        </w:rPr>
        <w:t xml:space="preserve">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w:t>
      </w:r>
      <w:r w:rsidR="006F6F61">
        <w:rPr>
          <w:rFonts w:ascii="Times New Roman" w:hAnsi="Times New Roman" w:cs="Times New Roman"/>
        </w:rPr>
        <w:t>HIF</w:t>
      </w:r>
      <w:r w:rsidRPr="00602FA5">
        <w:rPr>
          <w:rFonts w:ascii="Times New Roman" w:hAnsi="Times New Roman" w:cs="Times New Roman"/>
        </w:rPr>
        <w:t xml:space="preserve">-1 </w:t>
      </w:r>
      <w:r w:rsidR="00F8476A">
        <w:rPr>
          <w:rFonts w:ascii="Times New Roman" w:hAnsi="Times New Roman" w:cs="Times New Roman"/>
        </w:rPr>
        <w:t>up</w:t>
      </w:r>
      <w:r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r w:rsidR="009869AB">
        <w:rPr>
          <w:rFonts w:ascii="Times New Roman" w:hAnsi="Times New Roman" w:cs="Times New Roman"/>
        </w:rPr>
        <w:t>3B</w:t>
      </w:r>
      <w:r w:rsidRPr="00602FA5">
        <w:rPr>
          <w:rFonts w:ascii="Times New Roman" w:hAnsi="Times New Roman" w:cs="Times New Roman"/>
        </w:rPr>
        <w:t xml:space="preserve"> and S</w:t>
      </w:r>
      <w:r w:rsidR="00E036B3">
        <w:rPr>
          <w:rFonts w:ascii="Times New Roman" w:hAnsi="Times New Roman" w:cs="Times New Roman"/>
        </w:rPr>
        <w:t>9</w:t>
      </w:r>
      <w:r w:rsidRPr="00602FA5">
        <w:rPr>
          <w:rFonts w:ascii="Times New Roman" w:hAnsi="Times New Roman" w:cs="Times New Roman"/>
        </w:rPr>
        <w:t xml:space="preserve">) </w:t>
      </w:r>
      <w:r w:rsidR="00F8476A">
        <w:rPr>
          <w:rFonts w:ascii="Times New Roman" w:hAnsi="Times New Roman" w:cs="Times New Roman"/>
        </w:rPr>
        <w:t>or inhibits</w:t>
      </w:r>
      <w:r w:rsidR="00F8476A"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w:t>
      </w:r>
      <w:r w:rsidR="00E036B3">
        <w:rPr>
          <w:rFonts w:ascii="Times New Roman" w:eastAsiaTheme="minorEastAsia" w:hAnsi="Times New Roman" w:cs="Times New Roman"/>
        </w:rPr>
        <w:t>10</w:t>
      </w:r>
      <w:r w:rsidRPr="00602FA5">
        <w:rPr>
          <w:rFonts w:ascii="Times New Roman" w:eastAsiaTheme="minorEastAsia" w:hAnsi="Times New Roman" w:cs="Times New Roman"/>
        </w:rPr>
        <w:t>)</w:t>
      </w:r>
      <w:r w:rsidR="00E217A7">
        <w:rPr>
          <w:rFonts w:ascii="Times New Roman" w:hAnsi="Times New Roman" w:cs="Times New Roman"/>
        </w:rPr>
        <w:t xml:space="preserve">. Both HIF-1 driven </w:t>
      </w:r>
      <w:proofErr w:type="spellStart"/>
      <w:r w:rsidR="00E217A7">
        <w:rPr>
          <w:rFonts w:ascii="Times New Roman" w:hAnsi="Times New Roman" w:cs="Times New Roman"/>
        </w:rPr>
        <w:t>crosstalks</w:t>
      </w:r>
      <w:proofErr w:type="spellEnd"/>
      <w:r w:rsidR="00E217A7">
        <w:rPr>
          <w:rFonts w:ascii="Times New Roman" w:hAnsi="Times New Roman" w:cs="Times New Roman"/>
        </w:rPr>
        <w:t xml:space="preserve"> </w:t>
      </w:r>
      <w:r w:rsidRPr="00602FA5">
        <w:rPr>
          <w:rFonts w:ascii="Times New Roman" w:hAnsi="Times New Roman" w:cs="Times New Roman"/>
        </w:rPr>
        <w:t>push the system towards the mesenchymal state. Further, both the epithelial and hybrid E/M states are most associated with the OXPHOS metabolic state while the mesenchymal state is initially associated with the Warburg state.</w:t>
      </w:r>
      <w:r w:rsidR="00F672F0">
        <w:rPr>
          <w:rFonts w:ascii="Times New Roman" w:hAnsi="Times New Roman" w:cs="Times New Roman"/>
        </w:rPr>
        <w:t xml:space="preserve"> Similarly</w:t>
      </w:r>
      <w:r w:rsidR="00F672F0" w:rsidRPr="00602FA5">
        <w:rPr>
          <w:rFonts w:ascii="Times New Roman" w:hAnsi="Times New Roman" w:cs="Times New Roman"/>
        </w:rPr>
        <w:t xml:space="preserve">, modulating the input to </w:t>
      </w:r>
      <w:r w:rsidR="00F672F0">
        <w:t>SNAIL</w:t>
      </w:r>
      <w:r w:rsidR="00F672F0" w:rsidRPr="00602FA5" w:rsidDel="00D031C0">
        <w:rPr>
          <w:rFonts w:ascii="Times New Roman" w:hAnsi="Times New Roman" w:cs="Times New Roman"/>
        </w:rPr>
        <w:t xml:space="preserve"> </w:t>
      </w:r>
      <w:r w:rsidR="00F672F0" w:rsidRPr="00602FA5">
        <w:rPr>
          <w:rFonts w:ascii="Times New Roman" w:hAnsi="Times New Roman" w:cs="Times New Roman"/>
        </w:rPr>
        <w:t xml:space="preserve">can alter the </w:t>
      </w:r>
      <w:r w:rsidR="00F672F0">
        <w:rPr>
          <w:rFonts w:ascii="Times New Roman" w:hAnsi="Times New Roman" w:cs="Times New Roman"/>
        </w:rPr>
        <w:t>presence of the E/M state and increasing the input pushes the system towards mesenchymal</w:t>
      </w:r>
      <w:r w:rsidR="00F672F0" w:rsidRPr="00602FA5">
        <w:rPr>
          <w:rFonts w:ascii="Times New Roman" w:hAnsi="Times New Roman" w:cs="Times New Roman"/>
        </w:rPr>
        <w:t xml:space="preserve"> (see Fig. S1</w:t>
      </w:r>
      <w:r w:rsidR="00E036B3">
        <w:rPr>
          <w:rFonts w:ascii="Times New Roman" w:hAnsi="Times New Roman" w:cs="Times New Roman"/>
        </w:rPr>
        <w:t>1</w:t>
      </w:r>
      <w:r w:rsidR="00F672F0" w:rsidRPr="00602FA5">
        <w:rPr>
          <w:rFonts w:ascii="Times New Roman" w:hAnsi="Times New Roman" w:cs="Times New Roman"/>
        </w:rPr>
        <w:t xml:space="preserve">). </w:t>
      </w:r>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Hif-1 driven </w:t>
      </w:r>
      <w:proofErr w:type="spellStart"/>
      <w:r w:rsidR="00851F04" w:rsidRPr="00602FA5">
        <w:rPr>
          <w:rFonts w:ascii="Times New Roman" w:hAnsi="Times New Roman" w:cs="Times New Roman"/>
        </w:rPr>
        <w:t>crosstalks</w:t>
      </w:r>
      <w:proofErr w:type="spellEnd"/>
      <w:r w:rsidR="00851F04" w:rsidRPr="00602FA5">
        <w:rPr>
          <w:rFonts w:ascii="Times New Roman" w:hAnsi="Times New Roman" w:cs="Times New Roman"/>
        </w:rPr>
        <w:t xml:space="preserve">, AMPK </w:t>
      </w:r>
      <w:r w:rsidR="000662BA">
        <w:rPr>
          <w:rFonts w:ascii="Times New Roman" w:hAnsi="Times New Roman" w:cs="Times New Roman"/>
        </w:rPr>
        <w:t xml:space="preserve">upregulating u200 </w:t>
      </w:r>
      <w:r w:rsidR="00851F04" w:rsidRPr="00602FA5">
        <w:rPr>
          <w:rFonts w:ascii="Times New Roman" w:hAnsi="Times New Roman" w:cs="Times New Roman"/>
        </w:rPr>
        <w:t xml:space="preserve">pushes the EMT network to adopt an epithelial phenotype and suppresses the E/M state before the mesenchymal state (Fig. </w:t>
      </w:r>
      <w:r w:rsidR="00851F04">
        <w:rPr>
          <w:rFonts w:ascii="Times New Roman" w:hAnsi="Times New Roman" w:cs="Times New Roman"/>
        </w:rPr>
        <w:t>3C</w:t>
      </w:r>
      <w:r w:rsidR="000662BA">
        <w:rPr>
          <w:rFonts w:ascii="Times New Roman" w:hAnsi="Times New Roman" w:cs="Times New Roman"/>
        </w:rPr>
        <w:t xml:space="preserve"> and S</w:t>
      </w:r>
      <w:r w:rsidR="00000349">
        <w:rPr>
          <w:rFonts w:ascii="Times New Roman" w:hAnsi="Times New Roman" w:cs="Times New Roman"/>
        </w:rPr>
        <w:t>12</w:t>
      </w:r>
      <w:r w:rsidR="00851F04" w:rsidRPr="00602FA5">
        <w:rPr>
          <w:rFonts w:ascii="Times New Roman" w:hAnsi="Times New Roman" w:cs="Times New Roman"/>
        </w:rPr>
        <w:t xml:space="preserve">). </w:t>
      </w:r>
      <w:r w:rsidR="004869E7">
        <w:rPr>
          <w:rFonts w:ascii="Times New Roman" w:hAnsi="Times New Roman" w:cs="Times New Roman"/>
        </w:rPr>
        <w:t>Similarly, AMPK downregulation ZEB or SNAIL has a corresponding effect on the expression of the E/M state and the systems saturate near fully mesenchymal (Fig. S1</w:t>
      </w:r>
      <w:r w:rsidR="00E036B3">
        <w:rPr>
          <w:rFonts w:ascii="Times New Roman" w:hAnsi="Times New Roman" w:cs="Times New Roman"/>
        </w:rPr>
        <w:t>3</w:t>
      </w:r>
      <w:r w:rsidR="004869E7">
        <w:rPr>
          <w:rFonts w:ascii="Times New Roman" w:hAnsi="Times New Roman" w:cs="Times New Roman"/>
        </w:rPr>
        <w:t xml:space="preserve"> and S1</w:t>
      </w:r>
      <w:r w:rsidR="00E036B3">
        <w:rPr>
          <w:rFonts w:ascii="Times New Roman" w:hAnsi="Times New Roman" w:cs="Times New Roman"/>
        </w:rPr>
        <w:t>4</w:t>
      </w:r>
      <w:r w:rsidR="004869E7">
        <w:rPr>
          <w:rFonts w:ascii="Times New Roman" w:hAnsi="Times New Roman" w:cs="Times New Roman"/>
        </w:rPr>
        <w:t xml:space="preserve">). </w:t>
      </w:r>
      <w:r w:rsidR="00851F04" w:rsidRPr="00602FA5">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Pr>
          <w:rFonts w:ascii="Times New Roman" w:hAnsi="Times New Roman" w:cs="Times New Roman"/>
        </w:rPr>
        <w:t>. However,</w:t>
      </w:r>
      <w:r w:rsidR="00851F04" w:rsidRPr="00602FA5">
        <w:rPr>
          <w:rFonts w:ascii="Times New Roman" w:hAnsi="Times New Roman" w:cs="Times New Roman"/>
        </w:rPr>
        <w:t xml:space="preserve"> the E/M state </w:t>
      </w:r>
      <w:r w:rsidR="00A218E9">
        <w:rPr>
          <w:rFonts w:ascii="Times New Roman" w:hAnsi="Times New Roman" w:cs="Times New Roman"/>
        </w:rPr>
        <w:t xml:space="preserve">for AMPK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w:t>
      </w:r>
      <w:r w:rsidR="00851F04" w:rsidRPr="00602FA5">
        <w:rPr>
          <w:rFonts w:ascii="Times New Roman" w:hAnsi="Times New Roman" w:cs="Times New Roman"/>
        </w:rPr>
        <w:t>is associated with the Warburg state</w:t>
      </w:r>
      <w:r w:rsidR="00A218E9">
        <w:rPr>
          <w:rFonts w:ascii="Times New Roman" w:hAnsi="Times New Roman" w:cs="Times New Roman"/>
        </w:rPr>
        <w:t xml:space="preserve">. This is in direct contract to HIF-1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in which the E/M state is coupled with OXPHOS metabolism. The dependence of the coupled metabolic phenotype on the regulator of the crosstalk link ,</w:t>
      </w:r>
      <w:r w:rsidR="00A218E9" w:rsidRPr="00602FA5">
        <w:rPr>
          <w:rFonts w:ascii="Times New Roman" w:hAnsi="Times New Roman" w:cs="Times New Roman"/>
        </w:rPr>
        <w:t xml:space="preserve"> suggests neither OXPHOS nor Warburg metabolism is strongly associated with the E/M phenotype.</w:t>
      </w:r>
      <w:r w:rsidR="00A218E9">
        <w:rPr>
          <w:rFonts w:ascii="Times New Roman" w:hAnsi="Times New Roman" w:cs="Times New Roman"/>
        </w:rPr>
        <w:t xml:space="preserve"> </w:t>
      </w:r>
    </w:p>
    <w:p w14:paraId="4ED7FB30" w14:textId="3778AB8E" w:rsidR="00A5060C" w:rsidRPr="0047062E" w:rsidRDefault="00A5060C" w:rsidP="006735CD">
      <w:pPr>
        <w:pStyle w:val="BodyText"/>
        <w:spacing w:line="480" w:lineRule="auto"/>
        <w:ind w:firstLine="720"/>
        <w:rPr>
          <w:rFonts w:ascii="Times New Roman" w:hAnsi="Times New Roman" w:cs="Times New Roman"/>
        </w:rPr>
      </w:pPr>
      <w:r w:rsidRPr="006735CD">
        <w:rPr>
          <w:rFonts w:ascii="Times New Roman" w:hAnsi="Times New Roman" w:cs="Times New Roman"/>
        </w:rPr>
        <w:t xml:space="preserve">The sets of coupled phenotypes present can be compared between different </w:t>
      </w:r>
      <w:proofErr w:type="spellStart"/>
      <w:r w:rsidRPr="006735CD">
        <w:rPr>
          <w:rFonts w:ascii="Times New Roman" w:hAnsi="Times New Roman" w:cs="Times New Roman"/>
        </w:rPr>
        <w:t>crosstalks</w:t>
      </w:r>
      <w:proofErr w:type="spellEnd"/>
      <w:r w:rsidRPr="006735CD">
        <w:rPr>
          <w:rFonts w:ascii="Times New Roman" w:hAnsi="Times New Roman" w:cs="Times New Roman"/>
        </w:rPr>
        <w:t xml:space="preserve"> as the regulation is increased.</w:t>
      </w:r>
      <w:r w:rsidR="00633A28" w:rsidRPr="006735CD">
        <w:rPr>
          <w:rFonts w:ascii="Times New Roman" w:hAnsi="Times New Roman" w:cs="Times New Roman"/>
        </w:rPr>
        <w:t xml:space="preserve"> Comparing between noxROS and mtROS upregulation, the E-W and E/M-W coupled states are the first suppressed. Additionally, both </w:t>
      </w:r>
      <w:proofErr w:type="spellStart"/>
      <w:r w:rsidR="00633A28" w:rsidRPr="006735CD">
        <w:rPr>
          <w:rFonts w:ascii="Times New Roman" w:hAnsi="Times New Roman" w:cs="Times New Roman"/>
        </w:rPr>
        <w:t>crosstalks</w:t>
      </w:r>
      <w:proofErr w:type="spellEnd"/>
      <w:r w:rsidR="00633A28" w:rsidRPr="006735CD">
        <w:rPr>
          <w:rFonts w:ascii="Times New Roman" w:hAnsi="Times New Roman" w:cs="Times New Roman"/>
        </w:rPr>
        <w:t xml:space="preserve"> upregulate the </w:t>
      </w:r>
      <w:r w:rsidR="00C91143" w:rsidRPr="006735CD">
        <w:rPr>
          <w:rFonts w:ascii="Times New Roman" w:hAnsi="Times New Roman" w:cs="Times New Roman"/>
        </w:rPr>
        <w:t>E/M-</w:t>
      </w:r>
      <w:r w:rsidR="00633A28" w:rsidRPr="006735CD">
        <w:rPr>
          <w:rFonts w:ascii="Times New Roman" w:hAnsi="Times New Roman" w:cs="Times New Roman"/>
        </w:rPr>
        <w:t>W/O state</w:t>
      </w:r>
      <w:r w:rsidR="00655AC8" w:rsidRPr="006735CD">
        <w:rPr>
          <w:rFonts w:ascii="Times New Roman" w:hAnsi="Times New Roman" w:cs="Times New Roman"/>
        </w:rPr>
        <w:t xml:space="preserve">, although when mtROS is upregulated only the </w:t>
      </w:r>
      <w:r w:rsidR="0073377B" w:rsidRPr="006735CD">
        <w:rPr>
          <w:rFonts w:ascii="Times New Roman" w:hAnsi="Times New Roman" w:cs="Times New Roman"/>
        </w:rPr>
        <w:t>mesenchymal</w:t>
      </w:r>
      <w:r w:rsidR="00655AC8" w:rsidRPr="006735CD">
        <w:rPr>
          <w:rFonts w:ascii="Times New Roman" w:hAnsi="Times New Roman" w:cs="Times New Roman"/>
        </w:rPr>
        <w:t xml:space="preserve"> phenotype is coupled with OXPHOS metabolism</w:t>
      </w:r>
      <w:r w:rsidR="00633A28" w:rsidRPr="006735CD">
        <w:rPr>
          <w:rFonts w:ascii="Times New Roman" w:hAnsi="Times New Roman" w:cs="Times New Roman"/>
        </w:rPr>
        <w:t>.</w:t>
      </w:r>
      <w:r w:rsidRPr="006735CD">
        <w:rPr>
          <w:rFonts w:ascii="Times New Roman" w:hAnsi="Times New Roman" w:cs="Times New Roman"/>
        </w:rPr>
        <w:t xml:space="preserve"> </w:t>
      </w:r>
      <w:r w:rsidR="00840B4F" w:rsidRPr="006735CD">
        <w:rPr>
          <w:rFonts w:ascii="Times New Roman" w:hAnsi="Times New Roman" w:cs="Times New Roman"/>
        </w:rPr>
        <w:t>The</w:t>
      </w:r>
      <w:r w:rsidR="00B060CD" w:rsidRPr="006735CD">
        <w:rPr>
          <w:rFonts w:ascii="Times New Roman" w:hAnsi="Times New Roman" w:cs="Times New Roman"/>
        </w:rPr>
        <w:t xml:space="preserve"> phases are</w:t>
      </w:r>
      <w:r w:rsidR="008854A9" w:rsidRPr="006735CD">
        <w:rPr>
          <w:rFonts w:ascii="Times New Roman" w:hAnsi="Times New Roman" w:cs="Times New Roman"/>
        </w:rPr>
        <w:t xml:space="preserve"> also</w:t>
      </w:r>
      <w:r w:rsidR="00B060CD" w:rsidRPr="006735CD">
        <w:rPr>
          <w:rFonts w:ascii="Times New Roman" w:hAnsi="Times New Roman" w:cs="Times New Roman"/>
        </w:rPr>
        <w:t xml:space="preserve"> very similar whether HIF-1 inhibits u200 or upregulates Snail. However, the E/M-W/O state does persist longer when HIF-1 inhibits u200 (Fig. S</w:t>
      </w:r>
      <w:r w:rsidR="00E036B3">
        <w:rPr>
          <w:rFonts w:ascii="Times New Roman" w:hAnsi="Times New Roman" w:cs="Times New Roman"/>
        </w:rPr>
        <w:t>9</w:t>
      </w:r>
      <w:r w:rsidR="00B060CD" w:rsidRPr="006735CD">
        <w:rPr>
          <w:rFonts w:ascii="Times New Roman" w:hAnsi="Times New Roman" w:cs="Times New Roman"/>
        </w:rPr>
        <w:t xml:space="preserve"> and S</w:t>
      </w:r>
      <w:r w:rsidR="00E036B3">
        <w:rPr>
          <w:rFonts w:ascii="Times New Roman" w:hAnsi="Times New Roman" w:cs="Times New Roman"/>
        </w:rPr>
        <w:t>10</w:t>
      </w:r>
      <w:r w:rsidR="00B060CD" w:rsidRPr="006735CD">
        <w:rPr>
          <w:rFonts w:ascii="Times New Roman" w:hAnsi="Times New Roman" w:cs="Times New Roman"/>
        </w:rPr>
        <w:t xml:space="preserve">). </w:t>
      </w:r>
      <w:r w:rsidR="00390322" w:rsidRPr="006735CD">
        <w:rPr>
          <w:rFonts w:ascii="Times New Roman" w:hAnsi="Times New Roman" w:cs="Times New Roman"/>
        </w:rPr>
        <w:t xml:space="preserve">Lastly, the AMPK driven </w:t>
      </w:r>
      <w:proofErr w:type="spellStart"/>
      <w:r w:rsidR="00390322" w:rsidRPr="006735CD">
        <w:rPr>
          <w:rFonts w:ascii="Times New Roman" w:hAnsi="Times New Roman" w:cs="Times New Roman"/>
        </w:rPr>
        <w:t>crosstalks</w:t>
      </w:r>
      <w:proofErr w:type="spellEnd"/>
      <w:r w:rsidR="00390322" w:rsidRPr="006735CD">
        <w:rPr>
          <w:rFonts w:ascii="Times New Roman" w:hAnsi="Times New Roman" w:cs="Times New Roman"/>
        </w:rPr>
        <w:t xml:space="preserve"> are initially very similar. In fact, the phases are nearly identical when AMPK inhibits ZEB or SNAIL (Fig. S1</w:t>
      </w:r>
      <w:r w:rsidR="00E036B3">
        <w:rPr>
          <w:rFonts w:ascii="Times New Roman" w:hAnsi="Times New Roman" w:cs="Times New Roman"/>
        </w:rPr>
        <w:t>3</w:t>
      </w:r>
      <w:r w:rsidR="00390322" w:rsidRPr="006735CD">
        <w:rPr>
          <w:rFonts w:ascii="Times New Roman" w:hAnsi="Times New Roman" w:cs="Times New Roman"/>
        </w:rPr>
        <w:t xml:space="preserve"> and S1</w:t>
      </w:r>
      <w:r w:rsidR="00E036B3">
        <w:rPr>
          <w:rFonts w:ascii="Times New Roman" w:hAnsi="Times New Roman" w:cs="Times New Roman"/>
        </w:rPr>
        <w:t>4</w:t>
      </w:r>
      <w:r w:rsidR="00390322" w:rsidRPr="006735CD">
        <w:rPr>
          <w:rFonts w:ascii="Times New Roman" w:hAnsi="Times New Roman" w:cs="Times New Roman"/>
        </w:rPr>
        <w:t xml:space="preserve">). However, AMPK upregulating u200 </w:t>
      </w:r>
      <w:r w:rsidR="004715D9" w:rsidRPr="006735CD">
        <w:rPr>
          <w:rFonts w:ascii="Times New Roman" w:hAnsi="Times New Roman" w:cs="Times New Roman"/>
        </w:rPr>
        <w:t>has slightly different phases before saturating at epithelial (Fig. S1</w:t>
      </w:r>
      <w:r w:rsidR="00E036B3">
        <w:rPr>
          <w:rFonts w:ascii="Times New Roman" w:hAnsi="Times New Roman" w:cs="Times New Roman"/>
        </w:rPr>
        <w:t>2</w:t>
      </w:r>
      <w:r w:rsidR="004715D9" w:rsidRPr="006735CD">
        <w:rPr>
          <w:rFonts w:ascii="Times New Roman" w:hAnsi="Times New Roman" w:cs="Times New Roman"/>
        </w:rPr>
        <w:t>).</w:t>
      </w:r>
      <w:r w:rsidR="00D060C8" w:rsidRPr="006735CD">
        <w:rPr>
          <w:rFonts w:ascii="Times New Roman" w:hAnsi="Times New Roman" w:cs="Times New Roman"/>
        </w:rPr>
        <w:t xml:space="preserve"> These similarities between </w:t>
      </w:r>
      <w:proofErr w:type="spellStart"/>
      <w:r w:rsidR="00D060C8" w:rsidRPr="006735CD">
        <w:rPr>
          <w:rFonts w:ascii="Times New Roman" w:hAnsi="Times New Roman" w:cs="Times New Roman"/>
        </w:rPr>
        <w:t>crosstalks</w:t>
      </w:r>
      <w:proofErr w:type="spellEnd"/>
      <w:r w:rsidR="00D060C8" w:rsidRPr="006735CD">
        <w:rPr>
          <w:rFonts w:ascii="Times New Roman" w:hAnsi="Times New Roman" w:cs="Times New Roman"/>
        </w:rPr>
        <w:t xml:space="preserve"> suggests a preferential pathway exists if EMT drive metabolic reprogramming, or vice versa. </w:t>
      </w:r>
      <w:r w:rsidR="004715D9" w:rsidRPr="006735CD">
        <w:rPr>
          <w:rFonts w:ascii="Times New Roman" w:hAnsi="Times New Roman" w:cs="Times New Roman"/>
        </w:rPr>
        <w:t xml:space="preserve"> </w:t>
      </w:r>
      <w:r w:rsidR="00B060CD" w:rsidRPr="006735CD">
        <w:rPr>
          <w:rFonts w:ascii="Times New Roman" w:hAnsi="Times New Roman" w:cs="Times New Roman"/>
        </w:rPr>
        <w:t xml:space="preserve"> </w:t>
      </w:r>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10BB3234" w14:textId="2B5A4A18" w:rsidR="009427A9" w:rsidRDefault="00BF217A"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w:t>
      </w:r>
      <w:r w:rsidR="007F583B">
        <w:rPr>
          <w:rFonts w:ascii="Times New Roman" w:hAnsi="Times New Roman" w:cs="Times New Roman"/>
        </w:rPr>
        <w:t>metabolic</w:t>
      </w:r>
      <w:r w:rsidR="007F583B" w:rsidRPr="00602FA5">
        <w:rPr>
          <w:rFonts w:ascii="Times New Roman" w:hAnsi="Times New Roman" w:cs="Times New Roman"/>
        </w:rPr>
        <w:t xml:space="preserve"> </w:t>
      </w:r>
      <w:r w:rsidR="007F583B">
        <w:rPr>
          <w:rFonts w:ascii="Times New Roman" w:hAnsi="Times New Roman" w:cs="Times New Roman"/>
        </w:rPr>
        <w:t>reprogramming</w:t>
      </w:r>
      <w:r w:rsidR="00AD7F58" w:rsidRPr="00602FA5">
        <w:rPr>
          <w:rFonts w:ascii="Times New Roman" w:hAnsi="Times New Roman" w:cs="Times New Roman"/>
        </w:rPr>
        <w:t xml:space="preserve">,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w:t>
      </w:r>
      <w:r w:rsidR="00E036B3">
        <w:rPr>
          <w:rFonts w:ascii="Times New Roman" w:hAnsi="Times New Roman" w:cs="Times New Roman"/>
        </w:rPr>
        <w:t>8</w:t>
      </w:r>
      <w:r w:rsidR="00AD7F58" w:rsidRPr="00602FA5">
        <w:rPr>
          <w:rFonts w:ascii="Times New Roman" w:hAnsi="Times New Roman" w:cs="Times New Roman"/>
        </w:rPr>
        <w:t xml:space="preserve">). </w:t>
      </w:r>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02FA5">
        <w:rPr>
          <w:rFonts w:ascii="Times New Roman" w:hAnsi="Times New Roman" w:cs="Times New Roman"/>
        </w:rPr>
        <w:t xml:space="preserve"> the E/M-W/O state is further upregulated (Fig. S1</w:t>
      </w:r>
      <w:r w:rsidR="00E036B3">
        <w:rPr>
          <w:rFonts w:ascii="Times New Roman" w:hAnsi="Times New Roman" w:cs="Times New Roman"/>
        </w:rPr>
        <w:t>5</w:t>
      </w:r>
      <w:r w:rsidR="009459FD" w:rsidRPr="00602FA5">
        <w:rPr>
          <w:rFonts w:ascii="Times New Roman" w:hAnsi="Times New Roman" w:cs="Times New Roman"/>
        </w:rPr>
        <w:t>).</w:t>
      </w:r>
      <w:r w:rsidR="009459FD">
        <w:rPr>
          <w:rFonts w:ascii="Times New Roman" w:hAnsi="Times New Roman" w:cs="Times New Roman"/>
        </w:rPr>
        <w:t xml:space="preserve"> While </w:t>
      </w:r>
      <w:r w:rsidR="00CA07F4">
        <w:rPr>
          <w:rFonts w:ascii="Times New Roman" w:hAnsi="Times New Roman" w:cs="Times New Roman"/>
        </w:rPr>
        <w:t>upregulation of ROS  causes an increase in the hybrid E/M-W/O</w:t>
      </w:r>
      <w:r w:rsidR="009459FD">
        <w:rPr>
          <w:rFonts w:ascii="Times New Roman" w:hAnsi="Times New Roman" w:cs="Times New Roman"/>
        </w:rPr>
        <w:t>,</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C6A5D">
        <w:rPr>
          <w:rFonts w:ascii="Times New Roman" w:eastAsiaTheme="minorEastAsia" w:hAnsi="Times New Roman" w:cs="Times New Roman"/>
        </w:rPr>
        <w:t xml:space="preserve"> </w:t>
      </w:r>
      <w:r w:rsidR="00885780">
        <w:rPr>
          <w:rFonts w:ascii="Times New Roman" w:hAnsi="Times New Roman" w:cs="Times New Roman"/>
        </w:rPr>
        <w:t>silencing H</w:t>
      </w:r>
      <w:r w:rsidR="00BC6A5D">
        <w:rPr>
          <w:rFonts w:ascii="Times New Roman" w:hAnsi="Times New Roman" w:cs="Times New Roman"/>
        </w:rPr>
        <w:t>IF</w:t>
      </w:r>
      <w:r w:rsidR="00885780">
        <w:rPr>
          <w:rFonts w:ascii="Times New Roman" w:hAnsi="Times New Roman" w:cs="Times New Roman"/>
        </w:rPr>
        <w:t>-1 mRNA suppresses the hybrid E/M-W/O state</w:t>
      </w:r>
      <w:r w:rsidR="009459FD">
        <w:rPr>
          <w:rFonts w:ascii="Times New Roman" w:hAnsi="Times New Roman" w:cs="Times New Roman"/>
        </w:rPr>
        <w:t>;</w:t>
      </w:r>
      <w:r w:rsidR="00885780">
        <w:rPr>
          <w:rFonts w:ascii="Times New Roman" w:hAnsi="Times New Roman" w:cs="Times New Roman"/>
        </w:rPr>
        <w:t xml:space="preserve"> </w:t>
      </w:r>
      <w:r w:rsidR="009459FD">
        <w:rPr>
          <w:rFonts w:ascii="Times New Roman" w:hAnsi="Times New Roman" w:cs="Times New Roman"/>
        </w:rPr>
        <w:t>t</w:t>
      </w:r>
      <w:r w:rsidR="00885780">
        <w:rPr>
          <w:rFonts w:ascii="Times New Roman" w:hAnsi="Times New Roman" w:cs="Times New Roman"/>
        </w:rPr>
        <w:t xml:space="preserve">herefore, </w:t>
      </w:r>
      <w:r w:rsidR="00E66591">
        <w:rPr>
          <w:rFonts w:ascii="Times New Roman" w:hAnsi="Times New Roman" w:cs="Times New Roman"/>
        </w:rPr>
        <w:t>some suppression of the hybrid E/M-W/O state is expected when u200 and u34 regulate HIF</w:t>
      </w:r>
      <w:r w:rsidR="00BC6A5D">
        <w:rPr>
          <w:rFonts w:ascii="Times New Roman" w:hAnsi="Times New Roman" w:cs="Times New Roman"/>
        </w:rPr>
        <w:t>-1</w:t>
      </w:r>
      <w:r w:rsidR="00E66591">
        <w:rPr>
          <w:rFonts w:ascii="Times New Roman" w:hAnsi="Times New Roman" w:cs="Times New Roman"/>
        </w:rPr>
        <w:t xml:space="preserve"> and ROS, respectively. Interestingly, the hybrid E/M-W/O state is fully suppressed </w:t>
      </w:r>
      <w:r w:rsidR="00CA07F4">
        <w:rPr>
          <w:rFonts w:ascii="Times New Roman" w:hAnsi="Times New Roman" w:cs="Times New Roman"/>
        </w:rPr>
        <w:t>when</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Pr>
          <w:rFonts w:ascii="Times New Roman" w:eastAsiaTheme="minorEastAsia" w:hAnsi="Times New Roman" w:cs="Times New Roman"/>
        </w:rPr>
        <w:t xml:space="preserve"> </w:t>
      </w:r>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r w:rsidR="001258A6">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258A6">
        <w:rPr>
          <w:rFonts w:ascii="Times New Roman" w:hAnsi="Times New Roman" w:cs="Times New Roman"/>
        </w:rPr>
        <w:t xml:space="preserve">upregulates mtROS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E036B3">
        <w:rPr>
          <w:rFonts w:ascii="Times New Roman" w:hAnsi="Times New Roman" w:cs="Times New Roman"/>
        </w:rPr>
        <w:t>6</w:t>
      </w:r>
      <w:r w:rsidR="00AD7F58" w:rsidRPr="00602FA5">
        <w:rPr>
          <w:rFonts w:ascii="Times New Roman" w:hAnsi="Times New Roman" w:cs="Times New Roman"/>
        </w:rPr>
        <w:t xml:space="preserve">). </w:t>
      </w:r>
      <w:r w:rsidR="004047D5">
        <w:rPr>
          <w:rFonts w:ascii="Times New Roman" w:hAnsi="Times New Roman" w:cs="Times New Roman"/>
        </w:rPr>
        <w:t xml:space="preserve">These results suggest </w:t>
      </w:r>
      <w:r w:rsidR="004F11EA">
        <w:rPr>
          <w:rFonts w:ascii="Times New Roman" w:hAnsi="Times New Roman" w:cs="Times New Roman"/>
        </w:rPr>
        <w:t>the type of ROS present can affect expression of the E/M-W/O state.</w:t>
      </w:r>
    </w:p>
    <w:p w14:paraId="211A7BDF" w14:textId="3B7F19C0" w:rsidR="000D7EB5" w:rsidRPr="00602FA5" w:rsidRDefault="00692C32" w:rsidP="00926A3C">
      <w:pPr>
        <w:pStyle w:val="BodyText"/>
        <w:spacing w:line="480" w:lineRule="auto"/>
        <w:ind w:firstLine="720"/>
        <w:rPr>
          <w:rFonts w:ascii="Times New Roman" w:hAnsi="Times New Roman" w:cs="Times New Roman"/>
        </w:rPr>
      </w:pPr>
      <w:r>
        <w:rPr>
          <w:rFonts w:ascii="Times New Roman" w:hAnsi="Times New Roman" w:cs="Times New Roman"/>
        </w:rPr>
        <w:t xml:space="preserve">The hybrid </w:t>
      </w:r>
      <w:r w:rsidR="00DB03DD">
        <w:rPr>
          <w:rFonts w:ascii="Times New Roman" w:hAnsi="Times New Roman" w:cs="Times New Roman"/>
        </w:rPr>
        <w:t xml:space="preserve">E/M-W/O </w:t>
      </w:r>
      <w:r>
        <w:rPr>
          <w:rFonts w:ascii="Times New Roman" w:hAnsi="Times New Roman" w:cs="Times New Roman"/>
        </w:rPr>
        <w:t xml:space="preserve">state is stabilized if mtROS is upregulated, but noxROS upregulation has minimal </w:t>
      </w:r>
      <w:proofErr w:type="spellStart"/>
      <w:r>
        <w:rPr>
          <w:rFonts w:ascii="Times New Roman" w:hAnsi="Times New Roman" w:cs="Times New Roman"/>
        </w:rPr>
        <w:t>affect</w:t>
      </w:r>
      <w:proofErr w:type="spellEnd"/>
      <w:r>
        <w:rPr>
          <w:rFonts w:ascii="Times New Roman" w:hAnsi="Times New Roman" w:cs="Times New Roman"/>
        </w:rPr>
        <w:t xml:space="preserve"> on the hybrid E/M-W/O state. </w:t>
      </w:r>
      <w:r w:rsidR="00827803">
        <w:rPr>
          <w:rFonts w:ascii="Times New Roman" w:hAnsi="Times New Roman" w:cs="Times New Roman"/>
        </w:rPr>
        <w:t>Strikingly</w:t>
      </w:r>
      <w:r w:rsidR="00AD7F58" w:rsidRPr="00602FA5">
        <w:rPr>
          <w:rFonts w:ascii="Times New Roman" w:hAnsi="Times New Roman" w:cs="Times New Roman"/>
        </w:rPr>
        <w:t xml:space="preserve">,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CD3FBE" w:rsidRPr="00602FA5">
        <w:rPr>
          <w:rFonts w:ascii="Times New Roman" w:hAnsi="Times New Roman" w:cs="Times New Roman"/>
        </w:rPr>
        <w:t xml:space="preserve"> silencing </w:t>
      </w:r>
      <w:r w:rsidR="00CD3FBE">
        <w:rPr>
          <w:rFonts w:ascii="Times New Roman" w:hAnsi="Times New Roman" w:cs="Times New Roman"/>
        </w:rPr>
        <w:t>HIF-1</w:t>
      </w:r>
      <w:r w:rsidR="00CD3FBE"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CD3FBE" w:rsidRPr="00602FA5">
        <w:rPr>
          <w:rFonts w:ascii="Times New Roman" w:hAnsi="Times New Roman" w:cs="Times New Roman"/>
        </w:rPr>
        <w:t xml:space="preserve"> upregulating noxROS and mtROS</w:t>
      </w:r>
      <w:r w:rsidR="00CD3FBE">
        <w:rPr>
          <w:rFonts w:ascii="Times New Roman" w:hAnsi="Times New Roman" w:cs="Times New Roman"/>
        </w:rPr>
        <w:t xml:space="preserv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E/M-W/O coupled state may be suppressed</w:t>
      </w:r>
      <w:r w:rsidR="0018219A">
        <w:rPr>
          <w:rFonts w:ascii="Times New Roman" w:hAnsi="Times New Roman" w:cs="Times New Roman"/>
        </w:rPr>
        <w:t xml:space="preserve"> even if the W/O state is present</w:t>
      </w:r>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w:t>
      </w:r>
      <w:r w:rsidR="00D57C42">
        <w:rPr>
          <w:rFonts w:ascii="Times New Roman" w:hAnsi="Times New Roman" w:cs="Times New Roman"/>
        </w:rPr>
        <w:t>Further, t</w:t>
      </w:r>
      <w:r w:rsidR="00AD7F58" w:rsidRPr="00602FA5">
        <w:rPr>
          <w:rFonts w:ascii="Times New Roman" w:hAnsi="Times New Roman" w:cs="Times New Roman"/>
        </w:rPr>
        <w:t xml:space="preserve">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C53283">
        <w:rPr>
          <w:rFonts w:ascii="Times New Roman" w:hAnsi="Times New Roman" w:cs="Times New Roman"/>
        </w:rPr>
        <w:t xml:space="preserve"> (Fig. 4B).</w:t>
      </w:r>
      <w:r w:rsidR="00D628F5" w:rsidRPr="00D628F5">
        <w:rPr>
          <w:rFonts w:ascii="Times New Roman" w:hAnsi="Times New Roman" w:cs="Times New Roman"/>
        </w:rPr>
        <w:t xml:space="preserve"> </w:t>
      </w:r>
      <w:r w:rsidR="007F42BE">
        <w:rPr>
          <w:rFonts w:ascii="Times New Roman" w:hAnsi="Times New Roman" w:cs="Times New Roman"/>
        </w:rPr>
        <w:t>Analyzing</w:t>
      </w:r>
      <w:r w:rsidR="007F42BE" w:rsidRPr="00602FA5">
        <w:rPr>
          <w:rFonts w:ascii="Times New Roman" w:hAnsi="Times New Roman" w:cs="Times New Roman"/>
        </w:rPr>
        <w:t xml:space="preserve"> </w:t>
      </w:r>
      <w:r w:rsidR="00D628F5" w:rsidRPr="00602FA5">
        <w:rPr>
          <w:rFonts w:ascii="Times New Roman" w:hAnsi="Times New Roman" w:cs="Times New Roman"/>
        </w:rPr>
        <w:t>the</w:t>
      </w:r>
      <w:r w:rsidR="007F42BE">
        <w:rPr>
          <w:rFonts w:ascii="Times New Roman" w:hAnsi="Times New Roman" w:cs="Times New Roman"/>
        </w:rPr>
        <w:t xml:space="preserve"> coupled state phases</w:t>
      </w:r>
      <w:r w:rsidR="00D628F5" w:rsidRPr="00602FA5">
        <w:rPr>
          <w:rFonts w:ascii="Times New Roman" w:hAnsi="Times New Roman" w:cs="Times New Roman"/>
        </w:rPr>
        <w:t>)</w:t>
      </w:r>
      <w:r w:rsidR="007F42BE">
        <w:rPr>
          <w:rFonts w:ascii="Times New Roman" w:hAnsi="Times New Roman" w:cs="Times New Roman"/>
        </w:rPr>
        <w:t xml:space="preserve"> </w:t>
      </w:r>
      <w:r w:rsidR="00D628F5" w:rsidRPr="00602FA5">
        <w:rPr>
          <w:rFonts w:ascii="Times New Roman" w:hAnsi="Times New Roman" w:cs="Times New Roman"/>
        </w:rPr>
        <w:t xml:space="preserve">shows the E/M-W/O state is suppressed when mtROS is only slightly upregulated (Fig. </w:t>
      </w:r>
      <w:r w:rsidR="006039AB">
        <w:rPr>
          <w:rFonts w:ascii="Times New Roman" w:hAnsi="Times New Roman" w:cs="Times New Roman"/>
        </w:rPr>
        <w:t>4</w:t>
      </w:r>
      <w:r w:rsidR="00B5681E">
        <w:rPr>
          <w:rFonts w:ascii="Times New Roman" w:hAnsi="Times New Roman" w:cs="Times New Roman"/>
        </w:rPr>
        <w:t>C</w:t>
      </w:r>
      <w:r w:rsidR="00D628F5" w:rsidRPr="00602FA5">
        <w:rPr>
          <w:rFonts w:ascii="Times New Roman" w:hAnsi="Times New Roman" w:cs="Times New Roman"/>
        </w:rPr>
        <w:t xml:space="preserve">).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r w:rsidR="00805F7E">
        <w:rPr>
          <w:rFonts w:ascii="Times New Roman" w:hAnsi="Times New Roman" w:cs="Times New Roman"/>
        </w:rPr>
        <w:t xml:space="preserve"> </w:t>
      </w:r>
      <w:r w:rsidR="000D7EB5">
        <w:rPr>
          <w:rFonts w:ascii="Times New Roman" w:hAnsi="Times New Roman" w:cs="Times New Roman"/>
        </w:rPr>
        <w:t>Additionally, depending on the initial conditions, if noxROS is maximally upregulated</w:t>
      </w:r>
      <w:r w:rsidR="009538D3">
        <w:rPr>
          <w:rFonts w:ascii="Times New Roman" w:hAnsi="Times New Roman" w:cs="Times New Roman"/>
        </w:rPr>
        <w:t>, mtROS is upregulated,</w:t>
      </w:r>
      <w:r w:rsidR="000D7EB5">
        <w:rPr>
          <w:rFonts w:ascii="Times New Roman" w:hAnsi="Times New Roman" w:cs="Times New Roman"/>
        </w:rPr>
        <w:t xml:space="preserve"> and HIF-1 is partially silenced by u200 the system can  access the hybrid E/M-W/O state (Fig 4</w:t>
      </w:r>
      <w:r w:rsidR="00E076DB">
        <w:rPr>
          <w:rFonts w:ascii="Times New Roman" w:hAnsi="Times New Roman" w:cs="Times New Roman"/>
        </w:rPr>
        <w:t>D</w:t>
      </w:r>
      <w:r w:rsidR="000D7EB5">
        <w:rPr>
          <w:rFonts w:ascii="Times New Roman" w:hAnsi="Times New Roman" w:cs="Times New Roman"/>
        </w:rPr>
        <w:t>). Also, while mtROS must be upregulated for the system to access the E/M-W/O state, the hybrid state is accessible for all levels of noxROS upregulation (SI Fig S</w:t>
      </w:r>
      <w:r w:rsidR="009622A5">
        <w:rPr>
          <w:rFonts w:ascii="Times New Roman" w:hAnsi="Times New Roman" w:cs="Times New Roman"/>
        </w:rPr>
        <w:t>17</w:t>
      </w:r>
      <w:r w:rsidR="0084073D">
        <w:rPr>
          <w:rFonts w:ascii="Times New Roman" w:hAnsi="Times New Roman" w:cs="Times New Roman"/>
        </w:rPr>
        <w:t>). The d</w:t>
      </w:r>
      <w:r w:rsidR="00B875B5">
        <w:rPr>
          <w:rFonts w:ascii="Times New Roman" w:hAnsi="Times New Roman" w:cs="Times New Roman"/>
        </w:rPr>
        <w:t xml:space="preserve">ifference in the </w:t>
      </w:r>
      <w:r w:rsidR="00123F43">
        <w:rPr>
          <w:rFonts w:ascii="Times New Roman" w:hAnsi="Times New Roman" w:cs="Times New Roman"/>
        </w:rPr>
        <w:t>e</w:t>
      </w:r>
      <w:r w:rsidR="00B875B5">
        <w:rPr>
          <w:rFonts w:ascii="Times New Roman" w:hAnsi="Times New Roman" w:cs="Times New Roman"/>
        </w:rPr>
        <w:t xml:space="preserve">ffect of noxROS and mtROS seems to </w:t>
      </w:r>
      <w:r w:rsidR="00004362">
        <w:rPr>
          <w:rFonts w:ascii="Times New Roman" w:hAnsi="Times New Roman" w:cs="Times New Roman"/>
        </w:rPr>
        <w:t>result from</w:t>
      </w:r>
      <w:r w:rsidR="00B875B5">
        <w:rPr>
          <w:rFonts w:ascii="Times New Roman" w:hAnsi="Times New Roman" w:cs="Times New Roman"/>
        </w:rPr>
        <w:t xml:space="preserve"> the </w:t>
      </w:r>
      <w:r w:rsidR="003C18F2">
        <w:rPr>
          <w:rFonts w:ascii="Times New Roman" w:hAnsi="Times New Roman" w:cs="Times New Roman"/>
        </w:rPr>
        <w:t>frustrated regulation on mtROS by HIF-1 and u34</w:t>
      </w:r>
      <w:r w:rsidR="00B875B5">
        <w:rPr>
          <w:rFonts w:ascii="Times New Roman" w:hAnsi="Times New Roman" w:cs="Times New Roman"/>
        </w:rPr>
        <w:t xml:space="preserve">. </w:t>
      </w:r>
      <w:r w:rsidR="00B56F53">
        <w:rPr>
          <w:rFonts w:ascii="Times New Roman" w:hAnsi="Times New Roman" w:cs="Times New Roman"/>
        </w:rPr>
        <w:t xml:space="preserve">Therefore, a feedback </w:t>
      </w:r>
      <w:proofErr w:type="gramStart"/>
      <w:r w:rsidR="00B56F53">
        <w:rPr>
          <w:rFonts w:ascii="Times New Roman" w:hAnsi="Times New Roman" w:cs="Times New Roman"/>
        </w:rPr>
        <w:t>look</w:t>
      </w:r>
      <w:proofErr w:type="gramEnd"/>
      <w:r w:rsidR="00B56F53">
        <w:rPr>
          <w:rFonts w:ascii="Times New Roman" w:hAnsi="Times New Roman" w:cs="Times New Roman"/>
        </w:rPr>
        <w:t xml:space="preserve"> between mtROS, HIF-1, u34, and u200 may control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3FDF93AA">
            <wp:extent cx="4991100" cy="374332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91556" cy="3743667"/>
                    </a:xfrm>
                    <a:prstGeom prst="rect">
                      <a:avLst/>
                    </a:prstGeom>
                    <a:noFill/>
                    <a:ln w="9525">
                      <a:noFill/>
                      <a:headEnd/>
                      <a:tailEnd/>
                    </a:ln>
                  </pic:spPr>
                </pic:pic>
              </a:graphicData>
            </a:graphic>
          </wp:inline>
        </w:drawing>
      </w:r>
    </w:p>
    <w:p w14:paraId="19F402C9" w14:textId="00F0D89A" w:rsidR="00A8002A" w:rsidRPr="00D906C0"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w:t>
      </w:r>
      <w:r w:rsidR="00376DFB">
        <w:rPr>
          <w:rFonts w:ascii="Times New Roman" w:eastAsiaTheme="minorEastAsia" w:hAnsi="Times New Roman" w:cs="Times New Roman"/>
          <w:i w:val="0"/>
          <w:iCs/>
        </w:rPr>
        <w:t xml:space="preserve"> rightmost,</w:t>
      </w:r>
      <w:r w:rsidR="00EF6B9A" w:rsidRPr="00602FA5">
        <w:rPr>
          <w:rFonts w:ascii="Times New Roman" w:eastAsiaTheme="minorEastAsia" w:hAnsi="Times New Roman" w:cs="Times New Roman"/>
          <w:i w:val="0"/>
          <w:iCs/>
        </w:rPr>
        <w:t xml:space="preserv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4C2846">
        <w:rPr>
          <w:rFonts w:ascii="Times New Roman" w:eastAsiaTheme="minorEastAsia" w:hAnsi="Times New Roman" w:cs="Times New Roman"/>
          <w:b/>
          <w:bCs/>
          <w:i w:val="0"/>
          <w:iCs/>
        </w:rPr>
        <w:t xml:space="preserve"> </w:t>
      </w:r>
      <w:r w:rsidR="0068645C" w:rsidRPr="00602FA5">
        <w:rPr>
          <w:rFonts w:ascii="Times New Roman" w:hAnsi="Times New Roman" w:cs="Times New Roman"/>
          <w:i w:val="0"/>
          <w:iCs/>
        </w:rPr>
        <w:t xml:space="preserve">The coupled states when only EMT driven </w:t>
      </w:r>
      <w:proofErr w:type="spellStart"/>
      <w:r w:rsidR="0068645C" w:rsidRPr="00602FA5">
        <w:rPr>
          <w:rFonts w:ascii="Times New Roman" w:hAnsi="Times New Roman" w:cs="Times New Roman"/>
          <w:i w:val="0"/>
          <w:iCs/>
        </w:rPr>
        <w:t>crosstalks</w:t>
      </w:r>
      <w:proofErr w:type="spellEnd"/>
      <w:r w:rsidR="0068645C"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8645C" w:rsidRPr="00602FA5">
        <w:rPr>
          <w:rFonts w:ascii="Times New Roman" w:eastAsiaTheme="minorEastAsia" w:hAnsi="Times New Roman" w:cs="Times New Roman"/>
          <w:i w:val="0"/>
          <w:iCs/>
        </w:rPr>
        <w:t xml:space="preserve"> downregulating </w:t>
      </w:r>
      <w:r w:rsidR="0068645C">
        <w:rPr>
          <w:rFonts w:ascii="Times New Roman" w:eastAsiaTheme="minorEastAsia" w:hAnsi="Times New Roman" w:cs="Times New Roman"/>
          <w:i w:val="0"/>
          <w:iCs/>
        </w:rPr>
        <w:t>HIF-1</w:t>
      </w:r>
      <w:r w:rsidR="0068645C" w:rsidRPr="00602FA5">
        <w:rPr>
          <w:rFonts w:ascii="Times New Roman" w:eastAsiaTheme="minorEastAsia" w:hAnsi="Times New Roman" w:cs="Times New Roman"/>
          <w:i w:val="0"/>
          <w:iCs/>
        </w:rPr>
        <w:t xml:space="preserve"> and</w:t>
      </w:r>
      <w:r w:rsidR="0068645C"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68645C" w:rsidRPr="00602FA5">
        <w:rPr>
          <w:rFonts w:ascii="Times New Roman" w:eastAsiaTheme="minorEastAsia" w:hAnsi="Times New Roman" w:cs="Times New Roman"/>
          <w:i w:val="0"/>
          <w:iCs/>
        </w:rPr>
        <w:t xml:space="preserve"> upregulating mtROS and noxROS</w:t>
      </w:r>
      <w:r w:rsidR="0068645C" w:rsidRPr="00602FA5">
        <w:rPr>
          <w:rFonts w:ascii="Times New Roman" w:hAnsi="Times New Roman" w:cs="Times New Roman"/>
          <w:i w:val="0"/>
          <w:iCs/>
        </w:rPr>
        <w:t>). The E/M-W/O state exists when mtROS is upregulated.</w:t>
      </w:r>
      <w:r w:rsidR="004C2846">
        <w:rPr>
          <w:rFonts w:ascii="Times New Roman" w:hAnsi="Times New Roman" w:cs="Times New Roman"/>
          <w:i w:val="0"/>
          <w:iCs/>
        </w:rPr>
        <w:t xml:space="preserve"> </w:t>
      </w:r>
      <w:r w:rsidR="00D906C0">
        <w:rPr>
          <w:rFonts w:ascii="Times New Roman" w:eastAsiaTheme="minorEastAsia" w:hAnsi="Times New Roman" w:cs="Times New Roman"/>
          <w:b/>
          <w:bCs/>
          <w:i w:val="0"/>
          <w:iCs/>
        </w:rPr>
        <w:t>(D)</w:t>
      </w:r>
      <w:r w:rsidR="0068645C">
        <w:rPr>
          <w:rFonts w:ascii="Times New Roman" w:eastAsiaTheme="minorEastAsia" w:hAnsi="Times New Roman" w:cs="Times New Roman"/>
          <w:b/>
          <w:bCs/>
          <w:i w:val="0"/>
          <w:iCs/>
        </w:rPr>
        <w:t xml:space="preserve"> </w:t>
      </w:r>
      <w:r w:rsidR="0068645C" w:rsidRPr="00937D24">
        <w:rPr>
          <w:rFonts w:ascii="Times New Roman" w:eastAsiaTheme="minorEastAsia" w:hAnsi="Times New Roman" w:cs="Times New Roman"/>
          <w:i w:val="0"/>
          <w:iCs/>
        </w:rPr>
        <w:t xml:space="preserve">At maximum upregulation of </w:t>
      </w:r>
      <w:r w:rsidR="0068645C">
        <w:rPr>
          <w:rFonts w:ascii="Times New Roman" w:eastAsiaTheme="minorEastAsia" w:hAnsi="Times New Roman" w:cs="Times New Roman"/>
          <w:i w:val="0"/>
          <w:iCs/>
        </w:rPr>
        <w:t>nox</w:t>
      </w:r>
      <w:r w:rsidR="0068645C" w:rsidRPr="00937D24">
        <w:rPr>
          <w:rFonts w:ascii="Times New Roman" w:eastAsiaTheme="minorEastAsia" w:hAnsi="Times New Roman" w:cs="Times New Roman"/>
          <w:i w:val="0"/>
          <w:iCs/>
        </w:rPr>
        <w:t>ROS</w:t>
      </w:r>
      <w:r w:rsidR="0068645C">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0068645C">
        <w:rPr>
          <w:rFonts w:ascii="Times New Roman" w:eastAsiaTheme="minorEastAsia" w:hAnsi="Times New Roman" w:cs="Times New Roman"/>
          <w:i w:val="0"/>
          <w:iCs/>
        </w:rPr>
        <w:t>=0), as mtROS increases (x-axis) and Hif-1 is silenced (y-axis) there are regions where the E/M-W/O state is possible (black dotted regions).</w:t>
      </w:r>
    </w:p>
    <w:p w14:paraId="163054E1" w14:textId="77777777" w:rsidR="007B2764" w:rsidRDefault="007B2764" w:rsidP="001D5E10">
      <w:pPr>
        <w:pStyle w:val="BodyText"/>
        <w:spacing w:line="480" w:lineRule="auto"/>
        <w:rPr>
          <w:rFonts w:ascii="Times New Roman" w:hAnsi="Times New Roman" w:cs="Times New Roman"/>
          <w:b/>
          <w:bCs/>
        </w:rPr>
      </w:pPr>
      <w:bookmarkStart w:id="93"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93"/>
    </w:p>
    <w:p w14:paraId="44ACDC01" w14:textId="6705760F"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1A5774">
        <w:rPr>
          <w:rFonts w:ascii="Times New Roman" w:hAnsi="Times New Roman" w:cs="Times New Roman"/>
        </w:rPr>
        <w:t>3B</w:t>
      </w:r>
      <w:r w:rsidRPr="00602FA5">
        <w:rPr>
          <w:rFonts w:ascii="Times New Roman" w:hAnsi="Times New Roman" w:cs="Times New Roman"/>
        </w:rPr>
        <w:t xml:space="preserve"> and </w:t>
      </w:r>
      <w:r w:rsidR="001A5774">
        <w:rPr>
          <w:rFonts w:ascii="Times New Roman" w:hAnsi="Times New Roman" w:cs="Times New Roman"/>
        </w:rPr>
        <w:t>3C</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w:t>
      </w:r>
      <w:r w:rsidR="00CC29EF">
        <w:rPr>
          <w:rFonts w:ascii="Times New Roman" w:hAnsi="Times New Roman" w:cs="Times New Roman"/>
        </w:rPr>
        <w:t>active link drive by</w:t>
      </w:r>
      <w:r w:rsidR="00E3439C">
        <w:rPr>
          <w:rFonts w:ascii="Times New Roman" w:hAnsi="Times New Roman" w:cs="Times New Roman"/>
        </w:rPr>
        <w:t xml:space="preserve"> </w:t>
      </w:r>
      <w:r w:rsidRPr="00602FA5">
        <w:rPr>
          <w:rFonts w:ascii="Times New Roman" w:hAnsi="Times New Roman" w:cs="Times New Roman"/>
        </w:rPr>
        <w:t xml:space="preserve">each would suggest the circuit </w:t>
      </w:r>
      <w:r w:rsidR="00E3439C">
        <w:rPr>
          <w:rFonts w:ascii="Times New Roman" w:hAnsi="Times New Roman" w:cs="Times New Roman"/>
        </w:rPr>
        <w:t>c</w:t>
      </w:r>
      <w:r w:rsidRPr="00602FA5">
        <w:rPr>
          <w:rFonts w:ascii="Times New Roman" w:hAnsi="Times New Roman" w:cs="Times New Roman"/>
        </w:rPr>
        <w:t>ould be pushed toward</w:t>
      </w:r>
      <w:r w:rsidR="00E3439C">
        <w:rPr>
          <w:rFonts w:ascii="Times New Roman" w:hAnsi="Times New Roman" w:cs="Times New Roman"/>
        </w:rPr>
        <w:t>s a</w:t>
      </w:r>
      <w:r w:rsidRPr="00602FA5">
        <w:rPr>
          <w:rFonts w:ascii="Times New Roman" w:hAnsi="Times New Roman" w:cs="Times New Roman"/>
        </w:rPr>
        <w:t xml:space="preserve"> hybrid</w:t>
      </w:r>
      <w:r w:rsidR="00E3439C">
        <w:rPr>
          <w:rFonts w:ascii="Times New Roman" w:hAnsi="Times New Roman" w:cs="Times New Roman"/>
        </w:rPr>
        <w:t xml:space="preserve"> state</w:t>
      </w:r>
      <w:r w:rsidRPr="00602FA5">
        <w:rPr>
          <w:rFonts w:ascii="Times New Roman" w:hAnsi="Times New Roman" w:cs="Times New Roman"/>
        </w:rPr>
        <w:t xml:space="preserve">.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A</w:t>
      </w:r>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B</w:t>
      </w:r>
      <w:r w:rsidRPr="00602FA5">
        <w:rPr>
          <w:rFonts w:ascii="Times New Roman" w:hAnsi="Times New Roman" w:cs="Times New Roman"/>
        </w:rPr>
        <w:t xml:space="preserve">). However, when analyzing the system for the existence of the E/M-W/O phenotype, it only exists in </w:t>
      </w:r>
      <w:r w:rsidR="002742FA">
        <w:rPr>
          <w:rFonts w:ascii="Times New Roman" w:hAnsi="Times New Roman" w:cs="Times New Roman"/>
        </w:rPr>
        <w:t xml:space="preserve"> a small region when u200 is minimally upregulated.</w:t>
      </w:r>
      <w:r w:rsidR="00707B64" w:rsidRPr="00602FA5">
        <w:rPr>
          <w:rFonts w:ascii="Times New Roman" w:hAnsi="Times New Roman" w:cs="Times New Roman"/>
        </w:rPr>
        <w:t xml:space="preserve"> </w:t>
      </w:r>
      <w:r w:rsidR="002742FA">
        <w:rPr>
          <w:rFonts w:ascii="Times New Roman" w:hAnsi="Times New Roman" w:cs="Times New Roman"/>
        </w:rPr>
        <w:t xml:space="preserve">Moreover, HIF-1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w:t>
      </w:r>
      <w:proofErr w:type="gramStart"/>
      <w:r w:rsidR="002742FA">
        <w:rPr>
          <w:rFonts w:ascii="Times New Roman" w:hAnsi="Times New Roman" w:cs="Times New Roman"/>
        </w:rPr>
        <w:t>are able to</w:t>
      </w:r>
      <w:proofErr w:type="gramEnd"/>
      <w:r w:rsidR="002742FA">
        <w:rPr>
          <w:rFonts w:ascii="Times New Roman" w:hAnsi="Times New Roman" w:cs="Times New Roman"/>
        </w:rPr>
        <w:t xml:space="preserve"> maintain the E/M phenotype longer than AMPK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suggesting, the reduced regions of E/M-W/O existence is</w:t>
      </w:r>
      <w:r w:rsidR="00707B64" w:rsidRPr="00602FA5">
        <w:rPr>
          <w:rFonts w:ascii="Times New Roman" w:hAnsi="Times New Roman" w:cs="Times New Roman"/>
        </w:rPr>
        <w:t xml:space="preserve"> likely due to the </w:t>
      </w:r>
      <w:r w:rsidR="002742FA">
        <w:rPr>
          <w:rFonts w:ascii="Times New Roman" w:hAnsi="Times New Roman" w:cs="Times New Roman"/>
        </w:rPr>
        <w:t xml:space="preserve">suppression of the E/M state by </w:t>
      </w:r>
      <w:r w:rsidR="00707B64" w:rsidRPr="00602FA5">
        <w:rPr>
          <w:rFonts w:ascii="Times New Roman" w:hAnsi="Times New Roman" w:cs="Times New Roman"/>
        </w:rPr>
        <w:t xml:space="preserve">AMPK 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as mentioned above (see Fig. S1</w:t>
      </w:r>
      <w:r w:rsidR="00E036B3">
        <w:rPr>
          <w:rFonts w:ascii="Times New Roman" w:hAnsi="Times New Roman" w:cs="Times New Roman"/>
        </w:rPr>
        <w:t>2</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E036B3">
        <w:rPr>
          <w:rFonts w:ascii="Times New Roman" w:hAnsi="Times New Roman" w:cs="Times New Roman"/>
        </w:rPr>
        <w:t>4</w:t>
      </w:r>
      <w:r w:rsidR="00707B64" w:rsidRPr="00602FA5">
        <w:rPr>
          <w:rFonts w:ascii="Times New Roman" w:hAnsi="Times New Roman" w:cs="Times New Roman"/>
        </w:rPr>
        <w:t xml:space="preserve">). </w:t>
      </w:r>
      <w:r w:rsidR="00FE50CC">
        <w:rPr>
          <w:rFonts w:ascii="Times New Roman" w:hAnsi="Times New Roman" w:cs="Times New Roman"/>
        </w:rPr>
        <w:t xml:space="preserve">This suggests HIF-1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 xml:space="preserve"> may be more tumorigenic than AMPK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w:t>
      </w:r>
    </w:p>
    <w:p w14:paraId="5E2ED4B4" w14:textId="1BE92DEE" w:rsidR="00E469AE" w:rsidRPr="00602FA5" w:rsidRDefault="00D628F5"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Pr>
          <w:rFonts w:ascii="Times New Roman" w:hAnsi="Times New Roman" w:cs="Times New Roman"/>
        </w:rPr>
        <w:t xml:space="preserve">typically </w:t>
      </w:r>
      <w:r w:rsidRPr="00602FA5">
        <w:rPr>
          <w:rFonts w:ascii="Times New Roman" w:hAnsi="Times New Roman" w:cs="Times New Roman"/>
        </w:rPr>
        <w:t xml:space="preserve">associated with the hybrid W/O metabolic phenotype (Fig. </w:t>
      </w:r>
      <w:r w:rsidR="00603EB1">
        <w:rPr>
          <w:rFonts w:ascii="Times New Roman" w:hAnsi="Times New Roman" w:cs="Times New Roman"/>
        </w:rPr>
        <w:t>5C</w:t>
      </w:r>
      <w:r w:rsidRPr="00602FA5">
        <w:rPr>
          <w:rFonts w:ascii="Times New Roman" w:hAnsi="Times New Roman" w:cs="Times New Roman"/>
        </w:rPr>
        <w:t>). In fact, for any system, if there are only three coupled states available and each has a distinct phenotype of the EMT and metabolic networks th</w:t>
      </w:r>
      <w:r w:rsidR="00E870C2">
        <w:rPr>
          <w:rFonts w:ascii="Times New Roman" w:hAnsi="Times New Roman" w:cs="Times New Roman"/>
        </w:rPr>
        <w:t>e</w:t>
      </w:r>
      <w:r w:rsidRPr="00602FA5">
        <w:rPr>
          <w:rFonts w:ascii="Times New Roman" w:hAnsi="Times New Roman" w:cs="Times New Roman"/>
        </w:rPr>
        <w:t xml:space="preserve">n the only possible set of states is E-O, M-W, and E/M-W/O. This suggests, cells in the primary tumor </w:t>
      </w:r>
      <w:r w:rsidR="00C370A3">
        <w:rPr>
          <w:rFonts w:ascii="Times New Roman" w:hAnsi="Times New Roman" w:cs="Times New Roman"/>
        </w:rPr>
        <w:t xml:space="preserve">prefer to </w:t>
      </w:r>
      <w:r w:rsidRPr="00602FA5">
        <w:rPr>
          <w:rFonts w:ascii="Times New Roman" w:hAnsi="Times New Roman" w:cs="Times New Roman"/>
        </w:rPr>
        <w:t xml:space="preserve">utilize OXPHOS while clusters of migrating cells utilize a combination of aerobic glycolysis and OXPHOS. </w:t>
      </w: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0E6C9002">
            <wp:extent cx="5667375" cy="2324100"/>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324447"/>
                    </a:xfrm>
                    <a:prstGeom prst="rect">
                      <a:avLst/>
                    </a:prstGeom>
                    <a:noFill/>
                    <a:ln w="9525">
                      <a:noFill/>
                      <a:headEnd/>
                      <a:tailEnd/>
                    </a:ln>
                  </pic:spPr>
                </pic:pic>
              </a:graphicData>
            </a:graphic>
          </wp:inline>
        </w:drawing>
      </w:r>
    </w:p>
    <w:p w14:paraId="12FCA60C" w14:textId="18338E2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B7026" w:rsidRPr="00602FA5">
        <w:rPr>
          <w:rFonts w:ascii="Times New Roman" w:hAnsi="Times New Roman" w:cs="Times New Roman"/>
          <w:b/>
          <w:bCs/>
          <w:i w:val="0"/>
          <w:iCs/>
        </w:rPr>
        <w:t>(</w:t>
      </w:r>
      <w:r w:rsidR="008B6022">
        <w:rPr>
          <w:rFonts w:ascii="Times New Roman" w:hAnsi="Times New Roman" w:cs="Times New Roman"/>
          <w:b/>
          <w:bCs/>
          <w:i w:val="0"/>
          <w:iCs/>
        </w:rPr>
        <w:t>A</w:t>
      </w:r>
      <w:r w:rsidR="009B7026" w:rsidRPr="00602FA5">
        <w:rPr>
          <w:rFonts w:ascii="Times New Roman" w:hAnsi="Times New Roman" w:cs="Times New Roman"/>
          <w:b/>
          <w:bCs/>
          <w:i w:val="0"/>
          <w:iCs/>
        </w:rPr>
        <w:t>)</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577AC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w:t>
      </w:r>
      <w:r w:rsidR="008B6022">
        <w:rPr>
          <w:rFonts w:ascii="Times New Roman" w:hAnsi="Times New Roman" w:cs="Times New Roman"/>
          <w:i w:val="0"/>
          <w:iCs/>
        </w:rPr>
        <w:t xml:space="preserve"> The E/M phenotype is only accessible when </w:t>
      </w:r>
      <w:proofErr w:type="spellStart"/>
      <w:r w:rsidR="008B6022">
        <w:rPr>
          <w:rFonts w:ascii="Times New Roman" w:hAnsi="Times New Roman" w:cs="Times New Roman"/>
          <w:i w:val="0"/>
          <w:iCs/>
        </w:rPr>
        <w:t>λ</w:t>
      </w:r>
      <w:r w:rsidR="008B6022">
        <w:rPr>
          <w:rFonts w:ascii="Times New Roman" w:hAnsi="Times New Roman" w:cs="Times New Roman"/>
          <w:i w:val="0"/>
          <w:iCs/>
          <w:vertAlign w:val="subscript"/>
        </w:rPr>
        <w:t>AMPK</w:t>
      </w:r>
      <w:proofErr w:type="spellEnd"/>
      <w:r w:rsidR="008B6022">
        <w:rPr>
          <w:rFonts w:ascii="Times New Roman" w:hAnsi="Times New Roman" w:cs="Times New Roman"/>
          <w:i w:val="0"/>
          <w:iCs/>
          <w:vertAlign w:val="subscript"/>
        </w:rPr>
        <w:t>-| μ200</w:t>
      </w:r>
      <w:r w:rsidR="008B6022">
        <w:rPr>
          <w:rFonts w:ascii="Times New Roman" w:hAnsi="Times New Roman" w:cs="Times New Roman"/>
          <w:i w:val="0"/>
          <w:iCs/>
        </w:rPr>
        <w:t xml:space="preserve"> is near 1 or very high</w:t>
      </w:r>
      <w:r w:rsidR="00C422E8">
        <w:rPr>
          <w:rFonts w:ascii="Times New Roman" w:hAnsi="Times New Roman" w:cs="Times New Roman"/>
          <w:i w:val="0"/>
          <w:iCs/>
        </w:rPr>
        <w:t xml:space="preserve"> (i.e., at the extremes of regulation)</w:t>
      </w:r>
      <w:r w:rsidR="008B6022">
        <w:rPr>
          <w:rFonts w:ascii="Times New Roman" w:hAnsi="Times New Roman" w:cs="Times New Roman"/>
          <w:i w:val="0"/>
          <w:iCs/>
        </w:rPr>
        <w:t>.</w:t>
      </w:r>
      <w:r w:rsidR="00577AC5">
        <w:rPr>
          <w:rFonts w:ascii="Times New Roman" w:hAnsi="Times New Roman" w:cs="Times New Roman"/>
          <w:i w:val="0"/>
          <w:iCs/>
        </w:rPr>
        <w:t xml:space="preserve"> </w:t>
      </w:r>
      <w:r w:rsidR="00577AC5">
        <w:rPr>
          <w:rFonts w:ascii="Times New Roman" w:hAnsi="Times New Roman" w:cs="Times New Roman"/>
          <w:b/>
          <w:bCs/>
          <w:i w:val="0"/>
          <w:iCs/>
        </w:rPr>
        <w:t>(C)</w:t>
      </w:r>
      <w:r w:rsidR="008B6022">
        <w:rPr>
          <w:rFonts w:ascii="Times New Roman" w:hAnsi="Times New Roman" w:cs="Times New Roman"/>
          <w:i w:val="0"/>
          <w:iCs/>
        </w:rPr>
        <w:t xml:space="preserve"> </w:t>
      </w:r>
      <w:r w:rsidR="00AD7F58" w:rsidRPr="00602FA5">
        <w:rPr>
          <w:rFonts w:ascii="Times New Roman" w:hAnsi="Times New Roman" w:cs="Times New Roman"/>
          <w:i w:val="0"/>
          <w:iCs/>
        </w:rPr>
        <w:t xml:space="preserve"> </w:t>
      </w:r>
      <w:r w:rsidR="007F4238" w:rsidRPr="00602FA5">
        <w:rPr>
          <w:rFonts w:ascii="Times New Roman" w:hAnsi="Times New Roman" w:cs="Times New Roman"/>
          <w:i w:val="0"/>
          <w:iCs/>
        </w:rPr>
        <w:t>The coupled states when only TFs and miRNAs of the EMT circuit are regulated by TFs of the metabolic circuit (AMPK-|</w:t>
      </w:r>
      <w:r w:rsidR="007F4238">
        <w:rPr>
          <w:rFonts w:ascii="Times New Roman" w:hAnsi="Times New Roman" w:cs="Times New Roman"/>
          <w:i w:val="0"/>
          <w:iCs/>
        </w:rPr>
        <w:t>SNAIL</w:t>
      </w:r>
      <w:r w:rsidR="007F4238" w:rsidRPr="00602FA5">
        <w:rPr>
          <w:rFonts w:ascii="Times New Roman" w:hAnsi="Times New Roman" w:cs="Times New Roman"/>
          <w:i w:val="0"/>
          <w:iCs/>
        </w:rPr>
        <w:t>, AMPK-|</w:t>
      </w:r>
      <w:r w:rsidR="007F4238">
        <w:rPr>
          <w:rFonts w:ascii="Times New Roman" w:hAnsi="Times New Roman" w:cs="Times New Roman"/>
          <w:i w:val="0"/>
          <w:iCs/>
        </w:rPr>
        <w:t>ZEB</w:t>
      </w:r>
      <w:r w:rsidR="007F4238" w:rsidRPr="00602FA5">
        <w:rPr>
          <w:rFonts w:ascii="Times New Roman" w:hAnsi="Times New Roman" w:cs="Times New Roman"/>
          <w:i w:val="0"/>
          <w:iCs/>
        </w:rPr>
        <w:t xml:space="preserve">, AMPK-&gt;u200,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 xml:space="preserve">-|u200,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-&gt;</w:t>
      </w:r>
      <w:r w:rsidR="007F4238" w:rsidRPr="005506B5">
        <w:rPr>
          <w:rFonts w:ascii="Times New Roman" w:hAnsi="Times New Roman" w:cs="Times New Roman"/>
          <w:i w:val="0"/>
          <w:iCs/>
        </w:rPr>
        <w:t xml:space="preserve"> </w:t>
      </w:r>
      <w:r w:rsidR="007F4238">
        <w:rPr>
          <w:rFonts w:ascii="Times New Roman" w:hAnsi="Times New Roman" w:cs="Times New Roman"/>
          <w:i w:val="0"/>
          <w:iCs/>
        </w:rPr>
        <w:t>SNAIL</w:t>
      </w:r>
      <w:r w:rsidR="007F4238" w:rsidRPr="00602FA5">
        <w:rPr>
          <w:rFonts w:ascii="Times New Roman" w:hAnsi="Times New Roman" w:cs="Times New Roman"/>
          <w:i w:val="0"/>
          <w:iCs/>
        </w:rPr>
        <w:t>). The results suggest a correlation between the E, E/M, and M phenotypes to the O, W/O, and W metabolic phenotypes.</w:t>
      </w:r>
    </w:p>
    <w:p w14:paraId="351419D0" w14:textId="77777777" w:rsidR="009E7164" w:rsidRDefault="009E7164" w:rsidP="00D903A3">
      <w:pPr>
        <w:pStyle w:val="BodyText"/>
        <w:spacing w:line="480" w:lineRule="auto"/>
        <w:rPr>
          <w:rFonts w:ascii="Times New Roman" w:hAnsi="Times New Roman" w:cs="Times New Roman"/>
          <w:b/>
          <w:bCs/>
        </w:rPr>
      </w:pPr>
      <w:bookmarkStart w:id="94" w:name="hybrid-em-wo-phenotype-can-be-stabilized"/>
    </w:p>
    <w:p w14:paraId="017AE4D8" w14:textId="5DD7A64F" w:rsidR="00E469AE" w:rsidRPr="00602FA5" w:rsidRDefault="009F676A" w:rsidP="00D903A3">
      <w:pPr>
        <w:pStyle w:val="BodyText"/>
        <w:spacing w:line="480" w:lineRule="auto"/>
        <w:rPr>
          <w:rFonts w:ascii="Times New Roman" w:hAnsi="Times New Roman" w:cs="Times New Roman"/>
          <w:b/>
          <w:bCs/>
        </w:rPr>
      </w:pPr>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94"/>
    </w:p>
    <w:p w14:paraId="62A9D4B6" w14:textId="448F0CCC" w:rsidR="00E469AE"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r w:rsidR="00813C8A" w:rsidRPr="00813C8A">
        <w:rPr>
          <w:rFonts w:ascii="Times New Roman" w:hAnsi="Times New Roman" w:cs="Times New Roman"/>
        </w:rPr>
        <w:t xml:space="preserve"> </w:t>
      </w:r>
      <w:r w:rsidR="00813C8A">
        <w:rPr>
          <w:rFonts w:ascii="Times New Roman" w:hAnsi="Times New Roman" w:cs="Times New Roman"/>
        </w:rPr>
        <w:t xml:space="preserve">Further, the E/M-W/O state is present for some regions of the phase plane when all EMT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or all metabolic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the hybrid E/M-W/O state can also be suppressed. Therefore,</w:t>
      </w:r>
      <w:r w:rsidR="00BA4CCB">
        <w:rPr>
          <w:rFonts w:ascii="Times New Roman" w:hAnsi="Times New Roman" w:cs="Times New Roman"/>
        </w:rPr>
        <w:t xml:space="preserve"> a metabolic driven crosstalk and two competing EMT driven </w:t>
      </w:r>
      <w:proofErr w:type="spellStart"/>
      <w:r w:rsidR="00BA4CCB">
        <w:rPr>
          <w:rFonts w:ascii="Times New Roman" w:hAnsi="Times New Roman" w:cs="Times New Roman"/>
        </w:rPr>
        <w:t>crosstalks</w:t>
      </w:r>
      <w:proofErr w:type="spellEnd"/>
      <w:r w:rsidR="00BA4CCB">
        <w:rPr>
          <w:rFonts w:ascii="Times New Roman" w:hAnsi="Times New Roman" w:cs="Times New Roman"/>
        </w:rPr>
        <w:t xml:space="preserve"> would be minimally necessary to fully stabilize the E/M-W/O state and suppress all other coupled states. </w:t>
      </w:r>
    </w:p>
    <w:p w14:paraId="3FFD2305" w14:textId="52231704" w:rsidR="00BA4CCB" w:rsidRPr="00123088" w:rsidRDefault="00D90475" w:rsidP="00123088">
      <w:pPr>
        <w:pStyle w:val="BodyText"/>
        <w:spacing w:line="480" w:lineRule="auto"/>
        <w:rPr>
          <w:rFonts w:ascii="Times New Roman" w:hAnsi="Times New Roman" w:cs="Times New Roman"/>
        </w:rPr>
      </w:pPr>
      <w:r w:rsidRPr="00123088">
        <w:rPr>
          <w:rFonts w:ascii="Times New Roman" w:hAnsi="Times New Roman" w:cs="Times New Roman"/>
        </w:rPr>
        <w:tab/>
        <w:t>The hybrid E/M-W/O state can be upregulated when AMPK downregulates SNAIL, HIF-1 downregulates u200, and u34 upregulates mtROS.</w:t>
      </w:r>
      <w:r w:rsidR="00860476">
        <w:rPr>
          <w:rFonts w:ascii="Times New Roman" w:hAnsi="Times New Roman" w:cs="Times New Roman"/>
        </w:rPr>
        <w:t xml:space="preserve"> The E/M-W/O phenotype exists in much of the space and is upregulated w</w:t>
      </w:r>
      <w:r w:rsidR="00123088">
        <w:rPr>
          <w:rFonts w:ascii="Times New Roman" w:hAnsi="Times New Roman" w:cs="Times New Roman"/>
        </w:rPr>
        <w:t>hen the downregulation of SNAIL by AMPK has pushed the system to be in the nearly mesenchymal regime (</w:t>
      </w:r>
      <w:proofErr w:type="spellStart"/>
      <w:r w:rsidR="00123088">
        <w:rPr>
          <w:rFonts w:ascii="Times New Roman" w:hAnsi="Times New Roman" w:cs="Times New Roman"/>
        </w:rPr>
        <w:t>λ</w:t>
      </w:r>
      <w:r w:rsidR="00123088">
        <w:rPr>
          <w:rFonts w:ascii="Times New Roman" w:hAnsi="Times New Roman" w:cs="Times New Roman"/>
          <w:vertAlign w:val="subscript"/>
        </w:rPr>
        <w:t>AMPK</w:t>
      </w:r>
      <w:proofErr w:type="spellEnd"/>
      <w:r w:rsidR="00123088">
        <w:rPr>
          <w:rFonts w:ascii="Times New Roman" w:hAnsi="Times New Roman" w:cs="Times New Roman"/>
          <w:vertAlign w:val="subscript"/>
        </w:rPr>
        <w:t>-| SNAIL</w:t>
      </w:r>
      <w:r w:rsidR="00123088">
        <w:rPr>
          <w:rFonts w:ascii="Times New Roman" w:hAnsi="Times New Roman" w:cs="Times New Roman"/>
        </w:rPr>
        <w:t>=0.2),</w:t>
      </w:r>
      <w:r w:rsidR="00860476">
        <w:rPr>
          <w:rFonts w:ascii="Times New Roman" w:hAnsi="Times New Roman" w:cs="Times New Roman"/>
        </w:rPr>
        <w:t xml:space="preserve"> mtROS is increased, and u200 levels have decreased (Fig </w:t>
      </w:r>
      <w:r w:rsidR="002F4CA0">
        <w:rPr>
          <w:rFonts w:ascii="Times New Roman" w:hAnsi="Times New Roman" w:cs="Times New Roman"/>
        </w:rPr>
        <w:t>6</w:t>
      </w:r>
      <w:r w:rsidR="00860476">
        <w:rPr>
          <w:rFonts w:ascii="Times New Roman" w:hAnsi="Times New Roman" w:cs="Times New Roman"/>
        </w:rPr>
        <w:t>A</w:t>
      </w:r>
      <w:r w:rsidR="002360FA">
        <w:rPr>
          <w:rFonts w:ascii="Times New Roman" w:hAnsi="Times New Roman" w:cs="Times New Roman"/>
        </w:rPr>
        <w:t xml:space="preserve"> and S19A</w:t>
      </w:r>
      <w:r w:rsidR="00860476">
        <w:rPr>
          <w:rFonts w:ascii="Times New Roman" w:hAnsi="Times New Roman" w:cs="Times New Roman"/>
        </w:rPr>
        <w:t>)</w:t>
      </w:r>
      <w:r w:rsidR="00123088">
        <w:rPr>
          <w:rFonts w:ascii="Times New Roman" w:hAnsi="Times New Roman" w:cs="Times New Roman"/>
        </w:rPr>
        <w:t>.</w:t>
      </w:r>
      <w:r w:rsidR="00D4351B">
        <w:rPr>
          <w:rFonts w:ascii="Times New Roman" w:hAnsi="Times New Roman" w:cs="Times New Roman"/>
        </w:rPr>
        <w:t xml:space="preserve"> Further, instead of HIF-1 downregulating u200, the Input to SNAIL can be increased</w:t>
      </w:r>
      <w:r w:rsidR="004E1A5E">
        <w:rPr>
          <w:rFonts w:ascii="Times New Roman" w:hAnsi="Times New Roman" w:cs="Times New Roman"/>
        </w:rPr>
        <w:t xml:space="preserve">, causing the E/M-W/O state to be upregulated again (Fig. </w:t>
      </w:r>
      <w:r w:rsidR="002F4CA0">
        <w:rPr>
          <w:rFonts w:ascii="Times New Roman" w:hAnsi="Times New Roman" w:cs="Times New Roman"/>
        </w:rPr>
        <w:t>6</w:t>
      </w:r>
      <w:r w:rsidR="004E1A5E">
        <w:rPr>
          <w:rFonts w:ascii="Times New Roman" w:hAnsi="Times New Roman" w:cs="Times New Roman"/>
        </w:rPr>
        <w:t>B</w:t>
      </w:r>
      <w:r w:rsidR="002360FA">
        <w:rPr>
          <w:rFonts w:ascii="Times New Roman" w:hAnsi="Times New Roman" w:cs="Times New Roman"/>
        </w:rPr>
        <w:t xml:space="preserve"> and S19B</w:t>
      </w:r>
      <w:r w:rsidR="004E1A5E">
        <w:rPr>
          <w:rFonts w:ascii="Times New Roman" w:hAnsi="Times New Roman" w:cs="Times New Roman"/>
        </w:rPr>
        <w:t xml:space="preserve">). </w:t>
      </w:r>
      <w:r w:rsidR="00652967">
        <w:rPr>
          <w:rFonts w:ascii="Times New Roman" w:hAnsi="Times New Roman" w:cs="Times New Roman"/>
        </w:rPr>
        <w:t xml:space="preserve">While, the E/M-W/O state was upregulated in both cases, neither was able to fully stabilize the E/M-W/O state and suppress all other states. </w:t>
      </w:r>
    </w:p>
    <w:p w14:paraId="501CC7F2" w14:textId="5CB26356" w:rsidR="00C33EC0" w:rsidRDefault="00B97EE1" w:rsidP="00A642BD">
      <w:pPr>
        <w:pStyle w:val="BodyText"/>
        <w:spacing w:line="480" w:lineRule="auto"/>
        <w:ind w:firstLine="720"/>
        <w:rPr>
          <w:rFonts w:ascii="Times New Roman" w:hAnsi="Times New Roman" w:cs="Times New Roman"/>
        </w:rPr>
      </w:pPr>
      <w:r>
        <w:rPr>
          <w:rFonts w:ascii="Times New Roman" w:hAnsi="Times New Roman" w:cs="Times New Roman"/>
        </w:rPr>
        <w:t xml:space="preserve">It is possible to suppress all states except the hybrid E/M-W/O state </w:t>
      </w:r>
      <w:commentRangeStart w:id="95"/>
      <w:commentRangeStart w:id="96"/>
      <w:r w:rsidR="00AD7F58" w:rsidRPr="00602FA5">
        <w:rPr>
          <w:rFonts w:ascii="Times New Roman" w:hAnsi="Times New Roman" w:cs="Times New Roman"/>
        </w:rPr>
        <w:t xml:space="preserve">with just three </w:t>
      </w:r>
      <w:proofErr w:type="gramStart"/>
      <w:r w:rsidR="00AD7F58" w:rsidRPr="00602FA5">
        <w:rPr>
          <w:rFonts w:ascii="Times New Roman" w:hAnsi="Times New Roman" w:cs="Times New Roman"/>
        </w:rPr>
        <w:t>regulations</w:t>
      </w:r>
      <w:r>
        <w:rPr>
          <w:rFonts w:ascii="Times New Roman" w:hAnsi="Times New Roman" w:cs="Times New Roman"/>
        </w:rPr>
        <w:t>;</w:t>
      </w:r>
      <w:proofErr w:type="gramEnd"/>
      <w:r w:rsidR="00AD7F58" w:rsidRPr="00602FA5">
        <w:rPr>
          <w:rFonts w:ascii="Times New Roman" w:hAnsi="Times New Roman" w:cs="Times New Roman"/>
        </w:rPr>
        <w:t xml:space="preserve"> </w:t>
      </w:r>
      <w:r w:rsidR="005506B5">
        <w:rPr>
          <w:rFonts w:ascii="Times New Roman" w:hAnsi="Times New Roman" w:cs="Times New Roman"/>
        </w:rPr>
        <w:t>HIF-1</w:t>
      </w:r>
      <w:r w:rsidR="00AD7F58"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sidRPr="00D7010E">
        <w:t>SNAIL</w:t>
      </w:r>
      <w:r w:rsidR="0085767E"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C</w:t>
      </w:r>
      <w:r w:rsidR="0089719C" w:rsidRPr="00602FA5">
        <w:rPr>
          <w:rFonts w:ascii="Times New Roman" w:hAnsi="Times New Roman" w:cs="Times New Roman"/>
        </w:rPr>
        <w:t xml:space="preserve"> and S1</w:t>
      </w:r>
      <w:r w:rsidR="008C060B">
        <w:rPr>
          <w:rFonts w:ascii="Times New Roman" w:hAnsi="Times New Roman" w:cs="Times New Roman"/>
        </w:rPr>
        <w:t>9</w:t>
      </w:r>
      <w:r w:rsidR="0089719C" w:rsidRPr="00602FA5">
        <w:rPr>
          <w:rFonts w:ascii="Times New Roman" w:hAnsi="Times New Roman" w:cs="Times New Roman"/>
        </w:rPr>
        <w:t>C</w:t>
      </w:r>
      <w:r w:rsidR="00AD7F58" w:rsidRPr="00602FA5">
        <w:rPr>
          <w:rFonts w:ascii="Times New Roman" w:hAnsi="Times New Roman" w:cs="Times New Roman"/>
        </w:rPr>
        <w:t xml:space="preserve">). </w:t>
      </w:r>
      <w:commentRangeEnd w:id="95"/>
      <w:r w:rsidR="00F16605" w:rsidRPr="00602FA5">
        <w:rPr>
          <w:rStyle w:val="CommentReference"/>
          <w:rFonts w:ascii="Times New Roman" w:hAnsi="Times New Roman" w:cs="Times New Roman"/>
          <w:sz w:val="24"/>
          <w:szCs w:val="24"/>
        </w:rPr>
        <w:commentReference w:id="95"/>
      </w:r>
      <w:commentRangeEnd w:id="96"/>
      <w:r w:rsidR="002D7C3B" w:rsidRPr="00602FA5">
        <w:rPr>
          <w:rStyle w:val="CommentReference"/>
          <w:rFonts w:ascii="Times New Roman" w:hAnsi="Times New Roman" w:cs="Times New Roman"/>
          <w:sz w:val="24"/>
          <w:szCs w:val="24"/>
        </w:rPr>
        <w:commentReference w:id="96"/>
      </w:r>
      <w:r>
        <w:rPr>
          <w:rFonts w:ascii="Times New Roman" w:hAnsi="Times New Roman" w:cs="Times New Roman"/>
        </w:rPr>
        <w:t xml:space="preserve">Further, no other combination consisting of only three regulatory links </w:t>
      </w:r>
      <w:r w:rsidR="00BC74B2">
        <w:rPr>
          <w:rFonts w:ascii="Times New Roman" w:hAnsi="Times New Roman" w:cs="Times New Roman"/>
        </w:rPr>
        <w:t>seems to suppress all states except the E/M-W/O state, even if a crosstalk is replaced by modulating the input to SNAIL.</w:t>
      </w:r>
      <w:r>
        <w:rPr>
          <w:rFonts w:ascii="Times New Roman" w:hAnsi="Times New Roman" w:cs="Times New Roman"/>
        </w:rPr>
        <w:t xml:space="preserve"> </w:t>
      </w:r>
      <w:r w:rsidR="004823D4">
        <w:rPr>
          <w:rFonts w:ascii="Times New Roman" w:hAnsi="Times New Roman" w:cs="Times New Roman"/>
        </w:rPr>
        <w:t>Additionally, t</w:t>
      </w:r>
      <w:r w:rsidR="00AD7F58" w:rsidRPr="00602FA5">
        <w:rPr>
          <w:rFonts w:ascii="Times New Roman" w:hAnsi="Times New Roman" w:cs="Times New Roman"/>
        </w:rPr>
        <w:t xml:space="preserve">his region </w:t>
      </w:r>
      <w:r w:rsidR="004823D4">
        <w:rPr>
          <w:rFonts w:ascii="Times New Roman" w:hAnsi="Times New Roman" w:cs="Times New Roman"/>
        </w:rPr>
        <w:t xml:space="preserve">which only includes the E/M-W/O state </w:t>
      </w:r>
      <w:r w:rsidR="00AD7F58" w:rsidRPr="00602FA5">
        <w:rPr>
          <w:rFonts w:ascii="Times New Roman" w:hAnsi="Times New Roman" w:cs="Times New Roman"/>
        </w:rPr>
        <w:t xml:space="preserve">persists even if all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D</w:t>
      </w:r>
      <w:r w:rsidR="0089719C" w:rsidRPr="00602FA5">
        <w:rPr>
          <w:rFonts w:ascii="Times New Roman" w:hAnsi="Times New Roman" w:cs="Times New Roman"/>
        </w:rPr>
        <w:t xml:space="preserve"> and S1</w:t>
      </w:r>
      <w:r w:rsidR="008C060B">
        <w:rPr>
          <w:rFonts w:ascii="Times New Roman" w:hAnsi="Times New Roman" w:cs="Times New Roman"/>
        </w:rPr>
        <w:t>9</w:t>
      </w:r>
      <w:r w:rsidR="0089719C" w:rsidRPr="00602FA5">
        <w:rPr>
          <w:rFonts w:ascii="Times New Roman" w:hAnsi="Times New Roman" w:cs="Times New Roman"/>
        </w:rPr>
        <w:t>D</w:t>
      </w:r>
      <w:r w:rsidR="00AD7F58" w:rsidRPr="00602FA5">
        <w:rPr>
          <w:rFonts w:ascii="Times New Roman" w:hAnsi="Times New Roman" w:cs="Times New Roman"/>
        </w:rPr>
        <w:t xml:space="preserve">). </w:t>
      </w:r>
    </w:p>
    <w:p w14:paraId="68C186E7" w14:textId="5B9DBF41" w:rsidR="00E469AE" w:rsidRPr="00602FA5" w:rsidRDefault="00C33EC0" w:rsidP="00A642BD">
      <w:pPr>
        <w:pStyle w:val="BodyText"/>
        <w:spacing w:line="480" w:lineRule="auto"/>
        <w:ind w:firstLine="720"/>
        <w:rPr>
          <w:rFonts w:ascii="Times New Roman" w:hAnsi="Times New Roman" w:cs="Times New Roman"/>
        </w:rPr>
      </w:pPr>
      <w:r>
        <w:rPr>
          <w:rFonts w:ascii="Times New Roman" w:hAnsi="Times New Roman" w:cs="Times New Roman"/>
        </w:rPr>
        <w:t>The proximal phases suggest stabilization of the E/M-W/O state is driven by mutual activation of metabolic reprogramming and EMT.  When the E/M-W/O state is the only one available</w:t>
      </w:r>
      <w:r w:rsidR="00FD0100">
        <w:rPr>
          <w:rFonts w:ascii="Times New Roman" w:hAnsi="Times New Roman" w:cs="Times New Roman"/>
        </w:rPr>
        <w:t xml:space="preserve"> (Fig. 6C and 6D)</w:t>
      </w:r>
      <w:r>
        <w:rPr>
          <w:rFonts w:ascii="Times New Roman" w:hAnsi="Times New Roman" w:cs="Times New Roman"/>
        </w:rPr>
        <w:t xml:space="preserve">, the nearby phases are the same whether three </w:t>
      </w:r>
      <w:proofErr w:type="spellStart"/>
      <w:r>
        <w:rPr>
          <w:rFonts w:ascii="Times New Roman" w:hAnsi="Times New Roman" w:cs="Times New Roman"/>
        </w:rPr>
        <w:t>crosstalks</w:t>
      </w:r>
      <w:proofErr w:type="spellEnd"/>
      <w:r>
        <w:rPr>
          <w:rFonts w:ascii="Times New Roman" w:hAnsi="Times New Roman" w:cs="Times New Roman"/>
        </w:rPr>
        <w:t xml:space="preserve"> or all </w:t>
      </w:r>
      <w:proofErr w:type="spellStart"/>
      <w:r>
        <w:rPr>
          <w:rFonts w:ascii="Times New Roman" w:hAnsi="Times New Roman" w:cs="Times New Roman"/>
        </w:rPr>
        <w:t>crosstalks</w:t>
      </w:r>
      <w:proofErr w:type="spellEnd"/>
      <w:r>
        <w:rPr>
          <w:rFonts w:ascii="Times New Roman" w:hAnsi="Times New Roman" w:cs="Times New Roman"/>
        </w:rPr>
        <w:t xml:space="preserve"> are active</w:t>
      </w:r>
      <w:r w:rsidR="00B5728E">
        <w:rPr>
          <w:rFonts w:ascii="Times New Roman" w:hAnsi="Times New Roman" w:cs="Times New Roman"/>
        </w:rPr>
        <w:t xml:space="preserve"> (E-O and E-W/O)</w:t>
      </w:r>
      <w:r w:rsidR="00AD7F58" w:rsidRPr="00602FA5">
        <w:rPr>
          <w:rFonts w:ascii="Times New Roman" w:hAnsi="Times New Roman" w:cs="Times New Roman"/>
        </w:rPr>
        <w:t xml:space="preserve">, suggesting there is a progression that must be followed to generate the E/M-W/O state. </w:t>
      </w:r>
      <w:r w:rsidR="003E71F4">
        <w:rPr>
          <w:rFonts w:ascii="Times New Roman" w:hAnsi="Times New Roman" w:cs="Times New Roman"/>
        </w:rPr>
        <w:t>Further, if the E/M-W/O state is only upregulated</w:t>
      </w:r>
      <w:r w:rsidR="00FD0100">
        <w:rPr>
          <w:rFonts w:ascii="Times New Roman" w:hAnsi="Times New Roman" w:cs="Times New Roman"/>
        </w:rPr>
        <w:t xml:space="preserve"> (Fig. 6A and 6B)</w:t>
      </w:r>
      <w:r w:rsidR="003E71F4">
        <w:rPr>
          <w:rFonts w:ascii="Times New Roman" w:hAnsi="Times New Roman" w:cs="Times New Roman"/>
        </w:rPr>
        <w:t>, the surround phases include mesenchymal coupled states (M-O, M-W/O, and M-W)</w:t>
      </w:r>
      <w:r w:rsidR="00FD0100">
        <w:rPr>
          <w:rFonts w:ascii="Times New Roman" w:hAnsi="Times New Roman" w:cs="Times New Roman"/>
        </w:rPr>
        <w:t xml:space="preserve"> as well as </w:t>
      </w:r>
      <w:r w:rsidR="005E66A5">
        <w:rPr>
          <w:rFonts w:ascii="Times New Roman" w:hAnsi="Times New Roman" w:cs="Times New Roman"/>
        </w:rPr>
        <w:t>(E-O and E-W/O)</w:t>
      </w:r>
      <w:r w:rsidR="003E71F4">
        <w:rPr>
          <w:rFonts w:ascii="Times New Roman" w:hAnsi="Times New Roman" w:cs="Times New Roman"/>
        </w:rPr>
        <w:t>.</w:t>
      </w:r>
      <w:r w:rsidR="005E66A5">
        <w:rPr>
          <w:rFonts w:ascii="Times New Roman" w:hAnsi="Times New Roman" w:cs="Times New Roman"/>
        </w:rPr>
        <w:t xml:space="preserve"> This suggests first metabolic reprogramming occurs (E-W/O) followed by a partial EMT (E/M-W/O). </w:t>
      </w:r>
      <w:r w:rsidR="00960B9A">
        <w:rPr>
          <w:rFonts w:ascii="Times New Roman" w:hAnsi="Times New Roman" w:cs="Times New Roman"/>
        </w:rPr>
        <w:t xml:space="preserve">Consequently, this suggests </w:t>
      </w:r>
      <w:r w:rsidR="00257613">
        <w:rPr>
          <w:rFonts w:ascii="Times New Roman" w:hAnsi="Times New Roman" w:cs="Times New Roman"/>
        </w:rPr>
        <w:t>the system can only fully transition to E/M-W/O if the cells are initially in the E-O state</w:t>
      </w:r>
      <w:r w:rsidR="00A152AD">
        <w:rPr>
          <w:rFonts w:ascii="Times New Roman" w:hAnsi="Times New Roman" w:cs="Times New Roman"/>
        </w:rPr>
        <w:t>, but the E/M-W/O state can be upregulated if the cells are in other states at the start of the transition</w:t>
      </w:r>
      <w:r w:rsidR="00257613">
        <w:rPr>
          <w:rFonts w:ascii="Times New Roman" w:hAnsi="Times New Roman" w:cs="Times New Roman"/>
        </w:rPr>
        <w:t xml:space="preserve">. </w:t>
      </w:r>
      <w:r w:rsidR="00AD7F58" w:rsidRPr="00602FA5">
        <w:rPr>
          <w:rFonts w:ascii="Times New Roman" w:hAnsi="Times New Roman" w:cs="Times New Roman"/>
        </w:rPr>
        <w:t>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00AD7F58" w:rsidRPr="00602FA5">
        <w:rPr>
          <w:rFonts w:ascii="Times New Roman" w:hAnsi="Times New Roman" w:cs="Times New Roman"/>
        </w:rPr>
        <w:t xml:space="preserve"> to find all possible combinations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00AD7F58" w:rsidRPr="00602FA5">
        <w:rPr>
          <w:rFonts w:ascii="Times New Roman" w:hAnsi="Times New Roman" w:cs="Times New Roman"/>
        </w:rPr>
        <w:t>E/M-W/O</w:t>
      </w:r>
      <w:r w:rsidR="00B22B4B" w:rsidRPr="00602FA5">
        <w:rPr>
          <w:rFonts w:ascii="Times New Roman" w:hAnsi="Times New Roman" w:cs="Times New Roman"/>
        </w:rPr>
        <w:t xml:space="preserve"> coupled state</w:t>
      </w:r>
      <w:r w:rsidR="00AD7F58" w:rsidRPr="00602FA5">
        <w:rPr>
          <w:rFonts w:ascii="Times New Roman" w:hAnsi="Times New Roman" w:cs="Times New Roman"/>
        </w:rPr>
        <w:t>.</w:t>
      </w:r>
      <w:r w:rsidR="00B22848">
        <w:rPr>
          <w:rFonts w:ascii="Times New Roman" w:hAnsi="Times New Roman" w:cs="Times New Roman"/>
        </w:rPr>
        <w:t xml:space="preserve"> </w:t>
      </w:r>
      <w:r w:rsidR="00944504">
        <w:rPr>
          <w:rFonts w:ascii="Times New Roman" w:hAnsi="Times New Roman" w:cs="Times New Roman"/>
        </w:rPr>
        <w:t>However, b</w:t>
      </w:r>
      <w:r w:rsidR="00B22848">
        <w:rPr>
          <w:rFonts w:ascii="Times New Roman" w:hAnsi="Times New Roman" w:cs="Times New Roman"/>
        </w:rPr>
        <w:t xml:space="preserve">ased on these results, we would expect HIF-1 suppressing u200 and u34 upregulating mtROS to </w:t>
      </w:r>
      <w:r w:rsidR="00944504">
        <w:rPr>
          <w:rFonts w:ascii="Times New Roman" w:hAnsi="Times New Roman" w:cs="Times New Roman"/>
        </w:rPr>
        <w:t xml:space="preserve">be prominent among all such combinations. </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BC42A84">
            <wp:extent cx="5657850" cy="4016375"/>
            <wp:effectExtent l="0" t="0" r="0" b="317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58844" cy="4017081"/>
                    </a:xfrm>
                    <a:prstGeom prst="rect">
                      <a:avLst/>
                    </a:prstGeom>
                    <a:noFill/>
                    <a:ln w="9525">
                      <a:noFill/>
                      <a:headEnd/>
                      <a:tailEnd/>
                    </a:ln>
                  </pic:spPr>
                </pic:pic>
              </a:graphicData>
            </a:graphic>
          </wp:inline>
        </w:drawing>
      </w:r>
    </w:p>
    <w:p w14:paraId="22BE4075" w14:textId="699ED973"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w:t>
      </w:r>
      <w:r w:rsidR="007755AD">
        <w:rPr>
          <w:rFonts w:ascii="Times New Roman" w:hAnsi="Times New Roman" w:cs="Times New Roman"/>
          <w:i w:val="0"/>
          <w:iCs/>
        </w:rPr>
        <w:t>The coupled states when the Input=60000, AMPK downregulates Snail, and u34 upregulates mtROS.</w:t>
      </w:r>
      <w:r w:rsidR="00FF5278">
        <w:rPr>
          <w:rFonts w:ascii="Times New Roman" w:hAnsi="Times New Roman" w:cs="Times New Roman"/>
          <w:i w:val="0"/>
          <w:iCs/>
        </w:rPr>
        <w:t xml:space="preserve"> The E/M-W/O state is upregulated when mtROS levels are increased.</w:t>
      </w:r>
      <w:r w:rsidR="007A0E90"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w:t>
      </w:r>
      <w:r w:rsidR="00BF7EDF">
        <w:rPr>
          <w:rFonts w:ascii="Times New Roman" w:hAnsi="Times New Roman" w:cs="Times New Roman"/>
          <w:i w:val="0"/>
          <w:iCs/>
        </w:rPr>
        <w:t xml:space="preserve">The phase plane when </w:t>
      </w:r>
      <w:proofErr w:type="spellStart"/>
      <w:r w:rsidR="00BF7EDF" w:rsidRPr="00BF7EDF">
        <w:rPr>
          <w:rFonts w:ascii="Times New Roman" w:hAnsi="Times New Roman" w:cs="Times New Roman"/>
          <w:i w:val="0"/>
          <w:iCs/>
        </w:rPr>
        <w:t>λ</w:t>
      </w:r>
      <w:r w:rsidR="00BF7EDF">
        <w:rPr>
          <w:rFonts w:ascii="Times New Roman" w:hAnsi="Times New Roman" w:cs="Times New Roman"/>
          <w:i w:val="0"/>
          <w:iCs/>
          <w:vertAlign w:val="subscript"/>
        </w:rPr>
        <w:t>AMPK</w:t>
      </w:r>
      <w:proofErr w:type="spellEnd"/>
      <w:r w:rsidR="00BF7EDF">
        <w:rPr>
          <w:rFonts w:ascii="Times New Roman" w:hAnsi="Times New Roman" w:cs="Times New Roman"/>
          <w:i w:val="0"/>
          <w:iCs/>
          <w:vertAlign w:val="subscript"/>
        </w:rPr>
        <w:t>-| SNAIL</w:t>
      </w:r>
      <w:r w:rsidR="00BF7EDF">
        <w:rPr>
          <w:rFonts w:ascii="Times New Roman" w:hAnsi="Times New Roman" w:cs="Times New Roman"/>
          <w:i w:val="0"/>
          <w:iCs/>
        </w:rPr>
        <w:t>=0.2, HIF-1 inhibits μ</w:t>
      </w:r>
      <w:r w:rsidR="00BF7EDF">
        <w:rPr>
          <w:rFonts w:ascii="Times New Roman" w:hAnsi="Times New Roman" w:cs="Times New Roman"/>
          <w:i w:val="0"/>
          <w:iCs/>
          <w:vertAlign w:val="subscript"/>
        </w:rPr>
        <w:t>200</w:t>
      </w:r>
      <w:r w:rsidR="00BF7EDF">
        <w:rPr>
          <w:rFonts w:ascii="Times New Roman" w:hAnsi="Times New Roman" w:cs="Times New Roman"/>
          <w:i w:val="0"/>
          <w:iCs/>
        </w:rPr>
        <w:t xml:space="preserve"> production, and u34 upregulates mtROS. </w:t>
      </w:r>
      <w:r w:rsidR="009A0A44">
        <w:rPr>
          <w:rFonts w:ascii="Times New Roman" w:hAnsi="Times New Roman" w:cs="Times New Roman"/>
          <w:i w:val="0"/>
          <w:iCs/>
        </w:rPr>
        <w:t>The E/M-W/O state is upregulated for some regions.</w:t>
      </w:r>
      <w:r w:rsidR="00BF7EDF">
        <w:rPr>
          <w:rFonts w:ascii="Times New Roman" w:hAnsi="Times New Roman" w:cs="Times New Roman"/>
          <w:i w:val="0"/>
          <w:iCs/>
        </w:rPr>
        <w:t xml:space="preserve">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Default="009F7ACF" w:rsidP="00D903A3">
      <w:pPr>
        <w:pStyle w:val="BodyText"/>
        <w:spacing w:line="480" w:lineRule="auto"/>
        <w:rPr>
          <w:rFonts w:ascii="Times New Roman" w:hAnsi="Times New Roman" w:cs="Times New Roman"/>
          <w:b/>
          <w:bCs/>
        </w:rPr>
      </w:pPr>
      <w:bookmarkStart w:id="97" w:name="normal-cells-can-become-cancerous-when-c"/>
    </w:p>
    <w:p w14:paraId="77BB9AB2" w14:textId="0A426109" w:rsidR="00E469AE" w:rsidRPr="00602FA5" w:rsidRDefault="00AD7F58" w:rsidP="00D903A3">
      <w:pPr>
        <w:pStyle w:val="BodyText"/>
        <w:spacing w:line="480" w:lineRule="auto"/>
        <w:rPr>
          <w:rFonts w:ascii="Times New Roman" w:hAnsi="Times New Roman" w:cs="Times New Roman"/>
          <w:b/>
          <w:bCs/>
        </w:rPr>
      </w:pPr>
      <w:commentRangeStart w:id="98"/>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97"/>
      <w:commentRangeEnd w:id="98"/>
      <w:r w:rsidR="00F16605" w:rsidRPr="00602FA5">
        <w:rPr>
          <w:rStyle w:val="CommentReference"/>
          <w:rFonts w:ascii="Times New Roman" w:hAnsi="Times New Roman" w:cs="Times New Roman"/>
          <w:sz w:val="24"/>
          <w:szCs w:val="24"/>
        </w:rPr>
        <w:commentReference w:id="98"/>
      </w:r>
    </w:p>
    <w:p w14:paraId="732AA8D4" w14:textId="44909056"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w:t>
      </w:r>
      <w:r w:rsidR="009F7ACF">
        <w:rPr>
          <w:rFonts w:ascii="Times New Roman" w:hAnsi="Times New Roman" w:cs="Times New Roman"/>
        </w:rPr>
        <w:t>However, these results are for a network model in the parameter regime of cancer cells</w:t>
      </w:r>
      <w:r w:rsidR="00992102">
        <w:rPr>
          <w:rFonts w:ascii="Times New Roman" w:hAnsi="Times New Roman" w:cs="Times New Roman"/>
        </w:rPr>
        <w:t xml:space="preserve"> (i.e.</w:t>
      </w:r>
      <w:r w:rsidR="00BD1AE2">
        <w:rPr>
          <w:rFonts w:ascii="Times New Roman" w:hAnsi="Times New Roman" w:cs="Times New Roman"/>
        </w:rPr>
        <w:t>,</w:t>
      </w:r>
      <w:r w:rsidR="00992102">
        <w:rPr>
          <w:rFonts w:ascii="Times New Roman" w:hAnsi="Times New Roman" w:cs="Times New Roman"/>
        </w:rPr>
        <w:t xml:space="preserve"> </w:t>
      </w:r>
      <w:proofErr w:type="spellStart"/>
      <w:r w:rsidR="00992102">
        <w:rPr>
          <w:rFonts w:ascii="Times New Roman" w:hAnsi="Times New Roman" w:cs="Times New Roman"/>
        </w:rPr>
        <w:t>tristable</w:t>
      </w:r>
      <w:proofErr w:type="spellEnd"/>
      <w:r w:rsidR="00992102">
        <w:rPr>
          <w:rFonts w:ascii="Times New Roman" w:hAnsi="Times New Roman" w:cs="Times New Roman"/>
        </w:rPr>
        <w:t xml:space="preserve"> circuits with a hybrid intermediate state)</w:t>
      </w:r>
      <w:r w:rsidR="009F7ACF">
        <w:rPr>
          <w:rFonts w:ascii="Times New Roman" w:hAnsi="Times New Roman" w:cs="Times New Roman"/>
        </w:rPr>
        <w:t xml:space="preserve">. </w:t>
      </w:r>
      <w:r w:rsidR="002A18BD">
        <w:rPr>
          <w:rFonts w:ascii="Times New Roman" w:hAnsi="Times New Roman" w:cs="Times New Roman"/>
        </w:rPr>
        <w:t xml:space="preserve">To determine whether EMT can drive metabolic reprogramming, and vice versa, we modify the network to be in </w:t>
      </w:r>
      <w:r w:rsidR="0027479E">
        <w:rPr>
          <w:rFonts w:ascii="Times New Roman" w:hAnsi="Times New Roman" w:cs="Times New Roman"/>
        </w:rPr>
        <w:t>the parameter regime of normal cells (i.e., bistable systems with no hybrid state).</w:t>
      </w:r>
      <w:r w:rsidR="002A18BD">
        <w:rPr>
          <w:rFonts w:ascii="Times New Roman" w:hAnsi="Times New Roman" w:cs="Times New Roman"/>
        </w:rPr>
        <w:t xml:space="preserve"> </w:t>
      </w:r>
      <w:r w:rsidR="00AB428B">
        <w:rPr>
          <w:rFonts w:ascii="Times New Roman" w:hAnsi="Times New Roman" w:cs="Times New Roman"/>
        </w:rPr>
        <w:t>A few key parameters were modified to affect SNAIL regulating u200, SNAIL regulating ZEB, HIF-1 degradation, HIF-1 mRNA degradation, and the competitive regulation of mtROS by AMPK and HIF-1</w:t>
      </w:r>
      <w:r w:rsidR="00BB6800">
        <w:rPr>
          <w:rFonts w:ascii="Times New Roman" w:hAnsi="Times New Roman" w:cs="Times New Roman"/>
        </w:rPr>
        <w:t xml:space="preserve"> (see Section S1.</w:t>
      </w:r>
      <w:r w:rsidR="00C2452F">
        <w:rPr>
          <w:rFonts w:ascii="Times New Roman" w:hAnsi="Times New Roman" w:cs="Times New Roman"/>
        </w:rPr>
        <w:t>5</w:t>
      </w:r>
      <w:r w:rsidR="00BB6800">
        <w:rPr>
          <w:rFonts w:ascii="Times New Roman" w:hAnsi="Times New Roman" w:cs="Times New Roman"/>
        </w:rPr>
        <w:t xml:space="preserve"> for parameters)</w:t>
      </w:r>
      <w:r w:rsidR="00AB428B">
        <w:rPr>
          <w:rFonts w:ascii="Times New Roman" w:hAnsi="Times New Roman" w:cs="Times New Roman"/>
        </w:rPr>
        <w:t xml:space="preserve">. </w:t>
      </w:r>
      <w:r w:rsidR="00D94830">
        <w:rPr>
          <w:rFonts w:ascii="Times New Roman" w:hAnsi="Times New Roman" w:cs="Times New Roman"/>
        </w:rPr>
        <w:t xml:space="preserve">We confirmed both the </w:t>
      </w:r>
      <w:proofErr w:type="gramStart"/>
      <w:r w:rsidR="00D94830">
        <w:rPr>
          <w:rFonts w:ascii="Times New Roman" w:hAnsi="Times New Roman" w:cs="Times New Roman"/>
        </w:rPr>
        <w:t>EMT</w:t>
      </w:r>
      <w:proofErr w:type="gramEnd"/>
      <w:r w:rsidR="00D94830">
        <w:rPr>
          <w:rFonts w:ascii="Times New Roman" w:hAnsi="Times New Roman" w:cs="Times New Roman"/>
        </w:rPr>
        <w:t xml:space="preserve"> and metabolic networks are independently bistable when the </w:t>
      </w:r>
      <w:proofErr w:type="spellStart"/>
      <w:r w:rsidR="00D94830">
        <w:rPr>
          <w:rFonts w:ascii="Times New Roman" w:hAnsi="Times New Roman" w:cs="Times New Roman"/>
        </w:rPr>
        <w:t>crossstalks</w:t>
      </w:r>
      <w:proofErr w:type="spellEnd"/>
      <w:r w:rsidR="00D94830">
        <w:rPr>
          <w:rFonts w:ascii="Times New Roman" w:hAnsi="Times New Roman" w:cs="Times New Roman"/>
        </w:rPr>
        <w:t xml:space="preserve"> are inactive</w:t>
      </w:r>
      <w:r w:rsidRPr="00602FA5">
        <w:rPr>
          <w:rFonts w:ascii="Times New Roman" w:hAnsi="Times New Roman" w:cs="Times New Roman"/>
        </w:rPr>
        <w:t xml:space="preserve"> by calculating the nullclines</w:t>
      </w:r>
      <w:r w:rsidR="00D94830">
        <w:rPr>
          <w:rFonts w:ascii="Times New Roman" w:hAnsi="Times New Roman" w:cs="Times New Roman"/>
        </w:rPr>
        <w:t xml:space="preserve"> for the system</w:t>
      </w:r>
      <w:r w:rsidRPr="00602FA5">
        <w:rPr>
          <w:rFonts w:ascii="Times New Roman" w:hAnsi="Times New Roman" w:cs="Times New Roman"/>
        </w:rPr>
        <w:t xml:space="preserve"> ( Fig</w:t>
      </w:r>
      <w:r w:rsidR="00815647" w:rsidRPr="00602FA5">
        <w:rPr>
          <w:rFonts w:ascii="Times New Roman" w:hAnsi="Times New Roman" w:cs="Times New Roman"/>
        </w:rPr>
        <w:t>.</w:t>
      </w:r>
      <w:r w:rsidRPr="00602FA5">
        <w:rPr>
          <w:rFonts w:ascii="Times New Roman" w:hAnsi="Times New Roman" w:cs="Times New Roman"/>
        </w:rPr>
        <w:t xml:space="preserve"> S</w:t>
      </w:r>
      <w:r w:rsidR="008C060B">
        <w:rPr>
          <w:rFonts w:ascii="Times New Roman" w:hAnsi="Times New Roman" w:cs="Times New Roman"/>
        </w:rPr>
        <w:t>20</w:t>
      </w:r>
      <w:r w:rsidR="00A4588D">
        <w:rPr>
          <w:rFonts w:ascii="Times New Roman" w:hAnsi="Times New Roman" w:cs="Times New Roman"/>
        </w:rPr>
        <w:t>) and ensured the solutions from the initial conditions were evenly divided between the steady states (Fig. S2</w:t>
      </w:r>
      <w:r w:rsidR="008C060B">
        <w:rPr>
          <w:rFonts w:ascii="Times New Roman" w:hAnsi="Times New Roman" w:cs="Times New Roman"/>
        </w:rPr>
        <w:t>1</w:t>
      </w:r>
      <w:r w:rsidRPr="00602FA5">
        <w:rPr>
          <w:rFonts w:ascii="Times New Roman" w:hAnsi="Times New Roman" w:cs="Times New Roman"/>
        </w:rPr>
        <w:t>-S</w:t>
      </w:r>
      <w:r w:rsidR="0089719C" w:rsidRPr="00602FA5">
        <w:rPr>
          <w:rFonts w:ascii="Times New Roman" w:hAnsi="Times New Roman" w:cs="Times New Roman"/>
        </w:rPr>
        <w:t>2</w:t>
      </w:r>
      <w:r w:rsidR="008C060B">
        <w:rPr>
          <w:rFonts w:ascii="Times New Roman" w:hAnsi="Times New Roman" w:cs="Times New Roman"/>
        </w:rPr>
        <w:t>2</w:t>
      </w:r>
      <w:r w:rsidRPr="00602FA5">
        <w:rPr>
          <w:rFonts w:ascii="Times New Roman" w:hAnsi="Times New Roman" w:cs="Times New Roman"/>
        </w:rPr>
        <w:t>).</w:t>
      </w:r>
      <w:r w:rsidR="00CB6C38">
        <w:rPr>
          <w:rFonts w:ascii="Times New Roman" w:hAnsi="Times New Roman" w:cs="Times New Roman"/>
        </w:rPr>
        <w:t xml:space="preserve"> Now we determine if EMT can drive metabolic reprogramming, metab</w:t>
      </w:r>
      <w:r w:rsidR="004B7C35">
        <w:rPr>
          <w:rFonts w:ascii="Times New Roman" w:hAnsi="Times New Roman" w:cs="Times New Roman"/>
        </w:rPr>
        <w:t xml:space="preserve">olic reprogramming can drive EMT, and whether there is a preference when the </w:t>
      </w:r>
      <w:proofErr w:type="spellStart"/>
      <w:r w:rsidR="004B7C35">
        <w:rPr>
          <w:rFonts w:ascii="Times New Roman" w:hAnsi="Times New Roman" w:cs="Times New Roman"/>
        </w:rPr>
        <w:t>crosstalks</w:t>
      </w:r>
      <w:proofErr w:type="spellEnd"/>
      <w:r w:rsidR="004B7C35">
        <w:rPr>
          <w:rFonts w:ascii="Times New Roman" w:hAnsi="Times New Roman" w:cs="Times New Roman"/>
        </w:rPr>
        <w:t xml:space="preserve"> are active but both networks are bistable. </w:t>
      </w:r>
    </w:p>
    <w:p w14:paraId="6A0304F1" w14:textId="681D653A" w:rsidR="008B71DF" w:rsidRDefault="005F5376" w:rsidP="00B25CF3">
      <w:pPr>
        <w:pStyle w:val="BodyText"/>
        <w:spacing w:line="480" w:lineRule="auto"/>
        <w:ind w:firstLine="720"/>
        <w:rPr>
          <w:rFonts w:ascii="Times New Roman" w:hAnsi="Times New Roman" w:cs="Times New Roman"/>
        </w:rPr>
      </w:pPr>
      <w:r>
        <w:rPr>
          <w:rFonts w:ascii="Times New Roman" w:hAnsi="Times New Roman" w:cs="Times New Roman"/>
        </w:rPr>
        <w:t xml:space="preserve">The EMT network can drive metabolic reprogramming if u34 upregulates mtROS. </w:t>
      </w:r>
      <w:r w:rsidR="004A10A5">
        <w:rPr>
          <w:rFonts w:ascii="Times New Roman" w:hAnsi="Times New Roman" w:cs="Times New Roman"/>
        </w:rPr>
        <w:t xml:space="preserve">We keep the EMT circuit as the </w:t>
      </w:r>
      <w:proofErr w:type="spellStart"/>
      <w:r w:rsidR="004A10A5">
        <w:rPr>
          <w:rFonts w:ascii="Times New Roman" w:hAnsi="Times New Roman" w:cs="Times New Roman"/>
        </w:rPr>
        <w:t>tristable</w:t>
      </w:r>
      <w:proofErr w:type="spellEnd"/>
      <w:r w:rsidR="004A10A5">
        <w:rPr>
          <w:rFonts w:ascii="Times New Roman" w:hAnsi="Times New Roman" w:cs="Times New Roman"/>
        </w:rPr>
        <w:t xml:space="preserve"> network but change the parameters of the metabolic circuit to reflect normal cells</w:t>
      </w:r>
      <w:r w:rsidR="00430F7A">
        <w:rPr>
          <w:rFonts w:ascii="Times New Roman" w:hAnsi="Times New Roman" w:cs="Times New Roman"/>
        </w:rPr>
        <w:t xml:space="preserve"> (i.e., no hybrid W/O state in the inactive network)</w:t>
      </w:r>
      <w:r w:rsidR="004A10A5">
        <w:rPr>
          <w:rFonts w:ascii="Times New Roman" w:hAnsi="Times New Roman" w:cs="Times New Roman"/>
        </w:rPr>
        <w:t xml:space="preserve">. Then we analyze the coupled phenotypes when either u34 upregulates mtROS, u200 downregulates HIF-1, or u34 upregulates noxROS. </w:t>
      </w:r>
      <w:r>
        <w:rPr>
          <w:rFonts w:ascii="Times New Roman" w:hAnsi="Times New Roman" w:cs="Times New Roman"/>
        </w:rPr>
        <w:t xml:space="preserve">The metabolic circuit </w:t>
      </w:r>
      <w:r w:rsidR="00AD7F58" w:rsidRPr="00602FA5">
        <w:rPr>
          <w:rFonts w:ascii="Times New Roman" w:hAnsi="Times New Roman" w:cs="Times New Roman"/>
        </w:rPr>
        <w:t xml:space="preserve">only becomes </w:t>
      </w:r>
      <w:proofErr w:type="spellStart"/>
      <w:r w:rsidR="00AD7F58" w:rsidRPr="00602FA5">
        <w:rPr>
          <w:rFonts w:ascii="Times New Roman" w:hAnsi="Times New Roman" w:cs="Times New Roman"/>
        </w:rPr>
        <w:t>tristable</w:t>
      </w:r>
      <w:proofErr w:type="spellEnd"/>
      <w:r>
        <w:rPr>
          <w:rFonts w:ascii="Times New Roman" w:hAnsi="Times New Roman" w:cs="Times New Roman"/>
        </w:rPr>
        <w:t xml:space="preserve"> (generates the mixed W/O phenotype)</w:t>
      </w:r>
      <w:r w:rsidR="00AD7F58"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state</w:t>
      </w:r>
      <w:r w:rsidR="00145200">
        <w:rPr>
          <w:rFonts w:ascii="Times New Roman" w:hAnsi="Times New Roman" w:cs="Times New Roman"/>
        </w:rPr>
        <w:t xml:space="preserve"> </w:t>
      </w:r>
      <w:r w:rsidR="009946B2">
        <w:rPr>
          <w:rFonts w:ascii="Times New Roman" w:hAnsi="Times New Roman" w:cs="Times New Roman"/>
        </w:rPr>
        <w:t>so that all E/M phenotypes are coupled with the hybrid metabolic W/O phenotype</w:t>
      </w:r>
      <w:r w:rsidR="00AD7F58" w:rsidRPr="00602FA5">
        <w:rPr>
          <w:rFonts w:ascii="Times New Roman" w:hAnsi="Times New Roman" w:cs="Times New Roman"/>
        </w:rPr>
        <w:t xml:space="preserve">. </w:t>
      </w:r>
      <w:r w:rsidR="00BA5160">
        <w:rPr>
          <w:rFonts w:ascii="Times New Roman" w:hAnsi="Times New Roman" w:cs="Times New Roman"/>
        </w:rPr>
        <w:t>However, t</w:t>
      </w:r>
      <w:r w:rsidR="00AD7F58" w:rsidRPr="00602FA5">
        <w:rPr>
          <w:rFonts w:ascii="Times New Roman" w:hAnsi="Times New Roman" w:cs="Times New Roman"/>
        </w:rPr>
        <w:t xml:space="preserve">he system remains </w:t>
      </w:r>
      <w:proofErr w:type="gramStart"/>
      <w:r w:rsidR="00AD7F58" w:rsidRPr="00602FA5">
        <w:rPr>
          <w:rFonts w:ascii="Times New Roman" w:hAnsi="Times New Roman" w:cs="Times New Roman"/>
        </w:rPr>
        <w:t>bistable</w:t>
      </w:r>
      <w:proofErr w:type="gramEnd"/>
      <w:r w:rsidR="00BA5160">
        <w:rPr>
          <w:rFonts w:ascii="Times New Roman" w:hAnsi="Times New Roman" w:cs="Times New Roman"/>
        </w:rPr>
        <w:t xml:space="preserve"> and the hybrid metabolic phenotype is not generated</w:t>
      </w:r>
      <w:r w:rsidR="00AD7F58" w:rsidRPr="00602FA5">
        <w:rPr>
          <w:rFonts w:ascii="Times New Roman" w:hAnsi="Times New Roman" w:cs="Times New Roman"/>
        </w:rPr>
        <w:t xml:space="preserv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00AD7F58" w:rsidRPr="00602FA5">
        <w:rPr>
          <w:rFonts w:ascii="Times New Roman" w:hAnsi="Times New Roman" w:cs="Times New Roman"/>
        </w:rPr>
        <w:t>is downregulated (Fig</w:t>
      </w:r>
      <w:r w:rsidR="00815647" w:rsidRPr="00602FA5">
        <w:rPr>
          <w:rFonts w:ascii="Times New Roman" w:hAnsi="Times New Roman" w:cs="Times New Roman"/>
        </w:rPr>
        <w:t>.</w:t>
      </w:r>
      <w:r w:rsidR="00AD7F58"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3</w:t>
      </w:r>
      <w:r w:rsidR="00AD7F58" w:rsidRPr="00602FA5">
        <w:rPr>
          <w:rFonts w:ascii="Times New Roman" w:hAnsi="Times New Roman" w:cs="Times New Roman"/>
        </w:rPr>
        <w:t>).</w:t>
      </w:r>
      <w:r w:rsidR="00BA5160">
        <w:rPr>
          <w:rFonts w:ascii="Times New Roman" w:hAnsi="Times New Roman" w:cs="Times New Roman"/>
        </w:rPr>
        <w:t xml:space="preserve"> Interestingly, minimal change occurs for the coupled phenotypes when u200 silences HIF-1 mRNA, suggesting this crosstalk may be anti-tumorigenic.</w:t>
      </w:r>
      <w:r w:rsidR="008B71DF">
        <w:rPr>
          <w:rFonts w:ascii="Times New Roman" w:hAnsi="Times New Roman" w:cs="Times New Roman"/>
        </w:rPr>
        <w:t xml:space="preserve"> Furthermore, the upregulation of noxROS in the bistable circuit causes an increase in OXPHOS metabolism, in contrast to an increase of the hybrid W/O state in the </w:t>
      </w:r>
      <w:proofErr w:type="spellStart"/>
      <w:r w:rsidR="008B71DF">
        <w:rPr>
          <w:rFonts w:ascii="Times New Roman" w:hAnsi="Times New Roman" w:cs="Times New Roman"/>
        </w:rPr>
        <w:t>tristable</w:t>
      </w:r>
      <w:proofErr w:type="spellEnd"/>
      <w:r w:rsidR="008B71DF">
        <w:rPr>
          <w:rFonts w:ascii="Times New Roman" w:hAnsi="Times New Roman" w:cs="Times New Roman"/>
        </w:rPr>
        <w:t xml:space="preserve"> circuit. This suggests, noxROS may play a pro- or anti-tumorigenic role depending on the system, unlike mtROS which </w:t>
      </w:r>
      <w:r w:rsidR="00F876FC">
        <w:rPr>
          <w:rFonts w:ascii="Times New Roman" w:hAnsi="Times New Roman" w:cs="Times New Roman"/>
        </w:rPr>
        <w:t>can</w:t>
      </w:r>
      <w:r w:rsidR="008B71DF">
        <w:rPr>
          <w:rFonts w:ascii="Times New Roman" w:hAnsi="Times New Roman" w:cs="Times New Roman"/>
        </w:rPr>
        <w:t xml:space="preserve"> stabilize the E/M-W/O phenotype.</w:t>
      </w:r>
    </w:p>
    <w:p w14:paraId="469BCB1F" w14:textId="6104B1A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 </w:t>
      </w:r>
      <w:r w:rsidR="00904E93">
        <w:rPr>
          <w:rFonts w:ascii="Times New Roman" w:hAnsi="Times New Roman" w:cs="Times New Roman"/>
        </w:rPr>
        <w:t xml:space="preserve">Metabolic reprogramming can drive EMT if HIF-1 controlled </w:t>
      </w:r>
      <w:proofErr w:type="spellStart"/>
      <w:r w:rsidR="00904E93">
        <w:rPr>
          <w:rFonts w:ascii="Times New Roman" w:hAnsi="Times New Roman" w:cs="Times New Roman"/>
        </w:rPr>
        <w:t>crosstalks</w:t>
      </w:r>
      <w:proofErr w:type="spellEnd"/>
      <w:r w:rsidR="00904E93">
        <w:rPr>
          <w:rFonts w:ascii="Times New Roman" w:hAnsi="Times New Roman" w:cs="Times New Roman"/>
        </w:rPr>
        <w:t xml:space="preserve"> are active. </w:t>
      </w:r>
      <w:r w:rsidR="00430F7A">
        <w:rPr>
          <w:rFonts w:ascii="Times New Roman" w:hAnsi="Times New Roman" w:cs="Times New Roman"/>
        </w:rPr>
        <w:t xml:space="preserve">Opposite to the above, we keep the metabolic circuit as a </w:t>
      </w:r>
      <w:proofErr w:type="spellStart"/>
      <w:r w:rsidR="00430F7A">
        <w:rPr>
          <w:rFonts w:ascii="Times New Roman" w:hAnsi="Times New Roman" w:cs="Times New Roman"/>
        </w:rPr>
        <w:t>tristable</w:t>
      </w:r>
      <w:proofErr w:type="spellEnd"/>
      <w:r w:rsidR="00430F7A">
        <w:rPr>
          <w:rFonts w:ascii="Times New Roman" w:hAnsi="Times New Roman" w:cs="Times New Roman"/>
        </w:rPr>
        <w:t xml:space="preserve"> circuit and modify the EMT network to be bistable (i.e., no hybrid E/M state in the inactive network). Then we investigate the effects as a single crosstalk is turned on. When HIF-1 inhibits u200, the system </w:t>
      </w:r>
      <w:proofErr w:type="gramStart"/>
      <w:r w:rsidR="00430F7A">
        <w:rPr>
          <w:rFonts w:ascii="Times New Roman" w:hAnsi="Times New Roman" w:cs="Times New Roman"/>
        </w:rPr>
        <w:t>is able to</w:t>
      </w:r>
      <w:proofErr w:type="gramEnd"/>
      <w:r w:rsidR="00430F7A">
        <w:rPr>
          <w:rFonts w:ascii="Times New Roman" w:hAnsi="Times New Roman" w:cs="Times New Roman"/>
        </w:rPr>
        <w:t xml:space="preserve"> quickly generate the E/M-W/O state before it is once again suppressed (Fig. 7B).</w:t>
      </w:r>
      <w:r w:rsidR="00E66FF2">
        <w:rPr>
          <w:rFonts w:ascii="Times New Roman" w:hAnsi="Times New Roman" w:cs="Times New Roman"/>
        </w:rPr>
        <w:t xml:space="preserve"> However, the E/M phenotype persists but is coupled to</w:t>
      </w:r>
      <w:r w:rsidR="00412E4D">
        <w:rPr>
          <w:rFonts w:ascii="Times New Roman" w:hAnsi="Times New Roman" w:cs="Times New Roman"/>
        </w:rPr>
        <w:t xml:space="preserve"> the OXPHOS metabolic phenotype (E/M-O).</w:t>
      </w:r>
      <w:r w:rsidR="00430F7A">
        <w:rPr>
          <w:rFonts w:ascii="Times New Roman" w:hAnsi="Times New Roman" w:cs="Times New Roman"/>
        </w:rPr>
        <w:t xml:space="preserve"> </w:t>
      </w:r>
      <w:r w:rsidR="00E66FF2">
        <w:rPr>
          <w:rFonts w:ascii="Times New Roman" w:hAnsi="Times New Roman" w:cs="Times New Roman"/>
        </w:rPr>
        <w:t>Additionally,</w:t>
      </w:r>
      <w:r w:rsidR="00EF236D">
        <w:rPr>
          <w:rFonts w:ascii="Times New Roman" w:hAnsi="Times New Roman" w:cs="Times New Roman"/>
        </w:rPr>
        <w:t xml:space="preserve"> when HIF-1 upregulates SNAIL </w:t>
      </w:r>
      <w:r w:rsidR="00FE4F80">
        <w:rPr>
          <w:rFonts w:ascii="Times New Roman" w:hAnsi="Times New Roman" w:cs="Times New Roman"/>
        </w:rPr>
        <w:t>the E/M-W/O state is only generated at low levels of SNAIL upregulation</w:t>
      </w:r>
      <w:r w:rsidR="006A073A">
        <w:rPr>
          <w:rFonts w:ascii="Times New Roman" w:hAnsi="Times New Roman" w:cs="Times New Roman"/>
        </w:rPr>
        <w:t xml:space="preserve"> (Fig. S2</w:t>
      </w:r>
      <w:r w:rsidR="008C060B">
        <w:rPr>
          <w:rFonts w:ascii="Times New Roman" w:hAnsi="Times New Roman" w:cs="Times New Roman"/>
        </w:rPr>
        <w:t>4</w:t>
      </w:r>
      <w:r w:rsidR="006A073A">
        <w:rPr>
          <w:rFonts w:ascii="Times New Roman" w:hAnsi="Times New Roman" w:cs="Times New Roman"/>
        </w:rPr>
        <w:t>)</w:t>
      </w:r>
      <w:r w:rsidR="00FE4F80">
        <w:rPr>
          <w:rFonts w:ascii="Times New Roman" w:hAnsi="Times New Roman" w:cs="Times New Roman"/>
        </w:rPr>
        <w:t xml:space="preserve">. </w:t>
      </w:r>
      <w:r w:rsidR="00DE4223">
        <w:rPr>
          <w:rFonts w:ascii="Times New Roman" w:hAnsi="Times New Roman" w:cs="Times New Roman"/>
        </w:rPr>
        <w:t>Furthermore, both systems saturate near mesenchymal while maintain the hybrid E/M phenotype (E/M-O, M-W, M-O, M-W/O).</w:t>
      </w:r>
      <w:r w:rsidR="00B14F62">
        <w:rPr>
          <w:rFonts w:ascii="Times New Roman" w:hAnsi="Times New Roman" w:cs="Times New Roman"/>
        </w:rPr>
        <w:t xml:space="preserve"> This suggests the master regulator of metabolic reprogramming, HIF-1, can drive normal cells towards the E/M phenotype.</w:t>
      </w:r>
      <w:r w:rsidR="00E66FF2">
        <w:rPr>
          <w:rFonts w:ascii="Times New Roman" w:hAnsi="Times New Roman" w:cs="Times New Roman"/>
        </w:rPr>
        <w:t xml:space="preserve"> </w:t>
      </w:r>
      <w:r w:rsidR="007B3905">
        <w:rPr>
          <w:rFonts w:ascii="Times New Roman" w:hAnsi="Times New Roman" w:cs="Times New Roman"/>
        </w:rPr>
        <w:t xml:space="preserve">Conversely, </w:t>
      </w:r>
      <w:r w:rsidR="001E1DCB">
        <w:rPr>
          <w:rFonts w:ascii="Times New Roman" w:hAnsi="Times New Roman" w:cs="Times New Roman"/>
        </w:rPr>
        <w:t xml:space="preserve">an individual </w:t>
      </w:r>
      <w:r w:rsidR="006C552A">
        <w:rPr>
          <w:rFonts w:ascii="Times New Roman" w:hAnsi="Times New Roman" w:cs="Times New Roman"/>
        </w:rPr>
        <w:t xml:space="preserve">AMPK driven crosstalk </w:t>
      </w:r>
      <w:r w:rsidR="001E1DCB">
        <w:rPr>
          <w:rFonts w:ascii="Times New Roman" w:hAnsi="Times New Roman" w:cs="Times New Roman"/>
        </w:rPr>
        <w:t>is un</w:t>
      </w:r>
      <w:r w:rsidR="006C552A">
        <w:rPr>
          <w:rFonts w:ascii="Times New Roman" w:hAnsi="Times New Roman" w:cs="Times New Roman"/>
        </w:rPr>
        <w:t xml:space="preserve">able to generate the </w:t>
      </w:r>
      <w:r w:rsidR="009320CD">
        <w:rPr>
          <w:rFonts w:ascii="Times New Roman" w:hAnsi="Times New Roman" w:cs="Times New Roman"/>
        </w:rPr>
        <w:t xml:space="preserve">hybrid </w:t>
      </w:r>
      <w:r w:rsidR="006C552A">
        <w:rPr>
          <w:rFonts w:ascii="Times New Roman" w:hAnsi="Times New Roman" w:cs="Times New Roman"/>
        </w:rPr>
        <w:t>E/M state</w:t>
      </w:r>
      <w:r w:rsidR="001E1DCB">
        <w:rPr>
          <w:rFonts w:ascii="Times New Roman" w:hAnsi="Times New Roman" w:cs="Times New Roman"/>
        </w:rPr>
        <w:t xml:space="preserve"> and saturates near the fully epithelial phase (Fig. S</w:t>
      </w:r>
      <w:r w:rsidR="008C060B">
        <w:rPr>
          <w:rFonts w:ascii="Times New Roman" w:hAnsi="Times New Roman" w:cs="Times New Roman"/>
        </w:rPr>
        <w:t>24</w:t>
      </w:r>
      <w:r w:rsidR="001E1DCB">
        <w:rPr>
          <w:rFonts w:ascii="Times New Roman" w:hAnsi="Times New Roman" w:cs="Times New Roman"/>
        </w:rPr>
        <w:t xml:space="preserve">), as seen in the </w:t>
      </w:r>
      <w:proofErr w:type="spellStart"/>
      <w:r w:rsidR="001E1DCB">
        <w:rPr>
          <w:rFonts w:ascii="Times New Roman" w:hAnsi="Times New Roman" w:cs="Times New Roman"/>
        </w:rPr>
        <w:t>tristable</w:t>
      </w:r>
      <w:proofErr w:type="spellEnd"/>
      <w:r w:rsidR="001E1DCB">
        <w:rPr>
          <w:rFonts w:ascii="Times New Roman" w:hAnsi="Times New Roman" w:cs="Times New Roman"/>
        </w:rPr>
        <w:t xml:space="preserve"> circuit</w:t>
      </w:r>
      <w:r w:rsidR="006C552A">
        <w:rPr>
          <w:rFonts w:ascii="Times New Roman" w:hAnsi="Times New Roman" w:cs="Times New Roman"/>
        </w:rPr>
        <w:t xml:space="preserve">. </w:t>
      </w:r>
      <w:r w:rsidR="00BB6FF7">
        <w:rPr>
          <w:rFonts w:ascii="Times New Roman" w:hAnsi="Times New Roman" w:cs="Times New Roman"/>
        </w:rPr>
        <w:t xml:space="preserve"> Additionally, as with the </w:t>
      </w:r>
      <w:proofErr w:type="spellStart"/>
      <w:r w:rsidR="00BB6FF7">
        <w:rPr>
          <w:rFonts w:ascii="Times New Roman" w:hAnsi="Times New Roman" w:cs="Times New Roman"/>
        </w:rPr>
        <w:t>tristable</w:t>
      </w:r>
      <w:proofErr w:type="spellEnd"/>
      <w:r w:rsidR="00BB6FF7">
        <w:rPr>
          <w:rFonts w:ascii="Times New Roman" w:hAnsi="Times New Roman" w:cs="Times New Roman"/>
        </w:rPr>
        <w:t xml:space="preserve"> networks, the hybrid E/M-W/O state can be stabilized if </w:t>
      </w:r>
      <w:r w:rsidRPr="00602FA5">
        <w:rPr>
          <w:rFonts w:ascii="Times New Roman" w:hAnsi="Times New Roman" w:cs="Times New Roman"/>
        </w:rPr>
        <w:t xml:space="preserve">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w:t>
      </w:r>
      <w:r w:rsidR="008C060B">
        <w:rPr>
          <w:rFonts w:ascii="Times New Roman" w:eastAsiaTheme="minorEastAsia" w:hAnsi="Times New Roman" w:cs="Times New Roman"/>
        </w:rPr>
        <w:t>5</w:t>
      </w:r>
      <w:r w:rsidR="00FB1CDF" w:rsidRPr="00602FA5">
        <w:rPr>
          <w:rFonts w:ascii="Times New Roman" w:eastAsiaTheme="minorEastAsia" w:hAnsi="Times New Roman" w:cs="Times New Roman"/>
        </w:rPr>
        <w:t>)</w:t>
      </w:r>
      <w:r w:rsidR="00BB6FF7">
        <w:rPr>
          <w:rFonts w:ascii="Times New Roman" w:eastAsiaTheme="minorEastAsia" w:hAnsi="Times New Roman" w:cs="Times New Roman"/>
        </w:rPr>
        <w:t xml:space="preserve">, and the E/M-W/O state is stabilized for larger parameter regions that </w:t>
      </w:r>
      <w:r w:rsidR="00160AF9">
        <w:rPr>
          <w:rFonts w:ascii="Times New Roman" w:eastAsiaTheme="minorEastAsia" w:hAnsi="Times New Roman" w:cs="Times New Roman"/>
        </w:rPr>
        <w:t>either crosstalk generates individually</w:t>
      </w:r>
      <w:r w:rsidRPr="00602FA5">
        <w:rPr>
          <w:rFonts w:ascii="Times New Roman" w:hAnsi="Times New Roman" w:cs="Times New Roman"/>
        </w:rPr>
        <w:t>.</w:t>
      </w:r>
      <w:r w:rsidR="009A31DB" w:rsidRPr="00602FA5">
        <w:rPr>
          <w:rFonts w:ascii="Times New Roman" w:hAnsi="Times New Roman" w:cs="Times New Roman"/>
        </w:rPr>
        <w:t xml:space="preserve"> </w:t>
      </w:r>
      <w:r w:rsidR="00B66318">
        <w:rPr>
          <w:rFonts w:ascii="Times New Roman" w:hAnsi="Times New Roman" w:cs="Times New Roman"/>
        </w:rPr>
        <w:t xml:space="preserve">These results suggest HIF-1 can strongly affect and drive EMT while AMPK can only help stabilize the E/M-W/O state if </w:t>
      </w:r>
      <w:r w:rsidR="001360CF">
        <w:rPr>
          <w:rFonts w:ascii="Times New Roman" w:hAnsi="Times New Roman" w:cs="Times New Roman"/>
        </w:rPr>
        <w:t xml:space="preserve">it is </w:t>
      </w:r>
      <w:r w:rsidR="00B66318">
        <w:rPr>
          <w:rFonts w:ascii="Times New Roman" w:hAnsi="Times New Roman" w:cs="Times New Roman"/>
        </w:rPr>
        <w:t>already present.</w:t>
      </w:r>
    </w:p>
    <w:p w14:paraId="61CC32B6" w14:textId="1D83E086" w:rsidR="00E469AE" w:rsidRPr="00602FA5" w:rsidRDefault="00212433" w:rsidP="00EE3A7C">
      <w:pPr>
        <w:pStyle w:val="BodyText"/>
        <w:spacing w:line="480" w:lineRule="auto"/>
        <w:ind w:firstLine="720"/>
        <w:rPr>
          <w:rFonts w:ascii="Times New Roman" w:hAnsi="Times New Roman" w:cs="Times New Roman"/>
        </w:rPr>
      </w:pPr>
      <w:r>
        <w:rPr>
          <w:rFonts w:ascii="Times New Roman" w:hAnsi="Times New Roman" w:cs="Times New Roman"/>
        </w:rPr>
        <w:t xml:space="preserve">When both networks are in the parameter regime of normal cells (i.e., no E/M or W/O states are present for the inactive </w:t>
      </w:r>
      <w:proofErr w:type="spellStart"/>
      <w:r>
        <w:rPr>
          <w:rFonts w:ascii="Times New Roman" w:hAnsi="Times New Roman" w:cs="Times New Roman"/>
        </w:rPr>
        <w:t>crosstalks</w:t>
      </w:r>
      <w:proofErr w:type="spellEnd"/>
      <w:r>
        <w:rPr>
          <w:rFonts w:ascii="Times New Roman" w:hAnsi="Times New Roman" w:cs="Times New Roman"/>
        </w:rPr>
        <w:t>)</w:t>
      </w:r>
      <w:r w:rsidR="00436D4E">
        <w:rPr>
          <w:rFonts w:ascii="Times New Roman" w:hAnsi="Times New Roman" w:cs="Times New Roman"/>
        </w:rPr>
        <w:t>, metabolic reprogramming drives EMT.</w:t>
      </w:r>
      <w:r w:rsidR="00DB599B">
        <w:rPr>
          <w:rFonts w:ascii="Times New Roman" w:hAnsi="Times New Roman" w:cs="Times New Roman"/>
        </w:rPr>
        <w:t xml:space="preserve"> For the </w:t>
      </w:r>
      <w:proofErr w:type="spellStart"/>
      <w:r w:rsidR="00DB599B">
        <w:rPr>
          <w:rFonts w:ascii="Times New Roman" w:hAnsi="Times New Roman" w:cs="Times New Roman"/>
        </w:rPr>
        <w:t>tristable</w:t>
      </w:r>
      <w:proofErr w:type="spellEnd"/>
      <w:r w:rsidR="00DB599B">
        <w:rPr>
          <w:rFonts w:ascii="Times New Roman" w:hAnsi="Times New Roman" w:cs="Times New Roman"/>
        </w:rPr>
        <w:t xml:space="preserve"> circuit, </w:t>
      </w:r>
      <w:r w:rsidR="00AD7F58" w:rsidRPr="00602FA5">
        <w:rPr>
          <w:rFonts w:ascii="Times New Roman" w:hAnsi="Times New Roman" w:cs="Times New Roman"/>
        </w:rPr>
        <w:t xml:space="preserve"> the simplest set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with a parameter region that suppressed all coupled states except the E/M-W/O state</w:t>
      </w:r>
      <w:r w:rsidR="00DB599B">
        <w:rPr>
          <w:rFonts w:ascii="Times New Roman" w:hAnsi="Times New Roman" w:cs="Times New Roman"/>
        </w:rPr>
        <w:t xml:space="preserve"> included the three </w:t>
      </w:r>
      <w:proofErr w:type="gramStart"/>
      <w:r w:rsidR="00DB599B">
        <w:rPr>
          <w:rFonts w:ascii="Times New Roman" w:hAnsi="Times New Roman" w:cs="Times New Roman"/>
        </w:rPr>
        <w:t>regulations;</w:t>
      </w:r>
      <w:proofErr w:type="gramEnd"/>
      <w:r w:rsidR="00AD7F58" w:rsidRPr="00602FA5">
        <w:rPr>
          <w:rFonts w:ascii="Times New Roman" w:hAnsi="Times New Roman" w:cs="Times New Roman"/>
        </w:rPr>
        <w:t>Hif</w:t>
      </w:r>
      <w:r w:rsidR="00D459E0" w:rsidRPr="00602FA5">
        <w:rPr>
          <w:rFonts w:ascii="Times New Roman" w:hAnsi="Times New Roman" w:cs="Times New Roman"/>
        </w:rPr>
        <w:t>-</w:t>
      </w:r>
      <w:r w:rsidR="00AD7F58"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00AD7F58" w:rsidRPr="00602FA5">
        <w:rPr>
          <w:rFonts w:ascii="Times New Roman" w:hAnsi="Times New Roman" w:cs="Times New Roman"/>
        </w:rPr>
        <w:t xml:space="preserve">. </w:t>
      </w:r>
      <w:r w:rsidR="00DB599B">
        <w:rPr>
          <w:rFonts w:ascii="Times New Roman" w:hAnsi="Times New Roman" w:cs="Times New Roman"/>
        </w:rPr>
        <w:t>When these same links are active for the</w:t>
      </w:r>
      <w:r w:rsidR="00AD7F58" w:rsidRPr="00602FA5">
        <w:rPr>
          <w:rFonts w:ascii="Times New Roman" w:hAnsi="Times New Roman" w:cs="Times New Roman"/>
        </w:rPr>
        <w:t xml:space="preserve"> bistable circuit</w:t>
      </w:r>
      <w:r w:rsidR="00DB599B">
        <w:rPr>
          <w:rFonts w:ascii="Times New Roman" w:hAnsi="Times New Roman" w:cs="Times New Roman"/>
        </w:rPr>
        <w:t xml:space="preserve"> the results</w:t>
      </w:r>
      <w:r w:rsidR="00AD7F58" w:rsidRPr="00602FA5">
        <w:rPr>
          <w:rFonts w:ascii="Times New Roman" w:hAnsi="Times New Roman" w:cs="Times New Roman"/>
        </w:rPr>
        <w:t xml:space="preserve"> are qualitatively very similar to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 </w:t>
      </w:r>
      <w:r w:rsidR="00DB599B">
        <w:rPr>
          <w:rFonts w:ascii="Times New Roman" w:hAnsi="Times New Roman" w:cs="Times New Roman"/>
        </w:rPr>
        <w:t>results</w:t>
      </w:r>
      <w:r w:rsidR="00DB599B"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C</w:t>
      </w:r>
      <w:r w:rsidR="00867E8D" w:rsidRPr="00602FA5">
        <w:rPr>
          <w:rFonts w:ascii="Times New Roman" w:hAnsi="Times New Roman" w:cs="Times New Roman"/>
        </w:rPr>
        <w:t xml:space="preserve"> and S2</w:t>
      </w:r>
      <w:r w:rsidR="008C060B">
        <w:rPr>
          <w:rFonts w:ascii="Times New Roman" w:hAnsi="Times New Roman" w:cs="Times New Roman"/>
        </w:rPr>
        <w:t>6</w:t>
      </w:r>
      <w:r w:rsidR="00AD7F58" w:rsidRPr="00602FA5">
        <w:rPr>
          <w:rFonts w:ascii="Times New Roman" w:hAnsi="Times New Roman" w:cs="Times New Roman"/>
        </w:rPr>
        <w:t xml:space="preserve"> compared to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the W/O state is possible when mtROS greatly upregulated. Further, the system must be near maximum regulation (</w:t>
      </w:r>
      <w:proofErr w:type="gramStart"/>
      <w:r w:rsidR="00AD7F58" w:rsidRPr="00602FA5">
        <w:rPr>
          <w:rFonts w:ascii="Times New Roman" w:hAnsi="Times New Roman" w:cs="Times New Roman"/>
        </w:rPr>
        <w:t>i.e.</w:t>
      </w:r>
      <w:proofErr w:type="gramEnd"/>
      <w:r w:rsidR="00AD7F58"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00AD7F58"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00AD7F58" w:rsidRPr="00602FA5">
        <w:rPr>
          <w:rFonts w:ascii="Times New Roman" w:hAnsi="Times New Roman" w:cs="Times New Roman"/>
        </w:rPr>
        <w:t xml:space="preserve">is possible. </w:t>
      </w:r>
      <w:r w:rsidR="00845C4C">
        <w:rPr>
          <w:rFonts w:ascii="Times New Roman" w:hAnsi="Times New Roman" w:cs="Times New Roman"/>
        </w:rPr>
        <w:t>Additionally, t</w:t>
      </w:r>
      <w:r w:rsidR="00AD7F58" w:rsidRPr="00602FA5">
        <w:rPr>
          <w:rFonts w:ascii="Times New Roman" w:hAnsi="Times New Roman" w:cs="Times New Roman"/>
        </w:rPr>
        <w:t xml:space="preserve">he nearby phases </w:t>
      </w:r>
      <w:r w:rsidR="00630D2B" w:rsidRPr="00602FA5">
        <w:rPr>
          <w:rFonts w:ascii="Times New Roman" w:hAnsi="Times New Roman" w:cs="Times New Roman"/>
        </w:rPr>
        <w:t>correspond to</w:t>
      </w:r>
      <w:r w:rsidR="00AD7F58" w:rsidRPr="00602FA5">
        <w:rPr>
          <w:rFonts w:ascii="Times New Roman" w:hAnsi="Times New Roman" w:cs="Times New Roman"/>
        </w:rPr>
        <w:t xml:space="preserve"> the </w:t>
      </w:r>
      <w:r w:rsidR="00845C4C">
        <w:rPr>
          <w:rFonts w:ascii="Times New Roman" w:hAnsi="Times New Roman" w:cs="Times New Roman"/>
        </w:rPr>
        <w:t xml:space="preserve">phases of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w:t>
      </w:r>
      <w:r w:rsidR="00845C4C">
        <w:rPr>
          <w:rFonts w:ascii="Times New Roman" w:hAnsi="Times New Roman" w:cs="Times New Roman"/>
        </w:rPr>
        <w:t xml:space="preserve"> (E-O and E-W/O)</w:t>
      </w:r>
      <w:r w:rsidR="000C0ABA" w:rsidRPr="00602FA5">
        <w:rPr>
          <w:rFonts w:ascii="Times New Roman" w:hAnsi="Times New Roman" w:cs="Times New Roman"/>
        </w:rPr>
        <w:t>,</w:t>
      </w:r>
      <w:r w:rsidR="00AD7F58" w:rsidRPr="00602FA5">
        <w:rPr>
          <w:rFonts w:ascii="Times New Roman" w:hAnsi="Times New Roman" w:cs="Times New Roman"/>
        </w:rPr>
        <w:t xml:space="preserve"> further support</w:t>
      </w:r>
      <w:r w:rsidR="00AE61AE" w:rsidRPr="00602FA5">
        <w:rPr>
          <w:rFonts w:ascii="Times New Roman" w:hAnsi="Times New Roman" w:cs="Times New Roman"/>
        </w:rPr>
        <w:t>ing</w:t>
      </w:r>
      <w:r w:rsidR="00AD7F58"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00AD7F58" w:rsidRPr="00602FA5">
        <w:rPr>
          <w:rFonts w:ascii="Times New Roman" w:hAnsi="Times New Roman" w:cs="Times New Roman"/>
        </w:rPr>
        <w:t xml:space="preserve"> stabilize</w:t>
      </w:r>
      <w:r w:rsidR="000C0ABA" w:rsidRPr="00602FA5">
        <w:rPr>
          <w:rFonts w:ascii="Times New Roman" w:hAnsi="Times New Roman" w:cs="Times New Roman"/>
        </w:rPr>
        <w:t>s</w:t>
      </w:r>
      <w:r w:rsidR="00AD7F58" w:rsidRPr="00602FA5">
        <w:rPr>
          <w:rFonts w:ascii="Times New Roman" w:hAnsi="Times New Roman" w:cs="Times New Roman"/>
        </w:rPr>
        <w:t xml:space="preserve"> the E/M-W/O state </w:t>
      </w:r>
      <w:r w:rsidR="000C0ABA" w:rsidRPr="00602FA5">
        <w:rPr>
          <w:rFonts w:ascii="Times New Roman" w:hAnsi="Times New Roman" w:cs="Times New Roman"/>
        </w:rPr>
        <w:t>and</w:t>
      </w:r>
      <w:r w:rsidR="00AD7F58" w:rsidRPr="00602FA5">
        <w:rPr>
          <w:rFonts w:ascii="Times New Roman" w:hAnsi="Times New Roman" w:cs="Times New Roman"/>
        </w:rPr>
        <w:t xml:space="preserve"> follows intuition. As EMT starts with an epithelial state, and </w:t>
      </w:r>
      <w:commentRangeStart w:id="99"/>
      <w:r w:rsidR="000D6A64" w:rsidRPr="00602FA5">
        <w:rPr>
          <w:rFonts w:ascii="Times New Roman" w:hAnsi="Times New Roman" w:cs="Times New Roman"/>
        </w:rPr>
        <w:t xml:space="preserve">knowing the epithelial state typically uses OXPHOS, the </w:t>
      </w:r>
      <w:commentRangeStart w:id="100"/>
      <w:r w:rsidR="000D6A64" w:rsidRPr="00602FA5">
        <w:rPr>
          <w:rFonts w:ascii="Times New Roman" w:hAnsi="Times New Roman" w:cs="Times New Roman"/>
        </w:rPr>
        <w:t>transi</w:t>
      </w:r>
      <w:commentRangeEnd w:id="99"/>
      <w:r w:rsidR="000D6A64">
        <w:rPr>
          <w:rStyle w:val="CommentReference"/>
        </w:rPr>
        <w:commentReference w:id="99"/>
      </w:r>
      <w:r w:rsidR="000D6A64" w:rsidRPr="00602FA5">
        <w:rPr>
          <w:rFonts w:ascii="Times New Roman" w:hAnsi="Times New Roman" w:cs="Times New Roman"/>
        </w:rPr>
        <w:t xml:space="preserve">tion from E-O to E-W/O to E/M-W/O suggests </w:t>
      </w:r>
      <w:commentRangeStart w:id="101"/>
      <w:commentRangeStart w:id="102"/>
      <w:r w:rsidR="000D6A64" w:rsidRPr="00602FA5">
        <w:rPr>
          <w:rFonts w:ascii="Times New Roman" w:hAnsi="Times New Roman" w:cs="Times New Roman"/>
        </w:rPr>
        <w:t>metabolism may help drive EMT</w:t>
      </w:r>
      <w:commentRangeEnd w:id="101"/>
      <w:r w:rsidR="000D6A64" w:rsidRPr="00602FA5">
        <w:rPr>
          <w:rStyle w:val="CommentReference"/>
          <w:rFonts w:ascii="Times New Roman" w:hAnsi="Times New Roman" w:cs="Times New Roman"/>
          <w:sz w:val="24"/>
          <w:szCs w:val="24"/>
        </w:rPr>
        <w:commentReference w:id="101"/>
      </w:r>
      <w:commentRangeEnd w:id="102"/>
      <w:r w:rsidR="000D6A64" w:rsidRPr="00602FA5">
        <w:rPr>
          <w:rStyle w:val="CommentReference"/>
          <w:rFonts w:ascii="Times New Roman" w:hAnsi="Times New Roman" w:cs="Times New Roman"/>
          <w:sz w:val="24"/>
          <w:szCs w:val="24"/>
        </w:rPr>
        <w:commentReference w:id="102"/>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100"/>
      <w:r w:rsidR="000D6A64">
        <w:rPr>
          <w:rStyle w:val="CommentReference"/>
        </w:rPr>
        <w:commentReference w:id="100"/>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2142484F">
            <wp:extent cx="5705475" cy="2038350"/>
            <wp:effectExtent l="0" t="0" r="952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07434" cy="2039050"/>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103"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103"/>
    </w:p>
    <w:p w14:paraId="75D277B4" w14:textId="2A25CECB"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w:t>
      </w:r>
      <w:r w:rsidR="007E4A61">
        <w:rPr>
          <w:rFonts w:ascii="Times New Roman" w:hAnsi="Times New Roman" w:cs="Times New Roman"/>
        </w:rPr>
        <w:t xml:space="preserve"> investigate the effects of the </w:t>
      </w:r>
      <w:proofErr w:type="spellStart"/>
      <w:r w:rsidR="007E4A61">
        <w:rPr>
          <w:rFonts w:ascii="Times New Roman" w:hAnsi="Times New Roman" w:cs="Times New Roman"/>
        </w:rPr>
        <w:t>crosstalks</w:t>
      </w:r>
      <w:proofErr w:type="spellEnd"/>
      <w:r w:rsidR="007E4A61">
        <w:rPr>
          <w:rFonts w:ascii="Times New Roman" w:hAnsi="Times New Roman" w:cs="Times New Roman"/>
        </w:rPr>
        <w:t xml:space="preserve"> when the system is already stabilized in the E/M-W/O hybrid state. </w:t>
      </w:r>
      <w:r w:rsidR="002D5F45">
        <w:rPr>
          <w:rFonts w:ascii="Times New Roman" w:hAnsi="Times New Roman" w:cs="Times New Roman"/>
        </w:rPr>
        <w:t xml:space="preserve">The PSFs GRHL2 and OVOL </w:t>
      </w:r>
      <w:r w:rsidR="00045854">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7510E0" w:rsidRPr="007510E0">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w:t>
      </w:r>
      <w:proofErr w:type="gramStart"/>
      <w:r w:rsidR="00045854">
        <w:rPr>
          <w:rFonts w:ascii="Times New Roman" w:hAnsi="Times New Roman" w:cs="Times New Roman"/>
        </w:rPr>
        <w:t>similar to</w:t>
      </w:r>
      <w:proofErr w:type="gramEnd"/>
      <w:r w:rsidR="00045854">
        <w:rPr>
          <w:rFonts w:ascii="Times New Roman" w:hAnsi="Times New Roman" w:cs="Times New Roman"/>
        </w:rPr>
        <w:t xml:space="preserve"> u34</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7510E0" w:rsidRPr="007510E0">
            <w:rPr>
              <w:rFonts w:ascii="Times New Roman" w:eastAsia="Times New Roman" w:hAnsi="Times New Roman" w:cs="Times New Roman"/>
              <w:color w:val="000000"/>
            </w:rPr>
            <w:t>[63]</w:t>
          </w:r>
        </w:sdtContent>
      </w:sdt>
      <w:r w:rsidR="002D5F45">
        <w:rPr>
          <w:rFonts w:ascii="Times New Roman" w:hAnsi="Times New Roman" w:cs="Times New Roman"/>
        </w:rPr>
        <w:t>, GRHL2 should stabilize the W/O phenotype</w:t>
      </w:r>
      <w:r w:rsidRPr="00602FA5">
        <w:rPr>
          <w:rFonts w:ascii="Times New Roman" w:hAnsi="Times New Roman" w:cs="Times New Roman"/>
        </w:rPr>
        <w:t xml:space="preserve">. </w:t>
      </w:r>
      <w:r w:rsidR="006C75FE">
        <w:rPr>
          <w:rFonts w:ascii="Times New Roman" w:hAnsi="Times New Roman" w:cs="Times New Roman"/>
        </w:rPr>
        <w:t xml:space="preserve">Therefore, we modify the original </w:t>
      </w:r>
      <w:proofErr w:type="spellStart"/>
      <w:r w:rsidR="006C75FE">
        <w:rPr>
          <w:rFonts w:ascii="Times New Roman" w:hAnsi="Times New Roman" w:cs="Times New Roman"/>
        </w:rPr>
        <w:t>tristable</w:t>
      </w:r>
      <w:proofErr w:type="spellEnd"/>
      <w:r w:rsidR="006C75FE">
        <w:rPr>
          <w:rFonts w:ascii="Times New Roman" w:hAnsi="Times New Roman" w:cs="Times New Roman"/>
        </w:rPr>
        <w:t xml:space="preserve"> network to include the PSFs (parameters and modified equations of the PSF stabilized network are in Section S1.</w:t>
      </w:r>
      <w:r w:rsidR="00C2452F">
        <w:rPr>
          <w:rFonts w:ascii="Times New Roman" w:hAnsi="Times New Roman" w:cs="Times New Roman"/>
        </w:rPr>
        <w:t>6</w:t>
      </w:r>
      <w:r w:rsidR="006C75FE">
        <w:rPr>
          <w:rFonts w:ascii="Times New Roman" w:hAnsi="Times New Roman" w:cs="Times New Roman"/>
        </w:rPr>
        <w:t xml:space="preserve">). </w:t>
      </w:r>
      <w:r w:rsidR="00364DC5">
        <w:rPr>
          <w:rFonts w:ascii="Times New Roman" w:hAnsi="Times New Roman" w:cs="Times New Roman"/>
        </w:rPr>
        <w:t xml:space="preserve">When the </w:t>
      </w:r>
      <w:proofErr w:type="spellStart"/>
      <w:r w:rsidR="00364DC5">
        <w:rPr>
          <w:rFonts w:ascii="Times New Roman" w:hAnsi="Times New Roman" w:cs="Times New Roman"/>
        </w:rPr>
        <w:t>crosstalks</w:t>
      </w:r>
      <w:proofErr w:type="spellEnd"/>
      <w:r w:rsidR="00364DC5">
        <w:rPr>
          <w:rFonts w:ascii="Times New Roman" w:hAnsi="Times New Roman" w:cs="Times New Roman"/>
        </w:rPr>
        <w:t xml:space="preserve"> are inactive, we find the </w:t>
      </w:r>
      <w:r w:rsidRPr="00602FA5">
        <w:rPr>
          <w:rFonts w:ascii="Times New Roman" w:hAnsi="Times New Roman" w:cs="Times New Roman"/>
        </w:rPr>
        <w:t>PSF stabilized network</w:t>
      </w:r>
      <w:r w:rsidR="00364DC5">
        <w:rPr>
          <w:rFonts w:ascii="Times New Roman" w:hAnsi="Times New Roman" w:cs="Times New Roman"/>
        </w:rPr>
        <w:t xml:space="preserve"> </w:t>
      </w:r>
      <w:r w:rsidRPr="00602FA5">
        <w:rPr>
          <w:rFonts w:ascii="Times New Roman" w:hAnsi="Times New Roman" w:cs="Times New Roman"/>
        </w:rPr>
        <w:t>can either be in the E/M-W/O or E/M-O state</w:t>
      </w:r>
      <w:r w:rsidR="00F17120">
        <w:rPr>
          <w:rFonts w:ascii="Times New Roman" w:hAnsi="Times New Roman" w:cs="Times New Roman"/>
        </w:rPr>
        <w:t>, and more than 90% of initial conditions lead to the hybrid E/M-W/O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4AB74063"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t>
      </w:r>
      <w:r w:rsidR="00323B4E">
        <w:rPr>
          <w:rFonts w:ascii="Times New Roman" w:hAnsi="Times New Roman" w:cs="Times New Roman"/>
        </w:rPr>
        <w:t xml:space="preserve">For instance, the hybrid E/M-W/O state is stabilized at all values of the foldchange for AMPK downregulating SNAIL, AMPK upregulation u200, and u34 upregulating </w:t>
      </w:r>
      <w:r w:rsidR="00FF60E1">
        <w:rPr>
          <w:rFonts w:ascii="Times New Roman" w:hAnsi="Times New Roman" w:cs="Times New Roman"/>
        </w:rPr>
        <w:t>nox</w:t>
      </w:r>
      <w:r w:rsidR="00323B4E">
        <w:rPr>
          <w:rFonts w:ascii="Times New Roman" w:hAnsi="Times New Roman" w:cs="Times New Roman"/>
        </w:rPr>
        <w:t>ROS (see Fig. S2</w:t>
      </w:r>
      <w:r w:rsidR="008C060B">
        <w:rPr>
          <w:rFonts w:ascii="Times New Roman" w:hAnsi="Times New Roman" w:cs="Times New Roman"/>
        </w:rPr>
        <w:t>8</w:t>
      </w:r>
      <w:r w:rsidR="00323B4E">
        <w:rPr>
          <w:rFonts w:ascii="Times New Roman" w:hAnsi="Times New Roman" w:cs="Times New Roman"/>
        </w:rPr>
        <w:t xml:space="preserve">). </w:t>
      </w:r>
      <w:r w:rsidR="00FF60E1">
        <w:rPr>
          <w:rFonts w:ascii="Times New Roman" w:hAnsi="Times New Roman" w:cs="Times New Roman"/>
        </w:rPr>
        <w:t>However, w</w:t>
      </w:r>
      <w:r w:rsidRPr="00602FA5">
        <w:rPr>
          <w:rFonts w:ascii="Times New Roman" w:hAnsi="Times New Roman" w:cs="Times New Roman"/>
        </w:rPr>
        <w:t xml:space="preserve">hen </w:t>
      </w:r>
      <w:r w:rsidR="00FF60E1">
        <w:rPr>
          <w:rFonts w:ascii="Times New Roman" w:hAnsi="Times New Roman" w:cs="Times New Roman"/>
        </w:rPr>
        <w:t>HIF-1 downregulates u200 or HIF-1 upregulates SNAIL</w:t>
      </w:r>
      <w:r w:rsidRPr="00602FA5">
        <w:rPr>
          <w:rFonts w:ascii="Times New Roman" w:hAnsi="Times New Roman" w:cs="Times New Roman"/>
        </w:rPr>
        <w:t xml:space="preserve">, </w:t>
      </w:r>
      <w:r w:rsidR="00FF60E1">
        <w:rPr>
          <w:rFonts w:ascii="Times New Roman" w:hAnsi="Times New Roman" w:cs="Times New Roman"/>
        </w:rPr>
        <w:t xml:space="preserve">the E/M-W/O state is only stabilized for some values of the foldchange, but the E/M-W/O is present for more values when PSFs stabilize the circuit compared to the original </w:t>
      </w:r>
      <w:proofErr w:type="spellStart"/>
      <w:r w:rsidR="00FF60E1">
        <w:rPr>
          <w:rFonts w:ascii="Times New Roman" w:hAnsi="Times New Roman" w:cs="Times New Roman"/>
        </w:rPr>
        <w:t>tristable</w:t>
      </w:r>
      <w:proofErr w:type="spellEnd"/>
      <w:r w:rsidR="00FF60E1">
        <w:rPr>
          <w:rFonts w:ascii="Times New Roman" w:hAnsi="Times New Roman" w:cs="Times New Roman"/>
        </w:rPr>
        <w:t xml:space="preserve"> network</w:t>
      </w:r>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8</w:t>
      </w:r>
      <w:r w:rsidRPr="00602FA5">
        <w:rPr>
          <w:rFonts w:ascii="Times New Roman" w:hAnsi="Times New Roman" w:cs="Times New Roman"/>
        </w:rPr>
        <w:t>).</w:t>
      </w:r>
      <w:r w:rsidR="00FF60E1">
        <w:rPr>
          <w:rFonts w:ascii="Times New Roman" w:hAnsi="Times New Roman" w:cs="Times New Roman"/>
        </w:rPr>
        <w:t xml:space="preserve"> These </w:t>
      </w:r>
      <w:r w:rsidR="00EC33E3">
        <w:rPr>
          <w:rFonts w:ascii="Times New Roman" w:hAnsi="Times New Roman" w:cs="Times New Roman"/>
        </w:rPr>
        <w:t xml:space="preserve">results confirm the PSFs </w:t>
      </w:r>
      <w:r w:rsidR="000E4B95">
        <w:rPr>
          <w:rFonts w:ascii="Times New Roman" w:hAnsi="Times New Roman" w:cs="Times New Roman"/>
        </w:rPr>
        <w:t xml:space="preserve">increase the stability of the E/M-W/O state, even in when </w:t>
      </w:r>
      <w:proofErr w:type="spellStart"/>
      <w:r w:rsidR="000E4B95">
        <w:rPr>
          <w:rFonts w:ascii="Times New Roman" w:hAnsi="Times New Roman" w:cs="Times New Roman"/>
        </w:rPr>
        <w:t>crosstalks</w:t>
      </w:r>
      <w:proofErr w:type="spellEnd"/>
      <w:r w:rsidR="000E4B95">
        <w:rPr>
          <w:rFonts w:ascii="Times New Roman" w:hAnsi="Times New Roman" w:cs="Times New Roman"/>
        </w:rPr>
        <w:t xml:space="preserve"> are active. </w:t>
      </w:r>
    </w:p>
    <w:p w14:paraId="15B67196" w14:textId="7A43DD43"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can push the system towards mesenchymal</w:t>
      </w:r>
      <w:r w:rsidR="00B15E5A">
        <w:rPr>
          <w:rFonts w:ascii="Times New Roman" w:hAnsi="Times New Roman" w:cs="Times New Roman"/>
        </w:rPr>
        <w:t>, as shown by the presence of the M-W/O state as u200 is inhibited by HIF-1</w:t>
      </w:r>
      <w:r w:rsidRPr="00602FA5">
        <w:rPr>
          <w:rFonts w:ascii="Times New Roman" w:hAnsi="Times New Roman" w:cs="Times New Roman"/>
        </w:rPr>
        <w:t xml:space="preserve">. This </w:t>
      </w:r>
      <w:r w:rsidR="00C1090D">
        <w:rPr>
          <w:rFonts w:ascii="Times New Roman" w:hAnsi="Times New Roman" w:cs="Times New Roman"/>
        </w:rPr>
        <w:t xml:space="preserve">corresponds with results from </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r w:rsidR="00B65741">
        <w:rPr>
          <w:rFonts w:ascii="Times New Roman" w:hAnsi="Times New Roman" w:cs="Times New Roman"/>
        </w:rPr>
        <w:t xml:space="preserve">and bistable </w:t>
      </w:r>
      <w:r w:rsidRPr="00602FA5">
        <w:rPr>
          <w:rFonts w:ascii="Times New Roman" w:hAnsi="Times New Roman" w:cs="Times New Roman"/>
        </w:rPr>
        <w:t>coupled network</w:t>
      </w:r>
      <w:r w:rsidR="00B65741">
        <w:rPr>
          <w:rFonts w:ascii="Times New Roman" w:hAnsi="Times New Roman" w:cs="Times New Roman"/>
        </w:rPr>
        <w:t>s</w:t>
      </w:r>
      <w:r w:rsidRPr="00602FA5">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w:t>
      </w:r>
      <w:r w:rsidR="00803B76">
        <w:rPr>
          <w:rFonts w:ascii="Times New Roman" w:hAnsi="Times New Roman" w:cs="Times New Roman"/>
        </w:rPr>
        <w:t xml:space="preserve">stability of the </w:t>
      </w:r>
      <w:r w:rsidRPr="00602FA5">
        <w:rPr>
          <w:rFonts w:ascii="Times New Roman" w:hAnsi="Times New Roman" w:cs="Times New Roman"/>
        </w:rPr>
        <w:t xml:space="preserve">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Lastly, we</w:t>
      </w:r>
      <w:r w:rsidR="00781C5E">
        <w:rPr>
          <w:rFonts w:ascii="Times New Roman" w:hAnsi="Times New Roman" w:cs="Times New Roman"/>
        </w:rPr>
        <w:t xml:space="preserve"> activate the three </w:t>
      </w:r>
      <w:proofErr w:type="spellStart"/>
      <w:r w:rsidR="00781C5E">
        <w:rPr>
          <w:rFonts w:ascii="Times New Roman" w:hAnsi="Times New Roman" w:cs="Times New Roman"/>
        </w:rPr>
        <w:t>crosstalks</w:t>
      </w:r>
      <w:proofErr w:type="spellEnd"/>
      <w:r w:rsidR="00781C5E">
        <w:rPr>
          <w:rFonts w:ascii="Times New Roman" w:hAnsi="Times New Roman" w:cs="Times New Roman"/>
        </w:rPr>
        <w:t xml:space="preserve"> that were shown in the </w:t>
      </w:r>
      <w:proofErr w:type="spellStart"/>
      <w:r w:rsidR="00781C5E">
        <w:rPr>
          <w:rFonts w:ascii="Times New Roman" w:hAnsi="Times New Roman" w:cs="Times New Roman"/>
        </w:rPr>
        <w:t>tristable</w:t>
      </w:r>
      <w:proofErr w:type="spellEnd"/>
      <w:r w:rsidR="00781C5E">
        <w:rPr>
          <w:rFonts w:ascii="Times New Roman" w:hAnsi="Times New Roman" w:cs="Times New Roman"/>
        </w:rPr>
        <w:t xml:space="preserve"> and bistable networks to suppress all states except the E/M-W/O state;</w:t>
      </w:r>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 xml:space="preserve">is modulated. </w:t>
      </w:r>
      <w:r w:rsidR="00781C5E">
        <w:rPr>
          <w:rFonts w:ascii="Times New Roman" w:hAnsi="Times New Roman" w:cs="Times New Roman"/>
        </w:rPr>
        <w:t xml:space="preserve">Once again, there is a phase where only the E/M-W/O state exists. Furthermore, </w:t>
      </w:r>
      <w:r w:rsidRPr="00602FA5">
        <w:rPr>
          <w:rFonts w:ascii="Times New Roman" w:hAnsi="Times New Roman" w:cs="Times New Roman"/>
        </w:rPr>
        <w:t xml:space="preserve">the </w:t>
      </w:r>
      <w:r w:rsidR="00781C5E">
        <w:rPr>
          <w:rFonts w:ascii="Times New Roman" w:hAnsi="Times New Roman" w:cs="Times New Roman"/>
        </w:rPr>
        <w:t>phase</w:t>
      </w:r>
      <w:r w:rsidRPr="00602FA5">
        <w:rPr>
          <w:rFonts w:ascii="Times New Roman" w:hAnsi="Times New Roman" w:cs="Times New Roman"/>
        </w:rPr>
        <w:t xml:space="preserve"> exists in a far larger region when stabilized by the PSFs than </w:t>
      </w:r>
      <w:r w:rsidR="00781C5E">
        <w:rPr>
          <w:rFonts w:ascii="Times New Roman" w:hAnsi="Times New Roman" w:cs="Times New Roman"/>
        </w:rPr>
        <w:t xml:space="preserve">for the corresponding </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00781C5E">
        <w:rPr>
          <w:rFonts w:ascii="Times New Roman" w:hAnsi="Times New Roman" w:cs="Times New Roman"/>
        </w:rPr>
        <w:t xml:space="preserve"> or bistable</w:t>
      </w:r>
      <w:r w:rsidRPr="00602FA5">
        <w:rPr>
          <w:rFonts w:ascii="Times New Roman" w:hAnsi="Times New Roman" w:cs="Times New Roman"/>
        </w:rPr>
        <w:t xml:space="preserv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7E8D" w:rsidRPr="00602FA5">
        <w:rPr>
          <w:rFonts w:ascii="Times New Roman" w:hAnsi="Times New Roman" w:cs="Times New Roman"/>
        </w:rPr>
        <w:t xml:space="preserve"> and S2</w:t>
      </w:r>
      <w:r w:rsidR="008C060B">
        <w:rPr>
          <w:rFonts w:ascii="Times New Roman" w:hAnsi="Times New Roman" w:cs="Times New Roman"/>
        </w:rPr>
        <w:t>9</w:t>
      </w:r>
      <w:r w:rsidRPr="00602FA5">
        <w:rPr>
          <w:rFonts w:ascii="Times New Roman" w:hAnsi="Times New Roman" w:cs="Times New Roman"/>
        </w:rPr>
        <w:t>).</w:t>
      </w:r>
      <w:r w:rsidR="00E4063A">
        <w:rPr>
          <w:rFonts w:ascii="Times New Roman" w:hAnsi="Times New Roman" w:cs="Times New Roman"/>
        </w:rPr>
        <w:t xml:space="preserve"> Specifically, the light red region at the bottom left corner of Fig. 8D, shows the parameter space where the E/M-W/O state is the only one available for the </w:t>
      </w:r>
      <w:proofErr w:type="spellStart"/>
      <w:r w:rsidR="00E4063A">
        <w:rPr>
          <w:rFonts w:ascii="Times New Roman" w:hAnsi="Times New Roman" w:cs="Times New Roman"/>
        </w:rPr>
        <w:t>tristable</w:t>
      </w:r>
      <w:proofErr w:type="spellEnd"/>
      <w:r w:rsidR="00E4063A">
        <w:rPr>
          <w:rFonts w:ascii="Times New Roman" w:hAnsi="Times New Roman" w:cs="Times New Roman"/>
        </w:rPr>
        <w:t xml:space="preserve"> network at this level of input to Snail. The large red region surrounding it is the additional parameter space the E/M-W/O state is stabilized in when the PSFs are coupled with the network.</w:t>
      </w:r>
      <w:r w:rsidR="000E4450">
        <w:rPr>
          <w:rFonts w:ascii="Times New Roman" w:hAnsi="Times New Roman" w:cs="Times New Roman"/>
        </w:rPr>
        <w:t xml:space="preserve"> Further, the </w:t>
      </w:r>
      <w:r w:rsidR="00DE437B">
        <w:rPr>
          <w:rFonts w:ascii="Times New Roman" w:hAnsi="Times New Roman" w:cs="Times New Roman"/>
        </w:rPr>
        <w:t xml:space="preserve">states in the </w:t>
      </w:r>
      <w:r w:rsidR="000E4450">
        <w:rPr>
          <w:rFonts w:ascii="Times New Roman" w:hAnsi="Times New Roman" w:cs="Times New Roman"/>
        </w:rPr>
        <w:t>phases surrounding the region of E/M-W/O stability are the</w:t>
      </w:r>
      <w:r w:rsidR="00DE437B">
        <w:rPr>
          <w:rFonts w:ascii="Times New Roman" w:hAnsi="Times New Roman" w:cs="Times New Roman"/>
        </w:rPr>
        <w:t xml:space="preserve"> same as the bistable networks (E-W/O and E-O)</w:t>
      </w:r>
      <w:r w:rsidR="004167E1">
        <w:rPr>
          <w:rFonts w:ascii="Times New Roman" w:hAnsi="Times New Roman" w:cs="Times New Roman"/>
        </w:rPr>
        <w:t xml:space="preserve">, </w:t>
      </w:r>
      <w:proofErr w:type="gramStart"/>
      <w:r w:rsidR="004167E1">
        <w:rPr>
          <w:rFonts w:ascii="Times New Roman" w:hAnsi="Times New Roman" w:cs="Times New Roman"/>
        </w:rPr>
        <w:t>and also</w:t>
      </w:r>
      <w:proofErr w:type="gramEnd"/>
      <w:r w:rsidR="004167E1">
        <w:rPr>
          <w:rFonts w:ascii="Times New Roman" w:hAnsi="Times New Roman" w:cs="Times New Roman"/>
        </w:rPr>
        <w:t xml:space="preserve"> correspond to those of the </w:t>
      </w:r>
      <w:proofErr w:type="spellStart"/>
      <w:r w:rsidR="004167E1">
        <w:rPr>
          <w:rFonts w:ascii="Times New Roman" w:hAnsi="Times New Roman" w:cs="Times New Roman"/>
        </w:rPr>
        <w:t>tristable</w:t>
      </w:r>
      <w:proofErr w:type="spellEnd"/>
      <w:r w:rsidR="004167E1">
        <w:rPr>
          <w:rFonts w:ascii="Times New Roman" w:hAnsi="Times New Roman" w:cs="Times New Roman"/>
        </w:rPr>
        <w:t xml:space="preserve"> network.</w:t>
      </w:r>
      <w:r w:rsidR="005C0794">
        <w:rPr>
          <w:rFonts w:ascii="Times New Roman" w:hAnsi="Times New Roman" w:cs="Times New Roman"/>
        </w:rPr>
        <w:t xml:space="preserve"> Thus, incorporating the PSFs – GRHL2 and OVOL – can increase the stability of the E/M-W/O state and agree with our previous finding</w:t>
      </w:r>
      <w:r w:rsidR="00363457">
        <w:rPr>
          <w:rFonts w:ascii="Times New Roman" w:hAnsi="Times New Roman" w:cs="Times New Roman"/>
        </w:rPr>
        <w:t xml:space="preserve"> of mutual activation between the EMT and metabolic networks.</w:t>
      </w:r>
      <w:r w:rsidR="005C0794">
        <w:rPr>
          <w:rFonts w:ascii="Times New Roman" w:hAnsi="Times New Roman" w:cs="Times New Roman"/>
        </w:rPr>
        <w:t xml:space="preserve"> </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25A2DB43">
            <wp:extent cx="5333998"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8"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104" w:name="discussion"/>
      <w:r w:rsidRPr="00602FA5">
        <w:rPr>
          <w:rFonts w:ascii="Times New Roman" w:hAnsi="Times New Roman" w:cs="Times New Roman"/>
          <w:b/>
          <w:bCs/>
        </w:rPr>
        <w:t>Discussion</w:t>
      </w:r>
      <w:bookmarkEnd w:id="104"/>
    </w:p>
    <w:p w14:paraId="58FF1CDC" w14:textId="7D863500" w:rsidR="00E469AE" w:rsidRPr="00602FA5" w:rsidRDefault="00F63491" w:rsidP="00033126">
      <w:pPr>
        <w:pStyle w:val="FirstParagraph"/>
        <w:spacing w:line="480" w:lineRule="auto"/>
        <w:ind w:firstLine="720"/>
        <w:rPr>
          <w:rFonts w:ascii="Times New Roman" w:hAnsi="Times New Roman" w:cs="Times New Roman"/>
        </w:rPr>
      </w:pPr>
      <w:r>
        <w:rPr>
          <w:rFonts w:ascii="Times New Roman" w:hAnsi="Times New Roman" w:cs="Times New Roman"/>
        </w:rPr>
        <w:t xml:space="preserve">The results of this work agree with a hypothesis of mutual activation between the core EMT and metabolic network stabilizing the hybrid E/M-W/O phenotype that has a high metastatic potential. </w:t>
      </w:r>
      <w:r w:rsidR="00BD5103">
        <w:rPr>
          <w:rFonts w:ascii="Times New Roman" w:hAnsi="Times New Roman" w:cs="Times New Roman"/>
        </w:rPr>
        <w:t xml:space="preserve">When individually activated, the </w:t>
      </w:r>
      <w:proofErr w:type="spellStart"/>
      <w:r w:rsidR="00BD5103">
        <w:rPr>
          <w:rFonts w:ascii="Times New Roman" w:hAnsi="Times New Roman" w:cs="Times New Roman"/>
        </w:rPr>
        <w:t>crosstalks</w:t>
      </w:r>
      <w:proofErr w:type="spellEnd"/>
      <w:r w:rsidR="00BD5103">
        <w:rPr>
          <w:rFonts w:ascii="Times New Roman" w:hAnsi="Times New Roman" w:cs="Times New Roman"/>
        </w:rPr>
        <w:t xml:space="preserve"> have very distinct effects; u34 </w:t>
      </w:r>
      <w:r w:rsidR="0093139A">
        <w:rPr>
          <w:rFonts w:ascii="Times New Roman" w:hAnsi="Times New Roman" w:cs="Times New Roman"/>
        </w:rPr>
        <w:t>increasing</w:t>
      </w:r>
      <w:r w:rsidR="00BD5103">
        <w:rPr>
          <w:rFonts w:ascii="Times New Roman" w:hAnsi="Times New Roman" w:cs="Times New Roman"/>
        </w:rPr>
        <w:t xml:space="preserve"> ROS </w:t>
      </w:r>
      <w:r w:rsidR="0093139A">
        <w:rPr>
          <w:rFonts w:ascii="Times New Roman" w:hAnsi="Times New Roman" w:cs="Times New Roman"/>
        </w:rPr>
        <w:t>upregulates the mixed W/O metabolic phenotype and hybrid E/M-W/O phenotype, u200 silencing HIF-1 mRNA increases OXPHOS and suppresses the E/M-W/O state, AMPK drives the EMT network towards the epithelial state and quickly suppresses the E/M-W/O state, and HIF-1 pushes the EMT network towards mesenchymal while slowly downregulating</w:t>
      </w:r>
      <w:r w:rsidR="009C3FE6">
        <w:rPr>
          <w:rFonts w:ascii="Times New Roman" w:hAnsi="Times New Roman" w:cs="Times New Roman"/>
        </w:rPr>
        <w:t xml:space="preserve"> the</w:t>
      </w:r>
      <w:r w:rsidR="0093139A">
        <w:rPr>
          <w:rFonts w:ascii="Times New Roman" w:hAnsi="Times New Roman" w:cs="Times New Roman"/>
        </w:rPr>
        <w:t xml:space="preserve"> EM/WO</w:t>
      </w:r>
      <w:r w:rsidR="009C3FE6">
        <w:rPr>
          <w:rFonts w:ascii="Times New Roman" w:hAnsi="Times New Roman" w:cs="Times New Roman"/>
        </w:rPr>
        <w:t xml:space="preserve"> state</w:t>
      </w:r>
      <w:r w:rsidR="0093139A">
        <w:rPr>
          <w:rFonts w:ascii="Times New Roman" w:hAnsi="Times New Roman" w:cs="Times New Roman"/>
        </w:rPr>
        <w:t xml:space="preserve">. </w:t>
      </w:r>
      <w:r w:rsidR="00993F21">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00993F21">
        <w:rPr>
          <w:rFonts w:ascii="Times New Roman" w:hAnsi="Times New Roman" w:cs="Times New Roman"/>
        </w:rPr>
        <w:t>crosstalks</w:t>
      </w:r>
      <w:proofErr w:type="spellEnd"/>
      <w:r w:rsidR="00993F21">
        <w:rPr>
          <w:rFonts w:ascii="Times New Roman" w:hAnsi="Times New Roman" w:cs="Times New Roman"/>
        </w:rPr>
        <w:t xml:space="preserve"> with opposite effects must be active.</w:t>
      </w:r>
      <w:r w:rsidR="000631C2">
        <w:rPr>
          <w:rFonts w:ascii="Times New Roman" w:hAnsi="Times New Roman" w:cs="Times New Roman"/>
        </w:rPr>
        <w:t xml:space="preserve"> Additionally, if </w:t>
      </w:r>
      <w:proofErr w:type="spellStart"/>
      <w:r w:rsidR="000631C2">
        <w:rPr>
          <w:rFonts w:ascii="Times New Roman" w:hAnsi="Times New Roman" w:cs="Times New Roman"/>
        </w:rPr>
        <w:t>crosstalks</w:t>
      </w:r>
      <w:proofErr w:type="spellEnd"/>
      <w:r w:rsidR="000631C2">
        <w:rPr>
          <w:rFonts w:ascii="Times New Roman" w:hAnsi="Times New Roman" w:cs="Times New Roman"/>
        </w:rPr>
        <w:t xml:space="preserve"> in both directions are active it is possible to suppress all states except the E/M-W/O</w:t>
      </w:r>
      <w:r w:rsidR="00012D7C">
        <w:rPr>
          <w:rFonts w:ascii="Times New Roman" w:hAnsi="Times New Roman" w:cs="Times New Roman"/>
        </w:rPr>
        <w:t xml:space="preserve"> phenotype.</w:t>
      </w:r>
      <w:r w:rsidR="00847B9E">
        <w:rPr>
          <w:rFonts w:ascii="Times New Roman" w:hAnsi="Times New Roman" w:cs="Times New Roman"/>
        </w:rPr>
        <w:t xml:space="preserve"> Furthermore, these results are consistent even if the system is in a parameter range of normal, non-cancerous cells or the system is stabilized in the hybrid </w:t>
      </w:r>
      <w:r w:rsidR="0037600D">
        <w:rPr>
          <w:rFonts w:ascii="Times New Roman" w:hAnsi="Times New Roman" w:cs="Times New Roman"/>
        </w:rPr>
        <w:t xml:space="preserve">E/M-W/O </w:t>
      </w:r>
      <w:r w:rsidR="00847B9E">
        <w:rPr>
          <w:rFonts w:ascii="Times New Roman" w:hAnsi="Times New Roman" w:cs="Times New Roman"/>
        </w:rPr>
        <w:t xml:space="preserve">state by PSFs. </w:t>
      </w:r>
      <w:r w:rsidR="00643A7E">
        <w:rPr>
          <w:rFonts w:ascii="Times New Roman" w:hAnsi="Times New Roman" w:cs="Times New Roman"/>
        </w:rPr>
        <w:t>Our results suggest a mutual activation of the core EMT and metabolic networks to stabilize the E/M-W/O phenotype</w:t>
      </w:r>
      <w:r w:rsidR="0099362D">
        <w:rPr>
          <w:rFonts w:ascii="Times New Roman" w:hAnsi="Times New Roman" w:cs="Times New Roman"/>
        </w:rPr>
        <w:t>.</w:t>
      </w:r>
    </w:p>
    <w:p w14:paraId="4E02FBAA" w14:textId="3AB5F5A9" w:rsidR="00E469AE" w:rsidRPr="00602FA5" w:rsidRDefault="00643A7E" w:rsidP="00C5686B">
      <w:pPr>
        <w:pStyle w:val="BodyText"/>
        <w:spacing w:line="480" w:lineRule="auto"/>
        <w:ind w:firstLine="720"/>
        <w:rPr>
          <w:rFonts w:ascii="Times New Roman" w:eastAsiaTheme="minorEastAsia" w:hAnsi="Times New Roman" w:cs="Times New Roman"/>
        </w:rPr>
      </w:pPr>
      <w:r>
        <w:rPr>
          <w:rFonts w:ascii="Times New Roman" w:hAnsi="Times New Roman" w:cs="Times New Roman"/>
        </w:rPr>
        <w:t xml:space="preserve">Through the investigation of this </w:t>
      </w:r>
      <w:r w:rsidR="00775AD4">
        <w:rPr>
          <w:rFonts w:ascii="Times New Roman" w:hAnsi="Times New Roman" w:cs="Times New Roman"/>
        </w:rPr>
        <w:t>coupling,</w:t>
      </w:r>
      <w:r>
        <w:rPr>
          <w:rFonts w:ascii="Times New Roman" w:hAnsi="Times New Roman" w:cs="Times New Roman"/>
        </w:rPr>
        <w:t xml:space="preserve"> we have identified some potential </w:t>
      </w:r>
      <w:proofErr w:type="spellStart"/>
      <w:r>
        <w:rPr>
          <w:rFonts w:ascii="Times New Roman" w:hAnsi="Times New Roman" w:cs="Times New Roman"/>
        </w:rPr>
        <w:t>crosstalks</w:t>
      </w:r>
      <w:proofErr w:type="spellEnd"/>
      <w:r>
        <w:rPr>
          <w:rFonts w:ascii="Times New Roman" w:hAnsi="Times New Roman" w:cs="Times New Roman"/>
        </w:rPr>
        <w:t xml:space="preserve"> that may be key to stabilizing the E/M-W/O state</w:t>
      </w:r>
      <w:r w:rsidR="00614AE7">
        <w:rPr>
          <w:rFonts w:ascii="Times New Roman" w:hAnsi="Times New Roman" w:cs="Times New Roman"/>
        </w:rPr>
        <w:t>; mtROS, HIF-1, u200, and u34</w:t>
      </w:r>
      <w:r>
        <w:rPr>
          <w:rFonts w:ascii="Times New Roman" w:hAnsi="Times New Roman" w:cs="Times New Roman"/>
        </w:rPr>
        <w:t xml:space="preserve">. </w:t>
      </w:r>
      <w:r w:rsidR="00775AD4">
        <w:rPr>
          <w:rFonts w:ascii="Times New Roman" w:hAnsi="Times New Roman" w:cs="Times New Roman"/>
        </w:rPr>
        <w:t xml:space="preserve">The activation of the </w:t>
      </w:r>
      <w:proofErr w:type="spellStart"/>
      <w:r w:rsidR="00775AD4">
        <w:rPr>
          <w:rFonts w:ascii="Times New Roman" w:hAnsi="Times New Roman" w:cs="Times New Roman"/>
        </w:rPr>
        <w:t>crosstalks</w:t>
      </w:r>
      <w:proofErr w:type="spellEnd"/>
      <w:r w:rsidR="00775AD4">
        <w:rPr>
          <w:rFonts w:ascii="Times New Roman" w:hAnsi="Times New Roman" w:cs="Times New Roman"/>
        </w:rPr>
        <w:t xml:space="preserve"> controlled by the miRNA of the EMT network showed minimal sensitivity to changing levels of noxROS but</w:t>
      </w:r>
      <w:r w:rsidR="00084927">
        <w:rPr>
          <w:rFonts w:ascii="Times New Roman" w:hAnsi="Times New Roman" w:cs="Times New Roman"/>
        </w:rPr>
        <w:t xml:space="preserve"> increasing levels of mtROS were able to upregulate the E/M-W/O phenotype, suggesting mtROS is critical to the</w:t>
      </w:r>
      <w:r w:rsidR="00FD1737">
        <w:rPr>
          <w:rFonts w:ascii="Times New Roman" w:hAnsi="Times New Roman" w:cs="Times New Roman"/>
        </w:rPr>
        <w:t xml:space="preserve"> </w:t>
      </w:r>
      <w:r w:rsidR="00084927">
        <w:rPr>
          <w:rFonts w:ascii="Times New Roman" w:hAnsi="Times New Roman" w:cs="Times New Roman"/>
        </w:rPr>
        <w:t xml:space="preserve">activation of EMT. </w:t>
      </w:r>
      <w:r w:rsidR="00376723">
        <w:rPr>
          <w:rFonts w:ascii="Times New Roman" w:hAnsi="Times New Roman" w:cs="Times New Roman"/>
        </w:rPr>
        <w:t xml:space="preserve">In agreement </w:t>
      </w:r>
      <w:proofErr w:type="spellStart"/>
      <w:r w:rsidR="00376723">
        <w:rPr>
          <w:rFonts w:ascii="Times New Roman" w:hAnsi="Times New Roman" w:cs="Times New Roman"/>
        </w:rPr>
        <w:t>with out</w:t>
      </w:r>
      <w:proofErr w:type="spellEnd"/>
      <w:r w:rsidR="00376723">
        <w:rPr>
          <w:rFonts w:ascii="Times New Roman" w:hAnsi="Times New Roman" w:cs="Times New Roman"/>
        </w:rPr>
        <w:t xml:space="preserve"> results, r</w:t>
      </w:r>
      <w:r w:rsidR="00052FEE">
        <w:rPr>
          <w:rFonts w:ascii="Times New Roman" w:hAnsi="Times New Roman" w:cs="Times New Roman"/>
        </w:rPr>
        <w:t xml:space="preserve">ecent experimental work has posited mtROS </w:t>
      </w:r>
      <w:r w:rsidR="00376723">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7510E0" w:rsidRPr="007510E0">
            <w:rPr>
              <w:rFonts w:ascii="Times New Roman" w:eastAsia="Times New Roman" w:hAnsi="Times New Roman" w:cs="Times New Roman"/>
              <w:color w:val="000000"/>
            </w:rPr>
            <w:t>[64]</w:t>
          </w:r>
        </w:sdtContent>
      </w:sdt>
      <w:r w:rsidR="00376723">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7510E0" w:rsidRPr="007510E0">
            <w:rPr>
              <w:rFonts w:ascii="Times New Roman" w:eastAsia="Times New Roman" w:hAnsi="Times New Roman" w:cs="Times New Roman"/>
              <w:color w:val="000000"/>
            </w:rPr>
            <w:t>[65,66]</w:t>
          </w:r>
        </w:sdtContent>
      </w:sdt>
      <w:r w:rsidR="00376723">
        <w:rPr>
          <w:rFonts w:ascii="Times New Roman" w:hAnsi="Times New Roman" w:cs="Times New Roman"/>
        </w:rPr>
        <w:t xml:space="preserve">, and have a much stronger role than </w:t>
      </w:r>
      <w:r w:rsidR="00AD7F58" w:rsidRPr="00602FA5">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7510E0" w:rsidRPr="007510E0">
            <w:rPr>
              <w:rFonts w:ascii="Times New Roman" w:eastAsia="Times New Roman" w:hAnsi="Times New Roman" w:cs="Times New Roman"/>
              <w:color w:val="000000"/>
            </w:rPr>
            <w:t>[44]</w:t>
          </w:r>
        </w:sdtContent>
      </w:sdt>
      <w:r w:rsidR="00253BD6" w:rsidRPr="00253BD6">
        <w:rPr>
          <w:rFonts w:ascii="Times New Roman" w:eastAsia="Times New Roman" w:hAnsi="Times New Roman" w:cs="Times New Roman"/>
          <w:color w:val="000000"/>
        </w:rPr>
        <w:t>[63]</w:t>
      </w:r>
      <w:r w:rsidR="00AD7F58" w:rsidRPr="00602FA5">
        <w:rPr>
          <w:rFonts w:ascii="Times New Roman" w:hAnsi="Times New Roman" w:cs="Times New Roman"/>
        </w:rPr>
        <w:t>.</w:t>
      </w:r>
      <w:r w:rsidR="00043B26" w:rsidRPr="00602FA5">
        <w:rPr>
          <w:rFonts w:ascii="Times New Roman" w:hAnsi="Times New Roman" w:cs="Times New Roman"/>
        </w:rPr>
        <w:t xml:space="preserve"> </w:t>
      </w:r>
      <w:proofErr w:type="gramStart"/>
      <w:r w:rsidR="00CA52C5">
        <w:rPr>
          <w:rFonts w:ascii="Times New Roman" w:hAnsi="Times New Roman" w:cs="Times New Roman"/>
        </w:rPr>
        <w:t>While,</w:t>
      </w:r>
      <w:proofErr w:type="gramEnd"/>
      <w:r w:rsidR="00CA52C5">
        <w:rPr>
          <w:rFonts w:ascii="Times New Roman" w:hAnsi="Times New Roman" w:cs="Times New Roman"/>
        </w:rPr>
        <w:t xml:space="preserve"> it is accepted that HIF-1 is important to </w:t>
      </w:r>
      <w:r w:rsidR="003A6BD6" w:rsidRPr="00602FA5">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7510E0" w:rsidRPr="007510E0">
            <w:rPr>
              <w:rFonts w:ascii="Times New Roman" w:eastAsia="Times New Roman" w:hAnsi="Times New Roman" w:cs="Times New Roman"/>
              <w:color w:val="000000"/>
            </w:rPr>
            <w:t>[22]</w:t>
          </w:r>
        </w:sdtContent>
      </w:sdt>
      <w:r w:rsidR="00CA52C5">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7510E0" w:rsidRPr="007510E0">
            <w:rPr>
              <w:rFonts w:ascii="Times New Roman" w:eastAsia="Times New Roman" w:hAnsi="Times New Roman" w:cs="Times New Roman"/>
              <w:color w:val="000000"/>
            </w:rPr>
            <w:t>[9]</w:t>
          </w:r>
        </w:sdtContent>
      </w:sdt>
      <w:r w:rsidR="003A6BD6" w:rsidRPr="00602FA5">
        <w:rPr>
          <w:rFonts w:ascii="Times New Roman" w:hAnsi="Times New Roman" w:cs="Times New Roman"/>
        </w:rPr>
        <w:t xml:space="preserve">, </w:t>
      </w:r>
      <w:r w:rsidR="00CA52C5">
        <w:rPr>
          <w:rFonts w:ascii="Times New Roman" w:hAnsi="Times New Roman" w:cs="Times New Roman"/>
        </w:rPr>
        <w:t>the connection between HIF-1, mtROS, and cancer aggressiveness has also been suggested</w:t>
      </w:r>
      <w:r w:rsidR="00CA52C5" w:rsidRPr="00602FA5"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7510E0" w:rsidRPr="007510E0">
            <w:rPr>
              <w:rFonts w:ascii="Times New Roman" w:eastAsia="Times New Roman" w:hAnsi="Times New Roman" w:cs="Times New Roman"/>
              <w:color w:val="000000"/>
            </w:rPr>
            <w:t>[67]</w:t>
          </w:r>
        </w:sdtContent>
      </w:sdt>
      <w:r w:rsidR="003A6BD6">
        <w:rPr>
          <w:rFonts w:ascii="Times New Roman" w:hAnsi="Times New Roman" w:cs="Times New Roman"/>
        </w:rPr>
        <w:t>.</w:t>
      </w:r>
      <w:r w:rsidR="003A6BD6" w:rsidRPr="00602FA5">
        <w:rPr>
          <w:rFonts w:ascii="Times New Roman" w:hAnsi="Times New Roman" w:cs="Times New Roman"/>
        </w:rPr>
        <w:t xml:space="preserve"> </w:t>
      </w:r>
      <w:r w:rsidR="00CA52C5">
        <w:rPr>
          <w:rFonts w:ascii="Times New Roman" w:hAnsi="Times New Roman" w:cs="Times New Roman"/>
        </w:rPr>
        <w:t>Indeed, our results suggest the mtROS/HIF-1 axis is critical to stabilizing the highly aggressive E/M-W/O state.</w:t>
      </w:r>
      <w:r w:rsidR="003A6BD6" w:rsidRPr="00602FA5">
        <w:rPr>
          <w:rFonts w:ascii="Times New Roman" w:hAnsi="Times New Roman" w:cs="Times New Roman"/>
        </w:rPr>
        <w:t xml:space="preserve"> </w:t>
      </w:r>
      <w:r w:rsidR="00D03083">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Pr>
          <w:rFonts w:ascii="Times New Roman" w:eastAsiaTheme="minorEastAsia" w:hAnsi="Times New Roman" w:cs="Times New Roman"/>
        </w:rPr>
        <w:t xml:space="preserve">, </w:t>
      </w:r>
      <w:r w:rsidR="00D03083">
        <w:rPr>
          <w:rFonts w:ascii="Times New Roman" w:hAnsi="Times New Roman" w:cs="Times New Roman"/>
        </w:rPr>
        <w:t xml:space="preserve"> </w:t>
      </w:r>
      <w:r w:rsidR="00C674EA">
        <w:rPr>
          <w:rFonts w:ascii="Times New Roman" w:hAnsi="Times New Roman" w:cs="Times New Roman"/>
        </w:rPr>
        <w:t>confirming</w:t>
      </w:r>
      <w:r w:rsidR="00D03083">
        <w:rPr>
          <w:rFonts w:ascii="Times New Roman" w:hAnsi="Times New Roman" w:cs="Times New Roman"/>
        </w:rPr>
        <w:t xml:space="preserve"> </w:t>
      </w:r>
      <w:r w:rsidR="00043B26" w:rsidRPr="00602FA5">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7510E0" w:rsidRPr="007510E0">
            <w:rPr>
              <w:rFonts w:ascii="Times New Roman" w:eastAsia="Times New Roman" w:hAnsi="Times New Roman" w:cs="Times New Roman"/>
              <w:color w:val="000000"/>
            </w:rPr>
            <w:t>[68]</w:t>
          </w:r>
        </w:sdtContent>
      </w:sdt>
      <w:r w:rsidR="00043B26" w:rsidRPr="00602FA5">
        <w:rPr>
          <w:rFonts w:ascii="Times New Roman" w:hAnsi="Times New Roman" w:cs="Times New Roman"/>
        </w:rPr>
        <w:t>.</w:t>
      </w:r>
      <w:r w:rsidR="004D3F44"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00AD7F58"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AC3C31">
        <w:rPr>
          <w:rFonts w:ascii="Times New Roman" w:hAnsi="Times New Roman" w:cs="Times New Roman"/>
        </w:rPr>
        <w:t>HIF-1</w:t>
      </w:r>
      <w:r w:rsidR="00AD7F58" w:rsidRPr="00602FA5">
        <w:rPr>
          <w:rFonts w:ascii="Times New Roman" w:hAnsi="Times New Roman" w:cs="Times New Roman"/>
        </w:rPr>
        <w:t xml:space="preserve"> and ROS may be critical to stabilizing the E/M-W/O state associated with </w:t>
      </w:r>
      <w:r w:rsidR="00E3774A">
        <w:rPr>
          <w:rFonts w:ascii="Times New Roman" w:hAnsi="Times New Roman" w:cs="Times New Roman"/>
        </w:rPr>
        <w:t xml:space="preserve">metastasis and </w:t>
      </w:r>
      <w:r w:rsidR="00AD7F58" w:rsidRPr="00602FA5">
        <w:rPr>
          <w:rFonts w:ascii="Times New Roman" w:hAnsi="Times New Roman" w:cs="Times New Roman"/>
        </w:rPr>
        <w:t>tumorigenesis</w:t>
      </w:r>
      <w:r w:rsidR="00A87DCF" w:rsidRPr="00602FA5">
        <w:rPr>
          <w:rFonts w:ascii="Times New Roman" w:hAnsi="Times New Roman" w:cs="Times New Roman"/>
        </w:rPr>
        <w:t>.</w:t>
      </w:r>
    </w:p>
    <w:p w14:paraId="3C966B00" w14:textId="4595A6DD" w:rsidR="00690173" w:rsidRPr="00602FA5" w:rsidRDefault="004D16FB" w:rsidP="004605B0">
      <w:pPr>
        <w:pStyle w:val="BodyText"/>
        <w:spacing w:line="480" w:lineRule="auto"/>
        <w:ind w:firstLine="720"/>
        <w:rPr>
          <w:rFonts w:ascii="Times New Roman" w:hAnsi="Times New Roman" w:cs="Times New Roman"/>
        </w:rPr>
      </w:pPr>
      <w:r>
        <w:rPr>
          <w:rFonts w:ascii="Times New Roman" w:hAnsi="Times New Roman" w:cs="Times New Roman"/>
        </w:rPr>
        <w:t>Incorporating additional pathways may be necessary to</w:t>
      </w:r>
      <w:r w:rsidR="002812A3">
        <w:rPr>
          <w:rFonts w:ascii="Times New Roman" w:hAnsi="Times New Roman" w:cs="Times New Roman"/>
        </w:rPr>
        <w:t xml:space="preserve"> improve understanding of the mutual activation between EMT and metabolic rep</w:t>
      </w:r>
      <w:r w:rsidR="00E979FC">
        <w:rPr>
          <w:rFonts w:ascii="Times New Roman" w:hAnsi="Times New Roman" w:cs="Times New Roman"/>
        </w:rPr>
        <w:t>ro</w:t>
      </w:r>
      <w:r w:rsidR="002812A3">
        <w:rPr>
          <w:rFonts w:ascii="Times New Roman" w:hAnsi="Times New Roman" w:cs="Times New Roman"/>
        </w:rPr>
        <w:t xml:space="preserve">gramming. </w:t>
      </w:r>
      <w:r w:rsidR="00AD7F58" w:rsidRPr="00602FA5">
        <w:rPr>
          <w:rFonts w:ascii="Times New Roman" w:hAnsi="Times New Roman" w:cs="Times New Roman"/>
        </w:rPr>
        <w:t xml:space="preserve">The </w:t>
      </w:r>
      <w:r w:rsidR="00EA1653">
        <w:rPr>
          <w:rFonts w:ascii="Times New Roman" w:hAnsi="Times New Roman" w:cs="Times New Roman"/>
        </w:rPr>
        <w:t xml:space="preserve">upregulation of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may be of critical importance given the p53 and KEAP1-NRF2</w:t>
      </w:r>
      <w:r w:rsidR="00ED53FA" w:rsidRPr="00602FA5">
        <w:rPr>
          <w:rFonts w:ascii="Times New Roman" w:hAnsi="Times New Roman" w:cs="Times New Roman"/>
        </w:rPr>
        <w:t xml:space="preserve"> pathways</w:t>
      </w:r>
      <w:r w:rsidR="00AD7F58"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7510E0" w:rsidRPr="007510E0">
            <w:rPr>
              <w:rFonts w:ascii="Times New Roman" w:eastAsia="Times New Roman" w:hAnsi="Times New Roman" w:cs="Times New Roman"/>
              <w:color w:val="000000"/>
            </w:rPr>
            <w:t>[39]</w:t>
          </w:r>
        </w:sdtContent>
      </w:sdt>
      <w:r w:rsidR="00AD7F58"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7510E0" w:rsidRPr="007510E0">
            <w:rPr>
              <w:rFonts w:ascii="Times New Roman" w:eastAsia="Times New Roman" w:hAnsi="Times New Roman" w:cs="Times New Roman"/>
              <w:color w:val="000000"/>
            </w:rPr>
            <w:t>[44–46]</w:t>
          </w:r>
        </w:sdtContent>
      </w:sdt>
      <w:r w:rsidR="00AD7F58"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7510E0" w:rsidRPr="007510E0">
            <w:rPr>
              <w:rFonts w:ascii="Times New Roman" w:eastAsia="Times New Roman" w:hAnsi="Times New Roman" w:cs="Times New Roman"/>
              <w:color w:val="000000"/>
            </w:rPr>
            <w:t>[29]</w:t>
          </w:r>
        </w:sdtContent>
      </w:sdt>
      <w:r w:rsidR="00AD7F58" w:rsidRPr="00602FA5">
        <w:rPr>
          <w:rFonts w:ascii="Times New Roman" w:hAnsi="Times New Roman" w:cs="Times New Roman"/>
        </w:rPr>
        <w:t xml:space="preserve">. </w:t>
      </w:r>
      <w:r w:rsidR="005A415E" w:rsidRPr="00602FA5">
        <w:rPr>
          <w:rFonts w:ascii="Times New Roman" w:hAnsi="Times New Roman" w:cs="Times New Roman"/>
        </w:rPr>
        <w:t>Additionally, t</w:t>
      </w:r>
      <w:r w:rsidR="00AD7F58"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7510E0" w:rsidRPr="007510E0">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w:t>
      </w:r>
      <w:r>
        <w:rPr>
          <w:rFonts w:ascii="Times New Roman" w:hAnsi="Times New Roman" w:cs="Times New Roman"/>
        </w:rPr>
        <w:t xml:space="preserve">This perceived conflict may be an effect of different crosstalk mechanisms. </w:t>
      </w:r>
      <w:r w:rsidR="00273664">
        <w:rPr>
          <w:rFonts w:ascii="Times New Roman" w:hAnsi="Times New Roman" w:cs="Times New Roman"/>
        </w:rPr>
        <w:t>. T</w:t>
      </w:r>
      <w:r>
        <w:rPr>
          <w:rFonts w:ascii="Times New Roman" w:hAnsi="Times New Roman" w:cs="Times New Roman"/>
        </w:rPr>
        <w:t>herefore, t</w:t>
      </w:r>
      <w:r w:rsidR="00AD7F58" w:rsidRPr="00602FA5">
        <w:rPr>
          <w:rFonts w:ascii="Times New Roman" w:hAnsi="Times New Roman" w:cs="Times New Roman"/>
        </w:rPr>
        <w:t xml:space="preserve">o further elucidate the mechanism by which ROS promotes </w:t>
      </w:r>
      <w:r w:rsidR="00382AC0">
        <w:rPr>
          <w:rFonts w:ascii="Times New Roman" w:hAnsi="Times New Roman" w:cs="Times New Roman"/>
        </w:rPr>
        <w:t>metastasis</w:t>
      </w:r>
      <w:r w:rsidR="00AD7F58" w:rsidRPr="00602FA5">
        <w:rPr>
          <w:rFonts w:ascii="Times New Roman" w:hAnsi="Times New Roman" w:cs="Times New Roman"/>
        </w:rPr>
        <w:t>, additional pathways such as the KEAP1-NRF2 and p53 pathways should be explored in conju</w:t>
      </w:r>
      <w:r w:rsidR="00A663F1" w:rsidRPr="00602FA5">
        <w:rPr>
          <w:rFonts w:ascii="Times New Roman" w:hAnsi="Times New Roman" w:cs="Times New Roman"/>
        </w:rPr>
        <w:t>n</w:t>
      </w:r>
      <w:r w:rsidR="00AD7F58" w:rsidRPr="00602FA5">
        <w:rPr>
          <w:rFonts w:ascii="Times New Roman" w:hAnsi="Times New Roman" w:cs="Times New Roman"/>
        </w:rPr>
        <w:t xml:space="preserve">ction with </w:t>
      </w:r>
      <w:proofErr w:type="spellStart"/>
      <w:r w:rsidR="00AD7F58" w:rsidRPr="00602FA5">
        <w:rPr>
          <w:rFonts w:ascii="Times New Roman" w:hAnsi="Times New Roman" w:cs="Times New Roman"/>
        </w:rPr>
        <w:t>crosstalk</w:t>
      </w:r>
      <w:r w:rsidR="00CB2D25" w:rsidRPr="00602FA5">
        <w:rPr>
          <w:rFonts w:ascii="Times New Roman" w:hAnsi="Times New Roman" w:cs="Times New Roman"/>
        </w:rPr>
        <w:t>s</w:t>
      </w:r>
      <w:proofErr w:type="spellEnd"/>
      <w:r w:rsidR="00AD7F58"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00AD7F58"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7510E0" w:rsidRPr="007510E0">
            <w:rPr>
              <w:rFonts w:ascii="Times New Roman" w:eastAsia="Times New Roman" w:hAnsi="Times New Roman" w:cs="Times New Roman"/>
              <w:color w:val="000000"/>
            </w:rPr>
            <w:t>[69,70]</w:t>
          </w:r>
        </w:sdtContent>
      </w:sdt>
      <w:r w:rsidR="00AD7F58" w:rsidRPr="00602FA5">
        <w:rPr>
          <w:rFonts w:ascii="Times New Roman" w:hAnsi="Times New Roman" w:cs="Times New Roman"/>
        </w:rPr>
        <w:t>.</w:t>
      </w:r>
      <w:r w:rsidR="00690173" w:rsidRPr="00602FA5">
        <w:rPr>
          <w:rFonts w:ascii="Times New Roman" w:hAnsi="Times New Roman" w:cs="Times New Roman"/>
        </w:rPr>
        <w:t xml:space="preserve"> </w:t>
      </w:r>
      <w:r w:rsidR="000B5465" w:rsidRPr="00602FA5">
        <w:rPr>
          <w:rFonts w:ascii="Times New Roman" w:hAnsi="Times New Roman" w:cs="Times New Roman"/>
        </w:rPr>
        <w:t xml:space="preserve">The importance of </w:t>
      </w:r>
      <w:r w:rsidR="000B5465">
        <w:rPr>
          <w:rFonts w:ascii="Times New Roman" w:hAnsi="Times New Roman" w:cs="Times New Roman"/>
        </w:rPr>
        <w:t>the mtROS/HIF-1/u200/</w:t>
      </w:r>
      <w:r w:rsidR="007D27F9">
        <w:rPr>
          <w:rFonts w:ascii="Times New Roman" w:hAnsi="Times New Roman" w:cs="Times New Roman"/>
        </w:rPr>
        <w:t>u34/</w:t>
      </w:r>
      <w:r w:rsidR="00F939CD">
        <w:rPr>
          <w:rFonts w:ascii="Times New Roman" w:hAnsi="Times New Roman" w:cs="Times New Roman"/>
        </w:rPr>
        <w:t>SNAIL</w:t>
      </w:r>
      <w:r w:rsidR="000B5465" w:rsidRPr="00602FA5">
        <w:rPr>
          <w:rFonts w:ascii="Times New Roman" w:hAnsi="Times New Roman" w:cs="Times New Roman"/>
        </w:rPr>
        <w:t xml:space="preserve"> feedback loop could be experimentally tested by reducing the antioxidant factor SOD2, inducing hypoxia, and treating the cells with NF</w:t>
      </w:r>
      <w:r w:rsidR="000B5465"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602FA5">
        <w:rPr>
          <w:rFonts w:ascii="Times New Roman" w:eastAsiaTheme="minorEastAsia" w:hAnsi="Times New Roman" w:cs="Times New Roman"/>
        </w:rPr>
        <w:t>.</w:t>
      </w:r>
    </w:p>
    <w:p w14:paraId="4C20C6E0" w14:textId="39B1F732" w:rsidR="00570864"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7510E0" w:rsidRPr="007510E0">
            <w:rPr>
              <w:rFonts w:ascii="Times New Roman" w:eastAsia="Times New Roman" w:hAnsi="Times New Roman" w:cs="Times New Roman"/>
              <w:color w:val="000000"/>
            </w:rPr>
            <w:t>[32,38,71]</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7510E0" w:rsidRPr="007510E0">
            <w:rPr>
              <w:rFonts w:ascii="Times New Roman" w:eastAsia="Times New Roman" w:hAnsi="Times New Roman" w:cs="Times New Roman"/>
              <w:color w:val="000000"/>
            </w:rPr>
            <w:t>[72]</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w:t>
      </w:r>
      <w:r w:rsidR="00570864">
        <w:rPr>
          <w:rFonts w:ascii="Times New Roman" w:hAnsi="Times New Roman" w:cs="Times New Roman"/>
        </w:rPr>
        <w:t xml:space="preserve"> and metastasis</w:t>
      </w:r>
      <w:r w:rsidR="00AD7F58" w:rsidRPr="00602FA5">
        <w:rPr>
          <w:rFonts w:ascii="Times New Roman" w:hAnsi="Times New Roman" w:cs="Times New Roman"/>
        </w:rPr>
        <w:t xml:space="preserve"> have evolved to ensure survival and proliferation.</w:t>
      </w:r>
      <w:r w:rsidR="00570864">
        <w:rPr>
          <w:rFonts w:ascii="Times New Roman" w:hAnsi="Times New Roman" w:cs="Times New Roman"/>
        </w:rPr>
        <w:t xml:space="preserve"> </w:t>
      </w:r>
      <w:r w:rsidR="005626AF">
        <w:rPr>
          <w:rFonts w:ascii="Times New Roman" w:hAnsi="Times New Roman" w:cs="Times New Roman"/>
        </w:rPr>
        <w:t xml:space="preserve">Additionally,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can upregulate the E/M-W/O phenotype regardless of initial cell state, and given primary tumors cells are heterogenous, these results suggest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have evolved to ensure survival and proliferation of </w:t>
      </w:r>
      <w:r w:rsidR="007B6A98">
        <w:rPr>
          <w:rFonts w:ascii="Times New Roman" w:hAnsi="Times New Roman" w:cs="Times New Roman"/>
        </w:rPr>
        <w:t>most</w:t>
      </w:r>
      <w:r w:rsidR="005626AF">
        <w:rPr>
          <w:rFonts w:ascii="Times New Roman" w:hAnsi="Times New Roman" w:cs="Times New Roman"/>
        </w:rPr>
        <w:t xml:space="preserve"> </w:t>
      </w:r>
      <w:r w:rsidR="00D05B8C">
        <w:rPr>
          <w:rFonts w:ascii="Times New Roman" w:hAnsi="Times New Roman" w:cs="Times New Roman"/>
        </w:rPr>
        <w:t xml:space="preserve">cancer </w:t>
      </w:r>
      <w:r w:rsidR="005626AF">
        <w:rPr>
          <w:rFonts w:ascii="Times New Roman" w:hAnsi="Times New Roman" w:cs="Times New Roman"/>
        </w:rPr>
        <w:t xml:space="preserve">cells. </w:t>
      </w:r>
    </w:p>
    <w:p w14:paraId="5F502D0A" w14:textId="4A8BE21C"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7510E0" w:rsidRPr="007510E0">
            <w:rPr>
              <w:rFonts w:ascii="Times New Roman" w:eastAsia="Times New Roman" w:hAnsi="Times New Roman" w:cs="Times New Roman"/>
              <w:color w:val="000000"/>
            </w:rPr>
            <w:t>[31,32,73]</w:t>
          </w:r>
        </w:sdtContent>
      </w:sdt>
      <w:r w:rsidRPr="00602FA5">
        <w:rPr>
          <w:rFonts w:ascii="Times New Roman" w:hAnsi="Times New Roman" w:cs="Times New Roman"/>
        </w:rPr>
        <w:t>.</w:t>
      </w:r>
      <w:r w:rsidR="00A06D93" w:rsidRPr="00602FA5">
        <w:rPr>
          <w:rFonts w:ascii="Times New Roman" w:hAnsi="Times New Roman" w:cs="Times New Roman"/>
        </w:rPr>
        <w:t xml:space="preserve"> Further</w:t>
      </w:r>
      <w:r w:rsidR="0060699A">
        <w:rPr>
          <w:rFonts w:ascii="Times New Roman" w:hAnsi="Times New Roman" w:cs="Times New Roman"/>
        </w:rPr>
        <w:t>more</w:t>
      </w:r>
      <w:r w:rsidR="00A06D93" w:rsidRPr="00602FA5">
        <w:rPr>
          <w:rFonts w:ascii="Times New Roman" w:hAnsi="Times New Roman" w:cs="Times New Roman"/>
        </w:rPr>
        <w:t>, many drugs that inhibit metabolic pathways of cancers have been shown to</w:t>
      </w:r>
      <w:r w:rsidR="00AD7C73">
        <w:rPr>
          <w:rFonts w:ascii="Times New Roman" w:hAnsi="Times New Roman" w:cs="Times New Roman"/>
        </w:rPr>
        <w:t xml:space="preserve"> also</w:t>
      </w:r>
      <w:r w:rsidR="00A06D93" w:rsidRPr="00602FA5">
        <w:rPr>
          <w:rFonts w:ascii="Times New Roman" w:hAnsi="Times New Roman" w:cs="Times New Roman"/>
        </w:rPr>
        <w:t xml:space="preserve">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7510E0" w:rsidRPr="007510E0">
            <w:rPr>
              <w:rFonts w:ascii="Times New Roman" w:eastAsia="Times New Roman" w:hAnsi="Times New Roman" w:cs="Times New Roman"/>
              <w:color w:val="000000"/>
            </w:rPr>
            <w:t>[73]</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7510E0" w:rsidRPr="007510E0">
            <w:rPr>
              <w:rFonts w:ascii="Times New Roman" w:eastAsia="Times New Roman" w:hAnsi="Times New Roman" w:cs="Times New Roman"/>
              <w:color w:val="000000"/>
            </w:rPr>
            <w:t>[74]</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w:t>
      </w:r>
      <w:r w:rsidR="000C426A">
        <w:rPr>
          <w:rFonts w:ascii="Times New Roman" w:hAnsi="Times New Roman" w:cs="Times New Roman"/>
        </w:rPr>
        <w:t>Lastly</w:t>
      </w:r>
      <w:r w:rsidR="009304EB" w:rsidRPr="00602FA5">
        <w:rPr>
          <w:rFonts w:ascii="Times New Roman" w:hAnsi="Times New Roman" w:cs="Times New Roman"/>
        </w:rPr>
        <w:t xml:space="preserve">,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105" w:name="acknowledgements"/>
      <w:r w:rsidRPr="00602FA5">
        <w:rPr>
          <w:rFonts w:ascii="Times New Roman" w:hAnsi="Times New Roman" w:cs="Times New Roman"/>
          <w:b/>
          <w:bCs/>
        </w:rPr>
        <w:t>Acknowledgements</w:t>
      </w:r>
      <w:bookmarkEnd w:id="105"/>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69AEEB38" w14:textId="77777777" w:rsidR="007510E0" w:rsidRPr="007510E0" w:rsidRDefault="007510E0">
          <w:pPr>
            <w:divId w:val="1936548806"/>
            <w:rPr>
              <w:rFonts w:ascii="Times New Roman" w:eastAsia="Times New Roman" w:hAnsi="Times New Roman" w:cs="Times New Roman"/>
              <w:color w:val="000000"/>
            </w:rPr>
          </w:pPr>
        </w:p>
        <w:p w14:paraId="7682AF76" w14:textId="77777777" w:rsidR="007510E0" w:rsidRPr="007510E0" w:rsidRDefault="007510E0">
          <w:pPr>
            <w:pStyle w:val="csl-entry"/>
            <w:divId w:val="1936548806"/>
            <w:rPr>
              <w:color w:val="000000"/>
            </w:rPr>
          </w:pPr>
          <w:r w:rsidRPr="007510E0">
            <w:rPr>
              <w:color w:val="000000"/>
            </w:rPr>
            <w:t xml:space="preserve">1. Hanahan D. Hallmarks of Cancer: New Dimensions. Cancer </w:t>
          </w:r>
          <w:proofErr w:type="spellStart"/>
          <w:r w:rsidRPr="007510E0">
            <w:rPr>
              <w:color w:val="000000"/>
            </w:rPr>
            <w:t>Discov</w:t>
          </w:r>
          <w:proofErr w:type="spellEnd"/>
          <w:r w:rsidRPr="007510E0">
            <w:rPr>
              <w:color w:val="000000"/>
            </w:rPr>
            <w:t>. 2022;12(1):31–46.</w:t>
          </w:r>
        </w:p>
        <w:p w14:paraId="0E924632" w14:textId="77777777" w:rsidR="007510E0" w:rsidRPr="007510E0" w:rsidRDefault="007510E0">
          <w:pPr>
            <w:pStyle w:val="csl-entry"/>
            <w:divId w:val="1936548806"/>
            <w:rPr>
              <w:color w:val="000000"/>
            </w:rPr>
          </w:pPr>
          <w:r w:rsidRPr="007510E0">
            <w:rPr>
              <w:color w:val="000000"/>
            </w:rPr>
            <w:t xml:space="preserve">2. </w:t>
          </w:r>
          <w:proofErr w:type="spellStart"/>
          <w:r w:rsidRPr="007510E0">
            <w:rPr>
              <w:color w:val="000000"/>
            </w:rPr>
            <w:t>Kalluri</w:t>
          </w:r>
          <w:proofErr w:type="spellEnd"/>
          <w:r w:rsidRPr="007510E0">
            <w:rPr>
              <w:color w:val="000000"/>
            </w:rPr>
            <w:t xml:space="preserve"> R. EMT: When epithelial cells decide to become mesenchymal-like cells. J Clin Invest. 2009;119(6):1417–9.</w:t>
          </w:r>
        </w:p>
        <w:p w14:paraId="1C9B9740" w14:textId="77777777" w:rsidR="007510E0" w:rsidRPr="007510E0" w:rsidRDefault="007510E0">
          <w:pPr>
            <w:pStyle w:val="csl-entry"/>
            <w:divId w:val="1936548806"/>
            <w:rPr>
              <w:color w:val="000000"/>
            </w:rPr>
          </w:pPr>
          <w:r w:rsidRPr="007510E0">
            <w:rPr>
              <w:color w:val="000000"/>
            </w:rPr>
            <w:t xml:space="preserve">3. Hay ED. The mesenchymal cell, its role in the embryo, and the remarkable signaling mechanisms that create it. Dev </w:t>
          </w:r>
          <w:proofErr w:type="spellStart"/>
          <w:r w:rsidRPr="007510E0">
            <w:rPr>
              <w:color w:val="000000"/>
            </w:rPr>
            <w:t>Dynam</w:t>
          </w:r>
          <w:proofErr w:type="spellEnd"/>
          <w:r w:rsidRPr="007510E0">
            <w:rPr>
              <w:color w:val="000000"/>
            </w:rPr>
            <w:t>. 2005;233(3):706–20.</w:t>
          </w:r>
        </w:p>
        <w:p w14:paraId="180636BD" w14:textId="77777777" w:rsidR="007510E0" w:rsidRPr="007510E0" w:rsidRDefault="007510E0">
          <w:pPr>
            <w:pStyle w:val="csl-entry"/>
            <w:divId w:val="1936548806"/>
            <w:rPr>
              <w:color w:val="000000"/>
            </w:rPr>
          </w:pPr>
          <w:r w:rsidRPr="007510E0">
            <w:rPr>
              <w:color w:val="000000"/>
            </w:rPr>
            <w:t xml:space="preserve">4. </w:t>
          </w:r>
          <w:proofErr w:type="spellStart"/>
          <w:r w:rsidRPr="007510E0">
            <w:rPr>
              <w:color w:val="000000"/>
            </w:rPr>
            <w:t>Pietilä</w:t>
          </w:r>
          <w:proofErr w:type="spellEnd"/>
          <w:r w:rsidRPr="007510E0">
            <w:rPr>
              <w:color w:val="000000"/>
            </w:rPr>
            <w:t xml:space="preserve"> M, </w:t>
          </w:r>
          <w:proofErr w:type="spellStart"/>
          <w:r w:rsidRPr="007510E0">
            <w:rPr>
              <w:color w:val="000000"/>
            </w:rPr>
            <w:t>Ivaska</w:t>
          </w:r>
          <w:proofErr w:type="spellEnd"/>
          <w:r w:rsidRPr="007510E0">
            <w:rPr>
              <w:color w:val="000000"/>
            </w:rPr>
            <w:t xml:space="preserve"> J, Mani SA. Whom to blame for metastasis, the epithelial–mesenchymal transition or the tumor microenvironment? Cancer Lett. 2016;380(1):359–68.</w:t>
          </w:r>
        </w:p>
        <w:p w14:paraId="416EA4E3" w14:textId="77777777" w:rsidR="007510E0" w:rsidRPr="007510E0" w:rsidRDefault="007510E0">
          <w:pPr>
            <w:pStyle w:val="csl-entry"/>
            <w:divId w:val="1936548806"/>
            <w:rPr>
              <w:color w:val="000000"/>
            </w:rPr>
          </w:pPr>
          <w:r w:rsidRPr="007510E0">
            <w:rPr>
              <w:color w:val="000000"/>
            </w:rPr>
            <w:t xml:space="preserve">5. Talbot LJ, Bhattacharya SD, </w:t>
          </w:r>
          <w:proofErr w:type="spellStart"/>
          <w:r w:rsidRPr="007510E0">
            <w:rPr>
              <w:color w:val="000000"/>
            </w:rPr>
            <w:t>Kuo</w:t>
          </w:r>
          <w:proofErr w:type="spellEnd"/>
          <w:r w:rsidRPr="007510E0">
            <w:rPr>
              <w:color w:val="000000"/>
            </w:rPr>
            <w:t xml:space="preserve"> PC. Epithelial-mesenchymal transition, the tumor microenvironment, and metastatic behavior of epithelial malignancies. Int J </w:t>
          </w:r>
          <w:proofErr w:type="spellStart"/>
          <w:r w:rsidRPr="007510E0">
            <w:rPr>
              <w:color w:val="000000"/>
            </w:rPr>
            <w:t>Biochem</w:t>
          </w:r>
          <w:proofErr w:type="spellEnd"/>
          <w:r w:rsidRPr="007510E0">
            <w:rPr>
              <w:color w:val="000000"/>
            </w:rPr>
            <w:t xml:space="preserve"> Mol Biol. 2012 May 18;3(2):117–36.</w:t>
          </w:r>
        </w:p>
        <w:p w14:paraId="4CB86318" w14:textId="77777777" w:rsidR="007510E0" w:rsidRPr="007510E0" w:rsidRDefault="007510E0">
          <w:pPr>
            <w:pStyle w:val="csl-entry"/>
            <w:divId w:val="1936548806"/>
            <w:rPr>
              <w:color w:val="000000"/>
            </w:rPr>
          </w:pPr>
          <w:r w:rsidRPr="007510E0">
            <w:rPr>
              <w:color w:val="000000"/>
            </w:rPr>
            <w:t xml:space="preserve">6. Cho ES, Kang HE, Kim NH, </w:t>
          </w:r>
          <w:proofErr w:type="spellStart"/>
          <w:r w:rsidRPr="007510E0">
            <w:rPr>
              <w:color w:val="000000"/>
            </w:rPr>
            <w:t>Yook</w:t>
          </w:r>
          <w:proofErr w:type="spellEnd"/>
          <w:r w:rsidRPr="007510E0">
            <w:rPr>
              <w:color w:val="000000"/>
            </w:rPr>
            <w:t xml:space="preserve"> JI. Therapeutic implications of cancer epithelial-mesenchymal transition (EMT). Arch Pharm Res. 2019;42(1):14–24.</w:t>
          </w:r>
        </w:p>
        <w:p w14:paraId="58BE6642" w14:textId="77777777" w:rsidR="007510E0" w:rsidRPr="007510E0" w:rsidRDefault="007510E0">
          <w:pPr>
            <w:pStyle w:val="csl-entry"/>
            <w:divId w:val="1936548806"/>
            <w:rPr>
              <w:color w:val="000000"/>
            </w:rPr>
          </w:pPr>
          <w:r w:rsidRPr="007510E0">
            <w:rPr>
              <w:color w:val="000000"/>
            </w:rPr>
            <w:t xml:space="preserve">7. Lu M, Jolly MK, Levine H, </w:t>
          </w:r>
          <w:proofErr w:type="spellStart"/>
          <w:r w:rsidRPr="007510E0">
            <w:rPr>
              <w:color w:val="000000"/>
            </w:rPr>
            <w:t>Onuchic</w:t>
          </w:r>
          <w:proofErr w:type="spellEnd"/>
          <w:r w:rsidRPr="007510E0">
            <w:rPr>
              <w:color w:val="000000"/>
            </w:rPr>
            <w:t xml:space="preserve"> JN, Ben-Jacob E. MicroRNA-based regulation of epithelial–hybrid–mesenchymal fate determination. Proc National </w:t>
          </w:r>
          <w:proofErr w:type="spellStart"/>
          <w:r w:rsidRPr="007510E0">
            <w:rPr>
              <w:color w:val="000000"/>
            </w:rPr>
            <w:t>Acad</w:t>
          </w:r>
          <w:proofErr w:type="spellEnd"/>
          <w:r w:rsidRPr="007510E0">
            <w:rPr>
              <w:color w:val="000000"/>
            </w:rPr>
            <w:t xml:space="preserve"> Sci. 2013;110(45):18144–9.</w:t>
          </w:r>
        </w:p>
        <w:p w14:paraId="1B65EA50" w14:textId="77777777" w:rsidR="007510E0" w:rsidRPr="007510E0" w:rsidRDefault="007510E0">
          <w:pPr>
            <w:pStyle w:val="csl-entry"/>
            <w:divId w:val="1936548806"/>
            <w:rPr>
              <w:color w:val="000000"/>
            </w:rPr>
          </w:pPr>
          <w:r w:rsidRPr="007510E0">
            <w:rPr>
              <w:color w:val="000000"/>
            </w:rPr>
            <w:t xml:space="preserve">8. </w:t>
          </w:r>
          <w:proofErr w:type="spellStart"/>
          <w:r w:rsidRPr="007510E0">
            <w:rPr>
              <w:color w:val="000000"/>
            </w:rPr>
            <w:t>Saitoh</w:t>
          </w:r>
          <w:proofErr w:type="spellEnd"/>
          <w:r w:rsidRPr="007510E0">
            <w:rPr>
              <w:color w:val="000000"/>
            </w:rPr>
            <w:t xml:space="preserve"> M. Involvement of partial EMT in cancer progression. J </w:t>
          </w:r>
          <w:proofErr w:type="spellStart"/>
          <w:r w:rsidRPr="007510E0">
            <w:rPr>
              <w:color w:val="000000"/>
            </w:rPr>
            <w:t>Biochem</w:t>
          </w:r>
          <w:proofErr w:type="spellEnd"/>
          <w:r w:rsidRPr="007510E0">
            <w:rPr>
              <w:color w:val="000000"/>
            </w:rPr>
            <w:t>. 2018;164(4):257–64.</w:t>
          </w:r>
        </w:p>
        <w:p w14:paraId="2FDACDF7" w14:textId="77777777" w:rsidR="007510E0" w:rsidRPr="007510E0" w:rsidRDefault="007510E0">
          <w:pPr>
            <w:pStyle w:val="csl-entry"/>
            <w:divId w:val="1936548806"/>
            <w:rPr>
              <w:color w:val="000000"/>
            </w:rPr>
          </w:pPr>
          <w:r w:rsidRPr="007510E0">
            <w:rPr>
              <w:color w:val="000000"/>
            </w:rPr>
            <w:t xml:space="preserve">9. Saxena K, Jolly MK, Balamurugan K. Hypoxia, partial EMT and collective migration: Emerging culprits in metastasis. </w:t>
          </w:r>
          <w:proofErr w:type="spellStart"/>
          <w:r w:rsidRPr="007510E0">
            <w:rPr>
              <w:color w:val="000000"/>
            </w:rPr>
            <w:t>Transl</w:t>
          </w:r>
          <w:proofErr w:type="spellEnd"/>
          <w:r w:rsidRPr="007510E0">
            <w:rPr>
              <w:color w:val="000000"/>
            </w:rPr>
            <w:t xml:space="preserve"> Oncol. 2020;13(11):100845.</w:t>
          </w:r>
        </w:p>
        <w:p w14:paraId="781C3A78" w14:textId="77777777" w:rsidR="007510E0" w:rsidRPr="007510E0" w:rsidRDefault="007510E0">
          <w:pPr>
            <w:pStyle w:val="csl-entry"/>
            <w:divId w:val="1936548806"/>
            <w:rPr>
              <w:color w:val="000000"/>
            </w:rPr>
          </w:pPr>
          <w:r w:rsidRPr="007510E0">
            <w:rPr>
              <w:color w:val="000000"/>
            </w:rPr>
            <w:t xml:space="preserve">10. Bakir B, </w:t>
          </w:r>
          <w:proofErr w:type="spellStart"/>
          <w:r w:rsidRPr="007510E0">
            <w:rPr>
              <w:color w:val="000000"/>
            </w:rPr>
            <w:t>Chiarella</w:t>
          </w:r>
          <w:proofErr w:type="spellEnd"/>
          <w:r w:rsidRPr="007510E0">
            <w:rPr>
              <w:color w:val="000000"/>
            </w:rPr>
            <w:t xml:space="preserve"> AM, </w:t>
          </w:r>
          <w:proofErr w:type="spellStart"/>
          <w:r w:rsidRPr="007510E0">
            <w:rPr>
              <w:color w:val="000000"/>
            </w:rPr>
            <w:t>Pitarresi</w:t>
          </w:r>
          <w:proofErr w:type="spellEnd"/>
          <w:r w:rsidRPr="007510E0">
            <w:rPr>
              <w:color w:val="000000"/>
            </w:rPr>
            <w:t xml:space="preserve"> JR, </w:t>
          </w:r>
          <w:proofErr w:type="spellStart"/>
          <w:r w:rsidRPr="007510E0">
            <w:rPr>
              <w:color w:val="000000"/>
            </w:rPr>
            <w:t>Rustgi</w:t>
          </w:r>
          <w:proofErr w:type="spellEnd"/>
          <w:r w:rsidRPr="007510E0">
            <w:rPr>
              <w:color w:val="000000"/>
            </w:rPr>
            <w:t xml:space="preserve"> AK. EMT, MET, Plasticity, and Tumor Metastasis. Trends Cell Biol. 2020;30(10):764–76.</w:t>
          </w:r>
        </w:p>
        <w:p w14:paraId="6DFC0135" w14:textId="77777777" w:rsidR="007510E0" w:rsidRPr="007510E0" w:rsidRDefault="007510E0">
          <w:pPr>
            <w:pStyle w:val="csl-entry"/>
            <w:divId w:val="1936548806"/>
            <w:rPr>
              <w:color w:val="000000"/>
            </w:rPr>
          </w:pPr>
          <w:r w:rsidRPr="007510E0">
            <w:rPr>
              <w:color w:val="000000"/>
            </w:rPr>
            <w:t xml:space="preserve">11. </w:t>
          </w:r>
          <w:proofErr w:type="spellStart"/>
          <w:r w:rsidRPr="007510E0">
            <w:rPr>
              <w:color w:val="000000"/>
            </w:rPr>
            <w:t>Pastushenko</w:t>
          </w:r>
          <w:proofErr w:type="spellEnd"/>
          <w:r w:rsidRPr="007510E0">
            <w:rPr>
              <w:color w:val="000000"/>
            </w:rPr>
            <w:t xml:space="preserve"> I, </w:t>
          </w:r>
          <w:proofErr w:type="spellStart"/>
          <w:r w:rsidRPr="007510E0">
            <w:rPr>
              <w:color w:val="000000"/>
            </w:rPr>
            <w:t>Blanpain</w:t>
          </w:r>
          <w:proofErr w:type="spellEnd"/>
          <w:r w:rsidRPr="007510E0">
            <w:rPr>
              <w:color w:val="000000"/>
            </w:rPr>
            <w:t xml:space="preserve"> C. EMT Transition States during Tumor Progression and Metastasis. Trends Cell Biol. 2018;29(3):212–26.</w:t>
          </w:r>
        </w:p>
        <w:p w14:paraId="77C73294" w14:textId="77777777" w:rsidR="007510E0" w:rsidRPr="007510E0" w:rsidRDefault="007510E0">
          <w:pPr>
            <w:pStyle w:val="csl-entry"/>
            <w:divId w:val="1936548806"/>
            <w:rPr>
              <w:color w:val="000000"/>
            </w:rPr>
          </w:pPr>
          <w:r w:rsidRPr="007510E0">
            <w:rPr>
              <w:color w:val="000000"/>
            </w:rPr>
            <w:t xml:space="preserve">12. </w:t>
          </w:r>
          <w:proofErr w:type="spellStart"/>
          <w:r w:rsidRPr="007510E0">
            <w:rPr>
              <w:color w:val="000000"/>
            </w:rPr>
            <w:t>Fustaino</w:t>
          </w:r>
          <w:proofErr w:type="spellEnd"/>
          <w:r w:rsidRPr="007510E0">
            <w:rPr>
              <w:color w:val="000000"/>
            </w:rPr>
            <w:t xml:space="preserve"> V, </w:t>
          </w:r>
          <w:proofErr w:type="spellStart"/>
          <w:r w:rsidRPr="007510E0">
            <w:rPr>
              <w:color w:val="000000"/>
            </w:rPr>
            <w:t>Presutti</w:t>
          </w:r>
          <w:proofErr w:type="spellEnd"/>
          <w:r w:rsidRPr="007510E0">
            <w:rPr>
              <w:color w:val="000000"/>
            </w:rPr>
            <w:t xml:space="preserve"> D, Colombo T, </w:t>
          </w:r>
          <w:proofErr w:type="spellStart"/>
          <w:r w:rsidRPr="007510E0">
            <w:rPr>
              <w:color w:val="000000"/>
            </w:rPr>
            <w:t>Cardinali</w:t>
          </w:r>
          <w:proofErr w:type="spellEnd"/>
          <w:r w:rsidRPr="007510E0">
            <w:rPr>
              <w:color w:val="000000"/>
            </w:rPr>
            <w:t xml:space="preserve"> B, </w:t>
          </w:r>
          <w:proofErr w:type="spellStart"/>
          <w:r w:rsidRPr="007510E0">
            <w:rPr>
              <w:color w:val="000000"/>
            </w:rPr>
            <w:t>Papoff</w:t>
          </w:r>
          <w:proofErr w:type="spellEnd"/>
          <w:r w:rsidRPr="007510E0">
            <w:rPr>
              <w:color w:val="000000"/>
            </w:rPr>
            <w:t xml:space="preserve"> G, Brandi R, et al. Characterization of epithelial-mesenchymal transition intermediate/hybrid phenotypes associated to resistance to EGFR inhibitors in non-small cell lung cancer cell lines. </w:t>
          </w:r>
          <w:proofErr w:type="spellStart"/>
          <w:r w:rsidRPr="007510E0">
            <w:rPr>
              <w:color w:val="000000"/>
            </w:rPr>
            <w:t>Oncotarget</w:t>
          </w:r>
          <w:proofErr w:type="spellEnd"/>
          <w:r w:rsidRPr="007510E0">
            <w:rPr>
              <w:color w:val="000000"/>
            </w:rPr>
            <w:t>. 2017;8(61):103340–63.</w:t>
          </w:r>
        </w:p>
        <w:p w14:paraId="2FEC605C" w14:textId="77777777" w:rsidR="007510E0" w:rsidRPr="007510E0" w:rsidRDefault="007510E0">
          <w:pPr>
            <w:pStyle w:val="csl-entry"/>
            <w:divId w:val="1936548806"/>
            <w:rPr>
              <w:color w:val="000000"/>
            </w:rPr>
          </w:pPr>
          <w:r w:rsidRPr="007510E0">
            <w:rPr>
              <w:color w:val="000000"/>
            </w:rPr>
            <w:t xml:space="preserve">13. George JT, Jolly MK, Xu J, </w:t>
          </w:r>
          <w:proofErr w:type="spellStart"/>
          <w:r w:rsidRPr="007510E0">
            <w:rPr>
              <w:color w:val="000000"/>
            </w:rPr>
            <w:t>Somarelli</w:t>
          </w:r>
          <w:proofErr w:type="spellEnd"/>
          <w:r w:rsidRPr="007510E0">
            <w:rPr>
              <w:color w:val="000000"/>
            </w:rPr>
            <w:t xml:space="preserve"> J, Levine H. Survival outcomes in cancer patients predicted by a partial EMT gene expression scoring metric. Cancer Res. 2017;77(22):canres.3521.2016.</w:t>
          </w:r>
        </w:p>
        <w:p w14:paraId="1A39885C" w14:textId="77777777" w:rsidR="007510E0" w:rsidRPr="007510E0" w:rsidRDefault="007510E0">
          <w:pPr>
            <w:pStyle w:val="csl-entry"/>
            <w:divId w:val="1936548806"/>
            <w:rPr>
              <w:color w:val="000000"/>
            </w:rPr>
          </w:pPr>
          <w:r w:rsidRPr="007510E0">
            <w:rPr>
              <w:color w:val="000000"/>
            </w:rPr>
            <w:t xml:space="preserve">14. Jolly MK, Tripathi SC, Jia D, Mooney SM, </w:t>
          </w:r>
          <w:proofErr w:type="spellStart"/>
          <w:r w:rsidRPr="007510E0">
            <w:rPr>
              <w:color w:val="000000"/>
            </w:rPr>
            <w:t>Celiktas</w:t>
          </w:r>
          <w:proofErr w:type="spellEnd"/>
          <w:r w:rsidRPr="007510E0">
            <w:rPr>
              <w:color w:val="000000"/>
            </w:rPr>
            <w:t xml:space="preserve"> M, </w:t>
          </w:r>
          <w:proofErr w:type="spellStart"/>
          <w:r w:rsidRPr="007510E0">
            <w:rPr>
              <w:color w:val="000000"/>
            </w:rPr>
            <w:t>Hanash</w:t>
          </w:r>
          <w:proofErr w:type="spellEnd"/>
          <w:r w:rsidRPr="007510E0">
            <w:rPr>
              <w:color w:val="000000"/>
            </w:rPr>
            <w:t xml:space="preserve"> SM, et al. Stability of the hybrid epithelial/mesenchymal phenotype. </w:t>
          </w:r>
          <w:proofErr w:type="spellStart"/>
          <w:r w:rsidRPr="007510E0">
            <w:rPr>
              <w:color w:val="000000"/>
            </w:rPr>
            <w:t>Oncotarget</w:t>
          </w:r>
          <w:proofErr w:type="spellEnd"/>
          <w:r w:rsidRPr="007510E0">
            <w:rPr>
              <w:color w:val="000000"/>
            </w:rPr>
            <w:t>. 2016;7(19):27067–84.</w:t>
          </w:r>
        </w:p>
        <w:p w14:paraId="2C30EA38" w14:textId="77777777" w:rsidR="007510E0" w:rsidRPr="007510E0" w:rsidRDefault="007510E0">
          <w:pPr>
            <w:pStyle w:val="csl-entry"/>
            <w:divId w:val="1936548806"/>
            <w:rPr>
              <w:color w:val="000000"/>
            </w:rPr>
          </w:pPr>
          <w:r w:rsidRPr="007510E0">
            <w:rPr>
              <w:color w:val="000000"/>
            </w:rPr>
            <w:t xml:space="preserve">15. </w:t>
          </w:r>
          <w:proofErr w:type="spellStart"/>
          <w:r w:rsidRPr="007510E0">
            <w:rPr>
              <w:color w:val="000000"/>
            </w:rPr>
            <w:t>Pastushenko</w:t>
          </w:r>
          <w:proofErr w:type="spellEnd"/>
          <w:r w:rsidRPr="007510E0">
            <w:rPr>
              <w:color w:val="000000"/>
            </w:rPr>
            <w:t xml:space="preserve"> I, </w:t>
          </w:r>
          <w:proofErr w:type="spellStart"/>
          <w:r w:rsidRPr="007510E0">
            <w:rPr>
              <w:color w:val="000000"/>
            </w:rPr>
            <w:t>Brisebarre</w:t>
          </w:r>
          <w:proofErr w:type="spellEnd"/>
          <w:r w:rsidRPr="007510E0">
            <w:rPr>
              <w:color w:val="000000"/>
            </w:rPr>
            <w:t xml:space="preserve"> A, </w:t>
          </w:r>
          <w:proofErr w:type="spellStart"/>
          <w:r w:rsidRPr="007510E0">
            <w:rPr>
              <w:color w:val="000000"/>
            </w:rPr>
            <w:t>Sifrim</w:t>
          </w:r>
          <w:proofErr w:type="spellEnd"/>
          <w:r w:rsidRPr="007510E0">
            <w:rPr>
              <w:color w:val="000000"/>
            </w:rPr>
            <w:t xml:space="preserve"> A, Fioramonti M, </w:t>
          </w:r>
          <w:proofErr w:type="spellStart"/>
          <w:r w:rsidRPr="007510E0">
            <w:rPr>
              <w:color w:val="000000"/>
            </w:rPr>
            <w:t>Revenco</w:t>
          </w:r>
          <w:proofErr w:type="spellEnd"/>
          <w:r w:rsidRPr="007510E0">
            <w:rPr>
              <w:color w:val="000000"/>
            </w:rPr>
            <w:t xml:space="preserve"> T, </w:t>
          </w:r>
          <w:proofErr w:type="spellStart"/>
          <w:r w:rsidRPr="007510E0">
            <w:rPr>
              <w:color w:val="000000"/>
            </w:rPr>
            <w:t>Boumahdi</w:t>
          </w:r>
          <w:proofErr w:type="spellEnd"/>
          <w:r w:rsidRPr="007510E0">
            <w:rPr>
              <w:color w:val="000000"/>
            </w:rPr>
            <w:t xml:space="preserve"> S, et al. Identification of the </w:t>
          </w:r>
          <w:proofErr w:type="spellStart"/>
          <w:r w:rsidRPr="007510E0">
            <w:rPr>
              <w:color w:val="000000"/>
            </w:rPr>
            <w:t>tumour</w:t>
          </w:r>
          <w:proofErr w:type="spellEnd"/>
          <w:r w:rsidRPr="007510E0">
            <w:rPr>
              <w:color w:val="000000"/>
            </w:rPr>
            <w:t xml:space="preserve"> transition states occurring during EMT. Nature. 2018;556(7702):463–8.</w:t>
          </w:r>
        </w:p>
        <w:p w14:paraId="6B96340B" w14:textId="77777777" w:rsidR="007510E0" w:rsidRPr="007510E0" w:rsidRDefault="007510E0">
          <w:pPr>
            <w:pStyle w:val="csl-entry"/>
            <w:divId w:val="1936548806"/>
            <w:rPr>
              <w:color w:val="000000"/>
            </w:rPr>
          </w:pPr>
          <w:r w:rsidRPr="007510E0">
            <w:rPr>
              <w:color w:val="000000"/>
            </w:rPr>
            <w:t xml:space="preserve">16. </w:t>
          </w:r>
          <w:proofErr w:type="spellStart"/>
          <w:r w:rsidRPr="007510E0">
            <w:rPr>
              <w:color w:val="000000"/>
            </w:rPr>
            <w:t>Simeonov</w:t>
          </w:r>
          <w:proofErr w:type="spellEnd"/>
          <w:r w:rsidRPr="007510E0">
            <w:rPr>
              <w:color w:val="000000"/>
            </w:rPr>
            <w:t xml:space="preserve"> KP, </w:t>
          </w:r>
          <w:proofErr w:type="spellStart"/>
          <w:r w:rsidRPr="007510E0">
            <w:rPr>
              <w:color w:val="000000"/>
            </w:rPr>
            <w:t>Byrns</w:t>
          </w:r>
          <w:proofErr w:type="spellEnd"/>
          <w:r w:rsidRPr="007510E0">
            <w:rPr>
              <w:color w:val="000000"/>
            </w:rPr>
            <w:t xml:space="preserve"> CN, Clark ML, </w:t>
          </w:r>
          <w:proofErr w:type="spellStart"/>
          <w:r w:rsidRPr="007510E0">
            <w:rPr>
              <w:color w:val="000000"/>
            </w:rPr>
            <w:t>Norgard</w:t>
          </w:r>
          <w:proofErr w:type="spellEnd"/>
          <w:r w:rsidRPr="007510E0">
            <w:rPr>
              <w:color w:val="000000"/>
            </w:rPr>
            <w:t xml:space="preserve"> RJ, Martin B, Stanger BZ, et al. Single-cell lineage tracing of metastatic cancer reveals selection of hybrid EMT states. Cancer Cell. 2021;39(8):1150-1162.e9.</w:t>
          </w:r>
        </w:p>
        <w:p w14:paraId="7C5771B2" w14:textId="77777777" w:rsidR="007510E0" w:rsidRPr="007510E0" w:rsidRDefault="007510E0">
          <w:pPr>
            <w:pStyle w:val="csl-entry"/>
            <w:divId w:val="1936548806"/>
            <w:rPr>
              <w:color w:val="000000"/>
            </w:rPr>
          </w:pPr>
          <w:r w:rsidRPr="007510E0">
            <w:rPr>
              <w:color w:val="000000"/>
            </w:rPr>
            <w:t xml:space="preserve">17. Dey P, Kimmelman AC, DePinho RA. Metabolic </w:t>
          </w:r>
          <w:proofErr w:type="spellStart"/>
          <w:r w:rsidRPr="007510E0">
            <w:rPr>
              <w:color w:val="000000"/>
            </w:rPr>
            <w:t>Codependencies</w:t>
          </w:r>
          <w:proofErr w:type="spellEnd"/>
          <w:r w:rsidRPr="007510E0">
            <w:rPr>
              <w:color w:val="000000"/>
            </w:rPr>
            <w:t xml:space="preserve"> in the Tumor Microenvironment. Cancer </w:t>
          </w:r>
          <w:proofErr w:type="spellStart"/>
          <w:r w:rsidRPr="007510E0">
            <w:rPr>
              <w:color w:val="000000"/>
            </w:rPr>
            <w:t>Discov</w:t>
          </w:r>
          <w:proofErr w:type="spellEnd"/>
          <w:r w:rsidRPr="007510E0">
            <w:rPr>
              <w:color w:val="000000"/>
            </w:rPr>
            <w:t>. 2021;candisc.1211.2020.</w:t>
          </w:r>
        </w:p>
        <w:p w14:paraId="41B1A27D" w14:textId="77777777" w:rsidR="007510E0" w:rsidRPr="007510E0" w:rsidRDefault="007510E0">
          <w:pPr>
            <w:pStyle w:val="csl-entry"/>
            <w:divId w:val="1936548806"/>
            <w:rPr>
              <w:color w:val="000000"/>
            </w:rPr>
          </w:pPr>
          <w:r w:rsidRPr="007510E0">
            <w:rPr>
              <w:color w:val="000000"/>
            </w:rPr>
            <w:t xml:space="preserve">18. Warburg O, Wind F, </w:t>
          </w:r>
          <w:proofErr w:type="spellStart"/>
          <w:r w:rsidRPr="007510E0">
            <w:rPr>
              <w:color w:val="000000"/>
            </w:rPr>
            <w:t>Negelein</w:t>
          </w:r>
          <w:proofErr w:type="spellEnd"/>
          <w:r w:rsidRPr="007510E0">
            <w:rPr>
              <w:color w:val="000000"/>
            </w:rPr>
            <w:t xml:space="preserve"> E. THE METABOLISM OF TUMORS IN THE BODY. J Gen Physiol. 1927;8(6):519–30.</w:t>
          </w:r>
        </w:p>
        <w:p w14:paraId="56B373BE" w14:textId="77777777" w:rsidR="007510E0" w:rsidRPr="007510E0" w:rsidRDefault="007510E0">
          <w:pPr>
            <w:pStyle w:val="csl-entry"/>
            <w:divId w:val="1936548806"/>
            <w:rPr>
              <w:color w:val="000000"/>
            </w:rPr>
          </w:pPr>
          <w:r w:rsidRPr="007510E0">
            <w:rPr>
              <w:color w:val="000000"/>
            </w:rPr>
            <w:t xml:space="preserve">19. </w:t>
          </w:r>
          <w:proofErr w:type="spellStart"/>
          <w:r w:rsidRPr="007510E0">
            <w:rPr>
              <w:color w:val="000000"/>
            </w:rPr>
            <w:t>Liberti</w:t>
          </w:r>
          <w:proofErr w:type="spellEnd"/>
          <w:r w:rsidRPr="007510E0">
            <w:rPr>
              <w:color w:val="000000"/>
            </w:rPr>
            <w:t xml:space="preserve"> MV, </w:t>
          </w:r>
          <w:proofErr w:type="spellStart"/>
          <w:r w:rsidRPr="007510E0">
            <w:rPr>
              <w:color w:val="000000"/>
            </w:rPr>
            <w:t>Locasale</w:t>
          </w:r>
          <w:proofErr w:type="spellEnd"/>
          <w:r w:rsidRPr="007510E0">
            <w:rPr>
              <w:color w:val="000000"/>
            </w:rPr>
            <w:t xml:space="preserve"> JW. The Warburg Effect: How Does it Benefit Cancer Cells? Trends </w:t>
          </w:r>
          <w:proofErr w:type="spellStart"/>
          <w:r w:rsidRPr="007510E0">
            <w:rPr>
              <w:color w:val="000000"/>
            </w:rPr>
            <w:t>Biochem</w:t>
          </w:r>
          <w:proofErr w:type="spellEnd"/>
          <w:r w:rsidRPr="007510E0">
            <w:rPr>
              <w:color w:val="000000"/>
            </w:rPr>
            <w:t xml:space="preserve"> Sci. 2016;41(3):211–8.</w:t>
          </w:r>
        </w:p>
        <w:p w14:paraId="3D6C342A" w14:textId="77777777" w:rsidR="007510E0" w:rsidRPr="007510E0" w:rsidRDefault="007510E0">
          <w:pPr>
            <w:pStyle w:val="csl-entry"/>
            <w:divId w:val="1936548806"/>
            <w:rPr>
              <w:color w:val="000000"/>
            </w:rPr>
          </w:pPr>
          <w:r w:rsidRPr="007510E0">
            <w:rPr>
              <w:color w:val="000000"/>
            </w:rPr>
            <w:t xml:space="preserve">20. Ohshima K, </w:t>
          </w:r>
          <w:proofErr w:type="spellStart"/>
          <w:r w:rsidRPr="007510E0">
            <w:rPr>
              <w:color w:val="000000"/>
            </w:rPr>
            <w:t>Morii</w:t>
          </w:r>
          <w:proofErr w:type="spellEnd"/>
          <w:r w:rsidRPr="007510E0">
            <w:rPr>
              <w:color w:val="000000"/>
            </w:rPr>
            <w:t xml:space="preserve"> E. Metabolic Reprogramming of Cancer Cells during Tumor Progression and Metastasis. Metabolites. 2021;11(1):28.</w:t>
          </w:r>
        </w:p>
        <w:p w14:paraId="7B19F78F" w14:textId="77777777" w:rsidR="007510E0" w:rsidRPr="007510E0" w:rsidRDefault="007510E0">
          <w:pPr>
            <w:pStyle w:val="csl-entry"/>
            <w:divId w:val="1936548806"/>
            <w:rPr>
              <w:color w:val="000000"/>
            </w:rPr>
          </w:pPr>
          <w:r w:rsidRPr="007510E0">
            <w:rPr>
              <w:color w:val="000000"/>
            </w:rPr>
            <w:t xml:space="preserve">21. Carvalho TMA, Cardoso HJ, </w:t>
          </w:r>
          <w:proofErr w:type="spellStart"/>
          <w:r w:rsidRPr="007510E0">
            <w:rPr>
              <w:color w:val="000000"/>
            </w:rPr>
            <w:t>Figueira</w:t>
          </w:r>
          <w:proofErr w:type="spellEnd"/>
          <w:r w:rsidRPr="007510E0">
            <w:rPr>
              <w:color w:val="000000"/>
            </w:rPr>
            <w:t xml:space="preserve"> MI, </w:t>
          </w:r>
          <w:proofErr w:type="spellStart"/>
          <w:r w:rsidRPr="007510E0">
            <w:rPr>
              <w:color w:val="000000"/>
            </w:rPr>
            <w:t>Vaz</w:t>
          </w:r>
          <w:proofErr w:type="spellEnd"/>
          <w:r w:rsidRPr="007510E0">
            <w:rPr>
              <w:color w:val="000000"/>
            </w:rPr>
            <w:t xml:space="preserve"> CV, Socorro S. The peculiarities of cancer cell metabolism: A route to </w:t>
          </w:r>
          <w:proofErr w:type="spellStart"/>
          <w:r w:rsidRPr="007510E0">
            <w:rPr>
              <w:color w:val="000000"/>
            </w:rPr>
            <w:t>metastasization</w:t>
          </w:r>
          <w:proofErr w:type="spellEnd"/>
          <w:r w:rsidRPr="007510E0">
            <w:rPr>
              <w:color w:val="000000"/>
            </w:rPr>
            <w:t xml:space="preserve"> and a target for therapy. </w:t>
          </w:r>
          <w:proofErr w:type="spellStart"/>
          <w:r w:rsidRPr="007510E0">
            <w:rPr>
              <w:color w:val="000000"/>
            </w:rPr>
            <w:t>Eur</w:t>
          </w:r>
          <w:proofErr w:type="spellEnd"/>
          <w:r w:rsidRPr="007510E0">
            <w:rPr>
              <w:color w:val="000000"/>
            </w:rPr>
            <w:t xml:space="preserve"> J Med Chem. 2019;171:343–63.</w:t>
          </w:r>
        </w:p>
        <w:p w14:paraId="2E3B3404" w14:textId="77777777" w:rsidR="007510E0" w:rsidRPr="007510E0" w:rsidRDefault="007510E0">
          <w:pPr>
            <w:pStyle w:val="csl-entry"/>
            <w:divId w:val="1936548806"/>
            <w:rPr>
              <w:color w:val="000000"/>
            </w:rPr>
          </w:pPr>
          <w:r w:rsidRPr="007510E0">
            <w:rPr>
              <w:color w:val="000000"/>
            </w:rPr>
            <w:t xml:space="preserve">22. Nagao A, Kobayashi M, </w:t>
          </w:r>
          <w:proofErr w:type="spellStart"/>
          <w:r w:rsidRPr="007510E0">
            <w:rPr>
              <w:color w:val="000000"/>
            </w:rPr>
            <w:t>Koyasu</w:t>
          </w:r>
          <w:proofErr w:type="spellEnd"/>
          <w:r w:rsidRPr="007510E0">
            <w:rPr>
              <w:color w:val="000000"/>
            </w:rPr>
            <w:t xml:space="preserve"> S, Chow CCT, Harada H. HIF-1-Dependent Reprogramming of Glucose Metabolic Pathway of Cancer Cells and Its Therapeutic Significance. Int J Mol Sci. 2019;20(2):238.</w:t>
          </w:r>
        </w:p>
        <w:p w14:paraId="30475C17" w14:textId="77777777" w:rsidR="007510E0" w:rsidRPr="007510E0" w:rsidRDefault="007510E0">
          <w:pPr>
            <w:pStyle w:val="csl-entry"/>
            <w:divId w:val="1936548806"/>
            <w:rPr>
              <w:color w:val="000000"/>
            </w:rPr>
          </w:pPr>
          <w:r w:rsidRPr="007510E0">
            <w:rPr>
              <w:color w:val="000000"/>
            </w:rPr>
            <w:t>23. Cheng Y, Lu Y, Zhang D, Lian S, Liang H, Ye Y, et al. Metastatic cancer cells compensate for low energy supplies in hostile microenvironments with bioenergetic adaptation and metabolic reprogramming. Int J Oncol. 2018;53(6):2590–604.</w:t>
          </w:r>
        </w:p>
        <w:p w14:paraId="3CA4A1A4" w14:textId="77777777" w:rsidR="007510E0" w:rsidRPr="007510E0" w:rsidRDefault="007510E0">
          <w:pPr>
            <w:pStyle w:val="csl-entry"/>
            <w:divId w:val="1936548806"/>
            <w:rPr>
              <w:color w:val="000000"/>
            </w:rPr>
          </w:pPr>
          <w:r w:rsidRPr="007510E0">
            <w:rPr>
              <w:color w:val="000000"/>
            </w:rPr>
            <w:t xml:space="preserve">24. Jia D, Park JH, Jung KH, Levine H, </w:t>
          </w:r>
          <w:proofErr w:type="spellStart"/>
          <w:r w:rsidRPr="007510E0">
            <w:rPr>
              <w:color w:val="000000"/>
            </w:rPr>
            <w:t>Kaipparettu</w:t>
          </w:r>
          <w:proofErr w:type="spellEnd"/>
          <w:r w:rsidRPr="007510E0">
            <w:rPr>
              <w:color w:val="000000"/>
            </w:rPr>
            <w:t xml:space="preserve"> BA. Elucidating the Metabolic Plasticity of Cancer: Mitochondrial Reprogramming and Hybrid Metabolic States. Cells. 2018;7(3):21.</w:t>
          </w:r>
        </w:p>
        <w:p w14:paraId="12D9EEC4" w14:textId="77777777" w:rsidR="007510E0" w:rsidRPr="007510E0" w:rsidRDefault="007510E0">
          <w:pPr>
            <w:pStyle w:val="csl-entry"/>
            <w:divId w:val="1936548806"/>
            <w:rPr>
              <w:color w:val="000000"/>
            </w:rPr>
          </w:pPr>
          <w:r w:rsidRPr="007510E0">
            <w:rPr>
              <w:color w:val="000000"/>
            </w:rPr>
            <w:t>25. Yu L, Lu M, Jia D, Ma J, Ben-Jacob E, Levine H, et al. Modeling the Genetic Regulation of Cancer Metabolism: Interplay between Glycolysis and Oxidative Phosphorylation. Cancer Res. 2017;77(7):1564–74.</w:t>
          </w:r>
        </w:p>
        <w:p w14:paraId="4DA9950B" w14:textId="77777777" w:rsidR="007510E0" w:rsidRPr="007510E0" w:rsidRDefault="007510E0">
          <w:pPr>
            <w:pStyle w:val="csl-entry"/>
            <w:divId w:val="1936548806"/>
            <w:rPr>
              <w:color w:val="000000"/>
            </w:rPr>
          </w:pPr>
          <w:r w:rsidRPr="007510E0">
            <w:rPr>
              <w:color w:val="000000"/>
            </w:rPr>
            <w:t xml:space="preserve">26. Sancho P, Burgos-Ramos E, Tavera A, </w:t>
          </w:r>
          <w:proofErr w:type="spellStart"/>
          <w:r w:rsidRPr="007510E0">
            <w:rPr>
              <w:color w:val="000000"/>
            </w:rPr>
            <w:t>Bou</w:t>
          </w:r>
          <w:proofErr w:type="spellEnd"/>
          <w:r w:rsidRPr="007510E0">
            <w:rPr>
              <w:color w:val="000000"/>
            </w:rPr>
            <w:t> </w:t>
          </w:r>
          <w:proofErr w:type="spellStart"/>
          <w:r w:rsidRPr="007510E0">
            <w:rPr>
              <w:color w:val="000000"/>
            </w:rPr>
            <w:t>Kheir</w:t>
          </w:r>
          <w:proofErr w:type="spellEnd"/>
          <w:r w:rsidRPr="007510E0">
            <w:rPr>
              <w:color w:val="000000"/>
            </w:rPr>
            <w:t xml:space="preserve"> T, </w:t>
          </w:r>
          <w:proofErr w:type="spellStart"/>
          <w:r w:rsidRPr="007510E0">
            <w:rPr>
              <w:color w:val="000000"/>
            </w:rPr>
            <w:t>Jagust</w:t>
          </w:r>
          <w:proofErr w:type="spellEnd"/>
          <w:r w:rsidRPr="007510E0">
            <w:rPr>
              <w:color w:val="000000"/>
            </w:rPr>
            <w:t xml:space="preserve"> P, </w:t>
          </w:r>
          <w:proofErr w:type="spellStart"/>
          <w:r w:rsidRPr="007510E0">
            <w:rPr>
              <w:color w:val="000000"/>
            </w:rPr>
            <w:t>Schoenhals</w:t>
          </w:r>
          <w:proofErr w:type="spellEnd"/>
          <w:r w:rsidRPr="007510E0">
            <w:rPr>
              <w:color w:val="000000"/>
            </w:rPr>
            <w:t xml:space="preserve"> M, et al. MYC/PGC-1α Balance Determines the Metabolic Phenotype and Plasticity of Pancreatic Cancer Stem Cells. Cell </w:t>
          </w:r>
          <w:proofErr w:type="spellStart"/>
          <w:r w:rsidRPr="007510E0">
            <w:rPr>
              <w:color w:val="000000"/>
            </w:rPr>
            <w:t>Metab</w:t>
          </w:r>
          <w:proofErr w:type="spellEnd"/>
          <w:r w:rsidRPr="007510E0">
            <w:rPr>
              <w:color w:val="000000"/>
            </w:rPr>
            <w:t>. 2015;22(4):590–605.</w:t>
          </w:r>
        </w:p>
        <w:p w14:paraId="7DC7978A" w14:textId="77777777" w:rsidR="007510E0" w:rsidRPr="007510E0" w:rsidRDefault="007510E0">
          <w:pPr>
            <w:pStyle w:val="csl-entry"/>
            <w:divId w:val="1936548806"/>
            <w:rPr>
              <w:color w:val="000000"/>
            </w:rPr>
          </w:pPr>
          <w:r w:rsidRPr="007510E0">
            <w:rPr>
              <w:color w:val="000000"/>
            </w:rPr>
            <w:t xml:space="preserve">27. Jia D, </w:t>
          </w:r>
          <w:proofErr w:type="spellStart"/>
          <w:r w:rsidRPr="007510E0">
            <w:rPr>
              <w:color w:val="000000"/>
            </w:rPr>
            <w:t>Paudel</w:t>
          </w:r>
          <w:proofErr w:type="spellEnd"/>
          <w:r w:rsidRPr="007510E0">
            <w:rPr>
              <w:color w:val="000000"/>
            </w:rPr>
            <w:t xml:space="preserve"> BB, Hayford CE, Hardeman KN, Levine H, </w:t>
          </w:r>
          <w:proofErr w:type="spellStart"/>
          <w:r w:rsidRPr="007510E0">
            <w:rPr>
              <w:color w:val="000000"/>
            </w:rPr>
            <w:t>Onuchic</w:t>
          </w:r>
          <w:proofErr w:type="spellEnd"/>
          <w:r w:rsidRPr="007510E0">
            <w:rPr>
              <w:color w:val="000000"/>
            </w:rPr>
            <w:t xml:space="preserve"> JN, et al. Drug-Tolerant Idling Melanoma Cells Exhibit Theory-Predicted Metabolic Low-Low Phenotype. Frontiers Oncol. 2020;10:1426.</w:t>
          </w:r>
        </w:p>
        <w:p w14:paraId="6D0D9373" w14:textId="77777777" w:rsidR="007510E0" w:rsidRPr="007510E0" w:rsidRDefault="007510E0">
          <w:pPr>
            <w:pStyle w:val="csl-entry"/>
            <w:divId w:val="1936548806"/>
            <w:rPr>
              <w:color w:val="000000"/>
            </w:rPr>
          </w:pPr>
          <w:r w:rsidRPr="007510E0">
            <w:rPr>
              <w:color w:val="000000"/>
            </w:rPr>
            <w:t xml:space="preserve">28. </w:t>
          </w:r>
          <w:proofErr w:type="spellStart"/>
          <w:r w:rsidRPr="007510E0">
            <w:rPr>
              <w:color w:val="000000"/>
            </w:rPr>
            <w:t>Porporato</w:t>
          </w:r>
          <w:proofErr w:type="spellEnd"/>
          <w:r w:rsidRPr="007510E0">
            <w:rPr>
              <w:color w:val="000000"/>
            </w:rPr>
            <w:t xml:space="preserve"> PE, </w:t>
          </w:r>
          <w:proofErr w:type="spellStart"/>
          <w:r w:rsidRPr="007510E0">
            <w:rPr>
              <w:color w:val="000000"/>
            </w:rPr>
            <w:t>Payen</w:t>
          </w:r>
          <w:proofErr w:type="spellEnd"/>
          <w:r w:rsidRPr="007510E0">
            <w:rPr>
              <w:color w:val="000000"/>
            </w:rPr>
            <w:t xml:space="preserve"> VL, Pérez-</w:t>
          </w:r>
          <w:proofErr w:type="spellStart"/>
          <w:r w:rsidRPr="007510E0">
            <w:rPr>
              <w:color w:val="000000"/>
            </w:rPr>
            <w:t>Escuredo</w:t>
          </w:r>
          <w:proofErr w:type="spellEnd"/>
          <w:r w:rsidRPr="007510E0">
            <w:rPr>
              <w:color w:val="000000"/>
            </w:rPr>
            <w:t xml:space="preserve"> J, De </w:t>
          </w:r>
          <w:proofErr w:type="spellStart"/>
          <w:r w:rsidRPr="007510E0">
            <w:rPr>
              <w:color w:val="000000"/>
            </w:rPr>
            <w:t>Saedeleer</w:t>
          </w:r>
          <w:proofErr w:type="spellEnd"/>
          <w:r w:rsidRPr="007510E0">
            <w:rPr>
              <w:color w:val="000000"/>
            </w:rPr>
            <w:t xml:space="preserve"> CJ, </w:t>
          </w:r>
          <w:proofErr w:type="spellStart"/>
          <w:r w:rsidRPr="007510E0">
            <w:rPr>
              <w:color w:val="000000"/>
            </w:rPr>
            <w:t>Danhier</w:t>
          </w:r>
          <w:proofErr w:type="spellEnd"/>
          <w:r w:rsidRPr="007510E0">
            <w:rPr>
              <w:color w:val="000000"/>
            </w:rPr>
            <w:t xml:space="preserve"> P, </w:t>
          </w:r>
          <w:proofErr w:type="spellStart"/>
          <w:r w:rsidRPr="007510E0">
            <w:rPr>
              <w:color w:val="000000"/>
            </w:rPr>
            <w:t>Copetti</w:t>
          </w:r>
          <w:proofErr w:type="spellEnd"/>
          <w:r w:rsidRPr="007510E0">
            <w:rPr>
              <w:color w:val="000000"/>
            </w:rPr>
            <w:t xml:space="preserve"> T, et al. A Mitochondrial Switch Promotes Tumor Metastasis. Cell Reports. 2014;8(3):754–66.</w:t>
          </w:r>
        </w:p>
        <w:p w14:paraId="3CDE889B" w14:textId="77777777" w:rsidR="007510E0" w:rsidRPr="007510E0" w:rsidRDefault="007510E0">
          <w:pPr>
            <w:pStyle w:val="csl-entry"/>
            <w:divId w:val="1936548806"/>
            <w:rPr>
              <w:color w:val="000000"/>
            </w:rPr>
          </w:pPr>
          <w:r w:rsidRPr="007510E0">
            <w:rPr>
              <w:color w:val="000000"/>
            </w:rPr>
            <w:t xml:space="preserve">29. </w:t>
          </w:r>
          <w:proofErr w:type="spellStart"/>
          <w:r w:rsidRPr="007510E0">
            <w:rPr>
              <w:color w:val="000000"/>
            </w:rPr>
            <w:t>LeBleu</w:t>
          </w:r>
          <w:proofErr w:type="spellEnd"/>
          <w:r w:rsidRPr="007510E0">
            <w:rPr>
              <w:color w:val="000000"/>
            </w:rPr>
            <w:t xml:space="preserve"> VS, O’Connell JT, Herrera KNG, </w:t>
          </w:r>
          <w:proofErr w:type="spellStart"/>
          <w:r w:rsidRPr="007510E0">
            <w:rPr>
              <w:color w:val="000000"/>
            </w:rPr>
            <w:t>Wikman</w:t>
          </w:r>
          <w:proofErr w:type="spellEnd"/>
          <w:r w:rsidRPr="007510E0">
            <w:rPr>
              <w:color w:val="000000"/>
            </w:rPr>
            <w:t xml:space="preserve"> H, </w:t>
          </w:r>
          <w:proofErr w:type="spellStart"/>
          <w:r w:rsidRPr="007510E0">
            <w:rPr>
              <w:color w:val="000000"/>
            </w:rPr>
            <w:t>Pantel</w:t>
          </w:r>
          <w:proofErr w:type="spellEnd"/>
          <w:r w:rsidRPr="007510E0">
            <w:rPr>
              <w:color w:val="000000"/>
            </w:rPr>
            <w:t xml:space="preserve"> K, </w:t>
          </w:r>
          <w:proofErr w:type="spellStart"/>
          <w:r w:rsidRPr="007510E0">
            <w:rPr>
              <w:color w:val="000000"/>
            </w:rPr>
            <w:t>Haigis</w:t>
          </w:r>
          <w:proofErr w:type="spellEnd"/>
          <w:r w:rsidRPr="007510E0">
            <w:rPr>
              <w:color w:val="000000"/>
            </w:rPr>
            <w:t xml:space="preserve"> MC, et al. PGC-1α mediates mitochondrial biogenesis and oxidative phosphorylation in cancer cells to promote metastasis. Nat Cell Biol. 2014;16(10):992–1003.</w:t>
          </w:r>
        </w:p>
        <w:p w14:paraId="402B7674" w14:textId="77777777" w:rsidR="007510E0" w:rsidRPr="007510E0" w:rsidRDefault="007510E0">
          <w:pPr>
            <w:pStyle w:val="csl-entry"/>
            <w:divId w:val="1936548806"/>
            <w:rPr>
              <w:color w:val="000000"/>
            </w:rPr>
          </w:pPr>
          <w:r w:rsidRPr="007510E0">
            <w:rPr>
              <w:color w:val="000000"/>
            </w:rPr>
            <w:t>30. Jia D, Park JH, Kaur H, Jung KH, Yang S, Tripathi S, et al. Towards decoding the coupled decision-making of metabolism and epithelial-to-mesenchymal transition in cancer. Brit J Cancer. 2021;1–10.</w:t>
          </w:r>
        </w:p>
        <w:p w14:paraId="5E6C194E" w14:textId="77777777" w:rsidR="007510E0" w:rsidRPr="007510E0" w:rsidRDefault="007510E0">
          <w:pPr>
            <w:pStyle w:val="csl-entry"/>
            <w:divId w:val="1936548806"/>
            <w:rPr>
              <w:color w:val="000000"/>
            </w:rPr>
          </w:pPr>
          <w:r w:rsidRPr="007510E0">
            <w:rPr>
              <w:color w:val="000000"/>
            </w:rPr>
            <w:t xml:space="preserve">31. </w:t>
          </w:r>
          <w:proofErr w:type="spellStart"/>
          <w:r w:rsidRPr="007510E0">
            <w:rPr>
              <w:color w:val="000000"/>
            </w:rPr>
            <w:t>Georgakopoulos</w:t>
          </w:r>
          <w:proofErr w:type="spellEnd"/>
          <w:r w:rsidRPr="007510E0">
            <w:rPr>
              <w:color w:val="000000"/>
            </w:rPr>
            <w:t xml:space="preserve">-Soares I, </w:t>
          </w:r>
          <w:proofErr w:type="spellStart"/>
          <w:r w:rsidRPr="007510E0">
            <w:rPr>
              <w:color w:val="000000"/>
            </w:rPr>
            <w:t>Chartoumpekis</w:t>
          </w:r>
          <w:proofErr w:type="spellEnd"/>
          <w:r w:rsidRPr="007510E0">
            <w:rPr>
              <w:color w:val="000000"/>
            </w:rPr>
            <w:t xml:space="preserve"> DV, </w:t>
          </w:r>
          <w:proofErr w:type="spellStart"/>
          <w:r w:rsidRPr="007510E0">
            <w:rPr>
              <w:color w:val="000000"/>
            </w:rPr>
            <w:t>Kyriazopoulou</w:t>
          </w:r>
          <w:proofErr w:type="spellEnd"/>
          <w:r w:rsidRPr="007510E0">
            <w:rPr>
              <w:color w:val="000000"/>
            </w:rPr>
            <w:t xml:space="preserve"> V, </w:t>
          </w:r>
          <w:proofErr w:type="spellStart"/>
          <w:r w:rsidRPr="007510E0">
            <w:rPr>
              <w:color w:val="000000"/>
            </w:rPr>
            <w:t>Zaravinos</w:t>
          </w:r>
          <w:proofErr w:type="spellEnd"/>
          <w:r w:rsidRPr="007510E0">
            <w:rPr>
              <w:color w:val="000000"/>
            </w:rPr>
            <w:t xml:space="preserve"> A. EMT Factors and Metabolic Pathways in Cancer. Frontiers Oncol. 2020;10:499.</w:t>
          </w:r>
        </w:p>
        <w:p w14:paraId="7413A504" w14:textId="77777777" w:rsidR="007510E0" w:rsidRPr="007510E0" w:rsidRDefault="007510E0">
          <w:pPr>
            <w:pStyle w:val="csl-entry"/>
            <w:divId w:val="1936548806"/>
            <w:rPr>
              <w:color w:val="000000"/>
            </w:rPr>
          </w:pPr>
          <w:r w:rsidRPr="007510E0">
            <w:rPr>
              <w:color w:val="000000"/>
            </w:rPr>
            <w:t xml:space="preserve">32. Fedele M, </w:t>
          </w:r>
          <w:proofErr w:type="spellStart"/>
          <w:r w:rsidRPr="007510E0">
            <w:rPr>
              <w:color w:val="000000"/>
            </w:rPr>
            <w:t>Sgarra</w:t>
          </w:r>
          <w:proofErr w:type="spellEnd"/>
          <w:r w:rsidRPr="007510E0">
            <w:rPr>
              <w:color w:val="000000"/>
            </w:rPr>
            <w:t xml:space="preserve"> R, Battista S, </w:t>
          </w:r>
          <w:proofErr w:type="spellStart"/>
          <w:r w:rsidRPr="007510E0">
            <w:rPr>
              <w:color w:val="000000"/>
            </w:rPr>
            <w:t>Cerchia</w:t>
          </w:r>
          <w:proofErr w:type="spellEnd"/>
          <w:r w:rsidRPr="007510E0">
            <w:rPr>
              <w:color w:val="000000"/>
            </w:rPr>
            <w:t xml:space="preserve"> L, </w:t>
          </w:r>
          <w:proofErr w:type="spellStart"/>
          <w:r w:rsidRPr="007510E0">
            <w:rPr>
              <w:color w:val="000000"/>
            </w:rPr>
            <w:t>Manfioletti</w:t>
          </w:r>
          <w:proofErr w:type="spellEnd"/>
          <w:r w:rsidRPr="007510E0">
            <w:rPr>
              <w:color w:val="000000"/>
            </w:rPr>
            <w:t xml:space="preserve"> G. The Epithelial–Mesenchymal Transition at the Crossroads between Metabolism and Tumor Progression. Int J Mol Sci. 2022;23(2):800.</w:t>
          </w:r>
        </w:p>
        <w:p w14:paraId="30AE88EF" w14:textId="77777777" w:rsidR="007510E0" w:rsidRPr="007510E0" w:rsidRDefault="007510E0">
          <w:pPr>
            <w:pStyle w:val="csl-entry"/>
            <w:divId w:val="1936548806"/>
            <w:rPr>
              <w:color w:val="000000"/>
            </w:rPr>
          </w:pPr>
          <w:r w:rsidRPr="007510E0">
            <w:rPr>
              <w:color w:val="000000"/>
            </w:rPr>
            <w:t xml:space="preserve">33. Burger GA, </w:t>
          </w:r>
          <w:proofErr w:type="spellStart"/>
          <w:r w:rsidRPr="007510E0">
            <w:rPr>
              <w:color w:val="000000"/>
            </w:rPr>
            <w:t>Danen</w:t>
          </w:r>
          <w:proofErr w:type="spellEnd"/>
          <w:r w:rsidRPr="007510E0">
            <w:rPr>
              <w:color w:val="000000"/>
            </w:rPr>
            <w:t xml:space="preserve"> EHJ, Beltman JB. Deciphering Epithelial–Mesenchymal Transition Regulatory Networks in Cancer through Computational Approaches. Frontiers Oncol. 2017;7:162.</w:t>
          </w:r>
        </w:p>
        <w:p w14:paraId="32C803AE" w14:textId="77777777" w:rsidR="007510E0" w:rsidRPr="007510E0" w:rsidRDefault="007510E0">
          <w:pPr>
            <w:pStyle w:val="csl-entry"/>
            <w:divId w:val="1936548806"/>
            <w:rPr>
              <w:color w:val="000000"/>
            </w:rPr>
          </w:pPr>
          <w:r w:rsidRPr="007510E0">
            <w:rPr>
              <w:color w:val="000000"/>
            </w:rPr>
            <w:t xml:space="preserve">34. Hu Y, Xu W, Zeng H, He Z, Lu X, </w:t>
          </w:r>
          <w:proofErr w:type="spellStart"/>
          <w:r w:rsidRPr="007510E0">
            <w:rPr>
              <w:color w:val="000000"/>
            </w:rPr>
            <w:t>Zuo</w:t>
          </w:r>
          <w:proofErr w:type="spellEnd"/>
          <w:r w:rsidRPr="007510E0">
            <w:rPr>
              <w:color w:val="000000"/>
            </w:rPr>
            <w:t xml:space="preserve"> D, et al. OXPHOS-dependent metabolic reprogramming prompts metastatic potential of breast cancer cells under osteogenic differentiation. Brit J Cancer. 2020;123(11):1644–55.</w:t>
          </w:r>
        </w:p>
        <w:p w14:paraId="3E41EF4C" w14:textId="77777777" w:rsidR="007510E0" w:rsidRPr="007510E0" w:rsidRDefault="007510E0">
          <w:pPr>
            <w:pStyle w:val="csl-entry"/>
            <w:divId w:val="1936548806"/>
            <w:rPr>
              <w:color w:val="000000"/>
            </w:rPr>
          </w:pPr>
          <w:r w:rsidRPr="007510E0">
            <w:rPr>
              <w:color w:val="000000"/>
            </w:rPr>
            <w:t>35. Sung JY, Cheong JH. Pan-Cancer Analysis Reveals Distinct Metabolic Reprogramming in Different Epithelial–Mesenchymal Transition Activity States. Cancers. 2021;13(8):1778.</w:t>
          </w:r>
        </w:p>
        <w:p w14:paraId="0285FC39" w14:textId="77777777" w:rsidR="007510E0" w:rsidRPr="007510E0" w:rsidRDefault="007510E0">
          <w:pPr>
            <w:pStyle w:val="csl-entry"/>
            <w:divId w:val="1936548806"/>
            <w:rPr>
              <w:color w:val="000000"/>
            </w:rPr>
          </w:pPr>
          <w:r w:rsidRPr="007510E0">
            <w:rPr>
              <w:color w:val="000000"/>
            </w:rPr>
            <w:t xml:space="preserve">36. Choudhary KS, Rohatgi N, </w:t>
          </w:r>
          <w:proofErr w:type="spellStart"/>
          <w:r w:rsidRPr="007510E0">
            <w:rPr>
              <w:color w:val="000000"/>
            </w:rPr>
            <w:t>Halldorsson</w:t>
          </w:r>
          <w:proofErr w:type="spellEnd"/>
          <w:r w:rsidRPr="007510E0">
            <w:rPr>
              <w:color w:val="000000"/>
            </w:rPr>
            <w:t xml:space="preserve"> S, </w:t>
          </w:r>
          <w:proofErr w:type="spellStart"/>
          <w:r w:rsidRPr="007510E0">
            <w:rPr>
              <w:color w:val="000000"/>
            </w:rPr>
            <w:t>Briem</w:t>
          </w:r>
          <w:proofErr w:type="spellEnd"/>
          <w:r w:rsidRPr="007510E0">
            <w:rPr>
              <w:color w:val="000000"/>
            </w:rPr>
            <w:t xml:space="preserve"> E, Gudjonsson T, Gudmundsson S, et al. EGFR Signal-Network Reconstruction Demonstrates Metabolic Crosstalk in EMT. </w:t>
          </w:r>
          <w:proofErr w:type="spellStart"/>
          <w:r w:rsidRPr="007510E0">
            <w:rPr>
              <w:color w:val="000000"/>
            </w:rPr>
            <w:t>Plos</w:t>
          </w:r>
          <w:proofErr w:type="spellEnd"/>
          <w:r w:rsidRPr="007510E0">
            <w:rPr>
              <w:color w:val="000000"/>
            </w:rPr>
            <w:t xml:space="preserve"> </w:t>
          </w:r>
          <w:proofErr w:type="spellStart"/>
          <w:r w:rsidRPr="007510E0">
            <w:rPr>
              <w:color w:val="000000"/>
            </w:rPr>
            <w:t>Comput</w:t>
          </w:r>
          <w:proofErr w:type="spellEnd"/>
          <w:r w:rsidRPr="007510E0">
            <w:rPr>
              <w:color w:val="000000"/>
            </w:rPr>
            <w:t xml:space="preserve"> Biol. 2016;12(6):e1004924.</w:t>
          </w:r>
        </w:p>
        <w:p w14:paraId="6929C05D" w14:textId="77777777" w:rsidR="007510E0" w:rsidRPr="007510E0" w:rsidRDefault="007510E0">
          <w:pPr>
            <w:pStyle w:val="csl-entry"/>
            <w:divId w:val="1936548806"/>
            <w:rPr>
              <w:color w:val="000000"/>
            </w:rPr>
          </w:pPr>
          <w:r w:rsidRPr="007510E0">
            <w:rPr>
              <w:color w:val="000000"/>
            </w:rPr>
            <w:t>37. Feng S, Zhang L, Liu X, Li G, Zhang B, Wang Z, et al. Low levels of AMPK promote epithelial‐mesenchymal transition in lung cancer primarily through HDAC4‐ and HDAC5‐mediated metabolic reprogramming. J Cell Mol Med. 2020;24(14):7789–801.</w:t>
          </w:r>
        </w:p>
        <w:p w14:paraId="01C5AFB2" w14:textId="77777777" w:rsidR="007510E0" w:rsidRPr="007510E0" w:rsidRDefault="007510E0">
          <w:pPr>
            <w:pStyle w:val="csl-entry"/>
            <w:divId w:val="1936548806"/>
            <w:rPr>
              <w:color w:val="000000"/>
            </w:rPr>
          </w:pPr>
          <w:r w:rsidRPr="007510E0">
            <w:rPr>
              <w:color w:val="000000"/>
            </w:rPr>
            <w:t xml:space="preserve">38. Kang X, Wang J, Li C. Exposing the Underlying Relationship of Cancer Metastasis to Metabolism and Epithelial-Mesenchymal Transitions. </w:t>
          </w:r>
          <w:proofErr w:type="spellStart"/>
          <w:r w:rsidRPr="007510E0">
            <w:rPr>
              <w:color w:val="000000"/>
            </w:rPr>
            <w:t>Iscience</w:t>
          </w:r>
          <w:proofErr w:type="spellEnd"/>
          <w:r w:rsidRPr="007510E0">
            <w:rPr>
              <w:color w:val="000000"/>
            </w:rPr>
            <w:t>. 2019;21:754–72.</w:t>
          </w:r>
        </w:p>
        <w:p w14:paraId="17F1E61B" w14:textId="77777777" w:rsidR="007510E0" w:rsidRPr="007510E0" w:rsidRDefault="007510E0">
          <w:pPr>
            <w:pStyle w:val="csl-entry"/>
            <w:divId w:val="1936548806"/>
            <w:rPr>
              <w:color w:val="000000"/>
            </w:rPr>
          </w:pPr>
          <w:r w:rsidRPr="007510E0">
            <w:rPr>
              <w:color w:val="000000"/>
            </w:rPr>
            <w:t xml:space="preserve">39. Bocci F, Tripathi SC, Mercedes SAV, George JT, </w:t>
          </w:r>
          <w:proofErr w:type="spellStart"/>
          <w:r w:rsidRPr="007510E0">
            <w:rPr>
              <w:color w:val="000000"/>
            </w:rPr>
            <w:t>Casabar</w:t>
          </w:r>
          <w:proofErr w:type="spellEnd"/>
          <w:r w:rsidRPr="007510E0">
            <w:rPr>
              <w:color w:val="000000"/>
            </w:rPr>
            <w:t xml:space="preserve"> JP, Wong PK, et al. NRF2 activates a partial epithelial-mesenchymal transition and is maximally present in a hybrid epithelial/mesenchymal phenotype. </w:t>
          </w:r>
          <w:proofErr w:type="spellStart"/>
          <w:r w:rsidRPr="007510E0">
            <w:rPr>
              <w:color w:val="000000"/>
            </w:rPr>
            <w:t>Integr</w:t>
          </w:r>
          <w:proofErr w:type="spellEnd"/>
          <w:r w:rsidRPr="007510E0">
            <w:rPr>
              <w:color w:val="000000"/>
            </w:rPr>
            <w:t xml:space="preserve"> Biol. 2019;11(6):251–63.</w:t>
          </w:r>
        </w:p>
        <w:p w14:paraId="36155442" w14:textId="77777777" w:rsidR="007510E0" w:rsidRPr="007510E0" w:rsidRDefault="007510E0">
          <w:pPr>
            <w:pStyle w:val="csl-entry"/>
            <w:divId w:val="1936548806"/>
            <w:rPr>
              <w:color w:val="000000"/>
            </w:rPr>
          </w:pPr>
          <w:r w:rsidRPr="007510E0">
            <w:rPr>
              <w:color w:val="000000"/>
            </w:rPr>
            <w:t xml:space="preserve">40. Luo M, Shang L, Brooks MD, </w:t>
          </w:r>
          <w:proofErr w:type="spellStart"/>
          <w:r w:rsidRPr="007510E0">
            <w:rPr>
              <w:color w:val="000000"/>
            </w:rPr>
            <w:t>Jiagge</w:t>
          </w:r>
          <w:proofErr w:type="spellEnd"/>
          <w:r w:rsidRPr="007510E0">
            <w:rPr>
              <w:color w:val="000000"/>
            </w:rPr>
            <w:t xml:space="preserve"> E, Zhu Y, </w:t>
          </w:r>
          <w:proofErr w:type="spellStart"/>
          <w:r w:rsidRPr="007510E0">
            <w:rPr>
              <w:color w:val="000000"/>
            </w:rPr>
            <w:t>Buschhaus</w:t>
          </w:r>
          <w:proofErr w:type="spellEnd"/>
          <w:r w:rsidRPr="007510E0">
            <w:rPr>
              <w:color w:val="000000"/>
            </w:rPr>
            <w:t xml:space="preserve"> JM, et al. Targeting Breast Cancer Stem Cell State Equilibrium through Modulation of Redox Signaling. Cell </w:t>
          </w:r>
          <w:proofErr w:type="spellStart"/>
          <w:r w:rsidRPr="007510E0">
            <w:rPr>
              <w:color w:val="000000"/>
            </w:rPr>
            <w:t>Metab</w:t>
          </w:r>
          <w:proofErr w:type="spellEnd"/>
          <w:r w:rsidRPr="007510E0">
            <w:rPr>
              <w:color w:val="000000"/>
            </w:rPr>
            <w:t>. 2018;28(1):69-86.e6.</w:t>
          </w:r>
        </w:p>
        <w:p w14:paraId="6B4E262A" w14:textId="77777777" w:rsidR="007510E0" w:rsidRPr="007510E0" w:rsidRDefault="007510E0">
          <w:pPr>
            <w:pStyle w:val="csl-entry"/>
            <w:divId w:val="1936548806"/>
            <w:rPr>
              <w:color w:val="000000"/>
            </w:rPr>
          </w:pPr>
          <w:r w:rsidRPr="007510E0">
            <w:rPr>
              <w:color w:val="000000"/>
            </w:rPr>
            <w:t xml:space="preserve">41. </w:t>
          </w:r>
          <w:proofErr w:type="spellStart"/>
          <w:r w:rsidRPr="007510E0">
            <w:rPr>
              <w:color w:val="000000"/>
            </w:rPr>
            <w:t>Colacino</w:t>
          </w:r>
          <w:proofErr w:type="spellEnd"/>
          <w:r w:rsidRPr="007510E0">
            <w:rPr>
              <w:color w:val="000000"/>
            </w:rPr>
            <w:t xml:space="preserve"> JA, Azizi E, Brooks MD, </w:t>
          </w:r>
          <w:proofErr w:type="spellStart"/>
          <w:r w:rsidRPr="007510E0">
            <w:rPr>
              <w:color w:val="000000"/>
            </w:rPr>
            <w:t>Harouaka</w:t>
          </w:r>
          <w:proofErr w:type="spellEnd"/>
          <w:r w:rsidRPr="007510E0">
            <w:rPr>
              <w:color w:val="000000"/>
            </w:rPr>
            <w:t xml:space="preserve"> R, </w:t>
          </w:r>
          <w:proofErr w:type="spellStart"/>
          <w:r w:rsidRPr="007510E0">
            <w:rPr>
              <w:color w:val="000000"/>
            </w:rPr>
            <w:t>Fouladdel</w:t>
          </w:r>
          <w:proofErr w:type="spellEnd"/>
          <w:r w:rsidRPr="007510E0">
            <w:rPr>
              <w:color w:val="000000"/>
            </w:rPr>
            <w:t xml:space="preserve"> S, McDermott SP, et al. Heterogeneity of Human Breast Stem and Progenitor Cells as Revealed by Transcriptional Profiling. Stem Cell Rep. 2018;10(5):1596–609.</w:t>
          </w:r>
        </w:p>
        <w:p w14:paraId="301B1052" w14:textId="77777777" w:rsidR="007510E0" w:rsidRPr="007510E0" w:rsidRDefault="007510E0">
          <w:pPr>
            <w:pStyle w:val="csl-entry"/>
            <w:divId w:val="1936548806"/>
            <w:rPr>
              <w:color w:val="000000"/>
            </w:rPr>
          </w:pPr>
          <w:r w:rsidRPr="007510E0">
            <w:rPr>
              <w:color w:val="000000"/>
            </w:rPr>
            <w:t>42. Jia D, Li X, Bocci F, Tripathi S, Deng Y, Jolly MK, et al. Quantifying Cancer Epithelial-Mesenchymal Plasticity and its Association with Stemness and Immune Response. J Clin Medicine. 2019;8(5):725.</w:t>
          </w:r>
        </w:p>
        <w:p w14:paraId="194DE565" w14:textId="77777777" w:rsidR="007510E0" w:rsidRPr="007510E0" w:rsidRDefault="007510E0">
          <w:pPr>
            <w:pStyle w:val="csl-entry"/>
            <w:divId w:val="1936548806"/>
            <w:rPr>
              <w:color w:val="000000"/>
            </w:rPr>
          </w:pPr>
          <w:r w:rsidRPr="007510E0">
            <w:rPr>
              <w:color w:val="000000"/>
            </w:rPr>
            <w:t xml:space="preserve">43. Lu M, Jolly MK, </w:t>
          </w:r>
          <w:proofErr w:type="spellStart"/>
          <w:r w:rsidRPr="007510E0">
            <w:rPr>
              <w:color w:val="000000"/>
            </w:rPr>
            <w:t>Gomoto</w:t>
          </w:r>
          <w:proofErr w:type="spellEnd"/>
          <w:r w:rsidRPr="007510E0">
            <w:rPr>
              <w:color w:val="000000"/>
            </w:rPr>
            <w:t xml:space="preserve"> R, Huang B, </w:t>
          </w:r>
          <w:proofErr w:type="spellStart"/>
          <w:r w:rsidRPr="007510E0">
            <w:rPr>
              <w:color w:val="000000"/>
            </w:rPr>
            <w:t>Onuchic</w:t>
          </w:r>
          <w:proofErr w:type="spellEnd"/>
          <w:r w:rsidRPr="007510E0">
            <w:rPr>
              <w:color w:val="000000"/>
            </w:rPr>
            <w:t xml:space="preserve"> J, Ben-Jacob E. </w:t>
          </w:r>
          <w:proofErr w:type="spellStart"/>
          <w:r w:rsidRPr="007510E0">
            <w:rPr>
              <w:color w:val="000000"/>
            </w:rPr>
            <w:t>Tristability</w:t>
          </w:r>
          <w:proofErr w:type="spellEnd"/>
          <w:r w:rsidRPr="007510E0">
            <w:rPr>
              <w:color w:val="000000"/>
            </w:rPr>
            <w:t xml:space="preserve"> in Cancer-Associated MicroRNA-TF Chimera Toggle Switch. J Phys Chem B. 2013;117(42):13164–74.</w:t>
          </w:r>
        </w:p>
        <w:p w14:paraId="5C6611BB" w14:textId="77777777" w:rsidR="007510E0" w:rsidRPr="007510E0" w:rsidRDefault="007510E0">
          <w:pPr>
            <w:pStyle w:val="csl-entry"/>
            <w:divId w:val="1936548806"/>
            <w:rPr>
              <w:color w:val="000000"/>
            </w:rPr>
          </w:pPr>
          <w:r w:rsidRPr="007510E0">
            <w:rPr>
              <w:color w:val="000000"/>
            </w:rPr>
            <w:t xml:space="preserve">44. Kovac S, </w:t>
          </w:r>
          <w:proofErr w:type="spellStart"/>
          <w:r w:rsidRPr="007510E0">
            <w:rPr>
              <w:color w:val="000000"/>
            </w:rPr>
            <w:t>Angelova</w:t>
          </w:r>
          <w:proofErr w:type="spellEnd"/>
          <w:r w:rsidRPr="007510E0">
            <w:rPr>
              <w:color w:val="000000"/>
            </w:rPr>
            <w:t xml:space="preserve"> PR, </w:t>
          </w:r>
          <w:proofErr w:type="spellStart"/>
          <w:r w:rsidRPr="007510E0">
            <w:rPr>
              <w:color w:val="000000"/>
            </w:rPr>
            <w:t>Holmström</w:t>
          </w:r>
          <w:proofErr w:type="spellEnd"/>
          <w:r w:rsidRPr="007510E0">
            <w:rPr>
              <w:color w:val="000000"/>
            </w:rPr>
            <w:t xml:space="preserve"> KM, Zhang Y, </w:t>
          </w:r>
          <w:proofErr w:type="spellStart"/>
          <w:r w:rsidRPr="007510E0">
            <w:rPr>
              <w:color w:val="000000"/>
            </w:rPr>
            <w:t>Dinkova-Kostova</w:t>
          </w:r>
          <w:proofErr w:type="spellEnd"/>
          <w:r w:rsidRPr="007510E0">
            <w:rPr>
              <w:color w:val="000000"/>
            </w:rPr>
            <w:t xml:space="preserve"> AT, Abramov AY. Nrf2 regulates ROS production by mitochondria and NADPH oxidase. </w:t>
          </w:r>
          <w:proofErr w:type="spellStart"/>
          <w:r w:rsidRPr="007510E0">
            <w:rPr>
              <w:color w:val="000000"/>
            </w:rPr>
            <w:t>Biochimica</w:t>
          </w:r>
          <w:proofErr w:type="spellEnd"/>
          <w:r w:rsidRPr="007510E0">
            <w:rPr>
              <w:color w:val="000000"/>
            </w:rPr>
            <w:t xml:space="preserve"> Et </w:t>
          </w:r>
          <w:proofErr w:type="spellStart"/>
          <w:r w:rsidRPr="007510E0">
            <w:rPr>
              <w:color w:val="000000"/>
            </w:rPr>
            <w:t>Biophysica</w:t>
          </w:r>
          <w:proofErr w:type="spellEnd"/>
          <w:r w:rsidRPr="007510E0">
            <w:rPr>
              <w:color w:val="000000"/>
            </w:rPr>
            <w:t xml:space="preserve"> Acta </w:t>
          </w:r>
          <w:proofErr w:type="spellStart"/>
          <w:r w:rsidRPr="007510E0">
            <w:rPr>
              <w:color w:val="000000"/>
            </w:rPr>
            <w:t>Bba</w:t>
          </w:r>
          <w:proofErr w:type="spellEnd"/>
          <w:r w:rsidRPr="007510E0">
            <w:rPr>
              <w:color w:val="000000"/>
            </w:rPr>
            <w:t xml:space="preserve"> - Gen Subj. 2015;1850(4):794–801.</w:t>
          </w:r>
        </w:p>
        <w:p w14:paraId="52C31C0F" w14:textId="77777777" w:rsidR="007510E0" w:rsidRPr="007510E0" w:rsidRDefault="007510E0">
          <w:pPr>
            <w:pStyle w:val="csl-entry"/>
            <w:divId w:val="1936548806"/>
            <w:rPr>
              <w:color w:val="000000"/>
            </w:rPr>
          </w:pPr>
          <w:r w:rsidRPr="007510E0">
            <w:rPr>
              <w:color w:val="000000"/>
            </w:rPr>
            <w:t>45. He F, Ru X, Wen T. NRF2, a Transcription Factor for Stress Response and Beyond. Int J Mol Sci. 2020;21(13):4777.</w:t>
          </w:r>
        </w:p>
        <w:p w14:paraId="22183F39" w14:textId="77777777" w:rsidR="007510E0" w:rsidRPr="007510E0" w:rsidRDefault="007510E0">
          <w:pPr>
            <w:pStyle w:val="csl-entry"/>
            <w:divId w:val="1936548806"/>
            <w:rPr>
              <w:color w:val="000000"/>
            </w:rPr>
          </w:pPr>
          <w:r w:rsidRPr="007510E0">
            <w:rPr>
              <w:color w:val="000000"/>
            </w:rPr>
            <w:t>46. Li N, Muthusamy S, Liang R, Sarojini H, Wang E. Increased expression of miR-34a and miR-93 in rat liver during aging, and their impact on the expression of Mgst1 and Sirt1. Mech Ageing Dev. 2011;132(3):75–85.</w:t>
          </w:r>
        </w:p>
        <w:p w14:paraId="173E2408" w14:textId="77777777" w:rsidR="007510E0" w:rsidRPr="007510E0" w:rsidRDefault="007510E0">
          <w:pPr>
            <w:pStyle w:val="csl-entry"/>
            <w:divId w:val="1936548806"/>
            <w:rPr>
              <w:color w:val="000000"/>
            </w:rPr>
          </w:pPr>
          <w:r w:rsidRPr="007510E0">
            <w:rPr>
              <w:color w:val="000000"/>
            </w:rPr>
            <w:t>47. Bai XY, Ma Y, Ding R, Fu B, Shi S, Chen XM. miR-335 and miR-34a Promote Renal Senescence by Suppressing Mitochondrial Antioxidative Enzymes. J Am Soc Nephrol. 2011;22(7):1252–61.</w:t>
          </w:r>
        </w:p>
        <w:p w14:paraId="45F914D5" w14:textId="77777777" w:rsidR="007510E0" w:rsidRPr="007510E0" w:rsidRDefault="007510E0">
          <w:pPr>
            <w:pStyle w:val="csl-entry"/>
            <w:divId w:val="1936548806"/>
            <w:rPr>
              <w:color w:val="000000"/>
            </w:rPr>
          </w:pPr>
          <w:r w:rsidRPr="007510E0">
            <w:rPr>
              <w:color w:val="000000"/>
            </w:rPr>
            <w:t xml:space="preserve">48. Navarro F, Lieberman J. miR-34 and p53: New Insights into a Complex Functional Relationship. </w:t>
          </w:r>
          <w:proofErr w:type="spellStart"/>
          <w:r w:rsidRPr="007510E0">
            <w:rPr>
              <w:color w:val="000000"/>
            </w:rPr>
            <w:t>Plos</w:t>
          </w:r>
          <w:proofErr w:type="spellEnd"/>
          <w:r w:rsidRPr="007510E0">
            <w:rPr>
              <w:color w:val="000000"/>
            </w:rPr>
            <w:t xml:space="preserve"> One. 2015;10(7):e0132767.</w:t>
          </w:r>
        </w:p>
        <w:p w14:paraId="7FA1059E" w14:textId="77777777" w:rsidR="007510E0" w:rsidRPr="007510E0" w:rsidRDefault="007510E0">
          <w:pPr>
            <w:pStyle w:val="csl-entry"/>
            <w:divId w:val="1936548806"/>
            <w:rPr>
              <w:color w:val="000000"/>
            </w:rPr>
          </w:pPr>
          <w:r w:rsidRPr="007510E0">
            <w:rPr>
              <w:color w:val="000000"/>
            </w:rPr>
            <w:t xml:space="preserve">49. </w:t>
          </w:r>
          <w:proofErr w:type="spellStart"/>
          <w:r w:rsidRPr="007510E0">
            <w:rPr>
              <w:color w:val="000000"/>
            </w:rPr>
            <w:t>Italiano</w:t>
          </w:r>
          <w:proofErr w:type="spellEnd"/>
          <w:r w:rsidRPr="007510E0">
            <w:rPr>
              <w:color w:val="000000"/>
            </w:rPr>
            <w:t xml:space="preserve"> D, Lena AM, </w:t>
          </w:r>
          <w:proofErr w:type="spellStart"/>
          <w:r w:rsidRPr="007510E0">
            <w:rPr>
              <w:color w:val="000000"/>
            </w:rPr>
            <w:t>Melino</w:t>
          </w:r>
          <w:proofErr w:type="spellEnd"/>
          <w:r w:rsidRPr="007510E0">
            <w:rPr>
              <w:color w:val="000000"/>
            </w:rPr>
            <w:t xml:space="preserve"> G, Candi E. Identification of NCF2/p67phox as a novel p53 target gene. Cell Cycle. 2012;11(24):4589–96.</w:t>
          </w:r>
        </w:p>
        <w:p w14:paraId="5F618139" w14:textId="77777777" w:rsidR="007510E0" w:rsidRPr="007510E0" w:rsidRDefault="007510E0">
          <w:pPr>
            <w:pStyle w:val="csl-entry"/>
            <w:divId w:val="1936548806"/>
            <w:rPr>
              <w:color w:val="000000"/>
            </w:rPr>
          </w:pPr>
          <w:r w:rsidRPr="007510E0">
            <w:rPr>
              <w:color w:val="000000"/>
            </w:rPr>
            <w:t xml:space="preserve">50. Chou HL, Fong Y, Wei CK, Tsai EM, Chen JYF, Chang WT, et al. A Quinone-Containing Compound Enhances </w:t>
          </w:r>
          <w:proofErr w:type="spellStart"/>
          <w:r w:rsidRPr="007510E0">
            <w:rPr>
              <w:color w:val="000000"/>
            </w:rPr>
            <w:t>Camptothecin</w:t>
          </w:r>
          <w:proofErr w:type="spellEnd"/>
          <w:r w:rsidRPr="007510E0">
            <w:rPr>
              <w:color w:val="000000"/>
            </w:rPr>
            <w:t xml:space="preserve">-Induced Apoptosis of Lung Cancer Through Modulating Endogenous ROS and ERK Signaling. Arch Immunol </w:t>
          </w:r>
          <w:proofErr w:type="spellStart"/>
          <w:r w:rsidRPr="007510E0">
            <w:rPr>
              <w:color w:val="000000"/>
            </w:rPr>
            <w:t>Ther</w:t>
          </w:r>
          <w:proofErr w:type="spellEnd"/>
          <w:r w:rsidRPr="007510E0">
            <w:rPr>
              <w:color w:val="000000"/>
            </w:rPr>
            <w:t xml:space="preserve"> Ex. 2017;65(3):241–52.</w:t>
          </w:r>
        </w:p>
        <w:p w14:paraId="3AA7473E" w14:textId="77777777" w:rsidR="007510E0" w:rsidRPr="007510E0" w:rsidRDefault="007510E0">
          <w:pPr>
            <w:pStyle w:val="csl-entry"/>
            <w:divId w:val="1936548806"/>
            <w:rPr>
              <w:color w:val="000000"/>
            </w:rPr>
          </w:pPr>
          <w:r w:rsidRPr="007510E0">
            <w:rPr>
              <w:color w:val="000000"/>
            </w:rPr>
            <w:t xml:space="preserve">51. </w:t>
          </w:r>
          <w:proofErr w:type="spellStart"/>
          <w:r w:rsidRPr="007510E0">
            <w:rPr>
              <w:color w:val="000000"/>
            </w:rPr>
            <w:t>Serocki</w:t>
          </w:r>
          <w:proofErr w:type="spellEnd"/>
          <w:r w:rsidRPr="007510E0">
            <w:rPr>
              <w:color w:val="000000"/>
            </w:rPr>
            <w:t xml:space="preserve"> M, </w:t>
          </w:r>
          <w:proofErr w:type="spellStart"/>
          <w:r w:rsidRPr="007510E0">
            <w:rPr>
              <w:color w:val="000000"/>
            </w:rPr>
            <w:t>Bartoszewska</w:t>
          </w:r>
          <w:proofErr w:type="spellEnd"/>
          <w:r w:rsidRPr="007510E0">
            <w:rPr>
              <w:color w:val="000000"/>
            </w:rPr>
            <w:t xml:space="preserve"> S, </w:t>
          </w:r>
          <w:proofErr w:type="spellStart"/>
          <w:r w:rsidRPr="007510E0">
            <w:rPr>
              <w:color w:val="000000"/>
            </w:rPr>
            <w:t>Janaszak-Jasiecka</w:t>
          </w:r>
          <w:proofErr w:type="spellEnd"/>
          <w:r w:rsidRPr="007510E0">
            <w:rPr>
              <w:color w:val="000000"/>
            </w:rPr>
            <w:t xml:space="preserve"> A, </w:t>
          </w:r>
          <w:proofErr w:type="spellStart"/>
          <w:r w:rsidRPr="007510E0">
            <w:rPr>
              <w:color w:val="000000"/>
            </w:rPr>
            <w:t>Ochocka</w:t>
          </w:r>
          <w:proofErr w:type="spellEnd"/>
          <w:r w:rsidRPr="007510E0">
            <w:rPr>
              <w:color w:val="000000"/>
            </w:rPr>
            <w:t xml:space="preserve"> RJ, </w:t>
          </w:r>
          <w:proofErr w:type="spellStart"/>
          <w:r w:rsidRPr="007510E0">
            <w:rPr>
              <w:color w:val="000000"/>
            </w:rPr>
            <w:t>Collawn</w:t>
          </w:r>
          <w:proofErr w:type="spellEnd"/>
          <w:r w:rsidRPr="007510E0">
            <w:rPr>
              <w:color w:val="000000"/>
            </w:rPr>
            <w:t xml:space="preserve"> JF, Bartoszewski R. miRNAs regulate the HIF switch during hypoxia: a novel therapeutic target. Angiogenesis. 2018;21(2):183–202.</w:t>
          </w:r>
        </w:p>
        <w:p w14:paraId="3E64DFB4" w14:textId="77777777" w:rsidR="007510E0" w:rsidRPr="007510E0" w:rsidRDefault="007510E0">
          <w:pPr>
            <w:pStyle w:val="csl-entry"/>
            <w:divId w:val="1936548806"/>
            <w:rPr>
              <w:color w:val="000000"/>
            </w:rPr>
          </w:pPr>
          <w:r w:rsidRPr="007510E0">
            <w:rPr>
              <w:color w:val="000000"/>
            </w:rPr>
            <w:t>52. Shang Y, Chen H, Ye J, Wei X, Liu S, Wang R. HIF-1α/Ascl2/miR-200b regulatory feedback circuit modulated the epithelial-mesenchymal transition (EMT) in colorectal cancer cells. Exp Cell Res. 2017;360(2):243–56.</w:t>
          </w:r>
        </w:p>
        <w:p w14:paraId="3EE6CF7D" w14:textId="77777777" w:rsidR="007510E0" w:rsidRPr="007510E0" w:rsidRDefault="007510E0">
          <w:pPr>
            <w:pStyle w:val="csl-entry"/>
            <w:divId w:val="1936548806"/>
            <w:rPr>
              <w:color w:val="000000"/>
            </w:rPr>
          </w:pPr>
          <w:r w:rsidRPr="007510E0">
            <w:rPr>
              <w:color w:val="000000"/>
            </w:rPr>
            <w:t xml:space="preserve">53. Byun Y, Choi YC, </w:t>
          </w:r>
          <w:proofErr w:type="spellStart"/>
          <w:r w:rsidRPr="007510E0">
            <w:rPr>
              <w:color w:val="000000"/>
            </w:rPr>
            <w:t>Jeong</w:t>
          </w:r>
          <w:proofErr w:type="spellEnd"/>
          <w:r w:rsidRPr="007510E0">
            <w:rPr>
              <w:color w:val="000000"/>
            </w:rPr>
            <w:t xml:space="preserve"> Y, Lee G, Yoon S, </w:t>
          </w:r>
          <w:proofErr w:type="spellStart"/>
          <w:r w:rsidRPr="007510E0">
            <w:rPr>
              <w:color w:val="000000"/>
            </w:rPr>
            <w:t>Jeong</w:t>
          </w:r>
          <w:proofErr w:type="spellEnd"/>
          <w:r w:rsidRPr="007510E0">
            <w:rPr>
              <w:color w:val="000000"/>
            </w:rPr>
            <w:t xml:space="preserve"> Y, et al. MiR-200c downregulates HIF-1α and inhibits migration of lung cancer cells. Cell Mol Biol Lett. 2019;24(1):28.</w:t>
          </w:r>
        </w:p>
        <w:p w14:paraId="37B2B2BF" w14:textId="77777777" w:rsidR="007510E0" w:rsidRPr="007510E0" w:rsidRDefault="007510E0">
          <w:pPr>
            <w:pStyle w:val="csl-entry"/>
            <w:divId w:val="1936548806"/>
            <w:rPr>
              <w:color w:val="000000"/>
            </w:rPr>
          </w:pPr>
          <w:r w:rsidRPr="007510E0">
            <w:rPr>
              <w:color w:val="000000"/>
            </w:rPr>
            <w:t xml:space="preserve">54. Xu X, Tan X, </w:t>
          </w:r>
          <w:proofErr w:type="spellStart"/>
          <w:r w:rsidRPr="007510E0">
            <w:rPr>
              <w:color w:val="000000"/>
            </w:rPr>
            <w:t>Tampe</w:t>
          </w:r>
          <w:proofErr w:type="spellEnd"/>
          <w:r w:rsidRPr="007510E0">
            <w:rPr>
              <w:color w:val="000000"/>
            </w:rPr>
            <w:t xml:space="preserve"> B, Sanchez E, </w:t>
          </w:r>
          <w:proofErr w:type="spellStart"/>
          <w:r w:rsidRPr="007510E0">
            <w:rPr>
              <w:color w:val="000000"/>
            </w:rPr>
            <w:t>Zeisberg</w:t>
          </w:r>
          <w:proofErr w:type="spellEnd"/>
          <w:r w:rsidRPr="007510E0">
            <w:rPr>
              <w:color w:val="000000"/>
            </w:rPr>
            <w:t xml:space="preserve"> M, </w:t>
          </w:r>
          <w:proofErr w:type="spellStart"/>
          <w:r w:rsidRPr="007510E0">
            <w:rPr>
              <w:color w:val="000000"/>
            </w:rPr>
            <w:t>Zeisberg</w:t>
          </w:r>
          <w:proofErr w:type="spellEnd"/>
          <w:r w:rsidRPr="007510E0">
            <w:rPr>
              <w:color w:val="000000"/>
            </w:rPr>
            <w:t xml:space="preserve"> EM. Snail Is a Direct Target of Hypoxia-inducible Factor 1α (HIF1α) in Hypoxia-induced Endothelial to Mesenchymal Transition of Human Coronary Endothelial Cells*. J Biol Chem. 2015;290(27):16653–64.</w:t>
          </w:r>
        </w:p>
        <w:p w14:paraId="5D801609" w14:textId="77777777" w:rsidR="007510E0" w:rsidRPr="007510E0" w:rsidRDefault="007510E0">
          <w:pPr>
            <w:pStyle w:val="csl-entry"/>
            <w:divId w:val="1936548806"/>
            <w:rPr>
              <w:color w:val="000000"/>
            </w:rPr>
          </w:pPr>
          <w:r w:rsidRPr="007510E0">
            <w:rPr>
              <w:color w:val="000000"/>
            </w:rPr>
            <w:t xml:space="preserve">55. Chou CC, Lee KH, Lai IL, Wang D, Mo X, </w:t>
          </w:r>
          <w:proofErr w:type="spellStart"/>
          <w:r w:rsidRPr="007510E0">
            <w:rPr>
              <w:color w:val="000000"/>
            </w:rPr>
            <w:t>Kulp</w:t>
          </w:r>
          <w:proofErr w:type="spellEnd"/>
          <w:r w:rsidRPr="007510E0">
            <w:rPr>
              <w:color w:val="000000"/>
            </w:rPr>
            <w:t xml:space="preserve"> SK, et al. AMPK Reverses the Mesenchymal Phenotype of Cancer Cells by Targeting the Akt–MDM2–Foxo3a Signaling Axis. Cancer Res. 2014;74(17):4783–95.</w:t>
          </w:r>
        </w:p>
        <w:p w14:paraId="15DA5082" w14:textId="77777777" w:rsidR="007510E0" w:rsidRPr="007510E0" w:rsidRDefault="007510E0">
          <w:pPr>
            <w:pStyle w:val="csl-entry"/>
            <w:divId w:val="1936548806"/>
            <w:rPr>
              <w:color w:val="000000"/>
            </w:rPr>
          </w:pPr>
          <w:r w:rsidRPr="007510E0">
            <w:rPr>
              <w:color w:val="000000"/>
            </w:rPr>
            <w:t xml:space="preserve">56. Ohshima J, Wang Q, </w:t>
          </w:r>
          <w:proofErr w:type="spellStart"/>
          <w:r w:rsidRPr="007510E0">
            <w:rPr>
              <w:color w:val="000000"/>
            </w:rPr>
            <w:t>Fitzsimonds</w:t>
          </w:r>
          <w:proofErr w:type="spellEnd"/>
          <w:r w:rsidRPr="007510E0">
            <w:rPr>
              <w:color w:val="000000"/>
            </w:rPr>
            <w:t xml:space="preserve"> ZR, Miller DP, </w:t>
          </w:r>
          <w:proofErr w:type="spellStart"/>
          <w:r w:rsidRPr="007510E0">
            <w:rPr>
              <w:color w:val="000000"/>
            </w:rPr>
            <w:t>Sztukowska</w:t>
          </w:r>
          <w:proofErr w:type="spellEnd"/>
          <w:r w:rsidRPr="007510E0">
            <w:rPr>
              <w:color w:val="000000"/>
            </w:rPr>
            <w:t xml:space="preserve"> MN, Jung YJ, et al. Streptococcus </w:t>
          </w:r>
          <w:proofErr w:type="spellStart"/>
          <w:r w:rsidRPr="007510E0">
            <w:rPr>
              <w:color w:val="000000"/>
            </w:rPr>
            <w:t>gordonii</w:t>
          </w:r>
          <w:proofErr w:type="spellEnd"/>
          <w:r w:rsidRPr="007510E0">
            <w:rPr>
              <w:color w:val="000000"/>
            </w:rPr>
            <w:t xml:space="preserve"> programs epithelial cells to resist ZEB2 induction by </w:t>
          </w:r>
          <w:proofErr w:type="spellStart"/>
          <w:r w:rsidRPr="007510E0">
            <w:rPr>
              <w:color w:val="000000"/>
            </w:rPr>
            <w:t>Porphyromonas</w:t>
          </w:r>
          <w:proofErr w:type="spellEnd"/>
          <w:r w:rsidRPr="007510E0">
            <w:rPr>
              <w:color w:val="000000"/>
            </w:rPr>
            <w:t xml:space="preserve"> </w:t>
          </w:r>
          <w:proofErr w:type="spellStart"/>
          <w:r w:rsidRPr="007510E0">
            <w:rPr>
              <w:color w:val="000000"/>
            </w:rPr>
            <w:t>gingivalis</w:t>
          </w:r>
          <w:proofErr w:type="spellEnd"/>
          <w:r w:rsidRPr="007510E0">
            <w:rPr>
              <w:color w:val="000000"/>
            </w:rPr>
            <w:t xml:space="preserve">. Proc National </w:t>
          </w:r>
          <w:proofErr w:type="spellStart"/>
          <w:r w:rsidRPr="007510E0">
            <w:rPr>
              <w:color w:val="000000"/>
            </w:rPr>
            <w:t>Acad</w:t>
          </w:r>
          <w:proofErr w:type="spellEnd"/>
          <w:r w:rsidRPr="007510E0">
            <w:rPr>
              <w:color w:val="000000"/>
            </w:rPr>
            <w:t xml:space="preserve"> Sci. 2019;116(17):201900101.</w:t>
          </w:r>
        </w:p>
        <w:p w14:paraId="734F3AA7" w14:textId="77777777" w:rsidR="007510E0" w:rsidRPr="007510E0" w:rsidRDefault="007510E0">
          <w:pPr>
            <w:pStyle w:val="csl-entry"/>
            <w:divId w:val="1936548806"/>
            <w:rPr>
              <w:color w:val="000000"/>
            </w:rPr>
          </w:pPr>
          <w:r w:rsidRPr="007510E0">
            <w:rPr>
              <w:color w:val="000000"/>
            </w:rPr>
            <w:t xml:space="preserve">57. Dong T, Zhang Y, Chen Y, Liu P, </w:t>
          </w:r>
          <w:proofErr w:type="gramStart"/>
          <w:r w:rsidRPr="007510E0">
            <w:rPr>
              <w:color w:val="000000"/>
            </w:rPr>
            <w:t>An</w:t>
          </w:r>
          <w:proofErr w:type="gramEnd"/>
          <w:r w:rsidRPr="007510E0">
            <w:rPr>
              <w:color w:val="000000"/>
            </w:rPr>
            <w:t xml:space="preserve"> T, Zhang J, et al. FOXO1 inhibits the invasion and metastasis of hepatocellular carcinoma by reversing ZEB2-induced epithelial-mesenchymal transition. </w:t>
          </w:r>
          <w:proofErr w:type="spellStart"/>
          <w:r w:rsidRPr="007510E0">
            <w:rPr>
              <w:color w:val="000000"/>
            </w:rPr>
            <w:t>Oncotarget</w:t>
          </w:r>
          <w:proofErr w:type="spellEnd"/>
          <w:r w:rsidRPr="007510E0">
            <w:rPr>
              <w:color w:val="000000"/>
            </w:rPr>
            <w:t>. 2016;8(1):1703–13.</w:t>
          </w:r>
        </w:p>
        <w:p w14:paraId="418A180C" w14:textId="77777777" w:rsidR="007510E0" w:rsidRPr="007510E0" w:rsidRDefault="007510E0">
          <w:pPr>
            <w:pStyle w:val="csl-entry"/>
            <w:divId w:val="1936548806"/>
            <w:rPr>
              <w:color w:val="000000"/>
            </w:rPr>
          </w:pPr>
          <w:r w:rsidRPr="007510E0">
            <w:rPr>
              <w:color w:val="000000"/>
            </w:rPr>
            <w:t xml:space="preserve">58. Huang W, Cao J, Liu X, Meng F, Li M, Chen B, et al. AMPK Plays a Dual Role in Regulation of CREB/BDNF Pathway in Mouse Primary Hippocampal Cells. J Mol </w:t>
          </w:r>
          <w:proofErr w:type="spellStart"/>
          <w:r w:rsidRPr="007510E0">
            <w:rPr>
              <w:color w:val="000000"/>
            </w:rPr>
            <w:t>Neurosci</w:t>
          </w:r>
          <w:proofErr w:type="spellEnd"/>
          <w:r w:rsidRPr="007510E0">
            <w:rPr>
              <w:color w:val="000000"/>
            </w:rPr>
            <w:t>. 2015;56(4):782–8.</w:t>
          </w:r>
        </w:p>
        <w:p w14:paraId="69C9561B" w14:textId="77777777" w:rsidR="007510E0" w:rsidRPr="007510E0" w:rsidRDefault="007510E0">
          <w:pPr>
            <w:pStyle w:val="csl-entry"/>
            <w:divId w:val="1936548806"/>
            <w:rPr>
              <w:color w:val="000000"/>
            </w:rPr>
          </w:pPr>
          <w:r w:rsidRPr="007510E0">
            <w:rPr>
              <w:color w:val="000000"/>
            </w:rPr>
            <w:t xml:space="preserve">59. </w:t>
          </w:r>
          <w:proofErr w:type="spellStart"/>
          <w:r w:rsidRPr="007510E0">
            <w:rPr>
              <w:color w:val="000000"/>
            </w:rPr>
            <w:t>Jin</w:t>
          </w:r>
          <w:proofErr w:type="spellEnd"/>
          <w:r w:rsidRPr="007510E0">
            <w:rPr>
              <w:color w:val="000000"/>
            </w:rPr>
            <w:t xml:space="preserve"> H, </w:t>
          </w:r>
          <w:proofErr w:type="spellStart"/>
          <w:r w:rsidRPr="007510E0">
            <w:rPr>
              <w:color w:val="000000"/>
            </w:rPr>
            <w:t>Xue</w:t>
          </w:r>
          <w:proofErr w:type="spellEnd"/>
          <w:r w:rsidRPr="007510E0">
            <w:rPr>
              <w:color w:val="000000"/>
            </w:rPr>
            <w:t xml:space="preserve"> L, Mo L, Zhang D, Guo X, Xu J, et al. Downregulation of miR-200c stabilizes XIAP mRNA and contributes to invasion and lung metastasis of bladder cancer. Cell </w:t>
          </w:r>
          <w:proofErr w:type="spellStart"/>
          <w:r w:rsidRPr="007510E0">
            <w:rPr>
              <w:color w:val="000000"/>
            </w:rPr>
            <w:t>Adhes</w:t>
          </w:r>
          <w:proofErr w:type="spellEnd"/>
          <w:r w:rsidRPr="007510E0">
            <w:rPr>
              <w:color w:val="000000"/>
            </w:rPr>
            <w:t xml:space="preserve"> </w:t>
          </w:r>
          <w:proofErr w:type="spellStart"/>
          <w:r w:rsidRPr="007510E0">
            <w:rPr>
              <w:color w:val="000000"/>
            </w:rPr>
            <w:t>Migr</w:t>
          </w:r>
          <w:proofErr w:type="spellEnd"/>
          <w:r w:rsidRPr="007510E0">
            <w:rPr>
              <w:color w:val="000000"/>
            </w:rPr>
            <w:t>. 2019;13(1):236–48.</w:t>
          </w:r>
        </w:p>
        <w:p w14:paraId="6BF92A2A" w14:textId="77777777" w:rsidR="007510E0" w:rsidRPr="007510E0" w:rsidRDefault="007510E0">
          <w:pPr>
            <w:pStyle w:val="csl-entry"/>
            <w:divId w:val="1936548806"/>
            <w:rPr>
              <w:color w:val="000000"/>
            </w:rPr>
          </w:pPr>
          <w:r w:rsidRPr="007510E0">
            <w:rPr>
              <w:color w:val="000000"/>
            </w:rPr>
            <w:t xml:space="preserve">60. </w:t>
          </w:r>
          <w:proofErr w:type="spellStart"/>
          <w:r w:rsidRPr="007510E0">
            <w:rPr>
              <w:color w:val="000000"/>
            </w:rPr>
            <w:t>Janin</w:t>
          </w:r>
          <w:proofErr w:type="spellEnd"/>
          <w:r w:rsidRPr="007510E0">
            <w:rPr>
              <w:color w:val="000000"/>
            </w:rPr>
            <w:t xml:space="preserve"> M, </w:t>
          </w:r>
          <w:proofErr w:type="spellStart"/>
          <w:r w:rsidRPr="007510E0">
            <w:rPr>
              <w:color w:val="000000"/>
            </w:rPr>
            <w:t>Esteller</w:t>
          </w:r>
          <w:proofErr w:type="spellEnd"/>
          <w:r w:rsidRPr="007510E0">
            <w:rPr>
              <w:color w:val="000000"/>
            </w:rPr>
            <w:t xml:space="preserve"> M. Oncometabolite Accumulation and Epithelial-to-Mesenchymal Transition: The Turn of Fumarate. Cell </w:t>
          </w:r>
          <w:proofErr w:type="spellStart"/>
          <w:r w:rsidRPr="007510E0">
            <w:rPr>
              <w:color w:val="000000"/>
            </w:rPr>
            <w:t>Metab</w:t>
          </w:r>
          <w:proofErr w:type="spellEnd"/>
          <w:r w:rsidRPr="007510E0">
            <w:rPr>
              <w:color w:val="000000"/>
            </w:rPr>
            <w:t>. 2016;24(4):529–30.</w:t>
          </w:r>
        </w:p>
        <w:p w14:paraId="50D37DB9" w14:textId="77777777" w:rsidR="007510E0" w:rsidRPr="007510E0" w:rsidRDefault="007510E0">
          <w:pPr>
            <w:pStyle w:val="csl-entry"/>
            <w:divId w:val="1936548806"/>
            <w:rPr>
              <w:color w:val="000000"/>
            </w:rPr>
          </w:pPr>
          <w:r w:rsidRPr="007510E0">
            <w:rPr>
              <w:color w:val="000000"/>
            </w:rPr>
            <w:t>61. Zhang Q, Zheng S, Wang S, Wang W, Xing H, Xu S. Chlorpyrifos induced oxidative stress to promote apoptosis and autophagy through the regulation of miR-19a-AMPK axis in common carp. Fish Shellfish Immun. 2019;93:1093–9.</w:t>
          </w:r>
        </w:p>
        <w:p w14:paraId="5C8B14C5" w14:textId="77777777" w:rsidR="007510E0" w:rsidRPr="007510E0" w:rsidRDefault="007510E0">
          <w:pPr>
            <w:pStyle w:val="csl-entry"/>
            <w:divId w:val="1936548806"/>
            <w:rPr>
              <w:color w:val="000000"/>
            </w:rPr>
          </w:pPr>
          <w:r w:rsidRPr="007510E0">
            <w:rPr>
              <w:color w:val="000000"/>
            </w:rPr>
            <w:t xml:space="preserve">62. Thomson DM, </w:t>
          </w:r>
          <w:proofErr w:type="spellStart"/>
          <w:r w:rsidRPr="007510E0">
            <w:rPr>
              <w:color w:val="000000"/>
            </w:rPr>
            <w:t>Herway</w:t>
          </w:r>
          <w:proofErr w:type="spellEnd"/>
          <w:r w:rsidRPr="007510E0">
            <w:rPr>
              <w:color w:val="000000"/>
            </w:rPr>
            <w:t xml:space="preserve"> ST, Fillmore N, Kim H, Brown JD, Barrow JR, et al. AMP-activated protein kinase phosphorylates transcription factors of the CREB family. J Appl Physiol. 2008;104(2):429–38.</w:t>
          </w:r>
        </w:p>
        <w:p w14:paraId="5EA8BF5A" w14:textId="77777777" w:rsidR="007510E0" w:rsidRPr="007510E0" w:rsidRDefault="007510E0">
          <w:pPr>
            <w:pStyle w:val="csl-entry"/>
            <w:divId w:val="1936548806"/>
            <w:rPr>
              <w:color w:val="000000"/>
            </w:rPr>
          </w:pPr>
          <w:r w:rsidRPr="007510E0">
            <w:rPr>
              <w:color w:val="000000"/>
            </w:rPr>
            <w:t xml:space="preserve">63. Farris JC, </w:t>
          </w:r>
          <w:proofErr w:type="spellStart"/>
          <w:r w:rsidRPr="007510E0">
            <w:rPr>
              <w:color w:val="000000"/>
            </w:rPr>
            <w:t>Pifer</w:t>
          </w:r>
          <w:proofErr w:type="spellEnd"/>
          <w:r w:rsidRPr="007510E0">
            <w:rPr>
              <w:color w:val="000000"/>
            </w:rPr>
            <w:t xml:space="preserve"> PM, Zheng L, Gottlieb E, Denvir J, Frisch SM. </w:t>
          </w:r>
          <w:proofErr w:type="spellStart"/>
          <w:r w:rsidRPr="007510E0">
            <w:rPr>
              <w:color w:val="000000"/>
            </w:rPr>
            <w:t>Grainyhead</w:t>
          </w:r>
          <w:proofErr w:type="spellEnd"/>
          <w:r w:rsidRPr="007510E0">
            <w:rPr>
              <w:color w:val="000000"/>
            </w:rPr>
            <w:t xml:space="preserve">-like 2 Reverses the Metabolic Changes Induced by the Oncogenic Epithelial–Mesenchymal Transition: Effects on </w:t>
          </w:r>
          <w:proofErr w:type="spellStart"/>
          <w:r w:rsidRPr="007510E0">
            <w:rPr>
              <w:color w:val="000000"/>
            </w:rPr>
            <w:t>Anoikis</w:t>
          </w:r>
          <w:proofErr w:type="spellEnd"/>
          <w:r w:rsidRPr="007510E0">
            <w:rPr>
              <w:color w:val="000000"/>
            </w:rPr>
            <w:t>. Mol Cancer Res. 2016;14(6):528–38.</w:t>
          </w:r>
        </w:p>
        <w:p w14:paraId="0AC1CE38" w14:textId="77777777" w:rsidR="007510E0" w:rsidRPr="007510E0" w:rsidRDefault="007510E0">
          <w:pPr>
            <w:pStyle w:val="csl-entry"/>
            <w:divId w:val="1936548806"/>
            <w:rPr>
              <w:color w:val="000000"/>
            </w:rPr>
          </w:pPr>
          <w:r w:rsidRPr="007510E0">
            <w:rPr>
              <w:color w:val="000000"/>
            </w:rPr>
            <w:t xml:space="preserve">64. </w:t>
          </w:r>
          <w:proofErr w:type="spellStart"/>
          <w:r w:rsidRPr="007510E0">
            <w:rPr>
              <w:color w:val="000000"/>
            </w:rPr>
            <w:t>Radisky</w:t>
          </w:r>
          <w:proofErr w:type="spellEnd"/>
          <w:r w:rsidRPr="007510E0">
            <w:rPr>
              <w:color w:val="000000"/>
            </w:rPr>
            <w:t xml:space="preserve"> DC, Levy DD, </w:t>
          </w:r>
          <w:proofErr w:type="spellStart"/>
          <w:r w:rsidRPr="007510E0">
            <w:rPr>
              <w:color w:val="000000"/>
            </w:rPr>
            <w:t>Littlepage</w:t>
          </w:r>
          <w:proofErr w:type="spellEnd"/>
          <w:r w:rsidRPr="007510E0">
            <w:rPr>
              <w:color w:val="000000"/>
            </w:rPr>
            <w:t xml:space="preserve"> LE, Liu H, Nelson CM, Fata JE, et al. Rac1b and reactive oxygen species mediate MMP-3-induced EMT and genomic instability. Nature. 2005;436(7047):123–7.</w:t>
          </w:r>
        </w:p>
        <w:p w14:paraId="4810EABF" w14:textId="77777777" w:rsidR="007510E0" w:rsidRPr="007510E0" w:rsidRDefault="007510E0">
          <w:pPr>
            <w:pStyle w:val="csl-entry"/>
            <w:divId w:val="1936548806"/>
            <w:rPr>
              <w:color w:val="000000"/>
            </w:rPr>
          </w:pPr>
          <w:r w:rsidRPr="007510E0">
            <w:rPr>
              <w:color w:val="000000"/>
            </w:rPr>
            <w:t xml:space="preserve">65. Mori K, Uchida T, Yoshie T, </w:t>
          </w:r>
          <w:proofErr w:type="spellStart"/>
          <w:r w:rsidRPr="007510E0">
            <w:rPr>
              <w:color w:val="000000"/>
            </w:rPr>
            <w:t>Mizote</w:t>
          </w:r>
          <w:proofErr w:type="spellEnd"/>
          <w:r w:rsidRPr="007510E0">
            <w:rPr>
              <w:color w:val="000000"/>
            </w:rPr>
            <w:t xml:space="preserve"> Y, Ishikawa F, </w:t>
          </w:r>
          <w:proofErr w:type="spellStart"/>
          <w:r w:rsidRPr="007510E0">
            <w:rPr>
              <w:color w:val="000000"/>
            </w:rPr>
            <w:t>Katsuyama</w:t>
          </w:r>
          <w:proofErr w:type="spellEnd"/>
          <w:r w:rsidRPr="007510E0">
            <w:rPr>
              <w:color w:val="000000"/>
            </w:rPr>
            <w:t xml:space="preserve"> M, et al. A mitochondrial ROS pathway controls matrix metalloproteinase 9 levels and invasive properties in RAS‐activated cancer cells. </w:t>
          </w:r>
          <w:proofErr w:type="spellStart"/>
          <w:r w:rsidRPr="007510E0">
            <w:rPr>
              <w:color w:val="000000"/>
            </w:rPr>
            <w:t>Febs</w:t>
          </w:r>
          <w:proofErr w:type="spellEnd"/>
          <w:r w:rsidRPr="007510E0">
            <w:rPr>
              <w:color w:val="000000"/>
            </w:rPr>
            <w:t xml:space="preserve"> J. 2019;286(3):459–78.</w:t>
          </w:r>
        </w:p>
        <w:p w14:paraId="4C0A8843" w14:textId="77777777" w:rsidR="007510E0" w:rsidRPr="007510E0" w:rsidRDefault="007510E0">
          <w:pPr>
            <w:pStyle w:val="csl-entry"/>
            <w:divId w:val="1936548806"/>
            <w:rPr>
              <w:color w:val="000000"/>
            </w:rPr>
          </w:pPr>
          <w:r w:rsidRPr="007510E0">
            <w:rPr>
              <w:color w:val="000000"/>
            </w:rPr>
            <w:t xml:space="preserve">66. Ishikawa K, Takenaga K, Akimoto M, </w:t>
          </w:r>
          <w:proofErr w:type="spellStart"/>
          <w:r w:rsidRPr="007510E0">
            <w:rPr>
              <w:color w:val="000000"/>
            </w:rPr>
            <w:t>Koshikawa</w:t>
          </w:r>
          <w:proofErr w:type="spellEnd"/>
          <w:r w:rsidRPr="007510E0">
            <w:rPr>
              <w:color w:val="000000"/>
            </w:rPr>
            <w:t xml:space="preserve"> N, Yamaguchi A, </w:t>
          </w:r>
          <w:proofErr w:type="spellStart"/>
          <w:r w:rsidRPr="007510E0">
            <w:rPr>
              <w:color w:val="000000"/>
            </w:rPr>
            <w:t>Imanishi</w:t>
          </w:r>
          <w:proofErr w:type="spellEnd"/>
          <w:r w:rsidRPr="007510E0">
            <w:rPr>
              <w:color w:val="000000"/>
            </w:rPr>
            <w:t xml:space="preserve"> H, et al. ROS-Generating Mitochondrial DNA Mutations Can Regulate Tumor Cell Metastasis. Science. 2008;320(5876):661–4.</w:t>
          </w:r>
        </w:p>
        <w:p w14:paraId="4B1A5B3D" w14:textId="77777777" w:rsidR="007510E0" w:rsidRPr="007510E0" w:rsidRDefault="007510E0">
          <w:pPr>
            <w:pStyle w:val="csl-entry"/>
            <w:divId w:val="1936548806"/>
            <w:rPr>
              <w:color w:val="000000"/>
            </w:rPr>
          </w:pPr>
          <w:r w:rsidRPr="007510E0">
            <w:rPr>
              <w:color w:val="000000"/>
            </w:rPr>
            <w:t>67. SHIDA M, KITAJIMA Y, NAKAMURA J, YANAGIHARA K, BABA K, WAKIYAMA K, et al. Impaired mitophagy activates mtROS/HIF-1α interplay and increases cancer aggressiveness in gastric cancer cells under hypoxia. Int J Oncol. 2016;48(4):1379–90.</w:t>
          </w:r>
        </w:p>
        <w:p w14:paraId="4D2B1863" w14:textId="77777777" w:rsidR="007510E0" w:rsidRPr="007510E0" w:rsidRDefault="007510E0">
          <w:pPr>
            <w:pStyle w:val="csl-entry"/>
            <w:divId w:val="1936548806"/>
            <w:rPr>
              <w:color w:val="000000"/>
            </w:rPr>
          </w:pPr>
          <w:r w:rsidRPr="007510E0">
            <w:rPr>
              <w:color w:val="000000"/>
            </w:rPr>
            <w:t xml:space="preserve">68. </w:t>
          </w:r>
          <w:proofErr w:type="spellStart"/>
          <w:r w:rsidRPr="007510E0">
            <w:rPr>
              <w:color w:val="000000"/>
            </w:rPr>
            <w:t>Babaei</w:t>
          </w:r>
          <w:proofErr w:type="spellEnd"/>
          <w:r w:rsidRPr="007510E0">
            <w:rPr>
              <w:color w:val="000000"/>
            </w:rPr>
            <w:t xml:space="preserve"> G, </w:t>
          </w:r>
          <w:proofErr w:type="spellStart"/>
          <w:r w:rsidRPr="007510E0">
            <w:rPr>
              <w:color w:val="000000"/>
            </w:rPr>
            <w:t>Raei</w:t>
          </w:r>
          <w:proofErr w:type="spellEnd"/>
          <w:r w:rsidRPr="007510E0">
            <w:rPr>
              <w:color w:val="000000"/>
            </w:rPr>
            <w:t xml:space="preserve"> N, </w:t>
          </w:r>
          <w:proofErr w:type="spellStart"/>
          <w:r w:rsidRPr="007510E0">
            <w:rPr>
              <w:color w:val="000000"/>
            </w:rPr>
            <w:t>milani</w:t>
          </w:r>
          <w:proofErr w:type="spellEnd"/>
          <w:r w:rsidRPr="007510E0">
            <w:rPr>
              <w:color w:val="000000"/>
            </w:rPr>
            <w:t xml:space="preserve"> AT, Aziz SGG, </w:t>
          </w:r>
          <w:proofErr w:type="spellStart"/>
          <w:r w:rsidRPr="007510E0">
            <w:rPr>
              <w:color w:val="000000"/>
            </w:rPr>
            <w:t>Pourjabbar</w:t>
          </w:r>
          <w:proofErr w:type="spellEnd"/>
          <w:r w:rsidRPr="007510E0">
            <w:rPr>
              <w:color w:val="000000"/>
            </w:rPr>
            <w:t xml:space="preserve"> N, </w:t>
          </w:r>
          <w:proofErr w:type="spellStart"/>
          <w:r w:rsidRPr="007510E0">
            <w:rPr>
              <w:color w:val="000000"/>
            </w:rPr>
            <w:t>Geravand</w:t>
          </w:r>
          <w:proofErr w:type="spellEnd"/>
          <w:r w:rsidRPr="007510E0">
            <w:rPr>
              <w:color w:val="000000"/>
            </w:rPr>
            <w:t xml:space="preserve"> F. The emerging role of miR-200 family in metastasis: focus on EMT, CSCs, angiogenesis, and </w:t>
          </w:r>
          <w:proofErr w:type="spellStart"/>
          <w:r w:rsidRPr="007510E0">
            <w:rPr>
              <w:color w:val="000000"/>
            </w:rPr>
            <w:t>anoikis</w:t>
          </w:r>
          <w:proofErr w:type="spellEnd"/>
          <w:r w:rsidRPr="007510E0">
            <w:rPr>
              <w:color w:val="000000"/>
            </w:rPr>
            <w:t>. Mol Biol Rep. 2021;48(10):6935–47.</w:t>
          </w:r>
        </w:p>
        <w:p w14:paraId="09537705" w14:textId="77777777" w:rsidR="007510E0" w:rsidRPr="007510E0" w:rsidRDefault="007510E0">
          <w:pPr>
            <w:pStyle w:val="csl-entry"/>
            <w:divId w:val="1936548806"/>
            <w:rPr>
              <w:color w:val="000000"/>
            </w:rPr>
          </w:pPr>
          <w:r w:rsidRPr="007510E0">
            <w:rPr>
              <w:color w:val="000000"/>
            </w:rPr>
            <w:t xml:space="preserve">69. </w:t>
          </w:r>
          <w:proofErr w:type="spellStart"/>
          <w:r w:rsidRPr="007510E0">
            <w:rPr>
              <w:color w:val="000000"/>
            </w:rPr>
            <w:t>Thiery</w:t>
          </w:r>
          <w:proofErr w:type="spellEnd"/>
          <w:r w:rsidRPr="007510E0">
            <w:rPr>
              <w:color w:val="000000"/>
            </w:rPr>
            <w:t xml:space="preserve"> JP, </w:t>
          </w:r>
          <w:proofErr w:type="spellStart"/>
          <w:r w:rsidRPr="007510E0">
            <w:rPr>
              <w:color w:val="000000"/>
            </w:rPr>
            <w:t>Acloque</w:t>
          </w:r>
          <w:proofErr w:type="spellEnd"/>
          <w:r w:rsidRPr="007510E0">
            <w:rPr>
              <w:color w:val="000000"/>
            </w:rPr>
            <w:t xml:space="preserve"> H, Huang RYJ, Nieto MA. Epithelial-Mesenchymal Transitions in Development and Disease. Cell. 2009;139(5):871–90.</w:t>
          </w:r>
        </w:p>
        <w:p w14:paraId="6209A141" w14:textId="77777777" w:rsidR="007510E0" w:rsidRPr="007510E0" w:rsidRDefault="007510E0">
          <w:pPr>
            <w:pStyle w:val="csl-entry"/>
            <w:divId w:val="1936548806"/>
            <w:rPr>
              <w:color w:val="000000"/>
            </w:rPr>
          </w:pPr>
          <w:r w:rsidRPr="007510E0">
            <w:rPr>
              <w:color w:val="000000"/>
            </w:rPr>
            <w:t xml:space="preserve">70. Zhang K, </w:t>
          </w:r>
          <w:proofErr w:type="spellStart"/>
          <w:r w:rsidRPr="007510E0">
            <w:rPr>
              <w:color w:val="000000"/>
            </w:rPr>
            <w:t>Zhaos</w:t>
          </w:r>
          <w:proofErr w:type="spellEnd"/>
          <w:r w:rsidRPr="007510E0">
            <w:rPr>
              <w:color w:val="000000"/>
            </w:rPr>
            <w:t xml:space="preserve"> J, Liu X, Yan B, Chen D, Gao Y, et al. Activation of NF-B upregulates Snail and consequent repression of E-cadherin in cholangiocarcinoma cell invasion. Hepato-gastroenterol. 2011;58(105):1–7.</w:t>
          </w:r>
        </w:p>
        <w:p w14:paraId="267C1B6C" w14:textId="77777777" w:rsidR="007510E0" w:rsidRPr="007510E0" w:rsidRDefault="007510E0">
          <w:pPr>
            <w:pStyle w:val="csl-entry"/>
            <w:divId w:val="1936548806"/>
            <w:rPr>
              <w:color w:val="000000"/>
            </w:rPr>
          </w:pPr>
          <w:r w:rsidRPr="007510E0">
            <w:rPr>
              <w:color w:val="000000"/>
            </w:rPr>
            <w:t xml:space="preserve">71. </w:t>
          </w:r>
          <w:proofErr w:type="spellStart"/>
          <w:r w:rsidRPr="007510E0">
            <w:rPr>
              <w:color w:val="000000"/>
            </w:rPr>
            <w:t>Folmes</w:t>
          </w:r>
          <w:proofErr w:type="spellEnd"/>
          <w:r w:rsidRPr="007510E0">
            <w:rPr>
              <w:color w:val="000000"/>
            </w:rPr>
            <w:t xml:space="preserve"> CDL, Nelson TJ, Martinez-Fernandez A, </w:t>
          </w:r>
          <w:proofErr w:type="spellStart"/>
          <w:r w:rsidRPr="007510E0">
            <w:rPr>
              <w:color w:val="000000"/>
            </w:rPr>
            <w:t>Arrell</w:t>
          </w:r>
          <w:proofErr w:type="spellEnd"/>
          <w:r w:rsidRPr="007510E0">
            <w:rPr>
              <w:color w:val="000000"/>
            </w:rPr>
            <w:t xml:space="preserve"> DK, Lindor JZ, </w:t>
          </w:r>
          <w:proofErr w:type="spellStart"/>
          <w:r w:rsidRPr="007510E0">
            <w:rPr>
              <w:color w:val="000000"/>
            </w:rPr>
            <w:t>Dzeja</w:t>
          </w:r>
          <w:proofErr w:type="spellEnd"/>
          <w:r w:rsidRPr="007510E0">
            <w:rPr>
              <w:color w:val="000000"/>
            </w:rPr>
            <w:t xml:space="preserve"> PP, et al. Somatic Oxidative Bioenergetics Transitions into Pluripotency-Dependent Glycolysis to Facilitate Nuclear Reprogramming. Cell </w:t>
          </w:r>
          <w:proofErr w:type="spellStart"/>
          <w:r w:rsidRPr="007510E0">
            <w:rPr>
              <w:color w:val="000000"/>
            </w:rPr>
            <w:t>Metab</w:t>
          </w:r>
          <w:proofErr w:type="spellEnd"/>
          <w:r w:rsidRPr="007510E0">
            <w:rPr>
              <w:color w:val="000000"/>
            </w:rPr>
            <w:t>. 2011;14(2):264–71.</w:t>
          </w:r>
        </w:p>
        <w:p w14:paraId="0234CBCA" w14:textId="77777777" w:rsidR="007510E0" w:rsidRPr="007510E0" w:rsidRDefault="007510E0">
          <w:pPr>
            <w:pStyle w:val="csl-entry"/>
            <w:divId w:val="1936548806"/>
            <w:rPr>
              <w:color w:val="000000"/>
            </w:rPr>
          </w:pPr>
          <w:r w:rsidRPr="007510E0">
            <w:rPr>
              <w:color w:val="000000"/>
            </w:rPr>
            <w:t xml:space="preserve">72. </w:t>
          </w:r>
          <w:proofErr w:type="spellStart"/>
          <w:r w:rsidRPr="007510E0">
            <w:rPr>
              <w:color w:val="000000"/>
            </w:rPr>
            <w:t>Lehuédé</w:t>
          </w:r>
          <w:proofErr w:type="spellEnd"/>
          <w:r w:rsidRPr="007510E0">
            <w:rPr>
              <w:color w:val="000000"/>
            </w:rPr>
            <w:t xml:space="preserve"> C, Dupuy F, Rabinovitch R, Jones RG, Siegel PM. Metabolic Plasticity as a Determinant of Tumor Growth and Metastasis. Cancer Res. 2016;76(18):5201–8.</w:t>
          </w:r>
        </w:p>
        <w:p w14:paraId="3E7AB7C9" w14:textId="77777777" w:rsidR="007510E0" w:rsidRPr="007510E0" w:rsidRDefault="007510E0">
          <w:pPr>
            <w:pStyle w:val="csl-entry"/>
            <w:divId w:val="1936548806"/>
            <w:rPr>
              <w:color w:val="000000"/>
            </w:rPr>
          </w:pPr>
          <w:r w:rsidRPr="007510E0">
            <w:rPr>
              <w:color w:val="000000"/>
            </w:rPr>
            <w:t xml:space="preserve">73. Ramesh V, </w:t>
          </w:r>
          <w:proofErr w:type="spellStart"/>
          <w:r w:rsidRPr="007510E0">
            <w:rPr>
              <w:color w:val="000000"/>
            </w:rPr>
            <w:t>Brabletz</w:t>
          </w:r>
          <w:proofErr w:type="spellEnd"/>
          <w:r w:rsidRPr="007510E0">
            <w:rPr>
              <w:color w:val="000000"/>
            </w:rPr>
            <w:t xml:space="preserve"> T, </w:t>
          </w:r>
          <w:proofErr w:type="spellStart"/>
          <w:r w:rsidRPr="007510E0">
            <w:rPr>
              <w:color w:val="000000"/>
            </w:rPr>
            <w:t>Ceppi</w:t>
          </w:r>
          <w:proofErr w:type="spellEnd"/>
          <w:r w:rsidRPr="007510E0">
            <w:rPr>
              <w:color w:val="000000"/>
            </w:rPr>
            <w:t xml:space="preserve"> P. Targeting EMT in Cancer with Repurposed Metabolic Inhibitors. Trends Cancer. 2020;6(11):942–50.</w:t>
          </w:r>
        </w:p>
        <w:p w14:paraId="04E964BB" w14:textId="77777777" w:rsidR="007510E0" w:rsidRPr="007510E0" w:rsidRDefault="007510E0">
          <w:pPr>
            <w:pStyle w:val="csl-entry"/>
            <w:divId w:val="1936548806"/>
            <w:rPr>
              <w:color w:val="000000"/>
            </w:rPr>
          </w:pPr>
          <w:r w:rsidRPr="007510E0">
            <w:rPr>
              <w:color w:val="000000"/>
            </w:rPr>
            <w:t>74. Martinez-</w:t>
          </w:r>
          <w:proofErr w:type="spellStart"/>
          <w:r w:rsidRPr="007510E0">
            <w:rPr>
              <w:color w:val="000000"/>
            </w:rPr>
            <w:t>Outschoorn</w:t>
          </w:r>
          <w:proofErr w:type="spellEnd"/>
          <w:r w:rsidRPr="007510E0">
            <w:rPr>
              <w:color w:val="000000"/>
            </w:rPr>
            <w:t xml:space="preserve"> UE, Peiris-</w:t>
          </w:r>
          <w:proofErr w:type="spellStart"/>
          <w:r w:rsidRPr="007510E0">
            <w:rPr>
              <w:color w:val="000000"/>
            </w:rPr>
            <w:t>Pagés</w:t>
          </w:r>
          <w:proofErr w:type="spellEnd"/>
          <w:r w:rsidRPr="007510E0">
            <w:rPr>
              <w:color w:val="000000"/>
            </w:rPr>
            <w:t xml:space="preserve"> M, </w:t>
          </w:r>
          <w:proofErr w:type="spellStart"/>
          <w:r w:rsidRPr="007510E0">
            <w:rPr>
              <w:color w:val="000000"/>
            </w:rPr>
            <w:t>Pestell</w:t>
          </w:r>
          <w:proofErr w:type="spellEnd"/>
          <w:r w:rsidRPr="007510E0">
            <w:rPr>
              <w:color w:val="000000"/>
            </w:rPr>
            <w:t xml:space="preserve"> RG, </w:t>
          </w:r>
          <w:proofErr w:type="spellStart"/>
          <w:r w:rsidRPr="007510E0">
            <w:rPr>
              <w:color w:val="000000"/>
            </w:rPr>
            <w:t>Sotgia</w:t>
          </w:r>
          <w:proofErr w:type="spellEnd"/>
          <w:r w:rsidRPr="007510E0">
            <w:rPr>
              <w:color w:val="000000"/>
            </w:rPr>
            <w:t xml:space="preserve"> F, </w:t>
          </w:r>
          <w:proofErr w:type="spellStart"/>
          <w:r w:rsidRPr="007510E0">
            <w:rPr>
              <w:color w:val="000000"/>
            </w:rPr>
            <w:t>Lisanti</w:t>
          </w:r>
          <w:proofErr w:type="spellEnd"/>
          <w:r w:rsidRPr="007510E0">
            <w:rPr>
              <w:color w:val="000000"/>
            </w:rPr>
            <w:t xml:space="preserve"> MP. Cancer metabolism: a therapeutic perspective. Nat Rev Clin Oncol. 2017;14(1):11–31.</w:t>
          </w:r>
        </w:p>
        <w:p w14:paraId="77CBA7FB" w14:textId="08CA01B9" w:rsidR="00E469AE" w:rsidRPr="00602FA5" w:rsidRDefault="007510E0" w:rsidP="009B2663">
          <w:pPr>
            <w:pStyle w:val="csl-entry"/>
          </w:pPr>
          <w:r w:rsidRPr="007510E0">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3"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4" w:author="Madeline Galbraith" w:date="2022-05-01T19:46:00Z" w:initials="MG">
    <w:p w14:paraId="67F4FB37" w14:textId="2AD38005" w:rsidR="007D31CE" w:rsidRDefault="007D31CE">
      <w:pPr>
        <w:pStyle w:val="CommentText"/>
      </w:pPr>
      <w:r>
        <w:rPr>
          <w:rStyle w:val="CommentReference"/>
        </w:rPr>
        <w:annotationRef/>
      </w:r>
      <w:r w:rsidR="00B74317">
        <w:t xml:space="preserve">It’s an antioxidant so it suppresses </w:t>
      </w:r>
      <w:proofErr w:type="gramStart"/>
      <w:r w:rsidR="00B74317">
        <w:t>ROS</w:t>
      </w:r>
      <w:proofErr w:type="gramEnd"/>
      <w:r w:rsidR="00B74317">
        <w:t xml:space="preserve"> and I drew that conclusion based on later results. It’s not necessary here so I removed it. </w:t>
      </w:r>
    </w:p>
  </w:comment>
  <w:comment w:id="16"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1"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34"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35"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55"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53"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54"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1"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86"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87" w:author="Madeline Galbraith" w:date="2022-05-01T19:21:00Z" w:initials="MG">
    <w:p w14:paraId="5D6E21E2" w14:textId="42561E56" w:rsidR="00D420EF" w:rsidRDefault="00D420EF">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89"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90"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91"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95"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96"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98"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99"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101"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102"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100"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7F4FB37" w15:paraIdParent="6B80C677" w15:done="0"/>
  <w15:commentEx w15:paraId="6F4D82CB" w15:done="0"/>
  <w15:commentEx w15:paraId="7B3BC3B3" w15:done="0"/>
  <w15:commentEx w15:paraId="6F7DE384" w15:done="1"/>
  <w15:commentEx w15:paraId="70B897C3" w15:done="1"/>
  <w15:commentEx w15:paraId="408FF4B1" w15:done="0"/>
  <w15:commentEx w15:paraId="0F59870D" w15:done="0"/>
  <w15:commentEx w15:paraId="37279818" w15:paraIdParent="0F59870D" w15:done="0"/>
  <w15:commentEx w15:paraId="6FCD7753" w15:done="0"/>
  <w15:commentEx w15:paraId="6736D06E" w15:done="0"/>
  <w15:commentEx w15:paraId="5D6E21E2" w15:paraIdParent="6736D06E" w15:done="0"/>
  <w15:commentEx w15:paraId="529CF554" w15:done="0"/>
  <w15:commentEx w15:paraId="6A7C7E2A" w15:paraIdParent="529CF554" w15:done="0"/>
  <w15:commentEx w15:paraId="45010B9E" w15:paraIdParent="529CF554"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6196226" w16cex:dateUtc="2022-05-02T00:46:00Z"/>
  <w16cex:commentExtensible w16cex:durableId="25F6D7F0" w16cex:dateUtc="2022-04-05T19:00:00Z"/>
  <w16cex:commentExtensible w16cex:durableId="260BCB7C" w16cex:dateUtc="2022-04-21T17:24: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6ECE3" w16cex:dateUtc="2022-04-17T23:45:00Z"/>
  <w16cex:commentExtensible w16cex:durableId="26195C23" w16cex:dateUtc="2022-05-02T00:21:00Z"/>
  <w16cex:commentExtensible w16cex:durableId="260BD0E5" w16cex:dateUtc="2022-04-07T13:07:00Z"/>
  <w16cex:commentExtensible w16cex:durableId="260BD0E4" w16cex:dateUtc="2022-04-11T20:09:00Z"/>
  <w16cex:commentExtensible w16cex:durableId="2606EDAD" w16cex:dateUtc="2022-04-17T23:4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7F4FB37" w16cid:durableId="26196226"/>
  <w16cid:commentId w16cid:paraId="6F4D82CB" w16cid:durableId="25F6D7F0"/>
  <w16cid:commentId w16cid:paraId="7B3BC3B3" w16cid:durableId="260BCB7C"/>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6736D06E" w16cid:durableId="2606ECE3"/>
  <w16cid:commentId w16cid:paraId="5D6E21E2" w16cid:durableId="26195C23"/>
  <w16cid:commentId w16cid:paraId="529CF554" w16cid:durableId="260BD0E5"/>
  <w16cid:commentId w16cid:paraId="6A7C7E2A" w16cid:durableId="260BD0E4"/>
  <w16cid:commentId w16cid:paraId="45010B9E" w16cid:durableId="2606EDAD"/>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2531"/>
    <w:rsid w:val="000030F5"/>
    <w:rsid w:val="00004362"/>
    <w:rsid w:val="00006416"/>
    <w:rsid w:val="00007827"/>
    <w:rsid w:val="00011C8B"/>
    <w:rsid w:val="000128DF"/>
    <w:rsid w:val="00012D7C"/>
    <w:rsid w:val="0001350A"/>
    <w:rsid w:val="0002004B"/>
    <w:rsid w:val="00022E63"/>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2FEE"/>
    <w:rsid w:val="0005499B"/>
    <w:rsid w:val="00055744"/>
    <w:rsid w:val="000631C2"/>
    <w:rsid w:val="00063789"/>
    <w:rsid w:val="00065D07"/>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6016"/>
    <w:rsid w:val="000B062F"/>
    <w:rsid w:val="000B0E77"/>
    <w:rsid w:val="000B15D3"/>
    <w:rsid w:val="000B2C27"/>
    <w:rsid w:val="000B485D"/>
    <w:rsid w:val="000B5465"/>
    <w:rsid w:val="000C0ABA"/>
    <w:rsid w:val="000C0F18"/>
    <w:rsid w:val="000C352C"/>
    <w:rsid w:val="000C3A18"/>
    <w:rsid w:val="000C426A"/>
    <w:rsid w:val="000C466B"/>
    <w:rsid w:val="000C48EA"/>
    <w:rsid w:val="000C6D60"/>
    <w:rsid w:val="000C7A59"/>
    <w:rsid w:val="000D6A64"/>
    <w:rsid w:val="000D6AEB"/>
    <w:rsid w:val="000D6FCE"/>
    <w:rsid w:val="000D7EB5"/>
    <w:rsid w:val="000E16DE"/>
    <w:rsid w:val="000E4450"/>
    <w:rsid w:val="000E4B95"/>
    <w:rsid w:val="000F0265"/>
    <w:rsid w:val="000F06B6"/>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0CF"/>
    <w:rsid w:val="001367E6"/>
    <w:rsid w:val="00136A64"/>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6588"/>
    <w:rsid w:val="00190AFE"/>
    <w:rsid w:val="0019272E"/>
    <w:rsid w:val="00193457"/>
    <w:rsid w:val="001937C8"/>
    <w:rsid w:val="001A0DAE"/>
    <w:rsid w:val="001A5774"/>
    <w:rsid w:val="001B1BDD"/>
    <w:rsid w:val="001B2AC1"/>
    <w:rsid w:val="001C066F"/>
    <w:rsid w:val="001C51AE"/>
    <w:rsid w:val="001C6260"/>
    <w:rsid w:val="001D1D9E"/>
    <w:rsid w:val="001D4132"/>
    <w:rsid w:val="001D5E10"/>
    <w:rsid w:val="001D6FB1"/>
    <w:rsid w:val="001E01F1"/>
    <w:rsid w:val="001E1DCB"/>
    <w:rsid w:val="001E68E7"/>
    <w:rsid w:val="001F2666"/>
    <w:rsid w:val="001F4754"/>
    <w:rsid w:val="00200FFD"/>
    <w:rsid w:val="0020705B"/>
    <w:rsid w:val="0020793C"/>
    <w:rsid w:val="002104C6"/>
    <w:rsid w:val="00211F0E"/>
    <w:rsid w:val="00212433"/>
    <w:rsid w:val="00214E0A"/>
    <w:rsid w:val="002155FC"/>
    <w:rsid w:val="00215BF5"/>
    <w:rsid w:val="0021653C"/>
    <w:rsid w:val="002173D5"/>
    <w:rsid w:val="0022615D"/>
    <w:rsid w:val="00230C9A"/>
    <w:rsid w:val="00234813"/>
    <w:rsid w:val="00235A5D"/>
    <w:rsid w:val="002360FA"/>
    <w:rsid w:val="002402D1"/>
    <w:rsid w:val="00240E17"/>
    <w:rsid w:val="00244159"/>
    <w:rsid w:val="00246E2C"/>
    <w:rsid w:val="00246E60"/>
    <w:rsid w:val="00247035"/>
    <w:rsid w:val="002524A5"/>
    <w:rsid w:val="00252902"/>
    <w:rsid w:val="00253BD6"/>
    <w:rsid w:val="0025447F"/>
    <w:rsid w:val="00254C7F"/>
    <w:rsid w:val="00257613"/>
    <w:rsid w:val="00270383"/>
    <w:rsid w:val="002707CA"/>
    <w:rsid w:val="00272AB2"/>
    <w:rsid w:val="0027335E"/>
    <w:rsid w:val="00273664"/>
    <w:rsid w:val="002742FA"/>
    <w:rsid w:val="0027479E"/>
    <w:rsid w:val="0027482F"/>
    <w:rsid w:val="002812A3"/>
    <w:rsid w:val="00283835"/>
    <w:rsid w:val="00290024"/>
    <w:rsid w:val="002925AC"/>
    <w:rsid w:val="002940AA"/>
    <w:rsid w:val="00295215"/>
    <w:rsid w:val="002968E6"/>
    <w:rsid w:val="002A06AA"/>
    <w:rsid w:val="002A0EA5"/>
    <w:rsid w:val="002A18BD"/>
    <w:rsid w:val="002A29C2"/>
    <w:rsid w:val="002B0510"/>
    <w:rsid w:val="002B06C7"/>
    <w:rsid w:val="002B2A63"/>
    <w:rsid w:val="002B47E3"/>
    <w:rsid w:val="002B4B23"/>
    <w:rsid w:val="002B530C"/>
    <w:rsid w:val="002B59C6"/>
    <w:rsid w:val="002C16FF"/>
    <w:rsid w:val="002C1E60"/>
    <w:rsid w:val="002C6587"/>
    <w:rsid w:val="002D1DC5"/>
    <w:rsid w:val="002D2C55"/>
    <w:rsid w:val="002D5F45"/>
    <w:rsid w:val="002D6B43"/>
    <w:rsid w:val="002D7AE1"/>
    <w:rsid w:val="002D7C3B"/>
    <w:rsid w:val="002E3CDD"/>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3B4E"/>
    <w:rsid w:val="0032453A"/>
    <w:rsid w:val="00324A40"/>
    <w:rsid w:val="0032528C"/>
    <w:rsid w:val="00330620"/>
    <w:rsid w:val="00333A5B"/>
    <w:rsid w:val="00334B17"/>
    <w:rsid w:val="003352BC"/>
    <w:rsid w:val="0033776F"/>
    <w:rsid w:val="00337D12"/>
    <w:rsid w:val="0034024B"/>
    <w:rsid w:val="00343B5D"/>
    <w:rsid w:val="003456C6"/>
    <w:rsid w:val="0034583A"/>
    <w:rsid w:val="003614F3"/>
    <w:rsid w:val="00361645"/>
    <w:rsid w:val="00361B60"/>
    <w:rsid w:val="00362C05"/>
    <w:rsid w:val="00363457"/>
    <w:rsid w:val="00364DC5"/>
    <w:rsid w:val="00367703"/>
    <w:rsid w:val="00370547"/>
    <w:rsid w:val="003730D1"/>
    <w:rsid w:val="00373904"/>
    <w:rsid w:val="0037600D"/>
    <w:rsid w:val="00376723"/>
    <w:rsid w:val="00376A9D"/>
    <w:rsid w:val="00376DFB"/>
    <w:rsid w:val="00380C0D"/>
    <w:rsid w:val="00382448"/>
    <w:rsid w:val="00382AC0"/>
    <w:rsid w:val="00386FDF"/>
    <w:rsid w:val="00390322"/>
    <w:rsid w:val="00390396"/>
    <w:rsid w:val="0039182F"/>
    <w:rsid w:val="003A149E"/>
    <w:rsid w:val="003A2AD5"/>
    <w:rsid w:val="003A620A"/>
    <w:rsid w:val="003A6BD6"/>
    <w:rsid w:val="003B02C1"/>
    <w:rsid w:val="003B11C4"/>
    <w:rsid w:val="003B1490"/>
    <w:rsid w:val="003B389D"/>
    <w:rsid w:val="003B45E0"/>
    <w:rsid w:val="003B5628"/>
    <w:rsid w:val="003B5B63"/>
    <w:rsid w:val="003B639C"/>
    <w:rsid w:val="003B7C6B"/>
    <w:rsid w:val="003C18F2"/>
    <w:rsid w:val="003C4611"/>
    <w:rsid w:val="003C4FFE"/>
    <w:rsid w:val="003C723C"/>
    <w:rsid w:val="003D0A34"/>
    <w:rsid w:val="003D1235"/>
    <w:rsid w:val="003D3250"/>
    <w:rsid w:val="003D370C"/>
    <w:rsid w:val="003D572C"/>
    <w:rsid w:val="003D5A12"/>
    <w:rsid w:val="003D6D0C"/>
    <w:rsid w:val="003E407C"/>
    <w:rsid w:val="003E647F"/>
    <w:rsid w:val="003E71F4"/>
    <w:rsid w:val="003F13E2"/>
    <w:rsid w:val="003F19BA"/>
    <w:rsid w:val="003F6002"/>
    <w:rsid w:val="003F6CB1"/>
    <w:rsid w:val="003F7A30"/>
    <w:rsid w:val="004047D5"/>
    <w:rsid w:val="00407D3C"/>
    <w:rsid w:val="004116CE"/>
    <w:rsid w:val="00412E4D"/>
    <w:rsid w:val="00413352"/>
    <w:rsid w:val="00414B59"/>
    <w:rsid w:val="004167E1"/>
    <w:rsid w:val="004168D7"/>
    <w:rsid w:val="00416EBB"/>
    <w:rsid w:val="00423B0C"/>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5873"/>
    <w:rsid w:val="00476BDE"/>
    <w:rsid w:val="004806AF"/>
    <w:rsid w:val="00480E57"/>
    <w:rsid w:val="00481812"/>
    <w:rsid w:val="004823D4"/>
    <w:rsid w:val="0048243F"/>
    <w:rsid w:val="004869E7"/>
    <w:rsid w:val="004878A6"/>
    <w:rsid w:val="00492387"/>
    <w:rsid w:val="004A10A5"/>
    <w:rsid w:val="004A15AC"/>
    <w:rsid w:val="004A67A2"/>
    <w:rsid w:val="004B7743"/>
    <w:rsid w:val="004B7C35"/>
    <w:rsid w:val="004C2828"/>
    <w:rsid w:val="004C2846"/>
    <w:rsid w:val="004C3645"/>
    <w:rsid w:val="004C4B8C"/>
    <w:rsid w:val="004C7F90"/>
    <w:rsid w:val="004D16FB"/>
    <w:rsid w:val="004D3F44"/>
    <w:rsid w:val="004E0DF6"/>
    <w:rsid w:val="004E1A5E"/>
    <w:rsid w:val="004E29B3"/>
    <w:rsid w:val="004E4352"/>
    <w:rsid w:val="004E5079"/>
    <w:rsid w:val="004F0ADB"/>
    <w:rsid w:val="004F0E12"/>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744A"/>
    <w:rsid w:val="00570864"/>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4066"/>
    <w:rsid w:val="005E3F80"/>
    <w:rsid w:val="005E5E8B"/>
    <w:rsid w:val="005E66A5"/>
    <w:rsid w:val="005F21E4"/>
    <w:rsid w:val="005F288E"/>
    <w:rsid w:val="005F2A0D"/>
    <w:rsid w:val="005F5376"/>
    <w:rsid w:val="005F7BE6"/>
    <w:rsid w:val="00600A3E"/>
    <w:rsid w:val="00602FA5"/>
    <w:rsid w:val="006039AB"/>
    <w:rsid w:val="00603EB1"/>
    <w:rsid w:val="0060699A"/>
    <w:rsid w:val="00610F86"/>
    <w:rsid w:val="00614AE7"/>
    <w:rsid w:val="00615672"/>
    <w:rsid w:val="006165D3"/>
    <w:rsid w:val="00621606"/>
    <w:rsid w:val="00622B8C"/>
    <w:rsid w:val="0062468A"/>
    <w:rsid w:val="00626ED6"/>
    <w:rsid w:val="00627954"/>
    <w:rsid w:val="00630D2B"/>
    <w:rsid w:val="00633A28"/>
    <w:rsid w:val="00643A7E"/>
    <w:rsid w:val="00644CE6"/>
    <w:rsid w:val="006464B4"/>
    <w:rsid w:val="00646AF3"/>
    <w:rsid w:val="00650EAE"/>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A073A"/>
    <w:rsid w:val="006A76A0"/>
    <w:rsid w:val="006B344C"/>
    <w:rsid w:val="006B525A"/>
    <w:rsid w:val="006B611C"/>
    <w:rsid w:val="006C1D75"/>
    <w:rsid w:val="006C552A"/>
    <w:rsid w:val="006C75FB"/>
    <w:rsid w:val="006C75FE"/>
    <w:rsid w:val="006C7617"/>
    <w:rsid w:val="006D0BDD"/>
    <w:rsid w:val="006D0FE8"/>
    <w:rsid w:val="006D2EF3"/>
    <w:rsid w:val="006D46D9"/>
    <w:rsid w:val="006D67BD"/>
    <w:rsid w:val="006E0834"/>
    <w:rsid w:val="006E7A66"/>
    <w:rsid w:val="006F0E07"/>
    <w:rsid w:val="006F17C0"/>
    <w:rsid w:val="006F45CF"/>
    <w:rsid w:val="006F48CA"/>
    <w:rsid w:val="006F5EB7"/>
    <w:rsid w:val="006F6F61"/>
    <w:rsid w:val="00701EB7"/>
    <w:rsid w:val="0070470B"/>
    <w:rsid w:val="00707B64"/>
    <w:rsid w:val="007107DB"/>
    <w:rsid w:val="00713357"/>
    <w:rsid w:val="007239C2"/>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5B87"/>
    <w:rsid w:val="00746184"/>
    <w:rsid w:val="0074762D"/>
    <w:rsid w:val="0075025B"/>
    <w:rsid w:val="007510E0"/>
    <w:rsid w:val="00754886"/>
    <w:rsid w:val="00754B67"/>
    <w:rsid w:val="00755531"/>
    <w:rsid w:val="00757C0B"/>
    <w:rsid w:val="007618F2"/>
    <w:rsid w:val="00762CA1"/>
    <w:rsid w:val="00765A17"/>
    <w:rsid w:val="00765B9B"/>
    <w:rsid w:val="00773DA5"/>
    <w:rsid w:val="007755AD"/>
    <w:rsid w:val="00775AD4"/>
    <w:rsid w:val="007776CD"/>
    <w:rsid w:val="007809DA"/>
    <w:rsid w:val="00781C5E"/>
    <w:rsid w:val="007824DC"/>
    <w:rsid w:val="00784D58"/>
    <w:rsid w:val="007908D9"/>
    <w:rsid w:val="007924D5"/>
    <w:rsid w:val="00793778"/>
    <w:rsid w:val="007955C8"/>
    <w:rsid w:val="007A0E90"/>
    <w:rsid w:val="007A3C13"/>
    <w:rsid w:val="007B0DE9"/>
    <w:rsid w:val="007B15B9"/>
    <w:rsid w:val="007B1AF8"/>
    <w:rsid w:val="007B1B06"/>
    <w:rsid w:val="007B1EFE"/>
    <w:rsid w:val="007B2764"/>
    <w:rsid w:val="007B3905"/>
    <w:rsid w:val="007B6A98"/>
    <w:rsid w:val="007C2954"/>
    <w:rsid w:val="007C2A46"/>
    <w:rsid w:val="007C3D61"/>
    <w:rsid w:val="007C60DE"/>
    <w:rsid w:val="007D27F9"/>
    <w:rsid w:val="007D2EA3"/>
    <w:rsid w:val="007D31CE"/>
    <w:rsid w:val="007E1951"/>
    <w:rsid w:val="007E470C"/>
    <w:rsid w:val="007E4A61"/>
    <w:rsid w:val="007E57FB"/>
    <w:rsid w:val="007F0829"/>
    <w:rsid w:val="007F087E"/>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47B9E"/>
    <w:rsid w:val="008500B7"/>
    <w:rsid w:val="00850714"/>
    <w:rsid w:val="00851F04"/>
    <w:rsid w:val="00854A4F"/>
    <w:rsid w:val="0085580C"/>
    <w:rsid w:val="008563BF"/>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1DF"/>
    <w:rsid w:val="008B7824"/>
    <w:rsid w:val="008C060B"/>
    <w:rsid w:val="008C0AFE"/>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217EF"/>
    <w:rsid w:val="00926A3C"/>
    <w:rsid w:val="009304EB"/>
    <w:rsid w:val="0093067B"/>
    <w:rsid w:val="0093139A"/>
    <w:rsid w:val="009320CD"/>
    <w:rsid w:val="00932991"/>
    <w:rsid w:val="0093369B"/>
    <w:rsid w:val="00935257"/>
    <w:rsid w:val="00937D24"/>
    <w:rsid w:val="00942726"/>
    <w:rsid w:val="009427A9"/>
    <w:rsid w:val="00942E20"/>
    <w:rsid w:val="00944149"/>
    <w:rsid w:val="00944504"/>
    <w:rsid w:val="00944CA5"/>
    <w:rsid w:val="00945673"/>
    <w:rsid w:val="009459FD"/>
    <w:rsid w:val="00945DA7"/>
    <w:rsid w:val="00947D8A"/>
    <w:rsid w:val="00947F6E"/>
    <w:rsid w:val="009515E3"/>
    <w:rsid w:val="00953267"/>
    <w:rsid w:val="009538D3"/>
    <w:rsid w:val="00956AC0"/>
    <w:rsid w:val="00960357"/>
    <w:rsid w:val="00960B9A"/>
    <w:rsid w:val="009622A5"/>
    <w:rsid w:val="00963164"/>
    <w:rsid w:val="00963864"/>
    <w:rsid w:val="009728F0"/>
    <w:rsid w:val="00972B33"/>
    <w:rsid w:val="009749FD"/>
    <w:rsid w:val="00977765"/>
    <w:rsid w:val="00980500"/>
    <w:rsid w:val="00982774"/>
    <w:rsid w:val="009839F9"/>
    <w:rsid w:val="009869AB"/>
    <w:rsid w:val="0098749F"/>
    <w:rsid w:val="00991C99"/>
    <w:rsid w:val="00992102"/>
    <w:rsid w:val="00992141"/>
    <w:rsid w:val="0099262D"/>
    <w:rsid w:val="0099362D"/>
    <w:rsid w:val="00993F21"/>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3090"/>
    <w:rsid w:val="009C393C"/>
    <w:rsid w:val="009C3FE6"/>
    <w:rsid w:val="009C5268"/>
    <w:rsid w:val="009D19CB"/>
    <w:rsid w:val="009D32C4"/>
    <w:rsid w:val="009D458B"/>
    <w:rsid w:val="009D5E95"/>
    <w:rsid w:val="009E1347"/>
    <w:rsid w:val="009E1FA2"/>
    <w:rsid w:val="009E37DD"/>
    <w:rsid w:val="009E571B"/>
    <w:rsid w:val="009E6219"/>
    <w:rsid w:val="009E7164"/>
    <w:rsid w:val="009F1A19"/>
    <w:rsid w:val="009F2C6E"/>
    <w:rsid w:val="009F3C1E"/>
    <w:rsid w:val="009F676A"/>
    <w:rsid w:val="009F76F2"/>
    <w:rsid w:val="009F7ACF"/>
    <w:rsid w:val="00A00254"/>
    <w:rsid w:val="00A00643"/>
    <w:rsid w:val="00A0215C"/>
    <w:rsid w:val="00A03B7C"/>
    <w:rsid w:val="00A06BEA"/>
    <w:rsid w:val="00A06D93"/>
    <w:rsid w:val="00A076F2"/>
    <w:rsid w:val="00A14E14"/>
    <w:rsid w:val="00A152AD"/>
    <w:rsid w:val="00A163F5"/>
    <w:rsid w:val="00A218E9"/>
    <w:rsid w:val="00A21CA0"/>
    <w:rsid w:val="00A221D0"/>
    <w:rsid w:val="00A23BCB"/>
    <w:rsid w:val="00A259A5"/>
    <w:rsid w:val="00A26DDD"/>
    <w:rsid w:val="00A3093C"/>
    <w:rsid w:val="00A34002"/>
    <w:rsid w:val="00A34A86"/>
    <w:rsid w:val="00A3665C"/>
    <w:rsid w:val="00A36B78"/>
    <w:rsid w:val="00A43BF4"/>
    <w:rsid w:val="00A4402A"/>
    <w:rsid w:val="00A4588D"/>
    <w:rsid w:val="00A45CC9"/>
    <w:rsid w:val="00A5060C"/>
    <w:rsid w:val="00A533E1"/>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428B"/>
    <w:rsid w:val="00AB7ACC"/>
    <w:rsid w:val="00AC2089"/>
    <w:rsid w:val="00AC29ED"/>
    <w:rsid w:val="00AC3C31"/>
    <w:rsid w:val="00AC5605"/>
    <w:rsid w:val="00AC56AC"/>
    <w:rsid w:val="00AC5B38"/>
    <w:rsid w:val="00AD3720"/>
    <w:rsid w:val="00AD3729"/>
    <w:rsid w:val="00AD65F0"/>
    <w:rsid w:val="00AD7C73"/>
    <w:rsid w:val="00AD7F58"/>
    <w:rsid w:val="00AE61AE"/>
    <w:rsid w:val="00AE62D6"/>
    <w:rsid w:val="00AE6DF1"/>
    <w:rsid w:val="00AE7340"/>
    <w:rsid w:val="00AF0EA3"/>
    <w:rsid w:val="00AF2E37"/>
    <w:rsid w:val="00AF3BBE"/>
    <w:rsid w:val="00AF7D0B"/>
    <w:rsid w:val="00B0149B"/>
    <w:rsid w:val="00B03A60"/>
    <w:rsid w:val="00B060CD"/>
    <w:rsid w:val="00B14F62"/>
    <w:rsid w:val="00B15E5A"/>
    <w:rsid w:val="00B1793B"/>
    <w:rsid w:val="00B21516"/>
    <w:rsid w:val="00B22096"/>
    <w:rsid w:val="00B22835"/>
    <w:rsid w:val="00B22848"/>
    <w:rsid w:val="00B22B4B"/>
    <w:rsid w:val="00B23008"/>
    <w:rsid w:val="00B25CF3"/>
    <w:rsid w:val="00B32C78"/>
    <w:rsid w:val="00B33DC3"/>
    <w:rsid w:val="00B33FCD"/>
    <w:rsid w:val="00B3428A"/>
    <w:rsid w:val="00B41236"/>
    <w:rsid w:val="00B423DC"/>
    <w:rsid w:val="00B50C75"/>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2C15"/>
    <w:rsid w:val="00B7332D"/>
    <w:rsid w:val="00B74317"/>
    <w:rsid w:val="00B804C4"/>
    <w:rsid w:val="00B82959"/>
    <w:rsid w:val="00B8298A"/>
    <w:rsid w:val="00B86B75"/>
    <w:rsid w:val="00B875B5"/>
    <w:rsid w:val="00B957AC"/>
    <w:rsid w:val="00B976AC"/>
    <w:rsid w:val="00B97EE1"/>
    <w:rsid w:val="00BA4CCB"/>
    <w:rsid w:val="00BA5160"/>
    <w:rsid w:val="00BA7923"/>
    <w:rsid w:val="00BB1B45"/>
    <w:rsid w:val="00BB243E"/>
    <w:rsid w:val="00BB2BB7"/>
    <w:rsid w:val="00BB3164"/>
    <w:rsid w:val="00BB6800"/>
    <w:rsid w:val="00BB6FF7"/>
    <w:rsid w:val="00BC1958"/>
    <w:rsid w:val="00BC1BFF"/>
    <w:rsid w:val="00BC48D5"/>
    <w:rsid w:val="00BC6A5D"/>
    <w:rsid w:val="00BC74B2"/>
    <w:rsid w:val="00BD14CF"/>
    <w:rsid w:val="00BD1AE2"/>
    <w:rsid w:val="00BD1D0F"/>
    <w:rsid w:val="00BD35E4"/>
    <w:rsid w:val="00BD381E"/>
    <w:rsid w:val="00BD5103"/>
    <w:rsid w:val="00BD6D73"/>
    <w:rsid w:val="00BD7D7F"/>
    <w:rsid w:val="00BE005E"/>
    <w:rsid w:val="00BE0C77"/>
    <w:rsid w:val="00BE2B94"/>
    <w:rsid w:val="00BE3788"/>
    <w:rsid w:val="00BE584B"/>
    <w:rsid w:val="00BE7C78"/>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DA0"/>
    <w:rsid w:val="00C3332F"/>
    <w:rsid w:val="00C3395F"/>
    <w:rsid w:val="00C33EC0"/>
    <w:rsid w:val="00C3441B"/>
    <w:rsid w:val="00C36279"/>
    <w:rsid w:val="00C370A3"/>
    <w:rsid w:val="00C3798F"/>
    <w:rsid w:val="00C37D76"/>
    <w:rsid w:val="00C422E8"/>
    <w:rsid w:val="00C42CCE"/>
    <w:rsid w:val="00C460D8"/>
    <w:rsid w:val="00C53283"/>
    <w:rsid w:val="00C55BDC"/>
    <w:rsid w:val="00C5686B"/>
    <w:rsid w:val="00C6162E"/>
    <w:rsid w:val="00C61810"/>
    <w:rsid w:val="00C62A62"/>
    <w:rsid w:val="00C63366"/>
    <w:rsid w:val="00C6405A"/>
    <w:rsid w:val="00C659A9"/>
    <w:rsid w:val="00C674EA"/>
    <w:rsid w:val="00C733C8"/>
    <w:rsid w:val="00C7476A"/>
    <w:rsid w:val="00C8164A"/>
    <w:rsid w:val="00C831D5"/>
    <w:rsid w:val="00C875B5"/>
    <w:rsid w:val="00C90A2F"/>
    <w:rsid w:val="00C91143"/>
    <w:rsid w:val="00C9502B"/>
    <w:rsid w:val="00C957F1"/>
    <w:rsid w:val="00C9784B"/>
    <w:rsid w:val="00CA07F4"/>
    <w:rsid w:val="00CA52C5"/>
    <w:rsid w:val="00CA57F5"/>
    <w:rsid w:val="00CA670E"/>
    <w:rsid w:val="00CA6BF8"/>
    <w:rsid w:val="00CB2D25"/>
    <w:rsid w:val="00CB3C1F"/>
    <w:rsid w:val="00CB6C38"/>
    <w:rsid w:val="00CB6C51"/>
    <w:rsid w:val="00CC29EF"/>
    <w:rsid w:val="00CC5D87"/>
    <w:rsid w:val="00CD01CC"/>
    <w:rsid w:val="00CD0C8C"/>
    <w:rsid w:val="00CD3FBE"/>
    <w:rsid w:val="00CD75C5"/>
    <w:rsid w:val="00CE64DA"/>
    <w:rsid w:val="00CE70CA"/>
    <w:rsid w:val="00CF0853"/>
    <w:rsid w:val="00CF20FD"/>
    <w:rsid w:val="00CF246C"/>
    <w:rsid w:val="00CF2701"/>
    <w:rsid w:val="00CF3904"/>
    <w:rsid w:val="00CF50DB"/>
    <w:rsid w:val="00CF7EF3"/>
    <w:rsid w:val="00D02C46"/>
    <w:rsid w:val="00D02FBB"/>
    <w:rsid w:val="00D03083"/>
    <w:rsid w:val="00D031C0"/>
    <w:rsid w:val="00D045A1"/>
    <w:rsid w:val="00D05B8C"/>
    <w:rsid w:val="00D060C8"/>
    <w:rsid w:val="00D071D4"/>
    <w:rsid w:val="00D20020"/>
    <w:rsid w:val="00D20788"/>
    <w:rsid w:val="00D22597"/>
    <w:rsid w:val="00D2603D"/>
    <w:rsid w:val="00D26B91"/>
    <w:rsid w:val="00D26C5C"/>
    <w:rsid w:val="00D31021"/>
    <w:rsid w:val="00D331A9"/>
    <w:rsid w:val="00D34071"/>
    <w:rsid w:val="00D35D03"/>
    <w:rsid w:val="00D3608D"/>
    <w:rsid w:val="00D367E6"/>
    <w:rsid w:val="00D3781D"/>
    <w:rsid w:val="00D420EF"/>
    <w:rsid w:val="00D4351B"/>
    <w:rsid w:val="00D459E0"/>
    <w:rsid w:val="00D46407"/>
    <w:rsid w:val="00D508E4"/>
    <w:rsid w:val="00D51573"/>
    <w:rsid w:val="00D51D15"/>
    <w:rsid w:val="00D54FC6"/>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35AF"/>
    <w:rsid w:val="00DB3A10"/>
    <w:rsid w:val="00DB599B"/>
    <w:rsid w:val="00DC2689"/>
    <w:rsid w:val="00DC7665"/>
    <w:rsid w:val="00DC7A5A"/>
    <w:rsid w:val="00DD5C86"/>
    <w:rsid w:val="00DD616E"/>
    <w:rsid w:val="00DD7CA3"/>
    <w:rsid w:val="00DD7D00"/>
    <w:rsid w:val="00DE2325"/>
    <w:rsid w:val="00DE4223"/>
    <w:rsid w:val="00DE437B"/>
    <w:rsid w:val="00DE56FA"/>
    <w:rsid w:val="00DE7FA5"/>
    <w:rsid w:val="00DF6AF7"/>
    <w:rsid w:val="00DF7C77"/>
    <w:rsid w:val="00E00C4A"/>
    <w:rsid w:val="00E01ADA"/>
    <w:rsid w:val="00E036B3"/>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507E"/>
    <w:rsid w:val="00E3774A"/>
    <w:rsid w:val="00E4063A"/>
    <w:rsid w:val="00E40A6D"/>
    <w:rsid w:val="00E42427"/>
    <w:rsid w:val="00E43077"/>
    <w:rsid w:val="00E454F5"/>
    <w:rsid w:val="00E462F4"/>
    <w:rsid w:val="00E467B2"/>
    <w:rsid w:val="00E469AE"/>
    <w:rsid w:val="00E523BA"/>
    <w:rsid w:val="00E53210"/>
    <w:rsid w:val="00E606A1"/>
    <w:rsid w:val="00E60814"/>
    <w:rsid w:val="00E60BBC"/>
    <w:rsid w:val="00E62645"/>
    <w:rsid w:val="00E6267C"/>
    <w:rsid w:val="00E66591"/>
    <w:rsid w:val="00E66CB1"/>
    <w:rsid w:val="00E66FF2"/>
    <w:rsid w:val="00E72DA9"/>
    <w:rsid w:val="00E72EB6"/>
    <w:rsid w:val="00E74A95"/>
    <w:rsid w:val="00E75946"/>
    <w:rsid w:val="00E842C7"/>
    <w:rsid w:val="00E8467D"/>
    <w:rsid w:val="00E870C2"/>
    <w:rsid w:val="00E918D0"/>
    <w:rsid w:val="00E9300C"/>
    <w:rsid w:val="00E95E84"/>
    <w:rsid w:val="00E973A2"/>
    <w:rsid w:val="00E979FC"/>
    <w:rsid w:val="00EA124F"/>
    <w:rsid w:val="00EA1653"/>
    <w:rsid w:val="00EA1F02"/>
    <w:rsid w:val="00EA277A"/>
    <w:rsid w:val="00EA60C8"/>
    <w:rsid w:val="00EB3D7F"/>
    <w:rsid w:val="00EB59CD"/>
    <w:rsid w:val="00EB5DA2"/>
    <w:rsid w:val="00EB62BE"/>
    <w:rsid w:val="00EC33E3"/>
    <w:rsid w:val="00EC38A7"/>
    <w:rsid w:val="00EC3B63"/>
    <w:rsid w:val="00EC57DB"/>
    <w:rsid w:val="00EC6D95"/>
    <w:rsid w:val="00EC7A8E"/>
    <w:rsid w:val="00ED53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7120"/>
    <w:rsid w:val="00F17D20"/>
    <w:rsid w:val="00F21264"/>
    <w:rsid w:val="00F2176D"/>
    <w:rsid w:val="00F241D3"/>
    <w:rsid w:val="00F2458D"/>
    <w:rsid w:val="00F2496D"/>
    <w:rsid w:val="00F24FE0"/>
    <w:rsid w:val="00F261CA"/>
    <w:rsid w:val="00F269DE"/>
    <w:rsid w:val="00F273F7"/>
    <w:rsid w:val="00F32986"/>
    <w:rsid w:val="00F33997"/>
    <w:rsid w:val="00F33E02"/>
    <w:rsid w:val="00F364D0"/>
    <w:rsid w:val="00F36739"/>
    <w:rsid w:val="00F4492C"/>
    <w:rsid w:val="00F472E6"/>
    <w:rsid w:val="00F54301"/>
    <w:rsid w:val="00F56552"/>
    <w:rsid w:val="00F57B4C"/>
    <w:rsid w:val="00F62DC4"/>
    <w:rsid w:val="00F63491"/>
    <w:rsid w:val="00F672F0"/>
    <w:rsid w:val="00F70D4F"/>
    <w:rsid w:val="00F834A7"/>
    <w:rsid w:val="00F83C17"/>
    <w:rsid w:val="00F8476A"/>
    <w:rsid w:val="00F86D02"/>
    <w:rsid w:val="00F873A4"/>
    <w:rsid w:val="00F876FC"/>
    <w:rsid w:val="00F878AB"/>
    <w:rsid w:val="00F91174"/>
    <w:rsid w:val="00F939CD"/>
    <w:rsid w:val="00F9573C"/>
    <w:rsid w:val="00F95D40"/>
    <w:rsid w:val="00FA00BA"/>
    <w:rsid w:val="00FB1CDF"/>
    <w:rsid w:val="00FC20B8"/>
    <w:rsid w:val="00FC28F1"/>
    <w:rsid w:val="00FC6065"/>
    <w:rsid w:val="00FC6C65"/>
    <w:rsid w:val="00FD0100"/>
    <w:rsid w:val="00FD13AF"/>
    <w:rsid w:val="00FD1737"/>
    <w:rsid w:val="00FD55B7"/>
    <w:rsid w:val="00FD6547"/>
    <w:rsid w:val="00FE3011"/>
    <w:rsid w:val="00FE3CBD"/>
    <w:rsid w:val="00FE4F80"/>
    <w:rsid w:val="00FE50CC"/>
    <w:rsid w:val="00FE7FF6"/>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535F4"/>
    <w:rsid w:val="000E50A5"/>
    <w:rsid w:val="00142F32"/>
    <w:rsid w:val="00165EEC"/>
    <w:rsid w:val="002112C9"/>
    <w:rsid w:val="002836DC"/>
    <w:rsid w:val="003723E3"/>
    <w:rsid w:val="00395409"/>
    <w:rsid w:val="00494B16"/>
    <w:rsid w:val="0052486E"/>
    <w:rsid w:val="006E5321"/>
    <w:rsid w:val="00723A47"/>
    <w:rsid w:val="008B51AA"/>
    <w:rsid w:val="008C7954"/>
    <w:rsid w:val="009245DF"/>
    <w:rsid w:val="00962761"/>
    <w:rsid w:val="00973CD3"/>
    <w:rsid w:val="00974A88"/>
    <w:rsid w:val="00980D46"/>
    <w:rsid w:val="009C5ACB"/>
    <w:rsid w:val="009F5495"/>
    <w:rsid w:val="00BB18DC"/>
    <w:rsid w:val="00BB7FA9"/>
    <w:rsid w:val="00BF2CB9"/>
    <w:rsid w:val="00C608D8"/>
    <w:rsid w:val="00C63BAE"/>
    <w:rsid w:val="00C66980"/>
    <w:rsid w:val="00C74088"/>
    <w:rsid w:val="00CF5C33"/>
    <w:rsid w:val="00D13C37"/>
    <w:rsid w:val="00DA5106"/>
    <w:rsid w:val="00F005E8"/>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3BAE"/>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36</Pages>
  <Words>10300</Words>
  <Characters>58711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488</cp:revision>
  <cp:lastPrinted>2022-03-09T18:48:00Z</cp:lastPrinted>
  <dcterms:created xsi:type="dcterms:W3CDTF">2022-04-04T23:52:00Z</dcterms:created>
  <dcterms:modified xsi:type="dcterms:W3CDTF">2022-05-02T01:00:00Z</dcterms:modified>
</cp:coreProperties>
</file>