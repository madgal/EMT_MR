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E66CB1" w:rsidRPr="00C9444E">
        <w:rPr>
          <w:rFonts w:ascii="Times New Roman" w:hAnsi="Times New Roman" w:cs="Times New Roman"/>
          <w:b/>
          <w:bCs/>
        </w:rPr>
        <w:t>Mutual activation of</w:t>
      </w:r>
      <w:r w:rsidR="00AD7F58" w:rsidRPr="00C9444E">
        <w:rPr>
          <w:rFonts w:ascii="Times New Roman" w:hAnsi="Times New Roman" w:cs="Times New Roman"/>
          <w:b/>
          <w:bCs/>
        </w:rPr>
        <w:t xml:space="preserve"> the epithelial-to-mesenchymal transition and metabolic reprogramming</w:t>
      </w:r>
      <w:r w:rsidR="00211F0E" w:rsidRPr="00C9444E">
        <w:rPr>
          <w:rFonts w:ascii="Times New Roman" w:hAnsi="Times New Roman" w:cs="Times New Roman"/>
          <w:b/>
          <w:bCs/>
        </w:rPr>
        <w:t xml:space="preserve"> </w:t>
      </w:r>
      <w:r w:rsidR="00E66CB1" w:rsidRPr="00C9444E">
        <w:rPr>
          <w:rFonts w:ascii="Times New Roman" w:hAnsi="Times New Roman" w:cs="Times New Roman"/>
          <w:b/>
          <w:bCs/>
        </w:rPr>
        <w:t>stabilizes</w:t>
      </w:r>
      <w:r w:rsidR="00586C48" w:rsidRPr="00C9444E">
        <w:rPr>
          <w:rFonts w:ascii="Times New Roman" w:hAnsi="Times New Roman" w:cs="Times New Roman"/>
          <w:b/>
          <w:bCs/>
        </w:rPr>
        <w:t xml:space="preserve"> hybrid</w:t>
      </w:r>
      <w:r w:rsidR="00E66CB1" w:rsidRPr="00C9444E">
        <w:rPr>
          <w:rFonts w:ascii="Times New Roman" w:hAnsi="Times New Roman" w:cs="Times New Roman"/>
          <w:b/>
          <w:bCs/>
        </w:rPr>
        <w:t xml:space="preserve"> phenotype</w:t>
      </w:r>
      <w:r w:rsidR="00586C48" w:rsidRPr="00C9444E">
        <w:rPr>
          <w:rFonts w:ascii="Times New Roman" w:hAnsi="Times New Roman" w:cs="Times New Roman"/>
          <w:b/>
          <w:bCs/>
        </w:rPr>
        <w:t>s</w:t>
      </w:r>
      <w:r w:rsidR="00E66CB1" w:rsidRPr="00C9444E">
        <w:rPr>
          <w:rFonts w:ascii="Times New Roman" w:hAnsi="Times New Roman" w:cs="Times New Roman"/>
          <w:b/>
          <w:bCs/>
        </w:rPr>
        <w:t xml:space="preserve"> with high metastatic potential</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commentRangeStart w:id="0"/>
      <w:r w:rsidRPr="00C9444E">
        <w:rPr>
          <w:rFonts w:ascii="Times New Roman" w:hAnsi="Times New Roman" w:cs="Times New Roman"/>
        </w:rPr>
        <w:t>Dongya Jia</w:t>
      </w:r>
      <w:r w:rsidR="00210CF5" w:rsidRPr="00C9444E">
        <w:rPr>
          <w:rFonts w:ascii="Times New Roman" w:hAnsi="Times New Roman" w:cs="Times New Roman"/>
          <w:vertAlign w:val="superscript"/>
        </w:rPr>
        <w:t>2</w:t>
      </w:r>
      <w:r w:rsidRPr="00C9444E">
        <w:rPr>
          <w:rFonts w:ascii="Times New Roman" w:hAnsi="Times New Roman" w:cs="Times New Roman"/>
        </w:rPr>
        <w:t xml:space="preserve">, </w:t>
      </w:r>
      <w:commentRangeEnd w:id="0"/>
      <w:r w:rsidR="00645AEC" w:rsidRPr="00C9444E">
        <w:rPr>
          <w:rStyle w:val="CommentReference"/>
          <w:rFonts w:ascii="Times New Roman" w:hAnsi="Times New Roman" w:cs="Times New Roman"/>
        </w:rPr>
        <w:commentReference w:id="0"/>
      </w:r>
      <w:r w:rsidRPr="00C9444E">
        <w:rPr>
          <w:rFonts w:ascii="Times New Roman" w:hAnsi="Times New Roman" w:cs="Times New Roman"/>
        </w:rPr>
        <w:t>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7E5B3405"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6EC17A77" w:rsidR="00586C48" w:rsidRPr="00C9444E" w:rsidRDefault="00586C48" w:rsidP="000C7A59">
      <w:pPr>
        <w:pStyle w:val="BodyText"/>
        <w:spacing w:line="480" w:lineRule="auto"/>
        <w:rPr>
          <w:rFonts w:ascii="Times New Roman" w:hAnsi="Times New Roman" w:cs="Times New Roman"/>
        </w:rPr>
      </w:pPr>
      <w:bookmarkStart w:id="1"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epithelial-to-mesenchymal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Epithelial/Mesenchymal (E/M) phenotype, which </w:t>
      </w:r>
      <w:r w:rsidR="00C62173" w:rsidRPr="00C9444E">
        <w:rPr>
          <w:rFonts w:ascii="Times New Roman" w:hAnsi="Times New Roman" w:cs="Times New Roman"/>
        </w:rPr>
        <w:t xml:space="preserve">in many cases may </w:t>
      </w:r>
      <w:r w:rsidRPr="00C9444E">
        <w:rPr>
          <w:rFonts w:ascii="Times New Roman" w:hAnsi="Times New Roman" w:cs="Times New Roman"/>
        </w:rPr>
        <w:t xml:space="preserve">be the primary instigator of metastasis. </w:t>
      </w:r>
      <w:r w:rsidR="00C62173" w:rsidRPr="00C9444E">
        <w:rPr>
          <w:rFonts w:ascii="Times New Roman" w:hAnsi="Times New Roman" w:cs="Times New Roman"/>
        </w:rPr>
        <w:t>In addition,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decision-making molecular networks – AMPK/HIF-1/ROS and miR-34/SNAIL/miR-200/ZEB, respectively. We systematically elucidate how different phenotypes during EMT (E, M and hybrid E/M) are associated with different metabolic phenotypes (OXPHOS, glycolysis and hybrid</w:t>
      </w:r>
      <w:r w:rsidR="00182BBC" w:rsidRPr="00C9444E">
        <w:rPr>
          <w:rFonts w:ascii="Times New Roman" w:hAnsi="Times New Roman" w:cs="Times New Roman"/>
        </w:rPr>
        <w:t xml:space="preserve"> (W/O)</w:t>
      </w:r>
      <w:r w:rsidR="00170F85" w:rsidRPr="00C9444E">
        <w:rPr>
          <w:rFonts w:ascii="Times New Roman" w:hAnsi="Times New Roman" w:cs="Times New Roman"/>
        </w:rPr>
        <w:t xml:space="preserve"> </w:t>
      </w:r>
      <w:r w:rsidRPr="00C9444E">
        <w:rPr>
          <w:rFonts w:ascii="Times New Roman" w:hAnsi="Times New Roman" w:cs="Times New Roman"/>
        </w:rPr>
        <w:t>glycolysis</w:t>
      </w:r>
      <w:r w:rsidR="00182BBC" w:rsidRPr="00C9444E">
        <w:rPr>
          <w:rFonts w:ascii="Times New Roman" w:hAnsi="Times New Roman" w:cs="Times New Roman"/>
        </w:rPr>
        <w:t>/OXPHOS</w:t>
      </w:r>
      <w:r w:rsidRPr="00C9444E">
        <w:rPr>
          <w:rFonts w:ascii="Times New Roman" w:hAnsi="Times New Roman" w:cs="Times New Roman"/>
        </w:rPr>
        <w:t>). Specifically, we identified the feedback loops that lead to the coupling of the hybrid E/M state with the mixed metabolic state – a potentially highly aggressive phenotype</w:t>
      </w:r>
      <w:r w:rsidR="00FC20B8" w:rsidRPr="00C9444E">
        <w:rPr>
          <w:rFonts w:ascii="Times New Roman" w:hAnsi="Times New Roman" w:cs="Times New Roman"/>
        </w:rPr>
        <w:t xml:space="preserve"> (E/M-W/O)</w:t>
      </w:r>
      <w:r w:rsidRPr="00C9444E">
        <w:rPr>
          <w:rFonts w:ascii="Times New Roman" w:hAnsi="Times New Roman" w:cs="Times New Roman"/>
        </w:rPr>
        <w:t xml:space="preserve">. </w:t>
      </w:r>
      <w:bookmarkStart w:id="2" w:name="_Hlk101434770"/>
      <w:bookmarkEnd w:id="1"/>
      <w:r w:rsidRPr="00C9444E">
        <w:rPr>
          <w:rFonts w:ascii="Times New Roman" w:hAnsi="Times New Roman" w:cs="Times New Roman"/>
        </w:rPr>
        <w:lastRenderedPageBreak/>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FC20B8" w:rsidRPr="00C9444E">
        <w:rPr>
          <w:rFonts w:ascii="Times New Roman" w:hAnsi="Times New Roman" w:cs="Times New Roman"/>
        </w:rPr>
        <w:t>crosstalk</w:t>
      </w:r>
      <w:r w:rsidRPr="00C9444E">
        <w:rPr>
          <w:rFonts w:ascii="Times New Roman" w:hAnsi="Times New Roman" w:cs="Times New Roman"/>
        </w:rPr>
        <w:t xml:space="preserve"> can promote the existence of </w:t>
      </w:r>
      <w:r w:rsidR="00B17052" w:rsidRPr="00C9444E">
        <w:rPr>
          <w:rFonts w:ascii="Times New Roman" w:hAnsi="Times New Roman" w:cs="Times New Roman"/>
        </w:rPr>
        <w:t xml:space="preserve"> such a </w:t>
      </w:r>
      <w:r w:rsidR="00CA02C6" w:rsidRPr="00C9444E">
        <w:rPr>
          <w:rFonts w:ascii="Times New Roman" w:hAnsi="Times New Roman" w:cs="Times New Roman"/>
        </w:rPr>
        <w:t xml:space="preserve">double hybrid </w:t>
      </w:r>
      <w:r w:rsidRPr="00C9444E">
        <w:rPr>
          <w:rFonts w:ascii="Times New Roman" w:hAnsi="Times New Roman" w:cs="Times New Roman"/>
        </w:rPr>
        <w:t>phenotype.</w:t>
      </w:r>
      <w:bookmarkEnd w:id="2"/>
      <w:r w:rsidR="00CA02C6" w:rsidRPr="00C9444E">
        <w:rPr>
          <w:rFonts w:ascii="Times New Roman" w:hAnsi="Times New Roman" w:cs="Times New Roman"/>
        </w:rPr>
        <w:t xml:space="preserve"> In this case</w:t>
      </w:r>
      <w:commentRangeStart w:id="3"/>
      <w:commentRangeStart w:id="4"/>
      <w:r w:rsidR="00A4402A" w:rsidRPr="00C9444E">
        <w:rPr>
          <w:rFonts w:ascii="Times New Roman" w:hAnsi="Times New Roman" w:cs="Times New Roman"/>
        </w:rPr>
        <w:t xml:space="preserve">, </w:t>
      </w:r>
      <w:r w:rsidR="00CA02C6" w:rsidRPr="00C9444E">
        <w:rPr>
          <w:rFonts w:ascii="Times New Roman" w:hAnsi="Times New Roman" w:cs="Times New Roman"/>
        </w:rPr>
        <w:t xml:space="preserve">the state is created </w:t>
      </w:r>
      <w:r w:rsidR="00A4402A" w:rsidRPr="00C9444E">
        <w:rPr>
          <w:rFonts w:ascii="Times New Roman" w:hAnsi="Times New Roman" w:cs="Times New Roman"/>
        </w:rPr>
        <w:t>sequentially by first stabilizing the hybrid metabolic phenotype and then the hybrid E/M state</w:t>
      </w:r>
      <w:commentRangeEnd w:id="3"/>
      <w:r w:rsidR="00A4402A" w:rsidRPr="00C9444E">
        <w:rPr>
          <w:rStyle w:val="CommentReference"/>
          <w:rFonts w:ascii="Times New Roman" w:hAnsi="Times New Roman" w:cs="Times New Roman"/>
        </w:rPr>
        <w:commentReference w:id="3"/>
      </w:r>
      <w:commentRangeEnd w:id="4"/>
      <w:r w:rsidR="00164DB6" w:rsidRPr="00C9444E">
        <w:rPr>
          <w:rStyle w:val="CommentReference"/>
          <w:rFonts w:ascii="Times New Roman" w:hAnsi="Times New Roman" w:cs="Times New Roman"/>
        </w:rPr>
        <w:commentReference w:id="4"/>
      </w:r>
      <w:r w:rsidR="00A4402A" w:rsidRPr="00C9444E">
        <w:rPr>
          <w:rFonts w:ascii="Times New Roman" w:hAnsi="Times New Roman" w:cs="Times New Roman"/>
        </w:rPr>
        <w:t xml:space="preserv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r w:rsidR="002A1A95" w:rsidRPr="00C9444E">
        <w:rPr>
          <w:rFonts w:ascii="Times New Roman" w:hAnsi="Times New Roman" w:cs="Times New Roman"/>
        </w:rPr>
        <w:t xml:space="preserve">may </w:t>
      </w:r>
      <w:r w:rsidR="00CA02C6" w:rsidRPr="00C9444E">
        <w:rPr>
          <w:rFonts w:ascii="Times New Roman" w:hAnsi="Times New Roman" w:cs="Times New Roman"/>
        </w:rPr>
        <w:t>be the primary driver behind the acquisition of highly aggressive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5" w:name="introduction"/>
      <w:r w:rsidRPr="00C9444E">
        <w:rPr>
          <w:rFonts w:ascii="Times New Roman" w:hAnsi="Times New Roman" w:cs="Times New Roman"/>
          <w:b/>
          <w:bCs/>
          <w:sz w:val="28"/>
          <w:szCs w:val="28"/>
        </w:rPr>
        <w:t>Introduction</w:t>
      </w:r>
      <w:bookmarkEnd w:id="5"/>
    </w:p>
    <w:p w14:paraId="14632C67" w14:textId="55EBBA19"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C245F" w:rsidRPr="004C245F">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C245F" w:rsidRPr="004C245F">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C245F" w:rsidRPr="004C245F">
            <w:rPr>
              <w:rFonts w:ascii="Times New Roman" w:eastAsia="Times New Roman" w:hAnsi="Times New Roman" w:cs="Times New Roman"/>
              <w:color w:val="000000"/>
            </w:rPr>
            <w:t>[4,5]</w:t>
          </w:r>
        </w:sdtContent>
      </w:sdt>
      <w:r w:rsidRPr="00C9444E">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C245F" w:rsidRPr="004C245F">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C245F" w:rsidRPr="004C245F">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many cancer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C245F" w:rsidRPr="004C245F">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C245F" w:rsidRPr="004C245F">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171A645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C245F" w:rsidRPr="004C245F">
            <w:rPr>
              <w:rFonts w:ascii="Times New Roman" w:eastAsia="Times New Roman" w:hAnsi="Times New Roman" w:cs="Times New Roman"/>
              <w:color w:val="000000"/>
            </w:rPr>
            <w:t>[1,17]</w:t>
          </w:r>
        </w:sdtContent>
      </w:sdt>
      <w:r w:rsidRPr="00C9444E">
        <w:rPr>
          <w:rFonts w:ascii="Times New Roman" w:hAnsi="Times New Roman" w:cs="Times New Roman"/>
        </w:rPr>
        <w:t>. Cells typically utilize oxidative phosphorylation (OXPHOS) under normoxic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C245F" w:rsidRPr="004C245F">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C245F" w:rsidRPr="004C245F">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C245F" w:rsidRPr="004C245F">
            <w:rPr>
              <w:rFonts w:ascii="Times New Roman" w:eastAsia="Times New Roman" w:hAnsi="Times New Roman" w:cs="Times New Roman"/>
              <w:color w:val="000000"/>
            </w:rPr>
            <w:t>[24–26]</w:t>
          </w:r>
        </w:sdtContent>
      </w:sdt>
      <w:r w:rsidRPr="00C9444E">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C245F" w:rsidRPr="004C245F">
            <w:rPr>
              <w:rFonts w:ascii="Times New Roman" w:eastAsia="Times New Roman" w:hAnsi="Times New Roman" w:cs="Times New Roman"/>
              <w:color w:val="000000"/>
            </w:rPr>
            <w:t>[27]</w:t>
          </w:r>
        </w:sdtContent>
      </w:sdt>
      <w:r w:rsidRPr="00C9444E">
        <w:rPr>
          <w:rFonts w:ascii="Times New Roman" w:hAnsi="Times New Roman" w:cs="Times New Roman"/>
        </w:rPr>
        <w:t xml:space="preserve"> and a hybrid </w:t>
      </w:r>
      <w:r w:rsidR="00A00254" w:rsidRPr="00C9444E">
        <w:rPr>
          <w:rFonts w:ascii="Times New Roman" w:hAnsi="Times New Roman" w:cs="Times New Roman"/>
        </w:rPr>
        <w:t>glycolysis/OXPHOS</w:t>
      </w:r>
      <w:r w:rsidRPr="00C9444E">
        <w:rPr>
          <w:rFonts w:ascii="Times New Roman" w:hAnsi="Times New Roman" w:cs="Times New Roman"/>
        </w:rPr>
        <w:t xml:space="preserve"> phenotype associate</w:t>
      </w:r>
      <w:r w:rsidR="00283835" w:rsidRPr="00C9444E">
        <w:rPr>
          <w:rFonts w:ascii="Times New Roman" w:hAnsi="Times New Roman" w:cs="Times New Roman"/>
        </w:rPr>
        <w:t>d</w:t>
      </w:r>
      <w:r w:rsidRPr="00C9444E">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4C245F" w:rsidRPr="004C245F">
            <w:rPr>
              <w:rFonts w:ascii="Times New Roman" w:eastAsia="Times New Roman" w:hAnsi="Times New Roman" w:cs="Times New Roman"/>
              <w:color w:val="000000"/>
            </w:rPr>
            <w:t>[24,28]</w:t>
          </w:r>
        </w:sdtContent>
      </w:sdt>
      <w:r w:rsidRPr="00C9444E">
        <w:rPr>
          <w:rFonts w:ascii="Times New Roman" w:hAnsi="Times New Roman" w:cs="Times New Roman"/>
        </w:rPr>
        <w:t xml:space="preserve">. The hybrid </w:t>
      </w:r>
      <w:r w:rsidR="00A00254" w:rsidRPr="00C9444E">
        <w:rPr>
          <w:rFonts w:ascii="Times New Roman" w:hAnsi="Times New Roman" w:cs="Times New Roman"/>
        </w:rPr>
        <w:t>glycolysis/OXPHOS</w:t>
      </w:r>
      <w:r w:rsidR="00A00254" w:rsidRPr="00C9444E" w:rsidDel="00A00254">
        <w:rPr>
          <w:rFonts w:ascii="Times New Roman" w:hAnsi="Times New Roman" w:cs="Times New Roman"/>
        </w:rPr>
        <w:t xml:space="preserve"> </w:t>
      </w:r>
      <w:r w:rsidRPr="00C9444E">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The high metastatic potential of cancer cells with a hybrid metabolic phenotype has been confirmed in a number of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p>
    <w:p w14:paraId="2DF29D8C" w14:textId="60E564A6"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BC4902" w:rsidRPr="00C9444E">
        <w:rPr>
          <w:rFonts w:ascii="Times New Roman" w:hAnsi="Times New Roman" w:cs="Times New Roman"/>
        </w:rPr>
        <w:t>systems biology approaches</w:t>
      </w:r>
      <w:r w:rsidRPr="00C9444E">
        <w:rPr>
          <w:rFonts w:ascii="Times New Roman" w:hAnsi="Times New Roman" w:cs="Times New Roman"/>
        </w:rPr>
        <w:t xml:space="preserve"> </w:t>
      </w:r>
      <w:r w:rsidR="00BC4902" w:rsidRPr="00C9444E">
        <w:rPr>
          <w:rFonts w:ascii="Times New Roman" w:hAnsi="Times New Roman" w:cs="Times New Roman"/>
        </w:rPr>
        <w:t>have typically</w:t>
      </w:r>
      <w:r w:rsidRPr="00C9444E">
        <w:rPr>
          <w:rFonts w:ascii="Times New Roman" w:hAnsi="Times New Roman" w:cs="Times New Roman"/>
        </w:rPr>
        <w:t xml:space="preserve"> focused separately on EMT </w:t>
      </w:r>
      <w:r w:rsidR="00BC4902" w:rsidRPr="00C9444E">
        <w:rPr>
          <w:rFonts w:ascii="Times New Roman" w:hAnsi="Times New Roman" w:cs="Times New Roman"/>
        </w:rPr>
        <w:t>and on</w:t>
      </w:r>
      <w:r w:rsidRPr="00C9444E">
        <w:rPr>
          <w:rFonts w:ascii="Times New Roman" w:hAnsi="Times New Roman" w:cs="Times New Roman"/>
        </w:rPr>
        <w:t xml:space="preserve"> metabolic plasticity. However, it has become increasingly clear that 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r w:rsidRPr="00C9444E">
        <w:rPr>
          <w:rFonts w:ascii="Times New Roman" w:hAnsi="Times New Roman" w:cs="Times New Roman"/>
        </w:rPr>
        <w:t>Th</w:t>
      </w:r>
      <w:r w:rsidR="00A5366D" w:rsidRPr="00C9444E">
        <w:rPr>
          <w:rFonts w:ascii="Times New Roman" w:hAnsi="Times New Roman" w:cs="Times New Roman"/>
        </w:rPr>
        <w:t>is</w:t>
      </w:r>
      <w:r w:rsidRPr="00C9444E">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C245F" w:rsidRPr="004C245F">
            <w:rPr>
              <w:rFonts w:ascii="Times New Roman" w:eastAsia="Times New Roman" w:hAnsi="Times New Roman" w:cs="Times New Roman"/>
              <w:color w:val="000000"/>
            </w:rPr>
            <w:t>[30–33]</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C245F" w:rsidRPr="004C245F">
            <w:rPr>
              <w:rFonts w:ascii="Times New Roman" w:eastAsia="Times New Roman" w:hAnsi="Times New Roman" w:cs="Times New Roman"/>
              <w:color w:val="000000"/>
            </w:rPr>
            <w:t>[34–37]</w:t>
          </w:r>
        </w:sdtContent>
      </w:sdt>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C245F" w:rsidRPr="004C245F">
            <w:rPr>
              <w:rFonts w:ascii="Times New Roman" w:eastAsia="Times New Roman" w:hAnsi="Times New Roman" w:cs="Times New Roman"/>
              <w:color w:val="000000"/>
            </w:rPr>
            <w:t>[38,39]</w:t>
          </w:r>
        </w:sdtContent>
      </w:sdt>
      <w:r w:rsidRPr="00C9444E">
        <w:rPr>
          <w:rFonts w:ascii="Times New Roman" w:hAnsi="Times New Roman" w:cs="Times New Roman"/>
        </w:rPr>
        <w:t xml:space="preserve">; </w:t>
      </w:r>
      <w:commentRangeStart w:id="6"/>
      <w:r w:rsidRPr="00C9444E">
        <w:rPr>
          <w:rFonts w:ascii="Times New Roman" w:hAnsi="Times New Roman" w:cs="Times New Roman"/>
        </w:rPr>
        <w:t>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7"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8" w:author="Madeline Galbraith" w:date="2022-05-09T15:56:00Z">
        <w:r w:rsidR="00696C3D" w:rsidRPr="00C9444E">
          <w:rPr>
            <w:rFonts w:ascii="Times New Roman" w:hAnsi="Times New Roman" w:cs="Times New Roman"/>
          </w:rPr>
          <w:t xml:space="preserve">is a consequence of </w:t>
        </w:r>
      </w:ins>
      <w:ins w:id="9" w:author="Madeline Galbraith" w:date="2022-05-09T15:50:00Z">
        <w:r w:rsidR="007B49C2" w:rsidRPr="00C9444E">
          <w:rPr>
            <w:rFonts w:ascii="Times New Roman" w:hAnsi="Times New Roman" w:cs="Times New Roman"/>
          </w:rPr>
          <w:t>changes in the tumor microenvironment</w:t>
        </w:r>
      </w:ins>
      <w:ins w:id="10" w:author="Madeline Galbraith" w:date="2022-05-09T15:52:00Z">
        <w:r w:rsidR="007B49C2" w:rsidRPr="00C9444E">
          <w:rPr>
            <w:rFonts w:ascii="Times New Roman" w:hAnsi="Times New Roman" w:cs="Times New Roman"/>
          </w:rPr>
          <w:t xml:space="preserve"> </w:t>
        </w:r>
      </w:ins>
      <w:ins w:id="11" w:author="Madeline Galbraith" w:date="2022-05-09T16:00:00Z">
        <w:r w:rsidR="003B3CF3" w:rsidRPr="00C9444E">
          <w:rPr>
            <w:rFonts w:ascii="Times New Roman" w:hAnsi="Times New Roman" w:cs="Times New Roman"/>
          </w:rPr>
          <w:t>fostering</w:t>
        </w:r>
      </w:ins>
      <w:ins w:id="12" w:author="Madeline Galbraith" w:date="2022-05-09T15:52:00Z">
        <w:r w:rsidR="007B49C2" w:rsidRPr="00C9444E">
          <w:rPr>
            <w:rFonts w:ascii="Times New Roman" w:hAnsi="Times New Roman" w:cs="Times New Roman"/>
          </w:rPr>
          <w:t xml:space="preserve"> metabolic reprogramming</w:t>
        </w:r>
      </w:ins>
      <w:ins w:id="13" w:author="Madeline Galbraith" w:date="2022-05-09T15:59:00Z">
        <w:r w:rsidR="000B5A09" w:rsidRPr="00C9444E">
          <w:rPr>
            <w:rFonts w:ascii="Times New Roman" w:hAnsi="Times New Roman" w:cs="Times New Roman"/>
          </w:rPr>
          <w:t xml:space="preserve"> </w:t>
        </w:r>
      </w:ins>
      <w:ins w:id="14" w:author="Madeline Galbraith" w:date="2022-05-09T16:01:00Z">
        <w:r w:rsidR="003B3CF3" w:rsidRPr="00C9444E">
          <w:rPr>
            <w:rFonts w:ascii="Times New Roman" w:hAnsi="Times New Roman" w:cs="Times New Roman"/>
          </w:rPr>
          <w:t>which drives EMT</w:t>
        </w:r>
      </w:ins>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C245F" w:rsidRPr="004C245F">
            <w:rPr>
              <w:rFonts w:ascii="Times New Roman" w:eastAsia="Times New Roman" w:hAnsi="Times New Roman" w:cs="Times New Roman"/>
              <w:color w:val="000000"/>
            </w:rPr>
            <w:t>[40–42]</w:t>
          </w:r>
        </w:sdtContent>
      </w:sdt>
      <w:del w:id="15"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w:t>
      </w:r>
      <w:commentRangeEnd w:id="6"/>
      <w:r w:rsidR="00847872" w:rsidRPr="00C9444E">
        <w:rPr>
          <w:rStyle w:val="CommentReference"/>
          <w:rFonts w:ascii="Times New Roman" w:hAnsi="Times New Roman" w:cs="Times New Roman"/>
        </w:rPr>
        <w:commentReference w:id="6"/>
      </w:r>
      <w:r w:rsidRPr="00C9444E">
        <w:rPr>
          <w:rFonts w:ascii="Times New Roman" w:hAnsi="Times New Roman" w:cs="Times New Roman"/>
        </w:rPr>
        <w:t xml:space="preserve">Another hypothesis is that there is mutual activation of EMT and metabolic reprogramming such that the most flexible </w:t>
      </w:r>
      <w:r w:rsidR="00BB12D9" w:rsidRPr="00C9444E">
        <w:rPr>
          <w:rFonts w:ascii="Times New Roman" w:hAnsi="Times New Roman" w:cs="Times New Roman"/>
        </w:rPr>
        <w:t xml:space="preserve">phenotypes </w:t>
      </w:r>
      <w:r w:rsidRPr="00C9444E">
        <w:rPr>
          <w:rFonts w:ascii="Times New Roman" w:hAnsi="Times New Roman" w:cs="Times New Roman"/>
        </w:rPr>
        <w:t>(hybrid E/M and hybrid glycolysis/OXPHOS (W/O) )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This connection between EMT and metabolic reprogramming has recently been noticed in CTCs, which were shown to have 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EMT states and metabolic states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C245F" w:rsidRPr="004C245F">
            <w:rPr>
              <w:rFonts w:ascii="Times New Roman" w:eastAsia="Times New Roman" w:hAnsi="Times New Roman" w:cs="Times New Roman"/>
              <w:color w:val="000000"/>
            </w:rPr>
            <w:t>[44,45]</w:t>
          </w:r>
        </w:sdtContent>
      </w:sdt>
      <w:r w:rsidRPr="00C9444E">
        <w:rPr>
          <w:rFonts w:ascii="Times New Roman" w:hAnsi="Times New Roman" w:cs="Times New Roman"/>
        </w:rPr>
        <w:t xml:space="preserve">. Thus, while there have been preliminary indications of the coupling of EMT states and metabolic states there is still much to be explored.  </w:t>
      </w:r>
      <w:r w:rsidR="00171565" w:rsidRPr="00C9444E">
        <w:rPr>
          <w:rFonts w:ascii="Times New Roman" w:hAnsi="Times New Roman" w:cs="Times New Roman"/>
        </w:rPr>
        <w:t xml:space="preserve"> </w:t>
      </w:r>
    </w:p>
    <w:p w14:paraId="4F92C75F" w14:textId="49175EE2"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created a computational model which connects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un</w:t>
      </w:r>
      <w:r w:rsidR="00750251" w:rsidRPr="00C9444E">
        <w:rPr>
          <w:rFonts w:ascii="Times New Roman" w:hAnsi="Times New Roman" w:cs="Times New Roman"/>
        </w:rPr>
        <w:t>d</w:t>
      </w:r>
      <w:r w:rsidR="00616941" w:rsidRPr="00C9444E">
        <w:rPr>
          <w:rFonts w:ascii="Times New Roman" w:hAnsi="Times New Roman" w:cs="Times New Roman"/>
        </w:rPr>
        <w:t>erlying</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AD7F58" w:rsidRPr="00C9444E">
        <w:rPr>
          <w:rFonts w:ascii="Times New Roman" w:hAnsi="Times New Roman" w:cs="Times New Roman"/>
        </w:rPr>
        <w:t xml:space="preserve">and </w:t>
      </w:r>
      <w:r w:rsidR="00616941" w:rsidRPr="00C9444E">
        <w:rPr>
          <w:rFonts w:ascii="Times New Roman" w:hAnsi="Times New Roman" w:cs="Times New Roman"/>
        </w:rPr>
        <w:t xml:space="preserve">a recently proposed core circuit involved in </w:t>
      </w:r>
      <w:r w:rsidR="00AD7F58" w:rsidRPr="00C9444E">
        <w:rPr>
          <w:rFonts w:ascii="Times New Roman" w:hAnsi="Times New Roman" w:cs="Times New Roman"/>
        </w:rPr>
        <w:t>metabolic reprogramming</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We found that 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a possible “double-hybrid” state, namely</w:t>
      </w:r>
      <w:r w:rsidR="008C0AFE" w:rsidRPr="00C9444E">
        <w:rPr>
          <w:rFonts w:ascii="Times New Roman" w:hAnsi="Times New Roman" w:cs="Times New Roman"/>
        </w:rPr>
        <w:t xml:space="preserve"> a</w:t>
      </w:r>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r w:rsidR="00234813" w:rsidRPr="00C9444E">
        <w:rPr>
          <w:rFonts w:ascii="Times New Roman" w:hAnsi="Times New Roman" w:cs="Times New Roman"/>
        </w:rPr>
        <w:t>a mixed</w:t>
      </w:r>
      <w:r w:rsidR="00F4492C" w:rsidRPr="00C9444E">
        <w:rPr>
          <w:rFonts w:ascii="Times New Roman" w:hAnsi="Times New Roman" w:cs="Times New Roman"/>
        </w:rPr>
        <w:t xml:space="preserve"> metabolic phenotype (</w:t>
      </w:r>
      <w:r w:rsidR="00AD7F58" w:rsidRPr="00C9444E">
        <w:rPr>
          <w:rFonts w:ascii="Times New Roman" w:hAnsi="Times New Roman" w:cs="Times New Roman"/>
        </w:rPr>
        <w:t>hybrid</w:t>
      </w:r>
      <w:r w:rsidR="0051473A" w:rsidRPr="00C9444E">
        <w:rPr>
          <w:rFonts w:ascii="Times New Roman" w:hAnsi="Times New Roman" w:cs="Times New Roman"/>
        </w:rPr>
        <w:t xml:space="preserve"> 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r w:rsidR="00F4492C" w:rsidRPr="00C9444E">
        <w:rPr>
          <w:rFonts w:ascii="Times New Roman" w:hAnsi="Times New Roman" w:cs="Times New Roman"/>
        </w:rPr>
        <w:t>)</w:t>
      </w:r>
      <w:r w:rsidR="00D071D4" w:rsidRPr="00C9444E">
        <w:rPr>
          <w:rFonts w:ascii="Times New Roman" w:hAnsi="Times New Roman" w:cs="Times New Roman"/>
        </w:rPr>
        <w:t xml:space="preserve">. 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234813" w:rsidRPr="00C9444E">
        <w:rPr>
          <w:rFonts w:ascii="Times New Roman" w:hAnsi="Times New Roman" w:cs="Times New Roman"/>
        </w:rPr>
        <w:t>Also, w</w:t>
      </w:r>
      <w:r w:rsidR="0048243F" w:rsidRPr="00C9444E">
        <w:rPr>
          <w:rFonts w:ascii="Times New Roman" w:hAnsi="Times New Roman" w:cs="Times New Roman"/>
        </w:rPr>
        <w:t xml:space="preserve">hen crosstalks between </w:t>
      </w:r>
      <w:r w:rsidR="005C1FA8" w:rsidRPr="00C9444E">
        <w:rPr>
          <w:rFonts w:ascii="Times New Roman" w:hAnsi="Times New Roman" w:cs="Times New Roman"/>
        </w:rPr>
        <w:t>the</w:t>
      </w:r>
      <w:r w:rsidR="0048243F" w:rsidRPr="00C9444E">
        <w:rPr>
          <w:rFonts w:ascii="Times New Roman" w:hAnsi="Times New Roman" w:cs="Times New Roman"/>
        </w:rPr>
        <w:t xml:space="preserve"> circuits are active</w:t>
      </w:r>
      <w:r w:rsidR="005C1FA8" w:rsidRPr="00C9444E">
        <w:rPr>
          <w:rFonts w:ascii="Times New Roman" w:hAnsi="Times New Roman" w:cs="Times New Roman"/>
        </w:rPr>
        <w:t xml:space="preserve"> in both directions (EMT regulating metabolism, and vice versa)</w:t>
      </w:r>
      <w:r w:rsidR="0048243F" w:rsidRPr="00C9444E">
        <w:rPr>
          <w:rFonts w:ascii="Times New Roman" w:hAnsi="Times New Roman" w:cs="Times New Roman"/>
        </w:rPr>
        <w:t>,</w:t>
      </w:r>
      <w:r w:rsidR="00AD7F58" w:rsidRPr="00C9444E">
        <w:rPr>
          <w:rFonts w:ascii="Times New Roman" w:hAnsi="Times New Roman" w:cs="Times New Roman"/>
        </w:rPr>
        <w:t xml:space="preserve"> there </w:t>
      </w:r>
      <w:r w:rsidR="0048243F" w:rsidRPr="00C9444E">
        <w:rPr>
          <w:rFonts w:ascii="Times New Roman" w:hAnsi="Times New Roman" w:cs="Times New Roman"/>
        </w:rPr>
        <w:t>a</w:t>
      </w:r>
      <w:r w:rsidR="00AD7F58" w:rsidRPr="00C9444E">
        <w:rPr>
          <w:rFonts w:ascii="Times New Roman" w:hAnsi="Times New Roman" w:cs="Times New Roman"/>
        </w:rPr>
        <w:t xml:space="preserve">re </w:t>
      </w:r>
      <w:r w:rsidR="00234813" w:rsidRPr="00C9444E">
        <w:rPr>
          <w:rFonts w:ascii="Times New Roman" w:hAnsi="Times New Roman" w:cs="Times New Roman"/>
        </w:rPr>
        <w:t xml:space="preserve">parameter space </w:t>
      </w:r>
      <w:r w:rsidR="00AD7F58" w:rsidRPr="00C9444E">
        <w:rPr>
          <w:rFonts w:ascii="Times New Roman" w:hAnsi="Times New Roman" w:cs="Times New Roman"/>
        </w:rPr>
        <w:t xml:space="preserve">regions </w:t>
      </w:r>
      <w:r w:rsidR="00234813" w:rsidRPr="00C9444E">
        <w:rPr>
          <w:rFonts w:ascii="Times New Roman" w:hAnsi="Times New Roman" w:cs="Times New Roman"/>
        </w:rPr>
        <w:t>for</w:t>
      </w:r>
      <w:r w:rsidR="00AD7F58" w:rsidRPr="00C9444E">
        <w:rPr>
          <w:rFonts w:ascii="Times New Roman" w:hAnsi="Times New Roman" w:cs="Times New Roman"/>
        </w:rPr>
        <w:t xml:space="preserve"> which the </w:t>
      </w:r>
      <w:r w:rsidR="00E95E84" w:rsidRPr="00C9444E">
        <w:rPr>
          <w:rFonts w:ascii="Times New Roman" w:hAnsi="Times New Roman" w:cs="Times New Roman"/>
        </w:rPr>
        <w:t xml:space="preserve">hybrid </w:t>
      </w:r>
      <w:r w:rsidR="00AD7F58" w:rsidRPr="00C9444E">
        <w:rPr>
          <w:rFonts w:ascii="Times New Roman" w:hAnsi="Times New Roman" w:cs="Times New Roman"/>
        </w:rPr>
        <w:t>E/M-W/O</w:t>
      </w:r>
      <w:r w:rsidR="00E95E84" w:rsidRPr="00C9444E">
        <w:rPr>
          <w:rFonts w:ascii="Times New Roman" w:hAnsi="Times New Roman" w:cs="Times New Roman"/>
        </w:rPr>
        <w:t xml:space="preserve"> state</w:t>
      </w:r>
      <w:r w:rsidR="00AD7F58" w:rsidRPr="00C9444E">
        <w:rPr>
          <w:rFonts w:ascii="Times New Roman" w:hAnsi="Times New Roman" w:cs="Times New Roman"/>
        </w:rPr>
        <w:t xml:space="preserve"> </w:t>
      </w:r>
      <w:r w:rsidR="00234813" w:rsidRPr="00C9444E">
        <w:rPr>
          <w:rFonts w:ascii="Times New Roman" w:hAnsi="Times New Roman" w:cs="Times New Roman"/>
        </w:rPr>
        <w:t>i</w:t>
      </w:r>
      <w:r w:rsidR="00AD7F58" w:rsidRPr="00C9444E">
        <w:rPr>
          <w:rFonts w:ascii="Times New Roman" w:hAnsi="Times New Roman" w:cs="Times New Roman"/>
        </w:rPr>
        <w:t xml:space="preserve">s the only accessible state. </w:t>
      </w:r>
      <w:r w:rsidR="00BE7C78" w:rsidRPr="00C9444E">
        <w:rPr>
          <w:rFonts w:ascii="Times New Roman" w:hAnsi="Times New Roman" w:cs="Times New Roman"/>
        </w:rPr>
        <w:t xml:space="preserve">Interestingly, if the </w:t>
      </w:r>
      <w:r w:rsidR="00234813" w:rsidRPr="00C9444E">
        <w:rPr>
          <w:rFonts w:ascii="Times New Roman" w:hAnsi="Times New Roman" w:cs="Times New Roman"/>
        </w:rPr>
        <w:t xml:space="preserve">parameters of the </w:t>
      </w:r>
      <w:r w:rsidR="00BE7C78" w:rsidRPr="00C9444E">
        <w:rPr>
          <w:rFonts w:ascii="Times New Roman" w:hAnsi="Times New Roman" w:cs="Times New Roman"/>
        </w:rPr>
        <w:t>system w</w:t>
      </w:r>
      <w:r w:rsidR="00234813" w:rsidRPr="00C9444E">
        <w:rPr>
          <w:rFonts w:ascii="Times New Roman" w:hAnsi="Times New Roman" w:cs="Times New Roman"/>
        </w:rPr>
        <w:t>ere</w:t>
      </w:r>
      <w:r w:rsidR="00BE7C78" w:rsidRPr="00C9444E">
        <w:rPr>
          <w:rFonts w:ascii="Times New Roman" w:hAnsi="Times New Roman" w:cs="Times New Roman"/>
        </w:rPr>
        <w:t xml:space="preserve"> modified to exclude the hybrid states when the crosstalks are inactive (i.e., neither the E/M or W/O states are initially accessible), once active, the crosstalks are able to modulate the phase space to generate the hybrid states. In fact,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 xml:space="preserve">metabolic or EMT circuits </w:t>
      </w:r>
      <w:r w:rsidR="00EA124F" w:rsidRPr="00C9444E">
        <w:rPr>
          <w:rFonts w:ascii="Times New Roman" w:hAnsi="Times New Roman" w:cs="Times New Roman"/>
        </w:rPr>
        <w:t>to gain tristability</w:t>
      </w:r>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confirmed the </w:t>
      </w:r>
      <w:r w:rsidR="00750251" w:rsidRPr="00C9444E">
        <w:rPr>
          <w:rFonts w:ascii="Times New Roman" w:hAnsi="Times New Roman" w:cs="Times New Roman"/>
        </w:rPr>
        <w:t xml:space="preserve">roles of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hybrid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750251" w:rsidRPr="00C9444E">
        <w:rPr>
          <w:rFonts w:ascii="Times New Roman" w:hAnsi="Times New Roman" w:cs="Times New Roman"/>
        </w:rPr>
        <w:t>, which</w:t>
      </w:r>
      <w:r w:rsidR="00AD7F58" w:rsidRPr="00C9444E">
        <w:rPr>
          <w:rFonts w:ascii="Times New Roman" w:hAnsi="Times New Roman" w:cs="Times New Roman"/>
        </w:rPr>
        <w:t xml:space="preserve"> further stabilized the</w:t>
      </w:r>
      <w:r w:rsidR="009F1A19" w:rsidRPr="00C9444E">
        <w:rPr>
          <w:rFonts w:ascii="Times New Roman" w:hAnsi="Times New Roman" w:cs="Times New Roman"/>
        </w:rPr>
        <w:t xml:space="preserve"> hybrid</w:t>
      </w:r>
      <w:r w:rsidR="00AD7F58" w:rsidRPr="00C9444E">
        <w:rPr>
          <w:rFonts w:ascii="Times New Roman" w:hAnsi="Times New Roman" w:cs="Times New Roman"/>
        </w:rPr>
        <w:t xml:space="preserve"> E/M-W/O state for all sets of active crosstalks.</w:t>
      </w:r>
      <w:r w:rsidR="00234813" w:rsidRPr="00C9444E">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C9444E">
        <w:rPr>
          <w:rFonts w:ascii="Times New Roman" w:hAnsi="Times New Roman" w:cs="Times New Roman"/>
        </w:rPr>
        <w:t>be critical for the metastatic process.</w:t>
      </w:r>
    </w:p>
    <w:p w14:paraId="4CF7543D" w14:textId="2268580B" w:rsidR="00E469AE" w:rsidRPr="00C9444E" w:rsidRDefault="00AD7F58" w:rsidP="00651FF5">
      <w:pPr>
        <w:pStyle w:val="BodyText"/>
        <w:spacing w:line="480" w:lineRule="auto"/>
        <w:rPr>
          <w:rFonts w:ascii="Times New Roman" w:hAnsi="Times New Roman" w:cs="Times New Roman"/>
          <w:b/>
          <w:bCs/>
          <w:sz w:val="28"/>
          <w:szCs w:val="28"/>
        </w:rPr>
      </w:pPr>
      <w:bookmarkStart w:id="16" w:name="model"/>
      <w:r w:rsidRPr="00C9444E">
        <w:rPr>
          <w:rFonts w:ascii="Times New Roman" w:hAnsi="Times New Roman" w:cs="Times New Roman"/>
          <w:b/>
          <w:bCs/>
          <w:sz w:val="28"/>
          <w:szCs w:val="28"/>
        </w:rPr>
        <w:t>Model</w:t>
      </w:r>
      <w:bookmarkEnd w:id="16"/>
      <w:r w:rsidR="000915EB" w:rsidRPr="00C9444E">
        <w:rPr>
          <w:rFonts w:ascii="Times New Roman" w:hAnsi="Times New Roman" w:cs="Times New Roman"/>
          <w:b/>
          <w:bCs/>
          <w:sz w:val="28"/>
          <w:szCs w:val="28"/>
        </w:rPr>
        <w:t>: Coupling the core EMT and metabolic networks</w:t>
      </w:r>
    </w:p>
    <w:p w14:paraId="038B455D" w14:textId="3CC37C80"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C245F" w:rsidRPr="004C245F">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C245F" w:rsidRPr="004C245F">
            <w:rPr>
              <w:rFonts w:ascii="Times New Roman" w:eastAsia="Times New Roman" w:hAnsi="Times New Roman" w:cs="Times New Roman"/>
              <w:color w:val="000000"/>
            </w:rPr>
            <w:t>[25]</w:t>
          </w:r>
        </w:sdtContent>
      </w:sdt>
      <w:r w:rsidRPr="00C9444E">
        <w:rPr>
          <w:rFonts w:ascii="Times New Roman" w:hAnsi="Times New Roman" w:cs="Times New Roman"/>
        </w:rPr>
        <w:t xml:space="preserve">; see Figure 1A for the coupled network. Generally speaking, our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 One question of interest is whether these crosstalks are sufficient to generate hybrid states. Lastly, we evaluate the role of PSFs OVOL and GRHL2 to investigate their effect on the stability of the E/M-W/O state.</w:t>
      </w:r>
    </w:p>
    <w:p w14:paraId="13BC8457" w14:textId="131F6DD8"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transcription factors (TFs),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 the binding/unbinding dynamics are given by </w:t>
      </w:r>
    </w:p>
    <w:p w14:paraId="5ED71536" w14:textId="2C6C5954" w:rsidR="00627954" w:rsidRPr="00C9444E" w:rsidRDefault="004C245F"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4C245F"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4C245F"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5D15FD66"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activation and inhibition of SNAIL and ZEB are mathematically represented as a shifted Hill function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C245F" w:rsidRPr="004C245F">
            <w:rPr>
              <w:rFonts w:ascii="Times New Roman" w:eastAsia="Times New Roman" w:hAnsi="Times New Roman" w:cs="Times New Roman"/>
              <w:color w:val="000000"/>
            </w:rPr>
            <w:t>[47]</w:t>
          </w:r>
        </w:sdtContent>
      </w:sdt>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5DF872ED" w:rsidR="004F0ADB" w:rsidRPr="00C9444E" w:rsidRDefault="00E74A95" w:rsidP="00944149">
      <w:pPr>
        <w:pStyle w:val="BodyText"/>
        <w:spacing w:line="480" w:lineRule="auto"/>
        <w:rPr>
          <w:rFonts w:ascii="Times New Roman" w:hAnsi="Times New Roman" w:cs="Times New Roman"/>
        </w:rPr>
      </w:pPr>
      <w:r w:rsidRPr="00C9444E">
        <w:rPr>
          <w:rFonts w:ascii="Times New Roman" w:hAnsi="Times New Roman" w:cs="Times New Roman"/>
        </w:rPr>
        <w:t>Onc</w:t>
      </w:r>
      <w:r w:rsidR="003B389D" w:rsidRPr="00C9444E">
        <w:rPr>
          <w:rFonts w:ascii="Times New Roman" w:hAnsi="Times New Roman" w:cs="Times New Roman"/>
        </w:rPr>
        <w:t xml:space="preserve">e the threshold of the regulator </w:t>
      </w:r>
      <w:r w:rsidRPr="00C9444E">
        <w:rPr>
          <w:rFonts w:ascii="Times New Roman" w:hAnsi="Times New Roman" w:cs="Times New Roman"/>
        </w:rPr>
        <w:t>(X</w:t>
      </w:r>
      <w:r w:rsidRPr="00C9444E">
        <w:rPr>
          <w:rFonts w:ascii="Times New Roman" w:hAnsi="Times New Roman" w:cs="Times New Roman"/>
          <w:vertAlign w:val="subscript"/>
        </w:rPr>
        <w:t>0</w:t>
      </w:r>
      <w:r w:rsidRPr="00C9444E">
        <w:rPr>
          <w:rFonts w:ascii="Times New Roman" w:hAnsi="Times New Roman" w:cs="Times New Roman"/>
        </w:rPr>
        <w:t xml:space="preserve">) </w:t>
      </w:r>
      <w:r w:rsidR="003B389D" w:rsidRPr="00C9444E">
        <w:rPr>
          <w:rFonts w:ascii="Times New Roman" w:hAnsi="Times New Roman" w:cs="Times New Roman"/>
        </w:rPr>
        <w:t>is achieved, 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revious investigation of the core EMT network by Lu and collaborators examined sub-modules of the network and various parameter ranges.</w:t>
      </w:r>
      <w:r w:rsidR="00024146" w:rsidRPr="00C9444E">
        <w:rPr>
          <w:rFonts w:ascii="Times New Roman" w:hAnsi="Times New Roman" w:cs="Times New Roman"/>
        </w:rPr>
        <w:t xml:space="preserve"> They</w:t>
      </w:r>
      <w:r w:rsidR="00E3507E" w:rsidRPr="00C9444E">
        <w:rPr>
          <w:rFonts w:ascii="Times New Roman" w:hAnsi="Times New Roman" w:cs="Times New Roman"/>
        </w:rPr>
        <w:t xml:space="preserve"> determined the mi</w:t>
      </w:r>
      <w:r w:rsidR="00240011" w:rsidRPr="00C9444E">
        <w:rPr>
          <w:rFonts w:ascii="Times New Roman" w:hAnsi="Times New Roman" w:cs="Times New Roman"/>
        </w:rPr>
        <w:t>R</w:t>
      </w:r>
      <w:r w:rsidR="00E3507E" w:rsidRPr="00C9444E">
        <w:rPr>
          <w:rFonts w:ascii="Times New Roman" w:hAnsi="Times New Roman" w:cs="Times New Roman"/>
        </w:rPr>
        <w:t>-200/ZEB module was responsible for the tristability of the system whereas the mi</w:t>
      </w:r>
      <w:r w:rsidR="00240011" w:rsidRPr="00C9444E">
        <w:rPr>
          <w:rFonts w:ascii="Times New Roman" w:hAnsi="Times New Roman" w:cs="Times New Roman"/>
        </w:rPr>
        <w:t>R</w:t>
      </w:r>
      <w:r w:rsidR="00E3507E" w:rsidRPr="00C9444E">
        <w:rPr>
          <w:rFonts w:ascii="Times New Roman" w:hAnsi="Times New Roman" w:cs="Times New Roman"/>
        </w:rPr>
        <w:t>-34/SNAIL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3507E" w:rsidRPr="00C9444E">
        <w:rPr>
          <w:rFonts w:ascii="Times New Roman" w:hAnsi="Times New Roman" w:cs="Times New Roman"/>
        </w:rPr>
        <w:t xml:space="preserve">. </w:t>
      </w:r>
      <w:r w:rsidR="00024146" w:rsidRPr="00C9444E">
        <w:rPr>
          <w:rFonts w:ascii="Times New Roman" w:hAnsi="Times New Roman" w:cs="Times New Roman"/>
        </w:rPr>
        <w:t xml:space="preserve">Additionally, the phenotypes </w:t>
      </w:r>
      <w:r w:rsidR="00C158D8" w:rsidRPr="00C9444E">
        <w:rPr>
          <w:rFonts w:ascii="Times New Roman" w:hAnsi="Times New Roman" w:cs="Times New Roman"/>
        </w:rPr>
        <w:t>of the</w:t>
      </w:r>
      <w:r w:rsidR="00023DFE" w:rsidRPr="00C9444E">
        <w:rPr>
          <w:rFonts w:ascii="Times New Roman" w:hAnsi="Times New Roman" w:cs="Times New Roman"/>
        </w:rPr>
        <w:t xml:space="preserve"> tristable</w:t>
      </w:r>
      <w:r w:rsidR="00C158D8" w:rsidRPr="00C9444E">
        <w:rPr>
          <w:rFonts w:ascii="Times New Roman" w:hAnsi="Times New Roman" w:cs="Times New Roman"/>
        </w:rPr>
        <w:t xml:space="preserve"> EMT network</w:t>
      </w:r>
      <w:r w:rsidR="00024146" w:rsidRPr="00C9444E">
        <w:rPr>
          <w:rFonts w:ascii="Times New Roman" w:hAnsi="Times New Roman" w:cs="Times New Roman"/>
        </w:rPr>
        <w:t xml:space="preserve"> were correlated with the expression of mi</w:t>
      </w:r>
      <w:r w:rsidR="00240011" w:rsidRPr="00C9444E">
        <w:rPr>
          <w:rFonts w:ascii="Times New Roman" w:hAnsi="Times New Roman" w:cs="Times New Roman"/>
        </w:rPr>
        <w:t>R</w:t>
      </w:r>
      <w:r w:rsidR="00024146" w:rsidRPr="00C9444E">
        <w:rPr>
          <w:rFonts w:ascii="Times New Roman" w:hAnsi="Times New Roman" w:cs="Times New Roman"/>
        </w:rPr>
        <w:t>-200 and ZEB mRNA</w:t>
      </w:r>
      <w:r w:rsidR="00C158D8" w:rsidRPr="00C9444E">
        <w:rPr>
          <w:rFonts w:ascii="Times New Roman" w:hAnsi="Times New Roman" w:cs="Times New Roman"/>
        </w:rPr>
        <w:t xml:space="preserve">; epithelial (E) </w:t>
      </w:r>
      <w:r w:rsidR="00514FC2" w:rsidRPr="00C9444E">
        <w:rPr>
          <w:rFonts w:ascii="Times New Roman" w:hAnsi="Times New Roman" w:cs="Times New Roman"/>
        </w:rPr>
        <w:t xml:space="preserve">with </w:t>
      </w:r>
      <w:r w:rsidR="00C158D8" w:rsidRPr="00C9444E">
        <w:rPr>
          <w:rFonts w:ascii="Times New Roman" w:hAnsi="Times New Roman" w:cs="Times New Roman"/>
        </w:rPr>
        <w:t>high mi</w:t>
      </w:r>
      <w:r w:rsidR="00240011" w:rsidRPr="00C9444E">
        <w:rPr>
          <w:rFonts w:ascii="Times New Roman" w:hAnsi="Times New Roman" w:cs="Times New Roman"/>
        </w:rPr>
        <w:t>R-</w:t>
      </w:r>
      <w:r w:rsidR="00C158D8" w:rsidRPr="00C9444E">
        <w:rPr>
          <w:rFonts w:ascii="Times New Roman" w:hAnsi="Times New Roman" w:cs="Times New Roman"/>
        </w:rPr>
        <w:t>200/low ZEB, mesenchymal (M)</w:t>
      </w:r>
      <w:r w:rsidR="00514FC2" w:rsidRPr="00C9444E">
        <w:rPr>
          <w:rFonts w:ascii="Times New Roman" w:hAnsi="Times New Roman" w:cs="Times New Roman"/>
        </w:rPr>
        <w:t xml:space="preserve"> with</w:t>
      </w:r>
      <w:r w:rsidR="00C158D8" w:rsidRPr="00C9444E">
        <w:rPr>
          <w:rFonts w:ascii="Times New Roman" w:hAnsi="Times New Roman" w:cs="Times New Roman"/>
        </w:rPr>
        <w:t xml:space="preserve"> low mi</w:t>
      </w:r>
      <w:r w:rsidR="00240011" w:rsidRPr="00C9444E">
        <w:rPr>
          <w:rFonts w:ascii="Times New Roman" w:hAnsi="Times New Roman" w:cs="Times New Roman"/>
        </w:rPr>
        <w:t>R-</w:t>
      </w:r>
      <w:r w:rsidR="00C158D8" w:rsidRPr="00C9444E">
        <w:rPr>
          <w:rFonts w:ascii="Times New Roman" w:hAnsi="Times New Roman" w:cs="Times New Roman"/>
        </w:rPr>
        <w:t>200/high ZEB</w:t>
      </w:r>
      <w:r w:rsidR="00514FC2" w:rsidRPr="00C9444E">
        <w:rPr>
          <w:rFonts w:ascii="Times New Roman" w:hAnsi="Times New Roman" w:cs="Times New Roman"/>
        </w:rPr>
        <w:t>, and E/M with intermediate mi</w:t>
      </w:r>
      <w:r w:rsidR="00240011" w:rsidRPr="00C9444E">
        <w:rPr>
          <w:rFonts w:ascii="Times New Roman" w:hAnsi="Times New Roman" w:cs="Times New Roman"/>
        </w:rPr>
        <w:t>R</w:t>
      </w:r>
      <w:r w:rsidR="00514FC2" w:rsidRPr="00C9444E">
        <w:rPr>
          <w:rFonts w:ascii="Times New Roman" w:hAnsi="Times New Roman" w:cs="Times New Roman"/>
        </w:rPr>
        <w:t>-200/ZEB</w:t>
      </w:r>
      <w:r w:rsidR="007C2A46" w:rsidRPr="00C9444E">
        <w:rPr>
          <w:rFonts w:ascii="Times New Roman" w:hAnsi="Times New Roman" w:cs="Times New Roman"/>
        </w:rPr>
        <w:t xml:space="preserve"> (see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23B554AF"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core metabolism network  - AMPK/HIF-1/ROS, </w:t>
      </w:r>
      <w:r w:rsidR="004F4F92" w:rsidRPr="00C9444E">
        <w:rPr>
          <w:rFonts w:ascii="Times New Roman" w:hAnsi="Times New Roman" w:cs="Times New Roman"/>
        </w:rPr>
        <w:t>gave insight into mixed metabolic modes of glucose metabolism.</w:t>
      </w:r>
      <w:r w:rsidR="00765B9B" w:rsidRPr="00C9444E">
        <w:rPr>
          <w:rFonts w:ascii="Times New Roman" w:hAnsi="Times New Roman" w:cs="Times New Roman"/>
        </w:rPr>
        <w:t xml:space="preserve"> In this circuit, the regulation of the production and degradation terms are mathematically represented as shifted Hill functions.</w:t>
      </w:r>
      <w:r w:rsidR="004F4F92" w:rsidRPr="00C9444E">
        <w:rPr>
          <w:rFonts w:ascii="Times New Roman" w:hAnsi="Times New Roman" w:cs="Times New Roman"/>
        </w:rPr>
        <w:t xml:space="preserve"> </w:t>
      </w:r>
      <w:r w:rsidR="00BE005E" w:rsidRPr="00C9444E">
        <w:rPr>
          <w:rFonts w:ascii="Times New Roman" w:hAnsi="Times New Roman" w:cs="Times New Roman"/>
        </w:rPr>
        <w:t xml:space="preserve">Within the metabolic regulatory network, there is </w:t>
      </w:r>
      <w:r w:rsidR="00540378" w:rsidRPr="00C9444E">
        <w:rPr>
          <w:rFonts w:ascii="Times New Roman" w:hAnsi="Times New Roman" w:cs="Times New Roman"/>
        </w:rPr>
        <w:t xml:space="preserve">also </w:t>
      </w:r>
      <w:r w:rsidR="00BE005E" w:rsidRPr="00C9444E">
        <w:rPr>
          <w:rFonts w:ascii="Times New Roman" w:hAnsi="Times New Roman" w:cs="Times New Roman"/>
        </w:rPr>
        <w:t>competitive regulation of ROS by HIF-1</w:t>
      </w:r>
      <w:r w:rsidR="007E1951" w:rsidRPr="00C9444E">
        <w:rPr>
          <w:rFonts w:ascii="Times New Roman" w:hAnsi="Times New Roman" w:cs="Times New Roman"/>
        </w:rPr>
        <w:t xml:space="preserve"> </w:t>
      </w:r>
      <w:r w:rsidR="00BE005E" w:rsidRPr="00C9444E">
        <w:rPr>
          <w:rFonts w:ascii="Times New Roman" w:hAnsi="Times New Roman" w:cs="Times New Roman"/>
        </w:rPr>
        <w:t>and AMPK</w:t>
      </w:r>
      <w:r w:rsidR="003B409D" w:rsidRPr="00C9444E">
        <w:rPr>
          <w:rFonts w:ascii="Times New Roman" w:hAnsi="Times New Roman" w:cs="Times New Roman"/>
        </w:rPr>
        <w:t>,</w:t>
      </w:r>
      <w:r w:rsidR="00BE005E" w:rsidRPr="00C9444E">
        <w:rPr>
          <w:rFonts w:ascii="Times New Roman" w:hAnsi="Times New Roman" w:cs="Times New Roman"/>
        </w:rPr>
        <w:t xml:space="preserve"> which is modeled by a competition function similar to the shifted Hill function (details </w:t>
      </w:r>
      <w:r w:rsidR="00AE7340" w:rsidRPr="00C9444E">
        <w:rPr>
          <w:rFonts w:ascii="Times New Roman" w:hAnsi="Times New Roman" w:cs="Times New Roman"/>
        </w:rPr>
        <w:t xml:space="preserve">and functional form </w:t>
      </w:r>
      <w:r w:rsidR="00BE005E" w:rsidRPr="00C9444E">
        <w:rPr>
          <w:rFonts w:ascii="Times New Roman" w:hAnsi="Times New Roman" w:cs="Times New Roman"/>
        </w:rPr>
        <w:t>in SI section 1.</w:t>
      </w:r>
      <w:r w:rsidR="00C2452F" w:rsidRPr="00C9444E">
        <w:rPr>
          <w:rFonts w:ascii="Times New Roman" w:hAnsi="Times New Roman" w:cs="Times New Roman"/>
        </w:rPr>
        <w:t>2</w:t>
      </w:r>
      <w:r w:rsidR="00BE005E" w:rsidRPr="00C9444E">
        <w:rPr>
          <w:rFonts w:ascii="Times New Roman" w:hAnsi="Times New Roman" w:cs="Times New Roman"/>
        </w:rPr>
        <w:t>).</w:t>
      </w:r>
      <w:r w:rsidR="00B33DC3" w:rsidRPr="00C9444E">
        <w:rPr>
          <w:rFonts w:ascii="Times New Roman" w:hAnsi="Times New Roman" w:cs="Times New Roman"/>
        </w:rPr>
        <w:t xml:space="preserve"> Through this reduced circuit, Yu and collaborators were able to recover typical metabolic behavior of cancers and also identify a mixed metabolic</w:t>
      </w:r>
      <w:r w:rsidR="005823B8" w:rsidRPr="00C9444E">
        <w:rPr>
          <w:rFonts w:ascii="Times New Roman" w:hAnsi="Times New Roman" w:cs="Times New Roman"/>
        </w:rPr>
        <w:t xml:space="preserve"> (W/O)</w:t>
      </w:r>
      <w:r w:rsidR="00B33DC3" w:rsidRPr="00C9444E">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B33DC3" w:rsidRPr="00C9444E">
        <w:rPr>
          <w:rFonts w:ascii="Times New Roman" w:hAnsi="Times New Roman" w:cs="Times New Roman"/>
        </w:rPr>
        <w:t>.</w:t>
      </w:r>
      <w:r w:rsidR="008300BF" w:rsidRPr="00C9444E">
        <w:rPr>
          <w:rFonts w:ascii="Times New Roman" w:hAnsi="Times New Roman" w:cs="Times New Roman"/>
        </w:rPr>
        <w:t xml:space="preserve"> The tristable metabolic network has the metabolic phenotypes; OXPHOS (O) high AMPK/low HIF-1, aerobic glycolysis (W) low AMPK/high HIF-1, and mixed metabolism (W/O) intermediate AMPK/HIF-1</w:t>
      </w:r>
      <w:r w:rsidR="00F24FE0" w:rsidRPr="00C9444E">
        <w:rPr>
          <w:rFonts w:ascii="Times New Roman" w:hAnsi="Times New Roman" w:cs="Times New Roman"/>
        </w:rPr>
        <w:t xml:space="preserve"> (</w:t>
      </w:r>
      <w:r w:rsidR="00EC3B63" w:rsidRPr="00C9444E">
        <w:rPr>
          <w:rFonts w:ascii="Times New Roman" w:hAnsi="Times New Roman" w:cs="Times New Roman"/>
        </w:rPr>
        <w:t xml:space="preserve">see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7339894C"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To couple the core EMT and metabolic networks we identified crosstalks between our core components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AD7F58" w:rsidRPr="00C9444E">
        <w:rPr>
          <w:rFonts w:ascii="Times New Roman" w:hAnsi="Times New Roman" w:cs="Times New Roman"/>
        </w:rPr>
        <w:t>Starting with miRNA</w:t>
      </w:r>
      <w:r w:rsidR="00DE7FA5" w:rsidRPr="00C9444E">
        <w:rPr>
          <w:rFonts w:ascii="Times New Roman" w:hAnsi="Times New Roman" w:cs="Times New Roman"/>
        </w:rPr>
        <w:t>-based</w:t>
      </w:r>
      <w:r w:rsidR="00AD7F58" w:rsidRPr="00C9444E">
        <w:rPr>
          <w:rFonts w:ascii="Times New Roman" w:hAnsi="Times New Roman" w:cs="Times New Roman"/>
        </w:rPr>
        <w:t xml:space="preserve"> crosstalk</w:t>
      </w:r>
      <w:r w:rsidR="00DE7FA5" w:rsidRPr="00C9444E">
        <w:rPr>
          <w:rFonts w:ascii="Times New Roman" w:hAnsi="Times New Roman" w:cs="Times New Roman"/>
        </w:rPr>
        <w:t xml:space="preserve"> links</w:t>
      </w:r>
      <w:r w:rsidR="00AD7F58" w:rsidRPr="00C9444E">
        <w:rPr>
          <w:rFonts w:ascii="Times New Roman" w:hAnsi="Times New Roman" w:cs="Times New Roman"/>
        </w:rPr>
        <w:t xml:space="preserve">, </w:t>
      </w:r>
      <w:r w:rsidR="00DE7FA5" w:rsidRPr="00C9444E">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xml:space="preserve">  via</w:t>
      </w:r>
      <w:r w:rsidR="00AD7F58" w:rsidRPr="00C9444E">
        <w:rPr>
          <w:rFonts w:ascii="Times New Roman" w:hAnsi="Times New Roman" w:cs="Times New Roman"/>
        </w:rPr>
        <w:t xml:space="preserve"> targeting and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4C245F" w:rsidRPr="004C245F">
            <w:rPr>
              <w:rFonts w:ascii="Times New Roman" w:eastAsia="Times New Roman" w:hAnsi="Times New Roman" w:cs="Times New Roman"/>
              <w:color w:val="000000"/>
            </w:rPr>
            <w:t>[51]</w:t>
          </w:r>
        </w:sdtContent>
      </w:sdt>
      <w:r w:rsidR="00AD7F58" w:rsidRPr="00C9444E">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This increase in ROS levels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4C245F" w:rsidRPr="004C245F">
            <w:rPr>
              <w:rFonts w:ascii="Times New Roman" w:eastAsia="Times New Roman" w:hAnsi="Times New Roman" w:cs="Times New Roman"/>
              <w:color w:val="000000"/>
            </w:rPr>
            <w:t>[54]</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r w:rsidR="00AD7F58" w:rsidRPr="00C9444E">
        <w:rPr>
          <w:rFonts w:ascii="Times New Roman" w:hAnsi="Times New Roman" w:cs="Times New Roman"/>
        </w:rPr>
        <w:t xml:space="preserve">crosstalk between </w:t>
      </w:r>
      <w:r w:rsidR="005506B5" w:rsidRPr="00C9444E">
        <w:rPr>
          <w:rFonts w:ascii="Times New Roman" w:hAnsi="Times New Roman" w:cs="Times New Roman"/>
        </w:rPr>
        <w:t xml:space="preserve">HIF-1 </w:t>
      </w:r>
      <w:r w:rsidR="00AD7F58"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C245F" w:rsidRPr="004C245F">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C245F" w:rsidRPr="004C245F">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 Further</w:t>
      </w:r>
      <w:r w:rsidR="00DE7FA5" w:rsidRPr="00C9444E">
        <w:rPr>
          <w:rFonts w:ascii="Times New Roman" w:hAnsi="Times New Roman" w:cs="Times New Roman"/>
        </w:rPr>
        <w:t>more</w:t>
      </w:r>
      <w:r w:rsidR="00AD7F58" w:rsidRPr="00C9444E">
        <w:rPr>
          <w:rFonts w:ascii="Times New Roman" w:hAnsi="Times New Roman" w:cs="Times New Roman"/>
        </w:rPr>
        <w:t>, there is a negative regulatory feedback loop between mi</w:t>
      </w:r>
      <w:r w:rsidR="00240011" w:rsidRPr="00C9444E">
        <w:rPr>
          <w:rFonts w:ascii="Times New Roman" w:hAnsi="Times New Roman" w:cs="Times New Roman"/>
        </w:rPr>
        <w:t>R</w:t>
      </w:r>
      <w:r w:rsidR="00AD7F58" w:rsidRPr="00C9444E">
        <w:rPr>
          <w:rFonts w:ascii="Times New Roman" w:hAnsi="Times New Roman" w:cs="Times New Roman"/>
        </w:rPr>
        <w:t xml:space="preserve">-200b and </w:t>
      </w:r>
      <w:r w:rsidR="005506B5" w:rsidRPr="00C9444E">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The inhibition of mi</w:t>
      </w:r>
      <w:r w:rsidR="00240011" w:rsidRPr="00C9444E">
        <w:rPr>
          <w:rFonts w:ascii="Times New Roman" w:hAnsi="Times New Roman" w:cs="Times New Roman"/>
        </w:rPr>
        <w:t>R</w:t>
      </w:r>
      <w:r w:rsidR="00AD7F58" w:rsidRPr="00C9444E">
        <w:rPr>
          <w:rFonts w:ascii="Times New Roman" w:hAnsi="Times New Roman" w:cs="Times New Roman"/>
        </w:rPr>
        <w:t>-200b by</w:t>
      </w:r>
      <w:r w:rsidR="005506B5" w:rsidRPr="00C9444E">
        <w:rPr>
          <w:rFonts w:ascii="Times New Roman" w:hAnsi="Times New Roman" w:cs="Times New Roman"/>
        </w:rPr>
        <w:t xml:space="preserve"> HIF-1</w:t>
      </w:r>
      <w:r w:rsidR="00022E63" w:rsidRPr="00C9444E">
        <w:rPr>
          <w:rFonts w:ascii="Times New Roman" w:hAnsi="Times New Roman" w:cs="Times New Roman"/>
        </w:rPr>
        <w:t xml:space="preserve"> </w:t>
      </w:r>
      <w:r w:rsidR="00AD7F58" w:rsidRPr="00C9444E">
        <w:rPr>
          <w:rFonts w:ascii="Times New Roman" w:hAnsi="Times New Roman" w:cs="Times New Roman"/>
        </w:rPr>
        <w:t>is indirect</w:t>
      </w:r>
      <w:r w:rsidR="00DE7FA5" w:rsidRPr="00C9444E">
        <w:rPr>
          <w:rFonts w:ascii="Times New Roman" w:hAnsi="Times New Roman" w:cs="Times New Roman"/>
        </w:rPr>
        <w:t>, acting</w:t>
      </w:r>
      <w:r w:rsidR="00AD7F58" w:rsidRPr="00C9444E">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r w:rsidR="00006416" w:rsidRPr="00C9444E">
        <w:rPr>
          <w:rFonts w:ascii="Times New Roman" w:hAnsi="Times New Roman" w:cs="Times New Roman"/>
        </w:rPr>
        <w:t xml:space="preserve">Our coupled model </w:t>
      </w:r>
      <w:r w:rsidR="008659D6" w:rsidRPr="00C9444E">
        <w:rPr>
          <w:rFonts w:ascii="Times New Roman" w:hAnsi="Times New Roman" w:cs="Times New Roman"/>
        </w:rPr>
        <w:t>includes a</w:t>
      </w:r>
      <w:r w:rsidR="00006416" w:rsidRPr="00C9444E">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C245F" w:rsidRPr="004C245F">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The production of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r w:rsidR="00AD7F58" w:rsidRPr="00C9444E">
        <w:rPr>
          <w:rFonts w:ascii="Times New Roman" w:hAnsi="Times New Roman" w:cs="Times New Roman"/>
        </w:rPr>
        <w:t xml:space="preserve">is also </w:t>
      </w:r>
      <w:r w:rsidR="00230C9A" w:rsidRPr="00C9444E">
        <w:rPr>
          <w:rFonts w:ascii="Times New Roman" w:hAnsi="Times New Roman" w:cs="Times New Roman"/>
        </w:rPr>
        <w:t>a downstream target of</w:t>
      </w:r>
      <w:r w:rsidR="00AD7F58" w:rsidRPr="00C9444E">
        <w:rPr>
          <w:rFonts w:ascii="Times New Roman" w:hAnsi="Times New Roman" w:cs="Times New Roman"/>
        </w:rPr>
        <w:t xml:space="preserve"> AMPK</w:t>
      </w:r>
      <w:r w:rsidR="00230C9A" w:rsidRPr="00C9444E">
        <w:rPr>
          <w:rFonts w:ascii="Times New Roman" w:hAnsi="Times New Roman" w:cs="Times New Roman"/>
        </w:rPr>
        <w:t>. Once FOXO3 is activated by AMPK, it represses the production of SNAIL</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4C245F" w:rsidRPr="004C245F">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w:t>
      </w:r>
      <w:r w:rsidR="00CB3C1F" w:rsidRPr="00C9444E">
        <w:rPr>
          <w:rFonts w:ascii="Times New Roman" w:hAnsi="Times New Roman" w:cs="Times New Roman"/>
        </w:rPr>
        <w:t>Similarly, Z</w:t>
      </w:r>
      <w:r w:rsidR="00F946C7" w:rsidRPr="00C9444E">
        <w:rPr>
          <w:rFonts w:ascii="Times New Roman" w:hAnsi="Times New Roman" w:cs="Times New Roman"/>
        </w:rPr>
        <w:t>EB</w:t>
      </w:r>
      <w:r w:rsidR="00CB3C1F" w:rsidRPr="00C9444E">
        <w:rPr>
          <w:rFonts w:ascii="Times New Roman" w:hAnsi="Times New Roman" w:cs="Times New Roman"/>
        </w:rPr>
        <w:t xml:space="preserve"> is a downstream target of </w:t>
      </w:r>
      <w:r w:rsidR="00AD7F58" w:rsidRPr="00C9444E">
        <w:rPr>
          <w:rFonts w:ascii="Times New Roman" w:hAnsi="Times New Roman" w:cs="Times New Roman"/>
        </w:rPr>
        <w:t>AMPK</w:t>
      </w:r>
      <w:r w:rsidR="00CB3C1F" w:rsidRPr="00C9444E">
        <w:rPr>
          <w:rFonts w:ascii="Times New Roman" w:hAnsi="Times New Roman" w:cs="Times New Roman"/>
        </w:rPr>
        <w:t xml:space="preserve">, and ZEB production is </w:t>
      </w:r>
      <w:r w:rsidR="00C62A62" w:rsidRPr="00C9444E">
        <w:rPr>
          <w:rFonts w:ascii="Times New Roman" w:hAnsi="Times New Roman" w:cs="Times New Roman"/>
        </w:rPr>
        <w:t>inhibited</w:t>
      </w:r>
      <w:r w:rsidR="00CB3C1F" w:rsidRPr="00C9444E">
        <w:rPr>
          <w:rFonts w:ascii="Times New Roman" w:hAnsi="Times New Roman" w:cs="Times New Roman"/>
        </w:rPr>
        <w:t xml:space="preserve"> by FOXO</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C245F" w:rsidRPr="004C245F">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C245F" w:rsidRPr="004C245F">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crosstalks</w:t>
      </w:r>
      <w:r w:rsidR="00612BA3" w:rsidRPr="00C9444E">
        <w:rPr>
          <w:rFonts w:ascii="Times New Roman" w:hAnsi="Times New Roman" w:cs="Times New Roman"/>
        </w:rPr>
        <w:t xml:space="preserve"> that have been included in our modeling framework.</w:t>
      </w:r>
    </w:p>
    <w:p w14:paraId="57A74F01" w14:textId="0AA30D59"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 two core circuits</w:t>
      </w:r>
      <w:r w:rsidR="00DE7FA5" w:rsidRPr="00C9444E">
        <w:rPr>
          <w:rFonts w:ascii="Times New Roman" w:hAnsi="Times New Roman" w:cs="Times New Roman"/>
        </w:rPr>
        <w:t xml:space="preserve"> of EMT and metabolic control 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8D5F9C9" w:rsidR="00E469AE" w:rsidRPr="00C9444E" w:rsidRDefault="00723B41" w:rsidP="00C6162E">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Assume that we have chosen parameters such that both the EMT and metabolic networks are tristable. This means that when the </w:t>
      </w:r>
      <w:r w:rsidR="0003710F" w:rsidRPr="00C9444E">
        <w:rPr>
          <w:rFonts w:ascii="Times New Roman" w:hAnsi="Times New Roman" w:cs="Times New Roman"/>
        </w:rPr>
        <w:t xml:space="preserve">crosstalk links are inactive, there are 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crosstalks,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components of the networks interact and which </w:t>
      </w:r>
      <w:r w:rsidR="00407D3C" w:rsidRPr="00C9444E">
        <w:rPr>
          <w:rFonts w:ascii="Times New Roman" w:hAnsi="Times New Roman" w:cs="Times New Roman"/>
        </w:rPr>
        <w:t xml:space="preserve">EMT </w:t>
      </w:r>
      <w:r w:rsidR="00AD7F58" w:rsidRPr="00C9444E">
        <w:rPr>
          <w:rFonts w:ascii="Times New Roman" w:hAnsi="Times New Roman" w:cs="Times New Roman"/>
        </w:rPr>
        <w:t>states</w:t>
      </w:r>
      <w:r w:rsidR="00407D3C" w:rsidRPr="00C9444E">
        <w:rPr>
          <w:rFonts w:ascii="Times New Roman" w:hAnsi="Times New Roman" w:cs="Times New Roman"/>
        </w:rPr>
        <w:t xml:space="preserve"> and metabolic states</w:t>
      </w:r>
      <w:r w:rsidR="00AD7F58" w:rsidRPr="00C9444E">
        <w:rPr>
          <w:rFonts w:ascii="Times New Roman" w:hAnsi="Times New Roman" w:cs="Times New Roman"/>
        </w:rPr>
        <w:t xml:space="preserve"> </w:t>
      </w:r>
      <w:r w:rsidR="0003710F" w:rsidRPr="00C9444E">
        <w:rPr>
          <w:rFonts w:ascii="Times New Roman" w:hAnsi="Times New Roman" w:cs="Times New Roman"/>
        </w:rPr>
        <w:t>become</w:t>
      </w:r>
      <w:r w:rsidR="00AD7F58" w:rsidRPr="00C9444E">
        <w:rPr>
          <w:rFonts w:ascii="Times New Roman" w:hAnsi="Times New Roman" w:cs="Times New Roman"/>
        </w:rPr>
        <w:t xml:space="preserve"> coupled. </w:t>
      </w:r>
    </w:p>
    <w:p w14:paraId="1A925068" w14:textId="7DAF80D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Warburg state is characterized as high </w:t>
      </w:r>
      <w:r w:rsidR="005506B5" w:rsidRPr="00C9444E">
        <w:rPr>
          <w:rFonts w:ascii="Times New Roman" w:hAnsi="Times New Roman" w:cs="Times New Roman"/>
        </w:rPr>
        <w:t>HIF-1</w:t>
      </w:r>
      <w:r w:rsidRPr="00C9444E">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mRNA expression, adding the new links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AFF8C1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crosstalks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 regulation. Regulatory links ending in bars represent inhibition while the arrows represent activation links.</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core network. The system is tristable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mRNA) correspond to the phenotypes (E, M,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core network for cancer cells. The system is tristable with metastable states (high AMPK/low HIF-1, low AMPK/high HIF-1, and intermediate AMPK/HIF-1) corresponding to metabolic phenotypes (O, W,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crosstalks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therefore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7"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B3874D4" w14:textId="15C26BAB" w:rsidR="0018197D" w:rsidRPr="00C9444E" w:rsidRDefault="00334B17" w:rsidP="00FE39E9">
      <w:pPr>
        <w:pStyle w:val="BodyText"/>
        <w:spacing w:line="480" w:lineRule="auto"/>
        <w:rPr>
          <w:rFonts w:ascii="Times New Roman" w:hAnsi="Times New Roman" w:cs="Times New Roman"/>
        </w:rPr>
      </w:pPr>
      <w:commentRangeStart w:id="18"/>
      <w:commentRangeStart w:id="19"/>
      <w:r w:rsidRPr="00C9444E">
        <w:rPr>
          <w:rFonts w:ascii="Times New Roman" w:hAnsi="Times New Roman" w:cs="Times New Roman"/>
          <w:b/>
          <w:bCs/>
        </w:rPr>
        <w:t xml:space="preserve">Individual crosstalk </w:t>
      </w:r>
      <w:r w:rsidR="00717B2D" w:rsidRPr="00C9444E">
        <w:rPr>
          <w:rFonts w:ascii="Times New Roman" w:hAnsi="Times New Roman" w:cs="Times New Roman"/>
          <w:b/>
          <w:bCs/>
        </w:rPr>
        <w:t xml:space="preserve">links </w:t>
      </w:r>
      <w:r w:rsidRPr="00C9444E">
        <w:rPr>
          <w:rFonts w:ascii="Times New Roman" w:hAnsi="Times New Roman" w:cs="Times New Roman"/>
          <w:b/>
          <w:bCs/>
        </w:rPr>
        <w:t>can push the downstream circuit towards a single state</w:t>
      </w:r>
      <w:commentRangeEnd w:id="18"/>
      <w:r w:rsidRPr="00C9444E">
        <w:rPr>
          <w:rStyle w:val="CommentReference"/>
          <w:rFonts w:ascii="Times New Roman" w:hAnsi="Times New Roman" w:cs="Times New Roman"/>
        </w:rPr>
        <w:commentReference w:id="18"/>
      </w:r>
      <w:commentRangeEnd w:id="19"/>
      <w:r w:rsidR="00D420EF" w:rsidRPr="00C9444E">
        <w:rPr>
          <w:rStyle w:val="CommentReference"/>
          <w:rFonts w:ascii="Times New Roman" w:hAnsi="Times New Roman" w:cs="Times New Roman"/>
        </w:rPr>
        <w:commentReference w:id="19"/>
      </w:r>
      <w:r w:rsidR="00717B2D" w:rsidRPr="00C9444E">
        <w:rPr>
          <w:rFonts w:ascii="Times New Roman" w:hAnsi="Times New Roman" w:cs="Times New Roman"/>
          <w:b/>
          <w:bCs/>
        </w:rPr>
        <w:t xml:space="preserve">: </w:t>
      </w:r>
      <w:bookmarkEnd w:id="17"/>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caused e.g. by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 based regulatory effect</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r w:rsidR="00AD7F58"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(Fig</w:t>
      </w:r>
      <w:r w:rsidR="006165D3" w:rsidRPr="00C9444E">
        <w:rPr>
          <w:rFonts w:ascii="Times New Roman" w:hAnsi="Times New Roman" w:cs="Times New Roman"/>
        </w:rPr>
        <w:t>.</w:t>
      </w:r>
      <w:r w:rsidR="00AD7F58" w:rsidRPr="00C9444E">
        <w:rPr>
          <w:rFonts w:ascii="Times New Roman" w:hAnsi="Times New Roman" w:cs="Times New Roman"/>
        </w:rPr>
        <w:t xml:space="preserve"> 2A),</w:t>
      </w:r>
      <w:r w:rsidR="00C63366" w:rsidRPr="00C9444E">
        <w:rPr>
          <w:rFonts w:ascii="Times New Roman" w:hAnsi="Times New Roman" w:cs="Times New Roman"/>
        </w:rPr>
        <w:t xml:space="preserve"> the EMT network remains unaffected while</w:t>
      </w:r>
      <w:r w:rsidR="00AD7F58" w:rsidRPr="00C9444E">
        <w:rPr>
          <w:rFonts w:ascii="Times New Roman" w:hAnsi="Times New Roman" w:cs="Times New Roman"/>
        </w:rPr>
        <w:t xml:space="preserve"> the hybrid W/O state </w:t>
      </w:r>
      <w:r w:rsidR="00C63366" w:rsidRPr="00C9444E">
        <w:rPr>
          <w:rFonts w:ascii="Times New Roman" w:hAnsi="Times New Roman" w:cs="Times New Roman"/>
        </w:rPr>
        <w:t xml:space="preserve">and </w:t>
      </w:r>
      <w:r w:rsidR="00AD7F58" w:rsidRPr="00C9444E">
        <w:rPr>
          <w:rFonts w:ascii="Times New Roman" w:hAnsi="Times New Roman" w:cs="Times New Roman"/>
        </w:rPr>
        <w:t>the coupled E/M-W/O phenotype</w:t>
      </w:r>
      <w:r w:rsidR="00C63366" w:rsidRPr="00C9444E">
        <w:rPr>
          <w:rFonts w:ascii="Times New Roman" w:hAnsi="Times New Roman" w:cs="Times New Roman"/>
        </w:rPr>
        <w:t xml:space="preserve"> are upregulated</w:t>
      </w:r>
      <w:r w:rsidR="00AD7F58" w:rsidRPr="00C9444E">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upregulates noxROS by reducing the degredation),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then the E/M-W, and finally losing 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r w:rsidR="003E647F" w:rsidRPr="00C9444E">
        <w:rPr>
          <w:rFonts w:ascii="Times New Roman" w:hAnsi="Times New Roman" w:cs="Times New Roman"/>
        </w:rPr>
        <w:t>A</w:t>
      </w:r>
      <w:r w:rsidR="00AD7F58" w:rsidRPr="00C9444E">
        <w:rPr>
          <w:rFonts w:ascii="Times New Roman" w:hAnsi="Times New Roman" w:cs="Times New Roman"/>
        </w:rPr>
        <w:t xml:space="preserve">nalyzing the percent of initial conditions that lead to the </w:t>
      </w:r>
      <w:r w:rsidR="003E647F" w:rsidRPr="00C9444E">
        <w:rPr>
          <w:rFonts w:ascii="Times New Roman" w:hAnsi="Times New Roman" w:cs="Times New Roman"/>
        </w:rPr>
        <w:t xml:space="preserve">various </w:t>
      </w:r>
      <w:r w:rsidR="00AD7F58" w:rsidRPr="00C9444E">
        <w:rPr>
          <w:rFonts w:ascii="Times New Roman" w:hAnsi="Times New Roman" w:cs="Times New Roman"/>
        </w:rPr>
        <w:t>metabolic phenotype</w:t>
      </w:r>
      <w:r w:rsidR="003E647F" w:rsidRPr="00C9444E">
        <w:rPr>
          <w:rFonts w:ascii="Times New Roman" w:hAnsi="Times New Roman" w:cs="Times New Roman"/>
        </w:rPr>
        <w:t>s</w:t>
      </w:r>
      <w:r w:rsidR="00AD7F58" w:rsidRPr="00C9444E">
        <w:rPr>
          <w:rFonts w:ascii="Times New Roman" w:hAnsi="Times New Roman" w:cs="Times New Roman"/>
        </w:rPr>
        <w:t xml:space="preserve"> shows </w:t>
      </w:r>
      <w:r w:rsidR="00C50FAF" w:rsidRPr="00C9444E">
        <w:rPr>
          <w:rFonts w:ascii="Times New Roman" w:hAnsi="Times New Roman" w:cs="Times New Roman"/>
        </w:rPr>
        <w:t xml:space="preserve">that </w:t>
      </w:r>
      <w:r w:rsidR="00AD7F58" w:rsidRPr="00C9444E">
        <w:rPr>
          <w:rFonts w:ascii="Times New Roman" w:hAnsi="Times New Roman" w:cs="Times New Roman"/>
        </w:rPr>
        <w:t>the lost coupled states associated with the W</w:t>
      </w:r>
      <w:r w:rsidR="00995AED" w:rsidRPr="00C9444E">
        <w:rPr>
          <w:rFonts w:ascii="Times New Roman" w:hAnsi="Times New Roman" w:cs="Times New Roman"/>
        </w:rPr>
        <w:t xml:space="preserve">arburg phenotype </w:t>
      </w:r>
      <w:r w:rsidR="00AD7F58" w:rsidRPr="00C9444E">
        <w:rPr>
          <w:rFonts w:ascii="Times New Roman" w:hAnsi="Times New Roman" w:cs="Times New Roman"/>
        </w:rPr>
        <w:t>are pushed towards the W/O phenotype</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O</w:t>
      </w:r>
      <w:r w:rsidR="00995AED" w:rsidRPr="00C9444E">
        <w:rPr>
          <w:rFonts w:ascii="Times New Roman" w:hAnsi="Times New Roman" w:cs="Times New Roman"/>
        </w:rPr>
        <w:t>XPHOS 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p>
    <w:p w14:paraId="1EED8C84" w14:textId="369C02E3" w:rsidR="00320BCE" w:rsidRPr="00C9444E" w:rsidRDefault="00AD7F58" w:rsidP="00C370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there is no </w:t>
      </w:r>
      <w:r w:rsidR="003E647F" w:rsidRPr="00C9444E">
        <w:rPr>
          <w:rFonts w:ascii="Times New Roman" w:hAnsi="Times New Roman" w:cs="Times New Roman"/>
        </w:rPr>
        <w:t>feedback to</w:t>
      </w:r>
      <w:r w:rsidRPr="00C9444E">
        <w:rPr>
          <w:rFonts w:ascii="Times New Roman" w:hAnsi="Times New Roman" w:cs="Times New Roman"/>
        </w:rPr>
        <w:t xml:space="preserve"> the EMT network, the </w:t>
      </w:r>
      <w:r w:rsidR="003E647F" w:rsidRPr="00C9444E">
        <w:rPr>
          <w:rFonts w:ascii="Times New Roman" w:hAnsi="Times New Roman" w:cs="Times New Roman"/>
        </w:rPr>
        <w:t>percentage</w:t>
      </w:r>
      <w:r w:rsidRPr="00C9444E">
        <w:rPr>
          <w:rFonts w:ascii="Times New Roman" w:hAnsi="Times New Roman" w:cs="Times New Roman"/>
        </w:rPr>
        <w:t xml:space="preserve"> of E, E/M, and M states are constant</w:t>
      </w:r>
      <w:r w:rsidR="00E601DC" w:rsidRPr="00C9444E">
        <w:rPr>
          <w:rFonts w:ascii="Times New Roman" w:hAnsi="Times New Roman" w:cs="Times New Roman"/>
        </w:rPr>
        <w:t>;</w:t>
      </w:r>
      <w:r w:rsidRPr="00C9444E">
        <w:rPr>
          <w:rFonts w:ascii="Times New Roman" w:hAnsi="Times New Roman" w:cs="Times New Roman"/>
        </w:rPr>
        <w:t xml:space="preserve"> </w:t>
      </w:r>
      <w:r w:rsidR="00E601DC" w:rsidRPr="00C9444E">
        <w:rPr>
          <w:rFonts w:ascii="Times New Roman" w:hAnsi="Times New Roman" w:cs="Times New Roman"/>
        </w:rPr>
        <w:t>however,</w:t>
      </w:r>
      <w:r w:rsidRPr="00C9444E">
        <w:rPr>
          <w:rFonts w:ascii="Times New Roman" w:hAnsi="Times New Roman" w:cs="Times New Roman"/>
        </w:rPr>
        <w:t xml:space="preserve"> the E/M state </w:t>
      </w:r>
      <w:r w:rsidR="003E647F" w:rsidRPr="00C9444E">
        <w:rPr>
          <w:rFonts w:ascii="Times New Roman" w:hAnsi="Times New Roman" w:cs="Times New Roman"/>
        </w:rPr>
        <w:t>becomes</w:t>
      </w:r>
      <w:r w:rsidRPr="00C9444E">
        <w:rPr>
          <w:rFonts w:ascii="Times New Roman" w:hAnsi="Times New Roman" w:cs="Times New Roman"/>
        </w:rPr>
        <w:t xml:space="preserve"> more likely to be associated with the hybrid W/O metabolic phenotype (Fig</w:t>
      </w:r>
      <w:r w:rsidR="006165D3" w:rsidRPr="00C9444E">
        <w:rPr>
          <w:rFonts w:ascii="Times New Roman" w:hAnsi="Times New Roman" w:cs="Times New Roman"/>
        </w:rPr>
        <w:t>.</w:t>
      </w:r>
      <w:r w:rsidRPr="00C9444E">
        <w:rPr>
          <w:rFonts w:ascii="Times New Roman" w:hAnsi="Times New Roman" w:cs="Times New Roman"/>
        </w:rPr>
        <w:t xml:space="preserve"> 2D). Analyzing the states coupled with the Warburg phenotype, however, shows the mesenchymal phenotype (M-W) persists longer</w:t>
      </w:r>
      <w:r w:rsidR="002A0424" w:rsidRPr="00C9444E">
        <w:rPr>
          <w:rFonts w:ascii="Times New Roman" w:hAnsi="Times New Roman" w:cs="Times New Roman"/>
        </w:rPr>
        <w:t xml:space="preserve"> 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emerge via the </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Additionally,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upregulation of the E/M-W/O phenotype. Further, activation of mtROS results in a downregulation of the OXPHOS metabolic phenotype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Warburg phenotype.</w:t>
      </w:r>
      <w:r w:rsidR="00334B17" w:rsidRPr="00C9444E">
        <w:rPr>
          <w:rFonts w:ascii="Times New Roman" w:hAnsi="Times New Roman" w:cs="Times New Roman"/>
        </w:rPr>
        <w:t xml:space="preserve"> Together, these results suggest ROS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factor in enabling metabolic plasticity as part of</w:t>
      </w:r>
      <w:r w:rsidR="00334B17" w:rsidRPr="00C9444E">
        <w:rPr>
          <w:rFonts w:ascii="Times New Roman" w:hAnsi="Times New Roman" w:cs="Times New Roman"/>
        </w:rPr>
        <w:t xml:space="preserve"> tumor progression, and mtROS may play a stronger role than noxROS.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1BB4280"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noxROS upregulated by 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results in upregulated W/O phenotype and </w:t>
      </w:r>
      <w:r w:rsidR="004C4B1E" w:rsidRPr="00C9444E">
        <w:rPr>
          <w:rFonts w:ascii="Times New Roman" w:hAnsi="Times New Roman" w:cs="Times New Roman"/>
          <w:b/>
          <w:bCs/>
          <w:iCs/>
        </w:rPr>
        <w:t xml:space="preserve">is </w:t>
      </w:r>
      <w:r w:rsidRPr="00C9444E">
        <w:rPr>
          <w:rFonts w:ascii="Times New Roman" w:hAnsi="Times New Roman" w:cs="Times New Roman"/>
          <w:b/>
          <w:bCs/>
          <w:iCs/>
        </w:rPr>
        <w:t>associated with upregulated E/M-W/O phenotype.</w:t>
      </w:r>
      <w:r w:rsidR="000425D8" w:rsidRPr="00C9444E">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sidRPr="00C9444E">
        <w:rPr>
          <w:rFonts w:ascii="Times New Roman" w:hAnsi="Times New Roman" w:cs="Times New Roman"/>
          <w:iCs/>
        </w:rPr>
        <w:t xml:space="preserve"> The EMT network is unchanged but the coupling of metabolic phenotypes to the EMT steady states changes</w:t>
      </w:r>
      <w:r w:rsidR="00E67CED" w:rsidRPr="00C9444E">
        <w:rPr>
          <w:rFonts w:ascii="Times New Roman" w:hAnsi="Times New Roman" w:cs="Times New Roman"/>
          <w:iCs/>
        </w:rPr>
        <w:t xml:space="preserve">, and the E/M-W/O phenotype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Pr>
          <w:rFonts w:ascii="Times New Roman" w:hAnsi="Times New Roman" w:cs="Times New Roman"/>
          <w:iCs/>
        </w:rPr>
        <w:t>R-</w:t>
      </w:r>
      <w:r w:rsidRPr="00C9444E">
        <w:rPr>
          <w:rFonts w:ascii="Times New Roman" w:hAnsi="Times New Roman" w:cs="Times New Roman"/>
          <w:iCs/>
        </w:rPr>
        <w:t xml:space="preserve">34. The W/O phenotype (blue) is upregulated, Warburg (green) phenotype is downregulated, and OXPHOS (black) is unchanged.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4B36B84" w14:textId="53AFD81B" w:rsidR="00E469AE" w:rsidRPr="00C9444E" w:rsidRDefault="00E3446C" w:rsidP="007776FA">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miRNA regulation</w:t>
      </w:r>
      <w:r w:rsidR="009F3C1E" w:rsidRPr="00C9444E">
        <w:rPr>
          <w:rFonts w:ascii="Times New Roman" w:hAnsi="Times New Roman" w:cs="Times New Roman"/>
        </w:rPr>
        <w:t xml:space="preserve"> is mathematically represented as three function</w:t>
      </w:r>
      <w:r w:rsidR="00096AEC" w:rsidRPr="00C9444E">
        <w:rPr>
          <w:rFonts w:ascii="Times New Roman" w:hAnsi="Times New Roman" w:cs="Times New Roman"/>
        </w:rPr>
        <w:t>s</w:t>
      </w:r>
      <w:r w:rsidR="009F3C1E" w:rsidRPr="00C9444E">
        <w:rPr>
          <w:rFonts w:ascii="Times New Roman" w:hAnsi="Times New Roman" w:cs="Times New Roman"/>
        </w:rPr>
        <w:t xml:space="preserve"> (Y</w:t>
      </w:r>
      <w:r w:rsidR="009F3C1E" w:rsidRPr="00C9444E">
        <w:rPr>
          <w:rFonts w:ascii="Times New Roman" w:hAnsi="Times New Roman" w:cs="Times New Roman"/>
          <w:vertAlign w:val="subscript"/>
        </w:rPr>
        <w:t>m</w:t>
      </w:r>
      <w:r w:rsidR="009F3C1E" w:rsidRPr="00C9444E">
        <w:rPr>
          <w:rFonts w:ascii="Times New Roman" w:hAnsi="Times New Roman" w:cs="Times New Roman"/>
        </w:rPr>
        <w:t>, Y</w:t>
      </w:r>
      <w:r w:rsidR="009F3C1E" w:rsidRPr="00C9444E">
        <w:rPr>
          <w:rFonts w:ascii="Times New Roman" w:hAnsi="Times New Roman" w:cs="Times New Roman"/>
          <w:vertAlign w:val="subscript"/>
        </w:rPr>
        <w:t>u</w:t>
      </w:r>
      <w:r w:rsidR="009F3C1E" w:rsidRPr="00C9444E">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and the production of HIF-1.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r w:rsidR="00022F97" w:rsidRPr="00C9444E">
        <w:rPr>
          <w:rFonts w:ascii="Times New Roman" w:hAnsi="Times New Roman" w:cs="Times New Roman"/>
        </w:rPr>
        <w:t>clearly modulated</w:t>
      </w:r>
      <w:r w:rsidR="00A34A86" w:rsidRPr="00C9444E">
        <w:rPr>
          <w:rFonts w:ascii="Times New Roman" w:hAnsi="Times New Roman" w:cs="Times New Roman"/>
        </w:rPr>
        <w:t xml:space="preserve">, the upstream EMT network is also affected via </w:t>
      </w:r>
      <w:r w:rsidR="005F6EC5" w:rsidRPr="00C9444E">
        <w:rPr>
          <w:rFonts w:ascii="Times New Roman" w:hAnsi="Times New Roman" w:cs="Times New Roman"/>
        </w:rPr>
        <w:t xml:space="preserve">enhanced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4FE0" w:rsidRPr="00C9444E">
        <w:rPr>
          <w:rFonts w:ascii="Times New Roman" w:eastAsiaTheme="minorEastAsia" w:hAnsi="Times New Roman" w:cs="Times New Roman"/>
        </w:rPr>
        <w:t xml:space="preserve"> </w:t>
      </w:r>
      <w:r w:rsidR="00A34A86" w:rsidRPr="00C9444E">
        <w:rPr>
          <w:rFonts w:ascii="Times New Roman" w:hAnsi="Times New Roman" w:cs="Times New Roman"/>
        </w:rPr>
        <w:t>degradation</w:t>
      </w:r>
      <m:oMath>
        <m:r>
          <w:rPr>
            <w:rFonts w:ascii="Cambria Math" w:hAnsi="Cambria Math" w:cs="Times New Roman"/>
          </w:rPr>
          <m:t xml:space="preserve">. </m:t>
        </m:r>
      </m:oMath>
      <w:r w:rsidR="00096AEC" w:rsidRPr="00C9444E">
        <w:rPr>
          <w:rFonts w:ascii="Times New Roman" w:hAnsi="Times New Roman" w:cs="Times New Roman"/>
        </w:rPr>
        <w:t>T</w:t>
      </w:r>
      <w:r w:rsidR="008D1ABC" w:rsidRPr="00C9444E">
        <w:rPr>
          <w:rFonts w:ascii="Times New Roman" w:hAnsi="Times New Roman" w:cs="Times New Roman"/>
        </w:rPr>
        <w:t xml:space="preserve">hese </w:t>
      </w:r>
      <w:r w:rsidR="00096AEC" w:rsidRPr="00C9444E">
        <w:rPr>
          <w:rFonts w:ascii="Times New Roman" w:hAnsi="Times New Roman" w:cs="Times New Roman"/>
        </w:rPr>
        <w:t xml:space="preserve">mathematical </w:t>
      </w:r>
      <w:r w:rsidR="008D1ABC" w:rsidRPr="00C9444E">
        <w:rPr>
          <w:rFonts w:ascii="Times New Roman" w:hAnsi="Times New Roman" w:cs="Times New Roman"/>
        </w:rPr>
        <w:t xml:space="preserve">functions </w:t>
      </w:r>
      <w:r w:rsidR="00096AEC" w:rsidRPr="00C9444E">
        <w:rPr>
          <w:rFonts w:ascii="Times New Roman" w:hAnsi="Times New Roman" w:cs="Times New Roman"/>
        </w:rPr>
        <w:t>depend on</w:t>
      </w:r>
      <w:r w:rsidR="008D1ABC" w:rsidRPr="00C9444E">
        <w:rPr>
          <w:rFonts w:ascii="Times New Roman" w:hAnsi="Times New Roman" w:cs="Times New Roman"/>
        </w:rPr>
        <w:t xml:space="preserve"> multiple parameters</w:t>
      </w:r>
      <w:r w:rsidRPr="00C9444E">
        <w:rPr>
          <w:rFonts w:ascii="Times New Roman" w:hAnsi="Times New Roman" w:cs="Times New Roman"/>
        </w:rPr>
        <w:t>;</w:t>
      </w:r>
      <w:r w:rsidR="008D1ABC" w:rsidRPr="00C9444E">
        <w:rPr>
          <w:rFonts w:ascii="Times New Roman" w:hAnsi="Times New Roman" w:cs="Times New Roman"/>
        </w:rPr>
        <w:t xml:space="preserve"> therefore, we </w:t>
      </w:r>
      <w:r w:rsidR="00096AEC" w:rsidRPr="00C9444E">
        <w:rPr>
          <w:rFonts w:ascii="Times New Roman" w:hAnsi="Times New Roman" w:cs="Times New Roman"/>
        </w:rPr>
        <w:t>have defined</w:t>
      </w:r>
      <w:r w:rsidR="008D1ABC" w:rsidRPr="00C9444E">
        <w:rPr>
          <w:rFonts w:ascii="Times New Roman" w:hAnsi="Times New Roman" w:cs="Times New Roman"/>
        </w:rPr>
        <w:t xml:space="preserve"> a </w:t>
      </w:r>
      <w:r w:rsidRPr="00C9444E">
        <w:rPr>
          <w:rFonts w:ascii="Times New Roman" w:hAnsi="Times New Roman" w:cs="Times New Roman"/>
        </w:rPr>
        <w:t xml:space="preserve">simplified </w:t>
      </w:r>
      <w:r w:rsidR="008D1ABC" w:rsidRPr="00C9444E">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 xml:space="preserve">) that groups subsets </w:t>
      </w:r>
      <w:r w:rsidR="00B22835" w:rsidRPr="00C9444E">
        <w:rPr>
          <w:rFonts w:ascii="Times New Roman" w:hAnsi="Times New Roman" w:cs="Times New Roman"/>
        </w:rPr>
        <w:t xml:space="preserve">of the results based on the parameters and </w:t>
      </w:r>
      <w:r w:rsidRPr="00C9444E">
        <w:rPr>
          <w:rFonts w:ascii="Times New Roman" w:hAnsi="Times New Roman" w:cs="Times New Roman"/>
        </w:rPr>
        <w:t xml:space="preserve">the </w:t>
      </w:r>
      <w:r w:rsidR="00B22835" w:rsidRPr="00C9444E">
        <w:rPr>
          <w:rFonts w:ascii="Times New Roman" w:hAnsi="Times New Roman" w:cs="Times New Roman"/>
        </w:rPr>
        <w:t>value of</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fairly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 the silencing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mixed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 </w:t>
      </w:r>
      <w:r w:rsidR="005F6EC5" w:rsidRPr="00C9444E">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diminishes and the EMT system loses the mesenchymal state.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destabilize the E/M-W/O phenotype.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2817159D"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Both the EMT and metabolic networks are affected by the miRNA regulation of HIF-1, and the E/M-W/O phenotype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mesenchymal phenotypes are accessible (M-W, M-O, and M-W/O). Then as silencing increases the mixed 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774D6AB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hybrid E/M-W/O,</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upregulates mtROS (Fig. S16). These results suggest the type of ROS present can affect the existence of the E/M-W/O state.</w:t>
      </w:r>
    </w:p>
    <w:p w14:paraId="5F946948" w14:textId="32497EB6"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 hybrid E/M-W/O state is stabilized if mtROS is upregulated, but noxROS upregulation has minimal effect on the hybrid E/M-W/O state. Strikingly, if all three miRNA crosstalks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F450A2" w:rsidRPr="00C9444E">
        <w:rPr>
          <w:rFonts w:ascii="Times New Roman" w:hAnsi="Times New Roman" w:cs="Times New Roman"/>
        </w:rPr>
        <w:t xml:space="preserve">links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may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64CF9387"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miRNA of the EMT regulatory network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 crosstalks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 when only 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xml:space="preserve">). The E/M-W/O state exists when mtROS is upregulated.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07CA0477"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driven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mesenchymal state. Further, both the epithelial and hybrid E/M states are most associated with the OXPHOS metabolic state </w:t>
      </w:r>
      <w:r w:rsidRPr="00C9444E">
        <w:rPr>
          <w:rFonts w:ascii="Times New Roman" w:hAnsi="Times New Roman" w:cs="Times New Roman"/>
        </w:rPr>
        <w:t xml:space="preserve">(with smaller HIF-1) </w:t>
      </w:r>
      <w:r w:rsidR="001D5E10" w:rsidRPr="00C9444E">
        <w:rPr>
          <w:rFonts w:ascii="Times New Roman" w:hAnsi="Times New Roman" w:cs="Times New Roman"/>
        </w:rPr>
        <w:t>while the mesenchymal state is initially associated with the Warburg state.</w:t>
      </w:r>
      <w:ins w:id="20" w:author="Levine, Herbert" w:date="2022-05-15T07:42:00Z">
        <w:r w:rsidR="0037548D" w:rsidRPr="00C9444E">
          <w:rPr>
            <w:rFonts w:ascii="Times New Roman" w:hAnsi="Times New Roman" w:cs="Times New Roman"/>
          </w:rPr>
          <w:t xml:space="preserve"> </w:t>
        </w:r>
      </w:ins>
      <w:ins w:id="21" w:author="Madeline Galbraith" w:date="2022-05-18T12:36:00Z">
        <w:r w:rsidR="00242348" w:rsidRPr="00C9444E">
          <w:rPr>
            <w:rFonts w:ascii="Times New Roman" w:hAnsi="Times New Roman" w:cs="Times New Roman"/>
          </w:rPr>
          <w:t>The correlation between the epithelial-OXPHOS and mesenchymal-Warburg states</w:t>
        </w:r>
      </w:ins>
      <w:ins w:id="22" w:author="Levine, Herbert" w:date="2022-05-15T07:42:00Z">
        <w:del w:id="23" w:author="Madeline Galbraith" w:date="2022-05-18T12:37:00Z">
          <w:r w:rsidR="0037548D" w:rsidRPr="00C9444E" w:rsidDel="00242348">
            <w:rPr>
              <w:rFonts w:ascii="Times New Roman" w:hAnsi="Times New Roman" w:cs="Times New Roman"/>
            </w:rPr>
            <w:delText>This is a typical correl</w:delText>
          </w:r>
        </w:del>
      </w:ins>
      <w:ins w:id="24" w:author="Levine, Herbert" w:date="2022-05-15T07:44:00Z">
        <w:del w:id="25" w:author="Madeline Galbraith" w:date="2022-05-18T12:37:00Z">
          <w:r w:rsidR="0037548D" w:rsidRPr="00C9444E" w:rsidDel="00242348">
            <w:rPr>
              <w:rFonts w:ascii="Times New Roman" w:hAnsi="Times New Roman" w:cs="Times New Roman"/>
            </w:rPr>
            <w:delText>a</w:delText>
          </w:r>
        </w:del>
      </w:ins>
      <w:ins w:id="26" w:author="Levine, Herbert" w:date="2022-05-15T07:42:00Z">
        <w:del w:id="27" w:author="Madeline Galbraith" w:date="2022-05-18T12:37:00Z">
          <w:r w:rsidR="0037548D" w:rsidRPr="00C9444E" w:rsidDel="00242348">
            <w:rPr>
              <w:rFonts w:ascii="Times New Roman" w:hAnsi="Times New Roman" w:cs="Times New Roman"/>
            </w:rPr>
            <w:delText>tion</w:delText>
          </w:r>
        </w:del>
      </w:ins>
      <w:ins w:id="28" w:author="Madeline Galbraith" w:date="2022-05-24T13:09:00Z">
        <w:r w:rsidR="00AD312B">
          <w:rPr>
            <w:rFonts w:ascii="Times New Roman" w:hAnsi="Times New Roman" w:cs="Times New Roman"/>
          </w:rPr>
          <w:t xml:space="preserve"> </w:t>
        </w:r>
      </w:ins>
      <w:ins w:id="29"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w:t>
      </w:r>
      <w:commentRangeStart w:id="30"/>
      <w:r w:rsidR="0037548D" w:rsidRPr="00C9444E">
        <w:rPr>
          <w:rFonts w:ascii="Times New Roman" w:hAnsi="Times New Roman" w:cs="Times New Roman"/>
        </w:rPr>
        <w:t>literature</w:t>
      </w:r>
      <w:commentRangeEnd w:id="30"/>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37548D" w:rsidRPr="00C9444E">
        <w:rPr>
          <w:rStyle w:val="CommentReference"/>
          <w:rFonts w:ascii="Times New Roman" w:hAnsi="Times New Roman" w:cs="Times New Roman"/>
        </w:rPr>
        <w:commentReference w:id="30"/>
      </w:r>
      <w:r w:rsidR="00F672F0" w:rsidRPr="00C9444E">
        <w:rPr>
          <w:rFonts w:ascii="Times New Roman" w:hAnsi="Times New Roman" w:cs="Times New Roman"/>
        </w:rPr>
        <w:t xml:space="preserve"> Similarly, modulating the </w:t>
      </w:r>
      <w:r w:rsidR="00A079C9" w:rsidRPr="00C9444E">
        <w:rPr>
          <w:rFonts w:ascii="Times New Roman" w:hAnsi="Times New Roman" w:cs="Times New Roman"/>
        </w:rPr>
        <w:t xml:space="preserve">external </w:t>
      </w:r>
      <w:r w:rsidR="009E4133" w:rsidRPr="00C9444E">
        <w:rPr>
          <w:rFonts w:ascii="Times New Roman" w:hAnsi="Times New Roman" w:cs="Times New Roman"/>
        </w:rPr>
        <w:t>i</w:t>
      </w:r>
      <w:r w:rsidR="00F672F0" w:rsidRPr="00C9444E">
        <w:rPr>
          <w:rFonts w:ascii="Times New Roman" w:hAnsi="Times New Roman" w:cs="Times New Roman"/>
        </w:rPr>
        <w:t>nput to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can alter the presence of the E/M state and increasing th</w:t>
      </w:r>
      <w:r w:rsidR="00A079C9" w:rsidRPr="00C9444E">
        <w:rPr>
          <w:rFonts w:ascii="Times New Roman" w:hAnsi="Times New Roman" w:cs="Times New Roman"/>
        </w:rPr>
        <w:t>is</w:t>
      </w:r>
      <w:r w:rsidR="00F672F0" w:rsidRPr="00C9444E">
        <w:rPr>
          <w:rFonts w:ascii="Times New Roman" w:hAnsi="Times New Roman" w:cs="Times New Roman"/>
        </w:rPr>
        <w:t xml:space="preserve"> </w:t>
      </w:r>
      <w:r w:rsidR="009E4133" w:rsidRPr="00C9444E">
        <w:rPr>
          <w:rFonts w:ascii="Times New Roman" w:hAnsi="Times New Roman" w:cs="Times New Roman"/>
        </w:rPr>
        <w:t>i</w:t>
      </w:r>
      <w:r w:rsidR="00F672F0" w:rsidRPr="00C9444E">
        <w:rPr>
          <w:rFonts w:ascii="Times New Roman" w:hAnsi="Times New Roman" w:cs="Times New Roman"/>
        </w:rPr>
        <w:t>nput pushes the system towards mesenchymal (see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epithelial phenotype and suppresses the E/M state before </w:t>
      </w:r>
      <w:r w:rsidR="007F0C22" w:rsidRPr="00C9444E">
        <w:rPr>
          <w:rFonts w:ascii="Times New Roman" w:hAnsi="Times New Roman" w:cs="Times New Roman"/>
        </w:rPr>
        <w:t xml:space="preserve">suppressing </w:t>
      </w:r>
      <w:r w:rsidR="00851F04" w:rsidRPr="00C9444E">
        <w:rPr>
          <w:rFonts w:ascii="Times New Roman" w:hAnsi="Times New Roman" w:cs="Times New Roman"/>
        </w:rPr>
        <w:t xml:space="preserve">the mesenchymal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 corresponding 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is associated with the Warburg state</w:t>
      </w:r>
      <w:r w:rsidR="00A218E9" w:rsidRPr="00C9444E">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 a relatively flexible metabolism</w:t>
      </w:r>
      <w:r w:rsidR="00A218E9" w:rsidRPr="00C9444E">
        <w:rPr>
          <w:rFonts w:ascii="Times New Roman" w:hAnsi="Times New Roman" w:cs="Times New Roman"/>
        </w:rPr>
        <w:t xml:space="preserve">. </w:t>
      </w:r>
    </w:p>
    <w:p w14:paraId="4ED7FB30" w14:textId="6F53722E" w:rsidR="00A5060C" w:rsidRPr="00C9444E" w:rsidRDefault="00A5060C" w:rsidP="006735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sets of coupled phenotypes present can be compared between </w:t>
      </w:r>
      <w:r w:rsidR="007F0C22" w:rsidRPr="00C9444E">
        <w:rPr>
          <w:rFonts w:ascii="Times New Roman" w:hAnsi="Times New Roman" w:cs="Times New Roman"/>
        </w:rPr>
        <w:t xml:space="preserve">models with </w:t>
      </w:r>
      <w:r w:rsidRPr="00C9444E">
        <w:rPr>
          <w:rFonts w:ascii="Times New Roman" w:hAnsi="Times New Roman" w:cs="Times New Roman"/>
        </w:rPr>
        <w:t xml:space="preserve">different </w:t>
      </w:r>
      <w:r w:rsidR="007F0C22" w:rsidRPr="00C9444E">
        <w:rPr>
          <w:rFonts w:ascii="Times New Roman" w:hAnsi="Times New Roman" w:cs="Times New Roman"/>
        </w:rPr>
        <w:t xml:space="preserve">active </w:t>
      </w:r>
      <w:r w:rsidRPr="00C9444E">
        <w:rPr>
          <w:rFonts w:ascii="Times New Roman" w:hAnsi="Times New Roman" w:cs="Times New Roman"/>
        </w:rPr>
        <w:t>crosstalk</w:t>
      </w:r>
      <w:r w:rsidR="007F0C22" w:rsidRPr="00C9444E">
        <w:rPr>
          <w:rFonts w:ascii="Times New Roman" w:hAnsi="Times New Roman" w:cs="Times New Roman"/>
        </w:rPr>
        <w:t xml:space="preserve"> links,</w:t>
      </w:r>
      <w:r w:rsidRPr="00C9444E">
        <w:rPr>
          <w:rFonts w:ascii="Times New Roman" w:hAnsi="Times New Roman" w:cs="Times New Roman"/>
        </w:rPr>
        <w:t xml:space="preserve"> as the regulation is increased.</w:t>
      </w:r>
      <w:r w:rsidR="00633A28" w:rsidRPr="00C9444E">
        <w:rPr>
          <w:rFonts w:ascii="Times New Roman" w:hAnsi="Times New Roman" w:cs="Times New Roman"/>
        </w:rPr>
        <w:t xml:space="preserve"> Comparing noxROS and mtROS upregulation, the E-W and E/M-W coupled states are the first suppressed. Additionally, both crosstalks upregulate the </w:t>
      </w:r>
      <w:r w:rsidR="00C91143" w:rsidRPr="00C9444E">
        <w:rPr>
          <w:rFonts w:ascii="Times New Roman" w:hAnsi="Times New Roman" w:cs="Times New Roman"/>
        </w:rPr>
        <w:t>E/M-</w:t>
      </w:r>
      <w:r w:rsidR="00633A28" w:rsidRPr="00C9444E">
        <w:rPr>
          <w:rFonts w:ascii="Times New Roman" w:hAnsi="Times New Roman" w:cs="Times New Roman"/>
        </w:rPr>
        <w:t>W/O state</w:t>
      </w:r>
      <w:r w:rsidR="00655AC8" w:rsidRPr="00C9444E">
        <w:rPr>
          <w:rFonts w:ascii="Times New Roman" w:hAnsi="Times New Roman" w:cs="Times New Roman"/>
        </w:rPr>
        <w:t xml:space="preserve">, although when mtROS is upregulated only the </w:t>
      </w:r>
      <w:r w:rsidR="0073377B" w:rsidRPr="00C9444E">
        <w:rPr>
          <w:rFonts w:ascii="Times New Roman" w:hAnsi="Times New Roman" w:cs="Times New Roman"/>
        </w:rPr>
        <w:t>mesenchymal</w:t>
      </w:r>
      <w:r w:rsidR="00655AC8" w:rsidRPr="00C9444E">
        <w:rPr>
          <w:rFonts w:ascii="Times New Roman" w:hAnsi="Times New Roman" w:cs="Times New Roman"/>
        </w:rPr>
        <w:t xml:space="preserve"> phenotype is coupled with OXPHOS metabolism</w:t>
      </w:r>
      <w:r w:rsidR="00633A28" w:rsidRPr="00C9444E">
        <w:rPr>
          <w:rFonts w:ascii="Times New Roman" w:hAnsi="Times New Roman" w:cs="Times New Roman"/>
        </w:rPr>
        <w:t>.</w:t>
      </w:r>
      <w:r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Lastly, the AMPK driven crosstalks are 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has slightly different phases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crosstalk</w:t>
      </w:r>
      <w:r w:rsidR="001A122D" w:rsidRPr="00C9444E">
        <w:rPr>
          <w:rFonts w:ascii="Times New Roman" w:hAnsi="Times New Roman" w:cs="Times New Roman"/>
        </w:rPr>
        <w:t xml:space="preserve"> effects</w:t>
      </w:r>
      <w:r w:rsidR="00D060C8" w:rsidRPr="00C9444E">
        <w:rPr>
          <w:rFonts w:ascii="Times New Roman" w:hAnsi="Times New Roman" w:cs="Times New Roman"/>
        </w:rPr>
        <w:t xml:space="preserve"> suggests </w:t>
      </w:r>
      <w:r w:rsidR="00CE2E70" w:rsidRPr="00C9444E">
        <w:rPr>
          <w:rFonts w:ascii="Times New Roman" w:hAnsi="Times New Roman" w:cs="Times New Roman"/>
        </w:rPr>
        <w:t xml:space="preserve">a degree of consistency </w:t>
      </w:r>
      <w:r w:rsidR="00CB0229" w:rsidRPr="00C9444E">
        <w:rPr>
          <w:rFonts w:ascii="Times New Roman" w:hAnsi="Times New Roman" w:cs="Times New Roman"/>
        </w:rPr>
        <w:t xml:space="preserve">between the different ways that </w:t>
      </w:r>
      <w:r w:rsidR="00D060C8" w:rsidRPr="00C9444E">
        <w:rPr>
          <w:rFonts w:ascii="Times New Roman" w:hAnsi="Times New Roman" w:cs="Times New Roman"/>
        </w:rPr>
        <w:t xml:space="preserve"> EMT </w:t>
      </w:r>
      <w:r w:rsidR="00CB0229" w:rsidRPr="00C9444E">
        <w:rPr>
          <w:rFonts w:ascii="Times New Roman" w:hAnsi="Times New Roman" w:cs="Times New Roman"/>
        </w:rPr>
        <w:t xml:space="preserve">can </w:t>
      </w:r>
      <w:r w:rsidR="00D060C8" w:rsidRPr="00C9444E">
        <w:rPr>
          <w:rFonts w:ascii="Times New Roman" w:hAnsi="Times New Roman" w:cs="Times New Roman"/>
        </w:rPr>
        <w:t xml:space="preserve">drive metabolic reprogramming, or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31"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23999FA"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metabolic driving of EMT. </w:t>
      </w:r>
      <w:r w:rsidR="007B5872" w:rsidRPr="00C9444E">
        <w:rPr>
          <w:rFonts w:ascii="Times New Roman" w:hAnsi="Times New Roman" w:cs="Times New Roman"/>
          <w:i w:val="0"/>
          <w:iCs/>
        </w:rPr>
        <w:t>HIF-1 controlled crosstalks drive the EMT circuit towards the mesenchymal state, while AMPK controlled crosstalks drive the EMT network towards the epithelial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 can stabilize the E/M state, but the E/M state persists longer for HIF-1 controlled crosstalks.</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mesenchymal. </w:t>
      </w:r>
      <w:r w:rsidRPr="00C9444E">
        <w:rPr>
          <w:rFonts w:ascii="Times New Roman" w:hAnsi="Times New Roman" w:cs="Times New Roman"/>
          <w:b/>
          <w:bCs/>
          <w:i w:val="0"/>
          <w:iCs/>
        </w:rPr>
        <w:t xml:space="preserve">(B) </w:t>
      </w:r>
      <w:r w:rsidRPr="00C9444E">
        <w:rPr>
          <w:rFonts w:ascii="Times New Roman" w:hAnsi="Times New Roman" w:cs="Times New Roman"/>
          <w:i w:val="0"/>
          <w:iCs/>
        </w:rPr>
        <w:t xml:space="preserve">Similar to (A)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 xml:space="preserve">driving the system towards epithelial. 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1253BF31"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31"/>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while ultimately pushing the system towards mesenchymal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for any combination of the three AMPK crosstalks and two </w:t>
      </w:r>
      <w:r w:rsidR="005506B5" w:rsidRPr="00C9444E">
        <w:rPr>
          <w:rFonts w:ascii="Times New Roman" w:hAnsi="Times New Roman" w:cs="Times New Roman"/>
        </w:rPr>
        <w:t>HIF-1</w:t>
      </w:r>
      <w:r w:rsidRPr="00C9444E">
        <w:rPr>
          <w:rFonts w:ascii="Times New Roman" w:hAnsi="Times New Roman" w:cs="Times New Roman"/>
        </w:rPr>
        <w:t xml:space="preserve"> crosstalks,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more </w:t>
      </w:r>
      <w:r w:rsidR="00CF3BD1" w:rsidRPr="00C9444E">
        <w:rPr>
          <w:rFonts w:ascii="Times New Roman" w:hAnsi="Times New Roman" w:cs="Times New Roman"/>
        </w:rPr>
        <w:t xml:space="preserve">parameter </w:t>
      </w:r>
      <w:r w:rsidR="00E72DA9" w:rsidRPr="00C9444E">
        <w:rPr>
          <w:rFonts w:ascii="Times New Roman" w:hAnsi="Times New Roman" w:cs="Times New Roman"/>
        </w:rPr>
        <w:t>regions than if they target the same 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crosstalks must be active </w:t>
      </w:r>
      <w:r w:rsidR="009749FD" w:rsidRPr="00C9444E">
        <w:rPr>
          <w:rFonts w:ascii="Times New Roman" w:hAnsi="Times New Roman" w:cs="Times New Roman"/>
        </w:rPr>
        <w:t xml:space="preserve">and multiple gene regulators must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crosstalks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in </w:t>
      </w:r>
      <w:r w:rsidR="002742FA" w:rsidRPr="00C9444E">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Moreover, HIF-1 driven crosstalks are able to maintain the E/M phenotype longer than AMPK driven crosstalks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 regulated crosstalks,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ins w:id="32" w:author="Madeline Galbraith" w:date="2022-05-24T13:28:00Z">
        <w:r w:rsidR="005B357C">
          <w:rPr>
            <w:rFonts w:ascii="Times New Roman" w:hAnsi="Times New Roman" w:cs="Times New Roman"/>
          </w:rPr>
          <w:t xml:space="preserve">is more strongly correlated with </w:t>
        </w:r>
      </w:ins>
      <w:ins w:id="33" w:author="Madeline Galbraith" w:date="2022-05-24T13:29:00Z">
        <w:r w:rsidR="005B357C">
          <w:rPr>
            <w:rFonts w:ascii="Times New Roman" w:hAnsi="Times New Roman" w:cs="Times New Roman"/>
          </w:rPr>
          <w:t xml:space="preserve">the E/M state </w:t>
        </w:r>
      </w:ins>
      <w:del w:id="34" w:author="Madeline Galbraith" w:date="2022-05-24T13:29:00Z">
        <w:r w:rsidR="00FE50CC" w:rsidRPr="00C9444E" w:rsidDel="005B357C">
          <w:rPr>
            <w:rFonts w:ascii="Times New Roman" w:hAnsi="Times New Roman" w:cs="Times New Roman"/>
          </w:rPr>
          <w:delText xml:space="preserve">may be more tumorigenic </w:delText>
        </w:r>
      </w:del>
      <w:r w:rsidR="00FE50CC" w:rsidRPr="00C9444E">
        <w:rPr>
          <w:rFonts w:ascii="Times New Roman" w:hAnsi="Times New Roman" w:cs="Times New Roman"/>
        </w:rPr>
        <w:t>than AMPK driven crosstalk</w:t>
      </w:r>
      <w:ins w:id="35" w:author="Madeline Galbraith" w:date="2022-05-24T13:29:00Z">
        <w:r w:rsidR="005B357C">
          <w:rPr>
            <w:rFonts w:ascii="Times New Roman" w:hAnsi="Times New Roman" w:cs="Times New Roman"/>
          </w:rPr>
          <w:t>, in agreement with a recent study</w:t>
        </w:r>
      </w:ins>
      <w:ins w:id="36" w:author="Madeline Galbraith" w:date="2022-05-24T13:30:00Z">
        <w:r w:rsidR="005B357C">
          <w:rPr>
            <w:rFonts w:ascii="Times New Roman" w:hAnsi="Times New Roman" w:cs="Times New Roman"/>
          </w:rPr>
          <w:t xml:space="preserve"> based on publicly available expression data</w:t>
        </w:r>
      </w:ins>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Content>
          <w:r w:rsidR="004C245F" w:rsidRPr="004C245F">
            <w:rPr>
              <w:rFonts w:ascii="Times New Roman" w:eastAsia="Times New Roman" w:hAnsi="Times New Roman" w:cs="Times New Roman"/>
              <w:color w:val="000000"/>
            </w:rPr>
            <w:t>[67]</w:t>
          </w:r>
        </w:sdtContent>
      </w:sdt>
      <w:r w:rsidR="00FE50CC" w:rsidRPr="00C9444E">
        <w:rPr>
          <w:rFonts w:ascii="Times New Roman" w:hAnsi="Times New Roman" w:cs="Times New Roman"/>
        </w:rPr>
        <w:t>.</w:t>
      </w:r>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crosstalks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When all HIF-1 and AMPK controlled crosstalks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hybrid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The network showing </w:t>
      </w:r>
      <w:r w:rsidR="0012488B" w:rsidRPr="00C9444E">
        <w:rPr>
          <w:rFonts w:ascii="Times New Roman" w:hAnsi="Times New Roman" w:cs="Times New Roman"/>
          <w:i w:val="0"/>
          <w:iCs/>
        </w:rPr>
        <w:t xml:space="preserve">metabolism driven crosstalks.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phases plane of potential EMT phenotypes when all metabolic driven crosstalks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λ</w:t>
      </w:r>
      <w:r w:rsidR="008B6022" w:rsidRPr="00C9444E">
        <w:rPr>
          <w:rFonts w:ascii="Times New Roman" w:hAnsi="Times New Roman" w:cs="Times New Roman"/>
          <w:i w:val="0"/>
          <w:iCs/>
          <w:vertAlign w:val="subscript"/>
        </w:rPr>
        <w:t>AMPK-|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HIF-1 -&gt; SNAIL). The results suggest a correlation between the E, E/M, and M</w:t>
      </w:r>
      <w:r w:rsidR="002F304D" w:rsidRPr="00C9444E">
        <w:rPr>
          <w:rFonts w:ascii="Times New Roman" w:hAnsi="Times New Roman" w:cs="Times New Roman"/>
          <w:i w:val="0"/>
          <w:iCs/>
        </w:rPr>
        <w:t xml:space="preserve"> </w:t>
      </w:r>
      <w:r w:rsidR="007F4238" w:rsidRPr="00C9444E">
        <w:rPr>
          <w:rFonts w:ascii="Times New Roman" w:hAnsi="Times New Roman" w:cs="Times New Roman"/>
          <w:i w:val="0"/>
          <w:iCs/>
        </w:rPr>
        <w:t>phenotypes to the O, W/O, and W metabolic phenotypes.</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37" w:name="hybrid-em-wo-phenotype-can-be-stabilized"/>
    </w:p>
    <w:p w14:paraId="62A9D4B6" w14:textId="720D6511"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37"/>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w:t>
      </w:r>
      <w:commentRangeStart w:id="38"/>
      <w:r w:rsidR="00627FD2" w:rsidRPr="00C9444E">
        <w:rPr>
          <w:rFonts w:ascii="Times New Roman" w:hAnsi="Times New Roman" w:cs="Times New Roman"/>
        </w:rPr>
        <w:t xml:space="preserve">it has been suggested </w:t>
      </w:r>
      <w:commentRangeEnd w:id="38"/>
      <w:r w:rsidR="002D6A4F" w:rsidRPr="00C9444E">
        <w:rPr>
          <w:rStyle w:val="CommentReference"/>
          <w:rFonts w:ascii="Times New Roman" w:hAnsi="Times New Roman" w:cs="Times New Roman"/>
        </w:rPr>
        <w:commentReference w:id="38"/>
      </w:r>
      <w:r w:rsidR="00627FD2" w:rsidRPr="00C9444E">
        <w:rPr>
          <w:rFonts w:ascii="Times New Roman" w:hAnsi="Times New Roman" w:cs="Times New Roman"/>
        </w:rPr>
        <w:t>that</w:t>
      </w:r>
      <w:r w:rsidR="00AD7F58" w:rsidRPr="00C9444E">
        <w:rPr>
          <w:rFonts w:ascii="Times New Roman" w:hAnsi="Times New Roman" w:cs="Times New Roman"/>
        </w:rPr>
        <w:t xml:space="preserve"> the most aggressive cancers phenotypes are characterized by the hybrid </w:t>
      </w:r>
      <w:r w:rsidR="00F472E6" w:rsidRPr="00C9444E">
        <w:rPr>
          <w:rFonts w:ascii="Times New Roman" w:hAnsi="Times New Roman" w:cs="Times New Roman"/>
        </w:rPr>
        <w:t>E/M state and mixed metabolism</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plasticity and thereby enabling metastatic spread and drug resistance</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Content>
          <w:r w:rsidR="004C245F" w:rsidRPr="004C245F">
            <w:rPr>
              <w:rFonts w:ascii="Times New Roman" w:eastAsia="Times New Roman" w:hAnsi="Times New Roman" w:cs="Times New Roman"/>
              <w:color w:val="000000"/>
            </w:rPr>
            <w:t>[30]</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in both directions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presence of the E/M-W/O state</w:t>
      </w:r>
      <w:r w:rsidR="00A94F67" w:rsidRPr="00C9444E">
        <w:rPr>
          <w:rFonts w:ascii="Times New Roman" w:hAnsi="Times New Roman" w:cs="Times New Roman"/>
        </w:rPr>
        <w:t xml:space="preserve"> and the possibility that it could be the only possible coupled state for some set of parameters. </w:t>
      </w:r>
      <w:ins w:id="39" w:author="Madeline Galbraith" w:date="2022-05-18T13:14:00Z">
        <w:r w:rsidR="005A1E8E" w:rsidRPr="00C9444E">
          <w:rPr>
            <w:rFonts w:ascii="Times New Roman" w:hAnsi="Times New Roman" w:cs="Times New Roman"/>
          </w:rPr>
          <w:t>From our analysis</w:t>
        </w:r>
      </w:ins>
      <w:ins w:id="40" w:author="Madeline Galbraith" w:date="2022-05-18T13:16:00Z">
        <w:r w:rsidR="005A1E8E" w:rsidRPr="00C9444E">
          <w:rPr>
            <w:rFonts w:ascii="Times New Roman" w:hAnsi="Times New Roman" w:cs="Times New Roman"/>
          </w:rPr>
          <w:t xml:space="preserve"> of</w:t>
        </w:r>
      </w:ins>
      <w:ins w:id="41" w:author="Madeline Galbraith" w:date="2022-05-18T13:14:00Z">
        <w:r w:rsidR="005A1E8E" w:rsidRPr="00C9444E">
          <w:rPr>
            <w:rFonts w:ascii="Times New Roman" w:hAnsi="Times New Roman" w:cs="Times New Roman"/>
          </w:rPr>
          <w:t xml:space="preserve"> </w:t>
        </w:r>
      </w:ins>
      <w:ins w:id="42" w:author="Madeline Galbraith" w:date="2022-05-18T13:16:00Z">
        <w:r w:rsidR="005A1E8E" w:rsidRPr="00C9444E">
          <w:rPr>
            <w:rFonts w:ascii="Times New Roman" w:hAnsi="Times New Roman" w:cs="Times New Roman"/>
          </w:rPr>
          <w:t>activating individual</w:t>
        </w:r>
      </w:ins>
      <w:ins w:id="43" w:author="Madeline Galbraith" w:date="2022-05-18T13:17:00Z">
        <w:r w:rsidR="005A1E8E" w:rsidRPr="00C9444E">
          <w:rPr>
            <w:rFonts w:ascii="Times New Roman" w:hAnsi="Times New Roman" w:cs="Times New Roman"/>
          </w:rPr>
          <w:t xml:space="preserve"> crosstalks</w:t>
        </w:r>
      </w:ins>
      <w:ins w:id="44" w:author="Madeline Galbraith" w:date="2022-05-18T13:19:00Z">
        <w:r w:rsidR="001F5E0A" w:rsidRPr="00C9444E">
          <w:rPr>
            <w:rFonts w:ascii="Times New Roman" w:hAnsi="Times New Roman" w:cs="Times New Roman"/>
          </w:rPr>
          <w:t>,</w:t>
        </w:r>
      </w:ins>
      <w:ins w:id="45" w:author="Madeline Galbraith" w:date="2022-05-18T13:17:00Z">
        <w:r w:rsidR="005A1E8E" w:rsidRPr="00C9444E">
          <w:rPr>
            <w:rFonts w:ascii="Times New Roman" w:hAnsi="Times New Roman" w:cs="Times New Roman"/>
          </w:rPr>
          <w:t xml:space="preserve"> </w:t>
        </w:r>
      </w:ins>
      <w:ins w:id="46" w:author="Madeline Galbraith" w:date="2022-05-18T13:18:00Z">
        <w:r w:rsidR="001F5E0A" w:rsidRPr="00C9444E">
          <w:rPr>
            <w:rFonts w:ascii="Times New Roman" w:hAnsi="Times New Roman" w:cs="Times New Roman"/>
          </w:rPr>
          <w:t>we deduce that</w:t>
        </w:r>
      </w:ins>
      <w:del w:id="47" w:author="Madeline Galbraith" w:date="2022-05-18T13:18:00Z">
        <w:r w:rsidR="00813C8A" w:rsidRPr="00C9444E" w:rsidDel="001F5E0A">
          <w:rPr>
            <w:rFonts w:ascii="Times New Roman" w:hAnsi="Times New Roman" w:cs="Times New Roman"/>
          </w:rPr>
          <w:delText xml:space="preserve"> </w:delText>
        </w:r>
        <w:commentRangeStart w:id="48"/>
        <w:r w:rsidR="00813C8A" w:rsidRPr="00C9444E" w:rsidDel="001F5E0A">
          <w:rPr>
            <w:rFonts w:ascii="Times New Roman" w:hAnsi="Times New Roman" w:cs="Times New Roman"/>
          </w:rPr>
          <w:delText xml:space="preserve">Further, the E/M-W/O state is present for some regions of the phase plane when all EMT driven crosstalks are active or all metabolic driven crosstalks are active, the hybrid E/M-W/O state can also be suppressed. </w:delText>
        </w:r>
        <w:commentRangeEnd w:id="48"/>
        <w:r w:rsidR="00627FD2" w:rsidRPr="00C9444E" w:rsidDel="001F5E0A">
          <w:rPr>
            <w:rStyle w:val="CommentReference"/>
            <w:rFonts w:ascii="Times New Roman" w:hAnsi="Times New Roman" w:cs="Times New Roman"/>
          </w:rPr>
          <w:commentReference w:id="48"/>
        </w:r>
        <w:r w:rsidR="00813C8A" w:rsidRPr="00C9444E" w:rsidDel="001F5E0A">
          <w:rPr>
            <w:rFonts w:ascii="Times New Roman" w:hAnsi="Times New Roman" w:cs="Times New Roman"/>
          </w:rPr>
          <w:delText>Therefore,</w:delText>
        </w:r>
      </w:del>
      <w:r w:rsidR="00BA4CCB" w:rsidRPr="00C9444E">
        <w:rPr>
          <w:rFonts w:ascii="Times New Roman" w:hAnsi="Times New Roman" w:cs="Times New Roman"/>
        </w:rPr>
        <w:t xml:space="preserve"> a metabolic driven crosstalk and two competing EMT driven crosstalks would be minimally necessary to fully stabilize the E/M-W/O state and suppress all other coupled states. </w:t>
      </w:r>
    </w:p>
    <w:p w14:paraId="3FFD2305" w14:textId="026041A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hen the downregulation of SNAIL by AMPK has pushed the system to be in the nearly mesenchymal regime (λ</w:t>
      </w:r>
      <w:r w:rsidR="00123088" w:rsidRPr="00C9444E">
        <w:rPr>
          <w:rFonts w:ascii="Times New Roman" w:hAnsi="Times New Roman" w:cs="Times New Roman"/>
          <w:vertAlign w:val="subscript"/>
        </w:rPr>
        <w:t>AMPK-|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decreased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the Input to SNAIL can be increased</w:t>
      </w:r>
      <w:r w:rsidR="004E1A5E" w:rsidRPr="00C9444E">
        <w:rPr>
          <w:rFonts w:ascii="Times New Roman" w:hAnsi="Times New Roman" w:cs="Times New Roman"/>
        </w:rPr>
        <w:t>, causing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dominant </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commentRangeStart w:id="49"/>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 neither was able to fully stabilize the E/M-W/O state and suppress all other states</w:t>
      </w:r>
      <w:commentRangeEnd w:id="49"/>
      <w:r w:rsidR="000B08A7" w:rsidRPr="00C9444E">
        <w:rPr>
          <w:rStyle w:val="CommentReference"/>
          <w:rFonts w:ascii="Times New Roman" w:hAnsi="Times New Roman" w:cs="Times New Roman"/>
        </w:rPr>
        <w:commentReference w:id="49"/>
      </w:r>
      <w:r w:rsidR="00652967" w:rsidRPr="00C9444E">
        <w:rPr>
          <w:rFonts w:ascii="Times New Roman" w:hAnsi="Times New Roman" w:cs="Times New Roman"/>
        </w:rPr>
        <w:t xml:space="preserve">. </w:t>
      </w:r>
    </w:p>
    <w:p w14:paraId="501CC7F2" w14:textId="3E2D1AB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hybrid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tory links</w:t>
      </w:r>
      <w:r w:rsidRPr="00C9444E">
        <w:rPr>
          <w:rFonts w:ascii="Times New Roman" w:hAnsi="Times New Roman" w:cs="Times New Roman"/>
        </w:rPr>
        <w:t>;</w:t>
      </w:r>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suppress all states except the E/M-W/O state, even if a crosstalk is replaced by modulating the </w:t>
      </w:r>
      <w:r w:rsidR="00F340BE" w:rsidRPr="00C9444E">
        <w:rPr>
          <w:rFonts w:ascii="Times New Roman" w:hAnsi="Times New Roman" w:cs="Times New Roman"/>
        </w:rPr>
        <w:t>I</w:t>
      </w:r>
      <w:r w:rsidR="00BC74B2" w:rsidRPr="00C9444E">
        <w:rPr>
          <w:rFonts w:ascii="Times New Roman" w:hAnsi="Times New Roman" w:cs="Times New Roman"/>
        </w:rPr>
        <w:t>nput to SNAIL.</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r w:rsidR="00AD7F58" w:rsidRPr="00C9444E">
        <w:rPr>
          <w:rFonts w:ascii="Times New Roman" w:hAnsi="Times New Roman" w:cs="Times New Roman"/>
        </w:rPr>
        <w:t>crosstalks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61C9950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is driven by mutual activation of metabolic reprogramming and EMT.  When the E/M-W/O state is the only one available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nearby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three crosstalks or all crosstalks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is a progression that must be followed to generate the E/M-W/O state. </w:t>
      </w:r>
      <w:r w:rsidR="003E71F4" w:rsidRPr="00C9444E">
        <w:rPr>
          <w:rFonts w:ascii="Times New Roman" w:hAnsi="Times New Roman" w:cs="Times New Roman"/>
        </w:rPr>
        <w:t xml:space="preserve">Further, if the E/M-W/O state is only </w:t>
      </w:r>
      <w:r w:rsidR="00956780" w:rsidRPr="00C9444E">
        <w:rPr>
          <w:rFonts w:ascii="Times New Roman" w:hAnsi="Times New Roman" w:cs="Times New Roman"/>
        </w:rPr>
        <w:t>increased in importance but 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mesenchymal coupled states (M-O, M-W/O, and M-W)</w:t>
      </w:r>
      <w:r w:rsidR="00FD0100" w:rsidRPr="00C9444E">
        <w:rPr>
          <w:rFonts w:ascii="Times New Roman" w:hAnsi="Times New Roman" w:cs="Times New Roman"/>
        </w:rPr>
        <w:t xml:space="preserve"> as well as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This suggests </w:t>
      </w:r>
      <w:r w:rsidR="00956780" w:rsidRPr="00C9444E">
        <w:rPr>
          <w:rFonts w:ascii="Times New Roman" w:hAnsi="Times New Roman" w:cs="Times New Roman"/>
        </w:rPr>
        <w:t xml:space="preserve">that </w:t>
      </w:r>
      <w:r w:rsidR="005E66A5" w:rsidRPr="00C9444E">
        <w:rPr>
          <w:rFonts w:ascii="Times New Roman" w:hAnsi="Times New Roman" w:cs="Times New Roman"/>
        </w:rPr>
        <w:t xml:space="preserve">first metabolic reprogramming occurs (E-W/O) followed by a partial EMT (E/M-W/O). </w:t>
      </w:r>
      <w:r w:rsidR="00960B9A" w:rsidRPr="00C9444E">
        <w:rPr>
          <w:rFonts w:ascii="Times New Roman" w:hAnsi="Times New Roman" w:cs="Times New Roman"/>
        </w:rPr>
        <w:t xml:space="preserve">Consequently, this suggests </w:t>
      </w:r>
      <w:r w:rsidR="00257613" w:rsidRPr="00C9444E">
        <w:rPr>
          <w:rFonts w:ascii="Times New Roman" w:hAnsi="Times New Roman" w:cs="Times New Roman"/>
        </w:rPr>
        <w:t>the system can only fully transition to E/M-W/O if the cells are initially in the E-O state</w:t>
      </w:r>
      <w:r w:rsidR="00A152AD" w:rsidRPr="00C9444E">
        <w:rPr>
          <w:rFonts w:ascii="Times New Roman" w:hAnsi="Times New Roman" w:cs="Times New Roman"/>
        </w:rPr>
        <w:t xml:space="preserve">, but the </w:t>
      </w:r>
      <w:r w:rsidR="00C31AA7" w:rsidRPr="00C9444E">
        <w:rPr>
          <w:rFonts w:ascii="Times New Roman" w:hAnsi="Times New Roman" w:cs="Times New Roman"/>
        </w:rPr>
        <w:t xml:space="preserve">population of the </w:t>
      </w:r>
      <w:r w:rsidR="00A152AD" w:rsidRPr="00C9444E">
        <w:rPr>
          <w:rFonts w:ascii="Times New Roman" w:hAnsi="Times New Roman" w:cs="Times New Roman"/>
        </w:rPr>
        <w:t xml:space="preserve">E/M-W/O state can be  </w:t>
      </w:r>
      <w:r w:rsidR="00C31AA7" w:rsidRPr="00C9444E">
        <w:rPr>
          <w:rFonts w:ascii="Times New Roman" w:hAnsi="Times New Roman" w:cs="Times New Roman"/>
        </w:rPr>
        <w:t xml:space="preserve">enhanced </w:t>
      </w:r>
      <w:r w:rsidR="00A152AD" w:rsidRPr="00C9444E">
        <w:rPr>
          <w:rFonts w:ascii="Times New Roman" w:hAnsi="Times New Roman" w:cs="Times New Roman"/>
        </w:rPr>
        <w:t>if the cells are in other states at the start of the transition</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crosstalks</w:t>
      </w:r>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crosstalks that can suppress all states except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0329B8F9"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2104C6" w:rsidRPr="00C9444E">
        <w:rPr>
          <w:rFonts w:ascii="Times New Roman" w:hAnsi="Times New Roman" w:cs="Times New Roman"/>
          <w:b/>
          <w:bCs/>
          <w:i w:val="0"/>
          <w:iCs/>
        </w:rPr>
        <w:t>EMT and metabolic regulatory networks crosstalks can drive the system to the hybrid E/M-W/O coupled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crosstalks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sidRPr="00C9444E">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sidRPr="00C9444E">
        <w:rPr>
          <w:rFonts w:ascii="Times New Roman" w:eastAsiaTheme="minorEastAsia" w:hAnsi="Times New Roman" w:cs="Times New Roman"/>
          <w:i w:val="0"/>
          <w:iCs/>
        </w:rPr>
        <w:t xml:space="preserve"> (E-O leading to E-W/O and stabilizing at E/M-W/O)</w:t>
      </w:r>
      <w:r w:rsidR="005D0C41" w:rsidRPr="00C9444E">
        <w:rPr>
          <w:rFonts w:ascii="Times New Roman" w:eastAsiaTheme="minorEastAsia" w:hAnsi="Times New Roman" w:cs="Times New Roman"/>
          <w:i w:val="0"/>
          <w:iCs/>
        </w:rPr>
        <w:t xml:space="preserve">, metabolic reprogramming drives EMT.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7755AD" w:rsidRPr="00C9444E">
        <w:rPr>
          <w:rFonts w:ascii="Times New Roman" w:hAnsi="Times New Roman" w:cs="Times New Roman"/>
          <w:i w:val="0"/>
          <w:iCs/>
        </w:rPr>
        <w:t>The coupled states when the Input=60000,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The phase plane when λ</w:t>
      </w:r>
      <w:r w:rsidR="00BF7EDF" w:rsidRPr="00C9444E">
        <w:rPr>
          <w:rFonts w:ascii="Times New Roman" w:hAnsi="Times New Roman" w:cs="Times New Roman"/>
          <w:i w:val="0"/>
          <w:iCs/>
          <w:vertAlign w:val="subscript"/>
        </w:rPr>
        <w:t>AMPK-| SNAIL</w:t>
      </w:r>
      <w:r w:rsidR="00BF7EDF" w:rsidRPr="00C9444E">
        <w:rPr>
          <w:rFonts w:ascii="Times New Roman" w:hAnsi="Times New Roman" w:cs="Times New Roman"/>
          <w:i w:val="0"/>
          <w:iCs/>
        </w:rPr>
        <w:t>=0.2, HIF-1 inhibits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upregulates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When crosstalks </w:t>
      </w:r>
      <w:r w:rsidR="002C6587" w:rsidRPr="00C9444E">
        <w:rPr>
          <w:rFonts w:ascii="Times New Roman" w:hAnsi="Times New Roman" w:cs="Times New Roman"/>
          <w:i w:val="0"/>
          <w:iCs/>
        </w:rPr>
        <w:t>mutually drive EMT and metabolic reprogramming,</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crosstalks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50" w:name="normal-cells-can-become-cancerous-when-c"/>
    </w:p>
    <w:p w14:paraId="732AA8D4" w14:textId="7976FFE4" w:rsidR="00E469AE" w:rsidRPr="00C9444E" w:rsidRDefault="00AD7F58"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crosstalks introduced</w:t>
      </w:r>
      <w:bookmarkEnd w:id="50"/>
      <w:r w:rsidR="00F2770C" w:rsidRPr="00C9444E">
        <w:rPr>
          <w:rFonts w:ascii="Times New Roman" w:hAnsi="Times New Roman" w:cs="Times New Roman"/>
          <w:b/>
          <w:bCs/>
        </w:rPr>
        <w:t xml:space="preserve">: </w:t>
      </w:r>
      <w:r w:rsidRPr="00C9444E">
        <w:rPr>
          <w:rFonts w:ascii="Times New Roman" w:hAnsi="Times New Roman" w:cs="Times New Roman"/>
        </w:rPr>
        <w:t xml:space="preserve">We have confirmed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 xml:space="preserve">tates suppressed. </w:t>
      </w:r>
      <w:r w:rsidR="009F7ACF" w:rsidRPr="00C9444E">
        <w:rPr>
          <w:rFonts w:ascii="Times New Roman" w:hAnsi="Times New Roman" w:cs="Times New Roman"/>
        </w:rPr>
        <w:t xml:space="preserve">However, these results </w:t>
      </w:r>
      <w:r w:rsidR="006D7641" w:rsidRPr="00C9444E">
        <w:rPr>
          <w:rFonts w:ascii="Times New Roman" w:hAnsi="Times New Roman" w:cs="Times New Roman"/>
        </w:rPr>
        <w:t>were obtained</w:t>
      </w:r>
      <w:r w:rsidR="009F7ACF" w:rsidRPr="00C9444E">
        <w:rPr>
          <w:rFonts w:ascii="Times New Roman" w:hAnsi="Times New Roman" w:cs="Times New Roman"/>
        </w:rPr>
        <w:t xml:space="preserve"> for a network model in the parameter regime </w:t>
      </w:r>
      <w:r w:rsidR="00B02BF3" w:rsidRPr="00C9444E">
        <w:rPr>
          <w:rFonts w:ascii="Times New Roman" w:hAnsi="Times New Roman" w:cs="Times New Roman"/>
        </w:rPr>
        <w:t xml:space="preserve">typical </w:t>
      </w:r>
      <w:r w:rsidR="009F7ACF" w:rsidRPr="00C9444E">
        <w:rPr>
          <w:rFonts w:ascii="Times New Roman" w:hAnsi="Times New Roman" w:cs="Times New Roman"/>
        </w:rPr>
        <w:t>of cancer cells</w:t>
      </w:r>
      <w:r w:rsidR="00992102" w:rsidRPr="00C9444E">
        <w:rPr>
          <w:rFonts w:ascii="Times New Roman" w:hAnsi="Times New Roman" w:cs="Times New Roman"/>
        </w:rPr>
        <w:t xml:space="preserve"> (i.e.</w:t>
      </w:r>
      <w:r w:rsidR="00BD1AE2" w:rsidRPr="00C9444E">
        <w:rPr>
          <w:rFonts w:ascii="Times New Roman" w:hAnsi="Times New Roman" w:cs="Times New Roman"/>
        </w:rPr>
        <w:t>,</w:t>
      </w:r>
      <w:r w:rsidR="00992102" w:rsidRPr="00C9444E">
        <w:rPr>
          <w:rFonts w:ascii="Times New Roman" w:hAnsi="Times New Roman" w:cs="Times New Roman"/>
        </w:rPr>
        <w:t xml:space="preserve"> tristable circuits with a hybrid intermediate state)</w:t>
      </w:r>
      <w:r w:rsidR="009F7ACF" w:rsidRPr="00C9444E">
        <w:rPr>
          <w:rFonts w:ascii="Times New Roman" w:hAnsi="Times New Roman" w:cs="Times New Roman"/>
        </w:rPr>
        <w:t xml:space="preserve">. </w:t>
      </w:r>
      <w:r w:rsidR="00B02BF3" w:rsidRPr="00C9444E">
        <w:rPr>
          <w:rFonts w:ascii="Times New Roman" w:hAnsi="Times New Roman" w:cs="Times New Roman"/>
        </w:rPr>
        <w:t>Under normal physiological conditions, we expect that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C245F" w:rsidRPr="004C245F">
            <w:rPr>
              <w:rFonts w:ascii="Times New Roman" w:eastAsia="Times New Roman" w:hAnsi="Times New Roman" w:cs="Times New Roman"/>
              <w:color w:val="000000"/>
            </w:rPr>
            <w:t>[68]</w:t>
          </w:r>
        </w:sdtContent>
      </w:sdt>
      <w:r w:rsidR="00B02BF3" w:rsidRPr="00C9444E">
        <w:rPr>
          <w:rFonts w:ascii="Times New Roman" w:hAnsi="Times New Roman" w:cs="Times New Roman"/>
        </w:rPr>
        <w:t xml:space="preserve">. </w:t>
      </w:r>
      <w:r w:rsidR="002A18BD" w:rsidRPr="00C9444E">
        <w:rPr>
          <w:rFonts w:ascii="Times New Roman" w:hAnsi="Times New Roman" w:cs="Times New Roman"/>
        </w:rPr>
        <w:t xml:space="preserve">To determine whether </w:t>
      </w:r>
      <w:r w:rsidR="00D430EB" w:rsidRPr="00C9444E">
        <w:rPr>
          <w:rFonts w:ascii="Times New Roman" w:hAnsi="Times New Roman" w:cs="Times New Roman"/>
        </w:rPr>
        <w:t xml:space="preserve">under these conditions </w:t>
      </w:r>
      <w:r w:rsidR="002A18BD" w:rsidRPr="00C9444E">
        <w:rPr>
          <w:rFonts w:ascii="Times New Roman" w:hAnsi="Times New Roman" w:cs="Times New Roman"/>
        </w:rPr>
        <w:t xml:space="preserve">EMT can drive metabolic reprogramming, and vice versa, we modify the network to be in </w:t>
      </w:r>
      <w:r w:rsidR="0027479E" w:rsidRPr="00C9444E">
        <w:rPr>
          <w:rFonts w:ascii="Times New Roman" w:hAnsi="Times New Roman" w:cs="Times New Roman"/>
        </w:rPr>
        <w:t>the parameter regime of normal cells (i.e., bistable systems with no hybrid state).</w:t>
      </w:r>
      <w:r w:rsidR="002A18BD" w:rsidRPr="00C9444E">
        <w:rPr>
          <w:rFonts w:ascii="Times New Roman" w:hAnsi="Times New Roman" w:cs="Times New Roman"/>
        </w:rPr>
        <w:t xml:space="preserve"> </w:t>
      </w:r>
      <w:r w:rsidR="00AB428B" w:rsidRPr="00C9444E">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C9444E">
        <w:rPr>
          <w:rFonts w:ascii="Times New Roman" w:hAnsi="Times New Roman" w:cs="Times New Roman"/>
        </w:rPr>
        <w:t>, SNAIL regulating ZEB, HIF-1 degradation, HIF-1 mRNA degradation, and the competitive regulation of mtROS by AMPK and HIF-1</w:t>
      </w:r>
      <w:r w:rsidR="00BB6800" w:rsidRPr="00C9444E">
        <w:rPr>
          <w:rFonts w:ascii="Times New Roman" w:hAnsi="Times New Roman" w:cs="Times New Roman"/>
        </w:rPr>
        <w:t xml:space="preserve"> (see Section S1.</w:t>
      </w:r>
      <w:r w:rsidR="00C2452F" w:rsidRPr="00C9444E">
        <w:rPr>
          <w:rFonts w:ascii="Times New Roman" w:hAnsi="Times New Roman" w:cs="Times New Roman"/>
        </w:rPr>
        <w:t>5</w:t>
      </w:r>
      <w:r w:rsidR="00BB6800" w:rsidRPr="00C9444E">
        <w:rPr>
          <w:rFonts w:ascii="Times New Roman" w:hAnsi="Times New Roman" w:cs="Times New Roman"/>
        </w:rPr>
        <w:t xml:space="preserve"> for parameters)</w:t>
      </w:r>
      <w:r w:rsidR="00AB428B" w:rsidRPr="00C9444E">
        <w:rPr>
          <w:rFonts w:ascii="Times New Roman" w:hAnsi="Times New Roman" w:cs="Times New Roman"/>
        </w:rPr>
        <w:t xml:space="preserve">. </w:t>
      </w:r>
      <w:r w:rsidR="00D94830" w:rsidRPr="00C9444E">
        <w:rPr>
          <w:rFonts w:ascii="Times New Roman" w:hAnsi="Times New Roman" w:cs="Times New Roman"/>
        </w:rPr>
        <w:t xml:space="preserve">We confirmed both the EMT and metabolic networks are independently bistable when the crossstalks are </w:t>
      </w:r>
      <w:r w:rsidR="00D430EB" w:rsidRPr="00C9444E">
        <w:rPr>
          <w:rFonts w:ascii="Times New Roman" w:hAnsi="Times New Roman" w:cs="Times New Roman"/>
        </w:rPr>
        <w:t>inactiv</w:t>
      </w:r>
      <w:r w:rsidR="00D94830" w:rsidRPr="00C9444E">
        <w:rPr>
          <w:rFonts w:ascii="Times New Roman" w:hAnsi="Times New Roman" w:cs="Times New Roman"/>
        </w:rPr>
        <w:t>e</w:t>
      </w:r>
      <w:r w:rsidR="00D430EB" w:rsidRPr="00C9444E">
        <w:rPr>
          <w:rFonts w:ascii="Times New Roman" w:hAnsi="Times New Roman" w:cs="Times New Roman"/>
        </w:rPr>
        <w:t>,</w:t>
      </w:r>
      <w:r w:rsidRPr="00C9444E">
        <w:rPr>
          <w:rFonts w:ascii="Times New Roman" w:hAnsi="Times New Roman" w:cs="Times New Roman"/>
        </w:rPr>
        <w:t xml:space="preserve"> by calculating the nullclines</w:t>
      </w:r>
      <w:r w:rsidR="00D94830" w:rsidRPr="00C9444E">
        <w:rPr>
          <w:rFonts w:ascii="Times New Roman" w:hAnsi="Times New Roman" w:cs="Times New Roman"/>
        </w:rPr>
        <w:t xml:space="preserve"> for the system</w:t>
      </w:r>
      <w:r w:rsidRPr="00C9444E">
        <w:rPr>
          <w:rFonts w:ascii="Times New Roman" w:hAnsi="Times New Roman" w:cs="Times New Roman"/>
        </w:rPr>
        <w:t xml:space="preserve"> ( Fig</w:t>
      </w:r>
      <w:r w:rsidR="00815647" w:rsidRPr="00C9444E">
        <w:rPr>
          <w:rFonts w:ascii="Times New Roman" w:hAnsi="Times New Roman" w:cs="Times New Roman"/>
        </w:rPr>
        <w:t>.</w:t>
      </w:r>
      <w:r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drive</w:t>
      </w:r>
      <w:r w:rsidR="00531F14" w:rsidRPr="00C9444E">
        <w:rPr>
          <w:rFonts w:ascii="Times New Roman" w:hAnsi="Times New Roman" w:cs="Times New Roman"/>
        </w:rPr>
        <w:t>s</w:t>
      </w:r>
      <w:r w:rsidR="00CB6C38" w:rsidRPr="00C9444E">
        <w:rPr>
          <w:rFonts w:ascii="Times New Roman" w:hAnsi="Times New Roman" w:cs="Times New Roman"/>
        </w:rPr>
        <w:t xml:space="preserve"> metabolic reprogramming, metab</w:t>
      </w:r>
      <w:r w:rsidR="004B7C35" w:rsidRPr="00C9444E">
        <w:rPr>
          <w:rFonts w:ascii="Times New Roman" w:hAnsi="Times New Roman" w:cs="Times New Roman"/>
        </w:rPr>
        <w:t>olic reprogramming</w:t>
      </w:r>
      <w:r w:rsidR="00531F14" w:rsidRPr="00C9444E">
        <w:rPr>
          <w:rFonts w:ascii="Times New Roman" w:hAnsi="Times New Roman" w:cs="Times New Roman"/>
        </w:rPr>
        <w:t xml:space="preserve"> </w:t>
      </w:r>
      <w:r w:rsidR="004B7C35" w:rsidRPr="00C9444E">
        <w:rPr>
          <w:rFonts w:ascii="Times New Roman" w:hAnsi="Times New Roman" w:cs="Times New Roman"/>
        </w:rPr>
        <w:t>drive</w:t>
      </w:r>
      <w:r w:rsidR="00531F14" w:rsidRPr="00C9444E">
        <w:rPr>
          <w:rFonts w:ascii="Times New Roman" w:hAnsi="Times New Roman" w:cs="Times New Roman"/>
        </w:rPr>
        <w:t>s</w:t>
      </w:r>
      <w:r w:rsidR="004B7C35" w:rsidRPr="00C9444E">
        <w:rPr>
          <w:rFonts w:ascii="Times New Roman" w:hAnsi="Times New Roman" w:cs="Times New Roman"/>
        </w:rPr>
        <w:t xml:space="preserve"> EMT, </w:t>
      </w:r>
      <w:r w:rsidR="00531F14" w:rsidRPr="00C9444E">
        <w:rPr>
          <w:rFonts w:ascii="Times New Roman" w:hAnsi="Times New Roman" w:cs="Times New Roman"/>
        </w:rPr>
        <w:t>or both .</w:t>
      </w:r>
      <w:r w:rsidR="004B7C35" w:rsidRPr="00C9444E">
        <w:rPr>
          <w:rFonts w:ascii="Times New Roman" w:hAnsi="Times New Roman" w:cs="Times New Roman"/>
        </w:rPr>
        <w:t xml:space="preserve"> </w:t>
      </w:r>
    </w:p>
    <w:p w14:paraId="6A0304F1" w14:textId="40B2A3A8" w:rsidR="008B71DF" w:rsidRPr="00C9444E" w:rsidRDefault="000D42DD"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 xml:space="preserve">via microRNA dependent links. </w:t>
      </w:r>
      <w:r w:rsidR="004A10A5" w:rsidRPr="00C9444E">
        <w:rPr>
          <w:rFonts w:ascii="Times New Roman" w:hAnsi="Times New Roman" w:cs="Times New Roman"/>
        </w:rPr>
        <w:t>We</w:t>
      </w:r>
      <w:r w:rsidRPr="00C9444E">
        <w:rPr>
          <w:rFonts w:ascii="Times New Roman" w:hAnsi="Times New Roman" w:cs="Times New Roman"/>
        </w:rPr>
        <w:t xml:space="preserve"> first </w:t>
      </w:r>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the EMT circuit as </w:t>
      </w:r>
      <w:r w:rsidRPr="00C9444E">
        <w:rPr>
          <w:rFonts w:ascii="Times New Roman" w:hAnsi="Times New Roman" w:cs="Times New Roman"/>
        </w:rPr>
        <w:t>a</w:t>
      </w:r>
      <w:r w:rsidR="004A10A5" w:rsidRPr="00C9444E">
        <w:rPr>
          <w:rFonts w:ascii="Times New Roman" w:hAnsi="Times New Roman" w:cs="Times New Roman"/>
        </w:rPr>
        <w:t xml:space="preserve"> tristable network but change</w:t>
      </w:r>
      <w:r w:rsidRPr="00C9444E">
        <w:rPr>
          <w:rFonts w:ascii="Times New Roman" w:hAnsi="Times New Roman" w:cs="Times New Roman"/>
        </w:rPr>
        <w:t>d</w:t>
      </w:r>
      <w:r w:rsidR="004A10A5" w:rsidRPr="00C9444E">
        <w:rPr>
          <w:rFonts w:ascii="Times New Roman" w:hAnsi="Times New Roman" w:cs="Times New Roman"/>
        </w:rPr>
        <w:t xml:space="preserve"> the parameters of the metabolic circuit to reflect normal cells</w:t>
      </w:r>
      <w:r w:rsidR="00430F7A" w:rsidRPr="00C9444E">
        <w:rPr>
          <w:rFonts w:ascii="Times New Roman" w:hAnsi="Times New Roman" w:cs="Times New Roman"/>
        </w:rPr>
        <w:t xml:space="preserve"> (i.e., no hybrid W/O state in the inactive network)</w:t>
      </w:r>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noxROS. </w:t>
      </w:r>
      <w:r w:rsidR="005F5376" w:rsidRPr="00C9444E">
        <w:rPr>
          <w:rFonts w:ascii="Times New Roman" w:hAnsi="Times New Roman" w:cs="Times New Roman"/>
        </w:rPr>
        <w:t>The metabolic circuit</w:t>
      </w:r>
      <w:r w:rsidR="00AD7F58" w:rsidRPr="00C9444E">
        <w:rPr>
          <w:rFonts w:ascii="Times New Roman" w:hAnsi="Times New Roman" w:cs="Times New Roman"/>
        </w:rPr>
        <w:t xml:space="preserve"> becomes tristable</w:t>
      </w:r>
      <w:r w:rsidR="005F5376" w:rsidRPr="00C9444E">
        <w:rPr>
          <w:rFonts w:ascii="Times New Roman" w:hAnsi="Times New Roman" w:cs="Times New Roman"/>
        </w:rPr>
        <w:t xml:space="preserve"> (generates the mixed W/O phenotype)</w:t>
      </w:r>
      <w:r w:rsidR="00AD7F58" w:rsidRPr="00C9444E">
        <w:rPr>
          <w:rFonts w:ascii="Times New Roman" w:hAnsi="Times New Roman" w:cs="Times New Roman"/>
        </w:rPr>
        <w:t xml:space="preserve"> at high levels of mtROS upregulation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activates mtROS it can even upregulate the 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metabolic W/O phenotype</w:t>
      </w:r>
      <w:r w:rsidR="00AD7F58" w:rsidRPr="00C9444E">
        <w:rPr>
          <w:rFonts w:ascii="Times New Roman" w:hAnsi="Times New Roman" w:cs="Times New Roman"/>
        </w:rPr>
        <w:t xml:space="preserve">. </w:t>
      </w:r>
      <w:r w:rsidR="00BA5160" w:rsidRPr="00C9444E">
        <w:rPr>
          <w:rFonts w:ascii="Times New Roman" w:hAnsi="Times New Roman" w:cs="Times New Roman"/>
        </w:rPr>
        <w:t>However, t</w:t>
      </w:r>
      <w:r w:rsidR="00AD7F58" w:rsidRPr="00C9444E">
        <w:rPr>
          <w:rFonts w:ascii="Times New Roman" w:hAnsi="Times New Roman" w:cs="Times New Roman"/>
        </w:rPr>
        <w:t>he system remains bistable</w:t>
      </w:r>
      <w:r w:rsidR="00BA5160" w:rsidRPr="00C9444E">
        <w:rPr>
          <w:rFonts w:ascii="Times New Roman" w:hAnsi="Times New Roman" w:cs="Times New Roman"/>
        </w:rPr>
        <w:t xml:space="preserve"> and the hybrid metabolic phenotype is not generated</w:t>
      </w:r>
      <w:r w:rsidR="00AD7F58" w:rsidRPr="00C9444E">
        <w:rPr>
          <w:rFonts w:ascii="Times New Roman" w:hAnsi="Times New Roman" w:cs="Times New Roman"/>
        </w:rPr>
        <w:t xml:space="preserve"> if only noxROS is upregulated or </w:t>
      </w:r>
      <w:r w:rsidR="00AA62D6" w:rsidRPr="00C9444E">
        <w:rPr>
          <w:rFonts w:ascii="Times New Roman" w:hAnsi="Times New Roman" w:cs="Times New Roman"/>
        </w:rPr>
        <w:t>μ</w:t>
      </w:r>
      <w:r w:rsidR="00AA62D6" w:rsidRPr="00C9444E">
        <w:rPr>
          <w:rFonts w:ascii="Times New Roman" w:hAnsi="Times New Roman" w:cs="Times New Roman"/>
          <w:vertAlign w:val="subscript"/>
        </w:rPr>
        <w:t>200</w:t>
      </w:r>
      <w:r w:rsidR="00AA62D6" w:rsidRPr="00C9444E">
        <w:rPr>
          <w:rFonts w:ascii="Times New Roman" w:hAnsi="Times New Roman" w:cs="Times New Roman"/>
        </w:rPr>
        <w:t xml:space="preserve"> </w:t>
      </w:r>
      <w:r w:rsidR="00AD7F58" w:rsidRPr="00C9444E">
        <w:rPr>
          <w:rFonts w:ascii="Times New Roman" w:hAnsi="Times New Roman" w:cs="Times New Roman"/>
        </w:rPr>
        <w:t>is downregulated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3</w:t>
      </w:r>
      <w:r w:rsidR="00AD7F58" w:rsidRPr="00C9444E">
        <w:rPr>
          <w:rFonts w:ascii="Times New Roman" w:hAnsi="Times New Roman" w:cs="Times New Roman"/>
        </w:rPr>
        <w:t>).</w:t>
      </w:r>
      <w:r w:rsidR="00BA5160" w:rsidRPr="00C9444E">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C9444E">
        <w:rPr>
          <w:rFonts w:ascii="Times New Roman" w:hAnsi="Times New Roman" w:cs="Times New Roman"/>
        </w:rPr>
        <w:t xml:space="preserve"> silences HIF-1 mRNA</w:t>
      </w:r>
      <w:r w:rsidR="004C5076" w:rsidRPr="00C9444E">
        <w:rPr>
          <w:rFonts w:ascii="Times New Roman" w:hAnsi="Times New Roman" w:cs="Times New Roman"/>
        </w:rPr>
        <w:t xml:space="preserve">. </w:t>
      </w:r>
      <w:r w:rsidR="008B71DF" w:rsidRPr="00C9444E">
        <w:rPr>
          <w:rFonts w:ascii="Times New Roman" w:hAnsi="Times New Roman" w:cs="Times New Roman"/>
        </w:rPr>
        <w:t xml:space="preserve">Furthermore, the upregulation of noxROS in the bistable circuit causes an increase in OXPHOS metabolism, in contrast to an increase of the hybrid W/O state in the tristable circuit. This suggests, noxROS may play a </w:t>
      </w:r>
      <w:r w:rsidR="00A80319" w:rsidRPr="00C9444E">
        <w:rPr>
          <w:rFonts w:ascii="Times New Roman" w:hAnsi="Times New Roman" w:cs="Times New Roman"/>
        </w:rPr>
        <w:t>context dependent role</w:t>
      </w:r>
      <w:r w:rsidR="008B71DF" w:rsidRPr="00C9444E">
        <w:rPr>
          <w:rFonts w:ascii="Times New Roman" w:hAnsi="Times New Roman" w:cs="Times New Roman"/>
        </w:rPr>
        <w:t xml:space="preserve">, unlike mtROS which </w:t>
      </w:r>
      <w:r w:rsidR="00F876FC" w:rsidRPr="00C9444E">
        <w:rPr>
          <w:rFonts w:ascii="Times New Roman" w:hAnsi="Times New Roman" w:cs="Times New Roman"/>
        </w:rPr>
        <w:t>can</w:t>
      </w:r>
      <w:r w:rsidR="008B71DF" w:rsidRPr="00C9444E">
        <w:rPr>
          <w:rFonts w:ascii="Times New Roman" w:hAnsi="Times New Roman" w:cs="Times New Roman"/>
        </w:rPr>
        <w:t xml:space="preserve"> stabilize the E/M-W/O phenotype.</w:t>
      </w:r>
    </w:p>
    <w:p w14:paraId="469BCB1F" w14:textId="775CAEDF"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904E93" w:rsidRPr="00C9444E">
        <w:rPr>
          <w:rFonts w:ascii="Times New Roman" w:hAnsi="Times New Roman" w:cs="Times New Roman"/>
        </w:rPr>
        <w:t xml:space="preserve">Metabolic reprogramming can drive EMT if HIF-1 controlled crosstalks are active. </w:t>
      </w:r>
      <w:r w:rsidR="00430F7A" w:rsidRPr="00C9444E">
        <w:rPr>
          <w:rFonts w:ascii="Times New Roman" w:hAnsi="Times New Roman" w:cs="Times New Roman"/>
        </w:rPr>
        <w:t>Opposite to the above</w:t>
      </w:r>
      <w:r w:rsidR="00411287" w:rsidRPr="00C9444E">
        <w:rPr>
          <w:rFonts w:ascii="Times New Roman" w:hAnsi="Times New Roman" w:cs="Times New Roman"/>
        </w:rPr>
        <w:t xml:space="preserve"> protocol</w:t>
      </w:r>
      <w:r w:rsidR="00430F7A" w:rsidRPr="00C9444E">
        <w:rPr>
          <w:rFonts w:ascii="Times New Roman" w:hAnsi="Times New Roman" w:cs="Times New Roman"/>
        </w:rPr>
        <w:t>, 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tristable circuit and modif</w:t>
      </w:r>
      <w:r w:rsidR="00411287" w:rsidRPr="00C9444E">
        <w:rPr>
          <w:rFonts w:ascii="Times New Roman" w:hAnsi="Times New Roman" w:cs="Times New Roman"/>
        </w:rPr>
        <w:t>ed</w:t>
      </w:r>
      <w:r w:rsidR="00430F7A" w:rsidRPr="00C9444E">
        <w:rPr>
          <w:rFonts w:ascii="Times New Roman" w:hAnsi="Times New Roman" w:cs="Times New Roman"/>
        </w:rPr>
        <w:t xml:space="preserve"> the EMT network to be bistable (i.e., no hybrid E/M state in the inactive network).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C9444E">
        <w:rPr>
          <w:rFonts w:ascii="Times New Roman" w:hAnsi="Times New Roman" w:cs="Times New Roman"/>
        </w:rPr>
        <w:t xml:space="preserve">, the system is able to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HIF-1 upregulates SNAIL </w:t>
      </w:r>
      <w:r w:rsidR="00FE4F80" w:rsidRPr="00C9444E">
        <w:rPr>
          <w:rFonts w:ascii="Times New Roman" w:hAnsi="Times New Roman" w:cs="Times New Roman"/>
        </w:rPr>
        <w:t>the E/M-W/O state is only generated at low levels of SNAIL upregulation</w:t>
      </w:r>
      <w:r w:rsidR="006A073A" w:rsidRPr="00C9444E">
        <w:rPr>
          <w:rFonts w:ascii="Times New Roman" w:hAnsi="Times New Roman" w:cs="Times New Roman"/>
        </w:rPr>
        <w:t xml:space="preserve"> (Fig.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Furthermore, both systems saturate near mesenchymal while maintain the hybrid E/M phenotype (E/M-O, M-W, M-O, M-W/O).</w:t>
      </w:r>
      <w:r w:rsidR="00B14F62" w:rsidRPr="00C9444E">
        <w:rPr>
          <w:rFonts w:ascii="Times New Roman" w:hAnsi="Times New Roman" w:cs="Times New Roman"/>
        </w:rPr>
        <w:t xml:space="preserve"> This suggests the master regulator of metabolic reprogramming, HIF-1, can drive normal cells towards the E/M phenotype</w:t>
      </w:r>
      <w:r w:rsidR="00411287" w:rsidRPr="00C9444E">
        <w:rPr>
          <w:rFonts w:ascii="Times New Roman" w:hAnsi="Times New Roman" w:cs="Times New Roman"/>
        </w:rPr>
        <w:t xml:space="preserve"> which would otherwise be inaccessible</w:t>
      </w:r>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 xml:space="preserve">AMPK driven 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near the fully epithelial phase (Fig. S</w:t>
      </w:r>
      <w:r w:rsidR="008C060B" w:rsidRPr="00C9444E">
        <w:rPr>
          <w:rFonts w:ascii="Times New Roman" w:hAnsi="Times New Roman" w:cs="Times New Roman"/>
        </w:rPr>
        <w:t>24</w:t>
      </w:r>
      <w:r w:rsidR="001E1DCB" w:rsidRPr="00C9444E">
        <w:rPr>
          <w:rFonts w:ascii="Times New Roman" w:hAnsi="Times New Roman" w:cs="Times New Roman"/>
        </w:rPr>
        <w:t>), as seen in the tristable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tristable networks, the 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crosstalks,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72D7D0CC"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networks are in the parameter regime of normal cells (i.e., no E/M or W/O states are present </w:t>
      </w:r>
      <w:r w:rsidR="00533F63" w:rsidRPr="00C9444E">
        <w:rPr>
          <w:rFonts w:ascii="Times New Roman" w:hAnsi="Times New Roman" w:cs="Times New Roman"/>
        </w:rPr>
        <w:t>with</w:t>
      </w:r>
      <w:r w:rsidRPr="00C9444E">
        <w:rPr>
          <w:rFonts w:ascii="Times New Roman" w:hAnsi="Times New Roman" w:cs="Times New Roman"/>
        </w:rPr>
        <w:t xml:space="preserve"> inactive crosstalks)</w:t>
      </w:r>
      <w:r w:rsidR="00436D4E" w:rsidRPr="00C9444E">
        <w:rPr>
          <w:rFonts w:ascii="Times New Roman" w:hAnsi="Times New Roman" w:cs="Times New Roman"/>
        </w:rPr>
        <w:t>, metabolic reprogramming drives EMT.</w:t>
      </w:r>
      <w:r w:rsidR="00DB599B" w:rsidRPr="00C9444E">
        <w:rPr>
          <w:rFonts w:ascii="Times New Roman" w:hAnsi="Times New Roman" w:cs="Times New Roman"/>
        </w:rPr>
        <w:t xml:space="preserve"> </w:t>
      </w:r>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r w:rsidR="00DB599B" w:rsidRPr="00C9444E">
        <w:rPr>
          <w:rFonts w:ascii="Times New Roman" w:hAnsi="Times New Roman" w:cs="Times New Roman"/>
        </w:rPr>
        <w:t>tristable circuit</w:t>
      </w:r>
      <w:r w:rsidR="00C623EF" w:rsidRPr="00C9444E">
        <w:rPr>
          <w:rFonts w:ascii="Times New Roman" w:hAnsi="Times New Roman" w:cs="Times New Roman"/>
        </w:rPr>
        <w:t>s</w:t>
      </w:r>
      <w:r w:rsidR="00DB599B" w:rsidRPr="00C9444E">
        <w:rPr>
          <w:rFonts w:ascii="Times New Roman" w:hAnsi="Times New Roman" w:cs="Times New Roman"/>
        </w:rPr>
        <w:t xml:space="preserve">, </w:t>
      </w:r>
      <w:r w:rsidR="00AD7F58" w:rsidRPr="00C9444E">
        <w:rPr>
          <w:rFonts w:ascii="Times New Roman" w:hAnsi="Times New Roman" w:cs="Times New Roman"/>
        </w:rPr>
        <w:t xml:space="preserve"> the simplest set of crosstalks with a 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atory links</w:t>
      </w:r>
      <w:r w:rsidR="00DB599B" w:rsidRPr="00C9444E">
        <w:rPr>
          <w:rFonts w:ascii="Times New Roman" w:hAnsi="Times New Roman" w:cs="Times New Roman"/>
        </w:rPr>
        <w:t>;</w:t>
      </w:r>
      <w:r w:rsidR="00C623EF" w:rsidRPr="00C9444E">
        <w:rPr>
          <w:rFonts w:ascii="Times New Roman" w:hAnsi="Times New Roman" w:cs="Times New Roman"/>
        </w:rPr>
        <w:t xml:space="preserve"> </w:t>
      </w:r>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 circuit</w:t>
      </w:r>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tristable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(i.e. 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 must be close to zero) to generate the region where only</w:t>
      </w:r>
      <w:r w:rsidR="00EF2A95" w:rsidRPr="00C9444E">
        <w:rPr>
          <w:rFonts w:ascii="Times New Roman" w:hAnsi="Times New Roman" w:cs="Times New Roman"/>
        </w:rPr>
        <w:t xml:space="preserve"> the hybrid</w:t>
      </w:r>
      <w:r w:rsidR="00AD7F58" w:rsidRPr="00C9444E">
        <w:rPr>
          <w:rFonts w:ascii="Times New Roman" w:hAnsi="Times New Roman" w:cs="Times New Roman"/>
        </w:rPr>
        <w:t xml:space="preserve"> E/M-W/O </w:t>
      </w:r>
      <w:r w:rsidR="00EF2A95" w:rsidRPr="00C9444E">
        <w:rPr>
          <w:rFonts w:ascii="Times New Roman" w:hAnsi="Times New Roman" w:cs="Times New Roman"/>
        </w:rPr>
        <w:t xml:space="preserve">coupled state </w:t>
      </w:r>
      <w:r w:rsidR="00AD7F58" w:rsidRPr="00C9444E">
        <w:rPr>
          <w:rFonts w:ascii="Times New Roman" w:hAnsi="Times New Roman" w:cs="Times New Roman"/>
        </w:rPr>
        <w:t xml:space="preserve">is possible.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r w:rsidR="00630D2B" w:rsidRPr="00C9444E">
        <w:rPr>
          <w:rFonts w:ascii="Times New Roman" w:hAnsi="Times New Roman" w:cs="Times New Roman"/>
        </w:rPr>
        <w:t>correspond to</w:t>
      </w:r>
      <w:r w:rsidR="00AD7F58" w:rsidRPr="00C9444E">
        <w:rPr>
          <w:rFonts w:ascii="Times New Roman" w:hAnsi="Times New Roman" w:cs="Times New Roman"/>
        </w:rPr>
        <w:t xml:space="preserve"> the </w:t>
      </w:r>
      <w:r w:rsidR="00845C4C" w:rsidRPr="00C9444E">
        <w:rPr>
          <w:rFonts w:ascii="Times New Roman" w:hAnsi="Times New Roman" w:cs="Times New Roman"/>
        </w:rPr>
        <w:t xml:space="preserve">phases of the </w:t>
      </w:r>
      <w:r w:rsidR="00AD7F58" w:rsidRPr="00C9444E">
        <w:rPr>
          <w:rFonts w:ascii="Times New Roman" w:hAnsi="Times New Roman" w:cs="Times New Roman"/>
        </w:rPr>
        <w:t>tristable circuit</w:t>
      </w:r>
      <w:r w:rsidR="00845C4C" w:rsidRPr="00C9444E">
        <w:rPr>
          <w:rFonts w:ascii="Times New Roman" w:hAnsi="Times New Roman" w:cs="Times New Roman"/>
        </w:rPr>
        <w:t xml:space="preserve"> (E-O and E-W/O)</w:t>
      </w:r>
      <w:r w:rsidR="000C0ABA" w:rsidRPr="00C9444E">
        <w:rPr>
          <w:rFonts w:ascii="Times New Roman" w:hAnsi="Times New Roman" w:cs="Times New Roman"/>
        </w:rPr>
        <w:t>,</w:t>
      </w:r>
      <w:r w:rsidR="00AD7F58" w:rsidRPr="00C9444E">
        <w:rPr>
          <w:rFonts w:ascii="Times New Roman" w:hAnsi="Times New Roman" w:cs="Times New Roman"/>
        </w:rPr>
        <w:t xml:space="preserve"> 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the existence of</w:t>
      </w:r>
      <w:ins w:id="51" w:author="Madeline Galbraith" w:date="2022-05-24T14:43:00Z">
        <w:r w:rsidR="00312E6C">
          <w:rPr>
            <w:rFonts w:ascii="Times New Roman" w:hAnsi="Times New Roman" w:cs="Times New Roman"/>
          </w:rPr>
          <w:t xml:space="preserve"> a progression</w:t>
        </w:r>
      </w:ins>
      <w:ins w:id="52" w:author="Madeline Galbraith" w:date="2022-05-24T14:44:00Z">
        <w:r w:rsidR="00A56204">
          <w:rPr>
            <w:rFonts w:ascii="Times New Roman" w:hAnsi="Times New Roman" w:cs="Times New Roman"/>
          </w:rPr>
          <w:t xml:space="preserve"> </w:t>
        </w:r>
        <w:r w:rsidR="00312E6C">
          <w:rPr>
            <w:rFonts w:ascii="Times New Roman" w:hAnsi="Times New Roman" w:cs="Times New Roman"/>
          </w:rPr>
          <w:t>that must be followed to stabilize</w:t>
        </w:r>
      </w:ins>
      <w:del w:id="53" w:author="Madeline Galbraith" w:date="2022-05-24T14:43:00Z">
        <w:r w:rsidR="00AD7F58" w:rsidRPr="00C9444E" w:rsidDel="00312E6C">
          <w:rPr>
            <w:rFonts w:ascii="Times New Roman" w:hAnsi="Times New Roman" w:cs="Times New Roman"/>
          </w:rPr>
          <w:delText xml:space="preserve"> a preferential pathway t</w:delText>
        </w:r>
        <w:r w:rsidR="000C0ABA" w:rsidRPr="00C9444E" w:rsidDel="00312E6C">
          <w:rPr>
            <w:rFonts w:ascii="Times New Roman" w:hAnsi="Times New Roman" w:cs="Times New Roman"/>
          </w:rPr>
          <w:delText>hat</w:delText>
        </w:r>
        <w:r w:rsidR="00AD7F58" w:rsidRPr="00C9444E" w:rsidDel="00312E6C">
          <w:rPr>
            <w:rFonts w:ascii="Times New Roman" w:hAnsi="Times New Roman" w:cs="Times New Roman"/>
          </w:rPr>
          <w:delText xml:space="preserve"> stabilize</w:delText>
        </w:r>
        <w:r w:rsidR="000C0ABA" w:rsidRPr="00C9444E" w:rsidDel="00312E6C">
          <w:rPr>
            <w:rFonts w:ascii="Times New Roman" w:hAnsi="Times New Roman" w:cs="Times New Roman"/>
          </w:rPr>
          <w:delText>s</w:delText>
        </w:r>
      </w:del>
      <w:r w:rsidR="00AD7F58" w:rsidRPr="00C9444E">
        <w:rPr>
          <w:rFonts w:ascii="Times New Roman" w:hAnsi="Times New Roman" w:cs="Times New Roman"/>
        </w:rPr>
        <w:t xml:space="preserve"> the E/M-W/O state. </w:t>
      </w:r>
    </w:p>
    <w:p w14:paraId="61CC32B6" w14:textId="33ED2090" w:rsidR="00E469AE" w:rsidRPr="00C9444E" w:rsidRDefault="00365AD9" w:rsidP="00EE3A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Overall, we can identify the following scenario. </w:t>
      </w:r>
      <w:ins w:id="54" w:author="Madeline Galbraith" w:date="2022-05-24T14:44:00Z">
        <w:r w:rsidR="00A262DF">
          <w:rPr>
            <w:rFonts w:ascii="Times New Roman" w:hAnsi="Times New Roman" w:cs="Times New Roman"/>
          </w:rPr>
          <w:t>Metabolic re</w:t>
        </w:r>
      </w:ins>
      <w:ins w:id="55" w:author="Madeline Galbraith" w:date="2022-05-24T14:46:00Z">
        <w:r w:rsidR="00C21A88">
          <w:rPr>
            <w:rFonts w:ascii="Times New Roman" w:hAnsi="Times New Roman" w:cs="Times New Roman"/>
          </w:rPr>
          <w:t>p</w:t>
        </w:r>
      </w:ins>
      <w:ins w:id="56" w:author="Madeline Galbraith" w:date="2022-05-24T14:44:00Z">
        <w:r w:rsidR="00A262DF">
          <w:rPr>
            <w:rFonts w:ascii="Times New Roman" w:hAnsi="Times New Roman" w:cs="Times New Roman"/>
          </w:rPr>
          <w:t xml:space="preserve">rogramming drives EMT starting </w:t>
        </w:r>
      </w:ins>
      <w:ins w:id="57" w:author="Madeline Galbraith" w:date="2022-05-24T14:45:00Z">
        <w:r w:rsidR="00A262DF">
          <w:rPr>
            <w:rFonts w:ascii="Times New Roman" w:hAnsi="Times New Roman" w:cs="Times New Roman"/>
          </w:rPr>
          <w:t>with an epithelial cell using OXPHOS</w:t>
        </w:r>
      </w:ins>
      <w:ins w:id="58" w:author="Madeline Galbraith" w:date="2022-05-24T14:46:00Z">
        <w:r w:rsidR="00A262DF">
          <w:rPr>
            <w:rFonts w:ascii="Times New Roman" w:hAnsi="Times New Roman" w:cs="Times New Roman"/>
          </w:rPr>
          <w:t xml:space="preserve"> metabolism</w:t>
        </w:r>
      </w:ins>
      <w:ins w:id="59" w:author="Madeline Galbraith" w:date="2022-05-24T14:45:00Z">
        <w:r w:rsidR="00A262DF">
          <w:rPr>
            <w:rFonts w:ascii="Times New Roman" w:hAnsi="Times New Roman" w:cs="Times New Roman"/>
          </w:rPr>
          <w:t>.</w:t>
        </w:r>
      </w:ins>
      <w:del w:id="60" w:author="Madeline Galbraith" w:date="2022-05-24T14:45:00Z">
        <w:r w:rsidR="00AD7F58" w:rsidRPr="00C9444E" w:rsidDel="00A262DF">
          <w:rPr>
            <w:rFonts w:ascii="Times New Roman" w:hAnsi="Times New Roman" w:cs="Times New Roman"/>
          </w:rPr>
          <w:delText>EMT starts with an epithelial state, and</w:delText>
        </w:r>
        <w:r w:rsidRPr="00C9444E" w:rsidDel="00A262DF">
          <w:rPr>
            <w:rFonts w:ascii="Times New Roman" w:hAnsi="Times New Roman" w:cs="Times New Roman"/>
          </w:rPr>
          <w:delText xml:space="preserve"> typically </w:delText>
        </w:r>
        <w:commentRangeStart w:id="61"/>
        <w:r w:rsidR="000D6A64" w:rsidRPr="00C9444E" w:rsidDel="00A262DF">
          <w:rPr>
            <w:rFonts w:ascii="Times New Roman" w:hAnsi="Times New Roman" w:cs="Times New Roman"/>
          </w:rPr>
          <w:delText xml:space="preserve">the epithelial state </w:delText>
        </w:r>
        <w:r w:rsidRPr="00C9444E" w:rsidDel="00A262DF">
          <w:rPr>
            <w:rFonts w:ascii="Times New Roman" w:hAnsi="Times New Roman" w:cs="Times New Roman"/>
          </w:rPr>
          <w:delText xml:space="preserve">of normal tissues </w:delText>
        </w:r>
        <w:r w:rsidR="000D6A64" w:rsidRPr="00C9444E" w:rsidDel="00A262DF">
          <w:rPr>
            <w:rFonts w:ascii="Times New Roman" w:hAnsi="Times New Roman" w:cs="Times New Roman"/>
          </w:rPr>
          <w:delText>typically uses OXPHOS</w:delText>
        </w:r>
        <w:r w:rsidRPr="00C9444E" w:rsidDel="00A262DF">
          <w:rPr>
            <w:rFonts w:ascii="Times New Roman" w:hAnsi="Times New Roman" w:cs="Times New Roman"/>
          </w:rPr>
          <w:delText>.</w:delText>
        </w:r>
      </w:del>
      <w:r w:rsidRPr="00C9444E">
        <w:rPr>
          <w:rFonts w:ascii="Times New Roman" w:hAnsi="Times New Roman" w:cs="Times New Roman"/>
        </w:rPr>
        <w:t xml:space="preserve"> T</w:t>
      </w:r>
      <w:r w:rsidR="000D6A64" w:rsidRPr="00C9444E">
        <w:rPr>
          <w:rFonts w:ascii="Times New Roman" w:hAnsi="Times New Roman" w:cs="Times New Roman"/>
        </w:rPr>
        <w:t>he transi</w:t>
      </w:r>
      <w:commentRangeEnd w:id="61"/>
      <w:r w:rsidR="000D6A64" w:rsidRPr="00C9444E">
        <w:rPr>
          <w:rStyle w:val="CommentReference"/>
          <w:rFonts w:ascii="Times New Roman" w:hAnsi="Times New Roman" w:cs="Times New Roman"/>
        </w:rPr>
        <w:commentReference w:id="61"/>
      </w:r>
      <w:r w:rsidR="000D6A64" w:rsidRPr="00C9444E">
        <w:rPr>
          <w:rFonts w:ascii="Times New Roman" w:hAnsi="Times New Roman" w:cs="Times New Roman"/>
        </w:rPr>
        <w:t xml:space="preserve">tion </w:t>
      </w:r>
      <w:r w:rsidRPr="00C9444E">
        <w:rPr>
          <w:rFonts w:ascii="Times New Roman" w:hAnsi="Times New Roman" w:cs="Times New Roman"/>
        </w:rPr>
        <w:t xml:space="preserve">then proceeds </w:t>
      </w:r>
      <w:r w:rsidR="000D6A64" w:rsidRPr="00C9444E">
        <w:rPr>
          <w:rFonts w:ascii="Times New Roman" w:hAnsi="Times New Roman" w:cs="Times New Roman"/>
        </w:rPr>
        <w:t>from E-O to E-W/O to E/M-W/O</w:t>
      </w:r>
      <w:r w:rsidRPr="00C9444E">
        <w:rPr>
          <w:rFonts w:ascii="Times New Roman" w:hAnsi="Times New Roman" w:cs="Times New Roman"/>
        </w:rPr>
        <w:t>.</w:t>
      </w:r>
      <w:r w:rsidR="000D6A64" w:rsidRPr="00C9444E">
        <w:rPr>
          <w:rFonts w:ascii="Times New Roman" w:hAnsi="Times New Roman" w:cs="Times New Roman"/>
        </w:rPr>
        <w:t xml:space="preserve"> </w:t>
      </w:r>
      <w:r w:rsidRPr="00C9444E">
        <w:rPr>
          <w:rFonts w:ascii="Times New Roman" w:hAnsi="Times New Roman" w:cs="Times New Roman"/>
        </w:rPr>
        <w:t xml:space="preserve">In other words, </w:t>
      </w:r>
      <w:r w:rsidR="000D6A64" w:rsidRPr="00C9444E">
        <w:rPr>
          <w:rFonts w:ascii="Times New Roman" w:hAnsi="Times New Roman" w:cs="Times New Roman"/>
        </w:rPr>
        <w:t xml:space="preserve">metabolism must first be reprogrammed to hybrid W/O which then drives the </w:t>
      </w:r>
      <w:r w:rsidRPr="00C9444E">
        <w:rPr>
          <w:rFonts w:ascii="Times New Roman" w:hAnsi="Times New Roman" w:cs="Times New Roman"/>
        </w:rPr>
        <w:t>initiation</w:t>
      </w:r>
      <w:r w:rsidR="000D6A64" w:rsidRPr="00C9444E">
        <w:rPr>
          <w:rFonts w:ascii="Times New Roman" w:hAnsi="Times New Roman" w:cs="Times New Roman"/>
        </w:rPr>
        <w:t xml:space="preserve"> of EMT and stabilizes the hybrid E/M state.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Parameter ranges which exclude the possibility of the hybrid state can be modulated by crosstalk to generate the hybrid state.</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xml:space="preserve">) can generate the hybrid state of the downstream network (W/O, E/M, or E/M), respectively. </w:t>
      </w:r>
      <w:r w:rsidR="00A6480D" w:rsidRPr="00C9444E">
        <w:rPr>
          <w:rFonts w:ascii="Times New Roman" w:eastAsiaTheme="minorEastAsia" w:hAnsi="Times New Roman" w:cs="Times New Roman"/>
          <w:i w:val="0"/>
          <w:iCs/>
        </w:rPr>
        <w:t xml:space="preserve">If the metabolic network is bistable (W or O phenotypes) and the EMT network is tristable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sidRPr="00C9444E">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w:t>
      </w:r>
      <w:r w:rsidR="00001FCF" w:rsidRPr="00C9444E">
        <w:rPr>
          <w:rFonts w:ascii="Times New Roman" w:eastAsiaTheme="minorEastAsia" w:hAnsi="Times New Roman" w:cs="Times New Roman"/>
          <w:i w:val="0"/>
          <w:iCs/>
        </w:rPr>
        <w:t>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sidRPr="00C9444E">
        <w:rPr>
          <w:rFonts w:ascii="Times New Roman" w:eastAsiaTheme="minorEastAsia" w:hAnsi="Times New Roman" w:cs="Times New Roman"/>
          <w:i w:val="0"/>
          <w:iCs/>
        </w:rPr>
        <w:t xml:space="preserve"> and reducing Input to SNAIL) generates the E/M-W/O state and suppresses all other coupled states.</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xml:space="preserve">, there is a sharp change with the hybrid W/O phenotype becoming the most often occupied phenotype.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crosstalks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similar to the model with parameters always allowing access to the E/M-W/O state</w:t>
      </w:r>
      <w:r w:rsidR="00A834EA" w:rsidRPr="00C9444E">
        <w:rPr>
          <w:rFonts w:ascii="Times New Roman" w:hAnsi="Times New Roman" w:cs="Times New Roman"/>
          <w:i w:val="0"/>
          <w:iCs/>
        </w:rPr>
        <w:t xml:space="preserve"> (Fig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r w:rsidR="00AD7F58" w:rsidRPr="00C9444E">
        <w:rPr>
          <w:rFonts w:ascii="Times New Roman" w:hAnsi="Times New Roman" w:cs="Times New Roman"/>
          <w:i w:val="0"/>
          <w:iCs/>
        </w:rPr>
        <w:t>.</w:t>
      </w:r>
    </w:p>
    <w:p w14:paraId="4DE7A3BC" w14:textId="77777777" w:rsidR="00F2770C" w:rsidRPr="00C9444E" w:rsidRDefault="00F2770C" w:rsidP="00817A31">
      <w:pPr>
        <w:pStyle w:val="Caption"/>
        <w:rPr>
          <w:rFonts w:ascii="Times New Roman" w:hAnsi="Times New Roman" w:cs="Times New Roman"/>
          <w:i w:val="0"/>
          <w:iCs/>
        </w:rPr>
      </w:pPr>
    </w:p>
    <w:p w14:paraId="75D277B4" w14:textId="01473C80" w:rsidR="00E469AE" w:rsidRPr="00C9444E" w:rsidRDefault="00AD7F58" w:rsidP="00011E4B">
      <w:pPr>
        <w:pStyle w:val="BodyText"/>
        <w:spacing w:line="480" w:lineRule="auto"/>
        <w:rPr>
          <w:rFonts w:ascii="Times New Roman" w:hAnsi="Times New Roman" w:cs="Times New Roman"/>
        </w:rPr>
      </w:pPr>
      <w:bookmarkStart w:id="62" w:name="psfs-stabilize-the-em-state-which-stabil"/>
      <w:r w:rsidRPr="00C9444E">
        <w:rPr>
          <w:rFonts w:ascii="Times New Roman" w:hAnsi="Times New Roman" w:cs="Times New Roman"/>
          <w:b/>
          <w:bCs/>
        </w:rPr>
        <w:t>PSFs</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hybrid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62"/>
      <w:r w:rsidR="00F2770C" w:rsidRPr="00C9444E">
        <w:rPr>
          <w:rFonts w:ascii="Times New Roman" w:hAnsi="Times New Roman" w:cs="Times New Roman"/>
          <w:b/>
          <w:bCs/>
        </w:rPr>
        <w:t xml:space="preserve">: </w:t>
      </w:r>
      <w:r w:rsidRPr="00C9444E">
        <w:rPr>
          <w:rFonts w:ascii="Times New Roman" w:hAnsi="Times New Roman" w:cs="Times New Roman"/>
        </w:rPr>
        <w:t>Lastly</w:t>
      </w:r>
      <w:r w:rsidR="000C0ABA" w:rsidRPr="00C9444E">
        <w:rPr>
          <w:rFonts w:ascii="Times New Roman" w:hAnsi="Times New Roman" w:cs="Times New Roman"/>
        </w:rPr>
        <w:t>,</w:t>
      </w:r>
      <w:r w:rsidRPr="00C9444E">
        <w:rPr>
          <w:rFonts w:ascii="Times New Roman" w:hAnsi="Times New Roman" w:cs="Times New Roman"/>
        </w:rPr>
        <w:t xml:space="preserve"> we</w:t>
      </w:r>
      <w:r w:rsidR="007E4A61" w:rsidRPr="00C9444E">
        <w:rPr>
          <w:rFonts w:ascii="Times New Roman" w:hAnsi="Times New Roman" w:cs="Times New Roman"/>
        </w:rPr>
        <w:t xml:space="preserve"> investigate the effects of the crosstalks when the system is already stabilized in the E/M-W/O hybrid state. </w:t>
      </w:r>
      <w:r w:rsidR="002D5F45" w:rsidRPr="00C9444E">
        <w:rPr>
          <w:rFonts w:ascii="Times New Roman" w:hAnsi="Times New Roman" w:cs="Times New Roman"/>
        </w:rPr>
        <w:t xml:space="preserve">The PSFs GRHL2 and OVOL </w:t>
      </w:r>
      <w:r w:rsidR="00045854" w:rsidRPr="00C9444E">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045854" w:rsidRPr="00C9444E">
        <w:rPr>
          <w:rFonts w:ascii="Times New Roman" w:hAnsi="Times New Roman" w:cs="Times New Roman"/>
        </w:rPr>
        <w:t xml:space="preserve">. Also, </w:t>
      </w:r>
      <w:r w:rsidR="00E276DE" w:rsidRPr="00C9444E">
        <w:rPr>
          <w:rFonts w:ascii="Times New Roman" w:hAnsi="Times New Roman" w:cs="Times New Roman"/>
        </w:rPr>
        <w:t xml:space="preserve">since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C245F" w:rsidRPr="004C245F">
            <w:rPr>
              <w:rFonts w:ascii="Times New Roman" w:eastAsia="Times New Roman" w:hAnsi="Times New Roman" w:cs="Times New Roman"/>
              <w:color w:val="000000"/>
            </w:rPr>
            <w:t>[69]</w:t>
          </w:r>
        </w:sdtContent>
      </w:sdt>
      <w:r w:rsidR="002D5F45" w:rsidRPr="00C9444E">
        <w:rPr>
          <w:rFonts w:ascii="Times New Roman" w:hAnsi="Times New Roman" w:cs="Times New Roman"/>
        </w:rPr>
        <w:t>, GRHL2 should stabilize the W/O phenotype</w:t>
      </w:r>
      <w:r w:rsidRPr="00C9444E">
        <w:rPr>
          <w:rFonts w:ascii="Times New Roman" w:hAnsi="Times New Roman" w:cs="Times New Roman"/>
        </w:rPr>
        <w:t xml:space="preserve">. </w:t>
      </w:r>
      <w:r w:rsidR="006C75FE" w:rsidRPr="00C9444E">
        <w:rPr>
          <w:rFonts w:ascii="Times New Roman" w:hAnsi="Times New Roman" w:cs="Times New Roman"/>
        </w:rPr>
        <w:t>Therefore, we modi</w:t>
      </w:r>
      <w:r w:rsidR="00E276DE" w:rsidRPr="00C9444E">
        <w:rPr>
          <w:rFonts w:ascii="Times New Roman" w:hAnsi="Times New Roman" w:cs="Times New Roman"/>
        </w:rPr>
        <w:t>fied</w:t>
      </w:r>
      <w:r w:rsidR="006C75FE" w:rsidRPr="00C9444E">
        <w:rPr>
          <w:rFonts w:ascii="Times New Roman" w:hAnsi="Times New Roman" w:cs="Times New Roman"/>
        </w:rPr>
        <w:t xml:space="preserve"> the original tristable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crosstalks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6F605A3"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more </w:t>
      </w:r>
      <w:r w:rsidR="003673B0" w:rsidRPr="00C9444E">
        <w:rPr>
          <w:rFonts w:ascii="Times New Roman" w:hAnsi="Times New Roman" w:cs="Times New Roman"/>
        </w:rPr>
        <w:t xml:space="preserve">parameter </w:t>
      </w:r>
      <w:r w:rsidRPr="00C9444E">
        <w:rPr>
          <w:rFonts w:ascii="Times New Roman" w:hAnsi="Times New Roman" w:cs="Times New Roman"/>
        </w:rPr>
        <w:t xml:space="preserve">values than </w:t>
      </w:r>
      <w:r w:rsidR="003673B0" w:rsidRPr="00C9444E">
        <w:rPr>
          <w:rFonts w:ascii="Times New Roman" w:hAnsi="Times New Roman" w:cs="Times New Roman"/>
        </w:rPr>
        <w:t xml:space="preserve">in </w:t>
      </w:r>
      <w:r w:rsidRPr="00C9444E">
        <w:rPr>
          <w:rFonts w:ascii="Times New Roman" w:hAnsi="Times New Roman" w:cs="Times New Roman"/>
        </w:rPr>
        <w:t xml:space="preserve">the </w:t>
      </w:r>
      <w:r w:rsidR="00E276DE" w:rsidRPr="00C9444E">
        <w:rPr>
          <w:rFonts w:ascii="Times New Roman" w:hAnsi="Times New Roman" w:cs="Times New Roman"/>
        </w:rPr>
        <w:t xml:space="preserve">original </w:t>
      </w:r>
      <w:r w:rsidRPr="00C9444E">
        <w:rPr>
          <w:rFonts w:ascii="Times New Roman" w:hAnsi="Times New Roman" w:cs="Times New Roman"/>
        </w:rPr>
        <w:t xml:space="preserve">tristable coupled network. </w:t>
      </w:r>
      <w:r w:rsidR="00323B4E" w:rsidRPr="00C9444E">
        <w:rPr>
          <w:rFonts w:ascii="Times New Roman" w:hAnsi="Times New Roman" w:cs="Times New Roman"/>
        </w:rPr>
        <w:t>For instance, the hybrid E/M-W/O state is stabilized at all values of the fold</w:t>
      </w:r>
      <w:r w:rsidR="00E276DE" w:rsidRPr="00C9444E">
        <w:rPr>
          <w:rFonts w:ascii="Times New Roman" w:hAnsi="Times New Roman" w:cs="Times New Roman"/>
        </w:rPr>
        <w:t xml:space="preserve"> </w:t>
      </w:r>
      <w:r w:rsidR="00323B4E" w:rsidRPr="00C9444E">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r w:rsidR="00FF60E1" w:rsidRPr="00C9444E">
        <w:rPr>
          <w:rFonts w:ascii="Times New Roman" w:hAnsi="Times New Roman" w:cs="Times New Roman"/>
        </w:rPr>
        <w:t>However, w</w:t>
      </w:r>
      <w:r w:rsidRPr="00C9444E">
        <w:rPr>
          <w:rFonts w:ascii="Times New Roman" w:hAnsi="Times New Roman" w:cs="Times New Roman"/>
        </w:rPr>
        <w:t xml:space="preserve">hen </w:t>
      </w:r>
      <w:r w:rsidR="00FF60E1" w:rsidRPr="00C9444E">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upregulates SNAIL</w:t>
      </w:r>
      <w:r w:rsidRPr="00C9444E">
        <w:rPr>
          <w:rFonts w:ascii="Times New Roman" w:hAnsi="Times New Roman" w:cs="Times New Roman"/>
        </w:rPr>
        <w:t xml:space="preserve">, </w:t>
      </w:r>
      <w:r w:rsidR="00FF60E1" w:rsidRPr="00C9444E">
        <w:rPr>
          <w:rFonts w:ascii="Times New Roman" w:hAnsi="Times New Roman" w:cs="Times New Roman"/>
        </w:rPr>
        <w:t>the E/M-W/O state is only stabilized for some values of the fold</w:t>
      </w:r>
      <w:r w:rsidR="00E276DE" w:rsidRPr="00C9444E">
        <w:rPr>
          <w:rFonts w:ascii="Times New Roman" w:hAnsi="Times New Roman" w:cs="Times New Roman"/>
        </w:rPr>
        <w:t xml:space="preserve"> </w:t>
      </w:r>
      <w:r w:rsidR="00FF60E1" w:rsidRPr="00C9444E">
        <w:rPr>
          <w:rFonts w:ascii="Times New Roman" w:hAnsi="Times New Roman" w:cs="Times New Roman"/>
        </w:rPr>
        <w:t>change, but the E/M-W/O is present for more values when PSFs stabilize the circuit compared to the original tristable network</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These </w:t>
      </w:r>
      <w:r w:rsidR="00EC33E3" w:rsidRPr="00C9444E">
        <w:rPr>
          <w:rFonts w:ascii="Times New Roman" w:hAnsi="Times New Roman" w:cs="Times New Roman"/>
        </w:rPr>
        <w:t xml:space="preserve">results confirm the PSFs </w:t>
      </w:r>
      <w:r w:rsidR="000E4B95" w:rsidRPr="00C9444E">
        <w:rPr>
          <w:rFonts w:ascii="Times New Roman" w:hAnsi="Times New Roman" w:cs="Times New Roman"/>
        </w:rPr>
        <w:t xml:space="preserve">increase the stability of the E/M-W/O state, even when </w:t>
      </w:r>
      <w:r w:rsidR="00E276DE" w:rsidRPr="00C9444E">
        <w:rPr>
          <w:rFonts w:ascii="Times New Roman" w:hAnsi="Times New Roman" w:cs="Times New Roman"/>
        </w:rPr>
        <w:t xml:space="preserve">EMT-metabolism </w:t>
      </w:r>
      <w:r w:rsidR="000E4B95" w:rsidRPr="00C9444E">
        <w:rPr>
          <w:rFonts w:ascii="Times New Roman" w:hAnsi="Times New Roman" w:cs="Times New Roman"/>
        </w:rPr>
        <w:t xml:space="preserve">crosstalks are active. </w:t>
      </w:r>
    </w:p>
    <w:p w14:paraId="15B67196" w14:textId="64C24319" w:rsidR="00E469AE" w:rsidRPr="00C9444E" w:rsidRDefault="00AD7F58" w:rsidP="006D2EF3">
      <w:pPr>
        <w:pStyle w:val="BodyText"/>
        <w:spacing w:line="480" w:lineRule="auto"/>
        <w:ind w:firstLine="720"/>
        <w:rPr>
          <w:rFonts w:ascii="Times New Roman" w:hAnsi="Times New Roman" w:cs="Times New Roman"/>
        </w:rPr>
      </w:pPr>
      <w:r w:rsidRPr="00C9444E">
        <w:rPr>
          <w:rFonts w:ascii="Times New Roman" w:hAnsi="Times New Roman" w:cs="Times New Roman"/>
        </w:rPr>
        <w:t>When multiple crosstalks are active</w:t>
      </w:r>
      <w:r w:rsidR="003673B0" w:rsidRPr="00C9444E">
        <w:rPr>
          <w:rFonts w:ascii="Times New Roman" w:hAnsi="Times New Roman" w:cs="Times New Roman"/>
        </w:rPr>
        <w:t>,</w:t>
      </w:r>
      <w:r w:rsidRPr="00C9444E">
        <w:rPr>
          <w:rFonts w:ascii="Times New Roman" w:hAnsi="Times New Roman" w:cs="Times New Roman"/>
        </w:rPr>
        <w:t xml:space="preserve"> the stability of the E/M-W/O state persists. If two competing crosstalks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(i.e.,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regulation active), then the E/M-W/O state is possible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The regulatory crosstalks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crosstalks and can push the system towards mesenchymal</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tristable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the three crosstalks that were shown in the tristable and bistable networks to suppress all states except the E/M-W/O state;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 </w:t>
      </w:r>
      <w:r w:rsidR="005506B5" w:rsidRPr="00C9444E">
        <w:rPr>
          <w:rFonts w:ascii="Times New Roman" w:hAnsi="Times New Roman" w:cs="Times New Roman"/>
        </w:rPr>
        <w:t>HIF-1</w:t>
      </w:r>
      <w:r w:rsidRPr="00C9444E">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the </w:t>
      </w:r>
      <w:r w:rsidR="00F340BE" w:rsidRPr="00C9444E">
        <w:rPr>
          <w:rFonts w:ascii="Times New Roman" w:hAnsi="Times New Roman" w:cs="Times New Roman"/>
        </w:rPr>
        <w:t>I</w:t>
      </w:r>
      <w:r w:rsidRPr="00C9444E">
        <w:rPr>
          <w:rFonts w:ascii="Times New Roman" w:hAnsi="Times New Roman" w:cs="Times New Roman"/>
        </w:rPr>
        <w:t xml:space="preserve">nput to </w:t>
      </w:r>
      <w:r w:rsidR="005506B5" w:rsidRPr="00C9444E">
        <w:rPr>
          <w:rFonts w:ascii="Times New Roman" w:hAnsi="Times New Roman" w:cs="Times New Roman"/>
        </w:rPr>
        <w:t xml:space="preserve">SNAIL </w:t>
      </w:r>
      <w:r w:rsidRPr="00C9444E">
        <w:rPr>
          <w:rFonts w:ascii="Times New Roman" w:hAnsi="Times New Roman" w:cs="Times New Roman"/>
        </w:rPr>
        <w:t xml:space="preserve">is modulated. </w:t>
      </w:r>
      <w:r w:rsidR="00781C5E" w:rsidRPr="00C9444E">
        <w:rPr>
          <w:rFonts w:ascii="Times New Roman" w:hAnsi="Times New Roman" w:cs="Times New Roman"/>
        </w:rPr>
        <w:t xml:space="preserve">Once again, there is a phase where only the E/M-W/O state exists.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when stabilized by the PSFs than </w:t>
      </w:r>
      <w:r w:rsidR="00781C5E" w:rsidRPr="00C9444E">
        <w:rPr>
          <w:rFonts w:ascii="Times New Roman" w:hAnsi="Times New Roman" w:cs="Times New Roman"/>
        </w:rPr>
        <w:t xml:space="preserve">for the corresponding </w:t>
      </w:r>
      <w:r w:rsidRPr="00C9444E">
        <w:rPr>
          <w:rFonts w:ascii="Times New Roman" w:hAnsi="Times New Roman" w:cs="Times New Roman"/>
        </w:rPr>
        <w:t xml:space="preserve"> tristable</w:t>
      </w:r>
      <w:r w:rsidR="00781C5E" w:rsidRPr="00C9444E">
        <w:rPr>
          <w:rFonts w:ascii="Times New Roman" w:hAnsi="Times New Roman" w:cs="Times New Roman"/>
        </w:rPr>
        <w:t xml:space="preserve"> or bistable</w:t>
      </w:r>
      <w:r w:rsidRPr="00C9444E">
        <w:rPr>
          <w:rFonts w:ascii="Times New Roman" w:hAnsi="Times New Roman" w:cs="Times New Roman"/>
        </w:rPr>
        <w:t xml:space="preserve"> coupled network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r w:rsidRPr="00C9444E">
        <w:rPr>
          <w:rFonts w:ascii="Times New Roman" w:hAnsi="Times New Roman" w:cs="Times New Roman"/>
        </w:rPr>
        <w:t>).</w:t>
      </w:r>
      <w:r w:rsidR="00E4063A" w:rsidRPr="00C9444E">
        <w:rPr>
          <w:rFonts w:ascii="Times New Roman" w:hAnsi="Times New Roman" w:cs="Times New Roman"/>
        </w:rPr>
        <w:t xml:space="preserve"> Specifically, the light red region at the bottom left corner of Fig. </w:t>
      </w:r>
      <w:r w:rsidR="00C3707C" w:rsidRPr="00C9444E">
        <w:rPr>
          <w:rFonts w:ascii="Times New Roman" w:hAnsi="Times New Roman" w:cs="Times New Roman"/>
        </w:rPr>
        <w:t>9</w:t>
      </w:r>
      <w:r w:rsidR="00E4063A" w:rsidRPr="00C9444E">
        <w:rPr>
          <w:rFonts w:ascii="Times New Roman" w:hAnsi="Times New Roman" w:cs="Times New Roman"/>
        </w:rPr>
        <w:t xml:space="preserve">D, shows the parameter space where the E/M-W/O state is the only one available for the tristable network at this level of </w:t>
      </w:r>
      <w:r w:rsidR="00F340BE" w:rsidRPr="00C9444E">
        <w:rPr>
          <w:rFonts w:ascii="Times New Roman" w:hAnsi="Times New Roman" w:cs="Times New Roman"/>
        </w:rPr>
        <w:t>I</w:t>
      </w:r>
      <w:r w:rsidR="00E4063A" w:rsidRPr="00C9444E">
        <w:rPr>
          <w:rFonts w:ascii="Times New Roman" w:hAnsi="Times New Roman" w:cs="Times New Roman"/>
        </w:rPr>
        <w:t xml:space="preserve">nput to </w:t>
      </w:r>
      <w:r w:rsidR="00F946C7" w:rsidRPr="00C9444E">
        <w:rPr>
          <w:rFonts w:ascii="Times New Roman" w:hAnsi="Times New Roman" w:cs="Times New Roman"/>
        </w:rPr>
        <w:t>SNAIL</w:t>
      </w:r>
      <w:r w:rsidR="00E4063A" w:rsidRPr="00C9444E">
        <w:rPr>
          <w:rFonts w:ascii="Times New Roman" w:hAnsi="Times New Roman" w:cs="Times New Roman"/>
        </w:rPr>
        <w:t>. The large red region surrounding it is the additional parameter space the E/M-W/O state is stabilized when the PSFs are coupled with the network.</w:t>
      </w:r>
      <w:r w:rsidR="000E4450" w:rsidRPr="00C9444E">
        <w:rPr>
          <w:rFonts w:ascii="Times New Roman" w:hAnsi="Times New Roman" w:cs="Times New Roman"/>
        </w:rPr>
        <w:t xml:space="preserve"> Further, the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stability are the</w:t>
      </w:r>
      <w:r w:rsidR="00DE437B" w:rsidRPr="00C9444E">
        <w:rPr>
          <w:rFonts w:ascii="Times New Roman" w:hAnsi="Times New Roman" w:cs="Times New Roman"/>
        </w:rPr>
        <w:t xml:space="preserve"> same as the bistable networks (E-W/O and E-O)</w:t>
      </w:r>
      <w:r w:rsidR="004167E1" w:rsidRPr="00C9444E">
        <w:rPr>
          <w:rFonts w:ascii="Times New Roman" w:hAnsi="Times New Roman" w:cs="Times New Roman"/>
        </w:rPr>
        <w:t>, and also correspond to those of the tristable network.</w:t>
      </w:r>
      <w:r w:rsidR="005C0794" w:rsidRPr="00C9444E">
        <w:rPr>
          <w:rFonts w:ascii="Times New Roman" w:hAnsi="Times New Roman" w:cs="Times New Roman"/>
        </w:rPr>
        <w:t xml:space="preserve"> Thus, incorporating the PSFs – GRHL2 and OVOL – can increase the stability of the E/M-W/O state and </w:t>
      </w:r>
      <w:r w:rsidR="00750D36" w:rsidRPr="00C9444E">
        <w:rPr>
          <w:rFonts w:ascii="Times New Roman" w:hAnsi="Times New Roman" w:cs="Times New Roman"/>
        </w:rPr>
        <w:t xml:space="preserve">the results here </w:t>
      </w:r>
      <w:r w:rsidR="005C0794" w:rsidRPr="00C9444E">
        <w:rPr>
          <w:rFonts w:ascii="Times New Roman" w:hAnsi="Times New Roman" w:cs="Times New Roman"/>
        </w:rPr>
        <w:t>agree with our previous finding</w:t>
      </w:r>
      <w:r w:rsidR="00363457" w:rsidRPr="00C9444E">
        <w:rPr>
          <w:rFonts w:ascii="Times New Roman" w:hAnsi="Times New Roman" w:cs="Times New Roman"/>
        </w:rPr>
        <w:t xml:space="preserve"> of mutual activation between the EMT and metabolic networks.</w:t>
      </w:r>
      <w:r w:rsidR="005C0794" w:rsidRPr="00C9444E">
        <w:rPr>
          <w:rFonts w:ascii="Times New Roman" w:hAnsi="Times New Roman" w:cs="Times New Roman"/>
        </w:rPr>
        <w:t xml:space="preserve"> </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4347CE6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stabilizing E/M state can increase parameters spaces of E/M-W/O states.</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modified network to include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coupled E/M-W/O state is present in more of the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space when the Input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is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xml:space="preserve">. There is a larger region where the E/M-W/O state is the only possible coupled state compared to the original model.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percent of initial conditions between (C) and the original model when the </w:t>
      </w:r>
      <w:r w:rsidR="00F340BE" w:rsidRPr="00C9444E">
        <w:rPr>
          <w:rFonts w:ascii="Times New Roman" w:hAnsi="Times New Roman" w:cs="Times New Roman"/>
          <w:i w:val="0"/>
          <w:iCs/>
        </w:rPr>
        <w:t>I</w:t>
      </w:r>
      <w:r w:rsidR="003B02C1" w:rsidRPr="00C9444E">
        <w:rPr>
          <w:rFonts w:ascii="Times New Roman" w:hAnsi="Times New Roman" w:cs="Times New Roman"/>
          <w:i w:val="0"/>
          <w:iCs/>
        </w:rPr>
        <w:t xml:space="preserve">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eastAsiaTheme="minorEastAsia" w:hAnsi="Times New Roman" w:cs="Times New Roman"/>
          <w:i w:val="0"/>
          <w:iCs/>
        </w:rPr>
        <w:t>upregulates</w:t>
      </w:r>
      <w:r w:rsidR="003B02C1" w:rsidRPr="00C9444E">
        <w:rPr>
          <w:rFonts w:ascii="Times New Roman" w:hAnsi="Times New Roman" w:cs="Times New Roman"/>
          <w:i w:val="0"/>
          <w:iCs/>
        </w:rPr>
        <w:t xml:space="preserve">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C9444E">
        <w:rPr>
          <w:rFonts w:ascii="Times New Roman" w:hAnsi="Times New Roman" w:cs="Times New Roman"/>
          <w:i w:val="0"/>
          <w:iCs/>
        </w:rPr>
        <w:t>s</w:t>
      </w:r>
      <w:r w:rsidR="003B02C1" w:rsidRPr="00C9444E">
        <w:rPr>
          <w:rFonts w:ascii="Times New Roman" w:hAnsi="Times New Roman" w:cs="Times New Roman"/>
          <w:i w:val="0"/>
          <w:iCs/>
        </w:rPr>
        <w:t xml:space="preserve"> are fully in the E/M-W/O state. The light red on the right is where neither model is in the E/M-W/O state.</w:t>
      </w:r>
    </w:p>
    <w:p w14:paraId="7E71D657" w14:textId="3FFFC259" w:rsidR="00FE39E9" w:rsidRPr="00C9444E" w:rsidRDefault="00FE39E9" w:rsidP="00FE39E9">
      <w:pPr>
        <w:pStyle w:val="BodyText"/>
        <w:spacing w:line="480" w:lineRule="auto"/>
        <w:rPr>
          <w:ins w:id="63" w:author="Madeline Galbraith" w:date="2022-05-18T13:28:00Z"/>
          <w:rFonts w:ascii="Times New Roman" w:hAnsi="Times New Roman" w:cs="Times New Roman"/>
          <w:b/>
          <w:bCs/>
        </w:rPr>
      </w:pPr>
      <w:bookmarkStart w:id="64" w:name="discussion"/>
    </w:p>
    <w:p w14:paraId="51CF9677" w14:textId="15B6ACA4" w:rsidR="00016836" w:rsidRPr="00C9444E" w:rsidRDefault="00016836" w:rsidP="00FE39E9">
      <w:pPr>
        <w:pStyle w:val="BodyText"/>
        <w:spacing w:line="480" w:lineRule="auto"/>
        <w:rPr>
          <w:ins w:id="65"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64"/>
    </w:p>
    <w:p w14:paraId="662259CA" w14:textId="40DC2765"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When the miRNA of the EMT network regulate the metabolic network, the E/M-W/O phenotype can be upregulated with just a single crosstalk. However, when the TFs of the metabolic network regulate the EMT network, a minimum of two crosstalks with opposite effects must be active.</w:t>
      </w:r>
      <w:r w:rsidR="000631C2" w:rsidRPr="00C9444E">
        <w:rPr>
          <w:rFonts w:ascii="Times New Roman" w:hAnsi="Times New Roman" w:cs="Times New Roman"/>
        </w:rPr>
        <w:t xml:space="preserve"> Additionally, if crosstalks in both 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58E01792"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018B4FDF"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 xml:space="preserve"> 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C245F" w:rsidRPr="004C245F">
            <w:rPr>
              <w:rFonts w:ascii="Times New Roman" w:eastAsia="Times New Roman" w:hAnsi="Times New Roman" w:cs="Times New Roman"/>
              <w:color w:val="000000"/>
            </w:rPr>
            <w:t>[70]</w:t>
          </w:r>
        </w:sdtContent>
      </w:sdt>
      <w:r w:rsidR="00376723" w:rsidRPr="00C9444E">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C245F" w:rsidRPr="004C245F">
            <w:rPr>
              <w:rFonts w:ascii="Times New Roman" w:eastAsia="Times New Roman" w:hAnsi="Times New Roman" w:cs="Times New Roman"/>
              <w:color w:val="000000"/>
            </w:rPr>
            <w:t>[71,72]</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C245F" w:rsidRPr="004C245F">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ins w:id="66" w:author="Madeline Galbraith" w:date="2022-05-24T14:36:00Z">
        <w:r w:rsidR="00126BB2">
          <w:rPr>
            <w:rFonts w:ascii="Times New Roman" w:hAnsi="Times New Roman" w:cs="Times New Roman"/>
          </w:rPr>
          <w:t xml:space="preserve"> </w:t>
        </w:r>
      </w:ins>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C245F" w:rsidRPr="004C245F">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C245F" w:rsidRPr="004C245F">
            <w:rPr>
              <w:rFonts w:ascii="Times New Roman" w:eastAsia="Times New Roman" w:hAnsi="Times New Roman" w:cs="Times New Roman"/>
              <w:color w:val="000000"/>
            </w:rPr>
            <w:t>[73]</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C245F" w:rsidRPr="004C245F">
            <w:rPr>
              <w:rFonts w:ascii="Times New Roman" w:eastAsia="Times New Roman" w:hAnsi="Times New Roman" w:cs="Times New Roman"/>
              <w:color w:val="000000"/>
            </w:rPr>
            <w:t>[74]</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4DC01A67" w14:textId="2BDC6B7D" w:rsidR="002D385B" w:rsidRPr="00C9444E" w:rsidRDefault="00670604"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w:t>
      </w:r>
      <w:commentRangeStart w:id="67"/>
      <w:r w:rsidRPr="00C9444E">
        <w:rPr>
          <w:rFonts w:ascii="Times New Roman" w:hAnsi="Times New Roman" w:cs="Times New Roman"/>
        </w:rPr>
        <w:t>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095EA5" w:rsidRPr="00C9444E">
        <w:rPr>
          <w:rFonts w:ascii="Times New Roman" w:hAnsi="Times New Roman" w:cs="Times New Roman"/>
        </w:rPr>
        <w:t xml:space="preserve">. The result is somewhat surprising given the widespread impression that primary tumors </w:t>
      </w:r>
      <w:commentRangeEnd w:id="67"/>
      <w:r w:rsidR="00B13196" w:rsidRPr="00C9444E">
        <w:rPr>
          <w:rStyle w:val="CommentReference"/>
          <w:rFonts w:ascii="Times New Roman" w:hAnsi="Times New Roman" w:cs="Times New Roman"/>
        </w:rPr>
        <w:commentReference w:id="67"/>
      </w:r>
      <w:r w:rsidR="00095EA5" w:rsidRPr="00C9444E">
        <w:rPr>
          <w:rFonts w:ascii="Times New Roman" w:hAnsi="Times New Roman" w:cs="Times New Roman"/>
        </w:rPr>
        <w:t xml:space="preserve">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C245F" w:rsidRPr="004C245F">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However, this finding is consistent with the general idea that moving from E to E/M is connected with increasing stemness</w:t>
      </w:r>
      <w:ins w:id="68" w:author="Madeline Galbraith" w:date="2022-05-18T16:08:00Z">
        <w:r w:rsidR="00384287" w:rsidRPr="00C9444E">
          <w:rPr>
            <w:rFonts w:ascii="Times New Roman" w:hAnsi="Times New Roman" w:cs="Times New Roman"/>
          </w:rPr>
          <w:t>,</w:t>
        </w:r>
      </w:ins>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have to traverse the ECM should switch to more OXPHOS, whereas ones that become quiescent in a hypoxic metastatic niche should favor glycolysis. </w:t>
      </w:r>
    </w:p>
    <w:p w14:paraId="6E0470B3" w14:textId="67A2F834" w:rsidR="000D0538" w:rsidRDefault="000D0538" w:rsidP="000D0538">
      <w:pPr>
        <w:pStyle w:val="BodyText"/>
        <w:spacing w:line="480" w:lineRule="auto"/>
        <w:ind w:firstLine="720"/>
        <w:rPr>
          <w:ins w:id="69" w:author="Madeline Galbraith" w:date="2022-05-24T14:33:00Z"/>
          <w:rFonts w:ascii="Times New Roman" w:hAnsi="Times New Roman" w:cs="Times New Roman"/>
        </w:rPr>
      </w:pPr>
      <w:ins w:id="70" w:author="Madeline Galbraith" w:date="2022-05-24T14:33:00Z">
        <w:r w:rsidRPr="00C9444E">
          <w:rPr>
            <w:rFonts w:ascii="Times New Roman" w:hAnsi="Times New Roman" w:cs="Times New Roman"/>
          </w:rPr>
          <w:t>We believe that understanding how the E/M-W/O phenotype is stabilized by the crosstalks of EMT and metabolic reprogramming could be of vital importance to disrupt metastatic processes.</w:t>
        </w:r>
        <w:r>
          <w:rPr>
            <w:rFonts w:ascii="Times New Roman" w:hAnsi="Times New Roman" w:cs="Times New Roman"/>
          </w:rPr>
          <w:t xml:space="preserve"> Interestingly, the model we’ve proposed predicts EMT can drive metabolic reprogramming or vice versa, a question that remains unanswered</w:t>
        </w:r>
      </w:ins>
      <w:r w:rsidR="00991540">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DefaultPlaceholder_-1854013440"/>
          </w:placeholder>
        </w:sdtPr>
        <w:sdtContent>
          <w:r w:rsidR="004C245F" w:rsidRPr="004C245F">
            <w:rPr>
              <w:rFonts w:ascii="Times New Roman" w:eastAsia="Times New Roman" w:hAnsi="Times New Roman" w:cs="Times New Roman"/>
              <w:color w:val="000000"/>
            </w:rPr>
            <w:t>[30–37,40–42]</w:t>
          </w:r>
        </w:sdtContent>
      </w:sdt>
      <w:r w:rsidR="00991540">
        <w:rPr>
          <w:rFonts w:ascii="Times New Roman" w:hAnsi="Times New Roman" w:cs="Times New Roman"/>
        </w:rPr>
        <w:t>.</w:t>
      </w:r>
      <w:ins w:id="71" w:author="Madeline Galbraith" w:date="2022-05-24T14:33:00Z">
        <w:r>
          <w:rPr>
            <w:rFonts w:ascii="Times New Roman" w:hAnsi="Times New Roman" w:cs="Times New Roman"/>
          </w:rPr>
          <w:t xml:space="preserve"> In both instances the hybrid E/M and hybrid W/O phenotypes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w:t>
        </w:r>
        <w:r w:rsidRPr="00CE1D6F">
          <w:rPr>
            <w:rFonts w:ascii="Times New Roman" w:hAnsi="Times New Roman" w:cs="Times New Roman"/>
          </w:rPr>
          <w:t xml:space="preserve"> </w:t>
        </w:r>
        <w:r>
          <w:rPr>
            <w:rFonts w:ascii="Times New Roman" w:hAnsi="Times New Roman" w:cs="Times New Roman"/>
          </w:rPr>
          <w:t>OXPHOS metabolic axis, but when the two networks are coupled our model agrees with the identified experimental correlations between high glycolysis metabolism, high or low OXPHOS metabolism, and the E/M state</w:t>
        </w:r>
      </w:ins>
      <w:customXmlInsRangeStart w:id="72" w:author="Madeline Galbraith" w:date="2022-05-24T14:33:00Z"/>
      <w:sdt>
        <w:sdtPr>
          <w:rPr>
            <w:rFonts w:ascii="Times New Roman" w:hAnsi="Times New Roman" w:cs="Times New Roman"/>
          </w:rPr>
          <w:alias w:val="SmartCite Citation"/>
          <w:tag w:val="703cb261-b0c2-4f52-8c43-8dc408bf3954:2c503bc3-ea95-41e2-b2ed-32f2035cf010+"/>
          <w:id w:val="1193265003"/>
          <w:placeholder>
            <w:docPart w:val="6B63DC8A488C4C0099C120CE95851762"/>
          </w:placeholder>
        </w:sdtPr>
        <w:sdtContent>
          <w:customXmlInsRangeEnd w:id="72"/>
          <w:r w:rsidR="004C245F" w:rsidRPr="004C245F">
            <w:rPr>
              <w:rFonts w:ascii="Times New Roman" w:eastAsia="Times New Roman" w:hAnsi="Times New Roman" w:cs="Times New Roman"/>
              <w:color w:val="000000"/>
            </w:rPr>
            <w:t>[67]</w:t>
          </w:r>
          <w:customXmlInsRangeStart w:id="73" w:author="Madeline Galbraith" w:date="2022-05-24T14:33:00Z"/>
        </w:sdtContent>
      </w:sdt>
      <w:customXmlInsRangeEnd w:id="73"/>
      <w:ins w:id="74" w:author="Madeline Galbraith" w:date="2022-05-24T14:33:00Z">
        <w:r>
          <w:rPr>
            <w:rFonts w:ascii="Times New Roman" w:hAnsi="Times New Roman" w:cs="Times New Roman"/>
          </w:rPr>
          <w:t>. Our model is consistent,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low glycolysis metabolism correlated with EMT. However, extending the model by coupling with glycolysis, glucose oxidation, and fatty acid oxidation metabolic pathways</w:t>
        </w:r>
      </w:ins>
      <w:customXmlInsRangeStart w:id="75" w:author="Madeline Galbraith" w:date="2022-05-24T14:33:00Z"/>
      <w:sdt>
        <w:sdtPr>
          <w:rPr>
            <w:rFonts w:ascii="Times New Roman" w:hAnsi="Times New Roman" w:cs="Times New Roman"/>
          </w:rPr>
          <w:alias w:val="SmartCite Citation"/>
          <w:tag w:val="703cb261-b0c2-4f52-8c43-8dc408bf3954:4da3ff72-f9f0-4ae5-8ac0-9bd417dd8768+"/>
          <w:id w:val="-953322695"/>
          <w:placeholder>
            <w:docPart w:val="6B63DC8A488C4C0099C120CE95851762"/>
          </w:placeholder>
        </w:sdtPr>
        <w:sdtContent>
          <w:customXmlInsRangeEnd w:id="75"/>
          <w:r w:rsidR="004C245F" w:rsidRPr="004C245F">
            <w:rPr>
              <w:rFonts w:ascii="Times New Roman" w:eastAsia="Times New Roman" w:hAnsi="Times New Roman" w:cs="Times New Roman"/>
              <w:color w:val="000000"/>
            </w:rPr>
            <w:t>[76]</w:t>
          </w:r>
          <w:customXmlInsRangeStart w:id="76" w:author="Madeline Galbraith" w:date="2022-05-24T14:33:00Z"/>
        </w:sdtContent>
      </w:sdt>
      <w:customXmlInsRangeEnd w:id="76"/>
      <w:ins w:id="77" w:author="Madeline Galbraith" w:date="2022-05-24T14:33:00Z">
        <w:r>
          <w:rPr>
            <w:rFonts w:ascii="Times New Roman" w:hAnsi="Times New Roman" w:cs="Times New Roman"/>
          </w:rPr>
          <w:t xml:space="preserve"> may be able to explain the low glycolysis states of Ref.</w:t>
        </w:r>
      </w:ins>
      <w:customXmlInsRangeStart w:id="78" w:author="Madeline Galbraith" w:date="2022-05-24T14:33:00Z"/>
      <w:sdt>
        <w:sdtPr>
          <w:rPr>
            <w:rFonts w:ascii="Times New Roman" w:hAnsi="Times New Roman" w:cs="Times New Roman"/>
          </w:rPr>
          <w:alias w:val="SmartCite Citation"/>
          <w:tag w:val="703cb261-b0c2-4f52-8c43-8dc408bf3954:2c503bc3-ea95-41e2-b2ed-32f2035cf010+"/>
          <w:id w:val="-1693533276"/>
          <w:placeholder>
            <w:docPart w:val="6B63DC8A488C4C0099C120CE95851762"/>
          </w:placeholder>
        </w:sdtPr>
        <w:sdtContent>
          <w:customXmlInsRangeEnd w:id="78"/>
          <w:r w:rsidR="004C245F" w:rsidRPr="004C245F">
            <w:rPr>
              <w:rFonts w:ascii="Times New Roman" w:eastAsia="Times New Roman" w:hAnsi="Times New Roman" w:cs="Times New Roman"/>
              <w:color w:val="000000"/>
            </w:rPr>
            <w:t>[67]</w:t>
          </w:r>
          <w:customXmlInsRangeStart w:id="79" w:author="Madeline Galbraith" w:date="2022-05-24T14:33:00Z"/>
        </w:sdtContent>
      </w:sdt>
      <w:customXmlInsRangeEnd w:id="79"/>
      <w:ins w:id="80" w:author="Madeline Galbraith" w:date="2022-05-24T14:33:00Z">
        <w:r>
          <w:rPr>
            <w:rFonts w:ascii="Times New Roman" w:hAnsi="Times New Roman" w:cs="Times New Roman"/>
          </w:rPr>
          <w:t xml:space="preserve"> .</w:t>
        </w:r>
      </w:ins>
    </w:p>
    <w:p w14:paraId="3C966B00" w14:textId="0BFED213" w:rsidR="00690173" w:rsidRPr="00C9444E" w:rsidRDefault="002D385B"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C245F" w:rsidRPr="004C245F">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C245F" w:rsidRPr="004C245F">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moveToRangeStart w:id="81" w:author="Madeline Galbraith" w:date="2022-05-24T14:24:00Z" w:name="move104294710"/>
      <w:moveTo w:id="82" w:author="Madeline Galbraith" w:date="2022-05-24T14:24:00Z">
        <w:r w:rsidR="00D95DF5" w:rsidRPr="00C9444E">
          <w:rPr>
            <w:rFonts w:ascii="Times New Roman" w:hAnsi="Times New Roman" w:cs="Times New Roman"/>
          </w:rPr>
          <w:t>T</w:t>
        </w:r>
      </w:moveTo>
      <w:ins w:id="83" w:author="Madeline Galbraith" w:date="2022-05-24T14:24:00Z">
        <w:r w:rsidR="00D95DF5">
          <w:rPr>
            <w:rFonts w:ascii="Times New Roman" w:hAnsi="Times New Roman" w:cs="Times New Roman"/>
          </w:rPr>
          <w:t xml:space="preserve">herefore, </w:t>
        </w:r>
      </w:ins>
      <w:ins w:id="84" w:author="Madeline Galbraith" w:date="2022-05-24T14:25:00Z">
        <w:r w:rsidR="00D95DF5">
          <w:rPr>
            <w:rFonts w:ascii="Times New Roman" w:hAnsi="Times New Roman" w:cs="Times New Roman"/>
          </w:rPr>
          <w:t>t</w:t>
        </w:r>
      </w:ins>
      <w:moveTo w:id="85" w:author="Madeline Galbraith" w:date="2022-05-24T14:24:00Z">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moveTo w:id="86" w:author="Madeline Galbraith" w:date="2022-05-24T14:24:00Z">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To w:id="87" w:author="Madeline Galbraith" w:date="2022-05-24T14:24:00Z">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moveTo w:id="88" w:author="Madeline Galbraith" w:date="2022-05-24T14:24:00Z">
              <w:r w:rsidR="00D95DF5" w:rsidRPr="00C9444E">
                <w:rPr>
                  <w:rFonts w:ascii="Times New Roman" w:eastAsiaTheme="minorEastAsia" w:hAnsi="Times New Roman" w:cs="Times New Roman"/>
                </w:rPr>
                <w:t>.</w:t>
              </w:r>
            </w:moveTo>
            <w:moveToRangeEnd w:id="81"/>
            <w:ins w:id="89" w:author="Madeline Galbraith" w:date="2022-05-24T14:25:00Z">
              <w:r w:rsidR="00D95DF5">
                <w:rPr>
                  <w:rFonts w:ascii="Times New Roman" w:eastAsiaTheme="minorEastAsia" w:hAnsi="Times New Roman" w:cs="Times New Roman"/>
                </w:rPr>
                <w:t xml:space="preserve"> Overal, </w:t>
              </w:r>
            </w:ins>
            <w:del w:id="90" w:author="Madeline Galbraith" w:date="2022-05-24T14:25:00Z">
              <w:r w:rsidR="003D29BC" w:rsidRPr="00C9444E" w:rsidDel="00D95DF5">
                <w:rPr>
                  <w:rFonts w:ascii="Times New Roman" w:hAnsi="Times New Roman" w:cs="Times New Roman"/>
                </w:rPr>
                <w:delText>T</w:delText>
              </w:r>
            </w:del>
            <w:ins w:id="91" w:author="Madeline Galbraith" w:date="2022-05-24T14:25:00Z">
              <w:r w:rsidR="00D95DF5">
                <w:rPr>
                  <w:rFonts w:ascii="Times New Roman" w:hAnsi="Times New Roman" w:cs="Times New Roman"/>
                </w:rPr>
                <w:t>t</w:t>
              </w:r>
            </w:ins>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r w:rsidR="00E57411" w:rsidRPr="00C9444E">
              <w:rPr>
                <w:rFonts w:ascii="Times New Roman" w:hAnsi="Times New Roman" w:cs="Times New Roman"/>
              </w:rPr>
              <w:t>Sciacovelli and Frezza</w:t>
            </w:r>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C245F" w:rsidRPr="004C245F">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moveFromRangeStart w:id="92" w:author="Madeline Galbraith" w:date="2022-05-24T14:24:00Z" w:name="move104294710"/>
            <w:moveFrom w:id="93" w:author="Madeline Galbraith" w:date="2022-05-24T14:24:00Z">
              <w:r w:rsidR="000B5465" w:rsidRPr="00C9444E" w:rsidDel="00D95DF5">
                <w:rPr>
                  <w:rFonts w:ascii="Times New Roman" w:hAnsi="Times New Roman" w:cs="Times New Roman"/>
                </w:rPr>
                <w:t xml:space="preserve">The </w:t>
              </w:r>
              <w:r w:rsidR="00D95DF5" w:rsidRPr="00C9444E" w:rsidDel="00D95DF5">
                <w:rPr>
                  <w:rFonts w:ascii="Times New Roman" w:hAnsi="Times New Roman" w:cs="Times New Roman"/>
                </w:rPr>
                <w:t>significance</w:t>
              </w:r>
              <w:r w:rsidR="000B5465" w:rsidRPr="00C9444E" w:rsidDel="00D95DF5">
                <w:rPr>
                  <w:rFonts w:ascii="Times New Roman" w:hAnsi="Times New Roman" w:cs="Times New Roman"/>
                </w:rPr>
                <w:t xml:space="preserv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moveFrom w:id="94" w:author="Madeline Galbraith" w:date="2022-05-24T14:24:00Z">
                <w:r w:rsidR="000B5465" w:rsidRPr="00C9444E" w:rsidDel="00D95DF5">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From w:id="95" w:author="Madeline Galbraith" w:date="2022-05-24T14:24:00Z">
                  <w:r w:rsidR="007D27F9" w:rsidRPr="00C9444E" w:rsidDel="00D95DF5">
                    <w:rPr>
                      <w:rFonts w:ascii="Times New Roman" w:hAnsi="Times New Roman" w:cs="Times New Roman"/>
                    </w:rPr>
                    <w:t>/</w:t>
                  </w:r>
                  <w:r w:rsidR="00F939CD" w:rsidRPr="00C9444E" w:rsidDel="00D95DF5">
                    <w:rPr>
                      <w:rFonts w:ascii="Times New Roman" w:hAnsi="Times New Roman" w:cs="Times New Roman"/>
                    </w:rPr>
                    <w:t>SNAIL</w:t>
                  </w:r>
                  <w:r w:rsidR="000B5465" w:rsidRPr="00C9444E" w:rsidDel="00D95DF5">
                    <w:rPr>
                      <w:rFonts w:ascii="Times New Roman" w:hAnsi="Times New Roman" w:cs="Times New Roman"/>
                    </w:rPr>
                    <w:t xml:space="preserve"> feedback loop could be experimentally tested by reducing the antioxidant factor SOD2, inducing hypoxia, and treating the cells with NF</w:t>
                  </w:r>
                  <w:r w:rsidR="000B5465" w:rsidRPr="00C9444E" w:rsidDel="00D95DF5">
                    <w:rPr>
                      <w:rFonts w:ascii="Times New Roman" w:eastAsiaTheme="minorEastAsia" w:hAnsi="Times New Roman" w:cs="Times New Roman"/>
                    </w:rPr>
                    <w:t>-</w:t>
                  </w:r>
                  <m:oMath>
                    <m:r>
                      <m:rPr>
                        <m:sty m:val="p"/>
                      </m:rPr>
                      <w:rPr>
                        <w:rFonts w:ascii="Cambria Math" w:eastAsiaTheme="minorEastAsia" w:hAnsi="Cambria Math" w:cs="Times New Roman"/>
                      </w:rPr>
                      <m:t>κβ</m:t>
                    </m:r>
                  </m:oMath>
                  <w:moveFrom w:id="96" w:author="Madeline Galbraith" w:date="2022-05-24T14:24:00Z">
                    <w:r w:rsidR="000B5465" w:rsidRPr="00C9444E" w:rsidDel="00D95DF5">
                      <w:rPr>
                        <w:rFonts w:ascii="Times New Roman" w:eastAsiaTheme="minorEastAsia" w:hAnsi="Times New Roman" w:cs="Times New Roman"/>
                      </w:rPr>
                      <w:t>.</w:t>
                    </w:r>
                  </w:moveFrom>
                  <w:moveFromRangeEnd w:id="92"/>
                </w:moveFrom>
              </w:moveFrom>
            </w:moveFrom>
          </w:moveTo>
        </w:moveTo>
      </w:moveTo>
    </w:p>
    <w:p w14:paraId="4C20C6E0" w14:textId="1C70C4D4" w:rsidR="00570864" w:rsidRPr="00C9444E" w:rsidRDefault="00306563" w:rsidP="00033126">
      <w:pPr>
        <w:pStyle w:val="BodyText"/>
        <w:spacing w:line="480" w:lineRule="auto"/>
        <w:ind w:firstLine="720"/>
        <w:rPr>
          <w:rFonts w:ascii="Times New Roman" w:hAnsi="Times New Roman" w:cs="Times New Roman"/>
        </w:rPr>
      </w:pPr>
      <w:del w:id="97" w:author="Madeline Galbraith" w:date="2022-05-24T14:33:00Z">
        <w:r w:rsidRPr="00C9444E" w:rsidDel="000D0538">
          <w:rPr>
            <w:rFonts w:ascii="Times New Roman" w:hAnsi="Times New Roman" w:cs="Times New Roman"/>
          </w:rPr>
          <w:delText>We belive that u</w:delText>
        </w:r>
        <w:r w:rsidR="00945673" w:rsidRPr="00C9444E" w:rsidDel="000D0538">
          <w:rPr>
            <w:rFonts w:ascii="Times New Roman" w:hAnsi="Times New Roman" w:cs="Times New Roman"/>
          </w:rPr>
          <w:delText xml:space="preserve">nderstanding how the E/M-W/O phenotype is stabilized by the </w:delText>
        </w:r>
        <w:r w:rsidR="007B1EFE" w:rsidRPr="00C9444E" w:rsidDel="000D0538">
          <w:rPr>
            <w:rFonts w:ascii="Times New Roman" w:hAnsi="Times New Roman" w:cs="Times New Roman"/>
          </w:rPr>
          <w:delText>crosstalks</w:delText>
        </w:r>
        <w:r w:rsidR="00945673" w:rsidRPr="00C9444E" w:rsidDel="000D0538">
          <w:rPr>
            <w:rFonts w:ascii="Times New Roman" w:hAnsi="Times New Roman" w:cs="Times New Roman"/>
          </w:rPr>
          <w:delText xml:space="preserve"> of EMT and metabolic reprogramming </w:delText>
        </w:r>
        <w:r w:rsidRPr="00C9444E" w:rsidDel="000D0538">
          <w:rPr>
            <w:rFonts w:ascii="Times New Roman" w:hAnsi="Times New Roman" w:cs="Times New Roman"/>
          </w:rPr>
          <w:delText xml:space="preserve">could be </w:delText>
        </w:r>
        <w:r w:rsidR="009515E3" w:rsidRPr="00C9444E" w:rsidDel="000D0538">
          <w:rPr>
            <w:rFonts w:ascii="Times New Roman" w:hAnsi="Times New Roman" w:cs="Times New Roman"/>
          </w:rPr>
          <w:delText xml:space="preserve">of vital importance to disrupt metastatic processes. </w:delText>
        </w:r>
      </w:del>
      <w:customXmlDelRangeStart w:id="98" w:author="Madeline Galbraith" w:date="2022-05-24T14:33:00Z"/>
      <w:sdt>
        <w:sdtPr>
          <w:rPr>
            <w:rFonts w:ascii="Times New Roman" w:hAnsi="Times New Roman" w:cs="Times New Roman"/>
          </w:rPr>
          <w:alias w:val="SmartCite Citation"/>
          <w:tag w:val="703cb261-b0c2-4f52-8c43-8dc408bf3954:2c503bc3-ea95-41e2-b2ed-32f2035cf010+"/>
          <w:id w:val="-481312635"/>
          <w:placeholder>
            <w:docPart w:val="DefaultPlaceholder_-1854013440"/>
          </w:placeholder>
        </w:sdtPr>
        <w:sdtContent>
          <w:customXmlDelRangeEnd w:id="98"/>
          <w:r w:rsidR="004C245F" w:rsidRPr="004C245F">
            <w:rPr>
              <w:rFonts w:ascii="Times New Roman" w:eastAsia="Times New Roman" w:hAnsi="Times New Roman" w:cs="Times New Roman"/>
              <w:color w:val="000000"/>
            </w:rPr>
            <w:t>[67]</w:t>
          </w:r>
          <w:customXmlDelRangeStart w:id="99" w:author="Madeline Galbraith" w:date="2022-05-24T14:33:00Z"/>
        </w:sdtContent>
      </w:sdt>
      <w:customXmlDelRangeEnd w:id="99"/>
      <w:del w:id="100" w:author="Madeline Galbraith" w:date="2022-05-24T12:37:00Z">
        <w:r w:rsidR="009515E3" w:rsidRPr="00C9444E" w:rsidDel="00E334F8">
          <w:rPr>
            <w:rFonts w:ascii="Times New Roman" w:hAnsi="Times New Roman" w:cs="Times New Roman"/>
          </w:rPr>
          <w:delText>While EMT seems to be able to stabilize metabolically advantageous phenotypes, like the hybrid W/O state</w:delText>
        </w:r>
        <w:commentRangeStart w:id="101"/>
        <w:r w:rsidR="009515E3" w:rsidRPr="00C9444E" w:rsidDel="00E334F8">
          <w:rPr>
            <w:rFonts w:ascii="Times New Roman" w:hAnsi="Times New Roman" w:cs="Times New Roman"/>
          </w:rPr>
          <w:delText xml:space="preserve">, more evidence seems to support </w:delText>
        </w:r>
        <w:r w:rsidRPr="00C9444E" w:rsidDel="00E334F8">
          <w:rPr>
            <w:rFonts w:ascii="Times New Roman" w:hAnsi="Times New Roman" w:cs="Times New Roman"/>
          </w:rPr>
          <w:delText xml:space="preserve">a scenario in which </w:delText>
        </w:r>
        <w:r w:rsidR="009515E3" w:rsidRPr="00C9444E" w:rsidDel="00E334F8">
          <w:rPr>
            <w:rFonts w:ascii="Times New Roman" w:hAnsi="Times New Roman" w:cs="Times New Roman"/>
          </w:rPr>
          <w:delText>metabolic reprogramming drives EMT</w:delText>
        </w:r>
        <w:r w:rsidR="00BF3007" w:rsidRPr="00C9444E" w:rsidDel="00E334F8">
          <w:rPr>
            <w:rFonts w:ascii="Times New Roman" w:hAnsi="Times New Roman" w:cs="Times New Roman"/>
          </w:rPr>
          <w:delText xml:space="preserve">, especially </w:delText>
        </w:r>
        <w:r w:rsidR="0005499B" w:rsidRPr="00C9444E" w:rsidDel="00E334F8">
          <w:rPr>
            <w:rFonts w:ascii="Times New Roman" w:hAnsi="Times New Roman" w:cs="Times New Roman"/>
          </w:rPr>
          <w:delText>regarding</w:delText>
        </w:r>
        <w:r w:rsidR="00BF3007" w:rsidRPr="00C9444E" w:rsidDel="00E334F8">
          <w:rPr>
            <w:rFonts w:ascii="Times New Roman" w:hAnsi="Times New Roman" w:cs="Times New Roman"/>
          </w:rPr>
          <w:delText xml:space="preserve"> OXPHOS and glycolysi</w:delText>
        </w:r>
        <w:r w:rsidR="00235A5D" w:rsidRPr="00C9444E" w:rsidDel="00E334F8">
          <w:rPr>
            <w:rFonts w:ascii="Times New Roman" w:hAnsi="Times New Roman" w:cs="Times New Roman"/>
          </w:rPr>
          <w:delText xml:space="preserve"> </w:delText>
        </w:r>
        <w:commentRangeEnd w:id="101"/>
        <w:r w:rsidR="003707D8" w:rsidRPr="00C9444E" w:rsidDel="00E334F8">
          <w:rPr>
            <w:rStyle w:val="CommentReference"/>
            <w:rFonts w:ascii="Times New Roman" w:hAnsi="Times New Roman" w:cs="Times New Roman"/>
          </w:rPr>
          <w:commentReference w:id="101"/>
        </w:r>
        <w:r w:rsidR="00235A5D" w:rsidRPr="00C9444E" w:rsidDel="00E334F8">
          <w:rPr>
            <w:rFonts w:ascii="Times New Roman" w:hAnsi="Times New Roman" w:cs="Times New Roman"/>
          </w:rPr>
          <w:delText>Our</w:delText>
        </w:r>
      </w:del>
      <w:customXmlDelRangeStart w:id="102" w:author="Madeline Galbraith" w:date="2022-05-24T14:33:00Z"/>
      <w:sdt>
        <w:sdtPr>
          <w:rPr>
            <w:rFonts w:ascii="Times New Roman" w:hAnsi="Times New Roman" w:cs="Times New Roman"/>
          </w:rPr>
          <w:alias w:val="SmartCite Citation"/>
          <w:tag w:val="703cb261-b0c2-4f52-8c43-8dc408bf3954:4da3ff72-f9f0-4ae5-8ac0-9bd417dd8768+"/>
          <w:id w:val="1299657657"/>
          <w:placeholder>
            <w:docPart w:val="DefaultPlaceholder_-1854013440"/>
          </w:placeholder>
        </w:sdtPr>
        <w:sdtContent>
          <w:customXmlDelRangeEnd w:id="102"/>
          <w:r w:rsidR="004C245F" w:rsidRPr="004C245F">
            <w:rPr>
              <w:rFonts w:ascii="Times New Roman" w:eastAsia="Times New Roman" w:hAnsi="Times New Roman" w:cs="Times New Roman"/>
              <w:color w:val="000000"/>
            </w:rPr>
            <w:t>[76]</w:t>
          </w:r>
          <w:customXmlDelRangeStart w:id="103" w:author="Madeline Galbraith" w:date="2022-05-24T14:33:00Z"/>
        </w:sdtContent>
      </w:sdt>
      <w:customXmlDelRangeEnd w:id="103"/>
      <w:customXmlDelRangeStart w:id="104" w:author="Madeline Galbraith" w:date="2022-05-24T14:33:00Z"/>
      <w:sdt>
        <w:sdtPr>
          <w:rPr>
            <w:rFonts w:ascii="Times New Roman" w:hAnsi="Times New Roman" w:cs="Times New Roman"/>
          </w:rPr>
          <w:alias w:val="SmartCite Citation"/>
          <w:tag w:val="703cb261-b0c2-4f52-8c43-8dc408bf3954:2c503bc3-ea95-41e2-b2ed-32f2035cf010+"/>
          <w:id w:val="1323857851"/>
          <w:placeholder>
            <w:docPart w:val="DefaultPlaceholder_-1854013440"/>
          </w:placeholder>
        </w:sdtPr>
        <w:sdtContent>
          <w:customXmlDelRangeEnd w:id="104"/>
          <w:r w:rsidR="004C245F" w:rsidRPr="004C245F">
            <w:rPr>
              <w:rFonts w:ascii="Times New Roman" w:eastAsia="Times New Roman" w:hAnsi="Times New Roman" w:cs="Times New Roman"/>
              <w:color w:val="000000"/>
            </w:rPr>
            <w:t>[67]</w:t>
          </w:r>
          <w:customXmlDelRangeStart w:id="105" w:author="Madeline Galbraith" w:date="2022-05-24T14:33:00Z"/>
        </w:sdtContent>
      </w:sdt>
      <w:customXmlDelRangeEnd w:id="105"/>
      <w:ins w:id="106" w:author="Madeline Galbraith" w:date="2022-05-24T12:37:00Z">
        <w:r w:rsidR="00E334F8">
          <w:rPr>
            <w:rFonts w:ascii="Times New Roman" w:hAnsi="Times New Roman" w:cs="Times New Roman"/>
          </w:rPr>
          <w:t>Th</w:t>
        </w:r>
      </w:ins>
      <w:ins w:id="107" w:author="Madeline Galbraith" w:date="2022-05-24T13:52:00Z">
        <w:r w:rsidR="00035E07">
          <w:rPr>
            <w:rFonts w:ascii="Times New Roman" w:hAnsi="Times New Roman" w:cs="Times New Roman"/>
          </w:rPr>
          <w:t>e</w:t>
        </w:r>
      </w:ins>
      <w:r w:rsidR="00235A5D" w:rsidRPr="00C9444E">
        <w:rPr>
          <w:rFonts w:ascii="Times New Roman" w:hAnsi="Times New Roman" w:cs="Times New Roman"/>
        </w:rPr>
        <w:t xml:space="preserve"> results</w:t>
      </w:r>
      <w:ins w:id="108" w:author="Madeline Galbraith" w:date="2022-05-24T13:52:00Z">
        <w:r w:rsidR="00035E07">
          <w:rPr>
            <w:rFonts w:ascii="Times New Roman" w:hAnsi="Times New Roman" w:cs="Times New Roman"/>
          </w:rPr>
          <w:t xml:space="preserve"> of our model</w:t>
        </w:r>
      </w:ins>
      <w:r w:rsidR="00235A5D" w:rsidRPr="00C9444E">
        <w:rPr>
          <w:rFonts w:ascii="Times New Roman" w:hAnsi="Times New Roman" w:cs="Times New Roman"/>
        </w:rPr>
        <w:t xml:space="preserve"> suggest </w:t>
      </w:r>
      <w:r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Pr="00C9444E">
        <w:rPr>
          <w:rFonts w:ascii="Times New Roman" w:hAnsi="Times New Roman" w:cs="Times New Roman"/>
        </w:rPr>
        <w:t xml:space="preserve">be </w:t>
      </w:r>
      <w:r w:rsidR="005E5E8B" w:rsidRPr="00C9444E">
        <w:rPr>
          <w:rFonts w:ascii="Times New Roman" w:hAnsi="Times New Roman" w:cs="Times New Roman"/>
        </w:rPr>
        <w:t>stabilize</w:t>
      </w:r>
      <w:r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ins w:id="109" w:author="Madeline Galbraith" w:date="2022-05-24T12:42:00Z">
        <w:r w:rsidR="00D47D9E">
          <w:rPr>
            <w:rFonts w:ascii="Times New Roman" w:hAnsi="Times New Roman" w:cs="Times New Roman"/>
          </w:rPr>
          <w:t xml:space="preserve">follows a progression from </w:t>
        </w:r>
      </w:ins>
      <w:del w:id="110" w:author="Madeline Galbraith" w:date="2022-05-24T12:42:00Z">
        <w:r w:rsidR="00AD7F58" w:rsidRPr="00C9444E" w:rsidDel="00D47D9E">
          <w:rPr>
            <w:rFonts w:ascii="Times New Roman" w:hAnsi="Times New Roman" w:cs="Times New Roman"/>
          </w:rPr>
          <w:delText xml:space="preserve">seems to first require </w:delText>
        </w:r>
      </w:del>
      <w:r w:rsidR="00AD7F58" w:rsidRPr="00C9444E">
        <w:rPr>
          <w:rFonts w:ascii="Times New Roman" w:hAnsi="Times New Roman" w:cs="Times New Roman"/>
        </w:rPr>
        <w:t>the E-O state</w:t>
      </w:r>
      <w:r w:rsidR="00B72C15" w:rsidRPr="00C9444E">
        <w:rPr>
          <w:rFonts w:ascii="Times New Roman" w:hAnsi="Times New Roman" w:cs="Times New Roman"/>
        </w:rPr>
        <w:t>,</w:t>
      </w:r>
      <w:del w:id="111" w:author="Madeline Galbraith" w:date="2022-05-24T12:42:00Z">
        <w:r w:rsidR="00B72C15" w:rsidRPr="00C9444E" w:rsidDel="00D47D9E">
          <w:rPr>
            <w:rFonts w:ascii="Times New Roman" w:hAnsi="Times New Roman" w:cs="Times New Roman"/>
          </w:rPr>
          <w:delText xml:space="preserve"> </w:delText>
        </w:r>
        <w:commentRangeStart w:id="112"/>
        <w:r w:rsidR="00B72C15" w:rsidRPr="00C9444E" w:rsidDel="00D47D9E">
          <w:rPr>
            <w:rFonts w:ascii="Times New Roman" w:hAnsi="Times New Roman" w:cs="Times New Roman"/>
          </w:rPr>
          <w:delText>seen in most cells of the primary tumo</w:delText>
        </w:r>
        <w:commentRangeEnd w:id="112"/>
        <w:r w:rsidRPr="00C9444E" w:rsidDel="00D47D9E">
          <w:rPr>
            <w:rStyle w:val="CommentReference"/>
            <w:rFonts w:ascii="Times New Roman" w:hAnsi="Times New Roman" w:cs="Times New Roman"/>
          </w:rPr>
          <w:commentReference w:id="112"/>
        </w:r>
        <w:r w:rsidR="00762CA1" w:rsidRPr="00C9444E" w:rsidDel="00D47D9E">
          <w:rPr>
            <w:rFonts w:ascii="Times New Roman" w:hAnsi="Times New Roman" w:cs="Times New Roman"/>
          </w:rPr>
          <w:delText xml:space="preserve">. </w:delText>
        </w:r>
        <w:commentRangeStart w:id="113"/>
        <w:commentRangeStart w:id="114"/>
        <w:r w:rsidR="00762CA1" w:rsidRPr="00C9444E" w:rsidDel="00D47D9E">
          <w:rPr>
            <w:rFonts w:ascii="Times New Roman" w:hAnsi="Times New Roman" w:cs="Times New Roman"/>
          </w:rPr>
          <w:delText>T</w:delText>
        </w:r>
        <w:r w:rsidR="00AD7F58" w:rsidRPr="00C9444E" w:rsidDel="00D47D9E">
          <w:rPr>
            <w:rFonts w:ascii="Times New Roman" w:hAnsi="Times New Roman" w:cs="Times New Roman"/>
          </w:rPr>
          <w:delText>hen the</w:delText>
        </w:r>
        <w:r w:rsidR="00762CA1" w:rsidRPr="00C9444E" w:rsidDel="00D47D9E">
          <w:rPr>
            <w:rFonts w:ascii="Times New Roman" w:hAnsi="Times New Roman" w:cs="Times New Roman"/>
          </w:rPr>
          <w:delText xml:space="preserve"> cells</w:delText>
        </w:r>
      </w:del>
      <w:r w:rsidR="00762CA1" w:rsidRPr="00C9444E">
        <w:rPr>
          <w:rFonts w:ascii="Times New Roman" w:hAnsi="Times New Roman" w:cs="Times New Roman"/>
        </w:rPr>
        <w:t xml:space="preserve"> undergo</w:t>
      </w:r>
      <w:ins w:id="115" w:author="Madeline Galbraith" w:date="2022-05-24T13:35:00Z">
        <w:r w:rsidR="00146711">
          <w:rPr>
            <w:rFonts w:ascii="Times New Roman" w:hAnsi="Times New Roman" w:cs="Times New Roman"/>
          </w:rPr>
          <w:t>es</w:t>
        </w:r>
      </w:ins>
      <w:r w:rsidR="00762CA1" w:rsidRPr="00C9444E">
        <w:rPr>
          <w:rFonts w:ascii="Times New Roman" w:hAnsi="Times New Roman" w:cs="Times New Roman"/>
        </w:rPr>
        <w:t xml:space="preserve"> metabolic reprogramming while maintaining epithelial characteristics (E-W/O coupled state)</w:t>
      </w:r>
      <w:del w:id="116" w:author="Madeline Galbraith" w:date="2022-05-24T12:43:00Z">
        <w:r w:rsidR="006B525A" w:rsidRPr="00C9444E" w:rsidDel="00D47D9E">
          <w:rPr>
            <w:rFonts w:ascii="Times New Roman" w:hAnsi="Times New Roman" w:cs="Times New Roman"/>
          </w:rPr>
          <w:delText xml:space="preserve">. </w:delText>
        </w:r>
        <w:commentRangeEnd w:id="113"/>
        <w:r w:rsidR="003707D8" w:rsidRPr="00C9444E" w:rsidDel="00D47D9E">
          <w:rPr>
            <w:rStyle w:val="CommentReference"/>
            <w:rFonts w:ascii="Times New Roman" w:hAnsi="Times New Roman" w:cs="Times New Roman"/>
          </w:rPr>
          <w:commentReference w:id="113"/>
        </w:r>
      </w:del>
      <w:commentRangeEnd w:id="114"/>
      <w:r w:rsidR="008421C9">
        <w:rPr>
          <w:rStyle w:val="CommentReference"/>
        </w:rPr>
        <w:commentReference w:id="114"/>
      </w:r>
      <w:del w:id="117" w:author="Madeline Galbraith" w:date="2022-05-24T12:43:00Z">
        <w:r w:rsidR="006B525A" w:rsidRPr="00C9444E" w:rsidDel="00D47D9E">
          <w:rPr>
            <w:rFonts w:ascii="Times New Roman" w:hAnsi="Times New Roman" w:cs="Times New Roman"/>
          </w:rPr>
          <w:delText>Lastly, cells</w:delText>
        </w:r>
      </w:del>
      <w:ins w:id="118" w:author="Madeline Galbraith" w:date="2022-05-24T12:43:00Z">
        <w:r w:rsidR="00D47D9E">
          <w:rPr>
            <w:rFonts w:ascii="Times New Roman" w:hAnsi="Times New Roman" w:cs="Times New Roman"/>
          </w:rPr>
          <w:t>,</w:t>
        </w:r>
      </w:ins>
      <w:r w:rsidR="006B525A" w:rsidRPr="00C9444E">
        <w:rPr>
          <w:rFonts w:ascii="Times New Roman" w:hAnsi="Times New Roman" w:cs="Times New Roman"/>
        </w:rPr>
        <w:t xml:space="preserve"> begin</w:t>
      </w:r>
      <w:ins w:id="119" w:author="Madeline Galbraith" w:date="2022-05-24T13:36:00Z">
        <w:r w:rsidR="00146711">
          <w:rPr>
            <w:rFonts w:ascii="Times New Roman" w:hAnsi="Times New Roman" w:cs="Times New Roman"/>
          </w:rPr>
          <w:t>s</w:t>
        </w:r>
      </w:ins>
      <w:r w:rsidR="006B525A" w:rsidRPr="00C9444E">
        <w:rPr>
          <w:rFonts w:ascii="Times New Roman" w:hAnsi="Times New Roman" w:cs="Times New Roman"/>
        </w:rPr>
        <w:t xml:space="preserve"> EMT and stabilize</w:t>
      </w:r>
      <w:ins w:id="120" w:author="Madeline Galbraith" w:date="2022-05-24T13:36:00Z">
        <w:r w:rsidR="00146711">
          <w:rPr>
            <w:rFonts w:ascii="Times New Roman" w:hAnsi="Times New Roman" w:cs="Times New Roman"/>
          </w:rPr>
          <w:t>s</w:t>
        </w:r>
      </w:ins>
      <w:r w:rsidR="006B525A" w:rsidRPr="00C9444E">
        <w:rPr>
          <w:rFonts w:ascii="Times New Roman" w:hAnsi="Times New Roman" w:cs="Times New Roman"/>
        </w:rPr>
        <w:t xml:space="preserve"> in the E/M-W/O state</w:t>
      </w:r>
      <w:ins w:id="121" w:author="Madeline Galbraith" w:date="2022-05-24T12:45:00Z">
        <w:r w:rsidR="00347691">
          <w:rPr>
            <w:rFonts w:ascii="Times New Roman" w:hAnsi="Times New Roman" w:cs="Times New Roman"/>
          </w:rPr>
          <w:t xml:space="preserve">. </w:t>
        </w:r>
      </w:ins>
      <w:del w:id="122" w:author="Madeline Galbraith" w:date="2022-05-24T12:45:00Z">
        <w:r w:rsidR="00A90123" w:rsidRPr="00C9444E" w:rsidDel="00347691">
          <w:rPr>
            <w:rFonts w:ascii="Times New Roman" w:hAnsi="Times New Roman" w:cs="Times New Roman"/>
          </w:rPr>
          <w:delText>, suggesting</w:delText>
        </w:r>
        <w:r w:rsidR="00AD7F58" w:rsidRPr="00C9444E" w:rsidDel="00347691">
          <w:rPr>
            <w:rFonts w:ascii="Times New Roman" w:hAnsi="Times New Roman" w:cs="Times New Roman"/>
          </w:rPr>
          <w:delText xml:space="preserve"> </w:delText>
        </w:r>
        <w:r w:rsidR="00DB35AF" w:rsidRPr="00C9444E" w:rsidDel="00347691">
          <w:rPr>
            <w:rFonts w:ascii="Times New Roman" w:hAnsi="Times New Roman" w:cs="Times New Roman"/>
          </w:rPr>
          <w:delText>EMT and metabolic reprogramming are strongly correlated</w:delText>
        </w:r>
        <w:r w:rsidR="00AD7F58" w:rsidRPr="00C9444E" w:rsidDel="00347691">
          <w:rPr>
            <w:rFonts w:ascii="Times New Roman" w:hAnsi="Times New Roman" w:cs="Times New Roman"/>
          </w:rPr>
          <w:delText>.</w:delText>
        </w:r>
        <w:r w:rsidR="00FA00BA" w:rsidRPr="00C9444E" w:rsidDel="00347691">
          <w:rPr>
            <w:rFonts w:ascii="Times New Roman" w:hAnsi="Times New Roman" w:cs="Times New Roman"/>
          </w:rPr>
          <w:delText xml:space="preserve"> </w:delText>
        </w:r>
      </w:del>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del w:id="123" w:author="Madeline Galbraith" w:date="2022-05-24T12:45:00Z">
        <w:r w:rsidR="007B1EFE" w:rsidRPr="00C9444E" w:rsidDel="00BF2B0A">
          <w:rPr>
            <w:rFonts w:ascii="Times New Roman" w:hAnsi="Times New Roman" w:cs="Times New Roman"/>
          </w:rPr>
          <w:delText xml:space="preserve">these </w:delText>
        </w:r>
      </w:del>
      <w:ins w:id="124" w:author="Madeline Galbraith" w:date="2022-05-24T12:45:00Z">
        <w:r w:rsidR="00BF2B0A">
          <w:rPr>
            <w:rFonts w:ascii="Times New Roman" w:hAnsi="Times New Roman" w:cs="Times New Roman"/>
          </w:rPr>
          <w:t>EMT-metabolism</w:t>
        </w:r>
        <w:r w:rsidR="00BF2B0A" w:rsidRPr="00C9444E">
          <w:rPr>
            <w:rFonts w:ascii="Times New Roman" w:hAnsi="Times New Roman" w:cs="Times New Roman"/>
          </w:rPr>
          <w:t xml:space="preserve"> </w:t>
        </w:r>
      </w:ins>
      <w:r w:rsidR="007B1EFE" w:rsidRPr="00C9444E">
        <w:rPr>
          <w:rFonts w:ascii="Times New Roman" w:hAnsi="Times New Roman" w:cs="Times New Roman"/>
        </w:rPr>
        <w:t>crosstalk</w:t>
      </w:r>
      <w:del w:id="125" w:author="Madeline Galbraith" w:date="2022-05-24T12:45:00Z">
        <w:r w:rsidR="007B1EFE" w:rsidRPr="00C9444E" w:rsidDel="00BF2B0A">
          <w:rPr>
            <w:rFonts w:ascii="Times New Roman" w:hAnsi="Times New Roman" w:cs="Times New Roman"/>
          </w:rPr>
          <w:delText>s</w:delText>
        </w:r>
      </w:del>
      <w:r w:rsidR="007B1EFE" w:rsidRPr="00C9444E">
        <w:rPr>
          <w:rFonts w:ascii="Times New Roman" w:hAnsi="Times New Roman" w:cs="Times New Roman"/>
        </w:rPr>
        <w:t xml:space="preserve"> regardless of phenotypic availability (i.e., whether the initial system is fully E/M-W/O or only E-O, E-W, M-O, and M-W)</w:t>
      </w:r>
      <w:r w:rsidR="003707D8" w:rsidRPr="00C9444E">
        <w:rPr>
          <w:rFonts w:ascii="Times New Roman" w:hAnsi="Times New Roman" w:cs="Times New Roman"/>
        </w:rPr>
        <w:t xml:space="preserve">. </w:t>
      </w:r>
      <w:ins w:id="126" w:author="Madeline Galbraith" w:date="2022-05-24T12:45:00Z">
        <w:r w:rsidR="00BF2B0A">
          <w:rPr>
            <w:rFonts w:ascii="Times New Roman" w:hAnsi="Times New Roman" w:cs="Times New Roman"/>
          </w:rPr>
          <w:t xml:space="preserve">Therefore, our current model </w:t>
        </w:r>
      </w:ins>
      <w:ins w:id="127" w:author="Madeline Galbraith" w:date="2022-05-24T12:46:00Z">
        <w:r w:rsidR="00BF2B0A">
          <w:rPr>
            <w:rFonts w:ascii="Times New Roman" w:hAnsi="Times New Roman" w:cs="Times New Roman"/>
          </w:rPr>
          <w:t xml:space="preserve">provides an explanation for metabolic reprogramming driving EMT and should be expanded to explore </w:t>
        </w:r>
      </w:ins>
      <w:ins w:id="128" w:author="Madeline Galbraith" w:date="2022-05-24T12:47:00Z">
        <w:r w:rsidR="00BF2B0A">
          <w:rPr>
            <w:rFonts w:ascii="Times New Roman" w:hAnsi="Times New Roman" w:cs="Times New Roman"/>
          </w:rPr>
          <w:t xml:space="preserve">the opposite process – EMT driving metabolic reprogramming. </w:t>
        </w:r>
      </w:ins>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32E92820">
            <wp:extent cx="2561533" cy="170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343" cy="1712266"/>
                    </a:xfrm>
                    <a:prstGeom prst="rect">
                      <a:avLst/>
                    </a:prstGeom>
                  </pic:spPr>
                </pic:pic>
              </a:graphicData>
            </a:graphic>
          </wp:inline>
        </w:drawing>
      </w:r>
    </w:p>
    <w:p w14:paraId="71C4A17C" w14:textId="2ED6FADA" w:rsidR="00977E1D" w:rsidRPr="00C9444E"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(temporary figure – redrawing it and confirming crosstalks first)</w:t>
      </w:r>
    </w:p>
    <w:p w14:paraId="7B2173C3" w14:textId="2CEE0118"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s a key subset of crosstalks</w:t>
      </w:r>
      <w:r w:rsidR="00384287" w:rsidRPr="00C9444E">
        <w:rPr>
          <w:rFonts w:ascii="Times New Roman" w:hAnsi="Times New Roman" w:cs="Times New Roman"/>
        </w:rPr>
        <w:t xml:space="preserve">. When these crosstalks are active, our </w:t>
      </w:r>
      <w:ins w:id="129" w:author="Madeline Galbraith" w:date="2022-05-24T13:05:00Z">
        <w:r w:rsidR="00F741B1">
          <w:rPr>
            <w:rFonts w:ascii="Times New Roman" w:hAnsi="Times New Roman" w:cs="Times New Roman"/>
          </w:rPr>
          <w:t xml:space="preserve">current </w:t>
        </w:r>
      </w:ins>
      <w:r w:rsidR="00384287" w:rsidRPr="00C9444E">
        <w:rPr>
          <w:rFonts w:ascii="Times New Roman" w:hAnsi="Times New Roman" w:cs="Times New Roman"/>
        </w:rPr>
        <w:t>model suggests metabolic reprogramming drives EMT</w:t>
      </w:r>
      <w:ins w:id="130" w:author="Madeline Galbraith" w:date="2022-05-24T13:05:00Z">
        <w:r w:rsidR="00F741B1">
          <w:rPr>
            <w:rFonts w:ascii="Times New Roman" w:hAnsi="Times New Roman" w:cs="Times New Roman"/>
          </w:rPr>
          <w:t>. However</w:t>
        </w:r>
      </w:ins>
      <w:del w:id="131" w:author="Madeline Galbraith" w:date="2022-05-24T13:05:00Z">
        <w:r w:rsidR="00384287" w:rsidRPr="00C9444E" w:rsidDel="00F741B1">
          <w:rPr>
            <w:rFonts w:ascii="Times New Roman" w:hAnsi="Times New Roman" w:cs="Times New Roman"/>
          </w:rPr>
          <w:delText xml:space="preserve"> but</w:delText>
        </w:r>
      </w:del>
      <w:ins w:id="132" w:author="Madeline Galbraith" w:date="2022-05-24T13:05:00Z">
        <w:r w:rsidR="00F741B1">
          <w:rPr>
            <w:rFonts w:ascii="Times New Roman" w:hAnsi="Times New Roman" w:cs="Times New Roman"/>
          </w:rPr>
          <w:t>,</w:t>
        </w:r>
      </w:ins>
      <w:r w:rsidR="00384287" w:rsidRPr="00C9444E">
        <w:rPr>
          <w:rFonts w:ascii="Times New Roman" w:hAnsi="Times New Roman" w:cs="Times New Roman"/>
        </w:rPr>
        <w:t xml:space="preserve"> previous work suggests EMT can drive metabolic reprogramming</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Content>
          <w:r w:rsidR="004C245F" w:rsidRPr="004C245F">
            <w:rPr>
              <w:rFonts w:ascii="Times New Roman" w:eastAsia="Times New Roman" w:hAnsi="Times New Roman" w:cs="Times New Roman"/>
              <w:color w:val="000000"/>
            </w:rPr>
            <w:t>[30,79,80]</w:t>
          </w:r>
        </w:sdtContent>
      </w:sdt>
      <w:ins w:id="133" w:author="Madeline Galbraith" w:date="2022-05-24T13:05:00Z">
        <w:r w:rsidR="00F741B1">
          <w:rPr>
            <w:rFonts w:ascii="Times New Roman" w:hAnsi="Times New Roman" w:cs="Times New Roman"/>
          </w:rPr>
          <w:t>; therefore the current model should be expanded</w:t>
        </w:r>
      </w:ins>
      <w:r w:rsidR="00384287" w:rsidRPr="00C9444E">
        <w:rPr>
          <w:rFonts w:ascii="Times New Roman" w:hAnsi="Times New Roman" w:cs="Times New Roman"/>
        </w:rPr>
        <w:t>.</w:t>
      </w:r>
      <w:r w:rsidR="00A93A17" w:rsidRPr="00C9444E">
        <w:rPr>
          <w:rFonts w:ascii="Times New Roman" w:hAnsi="Times New Roman" w:cs="Times New Roman"/>
        </w:rPr>
        <w:t xml:space="preserve"> </w:t>
      </w:r>
      <w:ins w:id="134" w:author="Madeline Galbraith" w:date="2022-05-24T14:34:00Z">
        <w:r w:rsidR="00126BB2">
          <w:rPr>
            <w:rFonts w:ascii="Times New Roman" w:hAnsi="Times New Roman" w:cs="Times New Roman"/>
          </w:rPr>
          <w:t xml:space="preserve">As we’ve noted, </w:t>
        </w:r>
      </w:ins>
      <w:ins w:id="135" w:author="Madeline Galbraith" w:date="2022-05-24T14:35:00Z">
        <w:r w:rsidR="00126BB2">
          <w:rPr>
            <w:rFonts w:ascii="Times New Roman" w:hAnsi="Times New Roman" w:cs="Times New Roman"/>
          </w:rPr>
          <w:t>studying these networks in isolation is just the first step in understanding</w:t>
        </w:r>
      </w:ins>
      <w:ins w:id="136" w:author="Madeline Galbraith" w:date="2022-05-24T14:37:00Z">
        <w:r w:rsidR="00126BB2">
          <w:rPr>
            <w:rFonts w:ascii="Times New Roman" w:hAnsi="Times New Roman" w:cs="Times New Roman"/>
          </w:rPr>
          <w:t xml:space="preserve"> how the </w:t>
        </w:r>
      </w:ins>
      <w:ins w:id="137" w:author="Madeline Galbraith" w:date="2022-05-24T14:38:00Z">
        <w:r w:rsidR="00126BB2">
          <w:rPr>
            <w:rFonts w:ascii="Times New Roman" w:hAnsi="Times New Roman" w:cs="Times New Roman"/>
          </w:rPr>
          <w:t>metastasis is driven by these networks, and</w:t>
        </w:r>
      </w:ins>
      <w:ins w:id="138" w:author="Madeline Galbraith" w:date="2022-05-24T12:59:00Z">
        <w:r w:rsidR="00DF6D8A">
          <w:rPr>
            <w:rFonts w:ascii="Times New Roman" w:hAnsi="Times New Roman" w:cs="Times New Roman"/>
          </w:rPr>
          <w:t xml:space="preserve"> incorporating additional networks will be necessary to fully answer this question. </w:t>
        </w:r>
      </w:ins>
      <w:del w:id="139" w:author="Madeline Galbraith" w:date="2022-05-24T13:00:00Z">
        <w:r w:rsidR="00A364FB" w:rsidRPr="00C9444E" w:rsidDel="00DF6D8A">
          <w:rPr>
            <w:rFonts w:ascii="Times New Roman" w:hAnsi="Times New Roman" w:cs="Times New Roman"/>
          </w:rPr>
          <w:delText>This open question may be solved by i</w:delText>
        </w:r>
        <w:r w:rsidR="003229AE" w:rsidRPr="00C9444E" w:rsidDel="00DF6D8A">
          <w:rPr>
            <w:rFonts w:ascii="Times New Roman" w:hAnsi="Times New Roman" w:cs="Times New Roman"/>
          </w:rPr>
          <w:delText>ncorporating the crosstalk of many regulatory networks</w:delText>
        </w:r>
        <w:r w:rsidR="00A364FB" w:rsidRPr="00C9444E" w:rsidDel="00DF6D8A">
          <w:rPr>
            <w:rFonts w:ascii="Times New Roman" w:hAnsi="Times New Roman" w:cs="Times New Roman"/>
          </w:rPr>
          <w:delText xml:space="preserve">. </w:delText>
        </w:r>
      </w:del>
      <w:ins w:id="140" w:author="Madeline Galbraith" w:date="2022-05-24T14:38:00Z">
        <w:r w:rsidR="00126BB2">
          <w:rPr>
            <w:rFonts w:ascii="Times New Roman" w:hAnsi="Times New Roman" w:cs="Times New Roman"/>
          </w:rPr>
          <w:t xml:space="preserve"> For instance, p</w:t>
        </w:r>
      </w:ins>
      <w:ins w:id="141" w:author="Madeline Galbraith" w:date="2022-05-24T13:00:00Z">
        <w:r w:rsidR="00F741B1">
          <w:rPr>
            <w:rFonts w:ascii="Times New Roman" w:hAnsi="Times New Roman" w:cs="Times New Roman"/>
          </w:rPr>
          <w:t>revious studies coupl</w:t>
        </w:r>
      </w:ins>
      <w:ins w:id="142" w:author="Madeline Galbraith" w:date="2022-05-24T13:01:00Z">
        <w:r w:rsidR="00F741B1">
          <w:rPr>
            <w:rFonts w:ascii="Times New Roman" w:hAnsi="Times New Roman" w:cs="Times New Roman"/>
          </w:rPr>
          <w:t>ing</w:t>
        </w:r>
      </w:ins>
      <w:ins w:id="143" w:author="Madeline Galbraith" w:date="2022-05-24T13:03:00Z">
        <w:r w:rsidR="00F741B1">
          <w:rPr>
            <w:rFonts w:ascii="Times New Roman" w:hAnsi="Times New Roman" w:cs="Times New Roman"/>
          </w:rPr>
          <w:t xml:space="preserve"> EMT, stemness, and Notch </w:t>
        </w:r>
      </w:ins>
      <w:ins w:id="144" w:author="Madeline Galbraith" w:date="2022-05-24T14:39:00Z">
        <w:r w:rsidR="00126BB2">
          <w:rPr>
            <w:rFonts w:ascii="Times New Roman" w:hAnsi="Times New Roman" w:cs="Times New Roman"/>
          </w:rPr>
          <w:t>signaling</w:t>
        </w:r>
      </w:ins>
      <w:del w:id="145" w:author="Madeline Galbraith" w:date="2022-05-24T13:01:00Z">
        <w:r w:rsidR="00A364FB" w:rsidRPr="00C9444E" w:rsidDel="00F741B1">
          <w:rPr>
            <w:rFonts w:ascii="Times New Roman" w:hAnsi="Times New Roman" w:cs="Times New Roman"/>
          </w:rPr>
          <w:delText>The coupling of two networks has</w:delText>
        </w:r>
      </w:del>
      <w:ins w:id="146" w:author="Madeline Galbraith" w:date="2022-05-24T13:01:00Z">
        <w:r w:rsidR="00F741B1">
          <w:rPr>
            <w:rFonts w:ascii="Times New Roman" w:hAnsi="Times New Roman" w:cs="Times New Roman"/>
          </w:rPr>
          <w:t xml:space="preserve"> have</w:t>
        </w:r>
      </w:ins>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C245F" w:rsidRPr="004C245F">
            <w:rPr>
              <w:rFonts w:ascii="Times New Roman" w:eastAsia="Times New Roman" w:hAnsi="Times New Roman" w:cs="Times New Roman"/>
              <w:color w:val="000000"/>
            </w:rPr>
            <w:t>[81–83]</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C245F" w:rsidRPr="004C245F">
            <w:rPr>
              <w:rFonts w:ascii="Times New Roman" w:eastAsia="Times New Roman" w:hAnsi="Times New Roman" w:cs="Times New Roman"/>
              <w:color w:val="000000"/>
            </w:rPr>
            <w:t>[81]</w:t>
          </w:r>
        </w:sdtContent>
      </w:sdt>
      <w:r w:rsidR="004F3509" w:rsidRPr="00C9444E">
        <w:rPr>
          <w:rFonts w:ascii="Times New Roman" w:hAnsi="Times New Roman" w:cs="Times New Roman"/>
        </w:rPr>
        <w:t xml:space="preserve"> and a stemness window that was tunable</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C245F" w:rsidRPr="004C245F">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multiple networks and crosstalks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immune-suppresor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del w:id="147" w:author="Madeline Galbraith" w:date="2022-05-24T14:40:00Z">
        <w:r w:rsidR="00CB1A5F" w:rsidRPr="00C9444E" w:rsidDel="00C87BEB">
          <w:rPr>
            <w:rFonts w:ascii="Times New Roman" w:hAnsi="Times New Roman" w:cs="Times New Roman"/>
          </w:rPr>
          <w:delText>the hybrid S/R, hybrid E/M, hybrid W/O,</w:delText>
        </w:r>
      </w:del>
      <w:r w:rsidR="00CB1A5F" w:rsidRPr="00C9444E">
        <w:rPr>
          <w:rFonts w:ascii="Times New Roman" w:hAnsi="Times New Roman" w:cs="Times New Roman"/>
        </w:rPr>
        <w:t xml:space="preserve"> </w:t>
      </w:r>
      <w:ins w:id="148" w:author="Madeline Galbraith" w:date="2022-05-24T14:40:00Z">
        <w:r w:rsidR="00C87BEB">
          <w:rPr>
            <w:rFonts w:ascii="Times New Roman" w:hAnsi="Times New Roman" w:cs="Times New Roman"/>
          </w:rPr>
          <w:t>therapy resistance, increased metastatic potential,</w:t>
        </w:r>
      </w:ins>
      <w:ins w:id="149" w:author="Madeline Galbraith" w:date="2022-05-24T14:41:00Z">
        <w:r w:rsidR="00C87BEB">
          <w:rPr>
            <w:rFonts w:ascii="Times New Roman" w:hAnsi="Times New Roman" w:cs="Times New Roman"/>
          </w:rPr>
          <w:t xml:space="preserve"> increased invasiveness,</w:t>
        </w:r>
      </w:ins>
      <w:ins w:id="150" w:author="Madeline Galbraith" w:date="2022-05-24T14:40:00Z">
        <w:r w:rsidR="00C87BEB">
          <w:rPr>
            <w:rFonts w:ascii="Times New Roman" w:hAnsi="Times New Roman" w:cs="Times New Roman"/>
          </w:rPr>
          <w:t xml:space="preserve"> hybr</w:t>
        </w:r>
      </w:ins>
      <w:ins w:id="151" w:author="Madeline Galbraith" w:date="2022-05-24T14:41:00Z">
        <w:r w:rsidR="00C87BEB">
          <w:rPr>
            <w:rFonts w:ascii="Times New Roman" w:hAnsi="Times New Roman" w:cs="Times New Roman"/>
          </w:rPr>
          <w:t>id</w:t>
        </w:r>
      </w:ins>
      <w:ins w:id="152" w:author="Madeline Galbraith" w:date="2022-05-24T14:40:00Z">
        <w:r w:rsidR="00C87BEB">
          <w:rPr>
            <w:rFonts w:ascii="Times New Roman" w:hAnsi="Times New Roman" w:cs="Times New Roman"/>
          </w:rPr>
          <w:t xml:space="preserve"> metabolism</w:t>
        </w:r>
      </w:ins>
      <w:ins w:id="153" w:author="Madeline Galbraith" w:date="2022-05-24T14:41:00Z">
        <w:r w:rsidR="00C87BEB">
          <w:rPr>
            <w:rFonts w:ascii="Times New Roman" w:hAnsi="Times New Roman" w:cs="Times New Roman"/>
          </w:rPr>
          <w:t xml:space="preserve"> phenotypes</w:t>
        </w:r>
      </w:ins>
      <w:ins w:id="154" w:author="Madeline Galbraith" w:date="2022-05-24T14:40:00Z">
        <w:r w:rsidR="00C87BEB">
          <w:rPr>
            <w:rFonts w:ascii="Times New Roman" w:hAnsi="Times New Roman" w:cs="Times New Roman"/>
          </w:rPr>
          <w:t xml:space="preserve">, </w:t>
        </w:r>
      </w:ins>
      <w:r w:rsidR="00CB1A5F" w:rsidRPr="00C9444E">
        <w:rPr>
          <w:rFonts w:ascii="Times New Roman" w:hAnsi="Times New Roman" w:cs="Times New Roman"/>
        </w:rPr>
        <w:t>immune-evasive properties, and stem-like properties would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155" w:name="acknowledgements"/>
      <w:r w:rsidRPr="00C9444E">
        <w:rPr>
          <w:rFonts w:ascii="Times New Roman" w:hAnsi="Times New Roman" w:cs="Times New Roman"/>
          <w:b/>
          <w:bCs/>
          <w:sz w:val="28"/>
          <w:szCs w:val="28"/>
        </w:rPr>
        <w:t>Acknowledgements</w:t>
      </w:r>
      <w:bookmarkEnd w:id="155"/>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2B7B516F" w14:textId="77777777" w:rsidR="004C245F" w:rsidRPr="004C245F" w:rsidRDefault="004C245F">
          <w:pPr>
            <w:divId w:val="688604701"/>
            <w:rPr>
              <w:rFonts w:ascii="Times New Roman" w:eastAsia="Times New Roman" w:hAnsi="Times New Roman" w:cs="Times New Roman"/>
              <w:color w:val="000000"/>
            </w:rPr>
          </w:pPr>
        </w:p>
        <w:p w14:paraId="34EFDE3A" w14:textId="77777777" w:rsidR="004C245F" w:rsidRPr="004C245F" w:rsidRDefault="004C245F">
          <w:pPr>
            <w:pStyle w:val="csl-entry"/>
            <w:divId w:val="688604701"/>
            <w:rPr>
              <w:color w:val="000000"/>
            </w:rPr>
          </w:pPr>
          <w:r w:rsidRPr="004C245F">
            <w:rPr>
              <w:color w:val="000000"/>
            </w:rPr>
            <w:t>1. Hanahan D. Hallmarks of Cancer: New Dimensions. Cancer Discov. 2022;12(1):31–46.</w:t>
          </w:r>
        </w:p>
        <w:p w14:paraId="712D14CF" w14:textId="77777777" w:rsidR="004C245F" w:rsidRPr="004C245F" w:rsidRDefault="004C245F">
          <w:pPr>
            <w:pStyle w:val="csl-entry"/>
            <w:divId w:val="688604701"/>
            <w:rPr>
              <w:color w:val="000000"/>
            </w:rPr>
          </w:pPr>
          <w:r w:rsidRPr="004C245F">
            <w:rPr>
              <w:color w:val="000000"/>
            </w:rPr>
            <w:t>2. Kalluri R. EMT: When epithelial cells decide to become mesenchymal-like cells. J Clin Invest. 2009;119(6):1417–9.</w:t>
          </w:r>
        </w:p>
        <w:p w14:paraId="69843CD0" w14:textId="77777777" w:rsidR="004C245F" w:rsidRPr="004C245F" w:rsidRDefault="004C245F">
          <w:pPr>
            <w:pStyle w:val="csl-entry"/>
            <w:divId w:val="688604701"/>
            <w:rPr>
              <w:color w:val="000000"/>
            </w:rPr>
          </w:pPr>
          <w:r w:rsidRPr="004C245F">
            <w:rPr>
              <w:color w:val="000000"/>
            </w:rPr>
            <w:t>3. Hay ED. The mesenchymal cell, its role in the embryo, and the remarkable signaling mechanisms that create it. Dev Dynam. 2005;233(3):706–20.</w:t>
          </w:r>
        </w:p>
        <w:p w14:paraId="111DDBE5" w14:textId="77777777" w:rsidR="004C245F" w:rsidRPr="004C245F" w:rsidRDefault="004C245F">
          <w:pPr>
            <w:pStyle w:val="csl-entry"/>
            <w:divId w:val="688604701"/>
            <w:rPr>
              <w:color w:val="000000"/>
            </w:rPr>
          </w:pPr>
          <w:r w:rsidRPr="004C245F">
            <w:rPr>
              <w:color w:val="000000"/>
            </w:rPr>
            <w:t>4. Pietilä M, Ivaska J, Mani SA. Whom to blame for metastasis, the epithelial–mesenchymal transition or the tumor microenvironment? Cancer Lett. 2016;380(1):359–68.</w:t>
          </w:r>
        </w:p>
        <w:p w14:paraId="41899BFC" w14:textId="77777777" w:rsidR="004C245F" w:rsidRPr="004C245F" w:rsidRDefault="004C245F">
          <w:pPr>
            <w:pStyle w:val="csl-entry"/>
            <w:divId w:val="688604701"/>
            <w:rPr>
              <w:color w:val="000000"/>
            </w:rPr>
          </w:pPr>
          <w:r w:rsidRPr="004C245F">
            <w:rPr>
              <w:color w:val="000000"/>
            </w:rPr>
            <w:t>5. Talbot LJ, Bhattacharya SD, Kuo PC. Epithelial-mesenchymal transition, the tumor microenvironment, and metastatic behavior of epithelial malignancies. Int J Biochem Mol Biol. 2012 May 18;3(2):117–36.</w:t>
          </w:r>
        </w:p>
        <w:p w14:paraId="5731EA70" w14:textId="77777777" w:rsidR="004C245F" w:rsidRPr="004C245F" w:rsidRDefault="004C245F">
          <w:pPr>
            <w:pStyle w:val="csl-entry"/>
            <w:divId w:val="688604701"/>
            <w:rPr>
              <w:color w:val="000000"/>
            </w:rPr>
          </w:pPr>
          <w:r w:rsidRPr="004C245F">
            <w:rPr>
              <w:color w:val="000000"/>
            </w:rPr>
            <w:t>6. Cho ES, Kang HE, Kim NH, Yook JI. Therapeutic implications of cancer epithelial-mesenchymal transition (EMT). Arch Pharm Res. 2019;42(1):14–24.</w:t>
          </w:r>
        </w:p>
        <w:p w14:paraId="30FBA700" w14:textId="77777777" w:rsidR="004C245F" w:rsidRPr="004C245F" w:rsidRDefault="004C245F">
          <w:pPr>
            <w:pStyle w:val="csl-entry"/>
            <w:divId w:val="688604701"/>
            <w:rPr>
              <w:color w:val="000000"/>
            </w:rPr>
          </w:pPr>
          <w:r w:rsidRPr="004C245F">
            <w:rPr>
              <w:color w:val="000000"/>
            </w:rPr>
            <w:t>7. Lu M, Jolly MK, Levine H, Onuchic JN, Ben-Jacob E. MicroRNA-based regulation of epithelial–hybrid–mesenchymal fate determination. Proc National Acad Sci. 2013;110(45):18144–9.</w:t>
          </w:r>
        </w:p>
        <w:p w14:paraId="41427C73" w14:textId="77777777" w:rsidR="004C245F" w:rsidRPr="004C245F" w:rsidRDefault="004C245F">
          <w:pPr>
            <w:pStyle w:val="csl-entry"/>
            <w:divId w:val="688604701"/>
            <w:rPr>
              <w:color w:val="000000"/>
            </w:rPr>
          </w:pPr>
          <w:r w:rsidRPr="004C245F">
            <w:rPr>
              <w:color w:val="000000"/>
            </w:rPr>
            <w:t>8. Saitoh M. Involvement of partial EMT in cancer progression. J Biochem. 2018;164(4):257–64.</w:t>
          </w:r>
        </w:p>
        <w:p w14:paraId="2EAD0C43" w14:textId="77777777" w:rsidR="004C245F" w:rsidRPr="004C245F" w:rsidRDefault="004C245F">
          <w:pPr>
            <w:pStyle w:val="csl-entry"/>
            <w:divId w:val="688604701"/>
            <w:rPr>
              <w:color w:val="000000"/>
            </w:rPr>
          </w:pPr>
          <w:r w:rsidRPr="004C245F">
            <w:rPr>
              <w:color w:val="000000"/>
            </w:rPr>
            <w:t>9. Saxena K, Jolly MK, Balamurugan K. Hypoxia, partial EMT and collective migration: Emerging culprits in metastasis. Transl Oncol. 2020;13(11):100845.</w:t>
          </w:r>
        </w:p>
        <w:p w14:paraId="3FBC40EE" w14:textId="77777777" w:rsidR="004C245F" w:rsidRPr="004C245F" w:rsidRDefault="004C245F">
          <w:pPr>
            <w:pStyle w:val="csl-entry"/>
            <w:divId w:val="688604701"/>
            <w:rPr>
              <w:color w:val="000000"/>
            </w:rPr>
          </w:pPr>
          <w:r w:rsidRPr="004C245F">
            <w:rPr>
              <w:color w:val="000000"/>
            </w:rPr>
            <w:t>10. Bakir B, Chiarella AM, Pitarresi JR, Rustgi AK. EMT, MET, Plasticity, and Tumor Metastasis. Trends Cell Biol. 2020;30(10):764–76.</w:t>
          </w:r>
        </w:p>
        <w:p w14:paraId="3413B517" w14:textId="77777777" w:rsidR="004C245F" w:rsidRPr="004C245F" w:rsidRDefault="004C245F">
          <w:pPr>
            <w:pStyle w:val="csl-entry"/>
            <w:divId w:val="688604701"/>
            <w:rPr>
              <w:color w:val="000000"/>
            </w:rPr>
          </w:pPr>
          <w:r w:rsidRPr="004C245F">
            <w:rPr>
              <w:color w:val="000000"/>
            </w:rPr>
            <w:t>11. Pastushenko I, Blanpain C. EMT Transition States during Tumor Progression and Metastasis. Trends Cell Biol. 2018;29(3):212–26.</w:t>
          </w:r>
        </w:p>
        <w:p w14:paraId="731709E5" w14:textId="77777777" w:rsidR="004C245F" w:rsidRPr="004C245F" w:rsidRDefault="004C245F">
          <w:pPr>
            <w:pStyle w:val="csl-entry"/>
            <w:divId w:val="688604701"/>
            <w:rPr>
              <w:color w:val="000000"/>
            </w:rPr>
          </w:pPr>
          <w:r w:rsidRPr="004C245F">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55E38E86" w14:textId="77777777" w:rsidR="004C245F" w:rsidRPr="004C245F" w:rsidRDefault="004C245F">
          <w:pPr>
            <w:pStyle w:val="csl-entry"/>
            <w:divId w:val="688604701"/>
            <w:rPr>
              <w:color w:val="000000"/>
            </w:rPr>
          </w:pPr>
          <w:r w:rsidRPr="004C245F">
            <w:rPr>
              <w:color w:val="000000"/>
            </w:rPr>
            <w:t>13. George JT, Jolly MK, Xu J, Somarelli J, Levine H. Survival outcomes in cancer patients predicted by a partial EMT gene expression scoring metric. Cancer Res. 2017;77(22):canres.3521.2016.</w:t>
          </w:r>
        </w:p>
        <w:p w14:paraId="15DFA018" w14:textId="77777777" w:rsidR="004C245F" w:rsidRPr="004C245F" w:rsidRDefault="004C245F">
          <w:pPr>
            <w:pStyle w:val="csl-entry"/>
            <w:divId w:val="688604701"/>
            <w:rPr>
              <w:color w:val="000000"/>
            </w:rPr>
          </w:pPr>
          <w:r w:rsidRPr="004C245F">
            <w:rPr>
              <w:color w:val="000000"/>
            </w:rPr>
            <w:t>14. Jolly MK, Tripathi SC, Jia D, Mooney SM, Celiktas M, Hanash SM, et al. Stability of the hybrid epithelial/mesenchymal phenotype. Oncotarget. 2016;7(19):27067–84.</w:t>
          </w:r>
        </w:p>
        <w:p w14:paraId="3F0D8466" w14:textId="77777777" w:rsidR="004C245F" w:rsidRPr="004C245F" w:rsidRDefault="004C245F">
          <w:pPr>
            <w:pStyle w:val="csl-entry"/>
            <w:divId w:val="688604701"/>
            <w:rPr>
              <w:color w:val="000000"/>
            </w:rPr>
          </w:pPr>
          <w:r w:rsidRPr="004C245F">
            <w:rPr>
              <w:color w:val="000000"/>
            </w:rPr>
            <w:t>15. Pastushenko I, Brisebarre A, Sifrim A, Fioramonti M, Revenco T, Boumahdi S, et al. Identification of the tumour transition states occurring during EMT. Nature. 2018;556(7702):463–8.</w:t>
          </w:r>
        </w:p>
        <w:p w14:paraId="049D0211" w14:textId="77777777" w:rsidR="004C245F" w:rsidRPr="004C245F" w:rsidRDefault="004C245F">
          <w:pPr>
            <w:pStyle w:val="csl-entry"/>
            <w:divId w:val="688604701"/>
            <w:rPr>
              <w:color w:val="000000"/>
            </w:rPr>
          </w:pPr>
          <w:r w:rsidRPr="004C245F">
            <w:rPr>
              <w:color w:val="000000"/>
            </w:rPr>
            <w:t>16. Simeonov KP, Byrns CN, Clark ML, Norgard RJ, Martin B, Stanger BZ, et al. Single-cell lineage tracing of metastatic cancer reveals selection of hybrid EMT states. Cancer Cell. 2021;39(8):1150-1162.e9.</w:t>
          </w:r>
        </w:p>
        <w:p w14:paraId="166504D2" w14:textId="77777777" w:rsidR="004C245F" w:rsidRPr="004C245F" w:rsidRDefault="004C245F">
          <w:pPr>
            <w:pStyle w:val="csl-entry"/>
            <w:divId w:val="688604701"/>
            <w:rPr>
              <w:color w:val="000000"/>
            </w:rPr>
          </w:pPr>
          <w:r w:rsidRPr="004C245F">
            <w:rPr>
              <w:color w:val="000000"/>
            </w:rPr>
            <w:t>17. Dey P, Kimmelman AC, DePinho RA. Metabolic Codependencies in the Tumor Microenvironment. Cancer Discov. 2021;candisc.1211.2020.</w:t>
          </w:r>
        </w:p>
        <w:p w14:paraId="3C769A12" w14:textId="77777777" w:rsidR="004C245F" w:rsidRPr="004C245F" w:rsidRDefault="004C245F">
          <w:pPr>
            <w:pStyle w:val="csl-entry"/>
            <w:divId w:val="688604701"/>
            <w:rPr>
              <w:color w:val="000000"/>
            </w:rPr>
          </w:pPr>
          <w:r w:rsidRPr="004C245F">
            <w:rPr>
              <w:color w:val="000000"/>
            </w:rPr>
            <w:t>18. Warburg O, Wind F, Negelein E. THE METABOLISM OF TUMORS IN THE BODY. J Gen Physiol. 1927;8(6):519–30.</w:t>
          </w:r>
        </w:p>
        <w:p w14:paraId="2D017DB5" w14:textId="77777777" w:rsidR="004C245F" w:rsidRPr="004C245F" w:rsidRDefault="004C245F">
          <w:pPr>
            <w:pStyle w:val="csl-entry"/>
            <w:divId w:val="688604701"/>
            <w:rPr>
              <w:color w:val="000000"/>
            </w:rPr>
          </w:pPr>
          <w:r w:rsidRPr="004C245F">
            <w:rPr>
              <w:color w:val="000000"/>
            </w:rPr>
            <w:t>19. Liberti MV, Locasale JW. The Warburg Effect: How Does it Benefit Cancer Cells? Trends Biochem Sci. 2016;41(3):211–8.</w:t>
          </w:r>
        </w:p>
        <w:p w14:paraId="2D404213" w14:textId="77777777" w:rsidR="004C245F" w:rsidRPr="004C245F" w:rsidRDefault="004C245F">
          <w:pPr>
            <w:pStyle w:val="csl-entry"/>
            <w:divId w:val="688604701"/>
            <w:rPr>
              <w:color w:val="000000"/>
            </w:rPr>
          </w:pPr>
          <w:r w:rsidRPr="004C245F">
            <w:rPr>
              <w:color w:val="000000"/>
            </w:rPr>
            <w:t>20. Ohshima K, Morii E. Metabolic Reprogramming of Cancer Cells during Tumor Progression and Metastasis. Metabolites. 2021;11(1):28.</w:t>
          </w:r>
        </w:p>
        <w:p w14:paraId="1533AB05" w14:textId="77777777" w:rsidR="004C245F" w:rsidRPr="004C245F" w:rsidRDefault="004C245F">
          <w:pPr>
            <w:pStyle w:val="csl-entry"/>
            <w:divId w:val="688604701"/>
            <w:rPr>
              <w:color w:val="000000"/>
            </w:rPr>
          </w:pPr>
          <w:r w:rsidRPr="004C245F">
            <w:rPr>
              <w:color w:val="000000"/>
            </w:rPr>
            <w:t>21. Carvalho TMA, Cardoso HJ, Figueira MI, Vaz CV, Socorro S. The peculiarities of cancer cell metabolism: A route to metastasization and a target for therapy. Eur J Med Chem. 2019;171:343–63.</w:t>
          </w:r>
        </w:p>
        <w:p w14:paraId="7A34A9AB" w14:textId="77777777" w:rsidR="004C245F" w:rsidRPr="004C245F" w:rsidRDefault="004C245F">
          <w:pPr>
            <w:pStyle w:val="csl-entry"/>
            <w:divId w:val="688604701"/>
            <w:rPr>
              <w:color w:val="000000"/>
            </w:rPr>
          </w:pPr>
          <w:r w:rsidRPr="004C245F">
            <w:rPr>
              <w:color w:val="000000"/>
            </w:rPr>
            <w:t>22. Nagao A, Kobayashi M, Koyasu S, Chow CCT, Harada H. HIF-1-Dependent Reprogramming of Glucose Metabolic Pathway of Cancer Cells and Its Therapeutic Significance. Int J Mol Sci. 2019;20(2):238.</w:t>
          </w:r>
        </w:p>
        <w:p w14:paraId="515DF091" w14:textId="77777777" w:rsidR="004C245F" w:rsidRPr="004C245F" w:rsidRDefault="004C245F">
          <w:pPr>
            <w:pStyle w:val="csl-entry"/>
            <w:divId w:val="688604701"/>
            <w:rPr>
              <w:color w:val="000000"/>
            </w:rPr>
          </w:pPr>
          <w:r w:rsidRPr="004C245F">
            <w:rPr>
              <w:color w:val="000000"/>
            </w:rPr>
            <w:t>23. Cheng Y, Lu Y, Zhang D, Lian S, Liang H, Ye Y, et al. Metastatic cancer cells compensate for low energy supplies in hostile microenvironments with bioenergetic adaptation and metabolic reprogramming. Int J Oncol. 2018;53(6):2590–604.</w:t>
          </w:r>
        </w:p>
        <w:p w14:paraId="1BE2D6CD" w14:textId="77777777" w:rsidR="004C245F" w:rsidRPr="004C245F" w:rsidRDefault="004C245F">
          <w:pPr>
            <w:pStyle w:val="csl-entry"/>
            <w:divId w:val="688604701"/>
            <w:rPr>
              <w:color w:val="000000"/>
            </w:rPr>
          </w:pPr>
          <w:r w:rsidRPr="004C245F">
            <w:rPr>
              <w:color w:val="000000"/>
            </w:rPr>
            <w:t>24. Jia D, Park JH, Jung KH, Levine H, Kaipparettu BA. Elucidating the Metabolic Plasticity of Cancer: Mitochondrial Reprogramming and Hybrid Metabolic States. Cells. 2018;7(3):21.</w:t>
          </w:r>
        </w:p>
        <w:p w14:paraId="68572E11" w14:textId="77777777" w:rsidR="004C245F" w:rsidRPr="004C245F" w:rsidRDefault="004C245F">
          <w:pPr>
            <w:pStyle w:val="csl-entry"/>
            <w:divId w:val="688604701"/>
            <w:rPr>
              <w:color w:val="000000"/>
            </w:rPr>
          </w:pPr>
          <w:r w:rsidRPr="004C245F">
            <w:rPr>
              <w:color w:val="000000"/>
            </w:rPr>
            <w:t>25. Yu L, Lu M, Jia D, Ma J, Ben-Jacob E, Levine H, et al. Modeling the Genetic Regulation of Cancer Metabolism: Interplay between Glycolysis and Oxidative Phosphorylation. Cancer Res. 2017;77(7):1564–74.</w:t>
          </w:r>
        </w:p>
        <w:p w14:paraId="738F39D5" w14:textId="77777777" w:rsidR="004C245F" w:rsidRPr="004C245F" w:rsidRDefault="004C245F">
          <w:pPr>
            <w:pStyle w:val="csl-entry"/>
            <w:divId w:val="688604701"/>
            <w:rPr>
              <w:color w:val="000000"/>
            </w:rPr>
          </w:pPr>
          <w:r w:rsidRPr="004C245F">
            <w:rPr>
              <w:color w:val="000000"/>
            </w:rPr>
            <w:t>26. Sancho P, Burgos-Ramos E, Tavera A, Bou Kheir T, Jagust P, Schoenhals M, et al. MYC/PGC-1α Balance Determines the Metabolic Phenotype and Plasticity of Pancreatic Cancer Stem Cells. Cell Metab. 2015;22(4):590–605.</w:t>
          </w:r>
        </w:p>
        <w:p w14:paraId="58AAA3A7" w14:textId="77777777" w:rsidR="004C245F" w:rsidRPr="004C245F" w:rsidRDefault="004C245F">
          <w:pPr>
            <w:pStyle w:val="csl-entry"/>
            <w:divId w:val="688604701"/>
            <w:rPr>
              <w:color w:val="000000"/>
            </w:rPr>
          </w:pPr>
          <w:r w:rsidRPr="004C245F">
            <w:rPr>
              <w:color w:val="000000"/>
            </w:rPr>
            <w:t>27. Jia D, Paudel BB, Hayford CE, Hardeman KN, Levine H, Onuchic JN, et al. Drug-Tolerant Idling Melanoma Cells Exhibit Theory-Predicted Metabolic Low-Low Phenotype. Frontiers Oncol. 2020;10:1426.</w:t>
          </w:r>
        </w:p>
        <w:p w14:paraId="25552080" w14:textId="77777777" w:rsidR="004C245F" w:rsidRPr="004C245F" w:rsidRDefault="004C245F">
          <w:pPr>
            <w:pStyle w:val="csl-entry"/>
            <w:divId w:val="688604701"/>
            <w:rPr>
              <w:color w:val="000000"/>
            </w:rPr>
          </w:pPr>
          <w:r w:rsidRPr="004C245F">
            <w:rPr>
              <w:color w:val="000000"/>
            </w:rPr>
            <w:t>28. Porporato PE, Payen VL, Pérez-Escuredo J, De Saedeleer CJ, Danhier P, Copetti T, et al. A Mitochondrial Switch Promotes Tumor Metastasis. Cell Reports. 2014;8(3):754–66.</w:t>
          </w:r>
        </w:p>
        <w:p w14:paraId="4DCC9861" w14:textId="77777777" w:rsidR="004C245F" w:rsidRPr="004C245F" w:rsidRDefault="004C245F">
          <w:pPr>
            <w:pStyle w:val="csl-entry"/>
            <w:divId w:val="688604701"/>
            <w:rPr>
              <w:color w:val="000000"/>
            </w:rPr>
          </w:pPr>
          <w:r w:rsidRPr="004C245F">
            <w:rPr>
              <w:color w:val="000000"/>
            </w:rPr>
            <w:t>29. LeBleu VS, O’Connell JT, Herrera KNG, Wikman H, Pantel K, Haigis MC, et al. PGC-1α mediates mitochondrial biogenesis and oxidative phosphorylation in cancer cells to promote metastasis. Nat Cell Biol. 2014;16(10):992–1003.</w:t>
          </w:r>
        </w:p>
        <w:p w14:paraId="3CFE9ED3" w14:textId="77777777" w:rsidR="004C245F" w:rsidRPr="004C245F" w:rsidRDefault="004C245F">
          <w:pPr>
            <w:pStyle w:val="csl-entry"/>
            <w:divId w:val="688604701"/>
            <w:rPr>
              <w:color w:val="000000"/>
            </w:rPr>
          </w:pPr>
          <w:r w:rsidRPr="004C245F">
            <w:rPr>
              <w:color w:val="000000"/>
            </w:rPr>
            <w:t>30. Jia D, Park JH, Kaur H, Jung KH, Yang S, Tripathi S, et al. Towards decoding the coupled decision-making of metabolism and epithelial-to-mesenchymal transition in cancer. Brit J Cancer. 2021;1–10.</w:t>
          </w:r>
        </w:p>
        <w:p w14:paraId="0F1FD979" w14:textId="77777777" w:rsidR="004C245F" w:rsidRPr="004C245F" w:rsidRDefault="004C245F">
          <w:pPr>
            <w:pStyle w:val="csl-entry"/>
            <w:divId w:val="688604701"/>
            <w:rPr>
              <w:color w:val="000000"/>
            </w:rPr>
          </w:pPr>
          <w:r w:rsidRPr="004C245F">
            <w:rPr>
              <w:color w:val="000000"/>
            </w:rPr>
            <w:t>31. Georgakopoulos-Soares I, Chartoumpekis DV, Kyriazopoulou V, Zaravinos A. EMT Factors and Metabolic Pathways in Cancer. Frontiers Oncol. 2020;10:499.</w:t>
          </w:r>
        </w:p>
        <w:p w14:paraId="53E6C21C" w14:textId="77777777" w:rsidR="004C245F" w:rsidRPr="004C245F" w:rsidRDefault="004C245F">
          <w:pPr>
            <w:pStyle w:val="csl-entry"/>
            <w:divId w:val="688604701"/>
            <w:rPr>
              <w:color w:val="000000"/>
            </w:rPr>
          </w:pPr>
          <w:r w:rsidRPr="004C245F">
            <w:rPr>
              <w:color w:val="000000"/>
            </w:rPr>
            <w:t>32. Fedele M, Sgarra R, Battista S, Cerchia L, Manfioletti G. The Epithelial–Mesenchymal Transition at the Crossroads between Metabolism and Tumor Progression. Int J Mol Sci. 2022;23(2):800.</w:t>
          </w:r>
        </w:p>
        <w:p w14:paraId="56B18D21" w14:textId="77777777" w:rsidR="004C245F" w:rsidRPr="004C245F" w:rsidRDefault="004C245F">
          <w:pPr>
            <w:pStyle w:val="csl-entry"/>
            <w:divId w:val="688604701"/>
            <w:rPr>
              <w:color w:val="000000"/>
            </w:rPr>
          </w:pPr>
          <w:r w:rsidRPr="004C245F">
            <w:rPr>
              <w:color w:val="000000"/>
            </w:rPr>
            <w:t>33. Burger GA, Danen EHJ, Beltman JB. Deciphering Epithelial–Mesenchymal Transition Regulatory Networks in Cancer through Computational Approaches. Frontiers Oncol. 2017;7:162.</w:t>
          </w:r>
        </w:p>
        <w:p w14:paraId="74800679" w14:textId="77777777" w:rsidR="004C245F" w:rsidRPr="004C245F" w:rsidRDefault="004C245F">
          <w:pPr>
            <w:pStyle w:val="csl-entry"/>
            <w:divId w:val="688604701"/>
            <w:rPr>
              <w:color w:val="000000"/>
            </w:rPr>
          </w:pPr>
          <w:r w:rsidRPr="004C245F">
            <w:rPr>
              <w:color w:val="000000"/>
            </w:rPr>
            <w:t>34. Hu Y, Xu W, Zeng H, He Z, Lu X, Zuo D, et al. OXPHOS-dependent metabolic reprogramming prompts metastatic potential of breast cancer cells under osteogenic differentiation. Brit J Cancer. 2020;123(11):1644–55.</w:t>
          </w:r>
        </w:p>
        <w:p w14:paraId="6E8547D7" w14:textId="77777777" w:rsidR="004C245F" w:rsidRPr="004C245F" w:rsidRDefault="004C245F">
          <w:pPr>
            <w:pStyle w:val="csl-entry"/>
            <w:divId w:val="688604701"/>
            <w:rPr>
              <w:color w:val="000000"/>
            </w:rPr>
          </w:pPr>
          <w:r w:rsidRPr="004C245F">
            <w:rPr>
              <w:color w:val="000000"/>
            </w:rPr>
            <w:t>35. Sung JY, Cheong JH. Pan-Cancer Analysis Reveals Distinct Metabolic Reprogramming in Different Epithelial–Mesenchymal Transition Activity States. Cancers. 2021;13(8):1778.</w:t>
          </w:r>
        </w:p>
        <w:p w14:paraId="0A21F4ED" w14:textId="77777777" w:rsidR="004C245F" w:rsidRPr="004C245F" w:rsidRDefault="004C245F">
          <w:pPr>
            <w:pStyle w:val="csl-entry"/>
            <w:divId w:val="688604701"/>
            <w:rPr>
              <w:color w:val="000000"/>
            </w:rPr>
          </w:pPr>
          <w:r w:rsidRPr="004C245F">
            <w:rPr>
              <w:color w:val="000000"/>
            </w:rPr>
            <w:t>36. Choudhary KS, Rohatgi N, Halldorsson S, Briem E, Gudjonsson T, Gudmundsson S, et al. EGFR Signal-Network Reconstruction Demonstrates Metabolic Crosstalk in EMT. Plos Comput Biol. 2016;12(6):e1004924.</w:t>
          </w:r>
        </w:p>
        <w:p w14:paraId="53BDD847" w14:textId="77777777" w:rsidR="004C245F" w:rsidRPr="004C245F" w:rsidRDefault="004C245F">
          <w:pPr>
            <w:pStyle w:val="csl-entry"/>
            <w:divId w:val="688604701"/>
            <w:rPr>
              <w:color w:val="000000"/>
            </w:rPr>
          </w:pPr>
          <w:r w:rsidRPr="004C245F">
            <w:rPr>
              <w:color w:val="000000"/>
            </w:rPr>
            <w:t>37. Feng S, Zhang L, Liu X, Li G, Zhang B, Wang Z, et al. Low levels of AMPK promote epithelial‐mesenchymal transition in lung cancer primarily through HDAC4‐ and HDAC5‐mediated metabolic reprogramming. J Cell Mol Med. 2020;24(14):7789–801.</w:t>
          </w:r>
        </w:p>
        <w:p w14:paraId="351EEDC4" w14:textId="77777777" w:rsidR="004C245F" w:rsidRPr="004C245F" w:rsidRDefault="004C245F">
          <w:pPr>
            <w:pStyle w:val="csl-entry"/>
            <w:divId w:val="688604701"/>
            <w:rPr>
              <w:color w:val="000000"/>
            </w:rPr>
          </w:pPr>
          <w:r w:rsidRPr="004C245F">
            <w:rPr>
              <w:color w:val="000000"/>
            </w:rPr>
            <w:t>38. Kang X, Wang J, Li C. Exposing the Underlying Relationship of Cancer Metastasis to Metabolism and Epithelial-Mesenchymal Transitions. Iscience. 2019;21:754–72.</w:t>
          </w:r>
        </w:p>
        <w:p w14:paraId="7E944719" w14:textId="77777777" w:rsidR="004C245F" w:rsidRPr="004C245F" w:rsidRDefault="004C245F">
          <w:pPr>
            <w:pStyle w:val="csl-entry"/>
            <w:divId w:val="688604701"/>
            <w:rPr>
              <w:color w:val="000000"/>
            </w:rPr>
          </w:pPr>
          <w:r w:rsidRPr="004C245F">
            <w:rPr>
              <w:color w:val="000000"/>
            </w:rPr>
            <w:t>39. Kang X, Li C. A Dimension Reduction Approach for Energy Landscape: Identifying Intermediate States in Metabolism‐EMT Network. Adv Sci. 2021;2003133.</w:t>
          </w:r>
        </w:p>
        <w:p w14:paraId="1978948D" w14:textId="77777777" w:rsidR="004C245F" w:rsidRPr="004C245F" w:rsidRDefault="004C245F">
          <w:pPr>
            <w:pStyle w:val="csl-entry"/>
            <w:divId w:val="688604701"/>
            <w:rPr>
              <w:color w:val="000000"/>
            </w:rPr>
          </w:pPr>
          <w:r w:rsidRPr="004C245F">
            <w:rPr>
              <w:color w:val="000000"/>
            </w:rPr>
            <w:t>40. Sciacovelli M, Frezza C. Metabolic reprogramming and epithelial‐to‐mesenchymal transition in cancer. Febs J. 2017;284(19):3132–44.</w:t>
          </w:r>
        </w:p>
        <w:p w14:paraId="41E7B279" w14:textId="77777777" w:rsidR="004C245F" w:rsidRPr="004C245F" w:rsidRDefault="004C245F">
          <w:pPr>
            <w:pStyle w:val="csl-entry"/>
            <w:divId w:val="688604701"/>
            <w:rPr>
              <w:color w:val="000000"/>
            </w:rPr>
          </w:pPr>
          <w:r w:rsidRPr="004C245F">
            <w:rPr>
              <w:color w:val="000000"/>
            </w:rPr>
            <w:t>41. Huang R, Zong X. Aberrant cancer metabolism in epithelial–mesenchymal transition and cancer metastasis: Mechanisms in cancer progression. Crit Rev Oncol Hemat. 2017;115:13–22.</w:t>
          </w:r>
        </w:p>
        <w:p w14:paraId="70B6B035" w14:textId="77777777" w:rsidR="004C245F" w:rsidRPr="004C245F" w:rsidRDefault="004C245F">
          <w:pPr>
            <w:pStyle w:val="csl-entry"/>
            <w:divId w:val="688604701"/>
            <w:rPr>
              <w:color w:val="000000"/>
            </w:rPr>
          </w:pPr>
          <w:r w:rsidRPr="004C245F">
            <w:rPr>
              <w:color w:val="000000"/>
            </w:rPr>
            <w:t>42. Jiang L, Xiao L, Sugiura H, Huang X, Ali A, Kuro-o M, et al. Metabolic reprogramming during TGFβ1-induced epithelial-to-mesenchymal transition. Oncogene. 2015;34(30):3908–16.</w:t>
          </w:r>
        </w:p>
        <w:p w14:paraId="2B92E2CE" w14:textId="77777777" w:rsidR="004C245F" w:rsidRPr="004C245F" w:rsidRDefault="004C245F">
          <w:pPr>
            <w:pStyle w:val="csl-entry"/>
            <w:divId w:val="688604701"/>
            <w:rPr>
              <w:color w:val="000000"/>
            </w:rPr>
          </w:pPr>
          <w:r w:rsidRPr="004C245F">
            <w:rPr>
              <w:color w:val="000000"/>
            </w:rPr>
            <w:t>43. Bocci F, Tripathi SC, Mercedes SAV, George JT, Casabar JP, Wong PK, et al. NRF2 activates a partial epithelial-mesenchymal transition and is maximally present in a hybrid epithelial/mesenchymal phenotype. Integr Biol. 2019;11(6):251–63.</w:t>
          </w:r>
        </w:p>
        <w:p w14:paraId="3D13D4EC" w14:textId="77777777" w:rsidR="004C245F" w:rsidRPr="004C245F" w:rsidRDefault="004C245F">
          <w:pPr>
            <w:pStyle w:val="csl-entry"/>
            <w:divId w:val="688604701"/>
            <w:rPr>
              <w:color w:val="000000"/>
            </w:rPr>
          </w:pPr>
          <w:r w:rsidRPr="004C245F">
            <w:rPr>
              <w:color w:val="000000"/>
            </w:rPr>
            <w:t>44. Luo M, Shang L, Brooks MD, Jiagge E, Zhu Y, Buschhaus JM, et al. Targeting Breast Cancer Stem Cell State Equilibrium through Modulation of Redox Signaling. Cell Metab. 2018;28(1):69-86.e6.</w:t>
          </w:r>
        </w:p>
        <w:p w14:paraId="3CDC44A4" w14:textId="77777777" w:rsidR="004C245F" w:rsidRPr="004C245F" w:rsidRDefault="004C245F">
          <w:pPr>
            <w:pStyle w:val="csl-entry"/>
            <w:divId w:val="688604701"/>
            <w:rPr>
              <w:color w:val="000000"/>
            </w:rPr>
          </w:pPr>
          <w:r w:rsidRPr="004C245F">
            <w:rPr>
              <w:color w:val="000000"/>
            </w:rPr>
            <w:t>45. Colacino JA, Azizi E, Brooks MD, Harouaka R, Fouladdel S, McDermott SP, et al. Heterogeneity of Human Breast Stem and Progenitor Cells as Revealed by Transcriptional Profiling. Stem Cell Rep. 2018;10(5):1596–609.</w:t>
          </w:r>
        </w:p>
        <w:p w14:paraId="6942186C" w14:textId="77777777" w:rsidR="004C245F" w:rsidRPr="004C245F" w:rsidRDefault="004C245F">
          <w:pPr>
            <w:pStyle w:val="csl-entry"/>
            <w:divId w:val="688604701"/>
            <w:rPr>
              <w:color w:val="000000"/>
            </w:rPr>
          </w:pPr>
          <w:r w:rsidRPr="004C245F">
            <w:rPr>
              <w:color w:val="000000"/>
            </w:rPr>
            <w:t>46. Jia D, Li X, Bocci F, Tripathi S, Deng Y, Jolly MK, et al. Quantifying Cancer Epithelial-Mesenchymal Plasticity and its Association with Stemness and Immune Response. J Clin Medicine. 2019;8(5):725.</w:t>
          </w:r>
        </w:p>
        <w:p w14:paraId="27AFE710" w14:textId="77777777" w:rsidR="004C245F" w:rsidRPr="004C245F" w:rsidRDefault="004C245F">
          <w:pPr>
            <w:pStyle w:val="csl-entry"/>
            <w:divId w:val="688604701"/>
            <w:rPr>
              <w:color w:val="000000"/>
            </w:rPr>
          </w:pPr>
          <w:r w:rsidRPr="004C245F">
            <w:rPr>
              <w:color w:val="000000"/>
            </w:rPr>
            <w:t>47. Lu M, Jolly MK, Gomoto R, Huang B, Onuchic J, Ben-Jacob E. Tristability in Cancer-Associated MicroRNA-TF Chimera Toggle Switch. J Phys Chem B. 2013;117(42):13164–74.</w:t>
          </w:r>
        </w:p>
        <w:p w14:paraId="22402602" w14:textId="77777777" w:rsidR="004C245F" w:rsidRPr="004C245F" w:rsidRDefault="004C245F">
          <w:pPr>
            <w:pStyle w:val="csl-entry"/>
            <w:divId w:val="688604701"/>
            <w:rPr>
              <w:color w:val="000000"/>
            </w:rPr>
          </w:pPr>
          <w:r w:rsidRPr="004C245F">
            <w:rPr>
              <w:color w:val="000000"/>
            </w:rPr>
            <w:t>48. Kovac S, Angelova PR, Holmström KM, Zhang Y, Dinkova-Kostova AT, Abramov AY. Nrf2 regulates ROS production by mitochondria and NADPH oxidase. Biochimica Et Biophysica Acta Bba - Gen Subj. 2015;1850(4):794–801.</w:t>
          </w:r>
        </w:p>
        <w:p w14:paraId="11FEE25C" w14:textId="77777777" w:rsidR="004C245F" w:rsidRPr="004C245F" w:rsidRDefault="004C245F">
          <w:pPr>
            <w:pStyle w:val="csl-entry"/>
            <w:divId w:val="688604701"/>
            <w:rPr>
              <w:color w:val="000000"/>
            </w:rPr>
          </w:pPr>
          <w:r w:rsidRPr="004C245F">
            <w:rPr>
              <w:color w:val="000000"/>
            </w:rPr>
            <w:t>49. He F, Ru X, Wen T. NRF2, a Transcription Factor for Stress Response and Beyond. Int J Mol Sci. 2020;21(13):4777.</w:t>
          </w:r>
        </w:p>
        <w:p w14:paraId="7A3EAFC5" w14:textId="77777777" w:rsidR="004C245F" w:rsidRPr="004C245F" w:rsidRDefault="004C245F">
          <w:pPr>
            <w:pStyle w:val="csl-entry"/>
            <w:divId w:val="688604701"/>
            <w:rPr>
              <w:color w:val="000000"/>
            </w:rPr>
          </w:pPr>
          <w:r w:rsidRPr="004C245F">
            <w:rPr>
              <w:color w:val="000000"/>
            </w:rPr>
            <w:t>50. Li N, Muthusamy S, Liang R, Sarojini H, Wang E. Increased expression of miR-34a and miR-93 in rat liver during aging, and their impact on the expression of Mgst1 and Sirt1. Mech Ageing Dev. 2011;132(3):75–85.</w:t>
          </w:r>
        </w:p>
        <w:p w14:paraId="51EA1C4A" w14:textId="77777777" w:rsidR="004C245F" w:rsidRPr="004C245F" w:rsidRDefault="004C245F">
          <w:pPr>
            <w:pStyle w:val="csl-entry"/>
            <w:divId w:val="688604701"/>
            <w:rPr>
              <w:color w:val="000000"/>
            </w:rPr>
          </w:pPr>
          <w:r w:rsidRPr="004C245F">
            <w:rPr>
              <w:color w:val="000000"/>
            </w:rPr>
            <w:t>51. Bai XY, Ma Y, Ding R, Fu B, Shi S, Chen XM. miR-335 and miR-34a Promote Renal Senescence by Suppressing Mitochondrial Antioxidative Enzymes. J Am Soc Nephrol. 2011;22(7):1252–61.</w:t>
          </w:r>
        </w:p>
        <w:p w14:paraId="1D4C2950" w14:textId="77777777" w:rsidR="004C245F" w:rsidRPr="004C245F" w:rsidRDefault="004C245F">
          <w:pPr>
            <w:pStyle w:val="csl-entry"/>
            <w:divId w:val="688604701"/>
            <w:rPr>
              <w:color w:val="000000"/>
            </w:rPr>
          </w:pPr>
          <w:r w:rsidRPr="004C245F">
            <w:rPr>
              <w:color w:val="000000"/>
            </w:rPr>
            <w:t>52. Navarro F, Lieberman J. miR-34 and p53: New Insights into a Complex Functional Relationship. Plos One. 2015;10(7):e0132767.</w:t>
          </w:r>
        </w:p>
        <w:p w14:paraId="0DD9A128" w14:textId="77777777" w:rsidR="004C245F" w:rsidRPr="004C245F" w:rsidRDefault="004C245F">
          <w:pPr>
            <w:pStyle w:val="csl-entry"/>
            <w:divId w:val="688604701"/>
            <w:rPr>
              <w:color w:val="000000"/>
            </w:rPr>
          </w:pPr>
          <w:r w:rsidRPr="004C245F">
            <w:rPr>
              <w:color w:val="000000"/>
            </w:rPr>
            <w:t>53. Italiano D, Lena AM, Melino G, Candi E. Identification of NCF2/p67phox as a novel p53 target gene. Cell Cycle. 2012;11(24):4589–96.</w:t>
          </w:r>
        </w:p>
        <w:p w14:paraId="71082CC2" w14:textId="77777777" w:rsidR="004C245F" w:rsidRPr="004C245F" w:rsidRDefault="004C245F">
          <w:pPr>
            <w:pStyle w:val="csl-entry"/>
            <w:divId w:val="688604701"/>
            <w:rPr>
              <w:color w:val="000000"/>
            </w:rPr>
          </w:pPr>
          <w:r w:rsidRPr="004C245F">
            <w:rPr>
              <w:color w:val="000000"/>
            </w:rPr>
            <w:t>54. Chou HL, Fong Y, Wei CK, Tsai EM, Chen JYF, Chang WT, et al. A Quinone-Containing Compound Enhances Camptothecin-Induced Apoptosis of Lung Cancer Through Modulating Endogenous ROS and ERK Signaling. Arch Immunol Ther Ex. 2017;65(3):241–52.</w:t>
          </w:r>
        </w:p>
        <w:p w14:paraId="61A9F547" w14:textId="77777777" w:rsidR="004C245F" w:rsidRPr="004C245F" w:rsidRDefault="004C245F">
          <w:pPr>
            <w:pStyle w:val="csl-entry"/>
            <w:divId w:val="688604701"/>
            <w:rPr>
              <w:color w:val="000000"/>
            </w:rPr>
          </w:pPr>
          <w:r w:rsidRPr="004C245F">
            <w:rPr>
              <w:color w:val="000000"/>
            </w:rPr>
            <w:t>55. Serocki M, Bartoszewska S, Janaszak-Jasiecka A, Ochocka RJ, Collawn JF, Bartoszewski R. miRNAs regulate the HIF switch during hypoxia: a novel therapeutic target. Angiogenesis. 2018;21(2):183–202.</w:t>
          </w:r>
        </w:p>
        <w:p w14:paraId="503386B9" w14:textId="77777777" w:rsidR="004C245F" w:rsidRPr="004C245F" w:rsidRDefault="004C245F">
          <w:pPr>
            <w:pStyle w:val="csl-entry"/>
            <w:divId w:val="688604701"/>
            <w:rPr>
              <w:color w:val="000000"/>
            </w:rPr>
          </w:pPr>
          <w:r w:rsidRPr="004C245F">
            <w:rPr>
              <w:color w:val="000000"/>
            </w:rPr>
            <w:t>56. Shang Y, Chen H, Ye J, Wei X, Liu S, Wang R. HIF-1α/Ascl2/miR-200b regulatory feedback circuit modulated the epithelial-mesenchymal transition (EMT) in colorectal cancer cells. Exp Cell Res. 2017;360(2):243–56.</w:t>
          </w:r>
        </w:p>
        <w:p w14:paraId="63C4508E" w14:textId="77777777" w:rsidR="004C245F" w:rsidRPr="004C245F" w:rsidRDefault="004C245F">
          <w:pPr>
            <w:pStyle w:val="csl-entry"/>
            <w:divId w:val="688604701"/>
            <w:rPr>
              <w:color w:val="000000"/>
            </w:rPr>
          </w:pPr>
          <w:r w:rsidRPr="004C245F">
            <w:rPr>
              <w:color w:val="000000"/>
            </w:rPr>
            <w:t>57. Byun Y, Choi YC, Jeong Y, Lee G, Yoon S, Jeong Y, et al. MiR-200c downregulates HIF-1α and inhibits migration of lung cancer cells. Cell Mol Biol Lett. 2019;24(1):28.</w:t>
          </w:r>
        </w:p>
        <w:p w14:paraId="7D534042" w14:textId="77777777" w:rsidR="004C245F" w:rsidRPr="004C245F" w:rsidRDefault="004C245F">
          <w:pPr>
            <w:pStyle w:val="csl-entry"/>
            <w:divId w:val="688604701"/>
            <w:rPr>
              <w:color w:val="000000"/>
            </w:rPr>
          </w:pPr>
          <w:r w:rsidRPr="004C245F">
            <w:rPr>
              <w:color w:val="000000"/>
            </w:rPr>
            <w:t>58. Xu X, Tan X, Tampe B, Sanchez E, Zeisberg M, Zeisberg EM. Snail Is a Direct Target of Hypoxia-inducible Factor 1α (HIF1α) in Hypoxia-induced Endothelial to Mesenchymal Transition of Human Coronary Endothelial Cells*. J Biol Chem. 2015;290(27):16653–64.</w:t>
          </w:r>
        </w:p>
        <w:p w14:paraId="7DD51AA9" w14:textId="77777777" w:rsidR="004C245F" w:rsidRPr="004C245F" w:rsidRDefault="004C245F">
          <w:pPr>
            <w:pStyle w:val="csl-entry"/>
            <w:divId w:val="688604701"/>
            <w:rPr>
              <w:color w:val="000000"/>
            </w:rPr>
          </w:pPr>
          <w:r w:rsidRPr="004C245F">
            <w:rPr>
              <w:color w:val="000000"/>
            </w:rPr>
            <w:t>59. Chou CC, Lee KH, Lai IL, Wang D, Mo X, Kulp SK, et al. AMPK Reverses the Mesenchymal Phenotype of Cancer Cells by Targeting the Akt–MDM2–Foxo3a Signaling Axis. Cancer Res. 2014;74(17):4783–95.</w:t>
          </w:r>
        </w:p>
        <w:p w14:paraId="736CBACE" w14:textId="77777777" w:rsidR="004C245F" w:rsidRPr="004C245F" w:rsidRDefault="004C245F">
          <w:pPr>
            <w:pStyle w:val="csl-entry"/>
            <w:divId w:val="688604701"/>
            <w:rPr>
              <w:color w:val="000000"/>
            </w:rPr>
          </w:pPr>
          <w:r w:rsidRPr="004C245F">
            <w:rPr>
              <w:color w:val="000000"/>
            </w:rPr>
            <w:t>60. Ohshima J, Wang Q, Fitzsimonds ZR, Miller DP, Sztukowska MN, Jung YJ, et al. Streptococcus gordonii programs epithelial cells to resist ZEB2 induction by Porphyromonas gingivalis. Proc National Acad Sci. 2019;116(17):201900101.</w:t>
          </w:r>
        </w:p>
        <w:p w14:paraId="2D4762F4" w14:textId="77777777" w:rsidR="004C245F" w:rsidRPr="004C245F" w:rsidRDefault="004C245F">
          <w:pPr>
            <w:pStyle w:val="csl-entry"/>
            <w:divId w:val="688604701"/>
            <w:rPr>
              <w:color w:val="000000"/>
            </w:rPr>
          </w:pPr>
          <w:r w:rsidRPr="004C245F">
            <w:rPr>
              <w:color w:val="000000"/>
            </w:rPr>
            <w:t>61. Dong T, Zhang Y, Chen Y, Liu P, An T, Zhang J, et al. FOXO1 inhibits the invasion and metastasis of hepatocellular carcinoma by reversing ZEB2-induced epithelial-mesenchymal transition. Oncotarget. 2016;8(1):1703–13.</w:t>
          </w:r>
        </w:p>
        <w:p w14:paraId="26ABF6B2" w14:textId="77777777" w:rsidR="004C245F" w:rsidRPr="004C245F" w:rsidRDefault="004C245F">
          <w:pPr>
            <w:pStyle w:val="csl-entry"/>
            <w:divId w:val="688604701"/>
            <w:rPr>
              <w:color w:val="000000"/>
            </w:rPr>
          </w:pPr>
          <w:r w:rsidRPr="004C245F">
            <w:rPr>
              <w:color w:val="000000"/>
            </w:rPr>
            <w:t>62. Huang W, Cao J, Liu X, Meng F, Li M, Chen B, et al. AMPK Plays a Dual Role in Regulation of CREB/BDNF Pathway in Mouse Primary Hippocampal Cells. J Mol Neurosci. 2015;56(4):782–8.</w:t>
          </w:r>
        </w:p>
        <w:p w14:paraId="2E23CC27" w14:textId="77777777" w:rsidR="004C245F" w:rsidRPr="004C245F" w:rsidRDefault="004C245F">
          <w:pPr>
            <w:pStyle w:val="csl-entry"/>
            <w:divId w:val="688604701"/>
            <w:rPr>
              <w:color w:val="000000"/>
            </w:rPr>
          </w:pPr>
          <w:r w:rsidRPr="004C245F">
            <w:rPr>
              <w:color w:val="000000"/>
            </w:rPr>
            <w:t>63. Jin H, Xue L, Mo L, Zhang D, Guo X, Xu J, et al. Downregulation of miR-200c stabilizes XIAP mRNA and contributes to invasion and lung metastasis of bladder cancer. Cell Adhes Migr. 2019;13(1):236–48.</w:t>
          </w:r>
        </w:p>
        <w:p w14:paraId="2E5BC491" w14:textId="77777777" w:rsidR="004C245F" w:rsidRPr="004C245F" w:rsidRDefault="004C245F">
          <w:pPr>
            <w:pStyle w:val="csl-entry"/>
            <w:divId w:val="688604701"/>
            <w:rPr>
              <w:color w:val="000000"/>
            </w:rPr>
          </w:pPr>
          <w:r w:rsidRPr="004C245F">
            <w:rPr>
              <w:color w:val="000000"/>
            </w:rPr>
            <w:t>64. Janin M, Esteller M. Oncometabolite Accumulation and Epithelial-to-Mesenchymal Transition: The Turn of Fumarate. Cell Metab. 2016;24(4):529–30.</w:t>
          </w:r>
        </w:p>
        <w:p w14:paraId="1190C4B2" w14:textId="77777777" w:rsidR="004C245F" w:rsidRPr="004C245F" w:rsidRDefault="004C245F">
          <w:pPr>
            <w:pStyle w:val="csl-entry"/>
            <w:divId w:val="688604701"/>
            <w:rPr>
              <w:color w:val="000000"/>
            </w:rPr>
          </w:pPr>
          <w:r w:rsidRPr="004C245F">
            <w:rPr>
              <w:color w:val="000000"/>
            </w:rPr>
            <w:t>65. Zhang Q, Zheng S, Wang S, Wang W, Xing H, Xu S. Chlorpyrifos induced oxidative stress to promote apoptosis and autophagy through the regulation of miR-19a-AMPK axis in common carp. Fish Shellfish Immun. 2019;93:1093–9.</w:t>
          </w:r>
        </w:p>
        <w:p w14:paraId="79D6A838" w14:textId="77777777" w:rsidR="004C245F" w:rsidRPr="004C245F" w:rsidRDefault="004C245F">
          <w:pPr>
            <w:pStyle w:val="csl-entry"/>
            <w:divId w:val="688604701"/>
            <w:rPr>
              <w:color w:val="000000"/>
            </w:rPr>
          </w:pPr>
          <w:r w:rsidRPr="004C245F">
            <w:rPr>
              <w:color w:val="000000"/>
            </w:rPr>
            <w:t>66. Thomson DM, Herway ST, Fillmore N, Kim H, Brown JD, Barrow JR, et al. AMP-activated protein kinase phosphorylates transcription factors of the CREB family. J Appl Physiol. 2008;104(2):429–38.</w:t>
          </w:r>
        </w:p>
        <w:p w14:paraId="3B005817" w14:textId="77777777" w:rsidR="004C245F" w:rsidRPr="004C245F" w:rsidRDefault="004C245F">
          <w:pPr>
            <w:pStyle w:val="csl-entry"/>
            <w:divId w:val="688604701"/>
            <w:rPr>
              <w:color w:val="000000"/>
            </w:rPr>
          </w:pPr>
          <w:r w:rsidRPr="004C245F">
            <w:rPr>
              <w:color w:val="000000"/>
            </w:rPr>
            <w:t>67. Muralidharan S, Sahoo S, Saha A, Chandran S, Majumdar SS, Mandal S, et al. Quantifying the Patterns of Metabolic Plasticity and Heterogeneity along the Epithelial–Hybrid–Mesenchymal Spectrum in Cancer. Biomol. 2022;12(2):297.</w:t>
          </w:r>
        </w:p>
        <w:p w14:paraId="17404BFD" w14:textId="77777777" w:rsidR="004C245F" w:rsidRPr="004C245F" w:rsidRDefault="004C245F">
          <w:pPr>
            <w:pStyle w:val="csl-entry"/>
            <w:divId w:val="688604701"/>
            <w:rPr>
              <w:color w:val="000000"/>
            </w:rPr>
          </w:pPr>
          <w:r w:rsidRPr="004C245F">
            <w:rPr>
              <w:color w:val="000000"/>
            </w:rPr>
            <w:t>68. Tripathi S, Kessler DA, Levine H. Biological Networks Regulating Cell Fate Choice Are Minimally Frustrated. Phys Rev Lett. 2020;125(8):088101.</w:t>
          </w:r>
        </w:p>
        <w:p w14:paraId="18AFF664" w14:textId="77777777" w:rsidR="004C245F" w:rsidRPr="004C245F" w:rsidRDefault="004C245F">
          <w:pPr>
            <w:pStyle w:val="csl-entry"/>
            <w:divId w:val="688604701"/>
            <w:rPr>
              <w:color w:val="000000"/>
            </w:rPr>
          </w:pPr>
          <w:r w:rsidRPr="004C245F">
            <w:rPr>
              <w:color w:val="000000"/>
            </w:rPr>
            <w:t>69. Farris JC, Pifer PM, Zheng L, Gottlieb E, Denvir J, Frisch SM. Grainyhead-like 2 Reverses the Metabolic Changes Induced by the Oncogenic Epithelial–Mesenchymal Transition: Effects on Anoikis. Mol Cancer Res. 2016;14(6):528–38.</w:t>
          </w:r>
        </w:p>
        <w:p w14:paraId="318C06C3" w14:textId="77777777" w:rsidR="004C245F" w:rsidRPr="004C245F" w:rsidRDefault="004C245F">
          <w:pPr>
            <w:pStyle w:val="csl-entry"/>
            <w:divId w:val="688604701"/>
            <w:rPr>
              <w:color w:val="000000"/>
            </w:rPr>
          </w:pPr>
          <w:r w:rsidRPr="004C245F">
            <w:rPr>
              <w:color w:val="000000"/>
            </w:rPr>
            <w:t>70. Radisky DC, Levy DD, Littlepage LE, Liu H, Nelson CM, Fata JE, et al. Rac1b and reactive oxygen species mediate MMP-3-induced EMT and genomic instability. Nature. 2005;436(7047):123–7.</w:t>
          </w:r>
        </w:p>
        <w:p w14:paraId="63EC35AA" w14:textId="77777777" w:rsidR="004C245F" w:rsidRPr="004C245F" w:rsidRDefault="004C245F">
          <w:pPr>
            <w:pStyle w:val="csl-entry"/>
            <w:divId w:val="688604701"/>
            <w:rPr>
              <w:color w:val="000000"/>
            </w:rPr>
          </w:pPr>
          <w:r w:rsidRPr="004C245F">
            <w:rPr>
              <w:color w:val="000000"/>
            </w:rPr>
            <w:t>71. Mori K, Uchida T, Yoshie T, Mizote Y, Ishikawa F, Katsuyama M, et al. A mitochondrial ROS pathway controls matrix metalloproteinase 9 levels and invasive properties in RAS‐activated cancer cells. Febs J. 2019;286(3):459–78.</w:t>
          </w:r>
        </w:p>
        <w:p w14:paraId="77D397E4" w14:textId="77777777" w:rsidR="004C245F" w:rsidRPr="004C245F" w:rsidRDefault="004C245F">
          <w:pPr>
            <w:pStyle w:val="csl-entry"/>
            <w:divId w:val="688604701"/>
            <w:rPr>
              <w:color w:val="000000"/>
            </w:rPr>
          </w:pPr>
          <w:r w:rsidRPr="004C245F">
            <w:rPr>
              <w:color w:val="000000"/>
            </w:rPr>
            <w:t>72. Ishikawa K, Takenaga K, Akimoto M, Koshikawa N, Yamaguchi A, Imanishi H, et al. ROS-Generating Mitochondrial DNA Mutations Can Regulate Tumor Cell Metastasis. Science. 2008;320(5876):661–4.</w:t>
          </w:r>
        </w:p>
        <w:p w14:paraId="0B76FD91" w14:textId="77777777" w:rsidR="004C245F" w:rsidRPr="004C245F" w:rsidRDefault="004C245F">
          <w:pPr>
            <w:pStyle w:val="csl-entry"/>
            <w:divId w:val="688604701"/>
            <w:rPr>
              <w:color w:val="000000"/>
            </w:rPr>
          </w:pPr>
          <w:r w:rsidRPr="004C245F">
            <w:rPr>
              <w:color w:val="000000"/>
            </w:rPr>
            <w:t>73. SHIDA M, KITAJIMA Y, NAKAMURA J, YANAGIHARA K, BABA K, WAKIYAMA K, et al. Impaired mitophagy activates mtROS/HIF-1α interplay and increases cancer aggressiveness in gastric cancer cells under hypoxia. Int J Oncol. 2016;48(4):1379–90.</w:t>
          </w:r>
        </w:p>
        <w:p w14:paraId="6EEA6157" w14:textId="77777777" w:rsidR="004C245F" w:rsidRPr="004C245F" w:rsidRDefault="004C245F">
          <w:pPr>
            <w:pStyle w:val="csl-entry"/>
            <w:divId w:val="688604701"/>
            <w:rPr>
              <w:color w:val="000000"/>
            </w:rPr>
          </w:pPr>
          <w:r w:rsidRPr="004C245F">
            <w:rPr>
              <w:color w:val="000000"/>
            </w:rPr>
            <w:t>74. Babaei G, Raei N, milani AT, Aziz SGG, Pourjabbar N, Geravand F. The emerging role of miR-200 family in metastasis: focus on EMT, CSCs, angiogenesis, and anoikis. Mol Biol Rep. 2021;48(10):6935–47.</w:t>
          </w:r>
        </w:p>
        <w:p w14:paraId="30A53341" w14:textId="77777777" w:rsidR="004C245F" w:rsidRPr="004C245F" w:rsidRDefault="004C245F">
          <w:pPr>
            <w:pStyle w:val="csl-entry"/>
            <w:divId w:val="688604701"/>
            <w:rPr>
              <w:color w:val="000000"/>
            </w:rPr>
          </w:pPr>
          <w:r w:rsidRPr="004C245F">
            <w:rPr>
              <w:color w:val="000000"/>
            </w:rPr>
            <w:t>75. Tripathi S, Park JH, Pudakalakatti S, Bhattacharya PK, Kaipparettu BA, Levine H. A mechanistic modeling framework reveals the key principles underlying tumor metabolism. Plos Comput Biol. 2022;18(2):e1009841.</w:t>
          </w:r>
        </w:p>
        <w:p w14:paraId="4CAC06C6" w14:textId="77777777" w:rsidR="004C245F" w:rsidRPr="004C245F" w:rsidRDefault="004C245F">
          <w:pPr>
            <w:pStyle w:val="csl-entry"/>
            <w:divId w:val="688604701"/>
            <w:rPr>
              <w:color w:val="000000"/>
            </w:rPr>
          </w:pPr>
          <w:r w:rsidRPr="004C245F">
            <w:rPr>
              <w:color w:val="000000"/>
            </w:rPr>
            <w:t>76. Jia D, Lu M, Jung KH, Park JH, Yu L, Onuchic JN, et al. Elucidating cancer metabolic plasticity by coupling gene regulation with metabolic pathways. Proc National Acad Sci. 2019;116(9):201816391.</w:t>
          </w:r>
        </w:p>
        <w:p w14:paraId="7E8CC2AD" w14:textId="77777777" w:rsidR="004C245F" w:rsidRPr="004C245F" w:rsidRDefault="004C245F">
          <w:pPr>
            <w:pStyle w:val="csl-entry"/>
            <w:divId w:val="688604701"/>
            <w:rPr>
              <w:color w:val="000000"/>
            </w:rPr>
          </w:pPr>
          <w:r w:rsidRPr="004C245F">
            <w:rPr>
              <w:color w:val="000000"/>
            </w:rPr>
            <w:t>77. Thiery JP, Acloque H, Huang RYJ, Nieto MA. Epithelial-Mesenchymal Transitions in Development and Disease. Cell. 2009;139(5):871–90.</w:t>
          </w:r>
        </w:p>
        <w:p w14:paraId="79156480" w14:textId="77777777" w:rsidR="004C245F" w:rsidRPr="004C245F" w:rsidRDefault="004C245F">
          <w:pPr>
            <w:pStyle w:val="csl-entry"/>
            <w:divId w:val="688604701"/>
            <w:rPr>
              <w:color w:val="000000"/>
            </w:rPr>
          </w:pPr>
          <w:r w:rsidRPr="004C245F">
            <w:rPr>
              <w:color w:val="000000"/>
            </w:rPr>
            <w:t>78. Zhang K, Zhaos J, Liu X, Yan B, Chen D, Gao Y, et al. Activation of NF-B upregulates Snail and consequent repression of E-cadherin in cholangiocarcinoma cell invasion. Hepato-gastroenterol. 2011;58(105):1–7.</w:t>
          </w:r>
        </w:p>
        <w:p w14:paraId="44BD73DE" w14:textId="77777777" w:rsidR="004C245F" w:rsidRPr="004C245F" w:rsidRDefault="004C245F">
          <w:pPr>
            <w:pStyle w:val="csl-entry"/>
            <w:divId w:val="688604701"/>
            <w:rPr>
              <w:color w:val="000000"/>
            </w:rPr>
          </w:pPr>
          <w:r w:rsidRPr="004C245F">
            <w:rPr>
              <w:color w:val="000000"/>
            </w:rPr>
            <w:t>79. Miyazono K. Transforming growth factor-β signaling in epithelial-mesenchymal transition and progression of cancer. Proc Jpn Acad Ser B Phys Biological Sci. 2009;85(8):314–23.</w:t>
          </w:r>
        </w:p>
        <w:p w14:paraId="3312DEBF" w14:textId="77777777" w:rsidR="004C245F" w:rsidRPr="004C245F" w:rsidRDefault="004C245F">
          <w:pPr>
            <w:pStyle w:val="csl-entry"/>
            <w:divId w:val="688604701"/>
            <w:rPr>
              <w:color w:val="000000"/>
            </w:rPr>
          </w:pPr>
          <w:r w:rsidRPr="004C245F">
            <w:rPr>
              <w:color w:val="000000"/>
            </w:rPr>
            <w:t>80. Zhang J, Tian XJ, Xing J. Signal Transduction Pathways of EMT Induced by TGF-β, SHH, and WNT and Their Crosstalks. J Clin Medicine. 2016;5(4):41.</w:t>
          </w:r>
        </w:p>
        <w:p w14:paraId="75F809B8" w14:textId="77777777" w:rsidR="004C245F" w:rsidRPr="004C245F" w:rsidRDefault="004C245F">
          <w:pPr>
            <w:pStyle w:val="csl-entry"/>
            <w:divId w:val="688604701"/>
            <w:rPr>
              <w:color w:val="000000"/>
            </w:rPr>
          </w:pPr>
          <w:r w:rsidRPr="004C245F">
            <w:rPr>
              <w:color w:val="000000"/>
            </w:rPr>
            <w:t>81. Bocci F, Gearhart-Serna L, Boareto M, Ribeiro M, Ben-Jacob E, Devi GR, et al. Toward understanding cancer stem cell heterogeneity in the tumor microenvironment. Proc National Acad Sci. 2018;116(1):201815345.</w:t>
          </w:r>
        </w:p>
        <w:p w14:paraId="4799CADC" w14:textId="77777777" w:rsidR="004C245F" w:rsidRPr="004C245F" w:rsidRDefault="004C245F">
          <w:pPr>
            <w:pStyle w:val="csl-entry"/>
            <w:divId w:val="688604701"/>
            <w:rPr>
              <w:color w:val="000000"/>
            </w:rPr>
          </w:pPr>
          <w:r w:rsidRPr="004C245F">
            <w:rPr>
              <w:color w:val="000000"/>
            </w:rPr>
            <w:t>82. Jolly MK, Jia D, Boareto M, Mani SA, Pienta KJ, Ben-Jacob E, et al. Coupling the modules of EMT and stemness: A tunable ‘stemness window’ model. Oncotarget. 2015;6(28):25161–74.</w:t>
          </w:r>
        </w:p>
        <w:p w14:paraId="72082CDD" w14:textId="77777777" w:rsidR="004C245F" w:rsidRPr="004C245F" w:rsidRDefault="004C245F">
          <w:pPr>
            <w:pStyle w:val="csl-entry"/>
            <w:divId w:val="688604701"/>
            <w:rPr>
              <w:color w:val="000000"/>
            </w:rPr>
          </w:pPr>
          <w:r w:rsidRPr="004C245F">
            <w:rPr>
              <w:color w:val="000000"/>
            </w:rPr>
            <w:t>83. Bocci F, Jolly MK, George JT, Levine H, Onuchic JN. A mechanism-based computational model to capture the interconnections among epithelial-mesenchymal transition, cancer stem cells and Notch-Jagged signaling. Oncotarget. 2018;9(52):29906–20.</w:t>
          </w:r>
        </w:p>
        <w:p w14:paraId="77CBA7FB" w14:textId="3EAE1D69" w:rsidR="00E469AE" w:rsidRPr="00C9444E" w:rsidRDefault="004C245F" w:rsidP="000121BE">
          <w:pPr>
            <w:pStyle w:val="csl-entry"/>
            <w:divId w:val="2111926817"/>
            <w:rPr>
              <w:color w:val="000000"/>
            </w:rPr>
          </w:pPr>
          <w:r w:rsidRPr="004C245F">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vine, Herbert" w:date="2022-05-17T09:41:00Z" w:initials="LH">
    <w:p w14:paraId="145017A9" w14:textId="5A4A7FC7" w:rsidR="00670604" w:rsidRDefault="00670604">
      <w:pPr>
        <w:pStyle w:val="CommentText"/>
      </w:pPr>
      <w:r>
        <w:rPr>
          <w:rStyle w:val="CommentReference"/>
        </w:rPr>
        <w:annotationRef/>
      </w:r>
      <w:r>
        <w:t>Ask Dongya to include his official address</w:t>
      </w:r>
    </w:p>
  </w:comment>
  <w:comment w:id="3" w:author="Dongya Jia" w:date="2022-04-17T17:30:00Z" w:initials="DJ">
    <w:p w14:paraId="4315E280" w14:textId="77777777" w:rsidR="00670604" w:rsidRDefault="00670604" w:rsidP="00A4402A">
      <w:pPr>
        <w:pStyle w:val="CommentText"/>
      </w:pPr>
      <w:r>
        <w:rPr>
          <w:rStyle w:val="CommentReference"/>
        </w:rPr>
        <w:annotationRef/>
      </w:r>
      <w:r>
        <w:t>Can you remind me how the subsequential activation happens?</w:t>
      </w:r>
    </w:p>
  </w:comment>
  <w:comment w:id="4" w:author="Madeline Galbraith" w:date="2022-04-22T15:06:00Z" w:initials="MG">
    <w:p w14:paraId="5FBAF6F5" w14:textId="2DFB9BA3" w:rsidR="00670604" w:rsidRDefault="00670604">
      <w:pPr>
        <w:pStyle w:val="CommentText"/>
      </w:pPr>
      <w:r>
        <w:rPr>
          <w:rStyle w:val="CommentReference"/>
        </w:rPr>
        <w:annotationRef/>
      </w:r>
      <w:r>
        <w:t>The coupled phenotypes transition from E-O, E-W/O, E/M-W/O</w:t>
      </w:r>
    </w:p>
  </w:comment>
  <w:comment w:id="6" w:author="Levine, Herbert" w:date="2022-05-02T07:24:00Z" w:initials="LH">
    <w:p w14:paraId="43F4EF38" w14:textId="6A5C6F89" w:rsidR="00670604" w:rsidRDefault="00670604">
      <w:pPr>
        <w:pStyle w:val="CommentText"/>
      </w:pPr>
      <w:r>
        <w:rPr>
          <w:rStyle w:val="CommentReference"/>
        </w:rPr>
        <w:annotationRef/>
      </w:r>
      <w:r>
        <w:t>I don t understand this claim. It seems like having EMT trigger metabolism would be the way cells could account for their distinct metabolic needs   .</w:t>
      </w:r>
    </w:p>
  </w:comment>
  <w:comment w:id="18" w:author="Dongya Jia" w:date="2022-04-17T18:45:00Z" w:initials="DJ">
    <w:p w14:paraId="6736D06E" w14:textId="77777777" w:rsidR="00670604" w:rsidRDefault="00670604"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19" w:author="Madeline Galbraith" w:date="2022-05-01T19:21:00Z" w:initials="MG">
    <w:p w14:paraId="5D6E21E2" w14:textId="42561E56" w:rsidR="00670604" w:rsidRDefault="00670604">
      <w:pPr>
        <w:pStyle w:val="CommentText"/>
      </w:pPr>
      <w:r>
        <w:rPr>
          <w:rStyle w:val="CommentReference"/>
        </w:rPr>
        <w:annotationRef/>
      </w:r>
      <w:r>
        <w:t>I did it after the ROS crosstalks because that one affects both networks so I thought it might be better to just introduce a crosstalk with a downstream network first</w:t>
      </w:r>
    </w:p>
  </w:comment>
  <w:comment w:id="30" w:author="Levine, Herbert" w:date="2022-05-15T06:43:00Z" w:initials="LH">
    <w:p w14:paraId="300FE780" w14:textId="6A9CBE96" w:rsidR="00670604" w:rsidRDefault="00670604">
      <w:pPr>
        <w:pStyle w:val="CommentText"/>
      </w:pPr>
      <w:r>
        <w:rPr>
          <w:rStyle w:val="CommentReference"/>
        </w:rPr>
        <w:annotationRef/>
      </w:r>
      <w:r>
        <w:t>Add a reference to Dongya’s recent review article</w:t>
      </w:r>
    </w:p>
  </w:comment>
  <w:comment w:id="38" w:author="Levine, Herbert" w:date="2022-05-15T12:05:00Z" w:initials="LH">
    <w:p w14:paraId="1C819787" w14:textId="0860AB39" w:rsidR="00670604" w:rsidRDefault="00670604">
      <w:pPr>
        <w:pStyle w:val="CommentText"/>
      </w:pPr>
      <w:r>
        <w:rPr>
          <w:rStyle w:val="CommentReference"/>
        </w:rPr>
        <w:annotationRef/>
      </w:r>
      <w:r>
        <w:t>Add reference</w:t>
      </w:r>
    </w:p>
  </w:comment>
  <w:comment w:id="48" w:author="Levine, Herbert" w:date="2022-05-15T08:44:00Z" w:initials="LH">
    <w:p w14:paraId="48227EB2" w14:textId="08DCA735" w:rsidR="00670604" w:rsidRDefault="00670604">
      <w:pPr>
        <w:pStyle w:val="CommentText"/>
      </w:pPr>
      <w:r>
        <w:rPr>
          <w:rStyle w:val="CommentReference"/>
        </w:rPr>
        <w:annotationRef/>
      </w:r>
      <w:r>
        <w:t>This sentence is unclear – please reword</w:t>
      </w:r>
    </w:p>
  </w:comment>
  <w:comment w:id="49" w:author="Levine, Herbert" w:date="2022-05-15T12:00:00Z" w:initials="LH">
    <w:p w14:paraId="5DD5C8AF" w14:textId="1877A9E4" w:rsidR="00670604" w:rsidRDefault="00670604">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61" w:author="Dongya Jia" w:date="2022-04-17T18:57:00Z" w:initials="DJ">
    <w:p w14:paraId="0A5E961E" w14:textId="77777777" w:rsidR="00670604" w:rsidRDefault="0067060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67" w:author="Madeline Galbraith" w:date="2022-05-18T14:08:00Z" w:initials="MG">
    <w:p w14:paraId="6821EB6C" w14:textId="67D40CE5" w:rsidR="00B13196" w:rsidRDefault="00B13196">
      <w:pPr>
        <w:pStyle w:val="CommentText"/>
      </w:pPr>
      <w:r>
        <w:rPr>
          <w:rStyle w:val="CommentReference"/>
        </w:rPr>
        <w:annotationRef/>
      </w:r>
      <w:r w:rsidR="00484E2A">
        <w:rPr>
          <w:rStyle w:val="CommentReference"/>
        </w:rPr>
        <w:t>I’ll g</w:t>
      </w:r>
      <w:r w:rsidR="00A7771C">
        <w:rPr>
          <w:rStyle w:val="CommentReference"/>
        </w:rPr>
        <w:t>o through the paper</w:t>
      </w:r>
      <w:r w:rsidR="005C7485">
        <w:rPr>
          <w:rStyle w:val="CommentReference"/>
        </w:rPr>
        <w:t xml:space="preserve"> in detail</w:t>
      </w:r>
      <w:r w:rsidR="00A7771C">
        <w:rPr>
          <w:rStyle w:val="CommentReference"/>
        </w:rPr>
        <w:t xml:space="preserve"> and identify what results are consistent with this work</w:t>
      </w:r>
    </w:p>
    <w:p w14:paraId="5F086A04" w14:textId="770724F6" w:rsidR="00B13196" w:rsidRDefault="00B13196">
      <w:pPr>
        <w:pStyle w:val="CommentText"/>
      </w:pPr>
    </w:p>
  </w:comment>
  <w:comment w:id="101" w:author="Levine, Herbert" w:date="2022-05-18T10:58:00Z" w:initials="LH">
    <w:p w14:paraId="58F80328" w14:textId="4E51A03A" w:rsidR="003707D8" w:rsidRDefault="003707D8">
      <w:pPr>
        <w:pStyle w:val="CommentText"/>
      </w:pPr>
      <w:r>
        <w:rPr>
          <w:rStyle w:val="CommentReference"/>
        </w:rPr>
        <w:annotationRef/>
      </w:r>
      <w:r>
        <w:t>See comment below</w:t>
      </w:r>
    </w:p>
  </w:comment>
  <w:comment w:id="112" w:author="Levine, Herbert" w:date="2022-05-18T10:47:00Z" w:initials="LH">
    <w:p w14:paraId="2E5B74F9" w14:textId="5D5D9688" w:rsidR="00306563" w:rsidRDefault="00306563">
      <w:pPr>
        <w:pStyle w:val="CommentText"/>
      </w:pPr>
      <w:r>
        <w:rPr>
          <w:rStyle w:val="CommentReference"/>
        </w:rPr>
        <w:annotationRef/>
      </w:r>
      <w:r>
        <w:t xml:space="preserve">I agree with Dongya that this claim is not at all obvious, as I indicated in the paragraph I added on page 32. </w:t>
      </w:r>
    </w:p>
  </w:comment>
  <w:comment w:id="113" w:author="Levine, Herbert" w:date="2022-05-18T10:51:00Z" w:initials="LH">
    <w:p w14:paraId="2D11F45B" w14:textId="3080D1A9" w:rsidR="003707D8" w:rsidRDefault="003707D8">
      <w:pPr>
        <w:pStyle w:val="CommentText"/>
      </w:pPr>
      <w:r>
        <w:rPr>
          <w:rStyle w:val="CommentReference"/>
        </w:rPr>
        <w:annotationRef/>
      </w:r>
      <w:r>
        <w:t xml:space="preserve">I am uncomfortable with asserting that this is the only or even most likely scenario. I can imagine that a primary tumor cell could be subjected to external signals such as TGF-beta or Notch ligands, undergoes EMT and then adjusts its metabolism to match. In the reverse scenario, cells are subjected to a metabolic environment shift (such as hypoxia), begin to favor more glycolysis and then drag EMT afterwards. But this would argue that cells in the center of the primary tumor (which is more hypoxic) should show more EMT, the opposite of what is usually observed. </w:t>
      </w:r>
    </w:p>
  </w:comment>
  <w:comment w:id="114" w:author="Madeline Galbraith" w:date="2022-05-24T12:47:00Z" w:initials="MG">
    <w:p w14:paraId="585AF153" w14:textId="6AF82384" w:rsidR="008421C9" w:rsidRDefault="008421C9">
      <w:pPr>
        <w:pStyle w:val="CommentText"/>
      </w:pPr>
      <w:r>
        <w:rPr>
          <w:rStyle w:val="CommentReference"/>
        </w:rPr>
        <w:annotationRef/>
      </w:r>
      <w:r>
        <w:t>I’ve rewritten this to show our model doesn’t preclude EMT driving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5017A9" w15:done="0"/>
  <w15:commentEx w15:paraId="4315E280" w15:done="1"/>
  <w15:commentEx w15:paraId="5FBAF6F5" w15:paraIdParent="4315E280" w15:done="1"/>
  <w15:commentEx w15:paraId="43F4EF38" w15:done="1"/>
  <w15:commentEx w15:paraId="6736D06E" w15:done="0"/>
  <w15:commentEx w15:paraId="5D6E21E2" w15:paraIdParent="6736D06E" w15:done="0"/>
  <w15:commentEx w15:paraId="300FE780" w15:done="1"/>
  <w15:commentEx w15:paraId="1C819787" w15:done="1"/>
  <w15:commentEx w15:paraId="48227EB2" w15:done="1"/>
  <w15:commentEx w15:paraId="5DD5C8AF" w15:done="1"/>
  <w15:commentEx w15:paraId="0A5E961E" w15:done="0"/>
  <w15:commentEx w15:paraId="5F086A04" w15:done="1"/>
  <w15:commentEx w15:paraId="58F80328" w15:done="0"/>
  <w15:commentEx w15:paraId="2E5B74F9" w15:done="0"/>
  <w15:commentEx w15:paraId="2D11F45B" w15:done="0"/>
  <w15:commentEx w15:paraId="585AF153" w15:paraIdParent="2D11F4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A6F" w16cex:dateUtc="2022-05-17T14:41:00Z"/>
  <w16cex:commentExtensible w16cex:durableId="2606DB28" w16cex:dateUtc="2022-04-17T22:30:00Z"/>
  <w16cex:commentExtensible w16cex:durableId="260D42FA" w16cex:dateUtc="2022-04-22T20:06:00Z"/>
  <w16cex:commentExtensible w16cex:durableId="261A13D1" w16cex:dateUtc="2022-05-02T12:24:00Z"/>
  <w16cex:commentExtensible w16cex:durableId="2606ECE3" w16cex:dateUtc="2022-04-17T23:45:00Z"/>
  <w16cex:commentExtensible w16cex:durableId="26195C23" w16cex:dateUtc="2022-05-02T00:21:00Z"/>
  <w16cex:commentExtensible w16cex:durableId="262B2D90" w16cex:dateUtc="2022-05-15T11:43:00Z"/>
  <w16cex:commentExtensible w16cex:durableId="262B7905" w16cex:dateUtc="2022-05-15T17:05:00Z"/>
  <w16cex:commentExtensible w16cex:durableId="262B49EA" w16cex:dateUtc="2022-05-15T13:44:00Z"/>
  <w16cex:commentExtensible w16cex:durableId="262B77D8" w16cex:dateUtc="2022-05-15T17:00:00Z"/>
  <w16cex:commentExtensible w16cex:durableId="2606EFC2" w16cex:dateUtc="2022-04-17T23:57:00Z"/>
  <w16cex:commentExtensible w16cex:durableId="262F7C5F" w16cex:dateUtc="2022-05-18T19:08:00Z"/>
  <w16cex:commentExtensible w16cex:durableId="262F5DE7" w16cex:dateUtc="2022-05-18T15:58:00Z"/>
  <w16cex:commentExtensible w16cex:durableId="262F5B34" w16cex:dateUtc="2022-05-18T15:47:00Z"/>
  <w16cex:commentExtensible w16cex:durableId="262F5C26" w16cex:dateUtc="2022-05-18T15:51:00Z"/>
  <w16cex:commentExtensible w16cex:durableId="2637526D" w16cex:dateUtc="2022-05-2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5017A9" w16cid:durableId="262DFA6F"/>
  <w16cid:commentId w16cid:paraId="4315E280" w16cid:durableId="2606DB28"/>
  <w16cid:commentId w16cid:paraId="5FBAF6F5" w16cid:durableId="260D42FA"/>
  <w16cid:commentId w16cid:paraId="43F4EF38" w16cid:durableId="261A13D1"/>
  <w16cid:commentId w16cid:paraId="6736D06E" w16cid:durableId="2606ECE3"/>
  <w16cid:commentId w16cid:paraId="5D6E21E2" w16cid:durableId="26195C23"/>
  <w16cid:commentId w16cid:paraId="300FE780" w16cid:durableId="262B2D90"/>
  <w16cid:commentId w16cid:paraId="1C819787" w16cid:durableId="262B7905"/>
  <w16cid:commentId w16cid:paraId="48227EB2" w16cid:durableId="262B49EA"/>
  <w16cid:commentId w16cid:paraId="5DD5C8AF" w16cid:durableId="262B77D8"/>
  <w16cid:commentId w16cid:paraId="0A5E961E" w16cid:durableId="2606EFC2"/>
  <w16cid:commentId w16cid:paraId="5F086A04" w16cid:durableId="262F7C5F"/>
  <w16cid:commentId w16cid:paraId="58F80328" w16cid:durableId="262F5DE7"/>
  <w16cid:commentId w16cid:paraId="2E5B74F9" w16cid:durableId="262F5B34"/>
  <w16cid:commentId w16cid:paraId="2D11F45B" w16cid:durableId="262F5C26"/>
  <w16cid:commentId w16cid:paraId="585AF153" w16cid:durableId="263752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FEF79" w14:textId="77777777" w:rsidR="000F62BD" w:rsidRDefault="000F62BD">
      <w:pPr>
        <w:spacing w:after="0"/>
      </w:pPr>
      <w:r>
        <w:separator/>
      </w:r>
    </w:p>
  </w:endnote>
  <w:endnote w:type="continuationSeparator" w:id="0">
    <w:p w14:paraId="2A5AB1F8" w14:textId="77777777" w:rsidR="000F62BD" w:rsidRDefault="000F62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6895" w14:textId="77777777" w:rsidR="000F62BD" w:rsidRDefault="000F62BD">
      <w:r>
        <w:separator/>
      </w:r>
    </w:p>
  </w:footnote>
  <w:footnote w:type="continuationSeparator" w:id="0">
    <w:p w14:paraId="4EDEF789" w14:textId="77777777" w:rsidR="000F62BD" w:rsidRDefault="000F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17202558">
    <w:abstractNumId w:val="3"/>
  </w:num>
  <w:num w:numId="2" w16cid:durableId="1508862583">
    <w:abstractNumId w:val="3"/>
  </w:num>
  <w:num w:numId="3" w16cid:durableId="1630697613">
    <w:abstractNumId w:val="0"/>
  </w:num>
  <w:num w:numId="4" w16cid:durableId="13731176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Dongya Jia">
    <w15:presenceInfo w15:providerId="Windows Live" w15:userId="1aebdc5a8ceda82c"/>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3126"/>
    <w:rsid w:val="00034838"/>
    <w:rsid w:val="00035E07"/>
    <w:rsid w:val="00036F16"/>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A7ABC"/>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6D60"/>
    <w:rsid w:val="000C7249"/>
    <w:rsid w:val="000C7A59"/>
    <w:rsid w:val="000D0538"/>
    <w:rsid w:val="000D2B34"/>
    <w:rsid w:val="000D42DD"/>
    <w:rsid w:val="000D6A64"/>
    <w:rsid w:val="000D6AEB"/>
    <w:rsid w:val="000D6FCE"/>
    <w:rsid w:val="000D7EB5"/>
    <w:rsid w:val="000E05B0"/>
    <w:rsid w:val="000E16DE"/>
    <w:rsid w:val="000E22B8"/>
    <w:rsid w:val="000E3738"/>
    <w:rsid w:val="000E3786"/>
    <w:rsid w:val="000E4450"/>
    <w:rsid w:val="000E4B95"/>
    <w:rsid w:val="000E7E0B"/>
    <w:rsid w:val="000F0265"/>
    <w:rsid w:val="000F06B6"/>
    <w:rsid w:val="000F0C09"/>
    <w:rsid w:val="000F1FC8"/>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26BB2"/>
    <w:rsid w:val="001318AD"/>
    <w:rsid w:val="00131EBC"/>
    <w:rsid w:val="00133F92"/>
    <w:rsid w:val="001360CF"/>
    <w:rsid w:val="001367E6"/>
    <w:rsid w:val="00136A64"/>
    <w:rsid w:val="00137E8D"/>
    <w:rsid w:val="00141452"/>
    <w:rsid w:val="00143B50"/>
    <w:rsid w:val="00145200"/>
    <w:rsid w:val="00146711"/>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8C1"/>
    <w:rsid w:val="001E1DCB"/>
    <w:rsid w:val="001E68E7"/>
    <w:rsid w:val="001F2666"/>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BD6"/>
    <w:rsid w:val="0025447F"/>
    <w:rsid w:val="00254C7F"/>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6A5B"/>
    <w:rsid w:val="002812A3"/>
    <w:rsid w:val="00282854"/>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2E6C"/>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47691"/>
    <w:rsid w:val="003614F3"/>
    <w:rsid w:val="00361645"/>
    <w:rsid w:val="00361B60"/>
    <w:rsid w:val="00362C05"/>
    <w:rsid w:val="00363457"/>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7C6B"/>
    <w:rsid w:val="003C0982"/>
    <w:rsid w:val="003C18F2"/>
    <w:rsid w:val="003C4611"/>
    <w:rsid w:val="003C4FFE"/>
    <w:rsid w:val="003C723C"/>
    <w:rsid w:val="003D0A34"/>
    <w:rsid w:val="003D1235"/>
    <w:rsid w:val="003D29BC"/>
    <w:rsid w:val="003D3250"/>
    <w:rsid w:val="003D370C"/>
    <w:rsid w:val="003D572C"/>
    <w:rsid w:val="003D5A12"/>
    <w:rsid w:val="003D6D0C"/>
    <w:rsid w:val="003E1465"/>
    <w:rsid w:val="003E1EF7"/>
    <w:rsid w:val="003E407C"/>
    <w:rsid w:val="003E647F"/>
    <w:rsid w:val="003E71F4"/>
    <w:rsid w:val="003E7D90"/>
    <w:rsid w:val="003F13E2"/>
    <w:rsid w:val="003F19BA"/>
    <w:rsid w:val="003F56AD"/>
    <w:rsid w:val="003F6002"/>
    <w:rsid w:val="003F6566"/>
    <w:rsid w:val="003F6CB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4455"/>
    <w:rsid w:val="004359AC"/>
    <w:rsid w:val="00435A28"/>
    <w:rsid w:val="00436115"/>
    <w:rsid w:val="0043678A"/>
    <w:rsid w:val="00436801"/>
    <w:rsid w:val="00436D4E"/>
    <w:rsid w:val="00436DC7"/>
    <w:rsid w:val="00444EFC"/>
    <w:rsid w:val="00445E76"/>
    <w:rsid w:val="004512F4"/>
    <w:rsid w:val="004541A8"/>
    <w:rsid w:val="00455A36"/>
    <w:rsid w:val="00457136"/>
    <w:rsid w:val="004605B0"/>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A10A5"/>
    <w:rsid w:val="004A15AC"/>
    <w:rsid w:val="004A5623"/>
    <w:rsid w:val="004A5665"/>
    <w:rsid w:val="004A67A2"/>
    <w:rsid w:val="004A74C1"/>
    <w:rsid w:val="004B2609"/>
    <w:rsid w:val="004B7743"/>
    <w:rsid w:val="004B7C35"/>
    <w:rsid w:val="004C245F"/>
    <w:rsid w:val="004C2828"/>
    <w:rsid w:val="004C2846"/>
    <w:rsid w:val="004C3645"/>
    <w:rsid w:val="004C4B1E"/>
    <w:rsid w:val="004C4B8C"/>
    <w:rsid w:val="004C5076"/>
    <w:rsid w:val="004C7F90"/>
    <w:rsid w:val="004D16FB"/>
    <w:rsid w:val="004D3F44"/>
    <w:rsid w:val="004D4A8E"/>
    <w:rsid w:val="004E0DF6"/>
    <w:rsid w:val="004E1A5E"/>
    <w:rsid w:val="004E29B3"/>
    <w:rsid w:val="004E4352"/>
    <w:rsid w:val="004E5079"/>
    <w:rsid w:val="004E5782"/>
    <w:rsid w:val="004F0ADB"/>
    <w:rsid w:val="004F0E12"/>
    <w:rsid w:val="004F11EA"/>
    <w:rsid w:val="004F30F1"/>
    <w:rsid w:val="004F3509"/>
    <w:rsid w:val="004F4EBB"/>
    <w:rsid w:val="004F4F92"/>
    <w:rsid w:val="0050300D"/>
    <w:rsid w:val="00503BF7"/>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3DA3"/>
    <w:rsid w:val="0056744A"/>
    <w:rsid w:val="00570864"/>
    <w:rsid w:val="00570DC7"/>
    <w:rsid w:val="00574DFF"/>
    <w:rsid w:val="00577AC5"/>
    <w:rsid w:val="005813B1"/>
    <w:rsid w:val="005823B8"/>
    <w:rsid w:val="005823F5"/>
    <w:rsid w:val="00583A0F"/>
    <w:rsid w:val="005864FE"/>
    <w:rsid w:val="00586C48"/>
    <w:rsid w:val="00590D07"/>
    <w:rsid w:val="005A1E8E"/>
    <w:rsid w:val="005A2746"/>
    <w:rsid w:val="005A415E"/>
    <w:rsid w:val="005B0412"/>
    <w:rsid w:val="005B09E4"/>
    <w:rsid w:val="005B357C"/>
    <w:rsid w:val="005B4156"/>
    <w:rsid w:val="005B4192"/>
    <w:rsid w:val="005B460F"/>
    <w:rsid w:val="005B6326"/>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0DB8"/>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2546"/>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1E95"/>
    <w:rsid w:val="006D2EF3"/>
    <w:rsid w:val="006D46D9"/>
    <w:rsid w:val="006D67BD"/>
    <w:rsid w:val="006D7641"/>
    <w:rsid w:val="006E0834"/>
    <w:rsid w:val="006E4874"/>
    <w:rsid w:val="006E7A66"/>
    <w:rsid w:val="006F0095"/>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5DB"/>
    <w:rsid w:val="008854A9"/>
    <w:rsid w:val="00885780"/>
    <w:rsid w:val="00885C62"/>
    <w:rsid w:val="0088680F"/>
    <w:rsid w:val="00891A2B"/>
    <w:rsid w:val="00893BA2"/>
    <w:rsid w:val="008964DC"/>
    <w:rsid w:val="0089691B"/>
    <w:rsid w:val="0089719C"/>
    <w:rsid w:val="008A2F53"/>
    <w:rsid w:val="008A7072"/>
    <w:rsid w:val="008B09BC"/>
    <w:rsid w:val="008B0E65"/>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24C5"/>
    <w:rsid w:val="008F35BB"/>
    <w:rsid w:val="008F35CD"/>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77E1D"/>
    <w:rsid w:val="00980500"/>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43F5"/>
    <w:rsid w:val="00A14E14"/>
    <w:rsid w:val="00A152AD"/>
    <w:rsid w:val="00A15D65"/>
    <w:rsid w:val="00A163F5"/>
    <w:rsid w:val="00A218E9"/>
    <w:rsid w:val="00A21A7E"/>
    <w:rsid w:val="00A21CA0"/>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204"/>
    <w:rsid w:val="00A56B02"/>
    <w:rsid w:val="00A57558"/>
    <w:rsid w:val="00A577A2"/>
    <w:rsid w:val="00A61586"/>
    <w:rsid w:val="00A62BF5"/>
    <w:rsid w:val="00A642BD"/>
    <w:rsid w:val="00A6480D"/>
    <w:rsid w:val="00A651FA"/>
    <w:rsid w:val="00A663F1"/>
    <w:rsid w:val="00A711DD"/>
    <w:rsid w:val="00A76AC9"/>
    <w:rsid w:val="00A76FA0"/>
    <w:rsid w:val="00A7771C"/>
    <w:rsid w:val="00A77F3C"/>
    <w:rsid w:val="00A77FB0"/>
    <w:rsid w:val="00A8002A"/>
    <w:rsid w:val="00A80319"/>
    <w:rsid w:val="00A80712"/>
    <w:rsid w:val="00A810C8"/>
    <w:rsid w:val="00A831F7"/>
    <w:rsid w:val="00A834EA"/>
    <w:rsid w:val="00A863BF"/>
    <w:rsid w:val="00A86724"/>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2089"/>
    <w:rsid w:val="00AC29ED"/>
    <w:rsid w:val="00AC3C31"/>
    <w:rsid w:val="00AC5605"/>
    <w:rsid w:val="00AC56AC"/>
    <w:rsid w:val="00AC5B38"/>
    <w:rsid w:val="00AD0AA0"/>
    <w:rsid w:val="00AD312B"/>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059A"/>
    <w:rsid w:val="00B13196"/>
    <w:rsid w:val="00B14F62"/>
    <w:rsid w:val="00B15E5A"/>
    <w:rsid w:val="00B16AA9"/>
    <w:rsid w:val="00B17052"/>
    <w:rsid w:val="00B1793B"/>
    <w:rsid w:val="00B21516"/>
    <w:rsid w:val="00B22096"/>
    <w:rsid w:val="00B22835"/>
    <w:rsid w:val="00B22848"/>
    <w:rsid w:val="00B22B4B"/>
    <w:rsid w:val="00B23008"/>
    <w:rsid w:val="00B25CF3"/>
    <w:rsid w:val="00B263D8"/>
    <w:rsid w:val="00B32C78"/>
    <w:rsid w:val="00B33374"/>
    <w:rsid w:val="00B33DC3"/>
    <w:rsid w:val="00B33FCD"/>
    <w:rsid w:val="00B3428A"/>
    <w:rsid w:val="00B36F91"/>
    <w:rsid w:val="00B41236"/>
    <w:rsid w:val="00B423DC"/>
    <w:rsid w:val="00B43409"/>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064E"/>
    <w:rsid w:val="00B947BD"/>
    <w:rsid w:val="00B957AC"/>
    <w:rsid w:val="00B976AC"/>
    <w:rsid w:val="00B97CF1"/>
    <w:rsid w:val="00B97EE1"/>
    <w:rsid w:val="00BA4CCB"/>
    <w:rsid w:val="00BA5160"/>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1F6"/>
    <w:rsid w:val="00BF18C6"/>
    <w:rsid w:val="00BF217A"/>
    <w:rsid w:val="00BF2B0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CCE"/>
    <w:rsid w:val="00C460D8"/>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9EF"/>
    <w:rsid w:val="00CC5D87"/>
    <w:rsid w:val="00CD01CC"/>
    <w:rsid w:val="00CD0C8C"/>
    <w:rsid w:val="00CD3010"/>
    <w:rsid w:val="00CD3FBE"/>
    <w:rsid w:val="00CD6249"/>
    <w:rsid w:val="00CD75C5"/>
    <w:rsid w:val="00CE1D6F"/>
    <w:rsid w:val="00CE2E70"/>
    <w:rsid w:val="00CE58CD"/>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6976"/>
    <w:rsid w:val="00D071D4"/>
    <w:rsid w:val="00D1313D"/>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85CA8"/>
    <w:rsid w:val="00D903A3"/>
    <w:rsid w:val="00D90475"/>
    <w:rsid w:val="00D906C0"/>
    <w:rsid w:val="00D90860"/>
    <w:rsid w:val="00D9200B"/>
    <w:rsid w:val="00D930A1"/>
    <w:rsid w:val="00D93750"/>
    <w:rsid w:val="00D938B8"/>
    <w:rsid w:val="00D94830"/>
    <w:rsid w:val="00D95DF5"/>
    <w:rsid w:val="00DA1ABF"/>
    <w:rsid w:val="00DA2FF2"/>
    <w:rsid w:val="00DA6A14"/>
    <w:rsid w:val="00DB03DD"/>
    <w:rsid w:val="00DB2D53"/>
    <w:rsid w:val="00DB35AF"/>
    <w:rsid w:val="00DB3A10"/>
    <w:rsid w:val="00DB3C19"/>
    <w:rsid w:val="00DB599B"/>
    <w:rsid w:val="00DC2689"/>
    <w:rsid w:val="00DC2E52"/>
    <w:rsid w:val="00DC7665"/>
    <w:rsid w:val="00DC7A5A"/>
    <w:rsid w:val="00DD5C86"/>
    <w:rsid w:val="00DD616E"/>
    <w:rsid w:val="00DD7CA3"/>
    <w:rsid w:val="00DD7D00"/>
    <w:rsid w:val="00DE2325"/>
    <w:rsid w:val="00DE34EA"/>
    <w:rsid w:val="00DE37C0"/>
    <w:rsid w:val="00DE4223"/>
    <w:rsid w:val="00DE437B"/>
    <w:rsid w:val="00DE5539"/>
    <w:rsid w:val="00DE56FA"/>
    <w:rsid w:val="00DE7FA5"/>
    <w:rsid w:val="00DF6AF7"/>
    <w:rsid w:val="00DF6D8A"/>
    <w:rsid w:val="00DF7C77"/>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34F8"/>
    <w:rsid w:val="00E3439C"/>
    <w:rsid w:val="00E343BC"/>
    <w:rsid w:val="00E3446C"/>
    <w:rsid w:val="00E3507E"/>
    <w:rsid w:val="00E3774A"/>
    <w:rsid w:val="00E4063A"/>
    <w:rsid w:val="00E40A6D"/>
    <w:rsid w:val="00E42427"/>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7B1"/>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77A"/>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6B63DC8A488C4C0099C120CE95851762"/>
        <w:category>
          <w:name w:val="General"/>
          <w:gallery w:val="placeholder"/>
        </w:category>
        <w:types>
          <w:type w:val="bbPlcHdr"/>
        </w:types>
        <w:behaviors>
          <w:behavior w:val="content"/>
        </w:behaviors>
        <w:guid w:val="{087148F2-6BD1-46F1-8B4C-985DD66E38D0}"/>
      </w:docPartPr>
      <w:docPartBody>
        <w:p w:rsidR="00000000" w:rsidRDefault="00983818" w:rsidP="00983818">
          <w:pPr>
            <w:pStyle w:val="6B63DC8A488C4C0099C120CE95851762"/>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83818"/>
    <w:rsid w:val="009B6257"/>
    <w:rsid w:val="009C3628"/>
    <w:rsid w:val="009C5ACB"/>
    <w:rsid w:val="009F5495"/>
    <w:rsid w:val="00A65E11"/>
    <w:rsid w:val="00BB18DC"/>
    <w:rsid w:val="00BB7FA9"/>
    <w:rsid w:val="00BF2CB9"/>
    <w:rsid w:val="00C15F82"/>
    <w:rsid w:val="00C608D8"/>
    <w:rsid w:val="00C63BAE"/>
    <w:rsid w:val="00C66980"/>
    <w:rsid w:val="00C74088"/>
    <w:rsid w:val="00CF5C33"/>
    <w:rsid w:val="00D13C37"/>
    <w:rsid w:val="00D419F7"/>
    <w:rsid w:val="00D61788"/>
    <w:rsid w:val="00DA5106"/>
    <w:rsid w:val="00DF0823"/>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83818"/>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6B63DC8A488C4C0099C120CE95851762">
    <w:name w:val="6B63DC8A488C4C0099C120CE95851762"/>
    <w:rsid w:val="009838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43</Pages>
  <Words>12028</Words>
  <Characters>68563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219</cp:revision>
  <cp:lastPrinted>2022-03-09T18:48:00Z</cp:lastPrinted>
  <dcterms:created xsi:type="dcterms:W3CDTF">2022-05-12T19:14:00Z</dcterms:created>
  <dcterms:modified xsi:type="dcterms:W3CDTF">2022-05-24T19:55:00Z</dcterms:modified>
</cp:coreProperties>
</file>