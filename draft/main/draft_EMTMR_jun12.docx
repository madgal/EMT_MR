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3DF131" w14:textId="71FE710F" w:rsidR="00E469AE" w:rsidRPr="00C9444E" w:rsidRDefault="00295215" w:rsidP="00330620">
      <w:pPr>
        <w:pStyle w:val="BodyText"/>
        <w:jc w:val="center"/>
        <w:rPr>
          <w:rFonts w:ascii="Times New Roman" w:hAnsi="Times New Roman" w:cs="Times New Roman"/>
          <w:b/>
          <w:bCs/>
        </w:rPr>
      </w:pPr>
      <w:r w:rsidRPr="00C9444E">
        <w:rPr>
          <w:rFonts w:ascii="Times New Roman" w:hAnsi="Times New Roman" w:cs="Times New Roman"/>
          <w:b/>
          <w:bCs/>
        </w:rPr>
        <w:t xml:space="preserve"> </w:t>
      </w:r>
      <w:del w:id="0" w:author="Madeline Galbraith" w:date="2022-05-28T13:06:00Z">
        <w:r w:rsidR="00E66CB1" w:rsidRPr="00C9444E" w:rsidDel="00BC6D9B">
          <w:rPr>
            <w:rFonts w:ascii="Times New Roman" w:hAnsi="Times New Roman" w:cs="Times New Roman"/>
            <w:b/>
            <w:bCs/>
          </w:rPr>
          <w:delText>Mutual activation of</w:delText>
        </w:r>
        <w:r w:rsidR="00AD7F58" w:rsidRPr="00C9444E" w:rsidDel="00BC6D9B">
          <w:rPr>
            <w:rFonts w:ascii="Times New Roman" w:hAnsi="Times New Roman" w:cs="Times New Roman"/>
            <w:b/>
            <w:bCs/>
          </w:rPr>
          <w:delText xml:space="preserve"> the</w:delText>
        </w:r>
      </w:del>
      <w:ins w:id="1" w:author="Madeline Galbraith" w:date="2022-05-28T13:06:00Z">
        <w:r w:rsidR="00BC6D9B">
          <w:rPr>
            <w:rFonts w:ascii="Times New Roman" w:hAnsi="Times New Roman" w:cs="Times New Roman"/>
            <w:b/>
            <w:bCs/>
          </w:rPr>
          <w:t>Towards decoding the coupling decision-making of</w:t>
        </w:r>
      </w:ins>
      <w:r w:rsidR="00AD7F58" w:rsidRPr="00C9444E">
        <w:rPr>
          <w:rFonts w:ascii="Times New Roman" w:hAnsi="Times New Roman" w:cs="Times New Roman"/>
          <w:b/>
          <w:bCs/>
        </w:rPr>
        <w:t xml:space="preserve"> epithelial-mesenchymal transition and metabolic reprogramming</w:t>
      </w:r>
      <w:r w:rsidR="00211F0E" w:rsidRPr="00C9444E">
        <w:rPr>
          <w:rFonts w:ascii="Times New Roman" w:hAnsi="Times New Roman" w:cs="Times New Roman"/>
          <w:b/>
          <w:bCs/>
        </w:rPr>
        <w:t xml:space="preserve"> </w:t>
      </w:r>
      <w:del w:id="2" w:author="Madeline Galbraith" w:date="2022-05-28T13:06:00Z">
        <w:r w:rsidR="00E66CB1" w:rsidRPr="00C9444E" w:rsidDel="00BC6D9B">
          <w:rPr>
            <w:rFonts w:ascii="Times New Roman" w:hAnsi="Times New Roman" w:cs="Times New Roman"/>
            <w:b/>
            <w:bCs/>
          </w:rPr>
          <w:delText>stabilizes</w:delText>
        </w:r>
        <w:r w:rsidR="00586C48" w:rsidRPr="00C9444E" w:rsidDel="00BC6D9B">
          <w:rPr>
            <w:rFonts w:ascii="Times New Roman" w:hAnsi="Times New Roman" w:cs="Times New Roman"/>
            <w:b/>
            <w:bCs/>
          </w:rPr>
          <w:delText xml:space="preserve"> hybrid</w:delText>
        </w:r>
        <w:r w:rsidR="00E66CB1" w:rsidRPr="00C9444E" w:rsidDel="00BC6D9B">
          <w:rPr>
            <w:rFonts w:ascii="Times New Roman" w:hAnsi="Times New Roman" w:cs="Times New Roman"/>
            <w:b/>
            <w:bCs/>
          </w:rPr>
          <w:delText xml:space="preserve"> phenotype</w:delText>
        </w:r>
        <w:r w:rsidR="00586C48" w:rsidRPr="00C9444E" w:rsidDel="00BC6D9B">
          <w:rPr>
            <w:rFonts w:ascii="Times New Roman" w:hAnsi="Times New Roman" w:cs="Times New Roman"/>
            <w:b/>
            <w:bCs/>
          </w:rPr>
          <w:delText>s</w:delText>
        </w:r>
        <w:r w:rsidR="00E66CB1" w:rsidRPr="00C9444E" w:rsidDel="00BC6D9B">
          <w:rPr>
            <w:rFonts w:ascii="Times New Roman" w:hAnsi="Times New Roman" w:cs="Times New Roman"/>
            <w:b/>
            <w:bCs/>
          </w:rPr>
          <w:delText xml:space="preserve"> with high </w:delText>
        </w:r>
        <w:commentRangeStart w:id="3"/>
        <w:r w:rsidR="00E66CB1" w:rsidRPr="00C9444E" w:rsidDel="00BC6D9B">
          <w:rPr>
            <w:rFonts w:ascii="Times New Roman" w:hAnsi="Times New Roman" w:cs="Times New Roman"/>
            <w:b/>
            <w:bCs/>
          </w:rPr>
          <w:delText>metastatic potential</w:delText>
        </w:r>
        <w:commentRangeEnd w:id="3"/>
        <w:r w:rsidR="00BC6D9B" w:rsidDel="00BC6D9B">
          <w:rPr>
            <w:rStyle w:val="CommentReference"/>
          </w:rPr>
          <w:commentReference w:id="3"/>
        </w:r>
      </w:del>
      <w:ins w:id="4" w:author="Madeline Galbraith" w:date="2022-05-28T13:06:00Z">
        <w:r w:rsidR="00BC6D9B">
          <w:rPr>
            <w:rFonts w:ascii="Times New Roman" w:hAnsi="Times New Roman" w:cs="Times New Roman"/>
            <w:b/>
            <w:bCs/>
          </w:rPr>
          <w:t>in cancer</w:t>
        </w:r>
      </w:ins>
    </w:p>
    <w:p w14:paraId="555AAFA7" w14:textId="2A5AC0A2" w:rsidR="00E469AE" w:rsidRPr="00C9444E" w:rsidRDefault="00AD7F58">
      <w:pPr>
        <w:pStyle w:val="Author"/>
        <w:rPr>
          <w:rFonts w:ascii="Times New Roman" w:hAnsi="Times New Roman" w:cs="Times New Roman"/>
          <w:vertAlign w:val="superscript"/>
        </w:rPr>
      </w:pPr>
      <w:r w:rsidRPr="00C9444E">
        <w:rPr>
          <w:rFonts w:ascii="Times New Roman" w:hAnsi="Times New Roman" w:cs="Times New Roman"/>
        </w:rPr>
        <w:t>Madeline Galbraith</w:t>
      </w:r>
      <w:r w:rsidR="00645AEC" w:rsidRPr="00C9444E">
        <w:rPr>
          <w:rFonts w:ascii="Times New Roman" w:hAnsi="Times New Roman" w:cs="Times New Roman"/>
          <w:vertAlign w:val="superscript"/>
        </w:rPr>
        <w:t>1</w:t>
      </w:r>
      <w:r w:rsidRPr="00C9444E">
        <w:rPr>
          <w:rFonts w:ascii="Times New Roman" w:hAnsi="Times New Roman" w:cs="Times New Roman"/>
        </w:rPr>
        <w:t xml:space="preserve">, </w:t>
      </w:r>
      <w:proofErr w:type="spellStart"/>
      <w:r w:rsidRPr="00C9444E">
        <w:rPr>
          <w:rFonts w:ascii="Times New Roman" w:hAnsi="Times New Roman" w:cs="Times New Roman"/>
        </w:rPr>
        <w:t>Dongya</w:t>
      </w:r>
      <w:proofErr w:type="spellEnd"/>
      <w:r w:rsidRPr="00C9444E">
        <w:rPr>
          <w:rFonts w:ascii="Times New Roman" w:hAnsi="Times New Roman" w:cs="Times New Roman"/>
        </w:rPr>
        <w:t xml:space="preserve"> Jia</w:t>
      </w:r>
      <w:r w:rsidR="00210CF5" w:rsidRPr="00C9444E">
        <w:rPr>
          <w:rFonts w:ascii="Times New Roman" w:hAnsi="Times New Roman" w:cs="Times New Roman"/>
          <w:vertAlign w:val="superscript"/>
        </w:rPr>
        <w:t>2</w:t>
      </w:r>
      <w:r w:rsidRPr="00C9444E">
        <w:rPr>
          <w:rFonts w:ascii="Times New Roman" w:hAnsi="Times New Roman" w:cs="Times New Roman"/>
        </w:rPr>
        <w:t>, Herbert Levine</w:t>
      </w:r>
      <w:r w:rsidR="00645AEC" w:rsidRPr="00C9444E">
        <w:rPr>
          <w:rFonts w:ascii="Times New Roman" w:hAnsi="Times New Roman" w:cs="Times New Roman"/>
          <w:vertAlign w:val="superscript"/>
        </w:rPr>
        <w:t>3</w:t>
      </w:r>
      <w:r w:rsidRPr="00C9444E">
        <w:rPr>
          <w:rFonts w:ascii="Times New Roman" w:hAnsi="Times New Roman" w:cs="Times New Roman"/>
        </w:rPr>
        <w:t>, and José Onuchic</w:t>
      </w:r>
      <w:r w:rsidR="00645AEC" w:rsidRPr="00C9444E">
        <w:rPr>
          <w:rFonts w:ascii="Times New Roman" w:hAnsi="Times New Roman" w:cs="Times New Roman"/>
          <w:vertAlign w:val="superscript"/>
        </w:rPr>
        <w:t>1</w:t>
      </w:r>
    </w:p>
    <w:p w14:paraId="4B3F7B96" w14:textId="5D74FCA9" w:rsidR="00645AEC" w:rsidRPr="00C9444E" w:rsidRDefault="00645AEC" w:rsidP="00645AEC">
      <w:pPr>
        <w:pStyle w:val="BodyText"/>
        <w:rPr>
          <w:rFonts w:ascii="Times New Roman" w:hAnsi="Times New Roman" w:cs="Times New Roman"/>
        </w:rPr>
      </w:pPr>
    </w:p>
    <w:p w14:paraId="691A1B57" w14:textId="5832197D" w:rsidR="00645AEC" w:rsidRDefault="00645AEC" w:rsidP="00A85503">
      <w:pPr>
        <w:pStyle w:val="addresses"/>
        <w:tabs>
          <w:tab w:val="left" w:pos="7680"/>
        </w:tabs>
        <w:spacing w:before="0" w:after="0" w:line="480" w:lineRule="auto"/>
        <w:rPr>
          <w:b w:val="0"/>
          <w:noProof w:val="0"/>
          <w:sz w:val="22"/>
          <w:szCs w:val="22"/>
        </w:rPr>
      </w:pPr>
      <w:r w:rsidRPr="00C9444E">
        <w:rPr>
          <w:b w:val="0"/>
          <w:noProof w:val="0"/>
          <w:sz w:val="22"/>
          <w:szCs w:val="22"/>
          <w:vertAlign w:val="superscript"/>
        </w:rPr>
        <w:t>1</w:t>
      </w:r>
      <w:r w:rsidRPr="00C9444E">
        <w:rPr>
          <w:b w:val="0"/>
          <w:noProof w:val="0"/>
          <w:sz w:val="22"/>
          <w:szCs w:val="22"/>
        </w:rPr>
        <w:t>Center for Theoretical Biological Physics, Rice University, Houston, TX, USA</w:t>
      </w:r>
      <w:r w:rsidR="00A85503">
        <w:rPr>
          <w:b w:val="0"/>
          <w:noProof w:val="0"/>
          <w:sz w:val="22"/>
          <w:szCs w:val="22"/>
        </w:rPr>
        <w:tab/>
      </w:r>
    </w:p>
    <w:p w14:paraId="1508B6B1" w14:textId="01F251A6" w:rsidR="00A85503" w:rsidRPr="00C9444E" w:rsidRDefault="00A85503" w:rsidP="00A85503">
      <w:pPr>
        <w:pStyle w:val="addresses"/>
        <w:spacing w:before="0" w:after="0" w:line="480" w:lineRule="auto"/>
        <w:rPr>
          <w:b w:val="0"/>
          <w:noProof w:val="0"/>
          <w:sz w:val="22"/>
          <w:szCs w:val="22"/>
        </w:rPr>
      </w:pPr>
      <w:r w:rsidRPr="00453A6D">
        <w:rPr>
          <w:b w:val="0"/>
          <w:noProof w:val="0"/>
          <w:sz w:val="22"/>
          <w:szCs w:val="22"/>
          <w:vertAlign w:val="superscript"/>
        </w:rPr>
        <w:t>2</w:t>
      </w:r>
      <w:r>
        <w:rPr>
          <w:b w:val="0"/>
          <w:noProof w:val="0"/>
          <w:sz w:val="22"/>
          <w:szCs w:val="22"/>
        </w:rPr>
        <w:t>Immunodynamics Group, Laboratory of Integrative Cancer Immunology, Center for Cancer Research, National Cancer Institute, Bethesda, MD, USA</w:t>
      </w:r>
    </w:p>
    <w:p w14:paraId="2997D237" w14:textId="5594CFEA" w:rsidR="00645AEC" w:rsidRPr="00C9444E" w:rsidRDefault="00645AEC" w:rsidP="00645AEC">
      <w:pPr>
        <w:pStyle w:val="addresses"/>
        <w:spacing w:before="0" w:after="0" w:line="480" w:lineRule="auto"/>
        <w:rPr>
          <w:b w:val="0"/>
          <w:noProof w:val="0"/>
          <w:sz w:val="22"/>
          <w:szCs w:val="22"/>
        </w:rPr>
      </w:pPr>
      <w:r w:rsidRPr="00C9444E">
        <w:rPr>
          <w:b w:val="0"/>
          <w:noProof w:val="0"/>
          <w:sz w:val="22"/>
          <w:szCs w:val="22"/>
          <w:vertAlign w:val="superscript"/>
        </w:rPr>
        <w:t>3</w:t>
      </w:r>
      <w:r w:rsidRPr="00C9444E">
        <w:rPr>
          <w:b w:val="0"/>
          <w:noProof w:val="0"/>
          <w:sz w:val="22"/>
          <w:szCs w:val="22"/>
        </w:rPr>
        <w:t>Center for Theoretical Biological Physics, Department of Physics, and Department of Bioengineering, Northeastern University, Boston, MA, USA</w:t>
      </w:r>
    </w:p>
    <w:p w14:paraId="50203B85" w14:textId="7F982BFD" w:rsidR="007824DC" w:rsidRPr="00C9444E" w:rsidRDefault="007824DC" w:rsidP="007824DC">
      <w:pPr>
        <w:pStyle w:val="BodyText"/>
        <w:rPr>
          <w:rFonts w:ascii="Times New Roman" w:hAnsi="Times New Roman" w:cs="Times New Roman"/>
        </w:rPr>
      </w:pPr>
    </w:p>
    <w:p w14:paraId="0BDC7E7A" w14:textId="30FC6D26" w:rsidR="007824DC" w:rsidRPr="00C9444E" w:rsidRDefault="007824DC" w:rsidP="007F5102">
      <w:pPr>
        <w:pStyle w:val="BodyText"/>
        <w:rPr>
          <w:rFonts w:ascii="Times New Roman" w:hAnsi="Times New Roman" w:cs="Times New Roman"/>
          <w:b/>
          <w:bCs/>
        </w:rPr>
      </w:pPr>
      <w:r w:rsidRPr="00C9444E">
        <w:rPr>
          <w:rFonts w:ascii="Times New Roman" w:hAnsi="Times New Roman" w:cs="Times New Roman"/>
          <w:b/>
          <w:bCs/>
        </w:rPr>
        <w:t>Abstract</w:t>
      </w:r>
    </w:p>
    <w:p w14:paraId="6765970F" w14:textId="5FCC455D" w:rsidR="00586C48" w:rsidRPr="00C9444E" w:rsidRDefault="00586C48" w:rsidP="000C7A59">
      <w:pPr>
        <w:pStyle w:val="BodyText"/>
        <w:spacing w:line="480" w:lineRule="auto"/>
        <w:rPr>
          <w:rFonts w:ascii="Times New Roman" w:hAnsi="Times New Roman" w:cs="Times New Roman"/>
        </w:rPr>
      </w:pPr>
      <w:bookmarkStart w:id="5" w:name="_Hlk101434659"/>
      <w:r w:rsidRPr="00C9444E">
        <w:rPr>
          <w:rFonts w:ascii="Times New Roman" w:hAnsi="Times New Roman" w:cs="Times New Roman"/>
        </w:rPr>
        <w:t xml:space="preserve">Abnormal metabolism and </w:t>
      </w:r>
      <w:r w:rsidR="00C62173" w:rsidRPr="00C9444E">
        <w:rPr>
          <w:rFonts w:ascii="Times New Roman" w:hAnsi="Times New Roman" w:cs="Times New Roman"/>
        </w:rPr>
        <w:t xml:space="preserve">attaining motility </w:t>
      </w:r>
      <w:r w:rsidRPr="00C9444E">
        <w:rPr>
          <w:rFonts w:ascii="Times New Roman" w:hAnsi="Times New Roman" w:cs="Times New Roman"/>
        </w:rPr>
        <w:t xml:space="preserve"> are two hallmarks of cancer. During metastasis, a developmental program, epithelial-mesenchymal transition (EMT)</w:t>
      </w:r>
      <w:r w:rsidR="00C62173" w:rsidRPr="00C9444E">
        <w:rPr>
          <w:rFonts w:ascii="Times New Roman" w:hAnsi="Times New Roman" w:cs="Times New Roman"/>
        </w:rPr>
        <w:t xml:space="preserve"> </w:t>
      </w:r>
      <w:proofErr w:type="gramStart"/>
      <w:r w:rsidR="00C62173" w:rsidRPr="00C9444E">
        <w:rPr>
          <w:rFonts w:ascii="Times New Roman" w:hAnsi="Times New Roman" w:cs="Times New Roman"/>
        </w:rPr>
        <w:t>is</w:t>
      </w:r>
      <w:r w:rsidRPr="00C9444E">
        <w:rPr>
          <w:rFonts w:ascii="Times New Roman" w:hAnsi="Times New Roman" w:cs="Times New Roman"/>
        </w:rPr>
        <w:t xml:space="preserve"> often used</w:t>
      </w:r>
      <w:proofErr w:type="gramEnd"/>
      <w:r w:rsidRPr="00C9444E">
        <w:rPr>
          <w:rFonts w:ascii="Times New Roman" w:hAnsi="Times New Roman" w:cs="Times New Roman"/>
        </w:rPr>
        <w:t xml:space="preserve"> by cancer cells to </w:t>
      </w:r>
      <w:r w:rsidR="00C62173" w:rsidRPr="00C9444E">
        <w:rPr>
          <w:rFonts w:ascii="Times New Roman" w:hAnsi="Times New Roman" w:cs="Times New Roman"/>
        </w:rPr>
        <w:t>become motile</w:t>
      </w:r>
      <w:r w:rsidRPr="00C9444E">
        <w:rPr>
          <w:rFonts w:ascii="Times New Roman" w:hAnsi="Times New Roman" w:cs="Times New Roman"/>
        </w:rPr>
        <w:t xml:space="preserve">. </w:t>
      </w:r>
      <w:r w:rsidR="00C62173" w:rsidRPr="00C9444E">
        <w:rPr>
          <w:rFonts w:ascii="Times New Roman" w:hAnsi="Times New Roman" w:cs="Times New Roman"/>
        </w:rPr>
        <w:t>Aside from complete EMT,  c</w:t>
      </w:r>
      <w:r w:rsidRPr="00C9444E">
        <w:rPr>
          <w:rFonts w:ascii="Times New Roman" w:hAnsi="Times New Roman" w:cs="Times New Roman"/>
        </w:rPr>
        <w:t xml:space="preserve">ancer cells can </w:t>
      </w:r>
      <w:r w:rsidR="00C62173" w:rsidRPr="00C9444E">
        <w:rPr>
          <w:rFonts w:ascii="Times New Roman" w:hAnsi="Times New Roman" w:cs="Times New Roman"/>
        </w:rPr>
        <w:t xml:space="preserve">alternatively </w:t>
      </w:r>
      <w:r w:rsidRPr="00C9444E">
        <w:rPr>
          <w:rFonts w:ascii="Times New Roman" w:hAnsi="Times New Roman" w:cs="Times New Roman"/>
        </w:rPr>
        <w:t xml:space="preserve">acquire a hybrid </w:t>
      </w:r>
      <w:r w:rsidR="00BC6D9B">
        <w:rPr>
          <w:rFonts w:ascii="Times New Roman" w:hAnsi="Times New Roman" w:cs="Times New Roman"/>
        </w:rPr>
        <w:t>e</w:t>
      </w:r>
      <w:r w:rsidRPr="00C9444E">
        <w:rPr>
          <w:rFonts w:ascii="Times New Roman" w:hAnsi="Times New Roman" w:cs="Times New Roman"/>
        </w:rPr>
        <w:t>pithelial/</w:t>
      </w:r>
      <w:r w:rsidR="00BC6D9B">
        <w:rPr>
          <w:rFonts w:ascii="Times New Roman" w:hAnsi="Times New Roman" w:cs="Times New Roman"/>
        </w:rPr>
        <w:t>m</w:t>
      </w:r>
      <w:r w:rsidRPr="00C9444E">
        <w:rPr>
          <w:rFonts w:ascii="Times New Roman" w:hAnsi="Times New Roman" w:cs="Times New Roman"/>
        </w:rPr>
        <w:t xml:space="preserve">esenchymal (E/M) phenotype, which </w:t>
      </w:r>
      <w:r w:rsidR="00BC6D9B">
        <w:rPr>
          <w:rFonts w:ascii="Times New Roman" w:hAnsi="Times New Roman" w:cs="Times New Roman"/>
        </w:rPr>
        <w:t xml:space="preserve">combines the features of E and M, and </w:t>
      </w:r>
      <w:r w:rsidR="00C62173" w:rsidRPr="00C9444E">
        <w:rPr>
          <w:rFonts w:ascii="Times New Roman" w:hAnsi="Times New Roman" w:cs="Times New Roman"/>
        </w:rPr>
        <w:t xml:space="preserve">in </w:t>
      </w:r>
      <w:proofErr w:type="gramStart"/>
      <w:r w:rsidR="00C62173" w:rsidRPr="00C9444E">
        <w:rPr>
          <w:rFonts w:ascii="Times New Roman" w:hAnsi="Times New Roman" w:cs="Times New Roman"/>
        </w:rPr>
        <w:t>many</w:t>
      </w:r>
      <w:proofErr w:type="gramEnd"/>
      <w:r w:rsidR="00C62173" w:rsidRPr="00C9444E">
        <w:rPr>
          <w:rFonts w:ascii="Times New Roman" w:hAnsi="Times New Roman" w:cs="Times New Roman"/>
        </w:rPr>
        <w:t xml:space="preserve"> cases </w:t>
      </w:r>
      <w:r w:rsidR="00BC6D9B">
        <w:rPr>
          <w:rFonts w:ascii="Times New Roman" w:hAnsi="Times New Roman" w:cs="Times New Roman"/>
        </w:rPr>
        <w:t>serves as</w:t>
      </w:r>
      <w:r w:rsidRPr="00C9444E">
        <w:rPr>
          <w:rFonts w:ascii="Times New Roman" w:hAnsi="Times New Roman" w:cs="Times New Roman"/>
        </w:rPr>
        <w:t xml:space="preserve"> the primary instigator of metastasis.</w:t>
      </w:r>
      <w:r w:rsidR="00E9224F">
        <w:rPr>
          <w:rFonts w:ascii="Times New Roman" w:hAnsi="Times New Roman" w:cs="Times New Roman"/>
        </w:rPr>
        <w:t xml:space="preserve"> Cancer cells have been observed to </w:t>
      </w:r>
      <w:proofErr w:type="gramStart"/>
      <w:r w:rsidR="00E9224F">
        <w:rPr>
          <w:rFonts w:ascii="Times New Roman" w:hAnsi="Times New Roman" w:cs="Times New Roman"/>
        </w:rPr>
        <w:t>largely use</w:t>
      </w:r>
      <w:proofErr w:type="gramEnd"/>
      <w:r w:rsidR="00E9224F">
        <w:rPr>
          <w:rFonts w:ascii="Times New Roman" w:hAnsi="Times New Roman" w:cs="Times New Roman"/>
        </w:rPr>
        <w:t xml:space="preserve"> glycolysis irrespective of the presence of oxygen, referred to as the Warburg effect (W).</w:t>
      </w:r>
      <w:r w:rsidRPr="00C9444E">
        <w:rPr>
          <w:rFonts w:ascii="Times New Roman" w:hAnsi="Times New Roman" w:cs="Times New Roman"/>
        </w:rPr>
        <w:t xml:space="preserve"> </w:t>
      </w:r>
      <w:r w:rsidR="00C62173" w:rsidRPr="00C9444E">
        <w:rPr>
          <w:rFonts w:ascii="Times New Roman" w:hAnsi="Times New Roman" w:cs="Times New Roman"/>
        </w:rPr>
        <w:t>In addition</w:t>
      </w:r>
      <w:r w:rsidR="00E9224F">
        <w:rPr>
          <w:rFonts w:ascii="Times New Roman" w:hAnsi="Times New Roman" w:cs="Times New Roman"/>
        </w:rPr>
        <w:t xml:space="preserve"> to glycolysis</w:t>
      </w:r>
      <w:r w:rsidR="00C62173" w:rsidRPr="00C9444E">
        <w:rPr>
          <w:rFonts w:ascii="Times New Roman" w:hAnsi="Times New Roman" w:cs="Times New Roman"/>
        </w:rPr>
        <w:t>, w</w:t>
      </w:r>
      <w:r w:rsidRPr="00C9444E">
        <w:rPr>
          <w:rFonts w:ascii="Times New Roman" w:hAnsi="Times New Roman" w:cs="Times New Roman"/>
        </w:rPr>
        <w:t xml:space="preserve">hen leaving </w:t>
      </w:r>
      <w:r w:rsidR="007F5102" w:rsidRPr="00C9444E">
        <w:rPr>
          <w:rFonts w:ascii="Times New Roman" w:hAnsi="Times New Roman" w:cs="Times New Roman"/>
        </w:rPr>
        <w:t xml:space="preserve">the </w:t>
      </w:r>
      <w:r w:rsidRPr="00C9444E">
        <w:rPr>
          <w:rFonts w:ascii="Times New Roman" w:hAnsi="Times New Roman" w:cs="Times New Roman"/>
        </w:rPr>
        <w:t xml:space="preserve">primary tumor and entering blood circulation, cancer cells can increase their mitochondrial </w:t>
      </w:r>
      <w:r w:rsidR="00E9224F">
        <w:rPr>
          <w:rFonts w:ascii="Times New Roman" w:hAnsi="Times New Roman" w:cs="Times New Roman"/>
        </w:rPr>
        <w:t>oxidative phosphorylation (OXPHOS, O)</w:t>
      </w:r>
      <w:r w:rsidRPr="00C9444E">
        <w:rPr>
          <w:rFonts w:ascii="Times New Roman" w:hAnsi="Times New Roman" w:cs="Times New Roman"/>
        </w:rPr>
        <w:t xml:space="preserve"> without compromising their glycolytic activity, thus entering a hybrid metabolic mode</w:t>
      </w:r>
      <w:r w:rsidR="00E9224F">
        <w:rPr>
          <w:rFonts w:ascii="Times New Roman" w:hAnsi="Times New Roman" w:cs="Times New Roman"/>
        </w:rPr>
        <w:t xml:space="preserve"> (W/O)</w:t>
      </w:r>
      <w:r w:rsidRPr="00C9444E">
        <w:rPr>
          <w:rFonts w:ascii="Times New Roman" w:hAnsi="Times New Roman" w:cs="Times New Roman"/>
        </w:rPr>
        <w:t>.</w:t>
      </w:r>
      <w:r w:rsidR="00E9224F">
        <w:rPr>
          <w:rFonts w:ascii="Times New Roman" w:hAnsi="Times New Roman" w:cs="Times New Roman"/>
        </w:rPr>
        <w:t xml:space="preserve"> The W/O state has often </w:t>
      </w:r>
      <w:proofErr w:type="gramStart"/>
      <w:r w:rsidR="00E9224F">
        <w:rPr>
          <w:rFonts w:ascii="Times New Roman" w:hAnsi="Times New Roman" w:cs="Times New Roman"/>
        </w:rPr>
        <w:t>been observed</w:t>
      </w:r>
      <w:proofErr w:type="gramEnd"/>
      <w:r w:rsidR="00E9224F">
        <w:rPr>
          <w:rFonts w:ascii="Times New Roman" w:hAnsi="Times New Roman" w:cs="Times New Roman"/>
        </w:rPr>
        <w:t xml:space="preserve"> to be associated with enhanced metastatic potentials.</w:t>
      </w:r>
      <w:r w:rsidRPr="00C9444E">
        <w:rPr>
          <w:rFonts w:ascii="Times New Roman" w:hAnsi="Times New Roman" w:cs="Times New Roman"/>
        </w:rPr>
        <w:t xml:space="preserve"> </w:t>
      </w:r>
      <w:r w:rsidRPr="00C9444E">
        <w:rPr>
          <w:rFonts w:ascii="Times New Roman" w:hAnsi="Times New Roman" w:cs="Times New Roman"/>
          <w:lang w:eastAsia="zh-CN"/>
        </w:rPr>
        <w:t>U</w:t>
      </w:r>
      <w:r w:rsidRPr="00C9444E">
        <w:rPr>
          <w:rFonts w:ascii="Times New Roman" w:hAnsi="Times New Roman" w:cs="Times New Roman"/>
        </w:rPr>
        <w:t xml:space="preserve">nderstanding the relationship between cancer metabolism and EMT can </w:t>
      </w:r>
      <w:r w:rsidR="00C62173" w:rsidRPr="00C9444E">
        <w:rPr>
          <w:rFonts w:ascii="Times New Roman" w:hAnsi="Times New Roman" w:cs="Times New Roman"/>
        </w:rPr>
        <w:t xml:space="preserve">therefore </w:t>
      </w:r>
      <w:r w:rsidRPr="00C9444E">
        <w:rPr>
          <w:rFonts w:ascii="Times New Roman" w:hAnsi="Times New Roman" w:cs="Times New Roman"/>
        </w:rPr>
        <w:t xml:space="preserve">offer </w:t>
      </w:r>
      <w:r w:rsidR="00C62173" w:rsidRPr="00C9444E">
        <w:rPr>
          <w:rFonts w:ascii="Times New Roman" w:hAnsi="Times New Roman" w:cs="Times New Roman"/>
        </w:rPr>
        <w:t xml:space="preserve">novel </w:t>
      </w:r>
      <w:r w:rsidRPr="00C9444E">
        <w:rPr>
          <w:rFonts w:ascii="Times New Roman" w:hAnsi="Times New Roman" w:cs="Times New Roman"/>
        </w:rPr>
        <w:t>anti-metastasis strategie</w:t>
      </w:r>
      <w:r w:rsidR="00C62173" w:rsidRPr="00C9444E">
        <w:rPr>
          <w:rFonts w:ascii="Times New Roman" w:hAnsi="Times New Roman" w:cs="Times New Roman"/>
        </w:rPr>
        <w:t>s</w:t>
      </w:r>
      <w:r w:rsidRPr="00C9444E">
        <w:rPr>
          <w:rFonts w:ascii="Times New Roman" w:hAnsi="Times New Roman" w:cs="Times New Roman"/>
        </w:rPr>
        <w:t xml:space="preserve">. Here, we analyze the relationship between metabolism and EMT by coupling their corresponding </w:t>
      </w:r>
      <w:r w:rsidR="00C62173" w:rsidRPr="00C9444E">
        <w:rPr>
          <w:rFonts w:ascii="Times New Roman" w:hAnsi="Times New Roman" w:cs="Times New Roman"/>
        </w:rPr>
        <w:t xml:space="preserve">core </w:t>
      </w:r>
      <w:r w:rsidRPr="00C9444E">
        <w:rPr>
          <w:rFonts w:ascii="Times New Roman" w:hAnsi="Times New Roman" w:cs="Times New Roman"/>
        </w:rPr>
        <w:t xml:space="preserve">decision-making molecular networks – AMPK/HIF-1/ROS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C9444E">
        <w:rPr>
          <w:rFonts w:ascii="Times New Roman" w:hAnsi="Times New Roman" w:cs="Times New Roman"/>
        </w:rPr>
        <w:t>/SNAIL</w:t>
      </w:r>
      <w:r w:rsidR="0010731D">
        <w:rPr>
          <w:rFonts w:ascii="Times New Roman" w:hAnsi="Times New Roman" w:cs="Times New Roman"/>
        </w:rPr>
        <w:t>/</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C9444E">
        <w:rPr>
          <w:rFonts w:ascii="Times New Roman" w:hAnsi="Times New Roman" w:cs="Times New Roman"/>
        </w:rPr>
        <w:t xml:space="preserve">/ZEB, respectively. We systematically elucidate how different phenotypes during EMT (E, </w:t>
      </w:r>
      <w:proofErr w:type="gramStart"/>
      <w:r w:rsidRPr="00C9444E">
        <w:rPr>
          <w:rFonts w:ascii="Times New Roman" w:hAnsi="Times New Roman" w:cs="Times New Roman"/>
        </w:rPr>
        <w:t>M</w:t>
      </w:r>
      <w:proofErr w:type="gramEnd"/>
      <w:r w:rsidRPr="00C9444E">
        <w:rPr>
          <w:rFonts w:ascii="Times New Roman" w:hAnsi="Times New Roman" w:cs="Times New Roman"/>
        </w:rPr>
        <w:t xml:space="preserve"> and hybrid E/M) are associated with different metabolic phenotypes (</w:t>
      </w:r>
      <w:r w:rsidR="00443ED2">
        <w:rPr>
          <w:rFonts w:ascii="Times New Roman" w:hAnsi="Times New Roman" w:cs="Times New Roman"/>
        </w:rPr>
        <w:t>O</w:t>
      </w:r>
      <w:r w:rsidRPr="00C9444E">
        <w:rPr>
          <w:rFonts w:ascii="Times New Roman" w:hAnsi="Times New Roman" w:cs="Times New Roman"/>
        </w:rPr>
        <w:t xml:space="preserve">, </w:t>
      </w:r>
      <w:r w:rsidR="00443ED2">
        <w:rPr>
          <w:rFonts w:ascii="Times New Roman" w:hAnsi="Times New Roman" w:cs="Times New Roman"/>
        </w:rPr>
        <w:t>W</w:t>
      </w:r>
      <w:r w:rsidRPr="00C9444E">
        <w:rPr>
          <w:rFonts w:ascii="Times New Roman" w:hAnsi="Times New Roman" w:cs="Times New Roman"/>
        </w:rPr>
        <w:t xml:space="preserve"> and </w:t>
      </w:r>
      <w:r w:rsidR="00182BBC" w:rsidRPr="00C9444E">
        <w:rPr>
          <w:rFonts w:ascii="Times New Roman" w:hAnsi="Times New Roman" w:cs="Times New Roman"/>
        </w:rPr>
        <w:t>W/O</w:t>
      </w:r>
      <w:r w:rsidRPr="00C9444E">
        <w:rPr>
          <w:rFonts w:ascii="Times New Roman" w:hAnsi="Times New Roman" w:cs="Times New Roman"/>
        </w:rPr>
        <w:t xml:space="preserve">). Specifically, we identified the feedback loops that lead to the coupling of the E/M state with the </w:t>
      </w:r>
      <w:r w:rsidR="00443ED2">
        <w:rPr>
          <w:rFonts w:ascii="Times New Roman" w:hAnsi="Times New Roman" w:cs="Times New Roman"/>
        </w:rPr>
        <w:t>W/O</w:t>
      </w:r>
      <w:r w:rsidRPr="00C9444E">
        <w:rPr>
          <w:rFonts w:ascii="Times New Roman" w:hAnsi="Times New Roman" w:cs="Times New Roman"/>
        </w:rPr>
        <w:t xml:space="preserve"> state</w:t>
      </w:r>
      <w:r w:rsidR="00443ED2">
        <w:rPr>
          <w:rFonts w:ascii="Times New Roman" w:hAnsi="Times New Roman" w:cs="Times New Roman"/>
        </w:rPr>
        <w:t xml:space="preserve">, referred to as E/M-W/O, </w:t>
      </w:r>
      <w:r w:rsidRPr="00C9444E">
        <w:rPr>
          <w:rFonts w:ascii="Times New Roman" w:hAnsi="Times New Roman" w:cs="Times New Roman"/>
        </w:rPr>
        <w:t xml:space="preserve">a potentially </w:t>
      </w:r>
      <w:proofErr w:type="gramStart"/>
      <w:r w:rsidRPr="00C9444E">
        <w:rPr>
          <w:rFonts w:ascii="Times New Roman" w:hAnsi="Times New Roman" w:cs="Times New Roman"/>
        </w:rPr>
        <w:t>highly aggressive</w:t>
      </w:r>
      <w:proofErr w:type="gramEnd"/>
      <w:r w:rsidRPr="00C9444E">
        <w:rPr>
          <w:rFonts w:ascii="Times New Roman" w:hAnsi="Times New Roman" w:cs="Times New Roman"/>
        </w:rPr>
        <w:t xml:space="preserve"> phenotype. </w:t>
      </w:r>
      <w:bookmarkStart w:id="6" w:name="_Hlk101434770"/>
      <w:bookmarkEnd w:id="5"/>
      <w:r w:rsidRPr="00C9444E">
        <w:rPr>
          <w:rFonts w:ascii="Times New Roman" w:hAnsi="Times New Roman" w:cs="Times New Roman"/>
        </w:rPr>
        <w:t>Strikingly, we found that even if the individual molecular network of EMT or metabolism do</w:t>
      </w:r>
      <w:r w:rsidR="005D312F" w:rsidRPr="00C9444E">
        <w:rPr>
          <w:rFonts w:ascii="Times New Roman" w:hAnsi="Times New Roman" w:cs="Times New Roman"/>
        </w:rPr>
        <w:t>es</w:t>
      </w:r>
      <w:r w:rsidR="00B17052" w:rsidRPr="00C9444E">
        <w:rPr>
          <w:rFonts w:ascii="Times New Roman" w:hAnsi="Times New Roman" w:cs="Times New Roman"/>
        </w:rPr>
        <w:t xml:space="preserve"> not</w:t>
      </w:r>
      <w:r w:rsidRPr="00C9444E">
        <w:rPr>
          <w:rFonts w:ascii="Times New Roman" w:hAnsi="Times New Roman" w:cs="Times New Roman"/>
        </w:rPr>
        <w:t xml:space="preserve"> </w:t>
      </w:r>
      <w:r w:rsidR="00B17052" w:rsidRPr="00C9444E">
        <w:rPr>
          <w:rFonts w:ascii="Times New Roman" w:hAnsi="Times New Roman" w:cs="Times New Roman"/>
        </w:rPr>
        <w:t>support</w:t>
      </w:r>
      <w:r w:rsidRPr="00C9444E">
        <w:rPr>
          <w:rFonts w:ascii="Times New Roman" w:hAnsi="Times New Roman" w:cs="Times New Roman"/>
        </w:rPr>
        <w:t xml:space="preserve"> a hybrid phenotype, </w:t>
      </w:r>
      <w:r w:rsidR="00D064C4">
        <w:rPr>
          <w:rFonts w:ascii="Times New Roman" w:hAnsi="Times New Roman" w:cs="Times New Roman"/>
        </w:rPr>
        <w:t xml:space="preserve">the </w:t>
      </w:r>
      <w:r w:rsidR="00FC20B8" w:rsidRPr="00C9444E">
        <w:rPr>
          <w:rFonts w:ascii="Times New Roman" w:hAnsi="Times New Roman" w:cs="Times New Roman"/>
        </w:rPr>
        <w:t>crosstalk</w:t>
      </w:r>
      <w:r w:rsidRPr="00C9444E">
        <w:rPr>
          <w:rFonts w:ascii="Times New Roman" w:hAnsi="Times New Roman" w:cs="Times New Roman"/>
        </w:rPr>
        <w:t xml:space="preserve"> can </w:t>
      </w:r>
      <w:r w:rsidR="00D064C4">
        <w:rPr>
          <w:rFonts w:ascii="Times New Roman" w:hAnsi="Times New Roman" w:cs="Times New Roman"/>
        </w:rPr>
        <w:t>give rise to the E/M-W/O state</w:t>
      </w:r>
      <w:r w:rsidRPr="00C9444E">
        <w:rPr>
          <w:rFonts w:ascii="Times New Roman" w:hAnsi="Times New Roman" w:cs="Times New Roman"/>
        </w:rPr>
        <w:t>.</w:t>
      </w:r>
      <w:bookmarkEnd w:id="6"/>
      <w:r w:rsidR="00CA02C6" w:rsidRPr="00C9444E">
        <w:rPr>
          <w:rFonts w:ascii="Times New Roman" w:hAnsi="Times New Roman" w:cs="Times New Roman"/>
        </w:rPr>
        <w:t xml:space="preserve"> </w:t>
      </w:r>
      <w:r w:rsidR="00D064C4">
        <w:rPr>
          <w:rFonts w:ascii="Times New Roman" w:hAnsi="Times New Roman" w:cs="Times New Roman"/>
        </w:rPr>
        <w:t>Moreover, i</w:t>
      </w:r>
      <w:r w:rsidR="00CA02C6" w:rsidRPr="00C9444E">
        <w:rPr>
          <w:rFonts w:ascii="Times New Roman" w:hAnsi="Times New Roman" w:cs="Times New Roman"/>
        </w:rPr>
        <w:t>n this case</w:t>
      </w:r>
      <w:r w:rsidR="00A4402A" w:rsidRPr="00C9444E">
        <w:rPr>
          <w:rFonts w:ascii="Times New Roman" w:hAnsi="Times New Roman" w:cs="Times New Roman"/>
        </w:rPr>
        <w:t xml:space="preserve">, </w:t>
      </w:r>
      <w:r w:rsidR="00CA02C6" w:rsidRPr="00C9444E">
        <w:rPr>
          <w:rFonts w:ascii="Times New Roman" w:hAnsi="Times New Roman" w:cs="Times New Roman"/>
        </w:rPr>
        <w:t>the</w:t>
      </w:r>
      <w:r w:rsidR="00D064C4">
        <w:rPr>
          <w:rFonts w:ascii="Times New Roman" w:hAnsi="Times New Roman" w:cs="Times New Roman"/>
        </w:rPr>
        <w:t xml:space="preserve">re is an order of events in that the W/O state emerges first and </w:t>
      </w:r>
      <w:proofErr w:type="gramStart"/>
      <w:r w:rsidR="00D064C4">
        <w:rPr>
          <w:rFonts w:ascii="Times New Roman" w:hAnsi="Times New Roman" w:cs="Times New Roman"/>
        </w:rPr>
        <w:t>is followed</w:t>
      </w:r>
      <w:proofErr w:type="gramEnd"/>
      <w:r w:rsidR="00D064C4">
        <w:rPr>
          <w:rFonts w:ascii="Times New Roman" w:hAnsi="Times New Roman" w:cs="Times New Roman"/>
        </w:rPr>
        <w:t xml:space="preserve"> by the </w:t>
      </w:r>
      <w:r w:rsidR="00A4402A" w:rsidRPr="00C9444E">
        <w:rPr>
          <w:rFonts w:ascii="Times New Roman" w:hAnsi="Times New Roman" w:cs="Times New Roman"/>
        </w:rPr>
        <w:t xml:space="preserve">E/M state, </w:t>
      </w:r>
      <w:r w:rsidR="00FC28F1" w:rsidRPr="00C9444E">
        <w:rPr>
          <w:rFonts w:ascii="Times New Roman" w:hAnsi="Times New Roman" w:cs="Times New Roman"/>
        </w:rPr>
        <w:t>suggesting</w:t>
      </w:r>
      <w:r w:rsidR="00CA02C6" w:rsidRPr="00C9444E">
        <w:rPr>
          <w:rFonts w:ascii="Times New Roman" w:hAnsi="Times New Roman" w:cs="Times New Roman"/>
        </w:rPr>
        <w:t xml:space="preserve"> that </w:t>
      </w:r>
      <w:r w:rsidR="00FC28F1" w:rsidRPr="00C9444E">
        <w:rPr>
          <w:rFonts w:ascii="Times New Roman" w:hAnsi="Times New Roman" w:cs="Times New Roman"/>
        </w:rPr>
        <w:t>metabolic reprogramming</w:t>
      </w:r>
      <w:r w:rsidR="00D064C4">
        <w:rPr>
          <w:rFonts w:ascii="Times New Roman" w:hAnsi="Times New Roman" w:cs="Times New Roman"/>
        </w:rPr>
        <w:t xml:space="preserve"> can</w:t>
      </w:r>
      <w:r w:rsidR="002A1A95" w:rsidRPr="00C9444E">
        <w:rPr>
          <w:rFonts w:ascii="Times New Roman" w:hAnsi="Times New Roman" w:cs="Times New Roman"/>
        </w:rPr>
        <w:t xml:space="preserve"> </w:t>
      </w:r>
      <w:r w:rsidR="00CA02C6" w:rsidRPr="00C9444E">
        <w:rPr>
          <w:rFonts w:ascii="Times New Roman" w:hAnsi="Times New Roman" w:cs="Times New Roman"/>
        </w:rPr>
        <w:t xml:space="preserve">be </w:t>
      </w:r>
      <w:r w:rsidR="00D064C4">
        <w:rPr>
          <w:rFonts w:ascii="Times New Roman" w:hAnsi="Times New Roman" w:cs="Times New Roman"/>
        </w:rPr>
        <w:t>a</w:t>
      </w:r>
      <w:r w:rsidR="00CA02C6" w:rsidRPr="00C9444E">
        <w:rPr>
          <w:rFonts w:ascii="Times New Roman" w:hAnsi="Times New Roman" w:cs="Times New Roman"/>
        </w:rPr>
        <w:t xml:space="preserve"> primary driver</w:t>
      </w:r>
      <w:r w:rsidR="00D064C4">
        <w:rPr>
          <w:rFonts w:ascii="Times New Roman" w:hAnsi="Times New Roman" w:cs="Times New Roman"/>
        </w:rPr>
        <w:t xml:space="preserve"> of EMT and </w:t>
      </w:r>
      <w:r w:rsidR="00CA02C6" w:rsidRPr="00C9444E">
        <w:rPr>
          <w:rFonts w:ascii="Times New Roman" w:hAnsi="Times New Roman" w:cs="Times New Roman"/>
        </w:rPr>
        <w:t xml:space="preserve">the acquisition of highly </w:t>
      </w:r>
      <w:r w:rsidR="00D064C4">
        <w:rPr>
          <w:rFonts w:ascii="Times New Roman" w:hAnsi="Times New Roman" w:cs="Times New Roman"/>
        </w:rPr>
        <w:t>metastatic hybrid E/M</w:t>
      </w:r>
      <w:r w:rsidR="00CA02C6" w:rsidRPr="00C9444E">
        <w:rPr>
          <w:rFonts w:ascii="Times New Roman" w:hAnsi="Times New Roman" w:cs="Times New Roman"/>
        </w:rPr>
        <w:t xml:space="preserve"> cells</w:t>
      </w:r>
      <w:r w:rsidR="00FC28F1" w:rsidRPr="00C9444E">
        <w:rPr>
          <w:rFonts w:ascii="Times New Roman" w:hAnsi="Times New Roman" w:cs="Times New Roman"/>
        </w:rPr>
        <w:t xml:space="preserve">. </w:t>
      </w:r>
    </w:p>
    <w:p w14:paraId="1311851E" w14:textId="77777777" w:rsidR="00E469AE" w:rsidRPr="00C9444E" w:rsidRDefault="00AD7F58" w:rsidP="00651FF5">
      <w:pPr>
        <w:pStyle w:val="BodyText"/>
        <w:spacing w:line="480" w:lineRule="auto"/>
        <w:rPr>
          <w:rFonts w:ascii="Times New Roman" w:hAnsi="Times New Roman" w:cs="Times New Roman"/>
          <w:b/>
          <w:bCs/>
          <w:sz w:val="28"/>
          <w:szCs w:val="28"/>
        </w:rPr>
      </w:pPr>
      <w:bookmarkStart w:id="7" w:name="introduction"/>
      <w:r w:rsidRPr="00C9444E">
        <w:rPr>
          <w:rFonts w:ascii="Times New Roman" w:hAnsi="Times New Roman" w:cs="Times New Roman"/>
          <w:b/>
          <w:bCs/>
          <w:sz w:val="28"/>
          <w:szCs w:val="28"/>
        </w:rPr>
        <w:t>Introduction</w:t>
      </w:r>
      <w:bookmarkEnd w:id="7"/>
    </w:p>
    <w:p w14:paraId="14632C67" w14:textId="21E75B00" w:rsidR="00361B60" w:rsidRPr="00C9444E" w:rsidRDefault="00361B60" w:rsidP="00361B60">
      <w:pPr>
        <w:pStyle w:val="FirstParagraph"/>
        <w:spacing w:line="480" w:lineRule="auto"/>
        <w:ind w:firstLine="720"/>
        <w:rPr>
          <w:rFonts w:ascii="Times New Roman" w:hAnsi="Times New Roman" w:cs="Times New Roman"/>
        </w:rPr>
      </w:pPr>
      <w:r w:rsidRPr="00C9444E">
        <w:rPr>
          <w:rFonts w:ascii="Times New Roman" w:hAnsi="Times New Roman" w:cs="Times New Roman"/>
        </w:rPr>
        <w:t>Metastasis remains the leading cause of cancer-related deaths</w:t>
      </w:r>
      <w:r w:rsidR="00E428C6">
        <w:rPr>
          <w:rFonts w:ascii="Times New Roman" w:hAnsi="Times New Roman" w:cs="Times New Roman"/>
        </w:rPr>
        <w:t xml:space="preserve"> </w:t>
      </w:r>
      <w:sdt>
        <w:sdtPr>
          <w:rPr>
            <w:rFonts w:ascii="Times New Roman" w:hAnsi="Times New Roman" w:cs="Times New Roman"/>
          </w:rPr>
          <w:alias w:val="SmartCite Citation"/>
          <w:tag w:val="703cb261-b0c2-4f52-8c43-8dc408bf3954:338cf9e4-1de3-4836-832d-b6f05fe7930a+"/>
          <w:id w:val="1100062713"/>
          <w:placeholder>
            <w:docPart w:val="FE2BE3BA92BC4066924A0937DBFF97D8"/>
          </w:placeholder>
        </w:sdtPr>
        <w:sdtEndPr/>
        <w:sdtContent>
          <w:r w:rsidR="00B22650" w:rsidRPr="00B22650">
            <w:rPr>
              <w:rFonts w:ascii="Times New Roman" w:eastAsia="Times New Roman" w:hAnsi="Times New Roman" w:cs="Times New Roman"/>
              <w:color w:val="000000"/>
            </w:rPr>
            <w:t>[1]</w:t>
          </w:r>
        </w:sdtContent>
      </w:sdt>
      <w:r w:rsidRPr="00C9444E">
        <w:rPr>
          <w:rFonts w:ascii="Times New Roman" w:hAnsi="Times New Roman" w:cs="Times New Roman"/>
        </w:rPr>
        <w:t xml:space="preserve"> and thus it is critical to understand the physiological properties of cells that </w:t>
      </w:r>
      <w:r w:rsidR="00AB3182" w:rsidRPr="00C9444E">
        <w:rPr>
          <w:rFonts w:ascii="Times New Roman" w:hAnsi="Times New Roman" w:cs="Times New Roman"/>
        </w:rPr>
        <w:t xml:space="preserve">migrate from the primary tumor and </w:t>
      </w:r>
      <w:r w:rsidRPr="00C9444E">
        <w:rPr>
          <w:rFonts w:ascii="Times New Roman" w:hAnsi="Times New Roman" w:cs="Times New Roman"/>
        </w:rPr>
        <w:t xml:space="preserve">initiate metastatic lesions. Typically, these properties have </w:t>
      </w:r>
      <w:proofErr w:type="gramStart"/>
      <w:r w:rsidRPr="00C9444E">
        <w:rPr>
          <w:rFonts w:ascii="Times New Roman" w:hAnsi="Times New Roman" w:cs="Times New Roman"/>
        </w:rPr>
        <w:t>been studied</w:t>
      </w:r>
      <w:proofErr w:type="gramEnd"/>
      <w:r w:rsidRPr="00C9444E">
        <w:rPr>
          <w:rFonts w:ascii="Times New Roman" w:hAnsi="Times New Roman" w:cs="Times New Roman"/>
        </w:rPr>
        <w:t xml:space="preserve"> one at a time. For example, cell motility </w:t>
      </w:r>
      <w:proofErr w:type="gramStart"/>
      <w:r w:rsidRPr="00C9444E">
        <w:rPr>
          <w:rFonts w:ascii="Times New Roman" w:hAnsi="Times New Roman" w:cs="Times New Roman"/>
        </w:rPr>
        <w:t>is assumed</w:t>
      </w:r>
      <w:proofErr w:type="gramEnd"/>
      <w:r w:rsidRPr="00C9444E">
        <w:rPr>
          <w:rFonts w:ascii="Times New Roman" w:hAnsi="Times New Roman" w:cs="Times New Roman"/>
        </w:rPr>
        <w:t xml:space="preserve"> to be related to the epithelial-mesenchymal transition (EMT). During EMT, the cells progressively lose</w:t>
      </w:r>
      <w:r w:rsidR="004F7E53">
        <w:rPr>
          <w:rFonts w:ascii="Times New Roman" w:hAnsi="Times New Roman" w:cs="Times New Roman"/>
        </w:rPr>
        <w:t xml:space="preserve"> epithelial (E) features such as</w:t>
      </w:r>
      <w:r w:rsidRPr="00C9444E">
        <w:rPr>
          <w:rFonts w:ascii="Times New Roman" w:hAnsi="Times New Roman" w:cs="Times New Roman"/>
        </w:rPr>
        <w:t xml:space="preserve"> cell-cell adhesion and apical-basal </w:t>
      </w:r>
      <w:proofErr w:type="gramStart"/>
      <w:r w:rsidRPr="00C9444E">
        <w:rPr>
          <w:rFonts w:ascii="Times New Roman" w:hAnsi="Times New Roman" w:cs="Times New Roman"/>
        </w:rPr>
        <w:t>polarity, and</w:t>
      </w:r>
      <w:proofErr w:type="gramEnd"/>
      <w:r w:rsidRPr="00C9444E">
        <w:rPr>
          <w:rFonts w:ascii="Times New Roman" w:hAnsi="Times New Roman" w:cs="Times New Roman"/>
        </w:rPr>
        <w:t xml:space="preserve"> </w:t>
      </w:r>
      <w:r w:rsidR="004F7E53">
        <w:rPr>
          <w:rFonts w:ascii="Times New Roman" w:hAnsi="Times New Roman" w:cs="Times New Roman"/>
        </w:rPr>
        <w:t>acquire mesenchymal (M) features such as</w:t>
      </w:r>
      <w:r w:rsidRPr="00C9444E">
        <w:rPr>
          <w:rFonts w:ascii="Times New Roman" w:hAnsi="Times New Roman" w:cs="Times New Roman"/>
        </w:rPr>
        <w:t xml:space="preserve"> migration, invasion, and resistance to immune response </w:t>
      </w:r>
      <w:sdt>
        <w:sdtPr>
          <w:rPr>
            <w:rFonts w:ascii="Times New Roman" w:hAnsi="Times New Roman" w:cs="Times New Roman"/>
          </w:rPr>
          <w:alias w:val="SmartCite Citation"/>
          <w:tag w:val="703cb261-b0c2-4f52-8c43-8dc408bf3954:4333a5cd-d24a-4404-81cc-15e01f413bd6,703cb261-b0c2-4f52-8c43-8dc408bf3954:e062f8eb-557b-45ba-8cb1-c06d98e7f419+"/>
          <w:id w:val="1222096607"/>
          <w:placeholder>
            <w:docPart w:val="3945C14E5E8143FF8B7F140794AA26C6"/>
          </w:placeholder>
        </w:sdtPr>
        <w:sdtEndPr/>
        <w:sdtContent>
          <w:r w:rsidR="00B22650" w:rsidRPr="00B22650">
            <w:rPr>
              <w:rFonts w:ascii="Times New Roman" w:eastAsia="Times New Roman" w:hAnsi="Times New Roman" w:cs="Times New Roman"/>
              <w:color w:val="000000"/>
            </w:rPr>
            <w:t>[2,3]</w:t>
          </w:r>
        </w:sdtContent>
      </w:sdt>
      <w:r w:rsidRPr="00C9444E">
        <w:rPr>
          <w:rFonts w:ascii="Times New Roman" w:hAnsi="Times New Roman" w:cs="Times New Roman"/>
        </w:rPr>
        <w:t xml:space="preserve">. The EMT has consistently been implicated in cells acquiring metastatic potential </w:t>
      </w:r>
      <w:sdt>
        <w:sdtPr>
          <w:rPr>
            <w:rFonts w:ascii="Times New Roman" w:hAnsi="Times New Roman" w:cs="Times New Roman"/>
          </w:rPr>
          <w:alias w:val="SmartCite Citation"/>
          <w:tag w:val="703cb261-b0c2-4f52-8c43-8dc408bf3954:b7984744-e58d-4ec4-85e1-52924dc06662,703cb261-b0c2-4f52-8c43-8dc408bf3954:cd59f615-d7b9-44fc-9e82-52960fc6b89a+"/>
          <w:id w:val="448123776"/>
          <w:placeholder>
            <w:docPart w:val="3945C14E5E8143FF8B7F140794AA26C6"/>
          </w:placeholder>
        </w:sdtPr>
        <w:sdtEndPr/>
        <w:sdtContent>
          <w:r w:rsidR="00B22650" w:rsidRPr="00B22650">
            <w:rPr>
              <w:rFonts w:ascii="Times New Roman" w:eastAsia="Times New Roman" w:hAnsi="Times New Roman" w:cs="Times New Roman"/>
              <w:color w:val="000000"/>
            </w:rPr>
            <w:t>[4,5]</w:t>
          </w:r>
        </w:sdtContent>
      </w:sdt>
      <w:r w:rsidRPr="00C9444E">
        <w:rPr>
          <w:rFonts w:ascii="Times New Roman" w:hAnsi="Times New Roman" w:cs="Times New Roman"/>
        </w:rPr>
        <w:t xml:space="preserve">, </w:t>
      </w:r>
      <w:proofErr w:type="gramStart"/>
      <w:r w:rsidRPr="00C9444E">
        <w:rPr>
          <w:rFonts w:ascii="Times New Roman" w:hAnsi="Times New Roman" w:cs="Times New Roman"/>
        </w:rPr>
        <w:t>and also</w:t>
      </w:r>
      <w:proofErr w:type="gramEnd"/>
      <w:r w:rsidRPr="00C9444E">
        <w:rPr>
          <w:rFonts w:ascii="Times New Roman" w:hAnsi="Times New Roman" w:cs="Times New Roman"/>
        </w:rPr>
        <w:t xml:space="preserve"> plays a role in therapeutic resistance </w:t>
      </w:r>
      <w:sdt>
        <w:sdtPr>
          <w:rPr>
            <w:rFonts w:ascii="Times New Roman" w:hAnsi="Times New Roman" w:cs="Times New Roman"/>
          </w:rPr>
          <w:alias w:val="SmartCite Citation"/>
          <w:tag w:val="703cb261-b0c2-4f52-8c43-8dc408bf3954:50bde190-3b12-4254-899c-4fa41e5fc357+"/>
          <w:id w:val="-610213670"/>
          <w:placeholder>
            <w:docPart w:val="3945C14E5E8143FF8B7F140794AA26C6"/>
          </w:placeholder>
        </w:sdtPr>
        <w:sdtEndPr/>
        <w:sdtContent>
          <w:r w:rsidR="00B22650" w:rsidRPr="00B22650">
            <w:rPr>
              <w:rFonts w:ascii="Times New Roman" w:eastAsia="Times New Roman" w:hAnsi="Times New Roman" w:cs="Times New Roman"/>
              <w:color w:val="000000"/>
            </w:rPr>
            <w:t>[6]</w:t>
          </w:r>
        </w:sdtContent>
      </w:sdt>
      <w:r w:rsidRPr="00C9444E">
        <w:rPr>
          <w:rFonts w:ascii="Times New Roman" w:hAnsi="Times New Roman" w:cs="Times New Roman"/>
        </w:rPr>
        <w:t xml:space="preserve">. Recently, the bimodal picture of EMT has </w:t>
      </w:r>
      <w:proofErr w:type="gramStart"/>
      <w:r w:rsidRPr="00C9444E">
        <w:rPr>
          <w:rFonts w:ascii="Times New Roman" w:hAnsi="Times New Roman" w:cs="Times New Roman"/>
        </w:rPr>
        <w:t>been superseded</w:t>
      </w:r>
      <w:proofErr w:type="gramEnd"/>
      <w:r w:rsidRPr="00C9444E">
        <w:rPr>
          <w:rFonts w:ascii="Times New Roman" w:hAnsi="Times New Roman" w:cs="Times New Roman"/>
        </w:rPr>
        <w:t xml:space="preserve"> by a more complex scenario involving the hybrid epithelial/mesenchymal (E/M) phenotype which exhibits combined traits of epithelial (cell-cell adhesion) and mesenchymal (invasion) at the single-cell level. The hybrid E/M cells migrate collectively as a cluster and </w:t>
      </w:r>
      <w:r w:rsidR="00764B6D" w:rsidRPr="00C9444E">
        <w:rPr>
          <w:rFonts w:ascii="Times New Roman" w:hAnsi="Times New Roman" w:cs="Times New Roman"/>
        </w:rPr>
        <w:t xml:space="preserve">may </w:t>
      </w:r>
      <w:r w:rsidRPr="00C9444E">
        <w:rPr>
          <w:rFonts w:ascii="Times New Roman" w:hAnsi="Times New Roman" w:cs="Times New Roman"/>
        </w:rPr>
        <w:t xml:space="preserve">account for </w:t>
      </w:r>
      <w:proofErr w:type="gramStart"/>
      <w:r w:rsidRPr="00C9444E">
        <w:rPr>
          <w:rFonts w:ascii="Times New Roman" w:hAnsi="Times New Roman" w:cs="Times New Roman"/>
        </w:rPr>
        <w:t>the majority of</w:t>
      </w:r>
      <w:proofErr w:type="gramEnd"/>
      <w:r w:rsidRPr="00C9444E">
        <w:rPr>
          <w:rFonts w:ascii="Times New Roman" w:hAnsi="Times New Roman" w:cs="Times New Roman"/>
        </w:rPr>
        <w:t xml:space="preserve"> metastases </w:t>
      </w:r>
      <w:sdt>
        <w:sdtPr>
          <w:rPr>
            <w:rFonts w:ascii="Times New Roman" w:hAnsi="Times New Roman" w:cs="Times New Roman"/>
          </w:rPr>
          <w:alias w:val="SmartCite Citation"/>
          <w:tag w:val="703cb261-b0c2-4f52-8c43-8dc408bf3954:d7b35800-2b6c-4cd5-9775-c0b5d70ef46b,703cb261-b0c2-4f52-8c43-8dc408bf3954:fc420924-be66-47bf-9258-4b56273675f7,703cb261-b0c2-4f52-8c43-8dc408bf3954:535522fe-9e24-4479-9d2f-878f9583bd12,703cb261-b0c2-4f52-8c43-8dc408bf3954:2dae4afc-226d-4e73-a88e-5686f41e7ece+"/>
          <w:id w:val="171461537"/>
          <w:placeholder>
            <w:docPart w:val="3945C14E5E8143FF8B7F140794AA26C6"/>
          </w:placeholder>
        </w:sdtPr>
        <w:sdtEndPr/>
        <w:sdtContent>
          <w:r w:rsidR="00B22650" w:rsidRPr="00B22650">
            <w:rPr>
              <w:rFonts w:ascii="Times New Roman" w:eastAsia="Times New Roman" w:hAnsi="Times New Roman" w:cs="Times New Roman"/>
              <w:color w:val="000000"/>
            </w:rPr>
            <w:t>[7–10]</w:t>
          </w:r>
        </w:sdtContent>
      </w:sdt>
      <w:r w:rsidRPr="00C9444E">
        <w:rPr>
          <w:rFonts w:ascii="Times New Roman" w:hAnsi="Times New Roman" w:cs="Times New Roman"/>
        </w:rPr>
        <w:t xml:space="preserve">. The existence of </w:t>
      </w:r>
      <w:r w:rsidR="00D34071" w:rsidRPr="00C9444E">
        <w:rPr>
          <w:rFonts w:ascii="Times New Roman" w:hAnsi="Times New Roman" w:cs="Times New Roman"/>
        </w:rPr>
        <w:t xml:space="preserve">a </w:t>
      </w:r>
      <w:r w:rsidRPr="00C9444E">
        <w:rPr>
          <w:rFonts w:ascii="Times New Roman" w:hAnsi="Times New Roman" w:cs="Times New Roman"/>
        </w:rPr>
        <w:t>hybrid E/M state has since been experimentally verified both in vitro (</w:t>
      </w:r>
      <w:r w:rsidR="0032462F" w:rsidRPr="00C9444E">
        <w:rPr>
          <w:rFonts w:ascii="Times New Roman" w:hAnsi="Times New Roman" w:cs="Times New Roman"/>
        </w:rPr>
        <w:t xml:space="preserve">in </w:t>
      </w:r>
      <w:r w:rsidRPr="00C9444E">
        <w:rPr>
          <w:rFonts w:ascii="Times New Roman" w:hAnsi="Times New Roman" w:cs="Times New Roman"/>
        </w:rPr>
        <w:t xml:space="preserve">many </w:t>
      </w:r>
      <w:proofErr w:type="gramStart"/>
      <w:r w:rsidRPr="00C9444E">
        <w:rPr>
          <w:rFonts w:ascii="Times New Roman" w:hAnsi="Times New Roman" w:cs="Times New Roman"/>
        </w:rPr>
        <w:t>cancer</w:t>
      </w:r>
      <w:proofErr w:type="gramEnd"/>
      <w:r w:rsidRPr="00C9444E">
        <w:rPr>
          <w:rFonts w:ascii="Times New Roman" w:hAnsi="Times New Roman" w:cs="Times New Roman"/>
        </w:rPr>
        <w:t xml:space="preserve"> cell lines) and in vivo (</w:t>
      </w:r>
      <w:r w:rsidR="0032462F" w:rsidRPr="00C9444E">
        <w:rPr>
          <w:rFonts w:ascii="Times New Roman" w:hAnsi="Times New Roman" w:cs="Times New Roman"/>
        </w:rPr>
        <w:t xml:space="preserve">e.g. </w:t>
      </w:r>
      <w:r w:rsidR="002968E6" w:rsidRPr="00C9444E">
        <w:rPr>
          <w:rFonts w:ascii="Times New Roman" w:hAnsi="Times New Roman" w:cs="Times New Roman"/>
        </w:rPr>
        <w:t>using a genetic mouse model of squamous cell carcinoma)</w:t>
      </w:r>
      <w:r w:rsidRPr="00C9444E">
        <w:rPr>
          <w:rFonts w:ascii="Times New Roman" w:hAnsi="Times New Roman" w:cs="Times New Roman"/>
        </w:rPr>
        <w:t xml:space="preserve"> and has been shown to be associated with therapy resistance alongside </w:t>
      </w:r>
      <w:r w:rsidR="0032462F" w:rsidRPr="00C9444E">
        <w:rPr>
          <w:rFonts w:ascii="Times New Roman" w:hAnsi="Times New Roman" w:cs="Times New Roman"/>
        </w:rPr>
        <w:t xml:space="preserve">with </w:t>
      </w:r>
      <w:r w:rsidRPr="00C9444E">
        <w:rPr>
          <w:rFonts w:ascii="Times New Roman" w:hAnsi="Times New Roman" w:cs="Times New Roman"/>
        </w:rPr>
        <w:t xml:space="preserve">poor survival rates </w:t>
      </w:r>
      <w:sdt>
        <w:sdtPr>
          <w:rPr>
            <w:rFonts w:ascii="Times New Roman" w:hAnsi="Times New Roman" w:cs="Times New Roman"/>
          </w:rPr>
          <w:alias w:val="SmartCite Citation"/>
          <w:tag w:val="703cb261-b0c2-4f52-8c43-8dc408bf3954:fb37620b-f067-4e02-bd06-937f08626f8c,703cb261-b0c2-4f52-8c43-8dc408bf3954:8aa2aa61-1f87-42cd-9c98-f0bca20fcdf1,703cb261-b0c2-4f52-8c43-8dc408bf3954:adaff365-5a72-43bc-bd35-40754a71f14a,703cb261-b0c2-4f52-8c43-8dc408bf3954:fd8d3acd-2c7c-4ffb-b986-16a6a0b8c852+"/>
          <w:id w:val="-988242404"/>
          <w:placeholder>
            <w:docPart w:val="3945C14E5E8143FF8B7F140794AA26C6"/>
          </w:placeholder>
        </w:sdtPr>
        <w:sdtEndPr/>
        <w:sdtContent>
          <w:r w:rsidR="00B22650" w:rsidRPr="00B22650">
            <w:rPr>
              <w:rFonts w:ascii="Times New Roman" w:eastAsia="Times New Roman" w:hAnsi="Times New Roman" w:cs="Times New Roman"/>
              <w:color w:val="000000"/>
            </w:rPr>
            <w:t>[11–14]</w:t>
          </w:r>
        </w:sdtContent>
      </w:sdt>
      <w:r w:rsidRPr="00C9444E">
        <w:rPr>
          <w:rFonts w:ascii="Times New Roman" w:hAnsi="Times New Roman" w:cs="Times New Roman"/>
        </w:rPr>
        <w:t>. Most importantly, these states appear to the most capable of initiating metastatic growth</w:t>
      </w:r>
      <w:r w:rsidR="00E428C6">
        <w:rPr>
          <w:rFonts w:ascii="Times New Roman" w:hAnsi="Times New Roman" w:cs="Times New Roman"/>
        </w:rPr>
        <w:t xml:space="preserve"> </w:t>
      </w:r>
      <w:sdt>
        <w:sdtPr>
          <w:rPr>
            <w:rFonts w:ascii="Times New Roman" w:hAnsi="Times New Roman" w:cs="Times New Roman"/>
          </w:rPr>
          <w:alias w:val="SmartCite Citation"/>
          <w:tag w:val="703cb261-b0c2-4f52-8c43-8dc408bf3954:6f4d5132-fadf-4e48-9544-34a0b4fa3ddd,703cb261-b0c2-4f52-8c43-8dc408bf3954:b3062bea-a426-44bb-af19-a5306bf66a3a+"/>
          <w:id w:val="1586267694"/>
          <w:placeholder>
            <w:docPart w:val="3945C14E5E8143FF8B7F140794AA26C6"/>
          </w:placeholder>
        </w:sdtPr>
        <w:sdtEndPr/>
        <w:sdtContent>
          <w:r w:rsidR="00B22650" w:rsidRPr="00B22650">
            <w:rPr>
              <w:rFonts w:ascii="Times New Roman" w:eastAsia="Times New Roman" w:hAnsi="Times New Roman" w:cs="Times New Roman"/>
              <w:color w:val="000000"/>
            </w:rPr>
            <w:t>[15,16]</w:t>
          </w:r>
        </w:sdtContent>
      </w:sdt>
      <w:r w:rsidRPr="00C9444E">
        <w:rPr>
          <w:rFonts w:ascii="Times New Roman" w:hAnsi="Times New Roman" w:cs="Times New Roman"/>
        </w:rPr>
        <w:t>. Fully understanding the behavior of the hybrid E/M phenotype is still an active area of research.</w:t>
      </w:r>
    </w:p>
    <w:p w14:paraId="5FE21D4A" w14:textId="4DB8D731" w:rsidR="00C8164A" w:rsidRPr="00C9444E" w:rsidRDefault="00C8164A" w:rsidP="00D3781D">
      <w:pPr>
        <w:pStyle w:val="BodyText"/>
        <w:spacing w:line="480" w:lineRule="auto"/>
        <w:ind w:firstLine="720"/>
        <w:rPr>
          <w:rFonts w:ascii="Times New Roman" w:hAnsi="Times New Roman" w:cs="Times New Roman"/>
        </w:rPr>
      </w:pPr>
      <w:r w:rsidRPr="00C9444E">
        <w:rPr>
          <w:rFonts w:ascii="Times New Roman" w:hAnsi="Times New Roman" w:cs="Times New Roman"/>
        </w:rPr>
        <w:t xml:space="preserve">Metabolic reprogramming, another hallmark of cancer, enables cancer cells to adjust their metabolic activity for biomass and energy supply to survive in hostile environments </w:t>
      </w:r>
      <w:sdt>
        <w:sdtPr>
          <w:rPr>
            <w:rFonts w:ascii="Times New Roman" w:hAnsi="Times New Roman" w:cs="Times New Roman"/>
          </w:rPr>
          <w:alias w:val="SmartCite Citation"/>
          <w:tag w:val="703cb261-b0c2-4f52-8c43-8dc408bf3954:338cf9e4-1de3-4836-832d-b6f05fe7930a,703cb261-b0c2-4f52-8c43-8dc408bf3954:f3ea156b-e9db-467c-994a-68999e73de8f+"/>
          <w:id w:val="-2110956912"/>
          <w:placeholder>
            <w:docPart w:val="C9F7ADA9607D4BF482DBBFC348E050D4"/>
          </w:placeholder>
        </w:sdtPr>
        <w:sdtEndPr/>
        <w:sdtContent>
          <w:r w:rsidR="00B22650" w:rsidRPr="00B22650">
            <w:rPr>
              <w:rFonts w:ascii="Times New Roman" w:eastAsia="Times New Roman" w:hAnsi="Times New Roman" w:cs="Times New Roman"/>
              <w:color w:val="000000"/>
            </w:rPr>
            <w:t>[1,17]</w:t>
          </w:r>
        </w:sdtContent>
      </w:sdt>
      <w:r w:rsidRPr="00C9444E">
        <w:rPr>
          <w:rFonts w:ascii="Times New Roman" w:hAnsi="Times New Roman" w:cs="Times New Roman"/>
        </w:rPr>
        <w:t xml:space="preserve">. </w:t>
      </w:r>
      <w:r w:rsidR="00257523">
        <w:rPr>
          <w:rFonts w:ascii="Times New Roman" w:hAnsi="Times New Roman" w:cs="Times New Roman"/>
        </w:rPr>
        <w:t>Normal c</w:t>
      </w:r>
      <w:r w:rsidRPr="00C9444E">
        <w:rPr>
          <w:rFonts w:ascii="Times New Roman" w:hAnsi="Times New Roman" w:cs="Times New Roman"/>
        </w:rPr>
        <w:t>ells typically utilize oxidative phosphorylation (OXPHOS</w:t>
      </w:r>
      <w:r w:rsidR="00804980">
        <w:rPr>
          <w:rFonts w:ascii="Times New Roman" w:hAnsi="Times New Roman" w:cs="Times New Roman"/>
        </w:rPr>
        <w:t>, O</w:t>
      </w:r>
      <w:r w:rsidRPr="00C9444E">
        <w:rPr>
          <w:rFonts w:ascii="Times New Roman" w:hAnsi="Times New Roman" w:cs="Times New Roman"/>
        </w:rPr>
        <w:t xml:space="preserve">) under </w:t>
      </w:r>
      <w:proofErr w:type="spellStart"/>
      <w:r w:rsidRPr="00C9444E">
        <w:rPr>
          <w:rFonts w:ascii="Times New Roman" w:hAnsi="Times New Roman" w:cs="Times New Roman"/>
        </w:rPr>
        <w:t>normoxic</w:t>
      </w:r>
      <w:proofErr w:type="spellEnd"/>
      <w:r w:rsidRPr="00C9444E">
        <w:rPr>
          <w:rFonts w:ascii="Times New Roman" w:hAnsi="Times New Roman" w:cs="Times New Roman"/>
        </w:rPr>
        <w:t xml:space="preserve"> conditions and glycolysis when there is a lack of oxygen</w:t>
      </w:r>
      <w:proofErr w:type="gramStart"/>
      <w:r w:rsidRPr="00C9444E">
        <w:rPr>
          <w:rFonts w:ascii="Times New Roman" w:hAnsi="Times New Roman" w:cs="Times New Roman"/>
        </w:rPr>
        <w:t xml:space="preserve">.  </w:t>
      </w:r>
      <w:proofErr w:type="gramEnd"/>
      <w:r w:rsidRPr="00C9444E">
        <w:rPr>
          <w:rFonts w:ascii="Times New Roman" w:hAnsi="Times New Roman" w:cs="Times New Roman"/>
        </w:rPr>
        <w:t xml:space="preserve">However, cancer cells often prefer glycolysis even when oxygen is available, referred to as the Warburg effect </w:t>
      </w:r>
      <w:r w:rsidR="00804980">
        <w:rPr>
          <w:rFonts w:ascii="Times New Roman" w:hAnsi="Times New Roman" w:cs="Times New Roman"/>
        </w:rPr>
        <w:t xml:space="preserve">(W) </w:t>
      </w:r>
      <w:r w:rsidRPr="00C9444E">
        <w:rPr>
          <w:rFonts w:ascii="Times New Roman" w:hAnsi="Times New Roman" w:cs="Times New Roman"/>
        </w:rPr>
        <w:t>or aerobic glycolysis </w:t>
      </w:r>
      <w:sdt>
        <w:sdtPr>
          <w:rPr>
            <w:rFonts w:ascii="Times New Roman" w:hAnsi="Times New Roman" w:cs="Times New Roman"/>
          </w:rPr>
          <w:alias w:val="SmartCite Citation"/>
          <w:tag w:val="703cb261-b0c2-4f52-8c43-8dc408bf3954:93e6f370-3f52-49a9-ad47-13ca01569d0c,703cb261-b0c2-4f52-8c43-8dc408bf3954:b6476d58-d754-401d-bdd5-8df5a7661a98+"/>
          <w:id w:val="1508250218"/>
          <w:placeholder>
            <w:docPart w:val="620E7CE531F74EC19D60639D55FFAEB2"/>
          </w:placeholder>
        </w:sdtPr>
        <w:sdtEndPr/>
        <w:sdtContent>
          <w:r w:rsidR="00B22650" w:rsidRPr="00B22650">
            <w:rPr>
              <w:rFonts w:ascii="Times New Roman" w:eastAsia="Times New Roman" w:hAnsi="Times New Roman" w:cs="Times New Roman"/>
              <w:color w:val="000000"/>
            </w:rPr>
            <w:t>[18,19]</w:t>
          </w:r>
        </w:sdtContent>
      </w:sdt>
      <w:r w:rsidRPr="00C9444E">
        <w:rPr>
          <w:rFonts w:ascii="Times New Roman" w:hAnsi="Times New Roman" w:cs="Times New Roman"/>
        </w:rPr>
        <w:t xml:space="preserve">. During metastasis, cancer cells must be able to </w:t>
      </w:r>
      <w:r w:rsidR="00864727">
        <w:rPr>
          <w:rFonts w:ascii="Times New Roman" w:hAnsi="Times New Roman" w:cs="Times New Roman"/>
        </w:rPr>
        <w:t xml:space="preserve">adjust their metabolic phenotype </w:t>
      </w:r>
      <w:proofErr w:type="gramStart"/>
      <w:r w:rsidR="00864727">
        <w:rPr>
          <w:rFonts w:ascii="Times New Roman" w:hAnsi="Times New Roman" w:cs="Times New Roman"/>
        </w:rPr>
        <w:t>in order to</w:t>
      </w:r>
      <w:proofErr w:type="gramEnd"/>
      <w:r w:rsidR="00864727">
        <w:rPr>
          <w:rFonts w:ascii="Times New Roman" w:hAnsi="Times New Roman" w:cs="Times New Roman"/>
        </w:rPr>
        <w:t xml:space="preserve"> </w:t>
      </w:r>
      <w:r w:rsidRPr="00C9444E">
        <w:rPr>
          <w:rFonts w:ascii="Times New Roman" w:hAnsi="Times New Roman" w:cs="Times New Roman"/>
        </w:rPr>
        <w:t xml:space="preserve">survive in </w:t>
      </w:r>
      <w:r w:rsidR="00864727">
        <w:rPr>
          <w:rFonts w:ascii="Times New Roman" w:hAnsi="Times New Roman" w:cs="Times New Roman"/>
        </w:rPr>
        <w:t>varying</w:t>
      </w:r>
      <w:r w:rsidR="00864727" w:rsidRPr="00C9444E">
        <w:rPr>
          <w:rFonts w:ascii="Times New Roman" w:hAnsi="Times New Roman" w:cs="Times New Roman"/>
        </w:rPr>
        <w:t xml:space="preserve"> </w:t>
      </w:r>
      <w:r w:rsidRPr="00C9444E">
        <w:rPr>
          <w:rFonts w:ascii="Times New Roman" w:hAnsi="Times New Roman" w:cs="Times New Roman"/>
        </w:rPr>
        <w:t xml:space="preserve">environments, resulting in these cells switching between different types of metabolism </w:t>
      </w:r>
      <w:sdt>
        <w:sdtPr>
          <w:rPr>
            <w:rFonts w:ascii="Times New Roman" w:hAnsi="Times New Roman" w:cs="Times New Roman"/>
          </w:rPr>
          <w:alias w:val="SmartCite Citation"/>
          <w:tag w:val="703cb261-b0c2-4f52-8c43-8dc408bf3954:56f11f46-0e51-4478-bf31-7e9efda97bae,703cb261-b0c2-4f52-8c43-8dc408bf3954:d5823f4b-54c8-4f3d-a8fc-fe33c181027b,703cb261-b0c2-4f52-8c43-8dc408bf3954:6cc44a93-ce4c-4726-ae15-cb90901ea48a,703cb261-b0c2-4f52-8c43-8dc408bf3954:53f483fb-7ada-4008-8e35-251e8a6b0851+"/>
          <w:id w:val="-1517309895"/>
          <w:placeholder>
            <w:docPart w:val="C1E49A0D398C4F21BF40FE52C4BD07C0"/>
          </w:placeholder>
        </w:sdtPr>
        <w:sdtEndPr/>
        <w:sdtContent>
          <w:r w:rsidR="00B22650" w:rsidRPr="00B22650">
            <w:rPr>
              <w:rFonts w:ascii="Times New Roman" w:eastAsia="Times New Roman" w:hAnsi="Times New Roman" w:cs="Times New Roman"/>
              <w:color w:val="000000"/>
            </w:rPr>
            <w:t>[20–23]</w:t>
          </w:r>
        </w:sdtContent>
      </w:sdt>
      <w:r w:rsidRPr="00C9444E">
        <w:rPr>
          <w:rFonts w:ascii="Times New Roman" w:hAnsi="Times New Roman" w:cs="Times New Roman"/>
        </w:rPr>
        <w:t xml:space="preserve">. Metabolic reprogramming, specifically in the context of switching between the </w:t>
      </w:r>
      <w:r w:rsidR="009D52C3">
        <w:rPr>
          <w:rFonts w:ascii="Times New Roman" w:hAnsi="Times New Roman" w:cs="Times New Roman"/>
        </w:rPr>
        <w:t>O</w:t>
      </w:r>
      <w:r w:rsidRPr="00C9444E">
        <w:rPr>
          <w:rFonts w:ascii="Times New Roman" w:hAnsi="Times New Roman" w:cs="Times New Roman"/>
        </w:rPr>
        <w:t xml:space="preserve"> </w:t>
      </w:r>
      <w:r w:rsidR="009D52C3">
        <w:rPr>
          <w:rFonts w:ascii="Times New Roman" w:hAnsi="Times New Roman" w:cs="Times New Roman"/>
        </w:rPr>
        <w:t xml:space="preserve">state </w:t>
      </w:r>
      <w:r w:rsidRPr="00C9444E">
        <w:rPr>
          <w:rFonts w:ascii="Times New Roman" w:hAnsi="Times New Roman" w:cs="Times New Roman"/>
        </w:rPr>
        <w:t xml:space="preserve">and </w:t>
      </w:r>
      <w:r w:rsidR="009D52C3">
        <w:rPr>
          <w:rFonts w:ascii="Times New Roman" w:hAnsi="Times New Roman" w:cs="Times New Roman"/>
        </w:rPr>
        <w:t>W state</w:t>
      </w:r>
      <w:r w:rsidRPr="00C9444E">
        <w:rPr>
          <w:rFonts w:ascii="Times New Roman" w:hAnsi="Times New Roman" w:cs="Times New Roman"/>
        </w:rPr>
        <w:t>,</w:t>
      </w:r>
      <w:r w:rsidR="00801FD9" w:rsidRPr="00C9444E">
        <w:rPr>
          <w:rFonts w:ascii="Times New Roman" w:hAnsi="Times New Roman" w:cs="Times New Roman"/>
        </w:rPr>
        <w:t xml:space="preserve"> can </w:t>
      </w:r>
      <w:r w:rsidR="00801FD9">
        <w:rPr>
          <w:rFonts w:ascii="Times New Roman" w:hAnsi="Times New Roman" w:cs="Times New Roman"/>
        </w:rPr>
        <w:t>enable cancer cells to combine different metabolic modes</w:t>
      </w:r>
      <w:r w:rsidR="00801FD9">
        <w:rPr>
          <w:rFonts w:ascii="Times New Roman" w:hAnsi="Times New Roman" w:cs="Times New Roman"/>
        </w:rPr>
        <w:t xml:space="preserve">, </w:t>
      </w:r>
      <w:r w:rsidRPr="00C9444E">
        <w:rPr>
          <w:rFonts w:ascii="Times New Roman" w:hAnsi="Times New Roman" w:cs="Times New Roman"/>
        </w:rPr>
        <w:t>lead</w:t>
      </w:r>
      <w:r w:rsidR="00DC77BF">
        <w:rPr>
          <w:rFonts w:ascii="Times New Roman" w:hAnsi="Times New Roman" w:cs="Times New Roman"/>
        </w:rPr>
        <w:t>ing</w:t>
      </w:r>
      <w:r w:rsidRPr="00C9444E">
        <w:rPr>
          <w:rFonts w:ascii="Times New Roman" w:hAnsi="Times New Roman" w:cs="Times New Roman"/>
        </w:rPr>
        <w:t xml:space="preserve"> to </w:t>
      </w:r>
      <w:r w:rsidR="00DC77BF">
        <w:rPr>
          <w:rFonts w:ascii="Times New Roman" w:hAnsi="Times New Roman" w:cs="Times New Roman"/>
        </w:rPr>
        <w:t xml:space="preserve">the acquisition of a </w:t>
      </w:r>
      <w:r w:rsidR="00744D1D">
        <w:rPr>
          <w:rFonts w:ascii="Times New Roman" w:hAnsi="Times New Roman" w:cs="Times New Roman"/>
        </w:rPr>
        <w:t>hybrid</w:t>
      </w:r>
      <w:r w:rsidR="00DC77BF">
        <w:rPr>
          <w:rFonts w:ascii="Times New Roman" w:hAnsi="Times New Roman" w:cs="Times New Roman"/>
        </w:rPr>
        <w:t xml:space="preserve"> W/O phenotype and metabolic low-low phenotype (L/L).</w:t>
      </w:r>
      <w:r w:rsidR="00794F8C">
        <w:rPr>
          <w:rFonts w:ascii="Times New Roman" w:hAnsi="Times New Roman" w:cs="Times New Roman"/>
        </w:rPr>
        <w:t xml:space="preserve"> The W/O cells, often associated with enhanced metabolic potentials, actively use both glycolysis and OXPHOS</w:t>
      </w:r>
      <w:r w:rsidR="00794F8C" w:rsidRPr="00794F8C">
        <w:rPr>
          <w:rFonts w:ascii="Times New Roman" w:hAnsi="Times New Roman" w:cs="Times New Roman"/>
        </w:rPr>
        <w:t xml:space="preserve"> </w:t>
      </w:r>
      <w:sdt>
        <w:sdtPr>
          <w:rPr>
            <w:rFonts w:ascii="Times New Roman" w:hAnsi="Times New Roman" w:cs="Times New Roman"/>
          </w:rPr>
          <w:alias w:val="SmartCite Citation"/>
          <w:tag w:val="703cb261-b0c2-4f52-8c43-8dc408bf3954:37b13da6-1588-411a-aad5-bc8efd38f4dc,703cb261-b0c2-4f52-8c43-8dc408bf3954:b6626634-7e34-471d-9522-4ee920730ad0+"/>
          <w:id w:val="-721758412"/>
          <w:placeholder>
            <w:docPart w:val="01AC62B8CACC449EA5605DA0D8BD9445"/>
          </w:placeholder>
        </w:sdtPr>
        <w:sdtEndPr/>
        <w:sdtContent>
          <w:r w:rsidR="00B22650" w:rsidRPr="00B22650">
            <w:rPr>
              <w:rFonts w:ascii="Times New Roman" w:eastAsia="Times New Roman" w:hAnsi="Times New Roman" w:cs="Times New Roman"/>
              <w:color w:val="000000"/>
            </w:rPr>
            <w:t>[24,25]</w:t>
          </w:r>
        </w:sdtContent>
      </w:sdt>
      <w:r w:rsidR="00794F8C">
        <w:rPr>
          <w:rFonts w:ascii="Times New Roman" w:hAnsi="Times New Roman" w:cs="Times New Roman"/>
        </w:rPr>
        <w:t>. The L/L cells are metabolically inactive, exhibiting both low glycolysis and low OXPHOS, and are</w:t>
      </w:r>
      <w:r w:rsidRPr="00C9444E">
        <w:rPr>
          <w:rFonts w:ascii="Times New Roman" w:hAnsi="Times New Roman" w:cs="Times New Roman"/>
        </w:rPr>
        <w:t xml:space="preserve"> associated with therapy resistance in melanoma </w:t>
      </w:r>
      <w:sdt>
        <w:sdtPr>
          <w:rPr>
            <w:rFonts w:ascii="Times New Roman" w:hAnsi="Times New Roman" w:cs="Times New Roman"/>
          </w:rPr>
          <w:alias w:val="SmartCite Citation"/>
          <w:tag w:val="703cb261-b0c2-4f52-8c43-8dc408bf3954:03af944c-f082-4802-8368-9d1b0b2521d9+"/>
          <w:id w:val="-545681689"/>
          <w:placeholder>
            <w:docPart w:val="8A1C48B022134D62B8644C7F9E6B7CCD"/>
          </w:placeholder>
        </w:sdtPr>
        <w:sdtEndPr/>
        <w:sdtContent>
          <w:r w:rsidR="00B22650" w:rsidRPr="00B22650">
            <w:rPr>
              <w:rFonts w:ascii="Times New Roman" w:eastAsia="Times New Roman" w:hAnsi="Times New Roman" w:cs="Times New Roman"/>
              <w:color w:val="000000"/>
            </w:rPr>
            <w:t>[26]</w:t>
          </w:r>
        </w:sdtContent>
      </w:sdt>
      <w:r w:rsidR="00794F8C">
        <w:rPr>
          <w:rFonts w:ascii="Times New Roman" w:hAnsi="Times New Roman" w:cs="Times New Roman"/>
        </w:rPr>
        <w:t>.</w:t>
      </w:r>
      <w:r w:rsidRPr="00C9444E">
        <w:rPr>
          <w:rFonts w:ascii="Times New Roman" w:hAnsi="Times New Roman" w:cs="Times New Roman"/>
        </w:rPr>
        <w:t xml:space="preserve"> </w:t>
      </w:r>
      <w:r w:rsidR="008E4737">
        <w:rPr>
          <w:rFonts w:ascii="Times New Roman" w:hAnsi="Times New Roman" w:cs="Times New Roman"/>
        </w:rPr>
        <w:t xml:space="preserve">The highly metastatic murine breast cancer 4T1 cells exhibit both higher glycolytic and </w:t>
      </w:r>
      <w:r w:rsidR="00AC0CCF">
        <w:rPr>
          <w:rFonts w:ascii="Times New Roman" w:hAnsi="Times New Roman" w:cs="Times New Roman"/>
        </w:rPr>
        <w:t>OXPHOS</w:t>
      </w:r>
      <w:r w:rsidR="008E4737">
        <w:rPr>
          <w:rFonts w:ascii="Times New Roman" w:hAnsi="Times New Roman" w:cs="Times New Roman"/>
        </w:rPr>
        <w:t xml:space="preserve"> activity relative to the isogenic and less metastatic 67NR cells </w:t>
      </w:r>
      <w:sdt>
        <w:sdtPr>
          <w:rPr>
            <w:rFonts w:ascii="Times New Roman" w:hAnsi="Times New Roman" w:cs="Times New Roman"/>
          </w:rPr>
          <w:alias w:val="SmartCite Citation"/>
          <w:tag w:val="703cb261-b0c2-4f52-8c43-8dc408bf3954:51afcc68-9c57-4feb-87a2-9b5bb6cfeda0+"/>
          <w:id w:val="282082193"/>
          <w:placeholder>
            <w:docPart w:val="DefaultPlaceholder_-1854013440"/>
          </w:placeholder>
        </w:sdtPr>
        <w:sdtContent>
          <w:r w:rsidR="00B22650" w:rsidRPr="00B22650">
            <w:rPr>
              <w:rFonts w:ascii="Times New Roman" w:eastAsia="Times New Roman" w:hAnsi="Times New Roman" w:cs="Times New Roman"/>
              <w:color w:val="000000"/>
            </w:rPr>
            <w:t>[27]</w:t>
          </w:r>
        </w:sdtContent>
      </w:sdt>
      <w:r w:rsidR="008E4737">
        <w:rPr>
          <w:rFonts w:ascii="Times New Roman" w:hAnsi="Times New Roman" w:cs="Times New Roman"/>
        </w:rPr>
        <w:t xml:space="preserve">. Furthermore, when the </w:t>
      </w:r>
      <w:r w:rsidR="008E4737" w:rsidRPr="00C9444E">
        <w:rPr>
          <w:rFonts w:ascii="Times New Roman" w:hAnsi="Times New Roman" w:cs="Times New Roman"/>
        </w:rPr>
        <w:t>circulating tumor cells (CTCs) formed by 4T-1 cells</w:t>
      </w:r>
      <w:r w:rsidR="008E4737">
        <w:rPr>
          <w:rFonts w:ascii="Times New Roman" w:hAnsi="Times New Roman" w:cs="Times New Roman"/>
        </w:rPr>
        <w:t xml:space="preserve"> exhibited enhanced </w:t>
      </w:r>
      <w:r w:rsidR="00AC0CCF">
        <w:rPr>
          <w:rFonts w:ascii="Times New Roman" w:hAnsi="Times New Roman" w:cs="Times New Roman"/>
        </w:rPr>
        <w:t>OXPHOS</w:t>
      </w:r>
      <w:r w:rsidR="008E4737">
        <w:rPr>
          <w:rFonts w:ascii="Times New Roman" w:hAnsi="Times New Roman" w:cs="Times New Roman"/>
        </w:rPr>
        <w:t xml:space="preserve"> relative to both the primary tumor and lung metastasis formed by 4T1</w:t>
      </w:r>
      <w:r w:rsidR="009E2BD5">
        <w:rPr>
          <w:rFonts w:ascii="Times New Roman" w:hAnsi="Times New Roman" w:cs="Times New Roman"/>
        </w:rPr>
        <w:t xml:space="preserve"> </w:t>
      </w:r>
      <w:sdt>
        <w:sdtPr>
          <w:rPr>
            <w:rFonts w:ascii="Times New Roman" w:hAnsi="Times New Roman" w:cs="Times New Roman"/>
          </w:rPr>
          <w:alias w:val="SmartCite Citation"/>
          <w:tag w:val="703cb261-b0c2-4f52-8c43-8dc408bf3954:cef4c541-1522-4113-a8e6-f686128449e8+"/>
          <w:id w:val="681399606"/>
          <w:placeholder>
            <w:docPart w:val="BCAF2115595041CFBA19AEBEE11113AB"/>
          </w:placeholder>
        </w:sdtPr>
        <w:sdtEndPr/>
        <w:sdtContent>
          <w:r w:rsidR="00B22650" w:rsidRPr="00B22650">
            <w:rPr>
              <w:rFonts w:ascii="Times New Roman" w:eastAsia="Times New Roman" w:hAnsi="Times New Roman" w:cs="Times New Roman"/>
              <w:color w:val="000000"/>
            </w:rPr>
            <w:t>[28]</w:t>
          </w:r>
        </w:sdtContent>
      </w:sdt>
      <w:r w:rsidRPr="00C9444E">
        <w:rPr>
          <w:rFonts w:ascii="Times New Roman" w:hAnsi="Times New Roman" w:cs="Times New Roman"/>
        </w:rPr>
        <w:t xml:space="preserve">. The high metastatic potential </w:t>
      </w:r>
      <w:r w:rsidR="004A6811">
        <w:rPr>
          <w:rFonts w:ascii="Times New Roman" w:hAnsi="Times New Roman" w:cs="Times New Roman"/>
        </w:rPr>
        <w:t>enabled by the</w:t>
      </w:r>
      <w:r w:rsidRPr="00C9444E">
        <w:rPr>
          <w:rFonts w:ascii="Times New Roman" w:hAnsi="Times New Roman" w:cs="Times New Roman"/>
        </w:rPr>
        <w:t xml:space="preserve"> hybrid metabolic phenotype has </w:t>
      </w:r>
      <w:proofErr w:type="gramStart"/>
      <w:r w:rsidRPr="00C9444E">
        <w:rPr>
          <w:rFonts w:ascii="Times New Roman" w:hAnsi="Times New Roman" w:cs="Times New Roman"/>
        </w:rPr>
        <w:t>been confirmed</w:t>
      </w:r>
      <w:proofErr w:type="gramEnd"/>
      <w:r w:rsidRPr="00C9444E">
        <w:rPr>
          <w:rFonts w:ascii="Times New Roman" w:hAnsi="Times New Roman" w:cs="Times New Roman"/>
        </w:rPr>
        <w:t xml:space="preserve"> in a number of additional experimental studies</w:t>
      </w:r>
      <w:r w:rsidR="0033776F" w:rsidRPr="00C9444E" w:rsidDel="0033776F">
        <w:rPr>
          <w:rFonts w:ascii="Times New Roman" w:hAnsi="Times New Roman" w:cs="Times New Roman"/>
        </w:rPr>
        <w:t xml:space="preserve"> </w:t>
      </w:r>
      <w:r w:rsidR="0033776F" w:rsidRPr="00C9444E">
        <w:rPr>
          <w:rFonts w:ascii="Times New Roman" w:eastAsia="Times New Roman" w:hAnsi="Times New Roman" w:cs="Times New Roman"/>
          <w:color w:val="000000"/>
        </w:rPr>
        <w:t>[28,30]</w:t>
      </w:r>
      <w:r w:rsidRPr="00C9444E">
        <w:rPr>
          <w:rFonts w:ascii="Times New Roman" w:hAnsi="Times New Roman" w:cs="Times New Roman"/>
        </w:rPr>
        <w:t>.</w:t>
      </w:r>
      <w:r w:rsidR="004A6811">
        <w:rPr>
          <w:rFonts w:ascii="Times New Roman" w:hAnsi="Times New Roman" w:cs="Times New Roman"/>
        </w:rPr>
        <w:t xml:space="preserve"> Together, these experiments suggest a tight connection between metabolic plasticity and cancer metastasis, specifically the hybrid W/O state with high metastatic potential. </w:t>
      </w:r>
    </w:p>
    <w:p w14:paraId="2DF29D8C" w14:textId="5EEB5362" w:rsidR="00E469AE" w:rsidRPr="00C9444E" w:rsidRDefault="00B56EFF" w:rsidP="00B56EFF">
      <w:pPr>
        <w:pStyle w:val="BodyText"/>
        <w:spacing w:line="480" w:lineRule="auto"/>
        <w:ind w:firstLine="720"/>
        <w:rPr>
          <w:rFonts w:ascii="Times New Roman" w:hAnsi="Times New Roman" w:cs="Times New Roman"/>
        </w:rPr>
      </w:pPr>
      <w:r w:rsidRPr="00C9444E">
        <w:rPr>
          <w:rFonts w:ascii="Times New Roman" w:hAnsi="Times New Roman" w:cs="Times New Roman"/>
        </w:rPr>
        <w:t xml:space="preserve">As already mentioned, </w:t>
      </w:r>
      <w:proofErr w:type="gramStart"/>
      <w:r w:rsidR="000F6386">
        <w:rPr>
          <w:rFonts w:ascii="Times New Roman" w:hAnsi="Times New Roman" w:cs="Times New Roman"/>
        </w:rPr>
        <w:t>many</w:t>
      </w:r>
      <w:proofErr w:type="gramEnd"/>
      <w:r w:rsidR="000F6386">
        <w:rPr>
          <w:rFonts w:ascii="Times New Roman" w:hAnsi="Times New Roman" w:cs="Times New Roman"/>
        </w:rPr>
        <w:t xml:space="preserve"> studies focused on either EMT or metabolism</w:t>
      </w:r>
      <w:sdt>
        <w:sdtPr>
          <w:rPr>
            <w:rFonts w:ascii="Times New Roman" w:hAnsi="Times New Roman" w:cs="Times New Roman"/>
          </w:rPr>
          <w:alias w:val="SmartCite Citation"/>
          <w:tag w:val="703cb261-b0c2-4f52-8c43-8dc408bf3954:56f11f46-0e51-4478-bf31-7e9efda97bae,703cb261-b0c2-4f52-8c43-8dc408bf3954:d5823f4b-54c8-4f3d-a8fc-fe33c181027b,703cb261-b0c2-4f52-8c43-8dc408bf3954:6cc44a93-ce4c-4726-ae15-cb90901ea48a,703cb261-b0c2-4f52-8c43-8dc408bf3954:53f483fb-7ada-4008-8e35-251e8a6b0851,703cb261-b0c2-4f52-8c43-8dc408bf3954:d7b35800-2b6c-4cd5-9775-c0b5d70ef46b,703cb261-b0c2-4f52-8c43-8dc408bf3954:fc420924-be66-47bf-9258-4b56273675f7,703cb261-b0c2-4f52-8c43-8dc408bf3954:2dae4afc-226d-4e73-a88e-5686f41e7ece,703cb261-b0c2-4f52-8c43-8dc408bf3954:535522fe-9e24-4479-9d2f-878f9583bd12+"/>
          <w:id w:val="-690216760"/>
          <w:placeholder>
            <w:docPart w:val="DefaultPlaceholder_-1854013440"/>
          </w:placeholder>
        </w:sdtPr>
        <w:sdtContent>
          <w:r w:rsidR="00B22650" w:rsidRPr="00B22650">
            <w:rPr>
              <w:rFonts w:ascii="Times New Roman" w:eastAsia="Times New Roman" w:hAnsi="Times New Roman" w:cs="Times New Roman"/>
              <w:color w:val="000000"/>
            </w:rPr>
            <w:t>[7–10,20–23]</w:t>
          </w:r>
        </w:sdtContent>
      </w:sdt>
      <w:r w:rsidR="00B22650">
        <w:rPr>
          <w:rFonts w:ascii="Times New Roman" w:hAnsi="Times New Roman" w:cs="Times New Roman"/>
        </w:rPr>
        <w:t>.</w:t>
      </w:r>
      <w:r w:rsidRPr="00C9444E">
        <w:rPr>
          <w:rFonts w:ascii="Times New Roman" w:hAnsi="Times New Roman" w:cs="Times New Roman"/>
        </w:rPr>
        <w:t xml:space="preserve"> However, it has become increasingly clear that there exists extensive crosstalk between EMT and metabolism</w:t>
      </w:r>
      <w:r w:rsidR="00E428C6">
        <w:rPr>
          <w:rFonts w:ascii="Times New Roman" w:hAnsi="Times New Roman" w:cs="Times New Roman"/>
        </w:rPr>
        <w:t xml:space="preserve"> </w:t>
      </w:r>
      <w:sdt>
        <w:sdtPr>
          <w:rPr>
            <w:rFonts w:ascii="Times New Roman" w:hAnsi="Times New Roman" w:cs="Times New Roman"/>
          </w:rPr>
          <w:alias w:val="SmartCite Citation"/>
          <w:tag w:val="703cb261-b0c2-4f52-8c43-8dc408bf3954:fcb7383a-2ae0-41f2-bd96-981141d24486+"/>
          <w:id w:val="1469167279"/>
          <w:placeholder>
            <w:docPart w:val="DefaultPlaceholder_-1854013440"/>
          </w:placeholder>
        </w:sdtPr>
        <w:sdtEndPr/>
        <w:sdtContent>
          <w:r w:rsidR="00B22650" w:rsidRPr="00B22650">
            <w:rPr>
              <w:rFonts w:ascii="Times New Roman" w:eastAsia="Times New Roman" w:hAnsi="Times New Roman" w:cs="Times New Roman"/>
              <w:color w:val="000000"/>
            </w:rPr>
            <w:t>[29]</w:t>
          </w:r>
        </w:sdtContent>
      </w:sdt>
      <w:r w:rsidR="00283835" w:rsidRPr="00C9444E">
        <w:rPr>
          <w:rFonts w:ascii="Times New Roman" w:hAnsi="Times New Roman" w:cs="Times New Roman"/>
        </w:rPr>
        <w:t>.</w:t>
      </w:r>
      <w:ins w:id="8" w:author="Madeline Galbraith" w:date="2022-05-28T13:30:00Z">
        <w:r w:rsidR="000F6386">
          <w:rPr>
            <w:rFonts w:ascii="Times New Roman" w:hAnsi="Times New Roman" w:cs="Times New Roman"/>
          </w:rPr>
          <w:t xml:space="preserve"> (Madeline briefly mention 2-3 examples showing how EMT </w:t>
        </w:r>
        <w:proofErr w:type="spellStart"/>
        <w:r w:rsidR="000F6386">
          <w:rPr>
            <w:rFonts w:ascii="Times New Roman" w:hAnsi="Times New Roman" w:cs="Times New Roman"/>
          </w:rPr>
          <w:t>factos</w:t>
        </w:r>
        <w:proofErr w:type="spellEnd"/>
        <w:r w:rsidR="000F6386">
          <w:rPr>
            <w:rFonts w:ascii="Times New Roman" w:hAnsi="Times New Roman" w:cs="Times New Roman"/>
          </w:rPr>
          <w:t xml:space="preserve"> can regulate metabolic and vice versa (HIF1, </w:t>
        </w:r>
      </w:ins>
      <w:ins w:id="9" w:author="Madeline Galbraith" w:date="2022-05-28T13:31:00Z">
        <w:r w:rsidR="000F6386">
          <w:rPr>
            <w:rFonts w:ascii="Times New Roman" w:hAnsi="Times New Roman" w:cs="Times New Roman"/>
          </w:rPr>
          <w:t>??))</w:t>
        </w:r>
      </w:ins>
      <w:r w:rsidR="000D63AC">
        <w:rPr>
          <w:rFonts w:ascii="Times New Roman" w:hAnsi="Times New Roman" w:cs="Times New Roman"/>
        </w:rPr>
        <w:t>.</w:t>
      </w:r>
      <w:r w:rsidR="00283835" w:rsidRPr="00C9444E">
        <w:rPr>
          <w:rFonts w:ascii="Times New Roman" w:hAnsi="Times New Roman" w:cs="Times New Roman"/>
        </w:rPr>
        <w:t xml:space="preserve"> </w:t>
      </w:r>
      <w:r w:rsidR="000D63AC">
        <w:rPr>
          <w:rFonts w:ascii="Times New Roman" w:hAnsi="Times New Roman" w:cs="Times New Roman"/>
        </w:rPr>
        <w:t>Understanding the c</w:t>
      </w:r>
      <w:r w:rsidRPr="00C9444E">
        <w:rPr>
          <w:rFonts w:ascii="Times New Roman" w:hAnsi="Times New Roman" w:cs="Times New Roman"/>
        </w:rPr>
        <w:t xml:space="preserve">rosstalk between EMT and metabolic reprogramming is important </w:t>
      </w:r>
      <w:r w:rsidR="000D63AC">
        <w:rPr>
          <w:rFonts w:ascii="Times New Roman" w:hAnsi="Times New Roman" w:cs="Times New Roman"/>
        </w:rPr>
        <w:t>for an increased comprehension of</w:t>
      </w:r>
      <w:r w:rsidRPr="00C9444E">
        <w:rPr>
          <w:rFonts w:ascii="Times New Roman" w:hAnsi="Times New Roman" w:cs="Times New Roman"/>
        </w:rPr>
        <w:t xml:space="preserve"> metastasis and tumor proliferation </w:t>
      </w:r>
      <w:sdt>
        <w:sdtPr>
          <w:rPr>
            <w:rFonts w:ascii="Times New Roman" w:hAnsi="Times New Roman" w:cs="Times New Roman"/>
          </w:rPr>
          <w:alias w:val="SmartCite Citation"/>
          <w:tag w:val="703cb261-b0c2-4f52-8c43-8dc408bf3954:fcb7383a-2ae0-41f2-bd96-981141d24486,703cb261-b0c2-4f52-8c43-8dc408bf3954:458f46d6-bd52-4345-b033-c33c069f22f1,703cb261-b0c2-4f52-8c43-8dc408bf3954:408c7b6c-8cce-4275-99e7-9fc76b234495,703cb261-b0c2-4f52-8c43-8dc408bf3954:c51bae2b-a51e-4b40-8908-24ed99e8851d+"/>
          <w:id w:val="420375789"/>
          <w:placeholder>
            <w:docPart w:val="1EEFC3F7DEC543B789CFA05DDF6009E9"/>
          </w:placeholder>
        </w:sdtPr>
        <w:sdtEndPr/>
        <w:sdtContent>
          <w:r w:rsidR="00B22650" w:rsidRPr="00B22650">
            <w:rPr>
              <w:rFonts w:ascii="Times New Roman" w:eastAsia="Times New Roman" w:hAnsi="Times New Roman" w:cs="Times New Roman"/>
              <w:color w:val="000000"/>
            </w:rPr>
            <w:t>[29–32]</w:t>
          </w:r>
        </w:sdtContent>
      </w:sdt>
      <w:commentRangeStart w:id="10"/>
      <w:r w:rsidRPr="00C9444E">
        <w:rPr>
          <w:rFonts w:ascii="Times New Roman" w:hAnsi="Times New Roman" w:cs="Times New Roman"/>
        </w:rPr>
        <w:t xml:space="preserve">. Recent studies show that metabolic reprogramming can increase metastatic potential and drive EMT, or conversely </w:t>
      </w:r>
      <w:r w:rsidR="00847872" w:rsidRPr="00C9444E">
        <w:rPr>
          <w:rFonts w:ascii="Times New Roman" w:hAnsi="Times New Roman" w:cs="Times New Roman"/>
        </w:rPr>
        <w:t xml:space="preserve">that </w:t>
      </w:r>
      <w:r w:rsidRPr="00C9444E">
        <w:rPr>
          <w:rFonts w:ascii="Times New Roman" w:hAnsi="Times New Roman" w:cs="Times New Roman"/>
        </w:rPr>
        <w:t xml:space="preserve">induction of EMT can drive metabolic reprogramming </w:t>
      </w:r>
      <w:sdt>
        <w:sdtPr>
          <w:rPr>
            <w:rFonts w:ascii="Times New Roman" w:hAnsi="Times New Roman" w:cs="Times New Roman"/>
          </w:rPr>
          <w:alias w:val="SmartCite Citation"/>
          <w:tag w:val="703cb261-b0c2-4f52-8c43-8dc408bf3954:fd00bfa5-e4b6-461d-aed1-0dd315748a1b,703cb261-b0c2-4f52-8c43-8dc408bf3954:dde58026-bbef-4a75-8640-1874fad724a8,703cb261-b0c2-4f52-8c43-8dc408bf3954:c14426aa-5a32-4a9a-871d-363cc2b6ccdd,703cb261-b0c2-4f52-8c43-8dc408bf3954:6ec515cc-662f-413d-a16e-8f46572ed4a8+"/>
          <w:id w:val="377052821"/>
          <w:placeholder>
            <w:docPart w:val="1EEFC3F7DEC543B789CFA05DDF6009E9"/>
          </w:placeholder>
        </w:sdtPr>
        <w:sdtEndPr/>
        <w:sdtContent>
          <w:r w:rsidR="00B22650" w:rsidRPr="00B22650">
            <w:rPr>
              <w:rFonts w:ascii="Times New Roman" w:eastAsia="Times New Roman" w:hAnsi="Times New Roman" w:cs="Times New Roman"/>
              <w:color w:val="000000"/>
            </w:rPr>
            <w:t>[33–36]</w:t>
          </w:r>
        </w:sdtContent>
      </w:sdt>
      <w:r w:rsidRPr="00C9444E">
        <w:rPr>
          <w:rFonts w:ascii="Times New Roman" w:hAnsi="Times New Roman" w:cs="Times New Roman"/>
        </w:rPr>
        <w:t>.</w:t>
      </w:r>
      <w:commentRangeEnd w:id="10"/>
      <w:r w:rsidR="000D63AC">
        <w:rPr>
          <w:rStyle w:val="CommentReference"/>
        </w:rPr>
        <w:commentReference w:id="10"/>
      </w:r>
      <w:r w:rsidRPr="00C9444E">
        <w:rPr>
          <w:rFonts w:ascii="Times New Roman" w:hAnsi="Times New Roman" w:cs="Times New Roman"/>
        </w:rPr>
        <w:t xml:space="preserve"> The underlying mechanisms of interaction between EMT and metabolic reprogramming remain poorly understood, with </w:t>
      </w:r>
      <w:proofErr w:type="gramStart"/>
      <w:r w:rsidRPr="00C9444E">
        <w:rPr>
          <w:rFonts w:ascii="Times New Roman" w:hAnsi="Times New Roman" w:cs="Times New Roman"/>
        </w:rPr>
        <w:t>several</w:t>
      </w:r>
      <w:proofErr w:type="gramEnd"/>
      <w:r w:rsidRPr="00C9444E">
        <w:rPr>
          <w:rFonts w:ascii="Times New Roman" w:hAnsi="Times New Roman" w:cs="Times New Roman"/>
        </w:rPr>
        <w:t xml:space="preserve"> competing hypotheses as discussed below. Kang et</w:t>
      </w:r>
      <w:r w:rsidR="000D63AC">
        <w:rPr>
          <w:rFonts w:ascii="Times New Roman" w:hAnsi="Times New Roman" w:cs="Times New Roman"/>
        </w:rPr>
        <w:t>.</w:t>
      </w:r>
      <w:r w:rsidRPr="00C9444E">
        <w:rPr>
          <w:rFonts w:ascii="Times New Roman" w:hAnsi="Times New Roman" w:cs="Times New Roman"/>
        </w:rPr>
        <w:t xml:space="preserve"> al</w:t>
      </w:r>
      <w:r w:rsidR="000D63AC">
        <w:rPr>
          <w:rFonts w:ascii="Times New Roman" w:hAnsi="Times New Roman" w:cs="Times New Roman"/>
        </w:rPr>
        <w:t>.</w:t>
      </w:r>
      <w:r w:rsidRPr="00C9444E">
        <w:rPr>
          <w:rFonts w:ascii="Times New Roman" w:hAnsi="Times New Roman" w:cs="Times New Roman"/>
        </w:rPr>
        <w:t xml:space="preserve"> suggested cancer cells typically undergo metabolic reprogramming </w:t>
      </w:r>
      <w:r w:rsidR="00423FB7">
        <w:rPr>
          <w:rFonts w:ascii="Times New Roman" w:hAnsi="Times New Roman" w:cs="Times New Roman"/>
        </w:rPr>
        <w:t xml:space="preserve">first and </w:t>
      </w:r>
      <w:r w:rsidRPr="00C9444E">
        <w:rPr>
          <w:rFonts w:ascii="Times New Roman" w:hAnsi="Times New Roman" w:cs="Times New Roman"/>
        </w:rPr>
        <w:t xml:space="preserve">then trigger EMT </w:t>
      </w:r>
      <w:sdt>
        <w:sdtPr>
          <w:rPr>
            <w:rFonts w:ascii="Times New Roman" w:hAnsi="Times New Roman" w:cs="Times New Roman"/>
          </w:rPr>
          <w:alias w:val="SmartCite Citation"/>
          <w:tag w:val="703cb261-b0c2-4f52-8c43-8dc408bf3954:97c16665-7c3a-4c78-b2f8-7a6eb9055f8b,703cb261-b0c2-4f52-8c43-8dc408bf3954:b17ed513-deb2-406b-963e-48d096d8d739+"/>
          <w:id w:val="-1068724561"/>
          <w:placeholder>
            <w:docPart w:val="1EEFC3F7DEC543B789CFA05DDF6009E9"/>
          </w:placeholder>
        </w:sdtPr>
        <w:sdtEndPr/>
        <w:sdtContent>
          <w:r w:rsidR="00B22650" w:rsidRPr="00B22650">
            <w:rPr>
              <w:rFonts w:ascii="Times New Roman" w:eastAsia="Times New Roman" w:hAnsi="Times New Roman" w:cs="Times New Roman"/>
              <w:color w:val="000000"/>
            </w:rPr>
            <w:t>[37,38]</w:t>
          </w:r>
        </w:sdtContent>
      </w:sdt>
      <w:r w:rsidRPr="00C9444E">
        <w:rPr>
          <w:rFonts w:ascii="Times New Roman" w:hAnsi="Times New Roman" w:cs="Times New Roman"/>
        </w:rPr>
        <w:t>; this coupling</w:t>
      </w:r>
      <w:proofErr w:type="gramStart"/>
      <w:r w:rsidR="00E1621E" w:rsidRPr="00C9444E">
        <w:rPr>
          <w:rFonts w:ascii="Times New Roman" w:hAnsi="Times New Roman" w:cs="Times New Roman"/>
        </w:rPr>
        <w:t>,</w:t>
      </w:r>
      <w:r w:rsidRPr="00C9444E">
        <w:rPr>
          <w:rFonts w:ascii="Times New Roman" w:hAnsi="Times New Roman" w:cs="Times New Roman"/>
        </w:rPr>
        <w:t xml:space="preserve"> presumably</w:t>
      </w:r>
      <w:r w:rsidR="00E1621E" w:rsidRPr="00C9444E">
        <w:rPr>
          <w:rFonts w:ascii="Times New Roman" w:hAnsi="Times New Roman" w:cs="Times New Roman"/>
        </w:rPr>
        <w:t>,</w:t>
      </w:r>
      <w:r w:rsidRPr="00C9444E">
        <w:rPr>
          <w:rFonts w:ascii="Times New Roman" w:hAnsi="Times New Roman" w:cs="Times New Roman"/>
        </w:rPr>
        <w:t xml:space="preserve"> </w:t>
      </w:r>
      <w:r w:rsidR="00696C3D" w:rsidRPr="00C9444E">
        <w:rPr>
          <w:rFonts w:ascii="Times New Roman" w:hAnsi="Times New Roman" w:cs="Times New Roman"/>
        </w:rPr>
        <w:t>is</w:t>
      </w:r>
      <w:proofErr w:type="gramEnd"/>
      <w:r w:rsidR="00696C3D" w:rsidRPr="00C9444E">
        <w:rPr>
          <w:rFonts w:ascii="Times New Roman" w:hAnsi="Times New Roman" w:cs="Times New Roman"/>
        </w:rPr>
        <w:t xml:space="preserve"> a consequence of </w:t>
      </w:r>
      <w:r w:rsidR="007B49C2" w:rsidRPr="00C9444E">
        <w:rPr>
          <w:rFonts w:ascii="Times New Roman" w:hAnsi="Times New Roman" w:cs="Times New Roman"/>
        </w:rPr>
        <w:t xml:space="preserve">changes in the tumor microenvironment </w:t>
      </w:r>
      <w:r w:rsidR="003B3CF3" w:rsidRPr="00C9444E">
        <w:rPr>
          <w:rFonts w:ascii="Times New Roman" w:hAnsi="Times New Roman" w:cs="Times New Roman"/>
        </w:rPr>
        <w:t>fostering</w:t>
      </w:r>
      <w:r w:rsidR="007B49C2" w:rsidRPr="00C9444E">
        <w:rPr>
          <w:rFonts w:ascii="Times New Roman" w:hAnsi="Times New Roman" w:cs="Times New Roman"/>
        </w:rPr>
        <w:t xml:space="preserve"> metabolic reprogramming</w:t>
      </w:r>
      <w:r w:rsidR="000B5A09" w:rsidRPr="00C9444E">
        <w:rPr>
          <w:rFonts w:ascii="Times New Roman" w:hAnsi="Times New Roman" w:cs="Times New Roman"/>
        </w:rPr>
        <w:t xml:space="preserve"> </w:t>
      </w:r>
      <w:r w:rsidR="003B3CF3" w:rsidRPr="00C9444E">
        <w:rPr>
          <w:rFonts w:ascii="Times New Roman" w:hAnsi="Times New Roman" w:cs="Times New Roman"/>
        </w:rPr>
        <w:t>which drives EMT</w:t>
      </w:r>
      <w:r w:rsidR="00E428C6">
        <w:rPr>
          <w:rFonts w:ascii="Times New Roman" w:hAnsi="Times New Roman" w:cs="Times New Roman"/>
        </w:rPr>
        <w:t xml:space="preserve"> </w:t>
      </w:r>
      <w:sdt>
        <w:sdtPr>
          <w:rPr>
            <w:rFonts w:ascii="Times New Roman" w:hAnsi="Times New Roman" w:cs="Times New Roman"/>
          </w:rPr>
          <w:alias w:val="SmartCite Citation"/>
          <w:tag w:val="703cb261-b0c2-4f52-8c43-8dc408bf3954:f8f2c8b1-2006-491f-9e68-70b90a05c9f4,703cb261-b0c2-4f52-8c43-8dc408bf3954:91171d51-c8e2-45a0-a123-7e46bad7b168,703cb261-b0c2-4f52-8c43-8dc408bf3954:d5d395cd-0b56-4514-bc7e-b2c9fa43bbe4+"/>
          <w:id w:val="-389117457"/>
          <w:placeholder>
            <w:docPart w:val="DefaultPlaceholder_-1854013440"/>
          </w:placeholder>
        </w:sdtPr>
        <w:sdtEndPr/>
        <w:sdtContent>
          <w:r w:rsidR="00B22650" w:rsidRPr="00B22650">
            <w:rPr>
              <w:rFonts w:ascii="Times New Roman" w:eastAsia="Times New Roman" w:hAnsi="Times New Roman" w:cs="Times New Roman"/>
              <w:color w:val="000000"/>
            </w:rPr>
            <w:t>[39–41]</w:t>
          </w:r>
        </w:sdtContent>
      </w:sdt>
      <w:r w:rsidRPr="00C9444E">
        <w:rPr>
          <w:rFonts w:ascii="Times New Roman" w:hAnsi="Times New Roman" w:cs="Times New Roman"/>
        </w:rPr>
        <w:t xml:space="preserve">. Another hypothesis is that </w:t>
      </w:r>
      <w:r w:rsidR="00423FB7">
        <w:rPr>
          <w:rFonts w:ascii="Times New Roman" w:hAnsi="Times New Roman" w:cs="Times New Roman"/>
        </w:rPr>
        <w:t>the</w:t>
      </w:r>
      <w:r w:rsidRPr="00C9444E">
        <w:rPr>
          <w:rFonts w:ascii="Times New Roman" w:hAnsi="Times New Roman" w:cs="Times New Roman"/>
        </w:rPr>
        <w:t xml:space="preserve"> mutual activation </w:t>
      </w:r>
      <w:r w:rsidR="00423FB7">
        <w:rPr>
          <w:rFonts w:ascii="Times New Roman" w:hAnsi="Times New Roman" w:cs="Times New Roman"/>
        </w:rPr>
        <w:t>between</w:t>
      </w:r>
      <w:r w:rsidRPr="00C9444E">
        <w:rPr>
          <w:rFonts w:ascii="Times New Roman" w:hAnsi="Times New Roman" w:cs="Times New Roman"/>
        </w:rPr>
        <w:t xml:space="preserve"> EMT and metabolic reprogramming</w:t>
      </w:r>
      <w:r w:rsidR="00423FB7">
        <w:rPr>
          <w:rFonts w:ascii="Times New Roman" w:hAnsi="Times New Roman" w:cs="Times New Roman"/>
        </w:rPr>
        <w:t xml:space="preserve"> can contribute to </w:t>
      </w:r>
      <w:r w:rsidRPr="00C9444E">
        <w:rPr>
          <w:rFonts w:ascii="Times New Roman" w:hAnsi="Times New Roman" w:cs="Times New Roman"/>
        </w:rPr>
        <w:t xml:space="preserve">flexible </w:t>
      </w:r>
      <w:r w:rsidR="00423FB7">
        <w:rPr>
          <w:rFonts w:ascii="Times New Roman" w:hAnsi="Times New Roman" w:cs="Times New Roman"/>
        </w:rPr>
        <w:t xml:space="preserve">coupling of various EMT states (E, M, and E/M) with different metabolic states (W, O, W/O) and possibly the two hybrid </w:t>
      </w:r>
      <w:r w:rsidR="00BB12D9" w:rsidRPr="00C9444E">
        <w:rPr>
          <w:rFonts w:ascii="Times New Roman" w:hAnsi="Times New Roman" w:cs="Times New Roman"/>
        </w:rPr>
        <w:t xml:space="preserve">phenotypes </w:t>
      </w:r>
      <w:r w:rsidRPr="00C9444E">
        <w:rPr>
          <w:rFonts w:ascii="Times New Roman" w:hAnsi="Times New Roman" w:cs="Times New Roman"/>
        </w:rPr>
        <w:t>(E/M and W/O) become coupled</w:t>
      </w:r>
      <w:r w:rsidR="00423FB7" w:rsidRPr="00423FB7">
        <w:rPr>
          <w:rFonts w:ascii="Times New Roman" w:hAnsi="Times New Roman" w:cs="Times New Roman"/>
        </w:rPr>
        <w:t xml:space="preserve"> </w:t>
      </w:r>
      <w:r w:rsidR="00423FB7">
        <w:rPr>
          <w:rFonts w:ascii="Times New Roman" w:hAnsi="Times New Roman" w:cs="Times New Roman"/>
        </w:rPr>
        <w:t>under certain crosstalk</w:t>
      </w:r>
      <w:r w:rsidR="00423FB7">
        <w:rPr>
          <w:rFonts w:ascii="Times New Roman" w:hAnsi="Times New Roman" w:cs="Times New Roman"/>
        </w:rPr>
        <w:t>,</w:t>
      </w:r>
      <w:r w:rsidRPr="00C9444E">
        <w:rPr>
          <w:rFonts w:ascii="Times New Roman" w:hAnsi="Times New Roman" w:cs="Times New Roman"/>
        </w:rPr>
        <w:t xml:space="preserve"> leading to a greatly increased metastatic potential</w:t>
      </w:r>
      <w:r w:rsidR="00E428C6">
        <w:rPr>
          <w:rFonts w:ascii="Times New Roman" w:hAnsi="Times New Roman" w:cs="Times New Roman"/>
        </w:rPr>
        <w:t xml:space="preserve"> </w:t>
      </w:r>
      <w:sdt>
        <w:sdtPr>
          <w:rPr>
            <w:rFonts w:ascii="Times New Roman" w:hAnsi="Times New Roman" w:cs="Times New Roman"/>
          </w:rPr>
          <w:alias w:val="SmartCite Citation"/>
          <w:tag w:val="703cb261-b0c2-4f52-8c43-8dc408bf3954:fcb7383a-2ae0-41f2-bd96-981141d24486+"/>
          <w:id w:val="786234615"/>
          <w:placeholder>
            <w:docPart w:val="1EEFC3F7DEC543B789CFA05DDF6009E9"/>
          </w:placeholder>
        </w:sdtPr>
        <w:sdtEndPr/>
        <w:sdtContent>
          <w:r w:rsidR="00B22650" w:rsidRPr="00B22650">
            <w:rPr>
              <w:rFonts w:ascii="Times New Roman" w:eastAsia="Times New Roman" w:hAnsi="Times New Roman" w:cs="Times New Roman"/>
              <w:color w:val="000000"/>
            </w:rPr>
            <w:t>[29]</w:t>
          </w:r>
        </w:sdtContent>
      </w:sdt>
      <w:r w:rsidRPr="00C9444E">
        <w:rPr>
          <w:rFonts w:ascii="Times New Roman" w:hAnsi="Times New Roman" w:cs="Times New Roman"/>
        </w:rPr>
        <w:t xml:space="preserve">. </w:t>
      </w:r>
      <w:r w:rsidR="005F1A9B">
        <w:rPr>
          <w:rFonts w:ascii="Times New Roman" w:hAnsi="Times New Roman" w:cs="Times New Roman"/>
        </w:rPr>
        <w:t>Evidence supporting t</w:t>
      </w:r>
      <w:r w:rsidRPr="00C9444E">
        <w:rPr>
          <w:rFonts w:ascii="Times New Roman" w:hAnsi="Times New Roman" w:cs="Times New Roman"/>
        </w:rPr>
        <w:t xml:space="preserve">his connection has recently been noticed in CTCs, </w:t>
      </w:r>
      <w:r w:rsidR="005F1A9B">
        <w:rPr>
          <w:rFonts w:ascii="Times New Roman" w:hAnsi="Times New Roman" w:cs="Times New Roman"/>
        </w:rPr>
        <w:t xml:space="preserve">where the CTCs exhibit enhanced OXPHOS with no compromise in glycolysis </w:t>
      </w:r>
      <w:sdt>
        <w:sdtPr>
          <w:rPr>
            <w:rFonts w:ascii="Times New Roman" w:hAnsi="Times New Roman" w:cs="Times New Roman"/>
          </w:rPr>
          <w:alias w:val="SmartCite Citation"/>
          <w:tag w:val="703cb261-b0c2-4f52-8c43-8dc408bf3954:cef4c541-1522-4113-a8e6-f686128449e8+"/>
          <w:id w:val="108409628"/>
          <w:placeholder>
            <w:docPart w:val="1EEFC3F7DEC543B789CFA05DDF6009E9"/>
          </w:placeholder>
        </w:sdtPr>
        <w:sdtEndPr/>
        <w:sdtContent>
          <w:r w:rsidR="00B22650" w:rsidRPr="00B22650">
            <w:rPr>
              <w:rFonts w:ascii="Times New Roman" w:eastAsia="Times New Roman" w:hAnsi="Times New Roman" w:cs="Times New Roman"/>
              <w:color w:val="000000"/>
            </w:rPr>
            <w:t>[28]</w:t>
          </w:r>
        </w:sdtContent>
      </w:sdt>
      <w:r w:rsidRPr="00C9444E">
        <w:rPr>
          <w:rFonts w:ascii="Times New Roman" w:hAnsi="Times New Roman" w:cs="Times New Roman"/>
        </w:rPr>
        <w:t xml:space="preserve"> and have also been shown to </w:t>
      </w:r>
      <w:proofErr w:type="gramStart"/>
      <w:r w:rsidRPr="00C9444E">
        <w:rPr>
          <w:rFonts w:ascii="Times New Roman" w:hAnsi="Times New Roman" w:cs="Times New Roman"/>
        </w:rPr>
        <w:t>mainly consist</w:t>
      </w:r>
      <w:proofErr w:type="gramEnd"/>
      <w:r w:rsidRPr="00C9444E">
        <w:rPr>
          <w:rFonts w:ascii="Times New Roman" w:hAnsi="Times New Roman" w:cs="Times New Roman"/>
        </w:rPr>
        <w:t xml:space="preserve"> of hybrid E/M cells</w:t>
      </w:r>
      <w:r w:rsidR="00BB12D9" w:rsidRPr="00C9444E">
        <w:rPr>
          <w:rFonts w:ascii="Times New Roman" w:hAnsi="Times New Roman" w:cs="Times New Roman"/>
        </w:rPr>
        <w:t>,</w:t>
      </w:r>
      <w:r w:rsidRPr="00C9444E">
        <w:rPr>
          <w:rFonts w:ascii="Times New Roman" w:hAnsi="Times New Roman" w:cs="Times New Roman"/>
        </w:rPr>
        <w:t xml:space="preserve"> especially at high levels of NRF2, an antioxidation regulator</w:t>
      </w:r>
      <w:r w:rsidR="00E428C6">
        <w:rPr>
          <w:rFonts w:ascii="Times New Roman" w:hAnsi="Times New Roman" w:cs="Times New Roman"/>
        </w:rPr>
        <w:t xml:space="preserve"> </w:t>
      </w:r>
      <w:sdt>
        <w:sdtPr>
          <w:rPr>
            <w:rFonts w:ascii="Times New Roman" w:hAnsi="Times New Roman" w:cs="Times New Roman"/>
          </w:rPr>
          <w:alias w:val="SmartCite Citation"/>
          <w:tag w:val="703cb261-b0c2-4f52-8c43-8dc408bf3954:7f9f6cbb-6063-4c2b-b07d-f4ce80db729b+"/>
          <w:id w:val="-1910677838"/>
          <w:placeholder>
            <w:docPart w:val="DefaultPlaceholder_-1854013440"/>
          </w:placeholder>
        </w:sdtPr>
        <w:sdtEndPr/>
        <w:sdtContent>
          <w:r w:rsidR="00B22650" w:rsidRPr="00B22650">
            <w:rPr>
              <w:rFonts w:ascii="Times New Roman" w:eastAsia="Times New Roman" w:hAnsi="Times New Roman" w:cs="Times New Roman"/>
              <w:color w:val="000000"/>
            </w:rPr>
            <w:t>[42]</w:t>
          </w:r>
        </w:sdtContent>
      </w:sdt>
      <w:r w:rsidRPr="00C9444E">
        <w:rPr>
          <w:rFonts w:ascii="Times New Roman" w:hAnsi="Times New Roman" w:cs="Times New Roman"/>
        </w:rPr>
        <w:t>. Consistent coupling of E</w:t>
      </w:r>
      <w:r w:rsidR="00B61DDF">
        <w:rPr>
          <w:rFonts w:ascii="Times New Roman" w:hAnsi="Times New Roman" w:cs="Times New Roman"/>
        </w:rPr>
        <w:t xml:space="preserve">/M </w:t>
      </w:r>
      <w:r w:rsidRPr="00C9444E">
        <w:rPr>
          <w:rFonts w:ascii="Times New Roman" w:hAnsi="Times New Roman" w:cs="Times New Roman"/>
        </w:rPr>
        <w:t xml:space="preserve">and </w:t>
      </w:r>
      <w:r w:rsidR="00B61DDF">
        <w:rPr>
          <w:rFonts w:ascii="Times New Roman" w:hAnsi="Times New Roman" w:cs="Times New Roman"/>
        </w:rPr>
        <w:t>W/O</w:t>
      </w:r>
      <w:r w:rsidRPr="00C9444E">
        <w:rPr>
          <w:rFonts w:ascii="Times New Roman" w:hAnsi="Times New Roman" w:cs="Times New Roman"/>
        </w:rPr>
        <w:t xml:space="preserve"> has </w:t>
      </w:r>
      <w:proofErr w:type="gramStart"/>
      <w:r w:rsidRPr="00C9444E">
        <w:rPr>
          <w:rFonts w:ascii="Times New Roman" w:hAnsi="Times New Roman" w:cs="Times New Roman"/>
        </w:rPr>
        <w:t>been seen</w:t>
      </w:r>
      <w:proofErr w:type="gramEnd"/>
      <w:r w:rsidRPr="00C9444E">
        <w:rPr>
          <w:rFonts w:ascii="Times New Roman" w:hAnsi="Times New Roman" w:cs="Times New Roman"/>
        </w:rPr>
        <w:t xml:space="preserve"> in breast cancer stem cells (BCSCs). </w:t>
      </w:r>
      <w:r w:rsidR="00616941" w:rsidRPr="00C9444E">
        <w:rPr>
          <w:rFonts w:ascii="Times New Roman" w:hAnsi="Times New Roman" w:cs="Times New Roman"/>
        </w:rPr>
        <w:t>Specifically, t</w:t>
      </w:r>
      <w:r w:rsidRPr="00C9444E">
        <w:rPr>
          <w:rFonts w:ascii="Times New Roman" w:hAnsi="Times New Roman" w:cs="Times New Roman"/>
        </w:rPr>
        <w:t>he hybrid E/M</w:t>
      </w:r>
      <w:r w:rsidR="00E1621E" w:rsidRPr="00C9444E">
        <w:rPr>
          <w:rFonts w:ascii="Times New Roman" w:hAnsi="Times New Roman" w:cs="Times New Roman"/>
        </w:rPr>
        <w:t>-</w:t>
      </w:r>
      <w:r w:rsidRPr="00C9444E">
        <w:rPr>
          <w:rFonts w:ascii="Times New Roman" w:hAnsi="Times New Roman" w:cs="Times New Roman"/>
        </w:rPr>
        <w:t xml:space="preserve">like BCSCs (E/M-BCSCs) </w:t>
      </w:r>
      <w:r w:rsidR="00B245DB">
        <w:rPr>
          <w:rFonts w:ascii="Times New Roman" w:hAnsi="Times New Roman" w:cs="Times New Roman"/>
        </w:rPr>
        <w:t>exhibit</w:t>
      </w:r>
      <w:r w:rsidRPr="00C9444E">
        <w:rPr>
          <w:rFonts w:ascii="Times New Roman" w:hAnsi="Times New Roman" w:cs="Times New Roman"/>
        </w:rPr>
        <w:t xml:space="preserve"> higher levels of</w:t>
      </w:r>
      <w:r w:rsidR="00B245DB">
        <w:rPr>
          <w:rFonts w:ascii="Times New Roman" w:hAnsi="Times New Roman" w:cs="Times New Roman"/>
        </w:rPr>
        <w:t xml:space="preserve"> both</w:t>
      </w:r>
      <w:r w:rsidRPr="00C9444E">
        <w:rPr>
          <w:rFonts w:ascii="Times New Roman" w:hAnsi="Times New Roman" w:cs="Times New Roman"/>
        </w:rPr>
        <w:t xml:space="preserve"> OXPHOS and glycolysis as compared to the mesenchymal-like </w:t>
      </w:r>
      <w:r w:rsidR="00B245DB">
        <w:rPr>
          <w:rFonts w:ascii="Times New Roman" w:hAnsi="Times New Roman" w:cs="Times New Roman"/>
        </w:rPr>
        <w:t>BCSCs</w:t>
      </w:r>
      <w:r w:rsidRPr="00C9444E">
        <w:rPr>
          <w:rFonts w:ascii="Times New Roman" w:hAnsi="Times New Roman" w:cs="Times New Roman"/>
        </w:rPr>
        <w:t xml:space="preserve"> (M-BCSCs) </w:t>
      </w:r>
      <w:sdt>
        <w:sdtPr>
          <w:rPr>
            <w:rFonts w:ascii="Times New Roman" w:hAnsi="Times New Roman" w:cs="Times New Roman"/>
          </w:rPr>
          <w:alias w:val="SmartCite Citation"/>
          <w:tag w:val="703cb261-b0c2-4f52-8c43-8dc408bf3954:d2f574a0-85eb-4aea-8058-db794ebab270,703cb261-b0c2-4f52-8c43-8dc408bf3954:0242cff4-55e6-44d5-bc6c-89c73c56cfa1+"/>
          <w:id w:val="1484717"/>
          <w:placeholder>
            <w:docPart w:val="1EEFC3F7DEC543B789CFA05DDF6009E9"/>
          </w:placeholder>
        </w:sdtPr>
        <w:sdtEndPr/>
        <w:sdtContent>
          <w:r w:rsidR="00B22650" w:rsidRPr="00B22650">
            <w:rPr>
              <w:rFonts w:ascii="Times New Roman" w:eastAsia="Times New Roman" w:hAnsi="Times New Roman" w:cs="Times New Roman"/>
              <w:color w:val="000000"/>
            </w:rPr>
            <w:t>[43,44]</w:t>
          </w:r>
        </w:sdtContent>
      </w:sdt>
      <w:r w:rsidRPr="00C9444E">
        <w:rPr>
          <w:rFonts w:ascii="Times New Roman" w:hAnsi="Times New Roman" w:cs="Times New Roman"/>
        </w:rPr>
        <w:t xml:space="preserve">. </w:t>
      </w:r>
      <w:r w:rsidR="00B74409">
        <w:rPr>
          <w:rFonts w:ascii="Times New Roman" w:hAnsi="Times New Roman" w:cs="Times New Roman"/>
        </w:rPr>
        <w:t>W</w:t>
      </w:r>
      <w:r w:rsidRPr="00C9444E">
        <w:rPr>
          <w:rFonts w:ascii="Times New Roman" w:hAnsi="Times New Roman" w:cs="Times New Roman"/>
        </w:rPr>
        <w:t>hile there have been preliminary indications of the coupling of EMT states and metabolic states</w:t>
      </w:r>
      <w:r w:rsidR="00B74409">
        <w:rPr>
          <w:rFonts w:ascii="Times New Roman" w:hAnsi="Times New Roman" w:cs="Times New Roman"/>
        </w:rPr>
        <w:t xml:space="preserve">, a systematic analysis of how different EMT and metabolism states are coupled remains </w:t>
      </w:r>
      <w:r w:rsidRPr="00C9444E">
        <w:rPr>
          <w:rFonts w:ascii="Times New Roman" w:hAnsi="Times New Roman" w:cs="Times New Roman"/>
        </w:rPr>
        <w:t>to be explored</w:t>
      </w:r>
      <w:proofErr w:type="gramStart"/>
      <w:r w:rsidRPr="00C9444E">
        <w:rPr>
          <w:rFonts w:ascii="Times New Roman" w:hAnsi="Times New Roman" w:cs="Times New Roman"/>
        </w:rPr>
        <w:t xml:space="preserve">.  </w:t>
      </w:r>
      <w:proofErr w:type="gramEnd"/>
      <w:r w:rsidR="00171565" w:rsidRPr="00C9444E">
        <w:rPr>
          <w:rFonts w:ascii="Times New Roman" w:hAnsi="Times New Roman" w:cs="Times New Roman"/>
        </w:rPr>
        <w:t xml:space="preserve"> </w:t>
      </w:r>
    </w:p>
    <w:p w14:paraId="4F92C75F" w14:textId="722819D7" w:rsidR="00E469AE" w:rsidRPr="00C9444E" w:rsidRDefault="00AA49A8" w:rsidP="00234813">
      <w:pPr>
        <w:pStyle w:val="BodyText"/>
        <w:spacing w:line="480" w:lineRule="auto"/>
        <w:ind w:firstLine="720"/>
        <w:rPr>
          <w:rFonts w:ascii="Times New Roman" w:hAnsi="Times New Roman" w:cs="Times New Roman"/>
        </w:rPr>
      </w:pPr>
      <w:r w:rsidRPr="00C9444E">
        <w:rPr>
          <w:rFonts w:ascii="Times New Roman" w:hAnsi="Times New Roman" w:cs="Times New Roman"/>
        </w:rPr>
        <w:t xml:space="preserve">To decode the coupled decision-making of EMT and metabolism, </w:t>
      </w:r>
      <w:r w:rsidR="00E462F4" w:rsidRPr="00C9444E">
        <w:rPr>
          <w:rFonts w:ascii="Times New Roman" w:hAnsi="Times New Roman" w:cs="Times New Roman"/>
        </w:rPr>
        <w:t>we</w:t>
      </w:r>
      <w:r w:rsidR="00234813" w:rsidRPr="00C9444E">
        <w:rPr>
          <w:rFonts w:ascii="Times New Roman" w:hAnsi="Times New Roman" w:cs="Times New Roman"/>
        </w:rPr>
        <w:t xml:space="preserve"> </w:t>
      </w:r>
      <w:r w:rsidR="00B74409">
        <w:rPr>
          <w:rFonts w:ascii="Times New Roman" w:hAnsi="Times New Roman" w:cs="Times New Roman"/>
        </w:rPr>
        <w:t>developed</w:t>
      </w:r>
      <w:r w:rsidR="00234813" w:rsidRPr="00C9444E">
        <w:rPr>
          <w:rFonts w:ascii="Times New Roman" w:hAnsi="Times New Roman" w:cs="Times New Roman"/>
        </w:rPr>
        <w:t xml:space="preserve"> a </w:t>
      </w:r>
      <w:r w:rsidR="00B74409">
        <w:rPr>
          <w:rFonts w:ascii="Times New Roman" w:hAnsi="Times New Roman" w:cs="Times New Roman"/>
        </w:rPr>
        <w:t>mathematical</w:t>
      </w:r>
      <w:r w:rsidR="00234813" w:rsidRPr="00C9444E">
        <w:rPr>
          <w:rFonts w:ascii="Times New Roman" w:hAnsi="Times New Roman" w:cs="Times New Roman"/>
        </w:rPr>
        <w:t xml:space="preserve"> model which </w:t>
      </w:r>
      <w:r w:rsidR="00B74409">
        <w:rPr>
          <w:rFonts w:ascii="Times New Roman" w:hAnsi="Times New Roman" w:cs="Times New Roman"/>
        </w:rPr>
        <w:t>couples</w:t>
      </w:r>
      <w:r w:rsidR="00AD7F58" w:rsidRPr="00C9444E">
        <w:rPr>
          <w:rFonts w:ascii="Times New Roman" w:hAnsi="Times New Roman" w:cs="Times New Roman"/>
        </w:rPr>
        <w:t xml:space="preserve"> the core </w:t>
      </w:r>
      <w:r w:rsidR="00E462F4" w:rsidRPr="00C9444E">
        <w:rPr>
          <w:rFonts w:ascii="Times New Roman" w:hAnsi="Times New Roman" w:cs="Times New Roman"/>
        </w:rPr>
        <w:t xml:space="preserve">gene regulatory </w:t>
      </w:r>
      <w:r w:rsidR="00AD7F58" w:rsidRPr="00C9444E">
        <w:rPr>
          <w:rFonts w:ascii="Times New Roman" w:hAnsi="Times New Roman" w:cs="Times New Roman"/>
        </w:rPr>
        <w:t>circuit</w:t>
      </w:r>
      <w:r w:rsidR="00616941" w:rsidRPr="00C9444E">
        <w:rPr>
          <w:rFonts w:ascii="Times New Roman" w:hAnsi="Times New Roman" w:cs="Times New Roman"/>
        </w:rPr>
        <w:t xml:space="preserve"> </w:t>
      </w:r>
      <w:r w:rsidR="00B74409">
        <w:rPr>
          <w:rFonts w:ascii="Times New Roman" w:hAnsi="Times New Roman" w:cs="Times New Roman"/>
        </w:rPr>
        <w:t>of</w:t>
      </w:r>
      <w:r w:rsidR="00AD7F58" w:rsidRPr="00C9444E">
        <w:rPr>
          <w:rFonts w:ascii="Times New Roman" w:hAnsi="Times New Roman" w:cs="Times New Roman"/>
        </w:rPr>
        <w:t xml:space="preserve"> EMT</w:t>
      </w:r>
      <w:r w:rsidR="008C0AFE" w:rsidRPr="00C9444E">
        <w:rPr>
          <w:rFonts w:ascii="Times New Roman" w:hAnsi="Times New Roman" w:cs="Times New Roman"/>
        </w:rPr>
        <w:t xml:space="preserve"> –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8C0AFE" w:rsidRPr="00C9444E">
        <w:rPr>
          <w:rFonts w:ascii="Times New Roman" w:hAnsi="Times New Roman" w:cs="Times New Roman"/>
        </w:rPr>
        <w:t>/</w:t>
      </w:r>
      <w:commentRangeStart w:id="11"/>
      <w:r w:rsidR="008C0AFE" w:rsidRPr="00C9444E">
        <w:rPr>
          <w:rFonts w:ascii="Times New Roman" w:hAnsi="Times New Roman" w:cs="Times New Roman"/>
        </w:rPr>
        <w:t>SNAIL/</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8C0AFE" w:rsidRPr="00C9444E">
        <w:rPr>
          <w:rFonts w:ascii="Times New Roman" w:hAnsi="Times New Roman" w:cs="Times New Roman"/>
        </w:rPr>
        <w:t>/ZEB</w:t>
      </w:r>
      <w:r w:rsidR="00AD7F58" w:rsidRPr="00C9444E">
        <w:rPr>
          <w:rFonts w:ascii="Times New Roman" w:hAnsi="Times New Roman" w:cs="Times New Roman"/>
        </w:rPr>
        <w:t xml:space="preserve"> </w:t>
      </w:r>
      <w:sdt>
        <w:sdtPr>
          <w:rPr>
            <w:rFonts w:ascii="Times New Roman" w:hAnsi="Times New Roman" w:cs="Times New Roman"/>
          </w:rPr>
          <w:alias w:val="SmartCite Citation"/>
          <w:tag w:val="703cb261-b0c2-4f52-8c43-8dc408bf3954:d7b35800-2b6c-4cd5-9775-c0b5d70ef46b+"/>
          <w:id w:val="-1894417972"/>
          <w:placeholder>
            <w:docPart w:val="DefaultPlaceholder_-1854013440"/>
          </w:placeholder>
        </w:sdtPr>
        <w:sdtEndPr/>
        <w:sdtContent>
          <w:r w:rsidR="00B22650" w:rsidRPr="00B22650">
            <w:rPr>
              <w:rFonts w:ascii="Times New Roman" w:eastAsia="Times New Roman" w:hAnsi="Times New Roman" w:cs="Times New Roman"/>
              <w:color w:val="000000"/>
            </w:rPr>
            <w:t>[7]</w:t>
          </w:r>
        </w:sdtContent>
      </w:sdt>
      <w:r w:rsidR="00E462F4" w:rsidRPr="00C9444E">
        <w:rPr>
          <w:rFonts w:ascii="Times New Roman" w:hAnsi="Times New Roman" w:cs="Times New Roman"/>
        </w:rPr>
        <w:t xml:space="preserve"> </w:t>
      </w:r>
      <w:r w:rsidR="00B74409">
        <w:rPr>
          <w:rFonts w:ascii="Times New Roman" w:hAnsi="Times New Roman" w:cs="Times New Roman"/>
        </w:rPr>
        <w:t>with that of metabolism</w:t>
      </w:r>
      <w:r w:rsidR="008C0AFE" w:rsidRPr="00C9444E">
        <w:rPr>
          <w:rFonts w:ascii="Times New Roman" w:hAnsi="Times New Roman" w:cs="Times New Roman"/>
        </w:rPr>
        <w:t xml:space="preserve"> – AMPK/HIF-1/R</w:t>
      </w:r>
      <w:commentRangeEnd w:id="11"/>
      <w:r w:rsidR="009372D8">
        <w:rPr>
          <w:rStyle w:val="CommentReference"/>
        </w:rPr>
        <w:commentReference w:id="11"/>
      </w:r>
      <w:r w:rsidR="008C0AFE" w:rsidRPr="00C9444E">
        <w:rPr>
          <w:rFonts w:ascii="Times New Roman" w:hAnsi="Times New Roman" w:cs="Times New Roman"/>
        </w:rPr>
        <w:t>OS</w:t>
      </w:r>
      <w:r w:rsidR="00AD7F58" w:rsidRPr="00C9444E">
        <w:rPr>
          <w:rFonts w:ascii="Times New Roman" w:hAnsi="Times New Roman" w:cs="Times New Roman"/>
        </w:rPr>
        <w:t xml:space="preserve"> </w:t>
      </w:r>
      <w:sdt>
        <w:sdtPr>
          <w:rPr>
            <w:rFonts w:ascii="Times New Roman" w:hAnsi="Times New Roman" w:cs="Times New Roman"/>
          </w:rPr>
          <w:alias w:val="SmartCite Citation"/>
          <w:tag w:val="703cb261-b0c2-4f52-8c43-8dc408bf3954:d5724ee6-b340-42d8-b869-732dfea60463+"/>
          <w:id w:val="-2122823739"/>
          <w:placeholder>
            <w:docPart w:val="DefaultPlaceholder_-1854013440"/>
          </w:placeholder>
        </w:sdtPr>
        <w:sdtEndPr/>
        <w:sdtContent>
          <w:r w:rsidR="00B22650" w:rsidRPr="00B22650">
            <w:rPr>
              <w:rFonts w:ascii="Times New Roman" w:eastAsia="Times New Roman" w:hAnsi="Times New Roman" w:cs="Times New Roman"/>
              <w:color w:val="000000"/>
            </w:rPr>
            <w:t>[45]</w:t>
          </w:r>
        </w:sdtContent>
      </w:sdt>
      <w:r w:rsidR="00AD7F58" w:rsidRPr="00C9444E">
        <w:rPr>
          <w:rFonts w:ascii="Times New Roman" w:hAnsi="Times New Roman" w:cs="Times New Roman"/>
        </w:rPr>
        <w:t xml:space="preserve">. </w:t>
      </w:r>
      <w:r w:rsidR="00233F84">
        <w:rPr>
          <w:rFonts w:ascii="Times New Roman" w:hAnsi="Times New Roman" w:cs="Times New Roman"/>
        </w:rPr>
        <w:t xml:space="preserve">By analyzing the coupled </w:t>
      </w:r>
      <w:commentRangeStart w:id="12"/>
      <w:r w:rsidR="00233F84">
        <w:rPr>
          <w:rFonts w:ascii="Times New Roman" w:hAnsi="Times New Roman" w:cs="Times New Roman"/>
        </w:rPr>
        <w:t>circuit</w:t>
      </w:r>
      <w:commentRangeEnd w:id="12"/>
      <w:r w:rsidR="009372D8">
        <w:rPr>
          <w:rStyle w:val="CommentReference"/>
        </w:rPr>
        <w:commentReference w:id="12"/>
      </w:r>
      <w:r w:rsidR="00233F84">
        <w:rPr>
          <w:rFonts w:ascii="Times New Roman" w:hAnsi="Times New Roman" w:cs="Times New Roman"/>
        </w:rPr>
        <w:t>, w</w:t>
      </w:r>
      <w:r w:rsidR="00AD7F58" w:rsidRPr="00C9444E">
        <w:rPr>
          <w:rFonts w:ascii="Times New Roman" w:hAnsi="Times New Roman" w:cs="Times New Roman"/>
        </w:rPr>
        <w:t xml:space="preserve">e found that </w:t>
      </w:r>
      <w:commentRangeStart w:id="13"/>
      <w:r w:rsidR="00E60032">
        <w:rPr>
          <w:rFonts w:ascii="Times New Roman" w:hAnsi="Times New Roman" w:cs="Times New Roman"/>
        </w:rPr>
        <w:t>mt</w:t>
      </w:r>
      <w:r w:rsidR="00AD7F58" w:rsidRPr="00C9444E">
        <w:rPr>
          <w:rFonts w:ascii="Times New Roman" w:hAnsi="Times New Roman" w:cs="Times New Roman"/>
        </w:rPr>
        <w:t xml:space="preserve">ROS </w:t>
      </w:r>
      <w:commentRangeEnd w:id="13"/>
      <w:r w:rsidR="00ED7298">
        <w:rPr>
          <w:rStyle w:val="CommentReference"/>
        </w:rPr>
        <w:commentReference w:id="13"/>
      </w:r>
      <w:r w:rsidR="00AD7F58" w:rsidRPr="00C9444E">
        <w:rPr>
          <w:rFonts w:ascii="Times New Roman" w:hAnsi="Times New Roman" w:cs="Times New Roman"/>
        </w:rPr>
        <w:t xml:space="preserve">is a key </w:t>
      </w:r>
      <w:r w:rsidR="008C0AFE" w:rsidRPr="00C9444E">
        <w:rPr>
          <w:rFonts w:ascii="Times New Roman" w:hAnsi="Times New Roman" w:cs="Times New Roman"/>
        </w:rPr>
        <w:t>promoter</w:t>
      </w:r>
      <w:r w:rsidR="00AD7F58" w:rsidRPr="00C9444E">
        <w:rPr>
          <w:rFonts w:ascii="Times New Roman" w:hAnsi="Times New Roman" w:cs="Times New Roman"/>
        </w:rPr>
        <w:t xml:space="preserve"> of </w:t>
      </w:r>
      <w:r w:rsidR="00234813" w:rsidRPr="00C9444E">
        <w:rPr>
          <w:rFonts w:ascii="Times New Roman" w:hAnsi="Times New Roman" w:cs="Times New Roman"/>
        </w:rPr>
        <w:t>“double-hybrid” state, namely</w:t>
      </w:r>
      <w:r w:rsidR="008C0AFE" w:rsidRPr="00C9444E">
        <w:rPr>
          <w:rFonts w:ascii="Times New Roman" w:hAnsi="Times New Roman" w:cs="Times New Roman"/>
        </w:rPr>
        <w:t xml:space="preserve"> </w:t>
      </w:r>
      <w:r w:rsidR="00E60032">
        <w:rPr>
          <w:rFonts w:ascii="Times New Roman" w:hAnsi="Times New Roman" w:cs="Times New Roman"/>
        </w:rPr>
        <w:t xml:space="preserve">the </w:t>
      </w:r>
      <w:r w:rsidR="00F4492C" w:rsidRPr="00C9444E">
        <w:rPr>
          <w:rFonts w:ascii="Times New Roman" w:hAnsi="Times New Roman" w:cs="Times New Roman"/>
        </w:rPr>
        <w:t xml:space="preserve">hybrid E/M state coupled with </w:t>
      </w:r>
      <w:r w:rsidR="00E60032">
        <w:rPr>
          <w:rFonts w:ascii="Times New Roman" w:hAnsi="Times New Roman" w:cs="Times New Roman"/>
        </w:rPr>
        <w:t>the</w:t>
      </w:r>
      <w:r w:rsidR="00234813" w:rsidRPr="00C9444E">
        <w:rPr>
          <w:rFonts w:ascii="Times New Roman" w:hAnsi="Times New Roman" w:cs="Times New Roman"/>
        </w:rPr>
        <w:t xml:space="preserve"> </w:t>
      </w:r>
      <w:r w:rsidR="00744D1D">
        <w:rPr>
          <w:rFonts w:ascii="Times New Roman" w:hAnsi="Times New Roman" w:cs="Times New Roman"/>
        </w:rPr>
        <w:t>hybrid</w:t>
      </w:r>
      <w:r w:rsidR="00744D1D" w:rsidRPr="00C9444E">
        <w:rPr>
          <w:rFonts w:ascii="Times New Roman" w:hAnsi="Times New Roman" w:cs="Times New Roman"/>
        </w:rPr>
        <w:t xml:space="preserve"> </w:t>
      </w:r>
      <w:r w:rsidR="00F4492C" w:rsidRPr="00C9444E">
        <w:rPr>
          <w:rFonts w:ascii="Times New Roman" w:hAnsi="Times New Roman" w:cs="Times New Roman"/>
        </w:rPr>
        <w:t>metabolic phenotype</w:t>
      </w:r>
      <w:r w:rsidR="00E60032">
        <w:rPr>
          <w:rFonts w:ascii="Times New Roman" w:hAnsi="Times New Roman" w:cs="Times New Roman"/>
        </w:rPr>
        <w:t xml:space="preserve">, referred to as the </w:t>
      </w:r>
      <w:r w:rsidR="0051473A" w:rsidRPr="00C9444E">
        <w:rPr>
          <w:rFonts w:ascii="Times New Roman" w:hAnsi="Times New Roman" w:cs="Times New Roman"/>
        </w:rPr>
        <w:t>E</w:t>
      </w:r>
      <w:r w:rsidR="00AD7F58" w:rsidRPr="00C9444E">
        <w:rPr>
          <w:rFonts w:ascii="Times New Roman" w:hAnsi="Times New Roman" w:cs="Times New Roman"/>
        </w:rPr>
        <w:t>/</w:t>
      </w:r>
      <w:r w:rsidR="0051473A" w:rsidRPr="00C9444E">
        <w:rPr>
          <w:rFonts w:ascii="Times New Roman" w:hAnsi="Times New Roman" w:cs="Times New Roman"/>
        </w:rPr>
        <w:t>M</w:t>
      </w:r>
      <w:r w:rsidR="003B7C6B" w:rsidRPr="00C9444E">
        <w:rPr>
          <w:rFonts w:ascii="Times New Roman" w:hAnsi="Times New Roman" w:cs="Times New Roman"/>
        </w:rPr>
        <w:t>-W/O</w:t>
      </w:r>
      <w:r w:rsidR="00AD7F58" w:rsidRPr="00C9444E">
        <w:rPr>
          <w:rFonts w:ascii="Times New Roman" w:hAnsi="Times New Roman" w:cs="Times New Roman"/>
        </w:rPr>
        <w:t xml:space="preserve"> stat</w:t>
      </w:r>
      <w:r w:rsidR="00E60032">
        <w:rPr>
          <w:rFonts w:ascii="Times New Roman" w:hAnsi="Times New Roman" w:cs="Times New Roman"/>
        </w:rPr>
        <w:t>e</w:t>
      </w:r>
      <w:r w:rsidR="00D071D4" w:rsidRPr="00C9444E">
        <w:rPr>
          <w:rFonts w:ascii="Times New Roman" w:hAnsi="Times New Roman" w:cs="Times New Roman"/>
        </w:rPr>
        <w:t xml:space="preserve">. </w:t>
      </w:r>
      <w:commentRangeStart w:id="14"/>
      <w:r w:rsidR="00D071D4" w:rsidRPr="00C9444E">
        <w:rPr>
          <w:rFonts w:ascii="Times New Roman" w:hAnsi="Times New Roman" w:cs="Times New Roman"/>
        </w:rPr>
        <w:t xml:space="preserve">Additionally, </w:t>
      </w:r>
      <w:r w:rsidR="00AC3C31" w:rsidRPr="00C9444E">
        <w:rPr>
          <w:rFonts w:ascii="Times New Roman" w:hAnsi="Times New Roman" w:cs="Times New Roman"/>
        </w:rPr>
        <w:t>HIF-1</w:t>
      </w:r>
      <w:r w:rsidR="00D071D4" w:rsidRPr="00C9444E">
        <w:rPr>
          <w:rFonts w:ascii="Times New Roman" w:hAnsi="Times New Roman" w:cs="Times New Roman"/>
        </w:rPr>
        <w:t xml:space="preserve"> may play a more </w:t>
      </w:r>
      <w:proofErr w:type="gramStart"/>
      <w:r w:rsidR="00D071D4" w:rsidRPr="00C9444E">
        <w:rPr>
          <w:rFonts w:ascii="Times New Roman" w:hAnsi="Times New Roman" w:cs="Times New Roman"/>
        </w:rPr>
        <w:t>central role</w:t>
      </w:r>
      <w:proofErr w:type="gramEnd"/>
      <w:r w:rsidR="00D071D4" w:rsidRPr="00C9444E">
        <w:rPr>
          <w:rFonts w:ascii="Times New Roman" w:hAnsi="Times New Roman" w:cs="Times New Roman"/>
        </w:rPr>
        <w:t xml:space="preserve"> in metabolic reprogramming driving EMT than AMPK</w:t>
      </w:r>
      <w:commentRangeEnd w:id="14"/>
      <w:r w:rsidR="00982196">
        <w:rPr>
          <w:rStyle w:val="CommentReference"/>
        </w:rPr>
        <w:commentReference w:id="14"/>
      </w:r>
      <w:r w:rsidR="00D071D4" w:rsidRPr="00C9444E">
        <w:rPr>
          <w:rFonts w:ascii="Times New Roman" w:hAnsi="Times New Roman" w:cs="Times New Roman"/>
        </w:rPr>
        <w:t>.</w:t>
      </w:r>
      <w:r w:rsidR="00AD7F58" w:rsidRPr="00C9444E">
        <w:rPr>
          <w:rFonts w:ascii="Times New Roman" w:hAnsi="Times New Roman" w:cs="Times New Roman"/>
        </w:rPr>
        <w:t xml:space="preserve"> </w:t>
      </w:r>
      <w:r w:rsidR="00982196">
        <w:rPr>
          <w:rFonts w:ascii="Times New Roman" w:hAnsi="Times New Roman" w:cs="Times New Roman"/>
        </w:rPr>
        <w:t xml:space="preserve">Strikingly, we found that when the crosstalk is bi-directional </w:t>
      </w:r>
      <w:commentRangeStart w:id="15"/>
      <w:r w:rsidR="00982196">
        <w:rPr>
          <w:rFonts w:ascii="Times New Roman" w:hAnsi="Times New Roman" w:cs="Times New Roman"/>
        </w:rPr>
        <w:t xml:space="preserve">there are parameter space </w:t>
      </w:r>
      <w:commentRangeEnd w:id="15"/>
      <w:r w:rsidR="00F27A5F">
        <w:rPr>
          <w:rStyle w:val="CommentReference"/>
        </w:rPr>
        <w:commentReference w:id="15"/>
      </w:r>
      <w:r w:rsidR="00982196">
        <w:rPr>
          <w:rFonts w:ascii="Times New Roman" w:hAnsi="Times New Roman" w:cs="Times New Roman"/>
        </w:rPr>
        <w:t xml:space="preserve">regions for which the E/M-W/O state is the only accessible state. </w:t>
      </w:r>
      <w:r w:rsidR="00BE7C78" w:rsidRPr="00C9444E">
        <w:rPr>
          <w:rFonts w:ascii="Times New Roman" w:hAnsi="Times New Roman" w:cs="Times New Roman"/>
        </w:rPr>
        <w:t xml:space="preserve">Interestingly, </w:t>
      </w:r>
      <w:r w:rsidR="00982196">
        <w:rPr>
          <w:rFonts w:ascii="Times New Roman" w:hAnsi="Times New Roman" w:cs="Times New Roman"/>
        </w:rPr>
        <w:t xml:space="preserve">even </w:t>
      </w:r>
      <w:r w:rsidR="00BE7C78" w:rsidRPr="00C9444E">
        <w:rPr>
          <w:rFonts w:ascii="Times New Roman" w:hAnsi="Times New Roman" w:cs="Times New Roman"/>
        </w:rPr>
        <w:t>if the</w:t>
      </w:r>
      <w:r w:rsidR="00982196">
        <w:rPr>
          <w:rFonts w:ascii="Times New Roman" w:hAnsi="Times New Roman" w:cs="Times New Roman"/>
        </w:rPr>
        <w:t xml:space="preserve"> individual circuit cannot give rise to the hybrid phenotype </w:t>
      </w:r>
      <w:r w:rsidR="00BE7C78" w:rsidRPr="00C9444E">
        <w:rPr>
          <w:rFonts w:ascii="Times New Roman" w:hAnsi="Times New Roman" w:cs="Times New Roman"/>
        </w:rPr>
        <w:t xml:space="preserve"> (i.e., neither the E/M or W/O states are initially accessible), </w:t>
      </w:r>
      <w:r w:rsidR="00982196">
        <w:rPr>
          <w:rFonts w:ascii="Times New Roman" w:hAnsi="Times New Roman" w:cs="Times New Roman"/>
        </w:rPr>
        <w:t>upon including crosstalk,</w:t>
      </w:r>
      <w:r w:rsidR="00BE7C78" w:rsidRPr="00C9444E">
        <w:rPr>
          <w:rFonts w:ascii="Times New Roman" w:hAnsi="Times New Roman" w:cs="Times New Roman"/>
        </w:rPr>
        <w:t xml:space="preserve"> the hybrid states</w:t>
      </w:r>
      <w:r w:rsidR="00982196">
        <w:rPr>
          <w:rFonts w:ascii="Times New Roman" w:hAnsi="Times New Roman" w:cs="Times New Roman"/>
        </w:rPr>
        <w:t xml:space="preserve"> (E/M or W/O) emerge</w:t>
      </w:r>
      <w:r w:rsidR="00BE7C78" w:rsidRPr="00C9444E">
        <w:rPr>
          <w:rFonts w:ascii="Times New Roman" w:hAnsi="Times New Roman" w:cs="Times New Roman"/>
        </w:rPr>
        <w:t xml:space="preserve">. </w:t>
      </w:r>
      <w:r w:rsidR="00982196">
        <w:rPr>
          <w:rFonts w:ascii="Times New Roman" w:hAnsi="Times New Roman" w:cs="Times New Roman"/>
        </w:rPr>
        <w:t>Indeed</w:t>
      </w:r>
      <w:r w:rsidR="00BE7C78" w:rsidRPr="00C9444E">
        <w:rPr>
          <w:rFonts w:ascii="Times New Roman" w:hAnsi="Times New Roman" w:cs="Times New Roman"/>
        </w:rPr>
        <w:t xml:space="preserve">, </w:t>
      </w:r>
      <w:r w:rsidR="00574DFF" w:rsidRPr="00C9444E">
        <w:rPr>
          <w:rFonts w:ascii="Times New Roman" w:hAnsi="Times New Roman" w:cs="Times New Roman"/>
        </w:rPr>
        <w:t xml:space="preserve">a single crosstalk </w:t>
      </w:r>
      <w:r w:rsidR="00EA124F" w:rsidRPr="00C9444E">
        <w:rPr>
          <w:rFonts w:ascii="Times New Roman" w:hAnsi="Times New Roman" w:cs="Times New Roman"/>
        </w:rPr>
        <w:t xml:space="preserve">is sufficient for the </w:t>
      </w:r>
      <w:r w:rsidR="00A549A5" w:rsidRPr="00C9444E">
        <w:rPr>
          <w:rFonts w:ascii="Times New Roman" w:hAnsi="Times New Roman" w:cs="Times New Roman"/>
        </w:rPr>
        <w:t>metaboli</w:t>
      </w:r>
      <w:r w:rsidR="00982196">
        <w:rPr>
          <w:rFonts w:ascii="Times New Roman" w:hAnsi="Times New Roman" w:cs="Times New Roman"/>
        </w:rPr>
        <w:t>sm</w:t>
      </w:r>
      <w:r w:rsidR="00A549A5" w:rsidRPr="00C9444E">
        <w:rPr>
          <w:rFonts w:ascii="Times New Roman" w:hAnsi="Times New Roman" w:cs="Times New Roman"/>
        </w:rPr>
        <w:t xml:space="preserve"> </w:t>
      </w:r>
      <w:r w:rsidR="000D25AF">
        <w:rPr>
          <w:rFonts w:ascii="Times New Roman" w:hAnsi="Times New Roman" w:cs="Times New Roman"/>
        </w:rPr>
        <w:t xml:space="preserve">circuit </w:t>
      </w:r>
      <w:r w:rsidR="00A549A5" w:rsidRPr="00C9444E">
        <w:rPr>
          <w:rFonts w:ascii="Times New Roman" w:hAnsi="Times New Roman" w:cs="Times New Roman"/>
        </w:rPr>
        <w:t xml:space="preserve">or EMT circuit </w:t>
      </w:r>
      <w:r w:rsidR="00EA124F" w:rsidRPr="00C9444E">
        <w:rPr>
          <w:rFonts w:ascii="Times New Roman" w:hAnsi="Times New Roman" w:cs="Times New Roman"/>
        </w:rPr>
        <w:t xml:space="preserve">to gain </w:t>
      </w:r>
      <w:proofErr w:type="spellStart"/>
      <w:r w:rsidR="00EA124F" w:rsidRPr="00C9444E">
        <w:rPr>
          <w:rFonts w:ascii="Times New Roman" w:hAnsi="Times New Roman" w:cs="Times New Roman"/>
        </w:rPr>
        <w:t>tristability</w:t>
      </w:r>
      <w:proofErr w:type="spellEnd"/>
      <w:r w:rsidR="00574DFF" w:rsidRPr="00C9444E">
        <w:rPr>
          <w:rFonts w:ascii="Times New Roman" w:hAnsi="Times New Roman" w:cs="Times New Roman"/>
        </w:rPr>
        <w:t>.</w:t>
      </w:r>
      <w:r w:rsidR="00AC5605" w:rsidRPr="00C9444E">
        <w:rPr>
          <w:rFonts w:ascii="Times New Roman" w:hAnsi="Times New Roman" w:cs="Times New Roman"/>
        </w:rPr>
        <w:t xml:space="preserve"> </w:t>
      </w:r>
      <w:r w:rsidR="00AD7F58" w:rsidRPr="00C9444E">
        <w:rPr>
          <w:rFonts w:ascii="Times New Roman" w:hAnsi="Times New Roman" w:cs="Times New Roman"/>
        </w:rPr>
        <w:t xml:space="preserve">We also </w:t>
      </w:r>
      <w:r w:rsidR="00982196">
        <w:rPr>
          <w:rFonts w:ascii="Times New Roman" w:hAnsi="Times New Roman" w:cs="Times New Roman"/>
        </w:rPr>
        <w:t>show that previously identified</w:t>
      </w:r>
      <w:r w:rsidR="00750251" w:rsidRPr="00C9444E">
        <w:rPr>
          <w:rFonts w:ascii="Times New Roman" w:hAnsi="Times New Roman" w:cs="Times New Roman"/>
        </w:rPr>
        <w:t xml:space="preserve"> </w:t>
      </w:r>
      <w:r w:rsidR="00A95ABB" w:rsidRPr="00C9444E">
        <w:rPr>
          <w:rFonts w:ascii="Times New Roman" w:hAnsi="Times New Roman" w:cs="Times New Roman"/>
        </w:rPr>
        <w:t>phenotypic</w:t>
      </w:r>
      <w:r w:rsidR="006D0BDD" w:rsidRPr="00C9444E">
        <w:rPr>
          <w:rFonts w:ascii="Times New Roman" w:hAnsi="Times New Roman" w:cs="Times New Roman"/>
        </w:rPr>
        <w:t xml:space="preserve"> stability factors (</w:t>
      </w:r>
      <w:r w:rsidR="00AD7F58" w:rsidRPr="00C9444E">
        <w:rPr>
          <w:rFonts w:ascii="Times New Roman" w:hAnsi="Times New Roman" w:cs="Times New Roman"/>
        </w:rPr>
        <w:t>PSFs</w:t>
      </w:r>
      <w:r w:rsidR="006D0BDD" w:rsidRPr="00C9444E">
        <w:rPr>
          <w:rFonts w:ascii="Times New Roman" w:hAnsi="Times New Roman" w:cs="Times New Roman"/>
        </w:rPr>
        <w:t>)</w:t>
      </w:r>
      <w:r w:rsidR="008C0AFE" w:rsidRPr="00C9444E">
        <w:rPr>
          <w:rFonts w:ascii="Times New Roman" w:hAnsi="Times New Roman" w:cs="Times New Roman"/>
        </w:rPr>
        <w:t xml:space="preserve"> of the E/M state -</w:t>
      </w:r>
      <w:r w:rsidR="00AD7F58" w:rsidRPr="00C9444E">
        <w:rPr>
          <w:rFonts w:ascii="Times New Roman" w:hAnsi="Times New Roman" w:cs="Times New Roman"/>
        </w:rPr>
        <w:t xml:space="preserve"> GRHL2 and OVOL2 </w:t>
      </w:r>
      <w:sdt>
        <w:sdtPr>
          <w:rPr>
            <w:rFonts w:ascii="Times New Roman" w:hAnsi="Times New Roman" w:cs="Times New Roman"/>
          </w:rPr>
          <w:alias w:val="SmartCite Citation"/>
          <w:tag w:val="703cb261-b0c2-4f52-8c43-8dc408bf3954:6720b20c-a1eb-49b7-bf51-acd29edfe6b8,703cb261-b0c2-4f52-8c43-8dc408bf3954:fd8d3acd-2c7c-4ffb-b986-16a6a0b8c852+"/>
          <w:id w:val="1270661548"/>
          <w:placeholder>
            <w:docPart w:val="DefaultPlaceholder_-1854013440"/>
          </w:placeholder>
        </w:sdtPr>
        <w:sdtEndPr/>
        <w:sdtContent>
          <w:r w:rsidR="00B22650" w:rsidRPr="00B22650">
            <w:rPr>
              <w:rFonts w:ascii="Times New Roman" w:eastAsia="Times New Roman" w:hAnsi="Times New Roman" w:cs="Times New Roman"/>
              <w:color w:val="000000"/>
            </w:rPr>
            <w:t>[14,46]</w:t>
          </w:r>
        </w:sdtContent>
      </w:sdt>
      <w:r w:rsidR="00750251" w:rsidRPr="00C9444E">
        <w:rPr>
          <w:rFonts w:ascii="Times New Roman" w:hAnsi="Times New Roman" w:cs="Times New Roman"/>
        </w:rPr>
        <w:t xml:space="preserve">, </w:t>
      </w:r>
      <w:r w:rsidR="00FA29EA">
        <w:rPr>
          <w:rFonts w:ascii="Times New Roman" w:hAnsi="Times New Roman" w:cs="Times New Roman"/>
        </w:rPr>
        <w:t>not only stabilize the E/M state but also stabilized the E/M-W/O state</w:t>
      </w:r>
      <w:r w:rsidR="00AD7F58" w:rsidRPr="00C9444E">
        <w:rPr>
          <w:rFonts w:ascii="Times New Roman" w:hAnsi="Times New Roman" w:cs="Times New Roman"/>
        </w:rPr>
        <w:t>.</w:t>
      </w:r>
      <w:r w:rsidR="00234813" w:rsidRPr="00C9444E">
        <w:rPr>
          <w:rFonts w:ascii="Times New Roman" w:hAnsi="Times New Roman" w:cs="Times New Roman"/>
        </w:rPr>
        <w:t xml:space="preserve"> Our results therefore suggest that </w:t>
      </w:r>
      <w:proofErr w:type="gramStart"/>
      <w:r w:rsidR="00234813" w:rsidRPr="00C9444E">
        <w:rPr>
          <w:rFonts w:ascii="Times New Roman" w:hAnsi="Times New Roman" w:cs="Times New Roman"/>
        </w:rPr>
        <w:t>a highly aggressive</w:t>
      </w:r>
      <w:proofErr w:type="gramEnd"/>
      <w:r w:rsidR="00234813" w:rsidRPr="00C9444E">
        <w:rPr>
          <w:rFonts w:ascii="Times New Roman" w:hAnsi="Times New Roman" w:cs="Times New Roman"/>
        </w:rPr>
        <w:t xml:space="preserve"> plastic phenotype along both the EMT and metabolic axes</w:t>
      </w:r>
      <w:r w:rsidR="00FA29EA">
        <w:rPr>
          <w:rFonts w:ascii="Times New Roman" w:hAnsi="Times New Roman" w:cs="Times New Roman"/>
        </w:rPr>
        <w:t xml:space="preserve"> (E/M-W/O)</w:t>
      </w:r>
      <w:r w:rsidR="00234813" w:rsidRPr="00C9444E">
        <w:rPr>
          <w:rFonts w:ascii="Times New Roman" w:hAnsi="Times New Roman" w:cs="Times New Roman"/>
        </w:rPr>
        <w:t xml:space="preserve"> is a likely choice for a subset of cancer cells and, speculatively, may </w:t>
      </w:r>
      <w:r w:rsidR="003F7A30" w:rsidRPr="00C9444E">
        <w:rPr>
          <w:rFonts w:ascii="Times New Roman" w:hAnsi="Times New Roman" w:cs="Times New Roman"/>
        </w:rPr>
        <w:t>be critical for metasta</w:t>
      </w:r>
      <w:r w:rsidR="000D25AF">
        <w:rPr>
          <w:rFonts w:ascii="Times New Roman" w:hAnsi="Times New Roman" w:cs="Times New Roman"/>
        </w:rPr>
        <w:t>sis</w:t>
      </w:r>
      <w:r w:rsidR="003F7A30" w:rsidRPr="00C9444E">
        <w:rPr>
          <w:rFonts w:ascii="Times New Roman" w:hAnsi="Times New Roman" w:cs="Times New Roman"/>
        </w:rPr>
        <w:t>.</w:t>
      </w:r>
    </w:p>
    <w:p w14:paraId="4CF7543D" w14:textId="6DD751EB" w:rsidR="00E469AE" w:rsidRPr="00C9444E" w:rsidRDefault="00AD7F58" w:rsidP="00651FF5">
      <w:pPr>
        <w:pStyle w:val="BodyText"/>
        <w:spacing w:line="480" w:lineRule="auto"/>
        <w:rPr>
          <w:rFonts w:ascii="Times New Roman" w:hAnsi="Times New Roman" w:cs="Times New Roman"/>
          <w:b/>
          <w:bCs/>
          <w:sz w:val="28"/>
          <w:szCs w:val="28"/>
        </w:rPr>
      </w:pPr>
      <w:bookmarkStart w:id="16" w:name="model"/>
      <w:r w:rsidRPr="00C9444E">
        <w:rPr>
          <w:rFonts w:ascii="Times New Roman" w:hAnsi="Times New Roman" w:cs="Times New Roman"/>
          <w:b/>
          <w:bCs/>
          <w:sz w:val="28"/>
          <w:szCs w:val="28"/>
        </w:rPr>
        <w:t>Model</w:t>
      </w:r>
      <w:bookmarkEnd w:id="16"/>
      <w:r w:rsidR="000915EB" w:rsidRPr="00C9444E">
        <w:rPr>
          <w:rFonts w:ascii="Times New Roman" w:hAnsi="Times New Roman" w:cs="Times New Roman"/>
          <w:b/>
          <w:bCs/>
          <w:sz w:val="28"/>
          <w:szCs w:val="28"/>
        </w:rPr>
        <w:t xml:space="preserve">: Coupling the </w:t>
      </w:r>
      <w:r w:rsidR="00BA0BBA">
        <w:rPr>
          <w:rFonts w:ascii="Times New Roman" w:hAnsi="Times New Roman" w:cs="Times New Roman"/>
          <w:b/>
          <w:bCs/>
          <w:sz w:val="28"/>
          <w:szCs w:val="28"/>
        </w:rPr>
        <w:t>regulatory networks of</w:t>
      </w:r>
      <w:r w:rsidR="000915EB" w:rsidRPr="00C9444E">
        <w:rPr>
          <w:rFonts w:ascii="Times New Roman" w:hAnsi="Times New Roman" w:cs="Times New Roman"/>
          <w:b/>
          <w:bCs/>
          <w:sz w:val="28"/>
          <w:szCs w:val="28"/>
        </w:rPr>
        <w:t xml:space="preserve"> EMT and </w:t>
      </w:r>
      <w:r w:rsidR="00BA0BBA">
        <w:rPr>
          <w:rFonts w:ascii="Times New Roman" w:hAnsi="Times New Roman" w:cs="Times New Roman"/>
          <w:b/>
          <w:bCs/>
          <w:sz w:val="28"/>
          <w:szCs w:val="28"/>
        </w:rPr>
        <w:t>metabolism</w:t>
      </w:r>
    </w:p>
    <w:p w14:paraId="038B455D" w14:textId="16B74F87" w:rsidR="00AF0EA3" w:rsidRPr="00C9444E" w:rsidRDefault="004F0ADB" w:rsidP="00AF0EA3">
      <w:pPr>
        <w:pStyle w:val="BodyText"/>
        <w:spacing w:line="480" w:lineRule="auto"/>
        <w:ind w:firstLine="720"/>
        <w:rPr>
          <w:rFonts w:ascii="Times New Roman" w:hAnsi="Times New Roman" w:cs="Times New Roman"/>
        </w:rPr>
      </w:pPr>
      <w:r w:rsidRPr="00C9444E">
        <w:rPr>
          <w:rFonts w:ascii="Times New Roman" w:hAnsi="Times New Roman" w:cs="Times New Roman"/>
        </w:rPr>
        <w:t xml:space="preserve">While the mechanisms of EMT and cancer metabolism have </w:t>
      </w:r>
      <w:proofErr w:type="gramStart"/>
      <w:r w:rsidRPr="00C9444E">
        <w:rPr>
          <w:rFonts w:ascii="Times New Roman" w:hAnsi="Times New Roman" w:cs="Times New Roman"/>
        </w:rPr>
        <w:t>been investigated</w:t>
      </w:r>
      <w:proofErr w:type="gramEnd"/>
      <w:r w:rsidRPr="00C9444E">
        <w:rPr>
          <w:rFonts w:ascii="Times New Roman" w:hAnsi="Times New Roman" w:cs="Times New Roman"/>
        </w:rPr>
        <w:t xml:space="preserve"> individually, the crosstalk between the two circuits and how the phenotypes are correlated is still largely unknown. </w:t>
      </w:r>
      <w:r w:rsidR="00681845">
        <w:rPr>
          <w:rFonts w:ascii="Times New Roman" w:hAnsi="Times New Roman" w:cs="Times New Roman"/>
        </w:rPr>
        <w:t>To decode the crosstalk between EMT and metabolism,</w:t>
      </w:r>
      <w:r w:rsidRPr="00C9444E">
        <w:rPr>
          <w:rFonts w:ascii="Times New Roman" w:hAnsi="Times New Roman" w:cs="Times New Roman"/>
        </w:rPr>
        <w:t xml:space="preserve"> we couple our previously </w:t>
      </w:r>
      <w:r w:rsidR="0039761E">
        <w:rPr>
          <w:rFonts w:ascii="Times New Roman" w:hAnsi="Times New Roman" w:cs="Times New Roman"/>
        </w:rPr>
        <w:t>published</w:t>
      </w:r>
      <w:r w:rsidRPr="00C9444E">
        <w:rPr>
          <w:rFonts w:ascii="Times New Roman" w:hAnsi="Times New Roman" w:cs="Times New Roman"/>
        </w:rPr>
        <w:t xml:space="preserve"> regulatory networks of EMT </w:t>
      </w:r>
      <w:sdt>
        <w:sdtPr>
          <w:rPr>
            <w:rFonts w:ascii="Times New Roman" w:hAnsi="Times New Roman" w:cs="Times New Roman"/>
          </w:rPr>
          <w:alias w:val="SmartCite Citation"/>
          <w:tag w:val="703cb261-b0c2-4f52-8c43-8dc408bf3954:d7b35800-2b6c-4cd5-9775-c0b5d70ef46b+"/>
          <w:id w:val="360410184"/>
          <w:placeholder>
            <w:docPart w:val="D2B9DCFC56AF4CE9AB3017A049EC790E"/>
          </w:placeholder>
        </w:sdtPr>
        <w:sdtEndPr/>
        <w:sdtContent>
          <w:r w:rsidR="00B22650" w:rsidRPr="00B22650">
            <w:rPr>
              <w:rFonts w:ascii="Times New Roman" w:eastAsia="Times New Roman" w:hAnsi="Times New Roman" w:cs="Times New Roman"/>
              <w:color w:val="000000"/>
            </w:rPr>
            <w:t>[7]</w:t>
          </w:r>
        </w:sdtContent>
      </w:sdt>
      <w:r w:rsidRPr="00C9444E">
        <w:rPr>
          <w:rFonts w:ascii="Times New Roman" w:hAnsi="Times New Roman" w:cs="Times New Roman"/>
        </w:rPr>
        <w:t xml:space="preserve"> and metabolism </w:t>
      </w:r>
      <w:sdt>
        <w:sdtPr>
          <w:rPr>
            <w:rFonts w:ascii="Times New Roman" w:hAnsi="Times New Roman" w:cs="Times New Roman"/>
          </w:rPr>
          <w:alias w:val="SmartCite Citation"/>
          <w:tag w:val="703cb261-b0c2-4f52-8c43-8dc408bf3954:d5724ee6-b340-42d8-b869-732dfea60463+"/>
          <w:id w:val="1506169450"/>
          <w:placeholder>
            <w:docPart w:val="D2B9DCFC56AF4CE9AB3017A049EC790E"/>
          </w:placeholder>
        </w:sdtPr>
        <w:sdtEndPr/>
        <w:sdtContent>
          <w:r w:rsidR="00B22650" w:rsidRPr="00B22650">
            <w:rPr>
              <w:rFonts w:ascii="Times New Roman" w:eastAsia="Times New Roman" w:hAnsi="Times New Roman" w:cs="Times New Roman"/>
              <w:color w:val="000000"/>
            </w:rPr>
            <w:t>[46]</w:t>
          </w:r>
        </w:sdtContent>
      </w:sdt>
      <w:r w:rsidR="0039761E">
        <w:rPr>
          <w:rFonts w:ascii="Times New Roman" w:hAnsi="Times New Roman" w:cs="Times New Roman"/>
        </w:rPr>
        <w:t xml:space="preserve"> by including the mutual regulatory links between these two circuits</w:t>
      </w:r>
      <w:r w:rsidRPr="00C9444E">
        <w:rPr>
          <w:rFonts w:ascii="Times New Roman" w:hAnsi="Times New Roman" w:cs="Times New Roman"/>
        </w:rPr>
        <w:t>; see Figure 1A for the coupled network</w:t>
      </w:r>
      <w:r w:rsidR="0039761E">
        <w:rPr>
          <w:rFonts w:ascii="Times New Roman" w:hAnsi="Times New Roman" w:cs="Times New Roman"/>
        </w:rPr>
        <w:t xml:space="preserve"> and see SI for details for</w:t>
      </w:r>
      <w:commentRangeStart w:id="17"/>
      <w:r w:rsidR="0039761E">
        <w:rPr>
          <w:rFonts w:ascii="Times New Roman" w:hAnsi="Times New Roman" w:cs="Times New Roman"/>
        </w:rPr>
        <w:t xml:space="preserve"> each of the </w:t>
      </w:r>
      <w:proofErr w:type="spellStart"/>
      <w:r w:rsidR="0039761E">
        <w:rPr>
          <w:rFonts w:ascii="Times New Roman" w:hAnsi="Times New Roman" w:cs="Times New Roman"/>
        </w:rPr>
        <w:t>crosstalks</w:t>
      </w:r>
      <w:commentRangeEnd w:id="17"/>
      <w:proofErr w:type="spellEnd"/>
      <w:r w:rsidR="0039761E">
        <w:rPr>
          <w:rStyle w:val="CommentReference"/>
        </w:rPr>
        <w:commentReference w:id="17"/>
      </w:r>
      <w:r w:rsidRPr="00C9444E">
        <w:rPr>
          <w:rFonts w:ascii="Times New Roman" w:hAnsi="Times New Roman" w:cs="Times New Roman"/>
        </w:rPr>
        <w:t xml:space="preserve">. The crosstalk between the EMT circuit and the metabolism circuit </w:t>
      </w:r>
      <w:r w:rsidR="007D7565">
        <w:rPr>
          <w:rFonts w:ascii="Times New Roman" w:hAnsi="Times New Roman" w:cs="Times New Roman"/>
        </w:rPr>
        <w:t>can be</w:t>
      </w:r>
      <w:r w:rsidRPr="00C9444E">
        <w:rPr>
          <w:rFonts w:ascii="Times New Roman" w:hAnsi="Times New Roman" w:cs="Times New Roman"/>
        </w:rPr>
        <w:t xml:space="preserve"> direct </w:t>
      </w:r>
      <w:r w:rsidR="007D7565">
        <w:rPr>
          <w:rFonts w:ascii="Times New Roman" w:hAnsi="Times New Roman" w:cs="Times New Roman"/>
        </w:rPr>
        <w:t xml:space="preserve">(e.g., HIF-1 </w:t>
      </w:r>
      <w:r w:rsidR="00113E21">
        <w:rPr>
          <w:rFonts w:ascii="Times New Roman" w:hAnsi="Times New Roman" w:cs="Times New Roman"/>
        </w:rPr>
        <w:t>upregulating</w:t>
      </w:r>
      <w:r w:rsidR="007D7565">
        <w:rPr>
          <w:rFonts w:ascii="Times New Roman" w:hAnsi="Times New Roman" w:cs="Times New Roman"/>
        </w:rPr>
        <w:t xml:space="preserve"> SNAIL) </w:t>
      </w:r>
      <w:r w:rsidRPr="00C9444E">
        <w:rPr>
          <w:rFonts w:ascii="Times New Roman" w:hAnsi="Times New Roman" w:cs="Times New Roman"/>
        </w:rPr>
        <w:t>or indirect</w:t>
      </w:r>
      <w:r w:rsidR="007D7565">
        <w:rPr>
          <w:rFonts w:ascii="Times New Roman" w:hAnsi="Times New Roman" w:cs="Times New Roman"/>
        </w:rPr>
        <w:t xml:space="preserve"> (e.g.,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2B3507">
        <w:rPr>
          <w:rFonts w:ascii="Times New Roman" w:hAnsi="Times New Roman" w:cs="Times New Roman"/>
        </w:rPr>
        <w:t xml:space="preserve"> upregulating mtROS</w:t>
      </w:r>
      <w:r w:rsidR="007D7565">
        <w:rPr>
          <w:rFonts w:ascii="Times New Roman" w:hAnsi="Times New Roman" w:cs="Times New Roman"/>
        </w:rPr>
        <w:t>)</w:t>
      </w:r>
      <w:r w:rsidRPr="00C9444E">
        <w:rPr>
          <w:rFonts w:ascii="Times New Roman" w:hAnsi="Times New Roman" w:cs="Times New Roman"/>
        </w:rPr>
        <w:t xml:space="preserve">, the latter arising because our formulation focuses only on </w:t>
      </w:r>
      <w:proofErr w:type="gramStart"/>
      <w:r w:rsidRPr="00C9444E">
        <w:rPr>
          <w:rFonts w:ascii="Times New Roman" w:hAnsi="Times New Roman" w:cs="Times New Roman"/>
        </w:rPr>
        <w:t>a few</w:t>
      </w:r>
      <w:proofErr w:type="gramEnd"/>
      <w:r w:rsidRPr="00C9444E">
        <w:rPr>
          <w:rFonts w:ascii="Times New Roman" w:hAnsi="Times New Roman" w:cs="Times New Roman"/>
        </w:rPr>
        <w:t xml:space="preserve"> core components and effective interactions between them that </w:t>
      </w:r>
      <w:r w:rsidR="006C3818" w:rsidRPr="00C9444E">
        <w:rPr>
          <w:rFonts w:ascii="Times New Roman" w:hAnsi="Times New Roman" w:cs="Times New Roman"/>
        </w:rPr>
        <w:t xml:space="preserve">can </w:t>
      </w:r>
      <w:r w:rsidRPr="00C9444E">
        <w:rPr>
          <w:rFonts w:ascii="Times New Roman" w:hAnsi="Times New Roman" w:cs="Times New Roman"/>
        </w:rPr>
        <w:t xml:space="preserve">occur via intermediate reactants. </w:t>
      </w:r>
      <w:r w:rsidR="00AF0EA3" w:rsidRPr="00C9444E">
        <w:rPr>
          <w:rFonts w:ascii="Times New Roman" w:hAnsi="Times New Roman" w:cs="Times New Roman"/>
        </w:rPr>
        <w:t>We initially focus on the core networks and investigate the role of crosstalk</w:t>
      </w:r>
      <w:r w:rsidR="00BA4A03">
        <w:rPr>
          <w:rFonts w:ascii="Times New Roman" w:hAnsi="Times New Roman" w:cs="Times New Roman"/>
        </w:rPr>
        <w:t xml:space="preserve"> on the coupling of different EMT and metabolism states</w:t>
      </w:r>
      <w:r w:rsidR="00AF0EA3" w:rsidRPr="00C9444E">
        <w:rPr>
          <w:rFonts w:ascii="Times New Roman" w:hAnsi="Times New Roman" w:cs="Times New Roman"/>
        </w:rPr>
        <w:t xml:space="preserve">. </w:t>
      </w:r>
      <w:r w:rsidR="004645A4">
        <w:rPr>
          <w:rFonts w:ascii="Times New Roman" w:hAnsi="Times New Roman" w:cs="Times New Roman"/>
        </w:rPr>
        <w:t>Then we ask an interesting</w:t>
      </w:r>
      <w:r w:rsidR="00AF0EA3" w:rsidRPr="00C9444E">
        <w:rPr>
          <w:rFonts w:ascii="Times New Roman" w:hAnsi="Times New Roman" w:cs="Times New Roman"/>
        </w:rPr>
        <w:t xml:space="preserve"> question whether the </w:t>
      </w:r>
      <w:proofErr w:type="spellStart"/>
      <w:r w:rsidR="00AF0EA3" w:rsidRPr="00C9444E">
        <w:rPr>
          <w:rFonts w:ascii="Times New Roman" w:hAnsi="Times New Roman" w:cs="Times New Roman"/>
        </w:rPr>
        <w:t>crosstalks</w:t>
      </w:r>
      <w:proofErr w:type="spellEnd"/>
      <w:r w:rsidR="004645A4">
        <w:rPr>
          <w:rFonts w:ascii="Times New Roman" w:hAnsi="Times New Roman" w:cs="Times New Roman"/>
        </w:rPr>
        <w:t xml:space="preserve"> contributed to the emergence of the</w:t>
      </w:r>
      <w:r w:rsidR="00AF0EA3" w:rsidRPr="00C9444E">
        <w:rPr>
          <w:rFonts w:ascii="Times New Roman" w:hAnsi="Times New Roman" w:cs="Times New Roman"/>
        </w:rPr>
        <w:t xml:space="preserve"> hybrid states. Lastly, we evaluate the role of </w:t>
      </w:r>
      <w:r w:rsidR="00AB0B7C">
        <w:rPr>
          <w:rFonts w:ascii="Times New Roman" w:hAnsi="Times New Roman" w:cs="Times New Roman"/>
        </w:rPr>
        <w:t xml:space="preserve">the </w:t>
      </w:r>
      <w:r w:rsidR="00AF0EA3" w:rsidRPr="00C9444E">
        <w:rPr>
          <w:rFonts w:ascii="Times New Roman" w:hAnsi="Times New Roman" w:cs="Times New Roman"/>
        </w:rPr>
        <w:t>PSFs</w:t>
      </w:r>
      <w:r w:rsidR="00AB0B7C">
        <w:rPr>
          <w:rFonts w:ascii="Times New Roman" w:hAnsi="Times New Roman" w:cs="Times New Roman"/>
        </w:rPr>
        <w:t xml:space="preserve"> of E/M,</w:t>
      </w:r>
      <w:r w:rsidR="00AF0EA3" w:rsidRPr="00C9444E">
        <w:rPr>
          <w:rFonts w:ascii="Times New Roman" w:hAnsi="Times New Roman" w:cs="Times New Roman"/>
        </w:rPr>
        <w:t xml:space="preserve"> OVOL and GRHL2</w:t>
      </w:r>
      <w:r w:rsidR="00AB0B7C">
        <w:rPr>
          <w:rFonts w:ascii="Times New Roman" w:hAnsi="Times New Roman" w:cs="Times New Roman"/>
        </w:rPr>
        <w:t>,</w:t>
      </w:r>
      <w:r w:rsidR="00AF0EA3" w:rsidRPr="00C9444E">
        <w:rPr>
          <w:rFonts w:ascii="Times New Roman" w:hAnsi="Times New Roman" w:cs="Times New Roman"/>
        </w:rPr>
        <w:t>on the stability of the E/M-W/O state.</w:t>
      </w:r>
    </w:p>
    <w:p w14:paraId="13BC8457" w14:textId="0D27E11A" w:rsidR="00361645" w:rsidRPr="00C9444E" w:rsidRDefault="00D031C0" w:rsidP="00944149">
      <w:pPr>
        <w:pStyle w:val="BodyText"/>
        <w:spacing w:line="480" w:lineRule="auto"/>
        <w:rPr>
          <w:rFonts w:ascii="Times New Roman" w:hAnsi="Times New Roman" w:cs="Times New Roman"/>
        </w:rPr>
      </w:pPr>
      <w:r w:rsidRPr="00C9444E">
        <w:rPr>
          <w:rFonts w:ascii="Times New Roman" w:hAnsi="Times New Roman" w:cs="Times New Roman"/>
        </w:rPr>
        <w:tab/>
        <w:t>The core EMT network is comprised of the</w:t>
      </w:r>
      <w:r w:rsidR="00BF3587">
        <w:rPr>
          <w:rFonts w:ascii="Times New Roman" w:hAnsi="Times New Roman" w:cs="Times New Roman"/>
        </w:rPr>
        <w:t xml:space="preserve"> EMT-inducing</w:t>
      </w:r>
      <w:r w:rsidRPr="00C9444E">
        <w:rPr>
          <w:rFonts w:ascii="Times New Roman" w:hAnsi="Times New Roman" w:cs="Times New Roman"/>
        </w:rPr>
        <w:t xml:space="preserve"> transcription factors (</w:t>
      </w:r>
      <w:r w:rsidR="00BF3587">
        <w:rPr>
          <w:rFonts w:ascii="Times New Roman" w:hAnsi="Times New Roman" w:cs="Times New Roman"/>
        </w:rPr>
        <w:t>EMT-</w:t>
      </w:r>
      <w:r w:rsidRPr="00C9444E">
        <w:rPr>
          <w:rFonts w:ascii="Times New Roman" w:hAnsi="Times New Roman" w:cs="Times New Roman"/>
        </w:rPr>
        <w:t xml:space="preserve">TFs), ZEB and SNAIL, and </w:t>
      </w:r>
      <w:r w:rsidR="003F13E2" w:rsidRPr="00C9444E">
        <w:rPr>
          <w:rFonts w:ascii="Times New Roman" w:hAnsi="Times New Roman" w:cs="Times New Roman"/>
        </w:rPr>
        <w:t>the microRNA</w:t>
      </w:r>
      <w:r w:rsidR="00E3507E" w:rsidRPr="00C9444E">
        <w:rPr>
          <w:rFonts w:ascii="Times New Roman" w:hAnsi="Times New Roman" w:cs="Times New Roman"/>
        </w:rPr>
        <w:t xml:space="preserve"> families</w:t>
      </w:r>
      <w:r w:rsidR="003F13E2" w:rsidRPr="00C9444E">
        <w:rPr>
          <w:rFonts w:ascii="Times New Roman" w:hAnsi="Times New Roman" w:cs="Times New Roman"/>
        </w:rPr>
        <w:t>, μ</w:t>
      </w:r>
      <w:r w:rsidR="003F13E2" w:rsidRPr="00C9444E">
        <w:rPr>
          <w:rFonts w:ascii="Times New Roman" w:hAnsi="Times New Roman" w:cs="Times New Roman"/>
          <w:vertAlign w:val="subscript"/>
        </w:rPr>
        <w:t>200</w:t>
      </w:r>
      <w:r w:rsidR="003F13E2" w:rsidRPr="00C9444E">
        <w:rPr>
          <w:rFonts w:ascii="Times New Roman" w:hAnsi="Times New Roman" w:cs="Times New Roman"/>
        </w:rPr>
        <w:t xml:space="preserve"> and μ</w:t>
      </w:r>
      <w:r w:rsidR="003F13E2" w:rsidRPr="00C9444E">
        <w:rPr>
          <w:rFonts w:ascii="Times New Roman" w:hAnsi="Times New Roman" w:cs="Times New Roman"/>
          <w:vertAlign w:val="subscript"/>
        </w:rPr>
        <w:t>34</w:t>
      </w:r>
      <w:r w:rsidR="00E3507E" w:rsidRPr="00C9444E">
        <w:rPr>
          <w:rFonts w:ascii="Times New Roman" w:hAnsi="Times New Roman" w:cs="Times New Roman"/>
        </w:rPr>
        <w:t>.</w:t>
      </w:r>
      <w:r w:rsidR="00063789" w:rsidRPr="00C9444E">
        <w:rPr>
          <w:rFonts w:ascii="Times New Roman" w:hAnsi="Times New Roman" w:cs="Times New Roman"/>
        </w:rPr>
        <w:t xml:space="preserve"> It </w:t>
      </w:r>
      <w:proofErr w:type="gramStart"/>
      <w:r w:rsidR="00063789" w:rsidRPr="00C9444E">
        <w:rPr>
          <w:rFonts w:ascii="Times New Roman" w:hAnsi="Times New Roman" w:cs="Times New Roman"/>
        </w:rPr>
        <w:t>is modeled</w:t>
      </w:r>
      <w:proofErr w:type="gramEnd"/>
      <w:r w:rsidR="00063789" w:rsidRPr="00C9444E">
        <w:rPr>
          <w:rFonts w:ascii="Times New Roman" w:hAnsi="Times New Roman" w:cs="Times New Roman"/>
        </w:rPr>
        <w:t xml:space="preserve"> as a transcription</w:t>
      </w:r>
      <w:r w:rsidR="00BF3587">
        <w:rPr>
          <w:rFonts w:ascii="Times New Roman" w:hAnsi="Times New Roman" w:cs="Times New Roman"/>
        </w:rPr>
        <w:t>-</w:t>
      </w:r>
      <w:del w:id="18" w:author="Madeline Galbraith" w:date="2022-06-01T07:38:00Z">
        <w:r w:rsidR="00BF3587" w:rsidRPr="00BF3587" w:rsidDel="002B3507">
          <w:rPr>
            <w:rFonts w:ascii="Times New Roman" w:hAnsi="Times New Roman" w:cs="Times New Roman"/>
          </w:rPr>
          <w:delText xml:space="preserve"> </w:delText>
        </w:r>
      </w:del>
      <w:r w:rsidR="00BF3587" w:rsidRPr="00C9444E">
        <w:rPr>
          <w:rFonts w:ascii="Times New Roman" w:hAnsi="Times New Roman" w:cs="Times New Roman"/>
        </w:rPr>
        <w:t>translation</w:t>
      </w:r>
      <w:r w:rsidR="00063789" w:rsidRPr="00C9444E">
        <w:rPr>
          <w:rFonts w:ascii="Times New Roman" w:hAnsi="Times New Roman" w:cs="Times New Roman"/>
        </w:rPr>
        <w:t xml:space="preserve"> chimeric circuit</w:t>
      </w:r>
      <w:r w:rsidR="00E428C6">
        <w:rPr>
          <w:rFonts w:ascii="Times New Roman" w:hAnsi="Times New Roman" w:cs="Times New Roman"/>
        </w:rPr>
        <w:t xml:space="preserve"> </w:t>
      </w:r>
      <w:sdt>
        <w:sdtPr>
          <w:rPr>
            <w:rFonts w:ascii="Times New Roman" w:hAnsi="Times New Roman" w:cs="Times New Roman"/>
          </w:rPr>
          <w:alias w:val="SmartCite Citation"/>
          <w:tag w:val="703cb261-b0c2-4f52-8c43-8dc408bf3954:d7b35800-2b6c-4cd5-9775-c0b5d70ef46b+"/>
          <w:id w:val="1368175495"/>
          <w:placeholder>
            <w:docPart w:val="DefaultPlaceholder_-1854013440"/>
          </w:placeholder>
        </w:sdtPr>
        <w:sdtEndPr/>
        <w:sdtContent>
          <w:r w:rsidR="00B22650" w:rsidRPr="00B22650">
            <w:rPr>
              <w:rFonts w:ascii="Times New Roman" w:eastAsia="Times New Roman" w:hAnsi="Times New Roman" w:cs="Times New Roman"/>
              <w:color w:val="000000"/>
            </w:rPr>
            <w:t>[7]</w:t>
          </w:r>
        </w:sdtContent>
      </w:sdt>
      <w:r w:rsidR="00063789" w:rsidRPr="00C9444E">
        <w:rPr>
          <w:rFonts w:ascii="Times New Roman" w:hAnsi="Times New Roman" w:cs="Times New Roman"/>
        </w:rPr>
        <w:t>.</w:t>
      </w:r>
      <w:r w:rsidR="00361645" w:rsidRPr="00C9444E">
        <w:rPr>
          <w:rFonts w:ascii="Times New Roman" w:hAnsi="Times New Roman" w:cs="Times New Roman"/>
        </w:rPr>
        <w:t xml:space="preserve"> For a two-component chimeric circuit</w:t>
      </w:r>
      <w:r w:rsidR="00523B29">
        <w:rPr>
          <w:rFonts w:ascii="Times New Roman" w:hAnsi="Times New Roman" w:cs="Times New Roman"/>
        </w:rPr>
        <w:t xml:space="preserve"> consisting of one microRNA (u)</w:t>
      </w:r>
      <w:r w:rsidR="00361645" w:rsidRPr="00C9444E">
        <w:rPr>
          <w:rFonts w:ascii="Times New Roman" w:hAnsi="Times New Roman" w:cs="Times New Roman"/>
        </w:rPr>
        <w:t xml:space="preserve"> </w:t>
      </w:r>
      <w:r w:rsidR="00523B29">
        <w:rPr>
          <w:rFonts w:ascii="Times New Roman" w:hAnsi="Times New Roman" w:cs="Times New Roman"/>
        </w:rPr>
        <w:t xml:space="preserve">and one TF (RNA m, protein B), </w:t>
      </w:r>
      <w:r w:rsidR="00361645" w:rsidRPr="00C9444E">
        <w:rPr>
          <w:rFonts w:ascii="Times New Roman" w:hAnsi="Times New Roman" w:cs="Times New Roman"/>
        </w:rPr>
        <w:t xml:space="preserve">the binding/unbinding dynamics </w:t>
      </w:r>
      <w:proofErr w:type="gramStart"/>
      <w:r w:rsidR="00361645" w:rsidRPr="00C9444E">
        <w:rPr>
          <w:rFonts w:ascii="Times New Roman" w:hAnsi="Times New Roman" w:cs="Times New Roman"/>
        </w:rPr>
        <w:t>are given</w:t>
      </w:r>
      <w:proofErr w:type="gramEnd"/>
      <w:r w:rsidR="00361645" w:rsidRPr="00C9444E">
        <w:rPr>
          <w:rFonts w:ascii="Times New Roman" w:hAnsi="Times New Roman" w:cs="Times New Roman"/>
        </w:rPr>
        <w:t xml:space="preserve"> by </w:t>
      </w:r>
    </w:p>
    <w:p w14:paraId="5ED71536" w14:textId="2C6C5954" w:rsidR="00627954" w:rsidRPr="00C9444E" w:rsidRDefault="003B6DFD" w:rsidP="00944149">
      <w:pPr>
        <w:pStyle w:val="BodyText"/>
        <w:spacing w:line="480" w:lineRule="auto"/>
        <w:rPr>
          <w:rFonts w:ascii="Times New Roman" w:eastAsiaTheme="minorEastAsia" w:hAnsi="Times New Roman" w:cs="Times New Roman"/>
        </w:rPr>
      </w:pPr>
      <m:oMath>
        <m:f>
          <m:fPr>
            <m:ctrlPr>
              <w:rPr>
                <w:rFonts w:ascii="Cambria Math" w:hAnsi="Cambria Math" w:cs="Times New Roman"/>
              </w:rPr>
            </m:ctrlPr>
          </m:fPr>
          <m:num>
            <m:r>
              <w:rPr>
                <w:rFonts w:ascii="Cambria Math" w:hAnsi="Cambria Math" w:cs="Times New Roman"/>
              </w:rPr>
              <m:t>d</m:t>
            </m:r>
            <m:r>
              <m:rPr>
                <m:sty m:val="p"/>
              </m:rPr>
              <w:rPr>
                <w:rFonts w:ascii="Cambria Math" w:hAnsi="Cambria Math" w:cs="Times New Roman"/>
              </w:rPr>
              <m:t>μ</m:t>
            </m:r>
            <m:ctrlPr>
              <w:rPr>
                <w:rFonts w:ascii="Cambria Math" w:hAnsi="Cambria Math" w:cs="Times New Roman"/>
                <w:i/>
              </w:rPr>
            </m:ctrlPr>
          </m:num>
          <m:den>
            <m:r>
              <w:rPr>
                <w:rFonts w:ascii="Cambria Math" w:hAnsi="Cambria Math" w:cs="Times New Roman"/>
              </w:rPr>
              <m:t>dt</m:t>
            </m:r>
            <m:ctrlPr>
              <w:rPr>
                <w:rFonts w:ascii="Cambria Math" w:hAnsi="Cambria Math" w:cs="Times New Roman"/>
                <w:i/>
              </w:rPr>
            </m:ctrlP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g</m:t>
            </m:r>
          </m:e>
          <m:sub>
            <m:r>
              <m:rPr>
                <m:sty m:val="p"/>
              </m:rPr>
              <w:rPr>
                <w:rFonts w:ascii="Cambria Math" w:hAnsi="Cambria Math" w:cs="Times New Roman"/>
              </w:rPr>
              <m:t>μ</m:t>
            </m:r>
          </m:sub>
        </m:sSub>
        <m:r>
          <m:rPr>
            <m:sty m:val="p"/>
          </m:rPr>
          <w:rPr>
            <w:rFonts w:ascii="Cambria Math" w:hAnsi="Cambria Math" w:cs="Times New Roman"/>
          </w:rPr>
          <m:t>μ</m:t>
        </m:r>
        <m:r>
          <w:rPr>
            <w:rFonts w:ascii="Cambria Math" w:hAnsi="Cambria Math" w:cs="Times New Roman"/>
          </w:rPr>
          <m:t>-m</m:t>
        </m:r>
        <m:sSub>
          <m:sSubPr>
            <m:ctrlPr>
              <w:rPr>
                <w:rFonts w:ascii="Cambria Math" w:hAnsi="Cambria Math" w:cs="Times New Roman"/>
                <w:i/>
              </w:rPr>
            </m:ctrlPr>
          </m:sSubPr>
          <m:e>
            <m:r>
              <w:rPr>
                <w:rFonts w:ascii="Cambria Math" w:hAnsi="Cambria Math" w:cs="Times New Roman"/>
              </w:rPr>
              <m:t>Y</m:t>
            </m:r>
          </m:e>
          <m:sub>
            <m:r>
              <m:rPr>
                <m:sty m:val="p"/>
              </m:rPr>
              <w:rPr>
                <w:rFonts w:ascii="Cambria Math" w:hAnsi="Cambria Math" w:cs="Times New Roman"/>
              </w:rPr>
              <m:t>μ</m:t>
            </m:r>
          </m:sub>
        </m:sSub>
        <m:d>
          <m:dPr>
            <m:ctrlPr>
              <w:rPr>
                <w:rFonts w:ascii="Cambria Math" w:hAnsi="Cambria Math" w:cs="Times New Roman"/>
                <w:i/>
              </w:rPr>
            </m:ctrlPr>
          </m:dPr>
          <m:e>
            <m:r>
              <m:rPr>
                <m:sty m:val="p"/>
              </m:rPr>
              <w:rPr>
                <w:rFonts w:ascii="Cambria Math" w:hAnsi="Cambria Math" w:cs="Times New Roman"/>
              </w:rPr>
              <m:t>μ</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m:rPr>
                <m:sty m:val="p"/>
              </m:rPr>
              <w:rPr>
                <w:rFonts w:ascii="Cambria Math" w:hAnsi="Cambria Math" w:cs="Times New Roman"/>
              </w:rPr>
              <m:t>μ</m:t>
            </m:r>
          </m:sub>
        </m:sSub>
        <m:r>
          <m:rPr>
            <m:sty m:val="p"/>
          </m:rPr>
          <w:rPr>
            <w:rFonts w:ascii="Cambria Math" w:eastAsiaTheme="minorEastAsia" w:hAnsi="Cambria Math" w:cs="Times New Roman"/>
          </w:rPr>
          <m:t>μ</m:t>
        </m:r>
      </m:oMath>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t xml:space="preserve">       (1)</w:t>
      </w:r>
    </w:p>
    <w:p w14:paraId="5F2DACC2" w14:textId="40F41ACF" w:rsidR="00627954" w:rsidRPr="00C9444E" w:rsidRDefault="003B6DFD" w:rsidP="00944149">
      <w:pPr>
        <w:pStyle w:val="BodyText"/>
        <w:spacing w:line="480" w:lineRule="auto"/>
        <w:rPr>
          <w:rFonts w:ascii="Times New Roman" w:eastAsiaTheme="minorEastAsia" w:hAnsi="Times New Roman" w:cs="Times New Roman"/>
        </w:rPr>
      </w:pPr>
      <m:oMath>
        <m:f>
          <m:fPr>
            <m:ctrlPr>
              <w:rPr>
                <w:rFonts w:ascii="Cambria Math" w:hAnsi="Cambria Math" w:cs="Times New Roman"/>
              </w:rPr>
            </m:ctrlPr>
          </m:fPr>
          <m:num>
            <m:r>
              <w:rPr>
                <w:rFonts w:ascii="Cambria Math" w:hAnsi="Cambria Math" w:cs="Times New Roman"/>
              </w:rPr>
              <m:t>d</m:t>
            </m:r>
            <m:r>
              <m:rPr>
                <m:sty m:val="p"/>
              </m:rPr>
              <w:rPr>
                <w:rFonts w:ascii="Cambria Math" w:hAnsi="Cambria Math" w:cs="Times New Roman"/>
              </w:rPr>
              <m:t>m</m:t>
            </m:r>
            <m:ctrlPr>
              <w:rPr>
                <w:rFonts w:ascii="Cambria Math" w:hAnsi="Cambria Math" w:cs="Times New Roman"/>
                <w:i/>
              </w:rPr>
            </m:ctrlPr>
          </m:num>
          <m:den>
            <m:r>
              <w:rPr>
                <w:rFonts w:ascii="Cambria Math" w:hAnsi="Cambria Math" w:cs="Times New Roman"/>
              </w:rPr>
              <m:t>dt</m:t>
            </m:r>
            <m:ctrlPr>
              <w:rPr>
                <w:rFonts w:ascii="Cambria Math" w:hAnsi="Cambria Math" w:cs="Times New Roman"/>
                <w:i/>
              </w:rPr>
            </m:ctrlP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g</m:t>
            </m:r>
          </m:e>
          <m:sub>
            <m:r>
              <m:rPr>
                <m:sty m:val="p"/>
              </m:rPr>
              <w:rPr>
                <w:rFonts w:ascii="Cambria Math" w:hAnsi="Cambria Math" w:cs="Times New Roman"/>
              </w:rPr>
              <m:t>m</m:t>
            </m:r>
          </m:sub>
        </m:sSub>
        <m:r>
          <w:rPr>
            <w:rFonts w:ascii="Cambria Math" w:hAnsi="Cambria Math" w:cs="Times New Roman"/>
          </w:rPr>
          <m:t>-m</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m</m:t>
            </m:r>
          </m:sub>
        </m:sSub>
        <m:d>
          <m:dPr>
            <m:ctrlPr>
              <w:rPr>
                <w:rFonts w:ascii="Cambria Math" w:hAnsi="Cambria Math" w:cs="Times New Roman"/>
                <w:i/>
              </w:rPr>
            </m:ctrlPr>
          </m:dPr>
          <m:e>
            <m:r>
              <m:rPr>
                <m:sty m:val="p"/>
              </m:rPr>
              <w:rPr>
                <w:rFonts w:ascii="Cambria Math" w:hAnsi="Cambria Math" w:cs="Times New Roman"/>
              </w:rPr>
              <m:t>μ</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m:rPr>
                <m:sty m:val="p"/>
              </m:rPr>
              <w:rPr>
                <w:rFonts w:ascii="Cambria Math" w:hAnsi="Cambria Math" w:cs="Times New Roman"/>
              </w:rPr>
              <m:t>m</m:t>
            </m:r>
          </m:sub>
        </m:sSub>
        <m:r>
          <m:rPr>
            <m:sty m:val="p"/>
          </m:rPr>
          <w:rPr>
            <w:rFonts w:ascii="Cambria Math" w:eastAsiaTheme="minorEastAsia" w:hAnsi="Cambria Math" w:cs="Times New Roman"/>
          </w:rPr>
          <m:t>m</m:t>
        </m:r>
      </m:oMath>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t xml:space="preserve">       (2)</w:t>
      </w:r>
    </w:p>
    <w:p w14:paraId="3494F78A" w14:textId="1D589F23" w:rsidR="00627954" w:rsidRPr="00C9444E" w:rsidRDefault="003B6DFD" w:rsidP="00944149">
      <w:pPr>
        <w:pStyle w:val="BodyText"/>
        <w:spacing w:line="480" w:lineRule="auto"/>
        <w:rPr>
          <w:rFonts w:ascii="Times New Roman" w:eastAsiaTheme="minorEastAsia" w:hAnsi="Times New Roman" w:cs="Times New Roman"/>
        </w:rPr>
      </w:pPr>
      <m:oMath>
        <m:f>
          <m:fPr>
            <m:ctrlPr>
              <w:rPr>
                <w:rFonts w:ascii="Cambria Math" w:hAnsi="Cambria Math" w:cs="Times New Roman"/>
              </w:rPr>
            </m:ctrlPr>
          </m:fPr>
          <m:num>
            <m:r>
              <w:rPr>
                <w:rFonts w:ascii="Cambria Math" w:hAnsi="Cambria Math" w:cs="Times New Roman"/>
              </w:rPr>
              <m:t>d</m:t>
            </m:r>
            <m:r>
              <m:rPr>
                <m:sty m:val="p"/>
              </m:rPr>
              <w:rPr>
                <w:rFonts w:ascii="Cambria Math" w:hAnsi="Cambria Math" w:cs="Times New Roman"/>
              </w:rPr>
              <m:t>B</m:t>
            </m:r>
            <m:ctrlPr>
              <w:rPr>
                <w:rFonts w:ascii="Cambria Math" w:hAnsi="Cambria Math" w:cs="Times New Roman"/>
                <w:i/>
              </w:rPr>
            </m:ctrlPr>
          </m:num>
          <m:den>
            <m:r>
              <w:rPr>
                <w:rFonts w:ascii="Cambria Math" w:hAnsi="Cambria Math" w:cs="Times New Roman"/>
              </w:rPr>
              <m:t>dt</m:t>
            </m:r>
            <m:ctrlPr>
              <w:rPr>
                <w:rFonts w:ascii="Cambria Math" w:hAnsi="Cambria Math" w:cs="Times New Roman"/>
                <w:i/>
              </w:rPr>
            </m:ctrlP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g</m:t>
            </m:r>
          </m:e>
          <m:sub>
            <m:r>
              <m:rPr>
                <m:sty m:val="p"/>
              </m:rPr>
              <w:rPr>
                <w:rFonts w:ascii="Cambria Math" w:hAnsi="Cambria Math" w:cs="Times New Roman"/>
              </w:rPr>
              <m:t>B</m:t>
            </m:r>
          </m:sub>
        </m:sSub>
        <m:r>
          <w:rPr>
            <w:rFonts w:ascii="Cambria Math" w:hAnsi="Cambria Math" w:cs="Times New Roman"/>
          </w:rPr>
          <m:t>mL</m:t>
        </m:r>
        <m:d>
          <m:dPr>
            <m:ctrlPr>
              <w:rPr>
                <w:rFonts w:ascii="Cambria Math" w:hAnsi="Cambria Math" w:cs="Times New Roman"/>
                <w:i/>
              </w:rPr>
            </m:ctrlPr>
          </m:dPr>
          <m:e>
            <m:r>
              <m:rPr>
                <m:sty m:val="p"/>
              </m:rPr>
              <w:rPr>
                <w:rFonts w:ascii="Cambria Math" w:hAnsi="Cambria Math" w:cs="Times New Roman"/>
              </w:rPr>
              <m:t>μ</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m:rPr>
                <m:sty m:val="p"/>
              </m:rPr>
              <w:rPr>
                <w:rFonts w:ascii="Cambria Math" w:hAnsi="Cambria Math" w:cs="Times New Roman"/>
              </w:rPr>
              <m:t>B</m:t>
            </m:r>
          </m:sub>
        </m:sSub>
        <m:r>
          <m:rPr>
            <m:sty m:val="p"/>
          </m:rPr>
          <w:rPr>
            <w:rFonts w:ascii="Cambria Math" w:eastAsiaTheme="minorEastAsia" w:hAnsi="Cambria Math" w:cs="Times New Roman"/>
          </w:rPr>
          <m:t>B</m:t>
        </m:r>
      </m:oMath>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t xml:space="preserve">       (3)</w:t>
      </w:r>
    </w:p>
    <w:p w14:paraId="198D1746" w14:textId="60189E10" w:rsidR="00E74A95" w:rsidRPr="00C9444E" w:rsidRDefault="00E3507E" w:rsidP="00944149">
      <w:pPr>
        <w:pStyle w:val="BodyText"/>
        <w:spacing w:line="480" w:lineRule="auto"/>
        <w:rPr>
          <w:rFonts w:ascii="Times New Roman" w:hAnsi="Times New Roman" w:cs="Times New Roman"/>
        </w:rPr>
      </w:pPr>
      <w:r w:rsidRPr="00C9444E">
        <w:rPr>
          <w:rFonts w:ascii="Times New Roman" w:hAnsi="Times New Roman" w:cs="Times New Roman"/>
        </w:rPr>
        <w:t xml:space="preserve"> </w:t>
      </w:r>
      <w:r w:rsidR="008025D0" w:rsidRPr="00C9444E">
        <w:rPr>
          <w:rFonts w:ascii="Times New Roman" w:hAnsi="Times New Roman" w:cs="Times New Roman"/>
        </w:rPr>
        <w:t>where the</w:t>
      </w:r>
      <w:r w:rsidR="00023DFE" w:rsidRPr="00C9444E">
        <w:rPr>
          <w:rFonts w:ascii="Times New Roman" w:hAnsi="Times New Roman" w:cs="Times New Roman"/>
        </w:rPr>
        <w:t xml:space="preserve"> three functions</w:t>
      </w:r>
      <m:oMath>
        <m: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μ</m:t>
            </m:r>
          </m:sub>
        </m:sSub>
      </m:oMath>
      <w:r w:rsidR="00023DFE" w:rsidRPr="00C9444E">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m</m:t>
            </m:r>
          </m:sub>
        </m:sSub>
      </m:oMath>
      <w:r w:rsidR="00023DFE" w:rsidRPr="00C9444E">
        <w:rPr>
          <w:rFonts w:ascii="Times New Roman" w:hAnsi="Times New Roman" w:cs="Times New Roman"/>
        </w:rPr>
        <w:t xml:space="preserve">, and </w:t>
      </w:r>
      <m:oMath>
        <m:r>
          <w:rPr>
            <w:rFonts w:ascii="Cambria Math" w:hAnsi="Cambria Math" w:cs="Times New Roman"/>
          </w:rPr>
          <m:t>L</m:t>
        </m:r>
      </m:oMath>
      <w:r w:rsidR="00023DFE" w:rsidRPr="00C9444E">
        <w:rPr>
          <w:rFonts w:ascii="Times New Roman" w:hAnsi="Times New Roman" w:cs="Times New Roman"/>
        </w:rPr>
        <w:t xml:space="preserve"> which represent respectively the active miRNA degradation rate, active mRNA degradation rate, and translation rate (details in SI section 1.</w:t>
      </w:r>
      <w:r w:rsidR="00C2452F" w:rsidRPr="00C9444E">
        <w:rPr>
          <w:rFonts w:ascii="Times New Roman" w:hAnsi="Times New Roman" w:cs="Times New Roman"/>
        </w:rPr>
        <w:t>1</w:t>
      </w:r>
      <w:r w:rsidR="00023DFE" w:rsidRPr="00C9444E">
        <w:rPr>
          <w:rFonts w:ascii="Times New Roman" w:hAnsi="Times New Roman" w:cs="Times New Roman"/>
        </w:rPr>
        <w:t>, Fig. S</w:t>
      </w:r>
      <w:r w:rsidR="009622A5" w:rsidRPr="00C9444E">
        <w:rPr>
          <w:rFonts w:ascii="Times New Roman" w:hAnsi="Times New Roman" w:cs="Times New Roman"/>
        </w:rPr>
        <w:t>1</w:t>
      </w:r>
      <w:r w:rsidR="00023DFE" w:rsidRPr="00C9444E">
        <w:rPr>
          <w:rFonts w:ascii="Times New Roman" w:hAnsi="Times New Roman" w:cs="Times New Roman"/>
        </w:rPr>
        <w:t>-S</w:t>
      </w:r>
      <w:r w:rsidR="009622A5" w:rsidRPr="00C9444E">
        <w:rPr>
          <w:rFonts w:ascii="Times New Roman" w:hAnsi="Times New Roman" w:cs="Times New Roman"/>
        </w:rPr>
        <w:t>3</w:t>
      </w:r>
      <w:r w:rsidR="00023DFE" w:rsidRPr="00C9444E">
        <w:rPr>
          <w:rFonts w:ascii="Times New Roman" w:hAnsi="Times New Roman" w:cs="Times New Roman"/>
        </w:rPr>
        <w:t>).</w:t>
      </w:r>
      <w:r w:rsidR="003B389D" w:rsidRPr="00C9444E">
        <w:rPr>
          <w:rFonts w:ascii="Times New Roman" w:hAnsi="Times New Roman" w:cs="Times New Roman"/>
        </w:rPr>
        <w:t xml:space="preserve"> The</w:t>
      </w:r>
      <w:r w:rsidR="00523B29">
        <w:rPr>
          <w:rFonts w:ascii="Times New Roman" w:hAnsi="Times New Roman" w:cs="Times New Roman"/>
        </w:rPr>
        <w:t xml:space="preserve"> transcriptional</w:t>
      </w:r>
      <w:r w:rsidR="003B389D" w:rsidRPr="00C9444E">
        <w:rPr>
          <w:rFonts w:ascii="Times New Roman" w:hAnsi="Times New Roman" w:cs="Times New Roman"/>
        </w:rPr>
        <w:t xml:space="preserve"> activation and inhibition </w:t>
      </w:r>
      <w:r w:rsidR="00121F49">
        <w:rPr>
          <w:rFonts w:ascii="Times New Roman" w:hAnsi="Times New Roman" w:cs="Times New Roman"/>
        </w:rPr>
        <w:t>by</w:t>
      </w:r>
      <w:r w:rsidR="003B389D" w:rsidRPr="00C9444E">
        <w:rPr>
          <w:rFonts w:ascii="Times New Roman" w:hAnsi="Times New Roman" w:cs="Times New Roman"/>
        </w:rPr>
        <w:t xml:space="preserve"> SNAIL and ZEB </w:t>
      </w:r>
      <w:proofErr w:type="gramStart"/>
      <w:r w:rsidR="003B389D" w:rsidRPr="00C9444E">
        <w:rPr>
          <w:rFonts w:ascii="Times New Roman" w:hAnsi="Times New Roman" w:cs="Times New Roman"/>
        </w:rPr>
        <w:t>are mathematically represented</w:t>
      </w:r>
      <w:proofErr w:type="gramEnd"/>
      <w:r w:rsidR="003B389D" w:rsidRPr="00C9444E">
        <w:rPr>
          <w:rFonts w:ascii="Times New Roman" w:hAnsi="Times New Roman" w:cs="Times New Roman"/>
        </w:rPr>
        <w:t xml:space="preserve"> as a shifted Hill function</w:t>
      </w:r>
      <w:r w:rsidR="00E428C6">
        <w:rPr>
          <w:rFonts w:ascii="Times New Roman" w:hAnsi="Times New Roman" w:cs="Times New Roman"/>
        </w:rPr>
        <w:t xml:space="preserve"> </w:t>
      </w:r>
      <w:sdt>
        <w:sdtPr>
          <w:rPr>
            <w:rFonts w:ascii="Times New Roman" w:hAnsi="Times New Roman" w:cs="Times New Roman"/>
          </w:rPr>
          <w:alias w:val="SmartCite Citation"/>
          <w:tag w:val="703cb261-b0c2-4f52-8c43-8dc408bf3954:7c5fc5c7-ebfd-401d-ad27-0fcda4850e49+"/>
          <w:id w:val="1758091896"/>
          <w:placeholder>
            <w:docPart w:val="DefaultPlaceholder_-1854013440"/>
          </w:placeholder>
        </w:sdtPr>
        <w:sdtEndPr/>
        <w:sdtContent>
          <w:r w:rsidR="00B22650" w:rsidRPr="00B22650">
            <w:rPr>
              <w:rFonts w:ascii="Times New Roman" w:eastAsia="Times New Roman" w:hAnsi="Times New Roman" w:cs="Times New Roman"/>
              <w:color w:val="000000"/>
            </w:rPr>
            <w:t>[48]</w:t>
          </w:r>
        </w:sdtContent>
      </w:sdt>
      <w:r w:rsidR="0036022C">
        <w:rPr>
          <w:rFonts w:ascii="Times New Roman" w:hAnsi="Times New Roman" w:cs="Times New Roman"/>
        </w:rPr>
        <w:t xml:space="preserve"> which is defined shown below</w:t>
      </w:r>
      <w:r w:rsidR="00E74A95" w:rsidRPr="00C9444E">
        <w:rPr>
          <w:rFonts w:ascii="Times New Roman" w:hAnsi="Times New Roman" w:cs="Times New Roman"/>
        </w:rPr>
        <w:t>,</w:t>
      </w:r>
    </w:p>
    <w:p w14:paraId="026C0A63" w14:textId="35F1099E" w:rsidR="00F33997" w:rsidRPr="00C9444E" w:rsidRDefault="00F33997" w:rsidP="00944149">
      <w:pPr>
        <w:pStyle w:val="BodyText"/>
        <w:spacing w:line="480" w:lineRule="auto"/>
        <w:rPr>
          <w:rFonts w:ascii="Times New Roman" w:eastAsiaTheme="minorEastAsia" w:hAnsi="Times New Roman" w:cs="Times New Roman"/>
        </w:rPr>
      </w:pPr>
      <m:oMath>
        <m:r>
          <w:rPr>
            <w:rFonts w:ascii="Cambria Math" w:hAnsi="Cambria Math" w:cs="Times New Roman"/>
          </w:rPr>
          <m:t>H</m:t>
        </m:r>
        <m:d>
          <m:dPr>
            <m:ctrlPr>
              <w:rPr>
                <w:rFonts w:ascii="Cambria Math" w:hAnsi="Cambria Math" w:cs="Times New Roman"/>
                <w:i/>
              </w:rPr>
            </m:ctrlPr>
          </m:dPr>
          <m:e>
            <m:r>
              <w:rPr>
                <w:rFonts w:ascii="Cambria Math" w:hAnsi="Cambria Math" w:cs="Times New Roman"/>
              </w:rPr>
              <m:t>X,</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X</m:t>
                </m:r>
              </m:sub>
            </m:sSub>
            <m:r>
              <w:rPr>
                <w:rFonts w:ascii="Cambria Math" w:hAnsi="Cambria Math" w:cs="Times New Roman"/>
              </w:rPr>
              <m:t>,</m:t>
            </m:r>
            <m:r>
              <m:rPr>
                <m:sty m:val="p"/>
              </m:rPr>
              <w:rPr>
                <w:rFonts w:ascii="Cambria Math" w:hAnsi="Cambria Math" w:cs="Times New Roman"/>
              </w:rPr>
              <m:t>λ</m:t>
            </m:r>
          </m:e>
        </m:d>
        <m:r>
          <w:rPr>
            <w:rFonts w:ascii="Cambria Math" w:hAnsi="Cambria Math" w:cs="Times New Roman"/>
          </w:rPr>
          <m:t>=</m:t>
        </m:r>
        <m:r>
          <m:rPr>
            <m:sty m:val="p"/>
          </m:rPr>
          <w:rPr>
            <w:rFonts w:ascii="Cambria Math" w:hAnsi="Cambria Math" w:cs="Times New Roman"/>
          </w:rPr>
          <m:t>λ</m:t>
        </m:r>
        <m:r>
          <w:rPr>
            <w:rFonts w:ascii="Cambria Math" w:hAnsi="Cambria Math" w:cs="Times New Roman"/>
          </w:rPr>
          <m:t>+</m:t>
        </m:r>
        <m:f>
          <m:fPr>
            <m:ctrlPr>
              <w:rPr>
                <w:rFonts w:ascii="Cambria Math" w:hAnsi="Cambria Math" w:cs="Times New Roman"/>
              </w:rPr>
            </m:ctrlPr>
          </m:fPr>
          <m:num>
            <m:r>
              <w:rPr>
                <w:rFonts w:ascii="Cambria Math" w:hAnsi="Cambria Math" w:cs="Times New Roman"/>
              </w:rPr>
              <m:t>1-</m:t>
            </m:r>
            <m:r>
              <m:rPr>
                <m:sty m:val="p"/>
              </m:rPr>
              <w:rPr>
                <w:rFonts w:ascii="Cambria Math" w:hAnsi="Cambria Math" w:cs="Times New Roman"/>
              </w:rPr>
              <m:t>λ</m:t>
            </m:r>
            <m:ctrlPr>
              <w:rPr>
                <w:rFonts w:ascii="Cambria Math" w:hAnsi="Cambria Math" w:cs="Times New Roman"/>
                <w:i/>
              </w:rPr>
            </m:ctrlPr>
          </m:num>
          <m:den>
            <m:r>
              <w:rPr>
                <w:rFonts w:ascii="Cambria Math" w:hAnsi="Cambria Math" w:cs="Times New Roman"/>
              </w:rPr>
              <m:t>1+</m:t>
            </m:r>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X</m:t>
                    </m:r>
                    <m:r>
                      <m:rPr>
                        <m:lit/>
                      </m:rP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0</m:t>
                        </m:r>
                      </m:sub>
                    </m:sSub>
                  </m:e>
                </m:d>
              </m:e>
              <m:sup>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X</m:t>
                    </m:r>
                  </m:sub>
                </m:sSub>
              </m:sup>
            </m:sSup>
            <m:ctrlPr>
              <w:rPr>
                <w:rFonts w:ascii="Cambria Math" w:hAnsi="Cambria Math" w:cs="Times New Roman"/>
                <w:i/>
              </w:rPr>
            </m:ctrlPr>
          </m:den>
        </m:f>
      </m:oMath>
      <w:r w:rsidRPr="00C9444E">
        <w:rPr>
          <w:rFonts w:ascii="Times New Roman" w:eastAsiaTheme="minorEastAsia" w:hAnsi="Times New Roman" w:cs="Times New Roman"/>
        </w:rPr>
        <w:tab/>
      </w:r>
      <w:r w:rsidRPr="00C9444E">
        <w:rPr>
          <w:rFonts w:ascii="Times New Roman" w:eastAsiaTheme="minorEastAsia" w:hAnsi="Times New Roman" w:cs="Times New Roman"/>
        </w:rPr>
        <w:tab/>
      </w:r>
      <w:r w:rsidRPr="00C9444E">
        <w:rPr>
          <w:rFonts w:ascii="Times New Roman" w:eastAsiaTheme="minorEastAsia" w:hAnsi="Times New Roman" w:cs="Times New Roman"/>
        </w:rPr>
        <w:tab/>
      </w:r>
      <w:r w:rsidRPr="00C9444E">
        <w:rPr>
          <w:rFonts w:ascii="Times New Roman" w:eastAsiaTheme="minorEastAsia" w:hAnsi="Times New Roman" w:cs="Times New Roman"/>
        </w:rPr>
        <w:tab/>
      </w:r>
      <w:r w:rsidRPr="00C9444E">
        <w:rPr>
          <w:rFonts w:ascii="Times New Roman" w:eastAsiaTheme="minorEastAsia" w:hAnsi="Times New Roman" w:cs="Times New Roman"/>
        </w:rPr>
        <w:tab/>
      </w:r>
      <w:r w:rsidRPr="00C9444E">
        <w:rPr>
          <w:rFonts w:ascii="Times New Roman" w:eastAsiaTheme="minorEastAsia" w:hAnsi="Times New Roman" w:cs="Times New Roman"/>
        </w:rPr>
        <w:tab/>
      </w:r>
      <w:r w:rsidRPr="00C9444E">
        <w:rPr>
          <w:rFonts w:ascii="Times New Roman" w:eastAsiaTheme="minorEastAsia" w:hAnsi="Times New Roman" w:cs="Times New Roman"/>
        </w:rPr>
        <w:tab/>
      </w:r>
      <w:r w:rsidRPr="00C9444E">
        <w:rPr>
          <w:rFonts w:ascii="Times New Roman" w:eastAsiaTheme="minorEastAsia" w:hAnsi="Times New Roman" w:cs="Times New Roman"/>
        </w:rPr>
        <w:tab/>
      </w:r>
      <w:r w:rsidR="008F35BB" w:rsidRPr="00C9444E">
        <w:rPr>
          <w:rFonts w:ascii="Times New Roman" w:eastAsiaTheme="minorEastAsia" w:hAnsi="Times New Roman" w:cs="Times New Roman"/>
        </w:rPr>
        <w:t xml:space="preserve">       </w:t>
      </w:r>
      <w:r w:rsidRPr="00C9444E">
        <w:rPr>
          <w:rFonts w:ascii="Times New Roman" w:eastAsiaTheme="minorEastAsia" w:hAnsi="Times New Roman" w:cs="Times New Roman"/>
        </w:rPr>
        <w:t>(4)</w:t>
      </w:r>
    </w:p>
    <w:p w14:paraId="1657F7AC" w14:textId="0BEC9915" w:rsidR="004F0ADB" w:rsidRPr="00C9444E" w:rsidRDefault="00E74A95" w:rsidP="00944149">
      <w:pPr>
        <w:pStyle w:val="BodyText"/>
        <w:spacing w:line="480" w:lineRule="auto"/>
        <w:rPr>
          <w:rFonts w:ascii="Times New Roman" w:hAnsi="Times New Roman" w:cs="Times New Roman"/>
        </w:rPr>
      </w:pPr>
      <w:del w:id="19" w:author="Madeline Galbraith" w:date="2022-05-30T15:47:00Z">
        <w:r w:rsidRPr="00C9444E" w:rsidDel="0036022C">
          <w:rPr>
            <w:rFonts w:ascii="Times New Roman" w:hAnsi="Times New Roman" w:cs="Times New Roman"/>
          </w:rPr>
          <w:delText>Onc</w:delText>
        </w:r>
        <w:r w:rsidR="003B389D" w:rsidRPr="00C9444E" w:rsidDel="0036022C">
          <w:rPr>
            <w:rFonts w:ascii="Times New Roman" w:hAnsi="Times New Roman" w:cs="Times New Roman"/>
          </w:rPr>
          <w:delText xml:space="preserve">e the threshold of the regulator </w:delText>
        </w:r>
        <w:r w:rsidRPr="00C9444E" w:rsidDel="0036022C">
          <w:rPr>
            <w:rFonts w:ascii="Times New Roman" w:hAnsi="Times New Roman" w:cs="Times New Roman"/>
          </w:rPr>
          <w:delText>(X</w:delText>
        </w:r>
        <w:r w:rsidRPr="00C9444E" w:rsidDel="0036022C">
          <w:rPr>
            <w:rFonts w:ascii="Times New Roman" w:hAnsi="Times New Roman" w:cs="Times New Roman"/>
            <w:vertAlign w:val="subscript"/>
          </w:rPr>
          <w:delText>0</w:delText>
        </w:r>
        <w:r w:rsidRPr="00C9444E" w:rsidDel="0036022C">
          <w:rPr>
            <w:rFonts w:ascii="Times New Roman" w:hAnsi="Times New Roman" w:cs="Times New Roman"/>
          </w:rPr>
          <w:delText xml:space="preserve">) </w:delText>
        </w:r>
        <w:r w:rsidR="003B389D" w:rsidRPr="00C9444E" w:rsidDel="0036022C">
          <w:rPr>
            <w:rFonts w:ascii="Times New Roman" w:hAnsi="Times New Roman" w:cs="Times New Roman"/>
          </w:rPr>
          <w:delText>is achieved, t</w:delText>
        </w:r>
      </w:del>
      <w:ins w:id="20" w:author="Madeline Galbraith" w:date="2022-05-30T15:47:00Z">
        <w:r w:rsidR="0036022C">
          <w:rPr>
            <w:rFonts w:ascii="Times New Roman" w:hAnsi="Times New Roman" w:cs="Times New Roman"/>
          </w:rPr>
          <w:t>T</w:t>
        </w:r>
      </w:ins>
      <w:r w:rsidR="003B389D" w:rsidRPr="00C9444E">
        <w:rPr>
          <w:rFonts w:ascii="Times New Roman" w:hAnsi="Times New Roman" w:cs="Times New Roman"/>
        </w:rPr>
        <w:t>he fold change (</w:t>
      </w:r>
      <m:oMath>
        <m:r>
          <w:rPr>
            <w:rFonts w:ascii="Cambria Math" w:hAnsi="Cambria Math" w:cs="Times New Roman"/>
          </w:rPr>
          <m:t>λ</m:t>
        </m:r>
      </m:oMath>
      <w:r w:rsidR="003B389D" w:rsidRPr="00C9444E">
        <w:rPr>
          <w:rFonts w:ascii="Times New Roman" w:hAnsi="Times New Roman" w:cs="Times New Roman"/>
        </w:rPr>
        <w:t xml:space="preserve">) </w:t>
      </w:r>
      <w:r w:rsidR="000B062F" w:rsidRPr="00C9444E">
        <w:rPr>
          <w:rFonts w:ascii="Times New Roman" w:hAnsi="Times New Roman" w:cs="Times New Roman"/>
        </w:rPr>
        <w:t xml:space="preserve"> represents the magnitude of the activation</w:t>
      </w:r>
      <w:r w:rsidR="002F0AFD" w:rsidRPr="00C9444E">
        <w:rPr>
          <w:rFonts w:ascii="Times New Roman" w:hAnsi="Times New Roman" w:cs="Times New Roman"/>
        </w:rPr>
        <w:t xml:space="preserve"> (</w:t>
      </w:r>
      <m:oMath>
        <m:r>
          <w:rPr>
            <w:rFonts w:ascii="Cambria Math" w:hAnsi="Cambria Math" w:cs="Times New Roman"/>
          </w:rPr>
          <m:t>λ</m:t>
        </m:r>
      </m:oMath>
      <w:r w:rsidR="002F0AFD" w:rsidRPr="00C9444E">
        <w:rPr>
          <w:rFonts w:ascii="Times New Roman" w:hAnsi="Times New Roman" w:cs="Times New Roman"/>
        </w:rPr>
        <w:t xml:space="preserve"> &gt;1)</w:t>
      </w:r>
      <w:r w:rsidR="000B062F" w:rsidRPr="00C9444E">
        <w:rPr>
          <w:rFonts w:ascii="Times New Roman" w:hAnsi="Times New Roman" w:cs="Times New Roman"/>
        </w:rPr>
        <w:t xml:space="preserve"> or inhibition</w:t>
      </w:r>
      <w:r w:rsidR="002F0AFD" w:rsidRPr="00C9444E">
        <w:rPr>
          <w:rFonts w:ascii="Times New Roman" w:hAnsi="Times New Roman" w:cs="Times New Roman"/>
        </w:rPr>
        <w:t xml:space="preserve"> (</w:t>
      </w:r>
      <w:r w:rsidR="00903B41">
        <w:rPr>
          <w:rFonts w:ascii="Times New Roman" w:eastAsiaTheme="minorEastAsia" w:hAnsi="Times New Roman" w:cs="Times New Roman"/>
        </w:rPr>
        <w:t>0=&lt;</w:t>
      </w:r>
      <m:oMath>
        <m:r>
          <w:rPr>
            <w:rFonts w:ascii="Cambria Math" w:hAnsi="Cambria Math" w:cs="Times New Roman"/>
          </w:rPr>
          <m:t>λ</m:t>
        </m:r>
      </m:oMath>
      <w:r w:rsidR="002F0AFD" w:rsidRPr="00C9444E">
        <w:rPr>
          <w:rFonts w:ascii="Times New Roman" w:hAnsi="Times New Roman" w:cs="Times New Roman"/>
        </w:rPr>
        <w:t xml:space="preserve"> &lt;1)</w:t>
      </w:r>
      <w:r w:rsidR="000B062F" w:rsidRPr="00C9444E">
        <w:rPr>
          <w:rFonts w:ascii="Times New Roman" w:hAnsi="Times New Roman" w:cs="Times New Roman"/>
        </w:rPr>
        <w:t xml:space="preserve">, and the sensitivity to the changes in X </w:t>
      </w:r>
      <w:proofErr w:type="gramStart"/>
      <w:r w:rsidR="000B062F" w:rsidRPr="00C9444E">
        <w:rPr>
          <w:rFonts w:ascii="Times New Roman" w:hAnsi="Times New Roman" w:cs="Times New Roman"/>
        </w:rPr>
        <w:t>is represented</w:t>
      </w:r>
      <w:proofErr w:type="gramEnd"/>
      <w:r w:rsidR="000B062F" w:rsidRPr="00C9444E">
        <w:rPr>
          <w:rFonts w:ascii="Times New Roman" w:hAnsi="Times New Roman" w:cs="Times New Roman"/>
        </w:rPr>
        <w:t xml:space="preserve"> by the Hill coefficient n</w:t>
      </w:r>
      <w:r w:rsidR="003B389D" w:rsidRPr="00C9444E">
        <w:rPr>
          <w:rFonts w:ascii="Times New Roman" w:hAnsi="Times New Roman" w:cs="Times New Roman"/>
        </w:rPr>
        <w:t xml:space="preserve"> (Fig. S</w:t>
      </w:r>
      <w:r w:rsidR="009C5268" w:rsidRPr="00C9444E">
        <w:rPr>
          <w:rFonts w:ascii="Times New Roman" w:hAnsi="Times New Roman" w:cs="Times New Roman"/>
        </w:rPr>
        <w:t>3</w:t>
      </w:r>
      <w:r w:rsidR="003B389D" w:rsidRPr="00C9444E">
        <w:rPr>
          <w:rFonts w:ascii="Times New Roman" w:hAnsi="Times New Roman" w:cs="Times New Roman"/>
        </w:rPr>
        <w:t>).</w:t>
      </w:r>
      <w:r w:rsidR="00397B68">
        <w:rPr>
          <w:rFonts w:ascii="Times New Roman" w:hAnsi="Times New Roman" w:cs="Times New Roman"/>
        </w:rPr>
        <w:t xml:space="preserve"> For readability of the figures, we define the parameter </w:t>
      </w:r>
      <w:r w:rsidR="00492FB3">
        <w:rPr>
          <w:rFonts w:ascii="Times New Roman" w:hAnsi="Times New Roman" w:cs="Times New Roman"/>
        </w:rPr>
        <w:t>Λ</w:t>
      </w:r>
      <w:r w:rsidR="00492FB3">
        <w:rPr>
          <w:rFonts w:ascii="Times New Roman" w:hAnsi="Times New Roman" w:cs="Times New Roman"/>
        </w:rPr>
        <w:t>=1-</w:t>
      </w:r>
      <w:r w:rsidR="00397B68">
        <w:rPr>
          <w:rFonts w:ascii="Times New Roman" w:hAnsi="Times New Roman" w:cs="Times New Roman"/>
        </w:rPr>
        <w:t>λ such that maximal inhibition occurs when Λ=1</w:t>
      </w:r>
      <w:r w:rsidR="00492FB3">
        <w:rPr>
          <w:rFonts w:ascii="Times New Roman" w:hAnsi="Times New Roman" w:cs="Times New Roman"/>
        </w:rPr>
        <w:t xml:space="preserve"> (</w:t>
      </w:r>
      <w:r w:rsidR="00492FB3">
        <w:rPr>
          <w:rFonts w:ascii="Times New Roman" w:hAnsi="Times New Roman" w:cs="Times New Roman"/>
        </w:rPr>
        <w:t>λ</w:t>
      </w:r>
      <w:r w:rsidR="00492FB3">
        <w:rPr>
          <w:rFonts w:ascii="Times New Roman" w:hAnsi="Times New Roman" w:cs="Times New Roman"/>
        </w:rPr>
        <w:t>=0)</w:t>
      </w:r>
      <w:r w:rsidR="00397B68">
        <w:rPr>
          <w:rFonts w:ascii="Times New Roman" w:hAnsi="Times New Roman" w:cs="Times New Roman"/>
        </w:rPr>
        <w:t xml:space="preserve"> and no inhibition </w:t>
      </w:r>
      <w:proofErr w:type="gramStart"/>
      <w:r w:rsidR="00397B68">
        <w:rPr>
          <w:rFonts w:ascii="Times New Roman" w:hAnsi="Times New Roman" w:cs="Times New Roman"/>
        </w:rPr>
        <w:t>occurs</w:t>
      </w:r>
      <w:proofErr w:type="gramEnd"/>
      <w:r w:rsidR="00397B68">
        <w:rPr>
          <w:rFonts w:ascii="Times New Roman" w:hAnsi="Times New Roman" w:cs="Times New Roman"/>
        </w:rPr>
        <w:t xml:space="preserve"> when </w:t>
      </w:r>
      <w:r w:rsidR="00397B68">
        <w:rPr>
          <w:rFonts w:ascii="Times New Roman" w:hAnsi="Times New Roman" w:cs="Times New Roman"/>
        </w:rPr>
        <w:t>Λ=1</w:t>
      </w:r>
      <w:r w:rsidR="00397B68">
        <w:rPr>
          <w:rFonts w:ascii="Times New Roman" w:hAnsi="Times New Roman" w:cs="Times New Roman"/>
        </w:rPr>
        <w:t xml:space="preserve"> </w:t>
      </w:r>
      <w:r w:rsidR="00492FB3">
        <w:rPr>
          <w:rFonts w:ascii="Times New Roman" w:hAnsi="Times New Roman" w:cs="Times New Roman"/>
        </w:rPr>
        <w:t>(</w:t>
      </w:r>
      <w:r w:rsidR="00492FB3">
        <w:rPr>
          <w:rFonts w:ascii="Times New Roman" w:hAnsi="Times New Roman" w:cs="Times New Roman"/>
        </w:rPr>
        <w:t>λ</w:t>
      </w:r>
      <w:r w:rsidR="00492FB3">
        <w:rPr>
          <w:rFonts w:ascii="Times New Roman" w:hAnsi="Times New Roman" w:cs="Times New Roman"/>
        </w:rPr>
        <w:t>=1)</w:t>
      </w:r>
      <w:r w:rsidR="00397B68">
        <w:rPr>
          <w:rFonts w:ascii="Times New Roman" w:hAnsi="Times New Roman" w:cs="Times New Roman"/>
        </w:rPr>
        <w:t>.</w:t>
      </w:r>
      <w:r w:rsidR="006C3818" w:rsidRPr="00C9444E">
        <w:rPr>
          <w:rFonts w:ascii="Times New Roman" w:hAnsi="Times New Roman" w:cs="Times New Roman"/>
        </w:rPr>
        <w:t xml:space="preserve"> P</w:t>
      </w:r>
      <w:r w:rsidR="00063789" w:rsidRPr="00C9444E">
        <w:rPr>
          <w:rFonts w:ascii="Times New Roman" w:hAnsi="Times New Roman" w:cs="Times New Roman"/>
        </w:rPr>
        <w:t xml:space="preserve">revious investigation of the core EMT network by Lu and collaborators </w:t>
      </w:r>
      <w:r w:rsidR="00174B40">
        <w:rPr>
          <w:rFonts w:ascii="Times New Roman" w:hAnsi="Times New Roman" w:cs="Times New Roman"/>
        </w:rPr>
        <w:t>showed that</w:t>
      </w:r>
      <w:r w:rsidR="00E3507E" w:rsidRPr="00C9444E">
        <w:rPr>
          <w:rFonts w:ascii="Times New Roman" w:hAnsi="Times New Roman" w:cs="Times New Roman"/>
        </w:rPr>
        <w:t xml:space="preserve"> the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E3507E" w:rsidRPr="00C9444E">
        <w:rPr>
          <w:rFonts w:ascii="Times New Roman" w:hAnsi="Times New Roman" w:cs="Times New Roman"/>
        </w:rPr>
        <w:t>/ZEB module was responsible for the</w:t>
      </w:r>
      <w:r w:rsidR="004F5CA6">
        <w:rPr>
          <w:rFonts w:ascii="Times New Roman" w:hAnsi="Times New Roman" w:cs="Times New Roman"/>
        </w:rPr>
        <w:t xml:space="preserve"> EMT</w:t>
      </w:r>
      <w:r w:rsidR="00E3507E" w:rsidRPr="00C9444E">
        <w:rPr>
          <w:rFonts w:ascii="Times New Roman" w:hAnsi="Times New Roman" w:cs="Times New Roman"/>
        </w:rPr>
        <w:t xml:space="preserve"> </w:t>
      </w:r>
      <w:proofErr w:type="spellStart"/>
      <w:r w:rsidR="00E3507E" w:rsidRPr="00C9444E">
        <w:rPr>
          <w:rFonts w:ascii="Times New Roman" w:hAnsi="Times New Roman" w:cs="Times New Roman"/>
        </w:rPr>
        <w:t>tristability</w:t>
      </w:r>
      <w:proofErr w:type="spellEnd"/>
      <w:r w:rsidR="00E3507E" w:rsidRPr="00C9444E">
        <w:rPr>
          <w:rFonts w:ascii="Times New Roman" w:hAnsi="Times New Roman" w:cs="Times New Roman"/>
        </w:rPr>
        <w:t xml:space="preserve"> </w:t>
      </w:r>
      <w:r w:rsidR="004F5CA6">
        <w:rPr>
          <w:rFonts w:ascii="Times New Roman" w:hAnsi="Times New Roman" w:cs="Times New Roman"/>
        </w:rPr>
        <w:t xml:space="preserve">– epithelial (E) with high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4F5CA6">
        <w:rPr>
          <w:rFonts w:ascii="Times New Roman" w:hAnsi="Times New Roman" w:cs="Times New Roman"/>
        </w:rPr>
        <w:t xml:space="preserve">/low ZEB, mesenchymal (M) with low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4F5CA6">
        <w:rPr>
          <w:rFonts w:ascii="Times New Roman" w:hAnsi="Times New Roman" w:cs="Times New Roman"/>
        </w:rPr>
        <w:t xml:space="preserve">/low ZEB, and E/M with intermediate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4F5CA6">
        <w:rPr>
          <w:rFonts w:ascii="Times New Roman" w:hAnsi="Times New Roman" w:cs="Times New Roman"/>
        </w:rPr>
        <w:t>/intermediate ZEB,</w:t>
      </w:r>
      <w:r w:rsidR="00E3507E" w:rsidRPr="00C9444E">
        <w:rPr>
          <w:rFonts w:ascii="Times New Roman" w:hAnsi="Times New Roman" w:cs="Times New Roman"/>
        </w:rPr>
        <w:t xml:space="preserve"> whereas the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E3507E" w:rsidRPr="00C9444E">
        <w:rPr>
          <w:rFonts w:ascii="Times New Roman" w:hAnsi="Times New Roman" w:cs="Times New Roman"/>
        </w:rPr>
        <w:t xml:space="preserve">/SNAIL module </w:t>
      </w:r>
      <w:r w:rsidR="004F5CA6">
        <w:rPr>
          <w:rFonts w:ascii="Times New Roman" w:hAnsi="Times New Roman" w:cs="Times New Roman"/>
        </w:rPr>
        <w:t xml:space="preserve">mainly </w:t>
      </w:r>
      <w:r w:rsidR="00E3507E" w:rsidRPr="00C9444E">
        <w:rPr>
          <w:rFonts w:ascii="Times New Roman" w:hAnsi="Times New Roman" w:cs="Times New Roman"/>
        </w:rPr>
        <w:t>acted as a noise buffer</w:t>
      </w:r>
      <w:r w:rsidR="00E428C6">
        <w:rPr>
          <w:rFonts w:ascii="Times New Roman" w:hAnsi="Times New Roman" w:cs="Times New Roman"/>
        </w:rPr>
        <w:t xml:space="preserve"> </w:t>
      </w:r>
      <w:r w:rsidR="00B22650" w:rsidRPr="00B22650">
        <w:rPr>
          <w:rFonts w:ascii="Times New Roman" w:eastAsia="Times New Roman" w:hAnsi="Times New Roman" w:cs="Times New Roman"/>
          <w:color w:val="000000"/>
        </w:rPr>
        <w:t>[7]</w:t>
      </w:r>
      <w:r w:rsidR="007C2A46" w:rsidRPr="00C9444E">
        <w:rPr>
          <w:rFonts w:ascii="Times New Roman" w:hAnsi="Times New Roman" w:cs="Times New Roman"/>
        </w:rPr>
        <w:t>(see Fig. 1</w:t>
      </w:r>
      <w:r w:rsidR="00002531" w:rsidRPr="00C9444E">
        <w:rPr>
          <w:rFonts w:ascii="Times New Roman" w:hAnsi="Times New Roman" w:cs="Times New Roman"/>
        </w:rPr>
        <w:t>B</w:t>
      </w:r>
      <w:r w:rsidR="00A36B78" w:rsidRPr="00C9444E">
        <w:rPr>
          <w:rFonts w:ascii="Times New Roman" w:hAnsi="Times New Roman" w:cs="Times New Roman"/>
        </w:rPr>
        <w:t>, and section S2.</w:t>
      </w:r>
      <w:r w:rsidR="00F364D0" w:rsidRPr="00C9444E">
        <w:rPr>
          <w:rFonts w:ascii="Times New Roman" w:hAnsi="Times New Roman" w:cs="Times New Roman"/>
        </w:rPr>
        <w:t>1</w:t>
      </w:r>
      <w:r w:rsidR="00A36B78" w:rsidRPr="00C9444E">
        <w:rPr>
          <w:rFonts w:ascii="Times New Roman" w:hAnsi="Times New Roman" w:cs="Times New Roman"/>
        </w:rPr>
        <w:t xml:space="preserve"> for nullcline analysis</w:t>
      </w:r>
      <w:r w:rsidR="007C2A46" w:rsidRPr="00C9444E">
        <w:rPr>
          <w:rFonts w:ascii="Times New Roman" w:hAnsi="Times New Roman" w:cs="Times New Roman"/>
        </w:rPr>
        <w:t>)</w:t>
      </w:r>
      <w:r w:rsidR="00024146" w:rsidRPr="00C9444E">
        <w:rPr>
          <w:rFonts w:ascii="Times New Roman" w:hAnsi="Times New Roman" w:cs="Times New Roman"/>
        </w:rPr>
        <w:t>.</w:t>
      </w:r>
      <w:r w:rsidR="00C158D8" w:rsidRPr="00C9444E">
        <w:rPr>
          <w:rFonts w:ascii="Times New Roman" w:hAnsi="Times New Roman" w:cs="Times New Roman"/>
        </w:rPr>
        <w:t xml:space="preserve"> </w:t>
      </w:r>
      <w:r w:rsidR="00024146" w:rsidRPr="00C9444E">
        <w:rPr>
          <w:rFonts w:ascii="Times New Roman" w:hAnsi="Times New Roman" w:cs="Times New Roman"/>
        </w:rPr>
        <w:t xml:space="preserve"> </w:t>
      </w:r>
    </w:p>
    <w:p w14:paraId="478E52C7" w14:textId="0DDC97B3" w:rsidR="00765A17" w:rsidRPr="00C9444E" w:rsidRDefault="00765A17" w:rsidP="00944149">
      <w:pPr>
        <w:pStyle w:val="BodyText"/>
        <w:spacing w:line="480" w:lineRule="auto"/>
        <w:rPr>
          <w:rFonts w:ascii="Times New Roman" w:hAnsi="Times New Roman" w:cs="Times New Roman"/>
        </w:rPr>
      </w:pPr>
      <w:r w:rsidRPr="00C9444E">
        <w:rPr>
          <w:rFonts w:ascii="Times New Roman" w:hAnsi="Times New Roman" w:cs="Times New Roman"/>
        </w:rPr>
        <w:tab/>
      </w:r>
      <w:r w:rsidR="006C3818" w:rsidRPr="00C9444E">
        <w:rPr>
          <w:rFonts w:ascii="Times New Roman" w:hAnsi="Times New Roman" w:cs="Times New Roman"/>
        </w:rPr>
        <w:t>In a separate line of investigation, a proposed</w:t>
      </w:r>
      <w:r w:rsidRPr="00C9444E">
        <w:rPr>
          <w:rFonts w:ascii="Times New Roman" w:hAnsi="Times New Roman" w:cs="Times New Roman"/>
        </w:rPr>
        <w:t xml:space="preserve"> </w:t>
      </w:r>
      <w:r w:rsidR="00AF09D0">
        <w:rPr>
          <w:rFonts w:ascii="Times New Roman" w:hAnsi="Times New Roman" w:cs="Times New Roman"/>
        </w:rPr>
        <w:t xml:space="preserve"> generic regulatory circuit of</w:t>
      </w:r>
      <w:r w:rsidR="00106D37">
        <w:rPr>
          <w:rFonts w:ascii="Times New Roman" w:hAnsi="Times New Roman" w:cs="Times New Roman"/>
        </w:rPr>
        <w:t xml:space="preserve"> </w:t>
      </w:r>
      <w:r w:rsidRPr="00C9444E">
        <w:rPr>
          <w:rFonts w:ascii="Times New Roman" w:hAnsi="Times New Roman" w:cs="Times New Roman"/>
        </w:rPr>
        <w:t xml:space="preserve">metabolism  AMPK/HIF-1/ROS, </w:t>
      </w:r>
      <w:r w:rsidR="00AF09D0">
        <w:rPr>
          <w:rFonts w:ascii="Times New Roman" w:hAnsi="Times New Roman" w:cs="Times New Roman"/>
        </w:rPr>
        <w:t>provided</w:t>
      </w:r>
      <w:r w:rsidR="004F4F92" w:rsidRPr="00C9444E">
        <w:rPr>
          <w:rFonts w:ascii="Times New Roman" w:hAnsi="Times New Roman" w:cs="Times New Roman"/>
        </w:rPr>
        <w:t xml:space="preserve"> insight into </w:t>
      </w:r>
      <w:r w:rsidR="00AF09D0">
        <w:rPr>
          <w:rFonts w:ascii="Times New Roman" w:hAnsi="Times New Roman" w:cs="Times New Roman"/>
        </w:rPr>
        <w:t>cancer metabolism plasticity and switching between different metabolism phenotypes.</w:t>
      </w:r>
      <w:r w:rsidR="00B33DC3" w:rsidRPr="00C9444E">
        <w:rPr>
          <w:rFonts w:ascii="Times New Roman" w:hAnsi="Times New Roman" w:cs="Times New Roman"/>
        </w:rPr>
        <w:t xml:space="preserve"> Through this reduced circuit, Yu and collaborators </w:t>
      </w:r>
      <w:r w:rsidR="00AF09D0">
        <w:rPr>
          <w:rFonts w:ascii="Times New Roman" w:hAnsi="Times New Roman" w:cs="Times New Roman"/>
        </w:rPr>
        <w:t>show that cancer cells can acquire at least three different metabolic phenotypes – an “O” state (high AMPK/low HIF-1), a ‘W’ state (low AMPK/high HIF-1), and a hybrid ‘W/O’ state (intermediate AMPK/HIF-1)</w:t>
      </w:r>
      <w:r w:rsidR="00B22650" w:rsidRPr="00B22650">
        <w:rPr>
          <w:rFonts w:ascii="Times New Roman" w:eastAsia="Times New Roman" w:hAnsi="Times New Roman" w:cs="Times New Roman"/>
          <w:color w:val="000000"/>
        </w:rPr>
        <w:t>[46]</w:t>
      </w:r>
      <w:r w:rsidR="00AF09D0">
        <w:rPr>
          <w:rFonts w:ascii="Times New Roman" w:hAnsi="Times New Roman" w:cs="Times New Roman"/>
        </w:rPr>
        <w:t xml:space="preserve"> (s</w:t>
      </w:r>
      <w:r w:rsidR="00EC3B63" w:rsidRPr="00C9444E">
        <w:rPr>
          <w:rFonts w:ascii="Times New Roman" w:hAnsi="Times New Roman" w:cs="Times New Roman"/>
        </w:rPr>
        <w:t xml:space="preserve">ee </w:t>
      </w:r>
      <w:r w:rsidR="00F24FE0" w:rsidRPr="00C9444E">
        <w:rPr>
          <w:rFonts w:ascii="Times New Roman" w:hAnsi="Times New Roman" w:cs="Times New Roman"/>
        </w:rPr>
        <w:t>Fig. 1</w:t>
      </w:r>
      <w:r w:rsidR="00002531" w:rsidRPr="00C9444E">
        <w:rPr>
          <w:rFonts w:ascii="Times New Roman" w:hAnsi="Times New Roman" w:cs="Times New Roman"/>
        </w:rPr>
        <w:t>C</w:t>
      </w:r>
      <w:r w:rsidR="00F24FE0" w:rsidRPr="00C9444E">
        <w:rPr>
          <w:rFonts w:ascii="Times New Roman" w:hAnsi="Times New Roman" w:cs="Times New Roman"/>
        </w:rPr>
        <w:t>)</w:t>
      </w:r>
      <w:r w:rsidR="008300BF" w:rsidRPr="00C9444E">
        <w:rPr>
          <w:rFonts w:ascii="Times New Roman" w:hAnsi="Times New Roman" w:cs="Times New Roman"/>
        </w:rPr>
        <w:t>.</w:t>
      </w:r>
    </w:p>
    <w:p w14:paraId="68F30BAB" w14:textId="5D064105" w:rsidR="00E469AE" w:rsidRPr="00C9444E" w:rsidRDefault="00475712" w:rsidP="00F36739">
      <w:pPr>
        <w:pStyle w:val="FirstParagraph"/>
        <w:spacing w:line="480" w:lineRule="auto"/>
        <w:ind w:firstLine="720"/>
        <w:rPr>
          <w:rFonts w:ascii="Times New Roman" w:hAnsi="Times New Roman" w:cs="Times New Roman"/>
        </w:rPr>
      </w:pPr>
      <w:r w:rsidRPr="00C9444E">
        <w:rPr>
          <w:rFonts w:ascii="Times New Roman" w:hAnsi="Times New Roman" w:cs="Times New Roman"/>
        </w:rPr>
        <w:t xml:space="preserve">To couple the </w:t>
      </w:r>
      <w:r w:rsidR="00F36989">
        <w:rPr>
          <w:rFonts w:ascii="Times New Roman" w:hAnsi="Times New Roman" w:cs="Times New Roman"/>
        </w:rPr>
        <w:t xml:space="preserve">regulatory circuits of </w:t>
      </w:r>
      <w:r w:rsidRPr="00C9444E">
        <w:rPr>
          <w:rFonts w:ascii="Times New Roman" w:hAnsi="Times New Roman" w:cs="Times New Roman"/>
        </w:rPr>
        <w:t>EMT and metaboli</w:t>
      </w:r>
      <w:r w:rsidR="00F36989">
        <w:rPr>
          <w:rFonts w:ascii="Times New Roman" w:hAnsi="Times New Roman" w:cs="Times New Roman"/>
        </w:rPr>
        <w:t>sm,</w:t>
      </w:r>
      <w:r w:rsidRPr="00C9444E">
        <w:rPr>
          <w:rFonts w:ascii="Times New Roman" w:hAnsi="Times New Roman" w:cs="Times New Roman"/>
        </w:rPr>
        <w:t xml:space="preserve"> we </w:t>
      </w:r>
      <w:r w:rsidR="00F36989">
        <w:rPr>
          <w:rFonts w:ascii="Times New Roman" w:hAnsi="Times New Roman" w:cs="Times New Roman"/>
        </w:rPr>
        <w:t>did extensive literature search and identified</w:t>
      </w:r>
      <w:r w:rsidR="00F36989" w:rsidRPr="00C9444E">
        <w:rPr>
          <w:rFonts w:ascii="Times New Roman" w:hAnsi="Times New Roman" w:cs="Times New Roman"/>
        </w:rPr>
        <w:t xml:space="preserve"> </w:t>
      </w:r>
      <w:r w:rsidR="00F36989">
        <w:rPr>
          <w:rFonts w:ascii="Times New Roman" w:hAnsi="Times New Roman" w:cs="Times New Roman"/>
        </w:rPr>
        <w:t xml:space="preserve">main </w:t>
      </w:r>
      <w:proofErr w:type="spellStart"/>
      <w:r w:rsidRPr="00C9444E">
        <w:rPr>
          <w:rFonts w:ascii="Times New Roman" w:hAnsi="Times New Roman" w:cs="Times New Roman"/>
        </w:rPr>
        <w:t>crosstalks</w:t>
      </w:r>
      <w:proofErr w:type="spellEnd"/>
      <w:r w:rsidRPr="00C9444E">
        <w:rPr>
          <w:rFonts w:ascii="Times New Roman" w:hAnsi="Times New Roman" w:cs="Times New Roman"/>
        </w:rPr>
        <w:t xml:space="preserve"> between </w:t>
      </w:r>
      <w:r w:rsidR="00F36989">
        <w:rPr>
          <w:rFonts w:ascii="Times New Roman" w:hAnsi="Times New Roman" w:cs="Times New Roman"/>
        </w:rPr>
        <w:t>these two circuits</w:t>
      </w:r>
      <w:r w:rsidR="00112940" w:rsidRPr="00C9444E">
        <w:rPr>
          <w:rFonts w:ascii="Times New Roman" w:hAnsi="Times New Roman" w:cs="Times New Roman"/>
        </w:rPr>
        <w:t xml:space="preserve"> (see Fig. 1</w:t>
      </w:r>
      <w:r w:rsidR="00002531" w:rsidRPr="00C9444E">
        <w:rPr>
          <w:rFonts w:ascii="Times New Roman" w:hAnsi="Times New Roman" w:cs="Times New Roman"/>
        </w:rPr>
        <w:t>A</w:t>
      </w:r>
      <w:r w:rsidR="00112940" w:rsidRPr="00C9444E">
        <w:rPr>
          <w:rFonts w:ascii="Times New Roman" w:hAnsi="Times New Roman" w:cs="Times New Roman"/>
        </w:rPr>
        <w:t>)</w:t>
      </w:r>
      <w:r w:rsidRPr="00C9444E">
        <w:rPr>
          <w:rFonts w:ascii="Times New Roman" w:hAnsi="Times New Roman" w:cs="Times New Roman"/>
        </w:rPr>
        <w:t xml:space="preserve">. </w:t>
      </w:r>
      <w:r w:rsidR="00F36989">
        <w:rPr>
          <w:rFonts w:ascii="Times New Roman" w:hAnsi="Times New Roman" w:cs="Times New Roman"/>
        </w:rPr>
        <w:t>The crosstalk is obviously bi-directional. For example, regarding EMT regulating metabolism,</w:t>
      </w:r>
      <w:r w:rsidR="00DA2C84">
        <w:rPr>
          <w:rFonts w:ascii="Times New Roman" w:hAnsi="Times New Roman" w:cs="Times New Roman"/>
        </w:rPr>
        <w:t xml:space="preserve"> ROS levels </w:t>
      </w:r>
      <w:proofErr w:type="gramStart"/>
      <w:r w:rsidR="00DA2C84">
        <w:rPr>
          <w:rFonts w:ascii="Times New Roman" w:hAnsi="Times New Roman" w:cs="Times New Roman"/>
        </w:rPr>
        <w:t>are increased</w:t>
      </w:r>
      <w:proofErr w:type="gramEnd"/>
      <w:r w:rsidR="00DA2C84">
        <w:rPr>
          <w:rFonts w:ascii="Times New Roman" w:hAnsi="Times New Roman" w:cs="Times New Roman"/>
        </w:rPr>
        <w:t xml:space="preserve"> by</w:t>
      </w:r>
      <w:r w:rsidR="00F36989">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DE7FA5" w:rsidRPr="00C9444E">
        <w:rPr>
          <w:rFonts w:ascii="Times New Roman" w:hAnsi="Times New Roman" w:cs="Times New Roman"/>
        </w:rPr>
        <w:t> via</w:t>
      </w:r>
      <w:r w:rsidR="00AD7F58" w:rsidRPr="00C9444E">
        <w:rPr>
          <w:rFonts w:ascii="Times New Roman" w:hAnsi="Times New Roman" w:cs="Times New Roman"/>
        </w:rPr>
        <w:t xml:space="preserve">  downregulating </w:t>
      </w:r>
      <w:r w:rsidR="00DE7FA5" w:rsidRPr="00C9444E">
        <w:rPr>
          <w:rFonts w:ascii="Times New Roman" w:hAnsi="Times New Roman" w:cs="Times New Roman"/>
        </w:rPr>
        <w:t xml:space="preserve">the </w:t>
      </w:r>
      <w:r w:rsidR="00AD7F58" w:rsidRPr="00C9444E">
        <w:rPr>
          <w:rFonts w:ascii="Times New Roman" w:hAnsi="Times New Roman" w:cs="Times New Roman"/>
        </w:rPr>
        <w:t>NRF2</w:t>
      </w:r>
      <w:r w:rsidR="00DE7FA5" w:rsidRPr="00C9444E">
        <w:rPr>
          <w:rFonts w:ascii="Times New Roman" w:hAnsi="Times New Roman" w:cs="Times New Roman"/>
        </w:rPr>
        <w:t xml:space="preserve">-dependent </w:t>
      </w:r>
      <w:r w:rsidR="00B82959" w:rsidRPr="00C9444E">
        <w:rPr>
          <w:rFonts w:ascii="Times New Roman" w:hAnsi="Times New Roman" w:cs="Times New Roman"/>
        </w:rPr>
        <w:t>antioxidant</w:t>
      </w:r>
      <w:r w:rsidR="00DE7FA5" w:rsidRPr="00C9444E">
        <w:rPr>
          <w:rFonts w:ascii="Times New Roman" w:hAnsi="Times New Roman" w:cs="Times New Roman"/>
        </w:rPr>
        <w:t xml:space="preserve"> capability</w:t>
      </w:r>
      <w:r w:rsidR="00AD7F58" w:rsidRPr="00C9444E">
        <w:rPr>
          <w:rFonts w:ascii="Times New Roman" w:hAnsi="Times New Roman" w:cs="Times New Roman"/>
        </w:rPr>
        <w:t xml:space="preserve"> </w:t>
      </w:r>
      <w:sdt>
        <w:sdtPr>
          <w:rPr>
            <w:rFonts w:ascii="Times New Roman" w:hAnsi="Times New Roman" w:cs="Times New Roman"/>
          </w:rPr>
          <w:alias w:val="SmartCite Citation"/>
          <w:tag w:val="703cb261-b0c2-4f52-8c43-8dc408bf3954:749ff1c9-a4a8-477e-bcc9-280b9a3d5ffa,703cb261-b0c2-4f52-8c43-8dc408bf3954:1ec9ceba-90e4-452f-ade9-0f6e2d63eb37,703cb261-b0c2-4f52-8c43-8dc408bf3954:bae80996-d925-4f2c-8e65-0a1229dfaef4+"/>
          <w:id w:val="1963909781"/>
          <w:placeholder>
            <w:docPart w:val="DefaultPlaceholder_-1854013440"/>
          </w:placeholder>
        </w:sdtPr>
        <w:sdtEndPr/>
        <w:sdtContent>
          <w:r w:rsidR="00B22650" w:rsidRPr="00B22650">
            <w:rPr>
              <w:rFonts w:ascii="Times New Roman" w:eastAsia="Times New Roman" w:hAnsi="Times New Roman" w:cs="Times New Roman"/>
              <w:color w:val="000000"/>
            </w:rPr>
            <w:t>[49–51]</w:t>
          </w:r>
        </w:sdtContent>
      </w:sdt>
      <w:r w:rsidR="00C53166">
        <w:rPr>
          <w:rFonts w:ascii="Times New Roman" w:hAnsi="Times New Roman" w:cs="Times New Roman"/>
        </w:rPr>
        <w:t xml:space="preserve">, </w:t>
      </w:r>
      <w:r w:rsidR="00AD7F58" w:rsidRPr="00C9444E">
        <w:rPr>
          <w:rFonts w:ascii="Times New Roman" w:hAnsi="Times New Roman" w:cs="Times New Roman"/>
        </w:rPr>
        <w:t>downregulating SOD2</w:t>
      </w:r>
      <w:r w:rsidR="00006416" w:rsidRPr="00C9444E">
        <w:rPr>
          <w:rFonts w:ascii="Times New Roman" w:hAnsi="Times New Roman" w:cs="Times New Roman"/>
        </w:rPr>
        <w:t xml:space="preserve"> </w:t>
      </w:r>
      <w:sdt>
        <w:sdtPr>
          <w:rPr>
            <w:rFonts w:ascii="Times New Roman" w:hAnsi="Times New Roman" w:cs="Times New Roman"/>
          </w:rPr>
          <w:alias w:val="SmartCite Citation"/>
          <w:tag w:val="703cb261-b0c2-4f52-8c43-8dc408bf3954:b47a031d-dee4-4c02-9815-806fb7cf00ad+"/>
          <w:id w:val="21133858"/>
          <w:placeholder>
            <w:docPart w:val="DefaultPlaceholder_-1854013440"/>
          </w:placeholder>
        </w:sdtPr>
        <w:sdtEndPr/>
        <w:sdtContent>
          <w:r w:rsidR="00B22650" w:rsidRPr="00B22650">
            <w:rPr>
              <w:rFonts w:ascii="Times New Roman" w:eastAsia="Times New Roman" w:hAnsi="Times New Roman" w:cs="Times New Roman"/>
              <w:color w:val="000000"/>
            </w:rPr>
            <w:t>[52]</w:t>
          </w:r>
        </w:sdtContent>
      </w:sdt>
      <w:r w:rsidR="00C53166">
        <w:rPr>
          <w:rFonts w:ascii="Times New Roman" w:hAnsi="Times New Roman" w:cs="Times New Roman"/>
        </w:rPr>
        <w:t xml:space="preserve">, or </w:t>
      </w:r>
      <w:commentRangeStart w:id="21"/>
      <w:r w:rsidR="00C53166">
        <w:rPr>
          <w:rFonts w:ascii="Times New Roman" w:hAnsi="Times New Roman" w:cs="Times New Roman"/>
        </w:rPr>
        <w:t>downregulating</w:t>
      </w:r>
      <w:commentRangeEnd w:id="21"/>
      <w:r w:rsidR="00C53166">
        <w:rPr>
          <w:rStyle w:val="CommentReference"/>
        </w:rPr>
        <w:commentReference w:id="21"/>
      </w:r>
      <w:r w:rsidR="00DA2C84">
        <w:rPr>
          <w:rFonts w:ascii="Times New Roman" w:hAnsi="Times New Roman" w:cs="Times New Roman"/>
        </w:rPr>
        <w:t xml:space="preserve"> </w:t>
      </w:r>
      <w:r w:rsidR="00AD7F58" w:rsidRPr="00C9444E">
        <w:rPr>
          <w:rFonts w:ascii="Times New Roman" w:hAnsi="Times New Roman" w:cs="Times New Roman"/>
        </w:rPr>
        <w:t>the p53 pathway </w:t>
      </w:r>
      <w:sdt>
        <w:sdtPr>
          <w:rPr>
            <w:rFonts w:ascii="Times New Roman" w:hAnsi="Times New Roman" w:cs="Times New Roman"/>
          </w:rPr>
          <w:alias w:val="SmartCite Citation"/>
          <w:tag w:val="703cb261-b0c2-4f52-8c43-8dc408bf3954:9de2fef0-6a32-475b-8330-30a6857ef7eb,703cb261-b0c2-4f52-8c43-8dc408bf3954:69012ff9-96a5-49d4-a168-ac1ea82b0cc3+"/>
          <w:id w:val="736985191"/>
          <w:placeholder>
            <w:docPart w:val="DefaultPlaceholder_-1854013440"/>
          </w:placeholder>
        </w:sdtPr>
        <w:sdtEndPr/>
        <w:sdtContent>
          <w:r w:rsidR="00B22650" w:rsidRPr="00B22650">
            <w:rPr>
              <w:rFonts w:ascii="Times New Roman" w:eastAsia="Times New Roman" w:hAnsi="Times New Roman" w:cs="Times New Roman"/>
              <w:color w:val="000000"/>
            </w:rPr>
            <w:t>[53,54]</w:t>
          </w:r>
        </w:sdtContent>
      </w:sdt>
      <w:r w:rsidR="00AD7F58" w:rsidRPr="00C9444E">
        <w:rPr>
          <w:rFonts w:ascii="Times New Roman" w:hAnsi="Times New Roman" w:cs="Times New Roman"/>
        </w:rPr>
        <w:t xml:space="preserve">. This increase in </w:t>
      </w:r>
      <w:commentRangeStart w:id="22"/>
      <w:r w:rsidR="00AD7F58" w:rsidRPr="00C9444E">
        <w:rPr>
          <w:rFonts w:ascii="Times New Roman" w:hAnsi="Times New Roman" w:cs="Times New Roman"/>
        </w:rPr>
        <w:t xml:space="preserve">ROS </w:t>
      </w:r>
      <w:commentRangeEnd w:id="22"/>
      <w:r w:rsidR="00DC1BA0">
        <w:rPr>
          <w:rStyle w:val="CommentReference"/>
        </w:rPr>
        <w:commentReference w:id="22"/>
      </w:r>
      <w:r w:rsidR="00AD7F58" w:rsidRPr="00C9444E">
        <w:rPr>
          <w:rFonts w:ascii="Times New Roman" w:hAnsi="Times New Roman" w:cs="Times New Roman"/>
        </w:rPr>
        <w:t>levels</w:t>
      </w:r>
      <w:r w:rsidR="003E4F04">
        <w:rPr>
          <w:rFonts w:ascii="Times New Roman" w:hAnsi="Times New Roman" w:cs="Times New Roman"/>
        </w:rPr>
        <w:t xml:space="preserve">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AD7F58" w:rsidRPr="00C9444E">
        <w:rPr>
          <w:rFonts w:ascii="Times New Roman" w:hAnsi="Times New Roman" w:cs="Times New Roman"/>
        </w:rPr>
        <w:t xml:space="preserve"> is potentially more pronounced </w:t>
      </w:r>
      <w:r w:rsidR="00DE7FA5" w:rsidRPr="00C9444E">
        <w:rPr>
          <w:rFonts w:ascii="Times New Roman" w:hAnsi="Times New Roman" w:cs="Times New Roman"/>
        </w:rPr>
        <w:t>for</w:t>
      </w:r>
      <w:r w:rsidR="00AD7F58" w:rsidRPr="00C9444E">
        <w:rPr>
          <w:rFonts w:ascii="Times New Roman" w:hAnsi="Times New Roman" w:cs="Times New Roman"/>
        </w:rPr>
        <w:t xml:space="preserve"> mitochondrial ROS (mtROS) </w:t>
      </w:r>
      <w:r w:rsidR="00DE7FA5" w:rsidRPr="00C9444E">
        <w:rPr>
          <w:rFonts w:ascii="Times New Roman" w:hAnsi="Times New Roman" w:cs="Times New Roman"/>
        </w:rPr>
        <w:t>versus</w:t>
      </w:r>
      <w:r w:rsidR="00AD7F58" w:rsidRPr="00C9444E">
        <w:rPr>
          <w:rFonts w:ascii="Times New Roman" w:hAnsi="Times New Roman" w:cs="Times New Roman"/>
        </w:rPr>
        <w:t xml:space="preserve"> NADPH oxidase mediated ROS (noxROS) </w:t>
      </w:r>
      <w:sdt>
        <w:sdtPr>
          <w:rPr>
            <w:rFonts w:ascii="Times New Roman" w:hAnsi="Times New Roman" w:cs="Times New Roman"/>
          </w:rPr>
          <w:alias w:val="SmartCite Citation"/>
          <w:tag w:val="703cb261-b0c2-4f52-8c43-8dc408bf3954:749ff1c9-a4a8-477e-bcc9-280b9a3d5ffa+"/>
          <w:id w:val="-2012055804"/>
          <w:placeholder>
            <w:docPart w:val="DefaultPlaceholder_-1854013440"/>
          </w:placeholder>
        </w:sdtPr>
        <w:sdtEndPr/>
        <w:sdtContent>
          <w:r w:rsidR="00B22650" w:rsidRPr="00B22650">
            <w:rPr>
              <w:rFonts w:ascii="Times New Roman" w:eastAsia="Times New Roman" w:hAnsi="Times New Roman" w:cs="Times New Roman"/>
              <w:color w:val="000000"/>
            </w:rPr>
            <w:t>[49]</w:t>
          </w:r>
        </w:sdtContent>
      </w:sdt>
      <w:del w:id="23" w:author="Madeline Galbraith" w:date="2022-05-30T16:03:00Z">
        <w:r w:rsidR="00AD7F58" w:rsidRPr="00C9444E" w:rsidDel="001C62E4">
          <w:rPr>
            <w:rFonts w:ascii="Times New Roman" w:hAnsi="Times New Roman" w:cs="Times New Roman"/>
          </w:rPr>
          <w:delText xml:space="preserve"> and has recently been indicated as a factor in cancer drug resistance </w:delText>
        </w:r>
      </w:del>
      <w:customXmlDelRangeStart w:id="24" w:author="Madeline Galbraith" w:date="2022-05-30T16:03:00Z"/>
      <w:sdt>
        <w:sdtPr>
          <w:rPr>
            <w:rFonts w:ascii="Times New Roman" w:hAnsi="Times New Roman" w:cs="Times New Roman"/>
          </w:rPr>
          <w:alias w:val="SmartCite Citation"/>
          <w:tag w:val="703cb261-b0c2-4f52-8c43-8dc408bf3954:4077b4a2-a7ce-4a05-9dea-79d346e4bb64+"/>
          <w:id w:val="1031914230"/>
          <w:placeholder>
            <w:docPart w:val="DefaultPlaceholder_-1854013440"/>
          </w:placeholder>
        </w:sdtPr>
        <w:sdtEndPr/>
        <w:sdtContent>
          <w:customXmlDelRangeEnd w:id="24"/>
          <w:r w:rsidR="00B22650" w:rsidRPr="00B22650">
            <w:rPr>
              <w:rFonts w:ascii="Times New Roman" w:eastAsia="Times New Roman" w:hAnsi="Times New Roman" w:cs="Times New Roman"/>
              <w:color w:val="000000"/>
            </w:rPr>
            <w:t>[55]</w:t>
          </w:r>
          <w:customXmlDelRangeStart w:id="25" w:author="Madeline Galbraith" w:date="2022-05-30T16:03:00Z"/>
        </w:sdtContent>
      </w:sdt>
      <w:customXmlDelRangeEnd w:id="25"/>
      <w:r w:rsidR="00AD7F58" w:rsidRPr="00C9444E">
        <w:rPr>
          <w:rFonts w:ascii="Times New Roman" w:hAnsi="Times New Roman" w:cs="Times New Roman"/>
        </w:rPr>
        <w:t xml:space="preserve">. </w:t>
      </w:r>
      <w:r w:rsidR="00DE7FA5" w:rsidRPr="00C9444E">
        <w:rPr>
          <w:rFonts w:ascii="Times New Roman" w:hAnsi="Times New Roman" w:cs="Times New Roman"/>
        </w:rPr>
        <w:t>Next,</w:t>
      </w:r>
      <w:del w:id="26" w:author="Madeline Galbraith" w:date="2022-05-30T16:03:00Z">
        <w:r w:rsidR="00DE7FA5" w:rsidRPr="00C9444E" w:rsidDel="001C62E4">
          <w:rPr>
            <w:rFonts w:ascii="Times New Roman" w:hAnsi="Times New Roman" w:cs="Times New Roman"/>
          </w:rPr>
          <w:delText xml:space="preserve"> </w:delText>
        </w:r>
        <w:r w:rsidR="00AD7F58" w:rsidRPr="00C9444E" w:rsidDel="001C62E4">
          <w:rPr>
            <w:rFonts w:ascii="Times New Roman" w:hAnsi="Times New Roman" w:cs="Times New Roman"/>
          </w:rPr>
          <w:delText xml:space="preserve">crosstalk between </w:delText>
        </w:r>
        <w:r w:rsidR="005506B5" w:rsidRPr="00C9444E" w:rsidDel="001C62E4">
          <w:rPr>
            <w:rFonts w:ascii="Times New Roman" w:hAnsi="Times New Roman" w:cs="Times New Roman"/>
          </w:rPr>
          <w:delText xml:space="preserve">HIF-1 </w:delText>
        </w:r>
        <w:r w:rsidR="00AD7F58" w:rsidRPr="00C9444E" w:rsidDel="001C62E4">
          <w:rPr>
            <w:rFonts w:ascii="Times New Roman" w:hAnsi="Times New Roman" w:cs="Times New Roman"/>
          </w:rPr>
          <w:delText>and</w:delText>
        </w:r>
      </w:del>
      <w:r w:rsidR="00AD7F58" w:rsidRPr="00C9444E">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AD7F58" w:rsidRPr="00C9444E">
        <w:rPr>
          <w:rFonts w:ascii="Times New Roman" w:hAnsi="Times New Roman" w:cs="Times New Roman"/>
        </w:rPr>
        <w:t xml:space="preserve"> family members can either upregulate or downregulate Hif1 expression</w:t>
      </w:r>
      <w:r w:rsidR="00E00C4A" w:rsidRPr="00C9444E">
        <w:rPr>
          <w:rFonts w:ascii="Times New Roman" w:hAnsi="Times New Roman" w:cs="Times New Roman"/>
        </w:rPr>
        <w:t xml:space="preserve"> </w:t>
      </w:r>
      <w:sdt>
        <w:sdtPr>
          <w:rPr>
            <w:rFonts w:ascii="Times New Roman" w:hAnsi="Times New Roman" w:cs="Times New Roman"/>
          </w:rPr>
          <w:alias w:val="SmartCite Citation"/>
          <w:tag w:val="703cb261-b0c2-4f52-8c43-8dc408bf3954:5647c247-d099-4540-bd62-de05671c324f+"/>
          <w:id w:val="-1930875094"/>
          <w:placeholder>
            <w:docPart w:val="DefaultPlaceholder_-1854013440"/>
          </w:placeholder>
        </w:sdtPr>
        <w:sdtEndPr/>
        <w:sdtContent>
          <w:r w:rsidR="00B22650" w:rsidRPr="00B22650">
            <w:rPr>
              <w:rFonts w:ascii="Times New Roman" w:eastAsia="Times New Roman" w:hAnsi="Times New Roman" w:cs="Times New Roman"/>
              <w:color w:val="000000"/>
            </w:rPr>
            <w:t>[56]</w:t>
          </w:r>
        </w:sdtContent>
      </w:sdt>
      <w:r w:rsidR="00AD7F58" w:rsidRPr="00C9444E">
        <w:rPr>
          <w:rFonts w:ascii="Times New Roman" w:hAnsi="Times New Roman" w:cs="Times New Roman"/>
        </w:rPr>
        <w:t>. While mi</w:t>
      </w:r>
      <w:r w:rsidR="00240011" w:rsidRPr="00C9444E">
        <w:rPr>
          <w:rFonts w:ascii="Times New Roman" w:hAnsi="Times New Roman" w:cs="Times New Roman"/>
        </w:rPr>
        <w:t>R</w:t>
      </w:r>
      <w:r w:rsidR="00AD7F58" w:rsidRPr="00C9444E">
        <w:rPr>
          <w:rFonts w:ascii="Times New Roman" w:hAnsi="Times New Roman" w:cs="Times New Roman"/>
        </w:rPr>
        <w:t xml:space="preserve">-429 upregulates </w:t>
      </w:r>
      <w:r w:rsidR="005506B5" w:rsidRPr="00C9444E">
        <w:rPr>
          <w:rFonts w:ascii="Times New Roman" w:hAnsi="Times New Roman" w:cs="Times New Roman"/>
        </w:rPr>
        <w:t>HIF-1</w:t>
      </w:r>
      <w:r w:rsidR="00AD7F58" w:rsidRPr="00C9444E">
        <w:rPr>
          <w:rFonts w:ascii="Times New Roman" w:hAnsi="Times New Roman" w:cs="Times New Roman"/>
        </w:rPr>
        <w:t>, both mi</w:t>
      </w:r>
      <w:r w:rsidR="00240011" w:rsidRPr="00C9444E">
        <w:rPr>
          <w:rFonts w:ascii="Times New Roman" w:hAnsi="Times New Roman" w:cs="Times New Roman"/>
        </w:rPr>
        <w:t>R</w:t>
      </w:r>
      <w:r w:rsidR="00AD7F58" w:rsidRPr="00C9444E">
        <w:rPr>
          <w:rFonts w:ascii="Times New Roman" w:hAnsi="Times New Roman" w:cs="Times New Roman"/>
        </w:rPr>
        <w:t>-200b</w:t>
      </w:r>
      <w:r w:rsidR="00E00C4A" w:rsidRPr="00C9444E">
        <w:rPr>
          <w:rFonts w:ascii="Times New Roman" w:hAnsi="Times New Roman" w:cs="Times New Roman"/>
        </w:rPr>
        <w:t xml:space="preserve"> </w:t>
      </w:r>
      <w:sdt>
        <w:sdtPr>
          <w:rPr>
            <w:rFonts w:ascii="Times New Roman" w:hAnsi="Times New Roman" w:cs="Times New Roman"/>
          </w:rPr>
          <w:alias w:val="SmartCite Citation"/>
          <w:tag w:val="703cb261-b0c2-4f52-8c43-8dc408bf3954:9f14a2f2-c158-4d1a-86b4-d8cf3b149140+"/>
          <w:id w:val="-338688832"/>
          <w:placeholder>
            <w:docPart w:val="DefaultPlaceholder_-1854013440"/>
          </w:placeholder>
        </w:sdtPr>
        <w:sdtEndPr/>
        <w:sdtContent>
          <w:r w:rsidR="00B22650" w:rsidRPr="00B22650">
            <w:rPr>
              <w:rFonts w:ascii="Times New Roman" w:eastAsia="Times New Roman" w:hAnsi="Times New Roman" w:cs="Times New Roman"/>
              <w:color w:val="000000"/>
            </w:rPr>
            <w:t>[57]</w:t>
          </w:r>
        </w:sdtContent>
      </w:sdt>
      <w:r w:rsidR="00AD7F58" w:rsidRPr="00C9444E">
        <w:rPr>
          <w:rFonts w:ascii="Times New Roman" w:hAnsi="Times New Roman" w:cs="Times New Roman"/>
        </w:rPr>
        <w:t xml:space="preserve"> and mi</w:t>
      </w:r>
      <w:r w:rsidR="00240011" w:rsidRPr="00C9444E">
        <w:rPr>
          <w:rFonts w:ascii="Times New Roman" w:hAnsi="Times New Roman" w:cs="Times New Roman"/>
        </w:rPr>
        <w:t>R</w:t>
      </w:r>
      <w:r w:rsidR="00AD7F58" w:rsidRPr="00C9444E">
        <w:rPr>
          <w:rFonts w:ascii="Times New Roman" w:hAnsi="Times New Roman" w:cs="Times New Roman"/>
        </w:rPr>
        <w:t>-200c</w:t>
      </w:r>
      <w:r w:rsidR="00E00C4A" w:rsidRPr="00C9444E">
        <w:rPr>
          <w:rFonts w:ascii="Times New Roman" w:hAnsi="Times New Roman" w:cs="Times New Roman"/>
        </w:rPr>
        <w:t xml:space="preserve"> </w:t>
      </w:r>
      <w:sdt>
        <w:sdtPr>
          <w:rPr>
            <w:rFonts w:ascii="Times New Roman" w:hAnsi="Times New Roman" w:cs="Times New Roman"/>
          </w:rPr>
          <w:alias w:val="SmartCite Citation"/>
          <w:tag w:val="703cb261-b0c2-4f52-8c43-8dc408bf3954:1eb1508d-a7be-44ec-8b90-ff6be013f34a+"/>
          <w:id w:val="1466623074"/>
          <w:placeholder>
            <w:docPart w:val="DefaultPlaceholder_-1854013440"/>
          </w:placeholder>
        </w:sdtPr>
        <w:sdtEndPr/>
        <w:sdtContent>
          <w:r w:rsidR="00B22650" w:rsidRPr="00B22650">
            <w:rPr>
              <w:rFonts w:ascii="Times New Roman" w:eastAsia="Times New Roman" w:hAnsi="Times New Roman" w:cs="Times New Roman"/>
              <w:color w:val="000000"/>
            </w:rPr>
            <w:t>[58]</w:t>
          </w:r>
        </w:sdtContent>
      </w:sdt>
      <w:r w:rsidR="00AD7F58" w:rsidRPr="00C9444E">
        <w:rPr>
          <w:rFonts w:ascii="Times New Roman" w:hAnsi="Times New Roman" w:cs="Times New Roman"/>
        </w:rPr>
        <w:t xml:space="preserve"> downregulate </w:t>
      </w:r>
      <w:r w:rsidR="005506B5" w:rsidRPr="00C9444E">
        <w:rPr>
          <w:rFonts w:ascii="Times New Roman" w:hAnsi="Times New Roman" w:cs="Times New Roman"/>
        </w:rPr>
        <w:t>HIF-1</w:t>
      </w:r>
      <w:r w:rsidR="00022E63" w:rsidRPr="00C9444E">
        <w:rPr>
          <w:rFonts w:ascii="Times New Roman" w:hAnsi="Times New Roman" w:cs="Times New Roman"/>
        </w:rPr>
        <w:t xml:space="preserve"> </w:t>
      </w:r>
      <w:r w:rsidR="00AD7F58" w:rsidRPr="00C9444E">
        <w:rPr>
          <w:rFonts w:ascii="Times New Roman" w:hAnsi="Times New Roman" w:cs="Times New Roman"/>
        </w:rPr>
        <w:t>expression.</w:t>
      </w:r>
      <w:ins w:id="27" w:author="Madeline Galbraith" w:date="2022-05-30T16:05:00Z">
        <w:r w:rsidR="001C1615">
          <w:rPr>
            <w:rFonts w:ascii="Times New Roman" w:hAnsi="Times New Roman" w:cs="Times New Roman"/>
          </w:rPr>
          <w:t xml:space="preserve"> (</w:t>
        </w:r>
        <w:commentRangeStart w:id="28"/>
        <w:proofErr w:type="gramStart"/>
        <w:r w:rsidR="001C1615">
          <w:rPr>
            <w:rFonts w:ascii="Times New Roman" w:hAnsi="Times New Roman" w:cs="Times New Roman"/>
          </w:rPr>
          <w:t>please</w:t>
        </w:r>
        <w:proofErr w:type="gramEnd"/>
        <w:r w:rsidR="001C1615">
          <w:rPr>
            <w:rFonts w:ascii="Times New Roman" w:hAnsi="Times New Roman" w:cs="Times New Roman"/>
          </w:rPr>
          <w:t xml:space="preserve"> add one sentence to say why we focused on overall negative regulation of HIF-1 by mir200</w:t>
        </w:r>
      </w:ins>
      <w:commentRangeEnd w:id="28"/>
      <w:r w:rsidR="009E35AA">
        <w:rPr>
          <w:rStyle w:val="CommentReference"/>
        </w:rPr>
        <w:commentReference w:id="28"/>
      </w:r>
      <w:ins w:id="29" w:author="Madeline Galbraith" w:date="2022-05-30T16:05:00Z">
        <w:r w:rsidR="001C1615">
          <w:rPr>
            <w:rFonts w:ascii="Times New Roman" w:hAnsi="Times New Roman" w:cs="Times New Roman"/>
          </w:rPr>
          <w:t>).</w:t>
        </w:r>
        <w:r w:rsidR="004B0528">
          <w:rPr>
            <w:rFonts w:ascii="Times New Roman" w:hAnsi="Times New Roman" w:cs="Times New Roman"/>
          </w:rPr>
          <w:t xml:space="preserve"> Regarding metabolism regulating EMT, HIF-1 inhibits</w:t>
        </w:r>
      </w:ins>
      <w:del w:id="30" w:author="Madeline Galbraith" w:date="2022-05-30T16:07:00Z">
        <w:r w:rsidR="00AD7F58" w:rsidRPr="00C9444E" w:rsidDel="00FC31CC">
          <w:rPr>
            <w:rFonts w:ascii="Times New Roman" w:hAnsi="Times New Roman" w:cs="Times New Roman"/>
          </w:rPr>
          <w:delText xml:space="preserve"> Further</w:delText>
        </w:r>
        <w:r w:rsidR="00DE7FA5" w:rsidRPr="00C9444E" w:rsidDel="00FC31CC">
          <w:rPr>
            <w:rFonts w:ascii="Times New Roman" w:hAnsi="Times New Roman" w:cs="Times New Roman"/>
          </w:rPr>
          <w:delText>more</w:delText>
        </w:r>
        <w:r w:rsidR="00AD7F58" w:rsidRPr="00C9444E" w:rsidDel="00FC31CC">
          <w:rPr>
            <w:rFonts w:ascii="Times New Roman" w:hAnsi="Times New Roman" w:cs="Times New Roman"/>
          </w:rPr>
          <w:delText>, there is a negative regulatory feedback loop between mi</w:delText>
        </w:r>
        <w:r w:rsidR="00240011" w:rsidRPr="00C9444E" w:rsidDel="00FC31CC">
          <w:rPr>
            <w:rFonts w:ascii="Times New Roman" w:hAnsi="Times New Roman" w:cs="Times New Roman"/>
          </w:rPr>
          <w:delText>R</w:delText>
        </w:r>
        <w:r w:rsidR="00AD7F58" w:rsidRPr="00C9444E" w:rsidDel="00FC31CC">
          <w:rPr>
            <w:rFonts w:ascii="Times New Roman" w:hAnsi="Times New Roman" w:cs="Times New Roman"/>
          </w:rPr>
          <w:delText xml:space="preserve">-200b and </w:delText>
        </w:r>
        <w:r w:rsidR="005506B5" w:rsidRPr="00C9444E" w:rsidDel="00FC31CC">
          <w:rPr>
            <w:rFonts w:ascii="Times New Roman" w:hAnsi="Times New Roman" w:cs="Times New Roman"/>
          </w:rPr>
          <w:delText>HIF-1</w:delText>
        </w:r>
        <w:r w:rsidR="00E428C6" w:rsidDel="00FC31CC">
          <w:rPr>
            <w:rFonts w:ascii="Times New Roman" w:hAnsi="Times New Roman" w:cs="Times New Roman"/>
          </w:rPr>
          <w:delText xml:space="preserve"> </w:delText>
        </w:r>
      </w:del>
      <w:customXmlDelRangeStart w:id="31" w:author="Madeline Galbraith" w:date="2022-05-30T16:07:00Z"/>
      <w:sdt>
        <w:sdtPr>
          <w:rPr>
            <w:rFonts w:ascii="Times New Roman" w:hAnsi="Times New Roman" w:cs="Times New Roman"/>
          </w:rPr>
          <w:alias w:val="SmartCite Citation"/>
          <w:tag w:val="703cb261-b0c2-4f52-8c43-8dc408bf3954:9f14a2f2-c158-4d1a-86b4-d8cf3b149140+"/>
          <w:id w:val="-98951784"/>
          <w:placeholder>
            <w:docPart w:val="DefaultPlaceholder_-1854013440"/>
          </w:placeholder>
        </w:sdtPr>
        <w:sdtEndPr/>
        <w:sdtContent>
          <w:customXmlDelRangeEnd w:id="31"/>
          <w:r w:rsidR="00B22650" w:rsidRPr="00B22650">
            <w:rPr>
              <w:rFonts w:ascii="Times New Roman" w:eastAsia="Times New Roman" w:hAnsi="Times New Roman" w:cs="Times New Roman"/>
              <w:color w:val="000000"/>
            </w:rPr>
            <w:t>[57]</w:t>
          </w:r>
          <w:customXmlDelRangeStart w:id="32" w:author="Madeline Galbraith" w:date="2022-05-30T16:07:00Z"/>
        </w:sdtContent>
      </w:sdt>
      <w:customXmlDelRangeEnd w:id="32"/>
      <w:del w:id="33" w:author="Madeline Galbraith" w:date="2022-05-30T16:07:00Z">
        <w:r w:rsidR="00AD7F58" w:rsidRPr="00C9444E" w:rsidDel="00FC31CC">
          <w:rPr>
            <w:rFonts w:ascii="Times New Roman" w:hAnsi="Times New Roman" w:cs="Times New Roman"/>
          </w:rPr>
          <w:delText>. The inhibition of</w:delText>
        </w:r>
      </w:del>
      <w:r w:rsidR="00AD7F58" w:rsidRPr="00C9444E">
        <w:rPr>
          <w:rFonts w:ascii="Times New Roman" w:hAnsi="Times New Roman" w:cs="Times New Roman"/>
        </w:rPr>
        <w:t xml:space="preserve"> mi</w:t>
      </w:r>
      <w:r w:rsidR="00240011" w:rsidRPr="00C9444E">
        <w:rPr>
          <w:rFonts w:ascii="Times New Roman" w:hAnsi="Times New Roman" w:cs="Times New Roman"/>
        </w:rPr>
        <w:t>R</w:t>
      </w:r>
      <w:r w:rsidR="00AD7F58" w:rsidRPr="00C9444E">
        <w:rPr>
          <w:rFonts w:ascii="Times New Roman" w:hAnsi="Times New Roman" w:cs="Times New Roman"/>
        </w:rPr>
        <w:t xml:space="preserve">-200b </w:t>
      </w:r>
      <w:del w:id="34" w:author="Madeline Galbraith" w:date="2022-05-30T16:07:00Z">
        <w:r w:rsidR="00AD7F58" w:rsidRPr="00C9444E" w:rsidDel="00FC31CC">
          <w:rPr>
            <w:rFonts w:ascii="Times New Roman" w:hAnsi="Times New Roman" w:cs="Times New Roman"/>
          </w:rPr>
          <w:delText>b</w:delText>
        </w:r>
      </w:del>
      <w:del w:id="35" w:author="Madeline Galbraith" w:date="2022-05-30T16:08:00Z">
        <w:r w:rsidR="00AD7F58" w:rsidRPr="00C9444E" w:rsidDel="00FC31CC">
          <w:rPr>
            <w:rFonts w:ascii="Times New Roman" w:hAnsi="Times New Roman" w:cs="Times New Roman"/>
          </w:rPr>
          <w:delText>y</w:delText>
        </w:r>
        <w:r w:rsidR="005506B5" w:rsidRPr="00C9444E" w:rsidDel="00FC31CC">
          <w:rPr>
            <w:rFonts w:ascii="Times New Roman" w:hAnsi="Times New Roman" w:cs="Times New Roman"/>
          </w:rPr>
          <w:delText xml:space="preserve"> HIF-1</w:delText>
        </w:r>
        <w:r w:rsidR="00022E63" w:rsidRPr="00C9444E" w:rsidDel="00FC31CC">
          <w:rPr>
            <w:rFonts w:ascii="Times New Roman" w:hAnsi="Times New Roman" w:cs="Times New Roman"/>
          </w:rPr>
          <w:delText xml:space="preserve"> </w:delText>
        </w:r>
        <w:r w:rsidR="00AD7F58" w:rsidRPr="00C9444E" w:rsidDel="00FC31CC">
          <w:rPr>
            <w:rFonts w:ascii="Times New Roman" w:hAnsi="Times New Roman" w:cs="Times New Roman"/>
          </w:rPr>
          <w:delText>is indirect</w:delText>
        </w:r>
        <w:r w:rsidR="00DE7FA5" w:rsidRPr="00C9444E" w:rsidDel="00FC31CC">
          <w:rPr>
            <w:rFonts w:ascii="Times New Roman" w:hAnsi="Times New Roman" w:cs="Times New Roman"/>
          </w:rPr>
          <w:delText>, acting</w:delText>
        </w:r>
      </w:del>
      <w:r w:rsidR="00AD7F58" w:rsidRPr="00C9444E">
        <w:rPr>
          <w:rFonts w:ascii="Times New Roman" w:hAnsi="Times New Roman" w:cs="Times New Roman"/>
        </w:rPr>
        <w:t xml:space="preserve"> through upregulation of </w:t>
      </w:r>
      <w:ins w:id="36" w:author="Madeline Galbraith" w:date="2022-05-30T16:08:00Z">
        <w:r w:rsidR="00FC31CC">
          <w:rPr>
            <w:rFonts w:ascii="Times New Roman" w:hAnsi="Times New Roman" w:cs="Times New Roman"/>
          </w:rPr>
          <w:t xml:space="preserve">HIF-1 </w:t>
        </w:r>
      </w:ins>
      <w:del w:id="37" w:author="Madeline Galbraith" w:date="2022-05-30T16:08:00Z">
        <w:r w:rsidR="00AD7F58" w:rsidRPr="00C9444E" w:rsidDel="00FC31CC">
          <w:rPr>
            <w:rFonts w:ascii="Times New Roman" w:hAnsi="Times New Roman" w:cs="Times New Roman"/>
          </w:rPr>
          <w:delText xml:space="preserve">the </w:delText>
        </w:r>
      </w:del>
      <w:r w:rsidR="00AD7F58" w:rsidRPr="00C9444E">
        <w:rPr>
          <w:rFonts w:ascii="Times New Roman" w:hAnsi="Times New Roman" w:cs="Times New Roman"/>
        </w:rPr>
        <w:t>downstream target ASCL2 </w:t>
      </w:r>
      <w:sdt>
        <w:sdtPr>
          <w:rPr>
            <w:rFonts w:ascii="Times New Roman" w:hAnsi="Times New Roman" w:cs="Times New Roman"/>
          </w:rPr>
          <w:alias w:val="SmartCite Citation"/>
          <w:tag w:val="703cb261-b0c2-4f52-8c43-8dc408bf3954:9f14a2f2-c158-4d1a-86b4-d8cf3b149140+"/>
          <w:id w:val="-1733697425"/>
          <w:placeholder>
            <w:docPart w:val="DefaultPlaceholder_-1854013440"/>
          </w:placeholder>
        </w:sdtPr>
        <w:sdtEndPr/>
        <w:sdtContent>
          <w:r w:rsidR="00B22650" w:rsidRPr="00B22650">
            <w:rPr>
              <w:rFonts w:ascii="Times New Roman" w:eastAsia="Times New Roman" w:hAnsi="Times New Roman" w:cs="Times New Roman"/>
              <w:color w:val="000000"/>
            </w:rPr>
            <w:t>[57]</w:t>
          </w:r>
        </w:sdtContent>
      </w:sdt>
      <w:r w:rsidR="00AD7F58" w:rsidRPr="00C9444E">
        <w:rPr>
          <w:rFonts w:ascii="Times New Roman" w:hAnsi="Times New Roman" w:cs="Times New Roman"/>
        </w:rPr>
        <w:t xml:space="preserve">. </w:t>
      </w:r>
      <w:ins w:id="38" w:author="Madeline Galbraith" w:date="2022-05-30T16:08:00Z">
        <w:r w:rsidR="00FC31CC">
          <w:rPr>
            <w:rFonts w:ascii="Times New Roman" w:hAnsi="Times New Roman" w:cs="Times New Roman"/>
          </w:rPr>
          <w:t>Therefore</w:t>
        </w:r>
      </w:ins>
      <w:ins w:id="39" w:author="Madeline Galbraith" w:date="2022-05-30T16:09:00Z">
        <w:r w:rsidR="00FC31CC">
          <w:rPr>
            <w:rFonts w:ascii="Times New Roman" w:hAnsi="Times New Roman" w:cs="Times New Roman"/>
          </w:rPr>
          <w:t xml:space="preserve">, </w:t>
        </w:r>
      </w:ins>
      <w:del w:id="40" w:author="Madeline Galbraith" w:date="2022-05-30T16:09:00Z">
        <w:r w:rsidR="00006416" w:rsidRPr="00C9444E" w:rsidDel="00FC31CC">
          <w:rPr>
            <w:rFonts w:ascii="Times New Roman" w:hAnsi="Times New Roman" w:cs="Times New Roman"/>
          </w:rPr>
          <w:delText xml:space="preserve">Our coupled model </w:delText>
        </w:r>
        <w:r w:rsidR="008659D6" w:rsidRPr="00C9444E" w:rsidDel="00FC31CC">
          <w:rPr>
            <w:rFonts w:ascii="Times New Roman" w:hAnsi="Times New Roman" w:cs="Times New Roman"/>
          </w:rPr>
          <w:delText>includes a</w:delText>
        </w:r>
        <w:r w:rsidR="00006416" w:rsidRPr="00C9444E" w:rsidDel="00FC31CC">
          <w:rPr>
            <w:rFonts w:ascii="Times New Roman" w:hAnsi="Times New Roman" w:cs="Times New Roman"/>
          </w:rPr>
          <w:delText xml:space="preserve"> mutual inhibitory feedback</w:delText>
        </w:r>
      </w:del>
      <w:ins w:id="41" w:author="Madeline Galbraith" w:date="2022-05-30T16:09:00Z">
        <w:r w:rsidR="00FC31CC">
          <w:rPr>
            <w:rFonts w:ascii="Times New Roman" w:hAnsi="Times New Roman" w:cs="Times New Roman"/>
          </w:rPr>
          <w:t>there is a mutual inhibitory feedback loop</w:t>
        </w:r>
      </w:ins>
      <w:r w:rsidR="00006416" w:rsidRPr="00C9444E">
        <w:rPr>
          <w:rFonts w:ascii="Times New Roman" w:hAnsi="Times New Roman" w:cs="Times New Roman"/>
        </w:rPr>
        <w:t xml:space="preserve"> between </w:t>
      </w:r>
      <m:oMath>
        <m:sSub>
          <m:sSubPr>
            <m:ctrlPr>
              <w:rPr>
                <w:rFonts w:ascii="Cambria Math" w:hAnsi="Cambria Math" w:cs="Times New Roman"/>
                <w:i/>
              </w:rPr>
            </m:ctrlPr>
          </m:sSubPr>
          <m:e>
            <m:r>
              <w:rPr>
                <w:rFonts w:ascii="Cambria Math" w:hAnsi="Cambria Math" w:cs="Times New Roman"/>
              </w:rPr>
              <m:t>μ</m:t>
            </m:r>
            <m:ctrlPr>
              <w:rPr>
                <w:rFonts w:ascii="Cambria Math" w:hAnsi="Cambria Math" w:cs="Times New Roman"/>
              </w:rPr>
            </m:ctrlPr>
          </m:e>
          <m:sub>
            <m:r>
              <w:rPr>
                <w:rFonts w:ascii="Cambria Math" w:hAnsi="Cambria Math" w:cs="Times New Roman"/>
              </w:rPr>
              <m:t>200</m:t>
            </m:r>
          </m:sub>
        </m:sSub>
      </m:oMath>
      <w:r w:rsidR="00006416" w:rsidRPr="00C9444E">
        <w:rPr>
          <w:rFonts w:ascii="Times New Roman" w:eastAsiaTheme="minorEastAsia" w:hAnsi="Times New Roman" w:cs="Times New Roman"/>
        </w:rPr>
        <w:t xml:space="preserve"> and </w:t>
      </w:r>
      <w:r w:rsidR="005506B5" w:rsidRPr="00C9444E">
        <w:rPr>
          <w:rFonts w:ascii="Times New Roman" w:hAnsi="Times New Roman" w:cs="Times New Roman"/>
        </w:rPr>
        <w:t>HIF-1</w:t>
      </w:r>
      <w:r w:rsidR="00006416" w:rsidRPr="00C9444E">
        <w:rPr>
          <w:rFonts w:ascii="Times New Roman" w:eastAsiaTheme="minorEastAsia" w:hAnsi="Times New Roman" w:cs="Times New Roman"/>
        </w:rPr>
        <w:t>.</w:t>
      </w:r>
      <w:r w:rsidR="00006416" w:rsidRPr="00C9444E">
        <w:rPr>
          <w:rFonts w:ascii="Times New Roman" w:hAnsi="Times New Roman" w:cs="Times New Roman"/>
        </w:rPr>
        <w:t xml:space="preserve"> </w:t>
      </w:r>
      <w:r w:rsidR="00AD7F58" w:rsidRPr="00C9444E">
        <w:rPr>
          <w:rFonts w:ascii="Times New Roman" w:hAnsi="Times New Roman" w:cs="Times New Roman"/>
        </w:rPr>
        <w:t xml:space="preserve">Additionally, </w:t>
      </w:r>
      <w:r w:rsidR="005506B5" w:rsidRPr="00C9444E">
        <w:rPr>
          <w:rFonts w:ascii="Times New Roman" w:hAnsi="Times New Roman" w:cs="Times New Roman"/>
        </w:rPr>
        <w:t>HIF-1</w:t>
      </w:r>
      <w:r w:rsidR="00022E63" w:rsidRPr="00C9444E">
        <w:rPr>
          <w:rFonts w:ascii="Times New Roman" w:hAnsi="Times New Roman" w:cs="Times New Roman"/>
        </w:rPr>
        <w:t xml:space="preserve"> </w:t>
      </w:r>
      <w:r w:rsidR="00AD7F58" w:rsidRPr="00C9444E">
        <w:rPr>
          <w:rFonts w:ascii="Times New Roman" w:hAnsi="Times New Roman" w:cs="Times New Roman"/>
        </w:rPr>
        <w:t xml:space="preserve">can </w:t>
      </w:r>
      <w:commentRangeStart w:id="42"/>
      <w:ins w:id="43" w:author="Madeline Galbraith" w:date="2022-05-30T16:09:00Z">
        <w:r w:rsidR="00FC31CC">
          <w:rPr>
            <w:rFonts w:ascii="Times New Roman" w:hAnsi="Times New Roman" w:cs="Times New Roman"/>
          </w:rPr>
          <w:t xml:space="preserve">directly </w:t>
        </w:r>
        <w:commentRangeEnd w:id="42"/>
        <w:r w:rsidR="00FC31CC">
          <w:rPr>
            <w:rStyle w:val="CommentReference"/>
          </w:rPr>
          <w:commentReference w:id="42"/>
        </w:r>
      </w:ins>
      <w:r w:rsidR="00AD7F58" w:rsidRPr="00C9444E">
        <w:rPr>
          <w:rFonts w:ascii="Times New Roman" w:hAnsi="Times New Roman" w:cs="Times New Roman"/>
        </w:rPr>
        <w:t xml:space="preserve">upregulate </w:t>
      </w:r>
      <w:r w:rsidR="00D031C0" w:rsidRPr="00C9444E">
        <w:rPr>
          <w:rFonts w:ascii="Times New Roman" w:hAnsi="Times New Roman" w:cs="Times New Roman"/>
        </w:rPr>
        <w:t>SNAIL</w:t>
      </w:r>
      <w:r w:rsidR="00D031C0" w:rsidRPr="00C9444E" w:rsidDel="00D031C0">
        <w:rPr>
          <w:rFonts w:ascii="Times New Roman" w:hAnsi="Times New Roman" w:cs="Times New Roman"/>
        </w:rPr>
        <w:t xml:space="preserve"> </w:t>
      </w:r>
      <w:sdt>
        <w:sdtPr>
          <w:rPr>
            <w:rFonts w:ascii="Times New Roman" w:hAnsi="Times New Roman" w:cs="Times New Roman"/>
          </w:rPr>
          <w:alias w:val="SmartCite Citation"/>
          <w:tag w:val="703cb261-b0c2-4f52-8c43-8dc408bf3954:bb269803-5f3f-42a0-a9ff-781456103194+"/>
          <w:id w:val="-1386324749"/>
          <w:placeholder>
            <w:docPart w:val="DefaultPlaceholder_-1854013440"/>
          </w:placeholder>
        </w:sdtPr>
        <w:sdtEndPr/>
        <w:sdtContent>
          <w:r w:rsidR="00B22650" w:rsidRPr="00B22650">
            <w:rPr>
              <w:rFonts w:ascii="Times New Roman" w:eastAsia="Times New Roman" w:hAnsi="Times New Roman" w:cs="Times New Roman"/>
              <w:color w:val="000000"/>
            </w:rPr>
            <w:t>[59]</w:t>
          </w:r>
        </w:sdtContent>
      </w:sdt>
      <w:ins w:id="44" w:author="Madeline Galbraith" w:date="2022-05-30T16:09:00Z">
        <w:r w:rsidR="00FC31CC">
          <w:rPr>
            <w:rFonts w:ascii="Times New Roman" w:hAnsi="Times New Roman" w:cs="Times New Roman"/>
          </w:rPr>
          <w:t xml:space="preserve">, while </w:t>
        </w:r>
      </w:ins>
      <w:ins w:id="45" w:author="Madeline Galbraith" w:date="2022-05-30T16:10:00Z">
        <w:r w:rsidR="00FC31CC">
          <w:rPr>
            <w:rFonts w:ascii="Times New Roman" w:hAnsi="Times New Roman" w:cs="Times New Roman"/>
          </w:rPr>
          <w:t xml:space="preserve">AMPK represses the </w:t>
        </w:r>
      </w:ins>
      <w:del w:id="46" w:author="Madeline Galbraith" w:date="2022-05-30T16:09:00Z">
        <w:r w:rsidR="00AD7F58" w:rsidRPr="00C9444E" w:rsidDel="00FC31CC">
          <w:rPr>
            <w:rFonts w:ascii="Times New Roman" w:hAnsi="Times New Roman" w:cs="Times New Roman"/>
          </w:rPr>
          <w:delText>.</w:delText>
        </w:r>
      </w:del>
      <w:del w:id="47" w:author="Madeline Galbraith" w:date="2022-05-30T16:10:00Z">
        <w:r w:rsidR="00AD7F58" w:rsidRPr="00C9444E" w:rsidDel="00FC31CC">
          <w:rPr>
            <w:rFonts w:ascii="Times New Roman" w:hAnsi="Times New Roman" w:cs="Times New Roman"/>
          </w:rPr>
          <w:delText xml:space="preserve"> The </w:delText>
        </w:r>
      </w:del>
      <w:r w:rsidR="00AD7F58" w:rsidRPr="00C9444E">
        <w:rPr>
          <w:rFonts w:ascii="Times New Roman" w:hAnsi="Times New Roman" w:cs="Times New Roman"/>
        </w:rPr>
        <w:t xml:space="preserve">production of </w:t>
      </w:r>
      <w:r w:rsidR="00D031C0" w:rsidRPr="00C9444E">
        <w:rPr>
          <w:rFonts w:ascii="Times New Roman" w:hAnsi="Times New Roman" w:cs="Times New Roman"/>
        </w:rPr>
        <w:t>SNAIL</w:t>
      </w:r>
      <w:del w:id="48" w:author="Madeline Galbraith" w:date="2022-05-30T16:10:00Z">
        <w:r w:rsidR="00D031C0" w:rsidRPr="00C9444E" w:rsidDel="00FC31CC">
          <w:rPr>
            <w:rFonts w:ascii="Times New Roman" w:hAnsi="Times New Roman" w:cs="Times New Roman"/>
          </w:rPr>
          <w:delText xml:space="preserve"> </w:delText>
        </w:r>
        <w:r w:rsidR="00AD7F58" w:rsidRPr="00C9444E" w:rsidDel="00FC31CC">
          <w:rPr>
            <w:rFonts w:ascii="Times New Roman" w:hAnsi="Times New Roman" w:cs="Times New Roman"/>
          </w:rPr>
          <w:delText xml:space="preserve">is also </w:delText>
        </w:r>
        <w:r w:rsidR="00230C9A" w:rsidRPr="00C9444E" w:rsidDel="00FC31CC">
          <w:rPr>
            <w:rFonts w:ascii="Times New Roman" w:hAnsi="Times New Roman" w:cs="Times New Roman"/>
          </w:rPr>
          <w:delText>a downstream target of</w:delText>
        </w:r>
        <w:r w:rsidR="00AD7F58" w:rsidRPr="00C9444E" w:rsidDel="00FC31CC">
          <w:rPr>
            <w:rFonts w:ascii="Times New Roman" w:hAnsi="Times New Roman" w:cs="Times New Roman"/>
          </w:rPr>
          <w:delText xml:space="preserve"> AMPK</w:delText>
        </w:r>
        <w:r w:rsidR="00230C9A" w:rsidRPr="00C9444E" w:rsidDel="00FC31CC">
          <w:rPr>
            <w:rFonts w:ascii="Times New Roman" w:hAnsi="Times New Roman" w:cs="Times New Roman"/>
          </w:rPr>
          <w:delText>. Once FOXO3 is activated by AMPK, it represses the production of SNAIL</w:delText>
        </w:r>
        <w:r w:rsidR="00E428C6" w:rsidDel="00FC31CC">
          <w:rPr>
            <w:rFonts w:ascii="Times New Roman" w:hAnsi="Times New Roman" w:cs="Times New Roman"/>
          </w:rPr>
          <w:delText xml:space="preserve"> </w:delText>
        </w:r>
      </w:del>
      <w:sdt>
        <w:sdtPr>
          <w:rPr>
            <w:rFonts w:ascii="Times New Roman" w:hAnsi="Times New Roman" w:cs="Times New Roman"/>
          </w:rPr>
          <w:alias w:val="SmartCite Citation"/>
          <w:tag w:val="703cb261-b0c2-4f52-8c43-8dc408bf3954:fe1763b7-caea-487b-8d28-9426bfc700ae+"/>
          <w:id w:val="1091739766"/>
          <w:placeholder>
            <w:docPart w:val="DefaultPlaceholder_-1854013440"/>
          </w:placeholder>
        </w:sdtPr>
        <w:sdtEndPr/>
        <w:sdtContent>
          <w:r w:rsidR="00B22650" w:rsidRPr="00B22650">
            <w:rPr>
              <w:rFonts w:ascii="Times New Roman" w:eastAsia="Times New Roman" w:hAnsi="Times New Roman" w:cs="Times New Roman"/>
              <w:color w:val="000000"/>
            </w:rPr>
            <w:t>[60]</w:t>
          </w:r>
        </w:sdtContent>
      </w:sdt>
      <w:ins w:id="49" w:author="Madeline Galbraith" w:date="2022-05-30T16:10:00Z">
        <w:r w:rsidR="00FC31CC">
          <w:rPr>
            <w:rFonts w:ascii="Times New Roman" w:hAnsi="Times New Roman" w:cs="Times New Roman"/>
          </w:rPr>
          <w:t xml:space="preserve"> by activating FOXO3</w:t>
        </w:r>
      </w:ins>
      <w:r w:rsidR="00AD7F58" w:rsidRPr="00C9444E">
        <w:rPr>
          <w:rFonts w:ascii="Times New Roman" w:hAnsi="Times New Roman" w:cs="Times New Roman"/>
        </w:rPr>
        <w:t xml:space="preserve">. </w:t>
      </w:r>
      <w:r w:rsidR="00CB3C1F" w:rsidRPr="00C9444E">
        <w:rPr>
          <w:rFonts w:ascii="Times New Roman" w:hAnsi="Times New Roman" w:cs="Times New Roman"/>
        </w:rPr>
        <w:t xml:space="preserve">Similarly, </w:t>
      </w:r>
      <w:ins w:id="50" w:author="Madeline Galbraith" w:date="2022-05-30T16:10:00Z">
        <w:r w:rsidR="00FC31CC">
          <w:rPr>
            <w:rFonts w:ascii="Times New Roman" w:hAnsi="Times New Roman" w:cs="Times New Roman"/>
          </w:rPr>
          <w:t xml:space="preserve">AMPK suppresses </w:t>
        </w:r>
      </w:ins>
      <w:r w:rsidR="00CB3C1F" w:rsidRPr="00C9444E">
        <w:rPr>
          <w:rFonts w:ascii="Times New Roman" w:hAnsi="Times New Roman" w:cs="Times New Roman"/>
        </w:rPr>
        <w:t>Z</w:t>
      </w:r>
      <w:r w:rsidR="00F946C7" w:rsidRPr="00C9444E">
        <w:rPr>
          <w:rFonts w:ascii="Times New Roman" w:hAnsi="Times New Roman" w:cs="Times New Roman"/>
        </w:rPr>
        <w:t>EB</w:t>
      </w:r>
      <w:r w:rsidR="00CB3C1F" w:rsidRPr="00C9444E">
        <w:rPr>
          <w:rFonts w:ascii="Times New Roman" w:hAnsi="Times New Roman" w:cs="Times New Roman"/>
        </w:rPr>
        <w:t xml:space="preserve"> </w:t>
      </w:r>
      <w:del w:id="51" w:author="Madeline Galbraith" w:date="2022-05-30T16:10:00Z">
        <w:r w:rsidR="00CB3C1F" w:rsidRPr="00C9444E" w:rsidDel="00FC31CC">
          <w:rPr>
            <w:rFonts w:ascii="Times New Roman" w:hAnsi="Times New Roman" w:cs="Times New Roman"/>
          </w:rPr>
          <w:delText xml:space="preserve">is a downstream target of </w:delText>
        </w:r>
        <w:r w:rsidR="00AD7F58" w:rsidRPr="00C9444E" w:rsidDel="00FC31CC">
          <w:rPr>
            <w:rFonts w:ascii="Times New Roman" w:hAnsi="Times New Roman" w:cs="Times New Roman"/>
          </w:rPr>
          <w:delText>AMPK</w:delText>
        </w:r>
        <w:r w:rsidR="00CB3C1F" w:rsidRPr="00C9444E" w:rsidDel="00FC31CC">
          <w:rPr>
            <w:rFonts w:ascii="Times New Roman" w:hAnsi="Times New Roman" w:cs="Times New Roman"/>
          </w:rPr>
          <w:delText xml:space="preserve">, and ZEB production is </w:delText>
        </w:r>
        <w:r w:rsidR="00C62A62" w:rsidRPr="00C9444E" w:rsidDel="00FC31CC">
          <w:rPr>
            <w:rFonts w:ascii="Times New Roman" w:hAnsi="Times New Roman" w:cs="Times New Roman"/>
          </w:rPr>
          <w:delText>inhibited</w:delText>
        </w:r>
        <w:r w:rsidR="00CB3C1F" w:rsidRPr="00C9444E" w:rsidDel="00FC31CC">
          <w:rPr>
            <w:rFonts w:ascii="Times New Roman" w:hAnsi="Times New Roman" w:cs="Times New Roman"/>
          </w:rPr>
          <w:delText xml:space="preserve"> </w:delText>
        </w:r>
      </w:del>
      <w:r w:rsidR="00CB3C1F" w:rsidRPr="00C9444E">
        <w:rPr>
          <w:rFonts w:ascii="Times New Roman" w:hAnsi="Times New Roman" w:cs="Times New Roman"/>
        </w:rPr>
        <w:t xml:space="preserve">by </w:t>
      </w:r>
      <w:ins w:id="52" w:author="Madeline Galbraith" w:date="2022-05-30T16:10:00Z">
        <w:r w:rsidR="00FC31CC">
          <w:rPr>
            <w:rFonts w:ascii="Times New Roman" w:hAnsi="Times New Roman" w:cs="Times New Roman"/>
          </w:rPr>
          <w:t xml:space="preserve">activating </w:t>
        </w:r>
      </w:ins>
      <w:commentRangeStart w:id="53"/>
      <w:r w:rsidR="00CB3C1F" w:rsidRPr="00C9444E">
        <w:rPr>
          <w:rFonts w:ascii="Times New Roman" w:hAnsi="Times New Roman" w:cs="Times New Roman"/>
        </w:rPr>
        <w:t>FOXO</w:t>
      </w:r>
      <w:ins w:id="54" w:author="Madeline Galbraith" w:date="2022-05-30T16:10:00Z">
        <w:r w:rsidR="00FC31CC">
          <w:rPr>
            <w:rFonts w:ascii="Times New Roman" w:hAnsi="Times New Roman" w:cs="Times New Roman"/>
          </w:rPr>
          <w:t>3</w:t>
        </w:r>
      </w:ins>
      <w:r w:rsidR="00AD7F58" w:rsidRPr="00C9444E">
        <w:rPr>
          <w:rFonts w:ascii="Times New Roman" w:hAnsi="Times New Roman" w:cs="Times New Roman"/>
        </w:rPr>
        <w:t xml:space="preserve"> </w:t>
      </w:r>
      <w:commentRangeEnd w:id="53"/>
      <w:r w:rsidR="00FC31CC">
        <w:rPr>
          <w:rStyle w:val="CommentReference"/>
        </w:rPr>
        <w:commentReference w:id="53"/>
      </w:r>
      <w:sdt>
        <w:sdtPr>
          <w:rPr>
            <w:rFonts w:ascii="Times New Roman" w:hAnsi="Times New Roman" w:cs="Times New Roman"/>
          </w:rPr>
          <w:alias w:val="SmartCite Citation"/>
          <w:tag w:val="703cb261-b0c2-4f52-8c43-8dc408bf3954:fe5db9c6-b4e6-462b-8beb-77b138df92ad,703cb261-b0c2-4f52-8c43-8dc408bf3954:c832c022-1c12-4a2d-8c33-0f8663d5788d+"/>
          <w:id w:val="-853800490"/>
          <w:placeholder>
            <w:docPart w:val="DefaultPlaceholder_-1854013440"/>
          </w:placeholder>
        </w:sdtPr>
        <w:sdtEndPr/>
        <w:sdtContent>
          <w:r w:rsidR="00B22650" w:rsidRPr="00B22650">
            <w:rPr>
              <w:rFonts w:ascii="Times New Roman" w:eastAsia="Times New Roman" w:hAnsi="Times New Roman" w:cs="Times New Roman"/>
              <w:color w:val="000000"/>
            </w:rPr>
            <w:t>[61,62]</w:t>
          </w:r>
        </w:sdtContent>
      </w:sdt>
      <w:r w:rsidR="00AD7F58" w:rsidRPr="00C9444E">
        <w:rPr>
          <w:rFonts w:ascii="Times New Roman" w:hAnsi="Times New Roman" w:cs="Times New Roman"/>
        </w:rPr>
        <w:t>. Additionally,</w:t>
      </w:r>
      <w:r w:rsidR="00254C7F" w:rsidRPr="00C9444E">
        <w:rPr>
          <w:rFonts w:ascii="Times New Roman" w:hAnsi="Times New Roman" w:cs="Times New Roman"/>
        </w:rPr>
        <w:t xml:space="preserve"> CREB</w:t>
      </w:r>
      <w:r w:rsidR="00676704" w:rsidRPr="00C9444E">
        <w:rPr>
          <w:rFonts w:ascii="Times New Roman" w:hAnsi="Times New Roman" w:cs="Times New Roman"/>
        </w:rPr>
        <w:t xml:space="preserve">, </w:t>
      </w:r>
      <w:r w:rsidR="00254C7F" w:rsidRPr="00C9444E">
        <w:rPr>
          <w:rFonts w:ascii="Times New Roman" w:hAnsi="Times New Roman" w:cs="Times New Roman"/>
        </w:rPr>
        <w:t xml:space="preserve">after </w:t>
      </w:r>
      <w:proofErr w:type="gramStart"/>
      <w:r w:rsidR="00254C7F" w:rsidRPr="00C9444E">
        <w:rPr>
          <w:rFonts w:ascii="Times New Roman" w:hAnsi="Times New Roman" w:cs="Times New Roman"/>
        </w:rPr>
        <w:t>being activated</w:t>
      </w:r>
      <w:proofErr w:type="gramEnd"/>
      <w:r w:rsidR="00254C7F" w:rsidRPr="00C9444E">
        <w:rPr>
          <w:rFonts w:ascii="Times New Roman" w:hAnsi="Times New Roman" w:cs="Times New Roman"/>
        </w:rPr>
        <w:t xml:space="preserve"> by AMPK via phosphorylation</w:t>
      </w:r>
      <w:r w:rsidR="00186588" w:rsidRPr="00C9444E">
        <w:rPr>
          <w:rFonts w:ascii="Times New Roman" w:hAnsi="Times New Roman" w:cs="Times New Roman"/>
        </w:rPr>
        <w:t>,</w:t>
      </w:r>
      <w:r w:rsidR="00676704" w:rsidRPr="00C9444E">
        <w:rPr>
          <w:rFonts w:ascii="Times New Roman" w:hAnsi="Times New Roman" w:cs="Times New Roman"/>
        </w:rPr>
        <w:t xml:space="preserve"> can</w:t>
      </w:r>
      <w:r w:rsidR="00186588" w:rsidRPr="00C9444E">
        <w:rPr>
          <w:rFonts w:ascii="Times New Roman" w:hAnsi="Times New Roman" w:cs="Times New Roman"/>
        </w:rPr>
        <w:t xml:space="preserve"> </w:t>
      </w:r>
      <w:r w:rsidR="00676704" w:rsidRPr="00C9444E">
        <w:rPr>
          <w:rFonts w:ascii="Times New Roman" w:hAnsi="Times New Roman" w:cs="Times New Roman"/>
        </w:rPr>
        <w:t xml:space="preserve">transcribe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676704" w:rsidRPr="00C9444E">
        <w:rPr>
          <w:rFonts w:ascii="Times New Roman" w:eastAsiaTheme="minorEastAsia" w:hAnsi="Times New Roman" w:cs="Times New Roman"/>
        </w:rPr>
        <w:t xml:space="preserve"> </w:t>
      </w:r>
      <w:r w:rsidR="00186588" w:rsidRPr="00C9444E">
        <w:rPr>
          <w:rFonts w:ascii="Times New Roman" w:hAnsi="Times New Roman" w:cs="Times New Roman"/>
        </w:rPr>
        <w:t xml:space="preserve">resulting in the upregulation of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E428C6">
        <w:rPr>
          <w:rFonts w:ascii="Times New Roman" w:eastAsiaTheme="minorEastAsia" w:hAnsi="Times New Roman" w:cs="Times New Roman"/>
        </w:rPr>
        <w:t xml:space="preserve"> </w:t>
      </w:r>
      <w:sdt>
        <w:sdtPr>
          <w:rPr>
            <w:rFonts w:ascii="Times New Roman" w:hAnsi="Times New Roman" w:cs="Times New Roman"/>
          </w:rPr>
          <w:alias w:val="SmartCite Citation"/>
          <w:tag w:val="703cb261-b0c2-4f52-8c43-8dc408bf3954:ed9830ea-fbf6-4dc5-a6cc-e55547152f39,703cb261-b0c2-4f52-8c43-8dc408bf3954:59eb9893-ecff-458d-9bfc-d26e45d4f939,703cb261-b0c2-4f52-8c43-8dc408bf3954:fc365f8c-7320-49d8-b0af-bca5838d590e,703cb261-b0c2-4f52-8c43-8dc408bf3954:8a40531d-98bb-4e36-9107-1af3550be82f,703cb261-b0c2-4f52-8c43-8dc408bf3954:a2a3a1f1-6dd0-4702-8239-485e12cb2316+"/>
          <w:id w:val="1435178104"/>
          <w:placeholder>
            <w:docPart w:val="DefaultPlaceholder_-1854013440"/>
          </w:placeholder>
        </w:sdtPr>
        <w:sdtEndPr/>
        <w:sdtContent>
          <w:r w:rsidR="00B22650" w:rsidRPr="00B22650">
            <w:rPr>
              <w:rFonts w:ascii="Times New Roman" w:eastAsia="Times New Roman" w:hAnsi="Times New Roman" w:cs="Times New Roman"/>
              <w:color w:val="000000"/>
            </w:rPr>
            <w:t>[63–67]</w:t>
          </w:r>
        </w:sdtContent>
      </w:sdt>
      <w:r w:rsidR="00AD7F58" w:rsidRPr="00C9444E">
        <w:rPr>
          <w:rFonts w:ascii="Times New Roman" w:hAnsi="Times New Roman" w:cs="Times New Roman"/>
        </w:rPr>
        <w:t>.</w:t>
      </w:r>
      <w:r w:rsidR="001E68E7" w:rsidRPr="00C9444E">
        <w:rPr>
          <w:rFonts w:ascii="Times New Roman" w:hAnsi="Times New Roman" w:cs="Times New Roman"/>
        </w:rPr>
        <w:t xml:space="preserve"> Please refer to supplementary Table </w:t>
      </w:r>
      <w:r w:rsidR="00C62A62" w:rsidRPr="00C9444E">
        <w:rPr>
          <w:rFonts w:ascii="Times New Roman" w:hAnsi="Times New Roman" w:cs="Times New Roman"/>
        </w:rPr>
        <w:t>S</w:t>
      </w:r>
      <w:r w:rsidR="002A06AA" w:rsidRPr="00C9444E">
        <w:rPr>
          <w:rFonts w:ascii="Times New Roman" w:hAnsi="Times New Roman" w:cs="Times New Roman"/>
        </w:rPr>
        <w:t>5</w:t>
      </w:r>
      <w:r w:rsidR="001E68E7" w:rsidRPr="00C9444E">
        <w:rPr>
          <w:rFonts w:ascii="Times New Roman" w:hAnsi="Times New Roman" w:cs="Times New Roman"/>
        </w:rPr>
        <w:t xml:space="preserve"> for a detailed description of all </w:t>
      </w:r>
      <w:proofErr w:type="spellStart"/>
      <w:r w:rsidR="001E68E7" w:rsidRPr="00C9444E">
        <w:rPr>
          <w:rFonts w:ascii="Times New Roman" w:hAnsi="Times New Roman" w:cs="Times New Roman"/>
        </w:rPr>
        <w:t>crosstalks</w:t>
      </w:r>
      <w:proofErr w:type="spellEnd"/>
      <w:r w:rsidR="00612BA3" w:rsidRPr="00C9444E">
        <w:rPr>
          <w:rFonts w:ascii="Times New Roman" w:hAnsi="Times New Roman" w:cs="Times New Roman"/>
        </w:rPr>
        <w:t xml:space="preserve"> that have </w:t>
      </w:r>
      <w:proofErr w:type="gramStart"/>
      <w:r w:rsidR="00612BA3" w:rsidRPr="00C9444E">
        <w:rPr>
          <w:rFonts w:ascii="Times New Roman" w:hAnsi="Times New Roman" w:cs="Times New Roman"/>
        </w:rPr>
        <w:t>been included</w:t>
      </w:r>
      <w:proofErr w:type="gramEnd"/>
      <w:r w:rsidR="00612BA3" w:rsidRPr="00C9444E">
        <w:rPr>
          <w:rFonts w:ascii="Times New Roman" w:hAnsi="Times New Roman" w:cs="Times New Roman"/>
        </w:rPr>
        <w:t xml:space="preserve"> in our modeling framework.</w:t>
      </w:r>
    </w:p>
    <w:p w14:paraId="57A74F01" w14:textId="44616236" w:rsidR="00E469AE" w:rsidRPr="00C9444E" w:rsidRDefault="00AD7F58" w:rsidP="004B7743">
      <w:pPr>
        <w:pStyle w:val="BodyText"/>
        <w:spacing w:line="480" w:lineRule="auto"/>
        <w:ind w:firstLine="720"/>
        <w:rPr>
          <w:rFonts w:ascii="Times New Roman" w:hAnsi="Times New Roman" w:cs="Times New Roman"/>
          <w:b/>
          <w:bCs/>
        </w:rPr>
      </w:pPr>
      <w:r w:rsidRPr="00C9444E">
        <w:rPr>
          <w:rFonts w:ascii="Times New Roman" w:hAnsi="Times New Roman" w:cs="Times New Roman"/>
        </w:rPr>
        <w:t xml:space="preserve">The </w:t>
      </w:r>
      <w:r w:rsidR="00DE7FA5" w:rsidRPr="00C9444E">
        <w:rPr>
          <w:rFonts w:ascii="Times New Roman" w:hAnsi="Times New Roman" w:cs="Times New Roman"/>
        </w:rPr>
        <w:t xml:space="preserve">new </w:t>
      </w:r>
      <w:r w:rsidRPr="00C9444E">
        <w:rPr>
          <w:rFonts w:ascii="Times New Roman" w:hAnsi="Times New Roman" w:cs="Times New Roman"/>
        </w:rPr>
        <w:t xml:space="preserve">model </w:t>
      </w:r>
      <w:r w:rsidR="00DE7FA5" w:rsidRPr="00C9444E">
        <w:rPr>
          <w:rFonts w:ascii="Times New Roman" w:hAnsi="Times New Roman" w:cs="Times New Roman"/>
        </w:rPr>
        <w:t xml:space="preserve">we propose here is built by including these crosstalk links so as to couple </w:t>
      </w:r>
      <w:proofErr w:type="spellStart"/>
      <w:r w:rsidRPr="00C9444E">
        <w:rPr>
          <w:rFonts w:ascii="Times New Roman" w:hAnsi="Times New Roman" w:cs="Times New Roman"/>
        </w:rPr>
        <w:t>the</w:t>
      </w:r>
      <w:del w:id="55" w:author="Madeline Galbraith" w:date="2022-05-30T16:11:00Z">
        <w:r w:rsidRPr="00C9444E" w:rsidDel="00FC31CC">
          <w:rPr>
            <w:rFonts w:ascii="Times New Roman" w:hAnsi="Times New Roman" w:cs="Times New Roman"/>
          </w:rPr>
          <w:delText xml:space="preserve"> two core </w:delText>
        </w:r>
      </w:del>
      <w:r w:rsidRPr="00C9444E">
        <w:rPr>
          <w:rFonts w:ascii="Times New Roman" w:hAnsi="Times New Roman" w:cs="Times New Roman"/>
        </w:rPr>
        <w:t>circuits</w:t>
      </w:r>
      <w:proofErr w:type="spellEnd"/>
      <w:r w:rsidR="00DE7FA5" w:rsidRPr="00C9444E">
        <w:rPr>
          <w:rFonts w:ascii="Times New Roman" w:hAnsi="Times New Roman" w:cs="Times New Roman"/>
        </w:rPr>
        <w:t xml:space="preserve"> of EMT and metaboli</w:t>
      </w:r>
      <w:ins w:id="56" w:author="Madeline Galbraith" w:date="2022-05-30T16:11:00Z">
        <w:r w:rsidR="00FC31CC">
          <w:rPr>
            <w:rFonts w:ascii="Times New Roman" w:hAnsi="Times New Roman" w:cs="Times New Roman"/>
          </w:rPr>
          <w:t>sm</w:t>
        </w:r>
      </w:ins>
      <w:del w:id="57" w:author="Madeline Galbraith" w:date="2022-05-30T16:11:00Z">
        <w:r w:rsidR="00DE7FA5" w:rsidRPr="00C9444E" w:rsidDel="00FC31CC">
          <w:rPr>
            <w:rFonts w:ascii="Times New Roman" w:hAnsi="Times New Roman" w:cs="Times New Roman"/>
          </w:rPr>
          <w:delText>c</w:delText>
        </w:r>
      </w:del>
      <w:r w:rsidR="00DE7FA5" w:rsidRPr="00C9444E">
        <w:rPr>
          <w:rFonts w:ascii="Times New Roman" w:hAnsi="Times New Roman" w:cs="Times New Roman"/>
        </w:rPr>
        <w:t xml:space="preserve"> </w:t>
      </w:r>
      <w:del w:id="58" w:author="Madeline Galbraith" w:date="2022-05-30T16:11:00Z">
        <w:r w:rsidR="00DE7FA5" w:rsidRPr="00C9444E" w:rsidDel="00FC31CC">
          <w:rPr>
            <w:rFonts w:ascii="Times New Roman" w:hAnsi="Times New Roman" w:cs="Times New Roman"/>
          </w:rPr>
          <w:delText xml:space="preserve">control </w:delText>
        </w:r>
      </w:del>
      <w:r w:rsidR="00DE7FA5" w:rsidRPr="00C9444E">
        <w:rPr>
          <w:rFonts w:ascii="Times New Roman" w:hAnsi="Times New Roman" w:cs="Times New Roman"/>
        </w:rPr>
        <w:t>respectively</w:t>
      </w:r>
      <w:r w:rsidRPr="00C9444E">
        <w:rPr>
          <w:rFonts w:ascii="Times New Roman" w:hAnsi="Times New Roman" w:cs="Times New Roman"/>
        </w:rPr>
        <w:t>.</w:t>
      </w:r>
      <w:del w:id="59" w:author="Madeline Galbraith" w:date="2022-05-30T16:11:00Z">
        <w:r w:rsidR="008E27F2" w:rsidRPr="00C9444E" w:rsidDel="00407F6A">
          <w:rPr>
            <w:rFonts w:ascii="Times New Roman" w:hAnsi="Times New Roman" w:cs="Times New Roman"/>
          </w:rPr>
          <w:delText xml:space="preserve"> </w:delText>
        </w:r>
        <w:r w:rsidR="00F364D0" w:rsidRPr="00C9444E" w:rsidDel="00407F6A">
          <w:rPr>
            <w:rFonts w:ascii="Times New Roman" w:hAnsi="Times New Roman" w:cs="Times New Roman"/>
          </w:rPr>
          <w:delText>We modify the metab</w:delText>
        </w:r>
        <w:r w:rsidR="00D1313D" w:rsidRPr="00C9444E" w:rsidDel="00407F6A">
          <w:rPr>
            <w:rFonts w:ascii="Times New Roman" w:hAnsi="Times New Roman" w:cs="Times New Roman"/>
          </w:rPr>
          <w:delText>o</w:delText>
        </w:r>
        <w:r w:rsidR="00F364D0" w:rsidRPr="00C9444E" w:rsidDel="00407F6A">
          <w:rPr>
            <w:rFonts w:ascii="Times New Roman" w:hAnsi="Times New Roman" w:cs="Times New Roman"/>
          </w:rPr>
          <w:delText xml:space="preserve">lic circuit such that the mathematical model includes the miRNA regulation of HIF-1 by </w:delText>
        </w:r>
      </w:del>
      <m:oMath>
        <m:sSub>
          <m:sSubPr>
            <m:ctrlPr>
              <w:del w:id="60" w:author="Madeline Galbraith" w:date="2022-05-30T16:11:00Z">
                <w:rPr>
                  <w:rFonts w:ascii="Cambria Math" w:hAnsi="Cambria Math" w:cs="Times New Roman"/>
                </w:rPr>
              </w:del>
            </m:ctrlPr>
          </m:sSubPr>
          <m:e>
            <m:r>
              <w:del w:id="61" w:author="Madeline Galbraith" w:date="2022-05-30T16:11:00Z">
                <w:rPr>
                  <w:rFonts w:ascii="Cambria Math" w:hAnsi="Cambria Math" w:cs="Times New Roman"/>
                </w:rPr>
                <m:t>μ</m:t>
              </w:del>
            </m:r>
          </m:e>
          <m:sub>
            <m:r>
              <w:del w:id="62" w:author="Madeline Galbraith" w:date="2022-05-30T16:11:00Z">
                <w:rPr>
                  <w:rFonts w:ascii="Cambria Math" w:hAnsi="Cambria Math" w:cs="Times New Roman"/>
                </w:rPr>
                <m:t>200</m:t>
              </w:del>
            </m:r>
          </m:sub>
        </m:sSub>
      </m:oMath>
      <w:del w:id="63" w:author="Madeline Galbraith" w:date="2022-05-30T16:11:00Z">
        <w:r w:rsidR="00F364D0" w:rsidRPr="00C9444E" w:rsidDel="00407F6A">
          <w:rPr>
            <w:rFonts w:ascii="Times New Roman" w:hAnsi="Times New Roman" w:cs="Times New Roman"/>
          </w:rPr>
          <w:delText xml:space="preserve"> and confirm </w:delText>
        </w:r>
        <w:r w:rsidR="009F1C29" w:rsidRPr="00C9444E" w:rsidDel="00407F6A">
          <w:rPr>
            <w:rFonts w:ascii="Times New Roman" w:hAnsi="Times New Roman" w:cs="Times New Roman"/>
          </w:rPr>
          <w:delText xml:space="preserve">that </w:delText>
        </w:r>
        <w:r w:rsidR="00F364D0" w:rsidRPr="00C9444E" w:rsidDel="00407F6A">
          <w:rPr>
            <w:rFonts w:ascii="Times New Roman" w:hAnsi="Times New Roman" w:cs="Times New Roman"/>
          </w:rPr>
          <w:delText xml:space="preserve">the </w:delText>
        </w:r>
        <w:r w:rsidR="00610D81" w:rsidRPr="00C9444E" w:rsidDel="00407F6A">
          <w:rPr>
            <w:rFonts w:ascii="Times New Roman" w:hAnsi="Times New Roman" w:cs="Times New Roman"/>
          </w:rPr>
          <w:delText xml:space="preserve">nullclines and expression of AMPK/HIF-1/ROS for the </w:delText>
        </w:r>
        <w:r w:rsidR="00F364D0" w:rsidRPr="00C9444E" w:rsidDel="00407F6A">
          <w:rPr>
            <w:rFonts w:ascii="Times New Roman" w:hAnsi="Times New Roman" w:cs="Times New Roman"/>
          </w:rPr>
          <w:delText xml:space="preserve">modified metabolic network model is consistent with </w:delText>
        </w:r>
        <w:r w:rsidR="00610D81" w:rsidRPr="00C9444E" w:rsidDel="00407F6A">
          <w:rPr>
            <w:rFonts w:ascii="Times New Roman" w:hAnsi="Times New Roman" w:cs="Times New Roman"/>
          </w:rPr>
          <w:delText xml:space="preserve">results from the model detailed in Ref. </w:delText>
        </w:r>
      </w:del>
      <w:customXmlDelRangeStart w:id="64" w:author="Madeline Galbraith" w:date="2022-05-30T16:11:00Z"/>
      <w:sdt>
        <w:sdtPr>
          <w:rPr>
            <w:rFonts w:ascii="Times New Roman" w:hAnsi="Times New Roman" w:cs="Times New Roman"/>
          </w:rPr>
          <w:alias w:val="SmartCite Citation"/>
          <w:tag w:val="703cb261-b0c2-4f52-8c43-8dc408bf3954:d5724ee6-b340-42d8-b869-732dfea60463+"/>
          <w:id w:val="137234670"/>
          <w:placeholder>
            <w:docPart w:val="DefaultPlaceholder_-1854013440"/>
          </w:placeholder>
        </w:sdtPr>
        <w:sdtEndPr/>
        <w:sdtContent>
          <w:customXmlDelRangeEnd w:id="64"/>
          <w:r w:rsidR="00B22650" w:rsidRPr="00B22650">
            <w:rPr>
              <w:rFonts w:ascii="Times New Roman" w:eastAsia="Times New Roman" w:hAnsi="Times New Roman" w:cs="Times New Roman"/>
              <w:color w:val="000000"/>
            </w:rPr>
            <w:t>[46]</w:t>
          </w:r>
          <w:customXmlDelRangeStart w:id="65" w:author="Madeline Galbraith" w:date="2022-05-30T16:11:00Z"/>
        </w:sdtContent>
      </w:sdt>
      <w:customXmlDelRangeEnd w:id="65"/>
      <w:del w:id="66" w:author="Madeline Galbraith" w:date="2022-05-30T16:11:00Z">
        <w:r w:rsidR="00F364D0" w:rsidRPr="00C9444E" w:rsidDel="00407F6A">
          <w:rPr>
            <w:rFonts w:ascii="Times New Roman" w:hAnsi="Times New Roman" w:cs="Times New Roman"/>
          </w:rPr>
          <w:delText xml:space="preserve"> (Fig. S</w:delText>
        </w:r>
        <w:r w:rsidR="009E37DD" w:rsidRPr="00C9444E" w:rsidDel="00407F6A">
          <w:rPr>
            <w:rFonts w:ascii="Times New Roman" w:hAnsi="Times New Roman" w:cs="Times New Roman"/>
          </w:rPr>
          <w:delText>4</w:delText>
        </w:r>
        <w:r w:rsidR="00F364D0" w:rsidRPr="00C9444E" w:rsidDel="00407F6A">
          <w:rPr>
            <w:rFonts w:ascii="Times New Roman" w:hAnsi="Times New Roman" w:cs="Times New Roman"/>
          </w:rPr>
          <w:delText>).</w:delText>
        </w:r>
      </w:del>
      <w:r w:rsidR="00F364D0" w:rsidRPr="00C9444E">
        <w:rPr>
          <w:rFonts w:ascii="Times New Roman" w:hAnsi="Times New Roman" w:cs="Times New Roman"/>
        </w:rPr>
        <w:t xml:space="preserve"> </w:t>
      </w:r>
      <w:r w:rsidRPr="00C9444E">
        <w:rPr>
          <w:rFonts w:ascii="Times New Roman" w:hAnsi="Times New Roman" w:cs="Times New Roman"/>
        </w:rPr>
        <w:t xml:space="preserve">The full equations for </w:t>
      </w:r>
      <w:r w:rsidR="008E27F2" w:rsidRPr="00C9444E">
        <w:rPr>
          <w:rFonts w:ascii="Times New Roman" w:hAnsi="Times New Roman" w:cs="Times New Roman"/>
        </w:rPr>
        <w:t xml:space="preserve">the dynamics of </w:t>
      </w:r>
      <w:r w:rsidRPr="00C9444E">
        <w:rPr>
          <w:rFonts w:ascii="Times New Roman" w:hAnsi="Times New Roman" w:cs="Times New Roman"/>
        </w:rPr>
        <w:t>all components of the circuit are given in SI Section 1.</w:t>
      </w:r>
      <w:r w:rsidR="00C2452F" w:rsidRPr="00C9444E">
        <w:rPr>
          <w:rFonts w:ascii="Times New Roman" w:hAnsi="Times New Roman" w:cs="Times New Roman"/>
        </w:rPr>
        <w:t>3</w:t>
      </w:r>
      <w:r w:rsidRPr="00C9444E">
        <w:rPr>
          <w:rFonts w:ascii="Times New Roman" w:hAnsi="Times New Roman" w:cs="Times New Roman"/>
        </w:rPr>
        <w:t xml:space="preserve"> and the parameters along with a brief explanation are given in SI Section 1.</w:t>
      </w:r>
      <w:r w:rsidR="00C2452F" w:rsidRPr="00C9444E">
        <w:rPr>
          <w:rFonts w:ascii="Times New Roman" w:hAnsi="Times New Roman" w:cs="Times New Roman"/>
        </w:rPr>
        <w:t>4</w:t>
      </w:r>
      <w:r w:rsidRPr="00C9444E">
        <w:rPr>
          <w:rFonts w:ascii="Times New Roman" w:hAnsi="Times New Roman" w:cs="Times New Roman"/>
        </w:rPr>
        <w:t xml:space="preserve">. </w:t>
      </w:r>
    </w:p>
    <w:p w14:paraId="488EBA3F" w14:textId="612DA09A" w:rsidR="00E469AE" w:rsidRPr="00C9444E" w:rsidRDefault="00407F6A" w:rsidP="00C6162E">
      <w:pPr>
        <w:pStyle w:val="FirstParagraph"/>
        <w:spacing w:line="480" w:lineRule="auto"/>
        <w:ind w:firstLine="720"/>
        <w:rPr>
          <w:rFonts w:ascii="Times New Roman" w:hAnsi="Times New Roman" w:cs="Times New Roman"/>
        </w:rPr>
      </w:pPr>
      <w:ins w:id="67" w:author="Madeline Galbraith" w:date="2022-05-30T16:11:00Z">
        <w:r>
          <w:rPr>
            <w:rFonts w:ascii="Times New Roman" w:hAnsi="Times New Roman" w:cs="Times New Roman"/>
          </w:rPr>
          <w:t>We started with</w:t>
        </w:r>
      </w:ins>
      <w:del w:id="68" w:author="Madeline Galbraith" w:date="2022-05-30T16:11:00Z">
        <w:r w:rsidR="00723B41" w:rsidRPr="00C9444E" w:rsidDel="00407F6A">
          <w:rPr>
            <w:rFonts w:ascii="Times New Roman" w:hAnsi="Times New Roman" w:cs="Times New Roman"/>
          </w:rPr>
          <w:delText>Assume that we have chosen</w:delText>
        </w:r>
      </w:del>
      <w:r w:rsidR="00723B41" w:rsidRPr="00C9444E">
        <w:rPr>
          <w:rFonts w:ascii="Times New Roman" w:hAnsi="Times New Roman" w:cs="Times New Roman"/>
        </w:rPr>
        <w:t xml:space="preserve"> parameters such that both the EMT and metabolic networks are </w:t>
      </w:r>
      <w:proofErr w:type="spellStart"/>
      <w:r w:rsidR="00723B41" w:rsidRPr="00C9444E">
        <w:rPr>
          <w:rFonts w:ascii="Times New Roman" w:hAnsi="Times New Roman" w:cs="Times New Roman"/>
        </w:rPr>
        <w:t>tristable</w:t>
      </w:r>
      <w:proofErr w:type="spellEnd"/>
      <w:r w:rsidR="00723B41" w:rsidRPr="00C9444E">
        <w:rPr>
          <w:rFonts w:ascii="Times New Roman" w:hAnsi="Times New Roman" w:cs="Times New Roman"/>
        </w:rPr>
        <w:t xml:space="preserve">. This means </w:t>
      </w:r>
      <w:del w:id="69" w:author="Madeline Galbraith" w:date="2022-05-30T16:11:00Z">
        <w:r w:rsidR="00723B41" w:rsidRPr="00C9444E" w:rsidDel="00407F6A">
          <w:rPr>
            <w:rFonts w:ascii="Times New Roman" w:hAnsi="Times New Roman" w:cs="Times New Roman"/>
          </w:rPr>
          <w:delText xml:space="preserve">that </w:delText>
        </w:r>
      </w:del>
      <w:r w:rsidR="00723B41" w:rsidRPr="00C9444E">
        <w:rPr>
          <w:rFonts w:ascii="Times New Roman" w:hAnsi="Times New Roman" w:cs="Times New Roman"/>
        </w:rPr>
        <w:t xml:space="preserve">when the </w:t>
      </w:r>
      <w:r w:rsidR="0003710F" w:rsidRPr="00C9444E">
        <w:rPr>
          <w:rFonts w:ascii="Times New Roman" w:hAnsi="Times New Roman" w:cs="Times New Roman"/>
        </w:rPr>
        <w:t xml:space="preserve">crosstalk </w:t>
      </w:r>
      <w:del w:id="70" w:author="Madeline Galbraith" w:date="2022-05-30T16:11:00Z">
        <w:r w:rsidR="0003710F" w:rsidRPr="00C9444E" w:rsidDel="00407F6A">
          <w:rPr>
            <w:rFonts w:ascii="Times New Roman" w:hAnsi="Times New Roman" w:cs="Times New Roman"/>
          </w:rPr>
          <w:delText xml:space="preserve">links </w:delText>
        </w:r>
      </w:del>
      <w:r w:rsidR="0003710F" w:rsidRPr="00C9444E">
        <w:rPr>
          <w:rFonts w:ascii="Times New Roman" w:hAnsi="Times New Roman" w:cs="Times New Roman"/>
        </w:rPr>
        <w:t xml:space="preserve">are inactive, there are </w:t>
      </w:r>
      <w:ins w:id="71" w:author="Madeline Galbraith" w:date="2022-05-30T16:12:00Z">
        <w:r>
          <w:rPr>
            <w:rFonts w:ascii="Times New Roman" w:hAnsi="Times New Roman" w:cs="Times New Roman"/>
          </w:rPr>
          <w:t xml:space="preserve">at maximum </w:t>
        </w:r>
      </w:ins>
      <w:r w:rsidR="0003710F" w:rsidRPr="00C9444E">
        <w:rPr>
          <w:rFonts w:ascii="Times New Roman" w:hAnsi="Times New Roman" w:cs="Times New Roman"/>
        </w:rPr>
        <w:t xml:space="preserve">nine possible </w:t>
      </w:r>
      <w:r w:rsidR="00723B41" w:rsidRPr="00C9444E">
        <w:rPr>
          <w:rFonts w:ascii="Times New Roman" w:hAnsi="Times New Roman" w:cs="Times New Roman"/>
        </w:rPr>
        <w:t>combinations</w:t>
      </w:r>
      <w:r w:rsidR="0003710F" w:rsidRPr="00C9444E">
        <w:rPr>
          <w:rFonts w:ascii="Times New Roman" w:hAnsi="Times New Roman" w:cs="Times New Roman"/>
        </w:rPr>
        <w:t xml:space="preserve"> of the EMT and metabolic phenotypes: E-W, E-O, E-W/O, M-W, M-O, M-W/O, E/M-W, E/M-O, and E/M-W/O (Fig. 1</w:t>
      </w:r>
      <w:r w:rsidR="009146C5" w:rsidRPr="00C9444E">
        <w:rPr>
          <w:rFonts w:ascii="Times New Roman" w:hAnsi="Times New Roman" w:cs="Times New Roman"/>
        </w:rPr>
        <w:t>D</w:t>
      </w:r>
      <w:r w:rsidR="0003710F" w:rsidRPr="00C9444E">
        <w:rPr>
          <w:rFonts w:ascii="Times New Roman" w:hAnsi="Times New Roman" w:cs="Times New Roman"/>
        </w:rPr>
        <w:t xml:space="preserve">, details of </w:t>
      </w:r>
      <w:r w:rsidR="00F5743C" w:rsidRPr="00C9444E">
        <w:rPr>
          <w:rFonts w:ascii="Times New Roman" w:hAnsi="Times New Roman" w:cs="Times New Roman"/>
        </w:rPr>
        <w:t xml:space="preserve">numerical integration using the Euler method are </w:t>
      </w:r>
      <w:r w:rsidR="00E601DC" w:rsidRPr="00C9444E">
        <w:rPr>
          <w:rFonts w:ascii="Times New Roman" w:hAnsi="Times New Roman" w:cs="Times New Roman"/>
        </w:rPr>
        <w:t xml:space="preserve">given </w:t>
      </w:r>
      <w:r w:rsidR="0003710F" w:rsidRPr="00C9444E">
        <w:rPr>
          <w:rFonts w:ascii="Times New Roman" w:hAnsi="Times New Roman" w:cs="Times New Roman"/>
        </w:rPr>
        <w:t>in section S2.</w:t>
      </w:r>
      <w:r w:rsidR="00A36B78" w:rsidRPr="00C9444E">
        <w:rPr>
          <w:rFonts w:ascii="Times New Roman" w:hAnsi="Times New Roman" w:cs="Times New Roman"/>
        </w:rPr>
        <w:t>2</w:t>
      </w:r>
      <w:r w:rsidR="0003710F" w:rsidRPr="00C9444E">
        <w:rPr>
          <w:rFonts w:ascii="Times New Roman" w:hAnsi="Times New Roman" w:cs="Times New Roman"/>
        </w:rPr>
        <w:t xml:space="preserve">). </w:t>
      </w:r>
      <w:r w:rsidR="00AD7F58" w:rsidRPr="00C9444E">
        <w:rPr>
          <w:rFonts w:ascii="Times New Roman" w:hAnsi="Times New Roman" w:cs="Times New Roman"/>
        </w:rPr>
        <w:t xml:space="preserve">By including </w:t>
      </w:r>
      <w:r w:rsidR="0003710F" w:rsidRPr="00C9444E">
        <w:rPr>
          <w:rFonts w:ascii="Times New Roman" w:hAnsi="Times New Roman" w:cs="Times New Roman"/>
        </w:rPr>
        <w:t>active</w:t>
      </w:r>
      <w:r w:rsidR="00AD7F58" w:rsidRPr="00C9444E">
        <w:rPr>
          <w:rFonts w:ascii="Times New Roman" w:hAnsi="Times New Roman" w:cs="Times New Roman"/>
        </w:rPr>
        <w:t xml:space="preserve"> </w:t>
      </w:r>
      <w:proofErr w:type="spellStart"/>
      <w:r w:rsidR="00AD7F58" w:rsidRPr="00C9444E">
        <w:rPr>
          <w:rFonts w:ascii="Times New Roman" w:hAnsi="Times New Roman" w:cs="Times New Roman"/>
        </w:rPr>
        <w:t>crosstalks</w:t>
      </w:r>
      <w:proofErr w:type="spellEnd"/>
      <w:r w:rsidR="00AD7F58" w:rsidRPr="00C9444E">
        <w:rPr>
          <w:rFonts w:ascii="Times New Roman" w:hAnsi="Times New Roman" w:cs="Times New Roman"/>
        </w:rPr>
        <w:t xml:space="preserve">, we </w:t>
      </w:r>
      <w:r w:rsidR="0003710F" w:rsidRPr="00C9444E">
        <w:rPr>
          <w:rFonts w:ascii="Times New Roman" w:hAnsi="Times New Roman" w:cs="Times New Roman"/>
        </w:rPr>
        <w:t xml:space="preserve">can </w:t>
      </w:r>
      <w:r w:rsidR="00AD7F58" w:rsidRPr="00C9444E">
        <w:rPr>
          <w:rFonts w:ascii="Times New Roman" w:hAnsi="Times New Roman" w:cs="Times New Roman"/>
        </w:rPr>
        <w:t xml:space="preserve">identify </w:t>
      </w:r>
      <w:del w:id="72" w:author="Madeline Galbraith" w:date="2022-05-30T16:12:00Z">
        <w:r w:rsidR="00AD7F58" w:rsidRPr="00C9444E" w:rsidDel="00407F6A">
          <w:rPr>
            <w:rFonts w:ascii="Times New Roman" w:hAnsi="Times New Roman" w:cs="Times New Roman"/>
          </w:rPr>
          <w:delText xml:space="preserve">how the components of the networks interact and which </w:delText>
        </w:r>
        <w:r w:rsidR="00407D3C" w:rsidRPr="00C9444E" w:rsidDel="00407F6A">
          <w:rPr>
            <w:rFonts w:ascii="Times New Roman" w:hAnsi="Times New Roman" w:cs="Times New Roman"/>
          </w:rPr>
          <w:delText xml:space="preserve">EMT </w:delText>
        </w:r>
        <w:r w:rsidR="00AD7F58" w:rsidRPr="00C9444E" w:rsidDel="00407F6A">
          <w:rPr>
            <w:rFonts w:ascii="Times New Roman" w:hAnsi="Times New Roman" w:cs="Times New Roman"/>
          </w:rPr>
          <w:delText>states</w:delText>
        </w:r>
        <w:r w:rsidR="00407D3C" w:rsidRPr="00C9444E" w:rsidDel="00407F6A">
          <w:rPr>
            <w:rFonts w:ascii="Times New Roman" w:hAnsi="Times New Roman" w:cs="Times New Roman"/>
          </w:rPr>
          <w:delText xml:space="preserve"> and metabolic </w:delText>
        </w:r>
      </w:del>
      <w:ins w:id="73" w:author="Madeline Galbraith" w:date="2022-05-30T16:12:00Z">
        <w:r>
          <w:rPr>
            <w:rFonts w:ascii="Times New Roman" w:hAnsi="Times New Roman" w:cs="Times New Roman"/>
          </w:rPr>
          <w:t xml:space="preserve">crosstalk affects the coupling between EMT </w:t>
        </w:r>
      </w:ins>
      <w:r w:rsidR="00407D3C" w:rsidRPr="00C9444E">
        <w:rPr>
          <w:rFonts w:ascii="Times New Roman" w:hAnsi="Times New Roman" w:cs="Times New Roman"/>
        </w:rPr>
        <w:t>states</w:t>
      </w:r>
      <w:r w:rsidR="00AD7F58" w:rsidRPr="00C9444E">
        <w:rPr>
          <w:rFonts w:ascii="Times New Roman" w:hAnsi="Times New Roman" w:cs="Times New Roman"/>
        </w:rPr>
        <w:t xml:space="preserve"> </w:t>
      </w:r>
      <w:ins w:id="74" w:author="Madeline Galbraith" w:date="2022-05-30T16:12:00Z">
        <w:r>
          <w:rPr>
            <w:rFonts w:ascii="Times New Roman" w:hAnsi="Times New Roman" w:cs="Times New Roman"/>
          </w:rPr>
          <w:t xml:space="preserve"> and </w:t>
        </w:r>
        <w:commentRangeStart w:id="75"/>
        <w:r>
          <w:rPr>
            <w:rFonts w:ascii="Times New Roman" w:hAnsi="Times New Roman" w:cs="Times New Roman"/>
          </w:rPr>
          <w:t xml:space="preserve">metabolism </w:t>
        </w:r>
      </w:ins>
      <w:commentRangeEnd w:id="75"/>
      <w:ins w:id="76" w:author="Madeline Galbraith" w:date="2022-05-30T16:13:00Z">
        <w:r>
          <w:rPr>
            <w:rStyle w:val="CommentReference"/>
          </w:rPr>
          <w:commentReference w:id="75"/>
        </w:r>
      </w:ins>
      <w:ins w:id="77" w:author="Madeline Galbraith" w:date="2022-05-30T16:12:00Z">
        <w:r>
          <w:rPr>
            <w:rFonts w:ascii="Times New Roman" w:hAnsi="Times New Roman" w:cs="Times New Roman"/>
          </w:rPr>
          <w:t>states</w:t>
        </w:r>
      </w:ins>
      <w:del w:id="78" w:author="Madeline Galbraith" w:date="2022-05-30T16:12:00Z">
        <w:r w:rsidR="0003710F" w:rsidRPr="00C9444E" w:rsidDel="00407F6A">
          <w:rPr>
            <w:rFonts w:ascii="Times New Roman" w:hAnsi="Times New Roman" w:cs="Times New Roman"/>
          </w:rPr>
          <w:delText>become</w:delText>
        </w:r>
        <w:r w:rsidR="00AD7F58" w:rsidRPr="00C9444E" w:rsidDel="00407F6A">
          <w:rPr>
            <w:rFonts w:ascii="Times New Roman" w:hAnsi="Times New Roman" w:cs="Times New Roman"/>
          </w:rPr>
          <w:delText xml:space="preserve"> coupled</w:delText>
        </w:r>
      </w:del>
      <w:r w:rsidR="00AD7F58" w:rsidRPr="00C9444E">
        <w:rPr>
          <w:rFonts w:ascii="Times New Roman" w:hAnsi="Times New Roman" w:cs="Times New Roman"/>
        </w:rPr>
        <w:t xml:space="preserve">. </w:t>
      </w:r>
    </w:p>
    <w:p w14:paraId="1A925068" w14:textId="14DFB562" w:rsidR="00407D3C" w:rsidRPr="00C9444E" w:rsidRDefault="00407D3C" w:rsidP="003D0A34">
      <w:pPr>
        <w:pStyle w:val="BodyText"/>
        <w:spacing w:line="480" w:lineRule="auto"/>
        <w:ind w:firstLine="720"/>
        <w:rPr>
          <w:rFonts w:ascii="Times New Roman" w:hAnsi="Times New Roman" w:cs="Times New Roman"/>
        </w:rPr>
      </w:pPr>
      <w:r w:rsidRPr="00C9444E">
        <w:rPr>
          <w:rFonts w:ascii="Times New Roman" w:hAnsi="Times New Roman" w:cs="Times New Roman"/>
        </w:rPr>
        <w:t xml:space="preserve">While the </w:t>
      </w:r>
      <w:del w:id="79" w:author="Madeline Galbraith" w:date="2022-05-30T16:14:00Z">
        <w:r w:rsidRPr="00C9444E" w:rsidDel="00407F6A">
          <w:rPr>
            <w:rFonts w:ascii="Times New Roman" w:hAnsi="Times New Roman" w:cs="Times New Roman"/>
          </w:rPr>
          <w:delText xml:space="preserve">Warburg </w:delText>
        </w:r>
      </w:del>
      <w:ins w:id="80" w:author="Madeline Galbraith" w:date="2022-05-30T16:14:00Z">
        <w:r w:rsidR="00407F6A">
          <w:rPr>
            <w:rFonts w:ascii="Times New Roman" w:hAnsi="Times New Roman" w:cs="Times New Roman"/>
          </w:rPr>
          <w:t>W</w:t>
        </w:r>
        <w:r w:rsidR="00407F6A" w:rsidRPr="00C9444E">
          <w:rPr>
            <w:rFonts w:ascii="Times New Roman" w:hAnsi="Times New Roman" w:cs="Times New Roman"/>
          </w:rPr>
          <w:t xml:space="preserve"> </w:t>
        </w:r>
      </w:ins>
      <w:r w:rsidRPr="00C9444E">
        <w:rPr>
          <w:rFonts w:ascii="Times New Roman" w:hAnsi="Times New Roman" w:cs="Times New Roman"/>
        </w:rPr>
        <w:t xml:space="preserve">state is characterized </w:t>
      </w:r>
      <w:ins w:id="81" w:author="Madeline Galbraith" w:date="2022-05-30T16:14:00Z">
        <w:r w:rsidR="00407F6A">
          <w:rPr>
            <w:rFonts w:ascii="Times New Roman" w:hAnsi="Times New Roman" w:cs="Times New Roman"/>
          </w:rPr>
          <w:t>by</w:t>
        </w:r>
      </w:ins>
      <w:del w:id="82" w:author="Madeline Galbraith" w:date="2022-05-30T16:14:00Z">
        <w:r w:rsidRPr="00C9444E" w:rsidDel="00407F6A">
          <w:rPr>
            <w:rFonts w:ascii="Times New Roman" w:hAnsi="Times New Roman" w:cs="Times New Roman"/>
          </w:rPr>
          <w:delText>as</w:delText>
        </w:r>
      </w:del>
      <w:r w:rsidRPr="00C9444E">
        <w:rPr>
          <w:rFonts w:ascii="Times New Roman" w:hAnsi="Times New Roman" w:cs="Times New Roman"/>
        </w:rPr>
        <w:t xml:space="preserve"> high </w:t>
      </w:r>
      <w:r w:rsidR="005506B5" w:rsidRPr="00C9444E">
        <w:rPr>
          <w:rFonts w:ascii="Times New Roman" w:hAnsi="Times New Roman" w:cs="Times New Roman"/>
        </w:rPr>
        <w:t>HIF-1</w:t>
      </w:r>
      <w:r w:rsidRPr="00C9444E">
        <w:rPr>
          <w:rFonts w:ascii="Times New Roman" w:hAnsi="Times New Roman" w:cs="Times New Roman"/>
        </w:rPr>
        <w:t xml:space="preserve">/low AMPK and the </w:t>
      </w:r>
      <w:del w:id="83" w:author="Madeline Galbraith" w:date="2022-05-30T16:14:00Z">
        <w:r w:rsidRPr="00C9444E" w:rsidDel="00407F6A">
          <w:rPr>
            <w:rFonts w:ascii="Times New Roman" w:hAnsi="Times New Roman" w:cs="Times New Roman"/>
          </w:rPr>
          <w:delText xml:space="preserve">epithelial </w:delText>
        </w:r>
      </w:del>
      <w:ins w:id="84" w:author="Madeline Galbraith" w:date="2022-05-30T16:14:00Z">
        <w:r w:rsidR="00407F6A">
          <w:rPr>
            <w:rFonts w:ascii="Times New Roman" w:hAnsi="Times New Roman" w:cs="Times New Roman"/>
          </w:rPr>
          <w:t>E</w:t>
        </w:r>
        <w:r w:rsidR="00407F6A" w:rsidRPr="00C9444E">
          <w:rPr>
            <w:rFonts w:ascii="Times New Roman" w:hAnsi="Times New Roman" w:cs="Times New Roman"/>
          </w:rPr>
          <w:t xml:space="preserve"> </w:t>
        </w:r>
      </w:ins>
      <w:r w:rsidRPr="00C9444E">
        <w:rPr>
          <w:rFonts w:ascii="Times New Roman" w:hAnsi="Times New Roman" w:cs="Times New Roman"/>
        </w:rPr>
        <w:t xml:space="preserve">state is characterized </w:t>
      </w:r>
      <w:del w:id="85" w:author="Madeline Galbraith" w:date="2022-05-30T16:14:00Z">
        <w:r w:rsidRPr="00C9444E" w:rsidDel="00407F6A">
          <w:rPr>
            <w:rFonts w:ascii="Times New Roman" w:hAnsi="Times New Roman" w:cs="Times New Roman"/>
          </w:rPr>
          <w:delText>a</w:delText>
        </w:r>
      </w:del>
      <w:ins w:id="86" w:author="Madeline Galbraith" w:date="2022-05-30T16:14:00Z">
        <w:r w:rsidR="00407F6A">
          <w:rPr>
            <w:rFonts w:ascii="Times New Roman" w:hAnsi="Times New Roman" w:cs="Times New Roman"/>
          </w:rPr>
          <w:t>by</w:t>
        </w:r>
      </w:ins>
      <w:del w:id="87" w:author="Madeline Galbraith" w:date="2022-05-30T16:14:00Z">
        <w:r w:rsidRPr="00C9444E" w:rsidDel="00407F6A">
          <w:rPr>
            <w:rFonts w:ascii="Times New Roman" w:hAnsi="Times New Roman" w:cs="Times New Roman"/>
          </w:rPr>
          <w:delText>s</w:delText>
        </w:r>
      </w:del>
      <w:r w:rsidRPr="00C9444E">
        <w:rPr>
          <w:rFonts w:ascii="Times New Roman" w:hAnsi="Times New Roman" w:cs="Times New Roman"/>
        </w:rPr>
        <w:t xml:space="preserve"> high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C9444E">
        <w:rPr>
          <w:rFonts w:ascii="Times New Roman" w:hAnsi="Times New Roman" w:cs="Times New Roman"/>
        </w:rPr>
        <w:t xml:space="preserve">/low </w:t>
      </w:r>
      <w:r w:rsidR="00D031C0" w:rsidRPr="00C9444E">
        <w:rPr>
          <w:rFonts w:ascii="Times New Roman" w:hAnsi="Times New Roman" w:cs="Times New Roman"/>
        </w:rPr>
        <w:t xml:space="preserve">ZEB </w:t>
      </w:r>
      <w:del w:id="88" w:author="Madeline Galbraith" w:date="2022-05-30T16:14:00Z">
        <w:r w:rsidRPr="00C9444E" w:rsidDel="00407F6A">
          <w:rPr>
            <w:rFonts w:ascii="Times New Roman" w:hAnsi="Times New Roman" w:cs="Times New Roman"/>
          </w:rPr>
          <w:delText xml:space="preserve">mRNA </w:delText>
        </w:r>
      </w:del>
      <w:r w:rsidRPr="00C9444E">
        <w:rPr>
          <w:rFonts w:ascii="Times New Roman" w:hAnsi="Times New Roman" w:cs="Times New Roman"/>
        </w:rPr>
        <w:t xml:space="preserve">expression, </w:t>
      </w:r>
      <w:del w:id="89" w:author="Madeline Galbraith" w:date="2022-05-30T16:14:00Z">
        <w:r w:rsidRPr="00C9444E" w:rsidDel="00407F6A">
          <w:rPr>
            <w:rFonts w:ascii="Times New Roman" w:hAnsi="Times New Roman" w:cs="Times New Roman"/>
          </w:rPr>
          <w:delText xml:space="preserve">adding the new links </w:delText>
        </w:r>
      </w:del>
      <w:ins w:id="90" w:author="Madeline Galbraith" w:date="2022-05-30T16:14:00Z">
        <w:r w:rsidR="00407F6A">
          <w:rPr>
            <w:rFonts w:ascii="Times New Roman" w:hAnsi="Times New Roman" w:cs="Times New Roman"/>
          </w:rPr>
          <w:t xml:space="preserve">including the crosstalk </w:t>
        </w:r>
      </w:ins>
      <w:r w:rsidRPr="00C9444E">
        <w:rPr>
          <w:rFonts w:ascii="Times New Roman" w:hAnsi="Times New Roman" w:cs="Times New Roman"/>
        </w:rPr>
        <w:t xml:space="preserve">will </w:t>
      </w:r>
      <w:r w:rsidR="00B51684" w:rsidRPr="00C9444E">
        <w:rPr>
          <w:rFonts w:ascii="Times New Roman" w:hAnsi="Times New Roman" w:cs="Times New Roman"/>
        </w:rPr>
        <w:t xml:space="preserve">quantitatively </w:t>
      </w:r>
      <w:r w:rsidRPr="00C9444E">
        <w:rPr>
          <w:rFonts w:ascii="Times New Roman" w:hAnsi="Times New Roman" w:cs="Times New Roman"/>
        </w:rPr>
        <w:t xml:space="preserve">alter the expression profiles for the </w:t>
      </w:r>
      <w:r w:rsidR="00B51684" w:rsidRPr="00C9444E">
        <w:rPr>
          <w:rFonts w:ascii="Times New Roman" w:hAnsi="Times New Roman" w:cs="Times New Roman"/>
        </w:rPr>
        <w:t xml:space="preserve">various </w:t>
      </w:r>
      <w:r w:rsidRPr="00C9444E">
        <w:rPr>
          <w:rFonts w:ascii="Times New Roman" w:hAnsi="Times New Roman" w:cs="Times New Roman"/>
        </w:rPr>
        <w:t xml:space="preserve">steady states. This means that the use of fixed thresholds to determine the state of the cell is no longer appropriate. Therefore, we use a distance metric normalized by the expression of the decoupled network to classify the generated expression profiles as </w:t>
      </w:r>
      <w:r w:rsidR="00DE34EA" w:rsidRPr="00C9444E">
        <w:rPr>
          <w:rFonts w:ascii="Times New Roman" w:hAnsi="Times New Roman" w:cs="Times New Roman"/>
        </w:rPr>
        <w:t xml:space="preserve">indicative of </w:t>
      </w:r>
      <w:r w:rsidRPr="00C9444E">
        <w:rPr>
          <w:rFonts w:ascii="Times New Roman" w:hAnsi="Times New Roman" w:cs="Times New Roman"/>
        </w:rPr>
        <w:t>one of the nine coupled states (see Section S2.</w:t>
      </w:r>
      <w:r w:rsidR="00A36B78" w:rsidRPr="00C9444E">
        <w:rPr>
          <w:rFonts w:ascii="Times New Roman" w:hAnsi="Times New Roman" w:cs="Times New Roman"/>
        </w:rPr>
        <w:t>3</w:t>
      </w:r>
      <w:r w:rsidRPr="00C9444E">
        <w:rPr>
          <w:rFonts w:ascii="Times New Roman" w:hAnsi="Times New Roman" w:cs="Times New Roman"/>
        </w:rPr>
        <w:t xml:space="preserve"> for details). With our baseline decoupled network parameters, we show that </w:t>
      </w:r>
      <w:proofErr w:type="gramStart"/>
      <w:r w:rsidRPr="00C9444E">
        <w:rPr>
          <w:rFonts w:ascii="Times New Roman" w:hAnsi="Times New Roman" w:cs="Times New Roman"/>
        </w:rPr>
        <w:t>1000</w:t>
      </w:r>
      <w:proofErr w:type="gramEnd"/>
      <w:r w:rsidRPr="00C9444E">
        <w:rPr>
          <w:rFonts w:ascii="Times New Roman" w:hAnsi="Times New Roman" w:cs="Times New Roman"/>
        </w:rPr>
        <w:t xml:space="preserve"> initial conditions are large enough to generate consistent percentages of different states (</w:t>
      </w:r>
      <w:r w:rsidR="002D2C55" w:rsidRPr="00C9444E">
        <w:rPr>
          <w:rFonts w:ascii="Times New Roman" w:hAnsi="Times New Roman" w:cs="Times New Roman"/>
        </w:rPr>
        <w:t>Fig. S</w:t>
      </w:r>
      <w:r w:rsidR="00E036B3" w:rsidRPr="00C9444E">
        <w:rPr>
          <w:rFonts w:ascii="Times New Roman" w:hAnsi="Times New Roman" w:cs="Times New Roman"/>
        </w:rPr>
        <w:t>5</w:t>
      </w:r>
      <w:r w:rsidR="002D2C55" w:rsidRPr="00C9444E">
        <w:rPr>
          <w:rFonts w:ascii="Times New Roman" w:hAnsi="Times New Roman" w:cs="Times New Roman"/>
        </w:rPr>
        <w:t>-S</w:t>
      </w:r>
      <w:r w:rsidR="00E036B3" w:rsidRPr="00C9444E">
        <w:rPr>
          <w:rFonts w:ascii="Times New Roman" w:hAnsi="Times New Roman" w:cs="Times New Roman"/>
        </w:rPr>
        <w:t>7</w:t>
      </w:r>
      <w:r w:rsidRPr="00C9444E">
        <w:rPr>
          <w:rFonts w:ascii="Times New Roman" w:hAnsi="Times New Roman" w:cs="Times New Roman"/>
        </w:rPr>
        <w:t>) - with the hybrid state</w:t>
      </w:r>
      <w:ins w:id="91" w:author="Madeline Galbraith" w:date="2022-05-30T16:16:00Z">
        <w:r w:rsidR="00C42BFF">
          <w:rPr>
            <w:rFonts w:ascii="Times New Roman" w:hAnsi="Times New Roman" w:cs="Times New Roman"/>
          </w:rPr>
          <w:t>s</w:t>
        </w:r>
      </w:ins>
      <w:r w:rsidRPr="00C9444E">
        <w:rPr>
          <w:rFonts w:ascii="Times New Roman" w:hAnsi="Times New Roman" w:cs="Times New Roman"/>
        </w:rPr>
        <w:t xml:space="preserve"> being most populous (W/O and E/M) followed by the W and M phenotypes, followed by the O and E states. This result is just for one set of parameters and others</w:t>
      </w:r>
      <w:r w:rsidR="00DE34EA" w:rsidRPr="00C9444E">
        <w:rPr>
          <w:rFonts w:ascii="Times New Roman" w:hAnsi="Times New Roman" w:cs="Times New Roman"/>
        </w:rPr>
        <w:t xml:space="preserve"> will</w:t>
      </w:r>
      <w:r w:rsidRPr="00C9444E">
        <w:rPr>
          <w:rFonts w:ascii="Times New Roman" w:hAnsi="Times New Roman" w:cs="Times New Roman"/>
        </w:rPr>
        <w:t xml:space="preserve"> lead to a different fraction of initial conditions leading to these disparate states.</w:t>
      </w:r>
    </w:p>
    <w:p w14:paraId="00808E1D" w14:textId="77777777" w:rsidR="00407D3C" w:rsidRPr="00C9444E" w:rsidRDefault="00407D3C" w:rsidP="00691368">
      <w:pPr>
        <w:jc w:val="center"/>
        <w:rPr>
          <w:rFonts w:ascii="Times New Roman" w:hAnsi="Times New Roman" w:cs="Times New Roman"/>
        </w:rPr>
      </w:pPr>
    </w:p>
    <w:p w14:paraId="3CA488F6" w14:textId="3E4E0103" w:rsidR="000F0C09" w:rsidRPr="00C9444E" w:rsidRDefault="00AD7F58" w:rsidP="000F0C09">
      <w:pPr>
        <w:pStyle w:val="CaptionedFigure"/>
        <w:rPr>
          <w:rFonts w:ascii="Times New Roman" w:hAnsi="Times New Roman" w:cs="Times New Roman"/>
        </w:rPr>
      </w:pPr>
      <w:r w:rsidRPr="00C9444E">
        <w:rPr>
          <w:rFonts w:ascii="Times New Roman" w:hAnsi="Times New Roman" w:cs="Times New Roman"/>
          <w:noProof/>
        </w:rPr>
        <w:drawing>
          <wp:anchor distT="0" distB="0" distL="114300" distR="114300" simplePos="0" relativeHeight="251658240" behindDoc="0" locked="0" layoutInCell="1" allowOverlap="1" wp14:anchorId="5AF8416B" wp14:editId="212FB561">
            <wp:simplePos x="914400" y="914400"/>
            <wp:positionH relativeFrom="column">
              <wp:align>left</wp:align>
            </wp:positionH>
            <wp:positionV relativeFrom="paragraph">
              <wp:align>top</wp:align>
            </wp:positionV>
            <wp:extent cx="5090244" cy="4629752"/>
            <wp:effectExtent l="0" t="0" r="0" b="0"/>
            <wp:wrapSquare wrapText="bothSides"/>
            <wp:docPr id="1" name="Picture"/>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090244" cy="4629752"/>
                    </a:xfrm>
                    <a:prstGeom prst="rect">
                      <a:avLst/>
                    </a:prstGeom>
                    <a:noFill/>
                    <a:ln w="9525">
                      <a:noFill/>
                      <a:headEnd/>
                      <a:tailEnd/>
                    </a:ln>
                  </pic:spPr>
                </pic:pic>
              </a:graphicData>
            </a:graphic>
          </wp:anchor>
        </w:drawing>
      </w:r>
      <w:r w:rsidR="00620DB8">
        <w:rPr>
          <w:rFonts w:ascii="Times New Roman" w:hAnsi="Times New Roman" w:cs="Times New Roman"/>
        </w:rPr>
        <w:br w:type="textWrapping" w:clear="all"/>
      </w:r>
    </w:p>
    <w:p w14:paraId="16D8CEAE" w14:textId="3489B43F" w:rsidR="00E469AE" w:rsidRPr="00C9444E" w:rsidRDefault="000F0C09" w:rsidP="000F0C09">
      <w:pPr>
        <w:pStyle w:val="Caption"/>
        <w:rPr>
          <w:rFonts w:ascii="Times New Roman" w:hAnsi="Times New Roman" w:cs="Times New Roman"/>
          <w:i w:val="0"/>
          <w:iCs/>
        </w:rPr>
      </w:pPr>
      <w:r w:rsidRPr="00C9444E">
        <w:rPr>
          <w:rFonts w:ascii="Times New Roman" w:hAnsi="Times New Roman" w:cs="Times New Roman"/>
          <w:b/>
          <w:bCs/>
          <w:i w:val="0"/>
          <w:iCs/>
        </w:rPr>
        <w:t>Figure</w:t>
      </w:r>
      <w:r w:rsidR="00977E1D" w:rsidRPr="00C9444E">
        <w:rPr>
          <w:rFonts w:ascii="Times New Roman" w:hAnsi="Times New Roman" w:cs="Times New Roman"/>
          <w:b/>
          <w:bCs/>
          <w:i w:val="0"/>
          <w:iCs/>
        </w:rPr>
        <w:t xml:space="preserve"> 1</w:t>
      </w:r>
      <w:r w:rsidRPr="00C9444E">
        <w:rPr>
          <w:rFonts w:ascii="Times New Roman" w:hAnsi="Times New Roman" w:cs="Times New Roman"/>
          <w:i w:val="0"/>
          <w:iCs/>
        </w:rPr>
        <w:t xml:space="preserve">. </w:t>
      </w:r>
      <w:r w:rsidR="00AD7F58" w:rsidRPr="00C9444E">
        <w:rPr>
          <w:rFonts w:ascii="Times New Roman" w:hAnsi="Times New Roman" w:cs="Times New Roman"/>
          <w:b/>
          <w:bCs/>
          <w:i w:val="0"/>
          <w:iCs/>
        </w:rPr>
        <w:t xml:space="preserve">The coupled EMT/MR circuit results in </w:t>
      </w:r>
      <w:proofErr w:type="gramStart"/>
      <w:r w:rsidR="00AD7F58" w:rsidRPr="00C9444E">
        <w:rPr>
          <w:rFonts w:ascii="Times New Roman" w:hAnsi="Times New Roman" w:cs="Times New Roman"/>
          <w:b/>
          <w:bCs/>
          <w:i w:val="0"/>
          <w:iCs/>
        </w:rPr>
        <w:t>9</w:t>
      </w:r>
      <w:proofErr w:type="gramEnd"/>
      <w:r w:rsidR="00AD7F58" w:rsidRPr="00C9444E">
        <w:rPr>
          <w:rFonts w:ascii="Times New Roman" w:hAnsi="Times New Roman" w:cs="Times New Roman"/>
          <w:b/>
          <w:bCs/>
          <w:i w:val="0"/>
          <w:iCs/>
        </w:rPr>
        <w:t xml:space="preserve"> </w:t>
      </w:r>
      <w:r w:rsidR="00DE34EA" w:rsidRPr="00C9444E">
        <w:rPr>
          <w:rFonts w:ascii="Times New Roman" w:hAnsi="Times New Roman" w:cs="Times New Roman"/>
          <w:b/>
          <w:bCs/>
          <w:i w:val="0"/>
          <w:iCs/>
        </w:rPr>
        <w:t>possible</w:t>
      </w:r>
      <w:r w:rsidR="00AD7F58" w:rsidRPr="00C9444E">
        <w:rPr>
          <w:rFonts w:ascii="Times New Roman" w:hAnsi="Times New Roman" w:cs="Times New Roman"/>
          <w:b/>
          <w:bCs/>
          <w:i w:val="0"/>
          <w:iCs/>
        </w:rPr>
        <w:t xml:space="preserve"> steady states.</w:t>
      </w:r>
      <w:r w:rsidR="000F06B6" w:rsidRPr="00C9444E">
        <w:rPr>
          <w:rFonts w:ascii="Times New Roman" w:hAnsi="Times New Roman" w:cs="Times New Roman"/>
          <w:b/>
          <w:bCs/>
          <w:i w:val="0"/>
          <w:iCs/>
        </w:rPr>
        <w:t xml:space="preserve"> </w:t>
      </w:r>
      <w:r w:rsidR="00563DA3" w:rsidRPr="00C9444E">
        <w:rPr>
          <w:rFonts w:ascii="Times New Roman" w:hAnsi="Times New Roman" w:cs="Times New Roman"/>
          <w:i w:val="0"/>
          <w:iCs/>
        </w:rPr>
        <w:t xml:space="preserve">With inactive </w:t>
      </w:r>
      <w:proofErr w:type="spellStart"/>
      <w:r w:rsidR="00563DA3" w:rsidRPr="00C9444E">
        <w:rPr>
          <w:rFonts w:ascii="Times New Roman" w:hAnsi="Times New Roman" w:cs="Times New Roman"/>
          <w:i w:val="0"/>
          <w:iCs/>
        </w:rPr>
        <w:t>crosstalks</w:t>
      </w:r>
      <w:proofErr w:type="spellEnd"/>
      <w:r w:rsidR="00563DA3" w:rsidRPr="00C9444E">
        <w:rPr>
          <w:rFonts w:ascii="Times New Roman" w:hAnsi="Times New Roman" w:cs="Times New Roman"/>
          <w:i w:val="0"/>
          <w:iCs/>
        </w:rPr>
        <w:t xml:space="preserve"> all combinations of the steady states of the core EMT and metabolic networks are accessible. </w:t>
      </w:r>
      <w:r w:rsidR="000F06B6" w:rsidRPr="00C9444E">
        <w:rPr>
          <w:rFonts w:ascii="Times New Roman" w:hAnsi="Times New Roman" w:cs="Times New Roman"/>
          <w:b/>
          <w:bCs/>
          <w:i w:val="0"/>
          <w:iCs/>
        </w:rPr>
        <w:t>(A)</w:t>
      </w:r>
      <w:r w:rsidR="000F06B6" w:rsidRPr="00C9444E">
        <w:rPr>
          <w:rFonts w:ascii="Times New Roman" w:hAnsi="Times New Roman" w:cs="Times New Roman"/>
          <w:i w:val="0"/>
          <w:iCs/>
        </w:rPr>
        <w:t xml:space="preserve"> The network showing the core EMT module (bottom) with regulatory links designated by black, the core metabolic circuit (top) with regulatory links designated by blue, and the </w:t>
      </w:r>
      <w:proofErr w:type="spellStart"/>
      <w:r w:rsidR="000F06B6" w:rsidRPr="00C9444E">
        <w:rPr>
          <w:rFonts w:ascii="Times New Roman" w:hAnsi="Times New Roman" w:cs="Times New Roman"/>
          <w:i w:val="0"/>
          <w:iCs/>
        </w:rPr>
        <w:t>crosstalks</w:t>
      </w:r>
      <w:proofErr w:type="spellEnd"/>
      <w:r w:rsidR="000F06B6" w:rsidRPr="00C9444E">
        <w:rPr>
          <w:rFonts w:ascii="Times New Roman" w:hAnsi="Times New Roman" w:cs="Times New Roman"/>
          <w:i w:val="0"/>
          <w:iCs/>
        </w:rPr>
        <w:t xml:space="preserve"> noted in red. The dashed lines denote miRNA</w:t>
      </w:r>
      <w:ins w:id="92" w:author="Madeline Galbraith" w:date="2022-05-30T16:16:00Z">
        <w:r w:rsidR="00C42BFF">
          <w:rPr>
            <w:rFonts w:ascii="Times New Roman" w:hAnsi="Times New Roman" w:cs="Times New Roman"/>
            <w:i w:val="0"/>
            <w:iCs/>
          </w:rPr>
          <w:t>-based</w:t>
        </w:r>
      </w:ins>
      <w:r w:rsidR="000F06B6" w:rsidRPr="00C9444E">
        <w:rPr>
          <w:rFonts w:ascii="Times New Roman" w:hAnsi="Times New Roman" w:cs="Times New Roman"/>
          <w:i w:val="0"/>
          <w:iCs/>
        </w:rPr>
        <w:t xml:space="preserve"> regulation</w:t>
      </w:r>
      <w:ins w:id="93" w:author="Madeline Galbraith" w:date="2022-05-30T16:16:00Z">
        <w:r w:rsidR="00031FEE">
          <w:rPr>
            <w:rFonts w:ascii="Times New Roman" w:hAnsi="Times New Roman" w:cs="Times New Roman"/>
            <w:i w:val="0"/>
            <w:iCs/>
          </w:rPr>
          <w:t>. The solid lines denote</w:t>
        </w:r>
      </w:ins>
      <w:del w:id="94" w:author="Madeline Galbraith" w:date="2022-05-30T16:16:00Z">
        <w:r w:rsidR="000F06B6" w:rsidRPr="00C9444E" w:rsidDel="00031FEE">
          <w:rPr>
            <w:rFonts w:ascii="Times New Roman" w:hAnsi="Times New Roman" w:cs="Times New Roman"/>
            <w:i w:val="0"/>
            <w:iCs/>
          </w:rPr>
          <w:delText xml:space="preserve"> rather than</w:delText>
        </w:r>
      </w:del>
      <w:r w:rsidR="000F06B6" w:rsidRPr="00C9444E">
        <w:rPr>
          <w:rFonts w:ascii="Times New Roman" w:hAnsi="Times New Roman" w:cs="Times New Roman"/>
          <w:i w:val="0"/>
          <w:iCs/>
        </w:rPr>
        <w:t xml:space="preserve"> transcriptional regulation. Regulatory links ending in bars represent inhibition while the arrows represent activation</w:t>
      </w:r>
      <w:del w:id="95" w:author="Madeline Galbraith" w:date="2022-05-30T16:17:00Z">
        <w:r w:rsidR="000F06B6" w:rsidRPr="00C9444E" w:rsidDel="00031FEE">
          <w:rPr>
            <w:rFonts w:ascii="Times New Roman" w:hAnsi="Times New Roman" w:cs="Times New Roman"/>
            <w:i w:val="0"/>
            <w:iCs/>
          </w:rPr>
          <w:delText xml:space="preserve"> links</w:delText>
        </w:r>
      </w:del>
      <w:r w:rsidR="000F06B6" w:rsidRPr="00C9444E">
        <w:rPr>
          <w:rFonts w:ascii="Times New Roman" w:hAnsi="Times New Roman" w:cs="Times New Roman"/>
          <w:i w:val="0"/>
          <w:iCs/>
        </w:rPr>
        <w:t>.</w:t>
      </w:r>
      <w:r w:rsidR="00AD7F58" w:rsidRPr="00C9444E">
        <w:rPr>
          <w:rFonts w:ascii="Times New Roman" w:hAnsi="Times New Roman" w:cs="Times New Roman"/>
          <w:i w:val="0"/>
          <w:iCs/>
        </w:rPr>
        <w:t xml:space="preserve"> </w:t>
      </w:r>
      <w:r w:rsidR="002402D1" w:rsidRPr="00C9444E">
        <w:rPr>
          <w:rFonts w:ascii="Times New Roman" w:hAnsi="Times New Roman" w:cs="Times New Roman"/>
          <w:b/>
          <w:bCs/>
          <w:i w:val="0"/>
          <w:iCs/>
        </w:rPr>
        <w:t>(</w:t>
      </w:r>
      <w:r w:rsidR="000F06B6" w:rsidRPr="00C9444E">
        <w:rPr>
          <w:rFonts w:ascii="Times New Roman" w:hAnsi="Times New Roman" w:cs="Times New Roman"/>
          <w:b/>
          <w:bCs/>
          <w:i w:val="0"/>
          <w:iCs/>
        </w:rPr>
        <w:t>B</w:t>
      </w:r>
      <w:r w:rsidR="002402D1" w:rsidRPr="00C9444E">
        <w:rPr>
          <w:rFonts w:ascii="Times New Roman" w:hAnsi="Times New Roman" w:cs="Times New Roman"/>
          <w:b/>
          <w:bCs/>
          <w:i w:val="0"/>
          <w:iCs/>
        </w:rPr>
        <w:t>)</w:t>
      </w:r>
      <w:r w:rsidR="002402D1" w:rsidRPr="00C9444E">
        <w:rPr>
          <w:rFonts w:ascii="Times New Roman" w:hAnsi="Times New Roman" w:cs="Times New Roman"/>
          <w:i w:val="0"/>
          <w:iCs/>
        </w:rPr>
        <w:t xml:space="preserve"> The nullclines of the EMT </w:t>
      </w:r>
      <w:del w:id="96" w:author="Madeline Galbraith" w:date="2022-05-30T16:17:00Z">
        <w:r w:rsidR="002402D1" w:rsidRPr="00C9444E" w:rsidDel="00031FEE">
          <w:rPr>
            <w:rFonts w:ascii="Times New Roman" w:hAnsi="Times New Roman" w:cs="Times New Roman"/>
            <w:i w:val="0"/>
            <w:iCs/>
          </w:rPr>
          <w:delText xml:space="preserve">core </w:delText>
        </w:r>
      </w:del>
      <w:r w:rsidR="002402D1" w:rsidRPr="00C9444E">
        <w:rPr>
          <w:rFonts w:ascii="Times New Roman" w:hAnsi="Times New Roman" w:cs="Times New Roman"/>
          <w:i w:val="0"/>
          <w:iCs/>
        </w:rPr>
        <w:t xml:space="preserve">network. The system is </w:t>
      </w:r>
      <w:proofErr w:type="spellStart"/>
      <w:r w:rsidR="002402D1" w:rsidRPr="00C9444E">
        <w:rPr>
          <w:rFonts w:ascii="Times New Roman" w:hAnsi="Times New Roman" w:cs="Times New Roman"/>
          <w:i w:val="0"/>
          <w:iCs/>
        </w:rPr>
        <w:t>tristable</w:t>
      </w:r>
      <w:proofErr w:type="spellEnd"/>
      <w:r w:rsidR="002402D1" w:rsidRPr="00C9444E">
        <w:rPr>
          <w:rFonts w:ascii="Times New Roman" w:hAnsi="Times New Roman" w:cs="Times New Roman"/>
          <w:i w:val="0"/>
          <w:iCs/>
        </w:rPr>
        <w:t xml:space="preserve"> and the </w:t>
      </w:r>
      <w:del w:id="97" w:author="Madeline Galbraith" w:date="2022-05-30T16:17:00Z">
        <w:r w:rsidR="002402D1" w:rsidRPr="00C9444E" w:rsidDel="00031FEE">
          <w:rPr>
            <w:rFonts w:ascii="Times New Roman" w:hAnsi="Times New Roman" w:cs="Times New Roman"/>
            <w:i w:val="0"/>
            <w:iCs/>
          </w:rPr>
          <w:delText xml:space="preserve">metastable </w:delText>
        </w:r>
      </w:del>
      <w:ins w:id="98" w:author="Madeline Galbraith" w:date="2022-05-30T16:17:00Z">
        <w:r w:rsidR="00031FEE">
          <w:rPr>
            <w:rFonts w:ascii="Times New Roman" w:hAnsi="Times New Roman" w:cs="Times New Roman"/>
            <w:i w:val="0"/>
            <w:iCs/>
          </w:rPr>
          <w:t>three stables</w:t>
        </w:r>
        <w:r w:rsidR="00031FEE" w:rsidRPr="00C9444E">
          <w:rPr>
            <w:rFonts w:ascii="Times New Roman" w:hAnsi="Times New Roman" w:cs="Times New Roman"/>
            <w:i w:val="0"/>
            <w:iCs/>
          </w:rPr>
          <w:t xml:space="preserve"> </w:t>
        </w:r>
      </w:ins>
      <w:r w:rsidR="002402D1" w:rsidRPr="00C9444E">
        <w:rPr>
          <w:rFonts w:ascii="Times New Roman" w:hAnsi="Times New Roman" w:cs="Times New Roman"/>
          <w:i w:val="0"/>
          <w:iCs/>
        </w:rPr>
        <w:t xml:space="preserve">states (high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2402D1" w:rsidRPr="00C9444E">
        <w:rPr>
          <w:rFonts w:ascii="Times New Roman" w:hAnsi="Times New Roman" w:cs="Times New Roman"/>
          <w:i w:val="0"/>
          <w:iCs/>
        </w:rPr>
        <w:t>/low Zeb</w:t>
      </w:r>
      <w:del w:id="99" w:author="Madeline Galbraith" w:date="2022-05-30T16:17:00Z">
        <w:r w:rsidR="002402D1" w:rsidRPr="00C9444E" w:rsidDel="00031FEE">
          <w:rPr>
            <w:rFonts w:ascii="Times New Roman" w:hAnsi="Times New Roman" w:cs="Times New Roman"/>
            <w:i w:val="0"/>
            <w:iCs/>
          </w:rPr>
          <w:delText xml:space="preserve"> mRNA</w:delText>
        </w:r>
      </w:del>
      <w:r w:rsidR="002402D1" w:rsidRPr="00C9444E">
        <w:rPr>
          <w:rFonts w:ascii="Times New Roman" w:hAnsi="Times New Roman" w:cs="Times New Roman"/>
          <w:i w:val="0"/>
          <w:iCs/>
        </w:rPr>
        <w:t xml:space="preserve">, low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2402D1" w:rsidRPr="00C9444E">
        <w:rPr>
          <w:rFonts w:ascii="Times New Roman" w:hAnsi="Times New Roman" w:cs="Times New Roman"/>
          <w:i w:val="0"/>
          <w:iCs/>
        </w:rPr>
        <w:t>/high ZEB</w:t>
      </w:r>
      <w:del w:id="100" w:author="Madeline Galbraith" w:date="2022-05-30T16:17:00Z">
        <w:r w:rsidR="002402D1" w:rsidRPr="00C9444E" w:rsidDel="00031FEE">
          <w:rPr>
            <w:rFonts w:ascii="Times New Roman" w:hAnsi="Times New Roman" w:cs="Times New Roman"/>
            <w:i w:val="0"/>
            <w:iCs/>
          </w:rPr>
          <w:delText xml:space="preserve"> mrNA</w:delText>
        </w:r>
      </w:del>
      <w:r w:rsidR="002402D1" w:rsidRPr="00C9444E">
        <w:rPr>
          <w:rFonts w:ascii="Times New Roman" w:hAnsi="Times New Roman" w:cs="Times New Roman"/>
          <w:i w:val="0"/>
          <w:iCs/>
        </w:rPr>
        <w:t xml:space="preserve">, and intermediate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2402D1" w:rsidRPr="00C9444E">
        <w:rPr>
          <w:rFonts w:ascii="Times New Roman" w:hAnsi="Times New Roman" w:cs="Times New Roman"/>
          <w:i w:val="0"/>
          <w:iCs/>
        </w:rPr>
        <w:t>/ZEB</w:t>
      </w:r>
      <w:del w:id="101" w:author="Madeline Galbraith" w:date="2022-05-30T16:17:00Z">
        <w:r w:rsidR="002402D1" w:rsidRPr="00C9444E" w:rsidDel="00031FEE">
          <w:rPr>
            <w:rFonts w:ascii="Times New Roman" w:hAnsi="Times New Roman" w:cs="Times New Roman"/>
            <w:i w:val="0"/>
            <w:iCs/>
          </w:rPr>
          <w:delText xml:space="preserve"> mRNA</w:delText>
        </w:r>
      </w:del>
      <w:r w:rsidR="002402D1" w:rsidRPr="00C9444E">
        <w:rPr>
          <w:rFonts w:ascii="Times New Roman" w:hAnsi="Times New Roman" w:cs="Times New Roman"/>
          <w:i w:val="0"/>
          <w:iCs/>
        </w:rPr>
        <w:t xml:space="preserve">) </w:t>
      </w:r>
      <w:del w:id="102" w:author="Madeline Galbraith" w:date="2022-05-30T16:17:00Z">
        <w:r w:rsidR="002402D1" w:rsidRPr="00C9444E" w:rsidDel="00031FEE">
          <w:rPr>
            <w:rFonts w:ascii="Times New Roman" w:hAnsi="Times New Roman" w:cs="Times New Roman"/>
            <w:i w:val="0"/>
            <w:iCs/>
          </w:rPr>
          <w:delText>correspond to</w:delText>
        </w:r>
      </w:del>
      <w:ins w:id="103" w:author="Madeline Galbraith" w:date="2022-05-30T16:17:00Z">
        <w:r w:rsidR="00031FEE">
          <w:rPr>
            <w:rFonts w:ascii="Times New Roman" w:hAnsi="Times New Roman" w:cs="Times New Roman"/>
            <w:i w:val="0"/>
            <w:iCs/>
          </w:rPr>
          <w:t xml:space="preserve"> </w:t>
        </w:r>
      </w:ins>
      <w:ins w:id="104" w:author="Madeline Galbraith" w:date="2022-05-30T16:18:00Z">
        <w:r w:rsidR="00031FEE">
          <w:rPr>
            <w:rFonts w:ascii="Times New Roman" w:hAnsi="Times New Roman" w:cs="Times New Roman"/>
            <w:i w:val="0"/>
            <w:iCs/>
          </w:rPr>
          <w:t>represent</w:t>
        </w:r>
      </w:ins>
      <w:r w:rsidR="002402D1" w:rsidRPr="00C9444E">
        <w:rPr>
          <w:rFonts w:ascii="Times New Roman" w:hAnsi="Times New Roman" w:cs="Times New Roman"/>
          <w:i w:val="0"/>
          <w:iCs/>
        </w:rPr>
        <w:t xml:space="preserve"> the </w:t>
      </w:r>
      <w:ins w:id="105" w:author="Madeline Galbraith" w:date="2022-05-30T16:18:00Z">
        <w:r w:rsidR="00031FEE">
          <w:rPr>
            <w:rFonts w:ascii="Times New Roman" w:hAnsi="Times New Roman" w:cs="Times New Roman"/>
            <w:i w:val="0"/>
            <w:iCs/>
          </w:rPr>
          <w:t xml:space="preserve">three </w:t>
        </w:r>
      </w:ins>
      <w:r w:rsidR="00A7510D">
        <w:rPr>
          <w:rFonts w:ascii="Times New Roman" w:hAnsi="Times New Roman" w:cs="Times New Roman"/>
          <w:i w:val="0"/>
          <w:iCs/>
        </w:rPr>
        <w:t>states</w:t>
      </w:r>
      <w:r w:rsidR="002402D1" w:rsidRPr="00C9444E">
        <w:rPr>
          <w:rFonts w:ascii="Times New Roman" w:hAnsi="Times New Roman" w:cs="Times New Roman"/>
          <w:i w:val="0"/>
          <w:iCs/>
        </w:rPr>
        <w:t xml:space="preserve"> (E, M, E/M)</w:t>
      </w:r>
      <w:ins w:id="106" w:author="Madeline Galbraith" w:date="2022-05-30T16:18:00Z">
        <w:r w:rsidR="00031FEE">
          <w:rPr>
            <w:rFonts w:ascii="Times New Roman" w:hAnsi="Times New Roman" w:cs="Times New Roman"/>
            <w:i w:val="0"/>
            <w:iCs/>
          </w:rPr>
          <w:t xml:space="preserve"> respectively</w:t>
        </w:r>
      </w:ins>
      <w:r w:rsidR="002402D1" w:rsidRPr="00C9444E">
        <w:rPr>
          <w:rFonts w:ascii="Times New Roman" w:hAnsi="Times New Roman" w:cs="Times New Roman"/>
          <w:i w:val="0"/>
          <w:iCs/>
        </w:rPr>
        <w:t xml:space="preserve">. </w:t>
      </w:r>
      <w:r w:rsidR="00CE64DA" w:rsidRPr="00C9444E">
        <w:rPr>
          <w:rFonts w:ascii="Times New Roman" w:hAnsi="Times New Roman" w:cs="Times New Roman"/>
          <w:b/>
          <w:bCs/>
          <w:i w:val="0"/>
          <w:iCs/>
        </w:rPr>
        <w:t>(</w:t>
      </w:r>
      <w:r w:rsidR="000F06B6" w:rsidRPr="00C9444E">
        <w:rPr>
          <w:rFonts w:ascii="Times New Roman" w:hAnsi="Times New Roman" w:cs="Times New Roman"/>
          <w:b/>
          <w:bCs/>
          <w:i w:val="0"/>
          <w:iCs/>
        </w:rPr>
        <w:t>C</w:t>
      </w:r>
      <w:r w:rsidR="00CE64DA" w:rsidRPr="00C9444E">
        <w:rPr>
          <w:rFonts w:ascii="Times New Roman" w:hAnsi="Times New Roman" w:cs="Times New Roman"/>
          <w:b/>
          <w:bCs/>
          <w:i w:val="0"/>
          <w:iCs/>
        </w:rPr>
        <w:t>)</w:t>
      </w:r>
      <w:r w:rsidR="00CE64DA" w:rsidRPr="00C9444E">
        <w:rPr>
          <w:rFonts w:ascii="Times New Roman" w:hAnsi="Times New Roman" w:cs="Times New Roman"/>
          <w:i w:val="0"/>
          <w:iCs/>
        </w:rPr>
        <w:t xml:space="preserve"> The nullclines of the metabolic </w:t>
      </w:r>
      <w:del w:id="107" w:author="Madeline Galbraith" w:date="2022-05-30T16:18:00Z">
        <w:r w:rsidR="00CE64DA" w:rsidRPr="00C9444E" w:rsidDel="00031FEE">
          <w:rPr>
            <w:rFonts w:ascii="Times New Roman" w:hAnsi="Times New Roman" w:cs="Times New Roman"/>
            <w:i w:val="0"/>
            <w:iCs/>
          </w:rPr>
          <w:delText xml:space="preserve">core </w:delText>
        </w:r>
      </w:del>
      <w:r w:rsidR="00CE64DA" w:rsidRPr="00C9444E">
        <w:rPr>
          <w:rFonts w:ascii="Times New Roman" w:hAnsi="Times New Roman" w:cs="Times New Roman"/>
          <w:i w:val="0"/>
          <w:iCs/>
        </w:rPr>
        <w:t>network</w:t>
      </w:r>
      <w:del w:id="108" w:author="Madeline Galbraith" w:date="2022-05-30T16:18:00Z">
        <w:r w:rsidR="00CE64DA" w:rsidRPr="00C9444E" w:rsidDel="00031FEE">
          <w:rPr>
            <w:rFonts w:ascii="Times New Roman" w:hAnsi="Times New Roman" w:cs="Times New Roman"/>
            <w:i w:val="0"/>
            <w:iCs/>
          </w:rPr>
          <w:delText xml:space="preserve"> for cancer cells</w:delText>
        </w:r>
      </w:del>
      <w:r w:rsidR="00CE64DA" w:rsidRPr="00C9444E">
        <w:rPr>
          <w:rFonts w:ascii="Times New Roman" w:hAnsi="Times New Roman" w:cs="Times New Roman"/>
          <w:i w:val="0"/>
          <w:iCs/>
        </w:rPr>
        <w:t xml:space="preserve">. The system is </w:t>
      </w:r>
      <w:proofErr w:type="spellStart"/>
      <w:r w:rsidR="00CE64DA" w:rsidRPr="00C9444E">
        <w:rPr>
          <w:rFonts w:ascii="Times New Roman" w:hAnsi="Times New Roman" w:cs="Times New Roman"/>
          <w:i w:val="0"/>
          <w:iCs/>
        </w:rPr>
        <w:t>tristable</w:t>
      </w:r>
      <w:proofErr w:type="spellEnd"/>
      <w:r w:rsidR="00CE64DA" w:rsidRPr="00C9444E">
        <w:rPr>
          <w:rFonts w:ascii="Times New Roman" w:hAnsi="Times New Roman" w:cs="Times New Roman"/>
          <w:i w:val="0"/>
          <w:iCs/>
        </w:rPr>
        <w:t xml:space="preserve"> with </w:t>
      </w:r>
      <w:del w:id="109" w:author="Madeline Galbraith" w:date="2022-05-30T16:18:00Z">
        <w:r w:rsidR="00CE64DA" w:rsidRPr="00C9444E" w:rsidDel="00031FEE">
          <w:rPr>
            <w:rFonts w:ascii="Times New Roman" w:hAnsi="Times New Roman" w:cs="Times New Roman"/>
            <w:i w:val="0"/>
            <w:iCs/>
          </w:rPr>
          <w:delText>metastable</w:delText>
        </w:r>
      </w:del>
      <w:ins w:id="110" w:author="Madeline Galbraith" w:date="2022-05-30T16:18:00Z">
        <w:r w:rsidR="00031FEE">
          <w:rPr>
            <w:rFonts w:ascii="Times New Roman" w:hAnsi="Times New Roman" w:cs="Times New Roman"/>
            <w:i w:val="0"/>
            <w:iCs/>
          </w:rPr>
          <w:t xml:space="preserve">three </w:t>
        </w:r>
        <w:proofErr w:type="spellStart"/>
        <w:proofErr w:type="gramStart"/>
        <w:r w:rsidR="00031FEE">
          <w:rPr>
            <w:rFonts w:ascii="Times New Roman" w:hAnsi="Times New Roman" w:cs="Times New Roman"/>
            <w:i w:val="0"/>
            <w:iCs/>
          </w:rPr>
          <w:t>stable</w:t>
        </w:r>
      </w:ins>
      <w:proofErr w:type="gramEnd"/>
      <w:del w:id="111" w:author="Madeline Galbraith" w:date="2022-05-30T16:18:00Z">
        <w:r w:rsidR="00CE64DA" w:rsidRPr="00C9444E" w:rsidDel="00031FEE">
          <w:rPr>
            <w:rFonts w:ascii="Times New Roman" w:hAnsi="Times New Roman" w:cs="Times New Roman"/>
            <w:i w:val="0"/>
            <w:iCs/>
          </w:rPr>
          <w:delText xml:space="preserve"> </w:delText>
        </w:r>
      </w:del>
      <w:r w:rsidR="00CE64DA" w:rsidRPr="00C9444E">
        <w:rPr>
          <w:rFonts w:ascii="Times New Roman" w:hAnsi="Times New Roman" w:cs="Times New Roman"/>
          <w:i w:val="0"/>
          <w:iCs/>
        </w:rPr>
        <w:t>states</w:t>
      </w:r>
      <w:proofErr w:type="spellEnd"/>
      <w:r w:rsidR="00CE64DA" w:rsidRPr="00C9444E">
        <w:rPr>
          <w:rFonts w:ascii="Times New Roman" w:hAnsi="Times New Roman" w:cs="Times New Roman"/>
          <w:i w:val="0"/>
          <w:iCs/>
        </w:rPr>
        <w:t xml:space="preserve"> (high AMPK/low HIF-1, low AMPK/high HIF-1, and intermediate AMPK/HIF-1) </w:t>
      </w:r>
      <w:del w:id="112" w:author="Madeline Galbraith" w:date="2022-05-30T16:18:00Z">
        <w:r w:rsidR="00CE64DA" w:rsidRPr="00C9444E" w:rsidDel="00031FEE">
          <w:rPr>
            <w:rFonts w:ascii="Times New Roman" w:hAnsi="Times New Roman" w:cs="Times New Roman"/>
            <w:i w:val="0"/>
            <w:iCs/>
          </w:rPr>
          <w:delText xml:space="preserve">corresponding </w:delText>
        </w:r>
      </w:del>
      <w:ins w:id="113" w:author="Madeline Galbraith" w:date="2022-05-30T16:18:00Z">
        <w:r w:rsidR="00031FEE">
          <w:rPr>
            <w:rFonts w:ascii="Times New Roman" w:hAnsi="Times New Roman" w:cs="Times New Roman"/>
            <w:i w:val="0"/>
            <w:iCs/>
          </w:rPr>
          <w:t xml:space="preserve">represent the </w:t>
        </w:r>
      </w:ins>
      <w:ins w:id="114" w:author="Madeline Galbraith" w:date="2022-05-30T16:19:00Z">
        <w:r w:rsidR="00031FEE">
          <w:rPr>
            <w:rFonts w:ascii="Times New Roman" w:hAnsi="Times New Roman" w:cs="Times New Roman"/>
            <w:i w:val="0"/>
            <w:iCs/>
          </w:rPr>
          <w:t xml:space="preserve">three </w:t>
        </w:r>
      </w:ins>
      <w:r w:rsidR="00CE64DA" w:rsidRPr="00C9444E">
        <w:rPr>
          <w:rFonts w:ascii="Times New Roman" w:hAnsi="Times New Roman" w:cs="Times New Roman"/>
          <w:i w:val="0"/>
          <w:iCs/>
        </w:rPr>
        <w:t xml:space="preserve">to metabolic </w:t>
      </w:r>
      <w:r w:rsidR="00A7510D">
        <w:rPr>
          <w:rFonts w:ascii="Times New Roman" w:hAnsi="Times New Roman" w:cs="Times New Roman"/>
          <w:i w:val="0"/>
          <w:iCs/>
        </w:rPr>
        <w:t>states</w:t>
      </w:r>
      <w:r w:rsidR="00CE64DA" w:rsidRPr="00C9444E">
        <w:rPr>
          <w:rFonts w:ascii="Times New Roman" w:hAnsi="Times New Roman" w:cs="Times New Roman"/>
          <w:i w:val="0"/>
          <w:iCs/>
        </w:rPr>
        <w:t xml:space="preserve"> (O, W, W/O)</w:t>
      </w:r>
      <w:ins w:id="115" w:author="Madeline Galbraith" w:date="2022-05-30T16:19:00Z">
        <w:r w:rsidR="00031FEE">
          <w:rPr>
            <w:rFonts w:ascii="Times New Roman" w:hAnsi="Times New Roman" w:cs="Times New Roman"/>
            <w:i w:val="0"/>
            <w:iCs/>
          </w:rPr>
          <w:t xml:space="preserve"> respectively</w:t>
        </w:r>
      </w:ins>
      <w:r w:rsidR="00CE64DA" w:rsidRPr="00C9444E">
        <w:rPr>
          <w:rFonts w:ascii="Times New Roman" w:hAnsi="Times New Roman" w:cs="Times New Roman"/>
          <w:i w:val="0"/>
          <w:iCs/>
        </w:rPr>
        <w:t xml:space="preserve">. </w:t>
      </w:r>
      <w:r w:rsidR="00AD7F58" w:rsidRPr="00C9444E">
        <w:rPr>
          <w:rFonts w:ascii="Times New Roman" w:hAnsi="Times New Roman" w:cs="Times New Roman"/>
          <w:b/>
          <w:bCs/>
          <w:i w:val="0"/>
          <w:iCs/>
        </w:rPr>
        <w:t>(</w:t>
      </w:r>
      <w:r w:rsidR="003F19BA" w:rsidRPr="00C9444E">
        <w:rPr>
          <w:rFonts w:ascii="Times New Roman" w:hAnsi="Times New Roman" w:cs="Times New Roman"/>
          <w:b/>
          <w:bCs/>
          <w:i w:val="0"/>
          <w:iCs/>
        </w:rPr>
        <w:t>D</w:t>
      </w:r>
      <w:r w:rsidR="00AD7F58" w:rsidRPr="00C9444E">
        <w:rPr>
          <w:rFonts w:ascii="Times New Roman" w:hAnsi="Times New Roman" w:cs="Times New Roman"/>
          <w:b/>
          <w:bCs/>
          <w:i w:val="0"/>
          <w:iCs/>
        </w:rPr>
        <w:t>)</w:t>
      </w:r>
      <w:r w:rsidR="00AD7F58" w:rsidRPr="00C9444E">
        <w:rPr>
          <w:rFonts w:ascii="Times New Roman" w:hAnsi="Times New Roman" w:cs="Times New Roman"/>
          <w:i w:val="0"/>
          <w:iCs/>
        </w:rPr>
        <w:t xml:space="preserve"> The </w:t>
      </w:r>
      <w:proofErr w:type="gramStart"/>
      <w:r w:rsidR="00AD7F58" w:rsidRPr="00C9444E">
        <w:rPr>
          <w:rFonts w:ascii="Times New Roman" w:hAnsi="Times New Roman" w:cs="Times New Roman"/>
          <w:i w:val="0"/>
          <w:iCs/>
        </w:rPr>
        <w:t>9</w:t>
      </w:r>
      <w:proofErr w:type="gramEnd"/>
      <w:r w:rsidR="00AD7F58" w:rsidRPr="00C9444E">
        <w:rPr>
          <w:rFonts w:ascii="Times New Roman" w:hAnsi="Times New Roman" w:cs="Times New Roman"/>
          <w:i w:val="0"/>
          <w:iCs/>
        </w:rPr>
        <w:t xml:space="preserve"> possible </w:t>
      </w:r>
      <w:r w:rsidR="00DE34EA" w:rsidRPr="00C9444E">
        <w:rPr>
          <w:rFonts w:ascii="Times New Roman" w:hAnsi="Times New Roman" w:cs="Times New Roman"/>
          <w:i w:val="0"/>
          <w:iCs/>
        </w:rPr>
        <w:t>phenotypic</w:t>
      </w:r>
      <w:r w:rsidR="00AD7F58" w:rsidRPr="00C9444E">
        <w:rPr>
          <w:rFonts w:ascii="Times New Roman" w:hAnsi="Times New Roman" w:cs="Times New Roman"/>
          <w:i w:val="0"/>
          <w:iCs/>
        </w:rPr>
        <w:t xml:space="preserve"> states when all </w:t>
      </w:r>
      <w:proofErr w:type="spellStart"/>
      <w:r w:rsidR="00AD7F58" w:rsidRPr="00C9444E">
        <w:rPr>
          <w:rFonts w:ascii="Times New Roman" w:hAnsi="Times New Roman" w:cs="Times New Roman"/>
          <w:i w:val="0"/>
          <w:iCs/>
        </w:rPr>
        <w:t>crosstalks</w:t>
      </w:r>
      <w:proofErr w:type="spellEnd"/>
      <w:r w:rsidR="00AD7F58" w:rsidRPr="00C9444E">
        <w:rPr>
          <w:rFonts w:ascii="Times New Roman" w:hAnsi="Times New Roman" w:cs="Times New Roman"/>
          <w:i w:val="0"/>
          <w:iCs/>
        </w:rPr>
        <w:t xml:space="preserve"> are inactive. The blue, purple, and black markers represent the </w:t>
      </w:r>
      <w:del w:id="116" w:author="Madeline Galbraith" w:date="2022-05-30T16:19:00Z">
        <w:r w:rsidR="00AD7F58" w:rsidRPr="00C9444E" w:rsidDel="00031FEE">
          <w:rPr>
            <w:rFonts w:ascii="Times New Roman" w:hAnsi="Times New Roman" w:cs="Times New Roman"/>
            <w:i w:val="0"/>
            <w:iCs/>
          </w:rPr>
          <w:delText>mesenchymal (</w:delText>
        </w:r>
      </w:del>
      <w:r w:rsidR="00AD7F58" w:rsidRPr="00C9444E">
        <w:rPr>
          <w:rFonts w:ascii="Times New Roman" w:hAnsi="Times New Roman" w:cs="Times New Roman"/>
          <w:i w:val="0"/>
          <w:iCs/>
        </w:rPr>
        <w:t>M</w:t>
      </w:r>
      <w:del w:id="117" w:author="Madeline Galbraith" w:date="2022-05-30T16:19:00Z">
        <w:r w:rsidR="00AD7F58" w:rsidRPr="00C9444E" w:rsidDel="00031FEE">
          <w:rPr>
            <w:rFonts w:ascii="Times New Roman" w:hAnsi="Times New Roman" w:cs="Times New Roman"/>
            <w:i w:val="0"/>
            <w:iCs/>
          </w:rPr>
          <w:delText>)</w:delText>
        </w:r>
      </w:del>
      <w:r w:rsidR="00AD7F58" w:rsidRPr="00C9444E">
        <w:rPr>
          <w:rFonts w:ascii="Times New Roman" w:hAnsi="Times New Roman" w:cs="Times New Roman"/>
          <w:i w:val="0"/>
          <w:iCs/>
        </w:rPr>
        <w:t xml:space="preserve">, </w:t>
      </w:r>
      <w:del w:id="118" w:author="Madeline Galbraith" w:date="2022-05-30T16:19:00Z">
        <w:r w:rsidR="00AD7F58" w:rsidRPr="00C9444E" w:rsidDel="00031FEE">
          <w:rPr>
            <w:rFonts w:ascii="Times New Roman" w:hAnsi="Times New Roman" w:cs="Times New Roman"/>
            <w:i w:val="0"/>
            <w:iCs/>
          </w:rPr>
          <w:delText>hybrid epithelial-mesenchymal (</w:delText>
        </w:r>
      </w:del>
      <w:r w:rsidR="00AD7F58" w:rsidRPr="00C9444E">
        <w:rPr>
          <w:rFonts w:ascii="Times New Roman" w:hAnsi="Times New Roman" w:cs="Times New Roman"/>
          <w:i w:val="0"/>
          <w:iCs/>
        </w:rPr>
        <w:t>E/M</w:t>
      </w:r>
      <w:del w:id="119" w:author="Madeline Galbraith" w:date="2022-05-30T16:19:00Z">
        <w:r w:rsidR="00AD7F58" w:rsidRPr="00C9444E" w:rsidDel="00031FEE">
          <w:rPr>
            <w:rFonts w:ascii="Times New Roman" w:hAnsi="Times New Roman" w:cs="Times New Roman"/>
            <w:i w:val="0"/>
            <w:iCs/>
          </w:rPr>
          <w:delText>)</w:delText>
        </w:r>
      </w:del>
      <w:r w:rsidR="00AD7F58" w:rsidRPr="00C9444E">
        <w:rPr>
          <w:rFonts w:ascii="Times New Roman" w:hAnsi="Times New Roman" w:cs="Times New Roman"/>
          <w:i w:val="0"/>
          <w:iCs/>
        </w:rPr>
        <w:t xml:space="preserve">, and </w:t>
      </w:r>
      <w:del w:id="120" w:author="Madeline Galbraith" w:date="2022-05-30T16:19:00Z">
        <w:r w:rsidR="00AD7F58" w:rsidRPr="00C9444E" w:rsidDel="00031FEE">
          <w:rPr>
            <w:rFonts w:ascii="Times New Roman" w:hAnsi="Times New Roman" w:cs="Times New Roman"/>
            <w:i w:val="0"/>
            <w:iCs/>
          </w:rPr>
          <w:delText>epithelial (</w:delText>
        </w:r>
      </w:del>
      <w:r w:rsidR="00AD7F58" w:rsidRPr="00C9444E">
        <w:rPr>
          <w:rFonts w:ascii="Times New Roman" w:hAnsi="Times New Roman" w:cs="Times New Roman"/>
          <w:i w:val="0"/>
          <w:iCs/>
        </w:rPr>
        <w:t>E</w:t>
      </w:r>
      <w:del w:id="121" w:author="Madeline Galbraith" w:date="2022-05-30T16:19:00Z">
        <w:r w:rsidR="00AD7F58" w:rsidRPr="00C9444E" w:rsidDel="00031FEE">
          <w:rPr>
            <w:rFonts w:ascii="Times New Roman" w:hAnsi="Times New Roman" w:cs="Times New Roman"/>
            <w:i w:val="0"/>
            <w:iCs/>
          </w:rPr>
          <w:delText>) steady</w:delText>
        </w:r>
      </w:del>
      <w:r w:rsidR="00AD7F58" w:rsidRPr="00C9444E">
        <w:rPr>
          <w:rFonts w:ascii="Times New Roman" w:hAnsi="Times New Roman" w:cs="Times New Roman"/>
          <w:i w:val="0"/>
          <w:iCs/>
        </w:rPr>
        <w:t xml:space="preserve"> states, respectively. The circle, cross, and square represent the </w:t>
      </w:r>
      <w:del w:id="122" w:author="Madeline Galbraith" w:date="2022-05-30T16:19:00Z">
        <w:r w:rsidR="00AD7F58" w:rsidRPr="00C9444E" w:rsidDel="00031FEE">
          <w:rPr>
            <w:rFonts w:ascii="Times New Roman" w:hAnsi="Times New Roman" w:cs="Times New Roman"/>
            <w:i w:val="0"/>
            <w:iCs/>
          </w:rPr>
          <w:delText>Warburg (</w:delText>
        </w:r>
      </w:del>
      <w:r w:rsidR="00AD7F58" w:rsidRPr="00C9444E">
        <w:rPr>
          <w:rFonts w:ascii="Times New Roman" w:hAnsi="Times New Roman" w:cs="Times New Roman"/>
          <w:i w:val="0"/>
          <w:iCs/>
        </w:rPr>
        <w:t>W</w:t>
      </w:r>
      <w:del w:id="123" w:author="Madeline Galbraith" w:date="2022-05-30T16:19:00Z">
        <w:r w:rsidR="00AD7F58" w:rsidRPr="00C9444E" w:rsidDel="00031FEE">
          <w:rPr>
            <w:rFonts w:ascii="Times New Roman" w:hAnsi="Times New Roman" w:cs="Times New Roman"/>
            <w:i w:val="0"/>
            <w:iCs/>
          </w:rPr>
          <w:delText>)</w:delText>
        </w:r>
      </w:del>
      <w:r w:rsidR="00AD7F58" w:rsidRPr="00C9444E">
        <w:rPr>
          <w:rFonts w:ascii="Times New Roman" w:hAnsi="Times New Roman" w:cs="Times New Roman"/>
          <w:i w:val="0"/>
          <w:iCs/>
        </w:rPr>
        <w:t xml:space="preserve">, </w:t>
      </w:r>
      <w:del w:id="124" w:author="Madeline Galbraith" w:date="2022-05-30T16:20:00Z">
        <w:r w:rsidR="00AD7F58" w:rsidRPr="00C9444E" w:rsidDel="00031FEE">
          <w:rPr>
            <w:rFonts w:ascii="Times New Roman" w:hAnsi="Times New Roman" w:cs="Times New Roman"/>
            <w:i w:val="0"/>
            <w:iCs/>
          </w:rPr>
          <w:delText>hybrid Warburg-OXPHOS (</w:delText>
        </w:r>
      </w:del>
      <w:r w:rsidR="00AD7F58" w:rsidRPr="00C9444E">
        <w:rPr>
          <w:rFonts w:ascii="Times New Roman" w:hAnsi="Times New Roman" w:cs="Times New Roman"/>
          <w:i w:val="0"/>
          <w:iCs/>
        </w:rPr>
        <w:t>W/O</w:t>
      </w:r>
      <w:del w:id="125" w:author="Madeline Galbraith" w:date="2022-05-30T16:20:00Z">
        <w:r w:rsidR="00AD7F58" w:rsidRPr="00C9444E" w:rsidDel="00031FEE">
          <w:rPr>
            <w:rFonts w:ascii="Times New Roman" w:hAnsi="Times New Roman" w:cs="Times New Roman"/>
            <w:i w:val="0"/>
            <w:iCs/>
          </w:rPr>
          <w:delText>)</w:delText>
        </w:r>
      </w:del>
      <w:r w:rsidR="00AD7F58" w:rsidRPr="00C9444E">
        <w:rPr>
          <w:rFonts w:ascii="Times New Roman" w:hAnsi="Times New Roman" w:cs="Times New Roman"/>
          <w:i w:val="0"/>
          <w:iCs/>
        </w:rPr>
        <w:t xml:space="preserve">, and </w:t>
      </w:r>
      <w:del w:id="126" w:author="Madeline Galbraith" w:date="2022-05-30T16:20:00Z">
        <w:r w:rsidR="00AD7F58" w:rsidRPr="00C9444E" w:rsidDel="00031FEE">
          <w:rPr>
            <w:rFonts w:ascii="Times New Roman" w:hAnsi="Times New Roman" w:cs="Times New Roman"/>
            <w:i w:val="0"/>
            <w:iCs/>
          </w:rPr>
          <w:delText>OXPHOS (</w:delText>
        </w:r>
      </w:del>
      <w:r w:rsidR="00AD7F58" w:rsidRPr="00C9444E">
        <w:rPr>
          <w:rFonts w:ascii="Times New Roman" w:hAnsi="Times New Roman" w:cs="Times New Roman"/>
          <w:i w:val="0"/>
          <w:iCs/>
        </w:rPr>
        <w:t>O</w:t>
      </w:r>
      <w:del w:id="127" w:author="Madeline Galbraith" w:date="2022-05-30T16:20:00Z">
        <w:r w:rsidR="00AD7F58" w:rsidRPr="00C9444E" w:rsidDel="00031FEE">
          <w:rPr>
            <w:rFonts w:ascii="Times New Roman" w:hAnsi="Times New Roman" w:cs="Times New Roman"/>
            <w:i w:val="0"/>
            <w:iCs/>
          </w:rPr>
          <w:delText>) metabolic phenotypes</w:delText>
        </w:r>
      </w:del>
      <w:ins w:id="128" w:author="Madeline Galbraith" w:date="2022-05-30T16:20:00Z">
        <w:r w:rsidR="00031FEE">
          <w:rPr>
            <w:rFonts w:ascii="Times New Roman" w:hAnsi="Times New Roman" w:cs="Times New Roman"/>
            <w:i w:val="0"/>
            <w:iCs/>
          </w:rPr>
          <w:t xml:space="preserve"> states</w:t>
        </w:r>
      </w:ins>
      <w:r w:rsidR="00AD7F58" w:rsidRPr="00C9444E">
        <w:rPr>
          <w:rFonts w:ascii="Times New Roman" w:hAnsi="Times New Roman" w:cs="Times New Roman"/>
          <w:i w:val="0"/>
          <w:iCs/>
        </w:rPr>
        <w:t xml:space="preserve">, respectively. </w:t>
      </w:r>
      <w:ins w:id="129" w:author="Madeline Galbraith" w:date="2022-05-30T16:20:00Z">
        <w:r w:rsidR="00031FEE">
          <w:rPr>
            <w:rFonts w:ascii="Times New Roman" w:hAnsi="Times New Roman" w:cs="Times New Roman"/>
            <w:i w:val="0"/>
            <w:iCs/>
          </w:rPr>
          <w:t>Therefore, the</w:t>
        </w:r>
      </w:ins>
      <w:del w:id="130" w:author="Madeline Galbraith" w:date="2022-05-30T16:20:00Z">
        <w:r w:rsidR="00AD7F58" w:rsidRPr="00C9444E" w:rsidDel="00031FEE">
          <w:rPr>
            <w:rFonts w:ascii="Times New Roman" w:hAnsi="Times New Roman" w:cs="Times New Roman"/>
            <w:i w:val="0"/>
            <w:iCs/>
          </w:rPr>
          <w:delText>The</w:delText>
        </w:r>
      </w:del>
      <w:r w:rsidR="00AD7F58" w:rsidRPr="00C9444E">
        <w:rPr>
          <w:rFonts w:ascii="Times New Roman" w:hAnsi="Times New Roman" w:cs="Times New Roman"/>
          <w:i w:val="0"/>
          <w:iCs/>
        </w:rPr>
        <w:t xml:space="preserve"> coupled </w:t>
      </w:r>
      <w:r w:rsidR="00D67075" w:rsidRPr="00C9444E">
        <w:rPr>
          <w:rFonts w:ascii="Times New Roman" w:hAnsi="Times New Roman" w:cs="Times New Roman"/>
          <w:i w:val="0"/>
          <w:iCs/>
        </w:rPr>
        <w:t>E/M-W/O</w:t>
      </w:r>
      <w:r w:rsidR="00AD7F58" w:rsidRPr="00C9444E">
        <w:rPr>
          <w:rFonts w:ascii="Times New Roman" w:hAnsi="Times New Roman" w:cs="Times New Roman"/>
          <w:i w:val="0"/>
          <w:iCs/>
        </w:rPr>
        <w:t xml:space="preserve"> state is </w:t>
      </w:r>
      <w:del w:id="131" w:author="Madeline Galbraith" w:date="2022-05-30T16:20:00Z">
        <w:r w:rsidR="00AD7F58" w:rsidRPr="00C9444E" w:rsidDel="00031FEE">
          <w:rPr>
            <w:rFonts w:ascii="Times New Roman" w:hAnsi="Times New Roman" w:cs="Times New Roman"/>
            <w:i w:val="0"/>
            <w:iCs/>
          </w:rPr>
          <w:delText xml:space="preserve">therefore </w:delText>
        </w:r>
      </w:del>
      <w:r w:rsidR="00AD7F58" w:rsidRPr="00C9444E">
        <w:rPr>
          <w:rFonts w:ascii="Times New Roman" w:hAnsi="Times New Roman" w:cs="Times New Roman"/>
          <w:i w:val="0"/>
          <w:iCs/>
        </w:rPr>
        <w:t xml:space="preserve">represented as a </w:t>
      </w:r>
      <w:r w:rsidR="000B485D" w:rsidRPr="00C9444E">
        <w:rPr>
          <w:rFonts w:ascii="Times New Roman" w:hAnsi="Times New Roman" w:cs="Times New Roman"/>
          <w:i w:val="0"/>
          <w:iCs/>
        </w:rPr>
        <w:t>purple</w:t>
      </w:r>
      <w:r w:rsidR="00AD7F58" w:rsidRPr="00C9444E">
        <w:rPr>
          <w:rFonts w:ascii="Times New Roman" w:hAnsi="Times New Roman" w:cs="Times New Roman"/>
          <w:i w:val="0"/>
          <w:iCs/>
        </w:rPr>
        <w:t xml:space="preserve"> </w:t>
      </w:r>
      <w:r w:rsidR="000B485D" w:rsidRPr="00C9444E">
        <w:rPr>
          <w:rFonts w:ascii="Times New Roman" w:hAnsi="Times New Roman" w:cs="Times New Roman"/>
          <w:i w:val="0"/>
          <w:iCs/>
        </w:rPr>
        <w:t>cross</w:t>
      </w:r>
      <w:r w:rsidR="00AD7F58" w:rsidRPr="00C9444E">
        <w:rPr>
          <w:rFonts w:ascii="Times New Roman" w:hAnsi="Times New Roman" w:cs="Times New Roman"/>
          <w:i w:val="0"/>
          <w:iCs/>
        </w:rPr>
        <w:t>.</w:t>
      </w:r>
    </w:p>
    <w:p w14:paraId="364DA077" w14:textId="090CD00C" w:rsidR="00717B2D" w:rsidRPr="00C9444E" w:rsidRDefault="00717B2D" w:rsidP="000F0C09">
      <w:pPr>
        <w:pStyle w:val="Caption"/>
        <w:rPr>
          <w:rFonts w:ascii="Times New Roman" w:hAnsi="Times New Roman" w:cs="Times New Roman"/>
          <w:i w:val="0"/>
          <w:iCs/>
        </w:rPr>
      </w:pPr>
    </w:p>
    <w:p w14:paraId="4B960C17" w14:textId="77777777" w:rsidR="005274B5" w:rsidRPr="00C9444E" w:rsidRDefault="005274B5" w:rsidP="000F0C09">
      <w:pPr>
        <w:pStyle w:val="Caption"/>
        <w:rPr>
          <w:rFonts w:ascii="Times New Roman" w:hAnsi="Times New Roman" w:cs="Times New Roman"/>
          <w:i w:val="0"/>
          <w:iCs/>
        </w:rPr>
      </w:pPr>
    </w:p>
    <w:p w14:paraId="7CB9C7D9" w14:textId="38B74F19" w:rsidR="00FE39E9" w:rsidRPr="00C9444E" w:rsidRDefault="008500B7" w:rsidP="00FE39E9">
      <w:pPr>
        <w:pStyle w:val="BodyText"/>
        <w:spacing w:line="480" w:lineRule="auto"/>
        <w:rPr>
          <w:rFonts w:ascii="Times New Roman" w:hAnsi="Times New Roman" w:cs="Times New Roman"/>
          <w:b/>
          <w:bCs/>
        </w:rPr>
      </w:pPr>
      <w:bookmarkStart w:id="132" w:name="individual-crosstalks-push-regulated-hal"/>
      <w:r w:rsidRPr="00C9444E">
        <w:rPr>
          <w:rFonts w:ascii="Times New Roman" w:hAnsi="Times New Roman" w:cs="Times New Roman"/>
          <w:b/>
          <w:bCs/>
          <w:sz w:val="28"/>
          <w:szCs w:val="28"/>
        </w:rPr>
        <w:t>Result</w:t>
      </w:r>
      <w:r w:rsidR="00FE39E9" w:rsidRPr="00C9444E">
        <w:rPr>
          <w:rFonts w:ascii="Times New Roman" w:hAnsi="Times New Roman" w:cs="Times New Roman"/>
          <w:b/>
          <w:bCs/>
          <w:sz w:val="28"/>
          <w:szCs w:val="28"/>
        </w:rPr>
        <w:t>s</w:t>
      </w:r>
    </w:p>
    <w:p w14:paraId="40CAC285" w14:textId="77777777" w:rsidR="005712B5" w:rsidRDefault="00334B17" w:rsidP="00FE39E9">
      <w:pPr>
        <w:pStyle w:val="BodyText"/>
        <w:spacing w:line="480" w:lineRule="auto"/>
        <w:rPr>
          <w:ins w:id="133" w:author="Madeline Galbraith" w:date="2022-05-31T03:19:00Z"/>
          <w:rFonts w:ascii="Times New Roman" w:hAnsi="Times New Roman" w:cs="Times New Roman"/>
        </w:rPr>
      </w:pPr>
      <w:r w:rsidRPr="00C9444E">
        <w:rPr>
          <w:rFonts w:ascii="Times New Roman" w:hAnsi="Times New Roman" w:cs="Times New Roman"/>
          <w:b/>
          <w:bCs/>
        </w:rPr>
        <w:t xml:space="preserve">Individual crosstalk </w:t>
      </w:r>
      <w:del w:id="134" w:author="Madeline Galbraith" w:date="2022-05-30T16:21:00Z">
        <w:r w:rsidR="00717B2D" w:rsidRPr="00C9444E" w:rsidDel="00031FEE">
          <w:rPr>
            <w:rFonts w:ascii="Times New Roman" w:hAnsi="Times New Roman" w:cs="Times New Roman"/>
            <w:b/>
            <w:bCs/>
          </w:rPr>
          <w:delText xml:space="preserve">links </w:delText>
        </w:r>
      </w:del>
      <w:r w:rsidRPr="00C9444E">
        <w:rPr>
          <w:rFonts w:ascii="Times New Roman" w:hAnsi="Times New Roman" w:cs="Times New Roman"/>
          <w:b/>
          <w:bCs/>
        </w:rPr>
        <w:t>can push the downstream circuit towards a single state</w:t>
      </w:r>
      <w:r w:rsidR="00717B2D" w:rsidRPr="00C9444E">
        <w:rPr>
          <w:rFonts w:ascii="Times New Roman" w:hAnsi="Times New Roman" w:cs="Times New Roman"/>
          <w:b/>
          <w:bCs/>
        </w:rPr>
        <w:t xml:space="preserve">: </w:t>
      </w:r>
      <w:bookmarkEnd w:id="132"/>
      <w:r w:rsidR="00992141" w:rsidRPr="00C9444E">
        <w:rPr>
          <w:rFonts w:ascii="Times New Roman" w:hAnsi="Times New Roman" w:cs="Times New Roman"/>
        </w:rPr>
        <w:t xml:space="preserve">Let us start by making just one </w:t>
      </w:r>
      <w:r w:rsidR="00407D3C" w:rsidRPr="00C9444E">
        <w:rPr>
          <w:rFonts w:ascii="Times New Roman" w:hAnsi="Times New Roman" w:cs="Times New Roman"/>
        </w:rPr>
        <w:t>cross-</w:t>
      </w:r>
      <w:r w:rsidR="00992141" w:rsidRPr="00C9444E">
        <w:rPr>
          <w:rFonts w:ascii="Times New Roman" w:hAnsi="Times New Roman" w:cs="Times New Roman"/>
        </w:rPr>
        <w:t>link active</w:t>
      </w:r>
      <w:r w:rsidR="008C717D" w:rsidRPr="00C9444E">
        <w:rPr>
          <w:rFonts w:ascii="Times New Roman" w:hAnsi="Times New Roman" w:cs="Times New Roman"/>
        </w:rPr>
        <w:t xml:space="preserve">, caused </w:t>
      </w:r>
      <w:ins w:id="135" w:author="Madeline Galbraith" w:date="2022-05-30T16:21:00Z">
        <w:r w:rsidR="00031FEE">
          <w:rPr>
            <w:rFonts w:ascii="Times New Roman" w:hAnsi="Times New Roman" w:cs="Times New Roman"/>
          </w:rPr>
          <w:t>by</w:t>
        </w:r>
        <w:r w:rsidR="00390C08">
          <w:rPr>
            <w:rFonts w:ascii="Times New Roman" w:hAnsi="Times New Roman" w:cs="Times New Roman"/>
          </w:rPr>
          <w:t xml:space="preserve"> </w:t>
        </w:r>
      </w:ins>
      <w:proofErr w:type="gramStart"/>
      <w:r w:rsidR="008C717D" w:rsidRPr="00C9444E">
        <w:rPr>
          <w:rFonts w:ascii="Times New Roman" w:hAnsi="Times New Roman" w:cs="Times New Roman"/>
        </w:rPr>
        <w:t>e.g.</w:t>
      </w:r>
      <w:proofErr w:type="gramEnd"/>
      <w:del w:id="136" w:author="Madeline Galbraith" w:date="2022-05-30T16:21:00Z">
        <w:r w:rsidR="008C717D" w:rsidRPr="00C9444E" w:rsidDel="00390C08">
          <w:rPr>
            <w:rFonts w:ascii="Times New Roman" w:hAnsi="Times New Roman" w:cs="Times New Roman"/>
          </w:rPr>
          <w:delText xml:space="preserve"> by</w:delText>
        </w:r>
      </w:del>
      <w:r w:rsidR="008C717D" w:rsidRPr="00C9444E">
        <w:rPr>
          <w:rFonts w:ascii="Times New Roman" w:hAnsi="Times New Roman" w:cs="Times New Roman"/>
        </w:rPr>
        <w:t xml:space="preserve"> a</w:t>
      </w:r>
      <w:r w:rsidR="00022F97" w:rsidRPr="00C9444E">
        <w:rPr>
          <w:rFonts w:ascii="Times New Roman" w:hAnsi="Times New Roman" w:cs="Times New Roman"/>
        </w:rPr>
        <w:t>n EMT-related</w:t>
      </w:r>
      <w:r w:rsidR="008C717D" w:rsidRPr="00C9444E">
        <w:rPr>
          <w:rFonts w:ascii="Times New Roman" w:hAnsi="Times New Roman" w:cs="Times New Roman"/>
        </w:rPr>
        <w:t xml:space="preserve"> microRNA</w:t>
      </w:r>
      <w:del w:id="137" w:author="Madeline Galbraith" w:date="2022-05-30T16:21:00Z">
        <w:r w:rsidR="008C717D" w:rsidRPr="00C9444E" w:rsidDel="00390C08">
          <w:rPr>
            <w:rFonts w:ascii="Times New Roman" w:hAnsi="Times New Roman" w:cs="Times New Roman"/>
          </w:rPr>
          <w:delText xml:space="preserve"> based regulatory effect</w:delText>
        </w:r>
      </w:del>
      <w:r w:rsidR="00992141" w:rsidRPr="00C9444E">
        <w:rPr>
          <w:rFonts w:ascii="Times New Roman" w:hAnsi="Times New Roman" w:cs="Times New Roman"/>
        </w:rPr>
        <w:t xml:space="preserve">. Now, </w:t>
      </w:r>
      <w:r w:rsidR="00022F97" w:rsidRPr="00C9444E">
        <w:rPr>
          <w:rFonts w:ascii="Times New Roman" w:hAnsi="Times New Roman" w:cs="Times New Roman"/>
        </w:rPr>
        <w:t xml:space="preserve">in our model </w:t>
      </w:r>
      <w:r w:rsidR="00992141" w:rsidRPr="00C9444E">
        <w:rPr>
          <w:rFonts w:ascii="Times New Roman" w:hAnsi="Times New Roman" w:cs="Times New Roman"/>
        </w:rPr>
        <w:t xml:space="preserve">there is a clearly an unaffected upstream subnetwork (EMT, from where the link originates) and a regulated downstream one. </w:t>
      </w:r>
      <w:r w:rsidR="00022F97" w:rsidRPr="00C9444E">
        <w:rPr>
          <w:rFonts w:ascii="Times New Roman" w:hAnsi="Times New Roman" w:cs="Times New Roman"/>
        </w:rPr>
        <w:t xml:space="preserve">(Note that the model ignores any </w:t>
      </w:r>
      <w:proofErr w:type="gramStart"/>
      <w:r w:rsidR="00022F97" w:rsidRPr="00C9444E">
        <w:rPr>
          <w:rFonts w:ascii="Times New Roman" w:hAnsi="Times New Roman" w:cs="Times New Roman"/>
        </w:rPr>
        <w:t>possible dilution</w:t>
      </w:r>
      <w:proofErr w:type="gramEnd"/>
      <w:r w:rsidR="00022F97" w:rsidRPr="00C9444E">
        <w:rPr>
          <w:rFonts w:ascii="Times New Roman" w:hAnsi="Times New Roman" w:cs="Times New Roman"/>
        </w:rPr>
        <w:t xml:space="preserve"> of </w:t>
      </w:r>
      <w:r w:rsidR="00AB3245" w:rsidRPr="00C9444E">
        <w:rPr>
          <w:rFonts w:ascii="Times New Roman" w:hAnsi="Times New Roman" w:cs="Times New Roman"/>
        </w:rPr>
        <w:t xml:space="preserve">the </w:t>
      </w:r>
      <w:r w:rsidR="00022F97" w:rsidRPr="00C9444E">
        <w:rPr>
          <w:rFonts w:ascii="Times New Roman" w:hAnsi="Times New Roman" w:cs="Times New Roman"/>
        </w:rPr>
        <w:t>microRNA due to its action on ROS</w:t>
      </w:r>
      <w:r w:rsidR="00AB3245" w:rsidRPr="00C9444E">
        <w:rPr>
          <w:rFonts w:ascii="Times New Roman" w:hAnsi="Times New Roman" w:cs="Times New Roman"/>
        </w:rPr>
        <w:t>; see below</w:t>
      </w:r>
      <w:r w:rsidR="00022F97" w:rsidRPr="00C9444E">
        <w:rPr>
          <w:rFonts w:ascii="Times New Roman" w:hAnsi="Times New Roman" w:cs="Times New Roman"/>
        </w:rPr>
        <w:t>)</w:t>
      </w:r>
      <w:r w:rsidR="00974444" w:rsidRPr="00C9444E">
        <w:rPr>
          <w:rFonts w:ascii="Times New Roman" w:hAnsi="Times New Roman" w:cs="Times New Roman"/>
        </w:rPr>
        <w:t>.</w:t>
      </w:r>
      <w:r w:rsidR="00022F97" w:rsidRPr="00C9444E">
        <w:rPr>
          <w:rFonts w:ascii="Times New Roman" w:hAnsi="Times New Roman" w:cs="Times New Roman"/>
        </w:rPr>
        <w:t xml:space="preserve"> </w:t>
      </w:r>
    </w:p>
    <w:p w14:paraId="7B3874D4" w14:textId="33796771" w:rsidR="0018197D" w:rsidRPr="00C9444E" w:rsidRDefault="00AD7F58" w:rsidP="00FE39E9">
      <w:pPr>
        <w:pStyle w:val="BodyText"/>
        <w:spacing w:line="480" w:lineRule="auto"/>
        <w:rPr>
          <w:rFonts w:ascii="Times New Roman" w:hAnsi="Times New Roman" w:cs="Times New Roman"/>
        </w:rPr>
      </w:pPr>
      <w:r w:rsidRPr="00C9444E">
        <w:rPr>
          <w:rFonts w:ascii="Times New Roman" w:hAnsi="Times New Roman" w:cs="Times New Roman"/>
        </w:rPr>
        <w:t xml:space="preserve">When noxROS is upregulated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C9444E">
        <w:rPr>
          <w:rFonts w:ascii="Times New Roman" w:hAnsi="Times New Roman" w:cs="Times New Roman"/>
        </w:rPr>
        <w:t xml:space="preserve"> (Fig</w:t>
      </w:r>
      <w:r w:rsidR="006165D3" w:rsidRPr="00C9444E">
        <w:rPr>
          <w:rFonts w:ascii="Times New Roman" w:hAnsi="Times New Roman" w:cs="Times New Roman"/>
        </w:rPr>
        <w:t>.</w:t>
      </w:r>
      <w:r w:rsidRPr="00C9444E">
        <w:rPr>
          <w:rFonts w:ascii="Times New Roman" w:hAnsi="Times New Roman" w:cs="Times New Roman"/>
        </w:rPr>
        <w:t xml:space="preserve"> 2A),</w:t>
      </w:r>
      <w:ins w:id="138" w:author="Madeline Galbraith" w:date="2022-05-31T03:19:00Z">
        <w:r w:rsidR="005712B5">
          <w:rPr>
            <w:rFonts w:ascii="Times New Roman" w:hAnsi="Times New Roman" w:cs="Times New Roman"/>
          </w:rPr>
          <w:t xml:space="preserve"> as there is no feedback to the EMT network, the percentag</w:t>
        </w:r>
      </w:ins>
      <w:ins w:id="139" w:author="Madeline Galbraith" w:date="2022-05-31T03:20:00Z">
        <w:r w:rsidR="005712B5">
          <w:rPr>
            <w:rFonts w:ascii="Times New Roman" w:hAnsi="Times New Roman" w:cs="Times New Roman"/>
          </w:rPr>
          <w:t xml:space="preserve">es E, E/M, and M states are unchanged; increasing noxROS enhances the W/O state and consequently the coupled E/M-W/O </w:t>
        </w:r>
      </w:ins>
      <w:r w:rsidR="00A7510D">
        <w:rPr>
          <w:rFonts w:ascii="Times New Roman" w:hAnsi="Times New Roman" w:cs="Times New Roman"/>
        </w:rPr>
        <w:t>states</w:t>
      </w:r>
      <w:ins w:id="140" w:author="Madeline Galbraith" w:date="2022-05-31T03:20:00Z">
        <w:r w:rsidR="005712B5">
          <w:rPr>
            <w:rFonts w:ascii="Times New Roman" w:hAnsi="Times New Roman" w:cs="Times New Roman"/>
          </w:rPr>
          <w:t xml:space="preserve"> are upregulated. In other words</w:t>
        </w:r>
      </w:ins>
      <w:ins w:id="141" w:author="Madeline Galbraith" w:date="2022-05-31T03:21:00Z">
        <w:r w:rsidR="005712B5">
          <w:rPr>
            <w:rFonts w:ascii="Times New Roman" w:hAnsi="Times New Roman" w:cs="Times New Roman"/>
          </w:rPr>
          <w:t xml:space="preserve">, the E/M state becomes more </w:t>
        </w:r>
      </w:ins>
      <w:ins w:id="142" w:author="Madeline Galbraith" w:date="2022-05-31T03:24:00Z">
        <w:r w:rsidR="00653281">
          <w:rPr>
            <w:rFonts w:ascii="Times New Roman" w:hAnsi="Times New Roman" w:cs="Times New Roman"/>
          </w:rPr>
          <w:t xml:space="preserve">likely to be associated with the W/O state (Fig. 2D). </w:t>
        </w:r>
      </w:ins>
      <w:del w:id="143" w:author="Madeline Galbraith" w:date="2022-05-31T03:24:00Z">
        <w:r w:rsidR="00C63366" w:rsidRPr="00C9444E" w:rsidDel="00653281">
          <w:rPr>
            <w:rFonts w:ascii="Times New Roman" w:hAnsi="Times New Roman" w:cs="Times New Roman"/>
          </w:rPr>
          <w:delText xml:space="preserve"> the EMT network remains unaffected while</w:delText>
        </w:r>
        <w:r w:rsidRPr="00C9444E" w:rsidDel="00653281">
          <w:rPr>
            <w:rFonts w:ascii="Times New Roman" w:hAnsi="Times New Roman" w:cs="Times New Roman"/>
          </w:rPr>
          <w:delText xml:space="preserve"> the hybrid W/O state </w:delText>
        </w:r>
        <w:r w:rsidR="00C63366" w:rsidRPr="00C9444E" w:rsidDel="00653281">
          <w:rPr>
            <w:rFonts w:ascii="Times New Roman" w:hAnsi="Times New Roman" w:cs="Times New Roman"/>
          </w:rPr>
          <w:delText xml:space="preserve">and </w:delText>
        </w:r>
        <w:r w:rsidRPr="00C9444E" w:rsidDel="00653281">
          <w:rPr>
            <w:rFonts w:ascii="Times New Roman" w:hAnsi="Times New Roman" w:cs="Times New Roman"/>
          </w:rPr>
          <w:delText>the coupled E/M-W/O phenotype</w:delText>
        </w:r>
        <w:r w:rsidR="00C63366" w:rsidRPr="00C9444E" w:rsidDel="00653281">
          <w:rPr>
            <w:rFonts w:ascii="Times New Roman" w:hAnsi="Times New Roman" w:cs="Times New Roman"/>
          </w:rPr>
          <w:delText xml:space="preserve"> are upregulated</w:delText>
        </w:r>
        <w:r w:rsidRPr="00C9444E" w:rsidDel="00653281">
          <w:rPr>
            <w:rFonts w:ascii="Times New Roman" w:hAnsi="Times New Roman" w:cs="Times New Roman"/>
          </w:rPr>
          <w:delText xml:space="preserve">. </w:delText>
        </w:r>
      </w:del>
      <w:r w:rsidRPr="00C9444E">
        <w:rPr>
          <w:rFonts w:ascii="Times New Roman" w:hAnsi="Times New Roman" w:cs="Times New Roman"/>
        </w:rPr>
        <w:t>As the level of noxROS increases</w:t>
      </w:r>
      <w:del w:id="144" w:author="Madeline Galbraith" w:date="2022-05-31T03:25:00Z">
        <w:r w:rsidRPr="00C9444E" w:rsidDel="00653281">
          <w:rPr>
            <w:rFonts w:ascii="Times New Roman" w:hAnsi="Times New Roman" w:cs="Times New Roman"/>
          </w:rPr>
          <w:delText xml:space="preserve"> (</w:delText>
        </w:r>
      </w:del>
      <m:oMath>
        <m:sSub>
          <m:sSubPr>
            <m:ctrlPr>
              <w:del w:id="145" w:author="Madeline Galbraith" w:date="2022-05-31T03:25:00Z">
                <w:rPr>
                  <w:rFonts w:ascii="Cambria Math" w:hAnsi="Cambria Math" w:cs="Times New Roman"/>
                </w:rPr>
              </w:del>
            </m:ctrlPr>
          </m:sSubPr>
          <m:e>
            <m:r>
              <w:del w:id="146" w:author="Madeline Galbraith" w:date="2022-05-31T03:25:00Z">
                <w:rPr>
                  <w:rFonts w:ascii="Cambria Math" w:hAnsi="Cambria Math" w:cs="Times New Roman"/>
                </w:rPr>
                <m:t>μ</m:t>
              </w:del>
            </m:r>
          </m:e>
          <m:sub>
            <m:r>
              <w:del w:id="147" w:author="Madeline Galbraith" w:date="2022-05-31T03:25:00Z">
                <w:rPr>
                  <w:rFonts w:ascii="Cambria Math" w:hAnsi="Cambria Math" w:cs="Times New Roman"/>
                </w:rPr>
                <m:t>34</m:t>
              </w:del>
            </m:r>
          </m:sub>
        </m:sSub>
      </m:oMath>
      <w:del w:id="148" w:author="Madeline Galbraith" w:date="2022-05-31T03:25:00Z">
        <w:r w:rsidRPr="00C9444E" w:rsidDel="00653281">
          <w:rPr>
            <w:rFonts w:ascii="Times New Roman" w:hAnsi="Times New Roman" w:cs="Times New Roman"/>
          </w:rPr>
          <w:delText xml:space="preserve"> upregulates noxROS by reducing the degredation)</w:delText>
        </w:r>
      </w:del>
      <w:r w:rsidRPr="00C9444E">
        <w:rPr>
          <w:rFonts w:ascii="Times New Roman" w:hAnsi="Times New Roman" w:cs="Times New Roman"/>
        </w:rPr>
        <w:t>, the possible coupled states reduce from</w:t>
      </w:r>
      <w:r w:rsidR="003E647F" w:rsidRPr="00C9444E">
        <w:rPr>
          <w:rFonts w:ascii="Times New Roman" w:hAnsi="Times New Roman" w:cs="Times New Roman"/>
        </w:rPr>
        <w:t xml:space="preserve"> </w:t>
      </w:r>
      <w:r w:rsidRPr="00C9444E">
        <w:rPr>
          <w:rFonts w:ascii="Times New Roman" w:hAnsi="Times New Roman" w:cs="Times New Roman"/>
        </w:rPr>
        <w:t>nine</w:t>
      </w:r>
      <w:r w:rsidR="003E647F" w:rsidRPr="00C9444E">
        <w:rPr>
          <w:rFonts w:ascii="Times New Roman" w:hAnsi="Times New Roman" w:cs="Times New Roman"/>
        </w:rPr>
        <w:t xml:space="preserve"> to six</w:t>
      </w:r>
      <w:r w:rsidR="00995AED" w:rsidRPr="00C9444E">
        <w:rPr>
          <w:rFonts w:ascii="Times New Roman" w:hAnsi="Times New Roman" w:cs="Times New Roman"/>
        </w:rPr>
        <w:t>,</w:t>
      </w:r>
      <w:r w:rsidRPr="00C9444E">
        <w:rPr>
          <w:rFonts w:ascii="Times New Roman" w:hAnsi="Times New Roman" w:cs="Times New Roman"/>
        </w:rPr>
        <w:t xml:space="preserve"> losing first the E-W</w:t>
      </w:r>
      <w:r w:rsidR="00E601DC" w:rsidRPr="00C9444E">
        <w:rPr>
          <w:rFonts w:ascii="Times New Roman" w:hAnsi="Times New Roman" w:cs="Times New Roman"/>
        </w:rPr>
        <w:t xml:space="preserve"> state</w:t>
      </w:r>
      <w:r w:rsidRPr="00C9444E">
        <w:rPr>
          <w:rFonts w:ascii="Times New Roman" w:hAnsi="Times New Roman" w:cs="Times New Roman"/>
        </w:rPr>
        <w:t xml:space="preserve">, then the E/M-W, and finally </w:t>
      </w:r>
      <w:del w:id="149" w:author="Madeline Galbraith" w:date="2022-05-31T03:25:00Z">
        <w:r w:rsidRPr="00C9444E" w:rsidDel="00653281">
          <w:rPr>
            <w:rFonts w:ascii="Times New Roman" w:hAnsi="Times New Roman" w:cs="Times New Roman"/>
          </w:rPr>
          <w:delText xml:space="preserve">losing </w:delText>
        </w:r>
      </w:del>
      <w:r w:rsidRPr="00C9444E">
        <w:rPr>
          <w:rFonts w:ascii="Times New Roman" w:hAnsi="Times New Roman" w:cs="Times New Roman"/>
        </w:rPr>
        <w:t>the M-W state (Fig</w:t>
      </w:r>
      <w:r w:rsidR="006165D3" w:rsidRPr="00C9444E">
        <w:rPr>
          <w:rFonts w:ascii="Times New Roman" w:hAnsi="Times New Roman" w:cs="Times New Roman"/>
        </w:rPr>
        <w:t>.</w:t>
      </w:r>
      <w:r w:rsidRPr="00C9444E">
        <w:rPr>
          <w:rFonts w:ascii="Times New Roman" w:hAnsi="Times New Roman" w:cs="Times New Roman"/>
        </w:rPr>
        <w:t xml:space="preserve"> 2B, section S2.4). </w:t>
      </w:r>
      <w:ins w:id="150" w:author="Madeline Galbraith" w:date="2022-05-31T03:25:00Z">
        <w:r w:rsidR="00653281">
          <w:rPr>
            <w:rFonts w:ascii="Times New Roman" w:hAnsi="Times New Roman" w:cs="Times New Roman"/>
          </w:rPr>
          <w:t>Further we show that increasing noxROS pushing the W-associated states towards the W/O-associated states</w:t>
        </w:r>
      </w:ins>
      <w:del w:id="151" w:author="Madeline Galbraith" w:date="2022-05-31T03:26:00Z">
        <w:r w:rsidR="003E647F" w:rsidRPr="00C9444E" w:rsidDel="009720C5">
          <w:rPr>
            <w:rFonts w:ascii="Times New Roman" w:hAnsi="Times New Roman" w:cs="Times New Roman"/>
          </w:rPr>
          <w:delText>A</w:delText>
        </w:r>
        <w:r w:rsidRPr="00C9444E" w:rsidDel="009720C5">
          <w:rPr>
            <w:rFonts w:ascii="Times New Roman" w:hAnsi="Times New Roman" w:cs="Times New Roman"/>
          </w:rPr>
          <w:delText xml:space="preserve">nalyzing the percent of initial conditions that lead to the </w:delText>
        </w:r>
        <w:r w:rsidR="003E647F" w:rsidRPr="00C9444E" w:rsidDel="009720C5">
          <w:rPr>
            <w:rFonts w:ascii="Times New Roman" w:hAnsi="Times New Roman" w:cs="Times New Roman"/>
          </w:rPr>
          <w:delText xml:space="preserve">various </w:delText>
        </w:r>
        <w:r w:rsidRPr="00C9444E" w:rsidDel="009720C5">
          <w:rPr>
            <w:rFonts w:ascii="Times New Roman" w:hAnsi="Times New Roman" w:cs="Times New Roman"/>
          </w:rPr>
          <w:delText>metabolic phenotype</w:delText>
        </w:r>
        <w:r w:rsidR="003E647F" w:rsidRPr="00C9444E" w:rsidDel="009720C5">
          <w:rPr>
            <w:rFonts w:ascii="Times New Roman" w:hAnsi="Times New Roman" w:cs="Times New Roman"/>
          </w:rPr>
          <w:delText>s</w:delText>
        </w:r>
        <w:r w:rsidRPr="00C9444E" w:rsidDel="009720C5">
          <w:rPr>
            <w:rFonts w:ascii="Times New Roman" w:hAnsi="Times New Roman" w:cs="Times New Roman"/>
          </w:rPr>
          <w:delText xml:space="preserve"> shows </w:delText>
        </w:r>
        <w:r w:rsidR="00C50FAF" w:rsidRPr="00C9444E" w:rsidDel="009720C5">
          <w:rPr>
            <w:rFonts w:ascii="Times New Roman" w:hAnsi="Times New Roman" w:cs="Times New Roman"/>
          </w:rPr>
          <w:delText xml:space="preserve">that </w:delText>
        </w:r>
        <w:r w:rsidRPr="00C9444E" w:rsidDel="009720C5">
          <w:rPr>
            <w:rFonts w:ascii="Times New Roman" w:hAnsi="Times New Roman" w:cs="Times New Roman"/>
          </w:rPr>
          <w:delText>the lost coupled states associated with the W</w:delText>
        </w:r>
        <w:r w:rsidR="00995AED" w:rsidRPr="00C9444E" w:rsidDel="009720C5">
          <w:rPr>
            <w:rFonts w:ascii="Times New Roman" w:hAnsi="Times New Roman" w:cs="Times New Roman"/>
          </w:rPr>
          <w:delText xml:space="preserve">arburg phenotype </w:delText>
        </w:r>
        <w:r w:rsidRPr="00C9444E" w:rsidDel="009720C5">
          <w:rPr>
            <w:rFonts w:ascii="Times New Roman" w:hAnsi="Times New Roman" w:cs="Times New Roman"/>
          </w:rPr>
          <w:delText>are pushed towards the W/O phenotype</w:delText>
        </w:r>
      </w:del>
      <w:r w:rsidR="00E601DC" w:rsidRPr="00C9444E">
        <w:rPr>
          <w:rFonts w:ascii="Times New Roman" w:hAnsi="Times New Roman" w:cs="Times New Roman"/>
        </w:rPr>
        <w:t>,</w:t>
      </w:r>
      <w:r w:rsidR="003E647F" w:rsidRPr="00C9444E">
        <w:rPr>
          <w:rFonts w:ascii="Times New Roman" w:hAnsi="Times New Roman" w:cs="Times New Roman"/>
        </w:rPr>
        <w:t xml:space="preserve"> with little</w:t>
      </w:r>
      <w:r w:rsidRPr="00C9444E">
        <w:rPr>
          <w:rFonts w:ascii="Times New Roman" w:hAnsi="Times New Roman" w:cs="Times New Roman"/>
        </w:rPr>
        <w:t xml:space="preserve"> change occur</w:t>
      </w:r>
      <w:r w:rsidR="00E8467D" w:rsidRPr="00C9444E">
        <w:rPr>
          <w:rFonts w:ascii="Times New Roman" w:hAnsi="Times New Roman" w:cs="Times New Roman"/>
        </w:rPr>
        <w:t>r</w:t>
      </w:r>
      <w:r w:rsidR="003E647F" w:rsidRPr="00C9444E">
        <w:rPr>
          <w:rFonts w:ascii="Times New Roman" w:hAnsi="Times New Roman" w:cs="Times New Roman"/>
        </w:rPr>
        <w:t>ing</w:t>
      </w:r>
      <w:r w:rsidRPr="00C9444E">
        <w:rPr>
          <w:rFonts w:ascii="Times New Roman" w:hAnsi="Times New Roman" w:cs="Times New Roman"/>
        </w:rPr>
        <w:t xml:space="preserve"> for the </w:t>
      </w:r>
      <w:del w:id="152" w:author="Madeline Galbraith" w:date="2022-05-31T03:26:00Z">
        <w:r w:rsidRPr="00C9444E" w:rsidDel="009720C5">
          <w:rPr>
            <w:rFonts w:ascii="Times New Roman" w:hAnsi="Times New Roman" w:cs="Times New Roman"/>
          </w:rPr>
          <w:delText>O</w:delText>
        </w:r>
        <w:r w:rsidR="00995AED" w:rsidRPr="00C9444E" w:rsidDel="009720C5">
          <w:rPr>
            <w:rFonts w:ascii="Times New Roman" w:hAnsi="Times New Roman" w:cs="Times New Roman"/>
          </w:rPr>
          <w:delText xml:space="preserve">XPHOS </w:delText>
        </w:r>
      </w:del>
      <w:ins w:id="153" w:author="Madeline Galbraith" w:date="2022-05-31T03:27:00Z">
        <w:r w:rsidR="009720C5">
          <w:rPr>
            <w:rFonts w:ascii="Times New Roman" w:hAnsi="Times New Roman" w:cs="Times New Roman"/>
          </w:rPr>
          <w:t>O-</w:t>
        </w:r>
      </w:ins>
      <w:r w:rsidR="00995AED" w:rsidRPr="00C9444E">
        <w:rPr>
          <w:rFonts w:ascii="Times New Roman" w:hAnsi="Times New Roman" w:cs="Times New Roman"/>
        </w:rPr>
        <w:t>associated states</w:t>
      </w:r>
      <w:r w:rsidR="003E647F" w:rsidRPr="00C9444E">
        <w:rPr>
          <w:rFonts w:ascii="Times New Roman" w:hAnsi="Times New Roman" w:cs="Times New Roman"/>
        </w:rPr>
        <w:t xml:space="preserve"> </w:t>
      </w:r>
      <w:r w:rsidRPr="00C9444E">
        <w:rPr>
          <w:rFonts w:ascii="Times New Roman" w:hAnsi="Times New Roman" w:cs="Times New Roman"/>
        </w:rPr>
        <w:t>(Fig</w:t>
      </w:r>
      <w:r w:rsidR="006165D3" w:rsidRPr="00C9444E">
        <w:rPr>
          <w:rFonts w:ascii="Times New Roman" w:hAnsi="Times New Roman" w:cs="Times New Roman"/>
        </w:rPr>
        <w:t>.</w:t>
      </w:r>
      <w:r w:rsidRPr="00C9444E">
        <w:rPr>
          <w:rFonts w:ascii="Times New Roman" w:hAnsi="Times New Roman" w:cs="Times New Roman"/>
        </w:rPr>
        <w:t xml:space="preserve"> 2C). </w:t>
      </w:r>
    </w:p>
    <w:p w14:paraId="1EED8C84" w14:textId="147DB506" w:rsidR="00320BCE" w:rsidRPr="00C9444E" w:rsidRDefault="00AD7F58" w:rsidP="00C3707C">
      <w:pPr>
        <w:pStyle w:val="BodyText"/>
        <w:spacing w:line="480" w:lineRule="auto"/>
        <w:ind w:firstLine="720"/>
        <w:rPr>
          <w:rFonts w:ascii="Times New Roman" w:hAnsi="Times New Roman" w:cs="Times New Roman"/>
        </w:rPr>
      </w:pPr>
      <w:del w:id="154" w:author="Madeline Galbraith" w:date="2022-05-31T03:29:00Z">
        <w:r w:rsidRPr="00C9444E" w:rsidDel="009720C5">
          <w:rPr>
            <w:rFonts w:ascii="Times New Roman" w:hAnsi="Times New Roman" w:cs="Times New Roman"/>
          </w:rPr>
          <w:delText xml:space="preserve">As there </w:delText>
        </w:r>
        <w:commentRangeStart w:id="155"/>
        <w:r w:rsidRPr="00C9444E" w:rsidDel="009720C5">
          <w:rPr>
            <w:rFonts w:ascii="Times New Roman" w:hAnsi="Times New Roman" w:cs="Times New Roman"/>
          </w:rPr>
          <w:delText xml:space="preserve">is no </w:delText>
        </w:r>
        <w:r w:rsidR="003E647F" w:rsidRPr="00C9444E" w:rsidDel="009720C5">
          <w:rPr>
            <w:rFonts w:ascii="Times New Roman" w:hAnsi="Times New Roman" w:cs="Times New Roman"/>
          </w:rPr>
          <w:delText>feedback to</w:delText>
        </w:r>
        <w:r w:rsidRPr="00C9444E" w:rsidDel="009720C5">
          <w:rPr>
            <w:rFonts w:ascii="Times New Roman" w:hAnsi="Times New Roman" w:cs="Times New Roman"/>
          </w:rPr>
          <w:delText xml:space="preserve"> the EMT network, the </w:delText>
        </w:r>
        <w:r w:rsidR="003E647F" w:rsidRPr="00C9444E" w:rsidDel="009720C5">
          <w:rPr>
            <w:rFonts w:ascii="Times New Roman" w:hAnsi="Times New Roman" w:cs="Times New Roman"/>
          </w:rPr>
          <w:delText>percentage</w:delText>
        </w:r>
        <w:r w:rsidRPr="00C9444E" w:rsidDel="009720C5">
          <w:rPr>
            <w:rFonts w:ascii="Times New Roman" w:hAnsi="Times New Roman" w:cs="Times New Roman"/>
          </w:rPr>
          <w:delText xml:space="preserve"> of E, E/M, and M states are constant</w:delText>
        </w:r>
        <w:r w:rsidR="00E601DC" w:rsidRPr="00C9444E" w:rsidDel="009720C5">
          <w:rPr>
            <w:rFonts w:ascii="Times New Roman" w:hAnsi="Times New Roman" w:cs="Times New Roman"/>
          </w:rPr>
          <w:delText>;</w:delText>
        </w:r>
        <w:r w:rsidRPr="00C9444E" w:rsidDel="009720C5">
          <w:rPr>
            <w:rFonts w:ascii="Times New Roman" w:hAnsi="Times New Roman" w:cs="Times New Roman"/>
          </w:rPr>
          <w:delText xml:space="preserve"> </w:delText>
        </w:r>
        <w:r w:rsidR="00E601DC" w:rsidRPr="00C9444E" w:rsidDel="009720C5">
          <w:rPr>
            <w:rFonts w:ascii="Times New Roman" w:hAnsi="Times New Roman" w:cs="Times New Roman"/>
          </w:rPr>
          <w:delText>however,</w:delText>
        </w:r>
        <w:r w:rsidRPr="00C9444E" w:rsidDel="009720C5">
          <w:rPr>
            <w:rFonts w:ascii="Times New Roman" w:hAnsi="Times New Roman" w:cs="Times New Roman"/>
          </w:rPr>
          <w:delText xml:space="preserve"> the E/M state </w:delText>
        </w:r>
        <w:r w:rsidR="003E647F" w:rsidRPr="00C9444E" w:rsidDel="009720C5">
          <w:rPr>
            <w:rFonts w:ascii="Times New Roman" w:hAnsi="Times New Roman" w:cs="Times New Roman"/>
          </w:rPr>
          <w:delText>becomes</w:delText>
        </w:r>
        <w:r w:rsidRPr="00C9444E" w:rsidDel="009720C5">
          <w:rPr>
            <w:rFonts w:ascii="Times New Roman" w:hAnsi="Times New Roman" w:cs="Times New Roman"/>
          </w:rPr>
          <w:delText xml:space="preserve"> more likely to be associated with the hybrid W/O metabolic phenotype (Fig</w:delText>
        </w:r>
        <w:r w:rsidR="006165D3" w:rsidRPr="00C9444E" w:rsidDel="009720C5">
          <w:rPr>
            <w:rFonts w:ascii="Times New Roman" w:hAnsi="Times New Roman" w:cs="Times New Roman"/>
          </w:rPr>
          <w:delText>.</w:delText>
        </w:r>
      </w:del>
      <w:commentRangeEnd w:id="155"/>
      <w:r w:rsidR="00613F07">
        <w:rPr>
          <w:rStyle w:val="CommentReference"/>
        </w:rPr>
        <w:commentReference w:id="155"/>
      </w:r>
      <w:del w:id="156" w:author="Madeline Galbraith" w:date="2022-05-31T03:29:00Z">
        <w:r w:rsidRPr="00C9444E" w:rsidDel="009720C5">
          <w:rPr>
            <w:rFonts w:ascii="Times New Roman" w:hAnsi="Times New Roman" w:cs="Times New Roman"/>
          </w:rPr>
          <w:delText xml:space="preserve"> 2D). </w:delText>
        </w:r>
      </w:del>
      <w:r w:rsidRPr="00C9444E">
        <w:rPr>
          <w:rFonts w:ascii="Times New Roman" w:hAnsi="Times New Roman" w:cs="Times New Roman"/>
        </w:rPr>
        <w:t xml:space="preserve">Analyzing the states coupled with the </w:t>
      </w:r>
      <w:del w:id="157" w:author="Madeline Galbraith" w:date="2022-05-31T03:29:00Z">
        <w:r w:rsidRPr="00C9444E" w:rsidDel="009720C5">
          <w:rPr>
            <w:rFonts w:ascii="Times New Roman" w:hAnsi="Times New Roman" w:cs="Times New Roman"/>
          </w:rPr>
          <w:delText xml:space="preserve">Warburg </w:delText>
        </w:r>
      </w:del>
      <w:ins w:id="158" w:author="Madeline Galbraith" w:date="2022-05-31T03:29:00Z">
        <w:r w:rsidR="009720C5">
          <w:rPr>
            <w:rFonts w:ascii="Times New Roman" w:hAnsi="Times New Roman" w:cs="Times New Roman"/>
          </w:rPr>
          <w:t>W state</w:t>
        </w:r>
      </w:ins>
      <w:del w:id="159" w:author="Madeline Galbraith" w:date="2022-05-31T03:29:00Z">
        <w:r w:rsidRPr="00C9444E" w:rsidDel="009720C5">
          <w:rPr>
            <w:rFonts w:ascii="Times New Roman" w:hAnsi="Times New Roman" w:cs="Times New Roman"/>
          </w:rPr>
          <w:delText>phenotype, ho</w:delText>
        </w:r>
      </w:del>
      <w:del w:id="160" w:author="Madeline Galbraith" w:date="2022-05-31T03:30:00Z">
        <w:r w:rsidRPr="00C9444E" w:rsidDel="009720C5">
          <w:rPr>
            <w:rFonts w:ascii="Times New Roman" w:hAnsi="Times New Roman" w:cs="Times New Roman"/>
          </w:rPr>
          <w:delText>wever, shows</w:delText>
        </w:r>
      </w:del>
      <w:ins w:id="161" w:author="Madeline Galbraith" w:date="2022-05-31T03:30:00Z">
        <w:r w:rsidR="009720C5">
          <w:rPr>
            <w:rFonts w:ascii="Times New Roman" w:hAnsi="Times New Roman" w:cs="Times New Roman"/>
          </w:rPr>
          <w:t xml:space="preserve"> we found that</w:t>
        </w:r>
      </w:ins>
      <w:r w:rsidRPr="00C9444E">
        <w:rPr>
          <w:rFonts w:ascii="Times New Roman" w:hAnsi="Times New Roman" w:cs="Times New Roman"/>
        </w:rPr>
        <w:t xml:space="preserve"> the </w:t>
      </w:r>
      <w:del w:id="162" w:author="Madeline Galbraith" w:date="2022-05-31T03:30:00Z">
        <w:r w:rsidRPr="00C9444E" w:rsidDel="009720C5">
          <w:rPr>
            <w:rFonts w:ascii="Times New Roman" w:hAnsi="Times New Roman" w:cs="Times New Roman"/>
          </w:rPr>
          <w:delText>mesenchymal phenotype (</w:delText>
        </w:r>
      </w:del>
      <w:r w:rsidRPr="00C9444E">
        <w:rPr>
          <w:rFonts w:ascii="Times New Roman" w:hAnsi="Times New Roman" w:cs="Times New Roman"/>
        </w:rPr>
        <w:t>M-W</w:t>
      </w:r>
      <w:ins w:id="163" w:author="Madeline Galbraith" w:date="2022-05-31T03:30:00Z">
        <w:r w:rsidR="009720C5">
          <w:rPr>
            <w:rFonts w:ascii="Times New Roman" w:hAnsi="Times New Roman" w:cs="Times New Roman"/>
          </w:rPr>
          <w:t xml:space="preserve"> state </w:t>
        </w:r>
      </w:ins>
      <w:del w:id="164" w:author="Madeline Galbraith" w:date="2022-05-31T03:30:00Z">
        <w:r w:rsidRPr="00C9444E" w:rsidDel="009720C5">
          <w:rPr>
            <w:rFonts w:ascii="Times New Roman" w:hAnsi="Times New Roman" w:cs="Times New Roman"/>
          </w:rPr>
          <w:delText xml:space="preserve">) </w:delText>
        </w:r>
      </w:del>
      <w:r w:rsidRPr="00C9444E">
        <w:rPr>
          <w:rFonts w:ascii="Times New Roman" w:hAnsi="Times New Roman" w:cs="Times New Roman"/>
        </w:rPr>
        <w:t xml:space="preserve">persists </w:t>
      </w:r>
      <w:commentRangeStart w:id="165"/>
      <w:r w:rsidRPr="00C9444E">
        <w:rPr>
          <w:rFonts w:ascii="Times New Roman" w:hAnsi="Times New Roman" w:cs="Times New Roman"/>
        </w:rPr>
        <w:t>longer</w:t>
      </w:r>
      <w:r w:rsidR="002A0424" w:rsidRPr="00C9444E">
        <w:rPr>
          <w:rFonts w:ascii="Times New Roman" w:hAnsi="Times New Roman" w:cs="Times New Roman"/>
        </w:rPr>
        <w:t xml:space="preserve"> </w:t>
      </w:r>
      <w:commentRangeEnd w:id="165"/>
      <w:r w:rsidR="00613F07">
        <w:rPr>
          <w:rStyle w:val="CommentReference"/>
        </w:rPr>
        <w:commentReference w:id="165"/>
      </w:r>
      <w:r w:rsidR="002A0424" w:rsidRPr="00C9444E">
        <w:rPr>
          <w:rFonts w:ascii="Times New Roman" w:hAnsi="Times New Roman" w:cs="Times New Roman"/>
        </w:rPr>
        <w:t>as the coupling is increased</w:t>
      </w:r>
      <w:r w:rsidR="003E647F" w:rsidRPr="00C9444E">
        <w:rPr>
          <w:rFonts w:ascii="Times New Roman" w:hAnsi="Times New Roman" w:cs="Times New Roman"/>
        </w:rPr>
        <w:t>,</w:t>
      </w:r>
      <w:r w:rsidRPr="00C9444E">
        <w:rPr>
          <w:rFonts w:ascii="Times New Roman" w:hAnsi="Times New Roman" w:cs="Times New Roman"/>
        </w:rPr>
        <w:t xml:space="preserve"> </w:t>
      </w:r>
      <w:r w:rsidR="003E647F" w:rsidRPr="00C9444E">
        <w:rPr>
          <w:rFonts w:ascii="Times New Roman" w:hAnsi="Times New Roman" w:cs="Times New Roman"/>
        </w:rPr>
        <w:t xml:space="preserve">as expected since it has the lowest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3E647F" w:rsidRPr="00C9444E">
        <w:rPr>
          <w:rFonts w:ascii="Times New Roman" w:hAnsi="Times New Roman" w:cs="Times New Roman"/>
        </w:rPr>
        <w:t xml:space="preserve"> level </w:t>
      </w:r>
      <w:r w:rsidRPr="00C9444E">
        <w:rPr>
          <w:rFonts w:ascii="Times New Roman" w:hAnsi="Times New Roman" w:cs="Times New Roman"/>
        </w:rPr>
        <w:t>(Fig</w:t>
      </w:r>
      <w:r w:rsidR="006165D3" w:rsidRPr="00C9444E">
        <w:rPr>
          <w:rFonts w:ascii="Times New Roman" w:hAnsi="Times New Roman" w:cs="Times New Roman"/>
        </w:rPr>
        <w:t>.</w:t>
      </w:r>
      <w:r w:rsidRPr="00C9444E">
        <w:rPr>
          <w:rFonts w:ascii="Times New Roman" w:hAnsi="Times New Roman" w:cs="Times New Roman"/>
        </w:rPr>
        <w:t xml:space="preserve"> 2E). </w:t>
      </w:r>
      <w:r w:rsidR="00C50FAF" w:rsidRPr="00C9444E">
        <w:rPr>
          <w:rFonts w:ascii="Times New Roman" w:hAnsi="Times New Roman" w:cs="Times New Roman"/>
        </w:rPr>
        <w:t xml:space="preserve">Similar changes </w:t>
      </w:r>
      <w:del w:id="166" w:author="Madeline Galbraith" w:date="2022-05-31T03:33:00Z">
        <w:r w:rsidR="00C50FAF" w:rsidRPr="00C9444E" w:rsidDel="00564942">
          <w:rPr>
            <w:rFonts w:ascii="Times New Roman" w:hAnsi="Times New Roman" w:cs="Times New Roman"/>
          </w:rPr>
          <w:delText xml:space="preserve">emerge </w:delText>
        </w:r>
      </w:del>
      <w:ins w:id="167" w:author="Madeline Galbraith" w:date="2022-05-31T03:33:00Z">
        <w:r w:rsidR="00564942">
          <w:rPr>
            <w:rFonts w:ascii="Times New Roman" w:hAnsi="Times New Roman" w:cs="Times New Roman"/>
          </w:rPr>
          <w:t xml:space="preserve">have </w:t>
        </w:r>
        <w:proofErr w:type="gramStart"/>
        <w:r w:rsidR="00564942">
          <w:rPr>
            <w:rFonts w:ascii="Times New Roman" w:hAnsi="Times New Roman" w:cs="Times New Roman"/>
          </w:rPr>
          <w:t>been observed</w:t>
        </w:r>
        <w:proofErr w:type="gramEnd"/>
        <w:r w:rsidR="00564942" w:rsidRPr="00C9444E">
          <w:rPr>
            <w:rFonts w:ascii="Times New Roman" w:hAnsi="Times New Roman" w:cs="Times New Roman"/>
          </w:rPr>
          <w:t xml:space="preserve"> </w:t>
        </w:r>
      </w:ins>
      <w:r w:rsidR="00C50FAF" w:rsidRPr="00C9444E">
        <w:rPr>
          <w:rFonts w:ascii="Times New Roman" w:hAnsi="Times New Roman" w:cs="Times New Roman"/>
        </w:rPr>
        <w:t>via the</w:t>
      </w:r>
      <w:del w:id="168" w:author="Madeline Galbraith" w:date="2022-05-31T03:33:00Z">
        <w:r w:rsidR="00C50FAF" w:rsidRPr="00C9444E" w:rsidDel="00564942">
          <w:rPr>
            <w:rFonts w:ascii="Times New Roman" w:hAnsi="Times New Roman" w:cs="Times New Roman"/>
          </w:rPr>
          <w:delText xml:space="preserve"> </w:delText>
        </w:r>
      </w:del>
      <w:r w:rsidRPr="00C9444E">
        <w:rPr>
          <w:rFonts w:ascii="Times New Roman" w:hAnsi="Times New Roman" w:cs="Times New Roman"/>
        </w:rPr>
        <w:t xml:space="preserve"> upregulation of mtROS (Fig</w:t>
      </w:r>
      <w:r w:rsidR="006165D3" w:rsidRPr="00C9444E">
        <w:rPr>
          <w:rFonts w:ascii="Times New Roman" w:hAnsi="Times New Roman" w:cs="Times New Roman"/>
        </w:rPr>
        <w:t>.</w:t>
      </w:r>
      <w:r w:rsidRPr="00C9444E">
        <w:rPr>
          <w:rFonts w:ascii="Times New Roman" w:hAnsi="Times New Roman" w:cs="Times New Roman"/>
        </w:rPr>
        <w:t xml:space="preserve"> S</w:t>
      </w:r>
      <w:r w:rsidR="00E036B3" w:rsidRPr="00C9444E">
        <w:rPr>
          <w:rFonts w:ascii="Times New Roman" w:hAnsi="Times New Roman" w:cs="Times New Roman"/>
        </w:rPr>
        <w:t>8</w:t>
      </w:r>
      <w:r w:rsidRPr="00C9444E">
        <w:rPr>
          <w:rFonts w:ascii="Times New Roman" w:hAnsi="Times New Roman" w:cs="Times New Roman"/>
        </w:rPr>
        <w:t>)</w:t>
      </w:r>
      <w:r w:rsidR="002A0424" w:rsidRPr="00C9444E">
        <w:rPr>
          <w:rFonts w:ascii="Times New Roman" w:hAnsi="Times New Roman" w:cs="Times New Roman"/>
        </w:rPr>
        <w:t>;</w:t>
      </w:r>
      <w:r w:rsidRPr="00C9444E">
        <w:rPr>
          <w:rFonts w:ascii="Times New Roman" w:hAnsi="Times New Roman" w:cs="Times New Roman"/>
        </w:rPr>
        <w:t xml:space="preserve"> the E-W and E/M-W states are also the first suppressed states. </w:t>
      </w:r>
      <w:del w:id="169" w:author="Madeline Galbraith" w:date="2022-05-31T03:36:00Z">
        <w:r w:rsidRPr="00C9444E" w:rsidDel="00637E51">
          <w:rPr>
            <w:rFonts w:ascii="Times New Roman" w:hAnsi="Times New Roman" w:cs="Times New Roman"/>
          </w:rPr>
          <w:delText>Additionally</w:delText>
        </w:r>
      </w:del>
      <w:ins w:id="170" w:author="Madeline Galbraith" w:date="2022-05-31T03:36:00Z">
        <w:r w:rsidR="00637E51">
          <w:rPr>
            <w:rFonts w:ascii="Times New Roman" w:hAnsi="Times New Roman" w:cs="Times New Roman"/>
          </w:rPr>
          <w:t>Consistent with the effect of upregulating noxROS</w:t>
        </w:r>
      </w:ins>
      <w:r w:rsidRPr="00C9444E">
        <w:rPr>
          <w:rFonts w:ascii="Times New Roman" w:hAnsi="Times New Roman" w:cs="Times New Roman"/>
        </w:rPr>
        <w:t xml:space="preserve">, upregulating mtROS is also correlated </w:t>
      </w:r>
      <w:r w:rsidR="00F86D02" w:rsidRPr="00C9444E">
        <w:rPr>
          <w:rFonts w:ascii="Times New Roman" w:hAnsi="Times New Roman" w:cs="Times New Roman"/>
        </w:rPr>
        <w:t>with</w:t>
      </w:r>
      <w:r w:rsidRPr="00C9444E">
        <w:rPr>
          <w:rFonts w:ascii="Times New Roman" w:hAnsi="Times New Roman" w:cs="Times New Roman"/>
        </w:rPr>
        <w:t xml:space="preserve"> an </w:t>
      </w:r>
      <w:del w:id="171" w:author="Madeline Galbraith" w:date="2022-05-31T03:37:00Z">
        <w:r w:rsidRPr="00C9444E" w:rsidDel="00637E51">
          <w:rPr>
            <w:rFonts w:ascii="Times New Roman" w:hAnsi="Times New Roman" w:cs="Times New Roman"/>
          </w:rPr>
          <w:delText xml:space="preserve">upregulation </w:delText>
        </w:r>
      </w:del>
      <w:ins w:id="172" w:author="Madeline Galbraith" w:date="2022-05-31T03:37:00Z">
        <w:r w:rsidR="00637E51">
          <w:rPr>
            <w:rFonts w:ascii="Times New Roman" w:hAnsi="Times New Roman" w:cs="Times New Roman"/>
          </w:rPr>
          <w:t>increase</w:t>
        </w:r>
        <w:r w:rsidR="00637E51" w:rsidRPr="00C9444E">
          <w:rPr>
            <w:rFonts w:ascii="Times New Roman" w:hAnsi="Times New Roman" w:cs="Times New Roman"/>
          </w:rPr>
          <w:t xml:space="preserve"> </w:t>
        </w:r>
      </w:ins>
      <w:r w:rsidRPr="00C9444E">
        <w:rPr>
          <w:rFonts w:ascii="Times New Roman" w:hAnsi="Times New Roman" w:cs="Times New Roman"/>
        </w:rPr>
        <w:t xml:space="preserve">of the E/M-W/O </w:t>
      </w:r>
      <w:del w:id="173" w:author="Madeline Galbraith" w:date="2022-05-31T03:37:00Z">
        <w:r w:rsidRPr="00C9444E" w:rsidDel="00637E51">
          <w:rPr>
            <w:rFonts w:ascii="Times New Roman" w:hAnsi="Times New Roman" w:cs="Times New Roman"/>
          </w:rPr>
          <w:delText>phenotype</w:delText>
        </w:r>
      </w:del>
      <w:ins w:id="174" w:author="Madeline Galbraith" w:date="2022-05-31T03:37:00Z">
        <w:r w:rsidR="00637E51">
          <w:rPr>
            <w:rFonts w:ascii="Times New Roman" w:hAnsi="Times New Roman" w:cs="Times New Roman"/>
          </w:rPr>
          <w:t>state</w:t>
        </w:r>
      </w:ins>
      <w:r w:rsidRPr="00C9444E">
        <w:rPr>
          <w:rFonts w:ascii="Times New Roman" w:hAnsi="Times New Roman" w:cs="Times New Roman"/>
        </w:rPr>
        <w:t xml:space="preserve">. Further, activation of mtROS results in a downregulation of the </w:t>
      </w:r>
      <w:del w:id="175" w:author="Madeline Galbraith" w:date="2022-05-31T03:37:00Z">
        <w:r w:rsidRPr="00C9444E" w:rsidDel="00637E51">
          <w:rPr>
            <w:rFonts w:ascii="Times New Roman" w:hAnsi="Times New Roman" w:cs="Times New Roman"/>
          </w:rPr>
          <w:delText>OXPHOS metabolic phenotype</w:delText>
        </w:r>
      </w:del>
      <w:ins w:id="176" w:author="Madeline Galbraith" w:date="2022-05-31T03:37:00Z">
        <w:r w:rsidR="00637E51">
          <w:rPr>
            <w:rFonts w:ascii="Times New Roman" w:hAnsi="Times New Roman" w:cs="Times New Roman"/>
          </w:rPr>
          <w:t xml:space="preserve"> O state</w:t>
        </w:r>
      </w:ins>
      <w:r w:rsidRPr="00C9444E">
        <w:rPr>
          <w:rFonts w:ascii="Times New Roman" w:hAnsi="Times New Roman" w:cs="Times New Roman"/>
        </w:rPr>
        <w:t xml:space="preserve"> alongside</w:t>
      </w:r>
      <w:r w:rsidR="005F7BE6" w:rsidRPr="00C9444E">
        <w:rPr>
          <w:rFonts w:ascii="Times New Roman" w:hAnsi="Times New Roman" w:cs="Times New Roman"/>
        </w:rPr>
        <w:t xml:space="preserve"> downregulation of</w:t>
      </w:r>
      <w:r w:rsidRPr="00C9444E">
        <w:rPr>
          <w:rFonts w:ascii="Times New Roman" w:hAnsi="Times New Roman" w:cs="Times New Roman"/>
        </w:rPr>
        <w:t xml:space="preserve"> the </w:t>
      </w:r>
      <w:del w:id="177" w:author="Madeline Galbraith" w:date="2022-05-31T03:37:00Z">
        <w:r w:rsidRPr="00C9444E" w:rsidDel="00637E51">
          <w:rPr>
            <w:rFonts w:ascii="Times New Roman" w:hAnsi="Times New Roman" w:cs="Times New Roman"/>
          </w:rPr>
          <w:delText xml:space="preserve">Warburg </w:delText>
        </w:r>
      </w:del>
      <w:ins w:id="178" w:author="Madeline Galbraith" w:date="2022-05-31T03:37:00Z">
        <w:r w:rsidR="00637E51">
          <w:rPr>
            <w:rFonts w:ascii="Times New Roman" w:hAnsi="Times New Roman" w:cs="Times New Roman"/>
          </w:rPr>
          <w:t xml:space="preserve">W state, thus stabilizing the W/O state. </w:t>
        </w:r>
      </w:ins>
      <w:del w:id="179" w:author="Madeline Galbraith" w:date="2022-05-31T03:37:00Z">
        <w:r w:rsidRPr="00C9444E" w:rsidDel="00637E51">
          <w:rPr>
            <w:rFonts w:ascii="Times New Roman" w:hAnsi="Times New Roman" w:cs="Times New Roman"/>
          </w:rPr>
          <w:delText>phenotype</w:delText>
        </w:r>
      </w:del>
      <w:r w:rsidRPr="00C9444E">
        <w:rPr>
          <w:rFonts w:ascii="Times New Roman" w:hAnsi="Times New Roman" w:cs="Times New Roman"/>
        </w:rPr>
        <w:t>.</w:t>
      </w:r>
      <w:r w:rsidR="00334B17" w:rsidRPr="00C9444E">
        <w:rPr>
          <w:rFonts w:ascii="Times New Roman" w:hAnsi="Times New Roman" w:cs="Times New Roman"/>
        </w:rPr>
        <w:t xml:space="preserve"> Together, these results suggest ROS</w:t>
      </w:r>
      <w:ins w:id="180" w:author="Madeline Galbraith" w:date="2022-05-31T03:38:00Z">
        <w:r w:rsidR="00637E51">
          <w:rPr>
            <w:rFonts w:ascii="Times New Roman" w:hAnsi="Times New Roman" w:cs="Times New Roman"/>
          </w:rPr>
          <w:t>, including both mtROS and noxROS,</w:t>
        </w:r>
      </w:ins>
      <w:r w:rsidR="00334B17" w:rsidRPr="00C9444E">
        <w:rPr>
          <w:rFonts w:ascii="Times New Roman" w:hAnsi="Times New Roman" w:cs="Times New Roman"/>
        </w:rPr>
        <w:t xml:space="preserve"> is </w:t>
      </w:r>
      <w:r w:rsidR="00346DCD" w:rsidRPr="00C9444E">
        <w:rPr>
          <w:rFonts w:ascii="Times New Roman" w:hAnsi="Times New Roman" w:cs="Times New Roman"/>
        </w:rPr>
        <w:t xml:space="preserve">a </w:t>
      </w:r>
      <w:r w:rsidR="00334B17" w:rsidRPr="00C9444E">
        <w:rPr>
          <w:rFonts w:ascii="Times New Roman" w:hAnsi="Times New Roman" w:cs="Times New Roman"/>
        </w:rPr>
        <w:t xml:space="preserve">critical </w:t>
      </w:r>
      <w:r w:rsidR="00346DCD" w:rsidRPr="00C9444E">
        <w:rPr>
          <w:rFonts w:ascii="Times New Roman" w:hAnsi="Times New Roman" w:cs="Times New Roman"/>
        </w:rPr>
        <w:t xml:space="preserve">factor in </w:t>
      </w:r>
      <w:del w:id="181" w:author="Madeline Galbraith" w:date="2022-05-31T03:38:00Z">
        <w:r w:rsidR="00346DCD" w:rsidRPr="00C9444E" w:rsidDel="00637E51">
          <w:rPr>
            <w:rFonts w:ascii="Times New Roman" w:hAnsi="Times New Roman" w:cs="Times New Roman"/>
          </w:rPr>
          <w:delText xml:space="preserve">enabling </w:delText>
        </w:r>
      </w:del>
      <w:ins w:id="182" w:author="Madeline Galbraith" w:date="2022-05-31T03:38:00Z">
        <w:r w:rsidR="00637E51">
          <w:rPr>
            <w:rFonts w:ascii="Times New Roman" w:hAnsi="Times New Roman" w:cs="Times New Roman"/>
          </w:rPr>
          <w:t>regulating</w:t>
        </w:r>
        <w:r w:rsidR="00637E51" w:rsidRPr="00C9444E">
          <w:rPr>
            <w:rFonts w:ascii="Times New Roman" w:hAnsi="Times New Roman" w:cs="Times New Roman"/>
          </w:rPr>
          <w:t xml:space="preserve"> </w:t>
        </w:r>
      </w:ins>
      <w:del w:id="183" w:author="Madeline Galbraith" w:date="2022-05-31T03:38:00Z">
        <w:r w:rsidR="00346DCD" w:rsidRPr="00C9444E" w:rsidDel="00637E51">
          <w:rPr>
            <w:rFonts w:ascii="Times New Roman" w:hAnsi="Times New Roman" w:cs="Times New Roman"/>
          </w:rPr>
          <w:delText xml:space="preserve">metabolic plasticity </w:delText>
        </w:r>
      </w:del>
      <w:ins w:id="184" w:author="Madeline Galbraith" w:date="2022-05-31T03:38:00Z">
        <w:r w:rsidR="00637E51">
          <w:rPr>
            <w:rFonts w:ascii="Times New Roman" w:hAnsi="Times New Roman" w:cs="Times New Roman"/>
          </w:rPr>
          <w:t xml:space="preserve">the coupling of two hybrid states </w:t>
        </w:r>
        <w:commentRangeStart w:id="185"/>
        <w:r w:rsidR="00637E51">
          <w:rPr>
            <w:rFonts w:ascii="Times New Roman" w:hAnsi="Times New Roman" w:cs="Times New Roman"/>
          </w:rPr>
          <w:t>–</w:t>
        </w:r>
      </w:ins>
      <w:ins w:id="186" w:author="Madeline Galbraith" w:date="2022-05-31T03:39:00Z">
        <w:r w:rsidR="00637E51">
          <w:rPr>
            <w:rFonts w:ascii="Times New Roman" w:hAnsi="Times New Roman" w:cs="Times New Roman"/>
          </w:rPr>
          <w:t xml:space="preserve"> E/M-W/O, and mtROS exhibited a more pronounced effect than noxROS.</w:t>
        </w:r>
      </w:ins>
      <w:commentRangeEnd w:id="185"/>
      <w:r w:rsidR="001C1212">
        <w:rPr>
          <w:rStyle w:val="CommentReference"/>
        </w:rPr>
        <w:commentReference w:id="185"/>
      </w:r>
      <w:del w:id="187" w:author="Madeline Galbraith" w:date="2022-05-31T03:39:00Z">
        <w:r w:rsidR="00346DCD" w:rsidRPr="00C9444E" w:rsidDel="00637E51">
          <w:rPr>
            <w:rFonts w:ascii="Times New Roman" w:hAnsi="Times New Roman" w:cs="Times New Roman"/>
          </w:rPr>
          <w:delText>as part of</w:delText>
        </w:r>
        <w:r w:rsidR="00334B17" w:rsidRPr="00C9444E" w:rsidDel="00637E51">
          <w:rPr>
            <w:rFonts w:ascii="Times New Roman" w:hAnsi="Times New Roman" w:cs="Times New Roman"/>
          </w:rPr>
          <w:delText xml:space="preserve"> tumor progression, and mtROS may play a stronger role than noxROS.</w:delText>
        </w:r>
      </w:del>
      <w:r w:rsidR="00334B17" w:rsidRPr="00C9444E">
        <w:rPr>
          <w:rFonts w:ascii="Times New Roman" w:hAnsi="Times New Roman" w:cs="Times New Roman"/>
        </w:rPr>
        <w:t xml:space="preserve"> </w:t>
      </w:r>
    </w:p>
    <w:p w14:paraId="4E4AA3A3" w14:textId="09911C0B" w:rsidR="00476BDE" w:rsidRPr="00C9444E" w:rsidRDefault="00476BDE" w:rsidP="00476BDE">
      <w:pPr>
        <w:pStyle w:val="CaptionedFigure"/>
        <w:rPr>
          <w:rFonts w:ascii="Times New Roman" w:hAnsi="Times New Roman" w:cs="Times New Roman"/>
        </w:rPr>
      </w:pPr>
      <w:r w:rsidRPr="00C9444E">
        <w:rPr>
          <w:rFonts w:ascii="Times New Roman" w:hAnsi="Times New Roman" w:cs="Times New Roman"/>
          <w:noProof/>
        </w:rPr>
        <w:drawing>
          <wp:inline distT="0" distB="0" distL="0" distR="0" wp14:anchorId="32BB123D" wp14:editId="357C7ACC">
            <wp:extent cx="5268548" cy="2508190"/>
            <wp:effectExtent l="0" t="0" r="8890" b="6985"/>
            <wp:docPr id="8" name="Picture"/>
            <wp:cNvGraphicFramePr/>
            <a:graphic xmlns:a="http://schemas.openxmlformats.org/drawingml/2006/main">
              <a:graphicData uri="http://schemas.openxmlformats.org/drawingml/2006/picture">
                <pic:pic xmlns:pic="http://schemas.openxmlformats.org/drawingml/2006/picture">
                  <pic:nvPicPr>
                    <pic:cNvPr id="8" name="Picture"/>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268548" cy="2508190"/>
                    </a:xfrm>
                    <a:prstGeom prst="rect">
                      <a:avLst/>
                    </a:prstGeom>
                    <a:noFill/>
                    <a:ln w="9525">
                      <a:noFill/>
                      <a:headEnd/>
                      <a:tailEnd/>
                    </a:ln>
                  </pic:spPr>
                </pic:pic>
              </a:graphicData>
            </a:graphic>
          </wp:inline>
        </w:drawing>
      </w:r>
    </w:p>
    <w:p w14:paraId="44EC961D" w14:textId="6E885F7E" w:rsidR="00802858" w:rsidRPr="00C9444E" w:rsidRDefault="00476BDE" w:rsidP="00BF18C6">
      <w:pPr>
        <w:pStyle w:val="FirstParagraph"/>
        <w:spacing w:line="276" w:lineRule="auto"/>
        <w:rPr>
          <w:rFonts w:ascii="Times New Roman" w:hAnsi="Times New Roman" w:cs="Times New Roman"/>
        </w:rPr>
      </w:pPr>
      <w:r w:rsidRPr="00C9444E">
        <w:rPr>
          <w:rFonts w:ascii="Times New Roman" w:hAnsi="Times New Roman" w:cs="Times New Roman"/>
          <w:b/>
          <w:bCs/>
          <w:iCs/>
        </w:rPr>
        <w:t>Figure</w:t>
      </w:r>
      <w:r w:rsidR="00977E1D" w:rsidRPr="00C9444E">
        <w:rPr>
          <w:rFonts w:ascii="Times New Roman" w:hAnsi="Times New Roman" w:cs="Times New Roman"/>
          <w:b/>
          <w:bCs/>
          <w:iCs/>
        </w:rPr>
        <w:t xml:space="preserve"> 2</w:t>
      </w:r>
      <w:r w:rsidRPr="00C9444E">
        <w:rPr>
          <w:rFonts w:ascii="Times New Roman" w:hAnsi="Times New Roman" w:cs="Times New Roman"/>
          <w:b/>
          <w:bCs/>
          <w:iCs/>
        </w:rPr>
        <w:t xml:space="preserve">. noxROS upregulated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C9444E">
        <w:rPr>
          <w:rFonts w:ascii="Times New Roman" w:hAnsi="Times New Roman" w:cs="Times New Roman"/>
          <w:b/>
          <w:bCs/>
          <w:iCs/>
        </w:rPr>
        <w:t xml:space="preserve"> </w:t>
      </w:r>
      <w:del w:id="188" w:author="Madeline Galbraith" w:date="2022-05-31T03:40:00Z">
        <w:r w:rsidRPr="00C9444E" w:rsidDel="00637E51">
          <w:rPr>
            <w:rFonts w:ascii="Times New Roman" w:hAnsi="Times New Roman" w:cs="Times New Roman"/>
            <w:b/>
            <w:bCs/>
            <w:iCs/>
          </w:rPr>
          <w:delText xml:space="preserve">results in upregulated </w:delText>
        </w:r>
      </w:del>
      <w:ins w:id="189" w:author="Madeline Galbraith" w:date="2022-05-31T03:40:00Z">
        <w:r w:rsidR="00637E51">
          <w:rPr>
            <w:rFonts w:ascii="Times New Roman" w:hAnsi="Times New Roman" w:cs="Times New Roman"/>
            <w:b/>
            <w:bCs/>
            <w:iCs/>
          </w:rPr>
          <w:t>stabilizes the -</w:t>
        </w:r>
      </w:ins>
      <w:r w:rsidRPr="00C9444E">
        <w:rPr>
          <w:rFonts w:ascii="Times New Roman" w:hAnsi="Times New Roman" w:cs="Times New Roman"/>
          <w:b/>
          <w:bCs/>
          <w:iCs/>
        </w:rPr>
        <w:t xml:space="preserve">W/O </w:t>
      </w:r>
      <w:del w:id="190" w:author="Madeline Galbraith" w:date="2022-05-31T03:40:00Z">
        <w:r w:rsidRPr="00C9444E" w:rsidDel="00637E51">
          <w:rPr>
            <w:rFonts w:ascii="Times New Roman" w:hAnsi="Times New Roman" w:cs="Times New Roman"/>
            <w:b/>
            <w:bCs/>
            <w:iCs/>
          </w:rPr>
          <w:delText xml:space="preserve">phenotype </w:delText>
        </w:r>
      </w:del>
      <w:ins w:id="191" w:author="Madeline Galbraith" w:date="2022-05-31T03:40:00Z">
        <w:r w:rsidR="00637E51">
          <w:rPr>
            <w:rFonts w:ascii="Times New Roman" w:hAnsi="Times New Roman" w:cs="Times New Roman"/>
            <w:b/>
            <w:bCs/>
            <w:iCs/>
          </w:rPr>
          <w:t>state</w:t>
        </w:r>
        <w:r w:rsidR="00637E51" w:rsidRPr="00C9444E">
          <w:rPr>
            <w:rFonts w:ascii="Times New Roman" w:hAnsi="Times New Roman" w:cs="Times New Roman"/>
            <w:b/>
            <w:bCs/>
            <w:iCs/>
          </w:rPr>
          <w:t xml:space="preserve"> </w:t>
        </w:r>
      </w:ins>
      <w:r w:rsidRPr="00C9444E">
        <w:rPr>
          <w:rFonts w:ascii="Times New Roman" w:hAnsi="Times New Roman" w:cs="Times New Roman"/>
          <w:b/>
          <w:bCs/>
          <w:iCs/>
        </w:rPr>
        <w:t xml:space="preserve">and </w:t>
      </w:r>
      <w:ins w:id="192" w:author="Madeline Galbraith" w:date="2022-05-31T03:40:00Z">
        <w:r w:rsidR="00637E51">
          <w:rPr>
            <w:rFonts w:ascii="Times New Roman" w:hAnsi="Times New Roman" w:cs="Times New Roman"/>
            <w:b/>
            <w:bCs/>
            <w:iCs/>
          </w:rPr>
          <w:t>enhances</w:t>
        </w:r>
      </w:ins>
      <w:del w:id="193" w:author="Madeline Galbraith" w:date="2022-05-31T03:41:00Z">
        <w:r w:rsidR="004C4B1E" w:rsidRPr="00C9444E" w:rsidDel="00637E51">
          <w:rPr>
            <w:rFonts w:ascii="Times New Roman" w:hAnsi="Times New Roman" w:cs="Times New Roman"/>
            <w:b/>
            <w:bCs/>
            <w:iCs/>
          </w:rPr>
          <w:delText xml:space="preserve">is </w:delText>
        </w:r>
        <w:r w:rsidRPr="00C9444E" w:rsidDel="00637E51">
          <w:rPr>
            <w:rFonts w:ascii="Times New Roman" w:hAnsi="Times New Roman" w:cs="Times New Roman"/>
            <w:b/>
            <w:bCs/>
            <w:iCs/>
          </w:rPr>
          <w:delText>associated with upregulated</w:delText>
        </w:r>
      </w:del>
      <w:ins w:id="194" w:author="Madeline Galbraith" w:date="2022-05-31T03:41:00Z">
        <w:r w:rsidR="00637E51">
          <w:rPr>
            <w:rFonts w:ascii="Times New Roman" w:hAnsi="Times New Roman" w:cs="Times New Roman"/>
            <w:b/>
            <w:bCs/>
            <w:iCs/>
          </w:rPr>
          <w:t xml:space="preserve"> the</w:t>
        </w:r>
      </w:ins>
      <w:r w:rsidRPr="00C9444E">
        <w:rPr>
          <w:rFonts w:ascii="Times New Roman" w:hAnsi="Times New Roman" w:cs="Times New Roman"/>
          <w:b/>
          <w:bCs/>
          <w:iCs/>
        </w:rPr>
        <w:t xml:space="preserve"> E/M-W/O </w:t>
      </w:r>
      <w:ins w:id="195" w:author="Madeline Galbraith" w:date="2022-05-31T03:41:00Z">
        <w:r w:rsidR="00637E51">
          <w:rPr>
            <w:rFonts w:ascii="Times New Roman" w:hAnsi="Times New Roman" w:cs="Times New Roman"/>
            <w:b/>
            <w:bCs/>
            <w:iCs/>
          </w:rPr>
          <w:t>coupled state</w:t>
        </w:r>
      </w:ins>
      <w:del w:id="196" w:author="Madeline Galbraith" w:date="2022-05-31T03:41:00Z">
        <w:r w:rsidRPr="00C9444E" w:rsidDel="00637E51">
          <w:rPr>
            <w:rFonts w:ascii="Times New Roman" w:hAnsi="Times New Roman" w:cs="Times New Roman"/>
            <w:b/>
            <w:bCs/>
            <w:iCs/>
          </w:rPr>
          <w:delText>phenotype</w:delText>
        </w:r>
      </w:del>
      <w:r w:rsidRPr="00C9444E">
        <w:rPr>
          <w:rFonts w:ascii="Times New Roman" w:hAnsi="Times New Roman" w:cs="Times New Roman"/>
          <w:b/>
          <w:bCs/>
          <w:iCs/>
        </w:rPr>
        <w:t>.</w:t>
      </w:r>
      <w:r w:rsidR="000425D8" w:rsidRPr="00C9444E">
        <w:rPr>
          <w:rFonts w:ascii="Times New Roman" w:hAnsi="Times New Roman" w:cs="Times New Roman"/>
          <w:iCs/>
        </w:rPr>
        <w:t xml:space="preserve"> As noxROS is upregulated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0425D8" w:rsidRPr="00C9444E">
        <w:rPr>
          <w:rFonts w:ascii="Times New Roman" w:hAnsi="Times New Roman" w:cs="Times New Roman"/>
          <w:iCs/>
        </w:rPr>
        <w:t xml:space="preserve">, the number of initial conditions leading to the </w:t>
      </w:r>
      <w:r w:rsidR="0095173A">
        <w:rPr>
          <w:rFonts w:ascii="Times New Roman" w:hAnsi="Times New Roman" w:cs="Times New Roman"/>
          <w:iCs/>
        </w:rPr>
        <w:t>O state</w:t>
      </w:r>
      <w:r w:rsidR="000425D8" w:rsidRPr="00C9444E">
        <w:rPr>
          <w:rFonts w:ascii="Times New Roman" w:hAnsi="Times New Roman" w:cs="Times New Roman"/>
          <w:iCs/>
        </w:rPr>
        <w:t xml:space="preserve"> </w:t>
      </w:r>
      <w:proofErr w:type="gramStart"/>
      <w:r w:rsidR="000425D8" w:rsidRPr="00C9444E">
        <w:rPr>
          <w:rFonts w:ascii="Times New Roman" w:hAnsi="Times New Roman" w:cs="Times New Roman"/>
          <w:iCs/>
        </w:rPr>
        <w:t>is minimally changed</w:t>
      </w:r>
      <w:proofErr w:type="gramEnd"/>
      <w:r w:rsidR="000425D8" w:rsidRPr="00C9444E">
        <w:rPr>
          <w:rFonts w:ascii="Times New Roman" w:hAnsi="Times New Roman" w:cs="Times New Roman"/>
          <w:iCs/>
        </w:rPr>
        <w:t xml:space="preserve">, </w:t>
      </w:r>
      <w:r w:rsidR="0095173A">
        <w:rPr>
          <w:rFonts w:ascii="Times New Roman" w:hAnsi="Times New Roman" w:cs="Times New Roman"/>
          <w:iCs/>
        </w:rPr>
        <w:t>the W state</w:t>
      </w:r>
      <w:r w:rsidR="000425D8" w:rsidRPr="00C9444E">
        <w:rPr>
          <w:rFonts w:ascii="Times New Roman" w:hAnsi="Times New Roman" w:cs="Times New Roman"/>
          <w:iCs/>
        </w:rPr>
        <w:t xml:space="preserve"> is reduced, and </w:t>
      </w:r>
      <w:r w:rsidR="0095173A">
        <w:rPr>
          <w:rFonts w:ascii="Times New Roman" w:hAnsi="Times New Roman" w:cs="Times New Roman"/>
          <w:iCs/>
        </w:rPr>
        <w:t xml:space="preserve">the </w:t>
      </w:r>
      <w:r w:rsidR="000425D8" w:rsidRPr="00C9444E">
        <w:rPr>
          <w:rFonts w:ascii="Times New Roman" w:hAnsi="Times New Roman" w:cs="Times New Roman"/>
          <w:iCs/>
        </w:rPr>
        <w:t xml:space="preserve">W/O </w:t>
      </w:r>
      <w:r w:rsidR="0095173A">
        <w:rPr>
          <w:rFonts w:ascii="Times New Roman" w:hAnsi="Times New Roman" w:cs="Times New Roman"/>
          <w:iCs/>
        </w:rPr>
        <w:t>state</w:t>
      </w:r>
      <w:r w:rsidR="000425D8" w:rsidRPr="00C9444E">
        <w:rPr>
          <w:rFonts w:ascii="Times New Roman" w:hAnsi="Times New Roman" w:cs="Times New Roman"/>
          <w:iCs/>
        </w:rPr>
        <w:t xml:space="preserve"> is increased.</w:t>
      </w:r>
      <w:r w:rsidR="00B947BD" w:rsidRPr="00C9444E">
        <w:rPr>
          <w:rFonts w:ascii="Times New Roman" w:hAnsi="Times New Roman" w:cs="Times New Roman"/>
          <w:iCs/>
        </w:rPr>
        <w:t xml:space="preserve"> The EMT network is unchanged</w:t>
      </w:r>
      <w:r w:rsidR="0095173A">
        <w:rPr>
          <w:rFonts w:ascii="Times New Roman" w:hAnsi="Times New Roman" w:cs="Times New Roman"/>
          <w:iCs/>
        </w:rPr>
        <w:t>, as there is no feedback,</w:t>
      </w:r>
      <w:r w:rsidR="00B947BD" w:rsidRPr="00C9444E">
        <w:rPr>
          <w:rFonts w:ascii="Times New Roman" w:hAnsi="Times New Roman" w:cs="Times New Roman"/>
          <w:iCs/>
        </w:rPr>
        <w:t xml:space="preserve"> but the coupling of metabolic </w:t>
      </w:r>
      <w:r w:rsidR="0095173A">
        <w:rPr>
          <w:rFonts w:ascii="Times New Roman" w:hAnsi="Times New Roman" w:cs="Times New Roman"/>
          <w:iCs/>
        </w:rPr>
        <w:t>states with</w:t>
      </w:r>
      <w:r w:rsidR="00B947BD" w:rsidRPr="00C9444E">
        <w:rPr>
          <w:rFonts w:ascii="Times New Roman" w:hAnsi="Times New Roman" w:cs="Times New Roman"/>
          <w:iCs/>
        </w:rPr>
        <w:t xml:space="preserve"> the EMT states changes</w:t>
      </w:r>
      <w:r w:rsidR="00E67CED" w:rsidRPr="00C9444E">
        <w:rPr>
          <w:rFonts w:ascii="Times New Roman" w:hAnsi="Times New Roman" w:cs="Times New Roman"/>
          <w:iCs/>
        </w:rPr>
        <w:t xml:space="preserve">, and the E/M-W/O </w:t>
      </w:r>
      <w:r w:rsidR="00A7510D">
        <w:rPr>
          <w:rFonts w:ascii="Times New Roman" w:hAnsi="Times New Roman" w:cs="Times New Roman"/>
          <w:iCs/>
        </w:rPr>
        <w:t>state</w:t>
      </w:r>
      <w:r w:rsidR="00E67CED" w:rsidRPr="00C9444E">
        <w:rPr>
          <w:rFonts w:ascii="Times New Roman" w:hAnsi="Times New Roman" w:cs="Times New Roman"/>
          <w:iCs/>
        </w:rPr>
        <w:t xml:space="preserve"> is upregulated. </w:t>
      </w:r>
      <w:r w:rsidRPr="00C9444E">
        <w:rPr>
          <w:rFonts w:ascii="Times New Roman" w:hAnsi="Times New Roman" w:cs="Times New Roman"/>
          <w:b/>
          <w:bCs/>
          <w:iCs/>
        </w:rPr>
        <w:t>(A)</w:t>
      </w:r>
      <w:r w:rsidRPr="00C9444E">
        <w:rPr>
          <w:rFonts w:ascii="Times New Roman" w:hAnsi="Times New Roman" w:cs="Times New Roman"/>
          <w:iCs/>
        </w:rPr>
        <w:t xml:space="preserve"> A diagram of the core EMT circuit (left) and the core metabolic circuit (right) connected by the crosstalk </w:t>
      </w:r>
      <m:oMath>
        <m:sSub>
          <m:sSubPr>
            <m:ctrlPr>
              <w:rPr>
                <w:rFonts w:ascii="Cambria Math" w:hAnsi="Cambria Math" w:cs="Times New Roman"/>
                <w:iCs/>
              </w:rPr>
            </m:ctrlPr>
          </m:sSubPr>
          <m:e>
            <m:r>
              <w:rPr>
                <w:rFonts w:ascii="Cambria Math" w:hAnsi="Cambria Math" w:cs="Times New Roman"/>
              </w:rPr>
              <m:t>μ</m:t>
            </m:r>
          </m:e>
          <m:sub>
            <m:r>
              <w:rPr>
                <w:rFonts w:ascii="Cambria Math" w:hAnsi="Cambria Math" w:cs="Times New Roman"/>
              </w:rPr>
              <m:t>34</m:t>
            </m:r>
          </m:sub>
        </m:sSub>
      </m:oMath>
      <w:r w:rsidRPr="00C9444E">
        <w:rPr>
          <w:rFonts w:ascii="Times New Roman" w:hAnsi="Times New Roman" w:cs="Times New Roman"/>
          <w:iCs/>
        </w:rPr>
        <w:t xml:space="preserve"> upregulating noxROS (red link representing transcriptional regulation). </w:t>
      </w:r>
      <w:r w:rsidRPr="00C9444E">
        <w:rPr>
          <w:rFonts w:ascii="Times New Roman" w:hAnsi="Times New Roman" w:cs="Times New Roman"/>
          <w:b/>
          <w:bCs/>
          <w:iCs/>
        </w:rPr>
        <w:t>(B)</w:t>
      </w:r>
      <w:r w:rsidRPr="00C9444E">
        <w:rPr>
          <w:rFonts w:ascii="Times New Roman" w:hAnsi="Times New Roman" w:cs="Times New Roman"/>
          <w:iCs/>
        </w:rPr>
        <w:t xml:space="preserve"> Of the nine possible coupled states, as noxROS is upregulated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C9444E">
        <w:rPr>
          <w:rFonts w:ascii="Times New Roman" w:hAnsi="Times New Roman" w:cs="Times New Roman"/>
          <w:iCs/>
        </w:rPr>
        <w:t xml:space="preserve">, there are </w:t>
      </w:r>
      <w:proofErr w:type="gramStart"/>
      <w:r w:rsidRPr="00C9444E">
        <w:rPr>
          <w:rFonts w:ascii="Times New Roman" w:hAnsi="Times New Roman" w:cs="Times New Roman"/>
          <w:iCs/>
        </w:rPr>
        <w:t>4</w:t>
      </w:r>
      <w:proofErr w:type="gramEnd"/>
      <w:r w:rsidRPr="00C9444E">
        <w:rPr>
          <w:rFonts w:ascii="Times New Roman" w:hAnsi="Times New Roman" w:cs="Times New Roman"/>
          <w:iCs/>
        </w:rPr>
        <w:t xml:space="preserve"> distinct groupings. All </w:t>
      </w:r>
      <w:proofErr w:type="gramStart"/>
      <w:r w:rsidRPr="00C9444E">
        <w:rPr>
          <w:rFonts w:ascii="Times New Roman" w:hAnsi="Times New Roman" w:cs="Times New Roman"/>
          <w:iCs/>
        </w:rPr>
        <w:t>possible couplings</w:t>
      </w:r>
      <w:proofErr w:type="gramEnd"/>
      <w:r w:rsidRPr="00C9444E">
        <w:rPr>
          <w:rFonts w:ascii="Times New Roman" w:hAnsi="Times New Roman" w:cs="Times New Roman"/>
          <w:iCs/>
        </w:rPr>
        <w:t xml:space="preserve"> of the EMT </w:t>
      </w:r>
      <w:r w:rsidR="00A7510D">
        <w:rPr>
          <w:rFonts w:ascii="Times New Roman" w:hAnsi="Times New Roman" w:cs="Times New Roman"/>
          <w:iCs/>
        </w:rPr>
        <w:t>states</w:t>
      </w:r>
      <w:r w:rsidRPr="00C9444E">
        <w:rPr>
          <w:rFonts w:ascii="Times New Roman" w:hAnsi="Times New Roman" w:cs="Times New Roman"/>
          <w:iCs/>
        </w:rPr>
        <w:t xml:space="preserve"> (E, M, and E/M) with both the O and W/O </w:t>
      </w:r>
      <w:r w:rsidR="00A7510D">
        <w:rPr>
          <w:rFonts w:ascii="Times New Roman" w:hAnsi="Times New Roman" w:cs="Times New Roman"/>
          <w:iCs/>
        </w:rPr>
        <w:t xml:space="preserve">states </w:t>
      </w:r>
      <w:r w:rsidRPr="00C9444E">
        <w:rPr>
          <w:rFonts w:ascii="Times New Roman" w:hAnsi="Times New Roman" w:cs="Times New Roman"/>
          <w:iCs/>
        </w:rPr>
        <w:t xml:space="preserve">persist for all levels of noxROS upregulation. The coupled states associated with the W </w:t>
      </w:r>
      <w:r w:rsidR="00A7510D">
        <w:rPr>
          <w:rFonts w:ascii="Times New Roman" w:hAnsi="Times New Roman" w:cs="Times New Roman"/>
          <w:iCs/>
        </w:rPr>
        <w:t>state</w:t>
      </w:r>
      <w:r w:rsidRPr="00C9444E">
        <w:rPr>
          <w:rFonts w:ascii="Times New Roman" w:hAnsi="Times New Roman" w:cs="Times New Roman"/>
          <w:iCs/>
        </w:rPr>
        <w:t xml:space="preserve">, (E-W, E/M-W, and M-W), </w:t>
      </w:r>
      <w:proofErr w:type="gramStart"/>
      <w:r w:rsidRPr="00C9444E">
        <w:rPr>
          <w:rFonts w:ascii="Times New Roman" w:hAnsi="Times New Roman" w:cs="Times New Roman"/>
          <w:iCs/>
        </w:rPr>
        <w:t>are lost</w:t>
      </w:r>
      <w:proofErr w:type="gramEnd"/>
      <w:r w:rsidRPr="00C9444E">
        <w:rPr>
          <w:rFonts w:ascii="Times New Roman" w:hAnsi="Times New Roman" w:cs="Times New Roman"/>
          <w:iCs/>
        </w:rPr>
        <w:t xml:space="preserve"> as the level of noxROS increases</w:t>
      </w:r>
      <w:r w:rsidR="00AB7DE1">
        <w:rPr>
          <w:rFonts w:ascii="Times New Roman" w:hAnsi="Times New Roman" w:cs="Times New Roman"/>
          <w:iCs/>
        </w:rPr>
        <w:t>, as shown in</w:t>
      </w:r>
      <w:r w:rsidRPr="00C9444E">
        <w:rPr>
          <w:rFonts w:ascii="Times New Roman" w:hAnsi="Times New Roman" w:cs="Times New Roman"/>
          <w:iCs/>
        </w:rPr>
        <w:t xml:space="preserve"> the red, tan, and pink regions, respectively. </w:t>
      </w:r>
      <w:r w:rsidRPr="00C9444E">
        <w:rPr>
          <w:rFonts w:ascii="Times New Roman" w:hAnsi="Times New Roman" w:cs="Times New Roman"/>
          <w:b/>
          <w:bCs/>
          <w:iCs/>
        </w:rPr>
        <w:t>(C)</w:t>
      </w:r>
      <w:r w:rsidRPr="00C9444E">
        <w:rPr>
          <w:rFonts w:ascii="Times New Roman" w:hAnsi="Times New Roman" w:cs="Times New Roman"/>
          <w:iCs/>
        </w:rPr>
        <w:t xml:space="preserve"> The W/O </w:t>
      </w:r>
      <w:r w:rsidR="00A7510D">
        <w:rPr>
          <w:rFonts w:ascii="Times New Roman" w:hAnsi="Times New Roman" w:cs="Times New Roman"/>
          <w:iCs/>
        </w:rPr>
        <w:t>state</w:t>
      </w:r>
      <w:r w:rsidRPr="00C9444E">
        <w:rPr>
          <w:rFonts w:ascii="Times New Roman" w:hAnsi="Times New Roman" w:cs="Times New Roman"/>
          <w:iCs/>
        </w:rPr>
        <w:t xml:space="preserve"> (blue) is upregulated, </w:t>
      </w:r>
      <w:r w:rsidR="0028447E">
        <w:rPr>
          <w:rFonts w:ascii="Times New Roman" w:hAnsi="Times New Roman" w:cs="Times New Roman"/>
          <w:iCs/>
        </w:rPr>
        <w:t>W</w:t>
      </w:r>
      <w:r w:rsidRPr="00C9444E">
        <w:rPr>
          <w:rFonts w:ascii="Times New Roman" w:hAnsi="Times New Roman" w:cs="Times New Roman"/>
          <w:iCs/>
        </w:rPr>
        <w:t xml:space="preserve"> (green) </w:t>
      </w:r>
      <w:r w:rsidR="0028447E">
        <w:rPr>
          <w:rFonts w:ascii="Times New Roman" w:hAnsi="Times New Roman" w:cs="Times New Roman"/>
          <w:iCs/>
        </w:rPr>
        <w:t>state</w:t>
      </w:r>
      <w:r w:rsidRPr="00C9444E">
        <w:rPr>
          <w:rFonts w:ascii="Times New Roman" w:hAnsi="Times New Roman" w:cs="Times New Roman"/>
          <w:iCs/>
        </w:rPr>
        <w:t xml:space="preserve"> is downregulated, and </w:t>
      </w:r>
      <w:r w:rsidR="0028447E">
        <w:rPr>
          <w:rFonts w:ascii="Times New Roman" w:hAnsi="Times New Roman" w:cs="Times New Roman"/>
          <w:iCs/>
        </w:rPr>
        <w:t>O</w:t>
      </w:r>
      <w:r w:rsidRPr="00C9444E">
        <w:rPr>
          <w:rFonts w:ascii="Times New Roman" w:hAnsi="Times New Roman" w:cs="Times New Roman"/>
          <w:iCs/>
        </w:rPr>
        <w:t xml:space="preserve"> (black) is unchanged.</w:t>
      </w:r>
      <w:r w:rsidR="00493E6E">
        <w:rPr>
          <w:rFonts w:ascii="Times New Roman" w:hAnsi="Times New Roman" w:cs="Times New Roman"/>
          <w:iCs/>
        </w:rPr>
        <w:t xml:space="preserve"> </w:t>
      </w:r>
      <w:r w:rsidR="00493E6E" w:rsidRPr="00C9444E">
        <w:rPr>
          <w:rFonts w:ascii="Times New Roman" w:hAnsi="Times New Roman" w:cs="Times New Roman"/>
          <w:iCs/>
        </w:rPr>
        <w:t xml:space="preserve">The lines represent the total number of initial conditions leading to the W, O, or W/O </w:t>
      </w:r>
      <w:r w:rsidR="00A7510D">
        <w:rPr>
          <w:rFonts w:ascii="Times New Roman" w:hAnsi="Times New Roman" w:cs="Times New Roman"/>
          <w:iCs/>
        </w:rPr>
        <w:t>states</w:t>
      </w:r>
      <w:r w:rsidR="00493E6E" w:rsidRPr="00C9444E">
        <w:rPr>
          <w:rFonts w:ascii="Times New Roman" w:hAnsi="Times New Roman" w:cs="Times New Roman"/>
          <w:iCs/>
        </w:rPr>
        <w:t xml:space="preserve"> as a function of increasing regulation of noxROS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493E6E" w:rsidRPr="00C9444E">
        <w:rPr>
          <w:rFonts w:ascii="Times New Roman" w:hAnsi="Times New Roman" w:cs="Times New Roman"/>
          <w:iCs/>
        </w:rPr>
        <w:t>.</w:t>
      </w:r>
      <w:r w:rsidRPr="00C9444E">
        <w:rPr>
          <w:rFonts w:ascii="Times New Roman" w:hAnsi="Times New Roman" w:cs="Times New Roman"/>
          <w:iCs/>
        </w:rPr>
        <w:t xml:space="preserve"> </w:t>
      </w:r>
      <w:r w:rsidR="00AB7DE1">
        <w:rPr>
          <w:rFonts w:ascii="Times New Roman" w:hAnsi="Times New Roman" w:cs="Times New Roman"/>
          <w:iCs/>
        </w:rPr>
        <w:t>(</w:t>
      </w:r>
      <w:r w:rsidR="00AB7DE1" w:rsidRPr="00C9444E">
        <w:rPr>
          <w:rFonts w:ascii="Times New Roman" w:hAnsi="Times New Roman" w:cs="Times New Roman"/>
          <w:iCs/>
        </w:rPr>
        <w:t>The background colors correspond to the colors representing the possible steady states of (B).</w:t>
      </w:r>
      <w:r w:rsidR="00AB7DE1">
        <w:rPr>
          <w:rFonts w:ascii="Times New Roman" w:hAnsi="Times New Roman" w:cs="Times New Roman"/>
          <w:b/>
          <w:bCs/>
          <w:iCs/>
        </w:rPr>
        <w:t xml:space="preserve">) </w:t>
      </w:r>
      <w:r w:rsidRPr="00C9444E">
        <w:rPr>
          <w:rFonts w:ascii="Times New Roman" w:hAnsi="Times New Roman" w:cs="Times New Roman"/>
          <w:b/>
          <w:bCs/>
          <w:iCs/>
        </w:rPr>
        <w:t>(D)</w:t>
      </w:r>
      <w:r w:rsidRPr="00C9444E">
        <w:rPr>
          <w:rFonts w:ascii="Times New Roman" w:hAnsi="Times New Roman" w:cs="Times New Roman"/>
          <w:iCs/>
        </w:rPr>
        <w:t xml:space="preserve"> Showing the breakdown of the coupled states associated with the W/O </w:t>
      </w:r>
      <w:r w:rsidR="00A7510D">
        <w:rPr>
          <w:rFonts w:ascii="Times New Roman" w:hAnsi="Times New Roman" w:cs="Times New Roman"/>
          <w:iCs/>
        </w:rPr>
        <w:t>state</w:t>
      </w:r>
      <w:r w:rsidRPr="00C9444E">
        <w:rPr>
          <w:rFonts w:ascii="Times New Roman" w:hAnsi="Times New Roman" w:cs="Times New Roman"/>
          <w:iCs/>
        </w:rPr>
        <w:t xml:space="preserve"> (i.e., E-W/O, M-W/O, and E/M-W/O) compared to the inactive system (</w:t>
      </w:r>
      <m:oMath>
        <m:sSub>
          <m:sSubPr>
            <m:ctrlPr>
              <w:rPr>
                <w:rFonts w:ascii="Cambria Math" w:hAnsi="Cambria Math" w:cs="Times New Roman"/>
                <w:iCs/>
              </w:rPr>
            </m:ctrlPr>
          </m:sSubPr>
          <m:e>
            <m:r>
              <w:rPr>
                <w:rFonts w:ascii="Cambria Math" w:hAnsi="Cambria Math" w:cs="Times New Roman"/>
              </w:rPr>
              <m:t>λ</m:t>
            </m:r>
          </m:e>
          <m:sub>
            <m:sSub>
              <m:sSubPr>
                <m:ctrlPr>
                  <w:rPr>
                    <w:rFonts w:ascii="Cambria Math" w:hAnsi="Cambria Math" w:cs="Times New Roman"/>
                    <w:iCs/>
                  </w:rPr>
                </m:ctrlPr>
              </m:sSubPr>
              <m:e>
                <m:r>
                  <w:rPr>
                    <w:rFonts w:ascii="Cambria Math" w:hAnsi="Cambria Math" w:cs="Times New Roman"/>
                  </w:rPr>
                  <m:t>μ</m:t>
                </m:r>
              </m:e>
              <m:sub>
                <m:r>
                  <w:rPr>
                    <w:rFonts w:ascii="Cambria Math" w:hAnsi="Cambria Math" w:cs="Times New Roman"/>
                  </w:rPr>
                  <m:t>34</m:t>
                </m:r>
              </m:sub>
            </m:sSub>
            <m:r>
              <w:rPr>
                <w:rFonts w:ascii="Cambria Math" w:hAnsi="Cambria Math" w:cs="Times New Roman"/>
              </w:rPr>
              <m:t>,noxROS</m:t>
            </m:r>
          </m:sub>
        </m:sSub>
        <m:r>
          <w:rPr>
            <w:rFonts w:ascii="Cambria Math" w:hAnsi="Cambria Math" w:cs="Times New Roman"/>
          </w:rPr>
          <m:t>=1</m:t>
        </m:r>
      </m:oMath>
      <w:r w:rsidRPr="00C9444E">
        <w:rPr>
          <w:rFonts w:ascii="Times New Roman" w:eastAsiaTheme="minorEastAsia" w:hAnsi="Times New Roman" w:cs="Times New Roman"/>
          <w:iCs/>
        </w:rPr>
        <w:t>)</w:t>
      </w:r>
      <w:r w:rsidRPr="00C9444E">
        <w:rPr>
          <w:rFonts w:ascii="Times New Roman" w:hAnsi="Times New Roman" w:cs="Times New Roman"/>
          <w:iCs/>
        </w:rPr>
        <w:t xml:space="preserve">. The E/M-W/O coupled state is </w:t>
      </w:r>
      <w:proofErr w:type="gramStart"/>
      <w:r w:rsidRPr="00C9444E">
        <w:rPr>
          <w:rFonts w:ascii="Times New Roman" w:hAnsi="Times New Roman" w:cs="Times New Roman"/>
          <w:iCs/>
        </w:rPr>
        <w:t>greatly upregulated</w:t>
      </w:r>
      <w:proofErr w:type="gramEnd"/>
      <w:r w:rsidRPr="00C9444E">
        <w:rPr>
          <w:rFonts w:ascii="Times New Roman" w:hAnsi="Times New Roman" w:cs="Times New Roman"/>
          <w:iCs/>
        </w:rPr>
        <w:t xml:space="preserve"> once </w:t>
      </w:r>
      <m:oMath>
        <m:sSub>
          <m:sSubPr>
            <m:ctrlPr>
              <w:rPr>
                <w:rFonts w:ascii="Cambria Math" w:hAnsi="Cambria Math" w:cs="Times New Roman"/>
                <w:iCs/>
              </w:rPr>
            </m:ctrlPr>
          </m:sSubPr>
          <m:e>
            <m:r>
              <w:rPr>
                <w:rFonts w:ascii="Cambria Math" w:hAnsi="Cambria Math" w:cs="Times New Roman"/>
              </w:rPr>
              <m:t>λ</m:t>
            </m:r>
          </m:e>
          <m:sub>
            <m:sSub>
              <m:sSubPr>
                <m:ctrlPr>
                  <w:rPr>
                    <w:rFonts w:ascii="Cambria Math" w:hAnsi="Cambria Math" w:cs="Times New Roman"/>
                    <w:iCs/>
                  </w:rPr>
                </m:ctrlPr>
              </m:sSubPr>
              <m:e>
                <m:r>
                  <w:rPr>
                    <w:rFonts w:ascii="Cambria Math" w:hAnsi="Cambria Math" w:cs="Times New Roman"/>
                  </w:rPr>
                  <m:t>μ</m:t>
                </m:r>
              </m:e>
              <m:sub>
                <m:r>
                  <w:rPr>
                    <w:rFonts w:ascii="Cambria Math" w:hAnsi="Cambria Math" w:cs="Times New Roman"/>
                  </w:rPr>
                  <m:t>34</m:t>
                </m:r>
              </m:sub>
            </m:sSub>
            <m:r>
              <w:rPr>
                <w:rFonts w:ascii="Cambria Math" w:hAnsi="Cambria Math" w:cs="Times New Roman"/>
              </w:rPr>
              <m:t>,noxROS</m:t>
            </m:r>
          </m:sub>
        </m:sSub>
        <m:r>
          <w:rPr>
            <w:rFonts w:ascii="Cambria Math" w:hAnsi="Cambria Math" w:cs="Times New Roman"/>
          </w:rPr>
          <m:t>=0.5</m:t>
        </m:r>
      </m:oMath>
      <w:r w:rsidRPr="00C9444E">
        <w:rPr>
          <w:rFonts w:ascii="Times New Roman" w:eastAsiaTheme="minorEastAsia" w:hAnsi="Times New Roman" w:cs="Times New Roman"/>
          <w:iCs/>
        </w:rPr>
        <w:t xml:space="preserve">, </w:t>
      </w:r>
      <w:r w:rsidRPr="00C9444E">
        <w:rPr>
          <w:rFonts w:ascii="Times New Roman" w:hAnsi="Times New Roman" w:cs="Times New Roman"/>
          <w:iCs/>
        </w:rPr>
        <w:t xml:space="preserve">the M-W/O coupled state is slowly upregulated, and E-W/O is also upregulated. </w:t>
      </w:r>
      <w:r w:rsidRPr="00C9444E">
        <w:rPr>
          <w:rFonts w:ascii="Times New Roman" w:hAnsi="Times New Roman" w:cs="Times New Roman"/>
          <w:b/>
          <w:bCs/>
          <w:iCs/>
        </w:rPr>
        <w:t>(E)</w:t>
      </w:r>
      <w:r w:rsidRPr="00C9444E">
        <w:rPr>
          <w:rFonts w:ascii="Times New Roman" w:hAnsi="Times New Roman" w:cs="Times New Roman"/>
          <w:iCs/>
        </w:rPr>
        <w:t xml:space="preserve"> Same as (D) but for the coupled states associated with the </w:t>
      </w:r>
      <w:r w:rsidR="0028447E">
        <w:rPr>
          <w:rFonts w:ascii="Times New Roman" w:hAnsi="Times New Roman" w:cs="Times New Roman"/>
          <w:iCs/>
        </w:rPr>
        <w:t>W</w:t>
      </w:r>
      <w:r w:rsidRPr="00C9444E">
        <w:rPr>
          <w:rFonts w:ascii="Times New Roman" w:hAnsi="Times New Roman" w:cs="Times New Roman"/>
          <w:iCs/>
        </w:rPr>
        <w:t xml:space="preserve"> </w:t>
      </w:r>
      <w:r w:rsidR="0028447E">
        <w:rPr>
          <w:rFonts w:ascii="Times New Roman" w:hAnsi="Times New Roman" w:cs="Times New Roman"/>
          <w:iCs/>
        </w:rPr>
        <w:t>state</w:t>
      </w:r>
      <w:r w:rsidRPr="00C9444E">
        <w:rPr>
          <w:rFonts w:ascii="Times New Roman" w:hAnsi="Times New Roman" w:cs="Times New Roman"/>
          <w:iCs/>
        </w:rPr>
        <w:t xml:space="preserve">. Once </w:t>
      </w:r>
      <m:oMath>
        <m:sSub>
          <m:sSubPr>
            <m:ctrlPr>
              <w:rPr>
                <w:rFonts w:ascii="Cambria Math" w:hAnsi="Cambria Math" w:cs="Times New Roman"/>
                <w:iCs/>
              </w:rPr>
            </m:ctrlPr>
          </m:sSubPr>
          <m:e>
            <m:r>
              <w:rPr>
                <w:rFonts w:ascii="Cambria Math" w:hAnsi="Cambria Math" w:cs="Times New Roman"/>
              </w:rPr>
              <m:t>λ</m:t>
            </m:r>
          </m:e>
          <m:sub>
            <m:sSub>
              <m:sSubPr>
                <m:ctrlPr>
                  <w:rPr>
                    <w:rFonts w:ascii="Cambria Math" w:hAnsi="Cambria Math" w:cs="Times New Roman"/>
                    <w:iCs/>
                  </w:rPr>
                </m:ctrlPr>
              </m:sSubPr>
              <m:e>
                <m:r>
                  <w:rPr>
                    <w:rFonts w:ascii="Cambria Math" w:hAnsi="Cambria Math" w:cs="Times New Roman"/>
                  </w:rPr>
                  <m:t>μ</m:t>
                </m:r>
              </m:e>
              <m:sub>
                <m:r>
                  <w:rPr>
                    <w:rFonts w:ascii="Cambria Math" w:hAnsi="Cambria Math" w:cs="Times New Roman"/>
                  </w:rPr>
                  <m:t>34</m:t>
                </m:r>
              </m:sub>
            </m:sSub>
            <m:r>
              <w:rPr>
                <w:rFonts w:ascii="Cambria Math" w:hAnsi="Cambria Math" w:cs="Times New Roman"/>
              </w:rPr>
              <m:t>,noxROS</m:t>
            </m:r>
          </m:sub>
        </m:sSub>
        <m:r>
          <w:rPr>
            <w:rFonts w:ascii="Cambria Math" w:hAnsi="Cambria Math" w:cs="Times New Roman"/>
          </w:rPr>
          <m:t>=0.5</m:t>
        </m:r>
      </m:oMath>
      <w:r w:rsidRPr="00C9444E">
        <w:rPr>
          <w:rFonts w:ascii="Times New Roman" w:hAnsi="Times New Roman" w:cs="Times New Roman"/>
          <w:iCs/>
        </w:rPr>
        <w:t xml:space="preserve">, both the E-W and M-W states </w:t>
      </w:r>
      <w:proofErr w:type="gramStart"/>
      <w:r w:rsidRPr="00C9444E">
        <w:rPr>
          <w:rFonts w:ascii="Times New Roman" w:hAnsi="Times New Roman" w:cs="Times New Roman"/>
          <w:iCs/>
        </w:rPr>
        <w:t>are fully suppressed</w:t>
      </w:r>
      <w:proofErr w:type="gramEnd"/>
      <w:r w:rsidRPr="00C9444E">
        <w:rPr>
          <w:rFonts w:ascii="Times New Roman" w:hAnsi="Times New Roman" w:cs="Times New Roman"/>
          <w:iCs/>
        </w:rPr>
        <w:t xml:space="preserve">. The E/M-W coupled state continues to be downregulated until it </w:t>
      </w:r>
      <w:proofErr w:type="gramStart"/>
      <w:r w:rsidRPr="00C9444E">
        <w:rPr>
          <w:rFonts w:ascii="Times New Roman" w:hAnsi="Times New Roman" w:cs="Times New Roman"/>
          <w:iCs/>
        </w:rPr>
        <w:t>is fully suppressed</w:t>
      </w:r>
      <w:proofErr w:type="gramEnd"/>
      <w:r w:rsidRPr="00C9444E">
        <w:rPr>
          <w:rFonts w:ascii="Times New Roman" w:hAnsi="Times New Roman" w:cs="Times New Roman"/>
          <w:iCs/>
        </w:rPr>
        <w:t xml:space="preserve"> near </w:t>
      </w:r>
      <m:oMath>
        <m:sSub>
          <m:sSubPr>
            <m:ctrlPr>
              <w:rPr>
                <w:rFonts w:ascii="Cambria Math" w:hAnsi="Cambria Math" w:cs="Times New Roman"/>
                <w:iCs/>
              </w:rPr>
            </m:ctrlPr>
          </m:sSubPr>
          <m:e>
            <m:r>
              <w:rPr>
                <w:rFonts w:ascii="Cambria Math" w:hAnsi="Cambria Math" w:cs="Times New Roman"/>
              </w:rPr>
              <m:t>λ</m:t>
            </m:r>
          </m:e>
          <m:sub>
            <m:sSub>
              <m:sSubPr>
                <m:ctrlPr>
                  <w:rPr>
                    <w:rFonts w:ascii="Cambria Math" w:hAnsi="Cambria Math" w:cs="Times New Roman"/>
                    <w:iCs/>
                  </w:rPr>
                </m:ctrlPr>
              </m:sSubPr>
              <m:e>
                <m:r>
                  <w:rPr>
                    <w:rFonts w:ascii="Cambria Math" w:hAnsi="Cambria Math" w:cs="Times New Roman"/>
                  </w:rPr>
                  <m:t>μ</m:t>
                </m:r>
              </m:e>
              <m:sub>
                <m:r>
                  <w:rPr>
                    <w:rFonts w:ascii="Cambria Math" w:hAnsi="Cambria Math" w:cs="Times New Roman"/>
                  </w:rPr>
                  <m:t>34</m:t>
                </m:r>
              </m:sub>
            </m:sSub>
            <m:r>
              <w:rPr>
                <w:rFonts w:ascii="Cambria Math" w:hAnsi="Cambria Math" w:cs="Times New Roman"/>
              </w:rPr>
              <m:t>,noxROS</m:t>
            </m:r>
          </m:sub>
        </m:sSub>
        <m:r>
          <w:rPr>
            <w:rFonts w:ascii="Cambria Math" w:hAnsi="Cambria Math" w:cs="Times New Roman"/>
          </w:rPr>
          <m:t>=0.1</m:t>
        </m:r>
      </m:oMath>
      <w:r w:rsidRPr="00C9444E">
        <w:rPr>
          <w:rFonts w:ascii="Times New Roman" w:hAnsi="Times New Roman" w:cs="Times New Roman"/>
          <w:iCs/>
        </w:rPr>
        <w:t>.</w:t>
      </w:r>
    </w:p>
    <w:p w14:paraId="1A17A94D" w14:textId="77777777" w:rsidR="0018197D" w:rsidRPr="00C9444E" w:rsidRDefault="0018197D" w:rsidP="007776FA">
      <w:pPr>
        <w:pStyle w:val="FirstParagraph"/>
        <w:spacing w:line="480" w:lineRule="auto"/>
        <w:rPr>
          <w:rFonts w:ascii="Times New Roman" w:hAnsi="Times New Roman" w:cs="Times New Roman"/>
          <w:b/>
          <w:bCs/>
        </w:rPr>
      </w:pPr>
    </w:p>
    <w:p w14:paraId="79C3D140" w14:textId="35C90556" w:rsidR="007809DA" w:rsidRPr="00C9444E" w:rsidRDefault="00E3446C" w:rsidP="00B10DB4">
      <w:pPr>
        <w:pStyle w:val="FirstParagraph"/>
        <w:spacing w:line="480" w:lineRule="auto"/>
        <w:rPr>
          <w:rFonts w:ascii="Times New Roman" w:hAnsi="Times New Roman" w:cs="Times New Roman"/>
        </w:rPr>
      </w:pPr>
      <w:r w:rsidRPr="00C9444E">
        <w:rPr>
          <w:rFonts w:ascii="Times New Roman" w:hAnsi="Times New Roman" w:cs="Times New Roman"/>
          <w:b/>
          <w:bCs/>
        </w:rPr>
        <w:t xml:space="preserve">Regulation of HIF-1 affects both subcircuits: </w:t>
      </w:r>
      <w:r w:rsidR="009F3C1E" w:rsidRPr="00C9444E">
        <w:rPr>
          <w:rFonts w:ascii="Times New Roman" w:hAnsi="Times New Roman" w:cs="Times New Roman"/>
        </w:rPr>
        <w:t xml:space="preserve">While </w:t>
      </w:r>
      <w:r w:rsidR="00AB3245" w:rsidRPr="00C9444E">
        <w:rPr>
          <w:rFonts w:ascii="Times New Roman" w:hAnsi="Times New Roman" w:cs="Times New Roman"/>
        </w:rPr>
        <w:t xml:space="preserve">the previous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022F97" w:rsidRPr="00C9444E">
        <w:rPr>
          <w:rFonts w:ascii="Times New Roman" w:hAnsi="Times New Roman" w:cs="Times New Roman"/>
        </w:rPr>
        <w:t xml:space="preserve"> </w:t>
      </w:r>
      <w:r w:rsidR="009F3C1E" w:rsidRPr="00C9444E">
        <w:rPr>
          <w:rFonts w:ascii="Times New Roman" w:hAnsi="Times New Roman" w:cs="Times New Roman"/>
        </w:rPr>
        <w:t xml:space="preserve"> </w:t>
      </w:r>
      <w:r w:rsidR="00AB3245" w:rsidRPr="00C9444E">
        <w:rPr>
          <w:rFonts w:ascii="Times New Roman" w:hAnsi="Times New Roman" w:cs="Times New Roman"/>
        </w:rPr>
        <w:t>link</w:t>
      </w:r>
      <w:r w:rsidR="009F3C1E" w:rsidRPr="00C9444E">
        <w:rPr>
          <w:rFonts w:ascii="Times New Roman" w:hAnsi="Times New Roman" w:cs="Times New Roman"/>
        </w:rPr>
        <w:t xml:space="preserve"> only affect</w:t>
      </w:r>
      <w:r w:rsidR="00AB3245" w:rsidRPr="00C9444E">
        <w:rPr>
          <w:rFonts w:ascii="Times New Roman" w:hAnsi="Times New Roman" w:cs="Times New Roman"/>
        </w:rPr>
        <w:t>ed</w:t>
      </w:r>
      <w:r w:rsidR="009F3C1E" w:rsidRPr="00C9444E">
        <w:rPr>
          <w:rFonts w:ascii="Times New Roman" w:hAnsi="Times New Roman" w:cs="Times New Roman"/>
        </w:rPr>
        <w:t xml:space="preserve"> the downstream network, the miRNA regulation of HIF-1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022F97" w:rsidRPr="00C9444E">
        <w:rPr>
          <w:rFonts w:ascii="Times New Roman" w:eastAsiaTheme="minorEastAsia" w:hAnsi="Times New Roman" w:cs="Times New Roman"/>
        </w:rPr>
        <w:t xml:space="preserve"> </w:t>
      </w:r>
      <w:r w:rsidR="009F3C1E" w:rsidRPr="00C9444E">
        <w:rPr>
          <w:rFonts w:ascii="Times New Roman" w:hAnsi="Times New Roman" w:cs="Times New Roman"/>
        </w:rPr>
        <w:t xml:space="preserve"> can affect both networks.</w:t>
      </w:r>
      <w:r w:rsidR="00802858" w:rsidRPr="00C9444E">
        <w:rPr>
          <w:rFonts w:ascii="Times New Roman" w:hAnsi="Times New Roman" w:cs="Times New Roman"/>
        </w:rPr>
        <w:t xml:space="preserve"> </w:t>
      </w:r>
      <w:r w:rsidR="002A0424" w:rsidRPr="00C9444E">
        <w:rPr>
          <w:rFonts w:ascii="Times New Roman" w:hAnsi="Times New Roman" w:cs="Times New Roman"/>
        </w:rPr>
        <w:t xml:space="preserve">This arises because of the reduction in the microRNA level caused by this coupling. </w:t>
      </w:r>
      <w:r w:rsidR="00D60675" w:rsidRPr="00C9444E">
        <w:rPr>
          <w:rFonts w:ascii="Times New Roman" w:hAnsi="Times New Roman" w:cs="Times New Roman"/>
        </w:rPr>
        <w:t>In our model,</w:t>
      </w:r>
      <w:r w:rsidR="00802858" w:rsidRPr="00C9444E">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AD6761">
        <w:rPr>
          <w:rFonts w:ascii="Times New Roman" w:hAnsi="Times New Roman" w:cs="Times New Roman"/>
        </w:rPr>
        <w:t xml:space="preserve"> mediates both the transcription and translation of</w:t>
      </w:r>
      <w:r w:rsidR="009F3C1E" w:rsidRPr="00C9444E">
        <w:rPr>
          <w:rFonts w:ascii="Times New Roman" w:hAnsi="Times New Roman" w:cs="Times New Roman"/>
        </w:rPr>
        <w:t xml:space="preserve"> HIF-1 mRNA, </w:t>
      </w:r>
      <w:r w:rsidR="00AD6761">
        <w:rPr>
          <w:rFonts w:ascii="Times New Roman" w:hAnsi="Times New Roman" w:cs="Times New Roman"/>
        </w:rPr>
        <w:t xml:space="preserve">and as a result,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AD6761">
        <w:rPr>
          <w:rFonts w:ascii="Times New Roman" w:hAnsi="Times New Roman" w:cs="Times New Roman"/>
        </w:rPr>
        <w:t xml:space="preserve"> can </w:t>
      </w:r>
      <w:proofErr w:type="gramStart"/>
      <w:r w:rsidR="00AD6761">
        <w:rPr>
          <w:rFonts w:ascii="Times New Roman" w:hAnsi="Times New Roman" w:cs="Times New Roman"/>
        </w:rPr>
        <w:t>be recycled</w:t>
      </w:r>
      <w:proofErr w:type="gramEnd"/>
      <w:r w:rsidR="00AD6761">
        <w:rPr>
          <w:rFonts w:ascii="Times New Roman" w:hAnsi="Times New Roman" w:cs="Times New Roman"/>
        </w:rPr>
        <w:t xml:space="preserve"> or degraded.</w:t>
      </w:r>
      <w:r w:rsidR="009F3C1E" w:rsidRPr="00C9444E">
        <w:rPr>
          <w:rFonts w:ascii="Times New Roman" w:hAnsi="Times New Roman" w:cs="Times New Roman"/>
        </w:rPr>
        <w:t xml:space="preserve"> T</w:t>
      </w:r>
      <w:r w:rsidR="00802858" w:rsidRPr="00C9444E">
        <w:rPr>
          <w:rFonts w:ascii="Times New Roman" w:hAnsi="Times New Roman" w:cs="Times New Roman"/>
        </w:rPr>
        <w:t xml:space="preserve">herefore, </w:t>
      </w:r>
      <w:r w:rsidR="00A34A86" w:rsidRPr="00C9444E">
        <w:rPr>
          <w:rFonts w:ascii="Times New Roman" w:hAnsi="Times New Roman" w:cs="Times New Roman"/>
        </w:rPr>
        <w:t>while the downstream metabolic network is</w:t>
      </w:r>
      <w:r w:rsidR="00AD6761">
        <w:rPr>
          <w:rFonts w:ascii="Times New Roman" w:hAnsi="Times New Roman" w:cs="Times New Roman"/>
        </w:rPr>
        <w:t xml:space="preserve"> </w:t>
      </w:r>
      <w:r w:rsidR="00022F97" w:rsidRPr="00C9444E">
        <w:rPr>
          <w:rFonts w:ascii="Times New Roman" w:hAnsi="Times New Roman" w:cs="Times New Roman"/>
        </w:rPr>
        <w:t>modulated</w:t>
      </w:r>
      <w:r w:rsidR="00A34A86" w:rsidRPr="00C9444E">
        <w:rPr>
          <w:rFonts w:ascii="Times New Roman" w:hAnsi="Times New Roman" w:cs="Times New Roman"/>
        </w:rPr>
        <w:t>, the upstream EMT network is also affected via</w:t>
      </w:r>
      <w:r w:rsidR="00AD6761">
        <w:rPr>
          <w:rFonts w:ascii="Times New Roman" w:hAnsi="Times New Roman" w:cs="Times New Roman"/>
        </w:rPr>
        <w:t xml:space="preserve"> change of</w:t>
      </w:r>
      <w:r w:rsidR="005F6EC5" w:rsidRPr="00C9444E">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r>
          <w:rPr>
            <w:rFonts w:ascii="Cambria Math" w:hAnsi="Cambria Math" w:cs="Times New Roman"/>
          </w:rPr>
          <m:t xml:space="preserve">. </m:t>
        </m:r>
      </m:oMath>
      <w:r w:rsidR="00AD6761">
        <w:rPr>
          <w:rFonts w:ascii="Times New Roman" w:eastAsiaTheme="minorEastAsia" w:hAnsi="Times New Roman" w:cs="Times New Roman"/>
        </w:rPr>
        <w:t xml:space="preserve">We have defined a function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H</m:t>
            </m:r>
          </m:sub>
        </m:sSub>
        <m:r>
          <w:rPr>
            <w:rFonts w:ascii="Cambria Math" w:hAnsi="Cambria Math" w:cs="Times New Roman"/>
          </w:rPr>
          <m:t>(μ)</m:t>
        </m:r>
      </m:oMath>
      <w:r w:rsidR="00AD6761">
        <w:rPr>
          <w:rFonts w:ascii="Times New Roman" w:eastAsiaTheme="minorEastAsia" w:hAnsi="Times New Roman" w:cs="Times New Roman"/>
        </w:rPr>
        <w:t xml:space="preserve"> to stimulate the above-mentioned effect of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AD6761">
        <w:rPr>
          <w:rFonts w:ascii="Times New Roman" w:eastAsiaTheme="minorEastAsia" w:hAnsi="Times New Roman" w:cs="Times New Roman"/>
        </w:rPr>
        <w:t xml:space="preserve"> on HIF-1 </w:t>
      </w:r>
      <w:r w:rsidR="008D1ABC" w:rsidRPr="00C9444E">
        <w:rPr>
          <w:rFonts w:ascii="Times New Roman" w:hAnsi="Times New Roman" w:cs="Times New Roman"/>
        </w:rPr>
        <w:t>(detail</w:t>
      </w:r>
      <w:r w:rsidR="00AD6761">
        <w:rPr>
          <w:rFonts w:ascii="Times New Roman" w:hAnsi="Times New Roman" w:cs="Times New Roman"/>
        </w:rPr>
        <w:t>s</w:t>
      </w:r>
      <w:r w:rsidR="008D1ABC" w:rsidRPr="00C9444E">
        <w:rPr>
          <w:rFonts w:ascii="Times New Roman" w:hAnsi="Times New Roman" w:cs="Times New Roman"/>
        </w:rPr>
        <w:t xml:space="preserve"> of silencing function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H</m:t>
            </m:r>
          </m:sub>
        </m:sSub>
        <m:r>
          <w:rPr>
            <w:rFonts w:ascii="Cambria Math" w:hAnsi="Cambria Math" w:cs="Times New Roman"/>
          </w:rPr>
          <m:t>(μ)</m:t>
        </m:r>
      </m:oMath>
      <w:r w:rsidR="008D1ABC" w:rsidRPr="00C9444E">
        <w:rPr>
          <w:rFonts w:ascii="Times New Roman" w:hAnsi="Times New Roman" w:cs="Times New Roman"/>
        </w:rPr>
        <w:t xml:space="preserve"> in section S2.</w:t>
      </w:r>
      <w:r w:rsidR="00A36B78" w:rsidRPr="00C9444E">
        <w:rPr>
          <w:rFonts w:ascii="Times New Roman" w:hAnsi="Times New Roman" w:cs="Times New Roman"/>
        </w:rPr>
        <w:t>5</w:t>
      </w:r>
      <w:r w:rsidR="008D1ABC" w:rsidRPr="00C9444E">
        <w:rPr>
          <w:rFonts w:ascii="Times New Roman" w:hAnsi="Times New Roman" w:cs="Times New Roman"/>
        </w:rPr>
        <w:t>)</w:t>
      </w:r>
      <w:r w:rsidR="0004167F">
        <w:rPr>
          <w:rFonts w:ascii="Times New Roman" w:hAnsi="Times New Roman" w:cs="Times New Roman"/>
        </w:rPr>
        <w:t>.</w:t>
      </w:r>
      <w:r w:rsidR="008D1ABC" w:rsidRPr="00C9444E">
        <w:rPr>
          <w:rFonts w:ascii="Times New Roman" w:hAnsi="Times New Roman" w:cs="Times New Roman"/>
        </w:rPr>
        <w:t xml:space="preserve"> </w:t>
      </w:r>
      <w:r w:rsidR="005F6EC5" w:rsidRPr="00C9444E">
        <w:rPr>
          <w:rFonts w:ascii="Times New Roman" w:hAnsi="Times New Roman" w:cs="Times New Roman"/>
        </w:rPr>
        <w:t xml:space="preserve">Note that as we include increased silencing, the first thing which occurs is the restriction of the EMT state; close to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H</m:t>
            </m:r>
          </m:sub>
        </m:sSub>
        <m:d>
          <m:dPr>
            <m:ctrlPr>
              <w:rPr>
                <w:rFonts w:ascii="Cambria Math" w:hAnsi="Cambria Math" w:cs="Times New Roman"/>
                <w:i/>
              </w:rPr>
            </m:ctrlPr>
          </m:dPr>
          <m:e>
            <m:r>
              <w:rPr>
                <w:rFonts w:ascii="Cambria Math" w:hAnsi="Cambria Math" w:cs="Times New Roman"/>
              </w:rPr>
              <m:t>μ</m:t>
            </m:r>
          </m:e>
        </m:d>
        <m:r>
          <w:rPr>
            <w:rFonts w:ascii="Cambria Math" w:hAnsi="Cambria Math" w:cs="Times New Roman"/>
          </w:rPr>
          <m:t xml:space="preserve">=1, </m:t>
        </m:r>
      </m:oMath>
      <w:r w:rsidR="005F6EC5" w:rsidRPr="00C9444E">
        <w:rPr>
          <w:rFonts w:ascii="Times New Roman" w:eastAsiaTheme="minorEastAsia" w:hAnsi="Times New Roman" w:cs="Times New Roman"/>
        </w:rPr>
        <w:t xml:space="preserve">the only EMT state allowed is M. When we enter this region, </w:t>
      </w:r>
      <w:r w:rsidR="00802858" w:rsidRPr="00C9444E">
        <w:rPr>
          <w:rFonts w:ascii="Times New Roman" w:eastAsiaTheme="minorEastAsia" w:hAnsi="Times New Roman" w:cs="Times New Roman"/>
        </w:rPr>
        <w:t xml:space="preserve">all the metabolic phenotypes </w:t>
      </w:r>
      <w:proofErr w:type="gramStart"/>
      <w:r w:rsidR="00802858" w:rsidRPr="00C9444E">
        <w:rPr>
          <w:rFonts w:ascii="Times New Roman" w:eastAsiaTheme="minorEastAsia" w:hAnsi="Times New Roman" w:cs="Times New Roman"/>
        </w:rPr>
        <w:t>are</w:t>
      </w:r>
      <w:r w:rsidR="005F6EC5" w:rsidRPr="00C9444E">
        <w:rPr>
          <w:rFonts w:ascii="Times New Roman" w:eastAsiaTheme="minorEastAsia" w:hAnsi="Times New Roman" w:cs="Times New Roman"/>
        </w:rPr>
        <w:t xml:space="preserve"> allowed</w:t>
      </w:r>
      <w:proofErr w:type="gramEnd"/>
      <w:r w:rsidR="006626FD" w:rsidRPr="00C9444E">
        <w:rPr>
          <w:rFonts w:ascii="Times New Roman" w:eastAsiaTheme="minorEastAsia" w:hAnsi="Times New Roman" w:cs="Times New Roman"/>
        </w:rPr>
        <w:t>.</w:t>
      </w:r>
      <w:r w:rsidR="00802858" w:rsidRPr="00C9444E">
        <w:rPr>
          <w:rFonts w:ascii="Times New Roman" w:eastAsiaTheme="minorEastAsia" w:hAnsi="Times New Roman" w:cs="Times New Roman"/>
        </w:rPr>
        <w:t xml:space="preserve"> </w:t>
      </w:r>
      <w:r w:rsidR="006626FD" w:rsidRPr="00C9444E">
        <w:rPr>
          <w:rFonts w:ascii="Times New Roman" w:eastAsiaTheme="minorEastAsia" w:hAnsi="Times New Roman" w:cs="Times New Roman"/>
        </w:rPr>
        <w:t>A</w:t>
      </w:r>
      <w:r w:rsidR="00802858" w:rsidRPr="00C9444E">
        <w:rPr>
          <w:rFonts w:ascii="Times New Roman" w:eastAsiaTheme="minorEastAsia" w:hAnsi="Times New Roman" w:cs="Times New Roman"/>
        </w:rPr>
        <w:t xml:space="preserve">s the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E90D5A">
        <w:rPr>
          <w:rFonts w:ascii="Times New Roman" w:eastAsiaTheme="minorEastAsia" w:hAnsi="Times New Roman" w:cs="Times New Roman"/>
        </w:rPr>
        <w:t xml:space="preserve"> mediated regulation of HIF-1</w:t>
      </w:r>
      <w:r w:rsidR="00802858" w:rsidRPr="00C9444E">
        <w:rPr>
          <w:rFonts w:ascii="Times New Roman" w:eastAsiaTheme="minorEastAsia" w:hAnsi="Times New Roman" w:cs="Times New Roman"/>
        </w:rPr>
        <w:t xml:space="preserve"> increases</w:t>
      </w:r>
      <w:r w:rsidR="005F6EC5" w:rsidRPr="00C9444E">
        <w:rPr>
          <w:rFonts w:ascii="Times New Roman" w:eastAsiaTheme="minorEastAsia" w:hAnsi="Times New Roman" w:cs="Times New Roman"/>
        </w:rPr>
        <w:t>,</w:t>
      </w:r>
      <w:r w:rsidR="00802858" w:rsidRPr="00C9444E">
        <w:rPr>
          <w:rFonts w:ascii="Times New Roman" w:eastAsiaTheme="minorEastAsia" w:hAnsi="Times New Roman" w:cs="Times New Roman"/>
        </w:rPr>
        <w:t xml:space="preserve"> the W/O</w:t>
      </w:r>
      <w:r w:rsidR="005F6EC5" w:rsidRPr="00C9444E">
        <w:rPr>
          <w:rFonts w:ascii="Times New Roman" w:eastAsiaTheme="minorEastAsia" w:hAnsi="Times New Roman" w:cs="Times New Roman"/>
        </w:rPr>
        <w:t xml:space="preserve"> and</w:t>
      </w:r>
      <w:r w:rsidR="00802858" w:rsidRPr="00C9444E">
        <w:rPr>
          <w:rFonts w:ascii="Times New Roman" w:eastAsiaTheme="minorEastAsia" w:hAnsi="Times New Roman" w:cs="Times New Roman"/>
        </w:rPr>
        <w:t xml:space="preserve"> W</w:t>
      </w:r>
      <w:r w:rsidR="005F6EC5" w:rsidRPr="00C9444E">
        <w:rPr>
          <w:rFonts w:ascii="Times New Roman" w:eastAsiaTheme="minorEastAsia" w:hAnsi="Times New Roman" w:cs="Times New Roman"/>
        </w:rPr>
        <w:t xml:space="preserve"> </w:t>
      </w:r>
      <w:r w:rsidR="00802858" w:rsidRPr="00C9444E">
        <w:rPr>
          <w:rFonts w:ascii="Times New Roman" w:eastAsiaTheme="minorEastAsia" w:hAnsi="Times New Roman" w:cs="Times New Roman"/>
        </w:rPr>
        <w:t>states are suppressed</w:t>
      </w:r>
      <w:r w:rsidR="006626FD" w:rsidRPr="00C9444E">
        <w:rPr>
          <w:rFonts w:ascii="Times New Roman" w:eastAsiaTheme="minorEastAsia" w:hAnsi="Times New Roman" w:cs="Times New Roman"/>
        </w:rPr>
        <w:t xml:space="preserve"> </w:t>
      </w:r>
      <w:proofErr w:type="gramStart"/>
      <w:r w:rsidR="006626FD" w:rsidRPr="00C9444E">
        <w:rPr>
          <w:rFonts w:ascii="Times New Roman" w:eastAsiaTheme="minorEastAsia" w:hAnsi="Times New Roman" w:cs="Times New Roman"/>
        </w:rPr>
        <w:t>sequentially</w:t>
      </w:r>
      <w:proofErr w:type="gramEnd"/>
      <w:r w:rsidR="00E90D5A">
        <w:rPr>
          <w:rFonts w:ascii="Times New Roman" w:eastAsiaTheme="minorEastAsia" w:hAnsi="Times New Roman" w:cs="Times New Roman"/>
        </w:rPr>
        <w:t xml:space="preserve"> and</w:t>
      </w:r>
      <w:r w:rsidR="005F6EC5" w:rsidRPr="00C9444E">
        <w:rPr>
          <w:rFonts w:ascii="Times New Roman" w:eastAsiaTheme="minorEastAsia" w:hAnsi="Times New Roman" w:cs="Times New Roman"/>
        </w:rPr>
        <w:t xml:space="preserve"> the O state</w:t>
      </w:r>
      <w:r w:rsidR="00E90D5A">
        <w:rPr>
          <w:rFonts w:ascii="Times New Roman" w:eastAsiaTheme="minorEastAsia" w:hAnsi="Times New Roman" w:cs="Times New Roman"/>
        </w:rPr>
        <w:t xml:space="preserve"> is promoted. </w:t>
      </w:r>
      <w:r w:rsidR="000A5DCC">
        <w:rPr>
          <w:rFonts w:ascii="Times New Roman" w:eastAsiaTheme="minorEastAsia" w:hAnsi="Times New Roman" w:cs="Times New Roman"/>
        </w:rPr>
        <w:t xml:space="preserve">As the HIF-1 is suppressed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0A5DCC">
        <w:rPr>
          <w:rFonts w:ascii="Times New Roman" w:eastAsiaTheme="minorEastAsia" w:hAnsi="Times New Roman" w:cs="Times New Roman"/>
        </w:rPr>
        <w:t>,</w:t>
      </w:r>
      <w:r w:rsidR="005F6EC5" w:rsidRPr="00C9444E">
        <w:rPr>
          <w:rFonts w:ascii="Times New Roman" w:eastAsiaTheme="minorEastAsia" w:hAnsi="Times New Roman" w:cs="Times New Roman"/>
        </w:rPr>
        <w:t xml:space="preserve"> the degradation of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5F6EC5" w:rsidRPr="00C9444E">
        <w:rPr>
          <w:rFonts w:ascii="Times New Roman" w:eastAsiaTheme="minorEastAsia" w:hAnsi="Times New Roman" w:cs="Times New Roman"/>
        </w:rPr>
        <w:t xml:space="preserve"> </w:t>
      </w:r>
      <w:r w:rsidR="000A5DCC">
        <w:rPr>
          <w:rFonts w:ascii="Times New Roman" w:eastAsiaTheme="minorEastAsia" w:hAnsi="Times New Roman" w:cs="Times New Roman"/>
        </w:rPr>
        <w:t xml:space="preserve">due to binding </w:t>
      </w:r>
      <w:proofErr w:type="spellStart"/>
      <w:r w:rsidR="000A5DCC">
        <w:rPr>
          <w:rFonts w:ascii="Times New Roman" w:eastAsiaTheme="minorEastAsia" w:hAnsi="Times New Roman" w:cs="Times New Roman"/>
        </w:rPr>
        <w:t>binding</w:t>
      </w:r>
      <w:proofErr w:type="spellEnd"/>
      <w:r w:rsidR="000A5DCC">
        <w:rPr>
          <w:rFonts w:ascii="Times New Roman" w:eastAsiaTheme="minorEastAsia" w:hAnsi="Times New Roman" w:cs="Times New Roman"/>
        </w:rPr>
        <w:t xml:space="preserve"> to HIF-1 RNA is reduced and as a </w:t>
      </w:r>
      <w:proofErr w:type="gramStart"/>
      <w:r w:rsidR="000A5DCC">
        <w:rPr>
          <w:rFonts w:ascii="Times New Roman" w:eastAsiaTheme="minorEastAsia" w:hAnsi="Times New Roman" w:cs="Times New Roman"/>
        </w:rPr>
        <w:t>results</w:t>
      </w:r>
      <w:proofErr w:type="gramEnd"/>
      <w:r w:rsidR="000A5DCC">
        <w:rPr>
          <w:rFonts w:ascii="Times New Roman" w:eastAsiaTheme="minorEastAsia" w:hAnsi="Times New Roman" w:cs="Times New Roman"/>
        </w:rPr>
        <w:t xml:space="preserve"> </w:t>
      </w:r>
      <w:r w:rsidR="005F6EC5" w:rsidRPr="00C9444E">
        <w:rPr>
          <w:rFonts w:ascii="Times New Roman" w:eastAsiaTheme="minorEastAsia" w:hAnsi="Times New Roman" w:cs="Times New Roman"/>
        </w:rPr>
        <w:t xml:space="preserve">and </w:t>
      </w:r>
      <w:r w:rsidR="000A5DCC">
        <w:rPr>
          <w:rFonts w:ascii="Times New Roman" w:eastAsiaTheme="minorEastAsia" w:hAnsi="Times New Roman" w:cs="Times New Roman"/>
        </w:rPr>
        <w:t>the W state gradually disappears</w:t>
      </w:r>
      <w:r w:rsidR="005F6EC5" w:rsidRPr="00C9444E">
        <w:rPr>
          <w:rFonts w:ascii="Times New Roman" w:eastAsiaTheme="minorEastAsia" w:hAnsi="Times New Roman" w:cs="Times New Roman"/>
        </w:rPr>
        <w:t xml:space="preserve">. </w:t>
      </w:r>
      <w:r w:rsidR="006626FD" w:rsidRPr="00C9444E">
        <w:rPr>
          <w:rFonts w:ascii="Times New Roman" w:eastAsiaTheme="minorEastAsia" w:hAnsi="Times New Roman" w:cs="Times New Roman"/>
        </w:rPr>
        <w:t>When HIF-1 mRNA is fully silenced,</w:t>
      </w:r>
      <w:r w:rsidR="00802858" w:rsidRPr="00C9444E">
        <w:rPr>
          <w:rFonts w:ascii="Times New Roman" w:eastAsiaTheme="minorEastAsia" w:hAnsi="Times New Roman" w:cs="Times New Roman"/>
        </w:rPr>
        <w:t xml:space="preserve"> only the E-O and E/M-O coupled states </w:t>
      </w:r>
      <w:r w:rsidR="00096AEC" w:rsidRPr="00C9444E">
        <w:rPr>
          <w:rFonts w:ascii="Times New Roman" w:eastAsiaTheme="minorEastAsia" w:hAnsi="Times New Roman" w:cs="Times New Roman"/>
        </w:rPr>
        <w:t>remain</w:t>
      </w:r>
      <w:r w:rsidR="00476BDE" w:rsidRPr="00C9444E">
        <w:rPr>
          <w:rFonts w:ascii="Times New Roman" w:eastAsiaTheme="minorEastAsia" w:hAnsi="Times New Roman" w:cs="Times New Roman"/>
        </w:rPr>
        <w:t xml:space="preserve"> </w:t>
      </w:r>
      <w:r w:rsidR="00802858" w:rsidRPr="00C9444E">
        <w:rPr>
          <w:rFonts w:ascii="Times New Roman" w:hAnsi="Times New Roman" w:cs="Times New Roman"/>
        </w:rPr>
        <w:t xml:space="preserve">(Fig. 3). </w:t>
      </w:r>
      <w:r w:rsidR="001F7B61" w:rsidRPr="00C9444E">
        <w:rPr>
          <w:rFonts w:ascii="Times New Roman" w:hAnsi="Times New Roman" w:cs="Times New Roman"/>
        </w:rPr>
        <w:t>Since the E/M state does not reappear until after the metabolic system has fully transitioned to O</w:t>
      </w:r>
      <w:r w:rsidR="00802858" w:rsidRPr="00C9444E">
        <w:rPr>
          <w:rFonts w:ascii="Times New Roman" w:hAnsi="Times New Roman" w:cs="Times New Roman"/>
        </w:rPr>
        <w:t xml:space="preserve">, the </w:t>
      </w:r>
      <w:r w:rsidR="006E7263">
        <w:rPr>
          <w:rFonts w:ascii="Times New Roman" w:hAnsi="Times New Roman" w:cs="Times New Roman"/>
        </w:rPr>
        <w:t>coupled</w:t>
      </w:r>
      <w:r w:rsidR="00802858" w:rsidRPr="00C9444E">
        <w:rPr>
          <w:rFonts w:ascii="Times New Roman" w:hAnsi="Times New Roman" w:cs="Times New Roman"/>
        </w:rPr>
        <w:t xml:space="preserve"> E/M-W/O state </w:t>
      </w:r>
      <w:proofErr w:type="gramStart"/>
      <w:r w:rsidR="00802858" w:rsidRPr="00C9444E">
        <w:rPr>
          <w:rFonts w:ascii="Times New Roman" w:hAnsi="Times New Roman" w:cs="Times New Roman"/>
        </w:rPr>
        <w:t xml:space="preserve">is </w:t>
      </w:r>
      <w:r w:rsidR="006E7263">
        <w:rPr>
          <w:rFonts w:ascii="Times New Roman" w:hAnsi="Times New Roman" w:cs="Times New Roman"/>
        </w:rPr>
        <w:t>not observed</w:t>
      </w:r>
      <w:proofErr w:type="gramEnd"/>
      <w:r w:rsidR="00802858" w:rsidRPr="00C9444E">
        <w:rPr>
          <w:rFonts w:ascii="Times New Roman" w:hAnsi="Times New Roman" w:cs="Times New Roman"/>
        </w:rPr>
        <w:t xml:space="preserve"> for all values of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802858" w:rsidRPr="00C9444E">
        <w:rPr>
          <w:rFonts w:ascii="Times New Roman" w:eastAsiaTheme="minorEastAsia" w:hAnsi="Times New Roman" w:cs="Times New Roman"/>
        </w:rPr>
        <w:t xml:space="preserve"> silencing </w:t>
      </w:r>
      <w:r w:rsidR="00262284" w:rsidRPr="00C9444E">
        <w:rPr>
          <w:rFonts w:ascii="Times New Roman" w:eastAsiaTheme="minorEastAsia" w:hAnsi="Times New Roman" w:cs="Times New Roman"/>
        </w:rPr>
        <w:t>HIF</w:t>
      </w:r>
      <w:r w:rsidR="00802858" w:rsidRPr="00C9444E">
        <w:rPr>
          <w:rFonts w:ascii="Times New Roman" w:eastAsiaTheme="minorEastAsia" w:hAnsi="Times New Roman" w:cs="Times New Roman"/>
        </w:rPr>
        <w:t>-1 mRNA.</w:t>
      </w:r>
      <w:r w:rsidR="008D7664" w:rsidRPr="00C9444E">
        <w:rPr>
          <w:rFonts w:ascii="Times New Roman" w:eastAsiaTheme="minorEastAsia" w:hAnsi="Times New Roman" w:cs="Times New Roman"/>
        </w:rPr>
        <w:t xml:space="preserve"> These results suggest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r>
          <w:rPr>
            <w:rFonts w:ascii="Cambria Math" w:hAnsi="Cambria Math" w:cs="Times New Roman"/>
          </w:rPr>
          <m:t xml:space="preserve"> </m:t>
        </m:r>
      </m:oMath>
      <w:r w:rsidR="008D7664" w:rsidRPr="00C9444E">
        <w:rPr>
          <w:rFonts w:ascii="Times New Roman" w:eastAsiaTheme="minorEastAsia" w:hAnsi="Times New Roman" w:cs="Times New Roman"/>
        </w:rPr>
        <w:t>overexpression co</w:t>
      </w:r>
      <w:proofErr w:type="spellStart"/>
      <w:r w:rsidR="006E7263">
        <w:rPr>
          <w:rFonts w:ascii="Times New Roman" w:eastAsiaTheme="minorEastAsia" w:hAnsi="Times New Roman" w:cs="Times New Roman"/>
        </w:rPr>
        <w:t>uld</w:t>
      </w:r>
      <w:proofErr w:type="spellEnd"/>
      <w:r w:rsidR="006E7263">
        <w:rPr>
          <w:rFonts w:ascii="Times New Roman" w:eastAsiaTheme="minorEastAsia" w:hAnsi="Times New Roman" w:cs="Times New Roman"/>
        </w:rPr>
        <w:t xml:space="preserve"> promote the O-associated states (O-E and O-E/M) and destabilized the coupled E/M-W/O.</w:t>
      </w:r>
    </w:p>
    <w:p w14:paraId="20FCAA04" w14:textId="652B6731" w:rsidR="00BF18C6" w:rsidRPr="00C9444E" w:rsidRDefault="00BF18C6" w:rsidP="00B52736">
      <w:pPr>
        <w:pStyle w:val="Caption"/>
        <w:rPr>
          <w:rFonts w:ascii="Times New Roman" w:hAnsi="Times New Roman" w:cs="Times New Roman"/>
          <w:i w:val="0"/>
          <w:iCs/>
        </w:rPr>
      </w:pPr>
    </w:p>
    <w:p w14:paraId="110328FF" w14:textId="77777777" w:rsidR="00BF18C6" w:rsidRPr="00C9444E" w:rsidRDefault="00BF18C6" w:rsidP="00BF18C6">
      <w:pPr>
        <w:pStyle w:val="Caption"/>
        <w:keepNext/>
        <w:rPr>
          <w:rFonts w:ascii="Times New Roman" w:hAnsi="Times New Roman" w:cs="Times New Roman"/>
        </w:rPr>
      </w:pPr>
      <w:r w:rsidRPr="00C9444E">
        <w:rPr>
          <w:rFonts w:ascii="Times New Roman" w:hAnsi="Times New Roman" w:cs="Times New Roman"/>
          <w:b/>
          <w:bCs/>
          <w:i w:val="0"/>
          <w:iCs/>
          <w:noProof/>
        </w:rPr>
        <w:drawing>
          <wp:inline distT="0" distB="0" distL="0" distR="0" wp14:anchorId="5B57A38C" wp14:editId="541A624E">
            <wp:extent cx="3168132" cy="257191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a:extLst>
                        <a:ext uri="{28A0092B-C50C-407E-A947-70E740481C1C}">
                          <a14:useLocalDpi xmlns:a14="http://schemas.microsoft.com/office/drawing/2010/main" val="0"/>
                        </a:ext>
                      </a:extLst>
                    </a:blip>
                    <a:stretch>
                      <a:fillRect/>
                    </a:stretch>
                  </pic:blipFill>
                  <pic:spPr>
                    <a:xfrm>
                      <a:off x="0" y="0"/>
                      <a:ext cx="3168132" cy="2571914"/>
                    </a:xfrm>
                    <a:prstGeom prst="rect">
                      <a:avLst/>
                    </a:prstGeom>
                  </pic:spPr>
                </pic:pic>
              </a:graphicData>
            </a:graphic>
          </wp:inline>
        </w:drawing>
      </w:r>
    </w:p>
    <w:p w14:paraId="08384072" w14:textId="72279285" w:rsidR="00BF18C6" w:rsidRPr="00C9444E" w:rsidRDefault="00BF18C6" w:rsidP="00BF18C6">
      <w:pPr>
        <w:pStyle w:val="Caption"/>
        <w:rPr>
          <w:rFonts w:ascii="Times New Roman" w:hAnsi="Times New Roman" w:cs="Times New Roman"/>
          <w:i w:val="0"/>
          <w:iCs/>
        </w:rPr>
      </w:pPr>
      <w:r w:rsidRPr="00C9444E">
        <w:rPr>
          <w:rFonts w:ascii="Times New Roman" w:hAnsi="Times New Roman" w:cs="Times New Roman"/>
          <w:b/>
          <w:bCs/>
          <w:i w:val="0"/>
          <w:iCs/>
        </w:rPr>
        <w:t>Figure</w:t>
      </w:r>
      <w:r w:rsidR="00977E1D" w:rsidRPr="00C9444E">
        <w:rPr>
          <w:rFonts w:ascii="Times New Roman" w:hAnsi="Times New Roman" w:cs="Times New Roman"/>
          <w:b/>
          <w:bCs/>
          <w:i w:val="0"/>
          <w:iCs/>
        </w:rPr>
        <w:t xml:space="preserve"> 3.</w:t>
      </w:r>
      <w:r w:rsidRPr="00C9444E">
        <w:rPr>
          <w:rFonts w:ascii="Times New Roman" w:hAnsi="Times New Roman" w:cs="Times New Roman"/>
          <w:i w:val="0"/>
          <w:iCs/>
        </w:rPr>
        <w:t xml:space="preserve"> </w:t>
      </w:r>
      <w:r w:rsidRPr="00C9444E">
        <w:rPr>
          <w:rFonts w:ascii="Times New Roman" w:hAnsi="Times New Roman" w:cs="Times New Roman"/>
          <w:b/>
          <w:bCs/>
          <w:i w:val="0"/>
          <w:iCs/>
        </w:rPr>
        <w:t xml:space="preserve">The coupled phenotypes associated with increased silencing of the HIF-1 mRNA by </w:t>
      </w:r>
      <m:oMath>
        <m:sSub>
          <m:sSubPr>
            <m:ctrlPr>
              <w:rPr>
                <w:rFonts w:ascii="Cambria Math" w:hAnsi="Cambria Math" w:cs="Times New Roman"/>
                <w:b/>
                <w:bCs/>
                <w:iCs/>
              </w:rPr>
            </m:ctrlPr>
          </m:sSubPr>
          <m:e>
            <m:r>
              <m:rPr>
                <m:sty m:val="bi"/>
              </m:rPr>
              <w:rPr>
                <w:rFonts w:ascii="Cambria Math" w:hAnsi="Cambria Math" w:cs="Times New Roman"/>
              </w:rPr>
              <m:t>μ</m:t>
            </m:r>
            <m:ctrlPr>
              <w:rPr>
                <w:rFonts w:ascii="Cambria Math" w:hAnsi="Cambria Math" w:cs="Times New Roman"/>
                <w:b/>
                <w:bCs/>
                <w:i w:val="0"/>
                <w:iCs/>
              </w:rPr>
            </m:ctrlPr>
          </m:e>
          <m:sub>
            <m:r>
              <m:rPr>
                <m:sty m:val="bi"/>
              </m:rPr>
              <w:rPr>
                <w:rFonts w:ascii="Cambria Math" w:hAnsi="Cambria Math" w:cs="Times New Roman"/>
              </w:rPr>
              <m:t>200</m:t>
            </m:r>
          </m:sub>
        </m:sSub>
      </m:oMath>
      <w:r w:rsidRPr="00C9444E">
        <w:rPr>
          <w:rFonts w:ascii="Times New Roman" w:hAnsi="Times New Roman" w:cs="Times New Roman"/>
          <w:b/>
          <w:bCs/>
          <w:i w:val="0"/>
          <w:iCs/>
        </w:rPr>
        <w:t>.</w:t>
      </w:r>
      <w:r w:rsidRPr="00C9444E">
        <w:rPr>
          <w:rFonts w:ascii="Times New Roman" w:hAnsi="Times New Roman" w:cs="Times New Roman"/>
          <w:i w:val="0"/>
          <w:iCs/>
        </w:rPr>
        <w:t xml:space="preserve"> </w:t>
      </w:r>
      <w:r w:rsidR="007D502B" w:rsidRPr="00C9444E">
        <w:rPr>
          <w:rFonts w:ascii="Times New Roman" w:hAnsi="Times New Roman" w:cs="Times New Roman"/>
          <w:i w:val="0"/>
          <w:iCs/>
        </w:rPr>
        <w:t xml:space="preserve">Both the EMT and metabolic networks </w:t>
      </w:r>
      <w:proofErr w:type="gramStart"/>
      <w:r w:rsidR="007D502B" w:rsidRPr="00C9444E">
        <w:rPr>
          <w:rFonts w:ascii="Times New Roman" w:hAnsi="Times New Roman" w:cs="Times New Roman"/>
          <w:i w:val="0"/>
          <w:iCs/>
        </w:rPr>
        <w:t>are affected</w:t>
      </w:r>
      <w:proofErr w:type="gramEnd"/>
      <w:r w:rsidR="007D502B" w:rsidRPr="00C9444E">
        <w:rPr>
          <w:rFonts w:ascii="Times New Roman" w:hAnsi="Times New Roman" w:cs="Times New Roman"/>
          <w:i w:val="0"/>
          <w:iCs/>
        </w:rPr>
        <w:t xml:space="preserve"> by the </w:t>
      </w:r>
      <m:oMath>
        <m:sSub>
          <m:sSubPr>
            <m:ctrlPr>
              <w:rPr>
                <w:rFonts w:ascii="Cambria Math" w:hAnsi="Cambria Math" w:cs="Times New Roman"/>
              </w:rPr>
            </m:ctrlPr>
          </m:sSubPr>
          <m:e>
            <m:r>
              <w:rPr>
                <w:rFonts w:ascii="Cambria Math" w:hAnsi="Cambria Math" w:cs="Times New Roman"/>
              </w:rPr>
              <m:t>μ</m:t>
            </m:r>
          </m:e>
          <m:sub>
            <m:r>
              <m:rPr>
                <m:sty m:val="p"/>
              </m:rPr>
              <w:rPr>
                <w:rFonts w:ascii="Cambria Math" w:hAnsi="Cambria Math" w:cs="Times New Roman"/>
              </w:rPr>
              <m:t>200</m:t>
            </m:r>
          </m:sub>
        </m:sSub>
      </m:oMath>
      <w:r w:rsidR="00B10DB4">
        <w:rPr>
          <w:rFonts w:ascii="Times New Roman" w:hAnsi="Times New Roman" w:cs="Times New Roman"/>
          <w:i w:val="0"/>
          <w:iCs/>
        </w:rPr>
        <w:t xml:space="preserve"> mediated</w:t>
      </w:r>
      <w:r w:rsidR="007D502B" w:rsidRPr="00C9444E">
        <w:rPr>
          <w:rFonts w:ascii="Times New Roman" w:hAnsi="Times New Roman" w:cs="Times New Roman"/>
          <w:i w:val="0"/>
          <w:iCs/>
        </w:rPr>
        <w:t xml:space="preserve"> regulation of HIF-1, and the E/M-W/O </w:t>
      </w:r>
      <w:r w:rsidR="00A7510D">
        <w:rPr>
          <w:rFonts w:ascii="Times New Roman" w:hAnsi="Times New Roman" w:cs="Times New Roman"/>
          <w:i w:val="0"/>
          <w:iCs/>
        </w:rPr>
        <w:t>state</w:t>
      </w:r>
      <w:r w:rsidR="007D502B" w:rsidRPr="00C9444E">
        <w:rPr>
          <w:rFonts w:ascii="Times New Roman" w:hAnsi="Times New Roman" w:cs="Times New Roman"/>
          <w:i w:val="0"/>
          <w:iCs/>
        </w:rPr>
        <w:t xml:space="preserve"> is suppressed</w:t>
      </w:r>
      <w:r w:rsidR="002C752F" w:rsidRPr="00C9444E">
        <w:rPr>
          <w:rFonts w:ascii="Times New Roman" w:hAnsi="Times New Roman" w:cs="Times New Roman"/>
          <w:i w:val="0"/>
          <w:iCs/>
        </w:rPr>
        <w:t xml:space="preserve"> if any fraction of silencing occurs</w:t>
      </w:r>
      <w:r w:rsidR="007D502B" w:rsidRPr="00C9444E">
        <w:rPr>
          <w:rFonts w:ascii="Times New Roman" w:hAnsi="Times New Roman" w:cs="Times New Roman"/>
          <w:i w:val="0"/>
          <w:iCs/>
        </w:rPr>
        <w:t xml:space="preserve">. </w:t>
      </w:r>
      <w:r w:rsidRPr="00C9444E">
        <w:rPr>
          <w:rFonts w:ascii="Times New Roman" w:hAnsi="Times New Roman" w:cs="Times New Roman"/>
          <w:i w:val="0"/>
          <w:iCs/>
        </w:rPr>
        <w:t>At minimal silencing (P</w:t>
      </w:r>
      <w:r w:rsidRPr="00C9444E">
        <w:rPr>
          <w:rFonts w:ascii="Times New Roman" w:hAnsi="Times New Roman" w:cs="Times New Roman"/>
          <w:i w:val="0"/>
          <w:iCs/>
          <w:vertAlign w:val="subscript"/>
        </w:rPr>
        <w:t>H</w:t>
      </w:r>
      <w:r w:rsidRPr="00C9444E">
        <w:rPr>
          <w:rFonts w:ascii="Times New Roman" w:hAnsi="Times New Roman" w:cs="Times New Roman"/>
          <w:i w:val="0"/>
          <w:iCs/>
        </w:rPr>
        <w:t>(</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r>
          <w:rPr>
            <w:rFonts w:ascii="Cambria Math" w:hAnsi="Cambria Math" w:cs="Times New Roman"/>
          </w:rPr>
          <m:t>)</m:t>
        </m:r>
      </m:oMath>
      <w:r w:rsidRPr="00C9444E">
        <w:rPr>
          <w:rFonts w:ascii="Times New Roman" w:hAnsi="Times New Roman" w:cs="Times New Roman"/>
          <w:i w:val="0"/>
          <w:iCs/>
        </w:rPr>
        <w:t xml:space="preserve"> near 1) only the coupled states with </w:t>
      </w:r>
      <w:r w:rsidR="00B10DB4">
        <w:rPr>
          <w:rFonts w:ascii="Times New Roman" w:hAnsi="Times New Roman" w:cs="Times New Roman"/>
          <w:i w:val="0"/>
          <w:iCs/>
        </w:rPr>
        <w:t>M</w:t>
      </w:r>
      <w:r w:rsidRPr="00C9444E">
        <w:rPr>
          <w:rFonts w:ascii="Times New Roman" w:hAnsi="Times New Roman" w:cs="Times New Roman"/>
          <w:i w:val="0"/>
          <w:iCs/>
        </w:rPr>
        <w:t xml:space="preserve"> are accessible (M-W, M-O, and M-W/O). Then as </w:t>
      </w:r>
      <m:oMath>
        <m:sSub>
          <m:sSubPr>
            <m:ctrlPr>
              <w:rPr>
                <w:rFonts w:ascii="Cambria Math" w:hAnsi="Cambria Math" w:cs="Times New Roman"/>
              </w:rPr>
            </m:ctrlPr>
          </m:sSubPr>
          <m:e>
            <m:r>
              <w:rPr>
                <w:rFonts w:ascii="Cambria Math" w:hAnsi="Cambria Math" w:cs="Times New Roman"/>
              </w:rPr>
              <m:t>μ</m:t>
            </m:r>
          </m:e>
          <m:sub>
            <m:r>
              <m:rPr>
                <m:sty m:val="p"/>
              </m:rPr>
              <w:rPr>
                <w:rFonts w:ascii="Cambria Math" w:hAnsi="Cambria Math" w:cs="Times New Roman"/>
              </w:rPr>
              <m:t>200</m:t>
            </m:r>
          </m:sub>
        </m:sSub>
      </m:oMath>
      <w:r w:rsidR="00B10DB4">
        <w:rPr>
          <w:rFonts w:ascii="Times New Roman" w:hAnsi="Times New Roman" w:cs="Times New Roman"/>
          <w:i w:val="0"/>
          <w:iCs/>
        </w:rPr>
        <w:t>-mediated inhibition of HIF-1</w:t>
      </w:r>
      <w:r w:rsidRPr="00C9444E">
        <w:rPr>
          <w:rFonts w:ascii="Times New Roman" w:hAnsi="Times New Roman" w:cs="Times New Roman"/>
          <w:i w:val="0"/>
          <w:iCs/>
        </w:rPr>
        <w:t xml:space="preserve"> increases the </w:t>
      </w:r>
      <w:r w:rsidR="00B10DB4">
        <w:rPr>
          <w:rFonts w:ascii="Times New Roman" w:hAnsi="Times New Roman" w:cs="Times New Roman"/>
          <w:i w:val="0"/>
          <w:iCs/>
        </w:rPr>
        <w:t>W/O state</w:t>
      </w:r>
      <w:r w:rsidRPr="00C9444E">
        <w:rPr>
          <w:rFonts w:ascii="Times New Roman" w:hAnsi="Times New Roman" w:cs="Times New Roman"/>
          <w:i w:val="0"/>
          <w:iCs/>
        </w:rPr>
        <w:t xml:space="preserve">, then the </w:t>
      </w:r>
      <w:commentRangeStart w:id="197"/>
      <w:r w:rsidRPr="00C9444E">
        <w:rPr>
          <w:rFonts w:ascii="Times New Roman" w:hAnsi="Times New Roman" w:cs="Times New Roman"/>
          <w:i w:val="0"/>
          <w:iCs/>
        </w:rPr>
        <w:t>M-W state becomes E/M-W</w:t>
      </w:r>
      <w:commentRangeEnd w:id="197"/>
      <w:r w:rsidR="001060AA">
        <w:rPr>
          <w:rStyle w:val="CommentReference"/>
          <w:i w:val="0"/>
        </w:rPr>
        <w:commentReference w:id="197"/>
      </w:r>
      <w:r w:rsidRPr="00C9444E">
        <w:rPr>
          <w:rFonts w:ascii="Times New Roman" w:hAnsi="Times New Roman" w:cs="Times New Roman"/>
          <w:i w:val="0"/>
          <w:iCs/>
        </w:rPr>
        <w:t xml:space="preserve">, and after that only the </w:t>
      </w:r>
      <w:r w:rsidR="00B10DB4">
        <w:rPr>
          <w:rFonts w:ascii="Times New Roman" w:hAnsi="Times New Roman" w:cs="Times New Roman"/>
          <w:i w:val="0"/>
          <w:iCs/>
        </w:rPr>
        <w:t>O-associated states</w:t>
      </w:r>
      <w:r w:rsidRPr="00C9444E">
        <w:rPr>
          <w:rFonts w:ascii="Times New Roman" w:hAnsi="Times New Roman" w:cs="Times New Roman"/>
          <w:i w:val="0"/>
          <w:iCs/>
        </w:rPr>
        <w:t xml:space="preserve"> are accessible. At complete silencing of the HIF-1 mRNA only the E-O and E/M-O states are accessible. </w:t>
      </w:r>
    </w:p>
    <w:p w14:paraId="34FFE82F" w14:textId="710D06B7" w:rsidR="00970EF3" w:rsidRPr="00C9444E" w:rsidRDefault="00970EF3" w:rsidP="00BF18C6">
      <w:pPr>
        <w:pStyle w:val="Caption"/>
        <w:rPr>
          <w:rFonts w:ascii="Times New Roman" w:hAnsi="Times New Roman" w:cs="Times New Roman"/>
          <w:b/>
          <w:bCs/>
          <w:i w:val="0"/>
          <w:iCs/>
        </w:rPr>
      </w:pPr>
    </w:p>
    <w:p w14:paraId="30F91B2D" w14:textId="145DDC68" w:rsidR="002C76E3" w:rsidRPr="00C9444E" w:rsidRDefault="00B33374" w:rsidP="002C76E3">
      <w:pPr>
        <w:pStyle w:val="BodyText"/>
        <w:spacing w:line="480" w:lineRule="auto"/>
        <w:rPr>
          <w:rFonts w:ascii="Times New Roman" w:hAnsi="Times New Roman" w:cs="Times New Roman"/>
        </w:rPr>
      </w:pPr>
      <w:r w:rsidRPr="00C9444E">
        <w:rPr>
          <w:rFonts w:ascii="Times New Roman" w:hAnsi="Times New Roman" w:cs="Times New Roman"/>
          <w:b/>
          <w:bCs/>
        </w:rPr>
        <w:t xml:space="preserve">Inclusion of </w:t>
      </w:r>
      <w:r w:rsidR="001060AA">
        <w:rPr>
          <w:rFonts w:ascii="Times New Roman" w:hAnsi="Times New Roman" w:cs="Times New Roman"/>
          <w:b/>
          <w:bCs/>
        </w:rPr>
        <w:t xml:space="preserve">multiple </w:t>
      </w:r>
      <w:r w:rsidR="002C76E3" w:rsidRPr="00C9444E">
        <w:rPr>
          <w:rFonts w:ascii="Times New Roman" w:hAnsi="Times New Roman" w:cs="Times New Roman"/>
          <w:b/>
          <w:bCs/>
        </w:rPr>
        <w:t>miRNAs of the EMT network can stabilize the W/O metabolic phenotype</w:t>
      </w:r>
      <w:r w:rsidR="002C76E3" w:rsidRPr="00C9444E">
        <w:rPr>
          <w:rFonts w:ascii="Times New Roman" w:hAnsi="Times New Roman" w:cs="Times New Roman"/>
        </w:rPr>
        <w:t xml:space="preserve">: We next wish to determine how including links emanating from both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60201D">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60201D">
        <w:rPr>
          <w:rFonts w:ascii="Times New Roman" w:hAnsi="Times New Roman" w:cs="Times New Roman"/>
        </w:rPr>
        <w:t xml:space="preserve"> </w:t>
      </w:r>
      <w:r w:rsidR="002C76E3" w:rsidRPr="00C9444E">
        <w:rPr>
          <w:rFonts w:ascii="Times New Roman" w:hAnsi="Times New Roman" w:cs="Times New Roman"/>
        </w:rPr>
        <w:t xml:space="preserve">can synergistically drive metabolic reprogramming, and specifically enhance the chances of being in the </w:t>
      </w:r>
      <w:r w:rsidR="00B43535">
        <w:rPr>
          <w:rFonts w:ascii="Times New Roman" w:hAnsi="Times New Roman" w:cs="Times New Roman"/>
        </w:rPr>
        <w:t xml:space="preserve">coupled </w:t>
      </w:r>
      <w:r w:rsidR="002C76E3" w:rsidRPr="00C9444E">
        <w:rPr>
          <w:rFonts w:ascii="Times New Roman" w:hAnsi="Times New Roman" w:cs="Times New Roman"/>
        </w:rPr>
        <w:t xml:space="preserve">E/M-W/O state. As mentioned previously, upregulated ROS leads to an increased W/O </w:t>
      </w:r>
      <w:r w:rsidR="00A7510D">
        <w:rPr>
          <w:rFonts w:ascii="Times New Roman" w:hAnsi="Times New Roman" w:cs="Times New Roman"/>
        </w:rPr>
        <w:t>state</w:t>
      </w:r>
      <w:r w:rsidR="002C76E3" w:rsidRPr="00C9444E">
        <w:rPr>
          <w:rFonts w:ascii="Times New Roman" w:hAnsi="Times New Roman" w:cs="Times New Roman"/>
        </w:rPr>
        <w:t xml:space="preserve"> (Fig. S8). If both noxROS and mtROS are upregulated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2C76E3" w:rsidRPr="00C9444E">
        <w:rPr>
          <w:rFonts w:ascii="Times New Roman" w:hAnsi="Times New Roman" w:cs="Times New Roman"/>
        </w:rPr>
        <w:t xml:space="preserve"> the E/M-W/O state is further upregulated (Fig. S15). While upregulation of ROS causes an increase in the E/M-W/O</w:t>
      </w:r>
      <w:r w:rsidR="00B43535">
        <w:rPr>
          <w:rFonts w:ascii="Times New Roman" w:hAnsi="Times New Roman" w:cs="Times New Roman"/>
        </w:rPr>
        <w:t xml:space="preserve"> state</w:t>
      </w:r>
      <w:r w:rsidR="002C76E3" w:rsidRPr="00C9444E">
        <w:rPr>
          <w:rFonts w:ascii="Times New Roman" w:hAnsi="Times New Roman" w:cs="Times New Roman"/>
        </w:rPr>
        <w:t>,</w:t>
      </w:r>
      <w:r w:rsidRPr="00C9444E">
        <w:rPr>
          <w:rFonts w:ascii="Times New Roman" w:hAnsi="Times New Roman" w:cs="Times New Roman"/>
        </w:rPr>
        <w:t xml:space="preserve"> we showed above that</w:t>
      </w:r>
      <w:r w:rsidR="002C76E3" w:rsidRPr="00C9444E">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2C76E3" w:rsidRPr="00C9444E">
        <w:rPr>
          <w:rFonts w:ascii="Times New Roman" w:eastAsiaTheme="minorEastAsia" w:hAnsi="Times New Roman" w:cs="Times New Roman"/>
        </w:rPr>
        <w:t xml:space="preserve"> </w:t>
      </w:r>
      <w:r w:rsidR="002C76E3" w:rsidRPr="00C9444E">
        <w:rPr>
          <w:rFonts w:ascii="Times New Roman" w:hAnsi="Times New Roman" w:cs="Times New Roman"/>
        </w:rPr>
        <w:t>silencing HIF-1 mRNA suppresses the E/M-W/O state; therefore,</w:t>
      </w:r>
      <w:r w:rsidR="00B43535">
        <w:rPr>
          <w:rFonts w:ascii="Times New Roman" w:hAnsi="Times New Roman" w:cs="Times New Roman"/>
        </w:rPr>
        <w:t xml:space="preserve"> we may expect</w:t>
      </w:r>
      <w:r w:rsidR="002C76E3" w:rsidRPr="00C9444E">
        <w:rPr>
          <w:rFonts w:ascii="Times New Roman" w:hAnsi="Times New Roman" w:cs="Times New Roman"/>
        </w:rPr>
        <w:t xml:space="preserve"> some suppression of the E/M-W/O state when </w:t>
      </w:r>
      <w:r w:rsidR="00B43535">
        <w:rPr>
          <w:rFonts w:ascii="Times New Roman" w:eastAsiaTheme="minorEastAsia" w:hAnsi="Times New Roman" w:cs="Times New Roman"/>
        </w:rPr>
        <w:t xml:space="preserve">including both </w:t>
      </w:r>
      <m:oMath>
        <m:sSub>
          <m:sSubPr>
            <m:ctrlPr>
              <w:rPr>
                <w:rFonts w:ascii="Cambria Math" w:hAnsi="Cambria Math" w:cs="Times New Roman"/>
                <w:i/>
                <w:iCs/>
              </w:rPr>
            </m:ctrlPr>
          </m:sSubPr>
          <m:e>
            <m:r>
              <m:rPr>
                <m:sty m:val="p"/>
              </m:rPr>
              <w:rPr>
                <w:rFonts w:ascii="Cambria Math" w:hAnsi="Cambria Math" w:cs="Times New Roman"/>
              </w:rPr>
              <m:t>μ</m:t>
            </m:r>
          </m:e>
          <m:sub>
            <m:r>
              <m:rPr>
                <m:sty m:val="p"/>
              </m:rPr>
              <w:rPr>
                <w:rFonts w:ascii="Cambria Math" w:hAnsi="Cambria Math" w:cs="Times New Roman"/>
              </w:rPr>
              <m:t>200</m:t>
            </m:r>
          </m:sub>
        </m:sSub>
      </m:oMath>
      <w:r w:rsidR="002C76E3" w:rsidRPr="00C9444E">
        <w:rPr>
          <w:rFonts w:ascii="Times New Roman" w:eastAsiaTheme="minorEastAsia" w:hAnsi="Times New Roman" w:cs="Times New Roman"/>
          <w:i/>
          <w:iCs/>
        </w:rPr>
        <w:t xml:space="preserve"> </w:t>
      </w:r>
      <w:r w:rsidR="002C76E3" w:rsidRPr="00C9444E">
        <w:rPr>
          <w:rFonts w:ascii="Times New Roman" w:hAnsi="Times New Roman" w:cs="Times New Roman"/>
        </w:rPr>
        <w:t xml:space="preserve"> and </w:t>
      </w:r>
      <m:oMath>
        <m:sSub>
          <m:sSubPr>
            <m:ctrlPr>
              <w:rPr>
                <w:rFonts w:ascii="Cambria Math" w:hAnsi="Cambria Math" w:cs="Times New Roman"/>
                <w:i/>
                <w:iCs/>
              </w:rPr>
            </m:ctrlPr>
          </m:sSubPr>
          <m:e>
            <m:r>
              <m:rPr>
                <m:sty m:val="p"/>
              </m:rPr>
              <w:rPr>
                <w:rFonts w:ascii="Cambria Math" w:hAnsi="Cambria Math" w:cs="Times New Roman"/>
              </w:rPr>
              <m:t>μ</m:t>
            </m:r>
          </m:e>
          <m:sub>
            <m:r>
              <m:rPr>
                <m:sty m:val="p"/>
              </m:rPr>
              <w:rPr>
                <w:rFonts w:ascii="Cambria Math" w:hAnsi="Cambria Math" w:cs="Times New Roman"/>
              </w:rPr>
              <m:t>34</m:t>
            </m:r>
          </m:sub>
        </m:sSub>
      </m:oMath>
      <w:r w:rsidR="002C76E3" w:rsidRPr="00C9444E">
        <w:rPr>
          <w:rFonts w:ascii="Times New Roman" w:hAnsi="Times New Roman" w:cs="Times New Roman"/>
        </w:rPr>
        <w:t xml:space="preserve">. Interestingly, the hybrid E/M-W/O state can </w:t>
      </w:r>
      <w:proofErr w:type="gramStart"/>
      <w:r w:rsidR="002C76E3" w:rsidRPr="00C9444E">
        <w:rPr>
          <w:rFonts w:ascii="Times New Roman" w:hAnsi="Times New Roman" w:cs="Times New Roman"/>
        </w:rPr>
        <w:t>be fully suppressed</w:t>
      </w:r>
      <w:proofErr w:type="gramEnd"/>
      <w:r w:rsidR="002C76E3" w:rsidRPr="00C9444E">
        <w:rPr>
          <w:rFonts w:ascii="Times New Roman" w:hAnsi="Times New Roman" w:cs="Times New Roman"/>
        </w:rPr>
        <w:t xml:space="preserve"> when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2C76E3" w:rsidRPr="00C9444E">
        <w:rPr>
          <w:rFonts w:ascii="Times New Roman" w:eastAsiaTheme="minorEastAsia" w:hAnsi="Times New Roman" w:cs="Times New Roman"/>
        </w:rPr>
        <w:t xml:space="preserve"> </w:t>
      </w:r>
      <w:r w:rsidR="002C76E3" w:rsidRPr="00C9444E">
        <w:rPr>
          <w:rFonts w:ascii="Times New Roman" w:hAnsi="Times New Roman" w:cs="Times New Roman"/>
        </w:rPr>
        <w:t xml:space="preserve">downregulates HIF-1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2C76E3" w:rsidRPr="00C9444E">
        <w:rPr>
          <w:rFonts w:ascii="Times New Roman" w:hAnsi="Times New Roman" w:cs="Times New Roman"/>
        </w:rPr>
        <w:t xml:space="preserve">upregulates noxROS, but only partially suppressed when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2C76E3" w:rsidRPr="00C9444E">
        <w:rPr>
          <w:rFonts w:ascii="Times New Roman" w:eastAsiaTheme="minorEastAsia" w:hAnsi="Times New Roman" w:cs="Times New Roman"/>
        </w:rPr>
        <w:t xml:space="preserve"> </w:t>
      </w:r>
      <w:r w:rsidR="002C76E3" w:rsidRPr="00C9444E">
        <w:rPr>
          <w:rFonts w:ascii="Times New Roman" w:hAnsi="Times New Roman" w:cs="Times New Roman"/>
        </w:rPr>
        <w:t xml:space="preserve">downregulates HIF-1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r>
          <w:rPr>
            <w:rFonts w:ascii="Cambria Math" w:hAnsi="Cambria Math" w:cs="Times New Roman"/>
          </w:rPr>
          <m:t xml:space="preserve"> </m:t>
        </m:r>
      </m:oMath>
      <w:r w:rsidR="002C76E3" w:rsidRPr="00C9444E">
        <w:rPr>
          <w:rFonts w:ascii="Times New Roman" w:hAnsi="Times New Roman" w:cs="Times New Roman"/>
        </w:rPr>
        <w:t xml:space="preserve">upregulates mtROS (Fig. S16). These results suggest the type of ROS present can </w:t>
      </w:r>
      <w:r w:rsidR="00F82E2A">
        <w:rPr>
          <w:rFonts w:ascii="Times New Roman" w:hAnsi="Times New Roman" w:cs="Times New Roman"/>
        </w:rPr>
        <w:t xml:space="preserve">have different </w:t>
      </w:r>
      <w:proofErr w:type="spellStart"/>
      <w:r w:rsidR="002C76E3" w:rsidRPr="00C9444E">
        <w:rPr>
          <w:rFonts w:ascii="Times New Roman" w:hAnsi="Times New Roman" w:cs="Times New Roman"/>
        </w:rPr>
        <w:t>affect</w:t>
      </w:r>
      <w:r w:rsidR="00F82E2A">
        <w:rPr>
          <w:rFonts w:ascii="Times New Roman" w:hAnsi="Times New Roman" w:cs="Times New Roman"/>
        </w:rPr>
        <w:t>s</w:t>
      </w:r>
      <w:proofErr w:type="spellEnd"/>
      <w:r w:rsidR="002C76E3" w:rsidRPr="00C9444E">
        <w:rPr>
          <w:rFonts w:ascii="Times New Roman" w:hAnsi="Times New Roman" w:cs="Times New Roman"/>
        </w:rPr>
        <w:t xml:space="preserve"> </w:t>
      </w:r>
      <w:r w:rsidR="00F82E2A">
        <w:rPr>
          <w:rFonts w:ascii="Times New Roman" w:hAnsi="Times New Roman" w:cs="Times New Roman"/>
        </w:rPr>
        <w:t xml:space="preserve">on </w:t>
      </w:r>
      <w:r w:rsidR="002C76E3" w:rsidRPr="00C9444E">
        <w:rPr>
          <w:rFonts w:ascii="Times New Roman" w:hAnsi="Times New Roman" w:cs="Times New Roman"/>
        </w:rPr>
        <w:t>the E/M-W/O state.</w:t>
      </w:r>
    </w:p>
    <w:p w14:paraId="5F946948" w14:textId="038DF772" w:rsidR="002C76E3" w:rsidRPr="00C9444E" w:rsidRDefault="002C76E3" w:rsidP="002C76E3">
      <w:pPr>
        <w:pStyle w:val="BodyText"/>
        <w:spacing w:line="480" w:lineRule="auto"/>
        <w:ind w:firstLine="720"/>
        <w:rPr>
          <w:rFonts w:ascii="Times New Roman" w:hAnsi="Times New Roman" w:cs="Times New Roman"/>
        </w:rPr>
      </w:pPr>
      <w:r w:rsidRPr="00C9444E">
        <w:rPr>
          <w:rFonts w:ascii="Times New Roman" w:hAnsi="Times New Roman" w:cs="Times New Roman"/>
        </w:rPr>
        <w:t xml:space="preserve">The </w:t>
      </w:r>
      <w:r w:rsidR="007D3AAB">
        <w:rPr>
          <w:rFonts w:ascii="Times New Roman" w:hAnsi="Times New Roman" w:cs="Times New Roman"/>
        </w:rPr>
        <w:t xml:space="preserve">coupled </w:t>
      </w:r>
      <w:r w:rsidRPr="00C9444E">
        <w:rPr>
          <w:rFonts w:ascii="Times New Roman" w:hAnsi="Times New Roman" w:cs="Times New Roman"/>
        </w:rPr>
        <w:t xml:space="preserve">hybrid E/M-W/O state </w:t>
      </w:r>
      <w:proofErr w:type="gramStart"/>
      <w:r w:rsidRPr="00C9444E">
        <w:rPr>
          <w:rFonts w:ascii="Times New Roman" w:hAnsi="Times New Roman" w:cs="Times New Roman"/>
        </w:rPr>
        <w:t>is stabilized</w:t>
      </w:r>
      <w:proofErr w:type="gramEnd"/>
      <w:r w:rsidRPr="00C9444E">
        <w:rPr>
          <w:rFonts w:ascii="Times New Roman" w:hAnsi="Times New Roman" w:cs="Times New Roman"/>
        </w:rPr>
        <w:t xml:space="preserve"> if mtROS is upregulated, but noxROS upregulation has minimal effect on the E/M-W/O state. Strikingly, if all </w:t>
      </w:r>
      <w:proofErr w:type="gramStart"/>
      <w:r w:rsidRPr="00C9444E">
        <w:rPr>
          <w:rFonts w:ascii="Times New Roman" w:hAnsi="Times New Roman" w:cs="Times New Roman"/>
        </w:rPr>
        <w:t>three miRNA</w:t>
      </w:r>
      <w:proofErr w:type="gramEnd"/>
      <w:r w:rsidRPr="00C9444E">
        <w:rPr>
          <w:rFonts w:ascii="Times New Roman" w:hAnsi="Times New Roman" w:cs="Times New Roman"/>
        </w:rPr>
        <w:t xml:space="preserve"> crosstalk are active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C9444E">
        <w:rPr>
          <w:rFonts w:ascii="Times New Roman" w:hAnsi="Times New Roman" w:cs="Times New Roman"/>
        </w:rPr>
        <w:t xml:space="preserve"> silencing HIF-1 mRNA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C9444E">
        <w:rPr>
          <w:rFonts w:ascii="Times New Roman" w:hAnsi="Times New Roman" w:cs="Times New Roman"/>
        </w:rPr>
        <w:t xml:space="preserve"> upregulating noxROS and mtROS, Fig. 4A) the E/M-W/O coupled state </w:t>
      </w:r>
      <w:r w:rsidR="007D3AAB">
        <w:rPr>
          <w:rFonts w:ascii="Times New Roman" w:hAnsi="Times New Roman" w:cs="Times New Roman"/>
        </w:rPr>
        <w:t>can</w:t>
      </w:r>
      <w:r w:rsidRPr="00C9444E">
        <w:rPr>
          <w:rFonts w:ascii="Times New Roman" w:hAnsi="Times New Roman" w:cs="Times New Roman"/>
        </w:rPr>
        <w:t xml:space="preserve"> be suppressed even if the W/O state is present (Fig. 4B). Further, the E/M-W/O </w:t>
      </w:r>
      <w:r w:rsidR="007D3AAB">
        <w:rPr>
          <w:rFonts w:ascii="Times New Roman" w:hAnsi="Times New Roman" w:cs="Times New Roman"/>
        </w:rPr>
        <w:t>state</w:t>
      </w:r>
      <w:r w:rsidRPr="00C9444E">
        <w:rPr>
          <w:rFonts w:ascii="Times New Roman" w:hAnsi="Times New Roman" w:cs="Times New Roman"/>
        </w:rPr>
        <w:t xml:space="preserve"> is present for all values of noxROS upregulation but is only present at high values of mtROS upregulation (Fig. 4B). Analyzing the coupled state phases shows the E/M-W/O state </w:t>
      </w:r>
      <w:proofErr w:type="gramStart"/>
      <w:r w:rsidRPr="00C9444E">
        <w:rPr>
          <w:rFonts w:ascii="Times New Roman" w:hAnsi="Times New Roman" w:cs="Times New Roman"/>
        </w:rPr>
        <w:t>is suppressed</w:t>
      </w:r>
      <w:proofErr w:type="gramEnd"/>
      <w:r w:rsidRPr="00C9444E">
        <w:rPr>
          <w:rFonts w:ascii="Times New Roman" w:hAnsi="Times New Roman" w:cs="Times New Roman"/>
        </w:rPr>
        <w:t xml:space="preserve"> when mtROS is only slightly upregulated (Fig. 4C). Further, the </w:t>
      </w:r>
      <w:r w:rsidR="007D3AAB">
        <w:rPr>
          <w:rFonts w:ascii="Times New Roman" w:hAnsi="Times New Roman" w:cs="Times New Roman"/>
        </w:rPr>
        <w:t>E</w:t>
      </w:r>
      <w:r w:rsidRPr="00C9444E">
        <w:rPr>
          <w:rFonts w:ascii="Times New Roman" w:hAnsi="Times New Roman" w:cs="Times New Roman"/>
        </w:rPr>
        <w:t xml:space="preserve"> and E/M states are associated with the </w:t>
      </w:r>
      <w:r w:rsidR="007D3AAB">
        <w:rPr>
          <w:rFonts w:ascii="Times New Roman" w:hAnsi="Times New Roman" w:cs="Times New Roman"/>
        </w:rPr>
        <w:t>O</w:t>
      </w:r>
      <w:r w:rsidRPr="00C9444E">
        <w:rPr>
          <w:rFonts w:ascii="Times New Roman" w:hAnsi="Times New Roman" w:cs="Times New Roman"/>
        </w:rPr>
        <w:t xml:space="preserve"> </w:t>
      </w:r>
      <w:r w:rsidR="007D3AAB">
        <w:rPr>
          <w:rFonts w:ascii="Times New Roman" w:hAnsi="Times New Roman" w:cs="Times New Roman"/>
        </w:rPr>
        <w:t>state</w:t>
      </w:r>
      <w:r w:rsidRPr="00C9444E">
        <w:rPr>
          <w:rFonts w:ascii="Times New Roman" w:hAnsi="Times New Roman" w:cs="Times New Roman"/>
        </w:rPr>
        <w:t xml:space="preserve"> when mtROS levels are slightly upregulated. Interestingly, the </w:t>
      </w:r>
      <w:r w:rsidR="007D3AAB">
        <w:rPr>
          <w:rFonts w:ascii="Times New Roman" w:hAnsi="Times New Roman" w:cs="Times New Roman"/>
        </w:rPr>
        <w:t>M</w:t>
      </w:r>
      <w:r w:rsidRPr="00C9444E">
        <w:rPr>
          <w:rFonts w:ascii="Times New Roman" w:hAnsi="Times New Roman" w:cs="Times New Roman"/>
        </w:rPr>
        <w:t xml:space="preserve"> state is coupled with O and W/O </w:t>
      </w:r>
      <w:r w:rsidR="007D3AAB">
        <w:rPr>
          <w:rFonts w:ascii="Times New Roman" w:hAnsi="Times New Roman" w:cs="Times New Roman"/>
        </w:rPr>
        <w:t xml:space="preserve">states </w:t>
      </w:r>
      <w:r w:rsidRPr="00C9444E">
        <w:rPr>
          <w:rFonts w:ascii="Times New Roman" w:hAnsi="Times New Roman" w:cs="Times New Roman"/>
        </w:rPr>
        <w:t xml:space="preserve">while the E and E/M states are only coupled to the W/O </w:t>
      </w:r>
      <w:r w:rsidR="00A7510D">
        <w:rPr>
          <w:rFonts w:ascii="Times New Roman" w:hAnsi="Times New Roman" w:cs="Times New Roman"/>
        </w:rPr>
        <w:t>state</w:t>
      </w:r>
      <w:r w:rsidRPr="00C9444E">
        <w:rPr>
          <w:rFonts w:ascii="Times New Roman" w:hAnsi="Times New Roman" w:cs="Times New Roman"/>
        </w:rPr>
        <w:t xml:space="preserve"> when mtROS is fully </w:t>
      </w:r>
      <w:commentRangeStart w:id="198"/>
      <w:r w:rsidRPr="00C9444E">
        <w:rPr>
          <w:rFonts w:ascii="Times New Roman" w:hAnsi="Times New Roman" w:cs="Times New Roman"/>
        </w:rPr>
        <w:t>upregulated</w:t>
      </w:r>
      <w:commentRangeEnd w:id="198"/>
      <w:r w:rsidR="009777C6">
        <w:rPr>
          <w:rStyle w:val="CommentReference"/>
        </w:rPr>
        <w:commentReference w:id="198"/>
      </w:r>
      <w:r w:rsidRPr="00C9444E">
        <w:rPr>
          <w:rFonts w:ascii="Times New Roman" w:hAnsi="Times New Roman" w:cs="Times New Roman"/>
        </w:rPr>
        <w:t xml:space="preserve">  </w:t>
      </w:r>
      <w:commentRangeStart w:id="199"/>
      <w:r w:rsidRPr="00C9444E">
        <w:rPr>
          <w:rFonts w:ascii="Times New Roman" w:hAnsi="Times New Roman" w:cs="Times New Roman"/>
        </w:rPr>
        <w:t xml:space="preserve">Additionally, depending on the initial conditions, if noxROS is maximally upregulated, mtROS is upregulated, and </w:t>
      </w:r>
      <w:commentRangeEnd w:id="199"/>
      <w:r w:rsidR="00652DF7">
        <w:rPr>
          <w:rStyle w:val="CommentReference"/>
        </w:rPr>
        <w:commentReference w:id="199"/>
      </w:r>
      <w:r w:rsidRPr="00C9444E">
        <w:rPr>
          <w:rFonts w:ascii="Times New Roman" w:hAnsi="Times New Roman" w:cs="Times New Roman"/>
        </w:rPr>
        <w:t xml:space="preserve">HIF-1 is partially silenced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C9444E">
        <w:rPr>
          <w:rFonts w:ascii="Times New Roman" w:hAnsi="Times New Roman" w:cs="Times New Roman"/>
        </w:rPr>
        <w:t xml:space="preserve"> the system can  access the hybrid E/M-W/O state (Fig 4D). </w:t>
      </w:r>
      <w:commentRangeStart w:id="200"/>
      <w:r w:rsidRPr="00C9444E">
        <w:rPr>
          <w:rFonts w:ascii="Times New Roman" w:hAnsi="Times New Roman" w:cs="Times New Roman"/>
        </w:rPr>
        <w:t xml:space="preserve">Also, while mtROS must be upregulated for the system to access the </w:t>
      </w:r>
      <w:r w:rsidR="00A13231">
        <w:rPr>
          <w:rFonts w:ascii="Times New Roman" w:hAnsi="Times New Roman" w:cs="Times New Roman"/>
        </w:rPr>
        <w:t xml:space="preserve">coupled </w:t>
      </w:r>
      <w:r w:rsidRPr="00C9444E">
        <w:rPr>
          <w:rFonts w:ascii="Times New Roman" w:hAnsi="Times New Roman" w:cs="Times New Roman"/>
        </w:rPr>
        <w:t xml:space="preserve">E/M-W/O state, the </w:t>
      </w:r>
      <w:r w:rsidR="00A13231">
        <w:rPr>
          <w:rFonts w:ascii="Times New Roman" w:hAnsi="Times New Roman" w:cs="Times New Roman"/>
        </w:rPr>
        <w:t>E/M</w:t>
      </w:r>
      <w:commentRangeEnd w:id="200"/>
      <w:r w:rsidR="00652DF7">
        <w:rPr>
          <w:rStyle w:val="CommentReference"/>
        </w:rPr>
        <w:commentReference w:id="200"/>
      </w:r>
      <w:r w:rsidR="00A13231">
        <w:rPr>
          <w:rFonts w:ascii="Times New Roman" w:hAnsi="Times New Roman" w:cs="Times New Roman"/>
        </w:rPr>
        <w:t xml:space="preserve">-W/O </w:t>
      </w:r>
      <w:r w:rsidRPr="00C9444E">
        <w:rPr>
          <w:rFonts w:ascii="Times New Roman" w:hAnsi="Times New Roman" w:cs="Times New Roman"/>
        </w:rPr>
        <w:t>state is accessible for all levels of noxROS upregulation (SI Fig S17). The difference in the effect of noxROS and mtROS seems to result from the frustrated regulation o</w:t>
      </w:r>
      <w:r w:rsidR="00F450A2" w:rsidRPr="00C9444E">
        <w:rPr>
          <w:rFonts w:ascii="Times New Roman" w:hAnsi="Times New Roman" w:cs="Times New Roman"/>
        </w:rPr>
        <w:t>f</w:t>
      </w:r>
      <w:r w:rsidRPr="00C9444E">
        <w:rPr>
          <w:rFonts w:ascii="Times New Roman" w:hAnsi="Times New Roman" w:cs="Times New Roman"/>
        </w:rPr>
        <w:t xml:space="preserve"> mtROS by HIF-1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C9444E">
        <w:rPr>
          <w:rFonts w:ascii="Times New Roman" w:hAnsi="Times New Roman" w:cs="Times New Roman"/>
        </w:rPr>
        <w:t xml:space="preserve">. Therefore, feedback </w:t>
      </w:r>
      <w:r w:rsidR="00A13231">
        <w:rPr>
          <w:rFonts w:ascii="Times New Roman" w:hAnsi="Times New Roman" w:cs="Times New Roman"/>
        </w:rPr>
        <w:t xml:space="preserve">loops </w:t>
      </w:r>
      <w:r w:rsidRPr="00C9444E">
        <w:rPr>
          <w:rFonts w:ascii="Times New Roman" w:hAnsi="Times New Roman" w:cs="Times New Roman"/>
        </w:rPr>
        <w:t xml:space="preserve">between </w:t>
      </w:r>
      <w:commentRangeStart w:id="201"/>
      <w:r w:rsidRPr="00C9444E">
        <w:rPr>
          <w:rFonts w:ascii="Times New Roman" w:hAnsi="Times New Roman" w:cs="Times New Roman"/>
        </w:rPr>
        <w:t xml:space="preserve">mtROS, HIF-1,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C9444E">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A13231">
        <w:rPr>
          <w:rFonts w:ascii="Times New Roman" w:eastAsiaTheme="minorEastAsia" w:hAnsi="Times New Roman" w:cs="Times New Roman"/>
        </w:rPr>
        <w:t xml:space="preserve"> </w:t>
      </w:r>
      <w:r w:rsidR="00A13231">
        <w:rPr>
          <w:rFonts w:ascii="Times New Roman" w:hAnsi="Times New Roman" w:cs="Times New Roman"/>
        </w:rPr>
        <w:t>together</w:t>
      </w:r>
      <w:r w:rsidRPr="00C9444E">
        <w:rPr>
          <w:rFonts w:ascii="Times New Roman" w:hAnsi="Times New Roman" w:cs="Times New Roman"/>
        </w:rPr>
        <w:t xml:space="preserve"> control the </w:t>
      </w:r>
      <w:r w:rsidR="00F450A2" w:rsidRPr="00C9444E">
        <w:rPr>
          <w:rFonts w:ascii="Times New Roman" w:hAnsi="Times New Roman" w:cs="Times New Roman"/>
        </w:rPr>
        <w:t>appearance</w:t>
      </w:r>
      <w:r w:rsidRPr="00C9444E">
        <w:rPr>
          <w:rFonts w:ascii="Times New Roman" w:hAnsi="Times New Roman" w:cs="Times New Roman"/>
        </w:rPr>
        <w:t xml:space="preserve"> of the E/M-W/O state.</w:t>
      </w:r>
      <w:commentRangeEnd w:id="201"/>
      <w:r w:rsidR="00652DF7">
        <w:rPr>
          <w:rStyle w:val="CommentReference"/>
        </w:rPr>
        <w:commentReference w:id="201"/>
      </w:r>
    </w:p>
    <w:p w14:paraId="30D835C5" w14:textId="77777777" w:rsidR="00B263D8" w:rsidRPr="00C9444E" w:rsidRDefault="00B263D8" w:rsidP="00B263D8">
      <w:pPr>
        <w:pStyle w:val="CaptionedFigure"/>
        <w:jc w:val="center"/>
        <w:rPr>
          <w:rFonts w:ascii="Times New Roman" w:hAnsi="Times New Roman" w:cs="Times New Roman"/>
        </w:rPr>
      </w:pPr>
      <w:r w:rsidRPr="00C9444E">
        <w:rPr>
          <w:rFonts w:ascii="Times New Roman" w:hAnsi="Times New Roman" w:cs="Times New Roman"/>
          <w:noProof/>
        </w:rPr>
        <w:drawing>
          <wp:inline distT="0" distB="0" distL="0" distR="0" wp14:anchorId="4807813F" wp14:editId="004C2E54">
            <wp:extent cx="4971097" cy="3330938"/>
            <wp:effectExtent l="0" t="0" r="1270" b="3175"/>
            <wp:docPr id="3" name="Picture"/>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4971097" cy="3330938"/>
                    </a:xfrm>
                    <a:prstGeom prst="rect">
                      <a:avLst/>
                    </a:prstGeom>
                    <a:noFill/>
                    <a:ln w="9525">
                      <a:noFill/>
                      <a:headEnd/>
                      <a:tailEnd/>
                    </a:ln>
                  </pic:spPr>
                </pic:pic>
              </a:graphicData>
            </a:graphic>
          </wp:inline>
        </w:drawing>
      </w:r>
    </w:p>
    <w:p w14:paraId="6C5FC442" w14:textId="627AB4CE" w:rsidR="002C76E3" w:rsidRPr="00C9444E" w:rsidRDefault="00B263D8" w:rsidP="00B52736">
      <w:pPr>
        <w:pStyle w:val="Caption"/>
        <w:rPr>
          <w:rFonts w:ascii="Times New Roman" w:eastAsiaTheme="minorEastAsia" w:hAnsi="Times New Roman" w:cs="Times New Roman"/>
          <w:i w:val="0"/>
          <w:iCs/>
        </w:rPr>
      </w:pPr>
      <w:r w:rsidRPr="00C9444E">
        <w:rPr>
          <w:rFonts w:ascii="Times New Roman" w:hAnsi="Times New Roman" w:cs="Times New Roman"/>
          <w:b/>
          <w:bCs/>
          <w:i w:val="0"/>
          <w:iCs/>
        </w:rPr>
        <w:t>Figure</w:t>
      </w:r>
      <w:r w:rsidR="00977E1D" w:rsidRPr="00C9444E">
        <w:rPr>
          <w:rFonts w:ascii="Times New Roman" w:hAnsi="Times New Roman" w:cs="Times New Roman"/>
          <w:b/>
          <w:bCs/>
          <w:i w:val="0"/>
          <w:iCs/>
        </w:rPr>
        <w:t xml:space="preserve"> 4</w:t>
      </w:r>
      <w:r w:rsidRPr="00C9444E">
        <w:rPr>
          <w:rFonts w:ascii="Times New Roman" w:hAnsi="Times New Roman" w:cs="Times New Roman"/>
          <w:b/>
          <w:bCs/>
          <w:i w:val="0"/>
          <w:iCs/>
        </w:rPr>
        <w:t>.</w:t>
      </w:r>
      <w:r w:rsidRPr="00C9444E">
        <w:rPr>
          <w:rFonts w:ascii="Times New Roman" w:hAnsi="Times New Roman" w:cs="Times New Roman"/>
          <w:i w:val="0"/>
          <w:iCs/>
        </w:rPr>
        <w:t xml:space="preserve"> </w:t>
      </w:r>
      <m:oMath>
        <m:sSub>
          <m:sSubPr>
            <m:ctrlPr>
              <w:rPr>
                <w:rFonts w:ascii="Cambria Math" w:hAnsi="Cambria Math" w:cs="Times New Roman"/>
              </w:rPr>
            </m:ctrlPr>
          </m:sSubPr>
          <m:e>
            <m:r>
              <w:rPr>
                <w:rFonts w:ascii="Cambria Math" w:hAnsi="Cambria Math" w:cs="Times New Roman"/>
              </w:rPr>
              <m:t>μ</m:t>
            </m:r>
          </m:e>
          <m:sub>
            <m:r>
              <m:rPr>
                <m:sty m:val="p"/>
              </m:rPr>
              <w:rPr>
                <w:rFonts w:ascii="Cambria Math" w:hAnsi="Cambria Math" w:cs="Times New Roman"/>
              </w:rPr>
              <m:t>200</m:t>
            </m:r>
          </m:sub>
        </m:sSub>
      </m:oMath>
      <w:r w:rsidR="0089457E">
        <w:rPr>
          <w:rFonts w:ascii="Times New Roman" w:hAnsi="Times New Roman" w:cs="Times New Roman"/>
          <w:b/>
          <w:bCs/>
          <w:i w:val="0"/>
          <w:iCs/>
        </w:rPr>
        <w:t xml:space="preserve">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89457E">
        <w:rPr>
          <w:rFonts w:ascii="Times New Roman" w:hAnsi="Times New Roman" w:cs="Times New Roman"/>
          <w:b/>
          <w:bCs/>
          <w:i w:val="0"/>
          <w:iCs/>
        </w:rPr>
        <w:t xml:space="preserve"> can</w:t>
      </w:r>
      <w:r w:rsidRPr="00C9444E">
        <w:rPr>
          <w:rFonts w:ascii="Times New Roman" w:hAnsi="Times New Roman" w:cs="Times New Roman"/>
          <w:b/>
          <w:bCs/>
          <w:i w:val="0"/>
          <w:iCs/>
        </w:rPr>
        <w:t xml:space="preserve"> upregulate the W/O phenotype.</w:t>
      </w:r>
      <w:r w:rsidRPr="00C9444E">
        <w:rPr>
          <w:rFonts w:ascii="Times New Roman" w:hAnsi="Times New Roman" w:cs="Times New Roman"/>
          <w:i w:val="0"/>
          <w:iCs/>
        </w:rPr>
        <w:t xml:space="preserve"> </w:t>
      </w:r>
      <w:r w:rsidR="00470ADE" w:rsidRPr="00C9444E">
        <w:rPr>
          <w:rFonts w:ascii="Times New Roman" w:hAnsi="Times New Roman" w:cs="Times New Roman"/>
          <w:i w:val="0"/>
          <w:iCs/>
        </w:rPr>
        <w:t xml:space="preserve">When all three </w:t>
      </w:r>
      <w:proofErr w:type="spellStart"/>
      <w:r w:rsidR="00470ADE" w:rsidRPr="00C9444E">
        <w:rPr>
          <w:rFonts w:ascii="Times New Roman" w:hAnsi="Times New Roman" w:cs="Times New Roman"/>
          <w:i w:val="0"/>
          <w:iCs/>
        </w:rPr>
        <w:t>crosstalks</w:t>
      </w:r>
      <w:proofErr w:type="spellEnd"/>
      <w:r w:rsidR="00470ADE" w:rsidRPr="00C9444E">
        <w:rPr>
          <w:rFonts w:ascii="Times New Roman" w:hAnsi="Times New Roman" w:cs="Times New Roman"/>
          <w:i w:val="0"/>
          <w:iCs/>
        </w:rPr>
        <w:t xml:space="preserve"> from the EMT network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oMath>
      <w:r w:rsidR="00470ADE" w:rsidRPr="00C9444E">
        <w:rPr>
          <w:rFonts w:ascii="Times New Roman" w:eastAsiaTheme="minorEastAsia" w:hAnsi="Times New Roman" w:cs="Times New Roman"/>
          <w:i w:val="0"/>
          <w:iCs/>
        </w:rPr>
        <w:t xml:space="preserve">-|HIF-1,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34</m:t>
            </m:r>
          </m:sub>
        </m:sSub>
      </m:oMath>
      <w:r w:rsidR="00470ADE" w:rsidRPr="00C9444E">
        <w:rPr>
          <w:rFonts w:ascii="Times New Roman" w:eastAsiaTheme="minorEastAsia" w:hAnsi="Times New Roman" w:cs="Times New Roman"/>
          <w:i w:val="0"/>
          <w:iCs/>
        </w:rPr>
        <w:t xml:space="preserve">-&gt; mtROS, and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34</m:t>
            </m:r>
          </m:sub>
        </m:sSub>
      </m:oMath>
      <w:r w:rsidR="00470ADE" w:rsidRPr="00C9444E">
        <w:rPr>
          <w:rFonts w:ascii="Times New Roman" w:eastAsiaTheme="minorEastAsia" w:hAnsi="Times New Roman" w:cs="Times New Roman"/>
          <w:i w:val="0"/>
          <w:iCs/>
        </w:rPr>
        <w:t>-&gt;noxROS)</w:t>
      </w:r>
      <w:r w:rsidR="00470ADE" w:rsidRPr="00C9444E">
        <w:rPr>
          <w:rFonts w:ascii="Times New Roman" w:hAnsi="Times New Roman" w:cs="Times New Roman"/>
          <w:i w:val="0"/>
          <w:iCs/>
        </w:rPr>
        <w:t xml:space="preserve"> are active the E/M-W/O state can be upregulated.</w:t>
      </w:r>
      <w:r w:rsidR="003E1465" w:rsidRPr="00C9444E">
        <w:rPr>
          <w:rFonts w:ascii="Times New Roman" w:hAnsi="Times New Roman" w:cs="Times New Roman"/>
          <w:i w:val="0"/>
          <w:iCs/>
        </w:rPr>
        <w:t xml:space="preserve"> </w:t>
      </w:r>
      <w:r w:rsidR="00E46322" w:rsidRPr="00C9444E">
        <w:rPr>
          <w:rFonts w:ascii="Times New Roman" w:hAnsi="Times New Roman" w:cs="Times New Roman"/>
          <w:i w:val="0"/>
          <w:iCs/>
        </w:rPr>
        <w:t xml:space="preserve">The E/M-W/O state is accessible when mtROS is high and at intermediate silencing of HIF-1. The level of noxROS seems to have minimal effect. This suggests the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34</m:t>
            </m:r>
          </m:sub>
        </m:sSub>
      </m:oMath>
      <w:r w:rsidR="00E46322" w:rsidRPr="00C9444E">
        <w:rPr>
          <w:rFonts w:ascii="Times New Roman" w:eastAsiaTheme="minorEastAsia" w:hAnsi="Times New Roman" w:cs="Times New Roman"/>
          <w:i w:val="0"/>
          <w:iCs/>
        </w:rPr>
        <w:t>/</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oMath>
      <w:r w:rsidR="00E46322" w:rsidRPr="00C9444E">
        <w:rPr>
          <w:rFonts w:ascii="Times New Roman" w:eastAsiaTheme="minorEastAsia" w:hAnsi="Times New Roman" w:cs="Times New Roman"/>
          <w:i w:val="0"/>
          <w:iCs/>
        </w:rPr>
        <w:t>/HIF-1/mtROS axis plays a significant role in stabilizing the hybrid E/M-W/O state.</w:t>
      </w:r>
      <w:r w:rsidRPr="00C9444E">
        <w:rPr>
          <w:rFonts w:ascii="Times New Roman" w:hAnsi="Times New Roman" w:cs="Times New Roman"/>
          <w:i w:val="0"/>
          <w:iCs/>
        </w:rPr>
        <w:t xml:space="preserve"> </w:t>
      </w:r>
      <w:r w:rsidRPr="00C9444E">
        <w:rPr>
          <w:rFonts w:ascii="Times New Roman" w:hAnsi="Times New Roman" w:cs="Times New Roman"/>
          <w:b/>
          <w:bCs/>
          <w:i w:val="0"/>
          <w:iCs/>
        </w:rPr>
        <w:t>(A)</w:t>
      </w:r>
      <w:r w:rsidRPr="00C9444E">
        <w:rPr>
          <w:rFonts w:ascii="Times New Roman" w:hAnsi="Times New Roman" w:cs="Times New Roman"/>
          <w:i w:val="0"/>
          <w:iCs/>
        </w:rPr>
        <w:t xml:space="preserve"> </w:t>
      </w:r>
      <w:r w:rsidR="001D0041">
        <w:rPr>
          <w:rFonts w:ascii="Times New Roman" w:hAnsi="Times New Roman" w:cs="Times New Roman"/>
          <w:i w:val="0"/>
          <w:iCs/>
        </w:rPr>
        <w:t>Schematic illustration of the</w:t>
      </w:r>
      <w:r w:rsidRPr="00C9444E">
        <w:rPr>
          <w:rFonts w:ascii="Times New Roman" w:hAnsi="Times New Roman" w:cs="Times New Roman"/>
          <w:i w:val="0"/>
          <w:iCs/>
        </w:rPr>
        <w:t xml:space="preserve"> coupled metabolic (top) and EMT (bottom) regulatory network with all EMT driven regulatory links active (</w:t>
      </w:r>
      <m:oMath>
        <m:sSub>
          <m:sSubPr>
            <m:ctrlPr>
              <w:rPr>
                <w:rFonts w:ascii="Cambria Math" w:hAnsi="Cambria Math" w:cs="Times New Roman"/>
                <w:iCs/>
              </w:rPr>
            </m:ctrlPr>
          </m:sSubPr>
          <m:e>
            <m:r>
              <w:rPr>
                <w:rFonts w:ascii="Cambria Math" w:hAnsi="Cambria Math" w:cs="Times New Roman"/>
              </w:rPr>
              <m:t>μ</m:t>
            </m:r>
            <m:ctrlPr>
              <w:rPr>
                <w:rFonts w:ascii="Cambria Math" w:hAnsi="Cambria Math" w:cs="Times New Roman"/>
                <w:i w:val="0"/>
                <w:iCs/>
              </w:rPr>
            </m:ctrlPr>
          </m:e>
          <m:sub>
            <m:r>
              <w:rPr>
                <w:rFonts w:ascii="Cambria Math" w:hAnsi="Cambria Math" w:cs="Times New Roman"/>
              </w:rPr>
              <m:t>34</m:t>
            </m:r>
          </m:sub>
        </m:sSub>
      </m:oMath>
      <w:r w:rsidRPr="00C9444E">
        <w:rPr>
          <w:rFonts w:ascii="Times New Roman" w:eastAsiaTheme="minorEastAsia" w:hAnsi="Times New Roman" w:cs="Times New Roman"/>
          <w:i w:val="0"/>
          <w:iCs/>
        </w:rPr>
        <w:t xml:space="preserve"> upregulating mtROS, </w:t>
      </w:r>
      <m:oMath>
        <m:sSub>
          <m:sSubPr>
            <m:ctrlPr>
              <w:rPr>
                <w:rFonts w:ascii="Cambria Math" w:hAnsi="Cambria Math" w:cs="Times New Roman"/>
                <w:iCs/>
              </w:rPr>
            </m:ctrlPr>
          </m:sSubPr>
          <m:e>
            <m:r>
              <w:rPr>
                <w:rFonts w:ascii="Cambria Math" w:hAnsi="Cambria Math" w:cs="Times New Roman"/>
              </w:rPr>
              <m:t>μ</m:t>
            </m:r>
            <m:ctrlPr>
              <w:rPr>
                <w:rFonts w:ascii="Cambria Math" w:hAnsi="Cambria Math" w:cs="Times New Roman"/>
                <w:i w:val="0"/>
                <w:iCs/>
              </w:rPr>
            </m:ctrlPr>
          </m:e>
          <m:sub>
            <m:r>
              <w:rPr>
                <w:rFonts w:ascii="Cambria Math" w:hAnsi="Cambria Math" w:cs="Times New Roman"/>
              </w:rPr>
              <m:t>34</m:t>
            </m:r>
          </m:sub>
        </m:sSub>
      </m:oMath>
      <w:r w:rsidRPr="00C9444E">
        <w:rPr>
          <w:rFonts w:ascii="Times New Roman" w:eastAsiaTheme="minorEastAsia" w:hAnsi="Times New Roman" w:cs="Times New Roman"/>
          <w:i w:val="0"/>
          <w:iCs/>
        </w:rPr>
        <w:t xml:space="preserve"> upregulating noxROS, and </w:t>
      </w:r>
      <m:oMath>
        <m:sSub>
          <m:sSubPr>
            <m:ctrlPr>
              <w:rPr>
                <w:rFonts w:ascii="Cambria Math" w:hAnsi="Cambria Math" w:cs="Times New Roman"/>
                <w:iCs/>
              </w:rPr>
            </m:ctrlPr>
          </m:sSubPr>
          <m:e>
            <m:r>
              <w:rPr>
                <w:rFonts w:ascii="Cambria Math" w:hAnsi="Cambria Math" w:cs="Times New Roman"/>
              </w:rPr>
              <m:t>μ</m:t>
            </m:r>
            <m:ctrlPr>
              <w:rPr>
                <w:rFonts w:ascii="Cambria Math" w:hAnsi="Cambria Math" w:cs="Times New Roman"/>
                <w:i w:val="0"/>
                <w:iCs/>
              </w:rPr>
            </m:ctrlPr>
          </m:e>
          <m:sub>
            <m:r>
              <w:rPr>
                <w:rFonts w:ascii="Cambria Math" w:hAnsi="Cambria Math" w:cs="Times New Roman"/>
              </w:rPr>
              <m:t>200</m:t>
            </m:r>
          </m:sub>
        </m:sSub>
      </m:oMath>
      <w:r w:rsidRPr="00C9444E">
        <w:rPr>
          <w:rFonts w:ascii="Times New Roman" w:eastAsiaTheme="minorEastAsia" w:hAnsi="Times New Roman" w:cs="Times New Roman"/>
          <w:i w:val="0"/>
          <w:iCs/>
        </w:rPr>
        <w:t xml:space="preserve"> silencing </w:t>
      </w:r>
      <w:r w:rsidRPr="00C9444E">
        <w:rPr>
          <w:rFonts w:ascii="Times New Roman" w:hAnsi="Times New Roman" w:cs="Times New Roman"/>
          <w:i w:val="0"/>
          <w:iCs/>
        </w:rPr>
        <w:t>HIF-1</w:t>
      </w:r>
      <w:r w:rsidRPr="00C9444E">
        <w:rPr>
          <w:rFonts w:ascii="Times New Roman" w:eastAsiaTheme="minorEastAsia" w:hAnsi="Times New Roman" w:cs="Times New Roman"/>
          <w:i w:val="0"/>
          <w:iCs/>
        </w:rPr>
        <w:t xml:space="preserve">). </w:t>
      </w:r>
      <w:r w:rsidRPr="00C9444E">
        <w:rPr>
          <w:rFonts w:ascii="Times New Roman" w:eastAsiaTheme="minorEastAsia" w:hAnsi="Times New Roman" w:cs="Times New Roman"/>
          <w:b/>
          <w:bCs/>
          <w:i w:val="0"/>
          <w:iCs/>
        </w:rPr>
        <w:t xml:space="preserve">(B) </w:t>
      </w:r>
      <w:r w:rsidRPr="00C9444E">
        <w:rPr>
          <w:rFonts w:ascii="Times New Roman" w:eastAsiaTheme="minorEastAsia" w:hAnsi="Times New Roman" w:cs="Times New Roman"/>
          <w:i w:val="0"/>
          <w:iCs/>
        </w:rPr>
        <w:t xml:space="preserve">The phase plane corresponding to all EMT driven regulatory links (network pictured in A). The regulation of </w:t>
      </w:r>
      <w:r w:rsidRPr="00C9444E">
        <w:rPr>
          <w:rFonts w:ascii="Times New Roman" w:hAnsi="Times New Roman" w:cs="Times New Roman"/>
          <w:i w:val="0"/>
          <w:iCs/>
        </w:rPr>
        <w:t>HIF-1</w:t>
      </w:r>
      <w:r w:rsidRPr="00C9444E">
        <w:rPr>
          <w:rFonts w:ascii="Times New Roman" w:eastAsiaTheme="minorEastAsia" w:hAnsi="Times New Roman" w:cs="Times New Roman"/>
          <w:i w:val="0"/>
          <w:iCs/>
        </w:rPr>
        <w:t xml:space="preserve"> by </w:t>
      </w:r>
      <m:oMath>
        <m:sSub>
          <m:sSubPr>
            <m:ctrlPr>
              <w:rPr>
                <w:rFonts w:ascii="Cambria Math" w:hAnsi="Cambria Math" w:cs="Times New Roman"/>
                <w:iCs/>
              </w:rPr>
            </m:ctrlPr>
          </m:sSubPr>
          <m:e>
            <m:r>
              <w:rPr>
                <w:rFonts w:ascii="Cambria Math" w:hAnsi="Cambria Math" w:cs="Times New Roman"/>
              </w:rPr>
              <m:t>μ</m:t>
            </m:r>
            <m:ctrlPr>
              <w:rPr>
                <w:rFonts w:ascii="Cambria Math" w:hAnsi="Cambria Math" w:cs="Times New Roman"/>
                <w:i w:val="0"/>
                <w:iCs/>
              </w:rPr>
            </m:ctrlPr>
          </m:e>
          <m:sub>
            <m:r>
              <w:rPr>
                <w:rFonts w:ascii="Cambria Math" w:hAnsi="Cambria Math" w:cs="Times New Roman"/>
              </w:rPr>
              <m:t>200</m:t>
            </m:r>
          </m:sub>
        </m:sSub>
      </m:oMath>
      <w:r w:rsidRPr="00C9444E">
        <w:rPr>
          <w:rFonts w:ascii="Times New Roman" w:eastAsiaTheme="minorEastAsia" w:hAnsi="Times New Roman" w:cs="Times New Roman"/>
          <w:i w:val="0"/>
          <w:iCs/>
        </w:rPr>
        <w:t xml:space="preserve"> in this phase plane corresponds to the rightmost, blue region of Fig. 3 where all metabolic phenotypes are possible. As noxROS is upr</w:t>
      </w:r>
      <w:proofErr w:type="spellStart"/>
      <w:r w:rsidRPr="00C9444E">
        <w:rPr>
          <w:rFonts w:ascii="Times New Roman" w:eastAsiaTheme="minorEastAsia" w:hAnsi="Times New Roman" w:cs="Times New Roman"/>
          <w:i w:val="0"/>
          <w:iCs/>
        </w:rPr>
        <w:t>egulated</w:t>
      </w:r>
      <w:proofErr w:type="spellEnd"/>
      <w:r w:rsidRPr="00C9444E">
        <w:rPr>
          <w:rFonts w:ascii="Times New Roman" w:eastAsiaTheme="minorEastAsia" w:hAnsi="Times New Roman" w:cs="Times New Roman"/>
          <w:i w:val="0"/>
          <w:iCs/>
        </w:rPr>
        <w:t xml:space="preserve"> (right to left), the </w:t>
      </w:r>
      <w:r w:rsidR="00A7510D">
        <w:rPr>
          <w:rFonts w:ascii="Times New Roman" w:eastAsiaTheme="minorEastAsia" w:hAnsi="Times New Roman" w:cs="Times New Roman"/>
          <w:i w:val="0"/>
          <w:iCs/>
        </w:rPr>
        <w:t>W</w:t>
      </w:r>
      <w:r w:rsidRPr="00C9444E">
        <w:rPr>
          <w:rFonts w:ascii="Times New Roman" w:eastAsiaTheme="minorEastAsia" w:hAnsi="Times New Roman" w:cs="Times New Roman"/>
          <w:i w:val="0"/>
          <w:iCs/>
        </w:rPr>
        <w:t xml:space="preserve"> </w:t>
      </w:r>
      <w:r w:rsidR="00A7510D">
        <w:rPr>
          <w:rFonts w:ascii="Times New Roman" w:eastAsiaTheme="minorEastAsia" w:hAnsi="Times New Roman" w:cs="Times New Roman"/>
          <w:i w:val="0"/>
          <w:iCs/>
        </w:rPr>
        <w:t xml:space="preserve">state </w:t>
      </w:r>
      <w:proofErr w:type="gramStart"/>
      <w:r w:rsidRPr="00C9444E">
        <w:rPr>
          <w:rFonts w:ascii="Times New Roman" w:eastAsiaTheme="minorEastAsia" w:hAnsi="Times New Roman" w:cs="Times New Roman"/>
          <w:i w:val="0"/>
          <w:iCs/>
        </w:rPr>
        <w:t>is suppressed</w:t>
      </w:r>
      <w:proofErr w:type="gramEnd"/>
      <w:r w:rsidRPr="00C9444E">
        <w:rPr>
          <w:rFonts w:ascii="Times New Roman" w:eastAsiaTheme="minorEastAsia" w:hAnsi="Times New Roman" w:cs="Times New Roman"/>
          <w:i w:val="0"/>
          <w:iCs/>
        </w:rPr>
        <w:t xml:space="preserve">. However, as the level of mtROS increases (top to bottom), the black dotted region appears showing the existence of the E/M-W/O coupled state, suggesting mtROS may have a stronger effect on the E/M-W/O </w:t>
      </w:r>
      <w:r w:rsidR="00A7510D">
        <w:rPr>
          <w:rFonts w:ascii="Times New Roman" w:eastAsiaTheme="minorEastAsia" w:hAnsi="Times New Roman" w:cs="Times New Roman"/>
          <w:i w:val="0"/>
          <w:iCs/>
        </w:rPr>
        <w:t>state</w:t>
      </w:r>
      <w:r w:rsidRPr="00C9444E">
        <w:rPr>
          <w:rFonts w:ascii="Times New Roman" w:eastAsiaTheme="minorEastAsia" w:hAnsi="Times New Roman" w:cs="Times New Roman"/>
          <w:i w:val="0"/>
          <w:iCs/>
        </w:rPr>
        <w:t xml:space="preserve"> than noxROS. </w:t>
      </w:r>
      <w:r w:rsidRPr="00C9444E">
        <w:rPr>
          <w:rFonts w:ascii="Times New Roman" w:eastAsiaTheme="minorEastAsia" w:hAnsi="Times New Roman" w:cs="Times New Roman"/>
          <w:b/>
          <w:bCs/>
          <w:i w:val="0"/>
          <w:iCs/>
        </w:rPr>
        <w:t xml:space="preserve">(C) </w:t>
      </w:r>
      <w:r w:rsidRPr="00C9444E">
        <w:rPr>
          <w:rFonts w:ascii="Times New Roman" w:hAnsi="Times New Roman" w:cs="Times New Roman"/>
          <w:i w:val="0"/>
          <w:iCs/>
        </w:rPr>
        <w:t>The coupled states</w:t>
      </w:r>
      <w:r w:rsidR="00652DF7">
        <w:rPr>
          <w:rFonts w:ascii="Times New Roman" w:hAnsi="Times New Roman" w:cs="Times New Roman"/>
          <w:i w:val="0"/>
          <w:iCs/>
        </w:rPr>
        <w:t xml:space="preserve"> of (B)</w:t>
      </w:r>
      <w:r w:rsidRPr="00C9444E">
        <w:rPr>
          <w:rFonts w:ascii="Times New Roman" w:hAnsi="Times New Roman" w:cs="Times New Roman"/>
          <w:i w:val="0"/>
          <w:iCs/>
        </w:rPr>
        <w:t xml:space="preserve"> when only EMT driven </w:t>
      </w:r>
      <w:proofErr w:type="spellStart"/>
      <w:r w:rsidRPr="00C9444E">
        <w:rPr>
          <w:rFonts w:ascii="Times New Roman" w:hAnsi="Times New Roman" w:cs="Times New Roman"/>
          <w:i w:val="0"/>
          <w:iCs/>
        </w:rPr>
        <w:t>crosstalks</w:t>
      </w:r>
      <w:proofErr w:type="spellEnd"/>
      <w:r w:rsidRPr="00C9444E">
        <w:rPr>
          <w:rFonts w:ascii="Times New Roman" w:hAnsi="Times New Roman" w:cs="Times New Roman"/>
          <w:i w:val="0"/>
          <w:iCs/>
        </w:rPr>
        <w:t xml:space="preserve"> are active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oMath>
      <w:r w:rsidRPr="00C9444E">
        <w:rPr>
          <w:rFonts w:ascii="Times New Roman" w:eastAsiaTheme="minorEastAsia" w:hAnsi="Times New Roman" w:cs="Times New Roman"/>
          <w:i w:val="0"/>
          <w:iCs/>
        </w:rPr>
        <w:t xml:space="preserve"> downregulating </w:t>
      </w:r>
      <w:r w:rsidRPr="00C9444E">
        <w:rPr>
          <w:rFonts w:ascii="Times New Roman" w:hAnsi="Times New Roman" w:cs="Times New Roman"/>
          <w:i w:val="0"/>
          <w:iCs/>
        </w:rPr>
        <w:t>HIF-1</w:t>
      </w:r>
      <w:r w:rsidRPr="00C9444E">
        <w:rPr>
          <w:rFonts w:ascii="Times New Roman" w:eastAsiaTheme="minorEastAsia" w:hAnsi="Times New Roman" w:cs="Times New Roman"/>
          <w:i w:val="0"/>
          <w:iCs/>
        </w:rPr>
        <w:t xml:space="preserve"> and</w:t>
      </w:r>
      <w:r w:rsidRPr="00C9444E">
        <w:rPr>
          <w:rFonts w:ascii="Times New Roman" w:hAnsi="Times New Roman" w:cs="Times New Roman"/>
          <w:i w:val="0"/>
          <w:iCs/>
        </w:rPr>
        <w:t xml:space="preserve">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34</m:t>
            </m:r>
          </m:sub>
        </m:sSub>
      </m:oMath>
      <w:r w:rsidRPr="00C9444E">
        <w:rPr>
          <w:rFonts w:ascii="Times New Roman" w:eastAsiaTheme="minorEastAsia" w:hAnsi="Times New Roman" w:cs="Times New Roman"/>
          <w:i w:val="0"/>
          <w:iCs/>
        </w:rPr>
        <w:t xml:space="preserve"> upregulating mtROS and noxROS</w:t>
      </w:r>
      <w:r w:rsidRPr="00C9444E">
        <w:rPr>
          <w:rFonts w:ascii="Times New Roman" w:hAnsi="Times New Roman" w:cs="Times New Roman"/>
          <w:i w:val="0"/>
          <w:iCs/>
        </w:rPr>
        <w:t>). The E/M-W/O state exists when mtROS is upregulated.</w:t>
      </w:r>
      <w:r w:rsidR="00652DF7">
        <w:rPr>
          <w:rFonts w:ascii="Times New Roman" w:hAnsi="Times New Roman" w:cs="Times New Roman"/>
          <w:i w:val="0"/>
          <w:iCs/>
        </w:rPr>
        <w:t xml:space="preserve"> This </w:t>
      </w:r>
      <w:proofErr w:type="gramStart"/>
      <w:r w:rsidR="00652DF7">
        <w:rPr>
          <w:rFonts w:ascii="Times New Roman" w:hAnsi="Times New Roman" w:cs="Times New Roman"/>
          <w:i w:val="0"/>
          <w:iCs/>
        </w:rPr>
        <w:t>is zoomed</w:t>
      </w:r>
      <w:proofErr w:type="gramEnd"/>
      <w:r w:rsidR="00652DF7">
        <w:rPr>
          <w:rFonts w:ascii="Times New Roman" w:hAnsi="Times New Roman" w:cs="Times New Roman"/>
          <w:i w:val="0"/>
          <w:iCs/>
        </w:rPr>
        <w:t xml:space="preserve"> in on the middle region of (C).</w:t>
      </w:r>
      <w:r w:rsidRPr="00C9444E">
        <w:rPr>
          <w:rFonts w:ascii="Times New Roman" w:hAnsi="Times New Roman" w:cs="Times New Roman"/>
          <w:i w:val="0"/>
          <w:iCs/>
        </w:rPr>
        <w:t xml:space="preserve"> </w:t>
      </w:r>
      <w:r w:rsidRPr="00C9444E">
        <w:rPr>
          <w:rFonts w:ascii="Times New Roman" w:eastAsiaTheme="minorEastAsia" w:hAnsi="Times New Roman" w:cs="Times New Roman"/>
          <w:b/>
          <w:bCs/>
          <w:i w:val="0"/>
          <w:iCs/>
        </w:rPr>
        <w:t xml:space="preserve">(D) </w:t>
      </w:r>
      <w:r w:rsidRPr="00C9444E">
        <w:rPr>
          <w:rFonts w:ascii="Times New Roman" w:eastAsiaTheme="minorEastAsia" w:hAnsi="Times New Roman" w:cs="Times New Roman"/>
          <w:i w:val="0"/>
          <w:iCs/>
        </w:rPr>
        <w:t>At maximum upregulation of noxROS (</w:t>
      </w:r>
      <m:oMath>
        <m:sSub>
          <m:sSubPr>
            <m:ctrlPr>
              <w:rPr>
                <w:rFonts w:ascii="Cambria Math" w:eastAsiaTheme="minorEastAsia" w:hAnsi="Cambria Math" w:cs="Times New Roman"/>
                <w:iCs/>
              </w:rPr>
            </m:ctrlPr>
          </m:sSubPr>
          <m:e>
            <m:r>
              <w:rPr>
                <w:rFonts w:ascii="Cambria Math" w:eastAsiaTheme="minorEastAsia" w:hAnsi="Cambria Math" w:cs="Times New Roman"/>
              </w:rPr>
              <m:t>λ</m:t>
            </m:r>
            <m:ctrlPr>
              <w:rPr>
                <w:rFonts w:ascii="Cambria Math" w:eastAsiaTheme="minorEastAsia" w:hAnsi="Cambria Math" w:cs="Times New Roman"/>
                <w:i w:val="0"/>
                <w:iCs/>
              </w:rPr>
            </m:ctrlPr>
          </m:e>
          <m:sub>
            <m:sSub>
              <m:sSubPr>
                <m:ctrlPr>
                  <w:rPr>
                    <w:rFonts w:ascii="Cambria Math" w:eastAsiaTheme="minorEastAsia" w:hAnsi="Cambria Math" w:cs="Times New Roman"/>
                    <w:iCs/>
                  </w:rPr>
                </m:ctrlPr>
              </m:sSubPr>
              <m:e>
                <m:r>
                  <w:rPr>
                    <w:rFonts w:ascii="Cambria Math" w:eastAsiaTheme="minorEastAsia" w:hAnsi="Cambria Math" w:cs="Times New Roman"/>
                  </w:rPr>
                  <m:t>μ</m:t>
                </m:r>
              </m:e>
              <m:sub>
                <m:r>
                  <w:rPr>
                    <w:rFonts w:ascii="Cambria Math" w:eastAsiaTheme="minorEastAsia" w:hAnsi="Cambria Math" w:cs="Times New Roman"/>
                  </w:rPr>
                  <m:t>34</m:t>
                </m:r>
              </m:sub>
            </m:sSub>
            <m:r>
              <w:rPr>
                <w:rFonts w:ascii="Cambria Math" w:eastAsiaTheme="minorEastAsia" w:hAnsi="Cambria Math" w:cs="Times New Roman"/>
              </w:rPr>
              <m:t>-&gt;noxROS</m:t>
            </m:r>
          </m:sub>
        </m:sSub>
      </m:oMath>
      <w:r w:rsidRPr="00C9444E">
        <w:rPr>
          <w:rFonts w:ascii="Times New Roman" w:eastAsiaTheme="minorEastAsia" w:hAnsi="Times New Roman" w:cs="Times New Roman"/>
          <w:i w:val="0"/>
          <w:iCs/>
        </w:rPr>
        <w:t xml:space="preserve">=0), as mtROS increases (x-axis) and </w:t>
      </w:r>
      <w:r w:rsidRPr="00C9444E">
        <w:rPr>
          <w:rFonts w:ascii="Times New Roman" w:hAnsi="Times New Roman" w:cs="Times New Roman"/>
          <w:i w:val="0"/>
          <w:iCs/>
        </w:rPr>
        <w:t>HIF-1</w:t>
      </w:r>
      <w:r w:rsidRPr="00C9444E">
        <w:rPr>
          <w:rFonts w:ascii="Times New Roman" w:eastAsiaTheme="minorEastAsia" w:hAnsi="Times New Roman" w:cs="Times New Roman"/>
          <w:i w:val="0"/>
          <w:iCs/>
        </w:rPr>
        <w:t xml:space="preserve"> is </w:t>
      </w:r>
      <w:r w:rsidR="004C4F9D">
        <w:rPr>
          <w:rFonts w:ascii="Times New Roman" w:eastAsiaTheme="minorEastAsia" w:hAnsi="Times New Roman" w:cs="Times New Roman"/>
          <w:i w:val="0"/>
          <w:iCs/>
        </w:rPr>
        <w:t xml:space="preserve">moderately </w:t>
      </w:r>
      <w:r w:rsidRPr="00C9444E">
        <w:rPr>
          <w:rFonts w:ascii="Times New Roman" w:eastAsiaTheme="minorEastAsia" w:hAnsi="Times New Roman" w:cs="Times New Roman"/>
          <w:i w:val="0"/>
          <w:iCs/>
        </w:rPr>
        <w:t>silenced (y-axis) there are regions where the E/M-W/O state is possible (black dotted regions).</w:t>
      </w:r>
    </w:p>
    <w:p w14:paraId="3DC9BF64" w14:textId="77777777" w:rsidR="00B263D8" w:rsidRPr="00C9444E" w:rsidRDefault="00B263D8" w:rsidP="00B52736">
      <w:pPr>
        <w:pStyle w:val="Caption"/>
        <w:rPr>
          <w:rFonts w:ascii="Times New Roman" w:hAnsi="Times New Roman" w:cs="Times New Roman"/>
          <w:b/>
          <w:bCs/>
          <w:i w:val="0"/>
          <w:iCs/>
        </w:rPr>
      </w:pPr>
    </w:p>
    <w:p w14:paraId="675CA9C0" w14:textId="4A133E8F" w:rsidR="00851F04" w:rsidRPr="00C9444E" w:rsidRDefault="00970EF3" w:rsidP="007776FA">
      <w:pPr>
        <w:pStyle w:val="FirstParagraph"/>
        <w:spacing w:line="480" w:lineRule="auto"/>
        <w:rPr>
          <w:rFonts w:ascii="Times New Roman" w:hAnsi="Times New Roman" w:cs="Times New Roman"/>
        </w:rPr>
      </w:pPr>
      <w:r w:rsidRPr="00C9444E">
        <w:rPr>
          <w:rFonts w:ascii="Times New Roman" w:hAnsi="Times New Roman" w:cs="Times New Roman"/>
          <w:b/>
          <w:bCs/>
        </w:rPr>
        <w:t>Metabolic reprogramming can drive EMT:</w:t>
      </w:r>
      <w:r w:rsidRPr="00C9444E">
        <w:rPr>
          <w:rFonts w:ascii="Times New Roman" w:hAnsi="Times New Roman" w:cs="Times New Roman"/>
        </w:rPr>
        <w:t xml:space="preserve"> </w:t>
      </w:r>
      <w:r w:rsidR="00A143F5" w:rsidRPr="00C9444E">
        <w:rPr>
          <w:rFonts w:ascii="Times New Roman" w:hAnsi="Times New Roman" w:cs="Times New Roman"/>
        </w:rPr>
        <w:t xml:space="preserve">We next turn to a consideration of information flowing in the other direction, from metabolism to EMT. </w:t>
      </w:r>
      <w:r w:rsidR="001D5E10" w:rsidRPr="00C9444E">
        <w:rPr>
          <w:rFonts w:ascii="Times New Roman" w:hAnsi="Times New Roman" w:cs="Times New Roman"/>
        </w:rPr>
        <w:t xml:space="preserve">To elucidate the way in which metabolic reprogramming </w:t>
      </w:r>
      <w:r w:rsidR="009E4133" w:rsidRPr="00C9444E">
        <w:rPr>
          <w:rFonts w:ascii="Times New Roman" w:hAnsi="Times New Roman" w:cs="Times New Roman"/>
        </w:rPr>
        <w:t xml:space="preserve">can </w:t>
      </w:r>
      <w:r w:rsidR="001D5E10" w:rsidRPr="00C9444E">
        <w:rPr>
          <w:rFonts w:ascii="Times New Roman" w:hAnsi="Times New Roman" w:cs="Times New Roman"/>
        </w:rPr>
        <w:t>drive EMT, we determine</w:t>
      </w:r>
      <w:r w:rsidRPr="00C9444E">
        <w:rPr>
          <w:rFonts w:ascii="Times New Roman" w:hAnsi="Times New Roman" w:cs="Times New Roman"/>
        </w:rPr>
        <w:t>d</w:t>
      </w:r>
      <w:r w:rsidR="001D5E10" w:rsidRPr="00C9444E">
        <w:rPr>
          <w:rFonts w:ascii="Times New Roman" w:hAnsi="Times New Roman" w:cs="Times New Roman"/>
        </w:rPr>
        <w:t xml:space="preserve"> the </w:t>
      </w:r>
      <w:r w:rsidR="00654B6E" w:rsidRPr="00C9444E">
        <w:rPr>
          <w:rFonts w:ascii="Times New Roman" w:hAnsi="Times New Roman" w:cs="Times New Roman"/>
        </w:rPr>
        <w:t>e</w:t>
      </w:r>
      <w:r w:rsidR="001D5E10" w:rsidRPr="00C9444E">
        <w:rPr>
          <w:rFonts w:ascii="Times New Roman" w:hAnsi="Times New Roman" w:cs="Times New Roman"/>
        </w:rPr>
        <w:t>ffect of each metabolism</w:t>
      </w:r>
      <w:r w:rsidR="009E4133" w:rsidRPr="00C9444E">
        <w:rPr>
          <w:rFonts w:ascii="Times New Roman" w:hAnsi="Times New Roman" w:cs="Times New Roman"/>
        </w:rPr>
        <w:t>-</w:t>
      </w:r>
      <w:r w:rsidR="001D5E10" w:rsidRPr="00C9444E">
        <w:rPr>
          <w:rFonts w:ascii="Times New Roman" w:hAnsi="Times New Roman" w:cs="Times New Roman"/>
        </w:rPr>
        <w:t>driven crosstalk on the coupled states.</w:t>
      </w:r>
      <w:r w:rsidR="00851F04" w:rsidRPr="00C9444E">
        <w:rPr>
          <w:rFonts w:ascii="Times New Roman" w:hAnsi="Times New Roman" w:cs="Times New Roman"/>
        </w:rPr>
        <w:t xml:space="preserve"> First</w:t>
      </w:r>
      <w:r w:rsidRPr="00C9444E">
        <w:rPr>
          <w:rFonts w:ascii="Times New Roman" w:hAnsi="Times New Roman" w:cs="Times New Roman"/>
        </w:rPr>
        <w:t>,</w:t>
      </w:r>
      <w:r w:rsidR="00851F04" w:rsidRPr="00C9444E">
        <w:rPr>
          <w:rFonts w:ascii="Times New Roman" w:hAnsi="Times New Roman" w:cs="Times New Roman"/>
        </w:rPr>
        <w:t xml:space="preserve"> we analyze</w:t>
      </w:r>
      <w:r w:rsidRPr="00C9444E">
        <w:rPr>
          <w:rFonts w:ascii="Times New Roman" w:hAnsi="Times New Roman" w:cs="Times New Roman"/>
        </w:rPr>
        <w:t>d</w:t>
      </w:r>
      <w:r w:rsidR="001D5E10" w:rsidRPr="00C9444E">
        <w:rPr>
          <w:rFonts w:ascii="Times New Roman" w:hAnsi="Times New Roman" w:cs="Times New Roman"/>
        </w:rPr>
        <w:t xml:space="preserve"> the </w:t>
      </w:r>
      <w:r w:rsidR="009E4133" w:rsidRPr="00C9444E">
        <w:rPr>
          <w:rFonts w:ascii="Times New Roman" w:hAnsi="Times New Roman" w:cs="Times New Roman"/>
        </w:rPr>
        <w:t>links</w:t>
      </w:r>
      <w:r w:rsidR="001D5E10" w:rsidRPr="00C9444E">
        <w:rPr>
          <w:rFonts w:ascii="Times New Roman" w:hAnsi="Times New Roman" w:cs="Times New Roman"/>
        </w:rPr>
        <w:t xml:space="preserve"> in which </w:t>
      </w:r>
      <w:r w:rsidR="006F6F61" w:rsidRPr="00C9444E">
        <w:rPr>
          <w:rFonts w:ascii="Times New Roman" w:hAnsi="Times New Roman" w:cs="Times New Roman"/>
        </w:rPr>
        <w:t>HIF</w:t>
      </w:r>
      <w:r w:rsidR="001D5E10" w:rsidRPr="00C9444E">
        <w:rPr>
          <w:rFonts w:ascii="Times New Roman" w:hAnsi="Times New Roman" w:cs="Times New Roman"/>
        </w:rPr>
        <w:t xml:space="preserve">-1 </w:t>
      </w:r>
      <w:r w:rsidR="00F8476A" w:rsidRPr="00C9444E">
        <w:rPr>
          <w:rFonts w:ascii="Times New Roman" w:hAnsi="Times New Roman" w:cs="Times New Roman"/>
        </w:rPr>
        <w:t>up</w:t>
      </w:r>
      <w:r w:rsidR="001D5E10" w:rsidRPr="00C9444E">
        <w:rPr>
          <w:rFonts w:ascii="Times New Roman" w:hAnsi="Times New Roman" w:cs="Times New Roman"/>
        </w:rPr>
        <w:t xml:space="preserve">regulates </w:t>
      </w:r>
      <w:r w:rsidR="00D031C0" w:rsidRPr="00C9444E">
        <w:rPr>
          <w:rFonts w:ascii="Times New Roman" w:hAnsi="Times New Roman" w:cs="Times New Roman"/>
        </w:rPr>
        <w:t xml:space="preserve">SNAIL </w:t>
      </w:r>
      <w:r w:rsidR="001D5E10" w:rsidRPr="00C9444E">
        <w:rPr>
          <w:rFonts w:ascii="Times New Roman" w:hAnsi="Times New Roman" w:cs="Times New Roman"/>
        </w:rPr>
        <w:t xml:space="preserve">(Fig. </w:t>
      </w:r>
      <w:r w:rsidR="002C76E3" w:rsidRPr="00C9444E">
        <w:rPr>
          <w:rFonts w:ascii="Times New Roman" w:hAnsi="Times New Roman" w:cs="Times New Roman"/>
        </w:rPr>
        <w:t>5A</w:t>
      </w:r>
      <w:r w:rsidR="001D5E10" w:rsidRPr="00C9444E">
        <w:rPr>
          <w:rFonts w:ascii="Times New Roman" w:hAnsi="Times New Roman" w:cs="Times New Roman"/>
        </w:rPr>
        <w:t xml:space="preserve"> and S</w:t>
      </w:r>
      <w:r w:rsidR="00E036B3" w:rsidRPr="00C9444E">
        <w:rPr>
          <w:rFonts w:ascii="Times New Roman" w:hAnsi="Times New Roman" w:cs="Times New Roman"/>
        </w:rPr>
        <w:t>9</w:t>
      </w:r>
      <w:r w:rsidR="001D5E10" w:rsidRPr="00C9444E">
        <w:rPr>
          <w:rFonts w:ascii="Times New Roman" w:hAnsi="Times New Roman" w:cs="Times New Roman"/>
        </w:rPr>
        <w:t xml:space="preserve">) </w:t>
      </w:r>
      <w:r w:rsidR="00F8476A" w:rsidRPr="00C9444E">
        <w:rPr>
          <w:rFonts w:ascii="Times New Roman" w:hAnsi="Times New Roman" w:cs="Times New Roman"/>
        </w:rPr>
        <w:t xml:space="preserve">or inhibits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1D5E10" w:rsidRPr="00C9444E">
        <w:rPr>
          <w:rFonts w:ascii="Times New Roman" w:eastAsiaTheme="minorEastAsia" w:hAnsi="Times New Roman" w:cs="Times New Roman"/>
        </w:rPr>
        <w:t xml:space="preserve"> (Fig. S</w:t>
      </w:r>
      <w:r w:rsidR="00E036B3" w:rsidRPr="00C9444E">
        <w:rPr>
          <w:rFonts w:ascii="Times New Roman" w:eastAsiaTheme="minorEastAsia" w:hAnsi="Times New Roman" w:cs="Times New Roman"/>
        </w:rPr>
        <w:t>10</w:t>
      </w:r>
      <w:r w:rsidR="001D5E10" w:rsidRPr="00C9444E">
        <w:rPr>
          <w:rFonts w:ascii="Times New Roman" w:eastAsiaTheme="minorEastAsia" w:hAnsi="Times New Roman" w:cs="Times New Roman"/>
        </w:rPr>
        <w:t>)</w:t>
      </w:r>
      <w:r w:rsidR="00E217A7" w:rsidRPr="00C9444E">
        <w:rPr>
          <w:rFonts w:ascii="Times New Roman" w:hAnsi="Times New Roman" w:cs="Times New Roman"/>
        </w:rPr>
        <w:t xml:space="preserve">. </w:t>
      </w:r>
      <w:r w:rsidRPr="00C9444E">
        <w:rPr>
          <w:rFonts w:ascii="Times New Roman" w:hAnsi="Times New Roman" w:cs="Times New Roman"/>
        </w:rPr>
        <w:t>As expected, b</w:t>
      </w:r>
      <w:r w:rsidR="00E217A7" w:rsidRPr="00C9444E">
        <w:rPr>
          <w:rFonts w:ascii="Times New Roman" w:hAnsi="Times New Roman" w:cs="Times New Roman"/>
        </w:rPr>
        <w:t xml:space="preserve">oth HIF-1 </w:t>
      </w:r>
      <w:r w:rsidR="00384E58">
        <w:rPr>
          <w:rFonts w:ascii="Times New Roman" w:hAnsi="Times New Roman" w:cs="Times New Roman"/>
        </w:rPr>
        <w:t>mediated</w:t>
      </w:r>
      <w:r w:rsidR="00E217A7" w:rsidRPr="00C9444E">
        <w:rPr>
          <w:rFonts w:ascii="Times New Roman" w:hAnsi="Times New Roman" w:cs="Times New Roman"/>
        </w:rPr>
        <w:t xml:space="preserve"> </w:t>
      </w:r>
      <w:r w:rsidRPr="00C9444E">
        <w:rPr>
          <w:rFonts w:ascii="Times New Roman" w:hAnsi="Times New Roman" w:cs="Times New Roman"/>
        </w:rPr>
        <w:t>links</w:t>
      </w:r>
      <w:r w:rsidR="00E217A7" w:rsidRPr="00C9444E">
        <w:rPr>
          <w:rFonts w:ascii="Times New Roman" w:hAnsi="Times New Roman" w:cs="Times New Roman"/>
        </w:rPr>
        <w:t xml:space="preserve"> </w:t>
      </w:r>
      <w:r w:rsidR="001D5E10" w:rsidRPr="00C9444E">
        <w:rPr>
          <w:rFonts w:ascii="Times New Roman" w:hAnsi="Times New Roman" w:cs="Times New Roman"/>
        </w:rPr>
        <w:t xml:space="preserve">push the system towards the </w:t>
      </w:r>
      <w:r w:rsidR="00384E58">
        <w:rPr>
          <w:rFonts w:ascii="Times New Roman" w:hAnsi="Times New Roman" w:cs="Times New Roman"/>
        </w:rPr>
        <w:t>M</w:t>
      </w:r>
      <w:r w:rsidR="001D5E10" w:rsidRPr="00C9444E">
        <w:rPr>
          <w:rFonts w:ascii="Times New Roman" w:hAnsi="Times New Roman" w:cs="Times New Roman"/>
        </w:rPr>
        <w:t xml:space="preserve"> state. Further, both the </w:t>
      </w:r>
      <w:r w:rsidR="00384E58">
        <w:rPr>
          <w:rFonts w:ascii="Times New Roman" w:hAnsi="Times New Roman" w:cs="Times New Roman"/>
        </w:rPr>
        <w:t>E</w:t>
      </w:r>
      <w:r w:rsidR="001D5E10" w:rsidRPr="00C9444E">
        <w:rPr>
          <w:rFonts w:ascii="Times New Roman" w:hAnsi="Times New Roman" w:cs="Times New Roman"/>
        </w:rPr>
        <w:t xml:space="preserve"> and hybrid E/M states are most associated with the </w:t>
      </w:r>
      <w:r w:rsidR="00384E58">
        <w:rPr>
          <w:rFonts w:ascii="Times New Roman" w:hAnsi="Times New Roman" w:cs="Times New Roman"/>
        </w:rPr>
        <w:t>O</w:t>
      </w:r>
      <w:r w:rsidR="001D5E10" w:rsidRPr="00C9444E">
        <w:rPr>
          <w:rFonts w:ascii="Times New Roman" w:hAnsi="Times New Roman" w:cs="Times New Roman"/>
        </w:rPr>
        <w:t xml:space="preserve"> state </w:t>
      </w:r>
      <w:r w:rsidRPr="00C9444E">
        <w:rPr>
          <w:rFonts w:ascii="Times New Roman" w:hAnsi="Times New Roman" w:cs="Times New Roman"/>
        </w:rPr>
        <w:t>(</w:t>
      </w:r>
      <w:r w:rsidR="00384E58">
        <w:rPr>
          <w:rFonts w:ascii="Times New Roman" w:hAnsi="Times New Roman" w:cs="Times New Roman"/>
        </w:rPr>
        <w:t>when</w:t>
      </w:r>
      <w:r w:rsidRPr="00C9444E">
        <w:rPr>
          <w:rFonts w:ascii="Times New Roman" w:hAnsi="Times New Roman" w:cs="Times New Roman"/>
        </w:rPr>
        <w:t xml:space="preserve"> </w:t>
      </w:r>
      <w:r w:rsidR="00384E58">
        <w:rPr>
          <w:rFonts w:ascii="Times New Roman" w:hAnsi="Times New Roman" w:cs="Times New Roman"/>
        </w:rPr>
        <w:t xml:space="preserve">the </w:t>
      </w:r>
      <w:r w:rsidRPr="00C9444E">
        <w:rPr>
          <w:rFonts w:ascii="Times New Roman" w:hAnsi="Times New Roman" w:cs="Times New Roman"/>
        </w:rPr>
        <w:t>HIF-1</w:t>
      </w:r>
      <w:r w:rsidR="00384E58">
        <w:rPr>
          <w:rFonts w:ascii="Times New Roman" w:hAnsi="Times New Roman" w:cs="Times New Roman"/>
        </w:rPr>
        <w:t xml:space="preserve"> level is </w:t>
      </w:r>
      <w:proofErr w:type="gramStart"/>
      <w:r w:rsidR="00384E58">
        <w:rPr>
          <w:rFonts w:ascii="Times New Roman" w:hAnsi="Times New Roman" w:cs="Times New Roman"/>
        </w:rPr>
        <w:t>relatively low</w:t>
      </w:r>
      <w:proofErr w:type="gramEnd"/>
      <w:r w:rsidRPr="00C9444E">
        <w:rPr>
          <w:rFonts w:ascii="Times New Roman" w:hAnsi="Times New Roman" w:cs="Times New Roman"/>
        </w:rPr>
        <w:t xml:space="preserve">) </w:t>
      </w:r>
      <w:r w:rsidR="001D5E10" w:rsidRPr="00C9444E">
        <w:rPr>
          <w:rFonts w:ascii="Times New Roman" w:hAnsi="Times New Roman" w:cs="Times New Roman"/>
        </w:rPr>
        <w:t xml:space="preserve">while the </w:t>
      </w:r>
      <w:r w:rsidR="00384E58">
        <w:rPr>
          <w:rFonts w:ascii="Times New Roman" w:hAnsi="Times New Roman" w:cs="Times New Roman"/>
        </w:rPr>
        <w:t>M</w:t>
      </w:r>
      <w:r w:rsidR="001D5E10" w:rsidRPr="00C9444E">
        <w:rPr>
          <w:rFonts w:ascii="Times New Roman" w:hAnsi="Times New Roman" w:cs="Times New Roman"/>
        </w:rPr>
        <w:t xml:space="preserve"> state is initially associated with the </w:t>
      </w:r>
      <w:r w:rsidR="00384E58">
        <w:rPr>
          <w:rFonts w:ascii="Times New Roman" w:hAnsi="Times New Roman" w:cs="Times New Roman"/>
        </w:rPr>
        <w:t>W</w:t>
      </w:r>
      <w:r w:rsidR="001D5E10" w:rsidRPr="00C9444E">
        <w:rPr>
          <w:rFonts w:ascii="Times New Roman" w:hAnsi="Times New Roman" w:cs="Times New Roman"/>
        </w:rPr>
        <w:t xml:space="preserve"> state.</w:t>
      </w:r>
      <w:r w:rsidR="0037548D" w:rsidRPr="00C9444E">
        <w:rPr>
          <w:rFonts w:ascii="Times New Roman" w:hAnsi="Times New Roman" w:cs="Times New Roman"/>
        </w:rPr>
        <w:t xml:space="preserve"> </w:t>
      </w:r>
      <w:r w:rsidR="00242348" w:rsidRPr="00C9444E">
        <w:rPr>
          <w:rFonts w:ascii="Times New Roman" w:hAnsi="Times New Roman" w:cs="Times New Roman"/>
        </w:rPr>
        <w:t xml:space="preserve">The correlation between the </w:t>
      </w:r>
      <w:r w:rsidR="00384E58">
        <w:rPr>
          <w:rFonts w:ascii="Times New Roman" w:hAnsi="Times New Roman" w:cs="Times New Roman"/>
        </w:rPr>
        <w:t>E</w:t>
      </w:r>
      <w:r w:rsidR="00242348" w:rsidRPr="00C9444E">
        <w:rPr>
          <w:rFonts w:ascii="Times New Roman" w:hAnsi="Times New Roman" w:cs="Times New Roman"/>
        </w:rPr>
        <w:t>-</w:t>
      </w:r>
      <w:r w:rsidR="00384E58">
        <w:rPr>
          <w:rFonts w:ascii="Times New Roman" w:hAnsi="Times New Roman" w:cs="Times New Roman"/>
        </w:rPr>
        <w:t>O</w:t>
      </w:r>
      <w:r w:rsidR="00242348" w:rsidRPr="00C9444E">
        <w:rPr>
          <w:rFonts w:ascii="Times New Roman" w:hAnsi="Times New Roman" w:cs="Times New Roman"/>
        </w:rPr>
        <w:t xml:space="preserve"> and </w:t>
      </w:r>
      <w:r w:rsidR="00384E58">
        <w:rPr>
          <w:rFonts w:ascii="Times New Roman" w:hAnsi="Times New Roman" w:cs="Times New Roman"/>
        </w:rPr>
        <w:t>M</w:t>
      </w:r>
      <w:r w:rsidR="00242348" w:rsidRPr="00C9444E">
        <w:rPr>
          <w:rFonts w:ascii="Times New Roman" w:hAnsi="Times New Roman" w:cs="Times New Roman"/>
        </w:rPr>
        <w:t>-</w:t>
      </w:r>
      <w:r w:rsidR="00384E58">
        <w:rPr>
          <w:rFonts w:ascii="Times New Roman" w:hAnsi="Times New Roman" w:cs="Times New Roman"/>
        </w:rPr>
        <w:t>W</w:t>
      </w:r>
      <w:r w:rsidR="00242348" w:rsidRPr="00C9444E">
        <w:rPr>
          <w:rFonts w:ascii="Times New Roman" w:hAnsi="Times New Roman" w:cs="Times New Roman"/>
        </w:rPr>
        <w:t xml:space="preserve"> states</w:t>
      </w:r>
      <w:r w:rsidR="00AD312B">
        <w:rPr>
          <w:rFonts w:ascii="Times New Roman" w:hAnsi="Times New Roman" w:cs="Times New Roman"/>
        </w:rPr>
        <w:t xml:space="preserve"> </w:t>
      </w:r>
      <w:proofErr w:type="gramStart"/>
      <w:r w:rsidR="00242348" w:rsidRPr="00C9444E">
        <w:rPr>
          <w:rFonts w:ascii="Times New Roman" w:hAnsi="Times New Roman" w:cs="Times New Roman"/>
        </w:rPr>
        <w:t>is</w:t>
      </w:r>
      <w:r w:rsidR="0037548D" w:rsidRPr="00C9444E">
        <w:rPr>
          <w:rFonts w:ascii="Times New Roman" w:hAnsi="Times New Roman" w:cs="Times New Roman"/>
        </w:rPr>
        <w:t xml:space="preserve"> assumed</w:t>
      </w:r>
      <w:proofErr w:type="gramEnd"/>
      <w:r w:rsidR="0037548D" w:rsidRPr="00C9444E">
        <w:rPr>
          <w:rFonts w:ascii="Times New Roman" w:hAnsi="Times New Roman" w:cs="Times New Roman"/>
        </w:rPr>
        <w:t xml:space="preserve"> in much of the literature</w:t>
      </w:r>
      <w:r w:rsidR="00BF5914">
        <w:rPr>
          <w:rFonts w:ascii="Times New Roman" w:hAnsi="Times New Roman" w:cs="Times New Roman"/>
        </w:rPr>
        <w:t xml:space="preserve"> </w:t>
      </w:r>
      <w:sdt>
        <w:sdtPr>
          <w:rPr>
            <w:rFonts w:ascii="Times New Roman" w:hAnsi="Times New Roman" w:cs="Times New Roman"/>
          </w:rPr>
          <w:alias w:val="SmartCite Citation"/>
          <w:tag w:val="703cb261-b0c2-4f52-8c43-8dc408bf3954:fcb7383a-2ae0-41f2-bd96-981141d24486+"/>
          <w:id w:val="635378500"/>
          <w:placeholder>
            <w:docPart w:val="DefaultPlaceholder_-1854013440"/>
          </w:placeholder>
        </w:sdtPr>
        <w:sdtEndPr/>
        <w:sdtContent>
          <w:r w:rsidR="00B22650" w:rsidRPr="00B22650">
            <w:rPr>
              <w:rFonts w:ascii="Times New Roman" w:eastAsia="Times New Roman" w:hAnsi="Times New Roman" w:cs="Times New Roman"/>
              <w:color w:val="000000"/>
            </w:rPr>
            <w:t>[30]</w:t>
          </w:r>
        </w:sdtContent>
      </w:sdt>
      <w:r w:rsidR="00CB0229" w:rsidRPr="00C9444E">
        <w:rPr>
          <w:rFonts w:ascii="Times New Roman" w:hAnsi="Times New Roman" w:cs="Times New Roman"/>
        </w:rPr>
        <w:t>.</w:t>
      </w:r>
      <w:r w:rsidR="00F672F0" w:rsidRPr="00C9444E">
        <w:rPr>
          <w:rFonts w:ascii="Times New Roman" w:hAnsi="Times New Roman" w:cs="Times New Roman"/>
        </w:rPr>
        <w:t xml:space="preserve"> Similarly, modulating the </w:t>
      </w:r>
      <w:r w:rsidR="00384E58">
        <w:rPr>
          <w:rFonts w:ascii="Times New Roman" w:hAnsi="Times New Roman" w:cs="Times New Roman"/>
        </w:rPr>
        <w:t>EMT-inducing signals such as TGF-β that can activate</w:t>
      </w:r>
      <w:r w:rsidR="00F672F0" w:rsidRPr="00C9444E">
        <w:rPr>
          <w:rFonts w:ascii="Times New Roman" w:hAnsi="Times New Roman" w:cs="Times New Roman"/>
        </w:rPr>
        <w:t xml:space="preserve"> SNAIL</w:t>
      </w:r>
      <w:r w:rsidR="00F672F0" w:rsidRPr="00C9444E" w:rsidDel="00D031C0">
        <w:rPr>
          <w:rFonts w:ascii="Times New Roman" w:hAnsi="Times New Roman" w:cs="Times New Roman"/>
        </w:rPr>
        <w:t xml:space="preserve"> </w:t>
      </w:r>
      <w:r w:rsidR="00F672F0" w:rsidRPr="00C9444E">
        <w:rPr>
          <w:rFonts w:ascii="Times New Roman" w:hAnsi="Times New Roman" w:cs="Times New Roman"/>
        </w:rPr>
        <w:t xml:space="preserve">can alter the </w:t>
      </w:r>
      <w:r w:rsidR="00384E58">
        <w:rPr>
          <w:rFonts w:ascii="Times New Roman" w:hAnsi="Times New Roman" w:cs="Times New Roman"/>
        </w:rPr>
        <w:t>stability</w:t>
      </w:r>
      <w:r w:rsidR="00F672F0" w:rsidRPr="00C9444E">
        <w:rPr>
          <w:rFonts w:ascii="Times New Roman" w:hAnsi="Times New Roman" w:cs="Times New Roman"/>
        </w:rPr>
        <w:t xml:space="preserve"> of the E/M state and</w:t>
      </w:r>
      <w:r w:rsidR="00384E58">
        <w:rPr>
          <w:rFonts w:ascii="Times New Roman" w:hAnsi="Times New Roman" w:cs="Times New Roman"/>
        </w:rPr>
        <w:t xml:space="preserve"> therefore the coupled states</w:t>
      </w:r>
      <w:r w:rsidR="00F672F0" w:rsidRPr="00C9444E">
        <w:rPr>
          <w:rFonts w:ascii="Times New Roman" w:hAnsi="Times New Roman" w:cs="Times New Roman"/>
        </w:rPr>
        <w:t>(see Fig. S1</w:t>
      </w:r>
      <w:r w:rsidR="00E036B3" w:rsidRPr="00C9444E">
        <w:rPr>
          <w:rFonts w:ascii="Times New Roman" w:hAnsi="Times New Roman" w:cs="Times New Roman"/>
        </w:rPr>
        <w:t>1</w:t>
      </w:r>
      <w:r w:rsidR="00F672F0" w:rsidRPr="00C9444E">
        <w:rPr>
          <w:rFonts w:ascii="Times New Roman" w:hAnsi="Times New Roman" w:cs="Times New Roman"/>
        </w:rPr>
        <w:t>)</w:t>
      </w:r>
      <w:proofErr w:type="gramStart"/>
      <w:r w:rsidR="00F672F0" w:rsidRPr="00C9444E">
        <w:rPr>
          <w:rFonts w:ascii="Times New Roman" w:hAnsi="Times New Roman" w:cs="Times New Roman"/>
        </w:rPr>
        <w:t xml:space="preserve">. </w:t>
      </w:r>
      <w:r w:rsidR="00851F04" w:rsidRPr="00C9444E">
        <w:rPr>
          <w:rFonts w:ascii="Times New Roman" w:hAnsi="Times New Roman" w:cs="Times New Roman"/>
        </w:rPr>
        <w:t xml:space="preserve"> </w:t>
      </w:r>
      <w:proofErr w:type="gramEnd"/>
      <w:r w:rsidR="00851F04" w:rsidRPr="00C9444E">
        <w:rPr>
          <w:rFonts w:ascii="Times New Roman" w:hAnsi="Times New Roman" w:cs="Times New Roman"/>
        </w:rPr>
        <w:t xml:space="preserve">Opposite to </w:t>
      </w:r>
      <w:r w:rsidR="007F0C22" w:rsidRPr="00C9444E">
        <w:rPr>
          <w:rFonts w:ascii="Times New Roman" w:hAnsi="Times New Roman" w:cs="Times New Roman"/>
        </w:rPr>
        <w:t xml:space="preserve">the </w:t>
      </w:r>
      <w:r w:rsidR="00851F04" w:rsidRPr="00C9444E">
        <w:rPr>
          <w:rFonts w:ascii="Times New Roman" w:hAnsi="Times New Roman" w:cs="Times New Roman"/>
        </w:rPr>
        <w:t>H</w:t>
      </w:r>
      <w:r w:rsidR="007F0C22" w:rsidRPr="00C9444E">
        <w:rPr>
          <w:rFonts w:ascii="Times New Roman" w:hAnsi="Times New Roman" w:cs="Times New Roman"/>
        </w:rPr>
        <w:t>IF</w:t>
      </w:r>
      <w:r w:rsidR="00851F04" w:rsidRPr="00C9444E">
        <w:rPr>
          <w:rFonts w:ascii="Times New Roman" w:hAnsi="Times New Roman" w:cs="Times New Roman"/>
        </w:rPr>
        <w:t xml:space="preserve">-1 </w:t>
      </w:r>
      <w:r w:rsidR="007F0C22" w:rsidRPr="00C9444E">
        <w:rPr>
          <w:rFonts w:ascii="Times New Roman" w:hAnsi="Times New Roman" w:cs="Times New Roman"/>
        </w:rPr>
        <w:t>results</w:t>
      </w:r>
      <w:r w:rsidR="00851F04" w:rsidRPr="00C9444E">
        <w:rPr>
          <w:rFonts w:ascii="Times New Roman" w:hAnsi="Times New Roman" w:cs="Times New Roman"/>
        </w:rPr>
        <w:t xml:space="preserve">, AMPK </w:t>
      </w:r>
      <w:r w:rsidR="000662BA" w:rsidRPr="00C9444E">
        <w:rPr>
          <w:rFonts w:ascii="Times New Roman" w:hAnsi="Times New Roman" w:cs="Times New Roman"/>
        </w:rPr>
        <w:t xml:space="preserve">upregulating </w:t>
      </w:r>
      <m:oMath>
        <m:sSub>
          <m:sSubPr>
            <m:ctrlPr>
              <w:rPr>
                <w:rFonts w:ascii="Cambria Math" w:hAnsi="Cambria Math" w:cs="Times New Roman"/>
                <w:i/>
                <w:iCs/>
              </w:rPr>
            </m:ctrlPr>
          </m:sSubPr>
          <m:e>
            <m:r>
              <m:rPr>
                <m:sty m:val="p"/>
              </m:rPr>
              <w:rPr>
                <w:rFonts w:ascii="Cambria Math" w:hAnsi="Cambria Math" w:cs="Times New Roman"/>
              </w:rPr>
              <m:t>μ</m:t>
            </m:r>
          </m:e>
          <m:sub>
            <m:r>
              <m:rPr>
                <m:sty m:val="p"/>
              </m:rPr>
              <w:rPr>
                <w:rFonts w:ascii="Cambria Math" w:hAnsi="Cambria Math" w:cs="Times New Roman"/>
              </w:rPr>
              <m:t>200</m:t>
            </m:r>
          </m:sub>
        </m:sSub>
      </m:oMath>
      <w:r w:rsidR="007F0C22" w:rsidRPr="00C9444E">
        <w:rPr>
          <w:rFonts w:ascii="Times New Roman" w:hAnsi="Times New Roman" w:cs="Times New Roman"/>
          <w:i/>
          <w:iCs/>
        </w:rPr>
        <w:t xml:space="preserve"> </w:t>
      </w:r>
      <w:r w:rsidR="000662BA" w:rsidRPr="00C9444E">
        <w:rPr>
          <w:rFonts w:ascii="Times New Roman" w:hAnsi="Times New Roman" w:cs="Times New Roman"/>
        </w:rPr>
        <w:t xml:space="preserve"> </w:t>
      </w:r>
      <w:r w:rsidR="00851F04" w:rsidRPr="00C9444E">
        <w:rPr>
          <w:rFonts w:ascii="Times New Roman" w:hAnsi="Times New Roman" w:cs="Times New Roman"/>
        </w:rPr>
        <w:t xml:space="preserve">pushes the EMT network to adopt an </w:t>
      </w:r>
      <w:r w:rsidR="004B6ACB">
        <w:rPr>
          <w:rFonts w:ascii="Times New Roman" w:hAnsi="Times New Roman" w:cs="Times New Roman"/>
        </w:rPr>
        <w:t>E state</w:t>
      </w:r>
      <w:r w:rsidR="00851F04" w:rsidRPr="00C9444E">
        <w:rPr>
          <w:rFonts w:ascii="Times New Roman" w:hAnsi="Times New Roman" w:cs="Times New Roman"/>
        </w:rPr>
        <w:t xml:space="preserve"> and suppresses the E/M state </w:t>
      </w:r>
      <w:r w:rsidR="004B6ACB">
        <w:rPr>
          <w:rFonts w:ascii="Times New Roman" w:hAnsi="Times New Roman" w:cs="Times New Roman"/>
        </w:rPr>
        <w:t xml:space="preserve">followed by the </w:t>
      </w:r>
      <w:r w:rsidR="007F0C22" w:rsidRPr="00C9444E">
        <w:rPr>
          <w:rFonts w:ascii="Times New Roman" w:hAnsi="Times New Roman" w:cs="Times New Roman"/>
        </w:rPr>
        <w:t>suppressi</w:t>
      </w:r>
      <w:r w:rsidR="004B6ACB">
        <w:rPr>
          <w:rFonts w:ascii="Times New Roman" w:hAnsi="Times New Roman" w:cs="Times New Roman"/>
        </w:rPr>
        <w:t>on of</w:t>
      </w:r>
      <w:r w:rsidR="007F0C22" w:rsidRPr="00C9444E">
        <w:rPr>
          <w:rFonts w:ascii="Times New Roman" w:hAnsi="Times New Roman" w:cs="Times New Roman"/>
        </w:rPr>
        <w:t xml:space="preserve"> </w:t>
      </w:r>
      <w:r w:rsidR="00851F04" w:rsidRPr="00C9444E">
        <w:rPr>
          <w:rFonts w:ascii="Times New Roman" w:hAnsi="Times New Roman" w:cs="Times New Roman"/>
        </w:rPr>
        <w:t xml:space="preserve">the </w:t>
      </w:r>
      <w:r w:rsidR="004B6ACB">
        <w:rPr>
          <w:rFonts w:ascii="Times New Roman" w:hAnsi="Times New Roman" w:cs="Times New Roman"/>
        </w:rPr>
        <w:t>M</w:t>
      </w:r>
      <w:r w:rsidR="00851F04" w:rsidRPr="00C9444E">
        <w:rPr>
          <w:rFonts w:ascii="Times New Roman" w:hAnsi="Times New Roman" w:cs="Times New Roman"/>
        </w:rPr>
        <w:t xml:space="preserve"> state (Fig. </w:t>
      </w:r>
      <w:r w:rsidR="002C76E3" w:rsidRPr="00C9444E">
        <w:rPr>
          <w:rFonts w:ascii="Times New Roman" w:hAnsi="Times New Roman" w:cs="Times New Roman"/>
        </w:rPr>
        <w:t>5B</w:t>
      </w:r>
      <w:r w:rsidR="000662BA" w:rsidRPr="00C9444E">
        <w:rPr>
          <w:rFonts w:ascii="Times New Roman" w:hAnsi="Times New Roman" w:cs="Times New Roman"/>
        </w:rPr>
        <w:t xml:space="preserve"> and S</w:t>
      </w:r>
      <w:r w:rsidR="00000349" w:rsidRPr="00C9444E">
        <w:rPr>
          <w:rFonts w:ascii="Times New Roman" w:hAnsi="Times New Roman" w:cs="Times New Roman"/>
        </w:rPr>
        <w:t>12</w:t>
      </w:r>
      <w:r w:rsidR="00851F04" w:rsidRPr="00C9444E">
        <w:rPr>
          <w:rFonts w:ascii="Times New Roman" w:hAnsi="Times New Roman" w:cs="Times New Roman"/>
        </w:rPr>
        <w:t xml:space="preserve">). </w:t>
      </w:r>
      <w:r w:rsidR="004869E7" w:rsidRPr="00C9444E">
        <w:rPr>
          <w:rFonts w:ascii="Times New Roman" w:hAnsi="Times New Roman" w:cs="Times New Roman"/>
        </w:rPr>
        <w:t xml:space="preserve">Similarly, AMPK </w:t>
      </w:r>
      <w:r w:rsidR="004B6ACB">
        <w:rPr>
          <w:rFonts w:ascii="Times New Roman" w:hAnsi="Times New Roman" w:cs="Times New Roman"/>
        </w:rPr>
        <w:t xml:space="preserve">mediated </w:t>
      </w:r>
      <w:r w:rsidR="004869E7" w:rsidRPr="00C9444E">
        <w:rPr>
          <w:rFonts w:ascii="Times New Roman" w:hAnsi="Times New Roman" w:cs="Times New Roman"/>
        </w:rPr>
        <w:t xml:space="preserve">downregulation </w:t>
      </w:r>
      <w:r w:rsidR="0037548D" w:rsidRPr="00C9444E">
        <w:rPr>
          <w:rFonts w:ascii="Times New Roman" w:hAnsi="Times New Roman" w:cs="Times New Roman"/>
        </w:rPr>
        <w:t xml:space="preserve">of </w:t>
      </w:r>
      <w:r w:rsidR="004869E7" w:rsidRPr="00C9444E">
        <w:rPr>
          <w:rFonts w:ascii="Times New Roman" w:hAnsi="Times New Roman" w:cs="Times New Roman"/>
        </w:rPr>
        <w:t xml:space="preserve">ZEB </w:t>
      </w:r>
      <w:r w:rsidR="0037548D" w:rsidRPr="00C9444E">
        <w:rPr>
          <w:rFonts w:ascii="Times New Roman" w:hAnsi="Times New Roman" w:cs="Times New Roman"/>
        </w:rPr>
        <w:t>and/</w:t>
      </w:r>
      <w:r w:rsidR="004869E7" w:rsidRPr="00C9444E">
        <w:rPr>
          <w:rFonts w:ascii="Times New Roman" w:hAnsi="Times New Roman" w:cs="Times New Roman"/>
        </w:rPr>
        <w:t>or SNAIL has a</w:t>
      </w:r>
      <w:r w:rsidR="002B5DB8">
        <w:rPr>
          <w:rFonts w:ascii="Times New Roman" w:hAnsi="Times New Roman" w:cs="Times New Roman"/>
        </w:rPr>
        <w:t>n</w:t>
      </w:r>
      <w:r w:rsidR="004869E7" w:rsidRPr="00C9444E">
        <w:rPr>
          <w:rFonts w:ascii="Times New Roman" w:hAnsi="Times New Roman" w:cs="Times New Roman"/>
        </w:rPr>
        <w:t xml:space="preserve"> </w:t>
      </w:r>
      <w:commentRangeStart w:id="202"/>
      <w:r w:rsidR="002B5DB8">
        <w:rPr>
          <w:rFonts w:ascii="Times New Roman" w:hAnsi="Times New Roman" w:cs="Times New Roman"/>
        </w:rPr>
        <w:t>analogous</w:t>
      </w:r>
      <w:r w:rsidR="004869E7" w:rsidRPr="00C9444E">
        <w:rPr>
          <w:rFonts w:ascii="Times New Roman" w:hAnsi="Times New Roman" w:cs="Times New Roman"/>
        </w:rPr>
        <w:t xml:space="preserve"> </w:t>
      </w:r>
      <w:commentRangeEnd w:id="202"/>
      <w:r w:rsidR="002B5DB8">
        <w:rPr>
          <w:rStyle w:val="CommentReference"/>
        </w:rPr>
        <w:commentReference w:id="202"/>
      </w:r>
      <w:r w:rsidR="004869E7" w:rsidRPr="00C9444E">
        <w:rPr>
          <w:rFonts w:ascii="Times New Roman" w:hAnsi="Times New Roman" w:cs="Times New Roman"/>
        </w:rPr>
        <w:t>effect on the expression of the E/M state and the systems saturate</w:t>
      </w:r>
      <w:r w:rsidR="0037548D" w:rsidRPr="00C9444E">
        <w:rPr>
          <w:rFonts w:ascii="Times New Roman" w:hAnsi="Times New Roman" w:cs="Times New Roman"/>
        </w:rPr>
        <w:t>s</w:t>
      </w:r>
      <w:r w:rsidR="004869E7" w:rsidRPr="00C9444E">
        <w:rPr>
          <w:rFonts w:ascii="Times New Roman" w:hAnsi="Times New Roman" w:cs="Times New Roman"/>
        </w:rPr>
        <w:t xml:space="preserve"> near fully </w:t>
      </w:r>
      <w:r w:rsidR="002B5DB8">
        <w:rPr>
          <w:rFonts w:ascii="Times New Roman" w:hAnsi="Times New Roman" w:cs="Times New Roman"/>
        </w:rPr>
        <w:t>epithelial</w:t>
      </w:r>
      <w:r w:rsidR="004869E7" w:rsidRPr="00C9444E">
        <w:rPr>
          <w:rFonts w:ascii="Times New Roman" w:hAnsi="Times New Roman" w:cs="Times New Roman"/>
        </w:rPr>
        <w:t xml:space="preserve"> (Fig. S1</w:t>
      </w:r>
      <w:r w:rsidR="00E036B3" w:rsidRPr="00C9444E">
        <w:rPr>
          <w:rFonts w:ascii="Times New Roman" w:hAnsi="Times New Roman" w:cs="Times New Roman"/>
        </w:rPr>
        <w:t>3</w:t>
      </w:r>
      <w:r w:rsidR="004869E7" w:rsidRPr="00C9444E">
        <w:rPr>
          <w:rFonts w:ascii="Times New Roman" w:hAnsi="Times New Roman" w:cs="Times New Roman"/>
        </w:rPr>
        <w:t xml:space="preserve"> and S1</w:t>
      </w:r>
      <w:r w:rsidR="00E036B3" w:rsidRPr="00C9444E">
        <w:rPr>
          <w:rFonts w:ascii="Times New Roman" w:hAnsi="Times New Roman" w:cs="Times New Roman"/>
        </w:rPr>
        <w:t>4</w:t>
      </w:r>
      <w:r w:rsidR="004869E7" w:rsidRPr="00C9444E">
        <w:rPr>
          <w:rFonts w:ascii="Times New Roman" w:hAnsi="Times New Roman" w:cs="Times New Roman"/>
        </w:rPr>
        <w:t xml:space="preserve">). </w:t>
      </w:r>
      <w:r w:rsidR="00851F04" w:rsidRPr="00C9444E">
        <w:rPr>
          <w:rFonts w:ascii="Times New Roman" w:hAnsi="Times New Roman" w:cs="Times New Roman"/>
        </w:rPr>
        <w:t xml:space="preserve">Additionally, </w:t>
      </w:r>
      <w:r w:rsidR="004B6ACB">
        <w:rPr>
          <w:rFonts w:ascii="Times New Roman" w:hAnsi="Times New Roman" w:cs="Times New Roman"/>
        </w:rPr>
        <w:t>when</w:t>
      </w:r>
      <w:r w:rsidR="00851F04" w:rsidRPr="00C9444E">
        <w:rPr>
          <w:rFonts w:ascii="Times New Roman" w:hAnsi="Times New Roman" w:cs="Times New Roman"/>
        </w:rPr>
        <w:t xml:space="preserve"> AMPK </w:t>
      </w:r>
      <w:r w:rsidR="004B6ACB">
        <w:rPr>
          <w:rFonts w:ascii="Times New Roman" w:hAnsi="Times New Roman" w:cs="Times New Roman"/>
        </w:rPr>
        <w:t>regulates</w:t>
      </w:r>
      <w:r w:rsidR="00851F04" w:rsidRPr="00C9444E">
        <w:rPr>
          <w:rFonts w:ascii="Times New Roman" w:hAnsi="Times New Roman" w:cs="Times New Roman"/>
        </w:rPr>
        <w:t xml:space="preserve"> the EMT circuit</w:t>
      </w:r>
      <w:r w:rsidR="004B6ACB">
        <w:rPr>
          <w:rFonts w:ascii="Times New Roman" w:hAnsi="Times New Roman" w:cs="Times New Roman"/>
        </w:rPr>
        <w:t xml:space="preserve"> alone</w:t>
      </w:r>
      <w:r w:rsidR="00851F04" w:rsidRPr="00C9444E">
        <w:rPr>
          <w:rFonts w:ascii="Times New Roman" w:hAnsi="Times New Roman" w:cs="Times New Roman"/>
        </w:rPr>
        <w:t xml:space="preserve">, the </w:t>
      </w:r>
      <w:r w:rsidR="004B6ACB">
        <w:rPr>
          <w:rFonts w:ascii="Times New Roman" w:hAnsi="Times New Roman" w:cs="Times New Roman"/>
        </w:rPr>
        <w:t>E</w:t>
      </w:r>
      <w:r w:rsidR="00851F04" w:rsidRPr="00C9444E">
        <w:rPr>
          <w:rFonts w:ascii="Times New Roman" w:hAnsi="Times New Roman" w:cs="Times New Roman"/>
        </w:rPr>
        <w:t xml:space="preserve"> and </w:t>
      </w:r>
      <w:r w:rsidR="004B6ACB">
        <w:rPr>
          <w:rFonts w:ascii="Times New Roman" w:hAnsi="Times New Roman" w:cs="Times New Roman"/>
        </w:rPr>
        <w:t>M</w:t>
      </w:r>
      <w:r w:rsidR="00851F04" w:rsidRPr="00C9444E">
        <w:rPr>
          <w:rFonts w:ascii="Times New Roman" w:hAnsi="Times New Roman" w:cs="Times New Roman"/>
        </w:rPr>
        <w:t xml:space="preserve"> states are still most associated with the </w:t>
      </w:r>
      <w:r w:rsidR="004B6ACB">
        <w:rPr>
          <w:rFonts w:ascii="Times New Roman" w:hAnsi="Times New Roman" w:cs="Times New Roman"/>
        </w:rPr>
        <w:t>O</w:t>
      </w:r>
      <w:r w:rsidR="00851F04" w:rsidRPr="00C9444E">
        <w:rPr>
          <w:rFonts w:ascii="Times New Roman" w:hAnsi="Times New Roman" w:cs="Times New Roman"/>
        </w:rPr>
        <w:t xml:space="preserve"> and </w:t>
      </w:r>
      <w:r w:rsidR="004B6ACB">
        <w:rPr>
          <w:rFonts w:ascii="Times New Roman" w:hAnsi="Times New Roman" w:cs="Times New Roman"/>
        </w:rPr>
        <w:t>W</w:t>
      </w:r>
      <w:r w:rsidR="00851F04" w:rsidRPr="00C9444E">
        <w:rPr>
          <w:rFonts w:ascii="Times New Roman" w:hAnsi="Times New Roman" w:cs="Times New Roman"/>
        </w:rPr>
        <w:t xml:space="preserve"> </w:t>
      </w:r>
      <w:r w:rsidR="004B6ACB">
        <w:rPr>
          <w:rFonts w:ascii="Times New Roman" w:hAnsi="Times New Roman" w:cs="Times New Roman"/>
        </w:rPr>
        <w:t>states</w:t>
      </w:r>
      <w:r w:rsidR="00851F04" w:rsidRPr="00C9444E">
        <w:rPr>
          <w:rFonts w:ascii="Times New Roman" w:hAnsi="Times New Roman" w:cs="Times New Roman"/>
        </w:rPr>
        <w:t>, respectively</w:t>
      </w:r>
      <w:r w:rsidR="00A218E9" w:rsidRPr="00C9444E">
        <w:rPr>
          <w:rFonts w:ascii="Times New Roman" w:hAnsi="Times New Roman" w:cs="Times New Roman"/>
        </w:rPr>
        <w:t>. However,</w:t>
      </w:r>
      <w:r w:rsidR="00851F04" w:rsidRPr="00C9444E">
        <w:rPr>
          <w:rFonts w:ascii="Times New Roman" w:hAnsi="Times New Roman" w:cs="Times New Roman"/>
        </w:rPr>
        <w:t xml:space="preserve"> the E/M state </w:t>
      </w:r>
      <w:r w:rsidR="00A218E9" w:rsidRPr="00C9444E">
        <w:rPr>
          <w:rFonts w:ascii="Times New Roman" w:hAnsi="Times New Roman" w:cs="Times New Roman"/>
        </w:rPr>
        <w:t xml:space="preserve">for AMPK driven crosstalk </w:t>
      </w:r>
      <w:r w:rsidR="00851F04" w:rsidRPr="00C9444E">
        <w:rPr>
          <w:rFonts w:ascii="Times New Roman" w:hAnsi="Times New Roman" w:cs="Times New Roman"/>
        </w:rPr>
        <w:t xml:space="preserve">is associated with the </w:t>
      </w:r>
      <w:r w:rsidR="004B6ACB">
        <w:rPr>
          <w:rFonts w:ascii="Times New Roman" w:hAnsi="Times New Roman" w:cs="Times New Roman"/>
        </w:rPr>
        <w:t>W</w:t>
      </w:r>
      <w:r w:rsidR="00851F04" w:rsidRPr="00C9444E">
        <w:rPr>
          <w:rFonts w:ascii="Times New Roman" w:hAnsi="Times New Roman" w:cs="Times New Roman"/>
        </w:rPr>
        <w:t xml:space="preserve"> state</w:t>
      </w:r>
      <w:r w:rsidR="00A218E9" w:rsidRPr="00C9444E">
        <w:rPr>
          <w:rFonts w:ascii="Times New Roman" w:hAnsi="Times New Roman" w:cs="Times New Roman"/>
        </w:rPr>
        <w:t xml:space="preserve">. This is in direct contract to HIF-1 driven crosstalk in which the E/M state </w:t>
      </w:r>
      <w:proofErr w:type="gramStart"/>
      <w:r w:rsidR="00A218E9" w:rsidRPr="00C9444E">
        <w:rPr>
          <w:rFonts w:ascii="Times New Roman" w:hAnsi="Times New Roman" w:cs="Times New Roman"/>
        </w:rPr>
        <w:t>is coupled</w:t>
      </w:r>
      <w:proofErr w:type="gramEnd"/>
      <w:r w:rsidR="00A218E9" w:rsidRPr="00C9444E">
        <w:rPr>
          <w:rFonts w:ascii="Times New Roman" w:hAnsi="Times New Roman" w:cs="Times New Roman"/>
        </w:rPr>
        <w:t xml:space="preserve"> with </w:t>
      </w:r>
      <w:r w:rsidR="004B6ACB">
        <w:rPr>
          <w:rFonts w:ascii="Times New Roman" w:hAnsi="Times New Roman" w:cs="Times New Roman"/>
        </w:rPr>
        <w:t>O state</w:t>
      </w:r>
      <w:r w:rsidR="00A218E9" w:rsidRPr="00C9444E">
        <w:rPr>
          <w:rFonts w:ascii="Times New Roman" w:hAnsi="Times New Roman" w:cs="Times New Roman"/>
        </w:rPr>
        <w:t xml:space="preserve">. </w:t>
      </w:r>
      <w:r w:rsidR="004B6ACB">
        <w:rPr>
          <w:rFonts w:ascii="Times New Roman" w:hAnsi="Times New Roman" w:cs="Times New Roman"/>
        </w:rPr>
        <w:t>The results</w:t>
      </w:r>
      <w:r w:rsidR="00A218E9" w:rsidRPr="00C9444E">
        <w:rPr>
          <w:rFonts w:ascii="Times New Roman" w:hAnsi="Times New Roman" w:cs="Times New Roman"/>
        </w:rPr>
        <w:t xml:space="preserve"> suggest</w:t>
      </w:r>
      <w:r w:rsidR="004B6ACB">
        <w:rPr>
          <w:rFonts w:ascii="Times New Roman" w:hAnsi="Times New Roman" w:cs="Times New Roman"/>
        </w:rPr>
        <w:t xml:space="preserve"> that</w:t>
      </w:r>
      <w:r w:rsidR="00A218E9" w:rsidRPr="00C9444E">
        <w:rPr>
          <w:rFonts w:ascii="Times New Roman" w:hAnsi="Times New Roman" w:cs="Times New Roman"/>
        </w:rPr>
        <w:t xml:space="preserve"> neither OXPHOS nor Warburg metabolism is </w:t>
      </w:r>
      <w:r w:rsidR="007F0C22" w:rsidRPr="00C9444E">
        <w:rPr>
          <w:rFonts w:ascii="Times New Roman" w:hAnsi="Times New Roman" w:cs="Times New Roman"/>
        </w:rPr>
        <w:t>automatically</w:t>
      </w:r>
      <w:r w:rsidR="00A218E9" w:rsidRPr="00C9444E">
        <w:rPr>
          <w:rFonts w:ascii="Times New Roman" w:hAnsi="Times New Roman" w:cs="Times New Roman"/>
        </w:rPr>
        <w:t xml:space="preserve"> associated with the E/M </w:t>
      </w:r>
      <w:r w:rsidR="00A7510D">
        <w:rPr>
          <w:rFonts w:ascii="Times New Roman" w:hAnsi="Times New Roman" w:cs="Times New Roman"/>
        </w:rPr>
        <w:t>state</w:t>
      </w:r>
      <w:r w:rsidR="007F0C22" w:rsidRPr="00C9444E">
        <w:rPr>
          <w:rFonts w:ascii="Times New Roman" w:hAnsi="Times New Roman" w:cs="Times New Roman"/>
        </w:rPr>
        <w:t xml:space="preserve"> and that this state has </w:t>
      </w:r>
      <w:r w:rsidR="004B6ACB">
        <w:rPr>
          <w:rFonts w:ascii="Times New Roman" w:hAnsi="Times New Roman" w:cs="Times New Roman"/>
        </w:rPr>
        <w:t>metabolic plasticity to mix and match different metabolic phenotypes.</w:t>
      </w:r>
      <w:r w:rsidR="00A218E9" w:rsidRPr="00C9444E">
        <w:rPr>
          <w:rFonts w:ascii="Times New Roman" w:hAnsi="Times New Roman" w:cs="Times New Roman"/>
        </w:rPr>
        <w:t xml:space="preserve"> </w:t>
      </w:r>
    </w:p>
    <w:p w14:paraId="4ED7FB30" w14:textId="328F0DA5" w:rsidR="00A5060C" w:rsidRPr="00C9444E" w:rsidRDefault="00F37624" w:rsidP="006735CD">
      <w:pPr>
        <w:pStyle w:val="BodyText"/>
        <w:spacing w:line="480" w:lineRule="auto"/>
        <w:ind w:firstLine="720"/>
        <w:rPr>
          <w:rFonts w:ascii="Times New Roman" w:hAnsi="Times New Roman" w:cs="Times New Roman"/>
        </w:rPr>
      </w:pPr>
      <w:ins w:id="203" w:author="Madeline Galbraith" w:date="2022-06-01T08:11:00Z">
        <w:r>
          <w:rPr>
            <w:rFonts w:ascii="Times New Roman" w:hAnsi="Times New Roman" w:cs="Times New Roman"/>
          </w:rPr>
          <w:t xml:space="preserve">The crosstalk between the EMT network and metabolism network play various roles in mediating the coupled states. The </w:t>
        </w:r>
      </w:ins>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ins w:id="204" w:author="Madeline Galbraith" w:date="2022-06-01T08:11:00Z">
        <w:r>
          <w:rPr>
            <w:rFonts w:ascii="Times New Roman" w:hAnsi="Times New Roman" w:cs="Times New Roman"/>
          </w:rPr>
          <w:t xml:space="preserve"> mediated upregulation of mtROS </w:t>
        </w:r>
      </w:ins>
      <w:del w:id="205" w:author="Madeline Galbraith" w:date="2022-06-01T08:11:00Z">
        <w:r w:rsidR="00A5060C" w:rsidRPr="00C9444E" w:rsidDel="00F37624">
          <w:rPr>
            <w:rFonts w:ascii="Times New Roman" w:hAnsi="Times New Roman" w:cs="Times New Roman"/>
          </w:rPr>
          <w:delText xml:space="preserve">The sets of coupled phenotypes present can be compared between </w:delText>
        </w:r>
        <w:r w:rsidR="007F0C22" w:rsidRPr="00C9444E" w:rsidDel="00F37624">
          <w:rPr>
            <w:rFonts w:ascii="Times New Roman" w:hAnsi="Times New Roman" w:cs="Times New Roman"/>
          </w:rPr>
          <w:delText xml:space="preserve">models with </w:delText>
        </w:r>
        <w:r w:rsidR="00A5060C" w:rsidRPr="00C9444E" w:rsidDel="00F37624">
          <w:rPr>
            <w:rFonts w:ascii="Times New Roman" w:hAnsi="Times New Roman" w:cs="Times New Roman"/>
          </w:rPr>
          <w:delText xml:space="preserve">different </w:delText>
        </w:r>
        <w:r w:rsidR="007F0C22" w:rsidRPr="00C9444E" w:rsidDel="00F37624">
          <w:rPr>
            <w:rFonts w:ascii="Times New Roman" w:hAnsi="Times New Roman" w:cs="Times New Roman"/>
          </w:rPr>
          <w:delText xml:space="preserve">active </w:delText>
        </w:r>
        <w:r w:rsidR="00A5060C" w:rsidRPr="00C9444E" w:rsidDel="00F37624">
          <w:rPr>
            <w:rFonts w:ascii="Times New Roman" w:hAnsi="Times New Roman" w:cs="Times New Roman"/>
          </w:rPr>
          <w:delText>crosstalk</w:delText>
        </w:r>
        <w:r w:rsidR="007F0C22" w:rsidRPr="00C9444E" w:rsidDel="00F37624">
          <w:rPr>
            <w:rFonts w:ascii="Times New Roman" w:hAnsi="Times New Roman" w:cs="Times New Roman"/>
          </w:rPr>
          <w:delText xml:space="preserve"> links,</w:delText>
        </w:r>
        <w:r w:rsidR="00A5060C" w:rsidRPr="00C9444E" w:rsidDel="00F37624">
          <w:rPr>
            <w:rFonts w:ascii="Times New Roman" w:hAnsi="Times New Roman" w:cs="Times New Roman"/>
          </w:rPr>
          <w:delText xml:space="preserve"> as the regulation is increased.</w:delText>
        </w:r>
        <w:r w:rsidR="00633A28" w:rsidRPr="00C9444E" w:rsidDel="00F37624">
          <w:rPr>
            <w:rFonts w:ascii="Times New Roman" w:hAnsi="Times New Roman" w:cs="Times New Roman"/>
          </w:rPr>
          <w:delText xml:space="preserve"> Comparing</w:delText>
        </w:r>
      </w:del>
      <w:ins w:id="206" w:author="Madeline Galbraith" w:date="2022-06-01T08:11:00Z">
        <w:r>
          <w:rPr>
            <w:rFonts w:ascii="Times New Roman" w:hAnsi="Times New Roman" w:cs="Times New Roman"/>
          </w:rPr>
          <w:t>or</w:t>
        </w:r>
      </w:ins>
      <w:r w:rsidR="00633A28" w:rsidRPr="00C9444E">
        <w:rPr>
          <w:rFonts w:ascii="Times New Roman" w:hAnsi="Times New Roman" w:cs="Times New Roman"/>
        </w:rPr>
        <w:t xml:space="preserve"> noxROS and </w:t>
      </w:r>
      <w:del w:id="207" w:author="Madeline Galbraith" w:date="2022-06-01T08:11:00Z">
        <w:r w:rsidR="00633A28" w:rsidRPr="00C9444E" w:rsidDel="00F37624">
          <w:rPr>
            <w:rFonts w:ascii="Times New Roman" w:hAnsi="Times New Roman" w:cs="Times New Roman"/>
          </w:rPr>
          <w:delText>mtROS</w:delText>
        </w:r>
      </w:del>
      <w:del w:id="208" w:author="Madeline Galbraith" w:date="2022-06-01T08:12:00Z">
        <w:r w:rsidR="00633A28" w:rsidRPr="00C9444E" w:rsidDel="00F37624">
          <w:rPr>
            <w:rFonts w:ascii="Times New Roman" w:hAnsi="Times New Roman" w:cs="Times New Roman"/>
          </w:rPr>
          <w:delText xml:space="preserve"> upregulation,</w:delText>
        </w:r>
      </w:del>
      <w:ins w:id="209" w:author="Madeline Galbraith" w:date="2022-06-01T08:12:00Z">
        <w:r>
          <w:rPr>
            <w:rFonts w:ascii="Times New Roman" w:hAnsi="Times New Roman" w:cs="Times New Roman"/>
          </w:rPr>
          <w:t>exhibit consistent suppression of</w:t>
        </w:r>
      </w:ins>
      <w:r w:rsidR="00633A28" w:rsidRPr="00C9444E">
        <w:rPr>
          <w:rFonts w:ascii="Times New Roman" w:hAnsi="Times New Roman" w:cs="Times New Roman"/>
        </w:rPr>
        <w:t xml:space="preserve"> the E-W and E/M-W coupled states</w:t>
      </w:r>
      <w:ins w:id="210" w:author="Madeline Galbraith" w:date="2022-06-01T08:12:00Z">
        <w:r>
          <w:rPr>
            <w:rFonts w:ascii="Times New Roman" w:hAnsi="Times New Roman" w:cs="Times New Roman"/>
          </w:rPr>
          <w:t xml:space="preserve"> and</w:t>
        </w:r>
      </w:ins>
      <w:del w:id="211" w:author="Madeline Galbraith" w:date="2022-06-01T08:12:00Z">
        <w:r w:rsidR="00633A28" w:rsidRPr="00C9444E" w:rsidDel="00F37624">
          <w:rPr>
            <w:rFonts w:ascii="Times New Roman" w:hAnsi="Times New Roman" w:cs="Times New Roman"/>
          </w:rPr>
          <w:delText xml:space="preserve"> are the first suppressed. Additionally, both crosstalks upregulate</w:delText>
        </w:r>
      </w:del>
      <w:r w:rsidR="00633A28" w:rsidRPr="00C9444E">
        <w:rPr>
          <w:rFonts w:ascii="Times New Roman" w:hAnsi="Times New Roman" w:cs="Times New Roman"/>
        </w:rPr>
        <w:t xml:space="preserve"> the </w:t>
      </w:r>
      <w:r w:rsidR="00C91143" w:rsidRPr="00C9444E">
        <w:rPr>
          <w:rFonts w:ascii="Times New Roman" w:hAnsi="Times New Roman" w:cs="Times New Roman"/>
        </w:rPr>
        <w:t>E/M-</w:t>
      </w:r>
      <w:r w:rsidR="00633A28" w:rsidRPr="00C9444E">
        <w:rPr>
          <w:rFonts w:ascii="Times New Roman" w:hAnsi="Times New Roman" w:cs="Times New Roman"/>
        </w:rPr>
        <w:t>W/O state</w:t>
      </w:r>
      <w:del w:id="212" w:author="Madeline Galbraith" w:date="2022-06-01T08:12:00Z">
        <w:r w:rsidR="00655AC8" w:rsidRPr="00C9444E" w:rsidDel="00F37624">
          <w:rPr>
            <w:rFonts w:ascii="Times New Roman" w:hAnsi="Times New Roman" w:cs="Times New Roman"/>
          </w:rPr>
          <w:delText xml:space="preserve">, although when mtROS is upregulated only the </w:delText>
        </w:r>
        <w:r w:rsidR="0073377B" w:rsidRPr="00C9444E" w:rsidDel="00F37624">
          <w:rPr>
            <w:rFonts w:ascii="Times New Roman" w:hAnsi="Times New Roman" w:cs="Times New Roman"/>
          </w:rPr>
          <w:delText>mesenchymal</w:delText>
        </w:r>
        <w:r w:rsidR="00655AC8" w:rsidRPr="00C9444E" w:rsidDel="00F37624">
          <w:rPr>
            <w:rFonts w:ascii="Times New Roman" w:hAnsi="Times New Roman" w:cs="Times New Roman"/>
          </w:rPr>
          <w:delText xml:space="preserve"> phenotype is coupled with OXPHOS metabolism</w:delText>
        </w:r>
        <w:r w:rsidR="00633A28" w:rsidRPr="00C9444E" w:rsidDel="00F37624">
          <w:rPr>
            <w:rFonts w:ascii="Times New Roman" w:hAnsi="Times New Roman" w:cs="Times New Roman"/>
          </w:rPr>
          <w:delText>.</w:delText>
        </w:r>
      </w:del>
      <w:ins w:id="213" w:author="Madeline Galbraith" w:date="2022-06-01T08:12:00Z">
        <w:r>
          <w:rPr>
            <w:rFonts w:ascii="Times New Roman" w:hAnsi="Times New Roman" w:cs="Times New Roman"/>
          </w:rPr>
          <w:t>.</w:t>
        </w:r>
      </w:ins>
      <w:r w:rsidR="00A5060C" w:rsidRPr="00C9444E">
        <w:rPr>
          <w:rFonts w:ascii="Times New Roman" w:hAnsi="Times New Roman" w:cs="Times New Roman"/>
        </w:rPr>
        <w:t xml:space="preserve"> </w:t>
      </w:r>
      <w:r w:rsidR="00840B4F" w:rsidRPr="00C9444E">
        <w:rPr>
          <w:rFonts w:ascii="Times New Roman" w:hAnsi="Times New Roman" w:cs="Times New Roman"/>
        </w:rPr>
        <w:t>The</w:t>
      </w:r>
      <w:r w:rsidR="00B060CD" w:rsidRPr="00C9444E">
        <w:rPr>
          <w:rFonts w:ascii="Times New Roman" w:hAnsi="Times New Roman" w:cs="Times New Roman"/>
        </w:rPr>
        <w:t xml:space="preserve"> phases</w:t>
      </w:r>
      <w:ins w:id="214" w:author="Madeline Galbraith" w:date="2022-06-01T08:12:00Z">
        <w:r>
          <w:rPr>
            <w:rFonts w:ascii="Times New Roman" w:hAnsi="Times New Roman" w:cs="Times New Roman"/>
          </w:rPr>
          <w:t xml:space="preserve"> of the coupled states</w:t>
        </w:r>
      </w:ins>
      <w:r w:rsidR="00B060CD" w:rsidRPr="00C9444E">
        <w:rPr>
          <w:rFonts w:ascii="Times New Roman" w:hAnsi="Times New Roman" w:cs="Times New Roman"/>
        </w:rPr>
        <w:t xml:space="preserve"> are</w:t>
      </w:r>
      <w:r w:rsidR="008854A9" w:rsidRPr="00C9444E">
        <w:rPr>
          <w:rFonts w:ascii="Times New Roman" w:hAnsi="Times New Roman" w:cs="Times New Roman"/>
        </w:rPr>
        <w:t xml:space="preserve"> also</w:t>
      </w:r>
      <w:r w:rsidR="00B060CD" w:rsidRPr="00C9444E">
        <w:rPr>
          <w:rFonts w:ascii="Times New Roman" w:hAnsi="Times New Roman" w:cs="Times New Roman"/>
        </w:rPr>
        <w:t xml:space="preserve"> </w:t>
      </w:r>
      <w:proofErr w:type="gramStart"/>
      <w:r w:rsidR="00B060CD" w:rsidRPr="00C9444E">
        <w:rPr>
          <w:rFonts w:ascii="Times New Roman" w:hAnsi="Times New Roman" w:cs="Times New Roman"/>
        </w:rPr>
        <w:t>very similar</w:t>
      </w:r>
      <w:proofErr w:type="gramEnd"/>
      <w:r w:rsidR="00B060CD" w:rsidRPr="00C9444E">
        <w:rPr>
          <w:rFonts w:ascii="Times New Roman" w:hAnsi="Times New Roman" w:cs="Times New Roman"/>
        </w:rPr>
        <w:t xml:space="preserve"> </w:t>
      </w:r>
      <w:del w:id="215" w:author="Madeline Galbraith" w:date="2022-06-01T08:12:00Z">
        <w:r w:rsidR="00B060CD" w:rsidRPr="00C9444E" w:rsidDel="00F37624">
          <w:rPr>
            <w:rFonts w:ascii="Times New Roman" w:hAnsi="Times New Roman" w:cs="Times New Roman"/>
          </w:rPr>
          <w:delText xml:space="preserve">whether </w:delText>
        </w:r>
      </w:del>
      <w:ins w:id="216" w:author="Madeline Galbraith" w:date="2022-06-01T08:12:00Z">
        <w:r>
          <w:rPr>
            <w:rFonts w:ascii="Times New Roman" w:hAnsi="Times New Roman" w:cs="Times New Roman"/>
          </w:rPr>
          <w:t>when</w:t>
        </w:r>
        <w:r w:rsidRPr="00C9444E">
          <w:rPr>
            <w:rFonts w:ascii="Times New Roman" w:hAnsi="Times New Roman" w:cs="Times New Roman"/>
          </w:rPr>
          <w:t xml:space="preserve"> </w:t>
        </w:r>
      </w:ins>
      <w:r w:rsidR="00B060CD" w:rsidRPr="00C9444E">
        <w:rPr>
          <w:rFonts w:ascii="Times New Roman" w:hAnsi="Times New Roman" w:cs="Times New Roman"/>
        </w:rPr>
        <w:t xml:space="preserve">HIF-1 inhibits </w:t>
      </w:r>
      <m:oMath>
        <m:sSub>
          <m:sSubPr>
            <m:ctrlPr>
              <w:rPr>
                <w:rFonts w:ascii="Cambria Math" w:hAnsi="Cambria Math" w:cs="Times New Roman"/>
                <w:i/>
                <w:iCs/>
              </w:rPr>
            </m:ctrlPr>
          </m:sSubPr>
          <m:e>
            <m:r>
              <m:rPr>
                <m:sty m:val="p"/>
              </m:rPr>
              <w:rPr>
                <w:rFonts w:ascii="Cambria Math" w:hAnsi="Cambria Math" w:cs="Times New Roman"/>
              </w:rPr>
              <m:t>μ</m:t>
            </m:r>
          </m:e>
          <m:sub>
            <m:r>
              <m:rPr>
                <m:sty m:val="p"/>
              </m:rPr>
              <w:rPr>
                <w:rFonts w:ascii="Cambria Math" w:hAnsi="Cambria Math" w:cs="Times New Roman"/>
              </w:rPr>
              <m:t>200</m:t>
            </m:r>
          </m:sub>
        </m:sSub>
      </m:oMath>
      <w:r w:rsidR="007F0C22" w:rsidRPr="00C9444E">
        <w:rPr>
          <w:rFonts w:ascii="Times New Roman" w:hAnsi="Times New Roman" w:cs="Times New Roman"/>
          <w:i/>
          <w:iCs/>
        </w:rPr>
        <w:t xml:space="preserve"> </w:t>
      </w:r>
      <w:r w:rsidR="00B060CD" w:rsidRPr="00C9444E">
        <w:rPr>
          <w:rFonts w:ascii="Times New Roman" w:hAnsi="Times New Roman" w:cs="Times New Roman"/>
        </w:rPr>
        <w:t xml:space="preserve">or upregulates Snail. </w:t>
      </w:r>
      <w:commentRangeStart w:id="217"/>
      <w:proofErr w:type="gramStart"/>
      <w:r w:rsidR="00B060CD" w:rsidRPr="00C9444E">
        <w:rPr>
          <w:rFonts w:ascii="Times New Roman" w:hAnsi="Times New Roman" w:cs="Times New Roman"/>
        </w:rPr>
        <w:t>However</w:t>
      </w:r>
      <w:commentRangeEnd w:id="217"/>
      <w:proofErr w:type="gramEnd"/>
      <w:r w:rsidR="002B5DB8">
        <w:rPr>
          <w:rStyle w:val="CommentReference"/>
        </w:rPr>
        <w:commentReference w:id="217"/>
      </w:r>
      <w:r w:rsidR="00B060CD" w:rsidRPr="00C9444E">
        <w:rPr>
          <w:rFonts w:ascii="Times New Roman" w:hAnsi="Times New Roman" w:cs="Times New Roman"/>
        </w:rPr>
        <w:t xml:space="preserve">, the E/M-W/O state does </w:t>
      </w:r>
      <w:commentRangeStart w:id="218"/>
      <w:r w:rsidR="00B060CD" w:rsidRPr="00C9444E">
        <w:rPr>
          <w:rFonts w:ascii="Times New Roman" w:hAnsi="Times New Roman" w:cs="Times New Roman"/>
        </w:rPr>
        <w:t xml:space="preserve">persist longer </w:t>
      </w:r>
      <w:commentRangeEnd w:id="218"/>
      <w:r w:rsidR="002B5DB8">
        <w:rPr>
          <w:rStyle w:val="CommentReference"/>
        </w:rPr>
        <w:commentReference w:id="218"/>
      </w:r>
      <w:r w:rsidR="00B060CD" w:rsidRPr="00C9444E">
        <w:rPr>
          <w:rFonts w:ascii="Times New Roman" w:hAnsi="Times New Roman" w:cs="Times New Roman"/>
        </w:rPr>
        <w:t xml:space="preserve">when HIF-1 inhibits </w:t>
      </w:r>
      <m:oMath>
        <m:sSub>
          <m:sSubPr>
            <m:ctrlPr>
              <w:rPr>
                <w:rFonts w:ascii="Cambria Math" w:hAnsi="Cambria Math" w:cs="Times New Roman"/>
                <w:i/>
                <w:iCs/>
              </w:rPr>
            </m:ctrlPr>
          </m:sSubPr>
          <m:e>
            <m:r>
              <m:rPr>
                <m:sty m:val="p"/>
              </m:rPr>
              <w:rPr>
                <w:rFonts w:ascii="Cambria Math" w:hAnsi="Cambria Math" w:cs="Times New Roman"/>
              </w:rPr>
              <m:t>μ</m:t>
            </m:r>
          </m:e>
          <m:sub>
            <m:r>
              <m:rPr>
                <m:sty m:val="p"/>
              </m:rPr>
              <w:rPr>
                <w:rFonts w:ascii="Cambria Math" w:hAnsi="Cambria Math" w:cs="Times New Roman"/>
              </w:rPr>
              <m:t>200</m:t>
            </m:r>
          </m:sub>
        </m:sSub>
      </m:oMath>
      <w:r w:rsidR="007F0C22" w:rsidRPr="00C9444E">
        <w:rPr>
          <w:rFonts w:ascii="Times New Roman" w:eastAsiaTheme="minorEastAsia" w:hAnsi="Times New Roman" w:cs="Times New Roman"/>
          <w:i/>
          <w:iCs/>
        </w:rPr>
        <w:t xml:space="preserve"> </w:t>
      </w:r>
      <w:r w:rsidR="00B060CD" w:rsidRPr="00C9444E">
        <w:rPr>
          <w:rFonts w:ascii="Times New Roman" w:hAnsi="Times New Roman" w:cs="Times New Roman"/>
        </w:rPr>
        <w:t>(Fig. S</w:t>
      </w:r>
      <w:r w:rsidR="00E036B3" w:rsidRPr="00C9444E">
        <w:rPr>
          <w:rFonts w:ascii="Times New Roman" w:hAnsi="Times New Roman" w:cs="Times New Roman"/>
        </w:rPr>
        <w:t>9</w:t>
      </w:r>
      <w:r w:rsidR="00B060CD" w:rsidRPr="00C9444E">
        <w:rPr>
          <w:rFonts w:ascii="Times New Roman" w:hAnsi="Times New Roman" w:cs="Times New Roman"/>
        </w:rPr>
        <w:t xml:space="preserve"> and S</w:t>
      </w:r>
      <w:r w:rsidR="00E036B3" w:rsidRPr="00C9444E">
        <w:rPr>
          <w:rFonts w:ascii="Times New Roman" w:hAnsi="Times New Roman" w:cs="Times New Roman"/>
        </w:rPr>
        <w:t>10</w:t>
      </w:r>
      <w:r w:rsidR="00B060CD" w:rsidRPr="00C9444E">
        <w:rPr>
          <w:rFonts w:ascii="Times New Roman" w:hAnsi="Times New Roman" w:cs="Times New Roman"/>
        </w:rPr>
        <w:t xml:space="preserve">). </w:t>
      </w:r>
      <w:r w:rsidR="00390322" w:rsidRPr="00C9444E">
        <w:rPr>
          <w:rFonts w:ascii="Times New Roman" w:hAnsi="Times New Roman" w:cs="Times New Roman"/>
        </w:rPr>
        <w:t xml:space="preserve">Lastly, the AMPK driven </w:t>
      </w:r>
      <w:proofErr w:type="spellStart"/>
      <w:r w:rsidR="00390322" w:rsidRPr="00C9444E">
        <w:rPr>
          <w:rFonts w:ascii="Times New Roman" w:hAnsi="Times New Roman" w:cs="Times New Roman"/>
        </w:rPr>
        <w:t>crosstalks</w:t>
      </w:r>
      <w:proofErr w:type="spellEnd"/>
      <w:r>
        <w:rPr>
          <w:rFonts w:ascii="Times New Roman" w:hAnsi="Times New Roman" w:cs="Times New Roman"/>
        </w:rPr>
        <w:t xml:space="preserve"> (inhibiting ZEB or SNAIL or upregulating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Pr>
          <w:rFonts w:ascii="Times New Roman" w:hAnsi="Times New Roman" w:cs="Times New Roman"/>
        </w:rPr>
        <w:t>)</w:t>
      </w:r>
      <w:r w:rsidR="00390322" w:rsidRPr="00C9444E">
        <w:rPr>
          <w:rFonts w:ascii="Times New Roman" w:hAnsi="Times New Roman" w:cs="Times New Roman"/>
        </w:rPr>
        <w:t xml:space="preserve"> are initially </w:t>
      </w:r>
      <w:proofErr w:type="gramStart"/>
      <w:r w:rsidR="00390322" w:rsidRPr="00C9444E">
        <w:rPr>
          <w:rFonts w:ascii="Times New Roman" w:hAnsi="Times New Roman" w:cs="Times New Roman"/>
        </w:rPr>
        <w:t>very similar</w:t>
      </w:r>
      <w:proofErr w:type="gramEnd"/>
      <w:r w:rsidR="00390322" w:rsidRPr="00C9444E">
        <w:rPr>
          <w:rFonts w:ascii="Times New Roman" w:hAnsi="Times New Roman" w:cs="Times New Roman"/>
        </w:rPr>
        <w:t xml:space="preserve">. In fact, the phases are </w:t>
      </w:r>
      <w:proofErr w:type="gramStart"/>
      <w:r w:rsidR="00390322" w:rsidRPr="00C9444E">
        <w:rPr>
          <w:rFonts w:ascii="Times New Roman" w:hAnsi="Times New Roman" w:cs="Times New Roman"/>
        </w:rPr>
        <w:t>nearly identical</w:t>
      </w:r>
      <w:proofErr w:type="gramEnd"/>
      <w:r w:rsidR="00390322" w:rsidRPr="00C9444E">
        <w:rPr>
          <w:rFonts w:ascii="Times New Roman" w:hAnsi="Times New Roman" w:cs="Times New Roman"/>
        </w:rPr>
        <w:t xml:space="preserve"> when AMPK inhibits ZEB or SNAIL (Fig. S1</w:t>
      </w:r>
      <w:r w:rsidR="00E036B3" w:rsidRPr="00C9444E">
        <w:rPr>
          <w:rFonts w:ascii="Times New Roman" w:hAnsi="Times New Roman" w:cs="Times New Roman"/>
        </w:rPr>
        <w:t>3</w:t>
      </w:r>
      <w:r w:rsidR="00390322" w:rsidRPr="00C9444E">
        <w:rPr>
          <w:rFonts w:ascii="Times New Roman" w:hAnsi="Times New Roman" w:cs="Times New Roman"/>
        </w:rPr>
        <w:t xml:space="preserve"> and S1</w:t>
      </w:r>
      <w:r w:rsidR="00E036B3" w:rsidRPr="00C9444E">
        <w:rPr>
          <w:rFonts w:ascii="Times New Roman" w:hAnsi="Times New Roman" w:cs="Times New Roman"/>
        </w:rPr>
        <w:t>4</w:t>
      </w:r>
      <w:r w:rsidR="00390322" w:rsidRPr="00C9444E">
        <w:rPr>
          <w:rFonts w:ascii="Times New Roman" w:hAnsi="Times New Roman" w:cs="Times New Roman"/>
        </w:rPr>
        <w:t xml:space="preserve">). However, AMPK upregulating </w:t>
      </w:r>
      <m:oMath>
        <m:sSub>
          <m:sSubPr>
            <m:ctrlPr>
              <w:rPr>
                <w:rFonts w:ascii="Cambria Math" w:hAnsi="Cambria Math" w:cs="Times New Roman"/>
                <w:i/>
                <w:iCs/>
              </w:rPr>
            </m:ctrlPr>
          </m:sSubPr>
          <m:e>
            <m:r>
              <m:rPr>
                <m:sty m:val="p"/>
              </m:rPr>
              <w:rPr>
                <w:rFonts w:ascii="Cambria Math" w:hAnsi="Cambria Math" w:cs="Times New Roman"/>
              </w:rPr>
              <m:t>μ</m:t>
            </m:r>
          </m:e>
          <m:sub>
            <m:r>
              <m:rPr>
                <m:sty m:val="p"/>
              </m:rPr>
              <w:rPr>
                <w:rFonts w:ascii="Cambria Math" w:hAnsi="Cambria Math" w:cs="Times New Roman"/>
              </w:rPr>
              <m:t>200</m:t>
            </m:r>
          </m:sub>
        </m:sSub>
      </m:oMath>
      <w:r w:rsidR="00CE2E70" w:rsidRPr="00C9444E">
        <w:rPr>
          <w:rFonts w:ascii="Times New Roman" w:eastAsiaTheme="minorEastAsia" w:hAnsi="Times New Roman" w:cs="Times New Roman"/>
          <w:i/>
          <w:iCs/>
        </w:rPr>
        <w:t xml:space="preserve"> </w:t>
      </w:r>
      <w:r w:rsidR="004715D9" w:rsidRPr="00C9444E">
        <w:rPr>
          <w:rFonts w:ascii="Times New Roman" w:hAnsi="Times New Roman" w:cs="Times New Roman"/>
        </w:rPr>
        <w:t xml:space="preserve">has slightly different </w:t>
      </w:r>
      <w:r>
        <w:rPr>
          <w:rFonts w:ascii="Times New Roman" w:hAnsi="Times New Roman" w:cs="Times New Roman"/>
        </w:rPr>
        <w:t>effect on the coupled states</w:t>
      </w:r>
      <w:r w:rsidR="004715D9" w:rsidRPr="00C9444E">
        <w:rPr>
          <w:rFonts w:ascii="Times New Roman" w:hAnsi="Times New Roman" w:cs="Times New Roman"/>
        </w:rPr>
        <w:t xml:space="preserve"> before saturating at epithelial (Fig. S1</w:t>
      </w:r>
      <w:r w:rsidR="00E036B3" w:rsidRPr="00C9444E">
        <w:rPr>
          <w:rFonts w:ascii="Times New Roman" w:hAnsi="Times New Roman" w:cs="Times New Roman"/>
        </w:rPr>
        <w:t>2</w:t>
      </w:r>
      <w:r w:rsidR="004715D9" w:rsidRPr="00C9444E">
        <w:rPr>
          <w:rFonts w:ascii="Times New Roman" w:hAnsi="Times New Roman" w:cs="Times New Roman"/>
        </w:rPr>
        <w:t>).</w:t>
      </w:r>
      <w:r w:rsidR="00D060C8" w:rsidRPr="00C9444E">
        <w:rPr>
          <w:rFonts w:ascii="Times New Roman" w:hAnsi="Times New Roman" w:cs="Times New Roman"/>
        </w:rPr>
        <w:t xml:space="preserve"> These similarities between</w:t>
      </w:r>
      <w:r>
        <w:rPr>
          <w:rFonts w:ascii="Times New Roman" w:hAnsi="Times New Roman" w:cs="Times New Roman"/>
        </w:rPr>
        <w:t xml:space="preserve"> the effect of different</w:t>
      </w:r>
      <w:r w:rsidR="00D060C8" w:rsidRPr="00C9444E">
        <w:rPr>
          <w:rFonts w:ascii="Times New Roman" w:hAnsi="Times New Roman" w:cs="Times New Roman"/>
        </w:rPr>
        <w:t xml:space="preserve"> crosstalk</w:t>
      </w:r>
      <w:r w:rsidR="001A122D" w:rsidRPr="00C9444E">
        <w:rPr>
          <w:rFonts w:ascii="Times New Roman" w:hAnsi="Times New Roman" w:cs="Times New Roman"/>
        </w:rPr>
        <w:t xml:space="preserve"> </w:t>
      </w:r>
      <w:r w:rsidR="00D060C8" w:rsidRPr="00C9444E">
        <w:rPr>
          <w:rFonts w:ascii="Times New Roman" w:hAnsi="Times New Roman" w:cs="Times New Roman"/>
        </w:rPr>
        <w:t xml:space="preserve">suggests </w:t>
      </w:r>
      <w:r w:rsidR="00CE2E70" w:rsidRPr="00C9444E">
        <w:rPr>
          <w:rFonts w:ascii="Times New Roman" w:hAnsi="Times New Roman" w:cs="Times New Roman"/>
        </w:rPr>
        <w:t xml:space="preserve">a degree of consistency </w:t>
      </w:r>
      <w:r>
        <w:rPr>
          <w:rFonts w:ascii="Times New Roman" w:hAnsi="Times New Roman" w:cs="Times New Roman"/>
        </w:rPr>
        <w:t>in how</w:t>
      </w:r>
      <w:r w:rsidR="00D060C8" w:rsidRPr="00C9444E">
        <w:rPr>
          <w:rFonts w:ascii="Times New Roman" w:hAnsi="Times New Roman" w:cs="Times New Roman"/>
        </w:rPr>
        <w:t xml:space="preserve"> EMT</w:t>
      </w:r>
      <w:r w:rsidR="00CB0229" w:rsidRPr="00C9444E">
        <w:rPr>
          <w:rFonts w:ascii="Times New Roman" w:hAnsi="Times New Roman" w:cs="Times New Roman"/>
        </w:rPr>
        <w:t xml:space="preserve"> </w:t>
      </w:r>
      <w:r w:rsidR="00D060C8" w:rsidRPr="00C9444E">
        <w:rPr>
          <w:rFonts w:ascii="Times New Roman" w:hAnsi="Times New Roman" w:cs="Times New Roman"/>
        </w:rPr>
        <w:t>drive</w:t>
      </w:r>
      <w:r>
        <w:rPr>
          <w:rFonts w:ascii="Times New Roman" w:hAnsi="Times New Roman" w:cs="Times New Roman"/>
        </w:rPr>
        <w:t>s</w:t>
      </w:r>
      <w:r w:rsidR="00D060C8" w:rsidRPr="00C9444E">
        <w:rPr>
          <w:rFonts w:ascii="Times New Roman" w:hAnsi="Times New Roman" w:cs="Times New Roman"/>
        </w:rPr>
        <w:t xml:space="preserve"> metabolic reprogramming, </w:t>
      </w:r>
      <w:r>
        <w:rPr>
          <w:rFonts w:ascii="Times New Roman" w:hAnsi="Times New Roman" w:cs="Times New Roman"/>
        </w:rPr>
        <w:t>and</w:t>
      </w:r>
      <w:r w:rsidR="00D060C8" w:rsidRPr="00C9444E">
        <w:rPr>
          <w:rFonts w:ascii="Times New Roman" w:hAnsi="Times New Roman" w:cs="Times New Roman"/>
        </w:rPr>
        <w:t xml:space="preserve"> vice versa</w:t>
      </w:r>
      <w:proofErr w:type="gramStart"/>
      <w:r w:rsidR="00D060C8" w:rsidRPr="00C9444E">
        <w:rPr>
          <w:rFonts w:ascii="Times New Roman" w:hAnsi="Times New Roman" w:cs="Times New Roman"/>
        </w:rPr>
        <w:t xml:space="preserve">. </w:t>
      </w:r>
      <w:r w:rsidR="004715D9" w:rsidRPr="00C9444E">
        <w:rPr>
          <w:rFonts w:ascii="Times New Roman" w:hAnsi="Times New Roman" w:cs="Times New Roman"/>
        </w:rPr>
        <w:t xml:space="preserve"> </w:t>
      </w:r>
      <w:proofErr w:type="gramEnd"/>
      <w:r w:rsidR="00B060CD" w:rsidRPr="00C9444E">
        <w:rPr>
          <w:rFonts w:ascii="Times New Roman" w:hAnsi="Times New Roman" w:cs="Times New Roman"/>
        </w:rPr>
        <w:t xml:space="preserve"> </w:t>
      </w:r>
    </w:p>
    <w:p w14:paraId="2F40EC32" w14:textId="77777777" w:rsidR="00316CB1" w:rsidRPr="00C9444E" w:rsidRDefault="00316CB1" w:rsidP="00316CB1">
      <w:pPr>
        <w:pStyle w:val="BodyText"/>
        <w:keepNext/>
        <w:spacing w:line="480" w:lineRule="auto"/>
        <w:rPr>
          <w:rFonts w:ascii="Times New Roman" w:hAnsi="Times New Roman" w:cs="Times New Roman"/>
        </w:rPr>
      </w:pPr>
      <w:bookmarkStart w:id="219" w:name="tfs-of-the-metabolic-network-can-stabili"/>
      <w:r w:rsidRPr="00C9444E">
        <w:rPr>
          <w:rFonts w:ascii="Times New Roman" w:hAnsi="Times New Roman" w:cs="Times New Roman"/>
          <w:b/>
          <w:bCs/>
        </w:rPr>
        <w:br/>
      </w:r>
      <w:r w:rsidRPr="00C9444E">
        <w:rPr>
          <w:rFonts w:ascii="Times New Roman" w:hAnsi="Times New Roman" w:cs="Times New Roman"/>
          <w:b/>
          <w:bCs/>
          <w:noProof/>
        </w:rPr>
        <w:drawing>
          <wp:inline distT="0" distB="0" distL="0" distR="0" wp14:anchorId="50DEB013" wp14:editId="47737DF1">
            <wp:extent cx="5943600" cy="277304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a:extLst>
                        <a:ext uri="{28A0092B-C50C-407E-A947-70E740481C1C}">
                          <a14:useLocalDpi xmlns:a14="http://schemas.microsoft.com/office/drawing/2010/main" val="0"/>
                        </a:ext>
                      </a:extLst>
                    </a:blip>
                    <a:stretch>
                      <a:fillRect/>
                    </a:stretch>
                  </pic:blipFill>
                  <pic:spPr>
                    <a:xfrm>
                      <a:off x="0" y="0"/>
                      <a:ext cx="5943600" cy="2773045"/>
                    </a:xfrm>
                    <a:prstGeom prst="rect">
                      <a:avLst/>
                    </a:prstGeom>
                  </pic:spPr>
                </pic:pic>
              </a:graphicData>
            </a:graphic>
          </wp:inline>
        </w:drawing>
      </w:r>
    </w:p>
    <w:p w14:paraId="7FA2F346" w14:textId="77AD2EAD" w:rsidR="00316CB1" w:rsidRPr="00C9444E" w:rsidRDefault="00316CB1" w:rsidP="00316CB1">
      <w:pPr>
        <w:pStyle w:val="Caption"/>
        <w:rPr>
          <w:rFonts w:ascii="Times New Roman" w:hAnsi="Times New Roman" w:cs="Times New Roman"/>
          <w:i w:val="0"/>
          <w:iCs/>
        </w:rPr>
      </w:pPr>
      <w:r w:rsidRPr="00C9444E">
        <w:rPr>
          <w:rFonts w:ascii="Times New Roman" w:hAnsi="Times New Roman" w:cs="Times New Roman"/>
          <w:b/>
          <w:bCs/>
          <w:i w:val="0"/>
          <w:iCs/>
        </w:rPr>
        <w:t>Figure</w:t>
      </w:r>
      <w:r w:rsidR="00977E1D" w:rsidRPr="00C9444E">
        <w:rPr>
          <w:rFonts w:ascii="Times New Roman" w:hAnsi="Times New Roman" w:cs="Times New Roman"/>
          <w:b/>
          <w:bCs/>
          <w:i w:val="0"/>
          <w:iCs/>
        </w:rPr>
        <w:t xml:space="preserve"> 5</w:t>
      </w:r>
      <w:r w:rsidR="00FF40C0" w:rsidRPr="00C9444E">
        <w:rPr>
          <w:rFonts w:ascii="Times New Roman" w:hAnsi="Times New Roman" w:cs="Times New Roman"/>
          <w:b/>
          <w:bCs/>
          <w:i w:val="0"/>
          <w:iCs/>
        </w:rPr>
        <w:t>.</w:t>
      </w:r>
      <w:r w:rsidRPr="00C9444E">
        <w:rPr>
          <w:rFonts w:ascii="Times New Roman" w:hAnsi="Times New Roman" w:cs="Times New Roman"/>
          <w:b/>
          <w:bCs/>
          <w:i w:val="0"/>
          <w:iCs/>
        </w:rPr>
        <w:t xml:space="preserve"> The role of </w:t>
      </w:r>
      <w:r w:rsidR="000E5521">
        <w:rPr>
          <w:rFonts w:ascii="Times New Roman" w:hAnsi="Times New Roman" w:cs="Times New Roman"/>
          <w:b/>
          <w:bCs/>
          <w:i w:val="0"/>
          <w:iCs/>
        </w:rPr>
        <w:t>metabolism in</w:t>
      </w:r>
      <w:r w:rsidRPr="00C9444E">
        <w:rPr>
          <w:rFonts w:ascii="Times New Roman" w:hAnsi="Times New Roman" w:cs="Times New Roman"/>
          <w:b/>
          <w:bCs/>
          <w:i w:val="0"/>
          <w:iCs/>
        </w:rPr>
        <w:t xml:space="preserve"> driving EMT. </w:t>
      </w:r>
      <w:r w:rsidR="007B5872" w:rsidRPr="00C9444E">
        <w:rPr>
          <w:rFonts w:ascii="Times New Roman" w:hAnsi="Times New Roman" w:cs="Times New Roman"/>
          <w:i w:val="0"/>
          <w:iCs/>
        </w:rPr>
        <w:t xml:space="preserve">HIF-1 </w:t>
      </w:r>
      <w:r w:rsidR="000E5521">
        <w:rPr>
          <w:rFonts w:ascii="Times New Roman" w:hAnsi="Times New Roman" w:cs="Times New Roman"/>
          <w:i w:val="0"/>
          <w:iCs/>
        </w:rPr>
        <w:t>mediated</w:t>
      </w:r>
      <w:r w:rsidR="007B5872" w:rsidRPr="00C9444E">
        <w:rPr>
          <w:rFonts w:ascii="Times New Roman" w:hAnsi="Times New Roman" w:cs="Times New Roman"/>
          <w:i w:val="0"/>
          <w:iCs/>
        </w:rPr>
        <w:t xml:space="preserve"> </w:t>
      </w:r>
      <w:proofErr w:type="spellStart"/>
      <w:r w:rsidR="007B5872" w:rsidRPr="00C9444E">
        <w:rPr>
          <w:rFonts w:ascii="Times New Roman" w:hAnsi="Times New Roman" w:cs="Times New Roman"/>
          <w:i w:val="0"/>
          <w:iCs/>
        </w:rPr>
        <w:t>crosstalks</w:t>
      </w:r>
      <w:proofErr w:type="spellEnd"/>
      <w:r w:rsidR="007B5872" w:rsidRPr="00C9444E">
        <w:rPr>
          <w:rFonts w:ascii="Times New Roman" w:hAnsi="Times New Roman" w:cs="Times New Roman"/>
          <w:i w:val="0"/>
          <w:iCs/>
        </w:rPr>
        <w:t xml:space="preserve"> drive the EMT circuit towards the </w:t>
      </w:r>
      <w:r w:rsidR="000E5521">
        <w:rPr>
          <w:rFonts w:ascii="Times New Roman" w:hAnsi="Times New Roman" w:cs="Times New Roman"/>
          <w:i w:val="0"/>
          <w:iCs/>
        </w:rPr>
        <w:t>M</w:t>
      </w:r>
      <w:r w:rsidR="007B5872" w:rsidRPr="00C9444E">
        <w:rPr>
          <w:rFonts w:ascii="Times New Roman" w:hAnsi="Times New Roman" w:cs="Times New Roman"/>
          <w:i w:val="0"/>
          <w:iCs/>
        </w:rPr>
        <w:t xml:space="preserve"> state, while AMPK </w:t>
      </w:r>
      <w:r w:rsidR="000E5521">
        <w:rPr>
          <w:rFonts w:ascii="Times New Roman" w:hAnsi="Times New Roman" w:cs="Times New Roman"/>
          <w:i w:val="0"/>
          <w:iCs/>
        </w:rPr>
        <w:t>mediated</w:t>
      </w:r>
      <w:r w:rsidR="007B5872" w:rsidRPr="00C9444E">
        <w:rPr>
          <w:rFonts w:ascii="Times New Roman" w:hAnsi="Times New Roman" w:cs="Times New Roman"/>
          <w:i w:val="0"/>
          <w:iCs/>
        </w:rPr>
        <w:t xml:space="preserve"> </w:t>
      </w:r>
      <w:proofErr w:type="spellStart"/>
      <w:r w:rsidR="007B5872" w:rsidRPr="00C9444E">
        <w:rPr>
          <w:rFonts w:ascii="Times New Roman" w:hAnsi="Times New Roman" w:cs="Times New Roman"/>
          <w:i w:val="0"/>
          <w:iCs/>
        </w:rPr>
        <w:t>crosstalks</w:t>
      </w:r>
      <w:proofErr w:type="spellEnd"/>
      <w:r w:rsidR="007B5872" w:rsidRPr="00C9444E">
        <w:rPr>
          <w:rFonts w:ascii="Times New Roman" w:hAnsi="Times New Roman" w:cs="Times New Roman"/>
          <w:i w:val="0"/>
          <w:iCs/>
        </w:rPr>
        <w:t xml:space="preserve"> drive the EMT network towards the </w:t>
      </w:r>
      <w:r w:rsidR="000E5521">
        <w:rPr>
          <w:rFonts w:ascii="Times New Roman" w:hAnsi="Times New Roman" w:cs="Times New Roman"/>
          <w:i w:val="0"/>
          <w:iCs/>
        </w:rPr>
        <w:t>E</w:t>
      </w:r>
      <w:r w:rsidR="007B5872" w:rsidRPr="00C9444E">
        <w:rPr>
          <w:rFonts w:ascii="Times New Roman" w:hAnsi="Times New Roman" w:cs="Times New Roman"/>
          <w:i w:val="0"/>
          <w:iCs/>
        </w:rPr>
        <w:t xml:space="preserve"> state.</w:t>
      </w:r>
      <w:r w:rsidR="007554F3" w:rsidRPr="00C9444E">
        <w:rPr>
          <w:rFonts w:ascii="Times New Roman" w:hAnsi="Times New Roman" w:cs="Times New Roman"/>
          <w:i w:val="0"/>
          <w:iCs/>
        </w:rPr>
        <w:t xml:space="preserve"> </w:t>
      </w:r>
      <w:r w:rsidR="00A15D65" w:rsidRPr="00C9444E">
        <w:rPr>
          <w:rFonts w:ascii="Times New Roman" w:hAnsi="Times New Roman" w:cs="Times New Roman"/>
          <w:i w:val="0"/>
          <w:iCs/>
        </w:rPr>
        <w:t>Neither type of crosstalk</w:t>
      </w:r>
      <w:r w:rsidR="000E5521">
        <w:rPr>
          <w:rFonts w:ascii="Times New Roman" w:hAnsi="Times New Roman" w:cs="Times New Roman"/>
          <w:i w:val="0"/>
          <w:iCs/>
        </w:rPr>
        <w:t xml:space="preserve"> alone</w:t>
      </w:r>
      <w:r w:rsidR="00A15D65" w:rsidRPr="00C9444E">
        <w:rPr>
          <w:rFonts w:ascii="Times New Roman" w:hAnsi="Times New Roman" w:cs="Times New Roman"/>
          <w:i w:val="0"/>
          <w:iCs/>
        </w:rPr>
        <w:t xml:space="preserve"> can stabilize the E/M state, but the E/M state persists longer for HIF-1 controlled </w:t>
      </w:r>
      <w:proofErr w:type="spellStart"/>
      <w:r w:rsidR="00A15D65" w:rsidRPr="00C9444E">
        <w:rPr>
          <w:rFonts w:ascii="Times New Roman" w:hAnsi="Times New Roman" w:cs="Times New Roman"/>
          <w:i w:val="0"/>
          <w:iCs/>
        </w:rPr>
        <w:t>crosstalks</w:t>
      </w:r>
      <w:proofErr w:type="spellEnd"/>
      <w:r w:rsidR="00A15D65" w:rsidRPr="00C9444E">
        <w:rPr>
          <w:rFonts w:ascii="Times New Roman" w:hAnsi="Times New Roman" w:cs="Times New Roman"/>
          <w:i w:val="0"/>
          <w:iCs/>
        </w:rPr>
        <w:t>.</w:t>
      </w:r>
      <w:r w:rsidRPr="00C9444E">
        <w:rPr>
          <w:rFonts w:ascii="Times New Roman" w:hAnsi="Times New Roman" w:cs="Times New Roman"/>
          <w:b/>
          <w:bCs/>
          <w:i w:val="0"/>
          <w:iCs/>
        </w:rPr>
        <w:t xml:space="preserve"> (A)</w:t>
      </w:r>
      <w:r w:rsidRPr="00C9444E">
        <w:rPr>
          <w:rFonts w:ascii="Times New Roman" w:hAnsi="Times New Roman" w:cs="Times New Roman"/>
          <w:i w:val="0"/>
          <w:iCs/>
        </w:rPr>
        <w:t xml:space="preserve"> The number of initial conditions leading to an E/M, M, or </w:t>
      </w:r>
      <w:proofErr w:type="spellStart"/>
      <w:r w:rsidRPr="00C9444E">
        <w:rPr>
          <w:rFonts w:ascii="Times New Roman" w:hAnsi="Times New Roman" w:cs="Times New Roman"/>
          <w:i w:val="0"/>
          <w:iCs/>
        </w:rPr>
        <w:t xml:space="preserve">E </w:t>
      </w:r>
      <w:r w:rsidR="00A7510D">
        <w:rPr>
          <w:rFonts w:ascii="Times New Roman" w:hAnsi="Times New Roman" w:cs="Times New Roman"/>
          <w:i w:val="0"/>
          <w:iCs/>
        </w:rPr>
        <w:t>state</w:t>
      </w:r>
      <w:proofErr w:type="spellEnd"/>
      <w:r w:rsidRPr="00C9444E">
        <w:rPr>
          <w:rFonts w:ascii="Times New Roman" w:hAnsi="Times New Roman" w:cs="Times New Roman"/>
          <w:i w:val="0"/>
          <w:iCs/>
        </w:rPr>
        <w:t xml:space="preserve"> as HIF-1 upregulates</w:t>
      </w:r>
      <w:r w:rsidRPr="00C9444E">
        <w:rPr>
          <w:rFonts w:ascii="Times New Roman" w:eastAsiaTheme="minorEastAsia" w:hAnsi="Times New Roman" w:cs="Times New Roman"/>
          <w:i w:val="0"/>
          <w:iCs/>
        </w:rPr>
        <w:t xml:space="preserve"> </w:t>
      </w:r>
      <w:r w:rsidRPr="00C9444E">
        <w:rPr>
          <w:rFonts w:ascii="Times New Roman" w:hAnsi="Times New Roman" w:cs="Times New Roman"/>
          <w:i w:val="0"/>
          <w:iCs/>
        </w:rPr>
        <w:t xml:space="preserve">SNAIL. The hybrid E/M </w:t>
      </w:r>
      <w:r w:rsidR="00A7510D">
        <w:rPr>
          <w:rFonts w:ascii="Times New Roman" w:hAnsi="Times New Roman" w:cs="Times New Roman"/>
          <w:i w:val="0"/>
          <w:iCs/>
        </w:rPr>
        <w:t>state</w:t>
      </w:r>
      <w:r w:rsidRPr="00C9444E">
        <w:rPr>
          <w:rFonts w:ascii="Times New Roman" w:hAnsi="Times New Roman" w:cs="Times New Roman"/>
          <w:i w:val="0"/>
          <w:iCs/>
        </w:rPr>
        <w:t xml:space="preserve"> </w:t>
      </w:r>
      <w:proofErr w:type="gramStart"/>
      <w:r w:rsidRPr="00C9444E">
        <w:rPr>
          <w:rFonts w:ascii="Times New Roman" w:hAnsi="Times New Roman" w:cs="Times New Roman"/>
          <w:i w:val="0"/>
          <w:iCs/>
        </w:rPr>
        <w:t>is suppressed</w:t>
      </w:r>
      <w:proofErr w:type="gramEnd"/>
      <w:r w:rsidRPr="00C9444E">
        <w:rPr>
          <w:rFonts w:ascii="Times New Roman" w:hAnsi="Times New Roman" w:cs="Times New Roman"/>
          <w:i w:val="0"/>
          <w:iCs/>
        </w:rPr>
        <w:t xml:space="preserve"> quickly as the system is driven towards </w:t>
      </w:r>
      <w:r w:rsidR="000E5521">
        <w:rPr>
          <w:rFonts w:ascii="Times New Roman" w:hAnsi="Times New Roman" w:cs="Times New Roman"/>
          <w:i w:val="0"/>
          <w:iCs/>
        </w:rPr>
        <w:t>the M state</w:t>
      </w:r>
      <w:r w:rsidRPr="00C9444E">
        <w:rPr>
          <w:rFonts w:ascii="Times New Roman" w:hAnsi="Times New Roman" w:cs="Times New Roman"/>
          <w:i w:val="0"/>
          <w:iCs/>
        </w:rPr>
        <w:t xml:space="preserve">. </w:t>
      </w:r>
      <w:r w:rsidRPr="00C9444E">
        <w:rPr>
          <w:rFonts w:ascii="Times New Roman" w:hAnsi="Times New Roman" w:cs="Times New Roman"/>
          <w:b/>
          <w:bCs/>
          <w:i w:val="0"/>
          <w:iCs/>
        </w:rPr>
        <w:t>(B)</w:t>
      </w:r>
      <w:r w:rsidR="000E5521">
        <w:rPr>
          <w:rFonts w:ascii="Times New Roman" w:hAnsi="Times New Roman" w:cs="Times New Roman"/>
          <w:i w:val="0"/>
          <w:iCs/>
        </w:rPr>
        <w:t xml:space="preserve"> The number of initial conditions leading to an E/M, M, or </w:t>
      </w:r>
      <w:proofErr w:type="spellStart"/>
      <w:r w:rsidR="000E5521">
        <w:rPr>
          <w:rFonts w:ascii="Times New Roman" w:hAnsi="Times New Roman" w:cs="Times New Roman"/>
          <w:i w:val="0"/>
          <w:iCs/>
        </w:rPr>
        <w:t xml:space="preserve">E </w:t>
      </w:r>
      <w:r w:rsidR="00A7510D">
        <w:rPr>
          <w:rFonts w:ascii="Times New Roman" w:hAnsi="Times New Roman" w:cs="Times New Roman"/>
          <w:i w:val="0"/>
          <w:iCs/>
        </w:rPr>
        <w:t>state</w:t>
      </w:r>
      <w:proofErr w:type="spellEnd"/>
      <w:r w:rsidR="000E5521">
        <w:rPr>
          <w:rFonts w:ascii="Times New Roman" w:hAnsi="Times New Roman" w:cs="Times New Roman"/>
          <w:i w:val="0"/>
          <w:iCs/>
        </w:rPr>
        <w:t xml:space="preserve"> as </w:t>
      </w:r>
      <w:r w:rsidRPr="00C9444E">
        <w:rPr>
          <w:rFonts w:ascii="Times New Roman" w:hAnsi="Times New Roman" w:cs="Times New Roman"/>
          <w:i w:val="0"/>
          <w:iCs/>
        </w:rPr>
        <w:t>AMPK upregulat</w:t>
      </w:r>
      <w:r w:rsidR="000E5521">
        <w:rPr>
          <w:rFonts w:ascii="Times New Roman" w:hAnsi="Times New Roman" w:cs="Times New Roman"/>
          <w:i w:val="0"/>
          <w:iCs/>
        </w:rPr>
        <w:t>es</w:t>
      </w:r>
      <w:r w:rsidRPr="00C9444E">
        <w:rPr>
          <w:rFonts w:ascii="Times New Roman" w:hAnsi="Times New Roman" w:cs="Times New Roman"/>
          <w:i w:val="0"/>
          <w:iCs/>
        </w:rPr>
        <w:t xml:space="preserve">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oMath>
      <w:r w:rsidRPr="00C9444E">
        <w:rPr>
          <w:rFonts w:ascii="Times New Roman" w:eastAsiaTheme="minorEastAsia" w:hAnsi="Times New Roman" w:cs="Times New Roman"/>
          <w:i w:val="0"/>
          <w:iCs/>
        </w:rPr>
        <w:t xml:space="preserve"> and </w:t>
      </w:r>
      <w:r w:rsidRPr="00C9444E">
        <w:rPr>
          <w:rFonts w:ascii="Times New Roman" w:hAnsi="Times New Roman" w:cs="Times New Roman"/>
          <w:i w:val="0"/>
          <w:iCs/>
        </w:rPr>
        <w:t>driv</w:t>
      </w:r>
      <w:r w:rsidR="000E5521">
        <w:rPr>
          <w:rFonts w:ascii="Times New Roman" w:hAnsi="Times New Roman" w:cs="Times New Roman"/>
          <w:i w:val="0"/>
          <w:iCs/>
        </w:rPr>
        <w:t>es</w:t>
      </w:r>
      <w:r w:rsidRPr="00C9444E">
        <w:rPr>
          <w:rFonts w:ascii="Times New Roman" w:hAnsi="Times New Roman" w:cs="Times New Roman"/>
          <w:i w:val="0"/>
          <w:iCs/>
        </w:rPr>
        <w:t xml:space="preserve"> the system towards epithelial. The E/M </w:t>
      </w:r>
      <w:commentRangeStart w:id="220"/>
      <w:r w:rsidRPr="00C9444E">
        <w:rPr>
          <w:rFonts w:ascii="Times New Roman" w:hAnsi="Times New Roman" w:cs="Times New Roman"/>
          <w:i w:val="0"/>
          <w:iCs/>
        </w:rPr>
        <w:t xml:space="preserve">state persists longer for HIF-1 regulation than for </w:t>
      </w:r>
      <w:r w:rsidR="00AB6FC0" w:rsidRPr="00C9444E">
        <w:rPr>
          <w:rFonts w:ascii="Times New Roman" w:hAnsi="Times New Roman" w:cs="Times New Roman"/>
          <w:i w:val="0"/>
          <w:iCs/>
        </w:rPr>
        <w:t xml:space="preserve">that based on </w:t>
      </w:r>
      <w:r w:rsidRPr="00C9444E">
        <w:rPr>
          <w:rFonts w:ascii="Times New Roman" w:hAnsi="Times New Roman" w:cs="Times New Roman"/>
          <w:i w:val="0"/>
          <w:iCs/>
        </w:rPr>
        <w:t>AMPK.</w:t>
      </w:r>
      <w:commentRangeEnd w:id="220"/>
      <w:r w:rsidR="00D82EA9">
        <w:rPr>
          <w:rStyle w:val="CommentReference"/>
          <w:i w:val="0"/>
        </w:rPr>
        <w:commentReference w:id="220"/>
      </w:r>
    </w:p>
    <w:p w14:paraId="6DB7504B" w14:textId="295BC2B0" w:rsidR="002C76E3" w:rsidRPr="00C9444E" w:rsidRDefault="002C76E3" w:rsidP="00316CB1">
      <w:pPr>
        <w:pStyle w:val="Caption"/>
        <w:rPr>
          <w:rFonts w:ascii="Times New Roman" w:hAnsi="Times New Roman" w:cs="Times New Roman"/>
          <w:b/>
          <w:bCs/>
        </w:rPr>
      </w:pPr>
    </w:p>
    <w:p w14:paraId="1628FBDD" w14:textId="179D31CC" w:rsidR="00316CB1" w:rsidRPr="00C9444E" w:rsidRDefault="00316CB1" w:rsidP="007B1B06">
      <w:pPr>
        <w:pStyle w:val="BodyText"/>
        <w:spacing w:line="480" w:lineRule="auto"/>
        <w:rPr>
          <w:rFonts w:ascii="Times New Roman" w:hAnsi="Times New Roman" w:cs="Times New Roman"/>
          <w:b/>
          <w:bCs/>
        </w:rPr>
      </w:pPr>
    </w:p>
    <w:p w14:paraId="048C20AD" w14:textId="77777777" w:rsidR="00316CB1" w:rsidRPr="00C9444E" w:rsidRDefault="00316CB1" w:rsidP="007B1B06">
      <w:pPr>
        <w:pStyle w:val="BodyText"/>
        <w:spacing w:line="480" w:lineRule="auto"/>
        <w:rPr>
          <w:rFonts w:ascii="Times New Roman" w:hAnsi="Times New Roman" w:cs="Times New Roman"/>
          <w:b/>
          <w:bCs/>
        </w:rPr>
      </w:pPr>
    </w:p>
    <w:p w14:paraId="44ACDC01" w14:textId="18D02EB6" w:rsidR="00D628F5" w:rsidRPr="00C9444E" w:rsidRDefault="00AD7F58" w:rsidP="00990679">
      <w:pPr>
        <w:pStyle w:val="BodyText"/>
        <w:spacing w:line="480" w:lineRule="auto"/>
        <w:rPr>
          <w:rFonts w:ascii="Times New Roman" w:hAnsi="Times New Roman" w:cs="Times New Roman"/>
        </w:rPr>
      </w:pPr>
      <w:r w:rsidRPr="00C9444E">
        <w:rPr>
          <w:rFonts w:ascii="Times New Roman" w:hAnsi="Times New Roman" w:cs="Times New Roman"/>
          <w:b/>
          <w:bCs/>
        </w:rPr>
        <w:t>TFs of the metabolic network can stabilize the E/M metabolic phenotype</w:t>
      </w:r>
      <w:bookmarkEnd w:id="219"/>
      <w:r w:rsidR="002C76E3" w:rsidRPr="00C9444E">
        <w:rPr>
          <w:rFonts w:ascii="Times New Roman" w:hAnsi="Times New Roman" w:cs="Times New Roman"/>
        </w:rPr>
        <w:t xml:space="preserve">: </w:t>
      </w:r>
      <w:r w:rsidRPr="00C9444E">
        <w:rPr>
          <w:rFonts w:ascii="Times New Roman" w:hAnsi="Times New Roman" w:cs="Times New Roman"/>
        </w:rPr>
        <w:t xml:space="preserve">There are two distinct events at play when the metabolic network regulates the EMT circuit. AMPK regulation quickly suppresses the E/M </w:t>
      </w:r>
      <w:r w:rsidR="00A7510D">
        <w:rPr>
          <w:rFonts w:ascii="Times New Roman" w:hAnsi="Times New Roman" w:cs="Times New Roman"/>
        </w:rPr>
        <w:t>state</w:t>
      </w:r>
      <w:r w:rsidRPr="00C9444E">
        <w:rPr>
          <w:rFonts w:ascii="Times New Roman" w:hAnsi="Times New Roman" w:cs="Times New Roman"/>
        </w:rPr>
        <w:t xml:space="preserve"> and pushes the system towards the </w:t>
      </w:r>
      <w:r w:rsidR="00BF0DCA">
        <w:rPr>
          <w:rFonts w:ascii="Times New Roman" w:hAnsi="Times New Roman" w:cs="Times New Roman"/>
        </w:rPr>
        <w:t>E</w:t>
      </w:r>
      <w:r w:rsidRPr="00C9444E">
        <w:rPr>
          <w:rFonts w:ascii="Times New Roman" w:hAnsi="Times New Roman" w:cs="Times New Roman"/>
        </w:rPr>
        <w:t xml:space="preserve"> state whereas </w:t>
      </w:r>
      <w:r w:rsidR="005506B5" w:rsidRPr="00C9444E">
        <w:rPr>
          <w:rFonts w:ascii="Times New Roman" w:hAnsi="Times New Roman" w:cs="Times New Roman"/>
        </w:rPr>
        <w:t>HIF-1</w:t>
      </w:r>
      <w:r w:rsidRPr="00C9444E">
        <w:rPr>
          <w:rFonts w:ascii="Times New Roman" w:hAnsi="Times New Roman" w:cs="Times New Roman"/>
        </w:rPr>
        <w:t xml:space="preserve"> regulation can allow the system to maintain the E/M </w:t>
      </w:r>
      <w:r w:rsidR="00A7510D">
        <w:rPr>
          <w:rFonts w:ascii="Times New Roman" w:hAnsi="Times New Roman" w:cs="Times New Roman"/>
        </w:rPr>
        <w:t>state</w:t>
      </w:r>
      <w:r w:rsidRPr="00C9444E">
        <w:rPr>
          <w:rFonts w:ascii="Times New Roman" w:hAnsi="Times New Roman" w:cs="Times New Roman"/>
        </w:rPr>
        <w:t xml:space="preserve"> </w:t>
      </w:r>
      <w:r w:rsidR="00AB6FC0" w:rsidRPr="00C9444E">
        <w:rPr>
          <w:rFonts w:ascii="Times New Roman" w:hAnsi="Times New Roman" w:cs="Times New Roman"/>
        </w:rPr>
        <w:t xml:space="preserve">for a range of strengths </w:t>
      </w:r>
      <w:r w:rsidRPr="00C9444E">
        <w:rPr>
          <w:rFonts w:ascii="Times New Roman" w:hAnsi="Times New Roman" w:cs="Times New Roman"/>
        </w:rPr>
        <w:t xml:space="preserve">while </w:t>
      </w:r>
      <w:proofErr w:type="gramStart"/>
      <w:r w:rsidRPr="00C9444E">
        <w:rPr>
          <w:rFonts w:ascii="Times New Roman" w:hAnsi="Times New Roman" w:cs="Times New Roman"/>
        </w:rPr>
        <w:t>ultimately pushing</w:t>
      </w:r>
      <w:proofErr w:type="gramEnd"/>
      <w:r w:rsidRPr="00C9444E">
        <w:rPr>
          <w:rFonts w:ascii="Times New Roman" w:hAnsi="Times New Roman" w:cs="Times New Roman"/>
        </w:rPr>
        <w:t xml:space="preserve"> the system towards </w:t>
      </w:r>
      <w:r w:rsidR="00BF0DCA">
        <w:rPr>
          <w:rFonts w:ascii="Times New Roman" w:hAnsi="Times New Roman" w:cs="Times New Roman"/>
        </w:rPr>
        <w:t>the M state</w:t>
      </w:r>
      <w:r w:rsidRPr="00C9444E">
        <w:rPr>
          <w:rFonts w:ascii="Times New Roman" w:hAnsi="Times New Roman" w:cs="Times New Roman"/>
        </w:rPr>
        <w:t xml:space="preserve"> (Fig</w:t>
      </w:r>
      <w:r w:rsidR="003352BC" w:rsidRPr="00C9444E">
        <w:rPr>
          <w:rFonts w:ascii="Times New Roman" w:hAnsi="Times New Roman" w:cs="Times New Roman"/>
        </w:rPr>
        <w:t>.</w:t>
      </w:r>
      <w:r w:rsidRPr="00C9444E">
        <w:rPr>
          <w:rFonts w:ascii="Times New Roman" w:hAnsi="Times New Roman" w:cs="Times New Roman"/>
        </w:rPr>
        <w:t xml:space="preserve"> </w:t>
      </w:r>
      <w:r w:rsidR="0018197D" w:rsidRPr="00C9444E">
        <w:rPr>
          <w:rFonts w:ascii="Times New Roman" w:hAnsi="Times New Roman" w:cs="Times New Roman"/>
        </w:rPr>
        <w:t>5A</w:t>
      </w:r>
      <w:r w:rsidRPr="00C9444E">
        <w:rPr>
          <w:rFonts w:ascii="Times New Roman" w:hAnsi="Times New Roman" w:cs="Times New Roman"/>
        </w:rPr>
        <w:t xml:space="preserve"> and </w:t>
      </w:r>
      <w:r w:rsidR="0018197D" w:rsidRPr="00C9444E">
        <w:rPr>
          <w:rFonts w:ascii="Times New Roman" w:hAnsi="Times New Roman" w:cs="Times New Roman"/>
        </w:rPr>
        <w:t>5B</w:t>
      </w:r>
      <w:r w:rsidRPr="00C9444E">
        <w:rPr>
          <w:rFonts w:ascii="Times New Roman" w:hAnsi="Times New Roman" w:cs="Times New Roman"/>
        </w:rPr>
        <w:t xml:space="preserve">). As AMPK and </w:t>
      </w:r>
      <w:r w:rsidR="005506B5" w:rsidRPr="00C9444E">
        <w:rPr>
          <w:rFonts w:ascii="Times New Roman" w:hAnsi="Times New Roman" w:cs="Times New Roman"/>
        </w:rPr>
        <w:t>HIF-1</w:t>
      </w:r>
      <w:r w:rsidRPr="00C9444E">
        <w:rPr>
          <w:rFonts w:ascii="Times New Roman" w:hAnsi="Times New Roman" w:cs="Times New Roman"/>
        </w:rPr>
        <w:t xml:space="preserve"> push the system towards opposite states, having</w:t>
      </w:r>
      <w:r w:rsidR="00AB6FC0" w:rsidRPr="00C9444E">
        <w:rPr>
          <w:rFonts w:ascii="Times New Roman" w:hAnsi="Times New Roman" w:cs="Times New Roman"/>
        </w:rPr>
        <w:t xml:space="preserve"> </w:t>
      </w:r>
      <w:r w:rsidR="00CC29EF" w:rsidRPr="00C9444E">
        <w:rPr>
          <w:rFonts w:ascii="Times New Roman" w:hAnsi="Times New Roman" w:cs="Times New Roman"/>
        </w:rPr>
        <w:t>active link</w:t>
      </w:r>
      <w:r w:rsidR="00AB6FC0" w:rsidRPr="00C9444E">
        <w:rPr>
          <w:rFonts w:ascii="Times New Roman" w:hAnsi="Times New Roman" w:cs="Times New Roman"/>
        </w:rPr>
        <w:t>s</w:t>
      </w:r>
      <w:r w:rsidR="00CC29EF" w:rsidRPr="00C9444E">
        <w:rPr>
          <w:rFonts w:ascii="Times New Roman" w:hAnsi="Times New Roman" w:cs="Times New Roman"/>
        </w:rPr>
        <w:t xml:space="preserve"> </w:t>
      </w:r>
      <w:r w:rsidR="00AB6FC0" w:rsidRPr="00C9444E">
        <w:rPr>
          <w:rFonts w:ascii="Times New Roman" w:hAnsi="Times New Roman" w:cs="Times New Roman"/>
        </w:rPr>
        <w:t xml:space="preserve"> emanating from both sh</w:t>
      </w:r>
      <w:r w:rsidRPr="00C9444E">
        <w:rPr>
          <w:rFonts w:ascii="Times New Roman" w:hAnsi="Times New Roman" w:cs="Times New Roman"/>
        </w:rPr>
        <w:t xml:space="preserve">ould </w:t>
      </w:r>
      <w:r w:rsidR="00AB6FC0" w:rsidRPr="00C9444E">
        <w:rPr>
          <w:rFonts w:ascii="Times New Roman" w:hAnsi="Times New Roman" w:cs="Times New Roman"/>
        </w:rPr>
        <w:t>push</w:t>
      </w:r>
      <w:r w:rsidRPr="00C9444E">
        <w:rPr>
          <w:rFonts w:ascii="Times New Roman" w:hAnsi="Times New Roman" w:cs="Times New Roman"/>
        </w:rPr>
        <w:t xml:space="preserve"> the circuit toward</w:t>
      </w:r>
      <w:r w:rsidR="00E3439C" w:rsidRPr="00C9444E">
        <w:rPr>
          <w:rFonts w:ascii="Times New Roman" w:hAnsi="Times New Roman" w:cs="Times New Roman"/>
        </w:rPr>
        <w:t>s a</w:t>
      </w:r>
      <w:r w:rsidRPr="00C9444E">
        <w:rPr>
          <w:rFonts w:ascii="Times New Roman" w:hAnsi="Times New Roman" w:cs="Times New Roman"/>
        </w:rPr>
        <w:t xml:space="preserve"> hybrid</w:t>
      </w:r>
      <w:r w:rsidR="00E3439C" w:rsidRPr="00C9444E">
        <w:rPr>
          <w:rFonts w:ascii="Times New Roman" w:hAnsi="Times New Roman" w:cs="Times New Roman"/>
        </w:rPr>
        <w:t xml:space="preserve"> state</w:t>
      </w:r>
      <w:r w:rsidRPr="00C9444E">
        <w:rPr>
          <w:rFonts w:ascii="Times New Roman" w:hAnsi="Times New Roman" w:cs="Times New Roman"/>
        </w:rPr>
        <w:t xml:space="preserve">. That is </w:t>
      </w:r>
      <w:commentRangeStart w:id="221"/>
      <w:r w:rsidRPr="00C9444E">
        <w:rPr>
          <w:rFonts w:ascii="Times New Roman" w:hAnsi="Times New Roman" w:cs="Times New Roman"/>
        </w:rPr>
        <w:t xml:space="preserve">exactly what happens for any combination of the three AMPK </w:t>
      </w:r>
      <w:proofErr w:type="spellStart"/>
      <w:r w:rsidRPr="00C9444E">
        <w:rPr>
          <w:rFonts w:ascii="Times New Roman" w:hAnsi="Times New Roman" w:cs="Times New Roman"/>
        </w:rPr>
        <w:t>crosstalks</w:t>
      </w:r>
      <w:proofErr w:type="spellEnd"/>
      <w:r w:rsidRPr="00C9444E">
        <w:rPr>
          <w:rFonts w:ascii="Times New Roman" w:hAnsi="Times New Roman" w:cs="Times New Roman"/>
        </w:rPr>
        <w:t xml:space="preserve"> and two </w:t>
      </w:r>
      <w:r w:rsidR="005506B5" w:rsidRPr="00C9444E">
        <w:rPr>
          <w:rFonts w:ascii="Times New Roman" w:hAnsi="Times New Roman" w:cs="Times New Roman"/>
        </w:rPr>
        <w:t>HIF-1</w:t>
      </w:r>
      <w:r w:rsidRPr="00C9444E">
        <w:rPr>
          <w:rFonts w:ascii="Times New Roman" w:hAnsi="Times New Roman" w:cs="Times New Roman"/>
        </w:rPr>
        <w:t xml:space="preserve"> </w:t>
      </w:r>
      <w:proofErr w:type="spellStart"/>
      <w:r w:rsidRPr="00C9444E">
        <w:rPr>
          <w:rFonts w:ascii="Times New Roman" w:hAnsi="Times New Roman" w:cs="Times New Roman"/>
        </w:rPr>
        <w:t>crosstalks</w:t>
      </w:r>
      <w:proofErr w:type="spellEnd"/>
      <w:r w:rsidRPr="00C9444E">
        <w:rPr>
          <w:rFonts w:ascii="Times New Roman" w:hAnsi="Times New Roman" w:cs="Times New Roman"/>
        </w:rPr>
        <w:t xml:space="preserve">, although the exact values of where the E/M-W/O state exists depends </w:t>
      </w:r>
      <w:r w:rsidR="00CF3BD1" w:rsidRPr="00C9444E">
        <w:rPr>
          <w:rFonts w:ascii="Times New Roman" w:hAnsi="Times New Roman" w:cs="Times New Roman"/>
        </w:rPr>
        <w:t xml:space="preserve">in detail </w:t>
      </w:r>
      <w:r w:rsidRPr="00C9444E">
        <w:rPr>
          <w:rFonts w:ascii="Times New Roman" w:hAnsi="Times New Roman" w:cs="Times New Roman"/>
        </w:rPr>
        <w:t xml:space="preserve">on the type of </w:t>
      </w:r>
      <w:commentRangeEnd w:id="221"/>
      <w:r w:rsidR="00D82EA9">
        <w:rPr>
          <w:rStyle w:val="CommentReference"/>
        </w:rPr>
        <w:commentReference w:id="221"/>
      </w:r>
      <w:r w:rsidRPr="00C9444E">
        <w:rPr>
          <w:rFonts w:ascii="Times New Roman" w:hAnsi="Times New Roman" w:cs="Times New Roman"/>
        </w:rPr>
        <w:t>regulation (Fig</w:t>
      </w:r>
      <w:r w:rsidR="003352BC" w:rsidRPr="00C9444E">
        <w:rPr>
          <w:rFonts w:ascii="Times New Roman" w:hAnsi="Times New Roman" w:cs="Times New Roman"/>
        </w:rPr>
        <w:t>.</w:t>
      </w:r>
      <w:r w:rsidRPr="00C9444E">
        <w:rPr>
          <w:rFonts w:ascii="Times New Roman" w:hAnsi="Times New Roman" w:cs="Times New Roman"/>
        </w:rPr>
        <w:t xml:space="preserve"> S</w:t>
      </w:r>
      <w:r w:rsidR="001D6FB1" w:rsidRPr="00C9444E">
        <w:rPr>
          <w:rFonts w:ascii="Times New Roman" w:hAnsi="Times New Roman" w:cs="Times New Roman"/>
        </w:rPr>
        <w:t>18</w:t>
      </w:r>
      <w:r w:rsidRPr="00C9444E">
        <w:rPr>
          <w:rFonts w:ascii="Times New Roman" w:hAnsi="Times New Roman" w:cs="Times New Roman"/>
        </w:rPr>
        <w:t>).</w:t>
      </w:r>
      <w:r w:rsidR="00E72DA9" w:rsidRPr="00C9444E">
        <w:rPr>
          <w:rFonts w:ascii="Times New Roman" w:hAnsi="Times New Roman" w:cs="Times New Roman"/>
        </w:rPr>
        <w:t xml:space="preserve"> Additionally, if AMPK and H</w:t>
      </w:r>
      <w:r w:rsidR="00F946C7" w:rsidRPr="00C9444E">
        <w:rPr>
          <w:rFonts w:ascii="Times New Roman" w:hAnsi="Times New Roman" w:cs="Times New Roman"/>
        </w:rPr>
        <w:t>IF</w:t>
      </w:r>
      <w:r w:rsidR="00E72DA9" w:rsidRPr="00C9444E">
        <w:rPr>
          <w:rFonts w:ascii="Times New Roman" w:hAnsi="Times New Roman" w:cs="Times New Roman"/>
        </w:rPr>
        <w:t xml:space="preserve">-1 target different EMT TFs, the E/M-W/O state may exist in </w:t>
      </w:r>
      <w:r w:rsidR="00BF0DCA">
        <w:rPr>
          <w:rFonts w:ascii="Times New Roman" w:hAnsi="Times New Roman" w:cs="Times New Roman"/>
        </w:rPr>
        <w:t>larger</w:t>
      </w:r>
      <w:r w:rsidR="00E72DA9" w:rsidRPr="00C9444E">
        <w:rPr>
          <w:rFonts w:ascii="Times New Roman" w:hAnsi="Times New Roman" w:cs="Times New Roman"/>
        </w:rPr>
        <w:t xml:space="preserve"> </w:t>
      </w:r>
      <w:r w:rsidR="00CF3BD1" w:rsidRPr="00C9444E">
        <w:rPr>
          <w:rFonts w:ascii="Times New Roman" w:hAnsi="Times New Roman" w:cs="Times New Roman"/>
        </w:rPr>
        <w:t xml:space="preserve">parameter </w:t>
      </w:r>
      <w:r w:rsidR="00BF0DCA">
        <w:rPr>
          <w:rFonts w:ascii="Times New Roman" w:hAnsi="Times New Roman" w:cs="Times New Roman"/>
        </w:rPr>
        <w:t>spaces</w:t>
      </w:r>
      <w:r w:rsidR="00E72DA9" w:rsidRPr="00C9444E">
        <w:rPr>
          <w:rFonts w:ascii="Times New Roman" w:hAnsi="Times New Roman" w:cs="Times New Roman"/>
        </w:rPr>
        <w:t xml:space="preserve"> than if they target the same </w:t>
      </w:r>
      <w:r w:rsidR="00BF0DCA">
        <w:rPr>
          <w:rFonts w:ascii="Times New Roman" w:hAnsi="Times New Roman" w:cs="Times New Roman"/>
        </w:rPr>
        <w:t xml:space="preserve">EMT </w:t>
      </w:r>
      <w:r w:rsidR="00E72DA9" w:rsidRPr="00C9444E">
        <w:rPr>
          <w:rFonts w:ascii="Times New Roman" w:hAnsi="Times New Roman" w:cs="Times New Roman"/>
        </w:rPr>
        <w:t>TF (Fig</w:t>
      </w:r>
      <w:r w:rsidR="00815647" w:rsidRPr="00C9444E">
        <w:rPr>
          <w:rFonts w:ascii="Times New Roman" w:hAnsi="Times New Roman" w:cs="Times New Roman"/>
        </w:rPr>
        <w:t>.</w:t>
      </w:r>
      <w:r w:rsidR="00E72DA9" w:rsidRPr="00C9444E">
        <w:rPr>
          <w:rFonts w:ascii="Times New Roman" w:hAnsi="Times New Roman" w:cs="Times New Roman"/>
        </w:rPr>
        <w:t xml:space="preserve"> S</w:t>
      </w:r>
      <w:r w:rsidR="001D6FB1" w:rsidRPr="00C9444E">
        <w:rPr>
          <w:rFonts w:ascii="Times New Roman" w:hAnsi="Times New Roman" w:cs="Times New Roman"/>
        </w:rPr>
        <w:t>18</w:t>
      </w:r>
      <w:r w:rsidR="00E72DA9" w:rsidRPr="00C9444E">
        <w:rPr>
          <w:rFonts w:ascii="Times New Roman" w:hAnsi="Times New Roman" w:cs="Times New Roman"/>
        </w:rPr>
        <w:t>), suggesting</w:t>
      </w:r>
      <w:r w:rsidR="009D19CB" w:rsidRPr="00C9444E">
        <w:rPr>
          <w:rFonts w:ascii="Times New Roman" w:hAnsi="Times New Roman" w:cs="Times New Roman"/>
        </w:rPr>
        <w:t xml:space="preserve"> multiple </w:t>
      </w:r>
      <w:proofErr w:type="spellStart"/>
      <w:r w:rsidR="009D19CB" w:rsidRPr="00C9444E">
        <w:rPr>
          <w:rFonts w:ascii="Times New Roman" w:hAnsi="Times New Roman" w:cs="Times New Roman"/>
        </w:rPr>
        <w:t>crosstalks</w:t>
      </w:r>
      <w:proofErr w:type="spellEnd"/>
      <w:r w:rsidR="009D19CB" w:rsidRPr="00C9444E">
        <w:rPr>
          <w:rFonts w:ascii="Times New Roman" w:hAnsi="Times New Roman" w:cs="Times New Roman"/>
        </w:rPr>
        <w:t xml:space="preserve"> </w:t>
      </w:r>
      <w:r w:rsidR="00BF0DCA">
        <w:rPr>
          <w:rFonts w:ascii="Times New Roman" w:hAnsi="Times New Roman" w:cs="Times New Roman"/>
        </w:rPr>
        <w:t>should</w:t>
      </w:r>
      <w:r w:rsidR="009D19CB" w:rsidRPr="00C9444E">
        <w:rPr>
          <w:rFonts w:ascii="Times New Roman" w:hAnsi="Times New Roman" w:cs="Times New Roman"/>
        </w:rPr>
        <w:t xml:space="preserve"> be active </w:t>
      </w:r>
      <w:r w:rsidR="009749FD" w:rsidRPr="00C9444E">
        <w:rPr>
          <w:rFonts w:ascii="Times New Roman" w:hAnsi="Times New Roman" w:cs="Times New Roman"/>
        </w:rPr>
        <w:t xml:space="preserve">and multiple gene regulators </w:t>
      </w:r>
      <w:r w:rsidR="00BF0DCA">
        <w:rPr>
          <w:rFonts w:ascii="Times New Roman" w:hAnsi="Times New Roman" w:cs="Times New Roman"/>
        </w:rPr>
        <w:t>should</w:t>
      </w:r>
      <w:r w:rsidR="009749FD" w:rsidRPr="00C9444E">
        <w:rPr>
          <w:rFonts w:ascii="Times New Roman" w:hAnsi="Times New Roman" w:cs="Times New Roman"/>
        </w:rPr>
        <w:t xml:space="preserve"> </w:t>
      </w:r>
      <w:proofErr w:type="gramStart"/>
      <w:r w:rsidR="009749FD" w:rsidRPr="00C9444E">
        <w:rPr>
          <w:rFonts w:ascii="Times New Roman" w:hAnsi="Times New Roman" w:cs="Times New Roman"/>
        </w:rPr>
        <w:t>be targeted</w:t>
      </w:r>
      <w:proofErr w:type="gramEnd"/>
      <w:r w:rsidR="009749FD" w:rsidRPr="00C9444E">
        <w:rPr>
          <w:rFonts w:ascii="Times New Roman" w:hAnsi="Times New Roman" w:cs="Times New Roman"/>
        </w:rPr>
        <w:t xml:space="preserve"> </w:t>
      </w:r>
      <w:r w:rsidR="009D19CB" w:rsidRPr="00C9444E">
        <w:rPr>
          <w:rFonts w:ascii="Times New Roman" w:hAnsi="Times New Roman" w:cs="Times New Roman"/>
        </w:rPr>
        <w:t xml:space="preserve">to </w:t>
      </w:r>
      <w:r w:rsidR="00055744" w:rsidRPr="00C9444E">
        <w:rPr>
          <w:rFonts w:ascii="Times New Roman" w:hAnsi="Times New Roman" w:cs="Times New Roman"/>
        </w:rPr>
        <w:t>stabilize the E/M-W/O state</w:t>
      </w:r>
      <w:r w:rsidR="00E72DA9" w:rsidRPr="00C9444E">
        <w:rPr>
          <w:rFonts w:ascii="Times New Roman" w:hAnsi="Times New Roman" w:cs="Times New Roman"/>
        </w:rPr>
        <w:t>.</w:t>
      </w:r>
      <w:r w:rsidRPr="00C9444E">
        <w:rPr>
          <w:rFonts w:ascii="Times New Roman" w:hAnsi="Times New Roman" w:cs="Times New Roman"/>
        </w:rPr>
        <w:t xml:space="preserve"> If all </w:t>
      </w:r>
      <w:proofErr w:type="spellStart"/>
      <w:r w:rsidRPr="00C9444E">
        <w:rPr>
          <w:rFonts w:ascii="Times New Roman" w:hAnsi="Times New Roman" w:cs="Times New Roman"/>
        </w:rPr>
        <w:t>crosstalks</w:t>
      </w:r>
      <w:proofErr w:type="spellEnd"/>
      <w:r w:rsidRPr="00C9444E">
        <w:rPr>
          <w:rFonts w:ascii="Times New Roman" w:hAnsi="Times New Roman" w:cs="Times New Roman"/>
        </w:rPr>
        <w:t xml:space="preserve"> involving AMPK and </w:t>
      </w:r>
      <w:r w:rsidR="005506B5" w:rsidRPr="00C9444E">
        <w:rPr>
          <w:rFonts w:ascii="Times New Roman" w:hAnsi="Times New Roman" w:cs="Times New Roman"/>
        </w:rPr>
        <w:t>HIF-1</w:t>
      </w:r>
      <w:r w:rsidRPr="00C9444E">
        <w:rPr>
          <w:rFonts w:ascii="Times New Roman" w:hAnsi="Times New Roman" w:cs="Times New Roman"/>
        </w:rPr>
        <w:t xml:space="preserve"> regulating the EMT circuit are active (Fig</w:t>
      </w:r>
      <w:r w:rsidR="003352BC" w:rsidRPr="00C9444E">
        <w:rPr>
          <w:rFonts w:ascii="Times New Roman" w:hAnsi="Times New Roman" w:cs="Times New Roman"/>
        </w:rPr>
        <w:t>.</w:t>
      </w:r>
      <w:r w:rsidRPr="00C9444E">
        <w:rPr>
          <w:rFonts w:ascii="Times New Roman" w:hAnsi="Times New Roman" w:cs="Times New Roman"/>
        </w:rPr>
        <w:t xml:space="preserve"> </w:t>
      </w:r>
      <w:r w:rsidR="00B7401C" w:rsidRPr="00C9444E">
        <w:rPr>
          <w:rFonts w:ascii="Times New Roman" w:hAnsi="Times New Roman" w:cs="Times New Roman"/>
        </w:rPr>
        <w:t>6</w:t>
      </w:r>
      <w:r w:rsidR="00603EB1" w:rsidRPr="00C9444E">
        <w:rPr>
          <w:rFonts w:ascii="Times New Roman" w:hAnsi="Times New Roman" w:cs="Times New Roman"/>
        </w:rPr>
        <w:t>A</w:t>
      </w:r>
      <w:r w:rsidRPr="00C9444E">
        <w:rPr>
          <w:rFonts w:ascii="Times New Roman" w:hAnsi="Times New Roman" w:cs="Times New Roman"/>
        </w:rPr>
        <w:t xml:space="preserve">) then there are </w:t>
      </w:r>
      <w:r w:rsidR="00CF3BD1" w:rsidRPr="00C9444E">
        <w:rPr>
          <w:rFonts w:ascii="Times New Roman" w:hAnsi="Times New Roman" w:cs="Times New Roman"/>
        </w:rPr>
        <w:t xml:space="preserve">significant </w:t>
      </w:r>
      <w:r w:rsidRPr="00C9444E">
        <w:rPr>
          <w:rFonts w:ascii="Times New Roman" w:hAnsi="Times New Roman" w:cs="Times New Roman"/>
        </w:rPr>
        <w:t>regions in which the E/M state exists (Fig</w:t>
      </w:r>
      <w:r w:rsidR="003352BC" w:rsidRPr="00C9444E">
        <w:rPr>
          <w:rFonts w:ascii="Times New Roman" w:hAnsi="Times New Roman" w:cs="Times New Roman"/>
        </w:rPr>
        <w:t>.</w:t>
      </w:r>
      <w:r w:rsidRPr="00C9444E">
        <w:rPr>
          <w:rFonts w:ascii="Times New Roman" w:hAnsi="Times New Roman" w:cs="Times New Roman"/>
        </w:rPr>
        <w:t xml:space="preserve"> </w:t>
      </w:r>
      <w:r w:rsidR="00B7401C" w:rsidRPr="00C9444E">
        <w:rPr>
          <w:rFonts w:ascii="Times New Roman" w:hAnsi="Times New Roman" w:cs="Times New Roman"/>
        </w:rPr>
        <w:t>6</w:t>
      </w:r>
      <w:r w:rsidR="00603EB1" w:rsidRPr="00C9444E">
        <w:rPr>
          <w:rFonts w:ascii="Times New Roman" w:hAnsi="Times New Roman" w:cs="Times New Roman"/>
        </w:rPr>
        <w:t>B</w:t>
      </w:r>
      <w:r w:rsidRPr="00C9444E">
        <w:rPr>
          <w:rFonts w:ascii="Times New Roman" w:hAnsi="Times New Roman" w:cs="Times New Roman"/>
        </w:rPr>
        <w:t xml:space="preserve">). However, when analyzing the system for the existence of the E/M-W/O </w:t>
      </w:r>
      <w:r w:rsidR="00A7510D">
        <w:rPr>
          <w:rFonts w:ascii="Times New Roman" w:hAnsi="Times New Roman" w:cs="Times New Roman"/>
        </w:rPr>
        <w:t>state</w:t>
      </w:r>
      <w:r w:rsidRPr="00C9444E">
        <w:rPr>
          <w:rFonts w:ascii="Times New Roman" w:hAnsi="Times New Roman" w:cs="Times New Roman"/>
        </w:rPr>
        <w:t xml:space="preserve">, it only exists in </w:t>
      </w:r>
      <w:r w:rsidR="002742FA" w:rsidRPr="00C9444E">
        <w:rPr>
          <w:rFonts w:ascii="Times New Roman" w:hAnsi="Times New Roman" w:cs="Times New Roman"/>
        </w:rPr>
        <w:t xml:space="preserve"> a small region </w:t>
      </w:r>
      <w:r w:rsidR="00BF0DCA">
        <w:rPr>
          <w:rFonts w:ascii="Times New Roman" w:hAnsi="Times New Roman" w:cs="Times New Roman"/>
        </w:rPr>
        <w:t>where</w:t>
      </w:r>
      <w:r w:rsidR="002742FA" w:rsidRPr="00C9444E">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2742FA" w:rsidRPr="00C9444E">
        <w:rPr>
          <w:rFonts w:ascii="Times New Roman" w:hAnsi="Times New Roman" w:cs="Times New Roman"/>
        </w:rPr>
        <w:t xml:space="preserve"> is minimally upregulated.</w:t>
      </w:r>
      <w:r w:rsidR="00707B64" w:rsidRPr="00C9444E">
        <w:rPr>
          <w:rFonts w:ascii="Times New Roman" w:hAnsi="Times New Roman" w:cs="Times New Roman"/>
        </w:rPr>
        <w:t xml:space="preserve"> </w:t>
      </w:r>
      <w:r w:rsidR="002742FA" w:rsidRPr="00C9444E">
        <w:rPr>
          <w:rFonts w:ascii="Times New Roman" w:hAnsi="Times New Roman" w:cs="Times New Roman"/>
        </w:rPr>
        <w:t xml:space="preserve">Moreover, HIF-1 driven </w:t>
      </w:r>
      <w:proofErr w:type="spellStart"/>
      <w:r w:rsidR="002742FA" w:rsidRPr="00C9444E">
        <w:rPr>
          <w:rFonts w:ascii="Times New Roman" w:hAnsi="Times New Roman" w:cs="Times New Roman"/>
        </w:rPr>
        <w:t>crosstalks</w:t>
      </w:r>
      <w:proofErr w:type="spellEnd"/>
      <w:r w:rsidR="002742FA" w:rsidRPr="00C9444E">
        <w:rPr>
          <w:rFonts w:ascii="Times New Roman" w:hAnsi="Times New Roman" w:cs="Times New Roman"/>
        </w:rPr>
        <w:t xml:space="preserve"> </w:t>
      </w:r>
      <w:proofErr w:type="gramStart"/>
      <w:r w:rsidR="002742FA" w:rsidRPr="00C9444E">
        <w:rPr>
          <w:rFonts w:ascii="Times New Roman" w:hAnsi="Times New Roman" w:cs="Times New Roman"/>
        </w:rPr>
        <w:t>are able to</w:t>
      </w:r>
      <w:proofErr w:type="gramEnd"/>
      <w:r w:rsidR="002742FA" w:rsidRPr="00C9444E">
        <w:rPr>
          <w:rFonts w:ascii="Times New Roman" w:hAnsi="Times New Roman" w:cs="Times New Roman"/>
        </w:rPr>
        <w:t xml:space="preserve"> maintain the E/M </w:t>
      </w:r>
      <w:r w:rsidR="00A7510D">
        <w:rPr>
          <w:rFonts w:ascii="Times New Roman" w:hAnsi="Times New Roman" w:cs="Times New Roman"/>
        </w:rPr>
        <w:t>state</w:t>
      </w:r>
      <w:r w:rsidR="002742FA" w:rsidRPr="00C9444E">
        <w:rPr>
          <w:rFonts w:ascii="Times New Roman" w:hAnsi="Times New Roman" w:cs="Times New Roman"/>
        </w:rPr>
        <w:t xml:space="preserve"> longer than AMPK driven </w:t>
      </w:r>
      <w:proofErr w:type="spellStart"/>
      <w:r w:rsidR="002742FA" w:rsidRPr="00C9444E">
        <w:rPr>
          <w:rFonts w:ascii="Times New Roman" w:hAnsi="Times New Roman" w:cs="Times New Roman"/>
        </w:rPr>
        <w:t>crosstalks</w:t>
      </w:r>
      <w:proofErr w:type="spellEnd"/>
      <w:r w:rsidR="002742FA" w:rsidRPr="00C9444E">
        <w:rPr>
          <w:rFonts w:ascii="Times New Roman" w:hAnsi="Times New Roman" w:cs="Times New Roman"/>
        </w:rPr>
        <w:t xml:space="preserve"> suggesting, the reduced regions of E/M-W/O existence is</w:t>
      </w:r>
      <w:r w:rsidR="00707B64" w:rsidRPr="00C9444E">
        <w:rPr>
          <w:rFonts w:ascii="Times New Roman" w:hAnsi="Times New Roman" w:cs="Times New Roman"/>
        </w:rPr>
        <w:t xml:space="preserve"> likely due to the </w:t>
      </w:r>
      <w:r w:rsidR="002742FA" w:rsidRPr="00C9444E">
        <w:rPr>
          <w:rFonts w:ascii="Times New Roman" w:hAnsi="Times New Roman" w:cs="Times New Roman"/>
        </w:rPr>
        <w:t xml:space="preserve">suppression of the E/M state by </w:t>
      </w:r>
      <w:r w:rsidR="00707B64" w:rsidRPr="00C9444E">
        <w:rPr>
          <w:rFonts w:ascii="Times New Roman" w:hAnsi="Times New Roman" w:cs="Times New Roman"/>
        </w:rPr>
        <w:t xml:space="preserve">AMPK regulated </w:t>
      </w:r>
      <w:proofErr w:type="spellStart"/>
      <w:r w:rsidR="00707B64" w:rsidRPr="00C9444E">
        <w:rPr>
          <w:rFonts w:ascii="Times New Roman" w:hAnsi="Times New Roman" w:cs="Times New Roman"/>
        </w:rPr>
        <w:t>crosstalks</w:t>
      </w:r>
      <w:proofErr w:type="spellEnd"/>
      <w:r w:rsidR="00707B64" w:rsidRPr="00C9444E">
        <w:rPr>
          <w:rFonts w:ascii="Times New Roman" w:hAnsi="Times New Roman" w:cs="Times New Roman"/>
        </w:rPr>
        <w:t>, as mentioned above (see Fig. S1</w:t>
      </w:r>
      <w:r w:rsidR="00E036B3" w:rsidRPr="00C9444E">
        <w:rPr>
          <w:rFonts w:ascii="Times New Roman" w:hAnsi="Times New Roman" w:cs="Times New Roman"/>
        </w:rPr>
        <w:t>2</w:t>
      </w:r>
      <w:r w:rsidR="00707B64" w:rsidRPr="00C9444E">
        <w:rPr>
          <w:rFonts w:ascii="Times New Roman" w:hAnsi="Times New Roman" w:cs="Times New Roman"/>
        </w:rPr>
        <w:t>-</w:t>
      </w:r>
      <w:r w:rsidR="00854A4F" w:rsidRPr="00C9444E">
        <w:rPr>
          <w:rFonts w:ascii="Times New Roman" w:hAnsi="Times New Roman" w:cs="Times New Roman"/>
        </w:rPr>
        <w:t>S</w:t>
      </w:r>
      <w:r w:rsidR="00707B64" w:rsidRPr="00C9444E">
        <w:rPr>
          <w:rFonts w:ascii="Times New Roman" w:hAnsi="Times New Roman" w:cs="Times New Roman"/>
        </w:rPr>
        <w:t>1</w:t>
      </w:r>
      <w:r w:rsidR="00E036B3" w:rsidRPr="00C9444E">
        <w:rPr>
          <w:rFonts w:ascii="Times New Roman" w:hAnsi="Times New Roman" w:cs="Times New Roman"/>
        </w:rPr>
        <w:t>4</w:t>
      </w:r>
      <w:r w:rsidR="00707B64" w:rsidRPr="00C9444E">
        <w:rPr>
          <w:rFonts w:ascii="Times New Roman" w:hAnsi="Times New Roman" w:cs="Times New Roman"/>
        </w:rPr>
        <w:t xml:space="preserve">). </w:t>
      </w:r>
      <w:r w:rsidR="00FE50CC" w:rsidRPr="00C9444E">
        <w:rPr>
          <w:rFonts w:ascii="Times New Roman" w:hAnsi="Times New Roman" w:cs="Times New Roman"/>
        </w:rPr>
        <w:t xml:space="preserve">This suggests HIF-1 driven crosstalk </w:t>
      </w:r>
      <w:r w:rsidR="005B357C">
        <w:rPr>
          <w:rFonts w:ascii="Times New Roman" w:hAnsi="Times New Roman" w:cs="Times New Roman"/>
        </w:rPr>
        <w:t xml:space="preserve">is more strongly correlated with the E/M state </w:t>
      </w:r>
      <w:r w:rsidR="00FE50CC" w:rsidRPr="00C9444E">
        <w:rPr>
          <w:rFonts w:ascii="Times New Roman" w:hAnsi="Times New Roman" w:cs="Times New Roman"/>
        </w:rPr>
        <w:t>than AMPK driven crosstalk</w:t>
      </w:r>
      <w:r w:rsidR="005B357C">
        <w:rPr>
          <w:rFonts w:ascii="Times New Roman" w:hAnsi="Times New Roman" w:cs="Times New Roman"/>
        </w:rPr>
        <w:t>, in agreement with a recent study based on publicly available expression data</w:t>
      </w:r>
      <w:r w:rsidR="00BF5914">
        <w:rPr>
          <w:rFonts w:ascii="Times New Roman" w:hAnsi="Times New Roman" w:cs="Times New Roman"/>
        </w:rPr>
        <w:t xml:space="preserve"> </w:t>
      </w:r>
      <w:sdt>
        <w:sdtPr>
          <w:rPr>
            <w:rFonts w:ascii="Times New Roman" w:hAnsi="Times New Roman" w:cs="Times New Roman"/>
          </w:rPr>
          <w:alias w:val="SmartCite Citation"/>
          <w:tag w:val="703cb261-b0c2-4f52-8c43-8dc408bf3954:2c503bc3-ea95-41e2-b2ed-32f2035cf010+"/>
          <w:id w:val="-229777410"/>
          <w:placeholder>
            <w:docPart w:val="DefaultPlaceholder_-1854013440"/>
          </w:placeholder>
        </w:sdtPr>
        <w:sdtEndPr/>
        <w:sdtContent>
          <w:r w:rsidR="00B22650" w:rsidRPr="00B22650">
            <w:rPr>
              <w:rFonts w:ascii="Times New Roman" w:eastAsia="Times New Roman" w:hAnsi="Times New Roman" w:cs="Times New Roman"/>
              <w:color w:val="000000"/>
            </w:rPr>
            <w:t>[68]</w:t>
          </w:r>
        </w:sdtContent>
      </w:sdt>
      <w:r w:rsidR="00FE50CC" w:rsidRPr="00C9444E">
        <w:rPr>
          <w:rFonts w:ascii="Times New Roman" w:hAnsi="Times New Roman" w:cs="Times New Roman"/>
        </w:rPr>
        <w:t>.</w:t>
      </w:r>
    </w:p>
    <w:p w14:paraId="5E2ED4B4" w14:textId="34E39FD7" w:rsidR="00E469AE" w:rsidRPr="00C9444E" w:rsidRDefault="00D628F5" w:rsidP="00426950">
      <w:pPr>
        <w:pStyle w:val="BodyText"/>
        <w:spacing w:line="480" w:lineRule="auto"/>
        <w:ind w:firstLine="720"/>
        <w:rPr>
          <w:rFonts w:ascii="Times New Roman" w:hAnsi="Times New Roman" w:cs="Times New Roman"/>
        </w:rPr>
      </w:pPr>
      <w:r w:rsidRPr="00C9444E">
        <w:rPr>
          <w:rFonts w:ascii="Times New Roman" w:hAnsi="Times New Roman" w:cs="Times New Roman"/>
        </w:rPr>
        <w:t>To stabilize the E/M state</w:t>
      </w:r>
      <w:r w:rsidR="00CF3BD1" w:rsidRPr="00C9444E">
        <w:rPr>
          <w:rFonts w:ascii="Times New Roman" w:hAnsi="Times New Roman" w:cs="Times New Roman"/>
        </w:rPr>
        <w:t>,</w:t>
      </w:r>
      <w:r w:rsidRPr="00C9444E">
        <w:rPr>
          <w:rFonts w:ascii="Times New Roman" w:hAnsi="Times New Roman" w:cs="Times New Roman"/>
        </w:rPr>
        <w:t xml:space="preserve"> </w:t>
      </w:r>
      <w:r w:rsidR="00CF3BD1" w:rsidRPr="00C9444E">
        <w:rPr>
          <w:rFonts w:ascii="Times New Roman" w:hAnsi="Times New Roman" w:cs="Times New Roman"/>
        </w:rPr>
        <w:t>both</w:t>
      </w:r>
      <w:r w:rsidRPr="00C9444E">
        <w:rPr>
          <w:rFonts w:ascii="Times New Roman" w:hAnsi="Times New Roman" w:cs="Times New Roman"/>
        </w:rPr>
        <w:t xml:space="preserve"> AMPK and </w:t>
      </w:r>
      <w:r w:rsidR="005506B5" w:rsidRPr="00C9444E">
        <w:rPr>
          <w:rFonts w:ascii="Times New Roman" w:hAnsi="Times New Roman" w:cs="Times New Roman"/>
        </w:rPr>
        <w:t>HIF-1</w:t>
      </w:r>
      <w:r w:rsidRPr="00C9444E">
        <w:rPr>
          <w:rFonts w:ascii="Times New Roman" w:hAnsi="Times New Roman" w:cs="Times New Roman"/>
        </w:rPr>
        <w:t xml:space="preserve"> crosstalk are necessary, and if all EMT regulating </w:t>
      </w:r>
      <w:proofErr w:type="spellStart"/>
      <w:r w:rsidRPr="00C9444E">
        <w:rPr>
          <w:rFonts w:ascii="Times New Roman" w:hAnsi="Times New Roman" w:cs="Times New Roman"/>
        </w:rPr>
        <w:t>crosstalks</w:t>
      </w:r>
      <w:proofErr w:type="spellEnd"/>
      <w:r w:rsidRPr="00C9444E">
        <w:rPr>
          <w:rFonts w:ascii="Times New Roman" w:hAnsi="Times New Roman" w:cs="Times New Roman"/>
        </w:rPr>
        <w:t xml:space="preserve"> are active then there are regions where the E/M-W/O state exists. Additionally, the </w:t>
      </w:r>
      <w:r w:rsidR="002B0F0E">
        <w:rPr>
          <w:rFonts w:ascii="Times New Roman" w:hAnsi="Times New Roman" w:cs="Times New Roman"/>
        </w:rPr>
        <w:t>E</w:t>
      </w:r>
      <w:r w:rsidRPr="00C9444E">
        <w:rPr>
          <w:rFonts w:ascii="Times New Roman" w:hAnsi="Times New Roman" w:cs="Times New Roman"/>
        </w:rPr>
        <w:t xml:space="preserve"> state </w:t>
      </w:r>
      <w:proofErr w:type="gramStart"/>
      <w:r w:rsidRPr="00C9444E">
        <w:rPr>
          <w:rFonts w:ascii="Times New Roman" w:hAnsi="Times New Roman" w:cs="Times New Roman"/>
        </w:rPr>
        <w:t>is typically coupled</w:t>
      </w:r>
      <w:proofErr w:type="gramEnd"/>
      <w:r w:rsidRPr="00C9444E">
        <w:rPr>
          <w:rFonts w:ascii="Times New Roman" w:hAnsi="Times New Roman" w:cs="Times New Roman"/>
        </w:rPr>
        <w:t xml:space="preserve"> to</w:t>
      </w:r>
      <w:r w:rsidR="002B0F0E">
        <w:rPr>
          <w:rFonts w:ascii="Times New Roman" w:hAnsi="Times New Roman" w:cs="Times New Roman"/>
        </w:rPr>
        <w:t xml:space="preserve"> the</w:t>
      </w:r>
      <w:r w:rsidRPr="00C9444E">
        <w:rPr>
          <w:rFonts w:ascii="Times New Roman" w:hAnsi="Times New Roman" w:cs="Times New Roman"/>
        </w:rPr>
        <w:t xml:space="preserve"> </w:t>
      </w:r>
      <w:r w:rsidR="002B0F0E">
        <w:rPr>
          <w:rFonts w:ascii="Times New Roman" w:hAnsi="Times New Roman" w:cs="Times New Roman"/>
        </w:rPr>
        <w:t>O</w:t>
      </w:r>
      <w:r w:rsidRPr="00C9444E">
        <w:rPr>
          <w:rFonts w:ascii="Times New Roman" w:hAnsi="Times New Roman" w:cs="Times New Roman"/>
        </w:rPr>
        <w:t xml:space="preserve"> </w:t>
      </w:r>
      <w:r w:rsidR="002B0F0E">
        <w:rPr>
          <w:rFonts w:ascii="Times New Roman" w:hAnsi="Times New Roman" w:cs="Times New Roman"/>
        </w:rPr>
        <w:t>state</w:t>
      </w:r>
      <w:r w:rsidRPr="00C9444E">
        <w:rPr>
          <w:rFonts w:ascii="Times New Roman" w:hAnsi="Times New Roman" w:cs="Times New Roman"/>
        </w:rPr>
        <w:t xml:space="preserve"> (E-O), the </w:t>
      </w:r>
      <w:r w:rsidR="002B0F0E">
        <w:rPr>
          <w:rFonts w:ascii="Times New Roman" w:hAnsi="Times New Roman" w:cs="Times New Roman"/>
        </w:rPr>
        <w:t>M</w:t>
      </w:r>
      <w:r w:rsidRPr="00C9444E">
        <w:rPr>
          <w:rFonts w:ascii="Times New Roman" w:hAnsi="Times New Roman" w:cs="Times New Roman"/>
        </w:rPr>
        <w:t xml:space="preserve"> state is associated with the </w:t>
      </w:r>
      <w:r w:rsidR="002B0F0E">
        <w:rPr>
          <w:rFonts w:ascii="Times New Roman" w:hAnsi="Times New Roman" w:cs="Times New Roman"/>
        </w:rPr>
        <w:t>W</w:t>
      </w:r>
      <w:r w:rsidRPr="00C9444E">
        <w:rPr>
          <w:rFonts w:ascii="Times New Roman" w:hAnsi="Times New Roman" w:cs="Times New Roman"/>
        </w:rPr>
        <w:t xml:space="preserve"> </w:t>
      </w:r>
      <w:r w:rsidR="002B0F0E">
        <w:rPr>
          <w:rFonts w:ascii="Times New Roman" w:hAnsi="Times New Roman" w:cs="Times New Roman"/>
        </w:rPr>
        <w:t xml:space="preserve">state </w:t>
      </w:r>
      <w:r w:rsidRPr="00C9444E">
        <w:rPr>
          <w:rFonts w:ascii="Times New Roman" w:hAnsi="Times New Roman" w:cs="Times New Roman"/>
        </w:rPr>
        <w:t xml:space="preserve">(M-W), and when the E/M state is present it is </w:t>
      </w:r>
      <w:r w:rsidR="008D2F0E" w:rsidRPr="00C9444E">
        <w:rPr>
          <w:rFonts w:ascii="Times New Roman" w:hAnsi="Times New Roman" w:cs="Times New Roman"/>
        </w:rPr>
        <w:t xml:space="preserve">typically </w:t>
      </w:r>
      <w:r w:rsidRPr="00C9444E">
        <w:rPr>
          <w:rFonts w:ascii="Times New Roman" w:hAnsi="Times New Roman" w:cs="Times New Roman"/>
        </w:rPr>
        <w:t xml:space="preserve">associated with the hybrid W/O </w:t>
      </w:r>
      <w:r w:rsidR="002B0F0E">
        <w:rPr>
          <w:rFonts w:ascii="Times New Roman" w:hAnsi="Times New Roman" w:cs="Times New Roman"/>
        </w:rPr>
        <w:t>state</w:t>
      </w:r>
      <w:r w:rsidRPr="00C9444E">
        <w:rPr>
          <w:rFonts w:ascii="Times New Roman" w:hAnsi="Times New Roman" w:cs="Times New Roman"/>
        </w:rPr>
        <w:t xml:space="preserve"> (Fig. </w:t>
      </w:r>
      <w:r w:rsidR="00B7401C" w:rsidRPr="00C9444E">
        <w:rPr>
          <w:rFonts w:ascii="Times New Roman" w:hAnsi="Times New Roman" w:cs="Times New Roman"/>
        </w:rPr>
        <w:t>6</w:t>
      </w:r>
      <w:r w:rsidR="00603EB1" w:rsidRPr="00C9444E">
        <w:rPr>
          <w:rFonts w:ascii="Times New Roman" w:hAnsi="Times New Roman" w:cs="Times New Roman"/>
        </w:rPr>
        <w:t>C</w:t>
      </w:r>
      <w:r w:rsidRPr="00C9444E">
        <w:rPr>
          <w:rFonts w:ascii="Times New Roman" w:hAnsi="Times New Roman" w:cs="Times New Roman"/>
        </w:rPr>
        <w:t>). In fact, for any system, if there are only three coupled states available and each has a distinct phenotype of the EMT and metabolic networks</w:t>
      </w:r>
      <w:r w:rsidR="00CF3BD1" w:rsidRPr="00C9444E">
        <w:rPr>
          <w:rFonts w:ascii="Times New Roman" w:hAnsi="Times New Roman" w:cs="Times New Roman"/>
        </w:rPr>
        <w:t>,</w:t>
      </w:r>
      <w:r w:rsidRPr="00C9444E">
        <w:rPr>
          <w:rFonts w:ascii="Times New Roman" w:hAnsi="Times New Roman" w:cs="Times New Roman"/>
        </w:rPr>
        <w:t xml:space="preserve"> </w:t>
      </w:r>
      <w:commentRangeStart w:id="222"/>
      <w:r w:rsidRPr="00C9444E">
        <w:rPr>
          <w:rFonts w:ascii="Times New Roman" w:hAnsi="Times New Roman" w:cs="Times New Roman"/>
        </w:rPr>
        <w:t>th</w:t>
      </w:r>
      <w:r w:rsidR="00E870C2" w:rsidRPr="00C9444E">
        <w:rPr>
          <w:rFonts w:ascii="Times New Roman" w:hAnsi="Times New Roman" w:cs="Times New Roman"/>
        </w:rPr>
        <w:t>e</w:t>
      </w:r>
      <w:r w:rsidRPr="00C9444E">
        <w:rPr>
          <w:rFonts w:ascii="Times New Roman" w:hAnsi="Times New Roman" w:cs="Times New Roman"/>
        </w:rPr>
        <w:t>n the only possible set of states is E-O, M-W, and E/M-W/O</w:t>
      </w:r>
      <w:commentRangeEnd w:id="222"/>
      <w:r w:rsidR="00D82EA9">
        <w:rPr>
          <w:rStyle w:val="CommentReference"/>
        </w:rPr>
        <w:commentReference w:id="222"/>
      </w:r>
      <w:r w:rsidRPr="00C9444E">
        <w:rPr>
          <w:rFonts w:ascii="Times New Roman" w:hAnsi="Times New Roman" w:cs="Times New Roman"/>
        </w:rPr>
        <w:t xml:space="preserve">. </w:t>
      </w:r>
      <w:r w:rsidR="00CF3BD1" w:rsidRPr="00C9444E">
        <w:rPr>
          <w:rFonts w:ascii="Times New Roman" w:hAnsi="Times New Roman" w:cs="Times New Roman"/>
        </w:rPr>
        <w:t xml:space="preserve">This behavior represents the full coordination of EMT and metabolism and </w:t>
      </w:r>
      <w:r w:rsidRPr="00C9444E">
        <w:rPr>
          <w:rFonts w:ascii="Times New Roman" w:hAnsi="Times New Roman" w:cs="Times New Roman"/>
        </w:rPr>
        <w:t>suggests</w:t>
      </w:r>
      <w:r w:rsidR="00CF3BD1" w:rsidRPr="00C9444E">
        <w:rPr>
          <w:rFonts w:ascii="Times New Roman" w:hAnsi="Times New Roman" w:cs="Times New Roman"/>
        </w:rPr>
        <w:t xml:space="preserve"> that</w:t>
      </w:r>
      <w:r w:rsidRPr="00C9444E">
        <w:rPr>
          <w:rFonts w:ascii="Times New Roman" w:hAnsi="Times New Roman" w:cs="Times New Roman"/>
        </w:rPr>
        <w:t xml:space="preserve"> cells in the primary tumor </w:t>
      </w:r>
      <w:r w:rsidR="00C370A3" w:rsidRPr="00C9444E">
        <w:rPr>
          <w:rFonts w:ascii="Times New Roman" w:hAnsi="Times New Roman" w:cs="Times New Roman"/>
        </w:rPr>
        <w:t xml:space="preserve">prefer to </w:t>
      </w:r>
      <w:r w:rsidRPr="00C9444E">
        <w:rPr>
          <w:rFonts w:ascii="Times New Roman" w:hAnsi="Times New Roman" w:cs="Times New Roman"/>
        </w:rPr>
        <w:t xml:space="preserve">utilize OXPHOS while clusters of migrating cells utilize a combination of aerobic glycolysis and OXPHOS. </w:t>
      </w:r>
    </w:p>
    <w:p w14:paraId="70796E0C" w14:textId="77777777" w:rsidR="0032528C" w:rsidRPr="00C9444E" w:rsidRDefault="00AD7F58" w:rsidP="0032528C">
      <w:pPr>
        <w:pStyle w:val="CaptionedFigure"/>
        <w:rPr>
          <w:rFonts w:ascii="Times New Roman" w:hAnsi="Times New Roman" w:cs="Times New Roman"/>
        </w:rPr>
      </w:pPr>
      <w:r w:rsidRPr="00C9444E">
        <w:rPr>
          <w:rFonts w:ascii="Times New Roman" w:hAnsi="Times New Roman" w:cs="Times New Roman"/>
          <w:noProof/>
        </w:rPr>
        <w:drawing>
          <wp:inline distT="0" distB="0" distL="0" distR="0" wp14:anchorId="67365E90" wp14:editId="38F29655">
            <wp:extent cx="5668221" cy="2174972"/>
            <wp:effectExtent l="0" t="0" r="8890" b="0"/>
            <wp:docPr id="4" name="Picture"/>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668221" cy="2174972"/>
                    </a:xfrm>
                    <a:prstGeom prst="rect">
                      <a:avLst/>
                    </a:prstGeom>
                    <a:noFill/>
                    <a:ln w="9525">
                      <a:noFill/>
                      <a:headEnd/>
                      <a:tailEnd/>
                    </a:ln>
                  </pic:spPr>
                </pic:pic>
              </a:graphicData>
            </a:graphic>
          </wp:inline>
        </w:drawing>
      </w:r>
    </w:p>
    <w:p w14:paraId="12FCA60C" w14:textId="129944A5" w:rsidR="00E469AE" w:rsidRPr="00C9444E" w:rsidRDefault="0032528C" w:rsidP="0032528C">
      <w:pPr>
        <w:pStyle w:val="Caption"/>
        <w:rPr>
          <w:rFonts w:ascii="Times New Roman" w:hAnsi="Times New Roman" w:cs="Times New Roman"/>
          <w:i w:val="0"/>
          <w:iCs/>
        </w:rPr>
      </w:pPr>
      <w:r w:rsidRPr="00C9444E">
        <w:rPr>
          <w:rFonts w:ascii="Times New Roman" w:hAnsi="Times New Roman" w:cs="Times New Roman"/>
          <w:b/>
          <w:bCs/>
          <w:i w:val="0"/>
          <w:iCs/>
        </w:rPr>
        <w:t xml:space="preserve">Figure </w:t>
      </w:r>
      <w:r w:rsidR="0018197D" w:rsidRPr="00C9444E">
        <w:rPr>
          <w:rFonts w:ascii="Times New Roman" w:hAnsi="Times New Roman" w:cs="Times New Roman"/>
          <w:b/>
          <w:bCs/>
          <w:i w:val="0"/>
          <w:iCs/>
        </w:rPr>
        <w:t>6</w:t>
      </w:r>
      <w:r w:rsidRPr="00C9444E">
        <w:rPr>
          <w:rFonts w:ascii="Times New Roman" w:hAnsi="Times New Roman" w:cs="Times New Roman"/>
          <w:b/>
          <w:bCs/>
          <w:i w:val="0"/>
          <w:iCs/>
        </w:rPr>
        <w:t xml:space="preserve">. </w:t>
      </w:r>
      <w:r w:rsidR="00075D69" w:rsidRPr="00C9444E">
        <w:rPr>
          <w:rFonts w:ascii="Times New Roman" w:hAnsi="Times New Roman" w:cs="Times New Roman"/>
          <w:b/>
          <w:bCs/>
          <w:i w:val="0"/>
          <w:iCs/>
        </w:rPr>
        <w:t xml:space="preserve">AMPK and </w:t>
      </w:r>
      <w:r w:rsidR="00F946C7" w:rsidRPr="00C9444E">
        <w:rPr>
          <w:rFonts w:ascii="Times New Roman" w:hAnsi="Times New Roman" w:cs="Times New Roman"/>
          <w:b/>
          <w:bCs/>
          <w:i w:val="0"/>
          <w:iCs/>
        </w:rPr>
        <w:t>HIF-1</w:t>
      </w:r>
      <w:r w:rsidR="00075D69" w:rsidRPr="00C9444E">
        <w:rPr>
          <w:rFonts w:ascii="Times New Roman" w:hAnsi="Times New Roman" w:cs="Times New Roman"/>
          <w:b/>
          <w:bCs/>
          <w:i w:val="0"/>
          <w:iCs/>
        </w:rPr>
        <w:t xml:space="preserve"> cooperate to upregulate the hybrid E/M state</w:t>
      </w:r>
      <w:r w:rsidR="00AD7F58" w:rsidRPr="00C9444E">
        <w:rPr>
          <w:rFonts w:ascii="Times New Roman" w:hAnsi="Times New Roman" w:cs="Times New Roman"/>
          <w:b/>
          <w:bCs/>
          <w:i w:val="0"/>
          <w:iCs/>
        </w:rPr>
        <w:t>.</w:t>
      </w:r>
      <w:r w:rsidR="00AD7F58" w:rsidRPr="00C9444E">
        <w:rPr>
          <w:rFonts w:ascii="Times New Roman" w:hAnsi="Times New Roman" w:cs="Times New Roman"/>
          <w:i w:val="0"/>
          <w:iCs/>
        </w:rPr>
        <w:t xml:space="preserve"> </w:t>
      </w:r>
      <w:r w:rsidR="00515A76" w:rsidRPr="00C9444E">
        <w:rPr>
          <w:rFonts w:ascii="Times New Roman" w:hAnsi="Times New Roman" w:cs="Times New Roman"/>
          <w:i w:val="0"/>
          <w:iCs/>
        </w:rPr>
        <w:t xml:space="preserve">When all HIF-1 and AMPK controlled </w:t>
      </w:r>
      <w:proofErr w:type="spellStart"/>
      <w:r w:rsidR="00515A76" w:rsidRPr="00C9444E">
        <w:rPr>
          <w:rFonts w:ascii="Times New Roman" w:hAnsi="Times New Roman" w:cs="Times New Roman"/>
          <w:i w:val="0"/>
          <w:iCs/>
        </w:rPr>
        <w:t>crosstalks</w:t>
      </w:r>
      <w:proofErr w:type="spellEnd"/>
      <w:r w:rsidR="00515A76" w:rsidRPr="00C9444E">
        <w:rPr>
          <w:rFonts w:ascii="Times New Roman" w:hAnsi="Times New Roman" w:cs="Times New Roman"/>
          <w:i w:val="0"/>
          <w:iCs/>
        </w:rPr>
        <w:t xml:space="preserve"> are active (HIF1-&gt;Snail, HIF1-|</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oMath>
      <w:r w:rsidR="00515A76" w:rsidRPr="00C9444E">
        <w:rPr>
          <w:rFonts w:ascii="Times New Roman" w:eastAsiaTheme="minorEastAsia" w:hAnsi="Times New Roman" w:cs="Times New Roman"/>
          <w:i w:val="0"/>
          <w:iCs/>
        </w:rPr>
        <w:t xml:space="preserve">, </w:t>
      </w:r>
      <w:r w:rsidR="00515A76" w:rsidRPr="00C9444E">
        <w:rPr>
          <w:rFonts w:ascii="Times New Roman" w:hAnsi="Times New Roman" w:cs="Times New Roman"/>
          <w:i w:val="0"/>
          <w:iCs/>
        </w:rPr>
        <w:t xml:space="preserve">AMPK-|Snail, AMPK-|Zeb, AMPK-&gt;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oMath>
      <w:r w:rsidR="00515A76" w:rsidRPr="00C9444E">
        <w:rPr>
          <w:rFonts w:ascii="Times New Roman" w:hAnsi="Times New Roman" w:cs="Times New Roman"/>
          <w:i w:val="0"/>
          <w:iCs/>
        </w:rPr>
        <w:t xml:space="preserve">) the E/M-W/O state can </w:t>
      </w:r>
      <w:proofErr w:type="gramStart"/>
      <w:r w:rsidR="00515A76" w:rsidRPr="00C9444E">
        <w:rPr>
          <w:rFonts w:ascii="Times New Roman" w:hAnsi="Times New Roman" w:cs="Times New Roman"/>
          <w:i w:val="0"/>
          <w:iCs/>
        </w:rPr>
        <w:t>be stabilized</w:t>
      </w:r>
      <w:proofErr w:type="gramEnd"/>
      <w:r w:rsidR="00515A76" w:rsidRPr="00C9444E">
        <w:rPr>
          <w:rFonts w:ascii="Times New Roman" w:hAnsi="Times New Roman" w:cs="Times New Roman"/>
          <w:i w:val="0"/>
          <w:iCs/>
        </w:rPr>
        <w:t xml:space="preserve">. HIF-1 driving the network to mesenchymal and AMPK driving the system towards the </w:t>
      </w:r>
      <w:r w:rsidR="004E2DC1">
        <w:rPr>
          <w:rFonts w:ascii="Times New Roman" w:hAnsi="Times New Roman" w:cs="Times New Roman"/>
          <w:i w:val="0"/>
          <w:iCs/>
        </w:rPr>
        <w:t>E</w:t>
      </w:r>
      <w:r w:rsidR="00515A76" w:rsidRPr="00C9444E">
        <w:rPr>
          <w:rFonts w:ascii="Times New Roman" w:hAnsi="Times New Roman" w:cs="Times New Roman"/>
          <w:i w:val="0"/>
          <w:iCs/>
        </w:rPr>
        <w:t xml:space="preserve"> state results in HIF-1 and AMPK cooperatively stabilizing the E/M state.</w:t>
      </w:r>
      <w:r w:rsidR="00BE20CC" w:rsidRPr="00C9444E">
        <w:rPr>
          <w:rFonts w:ascii="Times New Roman" w:hAnsi="Times New Roman" w:cs="Times New Roman"/>
          <w:i w:val="0"/>
          <w:iCs/>
        </w:rPr>
        <w:t xml:space="preserve"> Once stabilized, the E/M state </w:t>
      </w:r>
      <w:proofErr w:type="gramStart"/>
      <w:r w:rsidR="00BE20CC" w:rsidRPr="00C9444E">
        <w:rPr>
          <w:rFonts w:ascii="Times New Roman" w:hAnsi="Times New Roman" w:cs="Times New Roman"/>
          <w:i w:val="0"/>
          <w:iCs/>
        </w:rPr>
        <w:t>is coupled</w:t>
      </w:r>
      <w:proofErr w:type="gramEnd"/>
      <w:r w:rsidR="00BE20CC" w:rsidRPr="00C9444E">
        <w:rPr>
          <w:rFonts w:ascii="Times New Roman" w:hAnsi="Times New Roman" w:cs="Times New Roman"/>
          <w:i w:val="0"/>
          <w:iCs/>
        </w:rPr>
        <w:t xml:space="preserve"> with the W/O state (i.e., stabilizing the </w:t>
      </w:r>
      <w:r w:rsidR="00B74F54">
        <w:rPr>
          <w:rFonts w:ascii="Times New Roman" w:hAnsi="Times New Roman" w:cs="Times New Roman"/>
          <w:i w:val="0"/>
          <w:iCs/>
        </w:rPr>
        <w:t>coupled</w:t>
      </w:r>
      <w:r w:rsidR="00BE20CC" w:rsidRPr="00C9444E">
        <w:rPr>
          <w:rFonts w:ascii="Times New Roman" w:hAnsi="Times New Roman" w:cs="Times New Roman"/>
          <w:i w:val="0"/>
          <w:iCs/>
        </w:rPr>
        <w:t xml:space="preserve"> E/M-W/O state).</w:t>
      </w:r>
      <w:r w:rsidR="00515A76" w:rsidRPr="00C9444E">
        <w:rPr>
          <w:rFonts w:ascii="Times New Roman" w:hAnsi="Times New Roman" w:cs="Times New Roman"/>
          <w:b/>
          <w:bCs/>
          <w:i w:val="0"/>
          <w:iCs/>
        </w:rPr>
        <w:t xml:space="preserve"> </w:t>
      </w:r>
      <w:r w:rsidR="009B7026" w:rsidRPr="00C9444E">
        <w:rPr>
          <w:rFonts w:ascii="Times New Roman" w:hAnsi="Times New Roman" w:cs="Times New Roman"/>
          <w:b/>
          <w:bCs/>
          <w:i w:val="0"/>
          <w:iCs/>
        </w:rPr>
        <w:t>(</w:t>
      </w:r>
      <w:r w:rsidR="008B6022" w:rsidRPr="00C9444E">
        <w:rPr>
          <w:rFonts w:ascii="Times New Roman" w:hAnsi="Times New Roman" w:cs="Times New Roman"/>
          <w:b/>
          <w:bCs/>
          <w:i w:val="0"/>
          <w:iCs/>
        </w:rPr>
        <w:t>A</w:t>
      </w:r>
      <w:r w:rsidR="009B7026" w:rsidRPr="00C9444E">
        <w:rPr>
          <w:rFonts w:ascii="Times New Roman" w:hAnsi="Times New Roman" w:cs="Times New Roman"/>
          <w:b/>
          <w:bCs/>
          <w:i w:val="0"/>
          <w:iCs/>
        </w:rPr>
        <w:t>)</w:t>
      </w:r>
      <w:r w:rsidR="009B7026" w:rsidRPr="00C9444E">
        <w:rPr>
          <w:rFonts w:ascii="Times New Roman" w:hAnsi="Times New Roman" w:cs="Times New Roman"/>
          <w:i w:val="0"/>
          <w:iCs/>
        </w:rPr>
        <w:t xml:space="preserve"> </w:t>
      </w:r>
      <w:r w:rsidR="00B74F54">
        <w:rPr>
          <w:rFonts w:ascii="Times New Roman" w:hAnsi="Times New Roman" w:cs="Times New Roman"/>
          <w:i w:val="0"/>
          <w:iCs/>
        </w:rPr>
        <w:t>Schematical illustration of t</w:t>
      </w:r>
      <w:r w:rsidR="009B7026" w:rsidRPr="00C9444E">
        <w:rPr>
          <w:rFonts w:ascii="Times New Roman" w:hAnsi="Times New Roman" w:cs="Times New Roman"/>
          <w:i w:val="0"/>
          <w:iCs/>
        </w:rPr>
        <w:t xml:space="preserve">he network showing </w:t>
      </w:r>
      <w:r w:rsidR="00B74F54">
        <w:rPr>
          <w:rFonts w:ascii="Times New Roman" w:hAnsi="Times New Roman" w:cs="Times New Roman"/>
          <w:i w:val="0"/>
          <w:iCs/>
        </w:rPr>
        <w:t xml:space="preserve">how </w:t>
      </w:r>
      <w:r w:rsidR="0012488B" w:rsidRPr="00C9444E">
        <w:rPr>
          <w:rFonts w:ascii="Times New Roman" w:hAnsi="Times New Roman" w:cs="Times New Roman"/>
          <w:i w:val="0"/>
          <w:iCs/>
        </w:rPr>
        <w:t>metabolism drive</w:t>
      </w:r>
      <w:r w:rsidR="00B74F54">
        <w:rPr>
          <w:rFonts w:ascii="Times New Roman" w:hAnsi="Times New Roman" w:cs="Times New Roman"/>
          <w:i w:val="0"/>
          <w:iCs/>
        </w:rPr>
        <w:t>s</w:t>
      </w:r>
      <w:r w:rsidR="0012488B" w:rsidRPr="00C9444E">
        <w:rPr>
          <w:rFonts w:ascii="Times New Roman" w:hAnsi="Times New Roman" w:cs="Times New Roman"/>
          <w:i w:val="0"/>
          <w:iCs/>
        </w:rPr>
        <w:t xml:space="preserve"> </w:t>
      </w:r>
      <w:r w:rsidR="00B74F54">
        <w:rPr>
          <w:rFonts w:ascii="Times New Roman" w:hAnsi="Times New Roman" w:cs="Times New Roman"/>
          <w:i w:val="0"/>
          <w:iCs/>
        </w:rPr>
        <w:t>EMT</w:t>
      </w:r>
      <w:r w:rsidR="0012488B" w:rsidRPr="00C9444E">
        <w:rPr>
          <w:rFonts w:ascii="Times New Roman" w:hAnsi="Times New Roman" w:cs="Times New Roman"/>
          <w:i w:val="0"/>
          <w:iCs/>
        </w:rPr>
        <w:t xml:space="preserve">. </w:t>
      </w:r>
      <w:r w:rsidR="00D031C0" w:rsidRPr="00C9444E">
        <w:rPr>
          <w:rFonts w:ascii="Times New Roman" w:hAnsi="Times New Roman" w:cs="Times New Roman"/>
          <w:i w:val="0"/>
          <w:iCs/>
        </w:rPr>
        <w:t xml:space="preserve">ZEB </w:t>
      </w:r>
      <w:proofErr w:type="gramStart"/>
      <w:r w:rsidR="008B7824" w:rsidRPr="00C9444E">
        <w:rPr>
          <w:rFonts w:ascii="Times New Roman" w:hAnsi="Times New Roman" w:cs="Times New Roman"/>
          <w:i w:val="0"/>
          <w:iCs/>
        </w:rPr>
        <w:t>is inhibited</w:t>
      </w:r>
      <w:proofErr w:type="gramEnd"/>
      <w:r w:rsidR="008B7824" w:rsidRPr="00C9444E">
        <w:rPr>
          <w:rFonts w:ascii="Times New Roman" w:hAnsi="Times New Roman" w:cs="Times New Roman"/>
          <w:i w:val="0"/>
          <w:iCs/>
        </w:rPr>
        <w:t xml:space="preserve"> by AMPK, </w:t>
      </w:r>
      <w:r w:rsidR="005506B5" w:rsidRPr="00C9444E">
        <w:rPr>
          <w:rFonts w:ascii="Times New Roman" w:hAnsi="Times New Roman" w:cs="Times New Roman"/>
          <w:i w:val="0"/>
          <w:iCs/>
        </w:rPr>
        <w:t>SNAIL</w:t>
      </w:r>
      <w:r w:rsidR="005506B5" w:rsidRPr="00C9444E" w:rsidDel="005506B5">
        <w:rPr>
          <w:rFonts w:ascii="Times New Roman" w:hAnsi="Times New Roman" w:cs="Times New Roman"/>
        </w:rPr>
        <w:t xml:space="preserve"> </w:t>
      </w:r>
      <w:r w:rsidR="008B7824" w:rsidRPr="00C9444E">
        <w:rPr>
          <w:rFonts w:ascii="Times New Roman" w:hAnsi="Times New Roman" w:cs="Times New Roman"/>
          <w:i w:val="0"/>
          <w:iCs/>
        </w:rPr>
        <w:t xml:space="preserve">is upregulated by </w:t>
      </w:r>
      <w:r w:rsidR="00F946C7" w:rsidRPr="00C9444E">
        <w:rPr>
          <w:rFonts w:ascii="Times New Roman" w:hAnsi="Times New Roman" w:cs="Times New Roman"/>
          <w:i w:val="0"/>
          <w:iCs/>
        </w:rPr>
        <w:t>HIF-1</w:t>
      </w:r>
      <w:r w:rsidR="008B7824" w:rsidRPr="00C9444E">
        <w:rPr>
          <w:rFonts w:ascii="Times New Roman" w:hAnsi="Times New Roman" w:cs="Times New Roman"/>
          <w:i w:val="0"/>
          <w:iCs/>
        </w:rPr>
        <w:t xml:space="preserve"> while being downregulated by AMPK, and </w:t>
      </w:r>
      <m:oMath>
        <m:sSub>
          <m:sSubPr>
            <m:ctrlPr>
              <w:rPr>
                <w:rFonts w:ascii="Cambria Math" w:hAnsi="Cambria Math" w:cs="Times New Roman"/>
                <w:iCs/>
              </w:rPr>
            </m:ctrlPr>
          </m:sSubPr>
          <m:e>
            <m:r>
              <w:rPr>
                <w:rFonts w:ascii="Cambria Math" w:hAnsi="Cambria Math" w:cs="Times New Roman"/>
              </w:rPr>
              <m:t>μ</m:t>
            </m:r>
            <m:ctrlPr>
              <w:rPr>
                <w:rFonts w:ascii="Cambria Math" w:hAnsi="Cambria Math" w:cs="Times New Roman"/>
                <w:i w:val="0"/>
                <w:iCs/>
              </w:rPr>
            </m:ctrlPr>
          </m:e>
          <m:sub>
            <m:r>
              <w:rPr>
                <w:rFonts w:ascii="Cambria Math" w:hAnsi="Cambria Math" w:cs="Times New Roman"/>
              </w:rPr>
              <m:t>200</m:t>
            </m:r>
          </m:sub>
        </m:sSub>
      </m:oMath>
      <w:r w:rsidR="008B7824" w:rsidRPr="00C9444E">
        <w:rPr>
          <w:rFonts w:ascii="Times New Roman" w:eastAsiaTheme="minorEastAsia" w:hAnsi="Times New Roman" w:cs="Times New Roman"/>
          <w:i w:val="0"/>
          <w:iCs/>
        </w:rPr>
        <w:t xml:space="preserve"> is upregulated by AMPK while being inhibited by </w:t>
      </w:r>
      <w:r w:rsidR="00F946C7" w:rsidRPr="00C9444E">
        <w:rPr>
          <w:rFonts w:ascii="Times New Roman" w:hAnsi="Times New Roman" w:cs="Times New Roman"/>
          <w:i w:val="0"/>
          <w:iCs/>
        </w:rPr>
        <w:t>HIF-1</w:t>
      </w:r>
      <w:r w:rsidR="009B7026" w:rsidRPr="00C9444E">
        <w:rPr>
          <w:rFonts w:ascii="Times New Roman" w:hAnsi="Times New Roman" w:cs="Times New Roman"/>
          <w:i w:val="0"/>
          <w:iCs/>
        </w:rPr>
        <w:t>.</w:t>
      </w:r>
      <w:r w:rsidR="00AD7F58" w:rsidRPr="00C9444E">
        <w:rPr>
          <w:rFonts w:ascii="Times New Roman" w:hAnsi="Times New Roman" w:cs="Times New Roman"/>
          <w:i w:val="0"/>
          <w:iCs/>
        </w:rPr>
        <w:t xml:space="preserve"> </w:t>
      </w:r>
      <w:r w:rsidR="00AD7F58" w:rsidRPr="00C9444E">
        <w:rPr>
          <w:rFonts w:ascii="Times New Roman" w:hAnsi="Times New Roman" w:cs="Times New Roman"/>
          <w:b/>
          <w:bCs/>
          <w:i w:val="0"/>
          <w:iCs/>
        </w:rPr>
        <w:t>(</w:t>
      </w:r>
      <w:r w:rsidR="00577AC5" w:rsidRPr="00C9444E">
        <w:rPr>
          <w:rFonts w:ascii="Times New Roman" w:hAnsi="Times New Roman" w:cs="Times New Roman"/>
          <w:b/>
          <w:bCs/>
          <w:i w:val="0"/>
          <w:iCs/>
        </w:rPr>
        <w:t>B</w:t>
      </w:r>
      <w:r w:rsidR="00AD7F58" w:rsidRPr="00C9444E">
        <w:rPr>
          <w:rFonts w:ascii="Times New Roman" w:hAnsi="Times New Roman" w:cs="Times New Roman"/>
          <w:b/>
          <w:bCs/>
          <w:i w:val="0"/>
          <w:iCs/>
        </w:rPr>
        <w:t>)</w:t>
      </w:r>
      <w:r w:rsidR="00AD7F58" w:rsidRPr="00C9444E">
        <w:rPr>
          <w:rFonts w:ascii="Times New Roman" w:hAnsi="Times New Roman" w:cs="Times New Roman"/>
          <w:i w:val="0"/>
          <w:iCs/>
        </w:rPr>
        <w:t xml:space="preserve"> The </w:t>
      </w:r>
      <w:r w:rsidR="002E5FF0" w:rsidRPr="00C9444E">
        <w:rPr>
          <w:rFonts w:ascii="Times New Roman" w:hAnsi="Times New Roman" w:cs="Times New Roman"/>
          <w:i w:val="0"/>
          <w:iCs/>
        </w:rPr>
        <w:t xml:space="preserve">phases plane of potential EMT </w:t>
      </w:r>
      <w:r w:rsidR="00A7510D">
        <w:rPr>
          <w:rFonts w:ascii="Times New Roman" w:hAnsi="Times New Roman" w:cs="Times New Roman"/>
          <w:i w:val="0"/>
          <w:iCs/>
        </w:rPr>
        <w:t>states</w:t>
      </w:r>
      <w:r w:rsidR="002E5FF0" w:rsidRPr="00C9444E">
        <w:rPr>
          <w:rFonts w:ascii="Times New Roman" w:hAnsi="Times New Roman" w:cs="Times New Roman"/>
          <w:i w:val="0"/>
          <w:iCs/>
        </w:rPr>
        <w:t xml:space="preserve"> when all metabolic driven </w:t>
      </w:r>
      <w:proofErr w:type="spellStart"/>
      <w:r w:rsidR="002E5FF0" w:rsidRPr="00C9444E">
        <w:rPr>
          <w:rFonts w:ascii="Times New Roman" w:hAnsi="Times New Roman" w:cs="Times New Roman"/>
          <w:i w:val="0"/>
          <w:iCs/>
        </w:rPr>
        <w:t>crosstalks</w:t>
      </w:r>
      <w:proofErr w:type="spellEnd"/>
      <w:r w:rsidR="002E5FF0" w:rsidRPr="00C9444E">
        <w:rPr>
          <w:rFonts w:ascii="Times New Roman" w:hAnsi="Times New Roman" w:cs="Times New Roman"/>
          <w:i w:val="0"/>
          <w:iCs/>
        </w:rPr>
        <w:t xml:space="preserve"> are active</w:t>
      </w:r>
      <w:r w:rsidR="00AD7F58" w:rsidRPr="00C9444E">
        <w:rPr>
          <w:rFonts w:ascii="Times New Roman" w:hAnsi="Times New Roman" w:cs="Times New Roman"/>
          <w:i w:val="0"/>
          <w:iCs/>
        </w:rPr>
        <w:t>.</w:t>
      </w:r>
      <w:r w:rsidR="008B6022" w:rsidRPr="00C9444E">
        <w:rPr>
          <w:rFonts w:ascii="Times New Roman" w:hAnsi="Times New Roman" w:cs="Times New Roman"/>
          <w:i w:val="0"/>
          <w:iCs/>
        </w:rPr>
        <w:t xml:space="preserve"> The E/M </w:t>
      </w:r>
      <w:r w:rsidR="004E2DC1">
        <w:rPr>
          <w:rFonts w:ascii="Times New Roman" w:hAnsi="Times New Roman" w:cs="Times New Roman"/>
          <w:i w:val="0"/>
          <w:iCs/>
        </w:rPr>
        <w:t>state</w:t>
      </w:r>
      <w:r w:rsidR="008B6022" w:rsidRPr="00C9444E">
        <w:rPr>
          <w:rFonts w:ascii="Times New Roman" w:hAnsi="Times New Roman" w:cs="Times New Roman"/>
          <w:i w:val="0"/>
          <w:iCs/>
        </w:rPr>
        <w:t xml:space="preserve"> is only accessible when </w:t>
      </w:r>
      <w:proofErr w:type="spellStart"/>
      <w:r w:rsidR="008B6022" w:rsidRPr="00C9444E">
        <w:rPr>
          <w:rFonts w:ascii="Times New Roman" w:hAnsi="Times New Roman" w:cs="Times New Roman"/>
          <w:i w:val="0"/>
          <w:iCs/>
        </w:rPr>
        <w:t>λ</w:t>
      </w:r>
      <w:r w:rsidR="008B6022" w:rsidRPr="00C9444E">
        <w:rPr>
          <w:rFonts w:ascii="Times New Roman" w:hAnsi="Times New Roman" w:cs="Times New Roman"/>
          <w:i w:val="0"/>
          <w:iCs/>
          <w:vertAlign w:val="subscript"/>
        </w:rPr>
        <w:t>AMPK</w:t>
      </w:r>
      <w:proofErr w:type="spellEnd"/>
      <w:r w:rsidR="008B6022" w:rsidRPr="00C9444E">
        <w:rPr>
          <w:rFonts w:ascii="Times New Roman" w:hAnsi="Times New Roman" w:cs="Times New Roman"/>
          <w:i w:val="0"/>
          <w:iCs/>
          <w:vertAlign w:val="subscript"/>
        </w:rPr>
        <w:t>-| μ200</w:t>
      </w:r>
      <w:r w:rsidR="008B6022" w:rsidRPr="00C9444E">
        <w:rPr>
          <w:rFonts w:ascii="Times New Roman" w:hAnsi="Times New Roman" w:cs="Times New Roman"/>
          <w:i w:val="0"/>
          <w:iCs/>
        </w:rPr>
        <w:t xml:space="preserve"> is near 1 or </w:t>
      </w:r>
      <w:proofErr w:type="gramStart"/>
      <w:r w:rsidR="008B6022" w:rsidRPr="00C9444E">
        <w:rPr>
          <w:rFonts w:ascii="Times New Roman" w:hAnsi="Times New Roman" w:cs="Times New Roman"/>
          <w:i w:val="0"/>
          <w:iCs/>
        </w:rPr>
        <w:t>very high</w:t>
      </w:r>
      <w:proofErr w:type="gramEnd"/>
      <w:r w:rsidR="00C422E8" w:rsidRPr="00C9444E">
        <w:rPr>
          <w:rFonts w:ascii="Times New Roman" w:hAnsi="Times New Roman" w:cs="Times New Roman"/>
          <w:i w:val="0"/>
          <w:iCs/>
        </w:rPr>
        <w:t xml:space="preserve"> (i.e., at the extremes of regulation)</w:t>
      </w:r>
      <w:r w:rsidR="008B6022" w:rsidRPr="00C9444E">
        <w:rPr>
          <w:rFonts w:ascii="Times New Roman" w:hAnsi="Times New Roman" w:cs="Times New Roman"/>
          <w:i w:val="0"/>
          <w:iCs/>
        </w:rPr>
        <w:t>.</w:t>
      </w:r>
      <w:r w:rsidR="00577AC5" w:rsidRPr="00C9444E">
        <w:rPr>
          <w:rFonts w:ascii="Times New Roman" w:hAnsi="Times New Roman" w:cs="Times New Roman"/>
          <w:i w:val="0"/>
          <w:iCs/>
        </w:rPr>
        <w:t xml:space="preserve"> </w:t>
      </w:r>
      <w:r w:rsidR="00577AC5" w:rsidRPr="00C9444E">
        <w:rPr>
          <w:rFonts w:ascii="Times New Roman" w:hAnsi="Times New Roman" w:cs="Times New Roman"/>
          <w:b/>
          <w:bCs/>
          <w:i w:val="0"/>
          <w:iCs/>
        </w:rPr>
        <w:t>(C)</w:t>
      </w:r>
      <w:r w:rsidR="008B6022" w:rsidRPr="00C9444E">
        <w:rPr>
          <w:rFonts w:ascii="Times New Roman" w:hAnsi="Times New Roman" w:cs="Times New Roman"/>
          <w:i w:val="0"/>
          <w:iCs/>
        </w:rPr>
        <w:t xml:space="preserve"> </w:t>
      </w:r>
      <w:r w:rsidR="00AD7F58" w:rsidRPr="00C9444E">
        <w:rPr>
          <w:rFonts w:ascii="Times New Roman" w:hAnsi="Times New Roman" w:cs="Times New Roman"/>
          <w:i w:val="0"/>
          <w:iCs/>
        </w:rPr>
        <w:t xml:space="preserve"> </w:t>
      </w:r>
      <w:r w:rsidR="007F4238" w:rsidRPr="00C9444E">
        <w:rPr>
          <w:rFonts w:ascii="Times New Roman" w:hAnsi="Times New Roman" w:cs="Times New Roman"/>
          <w:i w:val="0"/>
          <w:iCs/>
        </w:rPr>
        <w:t xml:space="preserve">The coupled states when the EMT circuit </w:t>
      </w:r>
      <w:proofErr w:type="gramStart"/>
      <w:r w:rsidR="00B74F54">
        <w:rPr>
          <w:rFonts w:ascii="Times New Roman" w:hAnsi="Times New Roman" w:cs="Times New Roman"/>
          <w:i w:val="0"/>
          <w:iCs/>
        </w:rPr>
        <w:t>is</w:t>
      </w:r>
      <w:r w:rsidR="007F4238" w:rsidRPr="00C9444E">
        <w:rPr>
          <w:rFonts w:ascii="Times New Roman" w:hAnsi="Times New Roman" w:cs="Times New Roman"/>
          <w:i w:val="0"/>
          <w:iCs/>
        </w:rPr>
        <w:t xml:space="preserve"> regulated</w:t>
      </w:r>
      <w:proofErr w:type="gramEnd"/>
      <w:r w:rsidR="007F4238" w:rsidRPr="00C9444E">
        <w:rPr>
          <w:rFonts w:ascii="Times New Roman" w:hAnsi="Times New Roman" w:cs="Times New Roman"/>
          <w:i w:val="0"/>
          <w:iCs/>
        </w:rPr>
        <w:t xml:space="preserve"> by </w:t>
      </w:r>
      <w:r w:rsidR="00B74F54">
        <w:rPr>
          <w:rFonts w:ascii="Times New Roman" w:hAnsi="Times New Roman" w:cs="Times New Roman"/>
          <w:i w:val="0"/>
          <w:iCs/>
        </w:rPr>
        <w:t>th</w:t>
      </w:r>
      <w:r w:rsidR="007F4238" w:rsidRPr="00C9444E">
        <w:rPr>
          <w:rFonts w:ascii="Times New Roman" w:hAnsi="Times New Roman" w:cs="Times New Roman"/>
          <w:i w:val="0"/>
          <w:iCs/>
        </w:rPr>
        <w:t>e metabolic circuit (AMPK-|SNAIL, AMPK-|ZEB, AMPK-&gt;</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7F4238" w:rsidRPr="00C9444E">
        <w:rPr>
          <w:rFonts w:ascii="Times New Roman" w:hAnsi="Times New Roman" w:cs="Times New Roman"/>
          <w:i w:val="0"/>
          <w:iCs/>
        </w:rPr>
        <w:t xml:space="preserve">, </w:t>
      </w:r>
      <w:r w:rsidR="00F946C7" w:rsidRPr="00C9444E">
        <w:rPr>
          <w:rFonts w:ascii="Times New Roman" w:hAnsi="Times New Roman" w:cs="Times New Roman"/>
          <w:i w:val="0"/>
          <w:iCs/>
        </w:rPr>
        <w:t>HIF-1</w:t>
      </w:r>
      <w:r w:rsidR="007F4238" w:rsidRPr="00C9444E">
        <w:rPr>
          <w:rFonts w:ascii="Times New Roman" w:hAnsi="Times New Roman" w:cs="Times New Roman"/>
          <w:i w:val="0"/>
          <w:iCs/>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7F4238" w:rsidRPr="00C9444E">
        <w:rPr>
          <w:rFonts w:ascii="Times New Roman" w:hAnsi="Times New Roman" w:cs="Times New Roman"/>
          <w:i w:val="0"/>
          <w:iCs/>
        </w:rPr>
        <w:t xml:space="preserve">, HIF-1 -&gt; SNAIL). The results suggest a </w:t>
      </w:r>
      <w:r w:rsidR="00B74F54">
        <w:rPr>
          <w:rFonts w:ascii="Times New Roman" w:hAnsi="Times New Roman" w:cs="Times New Roman"/>
          <w:i w:val="0"/>
          <w:iCs/>
        </w:rPr>
        <w:t xml:space="preserve">direct </w:t>
      </w:r>
      <w:r w:rsidR="007F4238" w:rsidRPr="00C9444E">
        <w:rPr>
          <w:rFonts w:ascii="Times New Roman" w:hAnsi="Times New Roman" w:cs="Times New Roman"/>
          <w:i w:val="0"/>
          <w:iCs/>
        </w:rPr>
        <w:t>correlation between the E, E/M, and M</w:t>
      </w:r>
      <w:r w:rsidR="002F304D" w:rsidRPr="00C9444E">
        <w:rPr>
          <w:rFonts w:ascii="Times New Roman" w:hAnsi="Times New Roman" w:cs="Times New Roman"/>
          <w:i w:val="0"/>
          <w:iCs/>
        </w:rPr>
        <w:t xml:space="preserve"> </w:t>
      </w:r>
      <w:r w:rsidR="00B74F54">
        <w:rPr>
          <w:rFonts w:ascii="Times New Roman" w:hAnsi="Times New Roman" w:cs="Times New Roman"/>
          <w:i w:val="0"/>
          <w:iCs/>
        </w:rPr>
        <w:t>states</w:t>
      </w:r>
      <w:r w:rsidR="007F4238" w:rsidRPr="00C9444E">
        <w:rPr>
          <w:rFonts w:ascii="Times New Roman" w:hAnsi="Times New Roman" w:cs="Times New Roman"/>
          <w:i w:val="0"/>
          <w:iCs/>
        </w:rPr>
        <w:t xml:space="preserve"> to the O, W/O, and W </w:t>
      </w:r>
      <w:r w:rsidR="00B74F54">
        <w:rPr>
          <w:rFonts w:ascii="Times New Roman" w:hAnsi="Times New Roman" w:cs="Times New Roman"/>
          <w:i w:val="0"/>
          <w:iCs/>
        </w:rPr>
        <w:t>states, respectively</w:t>
      </w:r>
      <w:r w:rsidR="007F4238" w:rsidRPr="00C9444E">
        <w:rPr>
          <w:rFonts w:ascii="Times New Roman" w:hAnsi="Times New Roman" w:cs="Times New Roman"/>
          <w:i w:val="0"/>
          <w:iCs/>
        </w:rPr>
        <w:t>.</w:t>
      </w:r>
    </w:p>
    <w:p w14:paraId="351419D0" w14:textId="77777777" w:rsidR="009E7164" w:rsidRPr="00C9444E" w:rsidRDefault="009E7164" w:rsidP="00D903A3">
      <w:pPr>
        <w:pStyle w:val="BodyText"/>
        <w:spacing w:line="480" w:lineRule="auto"/>
        <w:rPr>
          <w:rFonts w:ascii="Times New Roman" w:hAnsi="Times New Roman" w:cs="Times New Roman"/>
          <w:b/>
          <w:bCs/>
        </w:rPr>
      </w:pPr>
      <w:bookmarkStart w:id="223" w:name="hybrid-em-wo-phenotype-can-be-stabilized"/>
    </w:p>
    <w:p w14:paraId="62A9D4B6" w14:textId="4A242597" w:rsidR="00E469AE" w:rsidRPr="00C9444E" w:rsidRDefault="009F676A" w:rsidP="00011E4B">
      <w:pPr>
        <w:pStyle w:val="BodyText"/>
        <w:spacing w:line="480" w:lineRule="auto"/>
        <w:rPr>
          <w:rFonts w:ascii="Times New Roman" w:hAnsi="Times New Roman" w:cs="Times New Roman"/>
        </w:rPr>
      </w:pPr>
      <w:r w:rsidRPr="00C9444E">
        <w:rPr>
          <w:rFonts w:ascii="Times New Roman" w:hAnsi="Times New Roman" w:cs="Times New Roman"/>
          <w:b/>
          <w:bCs/>
        </w:rPr>
        <w:t xml:space="preserve">The </w:t>
      </w:r>
      <w:r w:rsidR="00AD7F58" w:rsidRPr="00C9444E">
        <w:rPr>
          <w:rFonts w:ascii="Times New Roman" w:hAnsi="Times New Roman" w:cs="Times New Roman"/>
          <w:b/>
          <w:bCs/>
        </w:rPr>
        <w:t>Hybrid E/M-W/O phenotype</w:t>
      </w:r>
      <w:bookmarkEnd w:id="223"/>
      <w:r w:rsidR="00F2770C" w:rsidRPr="00C9444E">
        <w:rPr>
          <w:rFonts w:ascii="Times New Roman" w:hAnsi="Times New Roman" w:cs="Times New Roman"/>
          <w:b/>
          <w:bCs/>
        </w:rPr>
        <w:t xml:space="preserve">: </w:t>
      </w:r>
      <w:r w:rsidR="00627FD2" w:rsidRPr="00C9444E">
        <w:rPr>
          <w:rFonts w:ascii="Times New Roman" w:hAnsi="Times New Roman" w:cs="Times New Roman"/>
        </w:rPr>
        <w:t>Recently, it has been suggested that</w:t>
      </w:r>
      <w:r w:rsidR="00AD7F58" w:rsidRPr="00C9444E">
        <w:rPr>
          <w:rFonts w:ascii="Times New Roman" w:hAnsi="Times New Roman" w:cs="Times New Roman"/>
        </w:rPr>
        <w:t xml:space="preserve"> the most </w:t>
      </w:r>
      <w:del w:id="224" w:author="Madeline Galbraith" w:date="2022-06-01T08:22:00Z">
        <w:r w:rsidR="00AD7F58" w:rsidRPr="00C9444E" w:rsidDel="00362E8E">
          <w:rPr>
            <w:rFonts w:ascii="Times New Roman" w:hAnsi="Times New Roman" w:cs="Times New Roman"/>
          </w:rPr>
          <w:delText xml:space="preserve">aggressive </w:delText>
        </w:r>
      </w:del>
      <w:ins w:id="225" w:author="Madeline Galbraith" w:date="2022-06-01T08:22:00Z">
        <w:r w:rsidR="00362E8E">
          <w:rPr>
            <w:rFonts w:ascii="Times New Roman" w:hAnsi="Times New Roman" w:cs="Times New Roman"/>
          </w:rPr>
          <w:t>metastatic</w:t>
        </w:r>
        <w:r w:rsidR="00362E8E" w:rsidRPr="00C9444E">
          <w:rPr>
            <w:rFonts w:ascii="Times New Roman" w:hAnsi="Times New Roman" w:cs="Times New Roman"/>
          </w:rPr>
          <w:t xml:space="preserve"> </w:t>
        </w:r>
      </w:ins>
      <w:r w:rsidR="00AD7F58" w:rsidRPr="00C9444E">
        <w:rPr>
          <w:rFonts w:ascii="Times New Roman" w:hAnsi="Times New Roman" w:cs="Times New Roman"/>
        </w:rPr>
        <w:t>cancer</w:t>
      </w:r>
      <w:del w:id="226" w:author="Madeline Galbraith" w:date="2022-06-01T08:23:00Z">
        <w:r w:rsidR="00AD7F58" w:rsidRPr="00C9444E" w:rsidDel="00362E8E">
          <w:rPr>
            <w:rFonts w:ascii="Times New Roman" w:hAnsi="Times New Roman" w:cs="Times New Roman"/>
          </w:rPr>
          <w:delText>s</w:delText>
        </w:r>
      </w:del>
      <w:r w:rsidR="00AD7F58" w:rsidRPr="00C9444E">
        <w:rPr>
          <w:rFonts w:ascii="Times New Roman" w:hAnsi="Times New Roman" w:cs="Times New Roman"/>
        </w:rPr>
        <w:t xml:space="preserve"> phenotype</w:t>
      </w:r>
      <w:del w:id="227" w:author="Madeline Galbraith" w:date="2022-06-01T08:23:00Z">
        <w:r w:rsidR="00AD7F58" w:rsidRPr="00C9444E" w:rsidDel="00362E8E">
          <w:rPr>
            <w:rFonts w:ascii="Times New Roman" w:hAnsi="Times New Roman" w:cs="Times New Roman"/>
          </w:rPr>
          <w:delText>s</w:delText>
        </w:r>
      </w:del>
      <w:r w:rsidR="00AD7F58" w:rsidRPr="00C9444E">
        <w:rPr>
          <w:rFonts w:ascii="Times New Roman" w:hAnsi="Times New Roman" w:cs="Times New Roman"/>
        </w:rPr>
        <w:t xml:space="preserve"> </w:t>
      </w:r>
      <w:del w:id="228" w:author="Madeline Galbraith" w:date="2022-06-01T08:23:00Z">
        <w:r w:rsidR="00AD7F58" w:rsidRPr="00C9444E" w:rsidDel="00362E8E">
          <w:rPr>
            <w:rFonts w:ascii="Times New Roman" w:hAnsi="Times New Roman" w:cs="Times New Roman"/>
          </w:rPr>
          <w:delText xml:space="preserve">are </w:delText>
        </w:r>
      </w:del>
      <w:ins w:id="229" w:author="Madeline Galbraith" w:date="2022-06-01T08:23:00Z">
        <w:r w:rsidR="00362E8E">
          <w:rPr>
            <w:rFonts w:ascii="Times New Roman" w:hAnsi="Times New Roman" w:cs="Times New Roman"/>
          </w:rPr>
          <w:t>is</w:t>
        </w:r>
        <w:r w:rsidR="00362E8E" w:rsidRPr="00C9444E">
          <w:rPr>
            <w:rFonts w:ascii="Times New Roman" w:hAnsi="Times New Roman" w:cs="Times New Roman"/>
          </w:rPr>
          <w:t xml:space="preserve"> </w:t>
        </w:r>
      </w:ins>
      <w:r w:rsidR="00AD7F58" w:rsidRPr="00C9444E">
        <w:rPr>
          <w:rFonts w:ascii="Times New Roman" w:hAnsi="Times New Roman" w:cs="Times New Roman"/>
        </w:rPr>
        <w:t xml:space="preserve">characterized by the hybrid </w:t>
      </w:r>
      <w:r w:rsidR="00F472E6" w:rsidRPr="00C9444E">
        <w:rPr>
          <w:rFonts w:ascii="Times New Roman" w:hAnsi="Times New Roman" w:cs="Times New Roman"/>
        </w:rPr>
        <w:t xml:space="preserve">E/M state and </w:t>
      </w:r>
      <w:r w:rsidR="00744D1D">
        <w:rPr>
          <w:rFonts w:ascii="Times New Roman" w:hAnsi="Times New Roman" w:cs="Times New Roman"/>
        </w:rPr>
        <w:t>hybrid</w:t>
      </w:r>
      <w:r w:rsidR="00744D1D" w:rsidRPr="00C9444E">
        <w:rPr>
          <w:rFonts w:ascii="Times New Roman" w:hAnsi="Times New Roman" w:cs="Times New Roman"/>
        </w:rPr>
        <w:t xml:space="preserve"> </w:t>
      </w:r>
      <w:del w:id="230" w:author="Madeline Galbraith" w:date="2022-06-01T08:23:00Z">
        <w:r w:rsidR="00F472E6" w:rsidRPr="00C9444E" w:rsidDel="00362E8E">
          <w:rPr>
            <w:rFonts w:ascii="Times New Roman" w:hAnsi="Times New Roman" w:cs="Times New Roman"/>
          </w:rPr>
          <w:delText>metabolism</w:delText>
        </w:r>
      </w:del>
      <w:ins w:id="231" w:author="Madeline Galbraith" w:date="2022-06-01T08:23:00Z">
        <w:r w:rsidR="00362E8E">
          <w:rPr>
            <w:rFonts w:ascii="Times New Roman" w:hAnsi="Times New Roman" w:cs="Times New Roman"/>
          </w:rPr>
          <w:t>metabolism W/O state</w:t>
        </w:r>
      </w:ins>
      <w:del w:id="232" w:author="Madeline Galbraith" w:date="2022-06-01T08:23:00Z">
        <w:r w:rsidR="00AD7F58" w:rsidRPr="00C9444E" w:rsidDel="00362E8E">
          <w:rPr>
            <w:rFonts w:ascii="Times New Roman" w:hAnsi="Times New Roman" w:cs="Times New Roman"/>
          </w:rPr>
          <w:delText>,</w:delText>
        </w:r>
        <w:r w:rsidR="00627FD2" w:rsidRPr="00C9444E" w:rsidDel="00362E8E">
          <w:rPr>
            <w:rFonts w:ascii="Times New Roman" w:hAnsi="Times New Roman" w:cs="Times New Roman"/>
          </w:rPr>
          <w:delText xml:space="preserve"> enabling a high degree of plasticity and thereby enabling metastatic spread and drug resistance</w:delText>
        </w:r>
        <w:r w:rsidR="00BF5914" w:rsidDel="00362E8E">
          <w:rPr>
            <w:rFonts w:ascii="Times New Roman" w:hAnsi="Times New Roman" w:cs="Times New Roman"/>
          </w:rPr>
          <w:delText xml:space="preserve"> </w:delText>
        </w:r>
      </w:del>
      <w:sdt>
        <w:sdtPr>
          <w:rPr>
            <w:rFonts w:ascii="Times New Roman" w:hAnsi="Times New Roman" w:cs="Times New Roman"/>
          </w:rPr>
          <w:alias w:val="SmartCite Citation"/>
          <w:tag w:val="703cb261-b0c2-4f52-8c43-8dc408bf3954:fcb7383a-2ae0-41f2-bd96-981141d24486+"/>
          <w:id w:val="1013881537"/>
          <w:placeholder>
            <w:docPart w:val="DefaultPlaceholder_-1854013440"/>
          </w:placeholder>
        </w:sdtPr>
        <w:sdtEndPr/>
        <w:sdtContent>
          <w:r w:rsidR="00B22650" w:rsidRPr="00B22650">
            <w:rPr>
              <w:rFonts w:ascii="Times New Roman" w:eastAsia="Times New Roman" w:hAnsi="Times New Roman" w:cs="Times New Roman"/>
              <w:color w:val="000000"/>
            </w:rPr>
            <w:t>[30]</w:t>
          </w:r>
        </w:sdtContent>
      </w:sdt>
      <w:r w:rsidR="00627FD2" w:rsidRPr="00C9444E">
        <w:rPr>
          <w:rFonts w:ascii="Times New Roman" w:hAnsi="Times New Roman" w:cs="Times New Roman"/>
        </w:rPr>
        <w:t xml:space="preserve">. </w:t>
      </w:r>
      <w:r w:rsidR="00AD7F58" w:rsidRPr="00C9444E">
        <w:rPr>
          <w:rFonts w:ascii="Times New Roman" w:hAnsi="Times New Roman" w:cs="Times New Roman"/>
        </w:rPr>
        <w:t xml:space="preserve"> </w:t>
      </w:r>
      <w:r w:rsidR="00627FD2" w:rsidRPr="00C9444E">
        <w:rPr>
          <w:rFonts w:ascii="Times New Roman" w:hAnsi="Times New Roman" w:cs="Times New Roman"/>
        </w:rPr>
        <w:t>Therefore, it is now useful to focus our</w:t>
      </w:r>
      <w:r w:rsidR="00AD7F58" w:rsidRPr="00C9444E">
        <w:rPr>
          <w:rFonts w:ascii="Times New Roman" w:hAnsi="Times New Roman" w:cs="Times New Roman"/>
        </w:rPr>
        <w:t xml:space="preserve"> </w:t>
      </w:r>
      <w:r w:rsidR="00627FD2" w:rsidRPr="00C9444E">
        <w:rPr>
          <w:rFonts w:ascii="Times New Roman" w:hAnsi="Times New Roman" w:cs="Times New Roman"/>
        </w:rPr>
        <w:t xml:space="preserve">discussion </w:t>
      </w:r>
      <w:r w:rsidR="00AD7F58" w:rsidRPr="00C9444E">
        <w:rPr>
          <w:rFonts w:ascii="Times New Roman" w:hAnsi="Times New Roman" w:cs="Times New Roman"/>
        </w:rPr>
        <w:t xml:space="preserve">onto how the crosstalk </w:t>
      </w:r>
      <w:r w:rsidR="00362E8E">
        <w:rPr>
          <w:rFonts w:ascii="Times New Roman" w:hAnsi="Times New Roman" w:cs="Times New Roman"/>
        </w:rPr>
        <w:t>between EMT and metabolism regulatory networks</w:t>
      </w:r>
      <w:r w:rsidR="00AD7F58" w:rsidRPr="00C9444E">
        <w:rPr>
          <w:rFonts w:ascii="Times New Roman" w:hAnsi="Times New Roman" w:cs="Times New Roman"/>
        </w:rPr>
        <w:t xml:space="preserve"> </w:t>
      </w:r>
      <w:r w:rsidR="00627FD2" w:rsidRPr="00C9444E">
        <w:rPr>
          <w:rFonts w:ascii="Times New Roman" w:hAnsi="Times New Roman" w:cs="Times New Roman"/>
        </w:rPr>
        <w:t xml:space="preserve">specifically </w:t>
      </w:r>
      <w:r w:rsidR="00AD7F58" w:rsidRPr="00C9444E">
        <w:rPr>
          <w:rFonts w:ascii="Times New Roman" w:hAnsi="Times New Roman" w:cs="Times New Roman"/>
        </w:rPr>
        <w:t>affect</w:t>
      </w:r>
      <w:r w:rsidR="00627FD2" w:rsidRPr="00C9444E">
        <w:rPr>
          <w:rFonts w:ascii="Times New Roman" w:hAnsi="Times New Roman" w:cs="Times New Roman"/>
        </w:rPr>
        <w:t>s</w:t>
      </w:r>
      <w:r w:rsidR="00AD7F58" w:rsidRPr="00C9444E">
        <w:rPr>
          <w:rFonts w:ascii="Times New Roman" w:hAnsi="Times New Roman" w:cs="Times New Roman"/>
        </w:rPr>
        <w:t xml:space="preserve"> the E/M-W/O state</w:t>
      </w:r>
      <w:r w:rsidR="00A94F67" w:rsidRPr="00C9444E">
        <w:rPr>
          <w:rFonts w:ascii="Times New Roman" w:hAnsi="Times New Roman" w:cs="Times New Roman"/>
        </w:rPr>
        <w:t xml:space="preserve"> and the possibility that it could be the only possible coupled state for </w:t>
      </w:r>
      <w:r w:rsidR="00362E8E">
        <w:rPr>
          <w:rFonts w:ascii="Times New Roman" w:hAnsi="Times New Roman" w:cs="Times New Roman"/>
        </w:rPr>
        <w:t xml:space="preserve">certain </w:t>
      </w:r>
      <w:r w:rsidR="00A94F67" w:rsidRPr="00C9444E">
        <w:rPr>
          <w:rFonts w:ascii="Times New Roman" w:hAnsi="Times New Roman" w:cs="Times New Roman"/>
        </w:rPr>
        <w:t>parameter</w:t>
      </w:r>
      <w:r w:rsidR="00362E8E">
        <w:rPr>
          <w:rFonts w:ascii="Times New Roman" w:hAnsi="Times New Roman" w:cs="Times New Roman"/>
        </w:rPr>
        <w:t xml:space="preserve"> spaces</w:t>
      </w:r>
      <w:r w:rsidR="00A94F67" w:rsidRPr="00C9444E">
        <w:rPr>
          <w:rFonts w:ascii="Times New Roman" w:hAnsi="Times New Roman" w:cs="Times New Roman"/>
        </w:rPr>
        <w:t xml:space="preserve">. </w:t>
      </w:r>
      <w:r w:rsidR="005A1E8E" w:rsidRPr="00C9444E">
        <w:rPr>
          <w:rFonts w:ascii="Times New Roman" w:hAnsi="Times New Roman" w:cs="Times New Roman"/>
        </w:rPr>
        <w:t xml:space="preserve">From our analysis of activating individual </w:t>
      </w:r>
      <w:proofErr w:type="spellStart"/>
      <w:r w:rsidR="005A1E8E" w:rsidRPr="00C9444E">
        <w:rPr>
          <w:rFonts w:ascii="Times New Roman" w:hAnsi="Times New Roman" w:cs="Times New Roman"/>
        </w:rPr>
        <w:t>crosstalks</w:t>
      </w:r>
      <w:proofErr w:type="spellEnd"/>
      <w:r w:rsidR="001F5E0A" w:rsidRPr="00C9444E">
        <w:rPr>
          <w:rFonts w:ascii="Times New Roman" w:hAnsi="Times New Roman" w:cs="Times New Roman"/>
        </w:rPr>
        <w:t>,</w:t>
      </w:r>
      <w:r w:rsidR="005A1E8E" w:rsidRPr="00C9444E">
        <w:rPr>
          <w:rFonts w:ascii="Times New Roman" w:hAnsi="Times New Roman" w:cs="Times New Roman"/>
        </w:rPr>
        <w:t xml:space="preserve"> </w:t>
      </w:r>
      <w:r w:rsidR="001F5E0A" w:rsidRPr="00C9444E">
        <w:rPr>
          <w:rFonts w:ascii="Times New Roman" w:hAnsi="Times New Roman" w:cs="Times New Roman"/>
        </w:rPr>
        <w:t>we deduce that</w:t>
      </w:r>
      <w:r w:rsidR="00BA4CCB" w:rsidRPr="00C9444E">
        <w:rPr>
          <w:rFonts w:ascii="Times New Roman" w:hAnsi="Times New Roman" w:cs="Times New Roman"/>
        </w:rPr>
        <w:t xml:space="preserve"> </w:t>
      </w:r>
      <w:r w:rsidR="00362E8E">
        <w:rPr>
          <w:rFonts w:ascii="Times New Roman" w:hAnsi="Times New Roman" w:cs="Times New Roman"/>
        </w:rPr>
        <w:t>two</w:t>
      </w:r>
      <w:r w:rsidR="00BA4CCB" w:rsidRPr="00C9444E">
        <w:rPr>
          <w:rFonts w:ascii="Times New Roman" w:hAnsi="Times New Roman" w:cs="Times New Roman"/>
        </w:rPr>
        <w:t xml:space="preserve"> </w:t>
      </w:r>
      <w:r w:rsidR="00362E8E">
        <w:rPr>
          <w:rFonts w:ascii="Times New Roman" w:hAnsi="Times New Roman" w:cs="Times New Roman"/>
        </w:rPr>
        <w:t xml:space="preserve">competing </w:t>
      </w:r>
      <w:r w:rsidR="00BA4CCB" w:rsidRPr="00C9444E">
        <w:rPr>
          <w:rFonts w:ascii="Times New Roman" w:hAnsi="Times New Roman" w:cs="Times New Roman"/>
        </w:rPr>
        <w:t xml:space="preserve">metabolic driven crosstalk and </w:t>
      </w:r>
      <w:r w:rsidR="00362E8E">
        <w:rPr>
          <w:rFonts w:ascii="Times New Roman" w:hAnsi="Times New Roman" w:cs="Times New Roman"/>
        </w:rPr>
        <w:t>one</w:t>
      </w:r>
      <w:r w:rsidR="00BA4CCB" w:rsidRPr="00C9444E">
        <w:rPr>
          <w:rFonts w:ascii="Times New Roman" w:hAnsi="Times New Roman" w:cs="Times New Roman"/>
        </w:rPr>
        <w:t xml:space="preserve"> competing EMT driven </w:t>
      </w:r>
      <w:proofErr w:type="spellStart"/>
      <w:r w:rsidR="00BA4CCB" w:rsidRPr="00C9444E">
        <w:rPr>
          <w:rFonts w:ascii="Times New Roman" w:hAnsi="Times New Roman" w:cs="Times New Roman"/>
        </w:rPr>
        <w:t>crosstalks</w:t>
      </w:r>
      <w:proofErr w:type="spellEnd"/>
      <w:r w:rsidR="00BA4CCB" w:rsidRPr="00C9444E">
        <w:rPr>
          <w:rFonts w:ascii="Times New Roman" w:hAnsi="Times New Roman" w:cs="Times New Roman"/>
        </w:rPr>
        <w:t xml:space="preserve"> would be minimally necessary to fully stabilize the E/M-W/O state and suppress all other coupled states. </w:t>
      </w:r>
    </w:p>
    <w:p w14:paraId="3FFD2305" w14:textId="2317A78D" w:rsidR="00BA4CCB" w:rsidRPr="00C9444E" w:rsidRDefault="00D90475" w:rsidP="00123088">
      <w:pPr>
        <w:pStyle w:val="BodyText"/>
        <w:spacing w:line="480" w:lineRule="auto"/>
        <w:rPr>
          <w:rFonts w:ascii="Times New Roman" w:hAnsi="Times New Roman" w:cs="Times New Roman"/>
        </w:rPr>
      </w:pPr>
      <w:r w:rsidRPr="00C9444E">
        <w:rPr>
          <w:rFonts w:ascii="Times New Roman" w:hAnsi="Times New Roman" w:cs="Times New Roman"/>
        </w:rPr>
        <w:tab/>
      </w:r>
      <w:r w:rsidR="004B2609" w:rsidRPr="00C9444E">
        <w:rPr>
          <w:rFonts w:ascii="Times New Roman" w:hAnsi="Times New Roman" w:cs="Times New Roman"/>
        </w:rPr>
        <w:t>In detail, t</w:t>
      </w:r>
      <w:r w:rsidRPr="00C9444E">
        <w:rPr>
          <w:rFonts w:ascii="Times New Roman" w:hAnsi="Times New Roman" w:cs="Times New Roman"/>
        </w:rPr>
        <w:t xml:space="preserve">he hybrid E/M-W/O state can </w:t>
      </w:r>
      <w:proofErr w:type="gramStart"/>
      <w:r w:rsidRPr="00C9444E">
        <w:rPr>
          <w:rFonts w:ascii="Times New Roman" w:hAnsi="Times New Roman" w:cs="Times New Roman"/>
        </w:rPr>
        <w:t xml:space="preserve">be </w:t>
      </w:r>
      <w:r w:rsidR="004B2609" w:rsidRPr="00C9444E">
        <w:rPr>
          <w:rFonts w:ascii="Times New Roman" w:hAnsi="Times New Roman" w:cs="Times New Roman"/>
        </w:rPr>
        <w:t>stabilized</w:t>
      </w:r>
      <w:proofErr w:type="gramEnd"/>
      <w:r w:rsidRPr="00C9444E">
        <w:rPr>
          <w:rFonts w:ascii="Times New Roman" w:hAnsi="Times New Roman" w:cs="Times New Roman"/>
        </w:rPr>
        <w:t xml:space="preserve"> when AMPK downregulates SNAIL, HIF-1 downregulates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C9444E">
        <w:rPr>
          <w:rFonts w:ascii="Times New Roman" w:hAnsi="Times New Roman" w:cs="Times New Roman"/>
        </w:rPr>
        <w:t xml:space="preserve">, </w:t>
      </w:r>
      <w:commentRangeStart w:id="233"/>
      <w:r w:rsidRPr="00C9444E">
        <w:rPr>
          <w:rFonts w:ascii="Times New Roman" w:hAnsi="Times New Roman" w:cs="Times New Roman"/>
        </w:rPr>
        <w:t xml:space="preserve">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C9444E">
        <w:rPr>
          <w:rFonts w:ascii="Times New Roman" w:hAnsi="Times New Roman" w:cs="Times New Roman"/>
        </w:rPr>
        <w:t xml:space="preserve"> upregulates mtROS</w:t>
      </w:r>
      <w:commentRangeEnd w:id="233"/>
      <w:r w:rsidR="001C784D">
        <w:rPr>
          <w:rStyle w:val="CommentReference"/>
        </w:rPr>
        <w:commentReference w:id="233"/>
      </w:r>
      <w:r w:rsidRPr="00C9444E">
        <w:rPr>
          <w:rFonts w:ascii="Times New Roman" w:hAnsi="Times New Roman" w:cs="Times New Roman"/>
        </w:rPr>
        <w:t>.</w:t>
      </w:r>
      <w:r w:rsidR="00860476" w:rsidRPr="00C9444E">
        <w:rPr>
          <w:rFonts w:ascii="Times New Roman" w:hAnsi="Times New Roman" w:cs="Times New Roman"/>
        </w:rPr>
        <w:t xml:space="preserve"> The E/M-W/O </w:t>
      </w:r>
      <w:r w:rsidR="004E2DC1">
        <w:rPr>
          <w:rFonts w:ascii="Times New Roman" w:hAnsi="Times New Roman" w:cs="Times New Roman"/>
        </w:rPr>
        <w:t>state</w:t>
      </w:r>
      <w:r w:rsidR="00860476" w:rsidRPr="00C9444E">
        <w:rPr>
          <w:rFonts w:ascii="Times New Roman" w:hAnsi="Times New Roman" w:cs="Times New Roman"/>
        </w:rPr>
        <w:t xml:space="preserve"> exists in </w:t>
      </w:r>
      <w:proofErr w:type="gramStart"/>
      <w:r w:rsidR="00860476" w:rsidRPr="00C9444E">
        <w:rPr>
          <w:rFonts w:ascii="Times New Roman" w:hAnsi="Times New Roman" w:cs="Times New Roman"/>
        </w:rPr>
        <w:t>much</w:t>
      </w:r>
      <w:proofErr w:type="gramEnd"/>
      <w:r w:rsidR="00860476" w:rsidRPr="00C9444E">
        <w:rPr>
          <w:rFonts w:ascii="Times New Roman" w:hAnsi="Times New Roman" w:cs="Times New Roman"/>
        </w:rPr>
        <w:t xml:space="preserve"> of the space and is </w:t>
      </w:r>
      <w:r w:rsidR="000B08A7" w:rsidRPr="00C9444E">
        <w:rPr>
          <w:rFonts w:ascii="Times New Roman" w:hAnsi="Times New Roman" w:cs="Times New Roman"/>
        </w:rPr>
        <w:t>increased in prevalence</w:t>
      </w:r>
      <w:r w:rsidR="00860476" w:rsidRPr="00C9444E">
        <w:rPr>
          <w:rFonts w:ascii="Times New Roman" w:hAnsi="Times New Roman" w:cs="Times New Roman"/>
        </w:rPr>
        <w:t xml:space="preserve"> w</w:t>
      </w:r>
      <w:r w:rsidR="00123088" w:rsidRPr="00C9444E">
        <w:rPr>
          <w:rFonts w:ascii="Times New Roman" w:hAnsi="Times New Roman" w:cs="Times New Roman"/>
        </w:rPr>
        <w:t xml:space="preserve">hen SNAIL </w:t>
      </w:r>
      <w:r w:rsidR="008227C3">
        <w:rPr>
          <w:rFonts w:ascii="Times New Roman" w:hAnsi="Times New Roman" w:cs="Times New Roman"/>
        </w:rPr>
        <w:t xml:space="preserve">is significantly repressed </w:t>
      </w:r>
      <w:r w:rsidR="00123088" w:rsidRPr="00C9444E">
        <w:rPr>
          <w:rFonts w:ascii="Times New Roman" w:hAnsi="Times New Roman" w:cs="Times New Roman"/>
        </w:rPr>
        <w:t>by AMPK (</w:t>
      </w:r>
      <w:proofErr w:type="spellStart"/>
      <w:r w:rsidR="00123088" w:rsidRPr="00C9444E">
        <w:rPr>
          <w:rFonts w:ascii="Times New Roman" w:hAnsi="Times New Roman" w:cs="Times New Roman"/>
        </w:rPr>
        <w:t>λ</w:t>
      </w:r>
      <w:r w:rsidR="00123088" w:rsidRPr="00C9444E">
        <w:rPr>
          <w:rFonts w:ascii="Times New Roman" w:hAnsi="Times New Roman" w:cs="Times New Roman"/>
          <w:vertAlign w:val="subscript"/>
        </w:rPr>
        <w:t>AMPK</w:t>
      </w:r>
      <w:proofErr w:type="spellEnd"/>
      <w:r w:rsidR="00123088" w:rsidRPr="00C9444E">
        <w:rPr>
          <w:rFonts w:ascii="Times New Roman" w:hAnsi="Times New Roman" w:cs="Times New Roman"/>
          <w:vertAlign w:val="subscript"/>
        </w:rPr>
        <w:t>-| SNAIL</w:t>
      </w:r>
      <w:r w:rsidR="00123088" w:rsidRPr="00C9444E">
        <w:rPr>
          <w:rFonts w:ascii="Times New Roman" w:hAnsi="Times New Roman" w:cs="Times New Roman"/>
        </w:rPr>
        <w:t>=0.2),</w:t>
      </w:r>
      <w:r w:rsidR="00860476" w:rsidRPr="00C9444E">
        <w:rPr>
          <w:rFonts w:ascii="Times New Roman" w:hAnsi="Times New Roman" w:cs="Times New Roman"/>
        </w:rPr>
        <w:t xml:space="preserve"> mtROS is </w:t>
      </w:r>
      <w:r w:rsidR="008227C3">
        <w:rPr>
          <w:rFonts w:ascii="Times New Roman" w:hAnsi="Times New Roman" w:cs="Times New Roman"/>
        </w:rPr>
        <w:t>upregulated</w:t>
      </w:r>
      <w:r w:rsidR="00860476" w:rsidRPr="00C9444E">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860476" w:rsidRPr="00C9444E">
        <w:rPr>
          <w:rFonts w:ascii="Times New Roman" w:hAnsi="Times New Roman" w:cs="Times New Roman"/>
        </w:rPr>
        <w:t xml:space="preserve"> levels have </w:t>
      </w:r>
      <w:r w:rsidR="008227C3">
        <w:rPr>
          <w:rFonts w:ascii="Times New Roman" w:hAnsi="Times New Roman" w:cs="Times New Roman"/>
        </w:rPr>
        <w:t xml:space="preserve">been </w:t>
      </w:r>
      <w:proofErr w:type="spellStart"/>
      <w:r w:rsidR="008227C3">
        <w:rPr>
          <w:rFonts w:ascii="Times New Roman" w:hAnsi="Times New Roman" w:cs="Times New Roman"/>
        </w:rPr>
        <w:t>moderatetly</w:t>
      </w:r>
      <w:proofErr w:type="spellEnd"/>
      <w:r w:rsidR="008227C3">
        <w:rPr>
          <w:rFonts w:ascii="Times New Roman" w:hAnsi="Times New Roman" w:cs="Times New Roman"/>
        </w:rPr>
        <w:t xml:space="preserve"> downregulated</w:t>
      </w:r>
      <w:r w:rsidR="00860476" w:rsidRPr="00C9444E">
        <w:rPr>
          <w:rFonts w:ascii="Times New Roman" w:hAnsi="Times New Roman" w:cs="Times New Roman"/>
        </w:rPr>
        <w:t xml:space="preserve"> (Fig </w:t>
      </w:r>
      <w:r w:rsidR="00B7401C" w:rsidRPr="00C9444E">
        <w:rPr>
          <w:rFonts w:ascii="Times New Roman" w:hAnsi="Times New Roman" w:cs="Times New Roman"/>
        </w:rPr>
        <w:t>7</w:t>
      </w:r>
      <w:r w:rsidR="00860476" w:rsidRPr="00C9444E">
        <w:rPr>
          <w:rFonts w:ascii="Times New Roman" w:hAnsi="Times New Roman" w:cs="Times New Roman"/>
        </w:rPr>
        <w:t>A</w:t>
      </w:r>
      <w:r w:rsidR="002360FA" w:rsidRPr="00C9444E">
        <w:rPr>
          <w:rFonts w:ascii="Times New Roman" w:hAnsi="Times New Roman" w:cs="Times New Roman"/>
        </w:rPr>
        <w:t xml:space="preserve"> and S19A</w:t>
      </w:r>
      <w:r w:rsidR="00860476" w:rsidRPr="00C9444E">
        <w:rPr>
          <w:rFonts w:ascii="Times New Roman" w:hAnsi="Times New Roman" w:cs="Times New Roman"/>
        </w:rPr>
        <w:t>)</w:t>
      </w:r>
      <w:r w:rsidR="00123088" w:rsidRPr="00C9444E">
        <w:rPr>
          <w:rFonts w:ascii="Times New Roman" w:hAnsi="Times New Roman" w:cs="Times New Roman"/>
        </w:rPr>
        <w:t>.</w:t>
      </w:r>
      <w:r w:rsidR="00D4351B" w:rsidRPr="00C9444E">
        <w:rPr>
          <w:rFonts w:ascii="Times New Roman" w:hAnsi="Times New Roman" w:cs="Times New Roman"/>
        </w:rPr>
        <w:t xml:space="preserve"> Further, instead of HIF-1 downregulating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D4351B" w:rsidRPr="00C9444E">
        <w:rPr>
          <w:rFonts w:ascii="Times New Roman" w:hAnsi="Times New Roman" w:cs="Times New Roman"/>
        </w:rPr>
        <w:t xml:space="preserve">, </w:t>
      </w:r>
      <w:r w:rsidR="009717F0">
        <w:rPr>
          <w:rFonts w:ascii="Times New Roman" w:hAnsi="Times New Roman" w:cs="Times New Roman"/>
        </w:rPr>
        <w:t>increasing SNAIL levels can promote</w:t>
      </w:r>
      <w:r w:rsidR="004E1A5E" w:rsidRPr="00C9444E">
        <w:rPr>
          <w:rFonts w:ascii="Times New Roman" w:hAnsi="Times New Roman" w:cs="Times New Roman"/>
        </w:rPr>
        <w:t xml:space="preserve"> the E/M-W/O state to be</w:t>
      </w:r>
      <w:r w:rsidR="000B08A7" w:rsidRPr="00C9444E">
        <w:rPr>
          <w:rFonts w:ascii="Times New Roman" w:hAnsi="Times New Roman" w:cs="Times New Roman"/>
        </w:rPr>
        <w:t>come</w:t>
      </w:r>
      <w:r w:rsidR="004E1A5E" w:rsidRPr="00C9444E">
        <w:rPr>
          <w:rFonts w:ascii="Times New Roman" w:hAnsi="Times New Roman" w:cs="Times New Roman"/>
        </w:rPr>
        <w:t xml:space="preserve"> </w:t>
      </w:r>
      <w:r w:rsidR="000B08A7" w:rsidRPr="00C9444E">
        <w:rPr>
          <w:rFonts w:ascii="Times New Roman" w:hAnsi="Times New Roman" w:cs="Times New Roman"/>
        </w:rPr>
        <w:t xml:space="preserve">even more </w:t>
      </w:r>
      <w:r w:rsidR="009717F0">
        <w:rPr>
          <w:rFonts w:ascii="Times New Roman" w:hAnsi="Times New Roman" w:cs="Times New Roman"/>
        </w:rPr>
        <w:t>prevalent</w:t>
      </w:r>
      <w:r w:rsidR="004E1A5E" w:rsidRPr="00C9444E">
        <w:rPr>
          <w:rFonts w:ascii="Times New Roman" w:hAnsi="Times New Roman" w:cs="Times New Roman"/>
        </w:rPr>
        <w:t xml:space="preserve"> (Fig. </w:t>
      </w:r>
      <w:r w:rsidR="00B7401C" w:rsidRPr="00C9444E">
        <w:rPr>
          <w:rFonts w:ascii="Times New Roman" w:hAnsi="Times New Roman" w:cs="Times New Roman"/>
        </w:rPr>
        <w:t>7</w:t>
      </w:r>
      <w:r w:rsidR="004E1A5E" w:rsidRPr="00C9444E">
        <w:rPr>
          <w:rFonts w:ascii="Times New Roman" w:hAnsi="Times New Roman" w:cs="Times New Roman"/>
        </w:rPr>
        <w:t>B</w:t>
      </w:r>
      <w:r w:rsidR="002360FA" w:rsidRPr="00C9444E">
        <w:rPr>
          <w:rFonts w:ascii="Times New Roman" w:hAnsi="Times New Roman" w:cs="Times New Roman"/>
        </w:rPr>
        <w:t xml:space="preserve"> and S19B</w:t>
      </w:r>
      <w:r w:rsidR="004E1A5E" w:rsidRPr="00C9444E">
        <w:rPr>
          <w:rFonts w:ascii="Times New Roman" w:hAnsi="Times New Roman" w:cs="Times New Roman"/>
        </w:rPr>
        <w:t xml:space="preserve">). </w:t>
      </w:r>
      <w:r w:rsidR="00652967" w:rsidRPr="00C9444E">
        <w:rPr>
          <w:rFonts w:ascii="Times New Roman" w:hAnsi="Times New Roman" w:cs="Times New Roman"/>
        </w:rPr>
        <w:t xml:space="preserve">While, the E/M-W/O state </w:t>
      </w:r>
      <w:proofErr w:type="gramStart"/>
      <w:r w:rsidR="00652967" w:rsidRPr="00C9444E">
        <w:rPr>
          <w:rFonts w:ascii="Times New Roman" w:hAnsi="Times New Roman" w:cs="Times New Roman"/>
        </w:rPr>
        <w:t xml:space="preserve">was </w:t>
      </w:r>
      <w:r w:rsidR="000B08A7" w:rsidRPr="00C9444E">
        <w:rPr>
          <w:rFonts w:ascii="Times New Roman" w:hAnsi="Times New Roman" w:cs="Times New Roman"/>
        </w:rPr>
        <w:t>stabilized</w:t>
      </w:r>
      <w:proofErr w:type="gramEnd"/>
      <w:r w:rsidR="00652967" w:rsidRPr="00C9444E">
        <w:rPr>
          <w:rFonts w:ascii="Times New Roman" w:hAnsi="Times New Roman" w:cs="Times New Roman"/>
        </w:rPr>
        <w:t xml:space="preserve"> in both cases</w:t>
      </w:r>
      <w:r w:rsidR="00B86BE4">
        <w:rPr>
          <w:rFonts w:ascii="Times New Roman" w:hAnsi="Times New Roman" w:cs="Times New Roman"/>
        </w:rPr>
        <w:t xml:space="preserve"> (Fig. 7A and B)</w:t>
      </w:r>
      <w:r w:rsidR="00652967" w:rsidRPr="00C9444E">
        <w:rPr>
          <w:rFonts w:ascii="Times New Roman" w:hAnsi="Times New Roman" w:cs="Times New Roman"/>
        </w:rPr>
        <w:t xml:space="preserve">, neither was able to fully stabilize the E/M-W/O state and suppress all other states. </w:t>
      </w:r>
    </w:p>
    <w:p w14:paraId="501CC7F2" w14:textId="7E2B92C6" w:rsidR="00C33EC0" w:rsidRPr="00C9444E" w:rsidRDefault="00B97EE1" w:rsidP="00A642BD">
      <w:pPr>
        <w:pStyle w:val="BodyText"/>
        <w:spacing w:line="480" w:lineRule="auto"/>
        <w:ind w:firstLine="720"/>
        <w:rPr>
          <w:rFonts w:ascii="Times New Roman" w:hAnsi="Times New Roman" w:cs="Times New Roman"/>
        </w:rPr>
      </w:pPr>
      <w:r w:rsidRPr="00C9444E">
        <w:rPr>
          <w:rFonts w:ascii="Times New Roman" w:hAnsi="Times New Roman" w:cs="Times New Roman"/>
        </w:rPr>
        <w:t xml:space="preserve">It is possible to suppress all states except the </w:t>
      </w:r>
      <w:r w:rsidR="00C80668">
        <w:rPr>
          <w:rFonts w:ascii="Times New Roman" w:hAnsi="Times New Roman" w:cs="Times New Roman"/>
        </w:rPr>
        <w:t>coupled</w:t>
      </w:r>
      <w:r w:rsidRPr="00C9444E">
        <w:rPr>
          <w:rFonts w:ascii="Times New Roman" w:hAnsi="Times New Roman" w:cs="Times New Roman"/>
        </w:rPr>
        <w:t xml:space="preserve"> E/M-W/O state </w:t>
      </w:r>
      <w:r w:rsidR="00AD7F58" w:rsidRPr="00C9444E">
        <w:rPr>
          <w:rFonts w:ascii="Times New Roman" w:hAnsi="Times New Roman" w:cs="Times New Roman"/>
        </w:rPr>
        <w:t>with just three regula</w:t>
      </w:r>
      <w:r w:rsidR="00A079C9" w:rsidRPr="00C9444E">
        <w:rPr>
          <w:rFonts w:ascii="Times New Roman" w:hAnsi="Times New Roman" w:cs="Times New Roman"/>
        </w:rPr>
        <w:t xml:space="preserve">tory </w:t>
      </w:r>
      <w:proofErr w:type="gramStart"/>
      <w:r w:rsidR="00A079C9" w:rsidRPr="00C9444E">
        <w:rPr>
          <w:rFonts w:ascii="Times New Roman" w:hAnsi="Times New Roman" w:cs="Times New Roman"/>
        </w:rPr>
        <w:t>links</w:t>
      </w:r>
      <w:r w:rsidRPr="00C9444E">
        <w:rPr>
          <w:rFonts w:ascii="Times New Roman" w:hAnsi="Times New Roman" w:cs="Times New Roman"/>
        </w:rPr>
        <w:t>;</w:t>
      </w:r>
      <w:proofErr w:type="gramEnd"/>
      <w:r w:rsidR="00AD7F58" w:rsidRPr="00C9444E">
        <w:rPr>
          <w:rFonts w:ascii="Times New Roman" w:hAnsi="Times New Roman" w:cs="Times New Roman"/>
        </w:rPr>
        <w:t xml:space="preserve"> </w:t>
      </w:r>
      <w:r w:rsidR="005506B5" w:rsidRPr="00C9444E">
        <w:rPr>
          <w:rFonts w:ascii="Times New Roman" w:hAnsi="Times New Roman" w:cs="Times New Roman"/>
        </w:rPr>
        <w:t>HIF-1</w:t>
      </w:r>
      <w:r w:rsidR="00AD7F58" w:rsidRPr="00C9444E">
        <w:rPr>
          <w:rFonts w:ascii="Times New Roman" w:hAnsi="Times New Roman" w:cs="Times New Roman"/>
        </w:rPr>
        <w:t xml:space="preserve"> inhibiting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AD7F58" w:rsidRPr="00C9444E">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AD7F58" w:rsidRPr="00C9444E">
        <w:rPr>
          <w:rFonts w:ascii="Times New Roman" w:hAnsi="Times New Roman" w:cs="Times New Roman"/>
        </w:rPr>
        <w:t xml:space="preserve"> upregulating mtROS, and modulating the </w:t>
      </w:r>
      <w:r w:rsidR="007C753D">
        <w:rPr>
          <w:rFonts w:ascii="Times New Roman" w:hAnsi="Times New Roman" w:cs="Times New Roman"/>
        </w:rPr>
        <w:t>EMT-inducing signal</w:t>
      </w:r>
      <w:r w:rsidR="0085767E" w:rsidRPr="00C9444E">
        <w:rPr>
          <w:rFonts w:ascii="Times New Roman" w:hAnsi="Times New Roman" w:cs="Times New Roman"/>
        </w:rPr>
        <w:t xml:space="preserve"> </w:t>
      </w:r>
      <w:r w:rsidR="00AD7F58" w:rsidRPr="00C9444E">
        <w:rPr>
          <w:rFonts w:ascii="Times New Roman" w:hAnsi="Times New Roman" w:cs="Times New Roman"/>
        </w:rPr>
        <w:t>(Fig</w:t>
      </w:r>
      <w:r w:rsidR="00815647" w:rsidRPr="00C9444E">
        <w:rPr>
          <w:rFonts w:ascii="Times New Roman" w:hAnsi="Times New Roman" w:cs="Times New Roman"/>
        </w:rPr>
        <w:t>.</w:t>
      </w:r>
      <w:r w:rsidR="00AD7F58" w:rsidRPr="00C9444E">
        <w:rPr>
          <w:rFonts w:ascii="Times New Roman" w:hAnsi="Times New Roman" w:cs="Times New Roman"/>
        </w:rPr>
        <w:t xml:space="preserve"> </w:t>
      </w:r>
      <w:r w:rsidR="00B7401C" w:rsidRPr="00C9444E">
        <w:rPr>
          <w:rFonts w:ascii="Times New Roman" w:hAnsi="Times New Roman" w:cs="Times New Roman"/>
        </w:rPr>
        <w:t>7</w:t>
      </w:r>
      <w:r w:rsidR="00AD7F58" w:rsidRPr="00C9444E">
        <w:rPr>
          <w:rFonts w:ascii="Times New Roman" w:hAnsi="Times New Roman" w:cs="Times New Roman"/>
        </w:rPr>
        <w:t>C</w:t>
      </w:r>
      <w:r w:rsidR="0089719C" w:rsidRPr="00C9444E">
        <w:rPr>
          <w:rFonts w:ascii="Times New Roman" w:hAnsi="Times New Roman" w:cs="Times New Roman"/>
        </w:rPr>
        <w:t xml:space="preserve"> and S1</w:t>
      </w:r>
      <w:r w:rsidR="008C060B" w:rsidRPr="00C9444E">
        <w:rPr>
          <w:rFonts w:ascii="Times New Roman" w:hAnsi="Times New Roman" w:cs="Times New Roman"/>
        </w:rPr>
        <w:t>9</w:t>
      </w:r>
      <w:r w:rsidR="0089719C" w:rsidRPr="00C9444E">
        <w:rPr>
          <w:rFonts w:ascii="Times New Roman" w:hAnsi="Times New Roman" w:cs="Times New Roman"/>
        </w:rPr>
        <w:t>C</w:t>
      </w:r>
      <w:r w:rsidR="00AD7F58" w:rsidRPr="00C9444E">
        <w:rPr>
          <w:rFonts w:ascii="Times New Roman" w:hAnsi="Times New Roman" w:cs="Times New Roman"/>
        </w:rPr>
        <w:t xml:space="preserve">). </w:t>
      </w:r>
      <w:r w:rsidR="002D6A4F" w:rsidRPr="00C9444E">
        <w:rPr>
          <w:rFonts w:ascii="Times New Roman" w:hAnsi="Times New Roman" w:cs="Times New Roman"/>
        </w:rPr>
        <w:t>In fact</w:t>
      </w:r>
      <w:r w:rsidRPr="00C9444E">
        <w:rPr>
          <w:rFonts w:ascii="Times New Roman" w:hAnsi="Times New Roman" w:cs="Times New Roman"/>
        </w:rPr>
        <w:t xml:space="preserve">, no other combination consisting of only three regulatory links </w:t>
      </w:r>
      <w:r w:rsidR="00BC74B2" w:rsidRPr="00C9444E">
        <w:rPr>
          <w:rFonts w:ascii="Times New Roman" w:hAnsi="Times New Roman" w:cs="Times New Roman"/>
        </w:rPr>
        <w:t xml:space="preserve">seems to </w:t>
      </w:r>
      <w:r w:rsidR="008B2870">
        <w:rPr>
          <w:rFonts w:ascii="Times New Roman" w:hAnsi="Times New Roman" w:cs="Times New Roman"/>
        </w:rPr>
        <w:t>enable only</w:t>
      </w:r>
      <w:r w:rsidR="00BC74B2" w:rsidRPr="00C9444E">
        <w:rPr>
          <w:rFonts w:ascii="Times New Roman" w:hAnsi="Times New Roman" w:cs="Times New Roman"/>
        </w:rPr>
        <w:t xml:space="preserve"> the E/M-W/O state</w:t>
      </w:r>
      <w:ins w:id="234" w:author="Madeline Galbraith" w:date="2022-06-01T08:32:00Z">
        <w:r w:rsidR="008B2870">
          <w:rPr>
            <w:rFonts w:ascii="Times New Roman" w:hAnsi="Times New Roman" w:cs="Times New Roman"/>
          </w:rPr>
          <w:t>(</w:t>
        </w:r>
        <w:commentRangeStart w:id="235"/>
        <w:r w:rsidR="008B2870">
          <w:rPr>
            <w:rFonts w:ascii="Times New Roman" w:hAnsi="Times New Roman" w:cs="Times New Roman"/>
          </w:rPr>
          <w:t>Fig</w:t>
        </w:r>
      </w:ins>
      <w:commentRangeEnd w:id="235"/>
      <w:ins w:id="236" w:author="Madeline Galbraith" w:date="2022-06-01T08:33:00Z">
        <w:r w:rsidR="008B2870">
          <w:rPr>
            <w:rStyle w:val="CommentReference"/>
          </w:rPr>
          <w:commentReference w:id="235"/>
        </w:r>
      </w:ins>
      <w:ins w:id="237" w:author="Madeline Galbraith" w:date="2022-06-01T08:32:00Z">
        <w:r w:rsidR="008B2870">
          <w:rPr>
            <w:rFonts w:ascii="Times New Roman" w:hAnsi="Times New Roman" w:cs="Times New Roman"/>
          </w:rPr>
          <w:t xml:space="preserve">. </w:t>
        </w:r>
      </w:ins>
      <w:ins w:id="238" w:author="Madeline Galbraith" w:date="2022-06-01T08:33:00Z">
        <w:r w:rsidR="008B2870">
          <w:rPr>
            <w:rFonts w:ascii="Times New Roman" w:hAnsi="Times New Roman" w:cs="Times New Roman"/>
          </w:rPr>
          <w:t>S?)</w:t>
        </w:r>
      </w:ins>
      <w:r w:rsidR="00BC74B2" w:rsidRPr="00C9444E">
        <w:rPr>
          <w:rFonts w:ascii="Times New Roman" w:hAnsi="Times New Roman" w:cs="Times New Roman"/>
        </w:rPr>
        <w:t>.</w:t>
      </w:r>
      <w:r w:rsidRPr="00C9444E">
        <w:rPr>
          <w:rFonts w:ascii="Times New Roman" w:hAnsi="Times New Roman" w:cs="Times New Roman"/>
        </w:rPr>
        <w:t xml:space="preserve"> </w:t>
      </w:r>
      <w:r w:rsidR="004823D4" w:rsidRPr="00C9444E">
        <w:rPr>
          <w:rFonts w:ascii="Times New Roman" w:hAnsi="Times New Roman" w:cs="Times New Roman"/>
        </w:rPr>
        <w:t>Additionally, t</w:t>
      </w:r>
      <w:r w:rsidR="00AD7F58" w:rsidRPr="00C9444E">
        <w:rPr>
          <w:rFonts w:ascii="Times New Roman" w:hAnsi="Times New Roman" w:cs="Times New Roman"/>
        </w:rPr>
        <w:t xml:space="preserve">his region </w:t>
      </w:r>
      <w:r w:rsidR="004823D4" w:rsidRPr="00C9444E">
        <w:rPr>
          <w:rFonts w:ascii="Times New Roman" w:hAnsi="Times New Roman" w:cs="Times New Roman"/>
        </w:rPr>
        <w:t xml:space="preserve">which only includes the E/M-W/O state </w:t>
      </w:r>
      <w:r w:rsidR="00AD7F58" w:rsidRPr="00C9444E">
        <w:rPr>
          <w:rFonts w:ascii="Times New Roman" w:hAnsi="Times New Roman" w:cs="Times New Roman"/>
        </w:rPr>
        <w:t xml:space="preserve">persists even if all </w:t>
      </w:r>
      <w:r w:rsidR="002D6A4F" w:rsidRPr="00C9444E">
        <w:rPr>
          <w:rFonts w:ascii="Times New Roman" w:hAnsi="Times New Roman" w:cs="Times New Roman"/>
        </w:rPr>
        <w:t xml:space="preserve">remaining </w:t>
      </w:r>
      <w:proofErr w:type="spellStart"/>
      <w:r w:rsidR="00AD7F58" w:rsidRPr="00C9444E">
        <w:rPr>
          <w:rFonts w:ascii="Times New Roman" w:hAnsi="Times New Roman" w:cs="Times New Roman"/>
        </w:rPr>
        <w:t>crosstalks</w:t>
      </w:r>
      <w:proofErr w:type="spellEnd"/>
      <w:r w:rsidR="00AD7F58" w:rsidRPr="00C9444E">
        <w:rPr>
          <w:rFonts w:ascii="Times New Roman" w:hAnsi="Times New Roman" w:cs="Times New Roman"/>
        </w:rPr>
        <w:t xml:space="preserve"> </w:t>
      </w:r>
      <w:proofErr w:type="gramStart"/>
      <w:r w:rsidR="00AD7F58" w:rsidRPr="00C9444E">
        <w:rPr>
          <w:rFonts w:ascii="Times New Roman" w:hAnsi="Times New Roman" w:cs="Times New Roman"/>
        </w:rPr>
        <w:t>are activ</w:t>
      </w:r>
      <w:r w:rsidR="002D6A4F" w:rsidRPr="00C9444E">
        <w:rPr>
          <w:rFonts w:ascii="Times New Roman" w:hAnsi="Times New Roman" w:cs="Times New Roman"/>
        </w:rPr>
        <w:t>ated</w:t>
      </w:r>
      <w:proofErr w:type="gramEnd"/>
      <w:r w:rsidR="00AD7F58" w:rsidRPr="00C9444E">
        <w:rPr>
          <w:rFonts w:ascii="Times New Roman" w:hAnsi="Times New Roman" w:cs="Times New Roman"/>
        </w:rPr>
        <w:t xml:space="preserve"> (Fig</w:t>
      </w:r>
      <w:r w:rsidR="00815647" w:rsidRPr="00C9444E">
        <w:rPr>
          <w:rFonts w:ascii="Times New Roman" w:hAnsi="Times New Roman" w:cs="Times New Roman"/>
        </w:rPr>
        <w:t>.</w:t>
      </w:r>
      <w:r w:rsidR="00AD7F58" w:rsidRPr="00C9444E">
        <w:rPr>
          <w:rFonts w:ascii="Times New Roman" w:hAnsi="Times New Roman" w:cs="Times New Roman"/>
        </w:rPr>
        <w:t xml:space="preserve"> </w:t>
      </w:r>
      <w:r w:rsidR="00B7401C" w:rsidRPr="00C9444E">
        <w:rPr>
          <w:rFonts w:ascii="Times New Roman" w:hAnsi="Times New Roman" w:cs="Times New Roman"/>
        </w:rPr>
        <w:t>7</w:t>
      </w:r>
      <w:r w:rsidR="00AD7F58" w:rsidRPr="00C9444E">
        <w:rPr>
          <w:rFonts w:ascii="Times New Roman" w:hAnsi="Times New Roman" w:cs="Times New Roman"/>
        </w:rPr>
        <w:t>D</w:t>
      </w:r>
      <w:r w:rsidR="0089719C" w:rsidRPr="00C9444E">
        <w:rPr>
          <w:rFonts w:ascii="Times New Roman" w:hAnsi="Times New Roman" w:cs="Times New Roman"/>
        </w:rPr>
        <w:t xml:space="preserve"> and S1</w:t>
      </w:r>
      <w:r w:rsidR="008C060B" w:rsidRPr="00C9444E">
        <w:rPr>
          <w:rFonts w:ascii="Times New Roman" w:hAnsi="Times New Roman" w:cs="Times New Roman"/>
        </w:rPr>
        <w:t>9</w:t>
      </w:r>
      <w:r w:rsidR="0089719C" w:rsidRPr="00C9444E">
        <w:rPr>
          <w:rFonts w:ascii="Times New Roman" w:hAnsi="Times New Roman" w:cs="Times New Roman"/>
        </w:rPr>
        <w:t>D</w:t>
      </w:r>
      <w:r w:rsidR="00AD7F58" w:rsidRPr="00C9444E">
        <w:rPr>
          <w:rFonts w:ascii="Times New Roman" w:hAnsi="Times New Roman" w:cs="Times New Roman"/>
        </w:rPr>
        <w:t xml:space="preserve">). </w:t>
      </w:r>
    </w:p>
    <w:p w14:paraId="68C186E7" w14:textId="22A2C5D2" w:rsidR="00E469AE" w:rsidRPr="00C9444E" w:rsidRDefault="00B438B3" w:rsidP="00A642BD">
      <w:pPr>
        <w:pStyle w:val="BodyText"/>
        <w:spacing w:line="480" w:lineRule="auto"/>
        <w:ind w:firstLine="720"/>
        <w:rPr>
          <w:rFonts w:ascii="Times New Roman" w:hAnsi="Times New Roman" w:cs="Times New Roman"/>
        </w:rPr>
      </w:pPr>
      <w:r w:rsidRPr="00C9444E">
        <w:rPr>
          <w:rFonts w:ascii="Times New Roman" w:hAnsi="Times New Roman" w:cs="Times New Roman"/>
        </w:rPr>
        <w:t>Looking at the</w:t>
      </w:r>
      <w:r w:rsidR="00C33EC0" w:rsidRPr="00C9444E">
        <w:rPr>
          <w:rFonts w:ascii="Times New Roman" w:hAnsi="Times New Roman" w:cs="Times New Roman"/>
        </w:rPr>
        <w:t xml:space="preserve"> proximal phases </w:t>
      </w:r>
      <w:r w:rsidRPr="00C9444E">
        <w:rPr>
          <w:rFonts w:ascii="Times New Roman" w:hAnsi="Times New Roman" w:cs="Times New Roman"/>
        </w:rPr>
        <w:t xml:space="preserve">next to the one with just E/M-W/O </w:t>
      </w:r>
      <w:r w:rsidR="00C33EC0" w:rsidRPr="00C9444E">
        <w:rPr>
          <w:rFonts w:ascii="Times New Roman" w:hAnsi="Times New Roman" w:cs="Times New Roman"/>
        </w:rPr>
        <w:t>suggest</w:t>
      </w:r>
      <w:r w:rsidRPr="00C9444E">
        <w:rPr>
          <w:rFonts w:ascii="Times New Roman" w:hAnsi="Times New Roman" w:cs="Times New Roman"/>
        </w:rPr>
        <w:t>s that</w:t>
      </w:r>
      <w:r w:rsidR="00C33EC0" w:rsidRPr="00C9444E">
        <w:rPr>
          <w:rFonts w:ascii="Times New Roman" w:hAnsi="Times New Roman" w:cs="Times New Roman"/>
        </w:rPr>
        <w:t xml:space="preserve"> stabilization of the E/M-W/O state </w:t>
      </w:r>
      <w:r w:rsidR="006230F7">
        <w:rPr>
          <w:rFonts w:ascii="Times New Roman" w:hAnsi="Times New Roman" w:cs="Times New Roman"/>
        </w:rPr>
        <w:t>requires</w:t>
      </w:r>
      <w:r w:rsidR="00C33EC0" w:rsidRPr="00C9444E">
        <w:rPr>
          <w:rFonts w:ascii="Times New Roman" w:hAnsi="Times New Roman" w:cs="Times New Roman"/>
        </w:rPr>
        <w:t xml:space="preserve"> mutual activation </w:t>
      </w:r>
      <w:r w:rsidR="006230F7">
        <w:rPr>
          <w:rFonts w:ascii="Times New Roman" w:hAnsi="Times New Roman" w:cs="Times New Roman"/>
        </w:rPr>
        <w:t>between</w:t>
      </w:r>
      <w:r w:rsidR="00C33EC0" w:rsidRPr="00C9444E">
        <w:rPr>
          <w:rFonts w:ascii="Times New Roman" w:hAnsi="Times New Roman" w:cs="Times New Roman"/>
        </w:rPr>
        <w:t xml:space="preserve"> metabolic reprogramming and EMT. When the E/M-W/O state </w:t>
      </w:r>
      <w:r w:rsidR="006230F7">
        <w:rPr>
          <w:rFonts w:ascii="Times New Roman" w:hAnsi="Times New Roman" w:cs="Times New Roman"/>
        </w:rPr>
        <w:t>can be</w:t>
      </w:r>
      <w:r w:rsidR="00C33EC0" w:rsidRPr="00C9444E">
        <w:rPr>
          <w:rFonts w:ascii="Times New Roman" w:hAnsi="Times New Roman" w:cs="Times New Roman"/>
        </w:rPr>
        <w:t xml:space="preserve"> the only available</w:t>
      </w:r>
      <w:r w:rsidR="006230F7">
        <w:rPr>
          <w:rFonts w:ascii="Times New Roman" w:hAnsi="Times New Roman" w:cs="Times New Roman"/>
        </w:rPr>
        <w:t xml:space="preserve"> state</w:t>
      </w:r>
      <w:r w:rsidR="00FD0100" w:rsidRPr="00C9444E">
        <w:rPr>
          <w:rFonts w:ascii="Times New Roman" w:hAnsi="Times New Roman" w:cs="Times New Roman"/>
        </w:rPr>
        <w:t xml:space="preserve"> (Fig. </w:t>
      </w:r>
      <w:r w:rsidR="00B7401C" w:rsidRPr="00C9444E">
        <w:rPr>
          <w:rFonts w:ascii="Times New Roman" w:hAnsi="Times New Roman" w:cs="Times New Roman"/>
        </w:rPr>
        <w:t>7</w:t>
      </w:r>
      <w:r w:rsidR="00FD0100" w:rsidRPr="00C9444E">
        <w:rPr>
          <w:rFonts w:ascii="Times New Roman" w:hAnsi="Times New Roman" w:cs="Times New Roman"/>
        </w:rPr>
        <w:t xml:space="preserve">C and </w:t>
      </w:r>
      <w:r w:rsidR="00B7401C" w:rsidRPr="00C9444E">
        <w:rPr>
          <w:rFonts w:ascii="Times New Roman" w:hAnsi="Times New Roman" w:cs="Times New Roman"/>
        </w:rPr>
        <w:t>7</w:t>
      </w:r>
      <w:r w:rsidR="00FD0100" w:rsidRPr="00C9444E">
        <w:rPr>
          <w:rFonts w:ascii="Times New Roman" w:hAnsi="Times New Roman" w:cs="Times New Roman"/>
        </w:rPr>
        <w:t>D)</w:t>
      </w:r>
      <w:r w:rsidR="00C33EC0" w:rsidRPr="00C9444E">
        <w:rPr>
          <w:rFonts w:ascii="Times New Roman" w:hAnsi="Times New Roman" w:cs="Times New Roman"/>
        </w:rPr>
        <w:t xml:space="preserve">, the </w:t>
      </w:r>
      <w:r w:rsidR="006230F7">
        <w:rPr>
          <w:rFonts w:ascii="Times New Roman" w:hAnsi="Times New Roman" w:cs="Times New Roman"/>
        </w:rPr>
        <w:t>surrounding</w:t>
      </w:r>
      <w:r w:rsidR="00C33EC0" w:rsidRPr="00C9444E">
        <w:rPr>
          <w:rFonts w:ascii="Times New Roman" w:hAnsi="Times New Roman" w:cs="Times New Roman"/>
        </w:rPr>
        <w:t xml:space="preserve"> phases are the same whether </w:t>
      </w:r>
      <w:r w:rsidR="00956780" w:rsidRPr="00C9444E">
        <w:rPr>
          <w:rFonts w:ascii="Times New Roman" w:hAnsi="Times New Roman" w:cs="Times New Roman"/>
        </w:rPr>
        <w:t xml:space="preserve">only </w:t>
      </w:r>
      <w:r w:rsidR="00C33EC0" w:rsidRPr="00C9444E">
        <w:rPr>
          <w:rFonts w:ascii="Times New Roman" w:hAnsi="Times New Roman" w:cs="Times New Roman"/>
        </w:rPr>
        <w:t xml:space="preserve">three </w:t>
      </w:r>
      <w:proofErr w:type="spellStart"/>
      <w:r w:rsidR="00C33EC0" w:rsidRPr="00C9444E">
        <w:rPr>
          <w:rFonts w:ascii="Times New Roman" w:hAnsi="Times New Roman" w:cs="Times New Roman"/>
        </w:rPr>
        <w:t>crosstalks</w:t>
      </w:r>
      <w:proofErr w:type="spellEnd"/>
      <w:r w:rsidR="00C33EC0" w:rsidRPr="00C9444E">
        <w:rPr>
          <w:rFonts w:ascii="Times New Roman" w:hAnsi="Times New Roman" w:cs="Times New Roman"/>
        </w:rPr>
        <w:t xml:space="preserve"> or all </w:t>
      </w:r>
      <w:proofErr w:type="spellStart"/>
      <w:r w:rsidR="00C33EC0" w:rsidRPr="00C9444E">
        <w:rPr>
          <w:rFonts w:ascii="Times New Roman" w:hAnsi="Times New Roman" w:cs="Times New Roman"/>
        </w:rPr>
        <w:t>crosstalks</w:t>
      </w:r>
      <w:proofErr w:type="spellEnd"/>
      <w:r w:rsidR="00C33EC0" w:rsidRPr="00C9444E">
        <w:rPr>
          <w:rFonts w:ascii="Times New Roman" w:hAnsi="Times New Roman" w:cs="Times New Roman"/>
        </w:rPr>
        <w:t xml:space="preserve"> are active</w:t>
      </w:r>
      <w:r w:rsidR="00B5728E" w:rsidRPr="00C9444E">
        <w:rPr>
          <w:rFonts w:ascii="Times New Roman" w:hAnsi="Times New Roman" w:cs="Times New Roman"/>
        </w:rPr>
        <w:t xml:space="preserve"> (E-O and E-W/O)</w:t>
      </w:r>
      <w:r w:rsidR="00AD7F58" w:rsidRPr="00C9444E">
        <w:rPr>
          <w:rFonts w:ascii="Times New Roman" w:hAnsi="Times New Roman" w:cs="Times New Roman"/>
        </w:rPr>
        <w:t xml:space="preserve">, suggesting there </w:t>
      </w:r>
      <w:r w:rsidR="006230F7">
        <w:rPr>
          <w:rFonts w:ascii="Times New Roman" w:hAnsi="Times New Roman" w:cs="Times New Roman"/>
        </w:rPr>
        <w:t>may be a sequential path to</w:t>
      </w:r>
      <w:r w:rsidR="00AD7F58" w:rsidRPr="00C9444E">
        <w:rPr>
          <w:rFonts w:ascii="Times New Roman" w:hAnsi="Times New Roman" w:cs="Times New Roman"/>
        </w:rPr>
        <w:t xml:space="preserve"> generate the E/M-W/O state. </w:t>
      </w:r>
      <w:r w:rsidR="003E71F4" w:rsidRPr="00C9444E">
        <w:rPr>
          <w:rFonts w:ascii="Times New Roman" w:hAnsi="Times New Roman" w:cs="Times New Roman"/>
        </w:rPr>
        <w:t xml:space="preserve">Further, if the E/M-W/O state is </w:t>
      </w:r>
      <w:r w:rsidR="00956780" w:rsidRPr="00C9444E">
        <w:rPr>
          <w:rFonts w:ascii="Times New Roman" w:hAnsi="Times New Roman" w:cs="Times New Roman"/>
        </w:rPr>
        <w:t>not the only allowed state</w:t>
      </w:r>
      <w:r w:rsidR="00FD0100" w:rsidRPr="00C9444E">
        <w:rPr>
          <w:rFonts w:ascii="Times New Roman" w:hAnsi="Times New Roman" w:cs="Times New Roman"/>
        </w:rPr>
        <w:t xml:space="preserve"> (Fig. </w:t>
      </w:r>
      <w:r w:rsidR="00B7401C" w:rsidRPr="00C9444E">
        <w:rPr>
          <w:rFonts w:ascii="Times New Roman" w:hAnsi="Times New Roman" w:cs="Times New Roman"/>
        </w:rPr>
        <w:t>7</w:t>
      </w:r>
      <w:r w:rsidR="00FD0100" w:rsidRPr="00C9444E">
        <w:rPr>
          <w:rFonts w:ascii="Times New Roman" w:hAnsi="Times New Roman" w:cs="Times New Roman"/>
        </w:rPr>
        <w:t xml:space="preserve">A and </w:t>
      </w:r>
      <w:r w:rsidR="00B7401C" w:rsidRPr="00C9444E">
        <w:rPr>
          <w:rFonts w:ascii="Times New Roman" w:hAnsi="Times New Roman" w:cs="Times New Roman"/>
        </w:rPr>
        <w:t>7</w:t>
      </w:r>
      <w:r w:rsidR="00FD0100" w:rsidRPr="00C9444E">
        <w:rPr>
          <w:rFonts w:ascii="Times New Roman" w:hAnsi="Times New Roman" w:cs="Times New Roman"/>
        </w:rPr>
        <w:t>B)</w:t>
      </w:r>
      <w:r w:rsidR="003E71F4" w:rsidRPr="00C9444E">
        <w:rPr>
          <w:rFonts w:ascii="Times New Roman" w:hAnsi="Times New Roman" w:cs="Times New Roman"/>
        </w:rPr>
        <w:t>, the surround</w:t>
      </w:r>
      <w:r w:rsidR="00956780" w:rsidRPr="00C9444E">
        <w:rPr>
          <w:rFonts w:ascii="Times New Roman" w:hAnsi="Times New Roman" w:cs="Times New Roman"/>
        </w:rPr>
        <w:t>ing</w:t>
      </w:r>
      <w:r w:rsidR="003E71F4" w:rsidRPr="00C9444E">
        <w:rPr>
          <w:rFonts w:ascii="Times New Roman" w:hAnsi="Times New Roman" w:cs="Times New Roman"/>
        </w:rPr>
        <w:t xml:space="preserve"> phases include </w:t>
      </w:r>
      <w:r w:rsidR="006230F7">
        <w:rPr>
          <w:rFonts w:ascii="Times New Roman" w:hAnsi="Times New Roman" w:cs="Times New Roman"/>
        </w:rPr>
        <w:t>M-</w:t>
      </w:r>
      <w:r w:rsidR="003E71F4" w:rsidRPr="00C9444E">
        <w:rPr>
          <w:rFonts w:ascii="Times New Roman" w:hAnsi="Times New Roman" w:cs="Times New Roman"/>
        </w:rPr>
        <w:t>coupled states (M-O, M-W/O, and M-W)</w:t>
      </w:r>
      <w:r w:rsidR="00FD0100" w:rsidRPr="00C9444E">
        <w:rPr>
          <w:rFonts w:ascii="Times New Roman" w:hAnsi="Times New Roman" w:cs="Times New Roman"/>
        </w:rPr>
        <w:t xml:space="preserve"> as well as</w:t>
      </w:r>
      <w:r w:rsidR="006230F7">
        <w:rPr>
          <w:rFonts w:ascii="Times New Roman" w:hAnsi="Times New Roman" w:cs="Times New Roman"/>
        </w:rPr>
        <w:t xml:space="preserve"> E-coupled</w:t>
      </w:r>
      <w:r w:rsidR="00FD0100" w:rsidRPr="00C9444E">
        <w:rPr>
          <w:rFonts w:ascii="Times New Roman" w:hAnsi="Times New Roman" w:cs="Times New Roman"/>
        </w:rPr>
        <w:t xml:space="preserve"> </w:t>
      </w:r>
      <w:r w:rsidR="005E66A5" w:rsidRPr="00C9444E">
        <w:rPr>
          <w:rFonts w:ascii="Times New Roman" w:hAnsi="Times New Roman" w:cs="Times New Roman"/>
        </w:rPr>
        <w:t>(E-O and E-W/O)</w:t>
      </w:r>
      <w:r w:rsidR="003E71F4" w:rsidRPr="00C9444E">
        <w:rPr>
          <w:rFonts w:ascii="Times New Roman" w:hAnsi="Times New Roman" w:cs="Times New Roman"/>
        </w:rPr>
        <w:t>.</w:t>
      </w:r>
      <w:r w:rsidR="005E66A5" w:rsidRPr="00C9444E">
        <w:rPr>
          <w:rFonts w:ascii="Times New Roman" w:hAnsi="Times New Roman" w:cs="Times New Roman"/>
        </w:rPr>
        <w:t xml:space="preserve"> </w:t>
      </w:r>
      <w:r w:rsidR="0090725F">
        <w:rPr>
          <w:rFonts w:ascii="Times New Roman" w:hAnsi="Times New Roman" w:cs="Times New Roman"/>
        </w:rPr>
        <w:t>Together the results</w:t>
      </w:r>
      <w:r w:rsidR="0090725F" w:rsidRPr="00C9444E">
        <w:rPr>
          <w:rFonts w:ascii="Times New Roman" w:hAnsi="Times New Roman" w:cs="Times New Roman"/>
        </w:rPr>
        <w:t xml:space="preserve"> </w:t>
      </w:r>
      <w:r w:rsidR="005E66A5" w:rsidRPr="00C9444E">
        <w:rPr>
          <w:rFonts w:ascii="Times New Roman" w:hAnsi="Times New Roman" w:cs="Times New Roman"/>
        </w:rPr>
        <w:t xml:space="preserve">suggest </w:t>
      </w:r>
      <w:r w:rsidR="00956780" w:rsidRPr="00C9444E">
        <w:rPr>
          <w:rFonts w:ascii="Times New Roman" w:hAnsi="Times New Roman" w:cs="Times New Roman"/>
        </w:rPr>
        <w:t>that</w:t>
      </w:r>
      <w:r w:rsidR="0090725F">
        <w:rPr>
          <w:rFonts w:ascii="Times New Roman" w:hAnsi="Times New Roman" w:cs="Times New Roman"/>
        </w:rPr>
        <w:t xml:space="preserve"> to reach the E/M-W/O state for epithelial cancer,</w:t>
      </w:r>
      <w:r w:rsidR="00956780" w:rsidRPr="00C9444E">
        <w:rPr>
          <w:rFonts w:ascii="Times New Roman" w:hAnsi="Times New Roman" w:cs="Times New Roman"/>
        </w:rPr>
        <w:t xml:space="preserve"> </w:t>
      </w:r>
      <w:r w:rsidR="005E66A5" w:rsidRPr="00C9444E">
        <w:rPr>
          <w:rFonts w:ascii="Times New Roman" w:hAnsi="Times New Roman" w:cs="Times New Roman"/>
        </w:rPr>
        <w:t>first metabolic reprogramming</w:t>
      </w:r>
      <w:r w:rsidR="0090725F">
        <w:rPr>
          <w:rFonts w:ascii="Times New Roman" w:hAnsi="Times New Roman" w:cs="Times New Roman"/>
        </w:rPr>
        <w:t xml:space="preserve"> should</w:t>
      </w:r>
      <w:r w:rsidR="005E66A5" w:rsidRPr="00C9444E">
        <w:rPr>
          <w:rFonts w:ascii="Times New Roman" w:hAnsi="Times New Roman" w:cs="Times New Roman"/>
        </w:rPr>
        <w:t xml:space="preserve"> </w:t>
      </w:r>
      <w:proofErr w:type="gramStart"/>
      <w:r w:rsidR="005E66A5" w:rsidRPr="00C9444E">
        <w:rPr>
          <w:rFonts w:ascii="Times New Roman" w:hAnsi="Times New Roman" w:cs="Times New Roman"/>
        </w:rPr>
        <w:t>occur</w:t>
      </w:r>
      <w:proofErr w:type="gramEnd"/>
      <w:r w:rsidR="0090725F">
        <w:rPr>
          <w:rFonts w:ascii="Times New Roman" w:hAnsi="Times New Roman" w:cs="Times New Roman"/>
        </w:rPr>
        <w:t xml:space="preserve"> and the </w:t>
      </w:r>
      <w:r w:rsidR="005E66A5" w:rsidRPr="00C9444E">
        <w:rPr>
          <w:rFonts w:ascii="Times New Roman" w:hAnsi="Times New Roman" w:cs="Times New Roman"/>
        </w:rPr>
        <w:t>E-W/</w:t>
      </w:r>
      <w:r w:rsidR="001179E4">
        <w:rPr>
          <w:rFonts w:ascii="Times New Roman" w:hAnsi="Times New Roman" w:cs="Times New Roman"/>
        </w:rPr>
        <w:t>O state</w:t>
      </w:r>
      <w:r w:rsidR="0090725F">
        <w:rPr>
          <w:rFonts w:ascii="Times New Roman" w:hAnsi="Times New Roman" w:cs="Times New Roman"/>
        </w:rPr>
        <w:t xml:space="preserve"> should be acquired,</w:t>
      </w:r>
      <w:r w:rsidR="005E66A5" w:rsidRPr="00C9444E">
        <w:rPr>
          <w:rFonts w:ascii="Times New Roman" w:hAnsi="Times New Roman" w:cs="Times New Roman"/>
        </w:rPr>
        <w:t xml:space="preserve"> followed by a partial EMT (E/M-W/O).</w:t>
      </w:r>
      <w:r w:rsidR="00257613" w:rsidRPr="00C9444E">
        <w:rPr>
          <w:rFonts w:ascii="Times New Roman" w:hAnsi="Times New Roman" w:cs="Times New Roman"/>
        </w:rPr>
        <w:t xml:space="preserve"> </w:t>
      </w:r>
      <w:r w:rsidR="00AD7F58" w:rsidRPr="00C9444E">
        <w:rPr>
          <w:rFonts w:ascii="Times New Roman" w:hAnsi="Times New Roman" w:cs="Times New Roman"/>
        </w:rPr>
        <w:t xml:space="preserve">Additionally, the persistence of the E/M-W/O state suggests there </w:t>
      </w:r>
      <w:r w:rsidR="00C31AA7" w:rsidRPr="00C9444E">
        <w:rPr>
          <w:rFonts w:ascii="Times New Roman" w:hAnsi="Times New Roman" w:cs="Times New Roman"/>
        </w:rPr>
        <w:t>might be</w:t>
      </w:r>
      <w:r w:rsidR="00AD7F58" w:rsidRPr="00C9444E">
        <w:rPr>
          <w:rFonts w:ascii="Times New Roman" w:hAnsi="Times New Roman" w:cs="Times New Roman"/>
        </w:rPr>
        <w:t xml:space="preserve"> other combinations</w:t>
      </w:r>
      <w:r w:rsidR="00D93750" w:rsidRPr="00C9444E">
        <w:rPr>
          <w:rFonts w:ascii="Times New Roman" w:hAnsi="Times New Roman" w:cs="Times New Roman"/>
        </w:rPr>
        <w:t xml:space="preserve"> of </w:t>
      </w:r>
      <w:proofErr w:type="spellStart"/>
      <w:r w:rsidR="00D93750" w:rsidRPr="00C9444E">
        <w:rPr>
          <w:rFonts w:ascii="Times New Roman" w:hAnsi="Times New Roman" w:cs="Times New Roman"/>
        </w:rPr>
        <w:t>crosstalks</w:t>
      </w:r>
      <w:proofErr w:type="spellEnd"/>
      <w:r w:rsidR="00AD7F58" w:rsidRPr="00C9444E">
        <w:rPr>
          <w:rFonts w:ascii="Times New Roman" w:hAnsi="Times New Roman" w:cs="Times New Roman"/>
        </w:rPr>
        <w:t xml:space="preserve"> that generate phases where only the E/M-W/O state is possible, although it is outside the scope</w:t>
      </w:r>
      <w:r w:rsidR="00164344" w:rsidRPr="00C9444E">
        <w:rPr>
          <w:rFonts w:ascii="Times New Roman" w:hAnsi="Times New Roman" w:cs="Times New Roman"/>
        </w:rPr>
        <w:t xml:space="preserve"> of this manuscript</w:t>
      </w:r>
      <w:r w:rsidR="00AD7F58" w:rsidRPr="00C9444E">
        <w:rPr>
          <w:rFonts w:ascii="Times New Roman" w:hAnsi="Times New Roman" w:cs="Times New Roman"/>
        </w:rPr>
        <w:t xml:space="preserve"> to find all possible combinations of </w:t>
      </w:r>
      <w:proofErr w:type="spellStart"/>
      <w:r w:rsidR="00AD7F58" w:rsidRPr="00C9444E">
        <w:rPr>
          <w:rFonts w:ascii="Times New Roman" w:hAnsi="Times New Roman" w:cs="Times New Roman"/>
        </w:rPr>
        <w:t>crosstalks</w:t>
      </w:r>
      <w:proofErr w:type="spellEnd"/>
      <w:r w:rsidR="00AD7F58" w:rsidRPr="00C9444E">
        <w:rPr>
          <w:rFonts w:ascii="Times New Roman" w:hAnsi="Times New Roman" w:cs="Times New Roman"/>
        </w:rPr>
        <w:t xml:space="preserve"> that can </w:t>
      </w:r>
      <w:ins w:id="239" w:author="Madeline Galbraith" w:date="2022-06-01T08:38:00Z">
        <w:r w:rsidR="0090725F">
          <w:rPr>
            <w:rFonts w:ascii="Times New Roman" w:hAnsi="Times New Roman" w:cs="Times New Roman"/>
          </w:rPr>
          <w:t>enable only</w:t>
        </w:r>
      </w:ins>
      <w:del w:id="240" w:author="Madeline Galbraith" w:date="2022-06-01T08:38:00Z">
        <w:r w:rsidR="00AD7F58" w:rsidRPr="00C9444E" w:rsidDel="0090725F">
          <w:rPr>
            <w:rFonts w:ascii="Times New Roman" w:hAnsi="Times New Roman" w:cs="Times New Roman"/>
          </w:rPr>
          <w:delText>suppress all states except</w:delText>
        </w:r>
      </w:del>
      <w:r w:rsidR="00AD7F58" w:rsidRPr="00C9444E">
        <w:rPr>
          <w:rFonts w:ascii="Times New Roman" w:hAnsi="Times New Roman" w:cs="Times New Roman"/>
        </w:rPr>
        <w:t xml:space="preserve"> the </w:t>
      </w:r>
      <w:r w:rsidR="00DD616E" w:rsidRPr="00C9444E">
        <w:rPr>
          <w:rFonts w:ascii="Times New Roman" w:hAnsi="Times New Roman" w:cs="Times New Roman"/>
        </w:rPr>
        <w:t xml:space="preserve">hybrid </w:t>
      </w:r>
      <w:r w:rsidR="00AD7F58" w:rsidRPr="00C9444E">
        <w:rPr>
          <w:rFonts w:ascii="Times New Roman" w:hAnsi="Times New Roman" w:cs="Times New Roman"/>
        </w:rPr>
        <w:t>E/M-W/O</w:t>
      </w:r>
      <w:r w:rsidR="00B22B4B" w:rsidRPr="00C9444E">
        <w:rPr>
          <w:rFonts w:ascii="Times New Roman" w:hAnsi="Times New Roman" w:cs="Times New Roman"/>
        </w:rPr>
        <w:t xml:space="preserve"> coupled state</w:t>
      </w:r>
      <w:r w:rsidR="00AD7F58" w:rsidRPr="00C9444E">
        <w:rPr>
          <w:rFonts w:ascii="Times New Roman" w:hAnsi="Times New Roman" w:cs="Times New Roman"/>
        </w:rPr>
        <w:t>.</w:t>
      </w:r>
      <w:r w:rsidR="00B22848" w:rsidRPr="00C9444E">
        <w:rPr>
          <w:rFonts w:ascii="Times New Roman" w:hAnsi="Times New Roman" w:cs="Times New Roman"/>
        </w:rPr>
        <w:t xml:space="preserve"> </w:t>
      </w:r>
      <w:r w:rsidR="00944504" w:rsidRPr="00C9444E">
        <w:rPr>
          <w:rFonts w:ascii="Times New Roman" w:hAnsi="Times New Roman" w:cs="Times New Roman"/>
        </w:rPr>
        <w:t>However, b</w:t>
      </w:r>
      <w:r w:rsidR="00B22848" w:rsidRPr="00C9444E">
        <w:rPr>
          <w:rFonts w:ascii="Times New Roman" w:hAnsi="Times New Roman" w:cs="Times New Roman"/>
        </w:rPr>
        <w:t xml:space="preserve">ased on these results, we would expect HIF-1 suppressing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B22848" w:rsidRPr="00C9444E">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B22848" w:rsidRPr="00C9444E">
        <w:rPr>
          <w:rFonts w:ascii="Times New Roman" w:hAnsi="Times New Roman" w:cs="Times New Roman"/>
        </w:rPr>
        <w:t xml:space="preserve"> upregulating mtROS to </w:t>
      </w:r>
      <w:r w:rsidR="00944504" w:rsidRPr="00C9444E">
        <w:rPr>
          <w:rFonts w:ascii="Times New Roman" w:hAnsi="Times New Roman" w:cs="Times New Roman"/>
        </w:rPr>
        <w:t xml:space="preserve">be prominent among all such combinations. </w:t>
      </w:r>
    </w:p>
    <w:p w14:paraId="5D5075B4" w14:textId="77777777" w:rsidR="00EB59CD" w:rsidRPr="00C9444E" w:rsidRDefault="00AD7F58" w:rsidP="00EB59CD">
      <w:pPr>
        <w:pStyle w:val="CaptionedFigure"/>
        <w:rPr>
          <w:rFonts w:ascii="Times New Roman" w:hAnsi="Times New Roman" w:cs="Times New Roman"/>
        </w:rPr>
      </w:pPr>
      <w:r w:rsidRPr="00C9444E">
        <w:rPr>
          <w:rFonts w:ascii="Times New Roman" w:hAnsi="Times New Roman" w:cs="Times New Roman"/>
          <w:noProof/>
        </w:rPr>
        <w:drawing>
          <wp:inline distT="0" distB="0" distL="0" distR="0" wp14:anchorId="64FE0250" wp14:editId="7C10F759">
            <wp:extent cx="5074536" cy="4017081"/>
            <wp:effectExtent l="0" t="0" r="0" b="2540"/>
            <wp:docPr id="5" name="Picture"/>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074536" cy="4017081"/>
                    </a:xfrm>
                    <a:prstGeom prst="rect">
                      <a:avLst/>
                    </a:prstGeom>
                    <a:noFill/>
                    <a:ln w="9525">
                      <a:noFill/>
                      <a:headEnd/>
                      <a:tailEnd/>
                    </a:ln>
                  </pic:spPr>
                </pic:pic>
              </a:graphicData>
            </a:graphic>
          </wp:inline>
        </w:drawing>
      </w:r>
    </w:p>
    <w:p w14:paraId="22BE4075" w14:textId="7ECFEEDF" w:rsidR="00E469AE" w:rsidRPr="00C9444E" w:rsidRDefault="00EB59CD" w:rsidP="00EB59CD">
      <w:pPr>
        <w:pStyle w:val="Caption"/>
        <w:rPr>
          <w:rFonts w:ascii="Times New Roman" w:hAnsi="Times New Roman" w:cs="Times New Roman"/>
          <w:i w:val="0"/>
          <w:iCs/>
        </w:rPr>
      </w:pPr>
      <w:r w:rsidRPr="00C9444E">
        <w:rPr>
          <w:rFonts w:ascii="Times New Roman" w:hAnsi="Times New Roman" w:cs="Times New Roman"/>
          <w:b/>
          <w:bCs/>
          <w:i w:val="0"/>
          <w:iCs/>
        </w:rPr>
        <w:t xml:space="preserve">Figure </w:t>
      </w:r>
      <w:r w:rsidR="0018197D" w:rsidRPr="00C9444E">
        <w:rPr>
          <w:rFonts w:ascii="Times New Roman" w:hAnsi="Times New Roman" w:cs="Times New Roman"/>
          <w:b/>
          <w:bCs/>
          <w:i w:val="0"/>
          <w:iCs/>
        </w:rPr>
        <w:t>7</w:t>
      </w:r>
      <w:r w:rsidRPr="00C9444E">
        <w:rPr>
          <w:rFonts w:ascii="Times New Roman" w:hAnsi="Times New Roman" w:cs="Times New Roman"/>
          <w:b/>
          <w:bCs/>
          <w:i w:val="0"/>
          <w:iCs/>
        </w:rPr>
        <w:t xml:space="preserve">. </w:t>
      </w:r>
      <w:r w:rsidR="00AD7F58" w:rsidRPr="00C9444E">
        <w:rPr>
          <w:rFonts w:ascii="Times New Roman" w:hAnsi="Times New Roman" w:cs="Times New Roman"/>
          <w:b/>
          <w:bCs/>
          <w:i w:val="0"/>
          <w:iCs/>
        </w:rPr>
        <w:t xml:space="preserve">The </w:t>
      </w:r>
      <w:r w:rsidR="00F04E9C">
        <w:rPr>
          <w:rFonts w:ascii="Times New Roman" w:hAnsi="Times New Roman" w:cs="Times New Roman"/>
          <w:b/>
          <w:bCs/>
          <w:i w:val="0"/>
          <w:iCs/>
        </w:rPr>
        <w:t xml:space="preserve">coupling of the </w:t>
      </w:r>
      <w:r w:rsidR="002104C6" w:rsidRPr="00C9444E">
        <w:rPr>
          <w:rFonts w:ascii="Times New Roman" w:hAnsi="Times New Roman" w:cs="Times New Roman"/>
          <w:b/>
          <w:bCs/>
          <w:i w:val="0"/>
          <w:iCs/>
        </w:rPr>
        <w:t>EMT and metabolic regulatory networks</w:t>
      </w:r>
      <w:r w:rsidR="00F04E9C">
        <w:rPr>
          <w:rFonts w:ascii="Times New Roman" w:hAnsi="Times New Roman" w:cs="Times New Roman"/>
          <w:b/>
          <w:bCs/>
          <w:i w:val="0"/>
          <w:iCs/>
        </w:rPr>
        <w:t xml:space="preserve"> can enable a coupled hybrid E/M-</w:t>
      </w:r>
      <w:r w:rsidR="002104C6" w:rsidRPr="00C9444E">
        <w:rPr>
          <w:rFonts w:ascii="Times New Roman" w:hAnsi="Times New Roman" w:cs="Times New Roman"/>
          <w:b/>
          <w:bCs/>
          <w:i w:val="0"/>
          <w:iCs/>
        </w:rPr>
        <w:t>W/O state</w:t>
      </w:r>
      <w:r w:rsidR="00AD7F58" w:rsidRPr="00C9444E">
        <w:rPr>
          <w:rFonts w:ascii="Times New Roman" w:hAnsi="Times New Roman" w:cs="Times New Roman"/>
          <w:b/>
          <w:bCs/>
          <w:i w:val="0"/>
          <w:iCs/>
        </w:rPr>
        <w:t>.</w:t>
      </w:r>
      <w:r w:rsidR="008612FD" w:rsidRPr="00C9444E">
        <w:rPr>
          <w:rFonts w:ascii="Times New Roman" w:hAnsi="Times New Roman" w:cs="Times New Roman"/>
          <w:b/>
          <w:bCs/>
          <w:i w:val="0"/>
          <w:iCs/>
        </w:rPr>
        <w:t xml:space="preserve"> </w:t>
      </w:r>
      <w:r w:rsidR="00477257" w:rsidRPr="00C9444E">
        <w:rPr>
          <w:rFonts w:ascii="Times New Roman" w:hAnsi="Times New Roman" w:cs="Times New Roman"/>
          <w:i w:val="0"/>
          <w:iCs/>
        </w:rPr>
        <w:t xml:space="preserve">Minimally, three links (one effecting the metabolic network and two controlling the EMT network) are necessary to suppress all coupled states except the E/M-W/O state. </w:t>
      </w:r>
      <w:proofErr w:type="gramStart"/>
      <w:r w:rsidR="005D0C41" w:rsidRPr="00C9444E">
        <w:rPr>
          <w:rFonts w:ascii="Times New Roman" w:hAnsi="Times New Roman" w:cs="Times New Roman"/>
          <w:i w:val="0"/>
          <w:iCs/>
        </w:rPr>
        <w:t>Many</w:t>
      </w:r>
      <w:proofErr w:type="gramEnd"/>
      <w:r w:rsidR="005D0C41" w:rsidRPr="00C9444E">
        <w:rPr>
          <w:rFonts w:ascii="Times New Roman" w:hAnsi="Times New Roman" w:cs="Times New Roman"/>
          <w:i w:val="0"/>
          <w:iCs/>
        </w:rPr>
        <w:t xml:space="preserve"> combinations of crosstalk can upregulate the E/M-W/O state, but to </w:t>
      </w:r>
      <w:r w:rsidR="00B6538C">
        <w:rPr>
          <w:rFonts w:ascii="Times New Roman" w:hAnsi="Times New Roman" w:cs="Times New Roman"/>
          <w:i w:val="0"/>
          <w:iCs/>
        </w:rPr>
        <w:t xml:space="preserve">enable </w:t>
      </w:r>
      <w:r w:rsidR="005D0C41" w:rsidRPr="00C9444E">
        <w:rPr>
          <w:rFonts w:ascii="Times New Roman" w:hAnsi="Times New Roman" w:cs="Times New Roman"/>
          <w:i w:val="0"/>
          <w:iCs/>
        </w:rPr>
        <w:t xml:space="preserve">the E/M-W/O state </w:t>
      </w:r>
      <w:r w:rsidR="00503ACB">
        <w:rPr>
          <w:rFonts w:ascii="Times New Roman" w:hAnsi="Times New Roman" w:cs="Times New Roman"/>
          <w:i w:val="0"/>
          <w:iCs/>
        </w:rPr>
        <w:t xml:space="preserve">to be the only stable state, three crosstalk are necessary –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503ACB">
        <w:rPr>
          <w:rFonts w:ascii="Times New Roman" w:hAnsi="Times New Roman" w:cs="Times New Roman"/>
          <w:i w:val="0"/>
          <w:iCs/>
        </w:rPr>
        <w:t xml:space="preserve"> upregulating mtROS, HIF-1 inhibiting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oMath>
      <w:r w:rsidR="00503ACB">
        <w:rPr>
          <w:rFonts w:ascii="Times New Roman" w:eastAsiaTheme="minorEastAsia" w:hAnsi="Times New Roman" w:cs="Times New Roman"/>
          <w:i w:val="0"/>
          <w:iCs/>
        </w:rPr>
        <w:t>, and EMT-inducing signaling that regulate SNAIL.</w:t>
      </w:r>
      <w:r w:rsidR="005D0C41" w:rsidRPr="00C9444E">
        <w:rPr>
          <w:rFonts w:ascii="Times New Roman" w:eastAsiaTheme="minorEastAsia" w:hAnsi="Times New Roman" w:cs="Times New Roman"/>
          <w:i w:val="0"/>
          <w:iCs/>
        </w:rPr>
        <w:t xml:space="preserve"> </w:t>
      </w:r>
      <w:r w:rsidR="00AD7F58" w:rsidRPr="00C9444E">
        <w:rPr>
          <w:rFonts w:ascii="Times New Roman" w:hAnsi="Times New Roman" w:cs="Times New Roman"/>
          <w:b/>
          <w:bCs/>
          <w:i w:val="0"/>
          <w:iCs/>
        </w:rPr>
        <w:t>(A)</w:t>
      </w:r>
      <w:r w:rsidR="00AD7F58" w:rsidRPr="00C9444E">
        <w:rPr>
          <w:rFonts w:ascii="Times New Roman" w:hAnsi="Times New Roman" w:cs="Times New Roman"/>
          <w:i w:val="0"/>
          <w:iCs/>
        </w:rPr>
        <w:t xml:space="preserve"> </w:t>
      </w:r>
      <w:r w:rsidR="00BD2A15">
        <w:rPr>
          <w:rFonts w:ascii="Times New Roman" w:hAnsi="Times New Roman" w:cs="Times New Roman"/>
          <w:i w:val="0"/>
          <w:iCs/>
        </w:rPr>
        <w:t>Phase diagrams of t</w:t>
      </w:r>
      <w:r w:rsidR="007755AD" w:rsidRPr="00C9444E">
        <w:rPr>
          <w:rFonts w:ascii="Times New Roman" w:hAnsi="Times New Roman" w:cs="Times New Roman"/>
          <w:i w:val="0"/>
          <w:iCs/>
        </w:rPr>
        <w:t>he coupled states when</w:t>
      </w:r>
      <w:r w:rsidR="00BD2A15">
        <w:rPr>
          <w:rFonts w:ascii="Times New Roman" w:hAnsi="Times New Roman" w:cs="Times New Roman"/>
          <w:i w:val="0"/>
          <w:iCs/>
        </w:rPr>
        <w:t xml:space="preserve"> considering three crosstalk;</w:t>
      </w:r>
      <w:r w:rsidR="007755AD" w:rsidRPr="00C9444E">
        <w:rPr>
          <w:rFonts w:ascii="Times New Roman" w:hAnsi="Times New Roman" w:cs="Times New Roman"/>
          <w:i w:val="0"/>
          <w:iCs/>
        </w:rPr>
        <w:t xml:space="preserve"> the </w:t>
      </w:r>
      <w:commentRangeStart w:id="241"/>
      <w:r w:rsidR="007755AD" w:rsidRPr="00C9444E">
        <w:rPr>
          <w:rFonts w:ascii="Times New Roman" w:hAnsi="Times New Roman" w:cs="Times New Roman"/>
          <w:i w:val="0"/>
          <w:iCs/>
        </w:rPr>
        <w:t>Input</w:t>
      </w:r>
      <w:commentRangeEnd w:id="241"/>
      <w:r w:rsidR="00BE245D">
        <w:rPr>
          <w:rStyle w:val="CommentReference"/>
          <w:i w:val="0"/>
        </w:rPr>
        <w:commentReference w:id="241"/>
      </w:r>
      <w:r w:rsidR="007755AD" w:rsidRPr="00C9444E">
        <w:rPr>
          <w:rFonts w:ascii="Times New Roman" w:hAnsi="Times New Roman" w:cs="Times New Roman"/>
          <w:i w:val="0"/>
          <w:iCs/>
        </w:rPr>
        <w:t>=60000</w:t>
      </w:r>
      <w:r w:rsidR="00BE245D">
        <w:rPr>
          <w:rFonts w:ascii="Times New Roman" w:hAnsi="Times New Roman" w:cs="Times New Roman"/>
          <w:i w:val="0"/>
          <w:iCs/>
        </w:rPr>
        <w:t xml:space="preserve"> molecules</w:t>
      </w:r>
      <w:r w:rsidR="007755AD" w:rsidRPr="00C9444E">
        <w:rPr>
          <w:rFonts w:ascii="Times New Roman" w:hAnsi="Times New Roman" w:cs="Times New Roman"/>
          <w:i w:val="0"/>
          <w:iCs/>
        </w:rPr>
        <w:t>, AMPK downregulates S</w:t>
      </w:r>
      <w:r w:rsidR="00F946C7" w:rsidRPr="00C9444E">
        <w:rPr>
          <w:rFonts w:ascii="Times New Roman" w:hAnsi="Times New Roman" w:cs="Times New Roman"/>
          <w:i w:val="0"/>
          <w:iCs/>
        </w:rPr>
        <w:t>NAIL</w:t>
      </w:r>
      <w:r w:rsidR="007755AD" w:rsidRPr="00C9444E">
        <w:rPr>
          <w:rFonts w:ascii="Times New Roman" w:hAnsi="Times New Roman" w:cs="Times New Roman"/>
          <w:i w:val="0"/>
          <w:iCs/>
        </w:rPr>
        <w:t xml:space="preserve">,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7755AD" w:rsidRPr="00C9444E">
        <w:rPr>
          <w:rFonts w:ascii="Times New Roman" w:hAnsi="Times New Roman" w:cs="Times New Roman"/>
          <w:i w:val="0"/>
          <w:iCs/>
        </w:rPr>
        <w:t xml:space="preserve"> upregulates mtROS.</w:t>
      </w:r>
      <w:r w:rsidR="00FF5278" w:rsidRPr="00C9444E">
        <w:rPr>
          <w:rFonts w:ascii="Times New Roman" w:hAnsi="Times New Roman" w:cs="Times New Roman"/>
          <w:i w:val="0"/>
          <w:iCs/>
        </w:rPr>
        <w:t xml:space="preserve"> The E/M-W/O state is upregulated when mtROS levels </w:t>
      </w:r>
      <w:proofErr w:type="gramStart"/>
      <w:r w:rsidR="00FF5278" w:rsidRPr="00C9444E">
        <w:rPr>
          <w:rFonts w:ascii="Times New Roman" w:hAnsi="Times New Roman" w:cs="Times New Roman"/>
          <w:i w:val="0"/>
          <w:iCs/>
        </w:rPr>
        <w:t>are increased</w:t>
      </w:r>
      <w:proofErr w:type="gramEnd"/>
      <w:r w:rsidR="00FF5278" w:rsidRPr="00C9444E">
        <w:rPr>
          <w:rFonts w:ascii="Times New Roman" w:hAnsi="Times New Roman" w:cs="Times New Roman"/>
          <w:i w:val="0"/>
          <w:iCs/>
        </w:rPr>
        <w:t>.</w:t>
      </w:r>
      <w:r w:rsidR="007A0E90" w:rsidRPr="00C9444E">
        <w:rPr>
          <w:rFonts w:ascii="Times New Roman" w:hAnsi="Times New Roman" w:cs="Times New Roman"/>
          <w:i w:val="0"/>
          <w:iCs/>
        </w:rPr>
        <w:t xml:space="preserve"> </w:t>
      </w:r>
      <w:r w:rsidR="00AD7F58" w:rsidRPr="00C9444E">
        <w:rPr>
          <w:rFonts w:ascii="Times New Roman" w:hAnsi="Times New Roman" w:cs="Times New Roman"/>
          <w:b/>
          <w:bCs/>
          <w:i w:val="0"/>
          <w:iCs/>
        </w:rPr>
        <w:t>(B)</w:t>
      </w:r>
      <w:r w:rsidR="00AD7F58" w:rsidRPr="00C9444E">
        <w:rPr>
          <w:rFonts w:ascii="Times New Roman" w:hAnsi="Times New Roman" w:cs="Times New Roman"/>
          <w:i w:val="0"/>
          <w:iCs/>
        </w:rPr>
        <w:t xml:space="preserve"> </w:t>
      </w:r>
      <w:r w:rsidR="00BF7EDF" w:rsidRPr="00C9444E">
        <w:rPr>
          <w:rFonts w:ascii="Times New Roman" w:hAnsi="Times New Roman" w:cs="Times New Roman"/>
          <w:i w:val="0"/>
          <w:iCs/>
        </w:rPr>
        <w:t xml:space="preserve">The phase </w:t>
      </w:r>
      <w:r w:rsidR="006E6615">
        <w:rPr>
          <w:rFonts w:ascii="Times New Roman" w:hAnsi="Times New Roman" w:cs="Times New Roman"/>
          <w:i w:val="0"/>
          <w:iCs/>
        </w:rPr>
        <w:t xml:space="preserve">diagram of the coupled states </w:t>
      </w:r>
      <w:r w:rsidR="00BF7EDF" w:rsidRPr="00C9444E">
        <w:rPr>
          <w:rFonts w:ascii="Times New Roman" w:hAnsi="Times New Roman" w:cs="Times New Roman"/>
          <w:i w:val="0"/>
          <w:iCs/>
        </w:rPr>
        <w:t xml:space="preserve">when </w:t>
      </w:r>
      <w:r w:rsidR="006E6615">
        <w:rPr>
          <w:rFonts w:ascii="Times New Roman" w:hAnsi="Times New Roman" w:cs="Times New Roman"/>
          <w:i w:val="0"/>
          <w:iCs/>
        </w:rPr>
        <w:t>considering the inhibition of SNAIL by AMPK (</w:t>
      </w:r>
      <w:proofErr w:type="spellStart"/>
      <w:r w:rsidR="00BF7EDF" w:rsidRPr="00C9444E">
        <w:rPr>
          <w:rFonts w:ascii="Times New Roman" w:hAnsi="Times New Roman" w:cs="Times New Roman"/>
          <w:i w:val="0"/>
          <w:iCs/>
        </w:rPr>
        <w:t>λ</w:t>
      </w:r>
      <w:r w:rsidR="00BF7EDF" w:rsidRPr="00C9444E">
        <w:rPr>
          <w:rFonts w:ascii="Times New Roman" w:hAnsi="Times New Roman" w:cs="Times New Roman"/>
          <w:i w:val="0"/>
          <w:iCs/>
          <w:vertAlign w:val="subscript"/>
        </w:rPr>
        <w:t>AMPK</w:t>
      </w:r>
      <w:proofErr w:type="spellEnd"/>
      <w:r w:rsidR="00BF7EDF" w:rsidRPr="00C9444E">
        <w:rPr>
          <w:rFonts w:ascii="Times New Roman" w:hAnsi="Times New Roman" w:cs="Times New Roman"/>
          <w:i w:val="0"/>
          <w:iCs/>
          <w:vertAlign w:val="subscript"/>
        </w:rPr>
        <w:t>-| SNAIL</w:t>
      </w:r>
      <w:r w:rsidR="00BF7EDF" w:rsidRPr="00C9444E">
        <w:rPr>
          <w:rFonts w:ascii="Times New Roman" w:hAnsi="Times New Roman" w:cs="Times New Roman"/>
          <w:i w:val="0"/>
          <w:iCs/>
        </w:rPr>
        <w:t>=0.2</w:t>
      </w:r>
      <w:r w:rsidR="006E6615">
        <w:rPr>
          <w:rFonts w:ascii="Times New Roman" w:hAnsi="Times New Roman" w:cs="Times New Roman"/>
          <w:i w:val="0"/>
          <w:iCs/>
        </w:rPr>
        <w:t>)</w:t>
      </w:r>
      <w:r w:rsidR="00BF7EDF" w:rsidRPr="00C9444E">
        <w:rPr>
          <w:rFonts w:ascii="Times New Roman" w:hAnsi="Times New Roman" w:cs="Times New Roman"/>
          <w:i w:val="0"/>
          <w:iCs/>
        </w:rPr>
        <w:t>, HIF-1 inhibit</w:t>
      </w:r>
      <w:r w:rsidR="006E6615">
        <w:rPr>
          <w:rFonts w:ascii="Times New Roman" w:hAnsi="Times New Roman" w:cs="Times New Roman"/>
          <w:i w:val="0"/>
          <w:iCs/>
        </w:rPr>
        <w:t>ing</w:t>
      </w:r>
      <w:r w:rsidR="00BF7EDF" w:rsidRPr="00C9444E">
        <w:rPr>
          <w:rFonts w:ascii="Times New Roman" w:hAnsi="Times New Roman" w:cs="Times New Roman"/>
          <w:i w:val="0"/>
          <w:iCs/>
        </w:rPr>
        <w:t xml:space="preserve"> μ</w:t>
      </w:r>
      <w:r w:rsidR="00BF7EDF" w:rsidRPr="00C9444E">
        <w:rPr>
          <w:rFonts w:ascii="Times New Roman" w:hAnsi="Times New Roman" w:cs="Times New Roman"/>
          <w:i w:val="0"/>
          <w:iCs/>
          <w:vertAlign w:val="subscript"/>
        </w:rPr>
        <w:t>200</w:t>
      </w:r>
      <w:r w:rsidR="00BF7EDF" w:rsidRPr="00C9444E">
        <w:rPr>
          <w:rFonts w:ascii="Times New Roman" w:hAnsi="Times New Roman" w:cs="Times New Roman"/>
          <w:i w:val="0"/>
          <w:iCs/>
        </w:rPr>
        <w:t xml:space="preserve">,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BF7EDF" w:rsidRPr="00C9444E">
        <w:rPr>
          <w:rFonts w:ascii="Times New Roman" w:hAnsi="Times New Roman" w:cs="Times New Roman"/>
          <w:i w:val="0"/>
          <w:iCs/>
        </w:rPr>
        <w:t xml:space="preserve"> </w:t>
      </w:r>
      <w:r w:rsidR="006E6615">
        <w:rPr>
          <w:rFonts w:ascii="Times New Roman" w:hAnsi="Times New Roman" w:cs="Times New Roman"/>
          <w:i w:val="0"/>
          <w:iCs/>
        </w:rPr>
        <w:t>upregulating</w:t>
      </w:r>
      <w:r w:rsidR="00BF7EDF" w:rsidRPr="00C9444E">
        <w:rPr>
          <w:rFonts w:ascii="Times New Roman" w:hAnsi="Times New Roman" w:cs="Times New Roman"/>
          <w:i w:val="0"/>
          <w:iCs/>
        </w:rPr>
        <w:t xml:space="preserve"> mtROS. </w:t>
      </w:r>
      <w:r w:rsidR="009A0A44" w:rsidRPr="00C9444E">
        <w:rPr>
          <w:rFonts w:ascii="Times New Roman" w:hAnsi="Times New Roman" w:cs="Times New Roman"/>
          <w:i w:val="0"/>
          <w:iCs/>
        </w:rPr>
        <w:t xml:space="preserve">The E/M-W/O state is upregulated for </w:t>
      </w:r>
      <w:proofErr w:type="gramStart"/>
      <w:r w:rsidR="009A0A44" w:rsidRPr="00C9444E">
        <w:rPr>
          <w:rFonts w:ascii="Times New Roman" w:hAnsi="Times New Roman" w:cs="Times New Roman"/>
          <w:i w:val="0"/>
          <w:iCs/>
        </w:rPr>
        <w:t>some</w:t>
      </w:r>
      <w:proofErr w:type="gramEnd"/>
      <w:r w:rsidR="009A0A44" w:rsidRPr="00C9444E">
        <w:rPr>
          <w:rFonts w:ascii="Times New Roman" w:hAnsi="Times New Roman" w:cs="Times New Roman"/>
          <w:i w:val="0"/>
          <w:iCs/>
        </w:rPr>
        <w:t xml:space="preserve"> regions.</w:t>
      </w:r>
      <w:r w:rsidR="00BF7EDF" w:rsidRPr="00C9444E">
        <w:rPr>
          <w:rFonts w:ascii="Times New Roman" w:hAnsi="Times New Roman" w:cs="Times New Roman"/>
          <w:i w:val="0"/>
          <w:iCs/>
        </w:rPr>
        <w:t xml:space="preserve"> </w:t>
      </w:r>
      <w:r w:rsidR="00AD7F58" w:rsidRPr="00C9444E">
        <w:rPr>
          <w:rFonts w:ascii="Times New Roman" w:hAnsi="Times New Roman" w:cs="Times New Roman"/>
          <w:b/>
          <w:bCs/>
          <w:i w:val="0"/>
          <w:iCs/>
        </w:rPr>
        <w:t>(C)</w:t>
      </w:r>
      <w:r w:rsidR="00AD7F58" w:rsidRPr="00C9444E">
        <w:rPr>
          <w:rFonts w:ascii="Times New Roman" w:hAnsi="Times New Roman" w:cs="Times New Roman"/>
          <w:i w:val="0"/>
          <w:iCs/>
        </w:rPr>
        <w:t xml:space="preserve"> </w:t>
      </w:r>
      <w:r w:rsidR="006E6615">
        <w:rPr>
          <w:rFonts w:ascii="Times New Roman" w:hAnsi="Times New Roman" w:cs="Times New Roman"/>
          <w:i w:val="0"/>
          <w:iCs/>
        </w:rPr>
        <w:t>When considering the bi-directional regulation between EMT and metabolism by the three minimally necessary regulatory links</w:t>
      </w:r>
      <w:r w:rsidR="002C6587" w:rsidRPr="00C9444E">
        <w:rPr>
          <w:rFonts w:ascii="Times New Roman" w:hAnsi="Times New Roman" w:cs="Times New Roman"/>
          <w:i w:val="0"/>
          <w:iCs/>
        </w:rPr>
        <w:t>,</w:t>
      </w:r>
      <w:r w:rsidR="00AD7F58" w:rsidRPr="00C9444E">
        <w:rPr>
          <w:rFonts w:ascii="Times New Roman" w:hAnsi="Times New Roman" w:cs="Times New Roman"/>
          <w:i w:val="0"/>
          <w:iCs/>
        </w:rPr>
        <w:t xml:space="preserve"> there are parameter </w:t>
      </w:r>
      <w:r w:rsidR="00A079C9" w:rsidRPr="00C9444E">
        <w:rPr>
          <w:rFonts w:ascii="Times New Roman" w:hAnsi="Times New Roman" w:cs="Times New Roman"/>
          <w:i w:val="0"/>
          <w:iCs/>
        </w:rPr>
        <w:t>regions</w:t>
      </w:r>
      <w:r w:rsidR="00AD7F58" w:rsidRPr="00C9444E">
        <w:rPr>
          <w:rFonts w:ascii="Times New Roman" w:hAnsi="Times New Roman" w:cs="Times New Roman"/>
          <w:i w:val="0"/>
          <w:iCs/>
        </w:rPr>
        <w:t xml:space="preserve"> in which the only possible coupled state is the E/M-W/O state. </w:t>
      </w:r>
      <w:r w:rsidR="00AD7F58" w:rsidRPr="00C9444E">
        <w:rPr>
          <w:rFonts w:ascii="Times New Roman" w:hAnsi="Times New Roman" w:cs="Times New Roman"/>
          <w:b/>
          <w:bCs/>
          <w:i w:val="0"/>
          <w:iCs/>
        </w:rPr>
        <w:t>(D)</w:t>
      </w:r>
      <w:r w:rsidR="00AD7F58" w:rsidRPr="00C9444E">
        <w:rPr>
          <w:rFonts w:ascii="Times New Roman" w:hAnsi="Times New Roman" w:cs="Times New Roman"/>
          <w:i w:val="0"/>
          <w:iCs/>
        </w:rPr>
        <w:t xml:space="preserve"> When all </w:t>
      </w:r>
      <w:proofErr w:type="spellStart"/>
      <w:r w:rsidR="00AD7F58" w:rsidRPr="00C9444E">
        <w:rPr>
          <w:rFonts w:ascii="Times New Roman" w:hAnsi="Times New Roman" w:cs="Times New Roman"/>
          <w:i w:val="0"/>
          <w:iCs/>
        </w:rPr>
        <w:t>crosstalks</w:t>
      </w:r>
      <w:proofErr w:type="spellEnd"/>
      <w:r w:rsidR="00AD7F58" w:rsidRPr="00C9444E">
        <w:rPr>
          <w:rFonts w:ascii="Times New Roman" w:hAnsi="Times New Roman" w:cs="Times New Roman"/>
          <w:i w:val="0"/>
          <w:iCs/>
        </w:rPr>
        <w:t xml:space="preserve"> are active there are regions where only the E/M-W/O state exists.</w:t>
      </w:r>
      <w:r w:rsidR="00244159" w:rsidRPr="00C9444E">
        <w:rPr>
          <w:rFonts w:ascii="Times New Roman" w:hAnsi="Times New Roman" w:cs="Times New Roman"/>
          <w:i w:val="0"/>
          <w:iCs/>
        </w:rPr>
        <w:t xml:space="preserve"> Similar sets of coupled states in (C) and (D) suggest a preferential pathway to drive the system towards the hybrid E/M-W/O coupled state. </w:t>
      </w:r>
    </w:p>
    <w:p w14:paraId="2F91458D" w14:textId="77777777" w:rsidR="009F7ACF" w:rsidRPr="00C9444E" w:rsidRDefault="009F7ACF" w:rsidP="00D903A3">
      <w:pPr>
        <w:pStyle w:val="BodyText"/>
        <w:spacing w:line="480" w:lineRule="auto"/>
        <w:rPr>
          <w:rFonts w:ascii="Times New Roman" w:hAnsi="Times New Roman" w:cs="Times New Roman"/>
          <w:b/>
          <w:bCs/>
        </w:rPr>
      </w:pPr>
      <w:bookmarkStart w:id="242" w:name="normal-cells-can-become-cancerous-when-c"/>
    </w:p>
    <w:p w14:paraId="20E18387" w14:textId="0F4B6932" w:rsidR="004C25DE" w:rsidRDefault="00B72FAD" w:rsidP="004C25DE">
      <w:pPr>
        <w:pStyle w:val="BodyText"/>
        <w:spacing w:line="480" w:lineRule="auto"/>
        <w:rPr>
          <w:rFonts w:ascii="Times New Roman" w:hAnsi="Times New Roman" w:cs="Times New Roman"/>
        </w:rPr>
      </w:pPr>
      <w:r>
        <w:rPr>
          <w:rFonts w:ascii="Times New Roman" w:hAnsi="Times New Roman" w:cs="Times New Roman"/>
          <w:b/>
          <w:bCs/>
        </w:rPr>
        <w:t>Hybrid phenotypes are enabled by crosstalk in cells initially without the E/M or W/O state</w:t>
      </w:r>
      <w:bookmarkEnd w:id="242"/>
      <w:r w:rsidR="00F2770C" w:rsidRPr="00C9444E">
        <w:rPr>
          <w:rFonts w:ascii="Times New Roman" w:hAnsi="Times New Roman" w:cs="Times New Roman"/>
          <w:b/>
          <w:bCs/>
        </w:rPr>
        <w:t xml:space="preserve">: </w:t>
      </w:r>
      <w:r w:rsidR="00AD7F58" w:rsidRPr="00C9444E">
        <w:rPr>
          <w:rFonts w:ascii="Times New Roman" w:hAnsi="Times New Roman" w:cs="Times New Roman"/>
        </w:rPr>
        <w:t xml:space="preserve">We have </w:t>
      </w:r>
      <w:r w:rsidR="0054726F">
        <w:rPr>
          <w:rFonts w:ascii="Times New Roman" w:hAnsi="Times New Roman" w:cs="Times New Roman"/>
        </w:rPr>
        <w:t>showed</w:t>
      </w:r>
      <w:r w:rsidR="00AD7F58" w:rsidRPr="00C9444E">
        <w:rPr>
          <w:rFonts w:ascii="Times New Roman" w:hAnsi="Times New Roman" w:cs="Times New Roman"/>
        </w:rPr>
        <w:t xml:space="preserve"> </w:t>
      </w:r>
      <w:r w:rsidR="00B02BF3" w:rsidRPr="00C9444E">
        <w:rPr>
          <w:rFonts w:ascii="Times New Roman" w:hAnsi="Times New Roman" w:cs="Times New Roman"/>
        </w:rPr>
        <w:t xml:space="preserve">that </w:t>
      </w:r>
      <w:r w:rsidR="00AD7F58" w:rsidRPr="00C9444E">
        <w:rPr>
          <w:rFonts w:ascii="Times New Roman" w:hAnsi="Times New Roman" w:cs="Times New Roman"/>
        </w:rPr>
        <w:t xml:space="preserve">the E/M and W/O states are </w:t>
      </w:r>
      <w:r w:rsidR="00B02BF3" w:rsidRPr="00C9444E">
        <w:rPr>
          <w:rFonts w:ascii="Times New Roman" w:hAnsi="Times New Roman" w:cs="Times New Roman"/>
        </w:rPr>
        <w:t>often connected</w:t>
      </w:r>
      <w:r w:rsidR="00AD7F58" w:rsidRPr="00C9444E">
        <w:rPr>
          <w:rFonts w:ascii="Times New Roman" w:hAnsi="Times New Roman" w:cs="Times New Roman"/>
        </w:rPr>
        <w:t xml:space="preserve">, the </w:t>
      </w:r>
      <w:r w:rsidR="00B02BF3" w:rsidRPr="00C9444E">
        <w:rPr>
          <w:rFonts w:ascii="Times New Roman" w:hAnsi="Times New Roman" w:cs="Times New Roman"/>
        </w:rPr>
        <w:t xml:space="preserve">population in the </w:t>
      </w:r>
      <w:r w:rsidR="00AD7F58" w:rsidRPr="00C9444E">
        <w:rPr>
          <w:rFonts w:ascii="Times New Roman" w:hAnsi="Times New Roman" w:cs="Times New Roman"/>
        </w:rPr>
        <w:t xml:space="preserve">E/M-W/O state can be </w:t>
      </w:r>
      <w:r w:rsidR="00B02BF3" w:rsidRPr="00C9444E">
        <w:rPr>
          <w:rFonts w:ascii="Times New Roman" w:hAnsi="Times New Roman" w:cs="Times New Roman"/>
        </w:rPr>
        <w:t>expanded</w:t>
      </w:r>
      <w:r w:rsidR="00D430EB" w:rsidRPr="00C9444E">
        <w:rPr>
          <w:rFonts w:ascii="Times New Roman" w:hAnsi="Times New Roman" w:cs="Times New Roman"/>
        </w:rPr>
        <w:t xml:space="preserve"> depending on the relative strength of various links</w:t>
      </w:r>
      <w:r w:rsidR="00AD7F58" w:rsidRPr="00C9444E">
        <w:rPr>
          <w:rFonts w:ascii="Times New Roman" w:hAnsi="Times New Roman" w:cs="Times New Roman"/>
        </w:rPr>
        <w:t xml:space="preserve">, and there are parameter sets with only </w:t>
      </w:r>
      <w:r w:rsidR="00071585" w:rsidRPr="00C9444E">
        <w:rPr>
          <w:rFonts w:ascii="Times New Roman" w:hAnsi="Times New Roman" w:cs="Times New Roman"/>
        </w:rPr>
        <w:t xml:space="preserve">the hybrid </w:t>
      </w:r>
      <w:r w:rsidR="00AD7F58" w:rsidRPr="00C9444E">
        <w:rPr>
          <w:rFonts w:ascii="Times New Roman" w:hAnsi="Times New Roman" w:cs="Times New Roman"/>
        </w:rPr>
        <w:t xml:space="preserve">E/M-W/O </w:t>
      </w:r>
      <w:r w:rsidR="00071585" w:rsidRPr="00C9444E">
        <w:rPr>
          <w:rFonts w:ascii="Times New Roman" w:hAnsi="Times New Roman" w:cs="Times New Roman"/>
        </w:rPr>
        <w:t xml:space="preserve">state available </w:t>
      </w:r>
      <w:r w:rsidR="00AD7F58" w:rsidRPr="00C9444E">
        <w:rPr>
          <w:rFonts w:ascii="Times New Roman" w:hAnsi="Times New Roman" w:cs="Times New Roman"/>
        </w:rPr>
        <w:t xml:space="preserve">and all other </w:t>
      </w:r>
      <w:r w:rsidR="00272AB2" w:rsidRPr="00C9444E">
        <w:rPr>
          <w:rFonts w:ascii="Times New Roman" w:hAnsi="Times New Roman" w:cs="Times New Roman"/>
        </w:rPr>
        <w:t xml:space="preserve">coupled </w:t>
      </w:r>
      <w:r w:rsidR="0074329A" w:rsidRPr="00C9444E">
        <w:rPr>
          <w:rFonts w:ascii="Times New Roman" w:hAnsi="Times New Roman" w:cs="Times New Roman"/>
        </w:rPr>
        <w:t>s</w:t>
      </w:r>
      <w:r w:rsidR="00AD7F58" w:rsidRPr="00C9444E">
        <w:rPr>
          <w:rFonts w:ascii="Times New Roman" w:hAnsi="Times New Roman" w:cs="Times New Roman"/>
        </w:rPr>
        <w:t>tates suppressed.</w:t>
      </w:r>
      <w:r w:rsidR="0054726F">
        <w:rPr>
          <w:rFonts w:ascii="Times New Roman" w:hAnsi="Times New Roman" w:cs="Times New Roman"/>
        </w:rPr>
        <w:t xml:space="preserve"> Next, to investigate whether the crosstalk between EMT and metabolism enables cancer plasticity e.g., by acquiring the hybrid states. We simulate scenarios where the individual EMT and metabolism networks cannot acquire a hybrid state, corresponding to</w:t>
      </w:r>
      <w:r w:rsidR="00B02BF3" w:rsidRPr="00C9444E">
        <w:rPr>
          <w:rFonts w:ascii="Times New Roman" w:hAnsi="Times New Roman" w:cs="Times New Roman"/>
        </w:rPr>
        <w:t xml:space="preserve"> normal physiological conditions w</w:t>
      </w:r>
      <w:r w:rsidR="0054726F">
        <w:rPr>
          <w:rFonts w:ascii="Times New Roman" w:hAnsi="Times New Roman" w:cs="Times New Roman"/>
        </w:rPr>
        <w:t>here w</w:t>
      </w:r>
      <w:r w:rsidR="00B02BF3" w:rsidRPr="00C9444E">
        <w:rPr>
          <w:rFonts w:ascii="Times New Roman" w:hAnsi="Times New Roman" w:cs="Times New Roman"/>
        </w:rPr>
        <w:t xml:space="preserve">e expect most cells will </w:t>
      </w:r>
      <w:proofErr w:type="gramStart"/>
      <w:r w:rsidR="00B02BF3" w:rsidRPr="00C9444E">
        <w:rPr>
          <w:rFonts w:ascii="Times New Roman" w:hAnsi="Times New Roman" w:cs="Times New Roman"/>
        </w:rPr>
        <w:t>b</w:t>
      </w:r>
      <w:r w:rsidR="00D430EB" w:rsidRPr="00C9444E">
        <w:rPr>
          <w:rFonts w:ascii="Times New Roman" w:hAnsi="Times New Roman" w:cs="Times New Roman"/>
        </w:rPr>
        <w:t>e</w:t>
      </w:r>
      <w:r w:rsidR="00B02BF3" w:rsidRPr="00C9444E">
        <w:rPr>
          <w:rFonts w:ascii="Times New Roman" w:hAnsi="Times New Roman" w:cs="Times New Roman"/>
        </w:rPr>
        <w:t xml:space="preserve"> restricted</w:t>
      </w:r>
      <w:proofErr w:type="gramEnd"/>
      <w:r w:rsidR="00B02BF3" w:rsidRPr="00C9444E">
        <w:rPr>
          <w:rFonts w:ascii="Times New Roman" w:hAnsi="Times New Roman" w:cs="Times New Roman"/>
        </w:rPr>
        <w:t xml:space="preserve"> to a binary choice of E versus M</w:t>
      </w:r>
      <w:r w:rsidR="000D42DD" w:rsidRPr="00C9444E">
        <w:rPr>
          <w:rFonts w:ascii="Times New Roman" w:hAnsi="Times New Roman" w:cs="Times New Roman"/>
        </w:rPr>
        <w:t xml:space="preserve"> and W versus O</w:t>
      </w:r>
      <w:r w:rsidR="00BF5914">
        <w:rPr>
          <w:rFonts w:ascii="Times New Roman" w:hAnsi="Times New Roman" w:cs="Times New Roman"/>
        </w:rPr>
        <w:t xml:space="preserve"> </w:t>
      </w:r>
      <w:sdt>
        <w:sdtPr>
          <w:rPr>
            <w:rFonts w:ascii="Times New Roman" w:hAnsi="Times New Roman" w:cs="Times New Roman"/>
          </w:rPr>
          <w:alias w:val="SmartCite Citation"/>
          <w:tag w:val="703cb261-b0c2-4f52-8c43-8dc408bf3954:1b88bfe5-c285-4394-a14e-25c9522bf713+"/>
          <w:id w:val="785237752"/>
          <w:placeholder>
            <w:docPart w:val="DefaultPlaceholder_-1854013440"/>
          </w:placeholder>
        </w:sdtPr>
        <w:sdtEndPr/>
        <w:sdtContent>
          <w:r w:rsidR="00B22650" w:rsidRPr="00B22650">
            <w:rPr>
              <w:rFonts w:ascii="Times New Roman" w:eastAsia="Times New Roman" w:hAnsi="Times New Roman" w:cs="Times New Roman"/>
              <w:color w:val="000000"/>
            </w:rPr>
            <w:t>[69]</w:t>
          </w:r>
        </w:sdtContent>
      </w:sdt>
      <w:r w:rsidR="00B02BF3" w:rsidRPr="00C9444E">
        <w:rPr>
          <w:rFonts w:ascii="Times New Roman" w:hAnsi="Times New Roman" w:cs="Times New Roman"/>
        </w:rPr>
        <w:t xml:space="preserve">. </w:t>
      </w:r>
      <w:r w:rsidR="0054726F">
        <w:rPr>
          <w:rFonts w:ascii="Times New Roman" w:hAnsi="Times New Roman" w:cs="Times New Roman"/>
        </w:rPr>
        <w:t>Then we systematically analyze whether any crosstalk can enable the hybrid state to emerge.</w:t>
      </w:r>
    </w:p>
    <w:p w14:paraId="732AA8D4" w14:textId="5D5866E4" w:rsidR="00E469AE" w:rsidRPr="00C9444E" w:rsidRDefault="004C25DE" w:rsidP="00275C5C">
      <w:pPr>
        <w:pStyle w:val="BodyText"/>
        <w:spacing w:line="480" w:lineRule="auto"/>
        <w:ind w:firstLine="720"/>
        <w:rPr>
          <w:rFonts w:ascii="Times New Roman" w:hAnsi="Times New Roman" w:cs="Times New Roman"/>
        </w:rPr>
      </w:pPr>
      <w:r>
        <w:rPr>
          <w:rFonts w:ascii="Times New Roman" w:hAnsi="Times New Roman" w:cs="Times New Roman"/>
        </w:rPr>
        <w:t>First, w</w:t>
      </w:r>
      <w:r w:rsidR="00D94830" w:rsidRPr="00C9444E">
        <w:rPr>
          <w:rFonts w:ascii="Times New Roman" w:hAnsi="Times New Roman" w:cs="Times New Roman"/>
        </w:rPr>
        <w:t xml:space="preserve">e confirmed both the EMT </w:t>
      </w:r>
      <w:r w:rsidR="00275C5C">
        <w:rPr>
          <w:rFonts w:ascii="Times New Roman" w:hAnsi="Times New Roman" w:cs="Times New Roman"/>
        </w:rPr>
        <w:t xml:space="preserve">network </w:t>
      </w:r>
      <w:r w:rsidR="00D94830" w:rsidRPr="00C9444E">
        <w:rPr>
          <w:rFonts w:ascii="Times New Roman" w:hAnsi="Times New Roman" w:cs="Times New Roman"/>
        </w:rPr>
        <w:t xml:space="preserve">and metabolic network are independently bistable when the </w:t>
      </w:r>
      <w:proofErr w:type="spellStart"/>
      <w:r w:rsidR="00D94830" w:rsidRPr="00C9444E">
        <w:rPr>
          <w:rFonts w:ascii="Times New Roman" w:hAnsi="Times New Roman" w:cs="Times New Roman"/>
        </w:rPr>
        <w:t>crossstalk</w:t>
      </w:r>
      <w:proofErr w:type="spellEnd"/>
      <w:r w:rsidR="00D94830" w:rsidRPr="00C9444E">
        <w:rPr>
          <w:rFonts w:ascii="Times New Roman" w:hAnsi="Times New Roman" w:cs="Times New Roman"/>
        </w:rPr>
        <w:t xml:space="preserve"> </w:t>
      </w:r>
      <w:r w:rsidR="00275C5C">
        <w:rPr>
          <w:rFonts w:ascii="Times New Roman" w:hAnsi="Times New Roman" w:cs="Times New Roman"/>
        </w:rPr>
        <w:t>is</w:t>
      </w:r>
      <w:r w:rsidR="00D94830" w:rsidRPr="00C9444E">
        <w:rPr>
          <w:rFonts w:ascii="Times New Roman" w:hAnsi="Times New Roman" w:cs="Times New Roman"/>
        </w:rPr>
        <w:t xml:space="preserve"> </w:t>
      </w:r>
      <w:r w:rsidR="00D430EB" w:rsidRPr="00C9444E">
        <w:rPr>
          <w:rFonts w:ascii="Times New Roman" w:hAnsi="Times New Roman" w:cs="Times New Roman"/>
        </w:rPr>
        <w:t>inactiv</w:t>
      </w:r>
      <w:r w:rsidR="00D94830" w:rsidRPr="00C9444E">
        <w:rPr>
          <w:rFonts w:ascii="Times New Roman" w:hAnsi="Times New Roman" w:cs="Times New Roman"/>
        </w:rPr>
        <w:t>e</w:t>
      </w:r>
      <w:r w:rsidR="00AD7F58" w:rsidRPr="00C9444E">
        <w:rPr>
          <w:rFonts w:ascii="Times New Roman" w:hAnsi="Times New Roman" w:cs="Times New Roman"/>
        </w:rPr>
        <w:t>( Fig</w:t>
      </w:r>
      <w:r w:rsidR="00815647" w:rsidRPr="00C9444E">
        <w:rPr>
          <w:rFonts w:ascii="Times New Roman" w:hAnsi="Times New Roman" w:cs="Times New Roman"/>
        </w:rPr>
        <w:t>.</w:t>
      </w:r>
      <w:r w:rsidR="00AD7F58" w:rsidRPr="00C9444E">
        <w:rPr>
          <w:rFonts w:ascii="Times New Roman" w:hAnsi="Times New Roman" w:cs="Times New Roman"/>
        </w:rPr>
        <w:t xml:space="preserve"> S</w:t>
      </w:r>
      <w:r w:rsidR="008C060B" w:rsidRPr="00C9444E">
        <w:rPr>
          <w:rFonts w:ascii="Times New Roman" w:hAnsi="Times New Roman" w:cs="Times New Roman"/>
        </w:rPr>
        <w:t>20</w:t>
      </w:r>
      <w:proofErr w:type="gramStart"/>
      <w:r w:rsidR="00A4588D" w:rsidRPr="00C9444E">
        <w:rPr>
          <w:rFonts w:ascii="Times New Roman" w:hAnsi="Times New Roman" w:cs="Times New Roman"/>
        </w:rPr>
        <w:t>)</w:t>
      </w:r>
      <w:r w:rsidR="00D430EB" w:rsidRPr="00C9444E">
        <w:rPr>
          <w:rFonts w:ascii="Times New Roman" w:hAnsi="Times New Roman" w:cs="Times New Roman"/>
        </w:rPr>
        <w:t>,</w:t>
      </w:r>
      <w:r w:rsidR="00A4588D" w:rsidRPr="00C9444E">
        <w:rPr>
          <w:rFonts w:ascii="Times New Roman" w:hAnsi="Times New Roman" w:cs="Times New Roman"/>
        </w:rPr>
        <w:t xml:space="preserve"> and</w:t>
      </w:r>
      <w:proofErr w:type="gramEnd"/>
      <w:r w:rsidR="00A4588D" w:rsidRPr="00C9444E">
        <w:rPr>
          <w:rFonts w:ascii="Times New Roman" w:hAnsi="Times New Roman" w:cs="Times New Roman"/>
        </w:rPr>
        <w:t xml:space="preserve"> ensured the solutions from the initial conditions were evenly divided between the steady states (Fig. S2</w:t>
      </w:r>
      <w:r w:rsidR="008C060B" w:rsidRPr="00C9444E">
        <w:rPr>
          <w:rFonts w:ascii="Times New Roman" w:hAnsi="Times New Roman" w:cs="Times New Roman"/>
        </w:rPr>
        <w:t>1</w:t>
      </w:r>
      <w:r w:rsidR="00AD7F58" w:rsidRPr="00C9444E">
        <w:rPr>
          <w:rFonts w:ascii="Times New Roman" w:hAnsi="Times New Roman" w:cs="Times New Roman"/>
        </w:rPr>
        <w:t>-S</w:t>
      </w:r>
      <w:r w:rsidR="0089719C" w:rsidRPr="00C9444E">
        <w:rPr>
          <w:rFonts w:ascii="Times New Roman" w:hAnsi="Times New Roman" w:cs="Times New Roman"/>
        </w:rPr>
        <w:t>2</w:t>
      </w:r>
      <w:r w:rsidR="008C060B" w:rsidRPr="00C9444E">
        <w:rPr>
          <w:rFonts w:ascii="Times New Roman" w:hAnsi="Times New Roman" w:cs="Times New Roman"/>
        </w:rPr>
        <w:t>2</w:t>
      </w:r>
      <w:r w:rsidR="00AD7F58" w:rsidRPr="00C9444E">
        <w:rPr>
          <w:rFonts w:ascii="Times New Roman" w:hAnsi="Times New Roman" w:cs="Times New Roman"/>
        </w:rPr>
        <w:t>).</w:t>
      </w:r>
      <w:r w:rsidR="00CB6C38" w:rsidRPr="00C9444E">
        <w:rPr>
          <w:rFonts w:ascii="Times New Roman" w:hAnsi="Times New Roman" w:cs="Times New Roman"/>
        </w:rPr>
        <w:t xml:space="preserve"> </w:t>
      </w:r>
      <w:r w:rsidR="00531F14" w:rsidRPr="00C9444E">
        <w:rPr>
          <w:rFonts w:ascii="Times New Roman" w:hAnsi="Times New Roman" w:cs="Times New Roman"/>
        </w:rPr>
        <w:t>W</w:t>
      </w:r>
      <w:r w:rsidR="00CB6C38" w:rsidRPr="00C9444E">
        <w:rPr>
          <w:rFonts w:ascii="Times New Roman" w:hAnsi="Times New Roman" w:cs="Times New Roman"/>
        </w:rPr>
        <w:t xml:space="preserve">e </w:t>
      </w:r>
      <w:r w:rsidR="00531F14" w:rsidRPr="00C9444E">
        <w:rPr>
          <w:rFonts w:ascii="Times New Roman" w:hAnsi="Times New Roman" w:cs="Times New Roman"/>
        </w:rPr>
        <w:t>can then proceed to determine</w:t>
      </w:r>
      <w:r w:rsidR="00CB6C38" w:rsidRPr="00C9444E">
        <w:rPr>
          <w:rFonts w:ascii="Times New Roman" w:hAnsi="Times New Roman" w:cs="Times New Roman"/>
        </w:rPr>
        <w:t xml:space="preserve"> </w:t>
      </w:r>
      <w:r w:rsidR="00531F14" w:rsidRPr="00C9444E">
        <w:rPr>
          <w:rFonts w:ascii="Times New Roman" w:hAnsi="Times New Roman" w:cs="Times New Roman"/>
        </w:rPr>
        <w:t xml:space="preserve">the consequences if </w:t>
      </w:r>
      <w:r w:rsidR="00CB6C38" w:rsidRPr="00C9444E">
        <w:rPr>
          <w:rFonts w:ascii="Times New Roman" w:hAnsi="Times New Roman" w:cs="Times New Roman"/>
        </w:rPr>
        <w:t xml:space="preserve"> EMT </w:t>
      </w:r>
      <w:r w:rsidR="00275C5C">
        <w:rPr>
          <w:rFonts w:ascii="Times New Roman" w:hAnsi="Times New Roman" w:cs="Times New Roman"/>
        </w:rPr>
        <w:t>and metabolism mutually regulate each other.</w:t>
      </w:r>
      <w:r w:rsidR="004B7C35" w:rsidRPr="00C9444E">
        <w:rPr>
          <w:rFonts w:ascii="Times New Roman" w:hAnsi="Times New Roman" w:cs="Times New Roman"/>
        </w:rPr>
        <w:t xml:space="preserve"> </w:t>
      </w:r>
    </w:p>
    <w:p w14:paraId="6A0304F1" w14:textId="17AF3260" w:rsidR="008B71DF" w:rsidRPr="00C9444E" w:rsidRDefault="00275C5C" w:rsidP="00275C5C">
      <w:pPr>
        <w:pStyle w:val="BodyText"/>
        <w:spacing w:line="480" w:lineRule="auto"/>
        <w:ind w:firstLine="720"/>
        <w:rPr>
          <w:rFonts w:ascii="Times New Roman" w:hAnsi="Times New Roman" w:cs="Times New Roman"/>
        </w:rPr>
      </w:pPr>
      <w:r>
        <w:rPr>
          <w:rFonts w:ascii="Times New Roman" w:hAnsi="Times New Roman" w:cs="Times New Roman"/>
        </w:rPr>
        <w:t xml:space="preserve">As already mentioned, the EMT network can drive metabolic reprogramming via microRNA-mediated links. We first kept the metabolic circuit as a bistable system where only W and O are the available stable states, i.e., no hybrid W/O state when the </w:t>
      </w:r>
      <w:proofErr w:type="gramStart"/>
      <w:r>
        <w:rPr>
          <w:rFonts w:ascii="Times New Roman" w:hAnsi="Times New Roman" w:cs="Times New Roman"/>
        </w:rPr>
        <w:t>cross-talk</w:t>
      </w:r>
      <w:proofErr w:type="gramEnd"/>
      <w:r>
        <w:rPr>
          <w:rFonts w:ascii="Times New Roman" w:hAnsi="Times New Roman" w:cs="Times New Roman"/>
        </w:rPr>
        <w:t xml:space="preserve"> is inactive. Then we analyzed the coupled states considering links -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Pr>
          <w:rFonts w:ascii="Times New Roman" w:hAnsi="Times New Roman" w:cs="Times New Roman"/>
        </w:rPr>
        <w:t xml:space="preserve"> upregulating mtROS,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Pr>
          <w:rFonts w:ascii="Times New Roman" w:hAnsi="Times New Roman" w:cs="Times New Roman"/>
        </w:rPr>
        <w:t xml:space="preserve"> downregulating HIF-1, or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Pr>
          <w:rFonts w:ascii="Times New Roman" w:hAnsi="Times New Roman" w:cs="Times New Roman"/>
        </w:rPr>
        <w:t xml:space="preserve"> upregulating noxROS. We found that the metabolic circuit becomes </w:t>
      </w:r>
      <w:proofErr w:type="spellStart"/>
      <w:r>
        <w:rPr>
          <w:rFonts w:ascii="Times New Roman" w:hAnsi="Times New Roman" w:cs="Times New Roman"/>
        </w:rPr>
        <w:t>tristable</w:t>
      </w:r>
      <w:proofErr w:type="spellEnd"/>
      <w:r>
        <w:rPr>
          <w:rFonts w:ascii="Times New Roman" w:hAnsi="Times New Roman" w:cs="Times New Roman"/>
        </w:rPr>
        <w:t xml:space="preserve">, i.e., the hybrid W/O state emerges, when mtROS is upregulated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Pr>
          <w:rFonts w:ascii="Times New Roman" w:hAnsi="Times New Roman" w:cs="Times New Roman"/>
        </w:rPr>
        <w:t xml:space="preserve"> (Fig. 8A) but </w:t>
      </w:r>
      <w:proofErr w:type="gramStart"/>
      <w:r>
        <w:rPr>
          <w:rFonts w:ascii="Times New Roman" w:hAnsi="Times New Roman" w:cs="Times New Roman"/>
        </w:rPr>
        <w:t>doesn’t</w:t>
      </w:r>
      <w:proofErr w:type="gramEnd"/>
      <w:r>
        <w:rPr>
          <w:rFonts w:ascii="Times New Roman" w:hAnsi="Times New Roman" w:cs="Times New Roman"/>
        </w:rPr>
        <w:t xml:space="preserve"> appear if only noxROS is upregulated or μ</w:t>
      </w:r>
      <w:r>
        <w:rPr>
          <w:rFonts w:ascii="Times New Roman" w:hAnsi="Times New Roman" w:cs="Times New Roman"/>
          <w:vertAlign w:val="subscript"/>
        </w:rPr>
        <w:t>200</w:t>
      </w:r>
      <w:r>
        <w:rPr>
          <w:rFonts w:ascii="Times New Roman" w:hAnsi="Times New Roman" w:cs="Times New Roman"/>
        </w:rPr>
        <w:t xml:space="preserve"> is downregulated (Fig. S23). Additionally, the upregulation of mtROS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Pr>
          <w:rFonts w:ascii="Times New Roman" w:hAnsi="Times New Roman" w:cs="Times New Roman"/>
        </w:rPr>
        <w:t xml:space="preserve"> can further stab</w:t>
      </w:r>
      <w:r w:rsidR="005C2EC8">
        <w:rPr>
          <w:rFonts w:ascii="Times New Roman" w:hAnsi="Times New Roman" w:cs="Times New Roman"/>
        </w:rPr>
        <w:t>i</w:t>
      </w:r>
      <w:r>
        <w:rPr>
          <w:rFonts w:ascii="Times New Roman" w:hAnsi="Times New Roman" w:cs="Times New Roman"/>
        </w:rPr>
        <w:t>lize the coupled</w:t>
      </w:r>
      <w:r w:rsidR="005C2EC8">
        <w:rPr>
          <w:rFonts w:ascii="Times New Roman" w:hAnsi="Times New Roman" w:cs="Times New Roman"/>
        </w:rPr>
        <w:t xml:space="preserve"> </w:t>
      </w:r>
      <w:r>
        <w:rPr>
          <w:rFonts w:ascii="Times New Roman" w:hAnsi="Times New Roman" w:cs="Times New Roman"/>
        </w:rPr>
        <w:t xml:space="preserve">E/M-W/O state so that all E/M </w:t>
      </w:r>
      <w:r w:rsidR="004E2DC1">
        <w:rPr>
          <w:rFonts w:ascii="Times New Roman" w:hAnsi="Times New Roman" w:cs="Times New Roman"/>
        </w:rPr>
        <w:t>states</w:t>
      </w:r>
      <w:r>
        <w:rPr>
          <w:rFonts w:ascii="Times New Roman" w:hAnsi="Times New Roman" w:cs="Times New Roman"/>
        </w:rPr>
        <w:t xml:space="preserve"> become coupled with the W/O </w:t>
      </w:r>
      <w:r w:rsidR="004E2DC1">
        <w:rPr>
          <w:rFonts w:ascii="Times New Roman" w:hAnsi="Times New Roman" w:cs="Times New Roman"/>
        </w:rPr>
        <w:t>states</w:t>
      </w:r>
      <w:r>
        <w:rPr>
          <w:rFonts w:ascii="Times New Roman" w:hAnsi="Times New Roman" w:cs="Times New Roman"/>
        </w:rPr>
        <w:t>. Furthermore, the upregulation of noxROS in the bistable circuit causes an increase in the frequency of the O state, in contrast to a</w:t>
      </w:r>
      <w:proofErr w:type="spellStart"/>
      <w:r>
        <w:rPr>
          <w:rFonts w:ascii="Times New Roman" w:hAnsi="Times New Roman" w:cs="Times New Roman"/>
        </w:rPr>
        <w:t>n</w:t>
      </w:r>
      <w:proofErr w:type="spellEnd"/>
      <w:r>
        <w:rPr>
          <w:rFonts w:ascii="Times New Roman" w:hAnsi="Times New Roman" w:cs="Times New Roman"/>
        </w:rPr>
        <w:t xml:space="preserve"> increase of the frequency of the hybrid W/O state in the </w:t>
      </w:r>
      <w:proofErr w:type="spellStart"/>
      <w:r>
        <w:rPr>
          <w:rFonts w:ascii="Times New Roman" w:hAnsi="Times New Roman" w:cs="Times New Roman"/>
        </w:rPr>
        <w:t>tristable</w:t>
      </w:r>
      <w:proofErr w:type="spellEnd"/>
      <w:r>
        <w:rPr>
          <w:rFonts w:ascii="Times New Roman" w:hAnsi="Times New Roman" w:cs="Times New Roman"/>
        </w:rPr>
        <w:t xml:space="preserve"> circuit (</w:t>
      </w:r>
      <w:r w:rsidR="005C2EC8">
        <w:rPr>
          <w:rFonts w:ascii="Times New Roman" w:hAnsi="Times New Roman" w:cs="Times New Roman"/>
        </w:rPr>
        <w:t>Fig. S23 compared to Fig. 2</w:t>
      </w:r>
      <w:r>
        <w:rPr>
          <w:rFonts w:ascii="Times New Roman" w:hAnsi="Times New Roman" w:cs="Times New Roman"/>
        </w:rPr>
        <w:t xml:space="preserve">). This suggests, noxROS may play a context-dependent role on the coupled state, while mtROS often stabilizes the E/M-W/O </w:t>
      </w:r>
      <w:r w:rsidR="004E2DC1">
        <w:rPr>
          <w:rFonts w:ascii="Times New Roman" w:hAnsi="Times New Roman" w:cs="Times New Roman"/>
        </w:rPr>
        <w:t>state</w:t>
      </w:r>
      <w:r>
        <w:rPr>
          <w:rFonts w:ascii="Times New Roman" w:hAnsi="Times New Roman" w:cs="Times New Roman"/>
        </w:rPr>
        <w:t>.</w:t>
      </w:r>
    </w:p>
    <w:p w14:paraId="469BCB1F" w14:textId="15B5C791" w:rsidR="00E469AE" w:rsidRPr="00C9444E" w:rsidRDefault="00AD7F58" w:rsidP="00DE36CD">
      <w:pPr>
        <w:pStyle w:val="BodyText"/>
        <w:spacing w:line="480" w:lineRule="auto"/>
        <w:ind w:firstLine="720"/>
        <w:rPr>
          <w:rFonts w:ascii="Times New Roman" w:hAnsi="Times New Roman" w:cs="Times New Roman"/>
        </w:rPr>
      </w:pPr>
      <w:r w:rsidRPr="00C9444E">
        <w:rPr>
          <w:rFonts w:ascii="Times New Roman" w:hAnsi="Times New Roman" w:cs="Times New Roman"/>
        </w:rPr>
        <w:t xml:space="preserve"> </w:t>
      </w:r>
      <w:r w:rsidR="00363B11">
        <w:rPr>
          <w:rFonts w:ascii="Times New Roman" w:hAnsi="Times New Roman" w:cs="Times New Roman"/>
        </w:rPr>
        <w:t xml:space="preserve"> Next to see whether metabolic reprogramming can enable the emergence of the hybrid E/M state, we kept the metabolic circuit as a </w:t>
      </w:r>
      <w:proofErr w:type="spellStart"/>
      <w:r w:rsidR="00363B11">
        <w:rPr>
          <w:rFonts w:ascii="Times New Roman" w:hAnsi="Times New Roman" w:cs="Times New Roman"/>
        </w:rPr>
        <w:t>tristable</w:t>
      </w:r>
      <w:proofErr w:type="spellEnd"/>
      <w:r w:rsidR="00363B11">
        <w:rPr>
          <w:rFonts w:ascii="Times New Roman" w:hAnsi="Times New Roman" w:cs="Times New Roman"/>
        </w:rPr>
        <w:t xml:space="preserve"> circuit and set the EMT network to be bistable (i.e., unable to acquire a hybrid E/M state alone). Then we investigated the effects of the following </w:t>
      </w:r>
      <w:proofErr w:type="gramStart"/>
      <w:r w:rsidR="00363B11">
        <w:rPr>
          <w:rFonts w:ascii="Times New Roman" w:hAnsi="Times New Roman" w:cs="Times New Roman"/>
        </w:rPr>
        <w:t>cross-talk</w:t>
      </w:r>
      <w:proofErr w:type="gramEnd"/>
      <w:r w:rsidR="00363B11">
        <w:rPr>
          <w:rFonts w:ascii="Times New Roman" w:hAnsi="Times New Roman" w:cs="Times New Roman"/>
        </w:rPr>
        <w:t xml:space="preserve">, HIF-1 inhibiting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363B11">
        <w:rPr>
          <w:rFonts w:ascii="Times New Roman" w:hAnsi="Times New Roman" w:cs="Times New Roman"/>
        </w:rPr>
        <w:t xml:space="preserve">, and HIF-1 upregulating SNAIL. When analyzing the inhibition of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363B11">
        <w:rPr>
          <w:rFonts w:ascii="Times New Roman" w:hAnsi="Times New Roman" w:cs="Times New Roman"/>
        </w:rPr>
        <w:t xml:space="preserve"> by HIF-1, we found that  the coupled EMT-metabolism network </w:t>
      </w:r>
      <w:proofErr w:type="gramStart"/>
      <w:r w:rsidR="00363B11">
        <w:rPr>
          <w:rFonts w:ascii="Times New Roman" w:hAnsi="Times New Roman" w:cs="Times New Roman"/>
        </w:rPr>
        <w:t>is able to</w:t>
      </w:r>
      <w:proofErr w:type="gramEnd"/>
      <w:r w:rsidR="00363B11">
        <w:rPr>
          <w:rFonts w:ascii="Times New Roman" w:hAnsi="Times New Roman" w:cs="Times New Roman"/>
        </w:rPr>
        <w:t xml:space="preserve"> quickly generate the E/M-W/O state before it is once again suppressed (Fig. 8B). However, the E/M </w:t>
      </w:r>
      <w:r w:rsidR="004E2DC1">
        <w:rPr>
          <w:rFonts w:ascii="Times New Roman" w:hAnsi="Times New Roman" w:cs="Times New Roman"/>
        </w:rPr>
        <w:t>state</w:t>
      </w:r>
      <w:r w:rsidR="00363B11">
        <w:rPr>
          <w:rFonts w:ascii="Times New Roman" w:hAnsi="Times New Roman" w:cs="Times New Roman"/>
        </w:rPr>
        <w:t xml:space="preserve"> persists but </w:t>
      </w:r>
      <w:proofErr w:type="gramStart"/>
      <w:r w:rsidR="00363B11">
        <w:rPr>
          <w:rFonts w:ascii="Times New Roman" w:hAnsi="Times New Roman" w:cs="Times New Roman"/>
        </w:rPr>
        <w:t>is coupled</w:t>
      </w:r>
      <w:proofErr w:type="gramEnd"/>
      <w:r w:rsidR="00363B11">
        <w:rPr>
          <w:rFonts w:ascii="Times New Roman" w:hAnsi="Times New Roman" w:cs="Times New Roman"/>
        </w:rPr>
        <w:t xml:space="preserve"> to the </w:t>
      </w:r>
      <w:r w:rsidR="004E2DC1">
        <w:rPr>
          <w:rFonts w:ascii="Times New Roman" w:hAnsi="Times New Roman" w:cs="Times New Roman"/>
        </w:rPr>
        <w:t>O</w:t>
      </w:r>
      <w:r w:rsidR="00363B11">
        <w:rPr>
          <w:rFonts w:ascii="Times New Roman" w:hAnsi="Times New Roman" w:cs="Times New Roman"/>
        </w:rPr>
        <w:t xml:space="preserve"> </w:t>
      </w:r>
      <w:r w:rsidR="004E2DC1">
        <w:rPr>
          <w:rFonts w:ascii="Times New Roman" w:hAnsi="Times New Roman" w:cs="Times New Roman"/>
        </w:rPr>
        <w:t>state</w:t>
      </w:r>
      <w:r w:rsidR="00363B11">
        <w:rPr>
          <w:rFonts w:ascii="Times New Roman" w:hAnsi="Times New Roman" w:cs="Times New Roman"/>
        </w:rPr>
        <w:t xml:space="preserve"> (E/M-O). Additionally, when analyzing the effect of HIF-1 upregulating SNAIL, we found that the E/M-W/O state </w:t>
      </w:r>
      <w:proofErr w:type="gramStart"/>
      <w:r w:rsidR="00363B11">
        <w:rPr>
          <w:rFonts w:ascii="Times New Roman" w:hAnsi="Times New Roman" w:cs="Times New Roman"/>
        </w:rPr>
        <w:t>is only generated</w:t>
      </w:r>
      <w:proofErr w:type="gramEnd"/>
      <w:r w:rsidR="00363B11">
        <w:rPr>
          <w:rFonts w:ascii="Times New Roman" w:hAnsi="Times New Roman" w:cs="Times New Roman"/>
        </w:rPr>
        <w:t xml:space="preserve"> when SNAIL is moderately </w:t>
      </w:r>
      <w:proofErr w:type="spellStart"/>
      <w:r w:rsidR="00363B11">
        <w:rPr>
          <w:rFonts w:ascii="Times New Roman" w:hAnsi="Times New Roman" w:cs="Times New Roman"/>
        </w:rPr>
        <w:t>upregualted</w:t>
      </w:r>
      <w:proofErr w:type="spellEnd"/>
      <w:r w:rsidR="00363B11">
        <w:rPr>
          <w:rFonts w:ascii="Times New Roman" w:hAnsi="Times New Roman" w:cs="Times New Roman"/>
        </w:rPr>
        <w:t xml:space="preserve"> (Fig. S24). Furthermore, both HIF-1 inhibiting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363B11">
        <w:rPr>
          <w:rFonts w:ascii="Times New Roman" w:hAnsi="Times New Roman" w:cs="Times New Roman"/>
        </w:rPr>
        <w:t xml:space="preserve"> and HIF-1 upregulating SNAIL can stabilize the system in the phase -  (E/M-O, M-W, M-O, M-W/O), where the hybrid E/M state can </w:t>
      </w:r>
      <w:proofErr w:type="gramStart"/>
      <w:r w:rsidR="00363B11">
        <w:rPr>
          <w:rFonts w:ascii="Times New Roman" w:hAnsi="Times New Roman" w:cs="Times New Roman"/>
        </w:rPr>
        <w:t>be stably maintained</w:t>
      </w:r>
      <w:proofErr w:type="gramEnd"/>
      <w:r w:rsidR="00363B11">
        <w:rPr>
          <w:rFonts w:ascii="Times New Roman" w:hAnsi="Times New Roman" w:cs="Times New Roman"/>
        </w:rPr>
        <w:t xml:space="preserve">. This suggests the </w:t>
      </w:r>
      <w:proofErr w:type="gramStart"/>
      <w:r w:rsidR="00363B11">
        <w:rPr>
          <w:rFonts w:ascii="Times New Roman" w:hAnsi="Times New Roman" w:cs="Times New Roman"/>
        </w:rPr>
        <w:t>master</w:t>
      </w:r>
      <w:proofErr w:type="gramEnd"/>
      <w:r w:rsidR="00363B11">
        <w:rPr>
          <w:rFonts w:ascii="Times New Roman" w:hAnsi="Times New Roman" w:cs="Times New Roman"/>
        </w:rPr>
        <w:t xml:space="preserve"> regulator of glycolysis, HIF-1, can drive cells towards the hybrid E/M state. Conversely, an individual AMPK-mediated crosstalk is unable to generate the hybrid E/M state and saturates in the epithelial phase (Fig. S24), as seen in the </w:t>
      </w:r>
      <w:proofErr w:type="spellStart"/>
      <w:r w:rsidR="00363B11">
        <w:rPr>
          <w:rFonts w:ascii="Times New Roman" w:hAnsi="Times New Roman" w:cs="Times New Roman"/>
        </w:rPr>
        <w:t>tristable</w:t>
      </w:r>
      <w:proofErr w:type="spellEnd"/>
      <w:r w:rsidR="00363B11">
        <w:rPr>
          <w:rFonts w:ascii="Times New Roman" w:hAnsi="Times New Roman" w:cs="Times New Roman"/>
        </w:rPr>
        <w:t xml:space="preserve"> circuit</w:t>
      </w:r>
      <w:proofErr w:type="gramStart"/>
      <w:r w:rsidR="00363B11">
        <w:rPr>
          <w:rFonts w:ascii="Times New Roman" w:hAnsi="Times New Roman" w:cs="Times New Roman"/>
        </w:rPr>
        <w:t xml:space="preserve">.  </w:t>
      </w:r>
      <w:proofErr w:type="gramEnd"/>
      <w:r w:rsidR="00363B11">
        <w:rPr>
          <w:rFonts w:ascii="Times New Roman" w:hAnsi="Times New Roman" w:cs="Times New Roman"/>
        </w:rPr>
        <w:t xml:space="preserve">Additionally, as with the </w:t>
      </w:r>
      <w:proofErr w:type="spellStart"/>
      <w:r w:rsidR="00363B11">
        <w:rPr>
          <w:rFonts w:ascii="Times New Roman" w:hAnsi="Times New Roman" w:cs="Times New Roman"/>
        </w:rPr>
        <w:t>tristable</w:t>
      </w:r>
      <w:proofErr w:type="spellEnd"/>
      <w:r w:rsidR="00363B11">
        <w:rPr>
          <w:rFonts w:ascii="Times New Roman" w:hAnsi="Times New Roman" w:cs="Times New Roman"/>
        </w:rPr>
        <w:t xml:space="preserve"> networks, the coupled hybrid E/M-W/O state can </w:t>
      </w:r>
      <w:proofErr w:type="gramStart"/>
      <w:r w:rsidR="00363B11">
        <w:rPr>
          <w:rFonts w:ascii="Times New Roman" w:hAnsi="Times New Roman" w:cs="Times New Roman"/>
        </w:rPr>
        <w:t>be stabilized</w:t>
      </w:r>
      <w:proofErr w:type="gramEnd"/>
      <w:r w:rsidR="00363B11">
        <w:rPr>
          <w:rFonts w:ascii="Times New Roman" w:hAnsi="Times New Roman" w:cs="Times New Roman"/>
        </w:rPr>
        <w:t xml:space="preserve"> by two competing crosstalk, such as AMPK upregulating SNAIL and HIF-1 downregulating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363B11">
        <w:rPr>
          <w:rFonts w:ascii="Times New Roman" w:eastAsiaTheme="minorEastAsia" w:hAnsi="Times New Roman" w:cs="Times New Roman"/>
        </w:rPr>
        <w:t xml:space="preserve"> (Fig. S25). </w:t>
      </w:r>
      <w:r w:rsidR="00363B11">
        <w:rPr>
          <w:rFonts w:ascii="Times New Roman" w:hAnsi="Times New Roman" w:cs="Times New Roman"/>
        </w:rPr>
        <w:t>These results suggest HIF-1 can strongly affect and drive EMT into a hybrid E/M state while AMPK can only help stabilize the E/M-W/O state if it is already present.</w:t>
      </w:r>
    </w:p>
    <w:p w14:paraId="5A032BDF" w14:textId="5229EA51" w:rsidR="00365AD9" w:rsidRPr="002C08AD" w:rsidRDefault="0017037D" w:rsidP="002C08AD">
      <w:pPr>
        <w:spacing w:after="0" w:line="480" w:lineRule="auto"/>
        <w:ind w:firstLine="720"/>
        <w:rPr>
          <w:rFonts w:ascii="Times New Roman" w:eastAsiaTheme="minorEastAsia" w:hAnsi="Times New Roman" w:cs="Times New Roman"/>
        </w:rPr>
      </w:pPr>
      <w:r>
        <w:rPr>
          <w:rFonts w:ascii="Times New Roman" w:hAnsi="Times New Roman" w:cs="Times New Roman"/>
        </w:rPr>
        <w:t xml:space="preserve">When both the EMT and metabolism networks are in the parameter regime where hybrid E/M or hybrid metabolism state is not available, the </w:t>
      </w:r>
      <w:proofErr w:type="gramStart"/>
      <w:r>
        <w:rPr>
          <w:rFonts w:ascii="Times New Roman" w:hAnsi="Times New Roman" w:cs="Times New Roman"/>
        </w:rPr>
        <w:t>cross-talk</w:t>
      </w:r>
      <w:proofErr w:type="gramEnd"/>
      <w:r>
        <w:rPr>
          <w:rFonts w:ascii="Times New Roman" w:hAnsi="Times New Roman" w:cs="Times New Roman"/>
        </w:rPr>
        <w:t xml:space="preserve"> can enable the emergence of these hybrid states. Recall that for the coupled </w:t>
      </w:r>
      <w:proofErr w:type="spellStart"/>
      <w:r>
        <w:rPr>
          <w:rFonts w:ascii="Times New Roman" w:hAnsi="Times New Roman" w:cs="Times New Roman"/>
        </w:rPr>
        <w:t>tristable</w:t>
      </w:r>
      <w:proofErr w:type="spellEnd"/>
      <w:r>
        <w:rPr>
          <w:rFonts w:ascii="Times New Roman" w:hAnsi="Times New Roman" w:cs="Times New Roman"/>
        </w:rPr>
        <w:t xml:space="preserve"> circuits, the simplest set of crosstalk with a parameter region that suppressed all coupled states except the E/M-W/O state consisted of three regulatory links: (1) HIF-1 inhibiting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Pr>
          <w:rFonts w:ascii="Times New Roman" w:hAnsi="Times New Roman" w:cs="Times New Roman"/>
        </w:rPr>
        <w:t xml:space="preserve">, (2)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Pr>
          <w:rFonts w:ascii="Times New Roman" w:hAnsi="Times New Roman" w:cs="Times New Roman"/>
        </w:rPr>
        <w:t xml:space="preserve"> upregulating mtROS, and (3) EMT-inducing signaling acting on SNAIL. When these s</w:t>
      </w:r>
      <w:proofErr w:type="spellStart"/>
      <w:r>
        <w:rPr>
          <w:rFonts w:ascii="Times New Roman" w:hAnsi="Times New Roman" w:cs="Times New Roman"/>
        </w:rPr>
        <w:t>ame</w:t>
      </w:r>
      <w:proofErr w:type="spellEnd"/>
      <w:r>
        <w:rPr>
          <w:rFonts w:ascii="Times New Roman" w:hAnsi="Times New Roman" w:cs="Times New Roman"/>
        </w:rPr>
        <w:t xml:space="preserve"> links are active for the bistable EMT and metabolism circuits, the results are qualitatively </w:t>
      </w:r>
      <w:proofErr w:type="gramStart"/>
      <w:r>
        <w:rPr>
          <w:rFonts w:ascii="Times New Roman" w:hAnsi="Times New Roman" w:cs="Times New Roman"/>
        </w:rPr>
        <w:t>very similar</w:t>
      </w:r>
      <w:proofErr w:type="gramEnd"/>
      <w:r>
        <w:rPr>
          <w:rFonts w:ascii="Times New Roman" w:hAnsi="Times New Roman" w:cs="Times New Roman"/>
        </w:rPr>
        <w:t xml:space="preserve"> to the </w:t>
      </w:r>
      <w:proofErr w:type="spellStart"/>
      <w:r>
        <w:rPr>
          <w:rFonts w:ascii="Times New Roman" w:hAnsi="Times New Roman" w:cs="Times New Roman"/>
        </w:rPr>
        <w:t>tristable</w:t>
      </w:r>
      <w:proofErr w:type="spellEnd"/>
      <w:r>
        <w:rPr>
          <w:rFonts w:ascii="Times New Roman" w:hAnsi="Times New Roman" w:cs="Times New Roman"/>
        </w:rPr>
        <w:t xml:space="preserve"> circuit results (Fig. 8C and S26 compared to Fig. 7C). The E/M state is only possible near full inhibition of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Pr>
          <w:rFonts w:ascii="Times New Roman" w:hAnsi="Times New Roman" w:cs="Times New Roman"/>
        </w:rPr>
        <w:t xml:space="preserve"> and the W/O s</w:t>
      </w:r>
      <w:proofErr w:type="spellStart"/>
      <w:r>
        <w:rPr>
          <w:rFonts w:ascii="Times New Roman" w:hAnsi="Times New Roman" w:cs="Times New Roman"/>
        </w:rPr>
        <w:t>tate</w:t>
      </w:r>
      <w:proofErr w:type="spellEnd"/>
      <w:r>
        <w:rPr>
          <w:rFonts w:ascii="Times New Roman" w:hAnsi="Times New Roman" w:cs="Times New Roman"/>
        </w:rPr>
        <w:t xml:space="preserve"> is possible when mtROS is </w:t>
      </w:r>
      <w:proofErr w:type="gramStart"/>
      <w:r>
        <w:rPr>
          <w:rFonts w:ascii="Times New Roman" w:hAnsi="Times New Roman" w:cs="Times New Roman"/>
        </w:rPr>
        <w:t>greatly upregulated</w:t>
      </w:r>
      <w:proofErr w:type="gramEnd"/>
      <w:r>
        <w:rPr>
          <w:rFonts w:ascii="Times New Roman" w:hAnsi="Times New Roman" w:cs="Times New Roman"/>
        </w:rPr>
        <w:t>. Further, the system must be near maximum regulation (i.e.</w:t>
      </w:r>
      <w:r w:rsidR="002C08AD">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λ</m:t>
            </m:r>
          </m:e>
          <m:sub>
            <m:sSub>
              <m:sSubPr>
                <m:ctrlPr>
                  <w:rPr>
                    <w:rFonts w:ascii="Cambria Math" w:hAnsi="Cambria Math" w:cs="Times New Roman"/>
                    <w:i/>
                  </w:rPr>
                </m:ctrlPr>
              </m:sSubPr>
              <m:e>
                <m:r>
                  <w:rPr>
                    <w:rFonts w:ascii="Cambria Math" w:hAnsi="Cambria Math" w:cs="Times New Roman"/>
                  </w:rPr>
                  <m:t xml:space="preserve">HIF1,  </m:t>
                </m:r>
                <m:r>
                  <w:rPr>
                    <w:rFonts w:ascii="Cambria Math" w:hAnsi="Cambria Math" w:cs="Times New Roman"/>
                  </w:rPr>
                  <m:t>μ</m:t>
                </m:r>
              </m:e>
              <m:sub>
                <m:r>
                  <w:rPr>
                    <w:rFonts w:ascii="Cambria Math" w:hAnsi="Cambria Math" w:cs="Times New Roman"/>
                  </w:rPr>
                  <m:t>200</m:t>
                </m:r>
              </m:sub>
            </m:sSub>
          </m:sub>
        </m:sSub>
      </m:oMath>
      <w:r w:rsidR="002C08AD">
        <w:rPr>
          <w:rFonts w:ascii="Times New Roman" w:eastAsiaTheme="minorEastAsia" w:hAnsi="Times New Roman" w:cs="Times New Roman"/>
        </w:rPr>
        <w:t xml:space="preserve"> and</w:t>
      </w:r>
      <w:r w:rsidR="002C08AD">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λ</m:t>
            </m:r>
          </m:e>
          <m:sub>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34</m:t>
                </m:r>
              </m:sub>
            </m:sSub>
            <m:r>
              <w:rPr>
                <w:rFonts w:ascii="Cambria Math" w:hAnsi="Cambria Math" w:cs="Times New Roman"/>
              </w:rPr>
              <m:t>,mtROS</m:t>
            </m:r>
          </m:sub>
        </m:sSub>
      </m:oMath>
      <w:r w:rsidR="002C08AD">
        <w:rPr>
          <w:rFonts w:ascii="Times New Roman" w:eastAsiaTheme="minorEastAsia" w:hAnsi="Times New Roman" w:cs="Times New Roman"/>
        </w:rPr>
        <w:t xml:space="preserve"> m</w:t>
      </w:r>
      <w:r>
        <w:rPr>
          <w:rFonts w:ascii="Times New Roman" w:hAnsi="Times New Roman" w:cs="Times New Roman"/>
        </w:rPr>
        <w:t xml:space="preserve">ust be close to zero) to generate the region where only the coupled hybrid E/M-W/O state is available. Additionally, the nearby phases surrounding the phase containing only the E/M-W/O state (E-O and E-W/O) is similar relative to those of the </w:t>
      </w:r>
      <w:proofErr w:type="spellStart"/>
      <w:r>
        <w:rPr>
          <w:rFonts w:ascii="Times New Roman" w:hAnsi="Times New Roman" w:cs="Times New Roman"/>
        </w:rPr>
        <w:t>tristable</w:t>
      </w:r>
      <w:proofErr w:type="spellEnd"/>
      <w:r>
        <w:rPr>
          <w:rFonts w:ascii="Times New Roman" w:hAnsi="Times New Roman" w:cs="Times New Roman"/>
        </w:rPr>
        <w:t xml:space="preserve"> circuit, further supporting</w:t>
      </w:r>
      <w:r w:rsidR="00312E6C">
        <w:rPr>
          <w:rFonts w:ascii="Times New Roman" w:hAnsi="Times New Roman" w:cs="Times New Roman"/>
        </w:rPr>
        <w:t xml:space="preserve"> a progression</w:t>
      </w:r>
      <w:r w:rsidR="00A56204">
        <w:rPr>
          <w:rFonts w:ascii="Times New Roman" w:hAnsi="Times New Roman" w:cs="Times New Roman"/>
        </w:rPr>
        <w:t xml:space="preserve"> </w:t>
      </w:r>
      <w:r w:rsidR="00312E6C">
        <w:rPr>
          <w:rFonts w:ascii="Times New Roman" w:hAnsi="Times New Roman" w:cs="Times New Roman"/>
        </w:rPr>
        <w:t xml:space="preserve">that must </w:t>
      </w:r>
      <w:proofErr w:type="gramStart"/>
      <w:r w:rsidR="00312E6C">
        <w:rPr>
          <w:rFonts w:ascii="Times New Roman" w:hAnsi="Times New Roman" w:cs="Times New Roman"/>
        </w:rPr>
        <w:t>be followed</w:t>
      </w:r>
      <w:proofErr w:type="gramEnd"/>
      <w:r w:rsidR="00312E6C">
        <w:rPr>
          <w:rFonts w:ascii="Times New Roman" w:hAnsi="Times New Roman" w:cs="Times New Roman"/>
        </w:rPr>
        <w:t xml:space="preserve"> to </w:t>
      </w:r>
      <w:r>
        <w:rPr>
          <w:rFonts w:ascii="Times New Roman" w:hAnsi="Times New Roman" w:cs="Times New Roman"/>
        </w:rPr>
        <w:t>reach</w:t>
      </w:r>
      <w:r w:rsidR="00AD7F58" w:rsidRPr="00C9444E">
        <w:rPr>
          <w:rFonts w:ascii="Times New Roman" w:hAnsi="Times New Roman" w:cs="Times New Roman"/>
        </w:rPr>
        <w:t xml:space="preserve"> the E/M-W/O state. </w:t>
      </w:r>
    </w:p>
    <w:p w14:paraId="35E7F568" w14:textId="5672B438" w:rsidR="00AC1B59" w:rsidRPr="00AC1B59" w:rsidRDefault="00AC1B59" w:rsidP="00AC1B59">
      <w:pPr>
        <w:pStyle w:val="Caption"/>
        <w:spacing w:line="480" w:lineRule="auto"/>
        <w:ind w:firstLine="720"/>
        <w:rPr>
          <w:rFonts w:ascii="Times New Roman" w:eastAsiaTheme="minorEastAsia" w:hAnsi="Times New Roman" w:cs="Times New Roman"/>
          <w:i w:val="0"/>
          <w:iCs/>
        </w:rPr>
      </w:pPr>
      <w:r w:rsidRPr="00AC1B59">
        <w:rPr>
          <w:rFonts w:ascii="Times New Roman" w:hAnsi="Times New Roman" w:cs="Times New Roman"/>
          <w:i w:val="0"/>
          <w:iCs/>
        </w:rPr>
        <w:t xml:space="preserve">Overall, we showed that </w:t>
      </w:r>
      <w:r w:rsidRPr="00AC1B59">
        <w:rPr>
          <w:rFonts w:ascii="Times New Roman" w:eastAsiaTheme="minorEastAsia" w:hAnsi="Times New Roman" w:cs="Times New Roman"/>
          <w:i w:val="0"/>
          <w:iCs/>
        </w:rPr>
        <w:t xml:space="preserve">if the metabolic network is bistable (W or O </w:t>
      </w:r>
      <w:r w:rsidR="0028447E">
        <w:rPr>
          <w:rFonts w:ascii="Times New Roman" w:eastAsiaTheme="minorEastAsia" w:hAnsi="Times New Roman" w:cs="Times New Roman"/>
          <w:i w:val="0"/>
          <w:iCs/>
        </w:rPr>
        <w:t>states</w:t>
      </w:r>
      <w:r w:rsidRPr="00AC1B59">
        <w:rPr>
          <w:rFonts w:ascii="Times New Roman" w:eastAsiaTheme="minorEastAsia" w:hAnsi="Times New Roman" w:cs="Times New Roman"/>
          <w:i w:val="0"/>
          <w:iCs/>
        </w:rPr>
        <w:t xml:space="preserve">) and the EMT network is </w:t>
      </w:r>
      <w:proofErr w:type="spellStart"/>
      <w:r w:rsidRPr="00AC1B59">
        <w:rPr>
          <w:rFonts w:ascii="Times New Roman" w:eastAsiaTheme="minorEastAsia" w:hAnsi="Times New Roman" w:cs="Times New Roman"/>
          <w:i w:val="0"/>
          <w:iCs/>
        </w:rPr>
        <w:t>tristable</w:t>
      </w:r>
      <w:proofErr w:type="spellEnd"/>
      <w:r w:rsidRPr="00AC1B59">
        <w:rPr>
          <w:rFonts w:ascii="Times New Roman" w:eastAsiaTheme="minorEastAsia" w:hAnsi="Times New Roman" w:cs="Times New Roman"/>
          <w:i w:val="0"/>
          <w:iCs/>
        </w:rPr>
        <w:t xml:space="preserve"> (E, E/M, or M </w:t>
      </w:r>
      <w:r w:rsidR="0028447E">
        <w:rPr>
          <w:rFonts w:ascii="Times New Roman" w:eastAsiaTheme="minorEastAsia" w:hAnsi="Times New Roman" w:cs="Times New Roman"/>
          <w:i w:val="0"/>
          <w:iCs/>
        </w:rPr>
        <w:t>states</w:t>
      </w:r>
      <w:r w:rsidRPr="00AC1B59">
        <w:rPr>
          <w:rFonts w:ascii="Times New Roman" w:eastAsiaTheme="minorEastAsia" w:hAnsi="Times New Roman" w:cs="Times New Roman"/>
          <w:i w:val="0"/>
          <w:iCs/>
        </w:rPr>
        <w:t xml:space="preserve">),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34</m:t>
            </m:r>
          </m:sub>
        </m:sSub>
      </m:oMath>
      <w:r w:rsidRPr="00AC1B59">
        <w:rPr>
          <w:rFonts w:ascii="Times New Roman" w:eastAsiaTheme="minorEastAsia" w:hAnsi="Times New Roman" w:cs="Times New Roman"/>
          <w:i w:val="0"/>
          <w:iCs/>
        </w:rPr>
        <w:t xml:space="preserve"> upregulating mtROS can generate the W/O state and upregulate the E/M-W/O state. Conversely, if the EMT network is bistable (E or M) and the meta</w:t>
      </w:r>
      <w:proofErr w:type="spellStart"/>
      <w:r w:rsidRPr="00AC1B59">
        <w:rPr>
          <w:rFonts w:ascii="Times New Roman" w:eastAsiaTheme="minorEastAsia" w:hAnsi="Times New Roman" w:cs="Times New Roman"/>
          <w:i w:val="0"/>
          <w:iCs/>
        </w:rPr>
        <w:t>bolic</w:t>
      </w:r>
      <w:proofErr w:type="spellEnd"/>
      <w:r w:rsidRPr="00AC1B59">
        <w:rPr>
          <w:rFonts w:ascii="Times New Roman" w:eastAsiaTheme="minorEastAsia" w:hAnsi="Times New Roman" w:cs="Times New Roman"/>
          <w:i w:val="0"/>
          <w:iCs/>
        </w:rPr>
        <w:t xml:space="preserve"> network is </w:t>
      </w:r>
      <w:proofErr w:type="spellStart"/>
      <w:r w:rsidRPr="00AC1B59">
        <w:rPr>
          <w:rFonts w:ascii="Times New Roman" w:eastAsiaTheme="minorEastAsia" w:hAnsi="Times New Roman" w:cs="Times New Roman"/>
          <w:i w:val="0"/>
          <w:iCs/>
        </w:rPr>
        <w:t>tristable</w:t>
      </w:r>
      <w:proofErr w:type="spellEnd"/>
      <w:r w:rsidRPr="00AC1B59">
        <w:rPr>
          <w:rFonts w:ascii="Times New Roman" w:eastAsiaTheme="minorEastAsia" w:hAnsi="Times New Roman" w:cs="Times New Roman"/>
          <w:i w:val="0"/>
          <w:iCs/>
        </w:rPr>
        <w:t xml:space="preserve"> (W, O, or W/O), a HIF-1 controlled crosstalk can briefly generate the E/M state and stabilize the E/M-W/O state. If both networks are bistable, the same three links as the </w:t>
      </w:r>
      <w:proofErr w:type="spellStart"/>
      <w:r w:rsidRPr="00AC1B59">
        <w:rPr>
          <w:rFonts w:ascii="Times New Roman" w:eastAsiaTheme="minorEastAsia" w:hAnsi="Times New Roman" w:cs="Times New Roman"/>
          <w:i w:val="0"/>
          <w:iCs/>
        </w:rPr>
        <w:t>tristable</w:t>
      </w:r>
      <w:proofErr w:type="spellEnd"/>
      <w:r w:rsidRPr="00AC1B59">
        <w:rPr>
          <w:rFonts w:ascii="Times New Roman" w:eastAsiaTheme="minorEastAsia" w:hAnsi="Times New Roman" w:cs="Times New Roman"/>
          <w:i w:val="0"/>
          <w:iCs/>
        </w:rPr>
        <w:t xml:space="preserve"> case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34</m:t>
            </m:r>
          </m:sub>
        </m:sSub>
      </m:oMath>
      <w:r w:rsidRPr="00AC1B59">
        <w:rPr>
          <w:rFonts w:ascii="Times New Roman" w:eastAsiaTheme="minorEastAsia" w:hAnsi="Times New Roman" w:cs="Times New Roman"/>
          <w:i w:val="0"/>
          <w:iCs/>
        </w:rPr>
        <w:t>-&gt; mtROS, HIF1-|</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oMath>
      <w:r w:rsidRPr="00AC1B59">
        <w:rPr>
          <w:rFonts w:ascii="Times New Roman" w:eastAsiaTheme="minorEastAsia" w:hAnsi="Times New Roman" w:cs="Times New Roman"/>
          <w:i w:val="0"/>
          <w:iCs/>
        </w:rPr>
        <w:t xml:space="preserve"> and reducing </w:t>
      </w:r>
      <w:r w:rsidR="007C753D">
        <w:rPr>
          <w:rFonts w:ascii="Times New Roman" w:eastAsiaTheme="minorEastAsia" w:hAnsi="Times New Roman" w:cs="Times New Roman"/>
          <w:i w:val="0"/>
          <w:iCs/>
        </w:rPr>
        <w:t>the EMT-inducing signal</w:t>
      </w:r>
      <w:r w:rsidRPr="00AC1B59">
        <w:rPr>
          <w:rFonts w:ascii="Times New Roman" w:eastAsiaTheme="minorEastAsia" w:hAnsi="Times New Roman" w:cs="Times New Roman"/>
          <w:i w:val="0"/>
          <w:iCs/>
        </w:rPr>
        <w:t xml:space="preserve">) generates the E/M-W/O state and suppresses all other coupled states. </w:t>
      </w:r>
    </w:p>
    <w:p w14:paraId="4D463DC7" w14:textId="58A7BC19" w:rsidR="00AC1B59" w:rsidRPr="00AC1B59" w:rsidRDefault="00AC1B59" w:rsidP="00AC1B59">
      <w:pPr>
        <w:pStyle w:val="Caption"/>
        <w:spacing w:line="480" w:lineRule="auto"/>
        <w:ind w:firstLine="720"/>
        <w:rPr>
          <w:rFonts w:ascii="Times New Roman" w:hAnsi="Times New Roman" w:cs="Times New Roman"/>
          <w:i w:val="0"/>
          <w:iCs/>
        </w:rPr>
      </w:pPr>
      <w:r w:rsidRPr="00AC1B59">
        <w:rPr>
          <w:rFonts w:ascii="Times New Roman" w:hAnsi="Times New Roman" w:cs="Times New Roman"/>
          <w:i w:val="0"/>
          <w:iCs/>
        </w:rPr>
        <w:t xml:space="preserve">We also identified a sequential event to reach the coupled hybrid E/M-W/O state. starting from an E state, which typically associated with an O state, then transitioning from E-O to E-W/O, and finally transitioning to the coupled </w:t>
      </w:r>
      <w:commentRangeStart w:id="243"/>
      <w:r w:rsidRPr="00AC1B59">
        <w:rPr>
          <w:rFonts w:ascii="Times New Roman" w:hAnsi="Times New Roman" w:cs="Times New Roman"/>
          <w:i w:val="0"/>
          <w:iCs/>
        </w:rPr>
        <w:t>hybrid E/M-W/O</w:t>
      </w:r>
      <w:commentRangeEnd w:id="243"/>
      <w:r w:rsidRPr="00AC1B59">
        <w:rPr>
          <w:rStyle w:val="CommentReference"/>
          <w:rFonts w:ascii="Times New Roman" w:hAnsi="Times New Roman" w:cs="Times New Roman"/>
          <w:i w:val="0"/>
          <w:iCs/>
          <w:sz w:val="24"/>
          <w:szCs w:val="24"/>
        </w:rPr>
        <w:commentReference w:id="243"/>
      </w:r>
      <w:r w:rsidRPr="00AC1B59">
        <w:rPr>
          <w:rFonts w:ascii="Times New Roman" w:hAnsi="Times New Roman" w:cs="Times New Roman"/>
          <w:i w:val="0"/>
          <w:iCs/>
        </w:rPr>
        <w:t xml:space="preserve"> state. In other words, cells may first reprogram their metabolism from O to the hybrid W/O state, followed by the initiation of EMT and a transition to  the hybrid E/M state, thus exhibiting the E/M-W/O state. </w:t>
      </w:r>
    </w:p>
    <w:p w14:paraId="460B112E" w14:textId="77777777" w:rsidR="00AC1B59" w:rsidRPr="00C9444E" w:rsidRDefault="00AC1B59" w:rsidP="00EE3A7C">
      <w:pPr>
        <w:pStyle w:val="BodyText"/>
        <w:spacing w:line="480" w:lineRule="auto"/>
        <w:ind w:firstLine="720"/>
        <w:rPr>
          <w:rFonts w:ascii="Times New Roman" w:hAnsi="Times New Roman" w:cs="Times New Roman"/>
        </w:rPr>
      </w:pPr>
    </w:p>
    <w:p w14:paraId="7AE9122B" w14:textId="77777777" w:rsidR="00817A31" w:rsidRPr="00C9444E" w:rsidRDefault="00AD7F58" w:rsidP="00817A31">
      <w:pPr>
        <w:pStyle w:val="CaptionedFigure"/>
        <w:rPr>
          <w:rFonts w:ascii="Times New Roman" w:hAnsi="Times New Roman" w:cs="Times New Roman"/>
        </w:rPr>
      </w:pPr>
      <w:r w:rsidRPr="00C9444E">
        <w:rPr>
          <w:rFonts w:ascii="Times New Roman" w:hAnsi="Times New Roman" w:cs="Times New Roman"/>
          <w:noProof/>
        </w:rPr>
        <w:drawing>
          <wp:inline distT="0" distB="0" distL="0" distR="0" wp14:anchorId="744A3AEE" wp14:editId="1AD22320">
            <wp:extent cx="5602754" cy="1896662"/>
            <wp:effectExtent l="0" t="0" r="0" b="8890"/>
            <wp:docPr id="6" name="Picture"/>
            <wp:cNvGraphicFramePr/>
            <a:graphic xmlns:a="http://schemas.openxmlformats.org/drawingml/2006/main">
              <a:graphicData uri="http://schemas.openxmlformats.org/drawingml/2006/picture">
                <pic:pic xmlns:pic="http://schemas.openxmlformats.org/drawingml/2006/picture">
                  <pic:nvPicPr>
                    <pic:cNvPr id="6" name="Picture"/>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5602754" cy="1896662"/>
                    </a:xfrm>
                    <a:prstGeom prst="rect">
                      <a:avLst/>
                    </a:prstGeom>
                    <a:noFill/>
                    <a:ln w="9525">
                      <a:noFill/>
                      <a:headEnd/>
                      <a:tailEnd/>
                    </a:ln>
                  </pic:spPr>
                </pic:pic>
              </a:graphicData>
            </a:graphic>
          </wp:inline>
        </w:drawing>
      </w:r>
    </w:p>
    <w:p w14:paraId="46A1A1E8" w14:textId="29A7CFEC" w:rsidR="00E469AE" w:rsidRPr="00C9444E" w:rsidRDefault="00817A31" w:rsidP="00817A31">
      <w:pPr>
        <w:pStyle w:val="Caption"/>
        <w:rPr>
          <w:rFonts w:ascii="Times New Roman" w:hAnsi="Times New Roman" w:cs="Times New Roman"/>
          <w:i w:val="0"/>
          <w:iCs/>
        </w:rPr>
      </w:pPr>
      <w:r w:rsidRPr="00C9444E">
        <w:rPr>
          <w:rFonts w:ascii="Times New Roman" w:hAnsi="Times New Roman" w:cs="Times New Roman"/>
          <w:b/>
          <w:bCs/>
          <w:i w:val="0"/>
          <w:iCs/>
        </w:rPr>
        <w:t xml:space="preserve">Figure </w:t>
      </w:r>
      <w:r w:rsidR="003F56AD" w:rsidRPr="00C9444E">
        <w:rPr>
          <w:rFonts w:ascii="Times New Roman" w:hAnsi="Times New Roman" w:cs="Times New Roman"/>
          <w:b/>
          <w:bCs/>
          <w:i w:val="0"/>
          <w:iCs/>
        </w:rPr>
        <w:t>8</w:t>
      </w:r>
      <w:r w:rsidRPr="00C9444E">
        <w:rPr>
          <w:rFonts w:ascii="Times New Roman" w:hAnsi="Times New Roman" w:cs="Times New Roman"/>
          <w:b/>
          <w:bCs/>
          <w:i w:val="0"/>
          <w:iCs/>
        </w:rPr>
        <w:t>.</w:t>
      </w:r>
      <w:r w:rsidR="00AD7F58" w:rsidRPr="00C9444E">
        <w:rPr>
          <w:rFonts w:ascii="Times New Roman" w:hAnsi="Times New Roman" w:cs="Times New Roman"/>
          <w:b/>
          <w:bCs/>
          <w:i w:val="0"/>
          <w:iCs/>
        </w:rPr>
        <w:t xml:space="preserve"> </w:t>
      </w:r>
      <w:r w:rsidR="007E3EA9">
        <w:rPr>
          <w:rFonts w:ascii="Times New Roman" w:hAnsi="Times New Roman" w:cs="Times New Roman"/>
          <w:b/>
          <w:bCs/>
          <w:i w:val="0"/>
          <w:iCs/>
        </w:rPr>
        <w:t>C</w:t>
      </w:r>
      <w:r w:rsidR="00AD7F58" w:rsidRPr="00C9444E">
        <w:rPr>
          <w:rFonts w:ascii="Times New Roman" w:hAnsi="Times New Roman" w:cs="Times New Roman"/>
          <w:b/>
          <w:bCs/>
          <w:i w:val="0"/>
          <w:iCs/>
        </w:rPr>
        <w:t xml:space="preserve">rosstalk </w:t>
      </w:r>
      <w:r w:rsidR="007E3EA9">
        <w:rPr>
          <w:rFonts w:ascii="Times New Roman" w:hAnsi="Times New Roman" w:cs="Times New Roman"/>
          <w:b/>
          <w:bCs/>
          <w:i w:val="0"/>
          <w:iCs/>
        </w:rPr>
        <w:t>can</w:t>
      </w:r>
      <w:r w:rsidR="00AD7F58" w:rsidRPr="00C9444E">
        <w:rPr>
          <w:rFonts w:ascii="Times New Roman" w:hAnsi="Times New Roman" w:cs="Times New Roman"/>
          <w:b/>
          <w:bCs/>
          <w:i w:val="0"/>
          <w:iCs/>
        </w:rPr>
        <w:t xml:space="preserve"> generate the hybrid state</w:t>
      </w:r>
      <w:r w:rsidR="007E3EA9">
        <w:rPr>
          <w:rFonts w:ascii="Times New Roman" w:hAnsi="Times New Roman" w:cs="Times New Roman"/>
          <w:b/>
          <w:bCs/>
          <w:i w:val="0"/>
          <w:iCs/>
        </w:rPr>
        <w:t>s</w:t>
      </w:r>
      <w:r w:rsidR="00AD7F58" w:rsidRPr="00C9444E">
        <w:rPr>
          <w:rFonts w:ascii="Times New Roman" w:hAnsi="Times New Roman" w:cs="Times New Roman"/>
          <w:b/>
          <w:bCs/>
          <w:i w:val="0"/>
          <w:iCs/>
        </w:rPr>
        <w:t>.</w:t>
      </w:r>
      <w:r w:rsidR="00A80712" w:rsidRPr="00C9444E">
        <w:rPr>
          <w:rFonts w:ascii="Times New Roman" w:hAnsi="Times New Roman" w:cs="Times New Roman"/>
          <w:b/>
          <w:bCs/>
          <w:i w:val="0"/>
          <w:iCs/>
        </w:rPr>
        <w:t xml:space="preserve"> </w:t>
      </w:r>
      <w:r w:rsidR="003E1EF7" w:rsidRPr="00C9444E">
        <w:rPr>
          <w:rFonts w:ascii="Times New Roman" w:hAnsi="Times New Roman" w:cs="Times New Roman"/>
          <w:i w:val="0"/>
          <w:iCs/>
        </w:rPr>
        <w:t>The activation of a single crosstalk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34</m:t>
            </m:r>
          </m:sub>
        </m:sSub>
      </m:oMath>
      <w:r w:rsidR="003E1EF7" w:rsidRPr="00C9444E">
        <w:rPr>
          <w:rFonts w:ascii="Times New Roman" w:eastAsiaTheme="minorEastAsia" w:hAnsi="Times New Roman" w:cs="Times New Roman"/>
          <w:i w:val="0"/>
          <w:iCs/>
        </w:rPr>
        <w:t>-&gt; mtROS, HIF1 -&gt; SNAIL, or HIF1 -|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oMath>
      <w:r w:rsidR="003E1EF7" w:rsidRPr="00C9444E">
        <w:rPr>
          <w:rFonts w:ascii="Times New Roman" w:eastAsiaTheme="minorEastAsia" w:hAnsi="Times New Roman" w:cs="Times New Roman"/>
          <w:i w:val="0"/>
          <w:iCs/>
        </w:rPr>
        <w:t>) can generate the hybrid state of the downstream network (W/O, E/M, or E/M), respectively.</w:t>
      </w:r>
      <w:r w:rsidR="00AD7F58" w:rsidRPr="00C9444E">
        <w:rPr>
          <w:rFonts w:ascii="Times New Roman" w:hAnsi="Times New Roman" w:cs="Times New Roman"/>
          <w:b/>
          <w:bCs/>
          <w:i w:val="0"/>
          <w:iCs/>
        </w:rPr>
        <w:t xml:space="preserve"> (A)</w:t>
      </w:r>
      <w:r w:rsidR="00AD7F58" w:rsidRPr="00C9444E">
        <w:rPr>
          <w:rFonts w:ascii="Times New Roman" w:hAnsi="Times New Roman" w:cs="Times New Roman"/>
          <w:i w:val="0"/>
          <w:iCs/>
        </w:rPr>
        <w:t xml:space="preserve"> </w:t>
      </w:r>
      <w:r w:rsidR="006077DC">
        <w:rPr>
          <w:rFonts w:ascii="Times New Roman" w:hAnsi="Times New Roman" w:cs="Times New Roman"/>
          <w:i w:val="0"/>
          <w:iCs/>
        </w:rPr>
        <w:t>The phase di</w:t>
      </w:r>
      <w:r w:rsidR="003F2D9F">
        <w:rPr>
          <w:rFonts w:ascii="Times New Roman" w:hAnsi="Times New Roman" w:cs="Times New Roman"/>
          <w:i w:val="0"/>
          <w:iCs/>
        </w:rPr>
        <w:t>a</w:t>
      </w:r>
      <w:r w:rsidR="006077DC">
        <w:rPr>
          <w:rFonts w:ascii="Times New Roman" w:hAnsi="Times New Roman" w:cs="Times New Roman"/>
          <w:i w:val="0"/>
          <w:iCs/>
        </w:rPr>
        <w:t xml:space="preserve">gram showing coupled states where W/O is not available initially </w:t>
      </w:r>
      <w:r w:rsidR="006077DC" w:rsidRPr="00C9444E">
        <w:rPr>
          <w:rFonts w:ascii="Times New Roman" w:hAnsi="Times New Roman" w:cs="Times New Roman"/>
          <w:i w:val="0"/>
          <w:iCs/>
        </w:rPr>
        <w:t>when the crosstalk is inactive (</w:t>
      </w:r>
      <m:oMath>
        <m:sSub>
          <m:sSubPr>
            <m:ctrlPr>
              <w:rPr>
                <w:rFonts w:ascii="Cambria Math" w:hAnsi="Cambria Math" w:cs="Times New Roman"/>
                <w:i w:val="0"/>
                <w:iCs/>
              </w:rPr>
            </m:ctrlPr>
          </m:sSubPr>
          <m:e>
            <m:r>
              <w:rPr>
                <w:rFonts w:ascii="Cambria Math" w:hAnsi="Cambria Math" w:cs="Times New Roman"/>
              </w:rPr>
              <m:t>λ</m:t>
            </m:r>
          </m:e>
          <m:sub>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34</m:t>
                </m:r>
              </m:sub>
            </m:sSub>
            <m:r>
              <w:rPr>
                <w:rFonts w:ascii="Cambria Math" w:hAnsi="Cambria Math" w:cs="Times New Roman"/>
              </w:rPr>
              <m:t>-&gt;mtROS</m:t>
            </m:r>
          </m:sub>
        </m:sSub>
        <m:r>
          <w:rPr>
            <w:rFonts w:ascii="Cambria Math" w:hAnsi="Cambria Math" w:cs="Times New Roman"/>
          </w:rPr>
          <m:t>=1.</m:t>
        </m:r>
      </m:oMath>
      <w:r w:rsidR="006077DC" w:rsidRPr="00C9444E">
        <w:rPr>
          <w:rFonts w:ascii="Times New Roman" w:hAnsi="Times New Roman" w:cs="Times New Roman"/>
          <w:i w:val="0"/>
          <w:iCs/>
        </w:rPr>
        <w:t xml:space="preserve">). Initially, only the </w:t>
      </w:r>
      <w:r w:rsidR="006077DC">
        <w:rPr>
          <w:rFonts w:ascii="Times New Roman" w:hAnsi="Times New Roman" w:cs="Times New Roman"/>
          <w:i w:val="0"/>
          <w:iCs/>
        </w:rPr>
        <w:t>O</w:t>
      </w:r>
      <w:r w:rsidR="006077DC" w:rsidRPr="00C9444E">
        <w:rPr>
          <w:rFonts w:ascii="Times New Roman" w:hAnsi="Times New Roman" w:cs="Times New Roman"/>
          <w:i w:val="0"/>
          <w:iCs/>
        </w:rPr>
        <w:t xml:space="preserve"> and </w:t>
      </w:r>
      <w:r w:rsidR="006077DC">
        <w:rPr>
          <w:rFonts w:ascii="Times New Roman" w:hAnsi="Times New Roman" w:cs="Times New Roman"/>
          <w:i w:val="0"/>
          <w:iCs/>
        </w:rPr>
        <w:t>W</w:t>
      </w:r>
      <w:r w:rsidR="006077DC" w:rsidRPr="00C9444E">
        <w:rPr>
          <w:rFonts w:ascii="Times New Roman" w:hAnsi="Times New Roman" w:cs="Times New Roman"/>
          <w:i w:val="0"/>
          <w:iCs/>
        </w:rPr>
        <w:t xml:space="preserve"> states can </w:t>
      </w:r>
      <w:proofErr w:type="gramStart"/>
      <w:r w:rsidR="006077DC" w:rsidRPr="00C9444E">
        <w:rPr>
          <w:rFonts w:ascii="Times New Roman" w:hAnsi="Times New Roman" w:cs="Times New Roman"/>
          <w:i w:val="0"/>
          <w:iCs/>
        </w:rPr>
        <w:t>be accessed</w:t>
      </w:r>
      <w:proofErr w:type="gramEnd"/>
      <w:r w:rsidR="006077DC" w:rsidRPr="00C9444E">
        <w:rPr>
          <w:rFonts w:ascii="Times New Roman" w:hAnsi="Times New Roman" w:cs="Times New Roman"/>
          <w:i w:val="0"/>
          <w:iCs/>
        </w:rPr>
        <w:t xml:space="preserve"> with an increase in the </w:t>
      </w:r>
      <w:r w:rsidR="006077DC">
        <w:rPr>
          <w:rFonts w:ascii="Times New Roman" w:hAnsi="Times New Roman" w:cs="Times New Roman"/>
          <w:i w:val="0"/>
          <w:iCs/>
        </w:rPr>
        <w:t>frequency</w:t>
      </w:r>
      <w:r w:rsidR="006077DC" w:rsidRPr="00C9444E">
        <w:rPr>
          <w:rFonts w:ascii="Times New Roman" w:hAnsi="Times New Roman" w:cs="Times New Roman"/>
          <w:i w:val="0"/>
          <w:iCs/>
        </w:rPr>
        <w:t xml:space="preserve"> of </w:t>
      </w:r>
      <w:r w:rsidR="006077DC">
        <w:rPr>
          <w:rFonts w:ascii="Times New Roman" w:hAnsi="Times New Roman" w:cs="Times New Roman"/>
          <w:i w:val="0"/>
          <w:iCs/>
        </w:rPr>
        <w:t>the O</w:t>
      </w:r>
      <w:r w:rsidR="006077DC" w:rsidRPr="00C9444E">
        <w:rPr>
          <w:rFonts w:ascii="Times New Roman" w:hAnsi="Times New Roman" w:cs="Times New Roman"/>
          <w:i w:val="0"/>
          <w:iCs/>
        </w:rPr>
        <w:t xml:space="preserve"> state and decrease </w:t>
      </w:r>
      <w:r w:rsidR="006077DC">
        <w:rPr>
          <w:rFonts w:ascii="Times New Roman" w:hAnsi="Times New Roman" w:cs="Times New Roman"/>
          <w:i w:val="0"/>
          <w:iCs/>
        </w:rPr>
        <w:t>of</w:t>
      </w:r>
      <w:r w:rsidR="006077DC" w:rsidRPr="00C9444E">
        <w:rPr>
          <w:rFonts w:ascii="Times New Roman" w:hAnsi="Times New Roman" w:cs="Times New Roman"/>
          <w:i w:val="0"/>
          <w:iCs/>
        </w:rPr>
        <w:t xml:space="preserve"> </w:t>
      </w:r>
      <w:r w:rsidR="006077DC">
        <w:rPr>
          <w:rFonts w:ascii="Times New Roman" w:hAnsi="Times New Roman" w:cs="Times New Roman"/>
          <w:i w:val="0"/>
          <w:iCs/>
        </w:rPr>
        <w:t>the W</w:t>
      </w:r>
      <w:r w:rsidR="006077DC" w:rsidRPr="00C9444E">
        <w:rPr>
          <w:rFonts w:ascii="Times New Roman" w:hAnsi="Times New Roman" w:cs="Times New Roman"/>
          <w:i w:val="0"/>
          <w:iCs/>
        </w:rPr>
        <w:t xml:space="preserve"> </w:t>
      </w:r>
      <w:r w:rsidR="006077DC">
        <w:rPr>
          <w:rFonts w:ascii="Times New Roman" w:hAnsi="Times New Roman" w:cs="Times New Roman"/>
          <w:i w:val="0"/>
          <w:iCs/>
        </w:rPr>
        <w:t>state</w:t>
      </w:r>
      <w:r w:rsidR="006077DC" w:rsidRPr="00C9444E">
        <w:rPr>
          <w:rFonts w:ascii="Times New Roman" w:hAnsi="Times New Roman" w:cs="Times New Roman"/>
          <w:i w:val="0"/>
          <w:iCs/>
        </w:rPr>
        <w:t xml:space="preserve">. Once </w:t>
      </w:r>
      <m:oMath>
        <m:sSub>
          <m:sSubPr>
            <m:ctrlPr>
              <w:rPr>
                <w:rFonts w:ascii="Cambria Math" w:hAnsi="Cambria Math" w:cs="Times New Roman"/>
                <w:i w:val="0"/>
                <w:iCs/>
              </w:rPr>
            </m:ctrlPr>
          </m:sSubPr>
          <m:e>
            <m:r>
              <w:rPr>
                <w:rFonts w:ascii="Cambria Math" w:hAnsi="Cambria Math" w:cs="Times New Roman"/>
              </w:rPr>
              <m:t>λ</m:t>
            </m:r>
          </m:e>
          <m:sub>
            <m:r>
              <w:rPr>
                <w:rFonts w:ascii="Cambria Math" w:hAnsi="Cambria Math" w:cs="Times New Roman"/>
              </w:rPr>
              <m:t>μ34</m:t>
            </m:r>
          </m:sub>
        </m:sSub>
        <m:r>
          <w:rPr>
            <w:rFonts w:ascii="Cambria Math" w:hAnsi="Cambria Math" w:cs="Times New Roman"/>
          </w:rPr>
          <m:t>=0.35</m:t>
        </m:r>
      </m:oMath>
      <w:r w:rsidR="006077DC" w:rsidRPr="00C9444E">
        <w:rPr>
          <w:rFonts w:ascii="Times New Roman" w:hAnsi="Times New Roman" w:cs="Times New Roman"/>
          <w:i w:val="0"/>
          <w:iCs/>
        </w:rPr>
        <w:t xml:space="preserve">, there is a sharp change with the hybrid W/O </w:t>
      </w:r>
      <w:r w:rsidR="0028447E">
        <w:rPr>
          <w:rFonts w:ascii="Times New Roman" w:hAnsi="Times New Roman" w:cs="Times New Roman"/>
          <w:i w:val="0"/>
          <w:iCs/>
        </w:rPr>
        <w:t>state</w:t>
      </w:r>
      <w:r w:rsidR="006077DC" w:rsidRPr="00C9444E">
        <w:rPr>
          <w:rFonts w:ascii="Times New Roman" w:hAnsi="Times New Roman" w:cs="Times New Roman"/>
          <w:i w:val="0"/>
          <w:iCs/>
        </w:rPr>
        <w:t xml:space="preserve"> becoming the most often occupie</w:t>
      </w:r>
      <w:r w:rsidR="0028447E">
        <w:rPr>
          <w:rFonts w:ascii="Times New Roman" w:hAnsi="Times New Roman" w:cs="Times New Roman"/>
          <w:i w:val="0"/>
          <w:iCs/>
        </w:rPr>
        <w:t>d state</w:t>
      </w:r>
      <w:r w:rsidR="006077DC" w:rsidRPr="00C9444E">
        <w:rPr>
          <w:rFonts w:ascii="Times New Roman" w:hAnsi="Times New Roman" w:cs="Times New Roman"/>
          <w:i w:val="0"/>
          <w:iCs/>
        </w:rPr>
        <w:t xml:space="preserve">. </w:t>
      </w:r>
      <w:r w:rsidR="006077DC" w:rsidRPr="00C9444E">
        <w:rPr>
          <w:rFonts w:ascii="Times New Roman" w:hAnsi="Times New Roman" w:cs="Times New Roman"/>
          <w:b/>
          <w:bCs/>
          <w:i w:val="0"/>
          <w:iCs/>
        </w:rPr>
        <w:t>(B)</w:t>
      </w:r>
      <w:r w:rsidR="006077DC" w:rsidRPr="00C9444E">
        <w:rPr>
          <w:rFonts w:ascii="Times New Roman" w:hAnsi="Times New Roman" w:cs="Times New Roman"/>
          <w:i w:val="0"/>
          <w:iCs/>
        </w:rPr>
        <w:t xml:space="preserve"> </w:t>
      </w:r>
      <w:r w:rsidR="006077DC">
        <w:rPr>
          <w:rFonts w:ascii="Times New Roman" w:hAnsi="Times New Roman" w:cs="Times New Roman"/>
          <w:i w:val="0"/>
          <w:iCs/>
        </w:rPr>
        <w:t xml:space="preserve">The phase diagram of coupled states when </w:t>
      </w:r>
      <w:r w:rsidR="006077DC" w:rsidRPr="00C9444E">
        <w:rPr>
          <w:rFonts w:ascii="Times New Roman" w:hAnsi="Times New Roman" w:cs="Times New Roman"/>
          <w:i w:val="0"/>
          <w:iCs/>
        </w:rPr>
        <w:t xml:space="preserve">the hybrid E/M </w:t>
      </w:r>
      <w:r w:rsidR="006077DC">
        <w:rPr>
          <w:rFonts w:ascii="Times New Roman" w:hAnsi="Times New Roman" w:cs="Times New Roman"/>
          <w:i w:val="0"/>
          <w:iCs/>
        </w:rPr>
        <w:t>state is not available initially</w:t>
      </w:r>
      <w:r w:rsidR="006077DC" w:rsidRPr="00C9444E">
        <w:rPr>
          <w:rFonts w:ascii="Times New Roman" w:hAnsi="Times New Roman" w:cs="Times New Roman"/>
          <w:i w:val="0"/>
          <w:iCs/>
        </w:rPr>
        <w:t xml:space="preserve"> when the crosstalk </w:t>
      </w:r>
      <w:r w:rsidR="006077DC">
        <w:rPr>
          <w:rFonts w:ascii="Times New Roman" w:hAnsi="Times New Roman" w:cs="Times New Roman"/>
          <w:i w:val="0"/>
          <w:iCs/>
        </w:rPr>
        <w:t>is</w:t>
      </w:r>
      <w:r w:rsidR="006077DC" w:rsidRPr="00C9444E">
        <w:rPr>
          <w:rFonts w:ascii="Times New Roman" w:hAnsi="Times New Roman" w:cs="Times New Roman"/>
          <w:i w:val="0"/>
          <w:iCs/>
        </w:rPr>
        <w:t xml:space="preserve"> inactive. As the inhibition increases (</w:t>
      </w:r>
      <m:oMath>
        <m:sSub>
          <m:sSubPr>
            <m:ctrlPr>
              <w:rPr>
                <w:rFonts w:ascii="Cambria Math" w:hAnsi="Cambria Math" w:cs="Times New Roman"/>
                <w:i w:val="0"/>
                <w:iCs/>
              </w:rPr>
            </m:ctrlPr>
          </m:sSubPr>
          <m:e>
            <m:r>
              <w:rPr>
                <w:rFonts w:ascii="Cambria Math" w:hAnsi="Cambria Math" w:cs="Times New Roman"/>
              </w:rPr>
              <m:t>λ</m:t>
            </m:r>
          </m:e>
          <m:sub>
            <m:r>
              <w:rPr>
                <w:rFonts w:ascii="Cambria Math" w:hAnsi="Cambria Math" w:cs="Times New Roman"/>
              </w:rPr>
              <m:t>Hif1-|</m:t>
            </m:r>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sub>
        </m:sSub>
      </m:oMath>
      <w:r w:rsidR="006077DC" w:rsidRPr="00C9444E">
        <w:rPr>
          <w:rFonts w:ascii="Times New Roman" w:hAnsi="Times New Roman" w:cs="Times New Roman"/>
          <w:i w:val="0"/>
          <w:iCs/>
        </w:rPr>
        <w:t xml:space="preserve"> goes towards zero), the system goes from only the E and M states available to regions in which the E/M </w:t>
      </w:r>
      <w:r w:rsidR="0028447E">
        <w:rPr>
          <w:rFonts w:ascii="Times New Roman" w:hAnsi="Times New Roman" w:cs="Times New Roman"/>
          <w:i w:val="0"/>
          <w:iCs/>
        </w:rPr>
        <w:t>state</w:t>
      </w:r>
      <w:r w:rsidR="006077DC" w:rsidRPr="00C9444E">
        <w:rPr>
          <w:rFonts w:ascii="Times New Roman" w:hAnsi="Times New Roman" w:cs="Times New Roman"/>
          <w:i w:val="0"/>
          <w:iCs/>
        </w:rPr>
        <w:t xml:space="preserve"> is accessible. </w:t>
      </w:r>
      <w:r w:rsidR="006077DC" w:rsidRPr="00C9444E">
        <w:rPr>
          <w:rFonts w:ascii="Times New Roman" w:hAnsi="Times New Roman" w:cs="Times New Roman"/>
          <w:b/>
          <w:bCs/>
          <w:i w:val="0"/>
          <w:iCs/>
        </w:rPr>
        <w:t>(C)</w:t>
      </w:r>
      <w:r w:rsidR="006077DC" w:rsidRPr="00C9444E">
        <w:rPr>
          <w:rFonts w:ascii="Times New Roman" w:hAnsi="Times New Roman" w:cs="Times New Roman"/>
          <w:i w:val="0"/>
          <w:iCs/>
        </w:rPr>
        <w:t xml:space="preserve"> Combining the models from (A) and (B), we generate a model which only has </w:t>
      </w:r>
      <w:proofErr w:type="gramStart"/>
      <w:r w:rsidR="006077DC" w:rsidRPr="00C9444E">
        <w:rPr>
          <w:rFonts w:ascii="Times New Roman" w:hAnsi="Times New Roman" w:cs="Times New Roman"/>
          <w:i w:val="0"/>
          <w:iCs/>
        </w:rPr>
        <w:t>4</w:t>
      </w:r>
      <w:proofErr w:type="gramEnd"/>
      <w:r w:rsidR="006077DC" w:rsidRPr="00C9444E">
        <w:rPr>
          <w:rFonts w:ascii="Times New Roman" w:hAnsi="Times New Roman" w:cs="Times New Roman"/>
          <w:i w:val="0"/>
          <w:iCs/>
        </w:rPr>
        <w:t xml:space="preserve"> possible coupled states if the crosstalk </w:t>
      </w:r>
      <w:r w:rsidR="003F2D9F">
        <w:rPr>
          <w:rFonts w:ascii="Times New Roman" w:hAnsi="Times New Roman" w:cs="Times New Roman"/>
          <w:i w:val="0"/>
          <w:iCs/>
        </w:rPr>
        <w:t>is</w:t>
      </w:r>
      <w:r w:rsidR="006077DC" w:rsidRPr="00C9444E">
        <w:rPr>
          <w:rFonts w:ascii="Times New Roman" w:hAnsi="Times New Roman" w:cs="Times New Roman"/>
          <w:i w:val="0"/>
          <w:iCs/>
        </w:rPr>
        <w:t xml:space="preserve"> inactive (E-O, E-W, M-O, and M-W). At maximum upregulation of mtROS and downregulation of </w:t>
      </w:r>
      <m:oMath>
        <m:sSub>
          <m:sSubPr>
            <m:ctrlPr>
              <w:rPr>
                <w:rFonts w:ascii="Cambria Math" w:hAnsi="Cambria Math" w:cs="Times New Roman"/>
                <w:iCs/>
              </w:rPr>
            </m:ctrlPr>
          </m:sSubPr>
          <m:e>
            <m:r>
              <w:rPr>
                <w:rFonts w:ascii="Cambria Math" w:hAnsi="Cambria Math" w:cs="Times New Roman"/>
              </w:rPr>
              <m:t>μ</m:t>
            </m:r>
            <m:ctrlPr>
              <w:rPr>
                <w:rFonts w:ascii="Cambria Math" w:hAnsi="Cambria Math" w:cs="Times New Roman"/>
                <w:i w:val="0"/>
                <w:iCs/>
              </w:rPr>
            </m:ctrlPr>
          </m:e>
          <m:sub>
            <m:r>
              <w:rPr>
                <w:rFonts w:ascii="Cambria Math" w:hAnsi="Cambria Math" w:cs="Times New Roman"/>
              </w:rPr>
              <m:t>200</m:t>
            </m:r>
          </m:sub>
        </m:sSub>
      </m:oMath>
      <w:r w:rsidR="006077DC" w:rsidRPr="00C9444E">
        <w:rPr>
          <w:rFonts w:ascii="Times New Roman" w:hAnsi="Times New Roman" w:cs="Times New Roman"/>
          <w:i w:val="0"/>
          <w:iCs/>
        </w:rPr>
        <w:t xml:space="preserve">, the E/M-W/O state is the only one accessible, </w:t>
      </w:r>
      <w:proofErr w:type="gramStart"/>
      <w:r w:rsidR="006077DC" w:rsidRPr="00C9444E">
        <w:rPr>
          <w:rFonts w:ascii="Times New Roman" w:hAnsi="Times New Roman" w:cs="Times New Roman"/>
          <w:i w:val="0"/>
          <w:iCs/>
        </w:rPr>
        <w:t xml:space="preserve">similar </w:t>
      </w:r>
      <w:r w:rsidR="006077DC">
        <w:rPr>
          <w:rFonts w:ascii="Times New Roman" w:hAnsi="Times New Roman" w:cs="Times New Roman"/>
          <w:i w:val="0"/>
          <w:iCs/>
        </w:rPr>
        <w:t>to</w:t>
      </w:r>
      <w:proofErr w:type="gramEnd"/>
      <w:r w:rsidR="006077DC">
        <w:rPr>
          <w:rFonts w:ascii="Times New Roman" w:hAnsi="Times New Roman" w:cs="Times New Roman"/>
          <w:i w:val="0"/>
          <w:iCs/>
        </w:rPr>
        <w:t xml:space="preserve"> </w:t>
      </w:r>
      <w:r w:rsidR="006077DC" w:rsidRPr="00C9444E">
        <w:rPr>
          <w:rFonts w:ascii="Times New Roman" w:hAnsi="Times New Roman" w:cs="Times New Roman"/>
          <w:i w:val="0"/>
          <w:iCs/>
        </w:rPr>
        <w:t>Fig. 7C.</w:t>
      </w:r>
      <w:r w:rsidR="006077DC">
        <w:rPr>
          <w:rFonts w:ascii="Times New Roman" w:hAnsi="Times New Roman" w:cs="Times New Roman"/>
          <w:i w:val="0"/>
          <w:iCs/>
        </w:rPr>
        <w:t xml:space="preserve">  </w:t>
      </w:r>
      <w:r w:rsidR="006077DC" w:rsidRPr="001C4241">
        <w:rPr>
          <w:rFonts w:ascii="Times New Roman" w:eastAsiaTheme="minorEastAsia" w:hAnsi="Times New Roman" w:cs="Times New Roman"/>
          <w:i w:val="0"/>
          <w:iCs/>
        </w:rPr>
        <w:t xml:space="preserve"> </w:t>
      </w:r>
    </w:p>
    <w:p w14:paraId="4DE7A3BC" w14:textId="77777777" w:rsidR="00F2770C" w:rsidRPr="00C9444E" w:rsidRDefault="00F2770C" w:rsidP="00817A31">
      <w:pPr>
        <w:pStyle w:val="Caption"/>
        <w:rPr>
          <w:rFonts w:ascii="Times New Roman" w:hAnsi="Times New Roman" w:cs="Times New Roman"/>
          <w:i w:val="0"/>
          <w:iCs/>
        </w:rPr>
      </w:pPr>
    </w:p>
    <w:p w14:paraId="75D277B4" w14:textId="4C2B2AAF" w:rsidR="00E469AE" w:rsidRPr="00C9444E" w:rsidRDefault="00AB4E6B" w:rsidP="00011E4B">
      <w:pPr>
        <w:pStyle w:val="BodyText"/>
        <w:spacing w:line="480" w:lineRule="auto"/>
        <w:rPr>
          <w:rFonts w:ascii="Times New Roman" w:hAnsi="Times New Roman" w:cs="Times New Roman"/>
        </w:rPr>
      </w:pPr>
      <w:bookmarkStart w:id="244" w:name="psfs-stabilize-the-em-state-which-stabil"/>
      <w:r>
        <w:rPr>
          <w:rFonts w:ascii="Times New Roman" w:hAnsi="Times New Roman" w:cs="Times New Roman"/>
          <w:b/>
          <w:bCs/>
        </w:rPr>
        <w:t>GRHL2 and OVOL</w:t>
      </w:r>
      <w:r w:rsidR="007D2EA3" w:rsidRPr="00C9444E">
        <w:rPr>
          <w:rFonts w:ascii="Times New Roman" w:hAnsi="Times New Roman" w:cs="Times New Roman"/>
          <w:b/>
          <w:bCs/>
        </w:rPr>
        <w:t xml:space="preserve"> can</w:t>
      </w:r>
      <w:r w:rsidR="00AD7F58" w:rsidRPr="00C9444E">
        <w:rPr>
          <w:rFonts w:ascii="Times New Roman" w:hAnsi="Times New Roman" w:cs="Times New Roman"/>
          <w:b/>
          <w:bCs/>
        </w:rPr>
        <w:t xml:space="preserve"> stabilize the</w:t>
      </w:r>
      <w:r w:rsidR="007D2EA3" w:rsidRPr="00C9444E">
        <w:rPr>
          <w:rFonts w:ascii="Times New Roman" w:hAnsi="Times New Roman" w:cs="Times New Roman"/>
          <w:b/>
          <w:bCs/>
        </w:rPr>
        <w:t xml:space="preserve"> </w:t>
      </w:r>
      <w:r>
        <w:rPr>
          <w:rFonts w:ascii="Times New Roman" w:hAnsi="Times New Roman" w:cs="Times New Roman"/>
          <w:b/>
          <w:bCs/>
        </w:rPr>
        <w:t>coupled</w:t>
      </w:r>
      <w:r w:rsidR="00AD7F58" w:rsidRPr="00C9444E">
        <w:rPr>
          <w:rFonts w:ascii="Times New Roman" w:hAnsi="Times New Roman" w:cs="Times New Roman"/>
          <w:b/>
          <w:bCs/>
        </w:rPr>
        <w:t xml:space="preserve"> E/M</w:t>
      </w:r>
      <w:r w:rsidR="007D2EA3" w:rsidRPr="00C9444E">
        <w:rPr>
          <w:rFonts w:ascii="Times New Roman" w:hAnsi="Times New Roman" w:cs="Times New Roman"/>
          <w:b/>
          <w:bCs/>
        </w:rPr>
        <w:t>-</w:t>
      </w:r>
      <w:r w:rsidR="00AD7F58" w:rsidRPr="00C9444E">
        <w:rPr>
          <w:rFonts w:ascii="Times New Roman" w:hAnsi="Times New Roman" w:cs="Times New Roman"/>
          <w:b/>
          <w:bCs/>
        </w:rPr>
        <w:t>W/O state</w:t>
      </w:r>
      <w:bookmarkEnd w:id="244"/>
      <w:r w:rsidR="00F2770C" w:rsidRPr="00C9444E">
        <w:rPr>
          <w:rFonts w:ascii="Times New Roman" w:hAnsi="Times New Roman" w:cs="Times New Roman"/>
          <w:b/>
          <w:bCs/>
        </w:rPr>
        <w:t xml:space="preserve">: </w:t>
      </w:r>
      <w:r w:rsidR="0069566E">
        <w:rPr>
          <w:rFonts w:ascii="Times New Roman" w:hAnsi="Times New Roman" w:cs="Times New Roman"/>
        </w:rPr>
        <w:t>Previously, we have reported there are transcription factors, such as OVOL and GRHL2 that can stabilize the hybrid E/M state</w:t>
      </w:r>
      <w:r w:rsidR="00BF5914">
        <w:rPr>
          <w:rFonts w:ascii="Times New Roman" w:hAnsi="Times New Roman" w:cs="Times New Roman"/>
        </w:rPr>
        <w:t xml:space="preserve"> </w:t>
      </w:r>
      <w:sdt>
        <w:sdtPr>
          <w:rPr>
            <w:rFonts w:ascii="Times New Roman" w:hAnsi="Times New Roman" w:cs="Times New Roman"/>
          </w:rPr>
          <w:alias w:val="SmartCite Citation"/>
          <w:tag w:val="703cb261-b0c2-4f52-8c43-8dc408bf3954:6720b20c-a1eb-49b7-bf51-acd29edfe6b8,703cb261-b0c2-4f52-8c43-8dc408bf3954:fd8d3acd-2c7c-4ffb-b986-16a6a0b8c852+"/>
          <w:id w:val="273283441"/>
          <w:placeholder>
            <w:docPart w:val="DefaultPlaceholder_-1854013440"/>
          </w:placeholder>
        </w:sdtPr>
        <w:sdtEndPr/>
        <w:sdtContent>
          <w:r w:rsidR="00B22650" w:rsidRPr="00B22650">
            <w:rPr>
              <w:rFonts w:ascii="Times New Roman" w:eastAsia="Times New Roman" w:hAnsi="Times New Roman" w:cs="Times New Roman"/>
              <w:color w:val="000000"/>
            </w:rPr>
            <w:t>[14,47]</w:t>
          </w:r>
        </w:sdtContent>
      </w:sdt>
      <w:r w:rsidR="0069566E">
        <w:rPr>
          <w:rFonts w:ascii="Times New Roman" w:hAnsi="Times New Roman" w:cs="Times New Roman"/>
        </w:rPr>
        <w:t>, referred to as phenotypic stability factors (PSFs) of the hybrid E/M state. We are curious whether these PSFs of the hybrid E/M state may also have a role in stabilizing the coupling of the hybrid E/M state with the hybrid W/O state. S</w:t>
      </w:r>
      <w:r w:rsidR="00E276DE" w:rsidRPr="00C9444E">
        <w:rPr>
          <w:rFonts w:ascii="Times New Roman" w:hAnsi="Times New Roman" w:cs="Times New Roman"/>
        </w:rPr>
        <w:t xml:space="preserve">ince </w:t>
      </w:r>
      <w:r w:rsidR="00AD7F58" w:rsidRPr="00C9444E">
        <w:rPr>
          <w:rFonts w:ascii="Times New Roman" w:hAnsi="Times New Roman" w:cs="Times New Roman"/>
        </w:rPr>
        <w:t>GRHL2 upregulates ROS</w:t>
      </w:r>
      <w:r w:rsidR="00045854" w:rsidRPr="00C9444E">
        <w:rPr>
          <w:rFonts w:ascii="Times New Roman" w:hAnsi="Times New Roman" w:cs="Times New Roman"/>
        </w:rPr>
        <w:t xml:space="preserve"> in a manner </w:t>
      </w:r>
      <w:proofErr w:type="gramStart"/>
      <w:r w:rsidR="00045854" w:rsidRPr="00C9444E">
        <w:rPr>
          <w:rFonts w:ascii="Times New Roman" w:hAnsi="Times New Roman" w:cs="Times New Roman"/>
        </w:rPr>
        <w:t>similar to</w:t>
      </w:r>
      <w:proofErr w:type="gramEnd"/>
      <w:r w:rsidR="00045854" w:rsidRPr="00C9444E">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BF5914">
        <w:rPr>
          <w:rFonts w:ascii="Times New Roman" w:eastAsiaTheme="minorEastAsia" w:hAnsi="Times New Roman" w:cs="Times New Roman"/>
        </w:rPr>
        <w:t xml:space="preserve"> </w:t>
      </w:r>
      <w:sdt>
        <w:sdtPr>
          <w:rPr>
            <w:rFonts w:ascii="Times New Roman" w:hAnsi="Times New Roman" w:cs="Times New Roman"/>
          </w:rPr>
          <w:alias w:val="SmartCite Citation"/>
          <w:tag w:val="703cb261-b0c2-4f52-8c43-8dc408bf3954:7ad5815e-ab05-4a20-b8ab-777ad78c1b1a+"/>
          <w:id w:val="403651489"/>
          <w:placeholder>
            <w:docPart w:val="DefaultPlaceholder_-1854013440"/>
          </w:placeholder>
        </w:sdtPr>
        <w:sdtEndPr/>
        <w:sdtContent>
          <w:r w:rsidR="00B22650" w:rsidRPr="00B22650">
            <w:rPr>
              <w:rFonts w:ascii="Times New Roman" w:eastAsia="Times New Roman" w:hAnsi="Times New Roman" w:cs="Times New Roman"/>
              <w:color w:val="000000"/>
            </w:rPr>
            <w:t>[70]</w:t>
          </w:r>
        </w:sdtContent>
      </w:sdt>
      <w:r w:rsidR="002D5F45" w:rsidRPr="00C9444E">
        <w:rPr>
          <w:rFonts w:ascii="Times New Roman" w:hAnsi="Times New Roman" w:cs="Times New Roman"/>
        </w:rPr>
        <w:t xml:space="preserve">, GRHL2 </w:t>
      </w:r>
      <w:r w:rsidR="005B7F70">
        <w:rPr>
          <w:rFonts w:ascii="Times New Roman" w:hAnsi="Times New Roman" w:cs="Times New Roman"/>
        </w:rPr>
        <w:t>may also</w:t>
      </w:r>
      <w:r w:rsidR="002D5F45" w:rsidRPr="00C9444E">
        <w:rPr>
          <w:rFonts w:ascii="Times New Roman" w:hAnsi="Times New Roman" w:cs="Times New Roman"/>
        </w:rPr>
        <w:t xml:space="preserve"> stabilize the W/O </w:t>
      </w:r>
      <w:r w:rsidR="0028447E">
        <w:rPr>
          <w:rFonts w:ascii="Times New Roman" w:hAnsi="Times New Roman" w:cs="Times New Roman"/>
        </w:rPr>
        <w:t>state</w:t>
      </w:r>
      <w:r w:rsidR="00AD7F58" w:rsidRPr="00C9444E">
        <w:rPr>
          <w:rFonts w:ascii="Times New Roman" w:hAnsi="Times New Roman" w:cs="Times New Roman"/>
        </w:rPr>
        <w:t xml:space="preserve">. </w:t>
      </w:r>
      <w:r w:rsidR="006C75FE" w:rsidRPr="00C9444E">
        <w:rPr>
          <w:rFonts w:ascii="Times New Roman" w:hAnsi="Times New Roman" w:cs="Times New Roman"/>
        </w:rPr>
        <w:t xml:space="preserve">Therefore, we </w:t>
      </w:r>
      <w:r w:rsidR="005B7F70">
        <w:rPr>
          <w:rFonts w:ascii="Times New Roman" w:hAnsi="Times New Roman" w:cs="Times New Roman"/>
        </w:rPr>
        <w:t>extended</w:t>
      </w:r>
      <w:r w:rsidR="006C75FE" w:rsidRPr="00C9444E">
        <w:rPr>
          <w:rFonts w:ascii="Times New Roman" w:hAnsi="Times New Roman" w:cs="Times New Roman"/>
        </w:rPr>
        <w:t xml:space="preserve"> the original </w:t>
      </w:r>
      <w:r w:rsidR="005B7F70">
        <w:rPr>
          <w:rFonts w:ascii="Times New Roman" w:hAnsi="Times New Roman" w:cs="Times New Roman"/>
        </w:rPr>
        <w:t>coupled EMT-metabolism</w:t>
      </w:r>
      <w:r w:rsidR="006C75FE" w:rsidRPr="00C9444E">
        <w:rPr>
          <w:rFonts w:ascii="Times New Roman" w:hAnsi="Times New Roman" w:cs="Times New Roman"/>
        </w:rPr>
        <w:t xml:space="preserve"> network to include the</w:t>
      </w:r>
      <w:r w:rsidR="00E276DE" w:rsidRPr="00C9444E">
        <w:rPr>
          <w:rFonts w:ascii="Times New Roman" w:hAnsi="Times New Roman" w:cs="Times New Roman"/>
        </w:rPr>
        <w:t>se</w:t>
      </w:r>
      <w:r w:rsidR="006C75FE" w:rsidRPr="00C9444E">
        <w:rPr>
          <w:rFonts w:ascii="Times New Roman" w:hAnsi="Times New Roman" w:cs="Times New Roman"/>
        </w:rPr>
        <w:t xml:space="preserve"> PSFs (</w:t>
      </w:r>
      <w:r w:rsidR="00C3707C" w:rsidRPr="00C9444E">
        <w:rPr>
          <w:rFonts w:ascii="Times New Roman" w:hAnsi="Times New Roman" w:cs="Times New Roman"/>
        </w:rPr>
        <w:t xml:space="preserve">Fig. 9A, </w:t>
      </w:r>
      <w:r w:rsidR="006C75FE" w:rsidRPr="00C9444E">
        <w:rPr>
          <w:rFonts w:ascii="Times New Roman" w:hAnsi="Times New Roman" w:cs="Times New Roman"/>
        </w:rPr>
        <w:t>parameters and modified equations of the PSF stabilized network are in Section S1.</w:t>
      </w:r>
      <w:r w:rsidR="00C2452F" w:rsidRPr="00C9444E">
        <w:rPr>
          <w:rFonts w:ascii="Times New Roman" w:hAnsi="Times New Roman" w:cs="Times New Roman"/>
        </w:rPr>
        <w:t>6</w:t>
      </w:r>
      <w:r w:rsidR="006C75FE" w:rsidRPr="00C9444E">
        <w:rPr>
          <w:rFonts w:ascii="Times New Roman" w:hAnsi="Times New Roman" w:cs="Times New Roman"/>
        </w:rPr>
        <w:t xml:space="preserve">). </w:t>
      </w:r>
      <w:r w:rsidR="00364DC5" w:rsidRPr="00C9444E">
        <w:rPr>
          <w:rFonts w:ascii="Times New Roman" w:hAnsi="Times New Roman" w:cs="Times New Roman"/>
        </w:rPr>
        <w:t xml:space="preserve">When the </w:t>
      </w:r>
      <w:proofErr w:type="spellStart"/>
      <w:r w:rsidR="00364DC5" w:rsidRPr="00C9444E">
        <w:rPr>
          <w:rFonts w:ascii="Times New Roman" w:hAnsi="Times New Roman" w:cs="Times New Roman"/>
        </w:rPr>
        <w:t>crosstalks</w:t>
      </w:r>
      <w:proofErr w:type="spellEnd"/>
      <w:r w:rsidR="00364DC5" w:rsidRPr="00C9444E">
        <w:rPr>
          <w:rFonts w:ascii="Times New Roman" w:hAnsi="Times New Roman" w:cs="Times New Roman"/>
        </w:rPr>
        <w:t xml:space="preserve"> are inactive, we find the </w:t>
      </w:r>
      <w:r w:rsidR="00AD7F58" w:rsidRPr="00C9444E">
        <w:rPr>
          <w:rFonts w:ascii="Times New Roman" w:hAnsi="Times New Roman" w:cs="Times New Roman"/>
        </w:rPr>
        <w:t>PSF stabilized network</w:t>
      </w:r>
      <w:r w:rsidR="00364DC5" w:rsidRPr="00C9444E">
        <w:rPr>
          <w:rFonts w:ascii="Times New Roman" w:hAnsi="Times New Roman" w:cs="Times New Roman"/>
        </w:rPr>
        <w:t xml:space="preserve"> </w:t>
      </w:r>
      <w:r w:rsidR="00AD7F58" w:rsidRPr="00C9444E">
        <w:rPr>
          <w:rFonts w:ascii="Times New Roman" w:hAnsi="Times New Roman" w:cs="Times New Roman"/>
        </w:rPr>
        <w:t>can either be in the E/M-W/O or E/M-O state</w:t>
      </w:r>
      <w:r w:rsidR="00F17120" w:rsidRPr="00C9444E">
        <w:rPr>
          <w:rFonts w:ascii="Times New Roman" w:hAnsi="Times New Roman" w:cs="Times New Roman"/>
        </w:rPr>
        <w:t>, and more than 90% of initial conditions lead to the hybrid E/M-W/O state</w:t>
      </w:r>
      <w:r w:rsidR="00C875B5" w:rsidRPr="00C9444E">
        <w:rPr>
          <w:rFonts w:ascii="Times New Roman" w:hAnsi="Times New Roman" w:cs="Times New Roman"/>
        </w:rPr>
        <w:t xml:space="preserve"> (Fig</w:t>
      </w:r>
      <w:r w:rsidR="00A56B02" w:rsidRPr="00C9444E">
        <w:rPr>
          <w:rFonts w:ascii="Times New Roman" w:hAnsi="Times New Roman" w:cs="Times New Roman"/>
        </w:rPr>
        <w:t>.</w:t>
      </w:r>
      <w:r w:rsidR="00C875B5" w:rsidRPr="00C9444E">
        <w:rPr>
          <w:rFonts w:ascii="Times New Roman" w:hAnsi="Times New Roman" w:cs="Times New Roman"/>
        </w:rPr>
        <w:t xml:space="preserve"> S</w:t>
      </w:r>
      <w:r w:rsidR="00867E8D" w:rsidRPr="00C9444E">
        <w:rPr>
          <w:rFonts w:ascii="Times New Roman" w:hAnsi="Times New Roman" w:cs="Times New Roman"/>
        </w:rPr>
        <w:t>2</w:t>
      </w:r>
      <w:r w:rsidR="008C060B" w:rsidRPr="00C9444E">
        <w:rPr>
          <w:rFonts w:ascii="Times New Roman" w:hAnsi="Times New Roman" w:cs="Times New Roman"/>
        </w:rPr>
        <w:t>7</w:t>
      </w:r>
      <w:r w:rsidR="00E27E8E" w:rsidRPr="00C9444E">
        <w:rPr>
          <w:rFonts w:ascii="Times New Roman" w:hAnsi="Times New Roman" w:cs="Times New Roman"/>
        </w:rPr>
        <w:t>)</w:t>
      </w:r>
      <w:r w:rsidR="00AD7F58" w:rsidRPr="00C9444E">
        <w:rPr>
          <w:rFonts w:ascii="Times New Roman" w:hAnsi="Times New Roman" w:cs="Times New Roman"/>
        </w:rPr>
        <w:t>.</w:t>
      </w:r>
    </w:p>
    <w:p w14:paraId="26473B30" w14:textId="63BA346C" w:rsidR="00E469AE" w:rsidRPr="00C9444E" w:rsidRDefault="00AD7F58" w:rsidP="004A15AC">
      <w:pPr>
        <w:pStyle w:val="BodyText"/>
        <w:spacing w:line="480" w:lineRule="auto"/>
        <w:ind w:firstLine="720"/>
        <w:rPr>
          <w:rFonts w:ascii="Times New Roman" w:hAnsi="Times New Roman" w:cs="Times New Roman"/>
        </w:rPr>
      </w:pPr>
      <w:r w:rsidRPr="00C9444E">
        <w:rPr>
          <w:rFonts w:ascii="Times New Roman" w:hAnsi="Times New Roman" w:cs="Times New Roman"/>
        </w:rPr>
        <w:t>When a single crosstalk is active</w:t>
      </w:r>
      <w:r w:rsidR="002155FC" w:rsidRPr="00C9444E">
        <w:rPr>
          <w:rFonts w:ascii="Times New Roman" w:hAnsi="Times New Roman" w:cs="Times New Roman"/>
        </w:rPr>
        <w:t xml:space="preserve"> in the PSF coupled network</w:t>
      </w:r>
      <w:r w:rsidRPr="00C9444E">
        <w:rPr>
          <w:rFonts w:ascii="Times New Roman" w:hAnsi="Times New Roman" w:cs="Times New Roman"/>
        </w:rPr>
        <w:t>, the behavior is as expected</w:t>
      </w:r>
      <w:r w:rsidR="003673B0" w:rsidRPr="00C9444E">
        <w:rPr>
          <w:rFonts w:ascii="Times New Roman" w:hAnsi="Times New Roman" w:cs="Times New Roman"/>
        </w:rPr>
        <w:t>,</w:t>
      </w:r>
      <w:r w:rsidRPr="00C9444E">
        <w:rPr>
          <w:rFonts w:ascii="Times New Roman" w:hAnsi="Times New Roman" w:cs="Times New Roman"/>
        </w:rPr>
        <w:t xml:space="preserve"> with the E/M-W/O state persisting for </w:t>
      </w:r>
      <w:r w:rsidR="005B7F70">
        <w:rPr>
          <w:rFonts w:ascii="Times New Roman" w:hAnsi="Times New Roman" w:cs="Times New Roman"/>
        </w:rPr>
        <w:t>larger</w:t>
      </w:r>
      <w:r w:rsidRPr="00C9444E">
        <w:rPr>
          <w:rFonts w:ascii="Times New Roman" w:hAnsi="Times New Roman" w:cs="Times New Roman"/>
        </w:rPr>
        <w:t xml:space="preserve"> </w:t>
      </w:r>
      <w:r w:rsidR="003673B0" w:rsidRPr="00C9444E">
        <w:rPr>
          <w:rFonts w:ascii="Times New Roman" w:hAnsi="Times New Roman" w:cs="Times New Roman"/>
        </w:rPr>
        <w:t xml:space="preserve">parameter </w:t>
      </w:r>
      <w:r w:rsidR="005B7F70">
        <w:rPr>
          <w:rFonts w:ascii="Times New Roman" w:hAnsi="Times New Roman" w:cs="Times New Roman"/>
        </w:rPr>
        <w:t>spaces relative to the</w:t>
      </w:r>
      <w:r w:rsidRPr="00C9444E">
        <w:rPr>
          <w:rFonts w:ascii="Times New Roman" w:hAnsi="Times New Roman" w:cs="Times New Roman"/>
        </w:rPr>
        <w:t xml:space="preserve"> coupled network</w:t>
      </w:r>
      <w:r w:rsidR="005B7F70">
        <w:rPr>
          <w:rFonts w:ascii="Times New Roman" w:hAnsi="Times New Roman" w:cs="Times New Roman"/>
        </w:rPr>
        <w:t xml:space="preserve"> without the PSFs</w:t>
      </w:r>
      <w:r w:rsidRPr="00C9444E">
        <w:rPr>
          <w:rFonts w:ascii="Times New Roman" w:hAnsi="Times New Roman" w:cs="Times New Roman"/>
        </w:rPr>
        <w:t xml:space="preserve">. </w:t>
      </w:r>
      <w:r w:rsidR="00323B4E" w:rsidRPr="00C9444E">
        <w:rPr>
          <w:rFonts w:ascii="Times New Roman" w:hAnsi="Times New Roman" w:cs="Times New Roman"/>
        </w:rPr>
        <w:t xml:space="preserve">For </w:t>
      </w:r>
      <w:commentRangeStart w:id="245"/>
      <w:r w:rsidR="00323B4E" w:rsidRPr="00C9444E">
        <w:rPr>
          <w:rFonts w:ascii="Times New Roman" w:hAnsi="Times New Roman" w:cs="Times New Roman"/>
        </w:rPr>
        <w:t xml:space="preserve">instance, the hybrid E/M-W/O state is </w:t>
      </w:r>
      <w:r w:rsidR="009C781A">
        <w:rPr>
          <w:rFonts w:ascii="Times New Roman" w:hAnsi="Times New Roman" w:cs="Times New Roman"/>
        </w:rPr>
        <w:t xml:space="preserve">the only stable state when one of the following crosstalk is active </w:t>
      </w:r>
      <w:commentRangeEnd w:id="245"/>
      <w:r w:rsidR="008A4D33">
        <w:rPr>
          <w:rStyle w:val="CommentReference"/>
        </w:rPr>
        <w:commentReference w:id="245"/>
      </w:r>
      <w:r w:rsidR="009C781A">
        <w:rPr>
          <w:rFonts w:ascii="Times New Roman" w:hAnsi="Times New Roman" w:cs="Times New Roman"/>
        </w:rPr>
        <w:t xml:space="preserve">- </w:t>
      </w:r>
      <w:r w:rsidR="00323B4E" w:rsidRPr="00C9444E">
        <w:rPr>
          <w:rFonts w:ascii="Times New Roman" w:hAnsi="Times New Roman" w:cs="Times New Roman"/>
        </w:rPr>
        <w:t xml:space="preserve">AMPK downregulating SNAIL, AMPK upregulation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323B4E" w:rsidRPr="00C9444E">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323B4E" w:rsidRPr="00C9444E">
        <w:rPr>
          <w:rFonts w:ascii="Times New Roman" w:hAnsi="Times New Roman" w:cs="Times New Roman"/>
        </w:rPr>
        <w:t xml:space="preserve"> upregulating </w:t>
      </w:r>
      <w:r w:rsidR="00FF60E1" w:rsidRPr="00C9444E">
        <w:rPr>
          <w:rFonts w:ascii="Times New Roman" w:hAnsi="Times New Roman" w:cs="Times New Roman"/>
        </w:rPr>
        <w:t>nox</w:t>
      </w:r>
      <w:r w:rsidR="00323B4E" w:rsidRPr="00C9444E">
        <w:rPr>
          <w:rFonts w:ascii="Times New Roman" w:hAnsi="Times New Roman" w:cs="Times New Roman"/>
        </w:rPr>
        <w:t>ROS (see Fig. S2</w:t>
      </w:r>
      <w:r w:rsidR="008C060B" w:rsidRPr="00C9444E">
        <w:rPr>
          <w:rFonts w:ascii="Times New Roman" w:hAnsi="Times New Roman" w:cs="Times New Roman"/>
        </w:rPr>
        <w:t>8</w:t>
      </w:r>
      <w:r w:rsidR="00323B4E" w:rsidRPr="00C9444E">
        <w:rPr>
          <w:rFonts w:ascii="Times New Roman" w:hAnsi="Times New Roman" w:cs="Times New Roman"/>
        </w:rPr>
        <w:t>).</w:t>
      </w:r>
      <w:r w:rsidR="005B6E3F">
        <w:rPr>
          <w:rFonts w:ascii="Times New Roman" w:hAnsi="Times New Roman" w:cs="Times New Roman"/>
        </w:rPr>
        <w:t xml:space="preserve"> The parameter space enabling the phase where only the E/M-W/O state is the stable one is also increased when these PSFs are present when the following crosstalk is active-</w:t>
      </w:r>
      <w:r w:rsidRPr="00C9444E">
        <w:rPr>
          <w:rFonts w:ascii="Times New Roman" w:hAnsi="Times New Roman" w:cs="Times New Roman"/>
        </w:rPr>
        <w:t xml:space="preserve"> </w:t>
      </w:r>
      <w:r w:rsidR="00FF60E1" w:rsidRPr="00C9444E">
        <w:rPr>
          <w:rFonts w:ascii="Times New Roman" w:hAnsi="Times New Roman" w:cs="Times New Roman"/>
        </w:rPr>
        <w:t>HIF-1 downregulat</w:t>
      </w:r>
      <w:r w:rsidR="005B6E3F">
        <w:rPr>
          <w:rFonts w:ascii="Times New Roman" w:hAnsi="Times New Roman" w:cs="Times New Roman"/>
        </w:rPr>
        <w:t>ing</w:t>
      </w:r>
      <w:r w:rsidR="00FF60E1" w:rsidRPr="00C9444E">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FF60E1" w:rsidRPr="00C9444E">
        <w:rPr>
          <w:rFonts w:ascii="Times New Roman" w:hAnsi="Times New Roman" w:cs="Times New Roman"/>
        </w:rPr>
        <w:t xml:space="preserve"> or HIF-1 upregulat</w:t>
      </w:r>
      <w:r w:rsidR="005B6E3F">
        <w:rPr>
          <w:rFonts w:ascii="Times New Roman" w:hAnsi="Times New Roman" w:cs="Times New Roman"/>
        </w:rPr>
        <w:t>ing</w:t>
      </w:r>
      <w:r w:rsidR="00FF60E1" w:rsidRPr="00C9444E">
        <w:rPr>
          <w:rFonts w:ascii="Times New Roman" w:hAnsi="Times New Roman" w:cs="Times New Roman"/>
        </w:rPr>
        <w:t xml:space="preserve"> SNAIL</w:t>
      </w:r>
      <w:del w:id="246" w:author="Madeline Galbraith" w:date="2022-06-01T09:07:00Z">
        <w:r w:rsidRPr="00C9444E" w:rsidDel="005B6E3F">
          <w:rPr>
            <w:rFonts w:ascii="Times New Roman" w:hAnsi="Times New Roman" w:cs="Times New Roman"/>
          </w:rPr>
          <w:delText xml:space="preserve">, </w:delText>
        </w:r>
        <w:r w:rsidR="00FF60E1" w:rsidRPr="00C9444E" w:rsidDel="005B6E3F">
          <w:rPr>
            <w:rFonts w:ascii="Times New Roman" w:hAnsi="Times New Roman" w:cs="Times New Roman"/>
          </w:rPr>
          <w:delText>the E/M-W/O state is only stabilized for some values of the fold</w:delText>
        </w:r>
        <w:r w:rsidR="00E276DE" w:rsidRPr="00C9444E" w:rsidDel="005B6E3F">
          <w:rPr>
            <w:rFonts w:ascii="Times New Roman" w:hAnsi="Times New Roman" w:cs="Times New Roman"/>
          </w:rPr>
          <w:delText xml:space="preserve"> </w:delText>
        </w:r>
        <w:r w:rsidR="00FF60E1" w:rsidRPr="00C9444E" w:rsidDel="005B6E3F">
          <w:rPr>
            <w:rFonts w:ascii="Times New Roman" w:hAnsi="Times New Roman" w:cs="Times New Roman"/>
          </w:rPr>
          <w:delText>change, but the E/M-W/O is present for more values when PSFs stabilize the circuit compared to the original tristable network</w:delText>
        </w:r>
      </w:del>
      <w:r w:rsidRPr="00C9444E">
        <w:rPr>
          <w:rFonts w:ascii="Times New Roman" w:hAnsi="Times New Roman" w:cs="Times New Roman"/>
        </w:rPr>
        <w:t xml:space="preserve"> (Fig</w:t>
      </w:r>
      <w:r w:rsidR="00A56B02" w:rsidRPr="00C9444E">
        <w:rPr>
          <w:rFonts w:ascii="Times New Roman" w:hAnsi="Times New Roman" w:cs="Times New Roman"/>
        </w:rPr>
        <w:t>.</w:t>
      </w:r>
      <w:r w:rsidRPr="00C9444E">
        <w:rPr>
          <w:rFonts w:ascii="Times New Roman" w:hAnsi="Times New Roman" w:cs="Times New Roman"/>
        </w:rPr>
        <w:t xml:space="preserve"> S</w:t>
      </w:r>
      <w:r w:rsidR="00867E8D" w:rsidRPr="00C9444E">
        <w:rPr>
          <w:rFonts w:ascii="Times New Roman" w:hAnsi="Times New Roman" w:cs="Times New Roman"/>
        </w:rPr>
        <w:t>2</w:t>
      </w:r>
      <w:r w:rsidR="008C060B" w:rsidRPr="00C9444E">
        <w:rPr>
          <w:rFonts w:ascii="Times New Roman" w:hAnsi="Times New Roman" w:cs="Times New Roman"/>
        </w:rPr>
        <w:t>8</w:t>
      </w:r>
      <w:r w:rsidRPr="00C9444E">
        <w:rPr>
          <w:rFonts w:ascii="Times New Roman" w:hAnsi="Times New Roman" w:cs="Times New Roman"/>
        </w:rPr>
        <w:t>).</w:t>
      </w:r>
      <w:del w:id="247" w:author="Madeline Galbraith" w:date="2022-06-01T09:07:00Z">
        <w:r w:rsidR="00FF60E1" w:rsidRPr="00C9444E" w:rsidDel="005B6E3F">
          <w:rPr>
            <w:rFonts w:ascii="Times New Roman" w:hAnsi="Times New Roman" w:cs="Times New Roman"/>
          </w:rPr>
          <w:delText xml:space="preserve"> These </w:delText>
        </w:r>
        <w:r w:rsidR="00EC33E3" w:rsidRPr="00C9444E" w:rsidDel="005B6E3F">
          <w:rPr>
            <w:rFonts w:ascii="Times New Roman" w:hAnsi="Times New Roman" w:cs="Times New Roman"/>
          </w:rPr>
          <w:delText xml:space="preserve">results confirm the PSFs </w:delText>
        </w:r>
        <w:r w:rsidR="000E4B95" w:rsidRPr="00C9444E" w:rsidDel="005B6E3F">
          <w:rPr>
            <w:rFonts w:ascii="Times New Roman" w:hAnsi="Times New Roman" w:cs="Times New Roman"/>
          </w:rPr>
          <w:delText xml:space="preserve">increase the stability of the E/M-W/O state, even when </w:delText>
        </w:r>
        <w:r w:rsidR="00E276DE" w:rsidRPr="00C9444E" w:rsidDel="005B6E3F">
          <w:rPr>
            <w:rFonts w:ascii="Times New Roman" w:hAnsi="Times New Roman" w:cs="Times New Roman"/>
          </w:rPr>
          <w:delText xml:space="preserve">EMT-metabolism </w:delText>
        </w:r>
        <w:r w:rsidR="000E4B95" w:rsidRPr="00C9444E" w:rsidDel="005B6E3F">
          <w:rPr>
            <w:rFonts w:ascii="Times New Roman" w:hAnsi="Times New Roman" w:cs="Times New Roman"/>
          </w:rPr>
          <w:delText>crosstalks are active</w:delText>
        </w:r>
      </w:del>
      <w:r w:rsidR="000E4B95" w:rsidRPr="00C9444E">
        <w:rPr>
          <w:rFonts w:ascii="Times New Roman" w:hAnsi="Times New Roman" w:cs="Times New Roman"/>
        </w:rPr>
        <w:t xml:space="preserve">. </w:t>
      </w:r>
    </w:p>
    <w:p w14:paraId="15B67196" w14:textId="3080B2FE" w:rsidR="00E469AE" w:rsidRPr="00C9444E" w:rsidRDefault="00815DF6" w:rsidP="006D2EF3">
      <w:pPr>
        <w:pStyle w:val="BodyText"/>
        <w:spacing w:line="480" w:lineRule="auto"/>
        <w:ind w:firstLine="720"/>
        <w:rPr>
          <w:rFonts w:ascii="Times New Roman" w:hAnsi="Times New Roman" w:cs="Times New Roman"/>
        </w:rPr>
      </w:pPr>
      <w:r>
        <w:rPr>
          <w:rFonts w:ascii="Times New Roman" w:hAnsi="Times New Roman" w:cs="Times New Roman"/>
        </w:rPr>
        <w:t>Next, we studied the effect of the PSFs on the E/M-W/O state w</w:t>
      </w:r>
      <w:r w:rsidR="00AD7F58" w:rsidRPr="00C9444E">
        <w:rPr>
          <w:rFonts w:ascii="Times New Roman" w:hAnsi="Times New Roman" w:cs="Times New Roman"/>
        </w:rPr>
        <w:t xml:space="preserve">hen multiple </w:t>
      </w:r>
      <w:proofErr w:type="spellStart"/>
      <w:r w:rsidR="00AD7F58" w:rsidRPr="00C9444E">
        <w:rPr>
          <w:rFonts w:ascii="Times New Roman" w:hAnsi="Times New Roman" w:cs="Times New Roman"/>
        </w:rPr>
        <w:t>crosstalks</w:t>
      </w:r>
      <w:proofErr w:type="spellEnd"/>
      <w:r w:rsidR="00AD7F58" w:rsidRPr="00C9444E">
        <w:rPr>
          <w:rFonts w:ascii="Times New Roman" w:hAnsi="Times New Roman" w:cs="Times New Roman"/>
        </w:rPr>
        <w:t xml:space="preserve"> are active. If two competing </w:t>
      </w:r>
      <w:proofErr w:type="spellStart"/>
      <w:r w:rsidR="00AD7F58" w:rsidRPr="00C9444E">
        <w:rPr>
          <w:rFonts w:ascii="Times New Roman" w:hAnsi="Times New Roman" w:cs="Times New Roman"/>
        </w:rPr>
        <w:t>crosstalks</w:t>
      </w:r>
      <w:proofErr w:type="spellEnd"/>
      <w:r w:rsidR="00AD7F58" w:rsidRPr="00C9444E">
        <w:rPr>
          <w:rFonts w:ascii="Times New Roman" w:hAnsi="Times New Roman" w:cs="Times New Roman"/>
        </w:rPr>
        <w:t xml:space="preserve"> </w:t>
      </w:r>
      <w:r w:rsidR="003673B0" w:rsidRPr="00C9444E">
        <w:rPr>
          <w:rFonts w:ascii="Times New Roman" w:hAnsi="Times New Roman" w:cs="Times New Roman"/>
        </w:rPr>
        <w:t xml:space="preserve">acting </w:t>
      </w:r>
      <w:r w:rsidR="00AD7F58" w:rsidRPr="00C9444E">
        <w:rPr>
          <w:rFonts w:ascii="Times New Roman" w:hAnsi="Times New Roman" w:cs="Times New Roman"/>
        </w:rPr>
        <w:t>on the EMT circuit are active (</w:t>
      </w:r>
      <w:r w:rsidR="00167970">
        <w:rPr>
          <w:rFonts w:ascii="Times New Roman" w:hAnsi="Times New Roman" w:cs="Times New Roman"/>
        </w:rPr>
        <w:t>e.g</w:t>
      </w:r>
      <w:r w:rsidR="00AD7F58" w:rsidRPr="00C9444E">
        <w:rPr>
          <w:rFonts w:ascii="Times New Roman" w:hAnsi="Times New Roman" w:cs="Times New Roman"/>
        </w:rPr>
        <w:t>., one H</w:t>
      </w:r>
      <w:r w:rsidR="00F946C7" w:rsidRPr="00C9444E">
        <w:rPr>
          <w:rFonts w:ascii="Times New Roman" w:hAnsi="Times New Roman" w:cs="Times New Roman"/>
        </w:rPr>
        <w:t>IF</w:t>
      </w:r>
      <w:r w:rsidR="007F17D9" w:rsidRPr="00C9444E">
        <w:rPr>
          <w:rFonts w:ascii="Times New Roman" w:hAnsi="Times New Roman" w:cs="Times New Roman"/>
        </w:rPr>
        <w:t>-</w:t>
      </w:r>
      <w:r w:rsidR="00AD7F58" w:rsidRPr="00C9444E">
        <w:rPr>
          <w:rFonts w:ascii="Times New Roman" w:hAnsi="Times New Roman" w:cs="Times New Roman"/>
        </w:rPr>
        <w:t xml:space="preserve">1 and one AMPK </w:t>
      </w:r>
      <w:r w:rsidR="00B976AC" w:rsidRPr="00C9444E">
        <w:rPr>
          <w:rFonts w:ascii="Times New Roman" w:hAnsi="Times New Roman" w:cs="Times New Roman"/>
        </w:rPr>
        <w:t xml:space="preserve">driven </w:t>
      </w:r>
      <w:r w:rsidR="00AD7F58" w:rsidRPr="00C9444E">
        <w:rPr>
          <w:rFonts w:ascii="Times New Roman" w:hAnsi="Times New Roman" w:cs="Times New Roman"/>
        </w:rPr>
        <w:t xml:space="preserve">regulation active), then the E/M-W/O state is </w:t>
      </w:r>
      <w:r w:rsidR="00167970">
        <w:rPr>
          <w:rFonts w:ascii="Times New Roman" w:hAnsi="Times New Roman" w:cs="Times New Roman"/>
        </w:rPr>
        <w:t>available</w:t>
      </w:r>
      <w:r w:rsidR="00AD7F58" w:rsidRPr="00C9444E">
        <w:rPr>
          <w:rFonts w:ascii="Times New Roman" w:hAnsi="Times New Roman" w:cs="Times New Roman"/>
        </w:rPr>
        <w:t xml:space="preserve"> for </w:t>
      </w:r>
      <w:proofErr w:type="gramStart"/>
      <w:r w:rsidR="00AD7F58" w:rsidRPr="00C9444E">
        <w:rPr>
          <w:rFonts w:ascii="Times New Roman" w:hAnsi="Times New Roman" w:cs="Times New Roman"/>
        </w:rPr>
        <w:t>most of</w:t>
      </w:r>
      <w:proofErr w:type="gramEnd"/>
      <w:r w:rsidR="00AD7F58" w:rsidRPr="00C9444E">
        <w:rPr>
          <w:rFonts w:ascii="Times New Roman" w:hAnsi="Times New Roman" w:cs="Times New Roman"/>
        </w:rPr>
        <w:t xml:space="preserve"> the parameter space (Fig</w:t>
      </w:r>
      <w:r w:rsidR="00A56B02" w:rsidRPr="00C9444E">
        <w:rPr>
          <w:rFonts w:ascii="Times New Roman" w:hAnsi="Times New Roman" w:cs="Times New Roman"/>
        </w:rPr>
        <w:t>.</w:t>
      </w:r>
      <w:r w:rsidR="00AD7F58" w:rsidRPr="00C9444E">
        <w:rPr>
          <w:rFonts w:ascii="Times New Roman" w:hAnsi="Times New Roman" w:cs="Times New Roman"/>
        </w:rPr>
        <w:t xml:space="preserve"> </w:t>
      </w:r>
      <w:r w:rsidR="00C3707C" w:rsidRPr="00C9444E">
        <w:rPr>
          <w:rFonts w:ascii="Times New Roman" w:hAnsi="Times New Roman" w:cs="Times New Roman"/>
        </w:rPr>
        <w:t>9</w:t>
      </w:r>
      <w:r w:rsidR="00AD7F58" w:rsidRPr="00C9444E">
        <w:rPr>
          <w:rFonts w:ascii="Times New Roman" w:hAnsi="Times New Roman" w:cs="Times New Roman"/>
        </w:rPr>
        <w:t xml:space="preserve">B). </w:t>
      </w:r>
      <w:commentRangeStart w:id="248"/>
      <w:r w:rsidR="00AD7F58" w:rsidRPr="00C9444E">
        <w:rPr>
          <w:rFonts w:ascii="Times New Roman" w:hAnsi="Times New Roman" w:cs="Times New Roman"/>
        </w:rPr>
        <w:t xml:space="preserve">The regulatory </w:t>
      </w:r>
      <w:proofErr w:type="spellStart"/>
      <w:r w:rsidR="00AD7F58" w:rsidRPr="00C9444E">
        <w:rPr>
          <w:rFonts w:ascii="Times New Roman" w:hAnsi="Times New Roman" w:cs="Times New Roman"/>
        </w:rPr>
        <w:t>crosstalks</w:t>
      </w:r>
      <w:proofErr w:type="spellEnd"/>
      <w:r w:rsidR="00AD7F58" w:rsidRPr="00C9444E">
        <w:rPr>
          <w:rFonts w:ascii="Times New Roman" w:hAnsi="Times New Roman" w:cs="Times New Roman"/>
        </w:rPr>
        <w:t xml:space="preserve"> controlled by </w:t>
      </w:r>
      <w:r w:rsidR="005506B5" w:rsidRPr="00C9444E">
        <w:rPr>
          <w:rFonts w:ascii="Times New Roman" w:hAnsi="Times New Roman" w:cs="Times New Roman"/>
        </w:rPr>
        <w:t>HIF-1</w:t>
      </w:r>
      <w:r w:rsidR="00AD7F58" w:rsidRPr="00C9444E">
        <w:rPr>
          <w:rFonts w:ascii="Times New Roman" w:hAnsi="Times New Roman" w:cs="Times New Roman"/>
        </w:rPr>
        <w:t xml:space="preserve"> seem to have a stronger affect than the AMPK </w:t>
      </w:r>
      <w:proofErr w:type="spellStart"/>
      <w:r w:rsidR="00AD7F58" w:rsidRPr="00C9444E">
        <w:rPr>
          <w:rFonts w:ascii="Times New Roman" w:hAnsi="Times New Roman" w:cs="Times New Roman"/>
        </w:rPr>
        <w:t>crosstalks</w:t>
      </w:r>
      <w:proofErr w:type="spellEnd"/>
      <w:r w:rsidR="00AD7F58" w:rsidRPr="00C9444E">
        <w:rPr>
          <w:rFonts w:ascii="Times New Roman" w:hAnsi="Times New Roman" w:cs="Times New Roman"/>
        </w:rPr>
        <w:t xml:space="preserve"> and can push the system towards </w:t>
      </w:r>
      <w:r w:rsidR="00AA6512">
        <w:rPr>
          <w:rFonts w:ascii="Times New Roman" w:hAnsi="Times New Roman" w:cs="Times New Roman"/>
        </w:rPr>
        <w:t>the M state</w:t>
      </w:r>
      <w:r w:rsidR="00B15E5A" w:rsidRPr="00C9444E">
        <w:rPr>
          <w:rFonts w:ascii="Times New Roman" w:hAnsi="Times New Roman" w:cs="Times New Roman"/>
        </w:rPr>
        <w:t xml:space="preserve">, as shown by the presence of the M-W/O state as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w:commentRangeEnd w:id="248"/>
        <m:r>
          <m:rPr>
            <m:sty m:val="p"/>
          </m:rPr>
          <w:rPr>
            <w:rStyle w:val="CommentReference"/>
          </w:rPr>
          <w:commentReference w:id="248"/>
        </m:r>
      </m:oMath>
      <w:r w:rsidR="00B15E5A" w:rsidRPr="00C9444E">
        <w:rPr>
          <w:rFonts w:ascii="Times New Roman" w:hAnsi="Times New Roman" w:cs="Times New Roman"/>
        </w:rPr>
        <w:t xml:space="preserve"> </w:t>
      </w:r>
      <w:proofErr w:type="gramStart"/>
      <w:r w:rsidR="00B15E5A" w:rsidRPr="00C9444E">
        <w:rPr>
          <w:rFonts w:ascii="Times New Roman" w:hAnsi="Times New Roman" w:cs="Times New Roman"/>
        </w:rPr>
        <w:t>is inhibited</w:t>
      </w:r>
      <w:proofErr w:type="gramEnd"/>
      <w:r w:rsidR="00B15E5A" w:rsidRPr="00C9444E">
        <w:rPr>
          <w:rFonts w:ascii="Times New Roman" w:hAnsi="Times New Roman" w:cs="Times New Roman"/>
        </w:rPr>
        <w:t xml:space="preserve"> by HIF-1</w:t>
      </w:r>
      <w:r w:rsidR="00AD7F58" w:rsidRPr="00C9444E">
        <w:rPr>
          <w:rFonts w:ascii="Times New Roman" w:hAnsi="Times New Roman" w:cs="Times New Roman"/>
        </w:rPr>
        <w:t xml:space="preserve">. This </w:t>
      </w:r>
      <w:r w:rsidR="00C1090D" w:rsidRPr="00C9444E">
        <w:rPr>
          <w:rFonts w:ascii="Times New Roman" w:hAnsi="Times New Roman" w:cs="Times New Roman"/>
        </w:rPr>
        <w:t xml:space="preserve">corresponds with results from </w:t>
      </w:r>
      <w:r w:rsidR="00AD7F58" w:rsidRPr="00C9444E">
        <w:rPr>
          <w:rFonts w:ascii="Times New Roman" w:hAnsi="Times New Roman" w:cs="Times New Roman"/>
        </w:rPr>
        <w:t xml:space="preserve"> the </w:t>
      </w:r>
      <w:proofErr w:type="spellStart"/>
      <w:r w:rsidR="00AD7F58" w:rsidRPr="00C9444E">
        <w:rPr>
          <w:rFonts w:ascii="Times New Roman" w:hAnsi="Times New Roman" w:cs="Times New Roman"/>
        </w:rPr>
        <w:t>tristable</w:t>
      </w:r>
      <w:proofErr w:type="spellEnd"/>
      <w:r w:rsidR="00AD7F58" w:rsidRPr="00C9444E">
        <w:rPr>
          <w:rFonts w:ascii="Times New Roman" w:hAnsi="Times New Roman" w:cs="Times New Roman"/>
        </w:rPr>
        <w:t xml:space="preserve"> </w:t>
      </w:r>
      <w:r w:rsidR="00B65741" w:rsidRPr="00C9444E">
        <w:rPr>
          <w:rFonts w:ascii="Times New Roman" w:hAnsi="Times New Roman" w:cs="Times New Roman"/>
        </w:rPr>
        <w:t xml:space="preserve">and bistable </w:t>
      </w:r>
      <w:r w:rsidR="00AD7F58" w:rsidRPr="00C9444E">
        <w:rPr>
          <w:rFonts w:ascii="Times New Roman" w:hAnsi="Times New Roman" w:cs="Times New Roman"/>
        </w:rPr>
        <w:t>coupled network</w:t>
      </w:r>
      <w:r w:rsidR="00B65741" w:rsidRPr="00C9444E">
        <w:rPr>
          <w:rFonts w:ascii="Times New Roman" w:hAnsi="Times New Roman" w:cs="Times New Roman"/>
        </w:rPr>
        <w:t>s</w:t>
      </w:r>
      <w:r w:rsidR="00AD7F58" w:rsidRPr="00C9444E">
        <w:rPr>
          <w:rFonts w:ascii="Times New Roman" w:hAnsi="Times New Roman" w:cs="Times New Roman"/>
        </w:rPr>
        <w:t xml:space="preserve"> where AMPK upregulating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AD7F58" w:rsidRPr="00C9444E">
        <w:rPr>
          <w:rFonts w:ascii="Times New Roman" w:hAnsi="Times New Roman" w:cs="Times New Roman"/>
        </w:rPr>
        <w:t xml:space="preserve"> seems to have a weaker effect, specifically on the </w:t>
      </w:r>
      <w:r w:rsidR="00803B76" w:rsidRPr="00C9444E">
        <w:rPr>
          <w:rFonts w:ascii="Times New Roman" w:hAnsi="Times New Roman" w:cs="Times New Roman"/>
        </w:rPr>
        <w:t xml:space="preserve">stability of the </w:t>
      </w:r>
      <w:r w:rsidR="00AD7F58" w:rsidRPr="00C9444E">
        <w:rPr>
          <w:rFonts w:ascii="Times New Roman" w:hAnsi="Times New Roman" w:cs="Times New Roman"/>
        </w:rPr>
        <w:t xml:space="preserve">E/M-W/O state, than </w:t>
      </w:r>
      <w:r w:rsidR="005506B5" w:rsidRPr="00C9444E">
        <w:rPr>
          <w:rFonts w:ascii="Times New Roman" w:hAnsi="Times New Roman" w:cs="Times New Roman"/>
        </w:rPr>
        <w:t>HIF-1</w:t>
      </w:r>
      <w:r w:rsidR="00AD7F58" w:rsidRPr="00C9444E">
        <w:rPr>
          <w:rFonts w:ascii="Times New Roman" w:hAnsi="Times New Roman" w:cs="Times New Roman"/>
        </w:rPr>
        <w:t xml:space="preserve"> downregulating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AD7F58" w:rsidRPr="00C9444E">
        <w:rPr>
          <w:rFonts w:ascii="Times New Roman" w:hAnsi="Times New Roman" w:cs="Times New Roman"/>
        </w:rPr>
        <w:t>. Lastly, we</w:t>
      </w:r>
      <w:r w:rsidR="00781C5E" w:rsidRPr="00C9444E">
        <w:rPr>
          <w:rFonts w:ascii="Times New Roman" w:hAnsi="Times New Roman" w:cs="Times New Roman"/>
        </w:rPr>
        <w:t xml:space="preserve"> activate </w:t>
      </w:r>
      <w:r w:rsidR="00AA6512">
        <w:rPr>
          <w:rFonts w:ascii="Times New Roman" w:hAnsi="Times New Roman" w:cs="Times New Roman"/>
        </w:rPr>
        <w:t xml:space="preserve">all </w:t>
      </w:r>
      <w:r w:rsidR="00781C5E" w:rsidRPr="00C9444E">
        <w:rPr>
          <w:rFonts w:ascii="Times New Roman" w:hAnsi="Times New Roman" w:cs="Times New Roman"/>
        </w:rPr>
        <w:t xml:space="preserve">three </w:t>
      </w:r>
      <w:proofErr w:type="spellStart"/>
      <w:r w:rsidR="00781C5E" w:rsidRPr="00C9444E">
        <w:rPr>
          <w:rFonts w:ascii="Times New Roman" w:hAnsi="Times New Roman" w:cs="Times New Roman"/>
        </w:rPr>
        <w:t>crosstalks</w:t>
      </w:r>
      <w:proofErr w:type="spellEnd"/>
      <w:r w:rsidR="00781C5E" w:rsidRPr="00C9444E">
        <w:rPr>
          <w:rFonts w:ascii="Times New Roman" w:hAnsi="Times New Roman" w:cs="Times New Roman"/>
        </w:rPr>
        <w:t xml:space="preserve"> that </w:t>
      </w:r>
      <w:proofErr w:type="gramStart"/>
      <w:r w:rsidR="00781C5E" w:rsidRPr="00C9444E">
        <w:rPr>
          <w:rFonts w:ascii="Times New Roman" w:hAnsi="Times New Roman" w:cs="Times New Roman"/>
        </w:rPr>
        <w:t>were shown</w:t>
      </w:r>
      <w:proofErr w:type="gramEnd"/>
      <w:r w:rsidR="00781C5E" w:rsidRPr="00C9444E">
        <w:rPr>
          <w:rFonts w:ascii="Times New Roman" w:hAnsi="Times New Roman" w:cs="Times New Roman"/>
        </w:rPr>
        <w:t xml:space="preserve"> in the </w:t>
      </w:r>
      <w:proofErr w:type="spellStart"/>
      <w:r w:rsidR="00781C5E" w:rsidRPr="00C9444E">
        <w:rPr>
          <w:rFonts w:ascii="Times New Roman" w:hAnsi="Times New Roman" w:cs="Times New Roman"/>
        </w:rPr>
        <w:t>tristable</w:t>
      </w:r>
      <w:proofErr w:type="spellEnd"/>
      <w:r w:rsidR="00781C5E" w:rsidRPr="00C9444E">
        <w:rPr>
          <w:rFonts w:ascii="Times New Roman" w:hAnsi="Times New Roman" w:cs="Times New Roman"/>
        </w:rPr>
        <w:t xml:space="preserve"> and bistable networks to suppress all states except the E/M-W/O state</w:t>
      </w:r>
      <w:r w:rsidR="00AA6512">
        <w:rPr>
          <w:rFonts w:ascii="Times New Roman" w:hAnsi="Times New Roman" w:cs="Times New Roman"/>
        </w:rPr>
        <w:t xml:space="preserve"> (i.e.,</w:t>
      </w:r>
      <w:r w:rsidR="00AD7F58" w:rsidRPr="00C9444E">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AD7F58" w:rsidRPr="00C9444E">
        <w:rPr>
          <w:rFonts w:ascii="Times New Roman" w:hAnsi="Times New Roman" w:cs="Times New Roman"/>
        </w:rPr>
        <w:t xml:space="preserve"> upregulat</w:t>
      </w:r>
      <w:proofErr w:type="spellStart"/>
      <w:r w:rsidR="005A727F">
        <w:rPr>
          <w:rFonts w:ascii="Times New Roman" w:hAnsi="Times New Roman" w:cs="Times New Roman"/>
        </w:rPr>
        <w:t>ing</w:t>
      </w:r>
      <w:proofErr w:type="spellEnd"/>
      <w:r w:rsidR="00AD7F58" w:rsidRPr="00C9444E">
        <w:rPr>
          <w:rFonts w:ascii="Times New Roman" w:hAnsi="Times New Roman" w:cs="Times New Roman"/>
        </w:rPr>
        <w:t xml:space="preserve"> mtROS, </w:t>
      </w:r>
      <w:r w:rsidR="005506B5" w:rsidRPr="00C9444E">
        <w:rPr>
          <w:rFonts w:ascii="Times New Roman" w:hAnsi="Times New Roman" w:cs="Times New Roman"/>
        </w:rPr>
        <w:t>HIF-1</w:t>
      </w:r>
      <w:r w:rsidR="00AD7F58" w:rsidRPr="00C9444E">
        <w:rPr>
          <w:rFonts w:ascii="Times New Roman" w:hAnsi="Times New Roman" w:cs="Times New Roman"/>
        </w:rPr>
        <w:t xml:space="preserve"> downregulat</w:t>
      </w:r>
      <w:r w:rsidR="005A727F">
        <w:rPr>
          <w:rFonts w:ascii="Times New Roman" w:hAnsi="Times New Roman" w:cs="Times New Roman"/>
        </w:rPr>
        <w:t>ing</w:t>
      </w:r>
      <w:r w:rsidR="00AD7F58" w:rsidRPr="00C9444E">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AD7F58" w:rsidRPr="00C9444E">
        <w:rPr>
          <w:rFonts w:ascii="Times New Roman" w:hAnsi="Times New Roman" w:cs="Times New Roman"/>
        </w:rPr>
        <w:t xml:space="preserve">, and </w:t>
      </w:r>
      <w:r w:rsidR="005A727F">
        <w:rPr>
          <w:rFonts w:ascii="Times New Roman" w:hAnsi="Times New Roman" w:cs="Times New Roman"/>
        </w:rPr>
        <w:t xml:space="preserve">including </w:t>
      </w:r>
      <w:r w:rsidR="00AD7F58" w:rsidRPr="00C9444E">
        <w:rPr>
          <w:rFonts w:ascii="Times New Roman" w:hAnsi="Times New Roman" w:cs="Times New Roman"/>
        </w:rPr>
        <w:t xml:space="preserve">the </w:t>
      </w:r>
      <w:r w:rsidR="005A727F">
        <w:rPr>
          <w:rFonts w:ascii="Times New Roman" w:hAnsi="Times New Roman" w:cs="Times New Roman"/>
        </w:rPr>
        <w:t>EMT-inducing signaling acting on Snail)</w:t>
      </w:r>
      <w:r w:rsidR="00AD7F58" w:rsidRPr="00C9444E">
        <w:rPr>
          <w:rFonts w:ascii="Times New Roman" w:hAnsi="Times New Roman" w:cs="Times New Roman"/>
        </w:rPr>
        <w:t xml:space="preserve">. </w:t>
      </w:r>
      <w:r w:rsidR="00781C5E" w:rsidRPr="00C9444E">
        <w:rPr>
          <w:rFonts w:ascii="Times New Roman" w:hAnsi="Times New Roman" w:cs="Times New Roman"/>
        </w:rPr>
        <w:t>Once again, there is a phase where only the E/M-W/O state</w:t>
      </w:r>
      <w:r w:rsidR="008C1F28">
        <w:rPr>
          <w:rFonts w:ascii="Times New Roman" w:hAnsi="Times New Roman" w:cs="Times New Roman"/>
        </w:rPr>
        <w:t xml:space="preserve"> can</w:t>
      </w:r>
      <w:r w:rsidR="00781C5E" w:rsidRPr="00C9444E">
        <w:rPr>
          <w:rFonts w:ascii="Times New Roman" w:hAnsi="Times New Roman" w:cs="Times New Roman"/>
        </w:rPr>
        <w:t xml:space="preserve"> exist</w:t>
      </w:r>
      <w:r w:rsidR="008C1F28">
        <w:rPr>
          <w:rFonts w:ascii="Times New Roman" w:hAnsi="Times New Roman" w:cs="Times New Roman"/>
        </w:rPr>
        <w:t xml:space="preserve"> (Fig</w:t>
      </w:r>
      <w:commentRangeStart w:id="249"/>
      <w:r w:rsidR="008C1F28">
        <w:rPr>
          <w:rFonts w:ascii="Times New Roman" w:hAnsi="Times New Roman" w:cs="Times New Roman"/>
        </w:rPr>
        <w:t>. ??)</w:t>
      </w:r>
      <w:commentRangeEnd w:id="249"/>
      <w:r w:rsidR="008C1F28">
        <w:rPr>
          <w:rStyle w:val="CommentReference"/>
        </w:rPr>
        <w:commentReference w:id="249"/>
      </w:r>
      <w:r w:rsidR="00781C5E" w:rsidRPr="00C9444E">
        <w:rPr>
          <w:rFonts w:ascii="Times New Roman" w:hAnsi="Times New Roman" w:cs="Times New Roman"/>
        </w:rPr>
        <w:t xml:space="preserve">. Furthermore, </w:t>
      </w:r>
      <w:r w:rsidR="00AD7F58" w:rsidRPr="00C9444E">
        <w:rPr>
          <w:rFonts w:ascii="Times New Roman" w:hAnsi="Times New Roman" w:cs="Times New Roman"/>
        </w:rPr>
        <w:t>th</w:t>
      </w:r>
      <w:r w:rsidR="003673B0" w:rsidRPr="00C9444E">
        <w:rPr>
          <w:rFonts w:ascii="Times New Roman" w:hAnsi="Times New Roman" w:cs="Times New Roman"/>
        </w:rPr>
        <w:t>is</w:t>
      </w:r>
      <w:r w:rsidR="00AD7F58" w:rsidRPr="00C9444E">
        <w:rPr>
          <w:rFonts w:ascii="Times New Roman" w:hAnsi="Times New Roman" w:cs="Times New Roman"/>
        </w:rPr>
        <w:t xml:space="preserve"> </w:t>
      </w:r>
      <w:r w:rsidR="00781C5E" w:rsidRPr="00C9444E">
        <w:rPr>
          <w:rFonts w:ascii="Times New Roman" w:hAnsi="Times New Roman" w:cs="Times New Roman"/>
        </w:rPr>
        <w:t>phase</w:t>
      </w:r>
      <w:r w:rsidR="00AD7F58" w:rsidRPr="00C9444E">
        <w:rPr>
          <w:rFonts w:ascii="Times New Roman" w:hAnsi="Times New Roman" w:cs="Times New Roman"/>
        </w:rPr>
        <w:t xml:space="preserve"> exists in a far larger region </w:t>
      </w:r>
      <w:r w:rsidR="0045732A">
        <w:rPr>
          <w:rFonts w:ascii="Times New Roman" w:hAnsi="Times New Roman" w:cs="Times New Roman"/>
        </w:rPr>
        <w:t xml:space="preserve">in the presence of </w:t>
      </w:r>
      <w:r w:rsidR="00AD7F58" w:rsidRPr="00C9444E">
        <w:rPr>
          <w:rFonts w:ascii="Times New Roman" w:hAnsi="Times New Roman" w:cs="Times New Roman"/>
        </w:rPr>
        <w:t>the PSFs</w:t>
      </w:r>
      <w:r w:rsidR="0045732A">
        <w:rPr>
          <w:rFonts w:ascii="Times New Roman" w:hAnsi="Times New Roman" w:cs="Times New Roman"/>
        </w:rPr>
        <w:t xml:space="preserve"> (Fig. 9C and S29) relative to the absence of the PSFs (the light red region at the </w:t>
      </w:r>
      <w:r w:rsidR="00ED5FEF">
        <w:rPr>
          <w:rFonts w:ascii="Times New Roman" w:hAnsi="Times New Roman" w:cs="Times New Roman"/>
        </w:rPr>
        <w:t>top right</w:t>
      </w:r>
      <w:r w:rsidR="0045732A">
        <w:rPr>
          <w:rFonts w:ascii="Times New Roman" w:hAnsi="Times New Roman" w:cs="Times New Roman"/>
        </w:rPr>
        <w:t xml:space="preserve"> corner of Fig. 9D is the location of the E/M-W/O when no PSFs are present</w:t>
      </w:r>
      <w:r w:rsidR="00AD7F58" w:rsidRPr="00C9444E">
        <w:rPr>
          <w:rFonts w:ascii="Times New Roman" w:hAnsi="Times New Roman" w:cs="Times New Roman"/>
        </w:rPr>
        <w:t>).</w:t>
      </w:r>
      <w:r w:rsidR="00E4063A" w:rsidRPr="00C9444E">
        <w:rPr>
          <w:rFonts w:ascii="Times New Roman" w:hAnsi="Times New Roman" w:cs="Times New Roman"/>
        </w:rPr>
        <w:t xml:space="preserve"> The large red region </w:t>
      </w:r>
      <w:r w:rsidR="0045732A">
        <w:rPr>
          <w:rFonts w:ascii="Times New Roman" w:hAnsi="Times New Roman" w:cs="Times New Roman"/>
        </w:rPr>
        <w:t xml:space="preserve">on the </w:t>
      </w:r>
      <w:r w:rsidR="00ED5FEF">
        <w:rPr>
          <w:rFonts w:ascii="Times New Roman" w:hAnsi="Times New Roman" w:cs="Times New Roman"/>
        </w:rPr>
        <w:t>right</w:t>
      </w:r>
      <w:r w:rsidR="0045732A">
        <w:rPr>
          <w:rFonts w:ascii="Times New Roman" w:hAnsi="Times New Roman" w:cs="Times New Roman"/>
        </w:rPr>
        <w:t xml:space="preserve"> side of Fig. 9D</w:t>
      </w:r>
      <w:r w:rsidR="00DF7E26">
        <w:rPr>
          <w:rFonts w:ascii="Times New Roman" w:hAnsi="Times New Roman" w:cs="Times New Roman"/>
        </w:rPr>
        <w:t xml:space="preserve"> is</w:t>
      </w:r>
      <w:r w:rsidR="00E4063A" w:rsidRPr="00C9444E">
        <w:rPr>
          <w:rFonts w:ascii="Times New Roman" w:hAnsi="Times New Roman" w:cs="Times New Roman"/>
        </w:rPr>
        <w:t xml:space="preserve"> the additional parameter space </w:t>
      </w:r>
      <w:r w:rsidR="00DF7E26">
        <w:rPr>
          <w:rFonts w:ascii="Times New Roman" w:hAnsi="Times New Roman" w:cs="Times New Roman"/>
        </w:rPr>
        <w:t xml:space="preserve">where </w:t>
      </w:r>
      <w:r w:rsidR="00E4063A" w:rsidRPr="00C9444E">
        <w:rPr>
          <w:rFonts w:ascii="Times New Roman" w:hAnsi="Times New Roman" w:cs="Times New Roman"/>
        </w:rPr>
        <w:t xml:space="preserve">the E/M-W/O state </w:t>
      </w:r>
      <w:proofErr w:type="gramStart"/>
      <w:r w:rsidR="00E4063A" w:rsidRPr="00C9444E">
        <w:rPr>
          <w:rFonts w:ascii="Times New Roman" w:hAnsi="Times New Roman" w:cs="Times New Roman"/>
        </w:rPr>
        <w:t>is stabilized</w:t>
      </w:r>
      <w:proofErr w:type="gramEnd"/>
      <w:r w:rsidR="00E4063A" w:rsidRPr="00C9444E">
        <w:rPr>
          <w:rFonts w:ascii="Times New Roman" w:hAnsi="Times New Roman" w:cs="Times New Roman"/>
        </w:rPr>
        <w:t xml:space="preserve"> when the PSFs are coupled with the network.</w:t>
      </w:r>
      <w:r w:rsidR="000E4450" w:rsidRPr="00C9444E">
        <w:rPr>
          <w:rFonts w:ascii="Times New Roman" w:hAnsi="Times New Roman" w:cs="Times New Roman"/>
        </w:rPr>
        <w:t xml:space="preserve"> Further, the</w:t>
      </w:r>
      <w:r w:rsidR="00DF7E26">
        <w:rPr>
          <w:rFonts w:ascii="Times New Roman" w:hAnsi="Times New Roman" w:cs="Times New Roman"/>
        </w:rPr>
        <w:t xml:space="preserve"> coupled</w:t>
      </w:r>
      <w:r w:rsidR="000E4450" w:rsidRPr="00C9444E">
        <w:rPr>
          <w:rFonts w:ascii="Times New Roman" w:hAnsi="Times New Roman" w:cs="Times New Roman"/>
        </w:rPr>
        <w:t xml:space="preserve"> </w:t>
      </w:r>
      <w:r w:rsidR="00DE437B" w:rsidRPr="00C9444E">
        <w:rPr>
          <w:rFonts w:ascii="Times New Roman" w:hAnsi="Times New Roman" w:cs="Times New Roman"/>
        </w:rPr>
        <w:t xml:space="preserve">states in the </w:t>
      </w:r>
      <w:r w:rsidR="000E4450" w:rsidRPr="00C9444E">
        <w:rPr>
          <w:rFonts w:ascii="Times New Roman" w:hAnsi="Times New Roman" w:cs="Times New Roman"/>
        </w:rPr>
        <w:t>phases surrounding the region of E/M-W/O are the</w:t>
      </w:r>
      <w:r w:rsidR="00DE437B" w:rsidRPr="00C9444E">
        <w:rPr>
          <w:rFonts w:ascii="Times New Roman" w:hAnsi="Times New Roman" w:cs="Times New Roman"/>
        </w:rPr>
        <w:t xml:space="preserve"> same as </w:t>
      </w:r>
      <w:r w:rsidR="00DF7E26">
        <w:rPr>
          <w:rFonts w:ascii="Times New Roman" w:hAnsi="Times New Roman" w:cs="Times New Roman"/>
        </w:rPr>
        <w:t xml:space="preserve">those in </w:t>
      </w:r>
      <w:r w:rsidR="00DE437B" w:rsidRPr="00C9444E">
        <w:rPr>
          <w:rFonts w:ascii="Times New Roman" w:hAnsi="Times New Roman" w:cs="Times New Roman"/>
        </w:rPr>
        <w:t>the bistable networks (E-W/O and E-O)</w:t>
      </w:r>
      <w:r w:rsidR="004167E1" w:rsidRPr="00C9444E">
        <w:rPr>
          <w:rFonts w:ascii="Times New Roman" w:hAnsi="Times New Roman" w:cs="Times New Roman"/>
        </w:rPr>
        <w:t xml:space="preserve">, </w:t>
      </w:r>
      <w:proofErr w:type="gramStart"/>
      <w:r w:rsidR="004167E1" w:rsidRPr="00C9444E">
        <w:rPr>
          <w:rFonts w:ascii="Times New Roman" w:hAnsi="Times New Roman" w:cs="Times New Roman"/>
        </w:rPr>
        <w:t>and also</w:t>
      </w:r>
      <w:proofErr w:type="gramEnd"/>
      <w:r w:rsidR="004167E1" w:rsidRPr="00C9444E">
        <w:rPr>
          <w:rFonts w:ascii="Times New Roman" w:hAnsi="Times New Roman" w:cs="Times New Roman"/>
        </w:rPr>
        <w:t xml:space="preserve"> </w:t>
      </w:r>
      <w:r w:rsidR="00143EC2">
        <w:rPr>
          <w:rFonts w:ascii="Times New Roman" w:hAnsi="Times New Roman" w:cs="Times New Roman"/>
        </w:rPr>
        <w:t>appear in the analysis of th</w:t>
      </w:r>
      <w:r w:rsidR="004167E1" w:rsidRPr="00C9444E">
        <w:rPr>
          <w:rFonts w:ascii="Times New Roman" w:hAnsi="Times New Roman" w:cs="Times New Roman"/>
        </w:rPr>
        <w:t xml:space="preserve">e </w:t>
      </w:r>
      <w:proofErr w:type="spellStart"/>
      <w:r w:rsidR="004167E1" w:rsidRPr="00C9444E">
        <w:rPr>
          <w:rFonts w:ascii="Times New Roman" w:hAnsi="Times New Roman" w:cs="Times New Roman"/>
        </w:rPr>
        <w:t>tristable</w:t>
      </w:r>
      <w:proofErr w:type="spellEnd"/>
      <w:r w:rsidR="004167E1" w:rsidRPr="00C9444E">
        <w:rPr>
          <w:rFonts w:ascii="Times New Roman" w:hAnsi="Times New Roman" w:cs="Times New Roman"/>
        </w:rPr>
        <w:t xml:space="preserve"> network.</w:t>
      </w:r>
      <w:r w:rsidR="005C0794" w:rsidRPr="00C9444E">
        <w:rPr>
          <w:rFonts w:ascii="Times New Roman" w:hAnsi="Times New Roman" w:cs="Times New Roman"/>
        </w:rPr>
        <w:t xml:space="preserve"> </w:t>
      </w:r>
      <w:del w:id="250" w:author="Madeline Galbraith" w:date="2022-06-01T09:17:00Z">
        <w:r w:rsidR="005C0794" w:rsidRPr="00C9444E" w:rsidDel="001D4B29">
          <w:rPr>
            <w:rFonts w:ascii="Times New Roman" w:hAnsi="Times New Roman" w:cs="Times New Roman"/>
          </w:rPr>
          <w:delText xml:space="preserve">Thus, incorporating the PSFs – GRHL2 and OVOL – can increase the stability of the E/M-W/O state and </w:delText>
        </w:r>
        <w:r w:rsidR="00750D36" w:rsidRPr="00C9444E" w:rsidDel="001D4B29">
          <w:rPr>
            <w:rFonts w:ascii="Times New Roman" w:hAnsi="Times New Roman" w:cs="Times New Roman"/>
          </w:rPr>
          <w:delText xml:space="preserve">the results here </w:delText>
        </w:r>
        <w:r w:rsidR="005C0794" w:rsidRPr="00C9444E" w:rsidDel="001D4B29">
          <w:rPr>
            <w:rFonts w:ascii="Times New Roman" w:hAnsi="Times New Roman" w:cs="Times New Roman"/>
          </w:rPr>
          <w:delText>agree with our previous finding</w:delText>
        </w:r>
        <w:r w:rsidR="00363457" w:rsidRPr="00C9444E" w:rsidDel="001D4B29">
          <w:rPr>
            <w:rFonts w:ascii="Times New Roman" w:hAnsi="Times New Roman" w:cs="Times New Roman"/>
          </w:rPr>
          <w:delText xml:space="preserve"> of mutual activation between the EMT and metabolic networks.</w:delText>
        </w:r>
        <w:r w:rsidR="005C0794" w:rsidRPr="00C9444E" w:rsidDel="001D4B29">
          <w:rPr>
            <w:rFonts w:ascii="Times New Roman" w:hAnsi="Times New Roman" w:cs="Times New Roman"/>
          </w:rPr>
          <w:delText xml:space="preserve"> </w:delText>
        </w:r>
      </w:del>
      <w:ins w:id="251" w:author="Madeline Galbraith" w:date="2022-06-01T09:17:00Z">
        <w:r w:rsidR="001D4B29">
          <w:rPr>
            <w:rFonts w:ascii="Times New Roman" w:hAnsi="Times New Roman" w:cs="Times New Roman"/>
          </w:rPr>
          <w:t xml:space="preserve">These results confirm the PSFs </w:t>
        </w:r>
      </w:ins>
      <w:ins w:id="252" w:author="Madeline Galbraith" w:date="2022-06-01T09:18:00Z">
        <w:r w:rsidR="001D4B29">
          <w:rPr>
            <w:rFonts w:ascii="Times New Roman" w:hAnsi="Times New Roman" w:cs="Times New Roman"/>
          </w:rPr>
          <w:t>can stabilize not only the E/M state but also stabilize the coupling of the hybrid E/M state with the hybrid W/O state, i.e., the E/M-W/O state.</w:t>
        </w:r>
      </w:ins>
    </w:p>
    <w:p w14:paraId="0D27F4D7" w14:textId="77777777" w:rsidR="000C466B" w:rsidRPr="00C9444E" w:rsidRDefault="00AD7F58" w:rsidP="000C466B">
      <w:pPr>
        <w:pStyle w:val="CaptionedFigure"/>
        <w:rPr>
          <w:rFonts w:ascii="Times New Roman" w:hAnsi="Times New Roman" w:cs="Times New Roman"/>
        </w:rPr>
      </w:pPr>
      <w:r w:rsidRPr="00C9444E">
        <w:rPr>
          <w:rFonts w:ascii="Times New Roman" w:hAnsi="Times New Roman" w:cs="Times New Roman"/>
          <w:noProof/>
        </w:rPr>
        <w:drawing>
          <wp:inline distT="0" distB="0" distL="0" distR="0" wp14:anchorId="16E18F3B" wp14:editId="34CE2453">
            <wp:extent cx="5017394" cy="4212320"/>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7" name="Picture"/>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5017394" cy="4212320"/>
                    </a:xfrm>
                    <a:prstGeom prst="rect">
                      <a:avLst/>
                    </a:prstGeom>
                    <a:noFill/>
                    <a:ln w="9525">
                      <a:noFill/>
                      <a:headEnd/>
                      <a:tailEnd/>
                    </a:ln>
                  </pic:spPr>
                </pic:pic>
              </a:graphicData>
            </a:graphic>
          </wp:inline>
        </w:drawing>
      </w:r>
    </w:p>
    <w:p w14:paraId="286AED27" w14:textId="16E6A1D6" w:rsidR="003B02C1" w:rsidRPr="00C9444E" w:rsidRDefault="000C466B" w:rsidP="00C130EA">
      <w:pPr>
        <w:pStyle w:val="Caption"/>
        <w:rPr>
          <w:rFonts w:ascii="Times New Roman" w:hAnsi="Times New Roman" w:cs="Times New Roman"/>
          <w:i w:val="0"/>
          <w:iCs/>
        </w:rPr>
      </w:pPr>
      <w:r w:rsidRPr="00C9444E">
        <w:rPr>
          <w:rFonts w:ascii="Times New Roman" w:hAnsi="Times New Roman" w:cs="Times New Roman"/>
          <w:b/>
          <w:bCs/>
          <w:i w:val="0"/>
          <w:iCs/>
        </w:rPr>
        <w:t xml:space="preserve">Figure </w:t>
      </w:r>
      <w:r w:rsidR="003F56AD" w:rsidRPr="00C9444E">
        <w:rPr>
          <w:rFonts w:ascii="Times New Roman" w:hAnsi="Times New Roman" w:cs="Times New Roman"/>
          <w:b/>
          <w:bCs/>
          <w:i w:val="0"/>
          <w:iCs/>
        </w:rPr>
        <w:t>9</w:t>
      </w:r>
      <w:r w:rsidRPr="00C9444E">
        <w:rPr>
          <w:rFonts w:ascii="Times New Roman" w:hAnsi="Times New Roman" w:cs="Times New Roman"/>
          <w:b/>
          <w:bCs/>
          <w:i w:val="0"/>
          <w:iCs/>
        </w:rPr>
        <w:t xml:space="preserve">. </w:t>
      </w:r>
      <w:r w:rsidR="00AD7F58" w:rsidRPr="00C9444E">
        <w:rPr>
          <w:rFonts w:ascii="Times New Roman" w:hAnsi="Times New Roman" w:cs="Times New Roman"/>
          <w:b/>
          <w:bCs/>
          <w:i w:val="0"/>
          <w:iCs/>
        </w:rPr>
        <w:t xml:space="preserve">PSFs stabilizing </w:t>
      </w:r>
      <w:ins w:id="253" w:author="Madeline Galbraith" w:date="2022-06-01T09:19:00Z">
        <w:r w:rsidR="0009168B">
          <w:rPr>
            <w:rFonts w:ascii="Times New Roman" w:hAnsi="Times New Roman" w:cs="Times New Roman"/>
            <w:b/>
            <w:bCs/>
            <w:i w:val="0"/>
            <w:iCs/>
          </w:rPr>
          <w:t xml:space="preserve">the </w:t>
        </w:r>
      </w:ins>
      <w:r w:rsidR="00AD7F58" w:rsidRPr="00C9444E">
        <w:rPr>
          <w:rFonts w:ascii="Times New Roman" w:hAnsi="Times New Roman" w:cs="Times New Roman"/>
          <w:b/>
          <w:bCs/>
          <w:i w:val="0"/>
          <w:iCs/>
        </w:rPr>
        <w:t xml:space="preserve">E/M state can </w:t>
      </w:r>
      <w:del w:id="254" w:author="Madeline Galbraith" w:date="2022-06-01T09:19:00Z">
        <w:r w:rsidR="00AD7F58" w:rsidRPr="00C9444E" w:rsidDel="0009168B">
          <w:rPr>
            <w:rFonts w:ascii="Times New Roman" w:hAnsi="Times New Roman" w:cs="Times New Roman"/>
            <w:b/>
            <w:bCs/>
            <w:i w:val="0"/>
            <w:iCs/>
          </w:rPr>
          <w:delText xml:space="preserve">increase </w:delText>
        </w:r>
      </w:del>
      <w:ins w:id="255" w:author="Madeline Galbraith" w:date="2022-06-01T09:19:00Z">
        <w:r w:rsidR="0009168B">
          <w:rPr>
            <w:rFonts w:ascii="Times New Roman" w:hAnsi="Times New Roman" w:cs="Times New Roman"/>
            <w:b/>
            <w:bCs/>
            <w:i w:val="0"/>
            <w:iCs/>
          </w:rPr>
          <w:t xml:space="preserve">stabilize the </w:t>
        </w:r>
      </w:ins>
      <w:ins w:id="256" w:author="Madeline Galbraith" w:date="2022-06-01T09:20:00Z">
        <w:r w:rsidR="0009168B">
          <w:rPr>
            <w:rFonts w:ascii="Times New Roman" w:hAnsi="Times New Roman" w:cs="Times New Roman"/>
            <w:b/>
            <w:bCs/>
            <w:i w:val="0"/>
            <w:iCs/>
          </w:rPr>
          <w:t>association of the E/M state with the W/O state.</w:t>
        </w:r>
      </w:ins>
      <w:del w:id="257" w:author="Madeline Galbraith" w:date="2022-06-01T09:20:00Z">
        <w:r w:rsidR="00AD7F58" w:rsidRPr="00C9444E" w:rsidDel="0009168B">
          <w:rPr>
            <w:rFonts w:ascii="Times New Roman" w:hAnsi="Times New Roman" w:cs="Times New Roman"/>
            <w:b/>
            <w:bCs/>
            <w:i w:val="0"/>
            <w:iCs/>
          </w:rPr>
          <w:delText>parameters spaces of E/M-W/O states.</w:delText>
        </w:r>
      </w:del>
      <w:r w:rsidR="007A19BD" w:rsidRPr="00C9444E">
        <w:rPr>
          <w:rFonts w:ascii="Times New Roman" w:hAnsi="Times New Roman" w:cs="Times New Roman"/>
          <w:b/>
          <w:bCs/>
          <w:i w:val="0"/>
          <w:iCs/>
        </w:rPr>
        <w:t xml:space="preserve"> </w:t>
      </w:r>
      <w:r w:rsidR="007A19BD" w:rsidRPr="00C9444E">
        <w:rPr>
          <w:rFonts w:ascii="Times New Roman" w:hAnsi="Times New Roman" w:cs="Times New Roman"/>
          <w:i w:val="0"/>
          <w:iCs/>
        </w:rPr>
        <w:t>Including the PSFs GRHL2 and OVOL2 further stabilizes the E/M-W/O state. Once again, the three links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34</m:t>
            </m:r>
          </m:sub>
        </m:sSub>
      </m:oMath>
      <w:r w:rsidR="007A19BD" w:rsidRPr="00C9444E">
        <w:rPr>
          <w:rFonts w:ascii="Times New Roman" w:eastAsiaTheme="minorEastAsia" w:hAnsi="Times New Roman" w:cs="Times New Roman"/>
          <w:i w:val="0"/>
          <w:iCs/>
        </w:rPr>
        <w:t>-&gt; mtROS, HIF1-|</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oMath>
      <w:r w:rsidR="007A19BD" w:rsidRPr="00C9444E">
        <w:rPr>
          <w:rFonts w:ascii="Times New Roman" w:eastAsiaTheme="minorEastAsia" w:hAnsi="Times New Roman" w:cs="Times New Roman"/>
          <w:i w:val="0"/>
          <w:iCs/>
        </w:rPr>
        <w:t xml:space="preserve">, and reducing </w:t>
      </w:r>
      <w:r w:rsidR="007C753D">
        <w:rPr>
          <w:rFonts w:ascii="Times New Roman" w:eastAsiaTheme="minorEastAsia" w:hAnsi="Times New Roman" w:cs="Times New Roman"/>
          <w:i w:val="0"/>
          <w:iCs/>
        </w:rPr>
        <w:t>the EMT-inducing signal</w:t>
      </w:r>
      <w:r w:rsidR="007A19BD" w:rsidRPr="00C9444E">
        <w:rPr>
          <w:rFonts w:ascii="Times New Roman" w:eastAsiaTheme="minorEastAsia" w:hAnsi="Times New Roman" w:cs="Times New Roman"/>
          <w:i w:val="0"/>
          <w:iCs/>
        </w:rPr>
        <w:t>) suppresses all states except the E/M-W/O state and increases the parameter regime of the phase.</w:t>
      </w:r>
      <w:r w:rsidR="00AD7F58" w:rsidRPr="00C9444E">
        <w:rPr>
          <w:rFonts w:ascii="Times New Roman" w:hAnsi="Times New Roman" w:cs="Times New Roman"/>
          <w:b/>
          <w:bCs/>
          <w:i w:val="0"/>
          <w:iCs/>
        </w:rPr>
        <w:t xml:space="preserve"> </w:t>
      </w:r>
      <w:r w:rsidR="003B02C1" w:rsidRPr="00C9444E">
        <w:rPr>
          <w:rFonts w:ascii="Times New Roman" w:hAnsi="Times New Roman" w:cs="Times New Roman"/>
          <w:b/>
          <w:bCs/>
          <w:i w:val="0"/>
          <w:iCs/>
        </w:rPr>
        <w:t>(A)</w:t>
      </w:r>
      <w:r w:rsidR="003B02C1" w:rsidRPr="00C9444E">
        <w:rPr>
          <w:rFonts w:ascii="Times New Roman" w:hAnsi="Times New Roman" w:cs="Times New Roman"/>
          <w:i w:val="0"/>
          <w:iCs/>
        </w:rPr>
        <w:t xml:space="preserve"> The </w:t>
      </w:r>
      <w:r w:rsidR="00CC2261">
        <w:rPr>
          <w:rFonts w:ascii="Times New Roman" w:hAnsi="Times New Roman" w:cs="Times New Roman"/>
          <w:i w:val="0"/>
          <w:iCs/>
        </w:rPr>
        <w:t>coupled EMT-metabolism</w:t>
      </w:r>
      <w:r w:rsidR="003B02C1" w:rsidRPr="00C9444E">
        <w:rPr>
          <w:rFonts w:ascii="Times New Roman" w:hAnsi="Times New Roman" w:cs="Times New Roman"/>
          <w:i w:val="0"/>
          <w:iCs/>
        </w:rPr>
        <w:t xml:space="preserve"> network includ</w:t>
      </w:r>
      <w:r w:rsidR="00CC2261">
        <w:rPr>
          <w:rFonts w:ascii="Times New Roman" w:hAnsi="Times New Roman" w:cs="Times New Roman"/>
          <w:i w:val="0"/>
          <w:iCs/>
        </w:rPr>
        <w:t>ing</w:t>
      </w:r>
      <w:r w:rsidR="003B02C1" w:rsidRPr="00C9444E">
        <w:rPr>
          <w:rFonts w:ascii="Times New Roman" w:hAnsi="Times New Roman" w:cs="Times New Roman"/>
          <w:i w:val="0"/>
          <w:iCs/>
        </w:rPr>
        <w:t xml:space="preserve"> GRHL2 and OVOL2. </w:t>
      </w:r>
      <w:r w:rsidR="003B02C1" w:rsidRPr="00C9444E">
        <w:rPr>
          <w:rFonts w:ascii="Times New Roman" w:hAnsi="Times New Roman" w:cs="Times New Roman"/>
          <w:b/>
          <w:bCs/>
          <w:i w:val="0"/>
          <w:iCs/>
        </w:rPr>
        <w:t>(B)</w:t>
      </w:r>
      <w:r w:rsidR="003B02C1" w:rsidRPr="00C9444E">
        <w:rPr>
          <w:rFonts w:ascii="Times New Roman" w:hAnsi="Times New Roman" w:cs="Times New Roman"/>
          <w:i w:val="0"/>
          <w:iCs/>
        </w:rPr>
        <w:t xml:space="preserve"> The</w:t>
      </w:r>
      <w:r w:rsidR="00CC2261">
        <w:rPr>
          <w:rFonts w:ascii="Times New Roman" w:hAnsi="Times New Roman" w:cs="Times New Roman"/>
          <w:i w:val="0"/>
          <w:iCs/>
        </w:rPr>
        <w:t xml:space="preserve"> phase diagram of the</w:t>
      </w:r>
      <w:r w:rsidR="003B02C1" w:rsidRPr="00C9444E">
        <w:rPr>
          <w:rFonts w:ascii="Times New Roman" w:hAnsi="Times New Roman" w:cs="Times New Roman"/>
          <w:i w:val="0"/>
          <w:iCs/>
        </w:rPr>
        <w:t xml:space="preserve"> coupled</w:t>
      </w:r>
      <w:r w:rsidR="00CC2261">
        <w:rPr>
          <w:rFonts w:ascii="Times New Roman" w:hAnsi="Times New Roman" w:cs="Times New Roman"/>
          <w:i w:val="0"/>
          <w:iCs/>
        </w:rPr>
        <w:t xml:space="preserve"> states when the PSFs are present.</w:t>
      </w:r>
      <w:r w:rsidR="003B02C1" w:rsidRPr="00C9444E">
        <w:rPr>
          <w:rFonts w:ascii="Times New Roman" w:hAnsi="Times New Roman" w:cs="Times New Roman"/>
          <w:i w:val="0"/>
          <w:iCs/>
        </w:rPr>
        <w:t xml:space="preserve"> E/M-W/O state is present in </w:t>
      </w:r>
      <w:r w:rsidR="0093470C">
        <w:rPr>
          <w:rFonts w:ascii="Times New Roman" w:hAnsi="Times New Roman" w:cs="Times New Roman"/>
          <w:i w:val="0"/>
          <w:iCs/>
        </w:rPr>
        <w:t>a larger</w:t>
      </w:r>
      <w:r w:rsidR="003B02C1" w:rsidRPr="00C9444E">
        <w:rPr>
          <w:rFonts w:ascii="Times New Roman" w:hAnsi="Times New Roman" w:cs="Times New Roman"/>
          <w:i w:val="0"/>
          <w:iCs/>
        </w:rPr>
        <w:t xml:space="preserve"> </w:t>
      </w:r>
      <w:r w:rsidR="0093470C">
        <w:rPr>
          <w:rFonts w:ascii="Times New Roman" w:hAnsi="Times New Roman" w:cs="Times New Roman"/>
          <w:i w:val="0"/>
          <w:iCs/>
        </w:rPr>
        <w:t>parameter</w:t>
      </w:r>
      <w:r w:rsidR="003B02C1" w:rsidRPr="00C9444E">
        <w:rPr>
          <w:rFonts w:ascii="Times New Roman" w:hAnsi="Times New Roman" w:cs="Times New Roman"/>
          <w:i w:val="0"/>
          <w:iCs/>
        </w:rPr>
        <w:t xml:space="preserve"> space due to the PSFs stabilizing the E/M state even when AMPK downregulates </w:t>
      </w:r>
      <w:r w:rsidR="005506B5" w:rsidRPr="00C9444E">
        <w:rPr>
          <w:rFonts w:ascii="Times New Roman" w:hAnsi="Times New Roman" w:cs="Times New Roman"/>
          <w:i w:val="0"/>
          <w:iCs/>
        </w:rPr>
        <w:t xml:space="preserve">SNAIL </w:t>
      </w:r>
      <w:r w:rsidR="003B02C1" w:rsidRPr="00C9444E">
        <w:rPr>
          <w:rFonts w:ascii="Times New Roman" w:hAnsi="Times New Roman" w:cs="Times New Roman"/>
          <w:i w:val="0"/>
          <w:iCs/>
        </w:rPr>
        <w:t xml:space="preserve">and </w:t>
      </w:r>
      <w:r w:rsidR="005506B5" w:rsidRPr="00C9444E">
        <w:rPr>
          <w:rFonts w:ascii="Times New Roman" w:hAnsi="Times New Roman" w:cs="Times New Roman"/>
          <w:i w:val="0"/>
          <w:iCs/>
        </w:rPr>
        <w:t>HIF-1</w:t>
      </w:r>
      <w:r w:rsidR="003B02C1" w:rsidRPr="00C9444E">
        <w:rPr>
          <w:rFonts w:ascii="Times New Roman" w:hAnsi="Times New Roman" w:cs="Times New Roman"/>
          <w:i w:val="0"/>
          <w:iCs/>
        </w:rPr>
        <w:t xml:space="preserve">downregulates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oMath>
      <w:r w:rsidR="0093470C">
        <w:rPr>
          <w:rFonts w:ascii="Times New Roman" w:eastAsiaTheme="minorEastAsia" w:hAnsi="Times New Roman" w:cs="Times New Roman"/>
          <w:i w:val="0"/>
        </w:rPr>
        <w:t>.</w:t>
      </w:r>
      <w:r w:rsidR="003B02C1" w:rsidRPr="00C9444E">
        <w:rPr>
          <w:rFonts w:ascii="Times New Roman" w:hAnsi="Times New Roman" w:cs="Times New Roman"/>
          <w:i w:val="0"/>
          <w:iCs/>
        </w:rPr>
        <w:t xml:space="preserve"> </w:t>
      </w:r>
      <w:r w:rsidR="003B02C1" w:rsidRPr="00C9444E">
        <w:rPr>
          <w:rFonts w:ascii="Times New Roman" w:hAnsi="Times New Roman" w:cs="Times New Roman"/>
          <w:b/>
          <w:bCs/>
          <w:i w:val="0"/>
          <w:iCs/>
        </w:rPr>
        <w:t>(C)</w:t>
      </w:r>
      <w:r w:rsidR="003B02C1" w:rsidRPr="00C9444E">
        <w:rPr>
          <w:rFonts w:ascii="Times New Roman" w:hAnsi="Times New Roman" w:cs="Times New Roman"/>
          <w:i w:val="0"/>
          <w:iCs/>
        </w:rPr>
        <w:t xml:space="preserve"> The phase </w:t>
      </w:r>
      <w:r w:rsidR="0093470C">
        <w:rPr>
          <w:rFonts w:ascii="Times New Roman" w:hAnsi="Times New Roman" w:cs="Times New Roman"/>
          <w:i w:val="0"/>
          <w:iCs/>
        </w:rPr>
        <w:t>diagram of the coupling states</w:t>
      </w:r>
      <w:r w:rsidR="003B02C1" w:rsidRPr="00C9444E">
        <w:rPr>
          <w:rFonts w:ascii="Times New Roman" w:hAnsi="Times New Roman" w:cs="Times New Roman"/>
          <w:i w:val="0"/>
          <w:iCs/>
        </w:rPr>
        <w:t xml:space="preserve"> when the </w:t>
      </w:r>
      <w:proofErr w:type="spellStart"/>
      <w:r w:rsidR="0093470C">
        <w:rPr>
          <w:rFonts w:ascii="Times New Roman" w:hAnsi="Times New Roman" w:cs="Times New Roman"/>
          <w:i w:val="0"/>
          <w:iCs/>
        </w:rPr>
        <w:t>crosstalks</w:t>
      </w:r>
      <w:proofErr w:type="spellEnd"/>
      <w:r w:rsidR="0093470C">
        <w:rPr>
          <w:rFonts w:ascii="Times New Roman" w:hAnsi="Times New Roman" w:cs="Times New Roman"/>
          <w:i w:val="0"/>
          <w:iCs/>
        </w:rPr>
        <w:t xml:space="preserve"> – EMT-inducing signal acting on</w:t>
      </w:r>
      <w:r w:rsidR="003B02C1" w:rsidRPr="00C9444E">
        <w:rPr>
          <w:rFonts w:ascii="Times New Roman" w:hAnsi="Times New Roman" w:cs="Times New Roman"/>
          <w:i w:val="0"/>
          <w:iCs/>
        </w:rPr>
        <w:t xml:space="preserve"> </w:t>
      </w:r>
      <w:r w:rsidR="005506B5" w:rsidRPr="00C9444E">
        <w:rPr>
          <w:rFonts w:ascii="Times New Roman" w:hAnsi="Times New Roman" w:cs="Times New Roman"/>
          <w:i w:val="0"/>
          <w:iCs/>
        </w:rPr>
        <w:t xml:space="preserve">SNAIL </w:t>
      </w:r>
      <w:r w:rsidR="003B02C1" w:rsidRPr="00C9444E">
        <w:rPr>
          <w:rFonts w:ascii="Times New Roman" w:hAnsi="Times New Roman" w:cs="Times New Roman"/>
          <w:i w:val="0"/>
          <w:iCs/>
        </w:rPr>
        <w:t xml:space="preserve">is set to 10K,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34</m:t>
            </m:r>
          </m:sub>
        </m:sSub>
      </m:oMath>
      <w:r w:rsidR="003B02C1" w:rsidRPr="00C9444E">
        <w:rPr>
          <w:rFonts w:ascii="Times New Roman" w:hAnsi="Times New Roman" w:cs="Times New Roman"/>
          <w:i w:val="0"/>
          <w:iCs/>
        </w:rPr>
        <w:t xml:space="preserve"> upregulating mtROS, and </w:t>
      </w:r>
      <w:r w:rsidR="005506B5" w:rsidRPr="00C9444E">
        <w:rPr>
          <w:rFonts w:ascii="Times New Roman" w:hAnsi="Times New Roman" w:cs="Times New Roman"/>
          <w:i w:val="0"/>
          <w:iCs/>
        </w:rPr>
        <w:t>HIF-1</w:t>
      </w:r>
      <w:r w:rsidR="003B02C1" w:rsidRPr="00C9444E">
        <w:rPr>
          <w:rFonts w:ascii="Times New Roman" w:hAnsi="Times New Roman" w:cs="Times New Roman"/>
          <w:i w:val="0"/>
          <w:iCs/>
        </w:rPr>
        <w:t xml:space="preserve"> downregulating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oMath>
      <w:r w:rsidR="006370E0">
        <w:rPr>
          <w:rFonts w:ascii="Times New Roman" w:eastAsiaTheme="minorEastAsia" w:hAnsi="Times New Roman" w:cs="Times New Roman"/>
          <w:i w:val="0"/>
          <w:iCs/>
        </w:rPr>
        <w:t>– are present together</w:t>
      </w:r>
      <w:r w:rsidR="003B02C1" w:rsidRPr="00C9444E">
        <w:rPr>
          <w:rFonts w:ascii="Times New Roman" w:hAnsi="Times New Roman" w:cs="Times New Roman"/>
          <w:i w:val="0"/>
          <w:iCs/>
        </w:rPr>
        <w:t>. The</w:t>
      </w:r>
      <w:r w:rsidR="006370E0">
        <w:rPr>
          <w:rFonts w:ascii="Times New Roman" w:hAnsi="Times New Roman" w:cs="Times New Roman"/>
          <w:i w:val="0"/>
          <w:iCs/>
        </w:rPr>
        <w:t xml:space="preserve"> phase </w:t>
      </w:r>
      <w:r w:rsidR="003B02C1" w:rsidRPr="00C9444E">
        <w:rPr>
          <w:rFonts w:ascii="Times New Roman" w:hAnsi="Times New Roman" w:cs="Times New Roman"/>
          <w:i w:val="0"/>
          <w:iCs/>
        </w:rPr>
        <w:t xml:space="preserve">where the E/M-W/O state is the only possible coupled state </w:t>
      </w:r>
      <w:proofErr w:type="gramStart"/>
      <w:r w:rsidR="00D04FB7">
        <w:rPr>
          <w:rFonts w:ascii="Times New Roman" w:hAnsi="Times New Roman" w:cs="Times New Roman"/>
          <w:i w:val="0"/>
          <w:iCs/>
        </w:rPr>
        <w:t>is significantly enlarged</w:t>
      </w:r>
      <w:proofErr w:type="gramEnd"/>
      <w:r w:rsidR="00D04FB7">
        <w:rPr>
          <w:rFonts w:ascii="Times New Roman" w:hAnsi="Times New Roman" w:cs="Times New Roman"/>
          <w:i w:val="0"/>
          <w:iCs/>
        </w:rPr>
        <w:t xml:space="preserve"> </w:t>
      </w:r>
      <w:r w:rsidR="003B02C1" w:rsidRPr="00C9444E">
        <w:rPr>
          <w:rFonts w:ascii="Times New Roman" w:hAnsi="Times New Roman" w:cs="Times New Roman"/>
          <w:i w:val="0"/>
          <w:iCs/>
        </w:rPr>
        <w:t>compared to the</w:t>
      </w:r>
      <w:r w:rsidR="00D04FB7">
        <w:rPr>
          <w:rFonts w:ascii="Times New Roman" w:hAnsi="Times New Roman" w:cs="Times New Roman"/>
          <w:i w:val="0"/>
          <w:iCs/>
        </w:rPr>
        <w:t xml:space="preserve"> coupled network without PSFs</w:t>
      </w:r>
      <w:r w:rsidR="003B02C1" w:rsidRPr="00C9444E">
        <w:rPr>
          <w:rFonts w:ascii="Times New Roman" w:hAnsi="Times New Roman" w:cs="Times New Roman"/>
          <w:i w:val="0"/>
          <w:iCs/>
        </w:rPr>
        <w:t xml:space="preserve">. </w:t>
      </w:r>
      <w:r w:rsidR="003B02C1" w:rsidRPr="00C9444E">
        <w:rPr>
          <w:rFonts w:ascii="Times New Roman" w:hAnsi="Times New Roman" w:cs="Times New Roman"/>
          <w:b/>
          <w:bCs/>
          <w:i w:val="0"/>
          <w:iCs/>
        </w:rPr>
        <w:t>(D)</w:t>
      </w:r>
      <w:r w:rsidR="003B02C1" w:rsidRPr="00C9444E">
        <w:rPr>
          <w:rFonts w:ascii="Times New Roman" w:hAnsi="Times New Roman" w:cs="Times New Roman"/>
          <w:i w:val="0"/>
          <w:iCs/>
        </w:rPr>
        <w:t xml:space="preserve"> The difference in the </w:t>
      </w:r>
      <w:r w:rsidR="00D04FB7">
        <w:rPr>
          <w:rFonts w:ascii="Times New Roman" w:hAnsi="Times New Roman" w:cs="Times New Roman"/>
          <w:i w:val="0"/>
          <w:iCs/>
        </w:rPr>
        <w:t>frequency of the E/M-W/O state</w:t>
      </w:r>
      <w:r w:rsidR="003B02C1" w:rsidRPr="00C9444E">
        <w:rPr>
          <w:rFonts w:ascii="Times New Roman" w:hAnsi="Times New Roman" w:cs="Times New Roman"/>
          <w:i w:val="0"/>
          <w:iCs/>
        </w:rPr>
        <w:t xml:space="preserve"> between (C</w:t>
      </w:r>
      <w:r w:rsidR="00D04FB7">
        <w:rPr>
          <w:rFonts w:ascii="Times New Roman" w:hAnsi="Times New Roman" w:cs="Times New Roman"/>
          <w:i w:val="0"/>
          <w:iCs/>
        </w:rPr>
        <w:t>, PSFs present</w:t>
      </w:r>
      <w:r w:rsidR="003B02C1" w:rsidRPr="00C9444E">
        <w:rPr>
          <w:rFonts w:ascii="Times New Roman" w:hAnsi="Times New Roman" w:cs="Times New Roman"/>
          <w:i w:val="0"/>
          <w:iCs/>
        </w:rPr>
        <w:t>) and the original model</w:t>
      </w:r>
      <w:r w:rsidR="00D04FB7">
        <w:rPr>
          <w:rFonts w:ascii="Times New Roman" w:hAnsi="Times New Roman" w:cs="Times New Roman"/>
          <w:i w:val="0"/>
          <w:iCs/>
        </w:rPr>
        <w:t xml:space="preserve"> (</w:t>
      </w:r>
      <w:commentRangeStart w:id="258"/>
      <w:r w:rsidR="00D04FB7">
        <w:rPr>
          <w:rFonts w:ascii="Times New Roman" w:hAnsi="Times New Roman" w:cs="Times New Roman"/>
          <w:i w:val="0"/>
          <w:iCs/>
        </w:rPr>
        <w:t xml:space="preserve">Fig. ??, </w:t>
      </w:r>
      <w:commentRangeEnd w:id="258"/>
      <w:r w:rsidR="00E47A13">
        <w:rPr>
          <w:rStyle w:val="CommentReference"/>
          <w:i w:val="0"/>
        </w:rPr>
        <w:commentReference w:id="258"/>
      </w:r>
      <w:r w:rsidR="00D04FB7">
        <w:rPr>
          <w:rFonts w:ascii="Times New Roman" w:hAnsi="Times New Roman" w:cs="Times New Roman"/>
          <w:i w:val="0"/>
          <w:iCs/>
        </w:rPr>
        <w:t>PSFs are not present).</w:t>
      </w:r>
      <w:r w:rsidR="003B02C1" w:rsidRPr="00C9444E">
        <w:rPr>
          <w:rFonts w:ascii="Times New Roman" w:hAnsi="Times New Roman" w:cs="Times New Roman"/>
          <w:i w:val="0"/>
          <w:iCs/>
        </w:rPr>
        <w:t xml:space="preserve"> The dark red region shows the </w:t>
      </w:r>
      <w:r w:rsidR="00C748CE">
        <w:rPr>
          <w:rFonts w:ascii="Times New Roman" w:hAnsi="Times New Roman" w:cs="Times New Roman"/>
          <w:i w:val="0"/>
          <w:iCs/>
        </w:rPr>
        <w:t>phases</w:t>
      </w:r>
      <w:r w:rsidR="003B02C1" w:rsidRPr="00C9444E">
        <w:rPr>
          <w:rFonts w:ascii="Times New Roman" w:hAnsi="Times New Roman" w:cs="Times New Roman"/>
          <w:i w:val="0"/>
          <w:iCs/>
        </w:rPr>
        <w:t xml:space="preserve"> in which</w:t>
      </w:r>
      <w:r w:rsidR="00C748CE">
        <w:rPr>
          <w:rFonts w:ascii="Times New Roman" w:hAnsi="Times New Roman" w:cs="Times New Roman"/>
          <w:i w:val="0"/>
          <w:iCs/>
        </w:rPr>
        <w:t xml:space="preserve"> only</w:t>
      </w:r>
      <w:r w:rsidR="003B02C1" w:rsidRPr="00C9444E">
        <w:rPr>
          <w:rFonts w:ascii="Times New Roman" w:hAnsi="Times New Roman" w:cs="Times New Roman"/>
          <w:i w:val="0"/>
          <w:iCs/>
        </w:rPr>
        <w:t xml:space="preserve"> the PSF stabilized model </w:t>
      </w:r>
      <w:r w:rsidR="00C748CE">
        <w:rPr>
          <w:rFonts w:ascii="Times New Roman" w:hAnsi="Times New Roman" w:cs="Times New Roman"/>
          <w:i w:val="0"/>
          <w:iCs/>
        </w:rPr>
        <w:t xml:space="preserve">can enable </w:t>
      </w:r>
      <w:r w:rsidR="003B02C1" w:rsidRPr="00C9444E">
        <w:rPr>
          <w:rFonts w:ascii="Times New Roman" w:hAnsi="Times New Roman" w:cs="Times New Roman"/>
          <w:i w:val="0"/>
          <w:iCs/>
        </w:rPr>
        <w:t>the E/M-W/O state. The light red in the bottom left corner near (0,0.1) is the only region in which the E/M-W/O state</w:t>
      </w:r>
      <w:r w:rsidR="00C748CE">
        <w:rPr>
          <w:rFonts w:ascii="Times New Roman" w:hAnsi="Times New Roman" w:cs="Times New Roman"/>
          <w:i w:val="0"/>
          <w:iCs/>
        </w:rPr>
        <w:t xml:space="preserve"> is the only stable state irrespective of the presence of PSFs</w:t>
      </w:r>
      <w:r w:rsidR="003B02C1" w:rsidRPr="00C9444E">
        <w:rPr>
          <w:rFonts w:ascii="Times New Roman" w:hAnsi="Times New Roman" w:cs="Times New Roman"/>
          <w:i w:val="0"/>
          <w:iCs/>
        </w:rPr>
        <w:t>. The light red on the right</w:t>
      </w:r>
      <w:r w:rsidR="00C748CE">
        <w:rPr>
          <w:rFonts w:ascii="Times New Roman" w:hAnsi="Times New Roman" w:cs="Times New Roman"/>
          <w:i w:val="0"/>
          <w:iCs/>
        </w:rPr>
        <w:t xml:space="preserve"> side</w:t>
      </w:r>
      <w:r w:rsidR="003B02C1" w:rsidRPr="00C9444E">
        <w:rPr>
          <w:rFonts w:ascii="Times New Roman" w:hAnsi="Times New Roman" w:cs="Times New Roman"/>
          <w:i w:val="0"/>
          <w:iCs/>
        </w:rPr>
        <w:t xml:space="preserve"> is where neither model</w:t>
      </w:r>
      <w:r w:rsidR="00C748CE">
        <w:rPr>
          <w:rFonts w:ascii="Times New Roman" w:hAnsi="Times New Roman" w:cs="Times New Roman"/>
          <w:i w:val="0"/>
          <w:iCs/>
        </w:rPr>
        <w:t>, PSFs present or not, can generate</w:t>
      </w:r>
      <w:r w:rsidR="003B02C1" w:rsidRPr="00C9444E">
        <w:rPr>
          <w:rFonts w:ascii="Times New Roman" w:hAnsi="Times New Roman" w:cs="Times New Roman"/>
          <w:i w:val="0"/>
          <w:iCs/>
        </w:rPr>
        <w:t xml:space="preserve"> the E/M-W/O state.</w:t>
      </w:r>
    </w:p>
    <w:p w14:paraId="7E71D657" w14:textId="3FFFC259" w:rsidR="00FE39E9" w:rsidRPr="00C9444E" w:rsidRDefault="00FE39E9" w:rsidP="00FE39E9">
      <w:pPr>
        <w:pStyle w:val="BodyText"/>
        <w:spacing w:line="480" w:lineRule="auto"/>
        <w:rPr>
          <w:rFonts w:ascii="Times New Roman" w:hAnsi="Times New Roman" w:cs="Times New Roman"/>
          <w:b/>
          <w:bCs/>
        </w:rPr>
      </w:pPr>
      <w:bookmarkStart w:id="259" w:name="discussion"/>
    </w:p>
    <w:p w14:paraId="51CF9677" w14:textId="15B6ACA4" w:rsidR="00016836" w:rsidRPr="00C9444E" w:rsidRDefault="00016836" w:rsidP="00FE39E9">
      <w:pPr>
        <w:pStyle w:val="BodyText"/>
        <w:spacing w:line="480" w:lineRule="auto"/>
        <w:rPr>
          <w:rFonts w:ascii="Times New Roman" w:hAnsi="Times New Roman" w:cs="Times New Roman"/>
          <w:b/>
          <w:bCs/>
        </w:rPr>
      </w:pPr>
    </w:p>
    <w:p w14:paraId="1C09BE09" w14:textId="77777777" w:rsidR="00016836" w:rsidRPr="00C9444E" w:rsidRDefault="00016836" w:rsidP="00FE39E9">
      <w:pPr>
        <w:pStyle w:val="BodyText"/>
        <w:spacing w:line="480" w:lineRule="auto"/>
        <w:rPr>
          <w:rFonts w:ascii="Times New Roman" w:hAnsi="Times New Roman" w:cs="Times New Roman"/>
          <w:b/>
          <w:bCs/>
        </w:rPr>
      </w:pPr>
    </w:p>
    <w:p w14:paraId="7035BF77" w14:textId="47AE2297" w:rsidR="00E469AE" w:rsidRPr="00C9444E" w:rsidRDefault="00AD7F58" w:rsidP="005B4192">
      <w:pPr>
        <w:pStyle w:val="BodyText"/>
        <w:spacing w:line="480" w:lineRule="auto"/>
        <w:rPr>
          <w:rFonts w:ascii="Times New Roman" w:hAnsi="Times New Roman" w:cs="Times New Roman"/>
          <w:b/>
          <w:bCs/>
          <w:sz w:val="28"/>
          <w:szCs w:val="28"/>
        </w:rPr>
      </w:pPr>
      <w:r w:rsidRPr="00C9444E">
        <w:rPr>
          <w:rFonts w:ascii="Times New Roman" w:hAnsi="Times New Roman" w:cs="Times New Roman"/>
          <w:b/>
          <w:bCs/>
          <w:sz w:val="28"/>
          <w:szCs w:val="28"/>
        </w:rPr>
        <w:t>Discussion</w:t>
      </w:r>
      <w:bookmarkEnd w:id="259"/>
    </w:p>
    <w:p w14:paraId="662259CA" w14:textId="4FB706B4" w:rsidR="00915D1A" w:rsidRPr="00C9444E" w:rsidRDefault="00F16849" w:rsidP="002E76B2">
      <w:pPr>
        <w:pStyle w:val="FirstParagraph"/>
        <w:spacing w:line="480" w:lineRule="auto"/>
        <w:ind w:firstLine="720"/>
        <w:rPr>
          <w:rFonts w:ascii="Times New Roman" w:hAnsi="Times New Roman" w:cs="Times New Roman"/>
        </w:rPr>
      </w:pPr>
      <w:r w:rsidRPr="00C9444E">
        <w:rPr>
          <w:rFonts w:ascii="Times New Roman" w:hAnsi="Times New Roman" w:cs="Times New Roman"/>
        </w:rPr>
        <w:t>This work has presented a comprehensive guide to the effects generated by various regulatory links that couple core circuits responsible for the epithelial-mesenchyma</w:t>
      </w:r>
      <w:r w:rsidR="00A24233" w:rsidRPr="00C9444E">
        <w:rPr>
          <w:rFonts w:ascii="Times New Roman" w:hAnsi="Times New Roman" w:cs="Times New Roman"/>
        </w:rPr>
        <w:t>l</w:t>
      </w:r>
      <w:r w:rsidRPr="00C9444E">
        <w:rPr>
          <w:rFonts w:ascii="Times New Roman" w:hAnsi="Times New Roman" w:cs="Times New Roman"/>
        </w:rPr>
        <w:t xml:space="preserve"> transition and the choice of glucose metabolism. </w:t>
      </w:r>
      <w:r w:rsidR="00F566E2" w:rsidRPr="00C9444E">
        <w:rPr>
          <w:rFonts w:ascii="Times New Roman" w:hAnsi="Times New Roman" w:cs="Times New Roman"/>
        </w:rPr>
        <w:t xml:space="preserve">We started by considering </w:t>
      </w:r>
      <w:r w:rsidR="002E76B2" w:rsidRPr="00C9444E">
        <w:rPr>
          <w:rFonts w:ascii="Times New Roman" w:hAnsi="Times New Roman" w:cs="Times New Roman"/>
        </w:rPr>
        <w:t xml:space="preserve">the activation of individual links and discovered that these </w:t>
      </w:r>
      <w:r w:rsidR="007538E2" w:rsidRPr="00C9444E">
        <w:rPr>
          <w:rFonts w:ascii="Times New Roman" w:hAnsi="Times New Roman" w:cs="Times New Roman"/>
        </w:rPr>
        <w:t xml:space="preserve">can </w:t>
      </w:r>
      <w:r w:rsidR="002E76B2" w:rsidRPr="00C9444E">
        <w:rPr>
          <w:rFonts w:ascii="Times New Roman" w:hAnsi="Times New Roman" w:cs="Times New Roman"/>
        </w:rPr>
        <w:t xml:space="preserve">have </w:t>
      </w:r>
      <w:proofErr w:type="gramStart"/>
      <w:r w:rsidR="002E76B2" w:rsidRPr="00C9444E">
        <w:rPr>
          <w:rFonts w:ascii="Times New Roman" w:hAnsi="Times New Roman" w:cs="Times New Roman"/>
        </w:rPr>
        <w:t>rather distinct</w:t>
      </w:r>
      <w:proofErr w:type="gramEnd"/>
      <w:r w:rsidR="002E76B2" w:rsidRPr="00C9444E">
        <w:rPr>
          <w:rFonts w:ascii="Times New Roman" w:hAnsi="Times New Roman" w:cs="Times New Roman"/>
        </w:rPr>
        <w:t xml:space="preserve"> effects. This ma</w:t>
      </w:r>
      <w:r w:rsidR="00915D1A" w:rsidRPr="00C9444E">
        <w:rPr>
          <w:rFonts w:ascii="Times New Roman" w:hAnsi="Times New Roman" w:cs="Times New Roman"/>
        </w:rPr>
        <w:t>de</w:t>
      </w:r>
      <w:r w:rsidR="002E76B2" w:rsidRPr="00C9444E">
        <w:rPr>
          <w:rFonts w:ascii="Times New Roman" w:hAnsi="Times New Roman" w:cs="Times New Roman"/>
        </w:rPr>
        <w:t xml:space="preserve"> it challenging to study the combined effects of simultaneously including </w:t>
      </w:r>
      <w:proofErr w:type="gramStart"/>
      <w:r w:rsidR="002E76B2" w:rsidRPr="00C9444E">
        <w:rPr>
          <w:rFonts w:ascii="Times New Roman" w:hAnsi="Times New Roman" w:cs="Times New Roman"/>
        </w:rPr>
        <w:t>several</w:t>
      </w:r>
      <w:proofErr w:type="gramEnd"/>
      <w:r w:rsidR="002E76B2" w:rsidRPr="00C9444E">
        <w:rPr>
          <w:rFonts w:ascii="Times New Roman" w:hAnsi="Times New Roman" w:cs="Times New Roman"/>
        </w:rPr>
        <w:t xml:space="preserve"> links. This </w:t>
      </w:r>
      <w:r w:rsidR="004A74C1" w:rsidRPr="00C9444E">
        <w:rPr>
          <w:rFonts w:ascii="Times New Roman" w:hAnsi="Times New Roman" w:cs="Times New Roman"/>
        </w:rPr>
        <w:t xml:space="preserve">challenge </w:t>
      </w:r>
      <w:proofErr w:type="gramStart"/>
      <w:r w:rsidR="00915D1A" w:rsidRPr="00C9444E">
        <w:rPr>
          <w:rFonts w:ascii="Times New Roman" w:hAnsi="Times New Roman" w:cs="Times New Roman"/>
        </w:rPr>
        <w:t>wa</w:t>
      </w:r>
      <w:r w:rsidR="002E76B2" w:rsidRPr="00C9444E">
        <w:rPr>
          <w:rFonts w:ascii="Times New Roman" w:hAnsi="Times New Roman" w:cs="Times New Roman"/>
        </w:rPr>
        <w:t>s again compounded</w:t>
      </w:r>
      <w:proofErr w:type="gramEnd"/>
      <w:r w:rsidR="002E76B2" w:rsidRPr="00C9444E">
        <w:rPr>
          <w:rFonts w:ascii="Times New Roman" w:hAnsi="Times New Roman" w:cs="Times New Roman"/>
        </w:rPr>
        <w:t xml:space="preserve"> by having to consider the external signals that set the parameters of</w:t>
      </w:r>
      <w:r w:rsidR="009860E3">
        <w:rPr>
          <w:rFonts w:ascii="Times New Roman" w:hAnsi="Times New Roman" w:cs="Times New Roman"/>
        </w:rPr>
        <w:t>,</w:t>
      </w:r>
      <w:r w:rsidR="002E76B2" w:rsidRPr="00C9444E">
        <w:rPr>
          <w:rFonts w:ascii="Times New Roman" w:hAnsi="Times New Roman" w:cs="Times New Roman"/>
        </w:rPr>
        <w:t xml:space="preserve"> and thereby bias</w:t>
      </w:r>
      <w:r w:rsidR="009860E3">
        <w:rPr>
          <w:rFonts w:ascii="Times New Roman" w:hAnsi="Times New Roman" w:cs="Times New Roman"/>
        </w:rPr>
        <w:t>,</w:t>
      </w:r>
      <w:r w:rsidR="002E76B2" w:rsidRPr="00C9444E">
        <w:rPr>
          <w:rFonts w:ascii="Times New Roman" w:hAnsi="Times New Roman" w:cs="Times New Roman"/>
        </w:rPr>
        <w:t xml:space="preserve"> the individual EMT and metabolic subsystems and their interaction. </w:t>
      </w:r>
      <w:r w:rsidR="00A24233" w:rsidRPr="00C9444E">
        <w:rPr>
          <w:rFonts w:ascii="Times New Roman" w:hAnsi="Times New Roman" w:cs="Times New Roman"/>
        </w:rPr>
        <w:t xml:space="preserve">We therefore decided to focus primarily on E/M-W/O </w:t>
      </w:r>
      <w:r w:rsidR="0028447E">
        <w:rPr>
          <w:rFonts w:ascii="Times New Roman" w:hAnsi="Times New Roman" w:cs="Times New Roman"/>
        </w:rPr>
        <w:t>states</w:t>
      </w:r>
      <w:r w:rsidR="00A24233" w:rsidRPr="00C9444E">
        <w:rPr>
          <w:rFonts w:ascii="Times New Roman" w:hAnsi="Times New Roman" w:cs="Times New Roman"/>
        </w:rPr>
        <w:t>, as we expect that these cells are the most metastatically capable.</w:t>
      </w:r>
    </w:p>
    <w:p w14:paraId="20D8037B" w14:textId="77777777" w:rsidR="00A24233" w:rsidRPr="00C9444E" w:rsidRDefault="00A24233" w:rsidP="002E76B2">
      <w:pPr>
        <w:pStyle w:val="FirstParagraph"/>
        <w:spacing w:line="480" w:lineRule="auto"/>
        <w:ind w:firstLine="720"/>
        <w:rPr>
          <w:rFonts w:ascii="Times New Roman" w:hAnsi="Times New Roman" w:cs="Times New Roman"/>
        </w:rPr>
      </w:pPr>
      <w:proofErr w:type="gramStart"/>
      <w:r w:rsidRPr="00C9444E">
        <w:rPr>
          <w:rFonts w:ascii="Times New Roman" w:hAnsi="Times New Roman" w:cs="Times New Roman"/>
        </w:rPr>
        <w:t>Some of</w:t>
      </w:r>
      <w:proofErr w:type="gramEnd"/>
      <w:r w:rsidRPr="00C9444E">
        <w:rPr>
          <w:rFonts w:ascii="Times New Roman" w:hAnsi="Times New Roman" w:cs="Times New Roman"/>
        </w:rPr>
        <w:t xml:space="preserve"> our important findings include:</w:t>
      </w:r>
    </w:p>
    <w:p w14:paraId="66819E5E" w14:textId="49F7C827" w:rsidR="00A24233" w:rsidRPr="00C9444E" w:rsidRDefault="00993F21" w:rsidP="00A24233">
      <w:pPr>
        <w:pStyle w:val="FirstParagraph"/>
        <w:numPr>
          <w:ilvl w:val="0"/>
          <w:numId w:val="4"/>
        </w:numPr>
        <w:spacing w:line="480" w:lineRule="auto"/>
        <w:rPr>
          <w:rFonts w:ascii="Times New Roman" w:hAnsi="Times New Roman" w:cs="Times New Roman"/>
        </w:rPr>
      </w:pPr>
      <w:r w:rsidRPr="00C9444E">
        <w:rPr>
          <w:rFonts w:ascii="Times New Roman" w:hAnsi="Times New Roman" w:cs="Times New Roman"/>
        </w:rPr>
        <w:t xml:space="preserve">When the miRNA of the EMT network regulate the metabolic network, the E/M-W/O </w:t>
      </w:r>
      <w:r w:rsidR="0028447E">
        <w:rPr>
          <w:rFonts w:ascii="Times New Roman" w:hAnsi="Times New Roman" w:cs="Times New Roman"/>
        </w:rPr>
        <w:t>state</w:t>
      </w:r>
      <w:r w:rsidRPr="00C9444E">
        <w:rPr>
          <w:rFonts w:ascii="Times New Roman" w:hAnsi="Times New Roman" w:cs="Times New Roman"/>
        </w:rPr>
        <w:t xml:space="preserve"> can be upregulated with just a single crosstalk. However, when the TFs of the metabolic network regulate the EMT network, a minimum of two </w:t>
      </w:r>
      <w:proofErr w:type="spellStart"/>
      <w:r w:rsidRPr="00C9444E">
        <w:rPr>
          <w:rFonts w:ascii="Times New Roman" w:hAnsi="Times New Roman" w:cs="Times New Roman"/>
        </w:rPr>
        <w:t>crosstalks</w:t>
      </w:r>
      <w:proofErr w:type="spellEnd"/>
      <w:r w:rsidRPr="00C9444E">
        <w:rPr>
          <w:rFonts w:ascii="Times New Roman" w:hAnsi="Times New Roman" w:cs="Times New Roman"/>
        </w:rPr>
        <w:t xml:space="preserve"> with opposite effects must be active.</w:t>
      </w:r>
      <w:r w:rsidR="000631C2" w:rsidRPr="00C9444E">
        <w:rPr>
          <w:rFonts w:ascii="Times New Roman" w:hAnsi="Times New Roman" w:cs="Times New Roman"/>
        </w:rPr>
        <w:t xml:space="preserve"> Additionally, if </w:t>
      </w:r>
      <w:proofErr w:type="spellStart"/>
      <w:r w:rsidR="000631C2" w:rsidRPr="00C9444E">
        <w:rPr>
          <w:rFonts w:ascii="Times New Roman" w:hAnsi="Times New Roman" w:cs="Times New Roman"/>
        </w:rPr>
        <w:t>crosstalks</w:t>
      </w:r>
      <w:proofErr w:type="spellEnd"/>
      <w:r w:rsidR="000631C2" w:rsidRPr="00C9444E">
        <w:rPr>
          <w:rFonts w:ascii="Times New Roman" w:hAnsi="Times New Roman" w:cs="Times New Roman"/>
        </w:rPr>
        <w:t xml:space="preserve"> in both directions are active it is possible to suppress all states except the E/M-W/O</w:t>
      </w:r>
      <w:r w:rsidR="00012D7C" w:rsidRPr="00C9444E">
        <w:rPr>
          <w:rFonts w:ascii="Times New Roman" w:hAnsi="Times New Roman" w:cs="Times New Roman"/>
        </w:rPr>
        <w:t xml:space="preserve"> </w:t>
      </w:r>
      <w:r w:rsidR="0028447E">
        <w:rPr>
          <w:rFonts w:ascii="Times New Roman" w:hAnsi="Times New Roman" w:cs="Times New Roman"/>
        </w:rPr>
        <w:t>state</w:t>
      </w:r>
      <w:r w:rsidR="00012D7C" w:rsidRPr="00C9444E">
        <w:rPr>
          <w:rFonts w:ascii="Times New Roman" w:hAnsi="Times New Roman" w:cs="Times New Roman"/>
        </w:rPr>
        <w:t>.</w:t>
      </w:r>
      <w:r w:rsidR="00847B9E" w:rsidRPr="00C9444E">
        <w:rPr>
          <w:rFonts w:ascii="Times New Roman" w:hAnsi="Times New Roman" w:cs="Times New Roman"/>
        </w:rPr>
        <w:t xml:space="preserve"> </w:t>
      </w:r>
    </w:p>
    <w:p w14:paraId="72977732" w14:textId="7A1A0150" w:rsidR="007D3BEF" w:rsidRPr="00C9444E" w:rsidRDefault="00A24233">
      <w:pPr>
        <w:pStyle w:val="FirstParagraph"/>
        <w:numPr>
          <w:ilvl w:val="0"/>
          <w:numId w:val="4"/>
        </w:numPr>
        <w:spacing w:line="480" w:lineRule="auto"/>
        <w:rPr>
          <w:rFonts w:ascii="Times New Roman" w:hAnsi="Times New Roman" w:cs="Times New Roman"/>
        </w:rPr>
      </w:pPr>
      <w:r w:rsidRPr="00C9444E">
        <w:rPr>
          <w:rFonts w:ascii="Times New Roman" w:hAnsi="Times New Roman" w:cs="Times New Roman"/>
        </w:rPr>
        <w:t xml:space="preserve">The stabilization of the most plastic E/M-W/O </w:t>
      </w:r>
      <w:r w:rsidR="003F75D1">
        <w:rPr>
          <w:rFonts w:ascii="Times New Roman" w:hAnsi="Times New Roman" w:cs="Times New Roman"/>
        </w:rPr>
        <w:t xml:space="preserve">state </w:t>
      </w:r>
      <w:r w:rsidRPr="00C9444E">
        <w:rPr>
          <w:rFonts w:ascii="Times New Roman" w:hAnsi="Times New Roman" w:cs="Times New Roman"/>
        </w:rPr>
        <w:t xml:space="preserve">can </w:t>
      </w:r>
      <w:proofErr w:type="gramStart"/>
      <w:r w:rsidRPr="00C9444E">
        <w:rPr>
          <w:rFonts w:ascii="Times New Roman" w:hAnsi="Times New Roman" w:cs="Times New Roman"/>
        </w:rPr>
        <w:t>be facilitated</w:t>
      </w:r>
      <w:proofErr w:type="gramEnd"/>
      <w:r w:rsidRPr="00C9444E">
        <w:rPr>
          <w:rFonts w:ascii="Times New Roman" w:hAnsi="Times New Roman" w:cs="Times New Roman"/>
        </w:rPr>
        <w:t xml:space="preserve"> by the addition of “phenotypic stability factors’ (PSFs) to the baseline circuit. Interestingly, one can obtain </w:t>
      </w:r>
      <w:r w:rsidR="007D3BEF" w:rsidRPr="00C9444E">
        <w:rPr>
          <w:rFonts w:ascii="Times New Roman" w:hAnsi="Times New Roman" w:cs="Times New Roman"/>
        </w:rPr>
        <w:t xml:space="preserve">such states even under conditions when the individual core circuits do not </w:t>
      </w:r>
      <w:r w:rsidR="007362C7" w:rsidRPr="00C9444E">
        <w:rPr>
          <w:rFonts w:ascii="Times New Roman" w:hAnsi="Times New Roman" w:cs="Times New Roman"/>
        </w:rPr>
        <w:t xml:space="preserve">generate </w:t>
      </w:r>
      <w:r w:rsidR="007D3BEF" w:rsidRPr="00C9444E">
        <w:rPr>
          <w:rFonts w:ascii="Times New Roman" w:hAnsi="Times New Roman" w:cs="Times New Roman"/>
        </w:rPr>
        <w:t>hybrid states on their own.</w:t>
      </w:r>
    </w:p>
    <w:p w14:paraId="58FF1CDC" w14:textId="725BFD5C" w:rsidR="00E469AE" w:rsidRPr="00C9444E" w:rsidRDefault="005D312F" w:rsidP="00011E4B">
      <w:pPr>
        <w:pStyle w:val="FirstParagraph"/>
        <w:numPr>
          <w:ilvl w:val="0"/>
          <w:numId w:val="4"/>
        </w:numPr>
        <w:spacing w:line="480" w:lineRule="auto"/>
        <w:rPr>
          <w:rFonts w:ascii="Times New Roman" w:hAnsi="Times New Roman" w:cs="Times New Roman"/>
        </w:rPr>
      </w:pPr>
      <w:r w:rsidRPr="00C9444E">
        <w:rPr>
          <w:rFonts w:ascii="Times New Roman" w:hAnsi="Times New Roman" w:cs="Times New Roman"/>
        </w:rPr>
        <w:t xml:space="preserve">Lastly, </w:t>
      </w:r>
      <w:r w:rsidR="00CF5A95" w:rsidRPr="00C9444E">
        <w:rPr>
          <w:rFonts w:ascii="Times New Roman" w:hAnsi="Times New Roman" w:cs="Times New Roman"/>
        </w:rPr>
        <w:t xml:space="preserve">to suppress all coupled states except the hybrid E/M-W/O, our results </w:t>
      </w:r>
      <w:r w:rsidR="00F6232A" w:rsidRPr="00C9444E">
        <w:rPr>
          <w:rFonts w:ascii="Times New Roman" w:hAnsi="Times New Roman" w:cs="Times New Roman"/>
        </w:rPr>
        <w:t>indicate</w:t>
      </w:r>
      <w:r w:rsidR="00CF5A95" w:rsidRPr="00C9444E">
        <w:rPr>
          <w:rFonts w:ascii="Times New Roman" w:hAnsi="Times New Roman" w:cs="Times New Roman"/>
        </w:rPr>
        <w:t xml:space="preserve"> a progression must </w:t>
      </w:r>
      <w:proofErr w:type="gramStart"/>
      <w:r w:rsidR="00CF5A95" w:rsidRPr="00C9444E">
        <w:rPr>
          <w:rFonts w:ascii="Times New Roman" w:hAnsi="Times New Roman" w:cs="Times New Roman"/>
        </w:rPr>
        <w:t>be followed</w:t>
      </w:r>
      <w:proofErr w:type="gramEnd"/>
      <w:r w:rsidR="00CF5A95" w:rsidRPr="00C9444E">
        <w:rPr>
          <w:rFonts w:ascii="Times New Roman" w:hAnsi="Times New Roman" w:cs="Times New Roman"/>
        </w:rPr>
        <w:t xml:space="preserve">; starting from </w:t>
      </w:r>
      <w:r w:rsidR="007D3BEF" w:rsidRPr="00C9444E">
        <w:rPr>
          <w:rFonts w:ascii="Times New Roman" w:hAnsi="Times New Roman" w:cs="Times New Roman"/>
        </w:rPr>
        <w:t>an</w:t>
      </w:r>
      <w:r w:rsidR="00CF5A95" w:rsidRPr="00C9444E">
        <w:rPr>
          <w:rFonts w:ascii="Times New Roman" w:hAnsi="Times New Roman" w:cs="Times New Roman"/>
        </w:rPr>
        <w:t xml:space="preserve"> E-O state, metabolic reprogramming</w:t>
      </w:r>
      <w:r w:rsidR="007D3BEF" w:rsidRPr="00C9444E">
        <w:rPr>
          <w:rFonts w:ascii="Times New Roman" w:hAnsi="Times New Roman" w:cs="Times New Roman"/>
        </w:rPr>
        <w:t xml:space="preserve"> can push the state to </w:t>
      </w:r>
      <w:r w:rsidR="00CF5A95" w:rsidRPr="00C9444E">
        <w:rPr>
          <w:rFonts w:ascii="Times New Roman" w:hAnsi="Times New Roman" w:cs="Times New Roman"/>
        </w:rPr>
        <w:t xml:space="preserve">E-W/O, followed by partial EMT to stabilize the hybrid E/M-W/O state. </w:t>
      </w:r>
    </w:p>
    <w:p w14:paraId="4E02FBAA" w14:textId="32C8E08C" w:rsidR="00E469AE" w:rsidRPr="00C9444E" w:rsidRDefault="007D3BEF" w:rsidP="00344217">
      <w:pPr>
        <w:pStyle w:val="BodyText"/>
        <w:spacing w:line="480" w:lineRule="auto"/>
        <w:ind w:firstLine="720"/>
        <w:rPr>
          <w:rFonts w:ascii="Times New Roman" w:hAnsi="Times New Roman" w:cs="Times New Roman"/>
        </w:rPr>
      </w:pPr>
      <w:r w:rsidRPr="00C9444E">
        <w:rPr>
          <w:rFonts w:ascii="Times New Roman" w:hAnsi="Times New Roman" w:cs="Times New Roman"/>
        </w:rPr>
        <w:t xml:space="preserve">Our results suggest that </w:t>
      </w:r>
      <w:r w:rsidR="00084927" w:rsidRPr="00C9444E">
        <w:rPr>
          <w:rFonts w:ascii="Times New Roman" w:hAnsi="Times New Roman" w:cs="Times New Roman"/>
        </w:rPr>
        <w:t>mtROS is critical to the</w:t>
      </w:r>
      <w:r w:rsidR="00FD1737" w:rsidRPr="00C9444E">
        <w:rPr>
          <w:rFonts w:ascii="Times New Roman" w:hAnsi="Times New Roman" w:cs="Times New Roman"/>
        </w:rPr>
        <w:t xml:space="preserve"> </w:t>
      </w:r>
      <w:r w:rsidRPr="00C9444E">
        <w:rPr>
          <w:rFonts w:ascii="Times New Roman" w:hAnsi="Times New Roman" w:cs="Times New Roman"/>
        </w:rPr>
        <w:t xml:space="preserve">metabolic </w:t>
      </w:r>
      <w:r w:rsidR="00084927" w:rsidRPr="00C9444E">
        <w:rPr>
          <w:rFonts w:ascii="Times New Roman" w:hAnsi="Times New Roman" w:cs="Times New Roman"/>
        </w:rPr>
        <w:t xml:space="preserve">activation of EMT. </w:t>
      </w:r>
      <w:r w:rsidR="00376723" w:rsidRPr="00C9444E">
        <w:rPr>
          <w:rFonts w:ascii="Times New Roman" w:hAnsi="Times New Roman" w:cs="Times New Roman"/>
        </w:rPr>
        <w:t>In agreement with ou</w:t>
      </w:r>
      <w:r w:rsidRPr="00C9444E">
        <w:rPr>
          <w:rFonts w:ascii="Times New Roman" w:hAnsi="Times New Roman" w:cs="Times New Roman"/>
        </w:rPr>
        <w:t>r</w:t>
      </w:r>
      <w:r w:rsidR="00376723" w:rsidRPr="00C9444E">
        <w:rPr>
          <w:rFonts w:ascii="Times New Roman" w:hAnsi="Times New Roman" w:cs="Times New Roman"/>
        </w:rPr>
        <w:t xml:space="preserve"> results, r</w:t>
      </w:r>
      <w:r w:rsidR="00052FEE" w:rsidRPr="00C9444E">
        <w:rPr>
          <w:rFonts w:ascii="Times New Roman" w:hAnsi="Times New Roman" w:cs="Times New Roman"/>
        </w:rPr>
        <w:t xml:space="preserve">ecent experimental work has posited </w:t>
      </w:r>
      <w:r w:rsidR="00344217" w:rsidRPr="00C9444E">
        <w:rPr>
          <w:rFonts w:ascii="Times New Roman" w:hAnsi="Times New Roman" w:cs="Times New Roman"/>
        </w:rPr>
        <w:t xml:space="preserve">that </w:t>
      </w:r>
      <w:r w:rsidR="00052FEE" w:rsidRPr="00C9444E">
        <w:rPr>
          <w:rFonts w:ascii="Times New Roman" w:hAnsi="Times New Roman" w:cs="Times New Roman"/>
        </w:rPr>
        <w:t xml:space="preserve">mtROS </w:t>
      </w:r>
      <w:r w:rsidR="00376723" w:rsidRPr="00C9444E">
        <w:rPr>
          <w:rFonts w:ascii="Times New Roman" w:hAnsi="Times New Roman" w:cs="Times New Roman"/>
        </w:rPr>
        <w:t>may drive  EMT</w:t>
      </w:r>
      <w:r w:rsidR="00BF5914">
        <w:rPr>
          <w:rFonts w:ascii="Times New Roman" w:hAnsi="Times New Roman" w:cs="Times New Roman"/>
        </w:rPr>
        <w:t xml:space="preserve"> </w:t>
      </w:r>
      <w:sdt>
        <w:sdtPr>
          <w:rPr>
            <w:rFonts w:ascii="Times New Roman" w:hAnsi="Times New Roman" w:cs="Times New Roman"/>
          </w:rPr>
          <w:alias w:val="SmartCite Citation"/>
          <w:tag w:val="703cb261-b0c2-4f52-8c43-8dc408bf3954:8e630a00-2e2b-4d1f-8794-8d2cdc12f945+"/>
          <w:id w:val="859709746"/>
          <w:placeholder>
            <w:docPart w:val="DefaultPlaceholder_-1854013440"/>
          </w:placeholder>
        </w:sdtPr>
        <w:sdtEndPr/>
        <w:sdtContent>
          <w:r w:rsidR="00B22650" w:rsidRPr="00B22650">
            <w:rPr>
              <w:rFonts w:ascii="Times New Roman" w:eastAsia="Times New Roman" w:hAnsi="Times New Roman" w:cs="Times New Roman"/>
              <w:color w:val="000000"/>
            </w:rPr>
            <w:t>[71]</w:t>
          </w:r>
        </w:sdtContent>
      </w:sdt>
      <w:r w:rsidR="00376723" w:rsidRPr="00C9444E">
        <w:rPr>
          <w:rFonts w:ascii="Times New Roman" w:hAnsi="Times New Roman" w:cs="Times New Roman"/>
        </w:rPr>
        <w:t>, control cancer invasiveness</w:t>
      </w:r>
      <w:r w:rsidR="00BF5914">
        <w:rPr>
          <w:rFonts w:ascii="Times New Roman" w:hAnsi="Times New Roman" w:cs="Times New Roman"/>
        </w:rPr>
        <w:t xml:space="preserve"> </w:t>
      </w:r>
      <w:sdt>
        <w:sdtPr>
          <w:rPr>
            <w:rFonts w:ascii="Times New Roman" w:hAnsi="Times New Roman" w:cs="Times New Roman"/>
          </w:rPr>
          <w:alias w:val="SmartCite Citation"/>
          <w:tag w:val="703cb261-b0c2-4f52-8c43-8dc408bf3954:bfb6f2b3-3710-436f-8af9-346ee69ae6ae,703cb261-b0c2-4f52-8c43-8dc408bf3954:103b01df-6754-4c90-ac24-b10219aae9fe+"/>
          <w:id w:val="-2127845823"/>
          <w:placeholder>
            <w:docPart w:val="DefaultPlaceholder_-1854013440"/>
          </w:placeholder>
        </w:sdtPr>
        <w:sdtEndPr/>
        <w:sdtContent>
          <w:r w:rsidR="00B22650" w:rsidRPr="00B22650">
            <w:rPr>
              <w:rFonts w:ascii="Times New Roman" w:eastAsia="Times New Roman" w:hAnsi="Times New Roman" w:cs="Times New Roman"/>
              <w:color w:val="000000"/>
            </w:rPr>
            <w:t>[72,73]</w:t>
          </w:r>
        </w:sdtContent>
      </w:sdt>
      <w:r w:rsidR="00376723" w:rsidRPr="00C9444E">
        <w:rPr>
          <w:rFonts w:ascii="Times New Roman" w:hAnsi="Times New Roman" w:cs="Times New Roman"/>
        </w:rPr>
        <w:t xml:space="preserve">, and have a much stronger role than </w:t>
      </w:r>
      <w:r w:rsidR="00AD7F58" w:rsidRPr="00C9444E">
        <w:rPr>
          <w:rFonts w:ascii="Times New Roman" w:hAnsi="Times New Roman" w:cs="Times New Roman"/>
        </w:rPr>
        <w:t>noxROS</w:t>
      </w:r>
      <w:sdt>
        <w:sdtPr>
          <w:rPr>
            <w:rFonts w:ascii="Times New Roman" w:hAnsi="Times New Roman" w:cs="Times New Roman"/>
          </w:rPr>
          <w:alias w:val="SmartCite Citation"/>
          <w:tag w:val="703cb261-b0c2-4f52-8c43-8dc408bf3954:749ff1c9-a4a8-477e-bcc9-280b9a3d5ffa+"/>
          <w:id w:val="1530057092"/>
          <w:placeholder>
            <w:docPart w:val="DefaultPlaceholder_-1854013440"/>
          </w:placeholder>
        </w:sdtPr>
        <w:sdtEndPr/>
        <w:sdtContent>
          <w:r w:rsidR="00B22650" w:rsidRPr="00B22650">
            <w:rPr>
              <w:rFonts w:ascii="Times New Roman" w:eastAsia="Times New Roman" w:hAnsi="Times New Roman" w:cs="Times New Roman"/>
              <w:color w:val="000000"/>
            </w:rPr>
            <w:t>[49]</w:t>
          </w:r>
        </w:sdtContent>
      </w:sdt>
      <w:r w:rsidR="00253BD6" w:rsidRPr="00C9444E">
        <w:rPr>
          <w:rFonts w:ascii="Times New Roman" w:eastAsia="Times New Roman" w:hAnsi="Times New Roman" w:cs="Times New Roman"/>
          <w:color w:val="000000"/>
        </w:rPr>
        <w:t>[63]</w:t>
      </w:r>
      <w:r w:rsidR="00AD7F58" w:rsidRPr="00C9444E">
        <w:rPr>
          <w:rFonts w:ascii="Times New Roman" w:hAnsi="Times New Roman" w:cs="Times New Roman"/>
        </w:rPr>
        <w:t>.</w:t>
      </w:r>
      <w:r w:rsidR="00344217" w:rsidRPr="00C9444E">
        <w:rPr>
          <w:rFonts w:ascii="Times New Roman" w:hAnsi="Times New Roman" w:cs="Times New Roman"/>
        </w:rPr>
        <w:t xml:space="preserve"> Also</w:t>
      </w:r>
      <w:r w:rsidR="00CA52C5" w:rsidRPr="00C9444E">
        <w:rPr>
          <w:rFonts w:ascii="Times New Roman" w:hAnsi="Times New Roman" w:cs="Times New Roman"/>
        </w:rPr>
        <w:t xml:space="preserve">, </w:t>
      </w:r>
      <w:r w:rsidR="00344217" w:rsidRPr="00C9444E">
        <w:rPr>
          <w:rFonts w:ascii="Times New Roman" w:hAnsi="Times New Roman" w:cs="Times New Roman"/>
        </w:rPr>
        <w:t xml:space="preserve">while </w:t>
      </w:r>
      <w:r w:rsidR="00CA52C5" w:rsidRPr="00C9444E">
        <w:rPr>
          <w:rFonts w:ascii="Times New Roman" w:hAnsi="Times New Roman" w:cs="Times New Roman"/>
        </w:rPr>
        <w:t xml:space="preserve">it is </w:t>
      </w:r>
      <w:proofErr w:type="gramStart"/>
      <w:r w:rsidR="00344217" w:rsidRPr="00C9444E">
        <w:rPr>
          <w:rFonts w:ascii="Times New Roman" w:hAnsi="Times New Roman" w:cs="Times New Roman"/>
        </w:rPr>
        <w:t xml:space="preserve">generally </w:t>
      </w:r>
      <w:r w:rsidR="00CA52C5" w:rsidRPr="00C9444E">
        <w:rPr>
          <w:rFonts w:ascii="Times New Roman" w:hAnsi="Times New Roman" w:cs="Times New Roman"/>
        </w:rPr>
        <w:t>accepted</w:t>
      </w:r>
      <w:proofErr w:type="gramEnd"/>
      <w:r w:rsidR="00CA52C5" w:rsidRPr="00C9444E">
        <w:rPr>
          <w:rFonts w:ascii="Times New Roman" w:hAnsi="Times New Roman" w:cs="Times New Roman"/>
        </w:rPr>
        <w:t xml:space="preserve"> that HIF-1 is important to </w:t>
      </w:r>
      <w:r w:rsidR="003A6BD6" w:rsidRPr="00C9444E">
        <w:rPr>
          <w:rFonts w:ascii="Times New Roman" w:hAnsi="Times New Roman" w:cs="Times New Roman"/>
        </w:rPr>
        <w:t xml:space="preserve">metabolic reprogramming </w:t>
      </w:r>
      <w:sdt>
        <w:sdtPr>
          <w:rPr>
            <w:rFonts w:ascii="Times New Roman" w:hAnsi="Times New Roman" w:cs="Times New Roman"/>
          </w:rPr>
          <w:alias w:val="SmartCite Citation"/>
          <w:tag w:val="703cb261-b0c2-4f52-8c43-8dc408bf3954:6cc44a93-ce4c-4726-ae15-cb90901ea48a+"/>
          <w:id w:val="571938056"/>
          <w:placeholder>
            <w:docPart w:val="CF3603009DD645CD834A9CEF1C0013C2"/>
          </w:placeholder>
        </w:sdtPr>
        <w:sdtEndPr/>
        <w:sdtContent>
          <w:r w:rsidR="00B22650" w:rsidRPr="00B22650">
            <w:rPr>
              <w:rFonts w:ascii="Times New Roman" w:eastAsia="Times New Roman" w:hAnsi="Times New Roman" w:cs="Times New Roman"/>
              <w:color w:val="000000"/>
            </w:rPr>
            <w:t>[22]</w:t>
          </w:r>
        </w:sdtContent>
      </w:sdt>
      <w:r w:rsidR="00CA52C5" w:rsidRPr="00C9444E">
        <w:rPr>
          <w:rFonts w:ascii="Times New Roman" w:hAnsi="Times New Roman" w:cs="Times New Roman"/>
        </w:rPr>
        <w:t xml:space="preserve"> and triggering EMT</w:t>
      </w:r>
      <w:r w:rsidR="00126BB2">
        <w:rPr>
          <w:rFonts w:ascii="Times New Roman" w:hAnsi="Times New Roman" w:cs="Times New Roman"/>
        </w:rPr>
        <w:t xml:space="preserve"> </w:t>
      </w:r>
      <w:sdt>
        <w:sdtPr>
          <w:rPr>
            <w:rFonts w:ascii="Times New Roman" w:hAnsi="Times New Roman" w:cs="Times New Roman"/>
          </w:rPr>
          <w:alias w:val="SmartCite Citation"/>
          <w:tag w:val="703cb261-b0c2-4f52-8c43-8dc408bf3954:535522fe-9e24-4479-9d2f-878f9583bd12+"/>
          <w:id w:val="-1291360829"/>
          <w:placeholder>
            <w:docPart w:val="DefaultPlaceholder_-1854013440"/>
          </w:placeholder>
        </w:sdtPr>
        <w:sdtEndPr/>
        <w:sdtContent>
          <w:r w:rsidR="00B22650" w:rsidRPr="00B22650">
            <w:rPr>
              <w:rFonts w:ascii="Times New Roman" w:eastAsia="Times New Roman" w:hAnsi="Times New Roman" w:cs="Times New Roman"/>
              <w:color w:val="000000"/>
            </w:rPr>
            <w:t>[9]</w:t>
          </w:r>
        </w:sdtContent>
      </w:sdt>
      <w:r w:rsidR="003A6BD6" w:rsidRPr="00C9444E">
        <w:rPr>
          <w:rFonts w:ascii="Times New Roman" w:hAnsi="Times New Roman" w:cs="Times New Roman"/>
        </w:rPr>
        <w:t xml:space="preserve">, </w:t>
      </w:r>
      <w:r w:rsidR="00CA52C5" w:rsidRPr="00C9444E">
        <w:rPr>
          <w:rFonts w:ascii="Times New Roman" w:hAnsi="Times New Roman" w:cs="Times New Roman"/>
        </w:rPr>
        <w:t>the connection between HIF-1, mtROS, and cancer aggressiveness has also been suggested</w:t>
      </w:r>
      <w:r w:rsidR="00CA52C5" w:rsidRPr="00C9444E" w:rsidDel="00CA52C5">
        <w:rPr>
          <w:rFonts w:ascii="Times New Roman" w:hAnsi="Times New Roman" w:cs="Times New Roman"/>
        </w:rPr>
        <w:t xml:space="preserve"> </w:t>
      </w:r>
      <w:sdt>
        <w:sdtPr>
          <w:rPr>
            <w:rFonts w:ascii="Times New Roman" w:hAnsi="Times New Roman" w:cs="Times New Roman"/>
          </w:rPr>
          <w:alias w:val="SmartCite Citation"/>
          <w:tag w:val="703cb261-b0c2-4f52-8c43-8dc408bf3954:956cd8dc-bc61-4290-aa29-474e676cd7e5+"/>
          <w:id w:val="-1816412760"/>
          <w:placeholder>
            <w:docPart w:val="D0AFD4DE77F64131920068C263FD023D"/>
          </w:placeholder>
        </w:sdtPr>
        <w:sdtEndPr/>
        <w:sdtContent>
          <w:r w:rsidR="00B22650" w:rsidRPr="00B22650">
            <w:rPr>
              <w:rFonts w:ascii="Times New Roman" w:eastAsia="Times New Roman" w:hAnsi="Times New Roman" w:cs="Times New Roman"/>
              <w:color w:val="000000"/>
            </w:rPr>
            <w:t>[74]</w:t>
          </w:r>
        </w:sdtContent>
      </w:sdt>
      <w:r w:rsidR="003A6BD6" w:rsidRPr="00C9444E">
        <w:rPr>
          <w:rFonts w:ascii="Times New Roman" w:hAnsi="Times New Roman" w:cs="Times New Roman"/>
        </w:rPr>
        <w:t xml:space="preserve">. </w:t>
      </w:r>
      <w:r w:rsidR="00CA52C5" w:rsidRPr="00C9444E">
        <w:rPr>
          <w:rFonts w:ascii="Times New Roman" w:hAnsi="Times New Roman" w:cs="Times New Roman"/>
        </w:rPr>
        <w:t xml:space="preserve">Indeed, our results suggest the mtROS/HIF-1 axis is critical to stabilizing the </w:t>
      </w:r>
      <w:proofErr w:type="gramStart"/>
      <w:r w:rsidR="00CA52C5" w:rsidRPr="00C9444E">
        <w:rPr>
          <w:rFonts w:ascii="Times New Roman" w:hAnsi="Times New Roman" w:cs="Times New Roman"/>
        </w:rPr>
        <w:t>highly aggressive</w:t>
      </w:r>
      <w:proofErr w:type="gramEnd"/>
      <w:r w:rsidR="00CA52C5" w:rsidRPr="00C9444E">
        <w:rPr>
          <w:rFonts w:ascii="Times New Roman" w:hAnsi="Times New Roman" w:cs="Times New Roman"/>
        </w:rPr>
        <w:t xml:space="preserve"> E/M-W/O state.</w:t>
      </w:r>
      <w:r w:rsidR="003A6BD6" w:rsidRPr="00C9444E">
        <w:rPr>
          <w:rFonts w:ascii="Times New Roman" w:hAnsi="Times New Roman" w:cs="Times New Roman"/>
        </w:rPr>
        <w:t xml:space="preserve"> </w:t>
      </w:r>
      <w:r w:rsidR="00D03083" w:rsidRPr="00C9444E">
        <w:rPr>
          <w:rFonts w:ascii="Times New Roman" w:hAnsi="Times New Roman" w:cs="Times New Roman"/>
        </w:rPr>
        <w:t xml:space="preserve">Additionally, ROS and HIF-1 expression </w:t>
      </w:r>
      <w:proofErr w:type="gramStart"/>
      <w:r w:rsidR="00D03083" w:rsidRPr="00C9444E">
        <w:rPr>
          <w:rFonts w:ascii="Times New Roman" w:hAnsi="Times New Roman" w:cs="Times New Roman"/>
        </w:rPr>
        <w:t>is controlled</w:t>
      </w:r>
      <w:proofErr w:type="gramEnd"/>
      <w:r w:rsidR="00D03083" w:rsidRPr="00C9444E">
        <w:rPr>
          <w:rFonts w:ascii="Times New Roman" w:hAnsi="Times New Roman" w:cs="Times New Roman"/>
        </w:rPr>
        <w:t xml:space="preserve"> by the miRNAs of the EMT network, </w:t>
      </w:r>
      <m:oMath>
        <m:sSub>
          <m:sSubPr>
            <m:ctrlPr>
              <w:rPr>
                <w:rFonts w:ascii="Cambria Math" w:hAnsi="Cambria Math" w:cs="Times New Roman"/>
                <w:i/>
              </w:rPr>
            </m:ctrlPr>
          </m:sSubPr>
          <m:e>
            <m:r>
              <m:rPr>
                <m:sty m:val="p"/>
              </m:rPr>
              <w:rPr>
                <w:rFonts w:ascii="Cambria Math" w:hAnsi="Cambria Math" w:cs="Times New Roman"/>
              </w:rPr>
              <m:t>μ</m:t>
            </m:r>
            <m:ctrlPr>
              <w:rPr>
                <w:rFonts w:ascii="Cambria Math" w:hAnsi="Cambria Math" w:cs="Times New Roman"/>
              </w:rPr>
            </m:ctrlPr>
          </m:e>
          <m:sub>
            <m:r>
              <w:rPr>
                <w:rFonts w:ascii="Cambria Math" w:hAnsi="Cambria Math" w:cs="Times New Roman"/>
              </w:rPr>
              <m:t>34</m:t>
            </m:r>
          </m:sub>
        </m:sSub>
      </m:oMath>
      <w:r w:rsidR="00043B26" w:rsidRPr="00C9444E">
        <w:rPr>
          <w:rFonts w:ascii="Times New Roman" w:eastAsiaTheme="minorEastAsia" w:hAnsi="Times New Roman" w:cs="Times New Roman"/>
        </w:rPr>
        <w:t xml:space="preserve"> and </w:t>
      </w:r>
      <m:oMath>
        <m:sSub>
          <m:sSubPr>
            <m:ctrlPr>
              <w:rPr>
                <w:rFonts w:ascii="Cambria Math" w:hAnsi="Cambria Math" w:cs="Times New Roman"/>
                <w:i/>
              </w:rPr>
            </m:ctrlPr>
          </m:sSubPr>
          <m:e>
            <m:r>
              <m:rPr>
                <m:sty m:val="p"/>
              </m:rPr>
              <w:rPr>
                <w:rFonts w:ascii="Cambria Math" w:hAnsi="Cambria Math" w:cs="Times New Roman"/>
              </w:rPr>
              <m:t>μ</m:t>
            </m:r>
            <m:ctrlPr>
              <w:rPr>
                <w:rFonts w:ascii="Cambria Math" w:hAnsi="Cambria Math" w:cs="Times New Roman"/>
              </w:rPr>
            </m:ctrlPr>
          </m:e>
          <m:sub>
            <m:r>
              <w:rPr>
                <w:rFonts w:ascii="Cambria Math" w:hAnsi="Cambria Math" w:cs="Times New Roman"/>
              </w:rPr>
              <m:t>200</m:t>
            </m:r>
          </m:sub>
        </m:sSub>
      </m:oMath>
      <w:r w:rsidR="00D03083" w:rsidRPr="00C9444E">
        <w:rPr>
          <w:rFonts w:ascii="Times New Roman" w:eastAsiaTheme="minorEastAsia" w:hAnsi="Times New Roman" w:cs="Times New Roman"/>
        </w:rPr>
        <w:t xml:space="preserve">, </w:t>
      </w:r>
      <w:r w:rsidR="00D03083" w:rsidRPr="00C9444E">
        <w:rPr>
          <w:rFonts w:ascii="Times New Roman" w:hAnsi="Times New Roman" w:cs="Times New Roman"/>
        </w:rPr>
        <w:t xml:space="preserve"> </w:t>
      </w:r>
      <w:r w:rsidR="00C674EA" w:rsidRPr="00C9444E">
        <w:rPr>
          <w:rFonts w:ascii="Times New Roman" w:hAnsi="Times New Roman" w:cs="Times New Roman"/>
        </w:rPr>
        <w:t>confirming</w:t>
      </w:r>
      <w:r w:rsidR="00D03083" w:rsidRPr="00C9444E">
        <w:rPr>
          <w:rFonts w:ascii="Times New Roman" w:hAnsi="Times New Roman" w:cs="Times New Roman"/>
        </w:rPr>
        <w:t xml:space="preserve"> </w:t>
      </w:r>
      <w:r w:rsidR="00043B26" w:rsidRPr="00C9444E">
        <w:rPr>
          <w:rFonts w:ascii="Times New Roman" w:hAnsi="Times New Roman" w:cs="Times New Roman"/>
        </w:rPr>
        <w:t xml:space="preserve">the importance of miRNAs in cancer metastasis </w:t>
      </w:r>
      <w:sdt>
        <w:sdtPr>
          <w:rPr>
            <w:rFonts w:ascii="Times New Roman" w:hAnsi="Times New Roman" w:cs="Times New Roman"/>
          </w:rPr>
          <w:alias w:val="SmartCite Citation"/>
          <w:tag w:val="703cb261-b0c2-4f52-8c43-8dc408bf3954:6d7c72f7-af98-408b-8513-8fb3c98a9bae+"/>
          <w:id w:val="362877464"/>
          <w:placeholder>
            <w:docPart w:val="01A7DD17141E44B283FE5BCA7D74E838"/>
          </w:placeholder>
        </w:sdtPr>
        <w:sdtEndPr/>
        <w:sdtContent>
          <w:r w:rsidR="00B22650" w:rsidRPr="00B22650">
            <w:rPr>
              <w:rFonts w:ascii="Times New Roman" w:eastAsia="Times New Roman" w:hAnsi="Times New Roman" w:cs="Times New Roman"/>
              <w:color w:val="000000"/>
            </w:rPr>
            <w:t>[75]</w:t>
          </w:r>
        </w:sdtContent>
      </w:sdt>
      <w:r w:rsidR="00043B26" w:rsidRPr="00C9444E">
        <w:rPr>
          <w:rFonts w:ascii="Times New Roman" w:hAnsi="Times New Roman" w:cs="Times New Roman"/>
        </w:rPr>
        <w:t>.</w:t>
      </w:r>
      <w:r w:rsidR="004D3F44" w:rsidRPr="00C9444E">
        <w:rPr>
          <w:rFonts w:ascii="Times New Roman" w:hAnsi="Times New Roman" w:cs="Times New Roman"/>
        </w:rPr>
        <w:t xml:space="preserve"> </w:t>
      </w:r>
      <w:r w:rsidR="0027482F" w:rsidRPr="00C9444E">
        <w:rPr>
          <w:rFonts w:ascii="Times New Roman" w:hAnsi="Times New Roman" w:cs="Times New Roman"/>
        </w:rPr>
        <w:t>Consequently, our</w:t>
      </w:r>
      <w:r w:rsidR="00A87DCF" w:rsidRPr="00C9444E">
        <w:rPr>
          <w:rFonts w:ascii="Times New Roman" w:hAnsi="Times New Roman" w:cs="Times New Roman"/>
        </w:rPr>
        <w:t xml:space="preserve"> results suggest </w:t>
      </w:r>
      <w:r w:rsidR="00AD7F58" w:rsidRPr="00C9444E">
        <w:rPr>
          <w:rFonts w:ascii="Times New Roman" w:hAnsi="Times New Roman" w:cs="Times New Roman"/>
        </w:rPr>
        <w:t xml:space="preserve">the existence of a feedback loop between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AD7F58" w:rsidRPr="00C9444E">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AD7F58" w:rsidRPr="00C9444E">
        <w:rPr>
          <w:rFonts w:ascii="Times New Roman" w:hAnsi="Times New Roman" w:cs="Times New Roman"/>
        </w:rPr>
        <w:t xml:space="preserve">, </w:t>
      </w:r>
      <w:r w:rsidR="00AC3C31" w:rsidRPr="00C9444E">
        <w:rPr>
          <w:rFonts w:ascii="Times New Roman" w:hAnsi="Times New Roman" w:cs="Times New Roman"/>
        </w:rPr>
        <w:t>HIF-1</w:t>
      </w:r>
      <w:r w:rsidR="00AD7F58" w:rsidRPr="00C9444E">
        <w:rPr>
          <w:rFonts w:ascii="Times New Roman" w:hAnsi="Times New Roman" w:cs="Times New Roman"/>
        </w:rPr>
        <w:t xml:space="preserve"> and ROS may be critical to stabilizing the E/M-W/O state associated with </w:t>
      </w:r>
      <w:r w:rsidR="00E3774A" w:rsidRPr="00C9444E">
        <w:rPr>
          <w:rFonts w:ascii="Times New Roman" w:hAnsi="Times New Roman" w:cs="Times New Roman"/>
        </w:rPr>
        <w:t xml:space="preserve">metastasis and </w:t>
      </w:r>
      <w:r w:rsidR="00AD7F58" w:rsidRPr="00C9444E">
        <w:rPr>
          <w:rFonts w:ascii="Times New Roman" w:hAnsi="Times New Roman" w:cs="Times New Roman"/>
        </w:rPr>
        <w:t>tumorigenesis</w:t>
      </w:r>
      <w:r w:rsidR="00A87DCF" w:rsidRPr="00C9444E">
        <w:rPr>
          <w:rFonts w:ascii="Times New Roman" w:hAnsi="Times New Roman" w:cs="Times New Roman"/>
        </w:rPr>
        <w:t>.</w:t>
      </w:r>
    </w:p>
    <w:p w14:paraId="6E0470B3" w14:textId="7E811425" w:rsidR="000D0538" w:rsidRDefault="00670604" w:rsidP="000F3FC9">
      <w:pPr>
        <w:pStyle w:val="BodyText"/>
        <w:spacing w:line="480" w:lineRule="auto"/>
        <w:ind w:firstLine="720"/>
        <w:rPr>
          <w:rFonts w:ascii="Times New Roman" w:hAnsi="Times New Roman" w:cs="Times New Roman"/>
        </w:rPr>
      </w:pPr>
      <w:r w:rsidRPr="00C9444E">
        <w:rPr>
          <w:rFonts w:ascii="Times New Roman" w:hAnsi="Times New Roman" w:cs="Times New Roman"/>
        </w:rPr>
        <w:t>In agreement with other studies</w:t>
      </w:r>
      <w:sdt>
        <w:sdtPr>
          <w:rPr>
            <w:rFonts w:ascii="Times New Roman" w:hAnsi="Times New Roman" w:cs="Times New Roman"/>
          </w:rPr>
          <w:alias w:val="SmartCite Citation"/>
          <w:tag w:val="703cb261-b0c2-4f52-8c43-8dc408bf3954:fcb7383a-2ae0-41f2-bd96-981141d24486+"/>
          <w:id w:val="1944261928"/>
          <w:placeholder>
            <w:docPart w:val="DefaultPlaceholder_-1854013440"/>
          </w:placeholder>
        </w:sdtPr>
        <w:sdtEndPr/>
        <w:sdtContent>
          <w:r w:rsidR="00B22650" w:rsidRPr="00B22650">
            <w:rPr>
              <w:rFonts w:ascii="Times New Roman" w:eastAsia="Times New Roman" w:hAnsi="Times New Roman" w:cs="Times New Roman"/>
              <w:color w:val="000000"/>
            </w:rPr>
            <w:t>[30]</w:t>
          </w:r>
        </w:sdtContent>
      </w:sdt>
      <w:r w:rsidRPr="00C9444E">
        <w:rPr>
          <w:rFonts w:ascii="Times New Roman" w:hAnsi="Times New Roman" w:cs="Times New Roman"/>
        </w:rPr>
        <w:t xml:space="preserve"> our findings indicate </w:t>
      </w:r>
      <w:proofErr w:type="gramStart"/>
      <w:r w:rsidRPr="00C9444E">
        <w:rPr>
          <w:rFonts w:ascii="Times New Roman" w:hAnsi="Times New Roman" w:cs="Times New Roman"/>
        </w:rPr>
        <w:t>that all else being equal, undergoing</w:t>
      </w:r>
      <w:proofErr w:type="gramEnd"/>
      <w:r w:rsidRPr="00C9444E">
        <w:rPr>
          <w:rFonts w:ascii="Times New Roman" w:hAnsi="Times New Roman" w:cs="Times New Roman"/>
        </w:rPr>
        <w:t xml:space="preserve"> EMT tends to correlate with using addit</w:t>
      </w:r>
      <w:r w:rsidR="004A5665" w:rsidRPr="00C9444E">
        <w:rPr>
          <w:rFonts w:ascii="Times New Roman" w:hAnsi="Times New Roman" w:cs="Times New Roman"/>
        </w:rPr>
        <w:t>i</w:t>
      </w:r>
      <w:r w:rsidRPr="00C9444E">
        <w:rPr>
          <w:rFonts w:ascii="Times New Roman" w:hAnsi="Times New Roman" w:cs="Times New Roman"/>
        </w:rPr>
        <w:t>onal glyc</w:t>
      </w:r>
      <w:r w:rsidR="004A5665" w:rsidRPr="00C9444E">
        <w:rPr>
          <w:rFonts w:ascii="Times New Roman" w:hAnsi="Times New Roman" w:cs="Times New Roman"/>
        </w:rPr>
        <w:t>oly</w:t>
      </w:r>
      <w:r w:rsidRPr="00C9444E">
        <w:rPr>
          <w:rFonts w:ascii="Times New Roman" w:hAnsi="Times New Roman" w:cs="Times New Roman"/>
        </w:rPr>
        <w:t xml:space="preserve">sis. </w:t>
      </w:r>
      <w:r w:rsidR="004A5665" w:rsidRPr="00C9444E">
        <w:rPr>
          <w:rFonts w:ascii="Times New Roman" w:hAnsi="Times New Roman" w:cs="Times New Roman"/>
        </w:rPr>
        <w:t xml:space="preserve">This result is consistent with </w:t>
      </w:r>
      <w:r w:rsidR="000A1B8E" w:rsidRPr="00C9444E">
        <w:rPr>
          <w:rFonts w:ascii="Times New Roman" w:hAnsi="Times New Roman" w:cs="Times New Roman"/>
        </w:rPr>
        <w:t>a recent study based on published expression dat</w:t>
      </w:r>
      <w:r w:rsidR="00095EA5" w:rsidRPr="00C9444E">
        <w:rPr>
          <w:rFonts w:ascii="Times New Roman" w:hAnsi="Times New Roman" w:cs="Times New Roman"/>
        </w:rPr>
        <w:t>a from public databases</w:t>
      </w:r>
      <w:r w:rsidR="00BF5914">
        <w:rPr>
          <w:rFonts w:ascii="Times New Roman" w:hAnsi="Times New Roman" w:cs="Times New Roman"/>
        </w:rPr>
        <w:t xml:space="preserve"> </w:t>
      </w:r>
      <w:sdt>
        <w:sdtPr>
          <w:rPr>
            <w:rFonts w:ascii="Times New Roman" w:hAnsi="Times New Roman" w:cs="Times New Roman"/>
          </w:rPr>
          <w:alias w:val="SmartCite Citation"/>
          <w:tag w:val="703cb261-b0c2-4f52-8c43-8dc408bf3954:2c503bc3-ea95-41e2-b2ed-32f2035cf010+"/>
          <w:id w:val="-986233966"/>
          <w:placeholder>
            <w:docPart w:val="DefaultPlaceholder_-1854013440"/>
          </w:placeholder>
        </w:sdtPr>
        <w:sdtEndPr/>
        <w:sdtContent>
          <w:r w:rsidR="00B22650" w:rsidRPr="00B22650">
            <w:rPr>
              <w:rFonts w:ascii="Times New Roman" w:eastAsia="Times New Roman" w:hAnsi="Times New Roman" w:cs="Times New Roman"/>
              <w:color w:val="000000"/>
            </w:rPr>
            <w:t>[68]</w:t>
          </w:r>
        </w:sdtContent>
      </w:sdt>
      <w:r w:rsidR="00095EA5" w:rsidRPr="00C9444E">
        <w:rPr>
          <w:rFonts w:ascii="Times New Roman" w:hAnsi="Times New Roman" w:cs="Times New Roman"/>
        </w:rPr>
        <w:t xml:space="preserve">. The result is </w:t>
      </w:r>
      <w:proofErr w:type="gramStart"/>
      <w:r w:rsidR="00095EA5" w:rsidRPr="00C9444E">
        <w:rPr>
          <w:rFonts w:ascii="Times New Roman" w:hAnsi="Times New Roman" w:cs="Times New Roman"/>
        </w:rPr>
        <w:t>somewhat surprising</w:t>
      </w:r>
      <w:proofErr w:type="gramEnd"/>
      <w:r w:rsidR="00095EA5" w:rsidRPr="00C9444E">
        <w:rPr>
          <w:rFonts w:ascii="Times New Roman" w:hAnsi="Times New Roman" w:cs="Times New Roman"/>
        </w:rPr>
        <w:t xml:space="preserve"> given the widespread impression that primary tumors often exhibit the Warburg effect, possibly because of their need to limit the amount of ATP produced in favor of maximizing growth (see </w:t>
      </w:r>
      <w:sdt>
        <w:sdtPr>
          <w:rPr>
            <w:rFonts w:ascii="Times New Roman" w:hAnsi="Times New Roman" w:cs="Times New Roman"/>
          </w:rPr>
          <w:alias w:val="SmartCite Citation"/>
          <w:tag w:val="703cb261-b0c2-4f52-8c43-8dc408bf3954:99d5d809-20bb-42bc-a388-c9a6df0fbc34+"/>
          <w:id w:val="1225104651"/>
          <w:placeholder>
            <w:docPart w:val="DefaultPlaceholder_-1854013440"/>
          </w:placeholder>
        </w:sdtPr>
        <w:sdtEndPr/>
        <w:sdtContent>
          <w:r w:rsidR="00B22650" w:rsidRPr="00B22650">
            <w:rPr>
              <w:rFonts w:ascii="Times New Roman" w:eastAsia="Times New Roman" w:hAnsi="Times New Roman" w:cs="Times New Roman"/>
              <w:color w:val="000000"/>
            </w:rPr>
            <w:t>[76]</w:t>
          </w:r>
        </w:sdtContent>
      </w:sdt>
      <w:r w:rsidR="00095EA5" w:rsidRPr="00C9444E">
        <w:rPr>
          <w:rFonts w:ascii="Times New Roman" w:hAnsi="Times New Roman" w:cs="Times New Roman"/>
        </w:rPr>
        <w:t xml:space="preserve"> and references therein)</w:t>
      </w:r>
      <w:r w:rsidR="009C0FC6" w:rsidRPr="00C9444E">
        <w:rPr>
          <w:rFonts w:ascii="Times New Roman" w:hAnsi="Times New Roman" w:cs="Times New Roman"/>
        </w:rPr>
        <w:t xml:space="preserve">. </w:t>
      </w:r>
      <w:r w:rsidR="00AB7E89" w:rsidRPr="00C9444E">
        <w:rPr>
          <w:rFonts w:ascii="Times New Roman" w:hAnsi="Times New Roman" w:cs="Times New Roman"/>
        </w:rPr>
        <w:t xml:space="preserve">However, this finding is consistent with the general idea that moving from E to E/M </w:t>
      </w:r>
      <w:proofErr w:type="gramStart"/>
      <w:r w:rsidR="00AB7E89" w:rsidRPr="00C9444E">
        <w:rPr>
          <w:rFonts w:ascii="Times New Roman" w:hAnsi="Times New Roman" w:cs="Times New Roman"/>
        </w:rPr>
        <w:t>is connected with</w:t>
      </w:r>
      <w:proofErr w:type="gramEnd"/>
      <w:r w:rsidR="00AB7E89" w:rsidRPr="00C9444E">
        <w:rPr>
          <w:rFonts w:ascii="Times New Roman" w:hAnsi="Times New Roman" w:cs="Times New Roman"/>
        </w:rPr>
        <w:t xml:space="preserve"> increasing stemness</w:t>
      </w:r>
      <w:r w:rsidR="00384287" w:rsidRPr="00C9444E">
        <w:rPr>
          <w:rFonts w:ascii="Times New Roman" w:hAnsi="Times New Roman" w:cs="Times New Roman"/>
        </w:rPr>
        <w:t>,</w:t>
      </w:r>
      <w:r w:rsidR="00AB7E89" w:rsidRPr="00C9444E">
        <w:rPr>
          <w:rFonts w:ascii="Times New Roman" w:hAnsi="Times New Roman" w:cs="Times New Roman"/>
        </w:rPr>
        <w:t xml:space="preserve"> and stem-like capabilities often rely on glycolysis. </w:t>
      </w:r>
      <w:r w:rsidR="002D385B" w:rsidRPr="00C9444E">
        <w:rPr>
          <w:rFonts w:ascii="Times New Roman" w:hAnsi="Times New Roman" w:cs="Times New Roman"/>
        </w:rPr>
        <w:t>Resolution of this issue must await a more precise idea of the phrase ‘all else being equal</w:t>
      </w:r>
      <w:proofErr w:type="gramStart"/>
      <w:r w:rsidR="002D385B" w:rsidRPr="00C9444E">
        <w:rPr>
          <w:rFonts w:ascii="Times New Roman" w:hAnsi="Times New Roman" w:cs="Times New Roman"/>
        </w:rPr>
        <w:t>”.</w:t>
      </w:r>
      <w:proofErr w:type="gramEnd"/>
      <w:r w:rsidR="002D385B" w:rsidRPr="00C9444E">
        <w:rPr>
          <w:rFonts w:ascii="Times New Roman" w:hAnsi="Times New Roman" w:cs="Times New Roman"/>
        </w:rPr>
        <w:t xml:space="preserve"> For example, we have ignored external driving of Hif-1 as would clearly occur in hypoxic environments</w:t>
      </w:r>
      <w:r w:rsidR="00A62BF5">
        <w:rPr>
          <w:rFonts w:ascii="Times New Roman" w:hAnsi="Times New Roman" w:cs="Times New Roman"/>
        </w:rPr>
        <w:t>.</w:t>
      </w:r>
      <w:r w:rsidR="002D385B" w:rsidRPr="00C9444E">
        <w:rPr>
          <w:rFonts w:ascii="Times New Roman" w:hAnsi="Times New Roman" w:cs="Times New Roman"/>
        </w:rPr>
        <w:t xml:space="preserve"> Mesenchymal cells that reduce proliferation and </w:t>
      </w:r>
      <w:proofErr w:type="gramStart"/>
      <w:r w:rsidR="002D385B" w:rsidRPr="00C9444E">
        <w:rPr>
          <w:rFonts w:ascii="Times New Roman" w:hAnsi="Times New Roman" w:cs="Times New Roman"/>
        </w:rPr>
        <w:t>have to</w:t>
      </w:r>
      <w:proofErr w:type="gramEnd"/>
      <w:r w:rsidR="002D385B" w:rsidRPr="00C9444E">
        <w:rPr>
          <w:rFonts w:ascii="Times New Roman" w:hAnsi="Times New Roman" w:cs="Times New Roman"/>
        </w:rPr>
        <w:t xml:space="preserve"> traverse the ECM should switch to more OXPHOS, whereas ones that become quiescent in a hypoxic metastatic niche should favor glycolysis. </w:t>
      </w:r>
    </w:p>
    <w:p w14:paraId="3C966B00" w14:textId="7B6E0FD9" w:rsidR="00690173" w:rsidRDefault="002D385B" w:rsidP="003F75D1">
      <w:pPr>
        <w:pStyle w:val="BodyText"/>
        <w:spacing w:line="480" w:lineRule="auto"/>
        <w:ind w:firstLine="720"/>
        <w:rPr>
          <w:rFonts w:ascii="Times New Roman" w:hAnsi="Times New Roman" w:cs="Times New Roman"/>
        </w:rPr>
      </w:pPr>
      <w:r w:rsidRPr="00C9444E">
        <w:rPr>
          <w:rFonts w:ascii="Times New Roman" w:hAnsi="Times New Roman" w:cs="Times New Roman"/>
        </w:rPr>
        <w:t>In line with the above, this work is merely a first step</w:t>
      </w:r>
      <w:r w:rsidR="00035AD8">
        <w:rPr>
          <w:rFonts w:ascii="Times New Roman" w:hAnsi="Times New Roman" w:cs="Times New Roman"/>
        </w:rPr>
        <w:t>,</w:t>
      </w:r>
      <w:r w:rsidRPr="00C9444E">
        <w:rPr>
          <w:rFonts w:ascii="Times New Roman" w:hAnsi="Times New Roman" w:cs="Times New Roman"/>
        </w:rPr>
        <w:t xml:space="preserve"> and it is quite likely that i</w:t>
      </w:r>
      <w:r w:rsidR="004D16FB" w:rsidRPr="00C9444E">
        <w:rPr>
          <w:rFonts w:ascii="Times New Roman" w:hAnsi="Times New Roman" w:cs="Times New Roman"/>
        </w:rPr>
        <w:t>ncorporating additional pathways may be necessary to</w:t>
      </w:r>
      <w:r w:rsidR="002812A3" w:rsidRPr="00C9444E">
        <w:rPr>
          <w:rFonts w:ascii="Times New Roman" w:hAnsi="Times New Roman" w:cs="Times New Roman"/>
        </w:rPr>
        <w:t xml:space="preserve"> improve </w:t>
      </w:r>
      <w:r w:rsidR="00670604" w:rsidRPr="00C9444E">
        <w:rPr>
          <w:rFonts w:ascii="Times New Roman" w:hAnsi="Times New Roman" w:cs="Times New Roman"/>
        </w:rPr>
        <w:t xml:space="preserve">our </w:t>
      </w:r>
      <w:r w:rsidR="002812A3" w:rsidRPr="00C9444E">
        <w:rPr>
          <w:rFonts w:ascii="Times New Roman" w:hAnsi="Times New Roman" w:cs="Times New Roman"/>
        </w:rPr>
        <w:t>understanding of the mutual activation between EMT</w:t>
      </w:r>
      <w:r w:rsidRPr="00C9444E">
        <w:rPr>
          <w:rFonts w:ascii="Times New Roman" w:hAnsi="Times New Roman" w:cs="Times New Roman"/>
        </w:rPr>
        <w:t xml:space="preserve">, </w:t>
      </w:r>
      <w:r w:rsidR="002812A3" w:rsidRPr="00C9444E">
        <w:rPr>
          <w:rFonts w:ascii="Times New Roman" w:hAnsi="Times New Roman" w:cs="Times New Roman"/>
        </w:rPr>
        <w:t>metabolic rep</w:t>
      </w:r>
      <w:r w:rsidR="00E979FC" w:rsidRPr="00C9444E">
        <w:rPr>
          <w:rFonts w:ascii="Times New Roman" w:hAnsi="Times New Roman" w:cs="Times New Roman"/>
        </w:rPr>
        <w:t>ro</w:t>
      </w:r>
      <w:r w:rsidR="002812A3" w:rsidRPr="00C9444E">
        <w:rPr>
          <w:rFonts w:ascii="Times New Roman" w:hAnsi="Times New Roman" w:cs="Times New Roman"/>
        </w:rPr>
        <w:t>gramming</w:t>
      </w:r>
      <w:r w:rsidRPr="00C9444E">
        <w:rPr>
          <w:rFonts w:ascii="Times New Roman" w:hAnsi="Times New Roman" w:cs="Times New Roman"/>
        </w:rPr>
        <w:t xml:space="preserve"> and other physiological</w:t>
      </w:r>
      <w:r w:rsidR="002C3561" w:rsidRPr="00C9444E">
        <w:rPr>
          <w:rFonts w:ascii="Times New Roman" w:hAnsi="Times New Roman" w:cs="Times New Roman"/>
        </w:rPr>
        <w:t xml:space="preserve"> factors</w:t>
      </w:r>
      <w:r w:rsidR="008C45DB" w:rsidRPr="00C9444E">
        <w:rPr>
          <w:rFonts w:ascii="Times New Roman" w:hAnsi="Times New Roman" w:cs="Times New Roman"/>
        </w:rPr>
        <w:t>.</w:t>
      </w:r>
      <w:r w:rsidR="000F1FC8" w:rsidRPr="00C9444E">
        <w:rPr>
          <w:rFonts w:ascii="Times New Roman" w:hAnsi="Times New Roman" w:cs="Times New Roman"/>
        </w:rPr>
        <w:t xml:space="preserve"> One such factor is NRF2</w:t>
      </w:r>
      <w:r w:rsidR="002812A3" w:rsidRPr="00C9444E">
        <w:rPr>
          <w:rFonts w:ascii="Times New Roman" w:hAnsi="Times New Roman" w:cs="Times New Roman"/>
        </w:rPr>
        <w:t xml:space="preserve">. </w:t>
      </w:r>
      <w:r w:rsidR="008C45DB" w:rsidRPr="00C9444E">
        <w:rPr>
          <w:rFonts w:ascii="Times New Roman" w:hAnsi="Times New Roman" w:cs="Times New Roman"/>
        </w:rPr>
        <w:t>C</w:t>
      </w:r>
      <w:r w:rsidR="00DB3C19" w:rsidRPr="00C9444E">
        <w:rPr>
          <w:rFonts w:ascii="Times New Roman" w:hAnsi="Times New Roman" w:cs="Times New Roman"/>
        </w:rPr>
        <w:t xml:space="preserve">oupling the </w:t>
      </w:r>
      <w:r w:rsidR="00AD7F58" w:rsidRPr="00C9444E">
        <w:rPr>
          <w:rFonts w:ascii="Times New Roman" w:hAnsi="Times New Roman" w:cs="Times New Roman"/>
        </w:rPr>
        <w:t>KEAP1-NRF2</w:t>
      </w:r>
      <w:r w:rsidR="00ED53FA" w:rsidRPr="00C9444E">
        <w:rPr>
          <w:rFonts w:ascii="Times New Roman" w:hAnsi="Times New Roman" w:cs="Times New Roman"/>
        </w:rPr>
        <w:t xml:space="preserve"> pathway</w:t>
      </w:r>
      <w:r w:rsidR="00DB3C19" w:rsidRPr="00C9444E">
        <w:rPr>
          <w:rFonts w:ascii="Times New Roman" w:hAnsi="Times New Roman" w:cs="Times New Roman"/>
        </w:rPr>
        <w:t xml:space="preserve"> to Notch signaling has </w:t>
      </w:r>
      <w:proofErr w:type="gramStart"/>
      <w:r w:rsidR="00DB3C19" w:rsidRPr="00C9444E">
        <w:rPr>
          <w:rFonts w:ascii="Times New Roman" w:hAnsi="Times New Roman" w:cs="Times New Roman"/>
        </w:rPr>
        <w:t>been connected</w:t>
      </w:r>
      <w:proofErr w:type="gramEnd"/>
      <w:r w:rsidR="00DB3C19" w:rsidRPr="00C9444E">
        <w:rPr>
          <w:rFonts w:ascii="Times New Roman" w:hAnsi="Times New Roman" w:cs="Times New Roman"/>
        </w:rPr>
        <w:t xml:space="preserve"> to </w:t>
      </w:r>
      <w:r w:rsidR="00AD7F58" w:rsidRPr="00C9444E">
        <w:rPr>
          <w:rFonts w:ascii="Times New Roman" w:hAnsi="Times New Roman" w:cs="Times New Roman"/>
        </w:rPr>
        <w:t xml:space="preserve">the E/M </w:t>
      </w:r>
      <w:r w:rsidR="0028447E">
        <w:rPr>
          <w:rFonts w:ascii="Times New Roman" w:hAnsi="Times New Roman" w:cs="Times New Roman"/>
        </w:rPr>
        <w:t>state</w:t>
      </w:r>
      <w:r w:rsidR="00AD7F58" w:rsidRPr="00C9444E">
        <w:rPr>
          <w:rFonts w:ascii="Times New Roman" w:hAnsi="Times New Roman" w:cs="Times New Roman"/>
        </w:rPr>
        <w:t> </w:t>
      </w:r>
      <w:sdt>
        <w:sdtPr>
          <w:rPr>
            <w:rFonts w:ascii="Times New Roman" w:hAnsi="Times New Roman" w:cs="Times New Roman"/>
          </w:rPr>
          <w:alias w:val="SmartCite Citation"/>
          <w:tag w:val="703cb261-b0c2-4f52-8c43-8dc408bf3954:7f9f6cbb-6063-4c2b-b07d-f4ce80db729b+"/>
          <w:id w:val="850003565"/>
          <w:placeholder>
            <w:docPart w:val="DefaultPlaceholder_-1854013440"/>
          </w:placeholder>
        </w:sdtPr>
        <w:sdtEndPr/>
        <w:sdtContent>
          <w:r w:rsidR="00B22650" w:rsidRPr="00B22650">
            <w:rPr>
              <w:rFonts w:ascii="Times New Roman" w:eastAsia="Times New Roman" w:hAnsi="Times New Roman" w:cs="Times New Roman"/>
              <w:color w:val="000000"/>
            </w:rPr>
            <w:t>[43]</w:t>
          </w:r>
        </w:sdtContent>
      </w:sdt>
      <w:r w:rsidR="00200AD6">
        <w:rPr>
          <w:rFonts w:ascii="Times New Roman" w:hAnsi="Times New Roman" w:cs="Times New Roman"/>
        </w:rPr>
        <w:t xml:space="preserve">, and </w:t>
      </w:r>
      <w:r w:rsidR="00AD7F58" w:rsidRPr="00C9444E">
        <w:rPr>
          <w:rFonts w:ascii="Times New Roman" w:hAnsi="Times New Roman" w:cs="Times New Roman"/>
        </w:rPr>
        <w:t xml:space="preserve">NRF2 is also an antioxidant that must be downregulated to </w:t>
      </w:r>
      <w:r w:rsidR="009860E3">
        <w:rPr>
          <w:rFonts w:ascii="Times New Roman" w:hAnsi="Times New Roman" w:cs="Times New Roman"/>
        </w:rPr>
        <w:t>increase</w:t>
      </w:r>
      <w:r w:rsidR="00AD7F58" w:rsidRPr="00C9444E">
        <w:rPr>
          <w:rFonts w:ascii="Times New Roman" w:hAnsi="Times New Roman" w:cs="Times New Roman"/>
        </w:rPr>
        <w:t xml:space="preserve"> ROS </w:t>
      </w:r>
      <w:r w:rsidR="003F75D1">
        <w:rPr>
          <w:rFonts w:ascii="Times New Roman" w:hAnsi="Times New Roman" w:cs="Times New Roman"/>
        </w:rPr>
        <w:t>concentration</w:t>
      </w:r>
      <w:r w:rsidR="003F75D1" w:rsidRPr="00C9444E">
        <w:rPr>
          <w:rFonts w:ascii="Times New Roman" w:hAnsi="Times New Roman" w:cs="Times New Roman"/>
        </w:rPr>
        <w:t> </w:t>
      </w:r>
      <w:sdt>
        <w:sdtPr>
          <w:rPr>
            <w:rFonts w:ascii="Times New Roman" w:hAnsi="Times New Roman" w:cs="Times New Roman"/>
          </w:rPr>
          <w:alias w:val="SmartCite Citation"/>
          <w:tag w:val="703cb261-b0c2-4f52-8c43-8dc408bf3954:749ff1c9-a4a8-477e-bcc9-280b9a3d5ffa,703cb261-b0c2-4f52-8c43-8dc408bf3954:1ec9ceba-90e4-452f-ade9-0f6e2d63eb37,703cb261-b0c2-4f52-8c43-8dc408bf3954:bae80996-d925-4f2c-8e65-0a1229dfaef4+"/>
          <w:id w:val="43105298"/>
          <w:placeholder>
            <w:docPart w:val="DefaultPlaceholder_-1854013440"/>
          </w:placeholder>
        </w:sdtPr>
        <w:sdtEndPr/>
        <w:sdtContent>
          <w:r w:rsidR="00B22650" w:rsidRPr="00B22650">
            <w:rPr>
              <w:rFonts w:ascii="Times New Roman" w:eastAsia="Times New Roman" w:hAnsi="Times New Roman" w:cs="Times New Roman"/>
              <w:color w:val="000000"/>
            </w:rPr>
            <w:t>[49–51]</w:t>
          </w:r>
        </w:sdtContent>
      </w:sdt>
      <w:r w:rsidR="00AD7F58" w:rsidRPr="00C9444E">
        <w:rPr>
          <w:rFonts w:ascii="Times New Roman" w:hAnsi="Times New Roman" w:cs="Times New Roman"/>
        </w:rPr>
        <w:t>.</w:t>
      </w:r>
      <w:r w:rsidR="00DB3C19" w:rsidRPr="00C9444E">
        <w:rPr>
          <w:rFonts w:ascii="Times New Roman" w:hAnsi="Times New Roman" w:cs="Times New Roman"/>
        </w:rPr>
        <w:t xml:space="preserve"> </w:t>
      </w:r>
      <w:proofErr w:type="gramStart"/>
      <w:r w:rsidR="00DB3C19" w:rsidRPr="00C9444E">
        <w:rPr>
          <w:rFonts w:ascii="Times New Roman" w:hAnsi="Times New Roman" w:cs="Times New Roman"/>
        </w:rPr>
        <w:t>Perhaps</w:t>
      </w:r>
      <w:r w:rsidR="00AD7F58" w:rsidRPr="00C9444E">
        <w:rPr>
          <w:rFonts w:ascii="Times New Roman" w:hAnsi="Times New Roman" w:cs="Times New Roman"/>
        </w:rPr>
        <w:t xml:space="preserve"> the</w:t>
      </w:r>
      <w:proofErr w:type="gramEnd"/>
      <w:r w:rsidR="00AD7F58" w:rsidRPr="00C9444E">
        <w:rPr>
          <w:rFonts w:ascii="Times New Roman" w:hAnsi="Times New Roman" w:cs="Times New Roman"/>
        </w:rPr>
        <w:t xml:space="preserve"> metabolic phenotype of NRF2</w:t>
      </w:r>
      <w:r w:rsidR="00DB3C19" w:rsidRPr="00C9444E">
        <w:rPr>
          <w:rFonts w:ascii="Times New Roman" w:hAnsi="Times New Roman" w:cs="Times New Roman"/>
        </w:rPr>
        <w:t>-</w:t>
      </w:r>
      <w:r w:rsidR="00AD7F58" w:rsidRPr="00C9444E">
        <w:rPr>
          <w:rFonts w:ascii="Times New Roman" w:hAnsi="Times New Roman" w:cs="Times New Roman"/>
        </w:rPr>
        <w:t xml:space="preserve">stabilized E/M cells </w:t>
      </w:r>
      <w:r w:rsidR="003F75D1">
        <w:rPr>
          <w:rFonts w:ascii="Times New Roman" w:hAnsi="Times New Roman" w:cs="Times New Roman"/>
        </w:rPr>
        <w:t>could</w:t>
      </w:r>
      <w:r w:rsidR="00AD7F58" w:rsidRPr="00C9444E">
        <w:rPr>
          <w:rFonts w:ascii="Times New Roman" w:hAnsi="Times New Roman" w:cs="Times New Roman"/>
        </w:rPr>
        <w:t xml:space="preserve"> correspond to a hybrid W/O </w:t>
      </w:r>
      <w:r w:rsidR="0028447E">
        <w:rPr>
          <w:rFonts w:ascii="Times New Roman" w:hAnsi="Times New Roman" w:cs="Times New Roman"/>
        </w:rPr>
        <w:t>state</w:t>
      </w:r>
      <w:r w:rsidR="00AD7F58" w:rsidRPr="00C9444E">
        <w:rPr>
          <w:rFonts w:ascii="Times New Roman" w:hAnsi="Times New Roman" w:cs="Times New Roman"/>
        </w:rPr>
        <w:t> </w:t>
      </w:r>
      <w:sdt>
        <w:sdtPr>
          <w:rPr>
            <w:rFonts w:ascii="Times New Roman" w:hAnsi="Times New Roman" w:cs="Times New Roman"/>
          </w:rPr>
          <w:alias w:val="SmartCite Citation"/>
          <w:tag w:val="703cb261-b0c2-4f52-8c43-8dc408bf3954:cef4c541-1522-4113-a8e6-f686128449e8+"/>
          <w:id w:val="-1297980368"/>
          <w:placeholder>
            <w:docPart w:val="DefaultPlaceholder_-1854013440"/>
          </w:placeholder>
        </w:sdtPr>
        <w:sdtEndPr/>
        <w:sdtContent>
          <w:r w:rsidR="00B22650" w:rsidRPr="00B22650">
            <w:rPr>
              <w:rFonts w:ascii="Times New Roman" w:eastAsia="Times New Roman" w:hAnsi="Times New Roman" w:cs="Times New Roman"/>
              <w:color w:val="000000"/>
            </w:rPr>
            <w:t>[28]</w:t>
          </w:r>
        </w:sdtContent>
      </w:sdt>
      <w:r w:rsidR="00AD7F58" w:rsidRPr="00C9444E">
        <w:rPr>
          <w:rFonts w:ascii="Times New Roman" w:hAnsi="Times New Roman" w:cs="Times New Roman"/>
        </w:rPr>
        <w:t xml:space="preserve">. </w:t>
      </w:r>
      <w:r w:rsidR="005A415E" w:rsidRPr="00C9444E">
        <w:rPr>
          <w:rFonts w:ascii="Times New Roman" w:hAnsi="Times New Roman" w:cs="Times New Roman"/>
        </w:rPr>
        <w:t>Additionally, t</w:t>
      </w:r>
      <w:r w:rsidR="00AD7F58" w:rsidRPr="00C9444E">
        <w:rPr>
          <w:rFonts w:ascii="Times New Roman" w:hAnsi="Times New Roman" w:cs="Times New Roman"/>
        </w:rPr>
        <w:t>he p53 pathway seems to upregulate noxROS</w:t>
      </w:r>
      <w:r w:rsidR="005A415E" w:rsidRPr="00C9444E">
        <w:rPr>
          <w:rFonts w:ascii="Times New Roman" w:hAnsi="Times New Roman" w:cs="Times New Roman"/>
        </w:rPr>
        <w:t xml:space="preserve"> and </w:t>
      </w:r>
      <w:r w:rsidR="00306563" w:rsidRPr="00C9444E">
        <w:rPr>
          <w:rFonts w:ascii="Times New Roman" w:hAnsi="Times New Roman" w:cs="Times New Roman"/>
        </w:rPr>
        <w:t>interfere with EMT</w:t>
      </w:r>
      <w:r w:rsidR="005A415E" w:rsidRPr="00C9444E">
        <w:rPr>
          <w:rFonts w:ascii="Times New Roman" w:hAnsi="Times New Roman" w:cs="Times New Roman"/>
        </w:rPr>
        <w:t xml:space="preserve"> </w:t>
      </w:r>
      <w:sdt>
        <w:sdtPr>
          <w:rPr>
            <w:rFonts w:ascii="Times New Roman" w:hAnsi="Times New Roman" w:cs="Times New Roman"/>
          </w:rPr>
          <w:alias w:val="SmartCite Citation"/>
          <w:tag w:val="703cb261-b0c2-4f52-8c43-8dc408bf3954:9de2fef0-6a32-475b-8330-30a6857ef7eb,703cb261-b0c2-4f52-8c43-8dc408bf3954:69012ff9-96a5-49d4-a168-ac1ea82b0cc3+"/>
          <w:id w:val="1575778844"/>
          <w:placeholder>
            <w:docPart w:val="DefaultPlaceholder_-1854013440"/>
          </w:placeholder>
        </w:sdtPr>
        <w:sdtEndPr/>
        <w:sdtContent>
          <w:r w:rsidR="00B22650" w:rsidRPr="00B22650">
            <w:rPr>
              <w:rFonts w:ascii="Times New Roman" w:eastAsia="Times New Roman" w:hAnsi="Times New Roman" w:cs="Times New Roman"/>
              <w:color w:val="000000"/>
            </w:rPr>
            <w:t>[53,54]</w:t>
          </w:r>
        </w:sdtContent>
      </w:sdt>
      <w:r w:rsidR="00AD7F58" w:rsidRPr="00C9444E">
        <w:rPr>
          <w:rFonts w:ascii="Times New Roman" w:hAnsi="Times New Roman" w:cs="Times New Roman"/>
        </w:rPr>
        <w:t xml:space="preserve">. </w:t>
      </w:r>
      <w:r w:rsidR="009860E3">
        <w:rPr>
          <w:rFonts w:ascii="Times New Roman" w:hAnsi="Times New Roman" w:cs="Times New Roman"/>
        </w:rPr>
        <w:t>Similarly</w:t>
      </w:r>
      <w:r w:rsidR="00AD7F58" w:rsidRPr="00C9444E">
        <w:rPr>
          <w:rFonts w:ascii="Times New Roman" w:hAnsi="Times New Roman" w:cs="Times New Roman"/>
        </w:rPr>
        <w:t xml:space="preserve">, the E/M-W/O state </w:t>
      </w:r>
      <w:proofErr w:type="gramStart"/>
      <w:r w:rsidR="00AD7F58" w:rsidRPr="00C9444E">
        <w:rPr>
          <w:rFonts w:ascii="Times New Roman" w:hAnsi="Times New Roman" w:cs="Times New Roman"/>
        </w:rPr>
        <w:t>was stabilized</w:t>
      </w:r>
      <w:proofErr w:type="gramEnd"/>
      <w:r w:rsidR="00AD7F58" w:rsidRPr="00C9444E">
        <w:rPr>
          <w:rFonts w:ascii="Times New Roman" w:hAnsi="Times New Roman" w:cs="Times New Roman"/>
        </w:rPr>
        <w:t xml:space="preserve"> when the </w:t>
      </w:r>
      <w:r w:rsidR="007C753D">
        <w:rPr>
          <w:rFonts w:ascii="Times New Roman" w:hAnsi="Times New Roman" w:cs="Times New Roman"/>
        </w:rPr>
        <w:t>EMT-inducing signal</w:t>
      </w:r>
      <w:r w:rsidR="00AD7F58" w:rsidRPr="00C9444E">
        <w:rPr>
          <w:rFonts w:ascii="Times New Roman" w:hAnsi="Times New Roman" w:cs="Times New Roman"/>
        </w:rPr>
        <w:t xml:space="preserve"> was modulated confirming the tumor microenvironment and other signals, such as TGF-</w:t>
      </w:r>
      <m:oMath>
        <m:r>
          <w:rPr>
            <w:rFonts w:ascii="Cambria Math" w:hAnsi="Cambria Math" w:cs="Times New Roman"/>
          </w:rPr>
          <m:t>β</m:t>
        </m:r>
      </m:oMath>
      <w:r w:rsidR="00481812" w:rsidRPr="00C9444E">
        <w:rPr>
          <w:rFonts w:ascii="Times New Roman" w:eastAsiaTheme="minorEastAsia" w:hAnsi="Times New Roman" w:cs="Times New Roman"/>
        </w:rPr>
        <w:t xml:space="preserve"> and</w:t>
      </w:r>
      <w:r w:rsidR="000D6FCE" w:rsidRPr="00C9444E">
        <w:rPr>
          <w:rFonts w:ascii="Times New Roman" w:eastAsiaTheme="minorEastAsia" w:hAnsi="Times New Roman" w:cs="Times New Roman"/>
        </w:rPr>
        <w:t xml:space="preserve"> NF-</w:t>
      </w:r>
      <m:oMath>
        <m:r>
          <m:rPr>
            <m:sty m:val="p"/>
          </m:rPr>
          <w:rPr>
            <w:rFonts w:ascii="Cambria Math" w:eastAsiaTheme="minorEastAsia" w:hAnsi="Cambria Math" w:cs="Times New Roman"/>
          </w:rPr>
          <m:t>κβ</m:t>
        </m:r>
      </m:oMath>
      <w:r w:rsidR="00AD7F58" w:rsidRPr="00C9444E">
        <w:rPr>
          <w:rFonts w:ascii="Times New Roman" w:hAnsi="Times New Roman" w:cs="Times New Roman"/>
        </w:rPr>
        <w:t>, may be important to generating the E/M-W/O state</w:t>
      </w:r>
      <w:r w:rsidR="00900D10" w:rsidRPr="00C9444E">
        <w:rPr>
          <w:rFonts w:ascii="Times New Roman" w:hAnsi="Times New Roman" w:cs="Times New Roman"/>
        </w:rPr>
        <w:t xml:space="preserve"> </w:t>
      </w:r>
      <w:sdt>
        <w:sdtPr>
          <w:rPr>
            <w:rFonts w:ascii="Times New Roman" w:hAnsi="Times New Roman" w:cs="Times New Roman"/>
          </w:rPr>
          <w:alias w:val="SmartCite Citation"/>
          <w:tag w:val="703cb261-b0c2-4f52-8c43-8dc408bf3954:bc68e48e-fcc8-4e9d-b1eb-dddcb0e2b647,703cb261-b0c2-4f52-8c43-8dc408bf3954:72339be1-190c-4e25-ae44-30047761e4b4+"/>
          <w:id w:val="801109574"/>
          <w:placeholder>
            <w:docPart w:val="DefaultPlaceholder_-1854013440"/>
          </w:placeholder>
        </w:sdtPr>
        <w:sdtEndPr/>
        <w:sdtContent>
          <w:r w:rsidR="00B22650" w:rsidRPr="00B22650">
            <w:rPr>
              <w:rFonts w:ascii="Times New Roman" w:eastAsia="Times New Roman" w:hAnsi="Times New Roman" w:cs="Times New Roman"/>
              <w:color w:val="000000"/>
            </w:rPr>
            <w:t>[77,78]</w:t>
          </w:r>
        </w:sdtContent>
      </w:sdt>
      <w:r w:rsidR="00AD7F58" w:rsidRPr="00C9444E">
        <w:rPr>
          <w:rFonts w:ascii="Times New Roman" w:hAnsi="Times New Roman" w:cs="Times New Roman"/>
        </w:rPr>
        <w:t>.</w:t>
      </w:r>
      <w:r w:rsidR="00690173" w:rsidRPr="00C9444E">
        <w:rPr>
          <w:rFonts w:ascii="Times New Roman" w:hAnsi="Times New Roman" w:cs="Times New Roman"/>
        </w:rPr>
        <w:t xml:space="preserve"> </w:t>
      </w:r>
      <w:r w:rsidR="00D95DF5" w:rsidRPr="00C9444E">
        <w:rPr>
          <w:rFonts w:ascii="Times New Roman" w:hAnsi="Times New Roman" w:cs="Times New Roman"/>
        </w:rPr>
        <w:t>T</w:t>
      </w:r>
      <w:r w:rsidR="00D95DF5">
        <w:rPr>
          <w:rFonts w:ascii="Times New Roman" w:hAnsi="Times New Roman" w:cs="Times New Roman"/>
        </w:rPr>
        <w:t>herefore, t</w:t>
      </w:r>
      <w:r w:rsidR="00D95DF5" w:rsidRPr="00C9444E">
        <w:rPr>
          <w:rFonts w:ascii="Times New Roman" w:hAnsi="Times New Roman" w:cs="Times New Roman"/>
        </w:rPr>
        <w:t>he significance of the mtROS/HIF-1/</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D95DF5" w:rsidRPr="00C9444E">
        <w:rPr>
          <w:rFonts w:ascii="Times New Roman" w:hAnsi="Times New Roman" w:cs="Times New Roman"/>
        </w:rPr>
        <w:t>/</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D95DF5" w:rsidRPr="00C9444E">
        <w:rPr>
          <w:rFonts w:ascii="Times New Roman" w:hAnsi="Times New Roman" w:cs="Times New Roman"/>
        </w:rPr>
        <w:t xml:space="preserve">/SNAIL feedback loop could be experimentally </w:t>
      </w:r>
      <w:proofErr w:type="gramStart"/>
      <w:r w:rsidR="00D95DF5" w:rsidRPr="00C9444E">
        <w:rPr>
          <w:rFonts w:ascii="Times New Roman" w:hAnsi="Times New Roman" w:cs="Times New Roman"/>
        </w:rPr>
        <w:t>tested</w:t>
      </w:r>
      <w:proofErr w:type="gramEnd"/>
      <w:r w:rsidR="00D95DF5" w:rsidRPr="00C9444E">
        <w:rPr>
          <w:rFonts w:ascii="Times New Roman" w:hAnsi="Times New Roman" w:cs="Times New Roman"/>
        </w:rPr>
        <w:t xml:space="preserve"> by reducing the antioxidant factor SOD2, inducing hypoxia, and treating the cells with NF</w:t>
      </w:r>
      <w:r w:rsidR="00D95DF5" w:rsidRPr="00C9444E">
        <w:rPr>
          <w:rFonts w:ascii="Times New Roman" w:eastAsiaTheme="minorEastAsia" w:hAnsi="Times New Roman" w:cs="Times New Roman"/>
        </w:rPr>
        <w:t>-</w:t>
      </w:r>
      <m:oMath>
        <m:r>
          <m:rPr>
            <m:sty m:val="p"/>
          </m:rPr>
          <w:rPr>
            <w:rFonts w:ascii="Cambria Math" w:eastAsiaTheme="minorEastAsia" w:hAnsi="Cambria Math" w:cs="Times New Roman"/>
          </w:rPr>
          <m:t>κβ</m:t>
        </m:r>
      </m:oMath>
      <w:r w:rsidR="00D95DF5" w:rsidRPr="00C9444E">
        <w:rPr>
          <w:rFonts w:ascii="Times New Roman" w:eastAsiaTheme="minorEastAsia" w:hAnsi="Times New Roman" w:cs="Times New Roman"/>
        </w:rPr>
        <w:t>.</w:t>
      </w:r>
      <w:r w:rsidR="00D95DF5">
        <w:rPr>
          <w:rFonts w:ascii="Times New Roman" w:eastAsiaTheme="minorEastAsia" w:hAnsi="Times New Roman" w:cs="Times New Roman"/>
        </w:rPr>
        <w:t xml:space="preserve"> Overal</w:t>
      </w:r>
      <w:r w:rsidR="00D128F7">
        <w:rPr>
          <w:rFonts w:ascii="Times New Roman" w:eastAsiaTheme="minorEastAsia" w:hAnsi="Times New Roman" w:cs="Times New Roman"/>
        </w:rPr>
        <w:t>l</w:t>
      </w:r>
      <w:r w:rsidR="00D95DF5">
        <w:rPr>
          <w:rFonts w:ascii="Times New Roman" w:eastAsiaTheme="minorEastAsia" w:hAnsi="Times New Roman" w:cs="Times New Roman"/>
        </w:rPr>
        <w:t xml:space="preserve">, </w:t>
      </w:r>
      <w:r w:rsidR="00D95DF5">
        <w:rPr>
          <w:rFonts w:ascii="Times New Roman" w:hAnsi="Times New Roman" w:cs="Times New Roman"/>
        </w:rPr>
        <w:t>t</w:t>
      </w:r>
      <w:r w:rsidR="003D29BC" w:rsidRPr="00C9444E">
        <w:rPr>
          <w:rFonts w:ascii="Times New Roman" w:hAnsi="Times New Roman" w:cs="Times New Roman"/>
        </w:rPr>
        <w:t xml:space="preserve">he importance of external signaling in our model is in </w:t>
      </w:r>
      <w:r w:rsidR="00306563" w:rsidRPr="00C9444E">
        <w:rPr>
          <w:rFonts w:ascii="Times New Roman" w:hAnsi="Times New Roman" w:cs="Times New Roman"/>
        </w:rPr>
        <w:t xml:space="preserve">conceptual </w:t>
      </w:r>
      <w:r w:rsidR="003D29BC" w:rsidRPr="00C9444E">
        <w:rPr>
          <w:rFonts w:ascii="Times New Roman" w:hAnsi="Times New Roman" w:cs="Times New Roman"/>
        </w:rPr>
        <w:t xml:space="preserve">agreement with a hypothesis by </w:t>
      </w:r>
      <w:proofErr w:type="spellStart"/>
      <w:r w:rsidR="00E57411" w:rsidRPr="00C9444E">
        <w:rPr>
          <w:rFonts w:ascii="Times New Roman" w:hAnsi="Times New Roman" w:cs="Times New Roman"/>
        </w:rPr>
        <w:t>Sciacovelli</w:t>
      </w:r>
      <w:proofErr w:type="spellEnd"/>
      <w:r w:rsidR="00E57411" w:rsidRPr="00C9444E">
        <w:rPr>
          <w:rFonts w:ascii="Times New Roman" w:hAnsi="Times New Roman" w:cs="Times New Roman"/>
        </w:rPr>
        <w:t xml:space="preserve"> and </w:t>
      </w:r>
      <w:proofErr w:type="spellStart"/>
      <w:r w:rsidR="00E57411" w:rsidRPr="00C9444E">
        <w:rPr>
          <w:rFonts w:ascii="Times New Roman" w:hAnsi="Times New Roman" w:cs="Times New Roman"/>
        </w:rPr>
        <w:t>Frezza</w:t>
      </w:r>
      <w:proofErr w:type="spellEnd"/>
      <w:r w:rsidR="003D29BC" w:rsidRPr="00C9444E">
        <w:rPr>
          <w:rFonts w:ascii="Times New Roman" w:hAnsi="Times New Roman" w:cs="Times New Roman"/>
        </w:rPr>
        <w:t xml:space="preserve"> </w:t>
      </w:r>
      <w:r w:rsidR="00E57411" w:rsidRPr="00C9444E">
        <w:rPr>
          <w:rFonts w:ascii="Times New Roman" w:hAnsi="Times New Roman" w:cs="Times New Roman"/>
        </w:rPr>
        <w:t>that</w:t>
      </w:r>
      <w:r w:rsidR="00710FD7" w:rsidRPr="00C9444E">
        <w:rPr>
          <w:rFonts w:ascii="Times New Roman" w:hAnsi="Times New Roman" w:cs="Times New Roman"/>
        </w:rPr>
        <w:t>, in an adverse tumor microenvironment,</w:t>
      </w:r>
      <w:r w:rsidR="00E57411" w:rsidRPr="00C9444E">
        <w:rPr>
          <w:rFonts w:ascii="Times New Roman" w:hAnsi="Times New Roman" w:cs="Times New Roman"/>
        </w:rPr>
        <w:t xml:space="preserve"> metabolic reprogramming</w:t>
      </w:r>
      <w:r w:rsidR="00710FD7" w:rsidRPr="00C9444E">
        <w:rPr>
          <w:rFonts w:ascii="Times New Roman" w:hAnsi="Times New Roman" w:cs="Times New Roman"/>
        </w:rPr>
        <w:t xml:space="preserve"> </w:t>
      </w:r>
      <w:r w:rsidR="00E57411" w:rsidRPr="00C9444E">
        <w:rPr>
          <w:rFonts w:ascii="Times New Roman" w:hAnsi="Times New Roman" w:cs="Times New Roman"/>
        </w:rPr>
        <w:t>drives EMT to allow cells to find more favorable metabolic niches</w:t>
      </w:r>
      <w:r w:rsidR="00BF5914">
        <w:rPr>
          <w:rFonts w:ascii="Times New Roman" w:hAnsi="Times New Roman" w:cs="Times New Roman"/>
        </w:rPr>
        <w:t xml:space="preserve"> </w:t>
      </w:r>
      <w:sdt>
        <w:sdtPr>
          <w:rPr>
            <w:rFonts w:ascii="Times New Roman" w:hAnsi="Times New Roman" w:cs="Times New Roman"/>
          </w:rPr>
          <w:alias w:val="SmartCite Citation"/>
          <w:tag w:val="703cb261-b0c2-4f52-8c43-8dc408bf3954:f8f2c8b1-2006-491f-9e68-70b90a05c9f4+"/>
          <w:id w:val="-1652201283"/>
          <w:placeholder>
            <w:docPart w:val="DefaultPlaceholder_-1854013440"/>
          </w:placeholder>
        </w:sdtPr>
        <w:sdtEndPr/>
        <w:sdtContent>
          <w:r w:rsidR="00B22650" w:rsidRPr="00B22650">
            <w:rPr>
              <w:rFonts w:ascii="Times New Roman" w:eastAsia="Times New Roman" w:hAnsi="Times New Roman" w:cs="Times New Roman"/>
              <w:color w:val="000000"/>
            </w:rPr>
            <w:t>[40]</w:t>
          </w:r>
        </w:sdtContent>
      </w:sdt>
      <w:r w:rsidR="00E57411" w:rsidRPr="00C9444E">
        <w:rPr>
          <w:rFonts w:ascii="Times New Roman" w:hAnsi="Times New Roman" w:cs="Times New Roman"/>
        </w:rPr>
        <w:t xml:space="preserve">. </w:t>
      </w:r>
    </w:p>
    <w:p w14:paraId="00C34FF5" w14:textId="187738B3" w:rsidR="00C473A7" w:rsidRPr="00C9444E" w:rsidRDefault="00C473A7" w:rsidP="00BB7620">
      <w:pPr>
        <w:pStyle w:val="BodyText"/>
        <w:spacing w:line="480" w:lineRule="auto"/>
        <w:ind w:firstLine="720"/>
        <w:rPr>
          <w:rFonts w:ascii="Times New Roman" w:hAnsi="Times New Roman" w:cs="Times New Roman"/>
        </w:rPr>
      </w:pPr>
      <w:r>
        <w:rPr>
          <w:rFonts w:ascii="Times New Roman" w:hAnsi="Times New Roman" w:cs="Times New Roman"/>
        </w:rPr>
        <w:t>U</w:t>
      </w:r>
      <w:r w:rsidRPr="00C9444E">
        <w:rPr>
          <w:rFonts w:ascii="Times New Roman" w:hAnsi="Times New Roman" w:cs="Times New Roman"/>
        </w:rPr>
        <w:t xml:space="preserve">nderstanding how the E/M-W/O </w:t>
      </w:r>
      <w:r w:rsidR="0028447E">
        <w:rPr>
          <w:rFonts w:ascii="Times New Roman" w:hAnsi="Times New Roman" w:cs="Times New Roman"/>
        </w:rPr>
        <w:t>state</w:t>
      </w:r>
      <w:r w:rsidRPr="00C9444E">
        <w:rPr>
          <w:rFonts w:ascii="Times New Roman" w:hAnsi="Times New Roman" w:cs="Times New Roman"/>
        </w:rPr>
        <w:t xml:space="preserve"> is stabilized by the crosstalk</w:t>
      </w:r>
      <w:r w:rsidR="003F75D1">
        <w:rPr>
          <w:rFonts w:ascii="Times New Roman" w:hAnsi="Times New Roman" w:cs="Times New Roman"/>
        </w:rPr>
        <w:t xml:space="preserve"> connecting</w:t>
      </w:r>
      <w:r w:rsidRPr="00C9444E">
        <w:rPr>
          <w:rFonts w:ascii="Times New Roman" w:hAnsi="Times New Roman" w:cs="Times New Roman"/>
        </w:rPr>
        <w:t xml:space="preserve"> EMT and metabolic reprogramming could be of vital importance to disrupt metastatic processes.</w:t>
      </w:r>
      <w:r>
        <w:rPr>
          <w:rFonts w:ascii="Times New Roman" w:hAnsi="Times New Roman" w:cs="Times New Roman"/>
        </w:rPr>
        <w:t xml:space="preserve"> Interestingly, the model we have proposed predicts EMT can drive metabolic reprogramming or vice versa, a question that remains unanswered </w:t>
      </w:r>
      <w:sdt>
        <w:sdtPr>
          <w:rPr>
            <w:rFonts w:ascii="Times New Roman" w:hAnsi="Times New Roman" w:cs="Times New Roman"/>
          </w:rPr>
          <w:alias w:val="SmartCite Citation"/>
          <w:tag w:val="703cb261-b0c2-4f52-8c43-8dc408bf3954:fcb7383a-2ae0-41f2-bd96-981141d24486,703cb261-b0c2-4f52-8c43-8dc408bf3954:408c7b6c-8cce-4275-99e7-9fc76b234495,703cb261-b0c2-4f52-8c43-8dc408bf3954:c51bae2b-a51e-4b40-8908-24ed99e8851d,703cb261-b0c2-4f52-8c43-8dc408bf3954:fd00bfa5-e4b6-461d-aed1-0dd315748a1b,703cb261-b0c2-4f52-8c43-8dc408bf3954:dde58026-bbef-4a75-8640-1874fad724a8,703cb261-b0c2-4f52-8c43-8dc408bf3954:c14426aa-5a32-4a9a-871d-363cc2b6ccdd,703cb261-b0c2-4f52-8c43-8dc408bf3954:6ec515cc-662f-413d-a16e-8f46572ed4a8,703cb261-b0c2-4f52-8c43-8dc408bf3954:458f46d6-bd52-4345-b033-c33c069f22f1,703cb261-b0c2-4f52-8c43-8dc408bf3954:f8f2c8b1-2006-491f-9e68-70b90a05c9f4,703cb261-b0c2-4f52-8c43-8dc408bf3954:91171d51-c8e2-45a0-a123-7e46bad7b168,703cb261-b0c2-4f52-8c43-8dc408bf3954:d5d395cd-0b56-4514-bc7e-b2c9fa43bbe4+"/>
          <w:id w:val="1742979167"/>
          <w:placeholder>
            <w:docPart w:val="BD7300E90BC240B39310CD1C056D655E"/>
          </w:placeholder>
        </w:sdtPr>
        <w:sdtEndPr/>
        <w:sdtContent>
          <w:r w:rsidR="00B22650" w:rsidRPr="00B22650">
            <w:rPr>
              <w:rFonts w:ascii="Times New Roman" w:eastAsia="Times New Roman" w:hAnsi="Times New Roman" w:cs="Times New Roman"/>
              <w:color w:val="000000"/>
            </w:rPr>
            <w:t>[30–37,40–42]</w:t>
          </w:r>
        </w:sdtContent>
      </w:sdt>
      <w:r>
        <w:rPr>
          <w:rFonts w:ascii="Times New Roman" w:hAnsi="Times New Roman" w:cs="Times New Roman"/>
        </w:rPr>
        <w:t xml:space="preserve">. In both instances the hybrid E/M and hybrid W/O </w:t>
      </w:r>
      <w:r w:rsidR="0028447E">
        <w:rPr>
          <w:rFonts w:ascii="Times New Roman" w:hAnsi="Times New Roman" w:cs="Times New Roman"/>
        </w:rPr>
        <w:t>states</w:t>
      </w:r>
      <w:r>
        <w:rPr>
          <w:rFonts w:ascii="Times New Roman" w:hAnsi="Times New Roman" w:cs="Times New Roman"/>
        </w:rPr>
        <w:t xml:space="preserve"> </w:t>
      </w:r>
      <w:proofErr w:type="gramStart"/>
      <w:r>
        <w:rPr>
          <w:rFonts w:ascii="Times New Roman" w:hAnsi="Times New Roman" w:cs="Times New Roman"/>
        </w:rPr>
        <w:t>are coupled</w:t>
      </w:r>
      <w:proofErr w:type="gramEnd"/>
      <w:r>
        <w:rPr>
          <w:rFonts w:ascii="Times New Roman" w:hAnsi="Times New Roman" w:cs="Times New Roman"/>
        </w:rPr>
        <w:t>.</w:t>
      </w:r>
      <w:r w:rsidRPr="00C9444E">
        <w:rPr>
          <w:rFonts w:ascii="Times New Roman" w:hAnsi="Times New Roman" w:cs="Times New Roman"/>
        </w:rPr>
        <w:t xml:space="preserve"> </w:t>
      </w:r>
      <w:r>
        <w:rPr>
          <w:rFonts w:ascii="Times New Roman" w:hAnsi="Times New Roman" w:cs="Times New Roman"/>
        </w:rPr>
        <w:t xml:space="preserve">A recent study showed EMT may not always be correlated with the Warburg/OXPHOS metabolic axis, but when the two networks </w:t>
      </w:r>
      <w:proofErr w:type="gramStart"/>
      <w:r>
        <w:rPr>
          <w:rFonts w:ascii="Times New Roman" w:hAnsi="Times New Roman" w:cs="Times New Roman"/>
        </w:rPr>
        <w:t>are coupled</w:t>
      </w:r>
      <w:proofErr w:type="gramEnd"/>
      <w:r>
        <w:rPr>
          <w:rFonts w:ascii="Times New Roman" w:hAnsi="Times New Roman" w:cs="Times New Roman"/>
        </w:rPr>
        <w:t xml:space="preserve"> our model agrees with the identified experimental correlations between high glycolysis metabolism, high or low OXPHOS metabolism, and the E/M state</w:t>
      </w:r>
      <w:r w:rsidR="00BF5914">
        <w:rPr>
          <w:rFonts w:ascii="Times New Roman" w:hAnsi="Times New Roman" w:cs="Times New Roman"/>
        </w:rPr>
        <w:t xml:space="preserve"> </w:t>
      </w:r>
      <w:sdt>
        <w:sdtPr>
          <w:rPr>
            <w:rFonts w:ascii="Times New Roman" w:hAnsi="Times New Roman" w:cs="Times New Roman"/>
          </w:rPr>
          <w:alias w:val="SmartCite Citation"/>
          <w:tag w:val="703cb261-b0c2-4f52-8c43-8dc408bf3954:2c503bc3-ea95-41e2-b2ed-32f2035cf010+"/>
          <w:id w:val="1193265003"/>
          <w:placeholder>
            <w:docPart w:val="C018F2F145BC46B9BE3201FE4EED1A83"/>
          </w:placeholder>
        </w:sdtPr>
        <w:sdtEndPr/>
        <w:sdtContent>
          <w:r w:rsidR="00B22650" w:rsidRPr="00B22650">
            <w:rPr>
              <w:rFonts w:ascii="Times New Roman" w:eastAsia="Times New Roman" w:hAnsi="Times New Roman" w:cs="Times New Roman"/>
              <w:color w:val="000000"/>
            </w:rPr>
            <w:t>[68]</w:t>
          </w:r>
        </w:sdtContent>
      </w:sdt>
      <w:r>
        <w:rPr>
          <w:rFonts w:ascii="Times New Roman" w:hAnsi="Times New Roman" w:cs="Times New Roman"/>
        </w:rPr>
        <w:t>. Our model is consistent</w:t>
      </w:r>
      <w:r w:rsidR="003F75D1">
        <w:rPr>
          <w:rFonts w:ascii="Times New Roman" w:hAnsi="Times New Roman" w:cs="Times New Roman"/>
        </w:rPr>
        <w:t xml:space="preserve"> with these findings</w:t>
      </w:r>
      <w:r>
        <w:rPr>
          <w:rFonts w:ascii="Times New Roman" w:hAnsi="Times New Roman" w:cs="Times New Roman"/>
        </w:rPr>
        <w:t xml:space="preserve">, predicting the hybrid E/M state </w:t>
      </w:r>
      <w:proofErr w:type="gramStart"/>
      <w:r>
        <w:rPr>
          <w:rFonts w:ascii="Times New Roman" w:hAnsi="Times New Roman" w:cs="Times New Roman"/>
        </w:rPr>
        <w:t>is coupled</w:t>
      </w:r>
      <w:proofErr w:type="gramEnd"/>
      <w:r>
        <w:rPr>
          <w:rFonts w:ascii="Times New Roman" w:hAnsi="Times New Roman" w:cs="Times New Roman"/>
        </w:rPr>
        <w:t xml:space="preserve"> to high glycolysis/high OXPHOS (hybrid W/O state). Additionally, HIF-1 (a marker of glycolysis) is strongly associated with EMT while AMPK (a marker of OXPHOS) has a much weaker effect, suggesting the E/M state can </w:t>
      </w:r>
      <w:proofErr w:type="gramStart"/>
      <w:r>
        <w:rPr>
          <w:rFonts w:ascii="Times New Roman" w:hAnsi="Times New Roman" w:cs="Times New Roman"/>
        </w:rPr>
        <w:t>be stabilized</w:t>
      </w:r>
      <w:proofErr w:type="gramEnd"/>
      <w:r>
        <w:rPr>
          <w:rFonts w:ascii="Times New Roman" w:hAnsi="Times New Roman" w:cs="Times New Roman"/>
        </w:rPr>
        <w:t xml:space="preserve"> if HIF-1 (glycolysis) is upregulated, as we proposed above. Notably, in its current form, our model is unable to explain the </w:t>
      </w:r>
      <w:r w:rsidR="003F75D1">
        <w:rPr>
          <w:rFonts w:ascii="Times New Roman" w:hAnsi="Times New Roman" w:cs="Times New Roman"/>
        </w:rPr>
        <w:t xml:space="preserve">cases wherein </w:t>
      </w:r>
      <w:r>
        <w:rPr>
          <w:rFonts w:ascii="Times New Roman" w:hAnsi="Times New Roman" w:cs="Times New Roman"/>
        </w:rPr>
        <w:t xml:space="preserve">low glycolysis metabolism </w:t>
      </w:r>
      <w:r w:rsidR="003F75D1">
        <w:rPr>
          <w:rFonts w:ascii="Times New Roman" w:hAnsi="Times New Roman" w:cs="Times New Roman"/>
        </w:rPr>
        <w:t xml:space="preserve">is </w:t>
      </w:r>
      <w:r>
        <w:rPr>
          <w:rFonts w:ascii="Times New Roman" w:hAnsi="Times New Roman" w:cs="Times New Roman"/>
        </w:rPr>
        <w:t xml:space="preserve">correlated with EMT. However, extending the model </w:t>
      </w:r>
      <w:r w:rsidR="003F75D1">
        <w:rPr>
          <w:rFonts w:ascii="Times New Roman" w:hAnsi="Times New Roman" w:cs="Times New Roman"/>
        </w:rPr>
        <w:t>to explicitly include the</w:t>
      </w:r>
      <w:r>
        <w:rPr>
          <w:rFonts w:ascii="Times New Roman" w:hAnsi="Times New Roman" w:cs="Times New Roman"/>
        </w:rPr>
        <w:t xml:space="preserve"> coupling with glycolysis, glucose oxidation, and fatty acid oxidation metabolic pathways</w:t>
      </w:r>
      <w:sdt>
        <w:sdtPr>
          <w:rPr>
            <w:rFonts w:ascii="Times New Roman" w:hAnsi="Times New Roman" w:cs="Times New Roman"/>
          </w:rPr>
          <w:alias w:val="SmartCite Citation"/>
          <w:tag w:val="703cb261-b0c2-4f52-8c43-8dc408bf3954:4da3ff72-f9f0-4ae5-8ac0-9bd417dd8768+"/>
          <w:id w:val="-953322695"/>
          <w:placeholder>
            <w:docPart w:val="C018F2F145BC46B9BE3201FE4EED1A83"/>
          </w:placeholder>
        </w:sdtPr>
        <w:sdtEndPr/>
        <w:sdtContent>
          <w:r w:rsidR="00B22650" w:rsidRPr="00B22650">
            <w:rPr>
              <w:rFonts w:ascii="Times New Roman" w:eastAsia="Times New Roman" w:hAnsi="Times New Roman" w:cs="Times New Roman"/>
              <w:color w:val="000000"/>
            </w:rPr>
            <w:t>[79]</w:t>
          </w:r>
        </w:sdtContent>
      </w:sdt>
      <w:r>
        <w:rPr>
          <w:rFonts w:ascii="Times New Roman" w:hAnsi="Times New Roman" w:cs="Times New Roman"/>
        </w:rPr>
        <w:t xml:space="preserve"> may be able to explain the low glycolysis states of Ref.</w:t>
      </w:r>
      <w:sdt>
        <w:sdtPr>
          <w:rPr>
            <w:rFonts w:ascii="Times New Roman" w:hAnsi="Times New Roman" w:cs="Times New Roman"/>
          </w:rPr>
          <w:alias w:val="SmartCite Citation"/>
          <w:tag w:val="703cb261-b0c2-4f52-8c43-8dc408bf3954:2c503bc3-ea95-41e2-b2ed-32f2035cf010+"/>
          <w:id w:val="-1693533276"/>
          <w:placeholder>
            <w:docPart w:val="C018F2F145BC46B9BE3201FE4EED1A83"/>
          </w:placeholder>
        </w:sdtPr>
        <w:sdtEndPr/>
        <w:sdtContent>
          <w:r w:rsidR="00B22650" w:rsidRPr="00B22650">
            <w:rPr>
              <w:rFonts w:ascii="Times New Roman" w:eastAsia="Times New Roman" w:hAnsi="Times New Roman" w:cs="Times New Roman"/>
              <w:color w:val="000000"/>
            </w:rPr>
            <w:t>[68]</w:t>
          </w:r>
        </w:sdtContent>
      </w:sdt>
      <w:r>
        <w:rPr>
          <w:rFonts w:ascii="Times New Roman" w:hAnsi="Times New Roman" w:cs="Times New Roman"/>
        </w:rPr>
        <w:t xml:space="preserve"> .</w:t>
      </w:r>
    </w:p>
    <w:p w14:paraId="4C20C6E0" w14:textId="671EBD93" w:rsidR="00570864" w:rsidRPr="00C9444E" w:rsidRDefault="00E334F8" w:rsidP="00033126">
      <w:pPr>
        <w:pStyle w:val="BodyText"/>
        <w:spacing w:line="480" w:lineRule="auto"/>
        <w:ind w:firstLine="720"/>
        <w:rPr>
          <w:rFonts w:ascii="Times New Roman" w:hAnsi="Times New Roman" w:cs="Times New Roman"/>
        </w:rPr>
      </w:pPr>
      <w:r>
        <w:rPr>
          <w:rFonts w:ascii="Times New Roman" w:hAnsi="Times New Roman" w:cs="Times New Roman"/>
        </w:rPr>
        <w:t>Th</w:t>
      </w:r>
      <w:r w:rsidR="00035E07">
        <w:rPr>
          <w:rFonts w:ascii="Times New Roman" w:hAnsi="Times New Roman" w:cs="Times New Roman"/>
        </w:rPr>
        <w:t>e</w:t>
      </w:r>
      <w:r w:rsidR="00235A5D" w:rsidRPr="00C9444E">
        <w:rPr>
          <w:rFonts w:ascii="Times New Roman" w:hAnsi="Times New Roman" w:cs="Times New Roman"/>
        </w:rPr>
        <w:t xml:space="preserve"> results</w:t>
      </w:r>
      <w:r w:rsidR="00035E07">
        <w:rPr>
          <w:rFonts w:ascii="Times New Roman" w:hAnsi="Times New Roman" w:cs="Times New Roman"/>
        </w:rPr>
        <w:t xml:space="preserve"> of our model</w:t>
      </w:r>
      <w:r w:rsidR="00235A5D" w:rsidRPr="00C9444E">
        <w:rPr>
          <w:rFonts w:ascii="Times New Roman" w:hAnsi="Times New Roman" w:cs="Times New Roman"/>
        </w:rPr>
        <w:t xml:space="preserve"> suggest </w:t>
      </w:r>
      <w:r w:rsidR="00306563" w:rsidRPr="00C9444E">
        <w:rPr>
          <w:rFonts w:ascii="Times New Roman" w:hAnsi="Times New Roman" w:cs="Times New Roman"/>
        </w:rPr>
        <w:t xml:space="preserve">that </w:t>
      </w:r>
      <w:r w:rsidR="005E5E8B" w:rsidRPr="00C9444E">
        <w:rPr>
          <w:rFonts w:ascii="Times New Roman" w:hAnsi="Times New Roman" w:cs="Times New Roman"/>
        </w:rPr>
        <w:t xml:space="preserve">metabolic reprogramming </w:t>
      </w:r>
      <w:r w:rsidR="00306563" w:rsidRPr="00C9444E">
        <w:rPr>
          <w:rFonts w:ascii="Times New Roman" w:hAnsi="Times New Roman" w:cs="Times New Roman"/>
        </w:rPr>
        <w:t xml:space="preserve">can indeed </w:t>
      </w:r>
      <w:r w:rsidR="005E5E8B" w:rsidRPr="00C9444E">
        <w:rPr>
          <w:rFonts w:ascii="Times New Roman" w:hAnsi="Times New Roman" w:cs="Times New Roman"/>
        </w:rPr>
        <w:t xml:space="preserve">drive EMT, but metabolic reprogramming </w:t>
      </w:r>
      <w:r w:rsidR="00306563" w:rsidRPr="00C9444E">
        <w:rPr>
          <w:rFonts w:ascii="Times New Roman" w:hAnsi="Times New Roman" w:cs="Times New Roman"/>
        </w:rPr>
        <w:t>does not have to be complete</w:t>
      </w:r>
      <w:r w:rsidR="005E5E8B" w:rsidRPr="00C9444E">
        <w:rPr>
          <w:rFonts w:ascii="Times New Roman" w:hAnsi="Times New Roman" w:cs="Times New Roman"/>
        </w:rPr>
        <w:t xml:space="preserve"> before EMT begins</w:t>
      </w:r>
      <w:r w:rsidR="00306563" w:rsidRPr="00C9444E">
        <w:rPr>
          <w:rFonts w:ascii="Times New Roman" w:hAnsi="Times New Roman" w:cs="Times New Roman"/>
        </w:rPr>
        <w:t>; this</w:t>
      </w:r>
      <w:r w:rsidR="005E5E8B" w:rsidRPr="00C9444E">
        <w:rPr>
          <w:rFonts w:ascii="Times New Roman" w:hAnsi="Times New Roman" w:cs="Times New Roman"/>
        </w:rPr>
        <w:t xml:space="preserve"> allows the most aggressive E/M-W/O </w:t>
      </w:r>
      <w:r w:rsidR="0028447E">
        <w:rPr>
          <w:rFonts w:ascii="Times New Roman" w:hAnsi="Times New Roman" w:cs="Times New Roman"/>
        </w:rPr>
        <w:t>state</w:t>
      </w:r>
      <w:r w:rsidR="005E5E8B" w:rsidRPr="00C9444E">
        <w:rPr>
          <w:rFonts w:ascii="Times New Roman" w:hAnsi="Times New Roman" w:cs="Times New Roman"/>
        </w:rPr>
        <w:t xml:space="preserve"> to </w:t>
      </w:r>
      <w:proofErr w:type="gramStart"/>
      <w:r w:rsidR="00306563" w:rsidRPr="00C9444E">
        <w:rPr>
          <w:rFonts w:ascii="Times New Roman" w:hAnsi="Times New Roman" w:cs="Times New Roman"/>
        </w:rPr>
        <w:t xml:space="preserve">be </w:t>
      </w:r>
      <w:r w:rsidR="005E5E8B" w:rsidRPr="00C9444E">
        <w:rPr>
          <w:rFonts w:ascii="Times New Roman" w:hAnsi="Times New Roman" w:cs="Times New Roman"/>
        </w:rPr>
        <w:t>stabilize</w:t>
      </w:r>
      <w:r w:rsidR="00306563" w:rsidRPr="00C9444E">
        <w:rPr>
          <w:rFonts w:ascii="Times New Roman" w:hAnsi="Times New Roman" w:cs="Times New Roman"/>
        </w:rPr>
        <w:t>d</w:t>
      </w:r>
      <w:proofErr w:type="gramEnd"/>
      <w:r w:rsidR="005E5E8B" w:rsidRPr="00C9444E">
        <w:rPr>
          <w:rFonts w:ascii="Times New Roman" w:hAnsi="Times New Roman" w:cs="Times New Roman"/>
        </w:rPr>
        <w:t>.</w:t>
      </w:r>
      <w:r w:rsidR="009515E3" w:rsidRPr="00C9444E">
        <w:rPr>
          <w:rFonts w:ascii="Times New Roman" w:hAnsi="Times New Roman" w:cs="Times New Roman"/>
        </w:rPr>
        <w:t xml:space="preserve"> </w:t>
      </w:r>
      <w:r w:rsidR="003D3250" w:rsidRPr="00C9444E">
        <w:rPr>
          <w:rFonts w:ascii="Times New Roman" w:hAnsi="Times New Roman" w:cs="Times New Roman"/>
        </w:rPr>
        <w:t xml:space="preserve">Further, </w:t>
      </w:r>
      <w:r w:rsidR="00153DC8" w:rsidRPr="00C9444E">
        <w:rPr>
          <w:rFonts w:ascii="Times New Roman" w:hAnsi="Times New Roman" w:cs="Times New Roman"/>
        </w:rPr>
        <w:t>t</w:t>
      </w:r>
      <w:r w:rsidR="00AD7F58" w:rsidRPr="00C9444E">
        <w:rPr>
          <w:rFonts w:ascii="Times New Roman" w:hAnsi="Times New Roman" w:cs="Times New Roman"/>
        </w:rPr>
        <w:t xml:space="preserve">o </w:t>
      </w:r>
      <w:r w:rsidR="00153DC8" w:rsidRPr="00C9444E">
        <w:rPr>
          <w:rFonts w:ascii="Times New Roman" w:hAnsi="Times New Roman" w:cs="Times New Roman"/>
        </w:rPr>
        <w:t>ensure</w:t>
      </w:r>
      <w:r w:rsidR="00AD7F58" w:rsidRPr="00C9444E">
        <w:rPr>
          <w:rFonts w:ascii="Times New Roman" w:hAnsi="Times New Roman" w:cs="Times New Roman"/>
        </w:rPr>
        <w:t xml:space="preserve"> only the E/M-W/O state</w:t>
      </w:r>
      <w:r w:rsidR="00B72C15" w:rsidRPr="00C9444E">
        <w:rPr>
          <w:rFonts w:ascii="Times New Roman" w:hAnsi="Times New Roman" w:cs="Times New Roman"/>
        </w:rPr>
        <w:t xml:space="preserve"> is accessible</w:t>
      </w:r>
      <w:r w:rsidR="00AD7F58" w:rsidRPr="00C9444E">
        <w:rPr>
          <w:rFonts w:ascii="Times New Roman" w:hAnsi="Times New Roman" w:cs="Times New Roman"/>
        </w:rPr>
        <w:t xml:space="preserve">, the system </w:t>
      </w:r>
      <w:r w:rsidR="00D47D9E">
        <w:rPr>
          <w:rFonts w:ascii="Times New Roman" w:hAnsi="Times New Roman" w:cs="Times New Roman"/>
        </w:rPr>
        <w:t xml:space="preserve">follows a progression from </w:t>
      </w:r>
      <w:r w:rsidR="00AD7F58" w:rsidRPr="00C9444E">
        <w:rPr>
          <w:rFonts w:ascii="Times New Roman" w:hAnsi="Times New Roman" w:cs="Times New Roman"/>
        </w:rPr>
        <w:t>the E-O state</w:t>
      </w:r>
      <w:r w:rsidR="00B72C15" w:rsidRPr="00C9444E">
        <w:rPr>
          <w:rFonts w:ascii="Times New Roman" w:hAnsi="Times New Roman" w:cs="Times New Roman"/>
        </w:rPr>
        <w:t>,</w:t>
      </w:r>
      <w:r w:rsidR="00762CA1" w:rsidRPr="00C9444E">
        <w:rPr>
          <w:rFonts w:ascii="Times New Roman" w:hAnsi="Times New Roman" w:cs="Times New Roman"/>
        </w:rPr>
        <w:t xml:space="preserve"> undergo</w:t>
      </w:r>
      <w:r w:rsidR="00146711">
        <w:rPr>
          <w:rFonts w:ascii="Times New Roman" w:hAnsi="Times New Roman" w:cs="Times New Roman"/>
        </w:rPr>
        <w:t>es</w:t>
      </w:r>
      <w:r w:rsidR="00762CA1" w:rsidRPr="00C9444E">
        <w:rPr>
          <w:rFonts w:ascii="Times New Roman" w:hAnsi="Times New Roman" w:cs="Times New Roman"/>
        </w:rPr>
        <w:t xml:space="preserve"> metabolic reprogramming while maintaining epithelial characteristics (E-W/O coupled state)</w:t>
      </w:r>
      <w:r w:rsidR="00D47D9E">
        <w:rPr>
          <w:rFonts w:ascii="Times New Roman" w:hAnsi="Times New Roman" w:cs="Times New Roman"/>
        </w:rPr>
        <w:t>,</w:t>
      </w:r>
      <w:r w:rsidR="006B525A" w:rsidRPr="00C9444E">
        <w:rPr>
          <w:rFonts w:ascii="Times New Roman" w:hAnsi="Times New Roman" w:cs="Times New Roman"/>
        </w:rPr>
        <w:t xml:space="preserve"> begin</w:t>
      </w:r>
      <w:r w:rsidR="00146711">
        <w:rPr>
          <w:rFonts w:ascii="Times New Roman" w:hAnsi="Times New Roman" w:cs="Times New Roman"/>
        </w:rPr>
        <w:t>s</w:t>
      </w:r>
      <w:r w:rsidR="006B525A" w:rsidRPr="00C9444E">
        <w:rPr>
          <w:rFonts w:ascii="Times New Roman" w:hAnsi="Times New Roman" w:cs="Times New Roman"/>
        </w:rPr>
        <w:t xml:space="preserve"> EMT and stabilize</w:t>
      </w:r>
      <w:r w:rsidR="00146711">
        <w:rPr>
          <w:rFonts w:ascii="Times New Roman" w:hAnsi="Times New Roman" w:cs="Times New Roman"/>
        </w:rPr>
        <w:t>s</w:t>
      </w:r>
      <w:r w:rsidR="006B525A" w:rsidRPr="00C9444E">
        <w:rPr>
          <w:rFonts w:ascii="Times New Roman" w:hAnsi="Times New Roman" w:cs="Times New Roman"/>
        </w:rPr>
        <w:t xml:space="preserve"> in the E/M-W/O state</w:t>
      </w:r>
      <w:r w:rsidR="00347691">
        <w:rPr>
          <w:rFonts w:ascii="Times New Roman" w:hAnsi="Times New Roman" w:cs="Times New Roman"/>
        </w:rPr>
        <w:t xml:space="preserve">. </w:t>
      </w:r>
      <w:r w:rsidR="007B1EFE" w:rsidRPr="00C9444E">
        <w:rPr>
          <w:rFonts w:ascii="Times New Roman" w:hAnsi="Times New Roman" w:cs="Times New Roman"/>
        </w:rPr>
        <w:t xml:space="preserve">Strikingly, the </w:t>
      </w:r>
      <w:r w:rsidR="0046483A" w:rsidRPr="00C9444E">
        <w:rPr>
          <w:rFonts w:ascii="Times New Roman" w:hAnsi="Times New Roman" w:cs="Times New Roman"/>
        </w:rPr>
        <w:t xml:space="preserve">prevalence of the </w:t>
      </w:r>
      <w:r w:rsidR="007B1EFE" w:rsidRPr="00C9444E">
        <w:rPr>
          <w:rFonts w:ascii="Times New Roman" w:hAnsi="Times New Roman" w:cs="Times New Roman"/>
        </w:rPr>
        <w:t xml:space="preserve">E/M-W/O state </w:t>
      </w:r>
      <w:proofErr w:type="gramStart"/>
      <w:r w:rsidR="007B1EFE" w:rsidRPr="00C9444E">
        <w:rPr>
          <w:rFonts w:ascii="Times New Roman" w:hAnsi="Times New Roman" w:cs="Times New Roman"/>
        </w:rPr>
        <w:t xml:space="preserve">is </w:t>
      </w:r>
      <w:r w:rsidR="0046483A" w:rsidRPr="00C9444E">
        <w:rPr>
          <w:rFonts w:ascii="Times New Roman" w:hAnsi="Times New Roman" w:cs="Times New Roman"/>
        </w:rPr>
        <w:t>increased</w:t>
      </w:r>
      <w:proofErr w:type="gramEnd"/>
      <w:r w:rsidR="0046483A" w:rsidRPr="00C9444E">
        <w:rPr>
          <w:rFonts w:ascii="Times New Roman" w:hAnsi="Times New Roman" w:cs="Times New Roman"/>
        </w:rPr>
        <w:t xml:space="preserve"> </w:t>
      </w:r>
      <w:r w:rsidR="007B1EFE" w:rsidRPr="00C9444E">
        <w:rPr>
          <w:rFonts w:ascii="Times New Roman" w:hAnsi="Times New Roman" w:cs="Times New Roman"/>
        </w:rPr>
        <w:t xml:space="preserve">by </w:t>
      </w:r>
      <w:r w:rsidR="00BF2B0A">
        <w:rPr>
          <w:rFonts w:ascii="Times New Roman" w:hAnsi="Times New Roman" w:cs="Times New Roman"/>
        </w:rPr>
        <w:t>EMT-metabolism</w:t>
      </w:r>
      <w:r w:rsidR="00BF2B0A" w:rsidRPr="00C9444E">
        <w:rPr>
          <w:rFonts w:ascii="Times New Roman" w:hAnsi="Times New Roman" w:cs="Times New Roman"/>
        </w:rPr>
        <w:t xml:space="preserve"> </w:t>
      </w:r>
      <w:r w:rsidR="007B1EFE" w:rsidRPr="00C9444E">
        <w:rPr>
          <w:rFonts w:ascii="Times New Roman" w:hAnsi="Times New Roman" w:cs="Times New Roman"/>
        </w:rPr>
        <w:t>crosstalk regardless of phenotypic availability (i.e., whether the initial system is fully E/M-W/O or only E-O, E-W, M-O, and M-W)</w:t>
      </w:r>
      <w:r w:rsidR="003707D8" w:rsidRPr="00C9444E">
        <w:rPr>
          <w:rFonts w:ascii="Times New Roman" w:hAnsi="Times New Roman" w:cs="Times New Roman"/>
        </w:rPr>
        <w:t xml:space="preserve">. </w:t>
      </w:r>
      <w:r w:rsidR="00BF2B0A">
        <w:rPr>
          <w:rFonts w:ascii="Times New Roman" w:hAnsi="Times New Roman" w:cs="Times New Roman"/>
        </w:rPr>
        <w:t xml:space="preserve">Therefore, our current model provides an explanation for metabolic reprogramming driving EMT </w:t>
      </w:r>
      <w:commentRangeStart w:id="260"/>
      <w:r w:rsidR="00BF2B0A">
        <w:rPr>
          <w:rFonts w:ascii="Times New Roman" w:hAnsi="Times New Roman" w:cs="Times New Roman"/>
        </w:rPr>
        <w:t xml:space="preserve">and should </w:t>
      </w:r>
      <w:proofErr w:type="gramStart"/>
      <w:r w:rsidR="00BF2B0A">
        <w:rPr>
          <w:rFonts w:ascii="Times New Roman" w:hAnsi="Times New Roman" w:cs="Times New Roman"/>
        </w:rPr>
        <w:t>be expanded</w:t>
      </w:r>
      <w:proofErr w:type="gramEnd"/>
      <w:r w:rsidR="00BF2B0A">
        <w:rPr>
          <w:rFonts w:ascii="Times New Roman" w:hAnsi="Times New Roman" w:cs="Times New Roman"/>
        </w:rPr>
        <w:t xml:space="preserve"> to explore the opposite process </w:t>
      </w:r>
      <w:commentRangeEnd w:id="260"/>
      <w:r w:rsidR="003F75D1">
        <w:rPr>
          <w:rStyle w:val="CommentReference"/>
        </w:rPr>
        <w:commentReference w:id="260"/>
      </w:r>
      <w:r w:rsidR="00BF2B0A">
        <w:rPr>
          <w:rFonts w:ascii="Times New Roman" w:hAnsi="Times New Roman" w:cs="Times New Roman"/>
        </w:rPr>
        <w:t xml:space="preserve">– EMT driving metabolic reprogramming. </w:t>
      </w:r>
    </w:p>
    <w:p w14:paraId="451BEFF7" w14:textId="77777777" w:rsidR="00977E1D" w:rsidRPr="00C9444E" w:rsidRDefault="00977E1D" w:rsidP="005F3588">
      <w:pPr>
        <w:pStyle w:val="BodyText"/>
        <w:keepNext/>
        <w:spacing w:line="480" w:lineRule="auto"/>
        <w:ind w:firstLine="720"/>
        <w:rPr>
          <w:rFonts w:ascii="Times New Roman" w:hAnsi="Times New Roman" w:cs="Times New Roman"/>
        </w:rPr>
      </w:pPr>
      <w:r w:rsidRPr="00C9444E">
        <w:rPr>
          <w:rFonts w:ascii="Times New Roman" w:hAnsi="Times New Roman" w:cs="Times New Roman"/>
          <w:noProof/>
        </w:rPr>
        <w:drawing>
          <wp:inline distT="0" distB="0" distL="0" distR="0" wp14:anchorId="70E86D3C" wp14:editId="78055C3B">
            <wp:extent cx="3276600" cy="2701946"/>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281547" cy="2706025"/>
                    </a:xfrm>
                    <a:prstGeom prst="rect">
                      <a:avLst/>
                    </a:prstGeom>
                  </pic:spPr>
                </pic:pic>
              </a:graphicData>
            </a:graphic>
          </wp:inline>
        </w:drawing>
      </w:r>
    </w:p>
    <w:p w14:paraId="71C4A17C" w14:textId="43282969" w:rsidR="00977E1D" w:rsidRDefault="00977E1D" w:rsidP="005F3588">
      <w:pPr>
        <w:pStyle w:val="Caption"/>
        <w:rPr>
          <w:rFonts w:ascii="Times New Roman" w:hAnsi="Times New Roman" w:cs="Times New Roman"/>
          <w:i w:val="0"/>
          <w:iCs/>
        </w:rPr>
      </w:pPr>
      <w:r w:rsidRPr="00C9444E">
        <w:rPr>
          <w:rFonts w:ascii="Times New Roman" w:hAnsi="Times New Roman" w:cs="Times New Roman"/>
          <w:b/>
          <w:bCs/>
          <w:i w:val="0"/>
          <w:iCs/>
        </w:rPr>
        <w:t>Figure 10: The coupled networks of cancer metastasis.</w:t>
      </w:r>
      <w:r w:rsidRPr="00C9444E">
        <w:rPr>
          <w:rFonts w:ascii="Times New Roman" w:hAnsi="Times New Roman" w:cs="Times New Roman"/>
          <w:i w:val="0"/>
          <w:iCs/>
        </w:rPr>
        <w:t xml:space="preserve"> (</w:t>
      </w:r>
      <w:proofErr w:type="gramStart"/>
      <w:r w:rsidRPr="00C9444E">
        <w:rPr>
          <w:rFonts w:ascii="Times New Roman" w:hAnsi="Times New Roman" w:cs="Times New Roman"/>
          <w:i w:val="0"/>
          <w:iCs/>
        </w:rPr>
        <w:t>temporary</w:t>
      </w:r>
      <w:proofErr w:type="gramEnd"/>
      <w:r w:rsidRPr="00C9444E">
        <w:rPr>
          <w:rFonts w:ascii="Times New Roman" w:hAnsi="Times New Roman" w:cs="Times New Roman"/>
          <w:i w:val="0"/>
          <w:iCs/>
        </w:rPr>
        <w:t xml:space="preserve"> figure – redrawing it and confirming </w:t>
      </w:r>
      <w:proofErr w:type="spellStart"/>
      <w:r w:rsidRPr="00C9444E">
        <w:rPr>
          <w:rFonts w:ascii="Times New Roman" w:hAnsi="Times New Roman" w:cs="Times New Roman"/>
          <w:i w:val="0"/>
          <w:iCs/>
        </w:rPr>
        <w:t>crosstalks</w:t>
      </w:r>
      <w:proofErr w:type="spellEnd"/>
      <w:r w:rsidRPr="00C9444E">
        <w:rPr>
          <w:rFonts w:ascii="Times New Roman" w:hAnsi="Times New Roman" w:cs="Times New Roman"/>
          <w:i w:val="0"/>
          <w:iCs/>
        </w:rPr>
        <w:t>)</w:t>
      </w:r>
    </w:p>
    <w:p w14:paraId="76C97237" w14:textId="77777777" w:rsidR="008321D6" w:rsidRPr="00C9444E" w:rsidRDefault="008321D6" w:rsidP="005F3588">
      <w:pPr>
        <w:pStyle w:val="Caption"/>
        <w:rPr>
          <w:rFonts w:ascii="Times New Roman" w:hAnsi="Times New Roman" w:cs="Times New Roman"/>
          <w:i w:val="0"/>
          <w:iCs/>
        </w:rPr>
      </w:pPr>
    </w:p>
    <w:p w14:paraId="7B2173C3" w14:textId="7D7ACF51" w:rsidR="00D930A1" w:rsidRPr="00C9444E" w:rsidRDefault="00D930A1" w:rsidP="00126BB2">
      <w:pPr>
        <w:pStyle w:val="BodyText"/>
        <w:spacing w:line="480" w:lineRule="auto"/>
        <w:ind w:firstLine="720"/>
        <w:rPr>
          <w:rFonts w:ascii="Times New Roman" w:hAnsi="Times New Roman" w:cs="Times New Roman"/>
        </w:rPr>
      </w:pPr>
      <w:r w:rsidRPr="00C9444E">
        <w:rPr>
          <w:rFonts w:ascii="Times New Roman" w:hAnsi="Times New Roman" w:cs="Times New Roman"/>
        </w:rPr>
        <w:t xml:space="preserve">The </w:t>
      </w:r>
      <w:r w:rsidR="00C33C75" w:rsidRPr="00C9444E">
        <w:rPr>
          <w:rFonts w:ascii="Times New Roman" w:hAnsi="Times New Roman" w:cs="Times New Roman"/>
        </w:rPr>
        <w:t xml:space="preserve">mutual activation of the epithelial-mesenchymal transition and metabolic reprogramming stabilizes </w:t>
      </w:r>
      <w:proofErr w:type="gramStart"/>
      <w:r w:rsidR="00C33C75" w:rsidRPr="00C9444E">
        <w:rPr>
          <w:rFonts w:ascii="Times New Roman" w:hAnsi="Times New Roman" w:cs="Times New Roman"/>
        </w:rPr>
        <w:t>a highly aggressive</w:t>
      </w:r>
      <w:proofErr w:type="gramEnd"/>
      <w:r w:rsidR="00C33C75" w:rsidRPr="00C9444E">
        <w:rPr>
          <w:rFonts w:ascii="Times New Roman" w:hAnsi="Times New Roman" w:cs="Times New Roman"/>
        </w:rPr>
        <w:t xml:space="preserve"> E/M-W/O </w:t>
      </w:r>
      <w:r w:rsidR="0028447E">
        <w:rPr>
          <w:rFonts w:ascii="Times New Roman" w:hAnsi="Times New Roman" w:cs="Times New Roman"/>
        </w:rPr>
        <w:t>state</w:t>
      </w:r>
      <w:r w:rsidR="00C33C75" w:rsidRPr="00C9444E">
        <w:rPr>
          <w:rFonts w:ascii="Times New Roman" w:hAnsi="Times New Roman" w:cs="Times New Roman"/>
        </w:rPr>
        <w:t xml:space="preserve"> which may be critical to cancer metastasis. </w:t>
      </w:r>
      <w:r w:rsidR="00B13196" w:rsidRPr="00C9444E">
        <w:rPr>
          <w:rFonts w:ascii="Times New Roman" w:hAnsi="Times New Roman" w:cs="Times New Roman"/>
        </w:rPr>
        <w:t xml:space="preserve">Suppressing all coupled states except the E/M-W/O state requires only three links, suggesting the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B13196" w:rsidRPr="00C9444E">
        <w:rPr>
          <w:rFonts w:ascii="Times New Roman" w:eastAsiaTheme="minorEastAsia" w:hAnsi="Times New Roman" w:cs="Times New Roman"/>
        </w:rPr>
        <w:t>/</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B13196" w:rsidRPr="00C9444E">
        <w:rPr>
          <w:rFonts w:ascii="Times New Roman" w:eastAsiaTheme="minorEastAsia" w:hAnsi="Times New Roman" w:cs="Times New Roman"/>
        </w:rPr>
        <w:t>/</w:t>
      </w:r>
      <w:r w:rsidR="00B13196" w:rsidRPr="00C9444E">
        <w:rPr>
          <w:rFonts w:ascii="Times New Roman" w:hAnsi="Times New Roman" w:cs="Times New Roman"/>
        </w:rPr>
        <w:t>HIF-1/ROS/SNAIL axis i</w:t>
      </w:r>
      <w:r w:rsidR="00FF36DD" w:rsidRPr="00C9444E">
        <w:rPr>
          <w:rFonts w:ascii="Times New Roman" w:hAnsi="Times New Roman" w:cs="Times New Roman"/>
        </w:rPr>
        <w:t xml:space="preserve">s a key subset of </w:t>
      </w:r>
      <w:proofErr w:type="spellStart"/>
      <w:r w:rsidR="00FF36DD" w:rsidRPr="00C9444E">
        <w:rPr>
          <w:rFonts w:ascii="Times New Roman" w:hAnsi="Times New Roman" w:cs="Times New Roman"/>
        </w:rPr>
        <w:t>crosstalks</w:t>
      </w:r>
      <w:proofErr w:type="spellEnd"/>
      <w:r w:rsidR="00384287" w:rsidRPr="00C9444E">
        <w:rPr>
          <w:rFonts w:ascii="Times New Roman" w:hAnsi="Times New Roman" w:cs="Times New Roman"/>
        </w:rPr>
        <w:t xml:space="preserve">. When these </w:t>
      </w:r>
      <w:proofErr w:type="spellStart"/>
      <w:r w:rsidR="00384287" w:rsidRPr="00C9444E">
        <w:rPr>
          <w:rFonts w:ascii="Times New Roman" w:hAnsi="Times New Roman" w:cs="Times New Roman"/>
        </w:rPr>
        <w:t>crosstalks</w:t>
      </w:r>
      <w:proofErr w:type="spellEnd"/>
      <w:r w:rsidR="00384287" w:rsidRPr="00C9444E">
        <w:rPr>
          <w:rFonts w:ascii="Times New Roman" w:hAnsi="Times New Roman" w:cs="Times New Roman"/>
        </w:rPr>
        <w:t xml:space="preserve"> are active, our </w:t>
      </w:r>
      <w:r w:rsidR="00F741B1">
        <w:rPr>
          <w:rFonts w:ascii="Times New Roman" w:hAnsi="Times New Roman" w:cs="Times New Roman"/>
        </w:rPr>
        <w:t xml:space="preserve">current </w:t>
      </w:r>
      <w:r w:rsidR="00384287" w:rsidRPr="00C9444E">
        <w:rPr>
          <w:rFonts w:ascii="Times New Roman" w:hAnsi="Times New Roman" w:cs="Times New Roman"/>
        </w:rPr>
        <w:t>model suggests metabolic reprogramming drives EMT</w:t>
      </w:r>
      <w:r w:rsidR="00F741B1">
        <w:rPr>
          <w:rFonts w:ascii="Times New Roman" w:hAnsi="Times New Roman" w:cs="Times New Roman"/>
        </w:rPr>
        <w:t>. However,</w:t>
      </w:r>
      <w:r w:rsidR="00384287" w:rsidRPr="00C9444E">
        <w:rPr>
          <w:rFonts w:ascii="Times New Roman" w:hAnsi="Times New Roman" w:cs="Times New Roman"/>
        </w:rPr>
        <w:t xml:space="preserve"> previous work suggests EMT can drive metabolic reprogramming</w:t>
      </w:r>
      <w:r w:rsidR="00E428C6">
        <w:rPr>
          <w:rFonts w:ascii="Times New Roman" w:hAnsi="Times New Roman" w:cs="Times New Roman"/>
        </w:rPr>
        <w:t xml:space="preserve"> </w:t>
      </w:r>
      <w:sdt>
        <w:sdtPr>
          <w:rPr>
            <w:rFonts w:ascii="Times New Roman" w:hAnsi="Times New Roman" w:cs="Times New Roman"/>
          </w:rPr>
          <w:alias w:val="SmartCite Citation"/>
          <w:tag w:val="703cb261-b0c2-4f52-8c43-8dc408bf3954:02ebee00-145e-415f-9cd5-037c96ab89f6,703cb261-b0c2-4f52-8c43-8dc408bf3954:d82cc108-0438-4a1a-85d9-955812458332,703cb261-b0c2-4f52-8c43-8dc408bf3954:fcb7383a-2ae0-41f2-bd96-981141d24486+"/>
          <w:id w:val="-1333980347"/>
          <w:placeholder>
            <w:docPart w:val="DefaultPlaceholder_-1854013440"/>
          </w:placeholder>
        </w:sdtPr>
        <w:sdtEndPr/>
        <w:sdtContent>
          <w:r w:rsidR="00B22650" w:rsidRPr="00B22650">
            <w:rPr>
              <w:rFonts w:ascii="Times New Roman" w:eastAsia="Times New Roman" w:hAnsi="Times New Roman" w:cs="Times New Roman"/>
              <w:color w:val="000000"/>
            </w:rPr>
            <w:t>[30,80,81]</w:t>
          </w:r>
        </w:sdtContent>
      </w:sdt>
      <w:r w:rsidR="00F741B1">
        <w:rPr>
          <w:rFonts w:ascii="Times New Roman" w:hAnsi="Times New Roman" w:cs="Times New Roman"/>
        </w:rPr>
        <w:t xml:space="preserve">; </w:t>
      </w:r>
      <w:commentRangeStart w:id="261"/>
      <w:r w:rsidR="00F741B1">
        <w:rPr>
          <w:rFonts w:ascii="Times New Roman" w:hAnsi="Times New Roman" w:cs="Times New Roman"/>
        </w:rPr>
        <w:t>therefore</w:t>
      </w:r>
      <w:r w:rsidR="000E5F34">
        <w:rPr>
          <w:rFonts w:ascii="Times New Roman" w:hAnsi="Times New Roman" w:cs="Times New Roman"/>
        </w:rPr>
        <w:t>,</w:t>
      </w:r>
      <w:r w:rsidR="00F741B1">
        <w:rPr>
          <w:rFonts w:ascii="Times New Roman" w:hAnsi="Times New Roman" w:cs="Times New Roman"/>
        </w:rPr>
        <w:t xml:space="preserve"> the current model should </w:t>
      </w:r>
      <w:proofErr w:type="gramStart"/>
      <w:r w:rsidR="00F741B1">
        <w:rPr>
          <w:rFonts w:ascii="Times New Roman" w:hAnsi="Times New Roman" w:cs="Times New Roman"/>
        </w:rPr>
        <w:t>be expanded</w:t>
      </w:r>
      <w:proofErr w:type="gramEnd"/>
      <w:r w:rsidR="00384287" w:rsidRPr="00C9444E">
        <w:rPr>
          <w:rFonts w:ascii="Times New Roman" w:hAnsi="Times New Roman" w:cs="Times New Roman"/>
        </w:rPr>
        <w:t>.</w:t>
      </w:r>
      <w:r w:rsidR="00A93A17" w:rsidRPr="00C9444E">
        <w:rPr>
          <w:rFonts w:ascii="Times New Roman" w:hAnsi="Times New Roman" w:cs="Times New Roman"/>
        </w:rPr>
        <w:t xml:space="preserve"> </w:t>
      </w:r>
      <w:commentRangeEnd w:id="261"/>
      <w:r w:rsidR="003F75D1">
        <w:rPr>
          <w:rStyle w:val="CommentReference"/>
        </w:rPr>
        <w:commentReference w:id="261"/>
      </w:r>
      <w:r w:rsidR="00126BB2">
        <w:rPr>
          <w:rFonts w:ascii="Times New Roman" w:hAnsi="Times New Roman" w:cs="Times New Roman"/>
        </w:rPr>
        <w:t xml:space="preserve">As </w:t>
      </w:r>
      <w:proofErr w:type="gramStart"/>
      <w:r w:rsidR="00126BB2">
        <w:rPr>
          <w:rFonts w:ascii="Times New Roman" w:hAnsi="Times New Roman" w:cs="Times New Roman"/>
        </w:rPr>
        <w:t>we’ve</w:t>
      </w:r>
      <w:proofErr w:type="gramEnd"/>
      <w:r w:rsidR="00126BB2">
        <w:rPr>
          <w:rFonts w:ascii="Times New Roman" w:hAnsi="Times New Roman" w:cs="Times New Roman"/>
        </w:rPr>
        <w:t xml:space="preserve"> noted, studying these networks in isolation is just the first step in understanding how the metastasis is driven by these networks, and</w:t>
      </w:r>
      <w:r w:rsidR="00DF6D8A">
        <w:rPr>
          <w:rFonts w:ascii="Times New Roman" w:hAnsi="Times New Roman" w:cs="Times New Roman"/>
        </w:rPr>
        <w:t xml:space="preserve"> incorporating additional networks will be necessary to fully answer this question. </w:t>
      </w:r>
      <w:r w:rsidR="00126BB2">
        <w:rPr>
          <w:rFonts w:ascii="Times New Roman" w:hAnsi="Times New Roman" w:cs="Times New Roman"/>
        </w:rPr>
        <w:t xml:space="preserve"> For instance, p</w:t>
      </w:r>
      <w:r w:rsidR="00F741B1">
        <w:rPr>
          <w:rFonts w:ascii="Times New Roman" w:hAnsi="Times New Roman" w:cs="Times New Roman"/>
        </w:rPr>
        <w:t xml:space="preserve">revious studies coupling EMT, stemness, and Notch </w:t>
      </w:r>
      <w:r w:rsidR="00126BB2">
        <w:rPr>
          <w:rFonts w:ascii="Times New Roman" w:hAnsi="Times New Roman" w:cs="Times New Roman"/>
        </w:rPr>
        <w:t>signaling</w:t>
      </w:r>
      <w:r w:rsidR="00F741B1">
        <w:rPr>
          <w:rFonts w:ascii="Times New Roman" w:hAnsi="Times New Roman" w:cs="Times New Roman"/>
        </w:rPr>
        <w:t xml:space="preserve"> have</w:t>
      </w:r>
      <w:r w:rsidR="00A364FB" w:rsidRPr="00C9444E">
        <w:rPr>
          <w:rFonts w:ascii="Times New Roman" w:hAnsi="Times New Roman" w:cs="Times New Roman"/>
        </w:rPr>
        <w:t xml:space="preserve"> shown the</w:t>
      </w:r>
      <w:r w:rsidR="0043678A" w:rsidRPr="00C9444E">
        <w:rPr>
          <w:rFonts w:ascii="Times New Roman" w:hAnsi="Times New Roman" w:cs="Times New Roman"/>
        </w:rPr>
        <w:t xml:space="preserve"> various</w:t>
      </w:r>
      <w:r w:rsidR="00A364FB" w:rsidRPr="00C9444E">
        <w:rPr>
          <w:rFonts w:ascii="Times New Roman" w:hAnsi="Times New Roman" w:cs="Times New Roman"/>
        </w:rPr>
        <w:t xml:space="preserve"> phenotypes associated with therapy resistance, increased metastatic potential, and stem-like properties tend to be correlated</w:t>
      </w:r>
      <w:r w:rsidR="00E428C6">
        <w:rPr>
          <w:rFonts w:ascii="Times New Roman" w:hAnsi="Times New Roman" w:cs="Times New Roman"/>
        </w:rPr>
        <w:t xml:space="preserve"> </w:t>
      </w:r>
      <w:sdt>
        <w:sdtPr>
          <w:rPr>
            <w:rFonts w:ascii="Times New Roman" w:hAnsi="Times New Roman" w:cs="Times New Roman"/>
          </w:rPr>
          <w:alias w:val="SmartCite Citation"/>
          <w:tag w:val="703cb261-b0c2-4f52-8c43-8dc408bf3954:a7ce3a21-e45e-40a7-b6aa-ba549e9e8722,703cb261-b0c2-4f52-8c43-8dc408bf3954:1126e179-5d1c-4f81-8b76-12aad27364a2,703cb261-b0c2-4f52-8c43-8dc408bf3954:6ec9ce81-bc4d-4646-a321-ce38b3656ee4+"/>
          <w:id w:val="1204136777"/>
          <w:placeholder>
            <w:docPart w:val="DefaultPlaceholder_-1854013440"/>
          </w:placeholder>
        </w:sdtPr>
        <w:sdtEndPr/>
        <w:sdtContent>
          <w:r w:rsidR="00B22650" w:rsidRPr="00B22650">
            <w:rPr>
              <w:rFonts w:ascii="Times New Roman" w:eastAsia="Times New Roman" w:hAnsi="Times New Roman" w:cs="Times New Roman"/>
              <w:color w:val="000000"/>
            </w:rPr>
            <w:t>[82–84]</w:t>
          </w:r>
        </w:sdtContent>
      </w:sdt>
      <w:r w:rsidR="00A364FB" w:rsidRPr="00C9444E">
        <w:rPr>
          <w:rFonts w:ascii="Times New Roman" w:hAnsi="Times New Roman" w:cs="Times New Roman"/>
        </w:rPr>
        <w:t>.</w:t>
      </w:r>
      <w:r w:rsidR="0043678A" w:rsidRPr="00C9444E">
        <w:rPr>
          <w:rFonts w:ascii="Times New Roman" w:hAnsi="Times New Roman" w:cs="Times New Roman"/>
        </w:rPr>
        <w:t xml:space="preserve"> However, these couplings </w:t>
      </w:r>
      <w:r w:rsidR="004F3509" w:rsidRPr="00C9444E">
        <w:rPr>
          <w:rFonts w:ascii="Times New Roman" w:hAnsi="Times New Roman" w:cs="Times New Roman"/>
        </w:rPr>
        <w:t>also resulted in unexpected behaviors such as the co-localization of hybrid E/M cells</w:t>
      </w:r>
      <w:r w:rsidR="00E428C6">
        <w:rPr>
          <w:rFonts w:ascii="Times New Roman" w:hAnsi="Times New Roman" w:cs="Times New Roman"/>
        </w:rPr>
        <w:t xml:space="preserve"> </w:t>
      </w:r>
      <w:sdt>
        <w:sdtPr>
          <w:rPr>
            <w:rFonts w:ascii="Times New Roman" w:hAnsi="Times New Roman" w:cs="Times New Roman"/>
          </w:rPr>
          <w:alias w:val="SmartCite Citation"/>
          <w:tag w:val="703cb261-b0c2-4f52-8c43-8dc408bf3954:a7ce3a21-e45e-40a7-b6aa-ba549e9e8722+"/>
          <w:id w:val="-1372606164"/>
          <w:placeholder>
            <w:docPart w:val="DefaultPlaceholder_-1854013440"/>
          </w:placeholder>
        </w:sdtPr>
        <w:sdtEndPr/>
        <w:sdtContent>
          <w:r w:rsidR="00B22650" w:rsidRPr="00B22650">
            <w:rPr>
              <w:rFonts w:ascii="Times New Roman" w:eastAsia="Times New Roman" w:hAnsi="Times New Roman" w:cs="Times New Roman"/>
              <w:color w:val="000000"/>
            </w:rPr>
            <w:t>[82]</w:t>
          </w:r>
        </w:sdtContent>
      </w:sdt>
      <w:r w:rsidR="004F3509" w:rsidRPr="00C9444E">
        <w:rPr>
          <w:rFonts w:ascii="Times New Roman" w:hAnsi="Times New Roman" w:cs="Times New Roman"/>
        </w:rPr>
        <w:t xml:space="preserve"> and a stemness window that was tunable</w:t>
      </w:r>
      <w:r w:rsidR="00E428C6">
        <w:rPr>
          <w:rFonts w:ascii="Times New Roman" w:hAnsi="Times New Roman" w:cs="Times New Roman"/>
        </w:rPr>
        <w:t xml:space="preserve"> </w:t>
      </w:r>
      <w:sdt>
        <w:sdtPr>
          <w:rPr>
            <w:rFonts w:ascii="Times New Roman" w:hAnsi="Times New Roman" w:cs="Times New Roman"/>
          </w:rPr>
          <w:alias w:val="SmartCite Citation"/>
          <w:tag w:val="703cb261-b0c2-4f52-8c43-8dc408bf3954:1126e179-5d1c-4f81-8b76-12aad27364a2+"/>
          <w:id w:val="-1239244744"/>
          <w:placeholder>
            <w:docPart w:val="DefaultPlaceholder_-1854013440"/>
          </w:placeholder>
        </w:sdtPr>
        <w:sdtEndPr/>
        <w:sdtContent>
          <w:r w:rsidR="00B22650" w:rsidRPr="00B22650">
            <w:rPr>
              <w:rFonts w:ascii="Times New Roman" w:eastAsia="Times New Roman" w:hAnsi="Times New Roman" w:cs="Times New Roman"/>
              <w:color w:val="000000"/>
            </w:rPr>
            <w:t>[83]</w:t>
          </w:r>
        </w:sdtContent>
      </w:sdt>
      <w:r w:rsidR="004F3509" w:rsidRPr="00C9444E">
        <w:rPr>
          <w:rFonts w:ascii="Times New Roman" w:hAnsi="Times New Roman" w:cs="Times New Roman"/>
        </w:rPr>
        <w:t xml:space="preserve">. </w:t>
      </w:r>
      <w:r w:rsidR="009B2B4C" w:rsidRPr="00C9444E">
        <w:rPr>
          <w:rFonts w:ascii="Times New Roman" w:hAnsi="Times New Roman" w:cs="Times New Roman"/>
        </w:rPr>
        <w:t>Consequently, studying individual gene regulatory network modules, even in the presence of signals, is unable to give a thorough understanding of the network properties.</w:t>
      </w:r>
      <w:r w:rsidR="00BC6439" w:rsidRPr="00C9444E">
        <w:rPr>
          <w:rFonts w:ascii="Times New Roman" w:hAnsi="Times New Roman" w:cs="Times New Roman"/>
        </w:rPr>
        <w:t xml:space="preserve"> </w:t>
      </w:r>
      <w:r w:rsidR="00D415CE" w:rsidRPr="00C9444E">
        <w:rPr>
          <w:rFonts w:ascii="Times New Roman" w:hAnsi="Times New Roman" w:cs="Times New Roman"/>
        </w:rPr>
        <w:t xml:space="preserve">Therefore, to understand how the various phenotypes are correlated, and potentially identify key regulators, </w:t>
      </w:r>
      <w:r w:rsidR="00F17A2A" w:rsidRPr="00C9444E">
        <w:rPr>
          <w:rFonts w:ascii="Times New Roman" w:hAnsi="Times New Roman" w:cs="Times New Roman"/>
        </w:rPr>
        <w:t xml:space="preserve">multiple networks and </w:t>
      </w:r>
      <w:proofErr w:type="spellStart"/>
      <w:r w:rsidR="00F17A2A" w:rsidRPr="00C9444E">
        <w:rPr>
          <w:rFonts w:ascii="Times New Roman" w:hAnsi="Times New Roman" w:cs="Times New Roman"/>
        </w:rPr>
        <w:t>crosstalks</w:t>
      </w:r>
      <w:proofErr w:type="spellEnd"/>
      <w:r w:rsidR="00F17A2A" w:rsidRPr="00C9444E">
        <w:rPr>
          <w:rFonts w:ascii="Times New Roman" w:hAnsi="Times New Roman" w:cs="Times New Roman"/>
        </w:rPr>
        <w:t xml:space="preserve"> should </w:t>
      </w:r>
      <w:proofErr w:type="gramStart"/>
      <w:r w:rsidR="00F17A2A" w:rsidRPr="00C9444E">
        <w:rPr>
          <w:rFonts w:ascii="Times New Roman" w:hAnsi="Times New Roman" w:cs="Times New Roman"/>
        </w:rPr>
        <w:t>be studied</w:t>
      </w:r>
      <w:proofErr w:type="gramEnd"/>
      <w:r w:rsidR="00F17A2A" w:rsidRPr="00C9444E">
        <w:rPr>
          <w:rFonts w:ascii="Times New Roman" w:hAnsi="Times New Roman" w:cs="Times New Roman"/>
        </w:rPr>
        <w:t xml:space="preserve"> concurrently.</w:t>
      </w:r>
      <w:r w:rsidR="00874DD6" w:rsidRPr="00C9444E">
        <w:rPr>
          <w:rFonts w:ascii="Times New Roman" w:hAnsi="Times New Roman" w:cs="Times New Roman"/>
        </w:rPr>
        <w:t xml:space="preserve"> One potential coupling would be</w:t>
      </w:r>
      <w:r w:rsidR="00CB1A5F" w:rsidRPr="00C9444E">
        <w:rPr>
          <w:rFonts w:ascii="Times New Roman" w:hAnsi="Times New Roman" w:cs="Times New Roman"/>
        </w:rPr>
        <w:t xml:space="preserve"> the EMT network, stemness network, metabolic network, Notch-Jagged signaling, </w:t>
      </w:r>
      <w:r w:rsidR="00E50602" w:rsidRPr="00C9444E">
        <w:rPr>
          <w:rFonts w:ascii="Times New Roman" w:hAnsi="Times New Roman" w:cs="Times New Roman"/>
        </w:rPr>
        <w:t>KEAP/NRF2 pathway, and the immune-</w:t>
      </w:r>
      <w:r w:rsidR="00454948" w:rsidRPr="00C9444E">
        <w:rPr>
          <w:rFonts w:ascii="Times New Roman" w:hAnsi="Times New Roman" w:cs="Times New Roman"/>
        </w:rPr>
        <w:t>suppressor</w:t>
      </w:r>
      <w:r w:rsidR="00E50602" w:rsidRPr="00C9444E">
        <w:rPr>
          <w:rFonts w:ascii="Times New Roman" w:hAnsi="Times New Roman" w:cs="Times New Roman"/>
        </w:rPr>
        <w:t xml:space="preserve"> PD-L1</w:t>
      </w:r>
      <w:r w:rsidR="004541A8" w:rsidRPr="00C9444E">
        <w:rPr>
          <w:rFonts w:ascii="Times New Roman" w:hAnsi="Times New Roman" w:cs="Times New Roman"/>
        </w:rPr>
        <w:t xml:space="preserve"> (Fig. 10)</w:t>
      </w:r>
      <w:r w:rsidR="00874DD6" w:rsidRPr="00C9444E">
        <w:rPr>
          <w:rFonts w:ascii="Times New Roman" w:hAnsi="Times New Roman" w:cs="Times New Roman"/>
        </w:rPr>
        <w:t>. From this expansive</w:t>
      </w:r>
      <w:r w:rsidR="004F3509" w:rsidRPr="00C9444E">
        <w:rPr>
          <w:rFonts w:ascii="Times New Roman" w:hAnsi="Times New Roman" w:cs="Times New Roman"/>
        </w:rPr>
        <w:t xml:space="preserve"> network</w:t>
      </w:r>
      <w:r w:rsidR="00874DD6" w:rsidRPr="00C9444E">
        <w:rPr>
          <w:rFonts w:ascii="Times New Roman" w:hAnsi="Times New Roman" w:cs="Times New Roman"/>
        </w:rPr>
        <w:t xml:space="preserve">, we expect </w:t>
      </w:r>
      <w:r w:rsidR="00C87BEB">
        <w:rPr>
          <w:rFonts w:ascii="Times New Roman" w:hAnsi="Times New Roman" w:cs="Times New Roman"/>
        </w:rPr>
        <w:t xml:space="preserve">therapy resistance, increased metastatic potential, increased invasiveness, hybrid metabolism phenotypes, </w:t>
      </w:r>
      <w:r w:rsidR="00CB1A5F" w:rsidRPr="00C9444E">
        <w:rPr>
          <w:rFonts w:ascii="Times New Roman" w:hAnsi="Times New Roman" w:cs="Times New Roman"/>
        </w:rPr>
        <w:t xml:space="preserve">immune-evasive properties, and stem-like properties would be </w:t>
      </w:r>
      <w:proofErr w:type="gramStart"/>
      <w:r w:rsidR="00CB1A5F" w:rsidRPr="00C9444E">
        <w:rPr>
          <w:rFonts w:ascii="Times New Roman" w:hAnsi="Times New Roman" w:cs="Times New Roman"/>
        </w:rPr>
        <w:t>correlated</w:t>
      </w:r>
      <w:proofErr w:type="gramEnd"/>
      <w:r w:rsidR="00CB1A5F" w:rsidRPr="00C9444E">
        <w:rPr>
          <w:rFonts w:ascii="Times New Roman" w:hAnsi="Times New Roman" w:cs="Times New Roman"/>
        </w:rPr>
        <w:t xml:space="preserve"> and</w:t>
      </w:r>
      <w:r w:rsidR="00B36F91" w:rsidRPr="00C9444E">
        <w:rPr>
          <w:rFonts w:ascii="Times New Roman" w:hAnsi="Times New Roman" w:cs="Times New Roman"/>
        </w:rPr>
        <w:t xml:space="preserve"> key regulators </w:t>
      </w:r>
      <w:r w:rsidR="00262C38">
        <w:rPr>
          <w:rFonts w:ascii="Times New Roman" w:hAnsi="Times New Roman" w:cs="Times New Roman"/>
        </w:rPr>
        <w:t>c</w:t>
      </w:r>
      <w:r w:rsidR="00B36F91" w:rsidRPr="00C9444E">
        <w:rPr>
          <w:rFonts w:ascii="Times New Roman" w:hAnsi="Times New Roman" w:cs="Times New Roman"/>
        </w:rPr>
        <w:t>ould be identified.</w:t>
      </w:r>
    </w:p>
    <w:p w14:paraId="21DCC2BC" w14:textId="240C27D1" w:rsidR="00E469AE" w:rsidRPr="00C9444E" w:rsidRDefault="00AD7F58" w:rsidP="00011E4B">
      <w:pPr>
        <w:pStyle w:val="BodyText"/>
        <w:spacing w:line="480" w:lineRule="auto"/>
        <w:rPr>
          <w:rFonts w:ascii="Times New Roman" w:hAnsi="Times New Roman" w:cs="Times New Roman"/>
          <w:b/>
          <w:bCs/>
          <w:sz w:val="28"/>
          <w:szCs w:val="28"/>
        </w:rPr>
      </w:pPr>
      <w:bookmarkStart w:id="262" w:name="acknowledgements"/>
      <w:r w:rsidRPr="00C9444E">
        <w:rPr>
          <w:rFonts w:ascii="Times New Roman" w:hAnsi="Times New Roman" w:cs="Times New Roman"/>
          <w:b/>
          <w:bCs/>
          <w:sz w:val="28"/>
          <w:szCs w:val="28"/>
        </w:rPr>
        <w:t>Acknowledgements</w:t>
      </w:r>
      <w:bookmarkEnd w:id="262"/>
    </w:p>
    <w:p w14:paraId="13A444F1" w14:textId="473FBD3B" w:rsidR="00645AEC" w:rsidRPr="00C9444E" w:rsidRDefault="00645AEC" w:rsidP="00645AEC">
      <w:pPr>
        <w:pStyle w:val="BodyText"/>
        <w:spacing w:line="480" w:lineRule="auto"/>
        <w:rPr>
          <w:rFonts w:ascii="Times New Roman" w:hAnsi="Times New Roman" w:cs="Times New Roman"/>
          <w:color w:val="000000" w:themeColor="text1"/>
        </w:rPr>
      </w:pPr>
      <w:r w:rsidRPr="00C9444E">
        <w:rPr>
          <w:rFonts w:ascii="Times New Roman" w:hAnsi="Times New Roman" w:cs="Times New Roman"/>
          <w:color w:val="000000" w:themeColor="text1"/>
        </w:rPr>
        <w:t xml:space="preserve">This work </w:t>
      </w:r>
      <w:proofErr w:type="gramStart"/>
      <w:r w:rsidRPr="00C9444E">
        <w:rPr>
          <w:rFonts w:ascii="Times New Roman" w:hAnsi="Times New Roman" w:cs="Times New Roman"/>
          <w:color w:val="000000" w:themeColor="text1"/>
        </w:rPr>
        <w:t>was supported</w:t>
      </w:r>
      <w:proofErr w:type="gramEnd"/>
      <w:r w:rsidRPr="00C9444E">
        <w:rPr>
          <w:rFonts w:ascii="Times New Roman" w:hAnsi="Times New Roman" w:cs="Times New Roman"/>
          <w:color w:val="000000" w:themeColor="text1"/>
        </w:rPr>
        <w:t xml:space="preserve"> by National Science Foundation by sponsoring the Center for Theoretical Biological Physics – award PHY-2019745 (JNO, HL) and by awards PHY-1605817 (HL)</w:t>
      </w:r>
      <w:r w:rsidR="006F27FB" w:rsidRPr="00C9444E">
        <w:rPr>
          <w:rFonts w:ascii="Times New Roman" w:hAnsi="Times New Roman" w:cs="Times New Roman"/>
          <w:color w:val="000000" w:themeColor="text1"/>
        </w:rPr>
        <w:t xml:space="preserve">, </w:t>
      </w:r>
      <w:r w:rsidRPr="00C9444E">
        <w:rPr>
          <w:rFonts w:ascii="Times New Roman" w:hAnsi="Times New Roman" w:cs="Times New Roman"/>
          <w:color w:val="000000" w:themeColor="text1"/>
        </w:rPr>
        <w:t>CHE-1614101 (JNO)</w:t>
      </w:r>
      <w:r w:rsidR="006F27FB" w:rsidRPr="00C9444E">
        <w:rPr>
          <w:rFonts w:ascii="Times New Roman" w:hAnsi="Times New Roman" w:cs="Times New Roman"/>
          <w:color w:val="000000" w:themeColor="text1"/>
        </w:rPr>
        <w:t>, and PHY</w:t>
      </w:r>
      <w:r w:rsidR="00EB7EC1" w:rsidRPr="00C9444E">
        <w:rPr>
          <w:rFonts w:ascii="Times New Roman" w:hAnsi="Times New Roman" w:cs="Times New Roman"/>
          <w:color w:val="000000" w:themeColor="text1"/>
        </w:rPr>
        <w:t>-</w:t>
      </w:r>
      <w:r w:rsidR="006F27FB" w:rsidRPr="00C9444E">
        <w:rPr>
          <w:rFonts w:ascii="Times New Roman" w:hAnsi="Times New Roman" w:cs="Times New Roman"/>
          <w:color w:val="000000" w:themeColor="text1"/>
        </w:rPr>
        <w:t>1522550 (JNO, MG)</w:t>
      </w:r>
      <w:r w:rsidRPr="00C9444E">
        <w:rPr>
          <w:rFonts w:ascii="Times New Roman" w:hAnsi="Times New Roman" w:cs="Times New Roman"/>
          <w:color w:val="000000" w:themeColor="text1"/>
        </w:rPr>
        <w:t>.</w:t>
      </w:r>
      <w:r w:rsidR="006F27FB" w:rsidRPr="00C9444E">
        <w:rPr>
          <w:rFonts w:ascii="Times New Roman" w:hAnsi="Times New Roman" w:cs="Times New Roman"/>
          <w:color w:val="000000" w:themeColor="text1"/>
        </w:rPr>
        <w:t xml:space="preserve"> JNO is a CPRIT Scholar in Cancer Research.</w:t>
      </w:r>
      <w:r w:rsidR="00E2699B" w:rsidRPr="00C9444E">
        <w:rPr>
          <w:rFonts w:ascii="Times New Roman" w:hAnsi="Times New Roman" w:cs="Times New Roman"/>
          <w:color w:val="000000" w:themeColor="text1"/>
        </w:rPr>
        <w:t xml:space="preserve"> MG </w:t>
      </w:r>
      <w:proofErr w:type="gramStart"/>
      <w:r w:rsidR="00E2699B" w:rsidRPr="00C9444E">
        <w:rPr>
          <w:rFonts w:ascii="Times New Roman" w:hAnsi="Times New Roman" w:cs="Times New Roman"/>
          <w:color w:val="000000" w:themeColor="text1"/>
        </w:rPr>
        <w:t xml:space="preserve">was </w:t>
      </w:r>
      <w:r w:rsidR="006F27FB" w:rsidRPr="00C9444E">
        <w:rPr>
          <w:rFonts w:ascii="Times New Roman" w:hAnsi="Times New Roman" w:cs="Times New Roman"/>
          <w:color w:val="000000" w:themeColor="text1"/>
        </w:rPr>
        <w:t>also supported</w:t>
      </w:r>
      <w:proofErr w:type="gramEnd"/>
      <w:r w:rsidR="006F27FB" w:rsidRPr="00C9444E">
        <w:rPr>
          <w:rFonts w:ascii="Times New Roman" w:hAnsi="Times New Roman" w:cs="Times New Roman"/>
          <w:color w:val="000000" w:themeColor="text1"/>
        </w:rPr>
        <w:t xml:space="preserve"> by the NSF GRFP no. 1842494.</w:t>
      </w:r>
    </w:p>
    <w:p w14:paraId="23F0BC08" w14:textId="656A4603" w:rsidR="0050300D" w:rsidRPr="00C9444E" w:rsidRDefault="0050300D" w:rsidP="00645AEC">
      <w:pPr>
        <w:pStyle w:val="BodyText"/>
        <w:spacing w:line="480" w:lineRule="auto"/>
        <w:rPr>
          <w:rFonts w:ascii="Times New Roman" w:hAnsi="Times New Roman" w:cs="Times New Roman"/>
          <w:color w:val="000000" w:themeColor="text1"/>
        </w:rPr>
      </w:pPr>
    </w:p>
    <w:p w14:paraId="390CC964" w14:textId="6D871EAE" w:rsidR="0050300D" w:rsidRPr="00C9444E" w:rsidRDefault="0050300D" w:rsidP="005B4192">
      <w:pPr>
        <w:pStyle w:val="BodyText"/>
        <w:spacing w:line="480" w:lineRule="auto"/>
        <w:rPr>
          <w:rFonts w:ascii="Times New Roman" w:hAnsi="Times New Roman" w:cs="Times New Roman"/>
          <w:b/>
          <w:bCs/>
          <w:color w:val="000000" w:themeColor="text1"/>
          <w:sz w:val="28"/>
          <w:szCs w:val="28"/>
        </w:rPr>
      </w:pPr>
      <w:r w:rsidRPr="00C9444E">
        <w:rPr>
          <w:rFonts w:ascii="Times New Roman" w:hAnsi="Times New Roman" w:cs="Times New Roman"/>
          <w:b/>
          <w:bCs/>
          <w:color w:val="000000" w:themeColor="text1"/>
          <w:sz w:val="28"/>
          <w:szCs w:val="28"/>
        </w:rPr>
        <w:t>References</w:t>
      </w:r>
    </w:p>
    <w:sdt>
      <w:sdtPr>
        <w:rPr>
          <w:rFonts w:ascii="Times New Roman" w:eastAsiaTheme="minorEastAsia" w:hAnsi="Times New Roman" w:cs="Times New Roman"/>
        </w:rPr>
        <w:alias w:val="SmartCite Bibliography"/>
        <w:tag w:val="Vancouver (brackets)"/>
        <w:id w:val="-982688757"/>
        <w:placeholder>
          <w:docPart w:val="DefaultPlaceholder_-1854013440"/>
        </w:placeholder>
      </w:sdtPr>
      <w:sdtEndPr/>
      <w:sdtContent>
        <w:p w14:paraId="316E4657" w14:textId="77777777" w:rsidR="00B22650" w:rsidRPr="00B22650" w:rsidRDefault="00B22650">
          <w:pPr>
            <w:divId w:val="837620366"/>
            <w:rPr>
              <w:rFonts w:ascii="Times New Roman" w:eastAsia="Times New Roman" w:hAnsi="Times New Roman" w:cs="Times New Roman"/>
              <w:color w:val="000000"/>
            </w:rPr>
          </w:pPr>
        </w:p>
        <w:p w14:paraId="6E8D3C2A" w14:textId="77777777" w:rsidR="00B22650" w:rsidRPr="00B22650" w:rsidRDefault="00B22650">
          <w:pPr>
            <w:pStyle w:val="csl-entry"/>
            <w:divId w:val="837620366"/>
            <w:rPr>
              <w:color w:val="000000"/>
            </w:rPr>
          </w:pPr>
          <w:r w:rsidRPr="00B22650">
            <w:rPr>
              <w:color w:val="000000"/>
            </w:rPr>
            <w:t xml:space="preserve">1. Hanahan D. Hallmarks of Cancer: New Dimensions. Cancer </w:t>
          </w:r>
          <w:proofErr w:type="spellStart"/>
          <w:r w:rsidRPr="00B22650">
            <w:rPr>
              <w:color w:val="000000"/>
            </w:rPr>
            <w:t>Discov</w:t>
          </w:r>
          <w:proofErr w:type="spellEnd"/>
          <w:r w:rsidRPr="00B22650">
            <w:rPr>
              <w:color w:val="000000"/>
            </w:rPr>
            <w:t>. 2022;12(1):31–46.</w:t>
          </w:r>
        </w:p>
        <w:p w14:paraId="3B49F8D1" w14:textId="77777777" w:rsidR="00B22650" w:rsidRPr="00B22650" w:rsidRDefault="00B22650">
          <w:pPr>
            <w:pStyle w:val="csl-entry"/>
            <w:divId w:val="837620366"/>
            <w:rPr>
              <w:color w:val="000000"/>
            </w:rPr>
          </w:pPr>
          <w:r w:rsidRPr="00B22650">
            <w:rPr>
              <w:color w:val="000000"/>
            </w:rPr>
            <w:t xml:space="preserve">2. </w:t>
          </w:r>
          <w:proofErr w:type="spellStart"/>
          <w:r w:rsidRPr="00B22650">
            <w:rPr>
              <w:color w:val="000000"/>
            </w:rPr>
            <w:t>Kalluri</w:t>
          </w:r>
          <w:proofErr w:type="spellEnd"/>
          <w:r w:rsidRPr="00B22650">
            <w:rPr>
              <w:color w:val="000000"/>
            </w:rPr>
            <w:t xml:space="preserve"> R. EMT: When epithelial cells decide to become mesenchymal-like cells. J Clin Invest. 2009;119(6):1417–9.</w:t>
          </w:r>
        </w:p>
        <w:p w14:paraId="1FDB3096" w14:textId="77777777" w:rsidR="00B22650" w:rsidRPr="00B22650" w:rsidRDefault="00B22650">
          <w:pPr>
            <w:pStyle w:val="csl-entry"/>
            <w:divId w:val="837620366"/>
            <w:rPr>
              <w:color w:val="000000"/>
            </w:rPr>
          </w:pPr>
          <w:r w:rsidRPr="00B22650">
            <w:rPr>
              <w:color w:val="000000"/>
            </w:rPr>
            <w:t xml:space="preserve">3. Hay ED. The mesenchymal cell, its role in the embryo, and the remarkable signaling mechanisms that create it. Dev </w:t>
          </w:r>
          <w:proofErr w:type="spellStart"/>
          <w:r w:rsidRPr="00B22650">
            <w:rPr>
              <w:color w:val="000000"/>
            </w:rPr>
            <w:t>Dynam</w:t>
          </w:r>
          <w:proofErr w:type="spellEnd"/>
          <w:r w:rsidRPr="00B22650">
            <w:rPr>
              <w:color w:val="000000"/>
            </w:rPr>
            <w:t>. 2005;233(3):706–20.</w:t>
          </w:r>
        </w:p>
        <w:p w14:paraId="36E3A8FC" w14:textId="77777777" w:rsidR="00B22650" w:rsidRPr="00B22650" w:rsidRDefault="00B22650">
          <w:pPr>
            <w:pStyle w:val="csl-entry"/>
            <w:divId w:val="837620366"/>
            <w:rPr>
              <w:color w:val="000000"/>
            </w:rPr>
          </w:pPr>
          <w:r w:rsidRPr="00B22650">
            <w:rPr>
              <w:color w:val="000000"/>
            </w:rPr>
            <w:t xml:space="preserve">4. </w:t>
          </w:r>
          <w:proofErr w:type="spellStart"/>
          <w:r w:rsidRPr="00B22650">
            <w:rPr>
              <w:color w:val="000000"/>
            </w:rPr>
            <w:t>Pietilä</w:t>
          </w:r>
          <w:proofErr w:type="spellEnd"/>
          <w:r w:rsidRPr="00B22650">
            <w:rPr>
              <w:color w:val="000000"/>
            </w:rPr>
            <w:t xml:space="preserve"> M, </w:t>
          </w:r>
          <w:proofErr w:type="spellStart"/>
          <w:r w:rsidRPr="00B22650">
            <w:rPr>
              <w:color w:val="000000"/>
            </w:rPr>
            <w:t>Ivaska</w:t>
          </w:r>
          <w:proofErr w:type="spellEnd"/>
          <w:r w:rsidRPr="00B22650">
            <w:rPr>
              <w:color w:val="000000"/>
            </w:rPr>
            <w:t xml:space="preserve"> J, Mani SA. Whom to blame for metastasis, the epithelial–mesenchymal transition or the tumor microenvironment? Cancer Lett. 2016;380(1):359–68.</w:t>
          </w:r>
        </w:p>
        <w:p w14:paraId="56D691C1" w14:textId="77777777" w:rsidR="00B22650" w:rsidRPr="00B22650" w:rsidRDefault="00B22650">
          <w:pPr>
            <w:pStyle w:val="csl-entry"/>
            <w:divId w:val="837620366"/>
            <w:rPr>
              <w:color w:val="000000"/>
            </w:rPr>
          </w:pPr>
          <w:r w:rsidRPr="00B22650">
            <w:rPr>
              <w:color w:val="000000"/>
            </w:rPr>
            <w:t xml:space="preserve">5. Talbot LJ, Bhattacharya SD, </w:t>
          </w:r>
          <w:proofErr w:type="spellStart"/>
          <w:r w:rsidRPr="00B22650">
            <w:rPr>
              <w:color w:val="000000"/>
            </w:rPr>
            <w:t>Kuo</w:t>
          </w:r>
          <w:proofErr w:type="spellEnd"/>
          <w:r w:rsidRPr="00B22650">
            <w:rPr>
              <w:color w:val="000000"/>
            </w:rPr>
            <w:t xml:space="preserve"> PC. Epithelial-mesenchymal transition, the tumor microenvironment, and metastatic behavior of epithelial malignancies. Int J </w:t>
          </w:r>
          <w:proofErr w:type="spellStart"/>
          <w:r w:rsidRPr="00B22650">
            <w:rPr>
              <w:color w:val="000000"/>
            </w:rPr>
            <w:t>Biochem</w:t>
          </w:r>
          <w:proofErr w:type="spellEnd"/>
          <w:r w:rsidRPr="00B22650">
            <w:rPr>
              <w:color w:val="000000"/>
            </w:rPr>
            <w:t xml:space="preserve"> Mol Biol. 2012 May 18;3(2):117–36.</w:t>
          </w:r>
        </w:p>
        <w:p w14:paraId="00A27A86" w14:textId="77777777" w:rsidR="00B22650" w:rsidRPr="00B22650" w:rsidRDefault="00B22650">
          <w:pPr>
            <w:pStyle w:val="csl-entry"/>
            <w:divId w:val="837620366"/>
            <w:rPr>
              <w:color w:val="000000"/>
            </w:rPr>
          </w:pPr>
          <w:r w:rsidRPr="00B22650">
            <w:rPr>
              <w:color w:val="000000"/>
            </w:rPr>
            <w:t xml:space="preserve">6. Cho ES, Kang HE, Kim NH, </w:t>
          </w:r>
          <w:proofErr w:type="spellStart"/>
          <w:r w:rsidRPr="00B22650">
            <w:rPr>
              <w:color w:val="000000"/>
            </w:rPr>
            <w:t>Yook</w:t>
          </w:r>
          <w:proofErr w:type="spellEnd"/>
          <w:r w:rsidRPr="00B22650">
            <w:rPr>
              <w:color w:val="000000"/>
            </w:rPr>
            <w:t xml:space="preserve"> JI. Therapeutic implications of cancer epithelial-mesenchymal transition (EMT). Arch Pharm Res. 2019;42(1):14–24.</w:t>
          </w:r>
        </w:p>
        <w:p w14:paraId="74431F3F" w14:textId="77777777" w:rsidR="00B22650" w:rsidRPr="00B22650" w:rsidRDefault="00B22650">
          <w:pPr>
            <w:pStyle w:val="csl-entry"/>
            <w:divId w:val="837620366"/>
            <w:rPr>
              <w:color w:val="000000"/>
            </w:rPr>
          </w:pPr>
          <w:r w:rsidRPr="00B22650">
            <w:rPr>
              <w:color w:val="000000"/>
            </w:rPr>
            <w:t xml:space="preserve">7. Lu M, Jolly MK, Levine H, </w:t>
          </w:r>
          <w:proofErr w:type="spellStart"/>
          <w:r w:rsidRPr="00B22650">
            <w:rPr>
              <w:color w:val="000000"/>
            </w:rPr>
            <w:t>Onuchic</w:t>
          </w:r>
          <w:proofErr w:type="spellEnd"/>
          <w:r w:rsidRPr="00B22650">
            <w:rPr>
              <w:color w:val="000000"/>
            </w:rPr>
            <w:t xml:space="preserve"> JN, Ben-Jacob E. MicroRNA-based regulation of epithelial–hybrid–mesenchymal fate determination. Proc National </w:t>
          </w:r>
          <w:proofErr w:type="spellStart"/>
          <w:r w:rsidRPr="00B22650">
            <w:rPr>
              <w:color w:val="000000"/>
            </w:rPr>
            <w:t>Acad</w:t>
          </w:r>
          <w:proofErr w:type="spellEnd"/>
          <w:r w:rsidRPr="00B22650">
            <w:rPr>
              <w:color w:val="000000"/>
            </w:rPr>
            <w:t xml:space="preserve"> Sci. 2013;110(45):18144–9.</w:t>
          </w:r>
        </w:p>
        <w:p w14:paraId="4E12B969" w14:textId="77777777" w:rsidR="00B22650" w:rsidRPr="00B22650" w:rsidRDefault="00B22650">
          <w:pPr>
            <w:pStyle w:val="csl-entry"/>
            <w:divId w:val="837620366"/>
            <w:rPr>
              <w:color w:val="000000"/>
            </w:rPr>
          </w:pPr>
          <w:r w:rsidRPr="00B22650">
            <w:rPr>
              <w:color w:val="000000"/>
            </w:rPr>
            <w:t xml:space="preserve">8. </w:t>
          </w:r>
          <w:proofErr w:type="spellStart"/>
          <w:r w:rsidRPr="00B22650">
            <w:rPr>
              <w:color w:val="000000"/>
            </w:rPr>
            <w:t>Saitoh</w:t>
          </w:r>
          <w:proofErr w:type="spellEnd"/>
          <w:r w:rsidRPr="00B22650">
            <w:rPr>
              <w:color w:val="000000"/>
            </w:rPr>
            <w:t xml:space="preserve"> M. Involvement of partial EMT in cancer progression. J </w:t>
          </w:r>
          <w:proofErr w:type="spellStart"/>
          <w:r w:rsidRPr="00B22650">
            <w:rPr>
              <w:color w:val="000000"/>
            </w:rPr>
            <w:t>Biochem</w:t>
          </w:r>
          <w:proofErr w:type="spellEnd"/>
          <w:r w:rsidRPr="00B22650">
            <w:rPr>
              <w:color w:val="000000"/>
            </w:rPr>
            <w:t>. 2018;164(4):257–64.</w:t>
          </w:r>
        </w:p>
        <w:p w14:paraId="3F5FCA62" w14:textId="77777777" w:rsidR="00B22650" w:rsidRPr="00B22650" w:rsidRDefault="00B22650">
          <w:pPr>
            <w:pStyle w:val="csl-entry"/>
            <w:divId w:val="837620366"/>
            <w:rPr>
              <w:color w:val="000000"/>
            </w:rPr>
          </w:pPr>
          <w:r w:rsidRPr="00B22650">
            <w:rPr>
              <w:color w:val="000000"/>
            </w:rPr>
            <w:t xml:space="preserve">9. Saxena K, Jolly MK, Balamurugan K. Hypoxia, partial EMT and collective migration: Emerging culprits in metastasis. </w:t>
          </w:r>
          <w:proofErr w:type="spellStart"/>
          <w:r w:rsidRPr="00B22650">
            <w:rPr>
              <w:color w:val="000000"/>
            </w:rPr>
            <w:t>Transl</w:t>
          </w:r>
          <w:proofErr w:type="spellEnd"/>
          <w:r w:rsidRPr="00B22650">
            <w:rPr>
              <w:color w:val="000000"/>
            </w:rPr>
            <w:t xml:space="preserve"> Oncol. 2020;13(11):100845.</w:t>
          </w:r>
        </w:p>
        <w:p w14:paraId="58E3F841" w14:textId="77777777" w:rsidR="00B22650" w:rsidRPr="00B22650" w:rsidRDefault="00B22650">
          <w:pPr>
            <w:pStyle w:val="csl-entry"/>
            <w:divId w:val="837620366"/>
            <w:rPr>
              <w:color w:val="000000"/>
            </w:rPr>
          </w:pPr>
          <w:r w:rsidRPr="00B22650">
            <w:rPr>
              <w:color w:val="000000"/>
            </w:rPr>
            <w:t xml:space="preserve">10. Bakir B, </w:t>
          </w:r>
          <w:proofErr w:type="spellStart"/>
          <w:r w:rsidRPr="00B22650">
            <w:rPr>
              <w:color w:val="000000"/>
            </w:rPr>
            <w:t>Chiarella</w:t>
          </w:r>
          <w:proofErr w:type="spellEnd"/>
          <w:r w:rsidRPr="00B22650">
            <w:rPr>
              <w:color w:val="000000"/>
            </w:rPr>
            <w:t xml:space="preserve"> AM, </w:t>
          </w:r>
          <w:proofErr w:type="spellStart"/>
          <w:r w:rsidRPr="00B22650">
            <w:rPr>
              <w:color w:val="000000"/>
            </w:rPr>
            <w:t>Pitarresi</w:t>
          </w:r>
          <w:proofErr w:type="spellEnd"/>
          <w:r w:rsidRPr="00B22650">
            <w:rPr>
              <w:color w:val="000000"/>
            </w:rPr>
            <w:t xml:space="preserve"> JR, </w:t>
          </w:r>
          <w:proofErr w:type="spellStart"/>
          <w:r w:rsidRPr="00B22650">
            <w:rPr>
              <w:color w:val="000000"/>
            </w:rPr>
            <w:t>Rustgi</w:t>
          </w:r>
          <w:proofErr w:type="spellEnd"/>
          <w:r w:rsidRPr="00B22650">
            <w:rPr>
              <w:color w:val="000000"/>
            </w:rPr>
            <w:t xml:space="preserve"> AK. EMT, MET, Plasticity, and Tumor Metastasis. Trends Cell Biol. 2020;30(10):764–76.</w:t>
          </w:r>
        </w:p>
        <w:p w14:paraId="3CB7A99C" w14:textId="77777777" w:rsidR="00B22650" w:rsidRPr="00B22650" w:rsidRDefault="00B22650">
          <w:pPr>
            <w:pStyle w:val="csl-entry"/>
            <w:divId w:val="837620366"/>
            <w:rPr>
              <w:color w:val="000000"/>
            </w:rPr>
          </w:pPr>
          <w:r w:rsidRPr="00B22650">
            <w:rPr>
              <w:color w:val="000000"/>
            </w:rPr>
            <w:t xml:space="preserve">11. </w:t>
          </w:r>
          <w:proofErr w:type="spellStart"/>
          <w:r w:rsidRPr="00B22650">
            <w:rPr>
              <w:color w:val="000000"/>
            </w:rPr>
            <w:t>Pastushenko</w:t>
          </w:r>
          <w:proofErr w:type="spellEnd"/>
          <w:r w:rsidRPr="00B22650">
            <w:rPr>
              <w:color w:val="000000"/>
            </w:rPr>
            <w:t xml:space="preserve"> I, </w:t>
          </w:r>
          <w:proofErr w:type="spellStart"/>
          <w:r w:rsidRPr="00B22650">
            <w:rPr>
              <w:color w:val="000000"/>
            </w:rPr>
            <w:t>Blanpain</w:t>
          </w:r>
          <w:proofErr w:type="spellEnd"/>
          <w:r w:rsidRPr="00B22650">
            <w:rPr>
              <w:color w:val="000000"/>
            </w:rPr>
            <w:t xml:space="preserve"> C. EMT Transition States during Tumor Progression and Metastasis. Trends Cell Biol. 2018;29(3):212–26.</w:t>
          </w:r>
        </w:p>
        <w:p w14:paraId="6CF290E6" w14:textId="77777777" w:rsidR="00B22650" w:rsidRPr="00B22650" w:rsidRDefault="00B22650">
          <w:pPr>
            <w:pStyle w:val="csl-entry"/>
            <w:divId w:val="837620366"/>
            <w:rPr>
              <w:color w:val="000000"/>
            </w:rPr>
          </w:pPr>
          <w:r w:rsidRPr="00B22650">
            <w:rPr>
              <w:color w:val="000000"/>
            </w:rPr>
            <w:t xml:space="preserve">12. </w:t>
          </w:r>
          <w:proofErr w:type="spellStart"/>
          <w:r w:rsidRPr="00B22650">
            <w:rPr>
              <w:color w:val="000000"/>
            </w:rPr>
            <w:t>Fustaino</w:t>
          </w:r>
          <w:proofErr w:type="spellEnd"/>
          <w:r w:rsidRPr="00B22650">
            <w:rPr>
              <w:color w:val="000000"/>
            </w:rPr>
            <w:t xml:space="preserve"> V, </w:t>
          </w:r>
          <w:proofErr w:type="spellStart"/>
          <w:r w:rsidRPr="00B22650">
            <w:rPr>
              <w:color w:val="000000"/>
            </w:rPr>
            <w:t>Presutti</w:t>
          </w:r>
          <w:proofErr w:type="spellEnd"/>
          <w:r w:rsidRPr="00B22650">
            <w:rPr>
              <w:color w:val="000000"/>
            </w:rPr>
            <w:t xml:space="preserve"> D, Colombo T, </w:t>
          </w:r>
          <w:proofErr w:type="spellStart"/>
          <w:r w:rsidRPr="00B22650">
            <w:rPr>
              <w:color w:val="000000"/>
            </w:rPr>
            <w:t>Cardinali</w:t>
          </w:r>
          <w:proofErr w:type="spellEnd"/>
          <w:r w:rsidRPr="00B22650">
            <w:rPr>
              <w:color w:val="000000"/>
            </w:rPr>
            <w:t xml:space="preserve"> B, </w:t>
          </w:r>
          <w:proofErr w:type="spellStart"/>
          <w:r w:rsidRPr="00B22650">
            <w:rPr>
              <w:color w:val="000000"/>
            </w:rPr>
            <w:t>Papoff</w:t>
          </w:r>
          <w:proofErr w:type="spellEnd"/>
          <w:r w:rsidRPr="00B22650">
            <w:rPr>
              <w:color w:val="000000"/>
            </w:rPr>
            <w:t xml:space="preserve"> G, Brandi R, et al. Characterization of epithelial-mesenchymal transition intermediate/hybrid phenotypes associated to resistance to EGFR inhibitors in non-small cell lung cancer cell lines. </w:t>
          </w:r>
          <w:proofErr w:type="spellStart"/>
          <w:r w:rsidRPr="00B22650">
            <w:rPr>
              <w:color w:val="000000"/>
            </w:rPr>
            <w:t>Oncotarget</w:t>
          </w:r>
          <w:proofErr w:type="spellEnd"/>
          <w:r w:rsidRPr="00B22650">
            <w:rPr>
              <w:color w:val="000000"/>
            </w:rPr>
            <w:t>. 2017;8(61):103340–63.</w:t>
          </w:r>
        </w:p>
        <w:p w14:paraId="30ADAF7B" w14:textId="77777777" w:rsidR="00B22650" w:rsidRPr="00B22650" w:rsidRDefault="00B22650">
          <w:pPr>
            <w:pStyle w:val="csl-entry"/>
            <w:divId w:val="837620366"/>
            <w:rPr>
              <w:color w:val="000000"/>
            </w:rPr>
          </w:pPr>
          <w:r w:rsidRPr="00B22650">
            <w:rPr>
              <w:color w:val="000000"/>
            </w:rPr>
            <w:t xml:space="preserve">13. George JT, Jolly MK, Xu J, </w:t>
          </w:r>
          <w:proofErr w:type="spellStart"/>
          <w:r w:rsidRPr="00B22650">
            <w:rPr>
              <w:color w:val="000000"/>
            </w:rPr>
            <w:t>Somarelli</w:t>
          </w:r>
          <w:proofErr w:type="spellEnd"/>
          <w:r w:rsidRPr="00B22650">
            <w:rPr>
              <w:color w:val="000000"/>
            </w:rPr>
            <w:t xml:space="preserve"> J, Levine H. Survival outcomes in cancer patients predicted by a partial EMT gene expression scoring metric. Cancer Res. 2017;77(22):canres.3521.2016.</w:t>
          </w:r>
        </w:p>
        <w:p w14:paraId="1231D921" w14:textId="77777777" w:rsidR="00B22650" w:rsidRPr="00B22650" w:rsidRDefault="00B22650">
          <w:pPr>
            <w:pStyle w:val="csl-entry"/>
            <w:divId w:val="837620366"/>
            <w:rPr>
              <w:color w:val="000000"/>
            </w:rPr>
          </w:pPr>
          <w:r w:rsidRPr="00B22650">
            <w:rPr>
              <w:color w:val="000000"/>
            </w:rPr>
            <w:t xml:space="preserve">14. Jolly MK, Tripathi SC, Jia D, Mooney SM, </w:t>
          </w:r>
          <w:proofErr w:type="spellStart"/>
          <w:r w:rsidRPr="00B22650">
            <w:rPr>
              <w:color w:val="000000"/>
            </w:rPr>
            <w:t>Celiktas</w:t>
          </w:r>
          <w:proofErr w:type="spellEnd"/>
          <w:r w:rsidRPr="00B22650">
            <w:rPr>
              <w:color w:val="000000"/>
            </w:rPr>
            <w:t xml:space="preserve"> M, </w:t>
          </w:r>
          <w:proofErr w:type="spellStart"/>
          <w:r w:rsidRPr="00B22650">
            <w:rPr>
              <w:color w:val="000000"/>
            </w:rPr>
            <w:t>Hanash</w:t>
          </w:r>
          <w:proofErr w:type="spellEnd"/>
          <w:r w:rsidRPr="00B22650">
            <w:rPr>
              <w:color w:val="000000"/>
            </w:rPr>
            <w:t xml:space="preserve"> SM, et al. Stability of the hybrid epithelial/mesenchymal phenotype. </w:t>
          </w:r>
          <w:proofErr w:type="spellStart"/>
          <w:r w:rsidRPr="00B22650">
            <w:rPr>
              <w:color w:val="000000"/>
            </w:rPr>
            <w:t>Oncotarget</w:t>
          </w:r>
          <w:proofErr w:type="spellEnd"/>
          <w:r w:rsidRPr="00B22650">
            <w:rPr>
              <w:color w:val="000000"/>
            </w:rPr>
            <w:t>. 2016;7(19):27067–84.</w:t>
          </w:r>
        </w:p>
        <w:p w14:paraId="1D63797E" w14:textId="77777777" w:rsidR="00B22650" w:rsidRPr="00B22650" w:rsidRDefault="00B22650">
          <w:pPr>
            <w:pStyle w:val="csl-entry"/>
            <w:divId w:val="837620366"/>
            <w:rPr>
              <w:color w:val="000000"/>
            </w:rPr>
          </w:pPr>
          <w:r w:rsidRPr="00B22650">
            <w:rPr>
              <w:color w:val="000000"/>
            </w:rPr>
            <w:t xml:space="preserve">15. </w:t>
          </w:r>
          <w:proofErr w:type="spellStart"/>
          <w:r w:rsidRPr="00B22650">
            <w:rPr>
              <w:color w:val="000000"/>
            </w:rPr>
            <w:t>Pastushenko</w:t>
          </w:r>
          <w:proofErr w:type="spellEnd"/>
          <w:r w:rsidRPr="00B22650">
            <w:rPr>
              <w:color w:val="000000"/>
            </w:rPr>
            <w:t xml:space="preserve"> I, </w:t>
          </w:r>
          <w:proofErr w:type="spellStart"/>
          <w:r w:rsidRPr="00B22650">
            <w:rPr>
              <w:color w:val="000000"/>
            </w:rPr>
            <w:t>Brisebarre</w:t>
          </w:r>
          <w:proofErr w:type="spellEnd"/>
          <w:r w:rsidRPr="00B22650">
            <w:rPr>
              <w:color w:val="000000"/>
            </w:rPr>
            <w:t xml:space="preserve"> A, </w:t>
          </w:r>
          <w:proofErr w:type="spellStart"/>
          <w:r w:rsidRPr="00B22650">
            <w:rPr>
              <w:color w:val="000000"/>
            </w:rPr>
            <w:t>Sifrim</w:t>
          </w:r>
          <w:proofErr w:type="spellEnd"/>
          <w:r w:rsidRPr="00B22650">
            <w:rPr>
              <w:color w:val="000000"/>
            </w:rPr>
            <w:t xml:space="preserve"> A, Fioramonti M, </w:t>
          </w:r>
          <w:proofErr w:type="spellStart"/>
          <w:r w:rsidRPr="00B22650">
            <w:rPr>
              <w:color w:val="000000"/>
            </w:rPr>
            <w:t>Revenco</w:t>
          </w:r>
          <w:proofErr w:type="spellEnd"/>
          <w:r w:rsidRPr="00B22650">
            <w:rPr>
              <w:color w:val="000000"/>
            </w:rPr>
            <w:t xml:space="preserve"> T, </w:t>
          </w:r>
          <w:proofErr w:type="spellStart"/>
          <w:r w:rsidRPr="00B22650">
            <w:rPr>
              <w:color w:val="000000"/>
            </w:rPr>
            <w:t>Boumahdi</w:t>
          </w:r>
          <w:proofErr w:type="spellEnd"/>
          <w:r w:rsidRPr="00B22650">
            <w:rPr>
              <w:color w:val="000000"/>
            </w:rPr>
            <w:t xml:space="preserve"> S, et al. Identification of the </w:t>
          </w:r>
          <w:proofErr w:type="spellStart"/>
          <w:r w:rsidRPr="00B22650">
            <w:rPr>
              <w:color w:val="000000"/>
            </w:rPr>
            <w:t>tumour</w:t>
          </w:r>
          <w:proofErr w:type="spellEnd"/>
          <w:r w:rsidRPr="00B22650">
            <w:rPr>
              <w:color w:val="000000"/>
            </w:rPr>
            <w:t xml:space="preserve"> transition states occurring during EMT. Nature. 2018;556(7702):463–8.</w:t>
          </w:r>
        </w:p>
        <w:p w14:paraId="0C389A96" w14:textId="77777777" w:rsidR="00B22650" w:rsidRPr="00B22650" w:rsidRDefault="00B22650">
          <w:pPr>
            <w:pStyle w:val="csl-entry"/>
            <w:divId w:val="837620366"/>
            <w:rPr>
              <w:color w:val="000000"/>
            </w:rPr>
          </w:pPr>
          <w:r w:rsidRPr="00B22650">
            <w:rPr>
              <w:color w:val="000000"/>
            </w:rPr>
            <w:t xml:space="preserve">16. </w:t>
          </w:r>
          <w:proofErr w:type="spellStart"/>
          <w:r w:rsidRPr="00B22650">
            <w:rPr>
              <w:color w:val="000000"/>
            </w:rPr>
            <w:t>Simeonov</w:t>
          </w:r>
          <w:proofErr w:type="spellEnd"/>
          <w:r w:rsidRPr="00B22650">
            <w:rPr>
              <w:color w:val="000000"/>
            </w:rPr>
            <w:t xml:space="preserve"> KP, </w:t>
          </w:r>
          <w:proofErr w:type="spellStart"/>
          <w:r w:rsidRPr="00B22650">
            <w:rPr>
              <w:color w:val="000000"/>
            </w:rPr>
            <w:t>Byrns</w:t>
          </w:r>
          <w:proofErr w:type="spellEnd"/>
          <w:r w:rsidRPr="00B22650">
            <w:rPr>
              <w:color w:val="000000"/>
            </w:rPr>
            <w:t xml:space="preserve"> CN, Clark ML, </w:t>
          </w:r>
          <w:proofErr w:type="spellStart"/>
          <w:r w:rsidRPr="00B22650">
            <w:rPr>
              <w:color w:val="000000"/>
            </w:rPr>
            <w:t>Norgard</w:t>
          </w:r>
          <w:proofErr w:type="spellEnd"/>
          <w:r w:rsidRPr="00B22650">
            <w:rPr>
              <w:color w:val="000000"/>
            </w:rPr>
            <w:t xml:space="preserve"> RJ, Martin B, Stanger BZ, et al. Single-cell lineage tracing of metastatic cancer reveals selection of hybrid EMT states. Cancer Cell. 2021;39(8):1150-1162.e9.</w:t>
          </w:r>
        </w:p>
        <w:p w14:paraId="728F2EBA" w14:textId="77777777" w:rsidR="00B22650" w:rsidRPr="00B22650" w:rsidRDefault="00B22650">
          <w:pPr>
            <w:pStyle w:val="csl-entry"/>
            <w:divId w:val="837620366"/>
            <w:rPr>
              <w:color w:val="000000"/>
            </w:rPr>
          </w:pPr>
          <w:r w:rsidRPr="00B22650">
            <w:rPr>
              <w:color w:val="000000"/>
            </w:rPr>
            <w:t xml:space="preserve">17. Dey P, Kimmelman AC, DePinho RA. Metabolic </w:t>
          </w:r>
          <w:proofErr w:type="spellStart"/>
          <w:r w:rsidRPr="00B22650">
            <w:rPr>
              <w:color w:val="000000"/>
            </w:rPr>
            <w:t>Codependencies</w:t>
          </w:r>
          <w:proofErr w:type="spellEnd"/>
          <w:r w:rsidRPr="00B22650">
            <w:rPr>
              <w:color w:val="000000"/>
            </w:rPr>
            <w:t xml:space="preserve"> in the Tumor Microenvironment. Cancer </w:t>
          </w:r>
          <w:proofErr w:type="spellStart"/>
          <w:r w:rsidRPr="00B22650">
            <w:rPr>
              <w:color w:val="000000"/>
            </w:rPr>
            <w:t>Discov</w:t>
          </w:r>
          <w:proofErr w:type="spellEnd"/>
          <w:r w:rsidRPr="00B22650">
            <w:rPr>
              <w:color w:val="000000"/>
            </w:rPr>
            <w:t>. 2021;candisc.1211.2020.</w:t>
          </w:r>
        </w:p>
        <w:p w14:paraId="7A008549" w14:textId="77777777" w:rsidR="00B22650" w:rsidRPr="00B22650" w:rsidRDefault="00B22650">
          <w:pPr>
            <w:pStyle w:val="csl-entry"/>
            <w:divId w:val="837620366"/>
            <w:rPr>
              <w:color w:val="000000"/>
            </w:rPr>
          </w:pPr>
          <w:r w:rsidRPr="00B22650">
            <w:rPr>
              <w:color w:val="000000"/>
            </w:rPr>
            <w:t xml:space="preserve">18. Warburg O, Wind F, </w:t>
          </w:r>
          <w:proofErr w:type="spellStart"/>
          <w:r w:rsidRPr="00B22650">
            <w:rPr>
              <w:color w:val="000000"/>
            </w:rPr>
            <w:t>Negelein</w:t>
          </w:r>
          <w:proofErr w:type="spellEnd"/>
          <w:r w:rsidRPr="00B22650">
            <w:rPr>
              <w:color w:val="000000"/>
            </w:rPr>
            <w:t xml:space="preserve"> E. THE METABOLISM OF TUMORS IN THE BODY. J Gen Physiol. 1927;8(6):519–30.</w:t>
          </w:r>
        </w:p>
        <w:p w14:paraId="01063B22" w14:textId="77777777" w:rsidR="00B22650" w:rsidRPr="00B22650" w:rsidRDefault="00B22650">
          <w:pPr>
            <w:pStyle w:val="csl-entry"/>
            <w:divId w:val="837620366"/>
            <w:rPr>
              <w:color w:val="000000"/>
            </w:rPr>
          </w:pPr>
          <w:r w:rsidRPr="00B22650">
            <w:rPr>
              <w:color w:val="000000"/>
            </w:rPr>
            <w:t xml:space="preserve">19. </w:t>
          </w:r>
          <w:proofErr w:type="spellStart"/>
          <w:r w:rsidRPr="00B22650">
            <w:rPr>
              <w:color w:val="000000"/>
            </w:rPr>
            <w:t>Liberti</w:t>
          </w:r>
          <w:proofErr w:type="spellEnd"/>
          <w:r w:rsidRPr="00B22650">
            <w:rPr>
              <w:color w:val="000000"/>
            </w:rPr>
            <w:t xml:space="preserve"> MV, </w:t>
          </w:r>
          <w:proofErr w:type="spellStart"/>
          <w:r w:rsidRPr="00B22650">
            <w:rPr>
              <w:color w:val="000000"/>
            </w:rPr>
            <w:t>Locasale</w:t>
          </w:r>
          <w:proofErr w:type="spellEnd"/>
          <w:r w:rsidRPr="00B22650">
            <w:rPr>
              <w:color w:val="000000"/>
            </w:rPr>
            <w:t xml:space="preserve"> JW. The Warburg Effect: How Does it Benefit Cancer Cells? Trends </w:t>
          </w:r>
          <w:proofErr w:type="spellStart"/>
          <w:r w:rsidRPr="00B22650">
            <w:rPr>
              <w:color w:val="000000"/>
            </w:rPr>
            <w:t>Biochem</w:t>
          </w:r>
          <w:proofErr w:type="spellEnd"/>
          <w:r w:rsidRPr="00B22650">
            <w:rPr>
              <w:color w:val="000000"/>
            </w:rPr>
            <w:t xml:space="preserve"> Sci. 2016;41(3):211–8.</w:t>
          </w:r>
        </w:p>
        <w:p w14:paraId="67173355" w14:textId="77777777" w:rsidR="00B22650" w:rsidRPr="00B22650" w:rsidRDefault="00B22650">
          <w:pPr>
            <w:pStyle w:val="csl-entry"/>
            <w:divId w:val="837620366"/>
            <w:rPr>
              <w:color w:val="000000"/>
            </w:rPr>
          </w:pPr>
          <w:r w:rsidRPr="00B22650">
            <w:rPr>
              <w:color w:val="000000"/>
            </w:rPr>
            <w:t xml:space="preserve">20. Ohshima K, </w:t>
          </w:r>
          <w:proofErr w:type="spellStart"/>
          <w:r w:rsidRPr="00B22650">
            <w:rPr>
              <w:color w:val="000000"/>
            </w:rPr>
            <w:t>Morii</w:t>
          </w:r>
          <w:proofErr w:type="spellEnd"/>
          <w:r w:rsidRPr="00B22650">
            <w:rPr>
              <w:color w:val="000000"/>
            </w:rPr>
            <w:t xml:space="preserve"> E. Metabolic Reprogramming of Cancer Cells during Tumor Progression and Metastasis. Metabolites. 2021;11(1):28.</w:t>
          </w:r>
        </w:p>
        <w:p w14:paraId="001935A0" w14:textId="77777777" w:rsidR="00B22650" w:rsidRPr="00B22650" w:rsidRDefault="00B22650">
          <w:pPr>
            <w:pStyle w:val="csl-entry"/>
            <w:divId w:val="837620366"/>
            <w:rPr>
              <w:color w:val="000000"/>
            </w:rPr>
          </w:pPr>
          <w:r w:rsidRPr="00B22650">
            <w:rPr>
              <w:color w:val="000000"/>
            </w:rPr>
            <w:t xml:space="preserve">21. Carvalho TMA, Cardoso HJ, </w:t>
          </w:r>
          <w:proofErr w:type="spellStart"/>
          <w:r w:rsidRPr="00B22650">
            <w:rPr>
              <w:color w:val="000000"/>
            </w:rPr>
            <w:t>Figueira</w:t>
          </w:r>
          <w:proofErr w:type="spellEnd"/>
          <w:r w:rsidRPr="00B22650">
            <w:rPr>
              <w:color w:val="000000"/>
            </w:rPr>
            <w:t xml:space="preserve"> MI, </w:t>
          </w:r>
          <w:proofErr w:type="spellStart"/>
          <w:r w:rsidRPr="00B22650">
            <w:rPr>
              <w:color w:val="000000"/>
            </w:rPr>
            <w:t>Vaz</w:t>
          </w:r>
          <w:proofErr w:type="spellEnd"/>
          <w:r w:rsidRPr="00B22650">
            <w:rPr>
              <w:color w:val="000000"/>
            </w:rPr>
            <w:t xml:space="preserve"> </w:t>
          </w:r>
          <w:proofErr w:type="gramStart"/>
          <w:r w:rsidRPr="00B22650">
            <w:rPr>
              <w:color w:val="000000"/>
            </w:rPr>
            <w:t>CV</w:t>
          </w:r>
          <w:proofErr w:type="gramEnd"/>
          <w:r w:rsidRPr="00B22650">
            <w:rPr>
              <w:color w:val="000000"/>
            </w:rPr>
            <w:t xml:space="preserve">, Socorro S. The peculiarities of cancer cell metabolism: A route to </w:t>
          </w:r>
          <w:proofErr w:type="spellStart"/>
          <w:r w:rsidRPr="00B22650">
            <w:rPr>
              <w:color w:val="000000"/>
            </w:rPr>
            <w:t>metastasization</w:t>
          </w:r>
          <w:proofErr w:type="spellEnd"/>
          <w:r w:rsidRPr="00B22650">
            <w:rPr>
              <w:color w:val="000000"/>
            </w:rPr>
            <w:t xml:space="preserve"> and a target for therapy. </w:t>
          </w:r>
          <w:proofErr w:type="spellStart"/>
          <w:r w:rsidRPr="00B22650">
            <w:rPr>
              <w:color w:val="000000"/>
            </w:rPr>
            <w:t>Eur</w:t>
          </w:r>
          <w:proofErr w:type="spellEnd"/>
          <w:r w:rsidRPr="00B22650">
            <w:rPr>
              <w:color w:val="000000"/>
            </w:rPr>
            <w:t xml:space="preserve"> J Med Chem. 2019;171:343–63.</w:t>
          </w:r>
        </w:p>
        <w:p w14:paraId="622AEFB9" w14:textId="77777777" w:rsidR="00B22650" w:rsidRPr="00B22650" w:rsidRDefault="00B22650">
          <w:pPr>
            <w:pStyle w:val="csl-entry"/>
            <w:divId w:val="837620366"/>
            <w:rPr>
              <w:color w:val="000000"/>
            </w:rPr>
          </w:pPr>
          <w:r w:rsidRPr="00B22650">
            <w:rPr>
              <w:color w:val="000000"/>
            </w:rPr>
            <w:t xml:space="preserve">22. Nagao A, Kobayashi M, </w:t>
          </w:r>
          <w:proofErr w:type="spellStart"/>
          <w:r w:rsidRPr="00B22650">
            <w:rPr>
              <w:color w:val="000000"/>
            </w:rPr>
            <w:t>Koyasu</w:t>
          </w:r>
          <w:proofErr w:type="spellEnd"/>
          <w:r w:rsidRPr="00B22650">
            <w:rPr>
              <w:color w:val="000000"/>
            </w:rPr>
            <w:t xml:space="preserve"> S, Chow CCT, Harada H. HIF-1-Dependent Reprogramming of Glucose Metabolic Pathway of Cancer Cells and Its Therapeutic Significance. Int J Mol Sci. 2019;20(2):238.</w:t>
          </w:r>
        </w:p>
        <w:p w14:paraId="243B79AE" w14:textId="77777777" w:rsidR="00B22650" w:rsidRPr="00B22650" w:rsidRDefault="00B22650">
          <w:pPr>
            <w:pStyle w:val="csl-entry"/>
            <w:divId w:val="837620366"/>
            <w:rPr>
              <w:color w:val="000000"/>
            </w:rPr>
          </w:pPr>
          <w:r w:rsidRPr="00B22650">
            <w:rPr>
              <w:color w:val="000000"/>
            </w:rPr>
            <w:t>23. Cheng Y, Lu Y, Zhang D, Lian S, Liang H, Ye Y, et al. Metastatic cancer cells compensate for low energy supplies in hostile microenvironments with bioenergetic adaptation and metabolic reprogramming. Int J Oncol. 2018;53(6):2590–604.</w:t>
          </w:r>
        </w:p>
        <w:p w14:paraId="18B7D7CA" w14:textId="77777777" w:rsidR="00B22650" w:rsidRPr="00B22650" w:rsidRDefault="00B22650">
          <w:pPr>
            <w:pStyle w:val="csl-entry"/>
            <w:divId w:val="837620366"/>
            <w:rPr>
              <w:color w:val="000000"/>
            </w:rPr>
          </w:pPr>
          <w:r w:rsidRPr="00B22650">
            <w:rPr>
              <w:color w:val="000000"/>
            </w:rPr>
            <w:t xml:space="preserve">24. </w:t>
          </w:r>
          <w:proofErr w:type="spellStart"/>
          <w:r w:rsidRPr="00B22650">
            <w:rPr>
              <w:color w:val="000000"/>
            </w:rPr>
            <w:t>Porporato</w:t>
          </w:r>
          <w:proofErr w:type="spellEnd"/>
          <w:r w:rsidRPr="00B22650">
            <w:rPr>
              <w:color w:val="000000"/>
            </w:rPr>
            <w:t xml:space="preserve"> PE, </w:t>
          </w:r>
          <w:proofErr w:type="spellStart"/>
          <w:r w:rsidRPr="00B22650">
            <w:rPr>
              <w:color w:val="000000"/>
            </w:rPr>
            <w:t>Payen</w:t>
          </w:r>
          <w:proofErr w:type="spellEnd"/>
          <w:r w:rsidRPr="00B22650">
            <w:rPr>
              <w:color w:val="000000"/>
            </w:rPr>
            <w:t xml:space="preserve"> VL, Pérez-</w:t>
          </w:r>
          <w:proofErr w:type="spellStart"/>
          <w:r w:rsidRPr="00B22650">
            <w:rPr>
              <w:color w:val="000000"/>
            </w:rPr>
            <w:t>Escuredo</w:t>
          </w:r>
          <w:proofErr w:type="spellEnd"/>
          <w:r w:rsidRPr="00B22650">
            <w:rPr>
              <w:color w:val="000000"/>
            </w:rPr>
            <w:t xml:space="preserve"> J, De </w:t>
          </w:r>
          <w:proofErr w:type="spellStart"/>
          <w:r w:rsidRPr="00B22650">
            <w:rPr>
              <w:color w:val="000000"/>
            </w:rPr>
            <w:t>Saedeleer</w:t>
          </w:r>
          <w:proofErr w:type="spellEnd"/>
          <w:r w:rsidRPr="00B22650">
            <w:rPr>
              <w:color w:val="000000"/>
            </w:rPr>
            <w:t xml:space="preserve"> CJ, </w:t>
          </w:r>
          <w:proofErr w:type="spellStart"/>
          <w:r w:rsidRPr="00B22650">
            <w:rPr>
              <w:color w:val="000000"/>
            </w:rPr>
            <w:t>Danhier</w:t>
          </w:r>
          <w:proofErr w:type="spellEnd"/>
          <w:r w:rsidRPr="00B22650">
            <w:rPr>
              <w:color w:val="000000"/>
            </w:rPr>
            <w:t xml:space="preserve"> P, </w:t>
          </w:r>
          <w:proofErr w:type="spellStart"/>
          <w:r w:rsidRPr="00B22650">
            <w:rPr>
              <w:color w:val="000000"/>
            </w:rPr>
            <w:t>Copetti</w:t>
          </w:r>
          <w:proofErr w:type="spellEnd"/>
          <w:r w:rsidRPr="00B22650">
            <w:rPr>
              <w:color w:val="000000"/>
            </w:rPr>
            <w:t xml:space="preserve"> T, et al. A Mitochondrial Switch Promotes Tumor Metastasis. Cell Reports. 2014;8(3):754–66.</w:t>
          </w:r>
        </w:p>
        <w:p w14:paraId="5FDE101C" w14:textId="77777777" w:rsidR="00B22650" w:rsidRPr="00B22650" w:rsidRDefault="00B22650">
          <w:pPr>
            <w:pStyle w:val="csl-entry"/>
            <w:divId w:val="837620366"/>
            <w:rPr>
              <w:color w:val="000000"/>
            </w:rPr>
          </w:pPr>
          <w:r w:rsidRPr="00B22650">
            <w:rPr>
              <w:color w:val="000000"/>
            </w:rPr>
            <w:t xml:space="preserve">25. Jia D, Park JH, Jung KH, Levine H, </w:t>
          </w:r>
          <w:proofErr w:type="spellStart"/>
          <w:r w:rsidRPr="00B22650">
            <w:rPr>
              <w:color w:val="000000"/>
            </w:rPr>
            <w:t>Kaipparettu</w:t>
          </w:r>
          <w:proofErr w:type="spellEnd"/>
          <w:r w:rsidRPr="00B22650">
            <w:rPr>
              <w:color w:val="000000"/>
            </w:rPr>
            <w:t xml:space="preserve"> BA. Elucidating the Metabolic Plasticity of Cancer: Mitochondrial Reprogramming and Hybrid Metabolic States. Cells. 2018;7(3):21.</w:t>
          </w:r>
        </w:p>
        <w:p w14:paraId="651CF70F" w14:textId="77777777" w:rsidR="00B22650" w:rsidRPr="00B22650" w:rsidRDefault="00B22650">
          <w:pPr>
            <w:pStyle w:val="csl-entry"/>
            <w:divId w:val="837620366"/>
            <w:rPr>
              <w:color w:val="000000"/>
            </w:rPr>
          </w:pPr>
          <w:r w:rsidRPr="00B22650">
            <w:rPr>
              <w:color w:val="000000"/>
            </w:rPr>
            <w:t xml:space="preserve">26. Jia D, </w:t>
          </w:r>
          <w:proofErr w:type="spellStart"/>
          <w:r w:rsidRPr="00B22650">
            <w:rPr>
              <w:color w:val="000000"/>
            </w:rPr>
            <w:t>Paudel</w:t>
          </w:r>
          <w:proofErr w:type="spellEnd"/>
          <w:r w:rsidRPr="00B22650">
            <w:rPr>
              <w:color w:val="000000"/>
            </w:rPr>
            <w:t xml:space="preserve"> BB, Hayford CE, Hardeman KN, Levine H, </w:t>
          </w:r>
          <w:proofErr w:type="spellStart"/>
          <w:r w:rsidRPr="00B22650">
            <w:rPr>
              <w:color w:val="000000"/>
            </w:rPr>
            <w:t>Onuchic</w:t>
          </w:r>
          <w:proofErr w:type="spellEnd"/>
          <w:r w:rsidRPr="00B22650">
            <w:rPr>
              <w:color w:val="000000"/>
            </w:rPr>
            <w:t xml:space="preserve"> JN, et al. Drug-Tolerant Idling Melanoma Cells Exhibit Theory-Predicted Metabolic Low-Low Phenotype. Frontiers Oncol. 2020;10:1426.</w:t>
          </w:r>
        </w:p>
        <w:p w14:paraId="233EE214" w14:textId="77777777" w:rsidR="00B22650" w:rsidRPr="00B22650" w:rsidRDefault="00B22650">
          <w:pPr>
            <w:pStyle w:val="csl-entry"/>
            <w:divId w:val="837620366"/>
            <w:rPr>
              <w:color w:val="000000"/>
            </w:rPr>
          </w:pPr>
          <w:r w:rsidRPr="00B22650">
            <w:rPr>
              <w:color w:val="000000"/>
            </w:rPr>
            <w:t xml:space="preserve">27. Dupuy F, </w:t>
          </w:r>
          <w:proofErr w:type="spellStart"/>
          <w:r w:rsidRPr="00B22650">
            <w:rPr>
              <w:color w:val="000000"/>
            </w:rPr>
            <w:t>Tabariès</w:t>
          </w:r>
          <w:proofErr w:type="spellEnd"/>
          <w:r w:rsidRPr="00B22650">
            <w:rPr>
              <w:color w:val="000000"/>
            </w:rPr>
            <w:t xml:space="preserve"> S, </w:t>
          </w:r>
          <w:proofErr w:type="spellStart"/>
          <w:r w:rsidRPr="00B22650">
            <w:rPr>
              <w:color w:val="000000"/>
            </w:rPr>
            <w:t>Andrzejewski</w:t>
          </w:r>
          <w:proofErr w:type="spellEnd"/>
          <w:r w:rsidRPr="00B22650">
            <w:rPr>
              <w:color w:val="000000"/>
            </w:rPr>
            <w:t xml:space="preserve"> S, Dong Z, </w:t>
          </w:r>
          <w:proofErr w:type="spellStart"/>
          <w:r w:rsidRPr="00B22650">
            <w:rPr>
              <w:color w:val="000000"/>
            </w:rPr>
            <w:t>Blagih</w:t>
          </w:r>
          <w:proofErr w:type="spellEnd"/>
          <w:r w:rsidRPr="00B22650">
            <w:rPr>
              <w:color w:val="000000"/>
            </w:rPr>
            <w:t xml:space="preserve"> J, </w:t>
          </w:r>
          <w:proofErr w:type="spellStart"/>
          <w:r w:rsidRPr="00B22650">
            <w:rPr>
              <w:color w:val="000000"/>
            </w:rPr>
            <w:t>Annis</w:t>
          </w:r>
          <w:proofErr w:type="spellEnd"/>
          <w:r w:rsidRPr="00B22650">
            <w:rPr>
              <w:color w:val="000000"/>
            </w:rPr>
            <w:t xml:space="preserve"> MG, et al. PDK1-Dependent Metabolic Reprogramming Dictates Metastatic Potential in Breast Cancer. Cell </w:t>
          </w:r>
          <w:proofErr w:type="spellStart"/>
          <w:r w:rsidRPr="00B22650">
            <w:rPr>
              <w:color w:val="000000"/>
            </w:rPr>
            <w:t>Metab</w:t>
          </w:r>
          <w:proofErr w:type="spellEnd"/>
          <w:r w:rsidRPr="00B22650">
            <w:rPr>
              <w:color w:val="000000"/>
            </w:rPr>
            <w:t>. 2015;22(4):577–89.</w:t>
          </w:r>
        </w:p>
        <w:p w14:paraId="3E73D4C2" w14:textId="77777777" w:rsidR="00B22650" w:rsidRPr="00B22650" w:rsidRDefault="00B22650">
          <w:pPr>
            <w:pStyle w:val="csl-entry"/>
            <w:divId w:val="837620366"/>
            <w:rPr>
              <w:color w:val="000000"/>
            </w:rPr>
          </w:pPr>
          <w:r w:rsidRPr="00B22650">
            <w:rPr>
              <w:color w:val="000000"/>
            </w:rPr>
            <w:t xml:space="preserve">28. </w:t>
          </w:r>
          <w:proofErr w:type="spellStart"/>
          <w:r w:rsidRPr="00B22650">
            <w:rPr>
              <w:color w:val="000000"/>
            </w:rPr>
            <w:t>LeBleu</w:t>
          </w:r>
          <w:proofErr w:type="spellEnd"/>
          <w:r w:rsidRPr="00B22650">
            <w:rPr>
              <w:color w:val="000000"/>
            </w:rPr>
            <w:t xml:space="preserve"> VS, O’Connell JT, Herrera KNG, </w:t>
          </w:r>
          <w:proofErr w:type="spellStart"/>
          <w:r w:rsidRPr="00B22650">
            <w:rPr>
              <w:color w:val="000000"/>
            </w:rPr>
            <w:t>Wikman</w:t>
          </w:r>
          <w:proofErr w:type="spellEnd"/>
          <w:r w:rsidRPr="00B22650">
            <w:rPr>
              <w:color w:val="000000"/>
            </w:rPr>
            <w:t xml:space="preserve"> H, </w:t>
          </w:r>
          <w:proofErr w:type="spellStart"/>
          <w:r w:rsidRPr="00B22650">
            <w:rPr>
              <w:color w:val="000000"/>
            </w:rPr>
            <w:t>Pantel</w:t>
          </w:r>
          <w:proofErr w:type="spellEnd"/>
          <w:r w:rsidRPr="00B22650">
            <w:rPr>
              <w:color w:val="000000"/>
            </w:rPr>
            <w:t xml:space="preserve"> K, </w:t>
          </w:r>
          <w:proofErr w:type="spellStart"/>
          <w:r w:rsidRPr="00B22650">
            <w:rPr>
              <w:color w:val="000000"/>
            </w:rPr>
            <w:t>Haigis</w:t>
          </w:r>
          <w:proofErr w:type="spellEnd"/>
          <w:r w:rsidRPr="00B22650">
            <w:rPr>
              <w:color w:val="000000"/>
            </w:rPr>
            <w:t xml:space="preserve"> MC, et al. PGC-1α mediates mitochondrial biogenesis and oxidative phosphorylation in cancer cells to promote metastasis. Nat Cell Biol. 2014;16(10):992–1003.</w:t>
          </w:r>
        </w:p>
        <w:p w14:paraId="7CB5F8DB" w14:textId="77777777" w:rsidR="00B22650" w:rsidRPr="00B22650" w:rsidRDefault="00B22650">
          <w:pPr>
            <w:pStyle w:val="csl-entry"/>
            <w:divId w:val="837620366"/>
            <w:rPr>
              <w:color w:val="000000"/>
            </w:rPr>
          </w:pPr>
          <w:r w:rsidRPr="00B22650">
            <w:rPr>
              <w:color w:val="000000"/>
            </w:rPr>
            <w:t xml:space="preserve">29. Saxena K, </w:t>
          </w:r>
          <w:proofErr w:type="spellStart"/>
          <w:r w:rsidRPr="00B22650">
            <w:rPr>
              <w:color w:val="000000"/>
            </w:rPr>
            <w:t>Srikrishnan</w:t>
          </w:r>
          <w:proofErr w:type="spellEnd"/>
          <w:r w:rsidRPr="00B22650">
            <w:rPr>
              <w:color w:val="000000"/>
            </w:rPr>
            <w:t xml:space="preserve"> S, Celia-Terrassa T, Jolly MK. OVOL1/2: Drivers of Epithelial Differentiation in Development, Disease, and Reprogramming. Cells Tissues Organs. 2020;1–10.</w:t>
          </w:r>
        </w:p>
        <w:p w14:paraId="6C18D65A" w14:textId="77777777" w:rsidR="00B22650" w:rsidRPr="00B22650" w:rsidRDefault="00B22650">
          <w:pPr>
            <w:pStyle w:val="csl-entry"/>
            <w:divId w:val="837620366"/>
            <w:rPr>
              <w:color w:val="000000"/>
            </w:rPr>
          </w:pPr>
          <w:r w:rsidRPr="00B22650">
            <w:rPr>
              <w:color w:val="000000"/>
            </w:rPr>
            <w:t>30. Jia D, Park JH, Kaur H, Jung KH, Yang S, Tripathi S, et al. Towards decoding the coupled decision-making of metabolism and epithelial-to-mesenchymal transition in cancer. Brit J Cancer. 2021;1–10.</w:t>
          </w:r>
        </w:p>
        <w:p w14:paraId="0FE43103" w14:textId="77777777" w:rsidR="00B22650" w:rsidRPr="00B22650" w:rsidRDefault="00B22650">
          <w:pPr>
            <w:pStyle w:val="csl-entry"/>
            <w:divId w:val="837620366"/>
            <w:rPr>
              <w:color w:val="000000"/>
            </w:rPr>
          </w:pPr>
          <w:r w:rsidRPr="00B22650">
            <w:rPr>
              <w:color w:val="000000"/>
            </w:rPr>
            <w:t xml:space="preserve">31. </w:t>
          </w:r>
          <w:proofErr w:type="spellStart"/>
          <w:r w:rsidRPr="00B22650">
            <w:rPr>
              <w:color w:val="000000"/>
            </w:rPr>
            <w:t>Georgakopoulos</w:t>
          </w:r>
          <w:proofErr w:type="spellEnd"/>
          <w:r w:rsidRPr="00B22650">
            <w:rPr>
              <w:color w:val="000000"/>
            </w:rPr>
            <w:t xml:space="preserve">-Soares I, </w:t>
          </w:r>
          <w:proofErr w:type="spellStart"/>
          <w:r w:rsidRPr="00B22650">
            <w:rPr>
              <w:color w:val="000000"/>
            </w:rPr>
            <w:t>Chartoumpekis</w:t>
          </w:r>
          <w:proofErr w:type="spellEnd"/>
          <w:r w:rsidRPr="00B22650">
            <w:rPr>
              <w:color w:val="000000"/>
            </w:rPr>
            <w:t xml:space="preserve"> DV, </w:t>
          </w:r>
          <w:proofErr w:type="spellStart"/>
          <w:r w:rsidRPr="00B22650">
            <w:rPr>
              <w:color w:val="000000"/>
            </w:rPr>
            <w:t>Kyriazopoulou</w:t>
          </w:r>
          <w:proofErr w:type="spellEnd"/>
          <w:r w:rsidRPr="00B22650">
            <w:rPr>
              <w:color w:val="000000"/>
            </w:rPr>
            <w:t xml:space="preserve"> V, </w:t>
          </w:r>
          <w:proofErr w:type="spellStart"/>
          <w:r w:rsidRPr="00B22650">
            <w:rPr>
              <w:color w:val="000000"/>
            </w:rPr>
            <w:t>Zaravinos</w:t>
          </w:r>
          <w:proofErr w:type="spellEnd"/>
          <w:r w:rsidRPr="00B22650">
            <w:rPr>
              <w:color w:val="000000"/>
            </w:rPr>
            <w:t xml:space="preserve"> A. EMT Factors and Metabolic Pathways in Cancer. Frontiers Oncol. 2020;10:499.</w:t>
          </w:r>
        </w:p>
        <w:p w14:paraId="4038EC5F" w14:textId="77777777" w:rsidR="00B22650" w:rsidRPr="00B22650" w:rsidRDefault="00B22650">
          <w:pPr>
            <w:pStyle w:val="csl-entry"/>
            <w:divId w:val="837620366"/>
            <w:rPr>
              <w:color w:val="000000"/>
            </w:rPr>
          </w:pPr>
          <w:r w:rsidRPr="00B22650">
            <w:rPr>
              <w:color w:val="000000"/>
            </w:rPr>
            <w:t xml:space="preserve">32. Fedele M, </w:t>
          </w:r>
          <w:proofErr w:type="spellStart"/>
          <w:r w:rsidRPr="00B22650">
            <w:rPr>
              <w:color w:val="000000"/>
            </w:rPr>
            <w:t>Sgarra</w:t>
          </w:r>
          <w:proofErr w:type="spellEnd"/>
          <w:r w:rsidRPr="00B22650">
            <w:rPr>
              <w:color w:val="000000"/>
            </w:rPr>
            <w:t xml:space="preserve"> R, Battista S, </w:t>
          </w:r>
          <w:proofErr w:type="spellStart"/>
          <w:r w:rsidRPr="00B22650">
            <w:rPr>
              <w:color w:val="000000"/>
            </w:rPr>
            <w:t>Cerchia</w:t>
          </w:r>
          <w:proofErr w:type="spellEnd"/>
          <w:r w:rsidRPr="00B22650">
            <w:rPr>
              <w:color w:val="000000"/>
            </w:rPr>
            <w:t xml:space="preserve"> L, </w:t>
          </w:r>
          <w:proofErr w:type="spellStart"/>
          <w:r w:rsidRPr="00B22650">
            <w:rPr>
              <w:color w:val="000000"/>
            </w:rPr>
            <w:t>Manfioletti</w:t>
          </w:r>
          <w:proofErr w:type="spellEnd"/>
          <w:r w:rsidRPr="00B22650">
            <w:rPr>
              <w:color w:val="000000"/>
            </w:rPr>
            <w:t xml:space="preserve"> G. The Epithelial–Mesenchymal Transition at the Crossroads between Metabolism and Tumor Progression. Int J Mol Sci. 2022;23(2):800.</w:t>
          </w:r>
        </w:p>
        <w:p w14:paraId="62D0DFC3" w14:textId="77777777" w:rsidR="00B22650" w:rsidRPr="00B22650" w:rsidRDefault="00B22650">
          <w:pPr>
            <w:pStyle w:val="csl-entry"/>
            <w:divId w:val="837620366"/>
            <w:rPr>
              <w:color w:val="000000"/>
            </w:rPr>
          </w:pPr>
          <w:r w:rsidRPr="00B22650">
            <w:rPr>
              <w:color w:val="000000"/>
            </w:rPr>
            <w:t xml:space="preserve">33. Burger GA, </w:t>
          </w:r>
          <w:proofErr w:type="spellStart"/>
          <w:r w:rsidRPr="00B22650">
            <w:rPr>
              <w:color w:val="000000"/>
            </w:rPr>
            <w:t>Danen</w:t>
          </w:r>
          <w:proofErr w:type="spellEnd"/>
          <w:r w:rsidRPr="00B22650">
            <w:rPr>
              <w:color w:val="000000"/>
            </w:rPr>
            <w:t xml:space="preserve"> EHJ, Beltman JB. Deciphering Epithelial–Mesenchymal Transition Regulatory Networks in Cancer through Computational Approaches. Frontiers Oncol. 2017;7:162.</w:t>
          </w:r>
        </w:p>
        <w:p w14:paraId="02252139" w14:textId="77777777" w:rsidR="00B22650" w:rsidRPr="00B22650" w:rsidRDefault="00B22650">
          <w:pPr>
            <w:pStyle w:val="csl-entry"/>
            <w:divId w:val="837620366"/>
            <w:rPr>
              <w:color w:val="000000"/>
            </w:rPr>
          </w:pPr>
          <w:r w:rsidRPr="00B22650">
            <w:rPr>
              <w:color w:val="000000"/>
            </w:rPr>
            <w:t xml:space="preserve">34. Hu Y, Xu W, Zeng H, He Z, Lu X, </w:t>
          </w:r>
          <w:proofErr w:type="spellStart"/>
          <w:r w:rsidRPr="00B22650">
            <w:rPr>
              <w:color w:val="000000"/>
            </w:rPr>
            <w:t>Zuo</w:t>
          </w:r>
          <w:proofErr w:type="spellEnd"/>
          <w:r w:rsidRPr="00B22650">
            <w:rPr>
              <w:color w:val="000000"/>
            </w:rPr>
            <w:t xml:space="preserve"> D, et al. OXPHOS-dependent metabolic reprogramming prompts metastatic potential of breast cancer cells under osteogenic differentiation. Brit J Cancer. 2020;123(11):1644–55.</w:t>
          </w:r>
        </w:p>
        <w:p w14:paraId="657831F7" w14:textId="77777777" w:rsidR="00B22650" w:rsidRPr="00B22650" w:rsidRDefault="00B22650">
          <w:pPr>
            <w:pStyle w:val="csl-entry"/>
            <w:divId w:val="837620366"/>
            <w:rPr>
              <w:color w:val="000000"/>
            </w:rPr>
          </w:pPr>
          <w:r w:rsidRPr="00B22650">
            <w:rPr>
              <w:color w:val="000000"/>
            </w:rPr>
            <w:t>35. Sung JY, Cheong JH. Pan-Cancer Analysis Reveals Distinct Metabolic Reprogramming in Different Epithelial–Mesenchymal Transition Activity States. Cancers. 2021;13(8):1778.</w:t>
          </w:r>
        </w:p>
        <w:p w14:paraId="4F21BBA8" w14:textId="77777777" w:rsidR="00B22650" w:rsidRPr="00B22650" w:rsidRDefault="00B22650">
          <w:pPr>
            <w:pStyle w:val="csl-entry"/>
            <w:divId w:val="837620366"/>
            <w:rPr>
              <w:color w:val="000000"/>
            </w:rPr>
          </w:pPr>
          <w:r w:rsidRPr="00B22650">
            <w:rPr>
              <w:color w:val="000000"/>
            </w:rPr>
            <w:t xml:space="preserve">36. Choudhary KS, Rohatgi N, </w:t>
          </w:r>
          <w:proofErr w:type="spellStart"/>
          <w:r w:rsidRPr="00B22650">
            <w:rPr>
              <w:color w:val="000000"/>
            </w:rPr>
            <w:t>Halldorsson</w:t>
          </w:r>
          <w:proofErr w:type="spellEnd"/>
          <w:r w:rsidRPr="00B22650">
            <w:rPr>
              <w:color w:val="000000"/>
            </w:rPr>
            <w:t xml:space="preserve"> S, </w:t>
          </w:r>
          <w:proofErr w:type="spellStart"/>
          <w:r w:rsidRPr="00B22650">
            <w:rPr>
              <w:color w:val="000000"/>
            </w:rPr>
            <w:t>Briem</w:t>
          </w:r>
          <w:proofErr w:type="spellEnd"/>
          <w:r w:rsidRPr="00B22650">
            <w:rPr>
              <w:color w:val="000000"/>
            </w:rPr>
            <w:t xml:space="preserve"> E, Gudjonsson T, Gudmundsson S, et al. EGFR Signal-Network Reconstruction Demonstrates Metabolic Crosstalk in EMT. </w:t>
          </w:r>
          <w:proofErr w:type="spellStart"/>
          <w:r w:rsidRPr="00B22650">
            <w:rPr>
              <w:color w:val="000000"/>
            </w:rPr>
            <w:t>Plos</w:t>
          </w:r>
          <w:proofErr w:type="spellEnd"/>
          <w:r w:rsidRPr="00B22650">
            <w:rPr>
              <w:color w:val="000000"/>
            </w:rPr>
            <w:t xml:space="preserve"> </w:t>
          </w:r>
          <w:proofErr w:type="spellStart"/>
          <w:r w:rsidRPr="00B22650">
            <w:rPr>
              <w:color w:val="000000"/>
            </w:rPr>
            <w:t>Comput</w:t>
          </w:r>
          <w:proofErr w:type="spellEnd"/>
          <w:r w:rsidRPr="00B22650">
            <w:rPr>
              <w:color w:val="000000"/>
            </w:rPr>
            <w:t xml:space="preserve"> Biol. 2016;12(6):e1004924.</w:t>
          </w:r>
        </w:p>
        <w:p w14:paraId="5C28EE3A" w14:textId="77777777" w:rsidR="00B22650" w:rsidRPr="00B22650" w:rsidRDefault="00B22650">
          <w:pPr>
            <w:pStyle w:val="csl-entry"/>
            <w:divId w:val="837620366"/>
            <w:rPr>
              <w:color w:val="000000"/>
            </w:rPr>
          </w:pPr>
          <w:r w:rsidRPr="00B22650">
            <w:rPr>
              <w:color w:val="000000"/>
            </w:rPr>
            <w:t>37. Feng S, Zhang L, Liu X, Li G, Zhang B, Wang Z, et al. Low levels of AMPK promote epithelial‐mesenchymal transition in lung cancer primarily through HDAC4‐ and HDAC5‐mediated metabolic reprogramming. J Cell Mol Med. 2020;24(14):7789–801.</w:t>
          </w:r>
        </w:p>
        <w:p w14:paraId="29480AE0" w14:textId="77777777" w:rsidR="00B22650" w:rsidRPr="00B22650" w:rsidRDefault="00B22650">
          <w:pPr>
            <w:pStyle w:val="csl-entry"/>
            <w:divId w:val="837620366"/>
            <w:rPr>
              <w:color w:val="000000"/>
            </w:rPr>
          </w:pPr>
          <w:r w:rsidRPr="00B22650">
            <w:rPr>
              <w:color w:val="000000"/>
            </w:rPr>
            <w:t xml:space="preserve">38. Kang X, Wang J, Li C. Exposing the Underlying Relationship of Cancer Metastasis to Metabolism and Epithelial-Mesenchymal Transitions. </w:t>
          </w:r>
          <w:proofErr w:type="spellStart"/>
          <w:r w:rsidRPr="00B22650">
            <w:rPr>
              <w:color w:val="000000"/>
            </w:rPr>
            <w:t>Iscience</w:t>
          </w:r>
          <w:proofErr w:type="spellEnd"/>
          <w:r w:rsidRPr="00B22650">
            <w:rPr>
              <w:color w:val="000000"/>
            </w:rPr>
            <w:t>. 2019;21:754–72.</w:t>
          </w:r>
        </w:p>
        <w:p w14:paraId="4BD60B1E" w14:textId="77777777" w:rsidR="00B22650" w:rsidRPr="00B22650" w:rsidRDefault="00B22650">
          <w:pPr>
            <w:pStyle w:val="csl-entry"/>
            <w:divId w:val="837620366"/>
            <w:rPr>
              <w:color w:val="000000"/>
            </w:rPr>
          </w:pPr>
          <w:r w:rsidRPr="00B22650">
            <w:rPr>
              <w:color w:val="000000"/>
            </w:rPr>
            <w:t>39. Kang X, Li C. A Dimension Reduction Approach for Energy Landscape: Identifying Intermediate States in Metabolism‐EMT Network. Adv Sci. 2021;2003133.</w:t>
          </w:r>
        </w:p>
        <w:p w14:paraId="6D754C45" w14:textId="77777777" w:rsidR="00B22650" w:rsidRPr="00B22650" w:rsidRDefault="00B22650">
          <w:pPr>
            <w:pStyle w:val="csl-entry"/>
            <w:divId w:val="837620366"/>
            <w:rPr>
              <w:color w:val="000000"/>
            </w:rPr>
          </w:pPr>
          <w:r w:rsidRPr="00B22650">
            <w:rPr>
              <w:color w:val="000000"/>
            </w:rPr>
            <w:t xml:space="preserve">40. </w:t>
          </w:r>
          <w:proofErr w:type="spellStart"/>
          <w:r w:rsidRPr="00B22650">
            <w:rPr>
              <w:color w:val="000000"/>
            </w:rPr>
            <w:t>Sciacovelli</w:t>
          </w:r>
          <w:proofErr w:type="spellEnd"/>
          <w:r w:rsidRPr="00B22650">
            <w:rPr>
              <w:color w:val="000000"/>
            </w:rPr>
            <w:t xml:space="preserve"> M, </w:t>
          </w:r>
          <w:proofErr w:type="spellStart"/>
          <w:r w:rsidRPr="00B22650">
            <w:rPr>
              <w:color w:val="000000"/>
            </w:rPr>
            <w:t>Frezza</w:t>
          </w:r>
          <w:proofErr w:type="spellEnd"/>
          <w:r w:rsidRPr="00B22650">
            <w:rPr>
              <w:color w:val="000000"/>
            </w:rPr>
            <w:t xml:space="preserve"> C. Metabolic </w:t>
          </w:r>
          <w:proofErr w:type="gramStart"/>
          <w:r w:rsidRPr="00B22650">
            <w:rPr>
              <w:color w:val="000000"/>
            </w:rPr>
            <w:t>reprogramming</w:t>
          </w:r>
          <w:proofErr w:type="gramEnd"/>
          <w:r w:rsidRPr="00B22650">
            <w:rPr>
              <w:color w:val="000000"/>
            </w:rPr>
            <w:t xml:space="preserve"> and epithelial‐to‐mesenchymal transition in cancer. </w:t>
          </w:r>
          <w:proofErr w:type="spellStart"/>
          <w:r w:rsidRPr="00B22650">
            <w:rPr>
              <w:color w:val="000000"/>
            </w:rPr>
            <w:t>Febs</w:t>
          </w:r>
          <w:proofErr w:type="spellEnd"/>
          <w:r w:rsidRPr="00B22650">
            <w:rPr>
              <w:color w:val="000000"/>
            </w:rPr>
            <w:t xml:space="preserve"> J. 2017;284(19):3132–44.</w:t>
          </w:r>
        </w:p>
        <w:p w14:paraId="47FBF31E" w14:textId="77777777" w:rsidR="00B22650" w:rsidRPr="00B22650" w:rsidRDefault="00B22650">
          <w:pPr>
            <w:pStyle w:val="csl-entry"/>
            <w:divId w:val="837620366"/>
            <w:rPr>
              <w:color w:val="000000"/>
            </w:rPr>
          </w:pPr>
          <w:r w:rsidRPr="00B22650">
            <w:rPr>
              <w:color w:val="000000"/>
            </w:rPr>
            <w:t xml:space="preserve">41. Huang R, </w:t>
          </w:r>
          <w:proofErr w:type="spellStart"/>
          <w:r w:rsidRPr="00B22650">
            <w:rPr>
              <w:color w:val="000000"/>
            </w:rPr>
            <w:t>Zong</w:t>
          </w:r>
          <w:proofErr w:type="spellEnd"/>
          <w:r w:rsidRPr="00B22650">
            <w:rPr>
              <w:color w:val="000000"/>
            </w:rPr>
            <w:t xml:space="preserve"> X. Aberrant cancer metabolism in epithelial–mesenchymal transition and cancer metastasis: Mechanisms in cancer progression. Crit Rev Oncol </w:t>
          </w:r>
          <w:proofErr w:type="spellStart"/>
          <w:r w:rsidRPr="00B22650">
            <w:rPr>
              <w:color w:val="000000"/>
            </w:rPr>
            <w:t>Hemat</w:t>
          </w:r>
          <w:proofErr w:type="spellEnd"/>
          <w:r w:rsidRPr="00B22650">
            <w:rPr>
              <w:color w:val="000000"/>
            </w:rPr>
            <w:t>. 2017;115:13–22.</w:t>
          </w:r>
        </w:p>
        <w:p w14:paraId="27AAB013" w14:textId="77777777" w:rsidR="00B22650" w:rsidRPr="00B22650" w:rsidRDefault="00B22650">
          <w:pPr>
            <w:pStyle w:val="csl-entry"/>
            <w:divId w:val="837620366"/>
            <w:rPr>
              <w:color w:val="000000"/>
            </w:rPr>
          </w:pPr>
          <w:r w:rsidRPr="00B22650">
            <w:rPr>
              <w:color w:val="000000"/>
            </w:rPr>
            <w:t xml:space="preserve">42. Jiang L, Xiao L, </w:t>
          </w:r>
          <w:proofErr w:type="spellStart"/>
          <w:r w:rsidRPr="00B22650">
            <w:rPr>
              <w:color w:val="000000"/>
            </w:rPr>
            <w:t>Sugiura</w:t>
          </w:r>
          <w:proofErr w:type="spellEnd"/>
          <w:r w:rsidRPr="00B22650">
            <w:rPr>
              <w:color w:val="000000"/>
            </w:rPr>
            <w:t xml:space="preserve"> H, Huang X, Ali A, Kuro-o M, et al. Metabolic reprogramming during TGFβ1-induced epithelial-to-mesenchymal transition. Oncogene. 2015;34(30):3908–16.</w:t>
          </w:r>
        </w:p>
        <w:p w14:paraId="5A318B23" w14:textId="77777777" w:rsidR="00B22650" w:rsidRPr="00B22650" w:rsidRDefault="00B22650">
          <w:pPr>
            <w:pStyle w:val="csl-entry"/>
            <w:divId w:val="837620366"/>
            <w:rPr>
              <w:color w:val="000000"/>
            </w:rPr>
          </w:pPr>
          <w:r w:rsidRPr="00B22650">
            <w:rPr>
              <w:color w:val="000000"/>
            </w:rPr>
            <w:t xml:space="preserve">43. Bocci F, Tripathi SC, Mercedes SAV, George JT, </w:t>
          </w:r>
          <w:proofErr w:type="spellStart"/>
          <w:r w:rsidRPr="00B22650">
            <w:rPr>
              <w:color w:val="000000"/>
            </w:rPr>
            <w:t>Casabar</w:t>
          </w:r>
          <w:proofErr w:type="spellEnd"/>
          <w:r w:rsidRPr="00B22650">
            <w:rPr>
              <w:color w:val="000000"/>
            </w:rPr>
            <w:t xml:space="preserve"> JP, Wong PK, et al. NRF2 activates a partial epithelial-mesenchymal transition and is maximally present in a hybrid epithelial/mesenchymal phenotype. </w:t>
          </w:r>
          <w:proofErr w:type="spellStart"/>
          <w:r w:rsidRPr="00B22650">
            <w:rPr>
              <w:color w:val="000000"/>
            </w:rPr>
            <w:t>Integr</w:t>
          </w:r>
          <w:proofErr w:type="spellEnd"/>
          <w:r w:rsidRPr="00B22650">
            <w:rPr>
              <w:color w:val="000000"/>
            </w:rPr>
            <w:t xml:space="preserve"> Biol. 2019;11(6):251–63.</w:t>
          </w:r>
        </w:p>
        <w:p w14:paraId="39B3AD6F" w14:textId="77777777" w:rsidR="00B22650" w:rsidRPr="00B22650" w:rsidRDefault="00B22650">
          <w:pPr>
            <w:pStyle w:val="csl-entry"/>
            <w:divId w:val="837620366"/>
            <w:rPr>
              <w:color w:val="000000"/>
            </w:rPr>
          </w:pPr>
          <w:r w:rsidRPr="00B22650">
            <w:rPr>
              <w:color w:val="000000"/>
            </w:rPr>
            <w:t xml:space="preserve">44. Luo M, Shang L, Brooks MD, </w:t>
          </w:r>
          <w:proofErr w:type="spellStart"/>
          <w:r w:rsidRPr="00B22650">
            <w:rPr>
              <w:color w:val="000000"/>
            </w:rPr>
            <w:t>Jiagge</w:t>
          </w:r>
          <w:proofErr w:type="spellEnd"/>
          <w:r w:rsidRPr="00B22650">
            <w:rPr>
              <w:color w:val="000000"/>
            </w:rPr>
            <w:t xml:space="preserve"> E, Zhu Y, </w:t>
          </w:r>
          <w:proofErr w:type="spellStart"/>
          <w:r w:rsidRPr="00B22650">
            <w:rPr>
              <w:color w:val="000000"/>
            </w:rPr>
            <w:t>Buschhaus</w:t>
          </w:r>
          <w:proofErr w:type="spellEnd"/>
          <w:r w:rsidRPr="00B22650">
            <w:rPr>
              <w:color w:val="000000"/>
            </w:rPr>
            <w:t xml:space="preserve"> JM, et al. Targeting Breast Cancer Stem Cell State Equilibrium through Modulation of Redox Signaling. Cell </w:t>
          </w:r>
          <w:proofErr w:type="spellStart"/>
          <w:r w:rsidRPr="00B22650">
            <w:rPr>
              <w:color w:val="000000"/>
            </w:rPr>
            <w:t>Metab</w:t>
          </w:r>
          <w:proofErr w:type="spellEnd"/>
          <w:r w:rsidRPr="00B22650">
            <w:rPr>
              <w:color w:val="000000"/>
            </w:rPr>
            <w:t>. 2018;28(1):69-86.e6.</w:t>
          </w:r>
        </w:p>
        <w:p w14:paraId="3D114E7F" w14:textId="77777777" w:rsidR="00B22650" w:rsidRPr="00B22650" w:rsidRDefault="00B22650">
          <w:pPr>
            <w:pStyle w:val="csl-entry"/>
            <w:divId w:val="837620366"/>
            <w:rPr>
              <w:color w:val="000000"/>
            </w:rPr>
          </w:pPr>
          <w:r w:rsidRPr="00B22650">
            <w:rPr>
              <w:color w:val="000000"/>
            </w:rPr>
            <w:t xml:space="preserve">45. </w:t>
          </w:r>
          <w:proofErr w:type="spellStart"/>
          <w:r w:rsidRPr="00B22650">
            <w:rPr>
              <w:color w:val="000000"/>
            </w:rPr>
            <w:t>Colacino</w:t>
          </w:r>
          <w:proofErr w:type="spellEnd"/>
          <w:r w:rsidRPr="00B22650">
            <w:rPr>
              <w:color w:val="000000"/>
            </w:rPr>
            <w:t xml:space="preserve"> JA, Azizi E, Brooks MD, </w:t>
          </w:r>
          <w:proofErr w:type="spellStart"/>
          <w:r w:rsidRPr="00B22650">
            <w:rPr>
              <w:color w:val="000000"/>
            </w:rPr>
            <w:t>Harouaka</w:t>
          </w:r>
          <w:proofErr w:type="spellEnd"/>
          <w:r w:rsidRPr="00B22650">
            <w:rPr>
              <w:color w:val="000000"/>
            </w:rPr>
            <w:t xml:space="preserve"> R, </w:t>
          </w:r>
          <w:proofErr w:type="spellStart"/>
          <w:r w:rsidRPr="00B22650">
            <w:rPr>
              <w:color w:val="000000"/>
            </w:rPr>
            <w:t>Fouladdel</w:t>
          </w:r>
          <w:proofErr w:type="spellEnd"/>
          <w:r w:rsidRPr="00B22650">
            <w:rPr>
              <w:color w:val="000000"/>
            </w:rPr>
            <w:t xml:space="preserve"> S, McDermott SP, et al. Heterogeneity of Human Breast Stem and Progenitor Cells as Revealed by Transcriptional Profiling. Stem Cell Rep. 2018;10(5):1596–609.</w:t>
          </w:r>
        </w:p>
        <w:p w14:paraId="5BFD2970" w14:textId="77777777" w:rsidR="00B22650" w:rsidRPr="00B22650" w:rsidRDefault="00B22650">
          <w:pPr>
            <w:pStyle w:val="csl-entry"/>
            <w:divId w:val="837620366"/>
            <w:rPr>
              <w:color w:val="000000"/>
            </w:rPr>
          </w:pPr>
          <w:r w:rsidRPr="00B22650">
            <w:rPr>
              <w:color w:val="000000"/>
            </w:rPr>
            <w:t>46. Yu L, Lu M, Jia D, Ma J, Ben-Jacob E, Levine H, et al. Modeling the Genetic Regulation of Cancer Metabolism: Interplay between Glycolysis and Oxidative Phosphorylation. Cancer Res. 2017;77(7):1564–74.</w:t>
          </w:r>
        </w:p>
        <w:p w14:paraId="1A2B9C96" w14:textId="77777777" w:rsidR="00B22650" w:rsidRPr="00B22650" w:rsidRDefault="00B22650">
          <w:pPr>
            <w:pStyle w:val="csl-entry"/>
            <w:divId w:val="837620366"/>
            <w:rPr>
              <w:color w:val="000000"/>
            </w:rPr>
          </w:pPr>
          <w:r w:rsidRPr="00B22650">
            <w:rPr>
              <w:color w:val="000000"/>
            </w:rPr>
            <w:t>47. Jia D, Li X, Bocci F, Tripathi S, Deng Y, Jolly MK, et al. Quantifying Cancer Epithelial-Mesenchymal Plasticity and its Association with Stemness and Immune Response. J Clin Medicine. 2019;8(5):725.</w:t>
          </w:r>
        </w:p>
        <w:p w14:paraId="1622D361" w14:textId="77777777" w:rsidR="00B22650" w:rsidRPr="00B22650" w:rsidRDefault="00B22650">
          <w:pPr>
            <w:pStyle w:val="csl-entry"/>
            <w:divId w:val="837620366"/>
            <w:rPr>
              <w:color w:val="000000"/>
            </w:rPr>
          </w:pPr>
          <w:r w:rsidRPr="00B22650">
            <w:rPr>
              <w:color w:val="000000"/>
            </w:rPr>
            <w:t xml:space="preserve">48. Lu M, Jolly MK, </w:t>
          </w:r>
          <w:proofErr w:type="spellStart"/>
          <w:r w:rsidRPr="00B22650">
            <w:rPr>
              <w:color w:val="000000"/>
            </w:rPr>
            <w:t>Gomoto</w:t>
          </w:r>
          <w:proofErr w:type="spellEnd"/>
          <w:r w:rsidRPr="00B22650">
            <w:rPr>
              <w:color w:val="000000"/>
            </w:rPr>
            <w:t xml:space="preserve"> R, Huang B, </w:t>
          </w:r>
          <w:proofErr w:type="spellStart"/>
          <w:r w:rsidRPr="00B22650">
            <w:rPr>
              <w:color w:val="000000"/>
            </w:rPr>
            <w:t>Onuchic</w:t>
          </w:r>
          <w:proofErr w:type="spellEnd"/>
          <w:r w:rsidRPr="00B22650">
            <w:rPr>
              <w:color w:val="000000"/>
            </w:rPr>
            <w:t xml:space="preserve"> J, Ben-Jacob E. </w:t>
          </w:r>
          <w:proofErr w:type="spellStart"/>
          <w:r w:rsidRPr="00B22650">
            <w:rPr>
              <w:color w:val="000000"/>
            </w:rPr>
            <w:t>Tristability</w:t>
          </w:r>
          <w:proofErr w:type="spellEnd"/>
          <w:r w:rsidRPr="00B22650">
            <w:rPr>
              <w:color w:val="000000"/>
            </w:rPr>
            <w:t xml:space="preserve"> in Cancer-Associated MicroRNA-TF Chimera Toggle Switch. J Phys Chem B. 2013;117(42):13164–74.</w:t>
          </w:r>
        </w:p>
        <w:p w14:paraId="5113DC25" w14:textId="77777777" w:rsidR="00B22650" w:rsidRPr="00B22650" w:rsidRDefault="00B22650">
          <w:pPr>
            <w:pStyle w:val="csl-entry"/>
            <w:divId w:val="837620366"/>
            <w:rPr>
              <w:color w:val="000000"/>
            </w:rPr>
          </w:pPr>
          <w:r w:rsidRPr="00B22650">
            <w:rPr>
              <w:color w:val="000000"/>
            </w:rPr>
            <w:t xml:space="preserve">49. Kovac S, </w:t>
          </w:r>
          <w:proofErr w:type="spellStart"/>
          <w:r w:rsidRPr="00B22650">
            <w:rPr>
              <w:color w:val="000000"/>
            </w:rPr>
            <w:t>Angelova</w:t>
          </w:r>
          <w:proofErr w:type="spellEnd"/>
          <w:r w:rsidRPr="00B22650">
            <w:rPr>
              <w:color w:val="000000"/>
            </w:rPr>
            <w:t xml:space="preserve"> PR, </w:t>
          </w:r>
          <w:proofErr w:type="spellStart"/>
          <w:r w:rsidRPr="00B22650">
            <w:rPr>
              <w:color w:val="000000"/>
            </w:rPr>
            <w:t>Holmström</w:t>
          </w:r>
          <w:proofErr w:type="spellEnd"/>
          <w:r w:rsidRPr="00B22650">
            <w:rPr>
              <w:color w:val="000000"/>
            </w:rPr>
            <w:t xml:space="preserve"> KM, Zhang Y, </w:t>
          </w:r>
          <w:proofErr w:type="spellStart"/>
          <w:r w:rsidRPr="00B22650">
            <w:rPr>
              <w:color w:val="000000"/>
            </w:rPr>
            <w:t>Dinkova-Kostova</w:t>
          </w:r>
          <w:proofErr w:type="spellEnd"/>
          <w:r w:rsidRPr="00B22650">
            <w:rPr>
              <w:color w:val="000000"/>
            </w:rPr>
            <w:t xml:space="preserve"> AT, Abramov AY. Nrf2 regulates ROS production by mitochondria and NADPH oxidase. </w:t>
          </w:r>
          <w:proofErr w:type="spellStart"/>
          <w:r w:rsidRPr="00B22650">
            <w:rPr>
              <w:color w:val="000000"/>
            </w:rPr>
            <w:t>Biochimica</w:t>
          </w:r>
          <w:proofErr w:type="spellEnd"/>
          <w:r w:rsidRPr="00B22650">
            <w:rPr>
              <w:color w:val="000000"/>
            </w:rPr>
            <w:t xml:space="preserve"> Et </w:t>
          </w:r>
          <w:proofErr w:type="spellStart"/>
          <w:r w:rsidRPr="00B22650">
            <w:rPr>
              <w:color w:val="000000"/>
            </w:rPr>
            <w:t>Biophysica</w:t>
          </w:r>
          <w:proofErr w:type="spellEnd"/>
          <w:r w:rsidRPr="00B22650">
            <w:rPr>
              <w:color w:val="000000"/>
            </w:rPr>
            <w:t xml:space="preserve"> Acta </w:t>
          </w:r>
          <w:proofErr w:type="spellStart"/>
          <w:r w:rsidRPr="00B22650">
            <w:rPr>
              <w:color w:val="000000"/>
            </w:rPr>
            <w:t>Bba</w:t>
          </w:r>
          <w:proofErr w:type="spellEnd"/>
          <w:r w:rsidRPr="00B22650">
            <w:rPr>
              <w:color w:val="000000"/>
            </w:rPr>
            <w:t xml:space="preserve"> - Gen Subj. 2015;1850(4):794–801.</w:t>
          </w:r>
        </w:p>
        <w:p w14:paraId="01F16238" w14:textId="77777777" w:rsidR="00B22650" w:rsidRPr="00B22650" w:rsidRDefault="00B22650">
          <w:pPr>
            <w:pStyle w:val="csl-entry"/>
            <w:divId w:val="837620366"/>
            <w:rPr>
              <w:color w:val="000000"/>
            </w:rPr>
          </w:pPr>
          <w:r w:rsidRPr="00B22650">
            <w:rPr>
              <w:color w:val="000000"/>
            </w:rPr>
            <w:t>50. He F, Ru X, Wen T. NRF2, a Transcription Factor for Stress Response and Beyond. Int J Mol Sci. 2020;21(13):4777.</w:t>
          </w:r>
        </w:p>
        <w:p w14:paraId="2451AB9A" w14:textId="77777777" w:rsidR="00B22650" w:rsidRPr="00B22650" w:rsidRDefault="00B22650">
          <w:pPr>
            <w:pStyle w:val="csl-entry"/>
            <w:divId w:val="837620366"/>
            <w:rPr>
              <w:color w:val="000000"/>
            </w:rPr>
          </w:pPr>
          <w:r w:rsidRPr="00B22650">
            <w:rPr>
              <w:color w:val="000000"/>
            </w:rPr>
            <w:t>51. Li N, Muthusamy S, Liang R, Sarojini H, Wang E. Increased expression of miR-34a and miR-93 in rat liver during aging, and their impact on the expression of Mgst1 and Sirt1. Mech Ageing Dev. 2011;132(3):75–85.</w:t>
          </w:r>
        </w:p>
        <w:p w14:paraId="6C3101B2" w14:textId="77777777" w:rsidR="00B22650" w:rsidRPr="00B22650" w:rsidRDefault="00B22650">
          <w:pPr>
            <w:pStyle w:val="csl-entry"/>
            <w:divId w:val="837620366"/>
            <w:rPr>
              <w:color w:val="000000"/>
            </w:rPr>
          </w:pPr>
          <w:r w:rsidRPr="00B22650">
            <w:rPr>
              <w:color w:val="000000"/>
            </w:rPr>
            <w:t>52. Bai XY, Ma Y, Ding R, Fu B, Shi S, Chen XM. miR-335 and miR-34a Promote Renal Senescence by Suppressing Mitochondrial Antioxidative Enzymes. J Am Soc Nephrol. 2011;22(7):1252–61.</w:t>
          </w:r>
        </w:p>
        <w:p w14:paraId="2F1AF6D6" w14:textId="77777777" w:rsidR="00B22650" w:rsidRPr="00B22650" w:rsidRDefault="00B22650">
          <w:pPr>
            <w:pStyle w:val="csl-entry"/>
            <w:divId w:val="837620366"/>
            <w:rPr>
              <w:color w:val="000000"/>
            </w:rPr>
          </w:pPr>
          <w:r w:rsidRPr="00B22650">
            <w:rPr>
              <w:color w:val="000000"/>
            </w:rPr>
            <w:t xml:space="preserve">53. Navarro F, Lieberman J. miR-34 and p53: New Insights into a Complex Functional Relationship. </w:t>
          </w:r>
          <w:proofErr w:type="spellStart"/>
          <w:r w:rsidRPr="00B22650">
            <w:rPr>
              <w:color w:val="000000"/>
            </w:rPr>
            <w:t>Plos</w:t>
          </w:r>
          <w:proofErr w:type="spellEnd"/>
          <w:r w:rsidRPr="00B22650">
            <w:rPr>
              <w:color w:val="000000"/>
            </w:rPr>
            <w:t xml:space="preserve"> One. 2015;10(7):e0132767.</w:t>
          </w:r>
        </w:p>
        <w:p w14:paraId="387C3C3F" w14:textId="77777777" w:rsidR="00B22650" w:rsidRPr="00B22650" w:rsidRDefault="00B22650">
          <w:pPr>
            <w:pStyle w:val="csl-entry"/>
            <w:divId w:val="837620366"/>
            <w:rPr>
              <w:color w:val="000000"/>
            </w:rPr>
          </w:pPr>
          <w:r w:rsidRPr="00B22650">
            <w:rPr>
              <w:color w:val="000000"/>
            </w:rPr>
            <w:t xml:space="preserve">54. </w:t>
          </w:r>
          <w:proofErr w:type="spellStart"/>
          <w:r w:rsidRPr="00B22650">
            <w:rPr>
              <w:color w:val="000000"/>
            </w:rPr>
            <w:t>Italiano</w:t>
          </w:r>
          <w:proofErr w:type="spellEnd"/>
          <w:r w:rsidRPr="00B22650">
            <w:rPr>
              <w:color w:val="000000"/>
            </w:rPr>
            <w:t xml:space="preserve"> D, Lena AM, </w:t>
          </w:r>
          <w:proofErr w:type="spellStart"/>
          <w:r w:rsidRPr="00B22650">
            <w:rPr>
              <w:color w:val="000000"/>
            </w:rPr>
            <w:t>Melino</w:t>
          </w:r>
          <w:proofErr w:type="spellEnd"/>
          <w:r w:rsidRPr="00B22650">
            <w:rPr>
              <w:color w:val="000000"/>
            </w:rPr>
            <w:t xml:space="preserve"> G, Candi E. Identification of NCF2/p67phox as a novel p53 target gene. Cell Cycle. 2012;11(24):4589–96.</w:t>
          </w:r>
        </w:p>
        <w:p w14:paraId="112001D3" w14:textId="77777777" w:rsidR="00B22650" w:rsidRPr="00B22650" w:rsidRDefault="00B22650">
          <w:pPr>
            <w:pStyle w:val="csl-entry"/>
            <w:divId w:val="837620366"/>
            <w:rPr>
              <w:color w:val="000000"/>
            </w:rPr>
          </w:pPr>
          <w:r w:rsidRPr="00B22650">
            <w:rPr>
              <w:color w:val="000000"/>
            </w:rPr>
            <w:t xml:space="preserve">55. Chou HL, Fong Y, Wei CK, Tsai EM, Chen JYF, Chang WT, et al. A Quinone-Containing Compound Enhances </w:t>
          </w:r>
          <w:proofErr w:type="spellStart"/>
          <w:r w:rsidRPr="00B22650">
            <w:rPr>
              <w:color w:val="000000"/>
            </w:rPr>
            <w:t>Camptothecin</w:t>
          </w:r>
          <w:proofErr w:type="spellEnd"/>
          <w:r w:rsidRPr="00B22650">
            <w:rPr>
              <w:color w:val="000000"/>
            </w:rPr>
            <w:t xml:space="preserve">-Induced Apoptosis of Lung Cancer Through Modulating Endogenous ROS and ERK Signaling. Arch Immunol </w:t>
          </w:r>
          <w:proofErr w:type="spellStart"/>
          <w:r w:rsidRPr="00B22650">
            <w:rPr>
              <w:color w:val="000000"/>
            </w:rPr>
            <w:t>Ther</w:t>
          </w:r>
          <w:proofErr w:type="spellEnd"/>
          <w:r w:rsidRPr="00B22650">
            <w:rPr>
              <w:color w:val="000000"/>
            </w:rPr>
            <w:t xml:space="preserve"> Ex. 2017;65(3):241–52.</w:t>
          </w:r>
        </w:p>
        <w:p w14:paraId="13F2B354" w14:textId="77777777" w:rsidR="00B22650" w:rsidRPr="00B22650" w:rsidRDefault="00B22650">
          <w:pPr>
            <w:pStyle w:val="csl-entry"/>
            <w:divId w:val="837620366"/>
            <w:rPr>
              <w:color w:val="000000"/>
            </w:rPr>
          </w:pPr>
          <w:r w:rsidRPr="00B22650">
            <w:rPr>
              <w:color w:val="000000"/>
            </w:rPr>
            <w:t xml:space="preserve">56. </w:t>
          </w:r>
          <w:proofErr w:type="spellStart"/>
          <w:r w:rsidRPr="00B22650">
            <w:rPr>
              <w:color w:val="000000"/>
            </w:rPr>
            <w:t>Serocki</w:t>
          </w:r>
          <w:proofErr w:type="spellEnd"/>
          <w:r w:rsidRPr="00B22650">
            <w:rPr>
              <w:color w:val="000000"/>
            </w:rPr>
            <w:t xml:space="preserve"> M, </w:t>
          </w:r>
          <w:proofErr w:type="spellStart"/>
          <w:r w:rsidRPr="00B22650">
            <w:rPr>
              <w:color w:val="000000"/>
            </w:rPr>
            <w:t>Bartoszewska</w:t>
          </w:r>
          <w:proofErr w:type="spellEnd"/>
          <w:r w:rsidRPr="00B22650">
            <w:rPr>
              <w:color w:val="000000"/>
            </w:rPr>
            <w:t xml:space="preserve"> S, </w:t>
          </w:r>
          <w:proofErr w:type="spellStart"/>
          <w:r w:rsidRPr="00B22650">
            <w:rPr>
              <w:color w:val="000000"/>
            </w:rPr>
            <w:t>Janaszak-Jasiecka</w:t>
          </w:r>
          <w:proofErr w:type="spellEnd"/>
          <w:r w:rsidRPr="00B22650">
            <w:rPr>
              <w:color w:val="000000"/>
            </w:rPr>
            <w:t xml:space="preserve"> A, </w:t>
          </w:r>
          <w:proofErr w:type="spellStart"/>
          <w:r w:rsidRPr="00B22650">
            <w:rPr>
              <w:color w:val="000000"/>
            </w:rPr>
            <w:t>Ochocka</w:t>
          </w:r>
          <w:proofErr w:type="spellEnd"/>
          <w:r w:rsidRPr="00B22650">
            <w:rPr>
              <w:color w:val="000000"/>
            </w:rPr>
            <w:t xml:space="preserve"> RJ, </w:t>
          </w:r>
          <w:proofErr w:type="spellStart"/>
          <w:r w:rsidRPr="00B22650">
            <w:rPr>
              <w:color w:val="000000"/>
            </w:rPr>
            <w:t>Collawn</w:t>
          </w:r>
          <w:proofErr w:type="spellEnd"/>
          <w:r w:rsidRPr="00B22650">
            <w:rPr>
              <w:color w:val="000000"/>
            </w:rPr>
            <w:t xml:space="preserve"> JF, Bartoszewski R. miRNAs regulate the HIF switch during hypoxia: a novel therapeutic target. Angiogenesis. 2018;21(2):183–202.</w:t>
          </w:r>
        </w:p>
        <w:p w14:paraId="60D64F6B" w14:textId="77777777" w:rsidR="00B22650" w:rsidRPr="00B22650" w:rsidRDefault="00B22650">
          <w:pPr>
            <w:pStyle w:val="csl-entry"/>
            <w:divId w:val="837620366"/>
            <w:rPr>
              <w:color w:val="000000"/>
            </w:rPr>
          </w:pPr>
          <w:r w:rsidRPr="00B22650">
            <w:rPr>
              <w:color w:val="000000"/>
            </w:rPr>
            <w:t>57. Shang Y, Chen H, Ye J, Wei X, Liu S, Wang R. HIF-1α/Ascl2/miR-200b regulatory feedback circuit modulated the epithelial-mesenchymal transition (EMT) in colorectal cancer cells. Exp Cell Res. 2017;360(2):243–56.</w:t>
          </w:r>
        </w:p>
        <w:p w14:paraId="18B194AA" w14:textId="77777777" w:rsidR="00B22650" w:rsidRPr="00B22650" w:rsidRDefault="00B22650">
          <w:pPr>
            <w:pStyle w:val="csl-entry"/>
            <w:divId w:val="837620366"/>
            <w:rPr>
              <w:color w:val="000000"/>
            </w:rPr>
          </w:pPr>
          <w:r w:rsidRPr="00B22650">
            <w:rPr>
              <w:color w:val="000000"/>
            </w:rPr>
            <w:t xml:space="preserve">58. Byun Y, Choi YC, </w:t>
          </w:r>
          <w:proofErr w:type="spellStart"/>
          <w:r w:rsidRPr="00B22650">
            <w:rPr>
              <w:color w:val="000000"/>
            </w:rPr>
            <w:t>Jeong</w:t>
          </w:r>
          <w:proofErr w:type="spellEnd"/>
          <w:r w:rsidRPr="00B22650">
            <w:rPr>
              <w:color w:val="000000"/>
            </w:rPr>
            <w:t xml:space="preserve"> Y, Lee G, Yoon S, </w:t>
          </w:r>
          <w:proofErr w:type="spellStart"/>
          <w:r w:rsidRPr="00B22650">
            <w:rPr>
              <w:color w:val="000000"/>
            </w:rPr>
            <w:t>Jeong</w:t>
          </w:r>
          <w:proofErr w:type="spellEnd"/>
          <w:r w:rsidRPr="00B22650">
            <w:rPr>
              <w:color w:val="000000"/>
            </w:rPr>
            <w:t xml:space="preserve"> Y, et al. MiR-200c downregulates HIF-1α and inhibits migration of lung cancer cells. Cell Mol Biol Lett. 2019;24(1):28.</w:t>
          </w:r>
        </w:p>
        <w:p w14:paraId="6FA0FA99" w14:textId="77777777" w:rsidR="00B22650" w:rsidRPr="00B22650" w:rsidRDefault="00B22650">
          <w:pPr>
            <w:pStyle w:val="csl-entry"/>
            <w:divId w:val="837620366"/>
            <w:rPr>
              <w:color w:val="000000"/>
            </w:rPr>
          </w:pPr>
          <w:r w:rsidRPr="00B22650">
            <w:rPr>
              <w:color w:val="000000"/>
            </w:rPr>
            <w:t xml:space="preserve">59. Xu X, Tan X, </w:t>
          </w:r>
          <w:proofErr w:type="spellStart"/>
          <w:r w:rsidRPr="00B22650">
            <w:rPr>
              <w:color w:val="000000"/>
            </w:rPr>
            <w:t>Tampe</w:t>
          </w:r>
          <w:proofErr w:type="spellEnd"/>
          <w:r w:rsidRPr="00B22650">
            <w:rPr>
              <w:color w:val="000000"/>
            </w:rPr>
            <w:t xml:space="preserve"> B, Sanchez E, </w:t>
          </w:r>
          <w:proofErr w:type="spellStart"/>
          <w:r w:rsidRPr="00B22650">
            <w:rPr>
              <w:color w:val="000000"/>
            </w:rPr>
            <w:t>Zeisberg</w:t>
          </w:r>
          <w:proofErr w:type="spellEnd"/>
          <w:r w:rsidRPr="00B22650">
            <w:rPr>
              <w:color w:val="000000"/>
            </w:rPr>
            <w:t xml:space="preserve"> M, </w:t>
          </w:r>
          <w:proofErr w:type="spellStart"/>
          <w:r w:rsidRPr="00B22650">
            <w:rPr>
              <w:color w:val="000000"/>
            </w:rPr>
            <w:t>Zeisberg</w:t>
          </w:r>
          <w:proofErr w:type="spellEnd"/>
          <w:r w:rsidRPr="00B22650">
            <w:rPr>
              <w:color w:val="000000"/>
            </w:rPr>
            <w:t xml:space="preserve"> EM. Snail Is a Direct Target of Hypoxia-inducible Factor 1α (HIF1α) in Hypoxia-induced Endothelial to Mesenchymal Transition of Human Coronary Endothelial Cells*. J Biol Chem. 2015;290(27):16653–64.</w:t>
          </w:r>
        </w:p>
        <w:p w14:paraId="0DBAAC4E" w14:textId="77777777" w:rsidR="00B22650" w:rsidRPr="00B22650" w:rsidRDefault="00B22650">
          <w:pPr>
            <w:pStyle w:val="csl-entry"/>
            <w:divId w:val="837620366"/>
            <w:rPr>
              <w:color w:val="000000"/>
            </w:rPr>
          </w:pPr>
          <w:r w:rsidRPr="00B22650">
            <w:rPr>
              <w:color w:val="000000"/>
            </w:rPr>
            <w:t xml:space="preserve">60. Chou CC, Lee KH, Lai IL, Wang D, Mo X, </w:t>
          </w:r>
          <w:proofErr w:type="spellStart"/>
          <w:r w:rsidRPr="00B22650">
            <w:rPr>
              <w:color w:val="000000"/>
            </w:rPr>
            <w:t>Kulp</w:t>
          </w:r>
          <w:proofErr w:type="spellEnd"/>
          <w:r w:rsidRPr="00B22650">
            <w:rPr>
              <w:color w:val="000000"/>
            </w:rPr>
            <w:t xml:space="preserve"> SK, et al. AMPK Reverses the Mesenchymal Phenotype of Cancer Cells by Targeting the Akt–MDM2–Foxo3a Signaling Axis. Cancer Res. 2014;74(17):4783–95.</w:t>
          </w:r>
        </w:p>
        <w:p w14:paraId="4D70F564" w14:textId="77777777" w:rsidR="00B22650" w:rsidRPr="00B22650" w:rsidRDefault="00B22650">
          <w:pPr>
            <w:pStyle w:val="csl-entry"/>
            <w:divId w:val="837620366"/>
            <w:rPr>
              <w:color w:val="000000"/>
            </w:rPr>
          </w:pPr>
          <w:r w:rsidRPr="00B22650">
            <w:rPr>
              <w:color w:val="000000"/>
            </w:rPr>
            <w:t xml:space="preserve">61. Ohshima J, Wang Q, </w:t>
          </w:r>
          <w:proofErr w:type="spellStart"/>
          <w:r w:rsidRPr="00B22650">
            <w:rPr>
              <w:color w:val="000000"/>
            </w:rPr>
            <w:t>Fitzsimonds</w:t>
          </w:r>
          <w:proofErr w:type="spellEnd"/>
          <w:r w:rsidRPr="00B22650">
            <w:rPr>
              <w:color w:val="000000"/>
            </w:rPr>
            <w:t xml:space="preserve"> ZR, Miller DP, </w:t>
          </w:r>
          <w:proofErr w:type="spellStart"/>
          <w:r w:rsidRPr="00B22650">
            <w:rPr>
              <w:color w:val="000000"/>
            </w:rPr>
            <w:t>Sztukowska</w:t>
          </w:r>
          <w:proofErr w:type="spellEnd"/>
          <w:r w:rsidRPr="00B22650">
            <w:rPr>
              <w:color w:val="000000"/>
            </w:rPr>
            <w:t xml:space="preserve"> MN, Jung YJ, et al. Streptococcus </w:t>
          </w:r>
          <w:proofErr w:type="spellStart"/>
          <w:r w:rsidRPr="00B22650">
            <w:rPr>
              <w:color w:val="000000"/>
            </w:rPr>
            <w:t>gordonii</w:t>
          </w:r>
          <w:proofErr w:type="spellEnd"/>
          <w:r w:rsidRPr="00B22650">
            <w:rPr>
              <w:color w:val="000000"/>
            </w:rPr>
            <w:t xml:space="preserve"> programs epithelial cells to resist ZEB2 induction by </w:t>
          </w:r>
          <w:proofErr w:type="spellStart"/>
          <w:r w:rsidRPr="00B22650">
            <w:rPr>
              <w:color w:val="000000"/>
            </w:rPr>
            <w:t>Porphyromonas</w:t>
          </w:r>
          <w:proofErr w:type="spellEnd"/>
          <w:r w:rsidRPr="00B22650">
            <w:rPr>
              <w:color w:val="000000"/>
            </w:rPr>
            <w:t xml:space="preserve"> </w:t>
          </w:r>
          <w:proofErr w:type="spellStart"/>
          <w:r w:rsidRPr="00B22650">
            <w:rPr>
              <w:color w:val="000000"/>
            </w:rPr>
            <w:t>gingivalis</w:t>
          </w:r>
          <w:proofErr w:type="spellEnd"/>
          <w:r w:rsidRPr="00B22650">
            <w:rPr>
              <w:color w:val="000000"/>
            </w:rPr>
            <w:t xml:space="preserve">. Proc National </w:t>
          </w:r>
          <w:proofErr w:type="spellStart"/>
          <w:r w:rsidRPr="00B22650">
            <w:rPr>
              <w:color w:val="000000"/>
            </w:rPr>
            <w:t>Acad</w:t>
          </w:r>
          <w:proofErr w:type="spellEnd"/>
          <w:r w:rsidRPr="00B22650">
            <w:rPr>
              <w:color w:val="000000"/>
            </w:rPr>
            <w:t xml:space="preserve"> Sci. 2019;116(17):201900101.</w:t>
          </w:r>
        </w:p>
        <w:p w14:paraId="0182DAFE" w14:textId="77777777" w:rsidR="00B22650" w:rsidRPr="00B22650" w:rsidRDefault="00B22650">
          <w:pPr>
            <w:pStyle w:val="csl-entry"/>
            <w:divId w:val="837620366"/>
            <w:rPr>
              <w:color w:val="000000"/>
            </w:rPr>
          </w:pPr>
          <w:r w:rsidRPr="00B22650">
            <w:rPr>
              <w:color w:val="000000"/>
            </w:rPr>
            <w:t xml:space="preserve">62. Dong T, Zhang Y, Chen Y, Liu P, </w:t>
          </w:r>
          <w:proofErr w:type="gramStart"/>
          <w:r w:rsidRPr="00B22650">
            <w:rPr>
              <w:color w:val="000000"/>
            </w:rPr>
            <w:t>An</w:t>
          </w:r>
          <w:proofErr w:type="gramEnd"/>
          <w:r w:rsidRPr="00B22650">
            <w:rPr>
              <w:color w:val="000000"/>
            </w:rPr>
            <w:t xml:space="preserve"> T, Zhang J, et al. FOXO1 inhibits the invasion and metastasis of hepatocellular carcinoma by reversing ZEB2-induced epithelial-mesenchymal transition. </w:t>
          </w:r>
          <w:proofErr w:type="spellStart"/>
          <w:r w:rsidRPr="00B22650">
            <w:rPr>
              <w:color w:val="000000"/>
            </w:rPr>
            <w:t>Oncotarget</w:t>
          </w:r>
          <w:proofErr w:type="spellEnd"/>
          <w:r w:rsidRPr="00B22650">
            <w:rPr>
              <w:color w:val="000000"/>
            </w:rPr>
            <w:t>. 2016;8(1):1703–13.</w:t>
          </w:r>
        </w:p>
        <w:p w14:paraId="1417F7B3" w14:textId="77777777" w:rsidR="00B22650" w:rsidRPr="00B22650" w:rsidRDefault="00B22650">
          <w:pPr>
            <w:pStyle w:val="csl-entry"/>
            <w:divId w:val="837620366"/>
            <w:rPr>
              <w:color w:val="000000"/>
            </w:rPr>
          </w:pPr>
          <w:r w:rsidRPr="00B22650">
            <w:rPr>
              <w:color w:val="000000"/>
            </w:rPr>
            <w:t xml:space="preserve">63. Huang W, Cao J, Liu X, Meng F, Li M, Chen B, et al. AMPK Plays a Dual Role in Regulation of CREB/BDNF Pathway in Mouse Primary Hippocampal Cells. J Mol </w:t>
          </w:r>
          <w:proofErr w:type="spellStart"/>
          <w:r w:rsidRPr="00B22650">
            <w:rPr>
              <w:color w:val="000000"/>
            </w:rPr>
            <w:t>Neurosci</w:t>
          </w:r>
          <w:proofErr w:type="spellEnd"/>
          <w:r w:rsidRPr="00B22650">
            <w:rPr>
              <w:color w:val="000000"/>
            </w:rPr>
            <w:t>. 2015;56(4):782–8.</w:t>
          </w:r>
        </w:p>
        <w:p w14:paraId="7686550F" w14:textId="77777777" w:rsidR="00B22650" w:rsidRPr="00B22650" w:rsidRDefault="00B22650">
          <w:pPr>
            <w:pStyle w:val="csl-entry"/>
            <w:divId w:val="837620366"/>
            <w:rPr>
              <w:color w:val="000000"/>
            </w:rPr>
          </w:pPr>
          <w:r w:rsidRPr="00B22650">
            <w:rPr>
              <w:color w:val="000000"/>
            </w:rPr>
            <w:t xml:space="preserve">64. </w:t>
          </w:r>
          <w:proofErr w:type="spellStart"/>
          <w:r w:rsidRPr="00B22650">
            <w:rPr>
              <w:color w:val="000000"/>
            </w:rPr>
            <w:t>Jin</w:t>
          </w:r>
          <w:proofErr w:type="spellEnd"/>
          <w:r w:rsidRPr="00B22650">
            <w:rPr>
              <w:color w:val="000000"/>
            </w:rPr>
            <w:t xml:space="preserve"> H, </w:t>
          </w:r>
          <w:proofErr w:type="spellStart"/>
          <w:r w:rsidRPr="00B22650">
            <w:rPr>
              <w:color w:val="000000"/>
            </w:rPr>
            <w:t>Xue</w:t>
          </w:r>
          <w:proofErr w:type="spellEnd"/>
          <w:r w:rsidRPr="00B22650">
            <w:rPr>
              <w:color w:val="000000"/>
            </w:rPr>
            <w:t xml:space="preserve"> L, Mo L, Zhang D, Guo X, Xu J, et al. Downregulation of miR-200c stabilizes XIAP mRNA and contributes to invasion and lung metastasis of bladder cancer. Cell </w:t>
          </w:r>
          <w:proofErr w:type="spellStart"/>
          <w:r w:rsidRPr="00B22650">
            <w:rPr>
              <w:color w:val="000000"/>
            </w:rPr>
            <w:t>Adhes</w:t>
          </w:r>
          <w:proofErr w:type="spellEnd"/>
          <w:r w:rsidRPr="00B22650">
            <w:rPr>
              <w:color w:val="000000"/>
            </w:rPr>
            <w:t xml:space="preserve"> </w:t>
          </w:r>
          <w:proofErr w:type="spellStart"/>
          <w:r w:rsidRPr="00B22650">
            <w:rPr>
              <w:color w:val="000000"/>
            </w:rPr>
            <w:t>Migr</w:t>
          </w:r>
          <w:proofErr w:type="spellEnd"/>
          <w:r w:rsidRPr="00B22650">
            <w:rPr>
              <w:color w:val="000000"/>
            </w:rPr>
            <w:t>. 2019;13(1):236–48.</w:t>
          </w:r>
        </w:p>
        <w:p w14:paraId="1A7A0D49" w14:textId="77777777" w:rsidR="00B22650" w:rsidRPr="00B22650" w:rsidRDefault="00B22650">
          <w:pPr>
            <w:pStyle w:val="csl-entry"/>
            <w:divId w:val="837620366"/>
            <w:rPr>
              <w:color w:val="000000"/>
            </w:rPr>
          </w:pPr>
          <w:r w:rsidRPr="00B22650">
            <w:rPr>
              <w:color w:val="000000"/>
            </w:rPr>
            <w:t xml:space="preserve">65. </w:t>
          </w:r>
          <w:proofErr w:type="spellStart"/>
          <w:r w:rsidRPr="00B22650">
            <w:rPr>
              <w:color w:val="000000"/>
            </w:rPr>
            <w:t>Janin</w:t>
          </w:r>
          <w:proofErr w:type="spellEnd"/>
          <w:r w:rsidRPr="00B22650">
            <w:rPr>
              <w:color w:val="000000"/>
            </w:rPr>
            <w:t xml:space="preserve"> M, </w:t>
          </w:r>
          <w:proofErr w:type="spellStart"/>
          <w:r w:rsidRPr="00B22650">
            <w:rPr>
              <w:color w:val="000000"/>
            </w:rPr>
            <w:t>Esteller</w:t>
          </w:r>
          <w:proofErr w:type="spellEnd"/>
          <w:r w:rsidRPr="00B22650">
            <w:rPr>
              <w:color w:val="000000"/>
            </w:rPr>
            <w:t xml:space="preserve"> M. Oncometabolite Accumulation and Epithelial-to-Mesenchymal Transition: The Turn of Fumarate. Cell </w:t>
          </w:r>
          <w:proofErr w:type="spellStart"/>
          <w:r w:rsidRPr="00B22650">
            <w:rPr>
              <w:color w:val="000000"/>
            </w:rPr>
            <w:t>Metab</w:t>
          </w:r>
          <w:proofErr w:type="spellEnd"/>
          <w:r w:rsidRPr="00B22650">
            <w:rPr>
              <w:color w:val="000000"/>
            </w:rPr>
            <w:t>. 2016;24(4):529–30.</w:t>
          </w:r>
        </w:p>
        <w:p w14:paraId="575C69E2" w14:textId="77777777" w:rsidR="00B22650" w:rsidRPr="00B22650" w:rsidRDefault="00B22650">
          <w:pPr>
            <w:pStyle w:val="csl-entry"/>
            <w:divId w:val="837620366"/>
            <w:rPr>
              <w:color w:val="000000"/>
            </w:rPr>
          </w:pPr>
          <w:r w:rsidRPr="00B22650">
            <w:rPr>
              <w:color w:val="000000"/>
            </w:rPr>
            <w:t>66. Zhang Q, Zheng S, Wang S, Wang W, Xing H, Xu S. Chlorpyrifos induced oxidative stress to promote apoptosis and autophagy through the regulation of miR-19a-AMPK axis in common carp. Fish Shellfish Immun. 2019;93:1093–9.</w:t>
          </w:r>
        </w:p>
        <w:p w14:paraId="0F56DE11" w14:textId="77777777" w:rsidR="00B22650" w:rsidRPr="00B22650" w:rsidRDefault="00B22650">
          <w:pPr>
            <w:pStyle w:val="csl-entry"/>
            <w:divId w:val="837620366"/>
            <w:rPr>
              <w:color w:val="000000"/>
            </w:rPr>
          </w:pPr>
          <w:r w:rsidRPr="00B22650">
            <w:rPr>
              <w:color w:val="000000"/>
            </w:rPr>
            <w:t xml:space="preserve">67. Thomson DM, </w:t>
          </w:r>
          <w:proofErr w:type="spellStart"/>
          <w:r w:rsidRPr="00B22650">
            <w:rPr>
              <w:color w:val="000000"/>
            </w:rPr>
            <w:t>Herway</w:t>
          </w:r>
          <w:proofErr w:type="spellEnd"/>
          <w:r w:rsidRPr="00B22650">
            <w:rPr>
              <w:color w:val="000000"/>
            </w:rPr>
            <w:t xml:space="preserve"> ST, Fillmore N, Kim H, Brown JD, Barrow JR, et al. AMP-activated protein kinase phosphorylates transcription factors of the CREB family. J Appl Physiol. 2008;104(2):429–38.</w:t>
          </w:r>
        </w:p>
        <w:p w14:paraId="1291F949" w14:textId="77777777" w:rsidR="00B22650" w:rsidRPr="00B22650" w:rsidRDefault="00B22650">
          <w:pPr>
            <w:pStyle w:val="csl-entry"/>
            <w:divId w:val="837620366"/>
            <w:rPr>
              <w:color w:val="000000"/>
            </w:rPr>
          </w:pPr>
          <w:r w:rsidRPr="00B22650">
            <w:rPr>
              <w:color w:val="000000"/>
            </w:rPr>
            <w:t xml:space="preserve">68. </w:t>
          </w:r>
          <w:proofErr w:type="spellStart"/>
          <w:r w:rsidRPr="00B22650">
            <w:rPr>
              <w:color w:val="000000"/>
            </w:rPr>
            <w:t>Muralidharan</w:t>
          </w:r>
          <w:proofErr w:type="spellEnd"/>
          <w:r w:rsidRPr="00B22650">
            <w:rPr>
              <w:color w:val="000000"/>
            </w:rPr>
            <w:t xml:space="preserve"> S, Sahoo S, </w:t>
          </w:r>
          <w:proofErr w:type="spellStart"/>
          <w:r w:rsidRPr="00B22650">
            <w:rPr>
              <w:color w:val="000000"/>
            </w:rPr>
            <w:t>Saha</w:t>
          </w:r>
          <w:proofErr w:type="spellEnd"/>
          <w:r w:rsidRPr="00B22650">
            <w:rPr>
              <w:color w:val="000000"/>
            </w:rPr>
            <w:t xml:space="preserve"> A, Chandran S, Majumdar SS, Mandal S, et al. Quantifying the Patterns of Metabolic Plasticity and Heterogeneity along the Epithelial–Hybrid–Mesenchymal Spectrum in Cancer. </w:t>
          </w:r>
          <w:proofErr w:type="spellStart"/>
          <w:r w:rsidRPr="00B22650">
            <w:rPr>
              <w:color w:val="000000"/>
            </w:rPr>
            <w:t>Biomol</w:t>
          </w:r>
          <w:proofErr w:type="spellEnd"/>
          <w:r w:rsidRPr="00B22650">
            <w:rPr>
              <w:color w:val="000000"/>
            </w:rPr>
            <w:t>. 2022;12(2):297.</w:t>
          </w:r>
        </w:p>
        <w:p w14:paraId="05152776" w14:textId="77777777" w:rsidR="00B22650" w:rsidRPr="00B22650" w:rsidRDefault="00B22650">
          <w:pPr>
            <w:pStyle w:val="csl-entry"/>
            <w:divId w:val="837620366"/>
            <w:rPr>
              <w:color w:val="000000"/>
            </w:rPr>
          </w:pPr>
          <w:r w:rsidRPr="00B22650">
            <w:rPr>
              <w:color w:val="000000"/>
            </w:rPr>
            <w:t>69. Tripathi S, Kessler DA, Levine H. Biological Networks Regulating Cell Fate Choice Are Minimally Frustrated. Phys Rev Lett. 2020;125(8):088101.</w:t>
          </w:r>
        </w:p>
        <w:p w14:paraId="1797875A" w14:textId="77777777" w:rsidR="00B22650" w:rsidRPr="00B22650" w:rsidRDefault="00B22650">
          <w:pPr>
            <w:pStyle w:val="csl-entry"/>
            <w:divId w:val="837620366"/>
            <w:rPr>
              <w:color w:val="000000"/>
            </w:rPr>
          </w:pPr>
          <w:r w:rsidRPr="00B22650">
            <w:rPr>
              <w:color w:val="000000"/>
            </w:rPr>
            <w:t xml:space="preserve">70. Farris JC, </w:t>
          </w:r>
          <w:proofErr w:type="spellStart"/>
          <w:r w:rsidRPr="00B22650">
            <w:rPr>
              <w:color w:val="000000"/>
            </w:rPr>
            <w:t>Pifer</w:t>
          </w:r>
          <w:proofErr w:type="spellEnd"/>
          <w:r w:rsidRPr="00B22650">
            <w:rPr>
              <w:color w:val="000000"/>
            </w:rPr>
            <w:t xml:space="preserve"> PM, Zheng L, Gottlieb E, Denvir J, Frisch SM. </w:t>
          </w:r>
          <w:proofErr w:type="spellStart"/>
          <w:r w:rsidRPr="00B22650">
            <w:rPr>
              <w:color w:val="000000"/>
            </w:rPr>
            <w:t>Grainyhead</w:t>
          </w:r>
          <w:proofErr w:type="spellEnd"/>
          <w:r w:rsidRPr="00B22650">
            <w:rPr>
              <w:color w:val="000000"/>
            </w:rPr>
            <w:t xml:space="preserve">-like 2 Reverses the Metabolic Changes Induced by the Oncogenic Epithelial–Mesenchymal Transition: Effects on </w:t>
          </w:r>
          <w:proofErr w:type="spellStart"/>
          <w:r w:rsidRPr="00B22650">
            <w:rPr>
              <w:color w:val="000000"/>
            </w:rPr>
            <w:t>Anoikis</w:t>
          </w:r>
          <w:proofErr w:type="spellEnd"/>
          <w:r w:rsidRPr="00B22650">
            <w:rPr>
              <w:color w:val="000000"/>
            </w:rPr>
            <w:t>. Mol Cancer Res. 2016;14(6):528–38.</w:t>
          </w:r>
        </w:p>
        <w:p w14:paraId="2B3044FD" w14:textId="77777777" w:rsidR="00B22650" w:rsidRPr="00B22650" w:rsidRDefault="00B22650">
          <w:pPr>
            <w:pStyle w:val="csl-entry"/>
            <w:divId w:val="837620366"/>
            <w:rPr>
              <w:color w:val="000000"/>
            </w:rPr>
          </w:pPr>
          <w:r w:rsidRPr="00B22650">
            <w:rPr>
              <w:color w:val="000000"/>
            </w:rPr>
            <w:t xml:space="preserve">71. </w:t>
          </w:r>
          <w:proofErr w:type="spellStart"/>
          <w:r w:rsidRPr="00B22650">
            <w:rPr>
              <w:color w:val="000000"/>
            </w:rPr>
            <w:t>Radisky</w:t>
          </w:r>
          <w:proofErr w:type="spellEnd"/>
          <w:r w:rsidRPr="00B22650">
            <w:rPr>
              <w:color w:val="000000"/>
            </w:rPr>
            <w:t xml:space="preserve"> DC, Levy DD, </w:t>
          </w:r>
          <w:proofErr w:type="spellStart"/>
          <w:r w:rsidRPr="00B22650">
            <w:rPr>
              <w:color w:val="000000"/>
            </w:rPr>
            <w:t>Littlepage</w:t>
          </w:r>
          <w:proofErr w:type="spellEnd"/>
          <w:r w:rsidRPr="00B22650">
            <w:rPr>
              <w:color w:val="000000"/>
            </w:rPr>
            <w:t xml:space="preserve"> LE, Liu H, Nelson CM, Fata JE, et al. Rac1b and reactive oxygen species mediate MMP-3-induced EMT and genomic instability. Nature. 2005;436(7047):123–7.</w:t>
          </w:r>
        </w:p>
        <w:p w14:paraId="75D367B6" w14:textId="77777777" w:rsidR="00B22650" w:rsidRPr="00B22650" w:rsidRDefault="00B22650">
          <w:pPr>
            <w:pStyle w:val="csl-entry"/>
            <w:divId w:val="837620366"/>
            <w:rPr>
              <w:color w:val="000000"/>
            </w:rPr>
          </w:pPr>
          <w:r w:rsidRPr="00B22650">
            <w:rPr>
              <w:color w:val="000000"/>
            </w:rPr>
            <w:t xml:space="preserve">72. Mori K, Uchida T, Yoshie T, </w:t>
          </w:r>
          <w:proofErr w:type="spellStart"/>
          <w:r w:rsidRPr="00B22650">
            <w:rPr>
              <w:color w:val="000000"/>
            </w:rPr>
            <w:t>Mizote</w:t>
          </w:r>
          <w:proofErr w:type="spellEnd"/>
          <w:r w:rsidRPr="00B22650">
            <w:rPr>
              <w:color w:val="000000"/>
            </w:rPr>
            <w:t xml:space="preserve"> Y, Ishikawa F, </w:t>
          </w:r>
          <w:proofErr w:type="spellStart"/>
          <w:r w:rsidRPr="00B22650">
            <w:rPr>
              <w:color w:val="000000"/>
            </w:rPr>
            <w:t>Katsuyama</w:t>
          </w:r>
          <w:proofErr w:type="spellEnd"/>
          <w:r w:rsidRPr="00B22650">
            <w:rPr>
              <w:color w:val="000000"/>
            </w:rPr>
            <w:t xml:space="preserve"> M, et al. A mitochondrial ROS pathway controls matrix metalloproteinase </w:t>
          </w:r>
          <w:proofErr w:type="gramStart"/>
          <w:r w:rsidRPr="00B22650">
            <w:rPr>
              <w:color w:val="000000"/>
            </w:rPr>
            <w:t>9</w:t>
          </w:r>
          <w:proofErr w:type="gramEnd"/>
          <w:r w:rsidRPr="00B22650">
            <w:rPr>
              <w:color w:val="000000"/>
            </w:rPr>
            <w:t xml:space="preserve"> levels and invasive properties in RAS‐activated cancer cells. </w:t>
          </w:r>
          <w:proofErr w:type="spellStart"/>
          <w:r w:rsidRPr="00B22650">
            <w:rPr>
              <w:color w:val="000000"/>
            </w:rPr>
            <w:t>Febs</w:t>
          </w:r>
          <w:proofErr w:type="spellEnd"/>
          <w:r w:rsidRPr="00B22650">
            <w:rPr>
              <w:color w:val="000000"/>
            </w:rPr>
            <w:t xml:space="preserve"> J. 2019;286(3):459–78.</w:t>
          </w:r>
        </w:p>
        <w:p w14:paraId="4A3EAE19" w14:textId="77777777" w:rsidR="00B22650" w:rsidRPr="00B22650" w:rsidRDefault="00B22650">
          <w:pPr>
            <w:pStyle w:val="csl-entry"/>
            <w:divId w:val="837620366"/>
            <w:rPr>
              <w:color w:val="000000"/>
            </w:rPr>
          </w:pPr>
          <w:r w:rsidRPr="00B22650">
            <w:rPr>
              <w:color w:val="000000"/>
            </w:rPr>
            <w:t xml:space="preserve">73. Ishikawa K, Takenaga K, Akimoto M, </w:t>
          </w:r>
          <w:proofErr w:type="spellStart"/>
          <w:r w:rsidRPr="00B22650">
            <w:rPr>
              <w:color w:val="000000"/>
            </w:rPr>
            <w:t>Koshikawa</w:t>
          </w:r>
          <w:proofErr w:type="spellEnd"/>
          <w:r w:rsidRPr="00B22650">
            <w:rPr>
              <w:color w:val="000000"/>
            </w:rPr>
            <w:t xml:space="preserve"> N, Yamaguchi A, </w:t>
          </w:r>
          <w:proofErr w:type="spellStart"/>
          <w:r w:rsidRPr="00B22650">
            <w:rPr>
              <w:color w:val="000000"/>
            </w:rPr>
            <w:t>Imanishi</w:t>
          </w:r>
          <w:proofErr w:type="spellEnd"/>
          <w:r w:rsidRPr="00B22650">
            <w:rPr>
              <w:color w:val="000000"/>
            </w:rPr>
            <w:t xml:space="preserve"> H, et al. ROS-Generating Mitochondrial DNA Mutations Can Regulate Tumor Cell Metastasis. Science. 2008;320(5876):661–4.</w:t>
          </w:r>
        </w:p>
        <w:p w14:paraId="61A9CE05" w14:textId="77777777" w:rsidR="00B22650" w:rsidRPr="00B22650" w:rsidRDefault="00B22650">
          <w:pPr>
            <w:pStyle w:val="csl-entry"/>
            <w:divId w:val="837620366"/>
            <w:rPr>
              <w:color w:val="000000"/>
            </w:rPr>
          </w:pPr>
          <w:r w:rsidRPr="00B22650">
            <w:rPr>
              <w:color w:val="000000"/>
            </w:rPr>
            <w:t>74. SHIDA M, KITAJIMA Y, NAKAMURA J, YANAGIHARA K, BABA K, WAKIYAMA K, et al. Impaired mitophagy activates mtROS/HIF-1α interplay and increases cancer aggressiveness in gastric cancer cells under hypoxia. Int J Oncol. 2016;48(4):1379–90.</w:t>
          </w:r>
        </w:p>
        <w:p w14:paraId="4A5186F5" w14:textId="77777777" w:rsidR="00B22650" w:rsidRPr="00B22650" w:rsidRDefault="00B22650">
          <w:pPr>
            <w:pStyle w:val="csl-entry"/>
            <w:divId w:val="837620366"/>
            <w:rPr>
              <w:color w:val="000000"/>
            </w:rPr>
          </w:pPr>
          <w:r w:rsidRPr="00B22650">
            <w:rPr>
              <w:color w:val="000000"/>
            </w:rPr>
            <w:t xml:space="preserve">75. </w:t>
          </w:r>
          <w:proofErr w:type="spellStart"/>
          <w:r w:rsidRPr="00B22650">
            <w:rPr>
              <w:color w:val="000000"/>
            </w:rPr>
            <w:t>Babaei</w:t>
          </w:r>
          <w:proofErr w:type="spellEnd"/>
          <w:r w:rsidRPr="00B22650">
            <w:rPr>
              <w:color w:val="000000"/>
            </w:rPr>
            <w:t xml:space="preserve"> G, </w:t>
          </w:r>
          <w:proofErr w:type="spellStart"/>
          <w:r w:rsidRPr="00B22650">
            <w:rPr>
              <w:color w:val="000000"/>
            </w:rPr>
            <w:t>Raei</w:t>
          </w:r>
          <w:proofErr w:type="spellEnd"/>
          <w:r w:rsidRPr="00B22650">
            <w:rPr>
              <w:color w:val="000000"/>
            </w:rPr>
            <w:t xml:space="preserve"> N, </w:t>
          </w:r>
          <w:proofErr w:type="spellStart"/>
          <w:r w:rsidRPr="00B22650">
            <w:rPr>
              <w:color w:val="000000"/>
            </w:rPr>
            <w:t>milani</w:t>
          </w:r>
          <w:proofErr w:type="spellEnd"/>
          <w:r w:rsidRPr="00B22650">
            <w:rPr>
              <w:color w:val="000000"/>
            </w:rPr>
            <w:t xml:space="preserve"> AT, Aziz SGG, </w:t>
          </w:r>
          <w:proofErr w:type="spellStart"/>
          <w:r w:rsidRPr="00B22650">
            <w:rPr>
              <w:color w:val="000000"/>
            </w:rPr>
            <w:t>Pourjabbar</w:t>
          </w:r>
          <w:proofErr w:type="spellEnd"/>
          <w:r w:rsidRPr="00B22650">
            <w:rPr>
              <w:color w:val="000000"/>
            </w:rPr>
            <w:t xml:space="preserve"> N, </w:t>
          </w:r>
          <w:proofErr w:type="spellStart"/>
          <w:r w:rsidRPr="00B22650">
            <w:rPr>
              <w:color w:val="000000"/>
            </w:rPr>
            <w:t>Geravand</w:t>
          </w:r>
          <w:proofErr w:type="spellEnd"/>
          <w:r w:rsidRPr="00B22650">
            <w:rPr>
              <w:color w:val="000000"/>
            </w:rPr>
            <w:t xml:space="preserve"> F. The emerging role of miR-200 family in metastasis: focus on EMT, CSCs, angiogenesis, and </w:t>
          </w:r>
          <w:proofErr w:type="spellStart"/>
          <w:r w:rsidRPr="00B22650">
            <w:rPr>
              <w:color w:val="000000"/>
            </w:rPr>
            <w:t>anoikis</w:t>
          </w:r>
          <w:proofErr w:type="spellEnd"/>
          <w:r w:rsidRPr="00B22650">
            <w:rPr>
              <w:color w:val="000000"/>
            </w:rPr>
            <w:t>. Mol Biol Rep. 2021;48(10):6935–47.</w:t>
          </w:r>
        </w:p>
        <w:p w14:paraId="34B3497C" w14:textId="77777777" w:rsidR="00B22650" w:rsidRPr="00B22650" w:rsidRDefault="00B22650">
          <w:pPr>
            <w:pStyle w:val="csl-entry"/>
            <w:divId w:val="837620366"/>
            <w:rPr>
              <w:color w:val="000000"/>
            </w:rPr>
          </w:pPr>
          <w:r w:rsidRPr="00B22650">
            <w:rPr>
              <w:color w:val="000000"/>
            </w:rPr>
            <w:t xml:space="preserve">76. Tripathi S, Park JH, </w:t>
          </w:r>
          <w:proofErr w:type="spellStart"/>
          <w:r w:rsidRPr="00B22650">
            <w:rPr>
              <w:color w:val="000000"/>
            </w:rPr>
            <w:t>Pudakalakatti</w:t>
          </w:r>
          <w:proofErr w:type="spellEnd"/>
          <w:r w:rsidRPr="00B22650">
            <w:rPr>
              <w:color w:val="000000"/>
            </w:rPr>
            <w:t xml:space="preserve"> S, Bhattacharya PK, </w:t>
          </w:r>
          <w:proofErr w:type="spellStart"/>
          <w:r w:rsidRPr="00B22650">
            <w:rPr>
              <w:color w:val="000000"/>
            </w:rPr>
            <w:t>Kaipparettu</w:t>
          </w:r>
          <w:proofErr w:type="spellEnd"/>
          <w:r w:rsidRPr="00B22650">
            <w:rPr>
              <w:color w:val="000000"/>
            </w:rPr>
            <w:t xml:space="preserve"> BA, Levine H. A mechanistic modeling framework reveals the key principles underlying tumor metabolism. </w:t>
          </w:r>
          <w:proofErr w:type="spellStart"/>
          <w:r w:rsidRPr="00B22650">
            <w:rPr>
              <w:color w:val="000000"/>
            </w:rPr>
            <w:t>Plos</w:t>
          </w:r>
          <w:proofErr w:type="spellEnd"/>
          <w:r w:rsidRPr="00B22650">
            <w:rPr>
              <w:color w:val="000000"/>
            </w:rPr>
            <w:t xml:space="preserve"> </w:t>
          </w:r>
          <w:proofErr w:type="spellStart"/>
          <w:r w:rsidRPr="00B22650">
            <w:rPr>
              <w:color w:val="000000"/>
            </w:rPr>
            <w:t>Comput</w:t>
          </w:r>
          <w:proofErr w:type="spellEnd"/>
          <w:r w:rsidRPr="00B22650">
            <w:rPr>
              <w:color w:val="000000"/>
            </w:rPr>
            <w:t xml:space="preserve"> Biol. 2022;18(2):e1009841.</w:t>
          </w:r>
        </w:p>
        <w:p w14:paraId="5D16E3C6" w14:textId="77777777" w:rsidR="00B22650" w:rsidRPr="00B22650" w:rsidRDefault="00B22650">
          <w:pPr>
            <w:pStyle w:val="csl-entry"/>
            <w:divId w:val="837620366"/>
            <w:rPr>
              <w:color w:val="000000"/>
            </w:rPr>
          </w:pPr>
          <w:r w:rsidRPr="00B22650">
            <w:rPr>
              <w:color w:val="000000"/>
            </w:rPr>
            <w:t xml:space="preserve">77. </w:t>
          </w:r>
          <w:proofErr w:type="spellStart"/>
          <w:r w:rsidRPr="00B22650">
            <w:rPr>
              <w:color w:val="000000"/>
            </w:rPr>
            <w:t>Thiery</w:t>
          </w:r>
          <w:proofErr w:type="spellEnd"/>
          <w:r w:rsidRPr="00B22650">
            <w:rPr>
              <w:color w:val="000000"/>
            </w:rPr>
            <w:t xml:space="preserve"> JP, </w:t>
          </w:r>
          <w:proofErr w:type="spellStart"/>
          <w:r w:rsidRPr="00B22650">
            <w:rPr>
              <w:color w:val="000000"/>
            </w:rPr>
            <w:t>Acloque</w:t>
          </w:r>
          <w:proofErr w:type="spellEnd"/>
          <w:r w:rsidRPr="00B22650">
            <w:rPr>
              <w:color w:val="000000"/>
            </w:rPr>
            <w:t xml:space="preserve"> H, Huang RYJ, Nieto MA. Epithelial-Mesenchymal Transitions in Development and Disease. Cell. 2009;139(5):871–90.</w:t>
          </w:r>
        </w:p>
        <w:p w14:paraId="522D18F1" w14:textId="77777777" w:rsidR="00B22650" w:rsidRPr="00B22650" w:rsidRDefault="00B22650">
          <w:pPr>
            <w:pStyle w:val="csl-entry"/>
            <w:divId w:val="837620366"/>
            <w:rPr>
              <w:color w:val="000000"/>
            </w:rPr>
          </w:pPr>
          <w:r w:rsidRPr="00B22650">
            <w:rPr>
              <w:color w:val="000000"/>
            </w:rPr>
            <w:t xml:space="preserve">78. Zhang K, </w:t>
          </w:r>
          <w:proofErr w:type="spellStart"/>
          <w:r w:rsidRPr="00B22650">
            <w:rPr>
              <w:color w:val="000000"/>
            </w:rPr>
            <w:t>Zhaos</w:t>
          </w:r>
          <w:proofErr w:type="spellEnd"/>
          <w:r w:rsidRPr="00B22650">
            <w:rPr>
              <w:color w:val="000000"/>
            </w:rPr>
            <w:t xml:space="preserve"> J, Liu X, Yan B, Chen D, Gao Y, et al. Activation of NF-B upregulates Snail and consequent repression of E-cadherin in cholangiocarcinoma cell invasion. Hepato-gastroenterol. 2011;58(105):1–7.</w:t>
          </w:r>
        </w:p>
        <w:p w14:paraId="2722B29D" w14:textId="77777777" w:rsidR="00B22650" w:rsidRPr="00B22650" w:rsidRDefault="00B22650">
          <w:pPr>
            <w:pStyle w:val="csl-entry"/>
            <w:divId w:val="837620366"/>
            <w:rPr>
              <w:color w:val="000000"/>
            </w:rPr>
          </w:pPr>
          <w:r w:rsidRPr="00B22650">
            <w:rPr>
              <w:color w:val="000000"/>
            </w:rPr>
            <w:t xml:space="preserve">79. Jia D, Lu M, Jung KH, Park JH, Yu L, </w:t>
          </w:r>
          <w:proofErr w:type="spellStart"/>
          <w:r w:rsidRPr="00B22650">
            <w:rPr>
              <w:color w:val="000000"/>
            </w:rPr>
            <w:t>Onuchic</w:t>
          </w:r>
          <w:proofErr w:type="spellEnd"/>
          <w:r w:rsidRPr="00B22650">
            <w:rPr>
              <w:color w:val="000000"/>
            </w:rPr>
            <w:t xml:space="preserve"> JN, et al. Elucidating cancer metabolic plasticity by coupling gene regulation with metabolic pathways. Proc National </w:t>
          </w:r>
          <w:proofErr w:type="spellStart"/>
          <w:r w:rsidRPr="00B22650">
            <w:rPr>
              <w:color w:val="000000"/>
            </w:rPr>
            <w:t>Acad</w:t>
          </w:r>
          <w:proofErr w:type="spellEnd"/>
          <w:r w:rsidRPr="00B22650">
            <w:rPr>
              <w:color w:val="000000"/>
            </w:rPr>
            <w:t xml:space="preserve"> Sci. 2019;116(9):201816391.</w:t>
          </w:r>
        </w:p>
        <w:p w14:paraId="792AFB70" w14:textId="77777777" w:rsidR="00B22650" w:rsidRPr="00B22650" w:rsidRDefault="00B22650">
          <w:pPr>
            <w:pStyle w:val="csl-entry"/>
            <w:divId w:val="837620366"/>
            <w:rPr>
              <w:color w:val="000000"/>
            </w:rPr>
          </w:pPr>
          <w:r w:rsidRPr="00B22650">
            <w:rPr>
              <w:color w:val="000000"/>
            </w:rPr>
            <w:t xml:space="preserve">80. Miyazono K. Transforming growth factor-β signaling in epithelial-mesenchymal transition and progression of cancer. Proc </w:t>
          </w:r>
          <w:proofErr w:type="spellStart"/>
          <w:r w:rsidRPr="00B22650">
            <w:rPr>
              <w:color w:val="000000"/>
            </w:rPr>
            <w:t>Jpn</w:t>
          </w:r>
          <w:proofErr w:type="spellEnd"/>
          <w:r w:rsidRPr="00B22650">
            <w:rPr>
              <w:color w:val="000000"/>
            </w:rPr>
            <w:t xml:space="preserve"> </w:t>
          </w:r>
          <w:proofErr w:type="spellStart"/>
          <w:r w:rsidRPr="00B22650">
            <w:rPr>
              <w:color w:val="000000"/>
            </w:rPr>
            <w:t>Acad</w:t>
          </w:r>
          <w:proofErr w:type="spellEnd"/>
          <w:r w:rsidRPr="00B22650">
            <w:rPr>
              <w:color w:val="000000"/>
            </w:rPr>
            <w:t xml:space="preserve"> Ser B Phys Biological Sci. 2009;85(8):314–23.</w:t>
          </w:r>
        </w:p>
        <w:p w14:paraId="00FCDFB1" w14:textId="77777777" w:rsidR="00B22650" w:rsidRPr="00B22650" w:rsidRDefault="00B22650">
          <w:pPr>
            <w:pStyle w:val="csl-entry"/>
            <w:divId w:val="837620366"/>
            <w:rPr>
              <w:color w:val="000000"/>
            </w:rPr>
          </w:pPr>
          <w:r w:rsidRPr="00B22650">
            <w:rPr>
              <w:color w:val="000000"/>
            </w:rPr>
            <w:t xml:space="preserve">81. Zhang J, Tian XJ, Xing J. Signal Transduction Pathways of EMT Induced by TGF-β, SHH, and WNT and Their </w:t>
          </w:r>
          <w:proofErr w:type="spellStart"/>
          <w:r w:rsidRPr="00B22650">
            <w:rPr>
              <w:color w:val="000000"/>
            </w:rPr>
            <w:t>Crosstalks</w:t>
          </w:r>
          <w:proofErr w:type="spellEnd"/>
          <w:r w:rsidRPr="00B22650">
            <w:rPr>
              <w:color w:val="000000"/>
            </w:rPr>
            <w:t>. J Clin Medicine. 2016;5(4):41.</w:t>
          </w:r>
        </w:p>
        <w:p w14:paraId="001E4147" w14:textId="77777777" w:rsidR="00B22650" w:rsidRPr="00B22650" w:rsidRDefault="00B22650">
          <w:pPr>
            <w:pStyle w:val="csl-entry"/>
            <w:divId w:val="837620366"/>
            <w:rPr>
              <w:color w:val="000000"/>
            </w:rPr>
          </w:pPr>
          <w:r w:rsidRPr="00B22650">
            <w:rPr>
              <w:color w:val="000000"/>
            </w:rPr>
            <w:t xml:space="preserve">82. Bocci F, Gearhart-Serna L, </w:t>
          </w:r>
          <w:proofErr w:type="spellStart"/>
          <w:r w:rsidRPr="00B22650">
            <w:rPr>
              <w:color w:val="000000"/>
            </w:rPr>
            <w:t>Boareto</w:t>
          </w:r>
          <w:proofErr w:type="spellEnd"/>
          <w:r w:rsidRPr="00B22650">
            <w:rPr>
              <w:color w:val="000000"/>
            </w:rPr>
            <w:t xml:space="preserve"> M, Ribeiro M, Ben-Jacob E, Devi GR, et al. Toward understanding cancer stem cell heterogeneity in the tumor microenvironment. Proc National </w:t>
          </w:r>
          <w:proofErr w:type="spellStart"/>
          <w:r w:rsidRPr="00B22650">
            <w:rPr>
              <w:color w:val="000000"/>
            </w:rPr>
            <w:t>Acad</w:t>
          </w:r>
          <w:proofErr w:type="spellEnd"/>
          <w:r w:rsidRPr="00B22650">
            <w:rPr>
              <w:color w:val="000000"/>
            </w:rPr>
            <w:t xml:space="preserve"> Sci. 2018;116(1):201815345.</w:t>
          </w:r>
        </w:p>
        <w:p w14:paraId="23BAE835" w14:textId="77777777" w:rsidR="00B22650" w:rsidRPr="00B22650" w:rsidRDefault="00B22650">
          <w:pPr>
            <w:pStyle w:val="csl-entry"/>
            <w:divId w:val="837620366"/>
            <w:rPr>
              <w:color w:val="000000"/>
            </w:rPr>
          </w:pPr>
          <w:r w:rsidRPr="00B22650">
            <w:rPr>
              <w:color w:val="000000"/>
            </w:rPr>
            <w:t xml:space="preserve">83. Jolly MK, Jia D, </w:t>
          </w:r>
          <w:proofErr w:type="spellStart"/>
          <w:r w:rsidRPr="00B22650">
            <w:rPr>
              <w:color w:val="000000"/>
            </w:rPr>
            <w:t>Boareto</w:t>
          </w:r>
          <w:proofErr w:type="spellEnd"/>
          <w:r w:rsidRPr="00B22650">
            <w:rPr>
              <w:color w:val="000000"/>
            </w:rPr>
            <w:t xml:space="preserve"> M, Mani SA, </w:t>
          </w:r>
          <w:proofErr w:type="spellStart"/>
          <w:r w:rsidRPr="00B22650">
            <w:rPr>
              <w:color w:val="000000"/>
            </w:rPr>
            <w:t>Pienta</w:t>
          </w:r>
          <w:proofErr w:type="spellEnd"/>
          <w:r w:rsidRPr="00B22650">
            <w:rPr>
              <w:color w:val="000000"/>
            </w:rPr>
            <w:t xml:space="preserve"> KJ, Ben-Jacob E, et al. Coupling the modules of EMT and stemness: A tunable ‘stemness window’ model. </w:t>
          </w:r>
          <w:proofErr w:type="spellStart"/>
          <w:r w:rsidRPr="00B22650">
            <w:rPr>
              <w:color w:val="000000"/>
            </w:rPr>
            <w:t>Oncotarget</w:t>
          </w:r>
          <w:proofErr w:type="spellEnd"/>
          <w:r w:rsidRPr="00B22650">
            <w:rPr>
              <w:color w:val="000000"/>
            </w:rPr>
            <w:t>. 2015;6(28):25161–74.</w:t>
          </w:r>
        </w:p>
        <w:p w14:paraId="546B0D0F" w14:textId="77777777" w:rsidR="00B22650" w:rsidRPr="00B22650" w:rsidRDefault="00B22650">
          <w:pPr>
            <w:pStyle w:val="csl-entry"/>
            <w:divId w:val="837620366"/>
            <w:rPr>
              <w:color w:val="000000"/>
            </w:rPr>
          </w:pPr>
          <w:r w:rsidRPr="00B22650">
            <w:rPr>
              <w:color w:val="000000"/>
            </w:rPr>
            <w:t xml:space="preserve">84. Bocci F, Jolly MK, George JT, Levine H, </w:t>
          </w:r>
          <w:proofErr w:type="spellStart"/>
          <w:r w:rsidRPr="00B22650">
            <w:rPr>
              <w:color w:val="000000"/>
            </w:rPr>
            <w:t>Onuchic</w:t>
          </w:r>
          <w:proofErr w:type="spellEnd"/>
          <w:r w:rsidRPr="00B22650">
            <w:rPr>
              <w:color w:val="000000"/>
            </w:rPr>
            <w:t xml:space="preserve"> JN. A mechanism-based computational model to capture the interconnections among epithelial-mesenchymal transition, cancer stem cells and Notch-Jagged signaling. </w:t>
          </w:r>
          <w:proofErr w:type="spellStart"/>
          <w:r w:rsidRPr="00B22650">
            <w:rPr>
              <w:color w:val="000000"/>
            </w:rPr>
            <w:t>Oncotarget</w:t>
          </w:r>
          <w:proofErr w:type="spellEnd"/>
          <w:r w:rsidRPr="00B22650">
            <w:rPr>
              <w:color w:val="000000"/>
            </w:rPr>
            <w:t>. 2018;9(52):29906–20.</w:t>
          </w:r>
        </w:p>
        <w:p w14:paraId="77CBA7FB" w14:textId="29E0D7AF" w:rsidR="00E469AE" w:rsidRPr="00C9444E" w:rsidRDefault="00B22650" w:rsidP="000121BE">
          <w:pPr>
            <w:pStyle w:val="csl-entry"/>
            <w:divId w:val="2111926817"/>
            <w:rPr>
              <w:color w:val="000000"/>
            </w:rPr>
          </w:pPr>
          <w:r w:rsidRPr="00B22650">
            <w:rPr>
              <w:rFonts w:eastAsia="Times New Roman"/>
              <w:color w:val="000000"/>
            </w:rPr>
            <w:t> </w:t>
          </w:r>
        </w:p>
      </w:sdtContent>
    </w:sdt>
    <w:sectPr w:rsidR="00E469AE" w:rsidRPr="00C9444E">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Madeline Galbraith" w:date="2022-05-28T13:05:00Z" w:initials="MG">
    <w:p w14:paraId="199E6719" w14:textId="0537ACE6" w:rsidR="00BC6D9B" w:rsidRDefault="00BC6D9B">
      <w:pPr>
        <w:pStyle w:val="CommentText"/>
      </w:pPr>
      <w:r>
        <w:rPr>
          <w:rStyle w:val="CommentReference"/>
        </w:rPr>
        <w:annotationRef/>
      </w:r>
      <w:proofErr w:type="spellStart"/>
      <w:r>
        <w:t>Dongya</w:t>
      </w:r>
      <w:proofErr w:type="spellEnd"/>
      <w:r>
        <w:t xml:space="preserve"> suggests a more general title </w:t>
      </w:r>
    </w:p>
  </w:comment>
  <w:comment w:id="10" w:author="Madeline Galbraith" w:date="2022-05-28T13:32:00Z" w:initials="MG">
    <w:p w14:paraId="4A279FBC" w14:textId="77777777" w:rsidR="000D63AC" w:rsidRDefault="000D63AC">
      <w:pPr>
        <w:pStyle w:val="CommentText"/>
      </w:pPr>
      <w:r>
        <w:rPr>
          <w:rStyle w:val="CommentReference"/>
        </w:rPr>
        <w:annotationRef/>
      </w:r>
      <w:r>
        <w:t xml:space="preserve">Madeline </w:t>
      </w:r>
      <w:proofErr w:type="gramStart"/>
      <w:r>
        <w:t>elaborate</w:t>
      </w:r>
      <w:proofErr w:type="gramEnd"/>
    </w:p>
    <w:p w14:paraId="74505E11" w14:textId="0483AA44" w:rsidR="000D63AC" w:rsidRDefault="000D63AC">
      <w:pPr>
        <w:pStyle w:val="CommentText"/>
      </w:pPr>
    </w:p>
  </w:comment>
  <w:comment w:id="11" w:author="Madeline Galbraith" w:date="2022-05-28T13:42:00Z" w:initials="MG">
    <w:p w14:paraId="6957B67E" w14:textId="44AE28E5" w:rsidR="009372D8" w:rsidRDefault="009372D8" w:rsidP="009372D8">
      <w:pPr>
        <w:pStyle w:val="CommentText"/>
      </w:pPr>
      <w:r>
        <w:rPr>
          <w:rStyle w:val="CommentReference"/>
        </w:rPr>
        <w:annotationRef/>
      </w:r>
      <w:r>
        <w:rPr>
          <w:rStyle w:val="CommentReference"/>
        </w:rPr>
        <w:annotationRef/>
      </w:r>
      <w:r>
        <w:t xml:space="preserve">Madeline  briefly </w:t>
      </w:r>
      <w:proofErr w:type="gramStart"/>
      <w:r>
        <w:t>introduce</w:t>
      </w:r>
      <w:proofErr w:type="gramEnd"/>
      <w:r>
        <w:t xml:space="preserve"> these regulators so that the reader know miRNAs promotes E, SNAIL/ZEN are EMT-TFs, AMPK promotes O, HIF-1 promotes W…the basics</w:t>
      </w:r>
    </w:p>
    <w:p w14:paraId="57CF5AD8" w14:textId="6500E440" w:rsidR="009372D8" w:rsidRDefault="009372D8">
      <w:pPr>
        <w:pStyle w:val="CommentText"/>
      </w:pPr>
    </w:p>
  </w:comment>
  <w:comment w:id="12" w:author="Madeline Galbraith" w:date="2022-05-28T13:43:00Z" w:initials="MG">
    <w:p w14:paraId="5F041F09" w14:textId="2EB7F303" w:rsidR="009372D8" w:rsidRDefault="009372D8" w:rsidP="009372D8">
      <w:pPr>
        <w:pStyle w:val="CommentText"/>
      </w:pPr>
      <w:r>
        <w:rPr>
          <w:rStyle w:val="CommentReference"/>
        </w:rPr>
        <w:annotationRef/>
      </w:r>
      <w:r>
        <w:rPr>
          <w:rStyle w:val="CommentReference"/>
        </w:rPr>
        <w:annotationRef/>
      </w:r>
      <w:proofErr w:type="spellStart"/>
      <w:r>
        <w:t>Dongya</w:t>
      </w:r>
      <w:proofErr w:type="spellEnd"/>
      <w:r>
        <w:t xml:space="preserve"> says "I feel we should also comment on the general results, such as when and how </w:t>
      </w:r>
      <w:proofErr w:type="spellStart"/>
      <w:r>
        <w:t>E state</w:t>
      </w:r>
      <w:proofErr w:type="spellEnd"/>
      <w:r>
        <w:t xml:space="preserve"> can be associated with O, W/O and W? Cause we also want to comment on why the Warburg effect </w:t>
      </w:r>
      <w:proofErr w:type="gramStart"/>
      <w:r>
        <w:t>is often observed</w:t>
      </w:r>
      <w:proofErr w:type="gramEnd"/>
      <w:r>
        <w:t>? “</w:t>
      </w:r>
    </w:p>
    <w:p w14:paraId="2CE09688" w14:textId="3C2773DC" w:rsidR="009372D8" w:rsidRDefault="009372D8">
      <w:pPr>
        <w:pStyle w:val="CommentText"/>
      </w:pPr>
    </w:p>
  </w:comment>
  <w:comment w:id="13" w:author="Madeline Galbraith" w:date="2022-06-12T20:14:00Z" w:initials="MG">
    <w:p w14:paraId="7C308397" w14:textId="4494FE51" w:rsidR="00ED7298" w:rsidRDefault="00ED7298">
      <w:pPr>
        <w:pStyle w:val="CommentText"/>
      </w:pPr>
      <w:r>
        <w:rPr>
          <w:rStyle w:val="CommentReference"/>
        </w:rPr>
        <w:annotationRef/>
      </w:r>
      <w:r>
        <w:t xml:space="preserve">First mention </w:t>
      </w:r>
      <w:proofErr w:type="spellStart"/>
      <w:r>
        <w:t>ros</w:t>
      </w:r>
      <w:proofErr w:type="spellEnd"/>
      <w:r>
        <w:t xml:space="preserve"> as metabolic then coupled state</w:t>
      </w:r>
    </w:p>
  </w:comment>
  <w:comment w:id="14" w:author="Madeline Galbraith" w:date="2022-05-28T13:44:00Z" w:initials="MG">
    <w:p w14:paraId="4BEDBE3E" w14:textId="77777777" w:rsidR="00982196" w:rsidRDefault="00982196" w:rsidP="00982196">
      <w:pPr>
        <w:pStyle w:val="CommentText"/>
      </w:pPr>
      <w:r>
        <w:rPr>
          <w:rStyle w:val="CommentReference"/>
        </w:rPr>
        <w:annotationRef/>
      </w:r>
      <w:r>
        <w:rPr>
          <w:rStyle w:val="CommentReference"/>
        </w:rPr>
        <w:annotationRef/>
      </w:r>
      <w:proofErr w:type="gramStart"/>
      <w:r>
        <w:t>How</w:t>
      </w:r>
      <w:proofErr w:type="gramEnd"/>
      <w:r>
        <w:t xml:space="preserve"> we conclude this? In other words, how we compare the importance of AMPK and HIF-1 in driving EMT?</w:t>
      </w:r>
    </w:p>
    <w:p w14:paraId="54F0E51F" w14:textId="7AA824D1" w:rsidR="00982196" w:rsidRDefault="00982196">
      <w:pPr>
        <w:pStyle w:val="CommentText"/>
      </w:pPr>
    </w:p>
  </w:comment>
  <w:comment w:id="15" w:author="Madeline Galbraith" w:date="2022-05-28T13:50:00Z" w:initials="MG">
    <w:p w14:paraId="07FF9CDC" w14:textId="77777777" w:rsidR="00F27A5F" w:rsidRDefault="00F27A5F" w:rsidP="00F27A5F">
      <w:pPr>
        <w:pStyle w:val="CommentText"/>
      </w:pPr>
      <w:r>
        <w:rPr>
          <w:rStyle w:val="CommentReference"/>
        </w:rPr>
        <w:annotationRef/>
      </w:r>
      <w:r>
        <w:rPr>
          <w:rStyle w:val="CommentReference"/>
        </w:rPr>
        <w:annotationRef/>
      </w:r>
      <w:r>
        <w:t xml:space="preserve">Can we comment on the </w:t>
      </w:r>
      <w:proofErr w:type="spellStart"/>
      <w:r>
        <w:t>the</w:t>
      </w:r>
      <w:proofErr w:type="spellEnd"/>
      <w:r>
        <w:t xml:space="preserve"> biological </w:t>
      </w:r>
      <w:proofErr w:type="spellStart"/>
      <w:r>
        <w:t>significane</w:t>
      </w:r>
      <w:proofErr w:type="spellEnd"/>
      <w:r>
        <w:t xml:space="preserve"> of this parameter space? In other words, biologically, when we may expect to observe such a E/M-W/O state?</w:t>
      </w:r>
    </w:p>
    <w:p w14:paraId="6919FF82" w14:textId="743162EF" w:rsidR="00F27A5F" w:rsidRDefault="00F27A5F">
      <w:pPr>
        <w:pStyle w:val="CommentText"/>
      </w:pPr>
    </w:p>
  </w:comment>
  <w:comment w:id="17" w:author="Madeline Galbraith" w:date="2022-05-30T15:39:00Z" w:initials="MG">
    <w:p w14:paraId="5EC3A912" w14:textId="77777777" w:rsidR="0039761E" w:rsidRDefault="0039761E">
      <w:pPr>
        <w:pStyle w:val="CommentText"/>
      </w:pPr>
      <w:r>
        <w:rPr>
          <w:rStyle w:val="CommentReference"/>
        </w:rPr>
        <w:annotationRef/>
      </w:r>
      <w:r w:rsidR="007D7565">
        <w:t>Put SI references</w:t>
      </w:r>
    </w:p>
    <w:p w14:paraId="4541EA10" w14:textId="06C56BC2" w:rsidR="007D7565" w:rsidRDefault="007D7565">
      <w:pPr>
        <w:pStyle w:val="CommentText"/>
      </w:pPr>
    </w:p>
  </w:comment>
  <w:comment w:id="21" w:author="Madeline Galbraith" w:date="2022-05-30T16:01:00Z" w:initials="MG">
    <w:p w14:paraId="5F40092C" w14:textId="3E76AE87" w:rsidR="00C53166" w:rsidRDefault="00C53166">
      <w:pPr>
        <w:pStyle w:val="CommentText"/>
      </w:pPr>
      <w:r>
        <w:rPr>
          <w:rStyle w:val="CommentReference"/>
        </w:rPr>
        <w:annotationRef/>
      </w:r>
      <w:r>
        <w:t>Confirm not upregulation</w:t>
      </w:r>
    </w:p>
  </w:comment>
  <w:comment w:id="22" w:author="Madeline Galbraith" w:date="2022-06-12T20:17:00Z" w:initials="MG">
    <w:p w14:paraId="0EDAD041" w14:textId="614E24F2" w:rsidR="00DC1BA0" w:rsidRDefault="00DC1BA0">
      <w:pPr>
        <w:pStyle w:val="CommentText"/>
      </w:pPr>
      <w:r>
        <w:rPr>
          <w:rStyle w:val="CommentReference"/>
        </w:rPr>
        <w:annotationRef/>
      </w:r>
      <w:r>
        <w:t>State will go into details about ROS later</w:t>
      </w:r>
    </w:p>
  </w:comment>
  <w:comment w:id="28" w:author="Madeline Galbraith" w:date="2022-06-12T20:18:00Z" w:initials="MG">
    <w:p w14:paraId="7D8CC8AF" w14:textId="1D1BB0BE" w:rsidR="009E35AA" w:rsidRDefault="009E35AA">
      <w:pPr>
        <w:pStyle w:val="CommentText"/>
      </w:pPr>
      <w:r>
        <w:rPr>
          <w:rStyle w:val="CommentReference"/>
        </w:rPr>
        <w:annotationRef/>
      </w:r>
      <w:r>
        <w:t>explain</w:t>
      </w:r>
    </w:p>
  </w:comment>
  <w:comment w:id="42" w:author="Madeline Galbraith" w:date="2022-05-30T16:09:00Z" w:initials="MG">
    <w:p w14:paraId="56C0524C" w14:textId="7E3BAE49" w:rsidR="00FC31CC" w:rsidRDefault="00FC31CC">
      <w:pPr>
        <w:pStyle w:val="CommentText"/>
      </w:pPr>
      <w:r>
        <w:rPr>
          <w:rStyle w:val="CommentReference"/>
        </w:rPr>
        <w:annotationRef/>
      </w:r>
      <w:r>
        <w:t>confirm</w:t>
      </w:r>
    </w:p>
  </w:comment>
  <w:comment w:id="53" w:author="Madeline Galbraith" w:date="2022-05-30T16:10:00Z" w:initials="MG">
    <w:p w14:paraId="3B5902F2" w14:textId="0AEC5075" w:rsidR="00FC31CC" w:rsidRDefault="00FC31CC">
      <w:pPr>
        <w:pStyle w:val="CommentText"/>
      </w:pPr>
      <w:r>
        <w:rPr>
          <w:rStyle w:val="CommentReference"/>
        </w:rPr>
        <w:annotationRef/>
      </w:r>
      <w:r>
        <w:t>confirm FOXO3</w:t>
      </w:r>
    </w:p>
  </w:comment>
  <w:comment w:id="75" w:author="Madeline Galbraith" w:date="2022-05-30T16:13:00Z" w:initials="MG">
    <w:p w14:paraId="4BA408E4" w14:textId="29C6746B" w:rsidR="00407F6A" w:rsidRDefault="00407F6A">
      <w:pPr>
        <w:pStyle w:val="CommentText"/>
      </w:pPr>
      <w:r>
        <w:rPr>
          <w:rStyle w:val="CommentReference"/>
        </w:rPr>
        <w:annotationRef/>
      </w:r>
      <w:r>
        <w:t>metabolism or metabolic</w:t>
      </w:r>
    </w:p>
  </w:comment>
  <w:comment w:id="155" w:author="Madeline Galbraith" w:date="2022-06-12T20:20:00Z" w:initials="MG">
    <w:p w14:paraId="4029538E" w14:textId="49E7A84F" w:rsidR="00613F07" w:rsidRDefault="00613F07" w:rsidP="00613F07">
      <w:pPr>
        <w:pStyle w:val="CommentText"/>
      </w:pPr>
      <w:r>
        <w:rPr>
          <w:rStyle w:val="CommentReference"/>
        </w:rPr>
        <w:annotationRef/>
      </w:r>
      <w:r>
        <w:rPr>
          <w:rStyle w:val="CommentReference"/>
        </w:rPr>
        <w:annotationRef/>
      </w:r>
      <w:proofErr w:type="spellStart"/>
      <w:r>
        <w:t>Dongya</w:t>
      </w:r>
      <w:proofErr w:type="spellEnd"/>
      <w:r>
        <w:t xml:space="preserve"> says: </w:t>
      </w:r>
      <w:r>
        <w:t xml:space="preserve">Sorry I </w:t>
      </w:r>
      <w:proofErr w:type="gramStart"/>
      <w:r>
        <w:t>don’t</w:t>
      </w:r>
      <w:proofErr w:type="gramEnd"/>
      <w:r>
        <w:t xml:space="preserve"> understand this. Does “the </w:t>
      </w:r>
      <w:proofErr w:type="spellStart"/>
      <w:r>
        <w:t>couling</w:t>
      </w:r>
      <w:proofErr w:type="spellEnd"/>
      <w:r>
        <w:t xml:space="preserve"> is increased” mean the level of noxROS is increasing or the fold-change is increasing? Then what does the ‘M-W” state persists longer mean?</w:t>
      </w:r>
    </w:p>
    <w:p w14:paraId="6801AA34" w14:textId="0C775863" w:rsidR="00613F07" w:rsidRDefault="00613F07">
      <w:pPr>
        <w:pStyle w:val="CommentText"/>
      </w:pPr>
    </w:p>
  </w:comment>
  <w:comment w:id="165" w:author="Madeline Galbraith" w:date="2022-06-12T20:21:00Z" w:initials="MG">
    <w:p w14:paraId="5730C37A" w14:textId="1E0DC64D" w:rsidR="00613F07" w:rsidRDefault="00613F07">
      <w:pPr>
        <w:pStyle w:val="CommentText"/>
      </w:pPr>
      <w:r>
        <w:rPr>
          <w:rStyle w:val="CommentReference"/>
        </w:rPr>
        <w:annotationRef/>
      </w:r>
      <w:r>
        <w:t>Compared to what</w:t>
      </w:r>
    </w:p>
  </w:comment>
  <w:comment w:id="185" w:author="Madeline Galbraith" w:date="2022-06-12T20:21:00Z" w:initials="MG">
    <w:p w14:paraId="68EEC198" w14:textId="06C97B90" w:rsidR="001C1212" w:rsidRDefault="001C1212">
      <w:pPr>
        <w:pStyle w:val="CommentText"/>
      </w:pPr>
      <w:r>
        <w:rPr>
          <w:rStyle w:val="CommentReference"/>
        </w:rPr>
        <w:annotationRef/>
      </w:r>
      <w:r>
        <w:t>Be more precise about explaining how mtROS is more pronounced</w:t>
      </w:r>
    </w:p>
  </w:comment>
  <w:comment w:id="197" w:author="Madeline Galbraith" w:date="2022-06-12T20:26:00Z" w:initials="MG">
    <w:p w14:paraId="17C5F78E" w14:textId="0C1E2A03" w:rsidR="001060AA" w:rsidRDefault="001060AA">
      <w:pPr>
        <w:pStyle w:val="CommentText"/>
      </w:pPr>
      <w:r>
        <w:rPr>
          <w:rStyle w:val="CommentReference"/>
        </w:rPr>
        <w:annotationRef/>
      </w:r>
      <w:r>
        <w:t>Be more precise</w:t>
      </w:r>
    </w:p>
  </w:comment>
  <w:comment w:id="198" w:author="Madeline Galbraith" w:date="2022-06-12T20:28:00Z" w:initials="MG">
    <w:p w14:paraId="272914EA" w14:textId="5526B015" w:rsidR="009777C6" w:rsidRDefault="009777C6">
      <w:pPr>
        <w:pStyle w:val="CommentText"/>
      </w:pPr>
      <w:r>
        <w:rPr>
          <w:rStyle w:val="CommentReference"/>
        </w:rPr>
        <w:annotationRef/>
      </w:r>
      <w:r>
        <w:t>Refer to phases in figure</w:t>
      </w:r>
    </w:p>
  </w:comment>
  <w:comment w:id="199" w:author="Madeline Galbraith" w:date="2022-06-12T20:28:00Z" w:initials="MG">
    <w:p w14:paraId="63130C4C" w14:textId="77777777" w:rsidR="00652DF7" w:rsidRDefault="00652DF7" w:rsidP="00652DF7">
      <w:pPr>
        <w:pStyle w:val="CommentText"/>
      </w:pPr>
      <w:r>
        <w:rPr>
          <w:rStyle w:val="CommentReference"/>
        </w:rPr>
        <w:annotationRef/>
      </w:r>
      <w:proofErr w:type="spellStart"/>
      <w:r>
        <w:t>Dongya</w:t>
      </w:r>
      <w:proofErr w:type="spellEnd"/>
      <w:r>
        <w:t xml:space="preserve"> asks: </w:t>
      </w:r>
      <w:r>
        <w:rPr>
          <w:rStyle w:val="CommentReference"/>
        </w:rPr>
        <w:annotationRef/>
      </w:r>
      <w:r>
        <w:t>As noxROS activation alone can enable the W/O-E/M, whether the combination condition enables more ?</w:t>
      </w:r>
    </w:p>
    <w:p w14:paraId="0E609C67" w14:textId="6CCB9CBE" w:rsidR="00652DF7" w:rsidRDefault="00652DF7">
      <w:pPr>
        <w:pStyle w:val="CommentText"/>
      </w:pPr>
    </w:p>
  </w:comment>
  <w:comment w:id="200" w:author="Madeline Galbraith" w:date="2022-06-12T20:28:00Z" w:initials="MG">
    <w:p w14:paraId="5936D213" w14:textId="77777777" w:rsidR="00652DF7" w:rsidRDefault="00652DF7" w:rsidP="00652DF7">
      <w:pPr>
        <w:pStyle w:val="CommentText"/>
        <w:rPr>
          <w:lang w:eastAsia="zh-CN"/>
        </w:rPr>
      </w:pPr>
      <w:r>
        <w:rPr>
          <w:rStyle w:val="CommentReference"/>
        </w:rPr>
        <w:annotationRef/>
      </w:r>
      <w:proofErr w:type="spellStart"/>
      <w:r>
        <w:t>Dongya</w:t>
      </w:r>
      <w:proofErr w:type="spellEnd"/>
      <w:r>
        <w:t xml:space="preserve"> asks: </w:t>
      </w:r>
      <w:r>
        <w:rPr>
          <w:rStyle w:val="CommentReference"/>
        </w:rPr>
        <w:annotationRef/>
      </w:r>
      <w:r>
        <w:t>This is true for only mtROS, or only noxROS activation, right?</w:t>
      </w:r>
    </w:p>
    <w:p w14:paraId="02275761" w14:textId="27260044" w:rsidR="00652DF7" w:rsidRDefault="00652DF7">
      <w:pPr>
        <w:pStyle w:val="CommentText"/>
      </w:pPr>
    </w:p>
  </w:comment>
  <w:comment w:id="201" w:author="Madeline Galbraith" w:date="2022-06-12T20:29:00Z" w:initials="MG">
    <w:p w14:paraId="2509A4A8" w14:textId="77777777" w:rsidR="00652DF7" w:rsidRDefault="00652DF7" w:rsidP="00652DF7">
      <w:pPr>
        <w:pStyle w:val="CommentText"/>
      </w:pPr>
      <w:r>
        <w:rPr>
          <w:rStyle w:val="CommentReference"/>
        </w:rPr>
        <w:annotationRef/>
      </w:r>
      <w:proofErr w:type="spellStart"/>
      <w:r>
        <w:t>Dongya</w:t>
      </w:r>
      <w:proofErr w:type="spellEnd"/>
      <w:r>
        <w:t xml:space="preserve"> says : </w:t>
      </w:r>
      <w:r>
        <w:rPr>
          <w:rStyle w:val="CommentReference"/>
        </w:rPr>
        <w:annotationRef/>
      </w:r>
      <w:r>
        <w:t>I feel for the W/O state, whatever link that increase mtROS or noxROS would potentially contribute to the W/O state. Regarding the E/M state, did we have similar observations?</w:t>
      </w:r>
    </w:p>
    <w:p w14:paraId="0D29FEE1" w14:textId="7DFE8C2E" w:rsidR="00652DF7" w:rsidRDefault="00652DF7">
      <w:pPr>
        <w:pStyle w:val="CommentText"/>
      </w:pPr>
    </w:p>
  </w:comment>
  <w:comment w:id="202" w:author="Madeline Galbraith" w:date="2022-06-12T20:32:00Z" w:initials="MG">
    <w:p w14:paraId="27B6771F" w14:textId="5325D4B6" w:rsidR="002B5DB8" w:rsidRDefault="002B5DB8">
      <w:pPr>
        <w:pStyle w:val="CommentText"/>
      </w:pPr>
      <w:r>
        <w:rPr>
          <w:rStyle w:val="CommentReference"/>
        </w:rPr>
        <w:annotationRef/>
      </w:r>
      <w:r>
        <w:t xml:space="preserve">What is the corresponding </w:t>
      </w:r>
      <w:proofErr w:type="gramStart"/>
      <w:r>
        <w:t>effect</w:t>
      </w:r>
      <w:proofErr w:type="gramEnd"/>
    </w:p>
  </w:comment>
  <w:comment w:id="217" w:author="Madeline Galbraith" w:date="2022-06-12T20:32:00Z" w:initials="MG">
    <w:p w14:paraId="7A8D6B1A" w14:textId="1378ABA0" w:rsidR="002B5DB8" w:rsidRDefault="002B5DB8">
      <w:pPr>
        <w:pStyle w:val="CommentText"/>
      </w:pPr>
      <w:r>
        <w:rPr>
          <w:rStyle w:val="CommentReference"/>
        </w:rPr>
        <w:annotationRef/>
      </w:r>
      <w:r>
        <w:t>Add one sentence summary</w:t>
      </w:r>
    </w:p>
  </w:comment>
  <w:comment w:id="218" w:author="Madeline Galbraith" w:date="2022-06-12T20:32:00Z" w:initials="MG">
    <w:p w14:paraId="175CD405" w14:textId="4B84C5E1" w:rsidR="002B5DB8" w:rsidRDefault="002B5DB8">
      <w:pPr>
        <w:pStyle w:val="CommentText"/>
      </w:pPr>
      <w:r>
        <w:rPr>
          <w:rStyle w:val="CommentReference"/>
        </w:rPr>
        <w:annotationRef/>
      </w:r>
      <w:r>
        <w:t>Be more precise about “persist longer”</w:t>
      </w:r>
    </w:p>
  </w:comment>
  <w:comment w:id="220" w:author="Madeline Galbraith" w:date="2022-06-12T20:33:00Z" w:initials="MG">
    <w:p w14:paraId="32CE8DE5" w14:textId="1EEA2BDA" w:rsidR="00D82EA9" w:rsidRDefault="00D82EA9">
      <w:pPr>
        <w:pStyle w:val="CommentText"/>
      </w:pPr>
      <w:r>
        <w:rPr>
          <w:rStyle w:val="CommentReference"/>
        </w:rPr>
        <w:annotationRef/>
      </w:r>
      <w:r>
        <w:t xml:space="preserve">Does depend on parameters but there may be a topological reason – would need to </w:t>
      </w:r>
      <w:proofErr w:type="gramStart"/>
      <w:r>
        <w:t>be investigated</w:t>
      </w:r>
      <w:proofErr w:type="gramEnd"/>
    </w:p>
  </w:comment>
  <w:comment w:id="221" w:author="Madeline Galbraith" w:date="2022-06-12T20:34:00Z" w:initials="MG">
    <w:p w14:paraId="0FD51A8E" w14:textId="2C17FDA6" w:rsidR="00D82EA9" w:rsidRDefault="00D82EA9">
      <w:pPr>
        <w:pStyle w:val="CommentText"/>
      </w:pPr>
      <w:r>
        <w:rPr>
          <w:rStyle w:val="CommentReference"/>
        </w:rPr>
        <w:annotationRef/>
      </w:r>
      <w:r>
        <w:t>State you need one of each</w:t>
      </w:r>
    </w:p>
  </w:comment>
  <w:comment w:id="222" w:author="Madeline Galbraith" w:date="2022-06-12T20:35:00Z" w:initials="MG">
    <w:p w14:paraId="2F6AA086" w14:textId="099315FC" w:rsidR="00D82EA9" w:rsidRDefault="00D82EA9">
      <w:pPr>
        <w:pStyle w:val="CommentText"/>
      </w:pPr>
      <w:r>
        <w:rPr>
          <w:rStyle w:val="CommentReference"/>
        </w:rPr>
        <w:annotationRef/>
      </w:r>
      <w:r>
        <w:t>Should I make a comment about what we see in tumors, here, and what we expect?</w:t>
      </w:r>
    </w:p>
  </w:comment>
  <w:comment w:id="233" w:author="Madeline Galbraith" w:date="2022-06-12T20:36:00Z" w:initials="MG">
    <w:p w14:paraId="41FFE2C6" w14:textId="2D70EE94" w:rsidR="001C784D" w:rsidRDefault="001C784D">
      <w:pPr>
        <w:pStyle w:val="CommentText"/>
      </w:pPr>
      <w:r>
        <w:rPr>
          <w:rStyle w:val="CommentReference"/>
        </w:rPr>
        <w:annotationRef/>
      </w:r>
      <w:r>
        <w:t>Check if we have data about u3n too??</w:t>
      </w:r>
    </w:p>
  </w:comment>
  <w:comment w:id="235" w:author="Madeline Galbraith" w:date="2022-06-01T08:33:00Z" w:initials="MG">
    <w:p w14:paraId="1DFE1EFF" w14:textId="5EF893DA" w:rsidR="008B2870" w:rsidRDefault="008B2870">
      <w:pPr>
        <w:pStyle w:val="CommentText"/>
      </w:pPr>
      <w:r>
        <w:rPr>
          <w:rStyle w:val="CommentReference"/>
        </w:rPr>
        <w:annotationRef/>
      </w:r>
      <w:r>
        <w:t xml:space="preserve">Add to SI </w:t>
      </w:r>
      <w:r w:rsidR="00BE245D">
        <w:t>the negative results</w:t>
      </w:r>
      <w:r>
        <w:t>(actually may just need to put the right SI citation here)</w:t>
      </w:r>
    </w:p>
  </w:comment>
  <w:comment w:id="241" w:author="Madeline Galbraith" w:date="2022-06-12T20:37:00Z" w:initials="MG">
    <w:p w14:paraId="27EDAF80" w14:textId="687B1040" w:rsidR="00BE245D" w:rsidRDefault="00BE245D">
      <w:pPr>
        <w:pStyle w:val="CommentText"/>
      </w:pPr>
      <w:r>
        <w:rPr>
          <w:rStyle w:val="CommentReference"/>
        </w:rPr>
        <w:annotationRef/>
      </w:r>
      <w:r>
        <w:t xml:space="preserve">How to put EMT-inducing signal in the figures? </w:t>
      </w:r>
      <w:r>
        <w:br/>
        <w:t>(EIS)?</w:t>
      </w:r>
    </w:p>
  </w:comment>
  <w:comment w:id="243" w:author="Dongya Jia" w:date="2022-05-27T16:08:00Z" w:initials="DJ">
    <w:p w14:paraId="1ABCC6AC" w14:textId="77777777" w:rsidR="00AC1B59" w:rsidRDefault="00AC1B59" w:rsidP="00AC1B59">
      <w:pPr>
        <w:pStyle w:val="CommentText"/>
      </w:pPr>
      <w:r>
        <w:rPr>
          <w:rStyle w:val="CommentReference"/>
        </w:rPr>
        <w:annotationRef/>
      </w:r>
      <w:r>
        <w:t>Can we clarify the key regulation for each step? What trigger the transition from E-O to E-W/O for example.</w:t>
      </w:r>
    </w:p>
  </w:comment>
  <w:comment w:id="245" w:author="Madeline Galbraith" w:date="2022-06-12T20:40:00Z" w:initials="MG">
    <w:p w14:paraId="602E30E1" w14:textId="20C5E0E8" w:rsidR="008A4D33" w:rsidRDefault="008A4D33">
      <w:pPr>
        <w:pStyle w:val="CommentText"/>
      </w:pPr>
      <w:r>
        <w:rPr>
          <w:rStyle w:val="CommentReference"/>
        </w:rPr>
        <w:annotationRef/>
      </w:r>
      <w:r>
        <w:t>confirm</w:t>
      </w:r>
    </w:p>
  </w:comment>
  <w:comment w:id="248" w:author="Madeline Galbraith" w:date="2022-06-12T20:41:00Z" w:initials="MG">
    <w:p w14:paraId="34219748" w14:textId="77777777" w:rsidR="00FF4999" w:rsidRDefault="00FF4999" w:rsidP="00FF4999">
      <w:pPr>
        <w:pStyle w:val="CommentText"/>
      </w:pPr>
      <w:r>
        <w:rPr>
          <w:rStyle w:val="CommentReference"/>
        </w:rPr>
        <w:annotationRef/>
      </w:r>
      <w:proofErr w:type="spellStart"/>
      <w:r>
        <w:t>Dongya</w:t>
      </w:r>
      <w:proofErr w:type="spellEnd"/>
      <w:r>
        <w:t xml:space="preserve">: </w:t>
      </w:r>
      <w:r>
        <w:rPr>
          <w:rStyle w:val="CommentReference"/>
        </w:rPr>
        <w:annotationRef/>
      </w:r>
      <w:proofErr w:type="gramStart"/>
      <w:r>
        <w:t>I feel this part</w:t>
      </w:r>
      <w:proofErr w:type="gramEnd"/>
      <w:r>
        <w:t xml:space="preserve"> is hard to understand. I am not sure how to compare whether AMPK or HIF-1 has a stronger effect on the E/M-W/O state?</w:t>
      </w:r>
    </w:p>
    <w:p w14:paraId="7B9D8E72" w14:textId="07B58751" w:rsidR="00FF4999" w:rsidRDefault="00FF4999">
      <w:pPr>
        <w:pStyle w:val="CommentText"/>
      </w:pPr>
    </w:p>
  </w:comment>
  <w:comment w:id="249" w:author="Madeline Galbraith" w:date="2022-06-01T09:11:00Z" w:initials="MG">
    <w:p w14:paraId="1157A38A" w14:textId="4CA6C209" w:rsidR="008C1F28" w:rsidRDefault="008C1F28">
      <w:pPr>
        <w:pStyle w:val="CommentText"/>
      </w:pPr>
      <w:r>
        <w:rPr>
          <w:rStyle w:val="CommentReference"/>
        </w:rPr>
        <w:annotationRef/>
      </w:r>
      <w:r>
        <w:t>Which fig?</w:t>
      </w:r>
    </w:p>
  </w:comment>
  <w:comment w:id="258" w:author="Madeline Galbraith" w:date="2022-06-01T09:26:00Z" w:initials="MG">
    <w:p w14:paraId="72D508A3" w14:textId="759914A4" w:rsidR="00E47A13" w:rsidRDefault="00E47A13">
      <w:pPr>
        <w:pStyle w:val="CommentText"/>
      </w:pPr>
      <w:r>
        <w:rPr>
          <w:rStyle w:val="CommentReference"/>
        </w:rPr>
        <w:annotationRef/>
      </w:r>
      <w:r>
        <w:t>What figure is this Snail=10K</w:t>
      </w:r>
    </w:p>
  </w:comment>
  <w:comment w:id="260" w:author="Levine, Herbert" w:date="2022-05-25T08:41:00Z" w:initials="LH">
    <w:p w14:paraId="75105CE5" w14:textId="62CC2969" w:rsidR="003F75D1" w:rsidRDefault="003F75D1">
      <w:pPr>
        <w:pStyle w:val="CommentText"/>
      </w:pPr>
      <w:r>
        <w:rPr>
          <w:rStyle w:val="CommentReference"/>
        </w:rPr>
        <w:annotationRef/>
      </w:r>
      <w:r>
        <w:t xml:space="preserve">Why does the model need to </w:t>
      </w:r>
      <w:proofErr w:type="gramStart"/>
      <w:r>
        <w:t>be expanded</w:t>
      </w:r>
      <w:proofErr w:type="gramEnd"/>
      <w:r>
        <w:t xml:space="preserve"> to </w:t>
      </w:r>
      <w:proofErr w:type="spellStart"/>
      <w:r>
        <w:t>stufy</w:t>
      </w:r>
      <w:proofErr w:type="spellEnd"/>
      <w:r>
        <w:t xml:space="preserve"> this </w:t>
      </w:r>
      <w:proofErr w:type="spellStart"/>
      <w:r>
        <w:t>sccenario</w:t>
      </w:r>
      <w:proofErr w:type="spellEnd"/>
      <w:r>
        <w:t>?</w:t>
      </w:r>
    </w:p>
  </w:comment>
  <w:comment w:id="261" w:author="Levine, Herbert" w:date="2022-05-25T08:42:00Z" w:initials="LH">
    <w:p w14:paraId="19464490" w14:textId="072A8F8C" w:rsidR="003F75D1" w:rsidRDefault="003F75D1">
      <w:pPr>
        <w:pStyle w:val="CommentText"/>
      </w:pPr>
      <w:r>
        <w:rPr>
          <w:rStyle w:val="CommentReference"/>
        </w:rPr>
        <w:annotationRef/>
      </w:r>
      <w:r>
        <w:t>Same comment as above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99E6719" w15:done="0"/>
  <w15:commentEx w15:paraId="74505E11" w15:done="0"/>
  <w15:commentEx w15:paraId="57CF5AD8" w15:done="0"/>
  <w15:commentEx w15:paraId="2CE09688" w15:done="0"/>
  <w15:commentEx w15:paraId="7C308397" w15:done="0"/>
  <w15:commentEx w15:paraId="54F0E51F" w15:done="0"/>
  <w15:commentEx w15:paraId="6919FF82" w15:done="0"/>
  <w15:commentEx w15:paraId="4541EA10" w15:done="0"/>
  <w15:commentEx w15:paraId="5F40092C" w15:done="0"/>
  <w15:commentEx w15:paraId="0EDAD041" w15:done="0"/>
  <w15:commentEx w15:paraId="7D8CC8AF" w15:done="0"/>
  <w15:commentEx w15:paraId="56C0524C" w15:done="0"/>
  <w15:commentEx w15:paraId="3B5902F2" w15:done="0"/>
  <w15:commentEx w15:paraId="4BA408E4" w15:done="0"/>
  <w15:commentEx w15:paraId="6801AA34" w15:done="0"/>
  <w15:commentEx w15:paraId="5730C37A" w15:done="0"/>
  <w15:commentEx w15:paraId="68EEC198" w15:done="0"/>
  <w15:commentEx w15:paraId="17C5F78E" w15:done="0"/>
  <w15:commentEx w15:paraId="272914EA" w15:done="0"/>
  <w15:commentEx w15:paraId="0E609C67" w15:done="0"/>
  <w15:commentEx w15:paraId="02275761" w15:done="0"/>
  <w15:commentEx w15:paraId="0D29FEE1" w15:done="0"/>
  <w15:commentEx w15:paraId="27B6771F" w15:done="0"/>
  <w15:commentEx w15:paraId="7A8D6B1A" w15:done="0"/>
  <w15:commentEx w15:paraId="175CD405" w15:done="0"/>
  <w15:commentEx w15:paraId="32CE8DE5" w15:done="0"/>
  <w15:commentEx w15:paraId="0FD51A8E" w15:done="0"/>
  <w15:commentEx w15:paraId="2F6AA086" w15:done="0"/>
  <w15:commentEx w15:paraId="41FFE2C6" w15:done="0"/>
  <w15:commentEx w15:paraId="1DFE1EFF" w15:done="0"/>
  <w15:commentEx w15:paraId="27EDAF80" w15:done="0"/>
  <w15:commentEx w15:paraId="1ABCC6AC" w15:done="0"/>
  <w15:commentEx w15:paraId="602E30E1" w15:done="0"/>
  <w15:commentEx w15:paraId="7B9D8E72" w15:done="0"/>
  <w15:commentEx w15:paraId="1157A38A" w15:done="0"/>
  <w15:commentEx w15:paraId="72D508A3" w15:done="0"/>
  <w15:commentEx w15:paraId="75105CE5" w15:done="0"/>
  <w15:commentEx w15:paraId="1946449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3C9C95" w16cex:dateUtc="2022-05-28T18:05:00Z"/>
  <w16cex:commentExtensible w16cex:durableId="263CA2EE" w16cex:dateUtc="2022-05-28T18:32:00Z"/>
  <w16cex:commentExtensible w16cex:durableId="263CA559" w16cex:dateUtc="2022-05-28T18:42:00Z"/>
  <w16cex:commentExtensible w16cex:durableId="263CA575" w16cex:dateUtc="2022-05-28T18:43:00Z"/>
  <w16cex:commentExtensible w16cex:durableId="2650C7B5" w16cex:dateUtc="2022-06-13T01:14:00Z"/>
  <w16cex:commentExtensible w16cex:durableId="263CA5A5" w16cex:dateUtc="2022-05-28T18:44:00Z"/>
  <w16cex:commentExtensible w16cex:durableId="263CA739" w16cex:dateUtc="2022-05-28T18:50:00Z"/>
  <w16cex:commentExtensible w16cex:durableId="263F6397" w16cex:dateUtc="2022-05-30T20:39:00Z"/>
  <w16cex:commentExtensible w16cex:durableId="263F68ED" w16cex:dateUtc="2022-05-30T21:01:00Z"/>
  <w16cex:commentExtensible w16cex:durableId="2650C865" w16cex:dateUtc="2022-06-13T01:17:00Z"/>
  <w16cex:commentExtensible w16cex:durableId="2650C8AD" w16cex:dateUtc="2022-06-13T01:18:00Z"/>
  <w16cex:commentExtensible w16cex:durableId="263F6ACD" w16cex:dateUtc="2022-05-30T21:09:00Z"/>
  <w16cex:commentExtensible w16cex:durableId="263F6B0E" w16cex:dateUtc="2022-05-30T21:10:00Z"/>
  <w16cex:commentExtensible w16cex:durableId="263F6B8E" w16cex:dateUtc="2022-05-30T21:13:00Z"/>
  <w16cex:commentExtensible w16cex:durableId="2650C8F4" w16cex:dateUtc="2022-06-13T01:20:00Z"/>
  <w16cex:commentExtensible w16cex:durableId="2650C948" w16cex:dateUtc="2022-06-13T01:21:00Z"/>
  <w16cex:commentExtensible w16cex:durableId="2650C965" w16cex:dateUtc="2022-06-13T01:21:00Z"/>
  <w16cex:commentExtensible w16cex:durableId="2650CA93" w16cex:dateUtc="2022-06-13T01:26:00Z"/>
  <w16cex:commentExtensible w16cex:durableId="2650CAD8" w16cex:dateUtc="2022-06-13T01:28:00Z"/>
  <w16cex:commentExtensible w16cex:durableId="2650CAEE" w16cex:dateUtc="2022-06-13T01:28:00Z"/>
  <w16cex:commentExtensible w16cex:durableId="2650CAFE" w16cex:dateUtc="2022-06-13T01:28:00Z"/>
  <w16cex:commentExtensible w16cex:durableId="2650CB16" w16cex:dateUtc="2022-06-13T01:29:00Z"/>
  <w16cex:commentExtensible w16cex:durableId="2650CBC7" w16cex:dateUtc="2022-06-13T01:32:00Z"/>
  <w16cex:commentExtensible w16cex:durableId="2650CBDC" w16cex:dateUtc="2022-06-13T01:32:00Z"/>
  <w16cex:commentExtensible w16cex:durableId="2650CBED" w16cex:dateUtc="2022-06-13T01:32:00Z"/>
  <w16cex:commentExtensible w16cex:durableId="2650CC1A" w16cex:dateUtc="2022-06-13T01:33:00Z"/>
  <w16cex:commentExtensible w16cex:durableId="2650CC61" w16cex:dateUtc="2022-06-13T01:34:00Z"/>
  <w16cex:commentExtensible w16cex:durableId="2650CC8F" w16cex:dateUtc="2022-06-13T01:35:00Z"/>
  <w16cex:commentExtensible w16cex:durableId="2650CCC5" w16cex:dateUtc="2022-06-13T01:36:00Z"/>
  <w16cex:commentExtensible w16cex:durableId="2641A2C4" w16cex:dateUtc="2022-06-01T13:33:00Z"/>
  <w16cex:commentExtensible w16cex:durableId="2650CD21" w16cex:dateUtc="2022-06-13T01:37:00Z"/>
  <w16cex:commentExtensible w16cex:durableId="26509E72" w16cex:dateUtc="2022-06-12T22:18:00Z"/>
  <w16cex:commentExtensible w16cex:durableId="2650CDB9" w16cex:dateUtc="2022-06-13T01:40:00Z"/>
  <w16cex:commentExtensible w16cex:durableId="2650CDDC" w16cex:dateUtc="2022-06-13T01:41:00Z"/>
  <w16cex:commentExtensible w16cex:durableId="2641ABBD" w16cex:dateUtc="2022-06-01T14:11:00Z"/>
  <w16cex:commentExtensible w16cex:durableId="2641AF44" w16cex:dateUtc="2022-06-01T14:26:00Z"/>
  <w16cex:commentExtensible w16cex:durableId="26386A27" w16cex:dateUtc="2022-05-25T12:41:00Z"/>
  <w16cex:commentExtensible w16cex:durableId="26386A70" w16cex:dateUtc="2022-05-25T12:4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99E6719" w16cid:durableId="263C9C95"/>
  <w16cid:commentId w16cid:paraId="74505E11" w16cid:durableId="263CA2EE"/>
  <w16cid:commentId w16cid:paraId="57CF5AD8" w16cid:durableId="263CA559"/>
  <w16cid:commentId w16cid:paraId="2CE09688" w16cid:durableId="263CA575"/>
  <w16cid:commentId w16cid:paraId="7C308397" w16cid:durableId="2650C7B5"/>
  <w16cid:commentId w16cid:paraId="54F0E51F" w16cid:durableId="263CA5A5"/>
  <w16cid:commentId w16cid:paraId="6919FF82" w16cid:durableId="263CA739"/>
  <w16cid:commentId w16cid:paraId="4541EA10" w16cid:durableId="263F6397"/>
  <w16cid:commentId w16cid:paraId="5F40092C" w16cid:durableId="263F68ED"/>
  <w16cid:commentId w16cid:paraId="0EDAD041" w16cid:durableId="2650C865"/>
  <w16cid:commentId w16cid:paraId="7D8CC8AF" w16cid:durableId="2650C8AD"/>
  <w16cid:commentId w16cid:paraId="56C0524C" w16cid:durableId="263F6ACD"/>
  <w16cid:commentId w16cid:paraId="3B5902F2" w16cid:durableId="263F6B0E"/>
  <w16cid:commentId w16cid:paraId="4BA408E4" w16cid:durableId="263F6B8E"/>
  <w16cid:commentId w16cid:paraId="6801AA34" w16cid:durableId="2650C8F4"/>
  <w16cid:commentId w16cid:paraId="5730C37A" w16cid:durableId="2650C948"/>
  <w16cid:commentId w16cid:paraId="68EEC198" w16cid:durableId="2650C965"/>
  <w16cid:commentId w16cid:paraId="17C5F78E" w16cid:durableId="2650CA93"/>
  <w16cid:commentId w16cid:paraId="272914EA" w16cid:durableId="2650CAD8"/>
  <w16cid:commentId w16cid:paraId="0E609C67" w16cid:durableId="2650CAEE"/>
  <w16cid:commentId w16cid:paraId="02275761" w16cid:durableId="2650CAFE"/>
  <w16cid:commentId w16cid:paraId="0D29FEE1" w16cid:durableId="2650CB16"/>
  <w16cid:commentId w16cid:paraId="27B6771F" w16cid:durableId="2650CBC7"/>
  <w16cid:commentId w16cid:paraId="7A8D6B1A" w16cid:durableId="2650CBDC"/>
  <w16cid:commentId w16cid:paraId="175CD405" w16cid:durableId="2650CBED"/>
  <w16cid:commentId w16cid:paraId="32CE8DE5" w16cid:durableId="2650CC1A"/>
  <w16cid:commentId w16cid:paraId="0FD51A8E" w16cid:durableId="2650CC61"/>
  <w16cid:commentId w16cid:paraId="2F6AA086" w16cid:durableId="2650CC8F"/>
  <w16cid:commentId w16cid:paraId="41FFE2C6" w16cid:durableId="2650CCC5"/>
  <w16cid:commentId w16cid:paraId="1DFE1EFF" w16cid:durableId="2641A2C4"/>
  <w16cid:commentId w16cid:paraId="27EDAF80" w16cid:durableId="2650CD21"/>
  <w16cid:commentId w16cid:paraId="1ABCC6AC" w16cid:durableId="26509E72"/>
  <w16cid:commentId w16cid:paraId="602E30E1" w16cid:durableId="2650CDB9"/>
  <w16cid:commentId w16cid:paraId="7B9D8E72" w16cid:durableId="2650CDDC"/>
  <w16cid:commentId w16cid:paraId="1157A38A" w16cid:durableId="2641ABBD"/>
  <w16cid:commentId w16cid:paraId="72D508A3" w16cid:durableId="2641AF44"/>
  <w16cid:commentId w16cid:paraId="75105CE5" w16cid:durableId="26386A27"/>
  <w16cid:commentId w16cid:paraId="19464490" w16cid:durableId="26386A7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C60342" w14:textId="77777777" w:rsidR="00CE78DB" w:rsidRDefault="00CE78DB">
      <w:pPr>
        <w:spacing w:after="0"/>
      </w:pPr>
      <w:r>
        <w:separator/>
      </w:r>
    </w:p>
  </w:endnote>
  <w:endnote w:type="continuationSeparator" w:id="0">
    <w:p w14:paraId="3A965761" w14:textId="77777777" w:rsidR="00CE78DB" w:rsidRDefault="00CE78D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E83744" w14:textId="77777777" w:rsidR="00CE78DB" w:rsidRDefault="00CE78DB">
      <w:r>
        <w:separator/>
      </w:r>
    </w:p>
  </w:footnote>
  <w:footnote w:type="continuationSeparator" w:id="0">
    <w:p w14:paraId="5C7D931A" w14:textId="77777777" w:rsidR="00CE78DB" w:rsidRDefault="00CE78D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FB1EB2"/>
    <w:multiLevelType w:val="hybridMultilevel"/>
    <w:tmpl w:val="57A015D0"/>
    <w:lvl w:ilvl="0" w:tplc="E6BEBF7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0CD2DE"/>
    <w:multiLevelType w:val="multilevel"/>
    <w:tmpl w:val="A5BCCFF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1A0A150E"/>
    <w:multiLevelType w:val="hybridMultilevel"/>
    <w:tmpl w:val="EED4C8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C1AE401"/>
    <w:multiLevelType w:val="multilevel"/>
    <w:tmpl w:val="757211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16cid:durableId="1871142995">
    <w:abstractNumId w:val="3"/>
  </w:num>
  <w:num w:numId="2" w16cid:durableId="2031253626">
    <w:abstractNumId w:val="3"/>
  </w:num>
  <w:num w:numId="3" w16cid:durableId="1954510020">
    <w:abstractNumId w:val="0"/>
  </w:num>
  <w:num w:numId="4" w16cid:durableId="1332297000">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deline Galbraith">
    <w15:presenceInfo w15:providerId="None" w15:userId="Madeline Galbraith"/>
  </w15:person>
  <w15:person w15:author="Dongya Jia">
    <w15:presenceInfo w15:providerId="Windows Live" w15:userId="1aebdc5a8ceda82c"/>
  </w15:person>
  <w15:person w15:author="Levine, Herbert">
    <w15:presenceInfo w15:providerId="AD" w15:userId="S::levine.herbert@northeastern.edu::eaa99e99-3ac7-4514-b216-e32d215ae3f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0349"/>
    <w:rsid w:val="00001FB6"/>
    <w:rsid w:val="00001FCF"/>
    <w:rsid w:val="00002531"/>
    <w:rsid w:val="000030F5"/>
    <w:rsid w:val="00004362"/>
    <w:rsid w:val="00006416"/>
    <w:rsid w:val="00007827"/>
    <w:rsid w:val="00011C8B"/>
    <w:rsid w:val="00011E4B"/>
    <w:rsid w:val="000121BE"/>
    <w:rsid w:val="000128DF"/>
    <w:rsid w:val="00012A48"/>
    <w:rsid w:val="00012D7C"/>
    <w:rsid w:val="0001350A"/>
    <w:rsid w:val="00016836"/>
    <w:rsid w:val="0002004B"/>
    <w:rsid w:val="000216D8"/>
    <w:rsid w:val="00022E63"/>
    <w:rsid w:val="00022F97"/>
    <w:rsid w:val="00023D15"/>
    <w:rsid w:val="00023DFE"/>
    <w:rsid w:val="00024146"/>
    <w:rsid w:val="000257AB"/>
    <w:rsid w:val="00030D7E"/>
    <w:rsid w:val="00031FEE"/>
    <w:rsid w:val="00032594"/>
    <w:rsid w:val="00033126"/>
    <w:rsid w:val="00034838"/>
    <w:rsid w:val="00035AD8"/>
    <w:rsid w:val="00035E07"/>
    <w:rsid w:val="00036F16"/>
    <w:rsid w:val="0003710F"/>
    <w:rsid w:val="00037377"/>
    <w:rsid w:val="00040051"/>
    <w:rsid w:val="00040BBB"/>
    <w:rsid w:val="0004167F"/>
    <w:rsid w:val="000425D8"/>
    <w:rsid w:val="00043B26"/>
    <w:rsid w:val="00045854"/>
    <w:rsid w:val="00050B2C"/>
    <w:rsid w:val="00050F0E"/>
    <w:rsid w:val="00052FEE"/>
    <w:rsid w:val="000539C7"/>
    <w:rsid w:val="0005499B"/>
    <w:rsid w:val="00055744"/>
    <w:rsid w:val="000631C2"/>
    <w:rsid w:val="00063789"/>
    <w:rsid w:val="00065D07"/>
    <w:rsid w:val="00065F3F"/>
    <w:rsid w:val="000662BA"/>
    <w:rsid w:val="00070C24"/>
    <w:rsid w:val="00071585"/>
    <w:rsid w:val="0007477A"/>
    <w:rsid w:val="00075D69"/>
    <w:rsid w:val="000803AF"/>
    <w:rsid w:val="00083993"/>
    <w:rsid w:val="00083A6B"/>
    <w:rsid w:val="00084675"/>
    <w:rsid w:val="00084927"/>
    <w:rsid w:val="00085BD4"/>
    <w:rsid w:val="000915EB"/>
    <w:rsid w:val="0009168B"/>
    <w:rsid w:val="000941E5"/>
    <w:rsid w:val="00094844"/>
    <w:rsid w:val="00094A06"/>
    <w:rsid w:val="00095EA5"/>
    <w:rsid w:val="00096016"/>
    <w:rsid w:val="00096AEC"/>
    <w:rsid w:val="000A1B8E"/>
    <w:rsid w:val="000A5DCC"/>
    <w:rsid w:val="000A7ABC"/>
    <w:rsid w:val="000A7E38"/>
    <w:rsid w:val="000B062F"/>
    <w:rsid w:val="000B08A7"/>
    <w:rsid w:val="000B0E77"/>
    <w:rsid w:val="000B15D3"/>
    <w:rsid w:val="000B2C27"/>
    <w:rsid w:val="000B485D"/>
    <w:rsid w:val="000B5465"/>
    <w:rsid w:val="000B5A09"/>
    <w:rsid w:val="000C0ABA"/>
    <w:rsid w:val="000C0F18"/>
    <w:rsid w:val="000C352C"/>
    <w:rsid w:val="000C3A18"/>
    <w:rsid w:val="000C4055"/>
    <w:rsid w:val="000C426A"/>
    <w:rsid w:val="000C466B"/>
    <w:rsid w:val="000C48EA"/>
    <w:rsid w:val="000C4FB0"/>
    <w:rsid w:val="000C6D60"/>
    <w:rsid w:val="000C7249"/>
    <w:rsid w:val="000C7A59"/>
    <w:rsid w:val="000D0538"/>
    <w:rsid w:val="000D25AF"/>
    <w:rsid w:val="000D2B34"/>
    <w:rsid w:val="000D42DD"/>
    <w:rsid w:val="000D63AC"/>
    <w:rsid w:val="000D6A64"/>
    <w:rsid w:val="000D6AEB"/>
    <w:rsid w:val="000D6FCE"/>
    <w:rsid w:val="000D7EB5"/>
    <w:rsid w:val="000E05B0"/>
    <w:rsid w:val="000E16DE"/>
    <w:rsid w:val="000E22B8"/>
    <w:rsid w:val="000E3738"/>
    <w:rsid w:val="000E3786"/>
    <w:rsid w:val="000E4450"/>
    <w:rsid w:val="000E4B95"/>
    <w:rsid w:val="000E5521"/>
    <w:rsid w:val="000E5F34"/>
    <w:rsid w:val="000E7E0B"/>
    <w:rsid w:val="000F0265"/>
    <w:rsid w:val="000F06B6"/>
    <w:rsid w:val="000F0C09"/>
    <w:rsid w:val="000F1FC8"/>
    <w:rsid w:val="000F3FC9"/>
    <w:rsid w:val="000F4AE0"/>
    <w:rsid w:val="000F5033"/>
    <w:rsid w:val="000F62BD"/>
    <w:rsid w:val="000F6386"/>
    <w:rsid w:val="000F7BC7"/>
    <w:rsid w:val="0010035D"/>
    <w:rsid w:val="00102B3F"/>
    <w:rsid w:val="00104F47"/>
    <w:rsid w:val="00105214"/>
    <w:rsid w:val="001060AA"/>
    <w:rsid w:val="00106D37"/>
    <w:rsid w:val="0010731D"/>
    <w:rsid w:val="00112940"/>
    <w:rsid w:val="00113E21"/>
    <w:rsid w:val="001155E9"/>
    <w:rsid w:val="001156AA"/>
    <w:rsid w:val="001179E4"/>
    <w:rsid w:val="00117B29"/>
    <w:rsid w:val="00121715"/>
    <w:rsid w:val="00121F49"/>
    <w:rsid w:val="0012213F"/>
    <w:rsid w:val="00123088"/>
    <w:rsid w:val="00123F43"/>
    <w:rsid w:val="0012488B"/>
    <w:rsid w:val="00124EF2"/>
    <w:rsid w:val="001257CA"/>
    <w:rsid w:val="001258A6"/>
    <w:rsid w:val="00126BB2"/>
    <w:rsid w:val="00130C98"/>
    <w:rsid w:val="001318AD"/>
    <w:rsid w:val="00131EBC"/>
    <w:rsid w:val="00133F92"/>
    <w:rsid w:val="001360CF"/>
    <w:rsid w:val="001367E6"/>
    <w:rsid w:val="00136A64"/>
    <w:rsid w:val="00137E8D"/>
    <w:rsid w:val="00141452"/>
    <w:rsid w:val="00143B50"/>
    <w:rsid w:val="00143EC2"/>
    <w:rsid w:val="00145200"/>
    <w:rsid w:val="00146711"/>
    <w:rsid w:val="0014758B"/>
    <w:rsid w:val="00150BB3"/>
    <w:rsid w:val="00153DC8"/>
    <w:rsid w:val="00160AF9"/>
    <w:rsid w:val="00164344"/>
    <w:rsid w:val="00164DB6"/>
    <w:rsid w:val="0016562D"/>
    <w:rsid w:val="0016591C"/>
    <w:rsid w:val="00165CE1"/>
    <w:rsid w:val="00167970"/>
    <w:rsid w:val="0017037D"/>
    <w:rsid w:val="00170F85"/>
    <w:rsid w:val="001713D6"/>
    <w:rsid w:val="00171565"/>
    <w:rsid w:val="00174B40"/>
    <w:rsid w:val="001815B1"/>
    <w:rsid w:val="001817B5"/>
    <w:rsid w:val="0018197D"/>
    <w:rsid w:val="00181AE7"/>
    <w:rsid w:val="0018219A"/>
    <w:rsid w:val="00182BBC"/>
    <w:rsid w:val="001834EF"/>
    <w:rsid w:val="00184A9E"/>
    <w:rsid w:val="00185337"/>
    <w:rsid w:val="00186588"/>
    <w:rsid w:val="00190AFE"/>
    <w:rsid w:val="0019272E"/>
    <w:rsid w:val="00193457"/>
    <w:rsid w:val="001937C8"/>
    <w:rsid w:val="001A0DAE"/>
    <w:rsid w:val="001A122D"/>
    <w:rsid w:val="001A5660"/>
    <w:rsid w:val="001A5774"/>
    <w:rsid w:val="001B1BDD"/>
    <w:rsid w:val="001B2AC1"/>
    <w:rsid w:val="001C066F"/>
    <w:rsid w:val="001C1212"/>
    <w:rsid w:val="001C1615"/>
    <w:rsid w:val="001C51AE"/>
    <w:rsid w:val="001C5229"/>
    <w:rsid w:val="001C6260"/>
    <w:rsid w:val="001C62E4"/>
    <w:rsid w:val="001C784D"/>
    <w:rsid w:val="001D0041"/>
    <w:rsid w:val="001D1D9E"/>
    <w:rsid w:val="001D4132"/>
    <w:rsid w:val="001D4B29"/>
    <w:rsid w:val="001D5E10"/>
    <w:rsid w:val="001D6FB1"/>
    <w:rsid w:val="001E01F1"/>
    <w:rsid w:val="001E18C1"/>
    <w:rsid w:val="001E1DCB"/>
    <w:rsid w:val="001E68E7"/>
    <w:rsid w:val="001F2666"/>
    <w:rsid w:val="001F4754"/>
    <w:rsid w:val="001F5E0A"/>
    <w:rsid w:val="001F7B61"/>
    <w:rsid w:val="00200AD6"/>
    <w:rsid w:val="00200FFD"/>
    <w:rsid w:val="00203F06"/>
    <w:rsid w:val="0020705B"/>
    <w:rsid w:val="0020793C"/>
    <w:rsid w:val="002104C6"/>
    <w:rsid w:val="00210CF5"/>
    <w:rsid w:val="00211F0E"/>
    <w:rsid w:val="00212433"/>
    <w:rsid w:val="00214E0A"/>
    <w:rsid w:val="002155FC"/>
    <w:rsid w:val="00215BF5"/>
    <w:rsid w:val="0021653C"/>
    <w:rsid w:val="002173D5"/>
    <w:rsid w:val="0022615D"/>
    <w:rsid w:val="00230C9A"/>
    <w:rsid w:val="002327B3"/>
    <w:rsid w:val="00233F84"/>
    <w:rsid w:val="00234813"/>
    <w:rsid w:val="00235A5D"/>
    <w:rsid w:val="002360FA"/>
    <w:rsid w:val="00240011"/>
    <w:rsid w:val="002402D1"/>
    <w:rsid w:val="00240E17"/>
    <w:rsid w:val="00242348"/>
    <w:rsid w:val="00244159"/>
    <w:rsid w:val="00246E2C"/>
    <w:rsid w:val="00246E60"/>
    <w:rsid w:val="00247035"/>
    <w:rsid w:val="00250938"/>
    <w:rsid w:val="002524A5"/>
    <w:rsid w:val="00252902"/>
    <w:rsid w:val="00253BD6"/>
    <w:rsid w:val="0025447F"/>
    <w:rsid w:val="00254C7F"/>
    <w:rsid w:val="00257523"/>
    <w:rsid w:val="00257613"/>
    <w:rsid w:val="00260263"/>
    <w:rsid w:val="00262284"/>
    <w:rsid w:val="00262C38"/>
    <w:rsid w:val="002640FD"/>
    <w:rsid w:val="00265B69"/>
    <w:rsid w:val="00270383"/>
    <w:rsid w:val="002707CA"/>
    <w:rsid w:val="00272AB2"/>
    <w:rsid w:val="0027335E"/>
    <w:rsid w:val="00273664"/>
    <w:rsid w:val="002742FA"/>
    <w:rsid w:val="0027479E"/>
    <w:rsid w:val="0027482F"/>
    <w:rsid w:val="00275C5C"/>
    <w:rsid w:val="00276A5B"/>
    <w:rsid w:val="002812A3"/>
    <w:rsid w:val="00282854"/>
    <w:rsid w:val="00282B95"/>
    <w:rsid w:val="00283835"/>
    <w:rsid w:val="0028447E"/>
    <w:rsid w:val="0028499B"/>
    <w:rsid w:val="0028726F"/>
    <w:rsid w:val="00290024"/>
    <w:rsid w:val="002925AC"/>
    <w:rsid w:val="002940AA"/>
    <w:rsid w:val="00295215"/>
    <w:rsid w:val="002968E6"/>
    <w:rsid w:val="002A0424"/>
    <w:rsid w:val="002A06AA"/>
    <w:rsid w:val="002A0EA5"/>
    <w:rsid w:val="002A18BD"/>
    <w:rsid w:val="002A1A95"/>
    <w:rsid w:val="002A29C2"/>
    <w:rsid w:val="002A4E81"/>
    <w:rsid w:val="002B0510"/>
    <w:rsid w:val="002B06C7"/>
    <w:rsid w:val="002B0F0E"/>
    <w:rsid w:val="002B2A63"/>
    <w:rsid w:val="002B3507"/>
    <w:rsid w:val="002B47E3"/>
    <w:rsid w:val="002B4B23"/>
    <w:rsid w:val="002B530C"/>
    <w:rsid w:val="002B59C6"/>
    <w:rsid w:val="002B5DB8"/>
    <w:rsid w:val="002C08AD"/>
    <w:rsid w:val="002C16FF"/>
    <w:rsid w:val="002C1E60"/>
    <w:rsid w:val="002C3561"/>
    <w:rsid w:val="002C6587"/>
    <w:rsid w:val="002C752F"/>
    <w:rsid w:val="002C76E3"/>
    <w:rsid w:val="002D1DC5"/>
    <w:rsid w:val="002D2C55"/>
    <w:rsid w:val="002D385B"/>
    <w:rsid w:val="002D4F01"/>
    <w:rsid w:val="002D5F45"/>
    <w:rsid w:val="002D6A4F"/>
    <w:rsid w:val="002D6B43"/>
    <w:rsid w:val="002D7AE1"/>
    <w:rsid w:val="002D7C3B"/>
    <w:rsid w:val="002E3CDD"/>
    <w:rsid w:val="002E3E00"/>
    <w:rsid w:val="002E5FF0"/>
    <w:rsid w:val="002E7322"/>
    <w:rsid w:val="002E76B2"/>
    <w:rsid w:val="002F0AFD"/>
    <w:rsid w:val="002F304D"/>
    <w:rsid w:val="002F3EA9"/>
    <w:rsid w:val="002F4CA0"/>
    <w:rsid w:val="003015A5"/>
    <w:rsid w:val="003016F3"/>
    <w:rsid w:val="0030235D"/>
    <w:rsid w:val="00304944"/>
    <w:rsid w:val="00306563"/>
    <w:rsid w:val="00310448"/>
    <w:rsid w:val="0031215D"/>
    <w:rsid w:val="00312E6C"/>
    <w:rsid w:val="003153E6"/>
    <w:rsid w:val="00316504"/>
    <w:rsid w:val="00316CB1"/>
    <w:rsid w:val="00316CBB"/>
    <w:rsid w:val="00317051"/>
    <w:rsid w:val="00320BCE"/>
    <w:rsid w:val="003229AE"/>
    <w:rsid w:val="00323B4E"/>
    <w:rsid w:val="0032453A"/>
    <w:rsid w:val="0032462F"/>
    <w:rsid w:val="00324A40"/>
    <w:rsid w:val="0032528C"/>
    <w:rsid w:val="00325FB9"/>
    <w:rsid w:val="00330620"/>
    <w:rsid w:val="00333A5B"/>
    <w:rsid w:val="00334B17"/>
    <w:rsid w:val="003352BC"/>
    <w:rsid w:val="0033776F"/>
    <w:rsid w:val="00337D12"/>
    <w:rsid w:val="0034024B"/>
    <w:rsid w:val="00343B5D"/>
    <w:rsid w:val="00344217"/>
    <w:rsid w:val="003456C6"/>
    <w:rsid w:val="0034583A"/>
    <w:rsid w:val="00346DCD"/>
    <w:rsid w:val="00347691"/>
    <w:rsid w:val="00347B56"/>
    <w:rsid w:val="0036022C"/>
    <w:rsid w:val="003614F3"/>
    <w:rsid w:val="00361645"/>
    <w:rsid w:val="00361B60"/>
    <w:rsid w:val="00362C05"/>
    <w:rsid w:val="00362E8E"/>
    <w:rsid w:val="00363457"/>
    <w:rsid w:val="00363B11"/>
    <w:rsid w:val="00364DC5"/>
    <w:rsid w:val="00365297"/>
    <w:rsid w:val="00365AD9"/>
    <w:rsid w:val="003673B0"/>
    <w:rsid w:val="00367703"/>
    <w:rsid w:val="00370547"/>
    <w:rsid w:val="003707D8"/>
    <w:rsid w:val="003730D1"/>
    <w:rsid w:val="00373904"/>
    <w:rsid w:val="00373A2B"/>
    <w:rsid w:val="0037548D"/>
    <w:rsid w:val="0037600D"/>
    <w:rsid w:val="00376723"/>
    <w:rsid w:val="00376A9D"/>
    <w:rsid w:val="00376DFB"/>
    <w:rsid w:val="00380C0D"/>
    <w:rsid w:val="00382448"/>
    <w:rsid w:val="00382AC0"/>
    <w:rsid w:val="00384287"/>
    <w:rsid w:val="00384E58"/>
    <w:rsid w:val="0038569A"/>
    <w:rsid w:val="00386FDF"/>
    <w:rsid w:val="00390322"/>
    <w:rsid w:val="00390396"/>
    <w:rsid w:val="00390C08"/>
    <w:rsid w:val="0039182F"/>
    <w:rsid w:val="003943A9"/>
    <w:rsid w:val="00395B8E"/>
    <w:rsid w:val="0039761E"/>
    <w:rsid w:val="00397B68"/>
    <w:rsid w:val="003A149E"/>
    <w:rsid w:val="003A18FA"/>
    <w:rsid w:val="003A2AD5"/>
    <w:rsid w:val="003A620A"/>
    <w:rsid w:val="003A6BD6"/>
    <w:rsid w:val="003B02C1"/>
    <w:rsid w:val="003B038F"/>
    <w:rsid w:val="003B11C4"/>
    <w:rsid w:val="003B1490"/>
    <w:rsid w:val="003B389D"/>
    <w:rsid w:val="003B3CF3"/>
    <w:rsid w:val="003B409D"/>
    <w:rsid w:val="003B45E0"/>
    <w:rsid w:val="003B5628"/>
    <w:rsid w:val="003B5B63"/>
    <w:rsid w:val="003B639C"/>
    <w:rsid w:val="003B6DFD"/>
    <w:rsid w:val="003B7C6B"/>
    <w:rsid w:val="003C0982"/>
    <w:rsid w:val="003C0EF5"/>
    <w:rsid w:val="003C18F2"/>
    <w:rsid w:val="003C4611"/>
    <w:rsid w:val="003C4FFE"/>
    <w:rsid w:val="003C723C"/>
    <w:rsid w:val="003D0A34"/>
    <w:rsid w:val="003D1235"/>
    <w:rsid w:val="003D29BC"/>
    <w:rsid w:val="003D3250"/>
    <w:rsid w:val="003D370C"/>
    <w:rsid w:val="003D572C"/>
    <w:rsid w:val="003D5A12"/>
    <w:rsid w:val="003D6D0C"/>
    <w:rsid w:val="003D7169"/>
    <w:rsid w:val="003E1465"/>
    <w:rsid w:val="003E1EF7"/>
    <w:rsid w:val="003E407C"/>
    <w:rsid w:val="003E4F04"/>
    <w:rsid w:val="003E647F"/>
    <w:rsid w:val="003E71F4"/>
    <w:rsid w:val="003E7D90"/>
    <w:rsid w:val="003F13E2"/>
    <w:rsid w:val="003F19BA"/>
    <w:rsid w:val="003F2D9F"/>
    <w:rsid w:val="003F56AD"/>
    <w:rsid w:val="003F6002"/>
    <w:rsid w:val="003F6566"/>
    <w:rsid w:val="003F6CB1"/>
    <w:rsid w:val="003F75D1"/>
    <w:rsid w:val="003F7A30"/>
    <w:rsid w:val="0040027E"/>
    <w:rsid w:val="004047D5"/>
    <w:rsid w:val="00407B41"/>
    <w:rsid w:val="00407D3C"/>
    <w:rsid w:val="00407F6A"/>
    <w:rsid w:val="00411287"/>
    <w:rsid w:val="004116CE"/>
    <w:rsid w:val="00412E4D"/>
    <w:rsid w:val="00413352"/>
    <w:rsid w:val="004144E1"/>
    <w:rsid w:val="00414B59"/>
    <w:rsid w:val="004167E1"/>
    <w:rsid w:val="004168D7"/>
    <w:rsid w:val="00416EA4"/>
    <w:rsid w:val="00416EBB"/>
    <w:rsid w:val="00423B0C"/>
    <w:rsid w:val="00423FB7"/>
    <w:rsid w:val="00425137"/>
    <w:rsid w:val="00425A6D"/>
    <w:rsid w:val="00425BB3"/>
    <w:rsid w:val="00426950"/>
    <w:rsid w:val="0042730D"/>
    <w:rsid w:val="00430F7A"/>
    <w:rsid w:val="00434455"/>
    <w:rsid w:val="004359AC"/>
    <w:rsid w:val="00435A28"/>
    <w:rsid w:val="00436115"/>
    <w:rsid w:val="0043678A"/>
    <w:rsid w:val="00436801"/>
    <w:rsid w:val="00436D4E"/>
    <w:rsid w:val="00436DC7"/>
    <w:rsid w:val="00443ED2"/>
    <w:rsid w:val="00444EFC"/>
    <w:rsid w:val="00445E76"/>
    <w:rsid w:val="004512F4"/>
    <w:rsid w:val="004541A8"/>
    <w:rsid w:val="00454948"/>
    <w:rsid w:val="00455A36"/>
    <w:rsid w:val="00457136"/>
    <w:rsid w:val="0045732A"/>
    <w:rsid w:val="004605B0"/>
    <w:rsid w:val="004645A4"/>
    <w:rsid w:val="0046483A"/>
    <w:rsid w:val="00466D42"/>
    <w:rsid w:val="00466D9B"/>
    <w:rsid w:val="0046719A"/>
    <w:rsid w:val="0047062E"/>
    <w:rsid w:val="00470ADE"/>
    <w:rsid w:val="004715D9"/>
    <w:rsid w:val="004722D9"/>
    <w:rsid w:val="00473668"/>
    <w:rsid w:val="00474B6C"/>
    <w:rsid w:val="00475712"/>
    <w:rsid w:val="00475873"/>
    <w:rsid w:val="00476BDE"/>
    <w:rsid w:val="00477257"/>
    <w:rsid w:val="004806AF"/>
    <w:rsid w:val="00480E57"/>
    <w:rsid w:val="00481812"/>
    <w:rsid w:val="00482189"/>
    <w:rsid w:val="004823D4"/>
    <w:rsid w:val="0048243F"/>
    <w:rsid w:val="0048455F"/>
    <w:rsid w:val="00484E2A"/>
    <w:rsid w:val="004869E7"/>
    <w:rsid w:val="004878A6"/>
    <w:rsid w:val="00492387"/>
    <w:rsid w:val="00492FB3"/>
    <w:rsid w:val="00493E6E"/>
    <w:rsid w:val="004A10A5"/>
    <w:rsid w:val="004A15AC"/>
    <w:rsid w:val="004A5623"/>
    <w:rsid w:val="004A5665"/>
    <w:rsid w:val="004A67A2"/>
    <w:rsid w:val="004A6811"/>
    <w:rsid w:val="004A74C1"/>
    <w:rsid w:val="004B0528"/>
    <w:rsid w:val="004B2609"/>
    <w:rsid w:val="004B6ACB"/>
    <w:rsid w:val="004B7743"/>
    <w:rsid w:val="004B7C35"/>
    <w:rsid w:val="004C245F"/>
    <w:rsid w:val="004C25DE"/>
    <w:rsid w:val="004C2828"/>
    <w:rsid w:val="004C2846"/>
    <w:rsid w:val="004C3645"/>
    <w:rsid w:val="004C4B1E"/>
    <w:rsid w:val="004C4B8C"/>
    <w:rsid w:val="004C4F9D"/>
    <w:rsid w:val="004C5076"/>
    <w:rsid w:val="004C7F90"/>
    <w:rsid w:val="004D16FB"/>
    <w:rsid w:val="004D3F44"/>
    <w:rsid w:val="004D4A8E"/>
    <w:rsid w:val="004E0DF6"/>
    <w:rsid w:val="004E1A5E"/>
    <w:rsid w:val="004E29B3"/>
    <w:rsid w:val="004E2DC1"/>
    <w:rsid w:val="004E3AD0"/>
    <w:rsid w:val="004E4352"/>
    <w:rsid w:val="004E5079"/>
    <w:rsid w:val="004E5782"/>
    <w:rsid w:val="004F0ADB"/>
    <w:rsid w:val="004F0E12"/>
    <w:rsid w:val="004F11EA"/>
    <w:rsid w:val="004F30F1"/>
    <w:rsid w:val="004F3509"/>
    <w:rsid w:val="004F465A"/>
    <w:rsid w:val="004F4EBB"/>
    <w:rsid w:val="004F4F92"/>
    <w:rsid w:val="004F5CA6"/>
    <w:rsid w:val="004F7E53"/>
    <w:rsid w:val="0050300D"/>
    <w:rsid w:val="00503ACB"/>
    <w:rsid w:val="00503BF7"/>
    <w:rsid w:val="00506DAC"/>
    <w:rsid w:val="00511AC0"/>
    <w:rsid w:val="00511DE1"/>
    <w:rsid w:val="00512BCC"/>
    <w:rsid w:val="0051473A"/>
    <w:rsid w:val="00514FC2"/>
    <w:rsid w:val="00515A76"/>
    <w:rsid w:val="00516551"/>
    <w:rsid w:val="00522748"/>
    <w:rsid w:val="0052360D"/>
    <w:rsid w:val="00523B29"/>
    <w:rsid w:val="005253AF"/>
    <w:rsid w:val="005261C8"/>
    <w:rsid w:val="005274B5"/>
    <w:rsid w:val="00527912"/>
    <w:rsid w:val="00531F14"/>
    <w:rsid w:val="00533D12"/>
    <w:rsid w:val="00533F63"/>
    <w:rsid w:val="00535D5F"/>
    <w:rsid w:val="005375E7"/>
    <w:rsid w:val="00537F1E"/>
    <w:rsid w:val="00540378"/>
    <w:rsid w:val="00542CCC"/>
    <w:rsid w:val="00545480"/>
    <w:rsid w:val="00546D42"/>
    <w:rsid w:val="0054726F"/>
    <w:rsid w:val="005500BD"/>
    <w:rsid w:val="005506B5"/>
    <w:rsid w:val="00551F47"/>
    <w:rsid w:val="005602EF"/>
    <w:rsid w:val="005613FE"/>
    <w:rsid w:val="00561768"/>
    <w:rsid w:val="00562082"/>
    <w:rsid w:val="0056213A"/>
    <w:rsid w:val="005626AF"/>
    <w:rsid w:val="00562E78"/>
    <w:rsid w:val="00563DA3"/>
    <w:rsid w:val="00564942"/>
    <w:rsid w:val="0056744A"/>
    <w:rsid w:val="00570864"/>
    <w:rsid w:val="00570DC7"/>
    <w:rsid w:val="005712B5"/>
    <w:rsid w:val="00574DFF"/>
    <w:rsid w:val="00577AC5"/>
    <w:rsid w:val="005813B1"/>
    <w:rsid w:val="005823B8"/>
    <w:rsid w:val="005823F5"/>
    <w:rsid w:val="00583A0F"/>
    <w:rsid w:val="005864FE"/>
    <w:rsid w:val="00586C48"/>
    <w:rsid w:val="00590D07"/>
    <w:rsid w:val="005A1E8E"/>
    <w:rsid w:val="005A2746"/>
    <w:rsid w:val="005A415E"/>
    <w:rsid w:val="005A727F"/>
    <w:rsid w:val="005B0412"/>
    <w:rsid w:val="005B09E4"/>
    <w:rsid w:val="005B357C"/>
    <w:rsid w:val="005B4156"/>
    <w:rsid w:val="005B4192"/>
    <w:rsid w:val="005B460F"/>
    <w:rsid w:val="005B6326"/>
    <w:rsid w:val="005B6839"/>
    <w:rsid w:val="005B696E"/>
    <w:rsid w:val="005B6E3F"/>
    <w:rsid w:val="005B7F70"/>
    <w:rsid w:val="005C051F"/>
    <w:rsid w:val="005C0794"/>
    <w:rsid w:val="005C0AFF"/>
    <w:rsid w:val="005C15BD"/>
    <w:rsid w:val="005C1FA8"/>
    <w:rsid w:val="005C2EC8"/>
    <w:rsid w:val="005C4506"/>
    <w:rsid w:val="005C5C1E"/>
    <w:rsid w:val="005C668A"/>
    <w:rsid w:val="005C7485"/>
    <w:rsid w:val="005D0C41"/>
    <w:rsid w:val="005D312F"/>
    <w:rsid w:val="005D4066"/>
    <w:rsid w:val="005E3F80"/>
    <w:rsid w:val="005E5E8B"/>
    <w:rsid w:val="005E66A5"/>
    <w:rsid w:val="005F1A9B"/>
    <w:rsid w:val="005F1C7E"/>
    <w:rsid w:val="005F21E4"/>
    <w:rsid w:val="005F288E"/>
    <w:rsid w:val="005F2A0D"/>
    <w:rsid w:val="005F3285"/>
    <w:rsid w:val="005F3588"/>
    <w:rsid w:val="005F5376"/>
    <w:rsid w:val="005F6EC5"/>
    <w:rsid w:val="005F7BE6"/>
    <w:rsid w:val="00600A3E"/>
    <w:rsid w:val="0060201D"/>
    <w:rsid w:val="00602FA5"/>
    <w:rsid w:val="006039AB"/>
    <w:rsid w:val="00603EB1"/>
    <w:rsid w:val="0060699A"/>
    <w:rsid w:val="006077DC"/>
    <w:rsid w:val="00610D81"/>
    <w:rsid w:val="00610F86"/>
    <w:rsid w:val="00612BA3"/>
    <w:rsid w:val="00613F07"/>
    <w:rsid w:val="00614AE7"/>
    <w:rsid w:val="00615672"/>
    <w:rsid w:val="006165D3"/>
    <w:rsid w:val="00616941"/>
    <w:rsid w:val="00620DB8"/>
    <w:rsid w:val="00621606"/>
    <w:rsid w:val="00622B8C"/>
    <w:rsid w:val="006230F7"/>
    <w:rsid w:val="0062468A"/>
    <w:rsid w:val="00626ED6"/>
    <w:rsid w:val="00627954"/>
    <w:rsid w:val="00627FD2"/>
    <w:rsid w:val="00630D2B"/>
    <w:rsid w:val="00632ADE"/>
    <w:rsid w:val="00633A28"/>
    <w:rsid w:val="00636448"/>
    <w:rsid w:val="006370E0"/>
    <w:rsid w:val="00637E51"/>
    <w:rsid w:val="00643A7E"/>
    <w:rsid w:val="00644CE6"/>
    <w:rsid w:val="00645AEC"/>
    <w:rsid w:val="006464B4"/>
    <w:rsid w:val="00646AF3"/>
    <w:rsid w:val="00650EAE"/>
    <w:rsid w:val="00651FF5"/>
    <w:rsid w:val="00652967"/>
    <w:rsid w:val="00652DF7"/>
    <w:rsid w:val="00653281"/>
    <w:rsid w:val="00654B6E"/>
    <w:rsid w:val="00655AC8"/>
    <w:rsid w:val="00660517"/>
    <w:rsid w:val="0066222D"/>
    <w:rsid w:val="006626FD"/>
    <w:rsid w:val="00662F96"/>
    <w:rsid w:val="006640B2"/>
    <w:rsid w:val="00665985"/>
    <w:rsid w:val="00666FC3"/>
    <w:rsid w:val="006704A3"/>
    <w:rsid w:val="00670604"/>
    <w:rsid w:val="006735CD"/>
    <w:rsid w:val="006744D3"/>
    <w:rsid w:val="00676704"/>
    <w:rsid w:val="006806CF"/>
    <w:rsid w:val="00681845"/>
    <w:rsid w:val="00682546"/>
    <w:rsid w:val="0068645C"/>
    <w:rsid w:val="00687ACD"/>
    <w:rsid w:val="00690173"/>
    <w:rsid w:val="00691368"/>
    <w:rsid w:val="00692C32"/>
    <w:rsid w:val="0069566E"/>
    <w:rsid w:val="00696C3D"/>
    <w:rsid w:val="006A073A"/>
    <w:rsid w:val="006A2F65"/>
    <w:rsid w:val="006A76A0"/>
    <w:rsid w:val="006B344C"/>
    <w:rsid w:val="006B525A"/>
    <w:rsid w:val="006B611C"/>
    <w:rsid w:val="006C1D75"/>
    <w:rsid w:val="006C27DF"/>
    <w:rsid w:val="006C3818"/>
    <w:rsid w:val="006C552A"/>
    <w:rsid w:val="006C75FB"/>
    <w:rsid w:val="006C75FE"/>
    <w:rsid w:val="006C7617"/>
    <w:rsid w:val="006D0BDD"/>
    <w:rsid w:val="006D0FE8"/>
    <w:rsid w:val="006D1E95"/>
    <w:rsid w:val="006D2EF3"/>
    <w:rsid w:val="006D4624"/>
    <w:rsid w:val="006D46D9"/>
    <w:rsid w:val="006D67BD"/>
    <w:rsid w:val="006D7641"/>
    <w:rsid w:val="006E0834"/>
    <w:rsid w:val="006E4874"/>
    <w:rsid w:val="006E6615"/>
    <w:rsid w:val="006E7263"/>
    <w:rsid w:val="006E7A66"/>
    <w:rsid w:val="006F0095"/>
    <w:rsid w:val="006F0E07"/>
    <w:rsid w:val="006F17C0"/>
    <w:rsid w:val="006F1CAD"/>
    <w:rsid w:val="006F2709"/>
    <w:rsid w:val="006F27FB"/>
    <w:rsid w:val="006F45CF"/>
    <w:rsid w:val="006F48CA"/>
    <w:rsid w:val="006F5EB7"/>
    <w:rsid w:val="006F6F61"/>
    <w:rsid w:val="00701EB7"/>
    <w:rsid w:val="0070470B"/>
    <w:rsid w:val="0070600F"/>
    <w:rsid w:val="00707B64"/>
    <w:rsid w:val="007107DB"/>
    <w:rsid w:val="00710FD7"/>
    <w:rsid w:val="00713357"/>
    <w:rsid w:val="00716330"/>
    <w:rsid w:val="00717B2D"/>
    <w:rsid w:val="007239C2"/>
    <w:rsid w:val="00723B41"/>
    <w:rsid w:val="007258F7"/>
    <w:rsid w:val="007262EA"/>
    <w:rsid w:val="00727706"/>
    <w:rsid w:val="00727DAE"/>
    <w:rsid w:val="00727FAB"/>
    <w:rsid w:val="00730DAF"/>
    <w:rsid w:val="00732116"/>
    <w:rsid w:val="00732388"/>
    <w:rsid w:val="00733394"/>
    <w:rsid w:val="0073377B"/>
    <w:rsid w:val="007348AE"/>
    <w:rsid w:val="0073620E"/>
    <w:rsid w:val="007362C7"/>
    <w:rsid w:val="00737A8B"/>
    <w:rsid w:val="00737E5D"/>
    <w:rsid w:val="00741979"/>
    <w:rsid w:val="0074329A"/>
    <w:rsid w:val="00744D1D"/>
    <w:rsid w:val="00745B87"/>
    <w:rsid w:val="00746184"/>
    <w:rsid w:val="0074762D"/>
    <w:rsid w:val="0074799B"/>
    <w:rsid w:val="00750251"/>
    <w:rsid w:val="0075025B"/>
    <w:rsid w:val="00750D36"/>
    <w:rsid w:val="007510E0"/>
    <w:rsid w:val="007538E2"/>
    <w:rsid w:val="00754886"/>
    <w:rsid w:val="00754B67"/>
    <w:rsid w:val="007554F3"/>
    <w:rsid w:val="00755531"/>
    <w:rsid w:val="00757C0B"/>
    <w:rsid w:val="007618F2"/>
    <w:rsid w:val="00762CA1"/>
    <w:rsid w:val="00764B6D"/>
    <w:rsid w:val="00765A17"/>
    <w:rsid w:val="00765B9B"/>
    <w:rsid w:val="00773DA5"/>
    <w:rsid w:val="007749E4"/>
    <w:rsid w:val="007755AD"/>
    <w:rsid w:val="00775AD4"/>
    <w:rsid w:val="007776CD"/>
    <w:rsid w:val="007776FA"/>
    <w:rsid w:val="007809DA"/>
    <w:rsid w:val="00781C5E"/>
    <w:rsid w:val="007824DC"/>
    <w:rsid w:val="00784D58"/>
    <w:rsid w:val="00790842"/>
    <w:rsid w:val="007908D9"/>
    <w:rsid w:val="007924D5"/>
    <w:rsid w:val="00793778"/>
    <w:rsid w:val="00794F8C"/>
    <w:rsid w:val="007955C8"/>
    <w:rsid w:val="007A0E90"/>
    <w:rsid w:val="007A19BD"/>
    <w:rsid w:val="007A3C13"/>
    <w:rsid w:val="007B0DE9"/>
    <w:rsid w:val="007B15B9"/>
    <w:rsid w:val="007B1AF8"/>
    <w:rsid w:val="007B1B06"/>
    <w:rsid w:val="007B1EFE"/>
    <w:rsid w:val="007B2764"/>
    <w:rsid w:val="007B3482"/>
    <w:rsid w:val="007B3905"/>
    <w:rsid w:val="007B49C2"/>
    <w:rsid w:val="007B5872"/>
    <w:rsid w:val="007B6A98"/>
    <w:rsid w:val="007C22C2"/>
    <w:rsid w:val="007C2954"/>
    <w:rsid w:val="007C2A46"/>
    <w:rsid w:val="007C3D61"/>
    <w:rsid w:val="007C47D9"/>
    <w:rsid w:val="007C60DE"/>
    <w:rsid w:val="007C6EF7"/>
    <w:rsid w:val="007C753D"/>
    <w:rsid w:val="007D27F9"/>
    <w:rsid w:val="007D2EA3"/>
    <w:rsid w:val="007D31CE"/>
    <w:rsid w:val="007D3AAB"/>
    <w:rsid w:val="007D3BEF"/>
    <w:rsid w:val="007D502B"/>
    <w:rsid w:val="007D7565"/>
    <w:rsid w:val="007E15C5"/>
    <w:rsid w:val="007E1951"/>
    <w:rsid w:val="007E1DE8"/>
    <w:rsid w:val="007E3EA9"/>
    <w:rsid w:val="007E470C"/>
    <w:rsid w:val="007E4A61"/>
    <w:rsid w:val="007E57FB"/>
    <w:rsid w:val="007F0829"/>
    <w:rsid w:val="007F087E"/>
    <w:rsid w:val="007F0C22"/>
    <w:rsid w:val="007F11F8"/>
    <w:rsid w:val="007F17D9"/>
    <w:rsid w:val="007F18AF"/>
    <w:rsid w:val="007F4238"/>
    <w:rsid w:val="007F42BE"/>
    <w:rsid w:val="007F5102"/>
    <w:rsid w:val="007F583B"/>
    <w:rsid w:val="007F7920"/>
    <w:rsid w:val="00801FD9"/>
    <w:rsid w:val="008021A5"/>
    <w:rsid w:val="008025D0"/>
    <w:rsid w:val="00802858"/>
    <w:rsid w:val="00803B76"/>
    <w:rsid w:val="00804980"/>
    <w:rsid w:val="00805F7E"/>
    <w:rsid w:val="008109C6"/>
    <w:rsid w:val="00813C8A"/>
    <w:rsid w:val="00813D67"/>
    <w:rsid w:val="00813FA3"/>
    <w:rsid w:val="00814DD9"/>
    <w:rsid w:val="00815647"/>
    <w:rsid w:val="00815DF6"/>
    <w:rsid w:val="008168E9"/>
    <w:rsid w:val="00817708"/>
    <w:rsid w:val="00817A31"/>
    <w:rsid w:val="00820BE7"/>
    <w:rsid w:val="00820FDC"/>
    <w:rsid w:val="008227C3"/>
    <w:rsid w:val="00822AFF"/>
    <w:rsid w:val="0082493E"/>
    <w:rsid w:val="008258D0"/>
    <w:rsid w:val="00827803"/>
    <w:rsid w:val="008300BF"/>
    <w:rsid w:val="0083082D"/>
    <w:rsid w:val="008321D6"/>
    <w:rsid w:val="00835A59"/>
    <w:rsid w:val="0084073D"/>
    <w:rsid w:val="00840B4F"/>
    <w:rsid w:val="00842039"/>
    <w:rsid w:val="008421C9"/>
    <w:rsid w:val="00845C4C"/>
    <w:rsid w:val="0084626F"/>
    <w:rsid w:val="008468D9"/>
    <w:rsid w:val="008476B7"/>
    <w:rsid w:val="00847872"/>
    <w:rsid w:val="00847B9E"/>
    <w:rsid w:val="008500B7"/>
    <w:rsid w:val="00850714"/>
    <w:rsid w:val="00851F04"/>
    <w:rsid w:val="00854A4F"/>
    <w:rsid w:val="0085580C"/>
    <w:rsid w:val="008563BF"/>
    <w:rsid w:val="0085767E"/>
    <w:rsid w:val="00860476"/>
    <w:rsid w:val="008612FD"/>
    <w:rsid w:val="0086373C"/>
    <w:rsid w:val="00864727"/>
    <w:rsid w:val="008649B1"/>
    <w:rsid w:val="008659D6"/>
    <w:rsid w:val="00866F91"/>
    <w:rsid w:val="00867E8D"/>
    <w:rsid w:val="00870F97"/>
    <w:rsid w:val="00871785"/>
    <w:rsid w:val="00873422"/>
    <w:rsid w:val="00874DD6"/>
    <w:rsid w:val="008754BD"/>
    <w:rsid w:val="008824DA"/>
    <w:rsid w:val="008825DB"/>
    <w:rsid w:val="008854A9"/>
    <w:rsid w:val="00885780"/>
    <w:rsid w:val="00885C62"/>
    <w:rsid w:val="0088680F"/>
    <w:rsid w:val="00891A2B"/>
    <w:rsid w:val="00893BA2"/>
    <w:rsid w:val="0089457E"/>
    <w:rsid w:val="008964DC"/>
    <w:rsid w:val="0089691B"/>
    <w:rsid w:val="0089719C"/>
    <w:rsid w:val="008A2F53"/>
    <w:rsid w:val="008A4D33"/>
    <w:rsid w:val="008A5918"/>
    <w:rsid w:val="008A7072"/>
    <w:rsid w:val="008B09BC"/>
    <w:rsid w:val="008B0E65"/>
    <w:rsid w:val="008B2870"/>
    <w:rsid w:val="008B4018"/>
    <w:rsid w:val="008B6022"/>
    <w:rsid w:val="008B71DF"/>
    <w:rsid w:val="008B7824"/>
    <w:rsid w:val="008C060B"/>
    <w:rsid w:val="008C0AFE"/>
    <w:rsid w:val="008C1F28"/>
    <w:rsid w:val="008C45DB"/>
    <w:rsid w:val="008C717D"/>
    <w:rsid w:val="008D03FA"/>
    <w:rsid w:val="008D08FA"/>
    <w:rsid w:val="008D1ABC"/>
    <w:rsid w:val="008D2F0E"/>
    <w:rsid w:val="008D3608"/>
    <w:rsid w:val="008D54CF"/>
    <w:rsid w:val="008D6863"/>
    <w:rsid w:val="008D7664"/>
    <w:rsid w:val="008E15A8"/>
    <w:rsid w:val="008E182D"/>
    <w:rsid w:val="008E27F2"/>
    <w:rsid w:val="008E297B"/>
    <w:rsid w:val="008E2B2E"/>
    <w:rsid w:val="008E35EF"/>
    <w:rsid w:val="008E4737"/>
    <w:rsid w:val="008E5302"/>
    <w:rsid w:val="008F0603"/>
    <w:rsid w:val="008F24C5"/>
    <w:rsid w:val="008F35BB"/>
    <w:rsid w:val="008F35CD"/>
    <w:rsid w:val="008F452F"/>
    <w:rsid w:val="008F60DF"/>
    <w:rsid w:val="008F6E03"/>
    <w:rsid w:val="008F7E6C"/>
    <w:rsid w:val="00900D10"/>
    <w:rsid w:val="00901B36"/>
    <w:rsid w:val="009021C5"/>
    <w:rsid w:val="009027A5"/>
    <w:rsid w:val="00903B41"/>
    <w:rsid w:val="00904E93"/>
    <w:rsid w:val="0090725F"/>
    <w:rsid w:val="0090796F"/>
    <w:rsid w:val="00910039"/>
    <w:rsid w:val="00912CEB"/>
    <w:rsid w:val="009146C5"/>
    <w:rsid w:val="00915D1A"/>
    <w:rsid w:val="009217EF"/>
    <w:rsid w:val="00926A3C"/>
    <w:rsid w:val="009304EB"/>
    <w:rsid w:val="0093067B"/>
    <w:rsid w:val="0093139A"/>
    <w:rsid w:val="009320CD"/>
    <w:rsid w:val="00932991"/>
    <w:rsid w:val="0093369B"/>
    <w:rsid w:val="0093470C"/>
    <w:rsid w:val="00935257"/>
    <w:rsid w:val="009372D8"/>
    <w:rsid w:val="00937D24"/>
    <w:rsid w:val="00942726"/>
    <w:rsid w:val="009427A9"/>
    <w:rsid w:val="00942E20"/>
    <w:rsid w:val="00942E2D"/>
    <w:rsid w:val="00943DB8"/>
    <w:rsid w:val="00943FE3"/>
    <w:rsid w:val="00944149"/>
    <w:rsid w:val="00944504"/>
    <w:rsid w:val="00944CA5"/>
    <w:rsid w:val="00945673"/>
    <w:rsid w:val="009459FD"/>
    <w:rsid w:val="00945DA7"/>
    <w:rsid w:val="00947D8A"/>
    <w:rsid w:val="00947F6E"/>
    <w:rsid w:val="0095140C"/>
    <w:rsid w:val="009515E3"/>
    <w:rsid w:val="0095173A"/>
    <w:rsid w:val="00953267"/>
    <w:rsid w:val="009538D3"/>
    <w:rsid w:val="00956780"/>
    <w:rsid w:val="00956AC0"/>
    <w:rsid w:val="00960357"/>
    <w:rsid w:val="00960B9A"/>
    <w:rsid w:val="009622A5"/>
    <w:rsid w:val="00963164"/>
    <w:rsid w:val="00963864"/>
    <w:rsid w:val="00970EF3"/>
    <w:rsid w:val="009717F0"/>
    <w:rsid w:val="009720C5"/>
    <w:rsid w:val="0097212A"/>
    <w:rsid w:val="009728F0"/>
    <w:rsid w:val="00972B33"/>
    <w:rsid w:val="00974444"/>
    <w:rsid w:val="009749FD"/>
    <w:rsid w:val="00977765"/>
    <w:rsid w:val="009777C6"/>
    <w:rsid w:val="00977E1D"/>
    <w:rsid w:val="00980500"/>
    <w:rsid w:val="00982196"/>
    <w:rsid w:val="00982774"/>
    <w:rsid w:val="00983699"/>
    <w:rsid w:val="009839F9"/>
    <w:rsid w:val="009860E3"/>
    <w:rsid w:val="009869AB"/>
    <w:rsid w:val="0098749F"/>
    <w:rsid w:val="00990679"/>
    <w:rsid w:val="00991540"/>
    <w:rsid w:val="00991C99"/>
    <w:rsid w:val="00992102"/>
    <w:rsid w:val="00992141"/>
    <w:rsid w:val="0099262D"/>
    <w:rsid w:val="0099362D"/>
    <w:rsid w:val="00993F21"/>
    <w:rsid w:val="009946B2"/>
    <w:rsid w:val="00995AED"/>
    <w:rsid w:val="009A0A44"/>
    <w:rsid w:val="009A0EC7"/>
    <w:rsid w:val="009A14F9"/>
    <w:rsid w:val="009A31DB"/>
    <w:rsid w:val="009A3B7C"/>
    <w:rsid w:val="009A4025"/>
    <w:rsid w:val="009A4BAB"/>
    <w:rsid w:val="009B2663"/>
    <w:rsid w:val="009B27F9"/>
    <w:rsid w:val="009B29FD"/>
    <w:rsid w:val="009B2B4C"/>
    <w:rsid w:val="009B2B7A"/>
    <w:rsid w:val="009B2D21"/>
    <w:rsid w:val="009B499E"/>
    <w:rsid w:val="009B600B"/>
    <w:rsid w:val="009B6DD3"/>
    <w:rsid w:val="009B6E41"/>
    <w:rsid w:val="009B7026"/>
    <w:rsid w:val="009C0241"/>
    <w:rsid w:val="009C0FC6"/>
    <w:rsid w:val="009C1530"/>
    <w:rsid w:val="009C1D13"/>
    <w:rsid w:val="009C3090"/>
    <w:rsid w:val="009C393C"/>
    <w:rsid w:val="009C3FE6"/>
    <w:rsid w:val="009C5268"/>
    <w:rsid w:val="009C781A"/>
    <w:rsid w:val="009D19CB"/>
    <w:rsid w:val="009D32C4"/>
    <w:rsid w:val="009D458B"/>
    <w:rsid w:val="009D52C3"/>
    <w:rsid w:val="009D5E95"/>
    <w:rsid w:val="009E1347"/>
    <w:rsid w:val="009E1FA2"/>
    <w:rsid w:val="009E2BD5"/>
    <w:rsid w:val="009E35AA"/>
    <w:rsid w:val="009E37DD"/>
    <w:rsid w:val="009E4133"/>
    <w:rsid w:val="009E571B"/>
    <w:rsid w:val="009E6219"/>
    <w:rsid w:val="009E7164"/>
    <w:rsid w:val="009F1A19"/>
    <w:rsid w:val="009F1C29"/>
    <w:rsid w:val="009F2C6E"/>
    <w:rsid w:val="009F3C1E"/>
    <w:rsid w:val="009F676A"/>
    <w:rsid w:val="009F76F2"/>
    <w:rsid w:val="009F7ACF"/>
    <w:rsid w:val="00A00254"/>
    <w:rsid w:val="00A00643"/>
    <w:rsid w:val="00A019B5"/>
    <w:rsid w:val="00A0215C"/>
    <w:rsid w:val="00A03B7C"/>
    <w:rsid w:val="00A06BEA"/>
    <w:rsid w:val="00A06D93"/>
    <w:rsid w:val="00A076F2"/>
    <w:rsid w:val="00A079C9"/>
    <w:rsid w:val="00A13231"/>
    <w:rsid w:val="00A143F5"/>
    <w:rsid w:val="00A14E14"/>
    <w:rsid w:val="00A152AD"/>
    <w:rsid w:val="00A15D65"/>
    <w:rsid w:val="00A163F5"/>
    <w:rsid w:val="00A218E9"/>
    <w:rsid w:val="00A21A7E"/>
    <w:rsid w:val="00A21CA0"/>
    <w:rsid w:val="00A221D0"/>
    <w:rsid w:val="00A23BCB"/>
    <w:rsid w:val="00A24233"/>
    <w:rsid w:val="00A2560A"/>
    <w:rsid w:val="00A259A5"/>
    <w:rsid w:val="00A262DF"/>
    <w:rsid w:val="00A26DDD"/>
    <w:rsid w:val="00A3093C"/>
    <w:rsid w:val="00A34002"/>
    <w:rsid w:val="00A34A86"/>
    <w:rsid w:val="00A364FB"/>
    <w:rsid w:val="00A3665C"/>
    <w:rsid w:val="00A36B78"/>
    <w:rsid w:val="00A43BF4"/>
    <w:rsid w:val="00A4402A"/>
    <w:rsid w:val="00A4588D"/>
    <w:rsid w:val="00A45CC9"/>
    <w:rsid w:val="00A5060C"/>
    <w:rsid w:val="00A50717"/>
    <w:rsid w:val="00A533E1"/>
    <w:rsid w:val="00A5366D"/>
    <w:rsid w:val="00A549A5"/>
    <w:rsid w:val="00A55927"/>
    <w:rsid w:val="00A56204"/>
    <w:rsid w:val="00A56B02"/>
    <w:rsid w:val="00A57558"/>
    <w:rsid w:val="00A577A2"/>
    <w:rsid w:val="00A61586"/>
    <w:rsid w:val="00A62BF5"/>
    <w:rsid w:val="00A642BD"/>
    <w:rsid w:val="00A6480D"/>
    <w:rsid w:val="00A651FA"/>
    <w:rsid w:val="00A663F1"/>
    <w:rsid w:val="00A711DD"/>
    <w:rsid w:val="00A7510D"/>
    <w:rsid w:val="00A7588B"/>
    <w:rsid w:val="00A76AC9"/>
    <w:rsid w:val="00A76FA0"/>
    <w:rsid w:val="00A7771C"/>
    <w:rsid w:val="00A77F3C"/>
    <w:rsid w:val="00A77FB0"/>
    <w:rsid w:val="00A8002A"/>
    <w:rsid w:val="00A80319"/>
    <w:rsid w:val="00A80712"/>
    <w:rsid w:val="00A810C8"/>
    <w:rsid w:val="00A831F7"/>
    <w:rsid w:val="00A834EA"/>
    <w:rsid w:val="00A85503"/>
    <w:rsid w:val="00A863BF"/>
    <w:rsid w:val="00A86724"/>
    <w:rsid w:val="00A87DCF"/>
    <w:rsid w:val="00A90123"/>
    <w:rsid w:val="00A90AAA"/>
    <w:rsid w:val="00A93A17"/>
    <w:rsid w:val="00A94F67"/>
    <w:rsid w:val="00A95ABB"/>
    <w:rsid w:val="00AA0ACC"/>
    <w:rsid w:val="00AA1DB0"/>
    <w:rsid w:val="00AA242A"/>
    <w:rsid w:val="00AA49A8"/>
    <w:rsid w:val="00AA62D6"/>
    <w:rsid w:val="00AA6512"/>
    <w:rsid w:val="00AA78CB"/>
    <w:rsid w:val="00AB0932"/>
    <w:rsid w:val="00AB0B7C"/>
    <w:rsid w:val="00AB1AEA"/>
    <w:rsid w:val="00AB3182"/>
    <w:rsid w:val="00AB3245"/>
    <w:rsid w:val="00AB428B"/>
    <w:rsid w:val="00AB4E6B"/>
    <w:rsid w:val="00AB6FC0"/>
    <w:rsid w:val="00AB7423"/>
    <w:rsid w:val="00AB7ACC"/>
    <w:rsid w:val="00AB7DE1"/>
    <w:rsid w:val="00AB7E89"/>
    <w:rsid w:val="00AC0CCF"/>
    <w:rsid w:val="00AC1B59"/>
    <w:rsid w:val="00AC2089"/>
    <w:rsid w:val="00AC29ED"/>
    <w:rsid w:val="00AC3C31"/>
    <w:rsid w:val="00AC5605"/>
    <w:rsid w:val="00AC56AC"/>
    <w:rsid w:val="00AC5B38"/>
    <w:rsid w:val="00AD0AA0"/>
    <w:rsid w:val="00AD312B"/>
    <w:rsid w:val="00AD3720"/>
    <w:rsid w:val="00AD3729"/>
    <w:rsid w:val="00AD65F0"/>
    <w:rsid w:val="00AD6761"/>
    <w:rsid w:val="00AD7C73"/>
    <w:rsid w:val="00AD7F58"/>
    <w:rsid w:val="00AE61AE"/>
    <w:rsid w:val="00AE62D6"/>
    <w:rsid w:val="00AE6DF1"/>
    <w:rsid w:val="00AE7340"/>
    <w:rsid w:val="00AF09D0"/>
    <w:rsid w:val="00AF0EA3"/>
    <w:rsid w:val="00AF2A17"/>
    <w:rsid w:val="00AF2E37"/>
    <w:rsid w:val="00AF3BBE"/>
    <w:rsid w:val="00AF7D0B"/>
    <w:rsid w:val="00B0149B"/>
    <w:rsid w:val="00B02BF3"/>
    <w:rsid w:val="00B03A60"/>
    <w:rsid w:val="00B060CD"/>
    <w:rsid w:val="00B1059A"/>
    <w:rsid w:val="00B10DB4"/>
    <w:rsid w:val="00B13196"/>
    <w:rsid w:val="00B14F62"/>
    <w:rsid w:val="00B15542"/>
    <w:rsid w:val="00B15E5A"/>
    <w:rsid w:val="00B16AA9"/>
    <w:rsid w:val="00B17052"/>
    <w:rsid w:val="00B1793B"/>
    <w:rsid w:val="00B21516"/>
    <w:rsid w:val="00B22096"/>
    <w:rsid w:val="00B22650"/>
    <w:rsid w:val="00B22835"/>
    <w:rsid w:val="00B22848"/>
    <w:rsid w:val="00B22B4B"/>
    <w:rsid w:val="00B22CAB"/>
    <w:rsid w:val="00B23008"/>
    <w:rsid w:val="00B245DB"/>
    <w:rsid w:val="00B25CF3"/>
    <w:rsid w:val="00B263D8"/>
    <w:rsid w:val="00B32C78"/>
    <w:rsid w:val="00B33374"/>
    <w:rsid w:val="00B33DC3"/>
    <w:rsid w:val="00B33FCD"/>
    <w:rsid w:val="00B3428A"/>
    <w:rsid w:val="00B36F91"/>
    <w:rsid w:val="00B41236"/>
    <w:rsid w:val="00B423DC"/>
    <w:rsid w:val="00B43409"/>
    <w:rsid w:val="00B43535"/>
    <w:rsid w:val="00B438B3"/>
    <w:rsid w:val="00B50C75"/>
    <w:rsid w:val="00B51684"/>
    <w:rsid w:val="00B519EE"/>
    <w:rsid w:val="00B52736"/>
    <w:rsid w:val="00B53F03"/>
    <w:rsid w:val="00B5681E"/>
    <w:rsid w:val="00B56EFF"/>
    <w:rsid w:val="00B56F53"/>
    <w:rsid w:val="00B5728E"/>
    <w:rsid w:val="00B60CBD"/>
    <w:rsid w:val="00B61C00"/>
    <w:rsid w:val="00B61DDF"/>
    <w:rsid w:val="00B629A9"/>
    <w:rsid w:val="00B62EE9"/>
    <w:rsid w:val="00B634CB"/>
    <w:rsid w:val="00B6538C"/>
    <w:rsid w:val="00B65741"/>
    <w:rsid w:val="00B65A1C"/>
    <w:rsid w:val="00B66318"/>
    <w:rsid w:val="00B676AE"/>
    <w:rsid w:val="00B70391"/>
    <w:rsid w:val="00B70E81"/>
    <w:rsid w:val="00B72C15"/>
    <w:rsid w:val="00B72FAD"/>
    <w:rsid w:val="00B7332D"/>
    <w:rsid w:val="00B7401C"/>
    <w:rsid w:val="00B74317"/>
    <w:rsid w:val="00B74409"/>
    <w:rsid w:val="00B74F54"/>
    <w:rsid w:val="00B80254"/>
    <w:rsid w:val="00B804C4"/>
    <w:rsid w:val="00B82959"/>
    <w:rsid w:val="00B8298A"/>
    <w:rsid w:val="00B86B75"/>
    <w:rsid w:val="00B86BE4"/>
    <w:rsid w:val="00B875B5"/>
    <w:rsid w:val="00B9064E"/>
    <w:rsid w:val="00B947BD"/>
    <w:rsid w:val="00B94D65"/>
    <w:rsid w:val="00B957AC"/>
    <w:rsid w:val="00B976AC"/>
    <w:rsid w:val="00B97CF1"/>
    <w:rsid w:val="00B97EE1"/>
    <w:rsid w:val="00BA0BBA"/>
    <w:rsid w:val="00BA4A03"/>
    <w:rsid w:val="00BA4CCB"/>
    <w:rsid w:val="00BA5160"/>
    <w:rsid w:val="00BA5802"/>
    <w:rsid w:val="00BA7923"/>
    <w:rsid w:val="00BB12D9"/>
    <w:rsid w:val="00BB1B45"/>
    <w:rsid w:val="00BB243E"/>
    <w:rsid w:val="00BB2BB7"/>
    <w:rsid w:val="00BB3164"/>
    <w:rsid w:val="00BB6800"/>
    <w:rsid w:val="00BB6FF7"/>
    <w:rsid w:val="00BB7620"/>
    <w:rsid w:val="00BC1958"/>
    <w:rsid w:val="00BC1BFF"/>
    <w:rsid w:val="00BC48D5"/>
    <w:rsid w:val="00BC4902"/>
    <w:rsid w:val="00BC5D83"/>
    <w:rsid w:val="00BC6439"/>
    <w:rsid w:val="00BC6A5D"/>
    <w:rsid w:val="00BC6D9B"/>
    <w:rsid w:val="00BC74B2"/>
    <w:rsid w:val="00BD14CF"/>
    <w:rsid w:val="00BD1AE2"/>
    <w:rsid w:val="00BD1D0F"/>
    <w:rsid w:val="00BD2A15"/>
    <w:rsid w:val="00BD35E4"/>
    <w:rsid w:val="00BD381E"/>
    <w:rsid w:val="00BD5103"/>
    <w:rsid w:val="00BD6D73"/>
    <w:rsid w:val="00BD7D7F"/>
    <w:rsid w:val="00BE005E"/>
    <w:rsid w:val="00BE0C77"/>
    <w:rsid w:val="00BE20CC"/>
    <w:rsid w:val="00BE245D"/>
    <w:rsid w:val="00BE2B94"/>
    <w:rsid w:val="00BE3788"/>
    <w:rsid w:val="00BE584B"/>
    <w:rsid w:val="00BE7C78"/>
    <w:rsid w:val="00BF0DCA"/>
    <w:rsid w:val="00BF11F6"/>
    <w:rsid w:val="00BF18C6"/>
    <w:rsid w:val="00BF217A"/>
    <w:rsid w:val="00BF2B0A"/>
    <w:rsid w:val="00BF3007"/>
    <w:rsid w:val="00BF3587"/>
    <w:rsid w:val="00BF5587"/>
    <w:rsid w:val="00BF5914"/>
    <w:rsid w:val="00BF7EDF"/>
    <w:rsid w:val="00C0141C"/>
    <w:rsid w:val="00C02422"/>
    <w:rsid w:val="00C05164"/>
    <w:rsid w:val="00C06C85"/>
    <w:rsid w:val="00C072AC"/>
    <w:rsid w:val="00C1090D"/>
    <w:rsid w:val="00C130EA"/>
    <w:rsid w:val="00C1354B"/>
    <w:rsid w:val="00C158D8"/>
    <w:rsid w:val="00C205A3"/>
    <w:rsid w:val="00C217AE"/>
    <w:rsid w:val="00C21A88"/>
    <w:rsid w:val="00C23E0F"/>
    <w:rsid w:val="00C2452F"/>
    <w:rsid w:val="00C246AD"/>
    <w:rsid w:val="00C25FCE"/>
    <w:rsid w:val="00C27561"/>
    <w:rsid w:val="00C309E2"/>
    <w:rsid w:val="00C31AA7"/>
    <w:rsid w:val="00C31DA0"/>
    <w:rsid w:val="00C3332F"/>
    <w:rsid w:val="00C3395F"/>
    <w:rsid w:val="00C33C75"/>
    <w:rsid w:val="00C33EC0"/>
    <w:rsid w:val="00C3441B"/>
    <w:rsid w:val="00C36279"/>
    <w:rsid w:val="00C3707C"/>
    <w:rsid w:val="00C370A3"/>
    <w:rsid w:val="00C3798F"/>
    <w:rsid w:val="00C37D76"/>
    <w:rsid w:val="00C40B55"/>
    <w:rsid w:val="00C422E8"/>
    <w:rsid w:val="00C42766"/>
    <w:rsid w:val="00C42BFF"/>
    <w:rsid w:val="00C42CCE"/>
    <w:rsid w:val="00C460D8"/>
    <w:rsid w:val="00C473A7"/>
    <w:rsid w:val="00C50FAF"/>
    <w:rsid w:val="00C53166"/>
    <w:rsid w:val="00C53283"/>
    <w:rsid w:val="00C55A3D"/>
    <w:rsid w:val="00C55BDC"/>
    <w:rsid w:val="00C5686B"/>
    <w:rsid w:val="00C6162E"/>
    <w:rsid w:val="00C61810"/>
    <w:rsid w:val="00C62173"/>
    <w:rsid w:val="00C623EF"/>
    <w:rsid w:val="00C62A62"/>
    <w:rsid w:val="00C63366"/>
    <w:rsid w:val="00C6405A"/>
    <w:rsid w:val="00C659A9"/>
    <w:rsid w:val="00C65A20"/>
    <w:rsid w:val="00C65BFC"/>
    <w:rsid w:val="00C674EA"/>
    <w:rsid w:val="00C733C8"/>
    <w:rsid w:val="00C7476A"/>
    <w:rsid w:val="00C748CE"/>
    <w:rsid w:val="00C80668"/>
    <w:rsid w:val="00C8164A"/>
    <w:rsid w:val="00C831D5"/>
    <w:rsid w:val="00C85420"/>
    <w:rsid w:val="00C875B5"/>
    <w:rsid w:val="00C87BEB"/>
    <w:rsid w:val="00C90A2F"/>
    <w:rsid w:val="00C91143"/>
    <w:rsid w:val="00C9444E"/>
    <w:rsid w:val="00C94FAF"/>
    <w:rsid w:val="00C9502B"/>
    <w:rsid w:val="00C957F1"/>
    <w:rsid w:val="00C9784B"/>
    <w:rsid w:val="00CA02C6"/>
    <w:rsid w:val="00CA07F4"/>
    <w:rsid w:val="00CA52C5"/>
    <w:rsid w:val="00CA57F5"/>
    <w:rsid w:val="00CA670E"/>
    <w:rsid w:val="00CA6BF8"/>
    <w:rsid w:val="00CB0229"/>
    <w:rsid w:val="00CB1496"/>
    <w:rsid w:val="00CB1A5F"/>
    <w:rsid w:val="00CB2D25"/>
    <w:rsid w:val="00CB3C1F"/>
    <w:rsid w:val="00CB6C38"/>
    <w:rsid w:val="00CB6C51"/>
    <w:rsid w:val="00CC2261"/>
    <w:rsid w:val="00CC29EF"/>
    <w:rsid w:val="00CC34E9"/>
    <w:rsid w:val="00CC5D87"/>
    <w:rsid w:val="00CD01CC"/>
    <w:rsid w:val="00CD0C8C"/>
    <w:rsid w:val="00CD3010"/>
    <w:rsid w:val="00CD3FBE"/>
    <w:rsid w:val="00CD6249"/>
    <w:rsid w:val="00CD75C5"/>
    <w:rsid w:val="00CE1D6F"/>
    <w:rsid w:val="00CE2E70"/>
    <w:rsid w:val="00CE58CD"/>
    <w:rsid w:val="00CE64DA"/>
    <w:rsid w:val="00CE70CA"/>
    <w:rsid w:val="00CE78DB"/>
    <w:rsid w:val="00CF0853"/>
    <w:rsid w:val="00CF20FD"/>
    <w:rsid w:val="00CF246C"/>
    <w:rsid w:val="00CF2701"/>
    <w:rsid w:val="00CF3904"/>
    <w:rsid w:val="00CF3BD1"/>
    <w:rsid w:val="00CF50DB"/>
    <w:rsid w:val="00CF5A95"/>
    <w:rsid w:val="00CF7EF3"/>
    <w:rsid w:val="00D02C46"/>
    <w:rsid w:val="00D02FBB"/>
    <w:rsid w:val="00D03083"/>
    <w:rsid w:val="00D031C0"/>
    <w:rsid w:val="00D045A1"/>
    <w:rsid w:val="00D04FB7"/>
    <w:rsid w:val="00D05B8C"/>
    <w:rsid w:val="00D060C8"/>
    <w:rsid w:val="00D064C4"/>
    <w:rsid w:val="00D06976"/>
    <w:rsid w:val="00D071D4"/>
    <w:rsid w:val="00D128F7"/>
    <w:rsid w:val="00D12A4D"/>
    <w:rsid w:val="00D1313D"/>
    <w:rsid w:val="00D20020"/>
    <w:rsid w:val="00D20788"/>
    <w:rsid w:val="00D22597"/>
    <w:rsid w:val="00D2603D"/>
    <w:rsid w:val="00D26B91"/>
    <w:rsid w:val="00D26C5C"/>
    <w:rsid w:val="00D31021"/>
    <w:rsid w:val="00D31D1F"/>
    <w:rsid w:val="00D331A9"/>
    <w:rsid w:val="00D34071"/>
    <w:rsid w:val="00D35D03"/>
    <w:rsid w:val="00D3608D"/>
    <w:rsid w:val="00D367E6"/>
    <w:rsid w:val="00D3781D"/>
    <w:rsid w:val="00D415CE"/>
    <w:rsid w:val="00D420EF"/>
    <w:rsid w:val="00D430EB"/>
    <w:rsid w:val="00D4351B"/>
    <w:rsid w:val="00D459E0"/>
    <w:rsid w:val="00D46407"/>
    <w:rsid w:val="00D47D9E"/>
    <w:rsid w:val="00D508E4"/>
    <w:rsid w:val="00D51573"/>
    <w:rsid w:val="00D51742"/>
    <w:rsid w:val="00D51D15"/>
    <w:rsid w:val="00D54FC6"/>
    <w:rsid w:val="00D57C42"/>
    <w:rsid w:val="00D60675"/>
    <w:rsid w:val="00D612D8"/>
    <w:rsid w:val="00D628F5"/>
    <w:rsid w:val="00D65537"/>
    <w:rsid w:val="00D65F5E"/>
    <w:rsid w:val="00D67075"/>
    <w:rsid w:val="00D7010E"/>
    <w:rsid w:val="00D73BB4"/>
    <w:rsid w:val="00D73E90"/>
    <w:rsid w:val="00D75978"/>
    <w:rsid w:val="00D82EA9"/>
    <w:rsid w:val="00D85CA8"/>
    <w:rsid w:val="00D903A3"/>
    <w:rsid w:val="00D90475"/>
    <w:rsid w:val="00D906C0"/>
    <w:rsid w:val="00D90860"/>
    <w:rsid w:val="00D9200B"/>
    <w:rsid w:val="00D930A1"/>
    <w:rsid w:val="00D93750"/>
    <w:rsid w:val="00D938B8"/>
    <w:rsid w:val="00D94830"/>
    <w:rsid w:val="00D95DF5"/>
    <w:rsid w:val="00DA1ABF"/>
    <w:rsid w:val="00DA2C84"/>
    <w:rsid w:val="00DA2FF2"/>
    <w:rsid w:val="00DA6422"/>
    <w:rsid w:val="00DA6A14"/>
    <w:rsid w:val="00DB03DD"/>
    <w:rsid w:val="00DB2D53"/>
    <w:rsid w:val="00DB35AF"/>
    <w:rsid w:val="00DB3A10"/>
    <w:rsid w:val="00DB3C19"/>
    <w:rsid w:val="00DB599B"/>
    <w:rsid w:val="00DC1BA0"/>
    <w:rsid w:val="00DC2689"/>
    <w:rsid w:val="00DC2E52"/>
    <w:rsid w:val="00DC7665"/>
    <w:rsid w:val="00DC77BF"/>
    <w:rsid w:val="00DC7A5A"/>
    <w:rsid w:val="00DD5C86"/>
    <w:rsid w:val="00DD616E"/>
    <w:rsid w:val="00DD7CA3"/>
    <w:rsid w:val="00DD7D00"/>
    <w:rsid w:val="00DE2325"/>
    <w:rsid w:val="00DE34EA"/>
    <w:rsid w:val="00DE36CD"/>
    <w:rsid w:val="00DE37C0"/>
    <w:rsid w:val="00DE4223"/>
    <w:rsid w:val="00DE437B"/>
    <w:rsid w:val="00DE5539"/>
    <w:rsid w:val="00DE56FA"/>
    <w:rsid w:val="00DE7FA5"/>
    <w:rsid w:val="00DF6AF7"/>
    <w:rsid w:val="00DF6D8A"/>
    <w:rsid w:val="00DF7C77"/>
    <w:rsid w:val="00DF7E26"/>
    <w:rsid w:val="00E006F9"/>
    <w:rsid w:val="00E00C4A"/>
    <w:rsid w:val="00E01ADA"/>
    <w:rsid w:val="00E02DE2"/>
    <w:rsid w:val="00E036B3"/>
    <w:rsid w:val="00E06BD6"/>
    <w:rsid w:val="00E076DB"/>
    <w:rsid w:val="00E07D1B"/>
    <w:rsid w:val="00E104C0"/>
    <w:rsid w:val="00E1310B"/>
    <w:rsid w:val="00E13176"/>
    <w:rsid w:val="00E1328E"/>
    <w:rsid w:val="00E15870"/>
    <w:rsid w:val="00E1621E"/>
    <w:rsid w:val="00E16FE6"/>
    <w:rsid w:val="00E20316"/>
    <w:rsid w:val="00E2144B"/>
    <w:rsid w:val="00E217A7"/>
    <w:rsid w:val="00E24091"/>
    <w:rsid w:val="00E2699B"/>
    <w:rsid w:val="00E273CB"/>
    <w:rsid w:val="00E276DE"/>
    <w:rsid w:val="00E27E8E"/>
    <w:rsid w:val="00E315A3"/>
    <w:rsid w:val="00E321E8"/>
    <w:rsid w:val="00E32D8A"/>
    <w:rsid w:val="00E334F8"/>
    <w:rsid w:val="00E3439C"/>
    <w:rsid w:val="00E343BC"/>
    <w:rsid w:val="00E3446C"/>
    <w:rsid w:val="00E3507E"/>
    <w:rsid w:val="00E3774A"/>
    <w:rsid w:val="00E4063A"/>
    <w:rsid w:val="00E40A6D"/>
    <w:rsid w:val="00E42427"/>
    <w:rsid w:val="00E428C6"/>
    <w:rsid w:val="00E43077"/>
    <w:rsid w:val="00E444F4"/>
    <w:rsid w:val="00E454F5"/>
    <w:rsid w:val="00E462F4"/>
    <w:rsid w:val="00E46322"/>
    <w:rsid w:val="00E467B2"/>
    <w:rsid w:val="00E469AE"/>
    <w:rsid w:val="00E47A13"/>
    <w:rsid w:val="00E50602"/>
    <w:rsid w:val="00E523BA"/>
    <w:rsid w:val="00E53210"/>
    <w:rsid w:val="00E54414"/>
    <w:rsid w:val="00E57411"/>
    <w:rsid w:val="00E60032"/>
    <w:rsid w:val="00E601DC"/>
    <w:rsid w:val="00E606A1"/>
    <w:rsid w:val="00E60814"/>
    <w:rsid w:val="00E60BBC"/>
    <w:rsid w:val="00E62645"/>
    <w:rsid w:val="00E6267C"/>
    <w:rsid w:val="00E66591"/>
    <w:rsid w:val="00E66CB1"/>
    <w:rsid w:val="00E66FF2"/>
    <w:rsid w:val="00E67CED"/>
    <w:rsid w:val="00E67F00"/>
    <w:rsid w:val="00E72DA9"/>
    <w:rsid w:val="00E72EB6"/>
    <w:rsid w:val="00E747B1"/>
    <w:rsid w:val="00E74A95"/>
    <w:rsid w:val="00E754E4"/>
    <w:rsid w:val="00E75946"/>
    <w:rsid w:val="00E842C7"/>
    <w:rsid w:val="00E8467D"/>
    <w:rsid w:val="00E870C2"/>
    <w:rsid w:val="00E90D5A"/>
    <w:rsid w:val="00E918D0"/>
    <w:rsid w:val="00E9224F"/>
    <w:rsid w:val="00E9300C"/>
    <w:rsid w:val="00E95E84"/>
    <w:rsid w:val="00E973A2"/>
    <w:rsid w:val="00E979FC"/>
    <w:rsid w:val="00EA124F"/>
    <w:rsid w:val="00EA1653"/>
    <w:rsid w:val="00EA1F02"/>
    <w:rsid w:val="00EA277A"/>
    <w:rsid w:val="00EA5D7E"/>
    <w:rsid w:val="00EA60C8"/>
    <w:rsid w:val="00EB3D7F"/>
    <w:rsid w:val="00EB59CD"/>
    <w:rsid w:val="00EB5DA2"/>
    <w:rsid w:val="00EB62BE"/>
    <w:rsid w:val="00EB7EC1"/>
    <w:rsid w:val="00EC33E3"/>
    <w:rsid w:val="00EC38A7"/>
    <w:rsid w:val="00EC3B63"/>
    <w:rsid w:val="00EC40EC"/>
    <w:rsid w:val="00EC57DB"/>
    <w:rsid w:val="00EC6D95"/>
    <w:rsid w:val="00EC7A8E"/>
    <w:rsid w:val="00ED53FA"/>
    <w:rsid w:val="00ED5FEF"/>
    <w:rsid w:val="00ED7298"/>
    <w:rsid w:val="00EE16FA"/>
    <w:rsid w:val="00EE3A7C"/>
    <w:rsid w:val="00EE4954"/>
    <w:rsid w:val="00EE67C6"/>
    <w:rsid w:val="00EF074C"/>
    <w:rsid w:val="00EF0E04"/>
    <w:rsid w:val="00EF236D"/>
    <w:rsid w:val="00EF2A95"/>
    <w:rsid w:val="00EF4698"/>
    <w:rsid w:val="00EF5FC1"/>
    <w:rsid w:val="00EF6B9A"/>
    <w:rsid w:val="00EF7E13"/>
    <w:rsid w:val="00F034A5"/>
    <w:rsid w:val="00F048AC"/>
    <w:rsid w:val="00F04E9C"/>
    <w:rsid w:val="00F062FA"/>
    <w:rsid w:val="00F07724"/>
    <w:rsid w:val="00F0774D"/>
    <w:rsid w:val="00F07CC4"/>
    <w:rsid w:val="00F12410"/>
    <w:rsid w:val="00F1404A"/>
    <w:rsid w:val="00F159CD"/>
    <w:rsid w:val="00F16605"/>
    <w:rsid w:val="00F16849"/>
    <w:rsid w:val="00F17120"/>
    <w:rsid w:val="00F17A2A"/>
    <w:rsid w:val="00F17D20"/>
    <w:rsid w:val="00F21264"/>
    <w:rsid w:val="00F2176D"/>
    <w:rsid w:val="00F22702"/>
    <w:rsid w:val="00F241D3"/>
    <w:rsid w:val="00F2458D"/>
    <w:rsid w:val="00F2496D"/>
    <w:rsid w:val="00F24FE0"/>
    <w:rsid w:val="00F261CA"/>
    <w:rsid w:val="00F269DE"/>
    <w:rsid w:val="00F273F7"/>
    <w:rsid w:val="00F2770C"/>
    <w:rsid w:val="00F27A5F"/>
    <w:rsid w:val="00F32986"/>
    <w:rsid w:val="00F33997"/>
    <w:rsid w:val="00F33E02"/>
    <w:rsid w:val="00F340BE"/>
    <w:rsid w:val="00F34FE0"/>
    <w:rsid w:val="00F364D0"/>
    <w:rsid w:val="00F36739"/>
    <w:rsid w:val="00F36989"/>
    <w:rsid w:val="00F37624"/>
    <w:rsid w:val="00F42688"/>
    <w:rsid w:val="00F42A6B"/>
    <w:rsid w:val="00F4492C"/>
    <w:rsid w:val="00F450A2"/>
    <w:rsid w:val="00F472E6"/>
    <w:rsid w:val="00F524D3"/>
    <w:rsid w:val="00F54301"/>
    <w:rsid w:val="00F56552"/>
    <w:rsid w:val="00F566E2"/>
    <w:rsid w:val="00F5743C"/>
    <w:rsid w:val="00F57B4C"/>
    <w:rsid w:val="00F6232A"/>
    <w:rsid w:val="00F62DC4"/>
    <w:rsid w:val="00F63491"/>
    <w:rsid w:val="00F672F0"/>
    <w:rsid w:val="00F70D4F"/>
    <w:rsid w:val="00F73AA8"/>
    <w:rsid w:val="00F741B1"/>
    <w:rsid w:val="00F82E2A"/>
    <w:rsid w:val="00F834A7"/>
    <w:rsid w:val="00F83C17"/>
    <w:rsid w:val="00F8476A"/>
    <w:rsid w:val="00F86D02"/>
    <w:rsid w:val="00F873A4"/>
    <w:rsid w:val="00F876FC"/>
    <w:rsid w:val="00F87756"/>
    <w:rsid w:val="00F878AB"/>
    <w:rsid w:val="00F91174"/>
    <w:rsid w:val="00F939CD"/>
    <w:rsid w:val="00F946C7"/>
    <w:rsid w:val="00F9573C"/>
    <w:rsid w:val="00F95D40"/>
    <w:rsid w:val="00FA00BA"/>
    <w:rsid w:val="00FA29EA"/>
    <w:rsid w:val="00FB1CDF"/>
    <w:rsid w:val="00FB677A"/>
    <w:rsid w:val="00FB6AD1"/>
    <w:rsid w:val="00FC20B8"/>
    <w:rsid w:val="00FC28F1"/>
    <w:rsid w:val="00FC31CC"/>
    <w:rsid w:val="00FC6065"/>
    <w:rsid w:val="00FC6C65"/>
    <w:rsid w:val="00FD0100"/>
    <w:rsid w:val="00FD13AF"/>
    <w:rsid w:val="00FD1737"/>
    <w:rsid w:val="00FD55B7"/>
    <w:rsid w:val="00FD6547"/>
    <w:rsid w:val="00FE3011"/>
    <w:rsid w:val="00FE39E9"/>
    <w:rsid w:val="00FE3CBD"/>
    <w:rsid w:val="00FE4F80"/>
    <w:rsid w:val="00FE50CC"/>
    <w:rsid w:val="00FE7FF6"/>
    <w:rsid w:val="00FF00CE"/>
    <w:rsid w:val="00FF36DD"/>
    <w:rsid w:val="00FF40C0"/>
    <w:rsid w:val="00FF446F"/>
    <w:rsid w:val="00FF4999"/>
    <w:rsid w:val="00FF4D4C"/>
    <w:rsid w:val="00FF5278"/>
    <w:rsid w:val="00FF60E1"/>
    <w:rsid w:val="00FF69ED"/>
    <w:rsid w:val="00FF7BB2"/>
    <w:rsid w:val="00FF7D40"/>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9AFEC8"/>
  <w15:docId w15:val="{9E36E81E-8C79-46D7-ACDC-0CDA116CCC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qFormat/>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Revision">
    <w:name w:val="Revision"/>
    <w:hidden/>
    <w:semiHidden/>
    <w:rsid w:val="003153E6"/>
    <w:pPr>
      <w:spacing w:after="0"/>
    </w:pPr>
  </w:style>
  <w:style w:type="character" w:styleId="CommentReference">
    <w:name w:val="annotation reference"/>
    <w:basedOn w:val="DefaultParagraphFont"/>
    <w:semiHidden/>
    <w:unhideWhenUsed/>
    <w:rsid w:val="00842039"/>
    <w:rPr>
      <w:sz w:val="16"/>
      <w:szCs w:val="16"/>
    </w:rPr>
  </w:style>
  <w:style w:type="paragraph" w:styleId="CommentText">
    <w:name w:val="annotation text"/>
    <w:basedOn w:val="Normal"/>
    <w:link w:val="CommentTextChar"/>
    <w:semiHidden/>
    <w:unhideWhenUsed/>
    <w:rsid w:val="00842039"/>
    <w:rPr>
      <w:sz w:val="20"/>
      <w:szCs w:val="20"/>
    </w:rPr>
  </w:style>
  <w:style w:type="character" w:customStyle="1" w:styleId="CommentTextChar">
    <w:name w:val="Comment Text Char"/>
    <w:basedOn w:val="DefaultParagraphFont"/>
    <w:link w:val="CommentText"/>
    <w:semiHidden/>
    <w:rsid w:val="00842039"/>
    <w:rPr>
      <w:sz w:val="20"/>
      <w:szCs w:val="20"/>
    </w:rPr>
  </w:style>
  <w:style w:type="paragraph" w:styleId="CommentSubject">
    <w:name w:val="annotation subject"/>
    <w:basedOn w:val="CommentText"/>
    <w:next w:val="CommentText"/>
    <w:link w:val="CommentSubjectChar"/>
    <w:semiHidden/>
    <w:unhideWhenUsed/>
    <w:rsid w:val="00842039"/>
    <w:rPr>
      <w:b/>
      <w:bCs/>
    </w:rPr>
  </w:style>
  <w:style w:type="character" w:customStyle="1" w:styleId="CommentSubjectChar">
    <w:name w:val="Comment Subject Char"/>
    <w:basedOn w:val="CommentTextChar"/>
    <w:link w:val="CommentSubject"/>
    <w:semiHidden/>
    <w:rsid w:val="00842039"/>
    <w:rPr>
      <w:b/>
      <w:bCs/>
      <w:sz w:val="20"/>
      <w:szCs w:val="20"/>
    </w:rPr>
  </w:style>
  <w:style w:type="character" w:styleId="UnresolvedMention">
    <w:name w:val="Unresolved Mention"/>
    <w:basedOn w:val="DefaultParagraphFont"/>
    <w:uiPriority w:val="99"/>
    <w:semiHidden/>
    <w:unhideWhenUsed/>
    <w:rsid w:val="00AA49A8"/>
    <w:rPr>
      <w:color w:val="605E5C"/>
      <w:shd w:val="clear" w:color="auto" w:fill="E1DFDD"/>
    </w:rPr>
  </w:style>
  <w:style w:type="character" w:styleId="PlaceholderText">
    <w:name w:val="Placeholder Text"/>
    <w:basedOn w:val="DefaultParagraphFont"/>
    <w:semiHidden/>
    <w:rsid w:val="007A3C13"/>
    <w:rPr>
      <w:color w:val="808080"/>
    </w:rPr>
  </w:style>
  <w:style w:type="paragraph" w:customStyle="1" w:styleId="csl-entry">
    <w:name w:val="csl-entry"/>
    <w:basedOn w:val="Normal"/>
    <w:rsid w:val="007A3C13"/>
    <w:pPr>
      <w:spacing w:before="100" w:beforeAutospacing="1" w:after="100" w:afterAutospacing="1"/>
    </w:pPr>
    <w:rPr>
      <w:rFonts w:ascii="Times New Roman" w:eastAsiaTheme="minorEastAsia" w:hAnsi="Times New Roman" w:cs="Times New Roman"/>
    </w:rPr>
  </w:style>
  <w:style w:type="paragraph" w:styleId="Header">
    <w:name w:val="header"/>
    <w:basedOn w:val="Normal"/>
    <w:link w:val="HeaderChar"/>
    <w:unhideWhenUsed/>
    <w:rsid w:val="00DD7CA3"/>
    <w:pPr>
      <w:tabs>
        <w:tab w:val="center" w:pos="4680"/>
        <w:tab w:val="right" w:pos="9360"/>
      </w:tabs>
      <w:spacing w:after="0"/>
    </w:pPr>
  </w:style>
  <w:style w:type="character" w:customStyle="1" w:styleId="HeaderChar">
    <w:name w:val="Header Char"/>
    <w:basedOn w:val="DefaultParagraphFont"/>
    <w:link w:val="Header"/>
    <w:rsid w:val="00DD7CA3"/>
  </w:style>
  <w:style w:type="paragraph" w:styleId="Footer">
    <w:name w:val="footer"/>
    <w:basedOn w:val="Normal"/>
    <w:link w:val="FooterChar"/>
    <w:unhideWhenUsed/>
    <w:rsid w:val="00DD7CA3"/>
    <w:pPr>
      <w:tabs>
        <w:tab w:val="center" w:pos="4680"/>
        <w:tab w:val="right" w:pos="9360"/>
      </w:tabs>
      <w:spacing w:after="0"/>
    </w:pPr>
  </w:style>
  <w:style w:type="character" w:customStyle="1" w:styleId="FooterChar">
    <w:name w:val="Footer Char"/>
    <w:basedOn w:val="DefaultParagraphFont"/>
    <w:link w:val="Footer"/>
    <w:rsid w:val="00DD7CA3"/>
  </w:style>
  <w:style w:type="paragraph" w:styleId="BalloonText">
    <w:name w:val="Balloon Text"/>
    <w:basedOn w:val="Normal"/>
    <w:link w:val="BalloonTextChar"/>
    <w:semiHidden/>
    <w:unhideWhenUsed/>
    <w:rsid w:val="00FC6C65"/>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FC6C65"/>
    <w:rPr>
      <w:rFonts w:ascii="Times New Roman" w:hAnsi="Times New Roman" w:cs="Times New Roman"/>
      <w:sz w:val="18"/>
      <w:szCs w:val="18"/>
    </w:rPr>
  </w:style>
  <w:style w:type="character" w:customStyle="1" w:styleId="apple-converted-space">
    <w:name w:val="apple-converted-space"/>
    <w:basedOn w:val="DefaultParagraphFont"/>
    <w:rsid w:val="00C1354B"/>
  </w:style>
  <w:style w:type="paragraph" w:customStyle="1" w:styleId="addresses">
    <w:name w:val="addresses"/>
    <w:rsid w:val="00645AEC"/>
    <w:pPr>
      <w:spacing w:before="113" w:after="56" w:line="240" w:lineRule="exact"/>
    </w:pPr>
    <w:rPr>
      <w:rFonts w:ascii="Times New Roman" w:eastAsia="Times New Roman" w:hAnsi="Times New Roman" w:cs="Times New Roman"/>
      <w:b/>
      <w:noProo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3803">
      <w:bodyDiv w:val="1"/>
      <w:marLeft w:val="0"/>
      <w:marRight w:val="0"/>
      <w:marTop w:val="0"/>
      <w:marBottom w:val="0"/>
      <w:divBdr>
        <w:top w:val="none" w:sz="0" w:space="0" w:color="auto"/>
        <w:left w:val="none" w:sz="0" w:space="0" w:color="auto"/>
        <w:bottom w:val="none" w:sz="0" w:space="0" w:color="auto"/>
        <w:right w:val="none" w:sz="0" w:space="0" w:color="auto"/>
      </w:divBdr>
    </w:div>
    <w:div w:id="1053078">
      <w:bodyDiv w:val="1"/>
      <w:marLeft w:val="0"/>
      <w:marRight w:val="0"/>
      <w:marTop w:val="0"/>
      <w:marBottom w:val="0"/>
      <w:divBdr>
        <w:top w:val="none" w:sz="0" w:space="0" w:color="auto"/>
        <w:left w:val="none" w:sz="0" w:space="0" w:color="auto"/>
        <w:bottom w:val="none" w:sz="0" w:space="0" w:color="auto"/>
        <w:right w:val="none" w:sz="0" w:space="0" w:color="auto"/>
      </w:divBdr>
    </w:div>
    <w:div w:id="1058182">
      <w:bodyDiv w:val="1"/>
      <w:marLeft w:val="0"/>
      <w:marRight w:val="0"/>
      <w:marTop w:val="0"/>
      <w:marBottom w:val="0"/>
      <w:divBdr>
        <w:top w:val="none" w:sz="0" w:space="0" w:color="auto"/>
        <w:left w:val="none" w:sz="0" w:space="0" w:color="auto"/>
        <w:bottom w:val="none" w:sz="0" w:space="0" w:color="auto"/>
        <w:right w:val="none" w:sz="0" w:space="0" w:color="auto"/>
      </w:divBdr>
    </w:div>
    <w:div w:id="1858772">
      <w:bodyDiv w:val="1"/>
      <w:marLeft w:val="0"/>
      <w:marRight w:val="0"/>
      <w:marTop w:val="0"/>
      <w:marBottom w:val="0"/>
      <w:divBdr>
        <w:top w:val="none" w:sz="0" w:space="0" w:color="auto"/>
        <w:left w:val="none" w:sz="0" w:space="0" w:color="auto"/>
        <w:bottom w:val="none" w:sz="0" w:space="0" w:color="auto"/>
        <w:right w:val="none" w:sz="0" w:space="0" w:color="auto"/>
      </w:divBdr>
    </w:div>
    <w:div w:id="2782628">
      <w:bodyDiv w:val="1"/>
      <w:marLeft w:val="0"/>
      <w:marRight w:val="0"/>
      <w:marTop w:val="0"/>
      <w:marBottom w:val="0"/>
      <w:divBdr>
        <w:top w:val="none" w:sz="0" w:space="0" w:color="auto"/>
        <w:left w:val="none" w:sz="0" w:space="0" w:color="auto"/>
        <w:bottom w:val="none" w:sz="0" w:space="0" w:color="auto"/>
        <w:right w:val="none" w:sz="0" w:space="0" w:color="auto"/>
      </w:divBdr>
    </w:div>
    <w:div w:id="3434284">
      <w:bodyDiv w:val="1"/>
      <w:marLeft w:val="0"/>
      <w:marRight w:val="0"/>
      <w:marTop w:val="0"/>
      <w:marBottom w:val="0"/>
      <w:divBdr>
        <w:top w:val="none" w:sz="0" w:space="0" w:color="auto"/>
        <w:left w:val="none" w:sz="0" w:space="0" w:color="auto"/>
        <w:bottom w:val="none" w:sz="0" w:space="0" w:color="auto"/>
        <w:right w:val="none" w:sz="0" w:space="0" w:color="auto"/>
      </w:divBdr>
    </w:div>
    <w:div w:id="3753687">
      <w:bodyDiv w:val="1"/>
      <w:marLeft w:val="0"/>
      <w:marRight w:val="0"/>
      <w:marTop w:val="0"/>
      <w:marBottom w:val="0"/>
      <w:divBdr>
        <w:top w:val="none" w:sz="0" w:space="0" w:color="auto"/>
        <w:left w:val="none" w:sz="0" w:space="0" w:color="auto"/>
        <w:bottom w:val="none" w:sz="0" w:space="0" w:color="auto"/>
        <w:right w:val="none" w:sz="0" w:space="0" w:color="auto"/>
      </w:divBdr>
    </w:div>
    <w:div w:id="4018847">
      <w:bodyDiv w:val="1"/>
      <w:marLeft w:val="0"/>
      <w:marRight w:val="0"/>
      <w:marTop w:val="0"/>
      <w:marBottom w:val="0"/>
      <w:divBdr>
        <w:top w:val="none" w:sz="0" w:space="0" w:color="auto"/>
        <w:left w:val="none" w:sz="0" w:space="0" w:color="auto"/>
        <w:bottom w:val="none" w:sz="0" w:space="0" w:color="auto"/>
        <w:right w:val="none" w:sz="0" w:space="0" w:color="auto"/>
      </w:divBdr>
    </w:div>
    <w:div w:id="4208450">
      <w:bodyDiv w:val="1"/>
      <w:marLeft w:val="0"/>
      <w:marRight w:val="0"/>
      <w:marTop w:val="0"/>
      <w:marBottom w:val="0"/>
      <w:divBdr>
        <w:top w:val="none" w:sz="0" w:space="0" w:color="auto"/>
        <w:left w:val="none" w:sz="0" w:space="0" w:color="auto"/>
        <w:bottom w:val="none" w:sz="0" w:space="0" w:color="auto"/>
        <w:right w:val="none" w:sz="0" w:space="0" w:color="auto"/>
      </w:divBdr>
    </w:div>
    <w:div w:id="4287616">
      <w:bodyDiv w:val="1"/>
      <w:marLeft w:val="0"/>
      <w:marRight w:val="0"/>
      <w:marTop w:val="0"/>
      <w:marBottom w:val="0"/>
      <w:divBdr>
        <w:top w:val="none" w:sz="0" w:space="0" w:color="auto"/>
        <w:left w:val="none" w:sz="0" w:space="0" w:color="auto"/>
        <w:bottom w:val="none" w:sz="0" w:space="0" w:color="auto"/>
        <w:right w:val="none" w:sz="0" w:space="0" w:color="auto"/>
      </w:divBdr>
    </w:div>
    <w:div w:id="4476695">
      <w:bodyDiv w:val="1"/>
      <w:marLeft w:val="0"/>
      <w:marRight w:val="0"/>
      <w:marTop w:val="0"/>
      <w:marBottom w:val="0"/>
      <w:divBdr>
        <w:top w:val="none" w:sz="0" w:space="0" w:color="auto"/>
        <w:left w:val="none" w:sz="0" w:space="0" w:color="auto"/>
        <w:bottom w:val="none" w:sz="0" w:space="0" w:color="auto"/>
        <w:right w:val="none" w:sz="0" w:space="0" w:color="auto"/>
      </w:divBdr>
    </w:div>
    <w:div w:id="4481070">
      <w:bodyDiv w:val="1"/>
      <w:marLeft w:val="0"/>
      <w:marRight w:val="0"/>
      <w:marTop w:val="0"/>
      <w:marBottom w:val="0"/>
      <w:divBdr>
        <w:top w:val="none" w:sz="0" w:space="0" w:color="auto"/>
        <w:left w:val="none" w:sz="0" w:space="0" w:color="auto"/>
        <w:bottom w:val="none" w:sz="0" w:space="0" w:color="auto"/>
        <w:right w:val="none" w:sz="0" w:space="0" w:color="auto"/>
      </w:divBdr>
    </w:div>
    <w:div w:id="4745939">
      <w:bodyDiv w:val="1"/>
      <w:marLeft w:val="0"/>
      <w:marRight w:val="0"/>
      <w:marTop w:val="0"/>
      <w:marBottom w:val="0"/>
      <w:divBdr>
        <w:top w:val="none" w:sz="0" w:space="0" w:color="auto"/>
        <w:left w:val="none" w:sz="0" w:space="0" w:color="auto"/>
        <w:bottom w:val="none" w:sz="0" w:space="0" w:color="auto"/>
        <w:right w:val="none" w:sz="0" w:space="0" w:color="auto"/>
      </w:divBdr>
    </w:div>
    <w:div w:id="4945069">
      <w:bodyDiv w:val="1"/>
      <w:marLeft w:val="0"/>
      <w:marRight w:val="0"/>
      <w:marTop w:val="0"/>
      <w:marBottom w:val="0"/>
      <w:divBdr>
        <w:top w:val="none" w:sz="0" w:space="0" w:color="auto"/>
        <w:left w:val="none" w:sz="0" w:space="0" w:color="auto"/>
        <w:bottom w:val="none" w:sz="0" w:space="0" w:color="auto"/>
        <w:right w:val="none" w:sz="0" w:space="0" w:color="auto"/>
      </w:divBdr>
    </w:div>
    <w:div w:id="5446213">
      <w:bodyDiv w:val="1"/>
      <w:marLeft w:val="0"/>
      <w:marRight w:val="0"/>
      <w:marTop w:val="0"/>
      <w:marBottom w:val="0"/>
      <w:divBdr>
        <w:top w:val="none" w:sz="0" w:space="0" w:color="auto"/>
        <w:left w:val="none" w:sz="0" w:space="0" w:color="auto"/>
        <w:bottom w:val="none" w:sz="0" w:space="0" w:color="auto"/>
        <w:right w:val="none" w:sz="0" w:space="0" w:color="auto"/>
      </w:divBdr>
    </w:div>
    <w:div w:id="5636733">
      <w:bodyDiv w:val="1"/>
      <w:marLeft w:val="0"/>
      <w:marRight w:val="0"/>
      <w:marTop w:val="0"/>
      <w:marBottom w:val="0"/>
      <w:divBdr>
        <w:top w:val="none" w:sz="0" w:space="0" w:color="auto"/>
        <w:left w:val="none" w:sz="0" w:space="0" w:color="auto"/>
        <w:bottom w:val="none" w:sz="0" w:space="0" w:color="auto"/>
        <w:right w:val="none" w:sz="0" w:space="0" w:color="auto"/>
      </w:divBdr>
    </w:div>
    <w:div w:id="5668599">
      <w:bodyDiv w:val="1"/>
      <w:marLeft w:val="0"/>
      <w:marRight w:val="0"/>
      <w:marTop w:val="0"/>
      <w:marBottom w:val="0"/>
      <w:divBdr>
        <w:top w:val="none" w:sz="0" w:space="0" w:color="auto"/>
        <w:left w:val="none" w:sz="0" w:space="0" w:color="auto"/>
        <w:bottom w:val="none" w:sz="0" w:space="0" w:color="auto"/>
        <w:right w:val="none" w:sz="0" w:space="0" w:color="auto"/>
      </w:divBdr>
    </w:div>
    <w:div w:id="6561825">
      <w:bodyDiv w:val="1"/>
      <w:marLeft w:val="0"/>
      <w:marRight w:val="0"/>
      <w:marTop w:val="0"/>
      <w:marBottom w:val="0"/>
      <w:divBdr>
        <w:top w:val="none" w:sz="0" w:space="0" w:color="auto"/>
        <w:left w:val="none" w:sz="0" w:space="0" w:color="auto"/>
        <w:bottom w:val="none" w:sz="0" w:space="0" w:color="auto"/>
        <w:right w:val="none" w:sz="0" w:space="0" w:color="auto"/>
      </w:divBdr>
    </w:div>
    <w:div w:id="7104164">
      <w:bodyDiv w:val="1"/>
      <w:marLeft w:val="0"/>
      <w:marRight w:val="0"/>
      <w:marTop w:val="0"/>
      <w:marBottom w:val="0"/>
      <w:divBdr>
        <w:top w:val="none" w:sz="0" w:space="0" w:color="auto"/>
        <w:left w:val="none" w:sz="0" w:space="0" w:color="auto"/>
        <w:bottom w:val="none" w:sz="0" w:space="0" w:color="auto"/>
        <w:right w:val="none" w:sz="0" w:space="0" w:color="auto"/>
      </w:divBdr>
    </w:div>
    <w:div w:id="7559253">
      <w:bodyDiv w:val="1"/>
      <w:marLeft w:val="0"/>
      <w:marRight w:val="0"/>
      <w:marTop w:val="0"/>
      <w:marBottom w:val="0"/>
      <w:divBdr>
        <w:top w:val="none" w:sz="0" w:space="0" w:color="auto"/>
        <w:left w:val="none" w:sz="0" w:space="0" w:color="auto"/>
        <w:bottom w:val="none" w:sz="0" w:space="0" w:color="auto"/>
        <w:right w:val="none" w:sz="0" w:space="0" w:color="auto"/>
      </w:divBdr>
    </w:div>
    <w:div w:id="7761264">
      <w:bodyDiv w:val="1"/>
      <w:marLeft w:val="0"/>
      <w:marRight w:val="0"/>
      <w:marTop w:val="0"/>
      <w:marBottom w:val="0"/>
      <w:divBdr>
        <w:top w:val="none" w:sz="0" w:space="0" w:color="auto"/>
        <w:left w:val="none" w:sz="0" w:space="0" w:color="auto"/>
        <w:bottom w:val="none" w:sz="0" w:space="0" w:color="auto"/>
        <w:right w:val="none" w:sz="0" w:space="0" w:color="auto"/>
      </w:divBdr>
    </w:div>
    <w:div w:id="8071306">
      <w:bodyDiv w:val="1"/>
      <w:marLeft w:val="0"/>
      <w:marRight w:val="0"/>
      <w:marTop w:val="0"/>
      <w:marBottom w:val="0"/>
      <w:divBdr>
        <w:top w:val="none" w:sz="0" w:space="0" w:color="auto"/>
        <w:left w:val="none" w:sz="0" w:space="0" w:color="auto"/>
        <w:bottom w:val="none" w:sz="0" w:space="0" w:color="auto"/>
        <w:right w:val="none" w:sz="0" w:space="0" w:color="auto"/>
      </w:divBdr>
    </w:div>
    <w:div w:id="8144037">
      <w:bodyDiv w:val="1"/>
      <w:marLeft w:val="0"/>
      <w:marRight w:val="0"/>
      <w:marTop w:val="0"/>
      <w:marBottom w:val="0"/>
      <w:divBdr>
        <w:top w:val="none" w:sz="0" w:space="0" w:color="auto"/>
        <w:left w:val="none" w:sz="0" w:space="0" w:color="auto"/>
        <w:bottom w:val="none" w:sz="0" w:space="0" w:color="auto"/>
        <w:right w:val="none" w:sz="0" w:space="0" w:color="auto"/>
      </w:divBdr>
    </w:div>
    <w:div w:id="8609112">
      <w:bodyDiv w:val="1"/>
      <w:marLeft w:val="0"/>
      <w:marRight w:val="0"/>
      <w:marTop w:val="0"/>
      <w:marBottom w:val="0"/>
      <w:divBdr>
        <w:top w:val="none" w:sz="0" w:space="0" w:color="auto"/>
        <w:left w:val="none" w:sz="0" w:space="0" w:color="auto"/>
        <w:bottom w:val="none" w:sz="0" w:space="0" w:color="auto"/>
        <w:right w:val="none" w:sz="0" w:space="0" w:color="auto"/>
      </w:divBdr>
    </w:div>
    <w:div w:id="8873530">
      <w:bodyDiv w:val="1"/>
      <w:marLeft w:val="0"/>
      <w:marRight w:val="0"/>
      <w:marTop w:val="0"/>
      <w:marBottom w:val="0"/>
      <w:divBdr>
        <w:top w:val="none" w:sz="0" w:space="0" w:color="auto"/>
        <w:left w:val="none" w:sz="0" w:space="0" w:color="auto"/>
        <w:bottom w:val="none" w:sz="0" w:space="0" w:color="auto"/>
        <w:right w:val="none" w:sz="0" w:space="0" w:color="auto"/>
      </w:divBdr>
    </w:div>
    <w:div w:id="9573640">
      <w:bodyDiv w:val="1"/>
      <w:marLeft w:val="0"/>
      <w:marRight w:val="0"/>
      <w:marTop w:val="0"/>
      <w:marBottom w:val="0"/>
      <w:divBdr>
        <w:top w:val="none" w:sz="0" w:space="0" w:color="auto"/>
        <w:left w:val="none" w:sz="0" w:space="0" w:color="auto"/>
        <w:bottom w:val="none" w:sz="0" w:space="0" w:color="auto"/>
        <w:right w:val="none" w:sz="0" w:space="0" w:color="auto"/>
      </w:divBdr>
    </w:div>
    <w:div w:id="10493178">
      <w:bodyDiv w:val="1"/>
      <w:marLeft w:val="0"/>
      <w:marRight w:val="0"/>
      <w:marTop w:val="0"/>
      <w:marBottom w:val="0"/>
      <w:divBdr>
        <w:top w:val="none" w:sz="0" w:space="0" w:color="auto"/>
        <w:left w:val="none" w:sz="0" w:space="0" w:color="auto"/>
        <w:bottom w:val="none" w:sz="0" w:space="0" w:color="auto"/>
        <w:right w:val="none" w:sz="0" w:space="0" w:color="auto"/>
      </w:divBdr>
    </w:div>
    <w:div w:id="10495214">
      <w:bodyDiv w:val="1"/>
      <w:marLeft w:val="0"/>
      <w:marRight w:val="0"/>
      <w:marTop w:val="0"/>
      <w:marBottom w:val="0"/>
      <w:divBdr>
        <w:top w:val="none" w:sz="0" w:space="0" w:color="auto"/>
        <w:left w:val="none" w:sz="0" w:space="0" w:color="auto"/>
        <w:bottom w:val="none" w:sz="0" w:space="0" w:color="auto"/>
        <w:right w:val="none" w:sz="0" w:space="0" w:color="auto"/>
      </w:divBdr>
    </w:div>
    <w:div w:id="10688479">
      <w:bodyDiv w:val="1"/>
      <w:marLeft w:val="0"/>
      <w:marRight w:val="0"/>
      <w:marTop w:val="0"/>
      <w:marBottom w:val="0"/>
      <w:divBdr>
        <w:top w:val="none" w:sz="0" w:space="0" w:color="auto"/>
        <w:left w:val="none" w:sz="0" w:space="0" w:color="auto"/>
        <w:bottom w:val="none" w:sz="0" w:space="0" w:color="auto"/>
        <w:right w:val="none" w:sz="0" w:space="0" w:color="auto"/>
      </w:divBdr>
    </w:div>
    <w:div w:id="11999028">
      <w:bodyDiv w:val="1"/>
      <w:marLeft w:val="0"/>
      <w:marRight w:val="0"/>
      <w:marTop w:val="0"/>
      <w:marBottom w:val="0"/>
      <w:divBdr>
        <w:top w:val="none" w:sz="0" w:space="0" w:color="auto"/>
        <w:left w:val="none" w:sz="0" w:space="0" w:color="auto"/>
        <w:bottom w:val="none" w:sz="0" w:space="0" w:color="auto"/>
        <w:right w:val="none" w:sz="0" w:space="0" w:color="auto"/>
      </w:divBdr>
    </w:div>
    <w:div w:id="12076312">
      <w:bodyDiv w:val="1"/>
      <w:marLeft w:val="0"/>
      <w:marRight w:val="0"/>
      <w:marTop w:val="0"/>
      <w:marBottom w:val="0"/>
      <w:divBdr>
        <w:top w:val="none" w:sz="0" w:space="0" w:color="auto"/>
        <w:left w:val="none" w:sz="0" w:space="0" w:color="auto"/>
        <w:bottom w:val="none" w:sz="0" w:space="0" w:color="auto"/>
        <w:right w:val="none" w:sz="0" w:space="0" w:color="auto"/>
      </w:divBdr>
    </w:div>
    <w:div w:id="12583355">
      <w:bodyDiv w:val="1"/>
      <w:marLeft w:val="0"/>
      <w:marRight w:val="0"/>
      <w:marTop w:val="0"/>
      <w:marBottom w:val="0"/>
      <w:divBdr>
        <w:top w:val="none" w:sz="0" w:space="0" w:color="auto"/>
        <w:left w:val="none" w:sz="0" w:space="0" w:color="auto"/>
        <w:bottom w:val="none" w:sz="0" w:space="0" w:color="auto"/>
        <w:right w:val="none" w:sz="0" w:space="0" w:color="auto"/>
      </w:divBdr>
    </w:div>
    <w:div w:id="12727304">
      <w:bodyDiv w:val="1"/>
      <w:marLeft w:val="0"/>
      <w:marRight w:val="0"/>
      <w:marTop w:val="0"/>
      <w:marBottom w:val="0"/>
      <w:divBdr>
        <w:top w:val="none" w:sz="0" w:space="0" w:color="auto"/>
        <w:left w:val="none" w:sz="0" w:space="0" w:color="auto"/>
        <w:bottom w:val="none" w:sz="0" w:space="0" w:color="auto"/>
        <w:right w:val="none" w:sz="0" w:space="0" w:color="auto"/>
      </w:divBdr>
    </w:div>
    <w:div w:id="12920727">
      <w:bodyDiv w:val="1"/>
      <w:marLeft w:val="0"/>
      <w:marRight w:val="0"/>
      <w:marTop w:val="0"/>
      <w:marBottom w:val="0"/>
      <w:divBdr>
        <w:top w:val="none" w:sz="0" w:space="0" w:color="auto"/>
        <w:left w:val="none" w:sz="0" w:space="0" w:color="auto"/>
        <w:bottom w:val="none" w:sz="0" w:space="0" w:color="auto"/>
        <w:right w:val="none" w:sz="0" w:space="0" w:color="auto"/>
      </w:divBdr>
    </w:div>
    <w:div w:id="13849355">
      <w:bodyDiv w:val="1"/>
      <w:marLeft w:val="0"/>
      <w:marRight w:val="0"/>
      <w:marTop w:val="0"/>
      <w:marBottom w:val="0"/>
      <w:divBdr>
        <w:top w:val="none" w:sz="0" w:space="0" w:color="auto"/>
        <w:left w:val="none" w:sz="0" w:space="0" w:color="auto"/>
        <w:bottom w:val="none" w:sz="0" w:space="0" w:color="auto"/>
        <w:right w:val="none" w:sz="0" w:space="0" w:color="auto"/>
      </w:divBdr>
    </w:div>
    <w:div w:id="13966016">
      <w:bodyDiv w:val="1"/>
      <w:marLeft w:val="0"/>
      <w:marRight w:val="0"/>
      <w:marTop w:val="0"/>
      <w:marBottom w:val="0"/>
      <w:divBdr>
        <w:top w:val="none" w:sz="0" w:space="0" w:color="auto"/>
        <w:left w:val="none" w:sz="0" w:space="0" w:color="auto"/>
        <w:bottom w:val="none" w:sz="0" w:space="0" w:color="auto"/>
        <w:right w:val="none" w:sz="0" w:space="0" w:color="auto"/>
      </w:divBdr>
    </w:div>
    <w:div w:id="14156534">
      <w:bodyDiv w:val="1"/>
      <w:marLeft w:val="0"/>
      <w:marRight w:val="0"/>
      <w:marTop w:val="0"/>
      <w:marBottom w:val="0"/>
      <w:divBdr>
        <w:top w:val="none" w:sz="0" w:space="0" w:color="auto"/>
        <w:left w:val="none" w:sz="0" w:space="0" w:color="auto"/>
        <w:bottom w:val="none" w:sz="0" w:space="0" w:color="auto"/>
        <w:right w:val="none" w:sz="0" w:space="0" w:color="auto"/>
      </w:divBdr>
    </w:div>
    <w:div w:id="14428111">
      <w:bodyDiv w:val="1"/>
      <w:marLeft w:val="0"/>
      <w:marRight w:val="0"/>
      <w:marTop w:val="0"/>
      <w:marBottom w:val="0"/>
      <w:divBdr>
        <w:top w:val="none" w:sz="0" w:space="0" w:color="auto"/>
        <w:left w:val="none" w:sz="0" w:space="0" w:color="auto"/>
        <w:bottom w:val="none" w:sz="0" w:space="0" w:color="auto"/>
        <w:right w:val="none" w:sz="0" w:space="0" w:color="auto"/>
      </w:divBdr>
    </w:div>
    <w:div w:id="14550442">
      <w:bodyDiv w:val="1"/>
      <w:marLeft w:val="0"/>
      <w:marRight w:val="0"/>
      <w:marTop w:val="0"/>
      <w:marBottom w:val="0"/>
      <w:divBdr>
        <w:top w:val="none" w:sz="0" w:space="0" w:color="auto"/>
        <w:left w:val="none" w:sz="0" w:space="0" w:color="auto"/>
        <w:bottom w:val="none" w:sz="0" w:space="0" w:color="auto"/>
        <w:right w:val="none" w:sz="0" w:space="0" w:color="auto"/>
      </w:divBdr>
    </w:div>
    <w:div w:id="15354858">
      <w:bodyDiv w:val="1"/>
      <w:marLeft w:val="0"/>
      <w:marRight w:val="0"/>
      <w:marTop w:val="0"/>
      <w:marBottom w:val="0"/>
      <w:divBdr>
        <w:top w:val="none" w:sz="0" w:space="0" w:color="auto"/>
        <w:left w:val="none" w:sz="0" w:space="0" w:color="auto"/>
        <w:bottom w:val="none" w:sz="0" w:space="0" w:color="auto"/>
        <w:right w:val="none" w:sz="0" w:space="0" w:color="auto"/>
      </w:divBdr>
    </w:div>
    <w:div w:id="16280028">
      <w:bodyDiv w:val="1"/>
      <w:marLeft w:val="0"/>
      <w:marRight w:val="0"/>
      <w:marTop w:val="0"/>
      <w:marBottom w:val="0"/>
      <w:divBdr>
        <w:top w:val="none" w:sz="0" w:space="0" w:color="auto"/>
        <w:left w:val="none" w:sz="0" w:space="0" w:color="auto"/>
        <w:bottom w:val="none" w:sz="0" w:space="0" w:color="auto"/>
        <w:right w:val="none" w:sz="0" w:space="0" w:color="auto"/>
      </w:divBdr>
    </w:div>
    <w:div w:id="16546421">
      <w:bodyDiv w:val="1"/>
      <w:marLeft w:val="0"/>
      <w:marRight w:val="0"/>
      <w:marTop w:val="0"/>
      <w:marBottom w:val="0"/>
      <w:divBdr>
        <w:top w:val="none" w:sz="0" w:space="0" w:color="auto"/>
        <w:left w:val="none" w:sz="0" w:space="0" w:color="auto"/>
        <w:bottom w:val="none" w:sz="0" w:space="0" w:color="auto"/>
        <w:right w:val="none" w:sz="0" w:space="0" w:color="auto"/>
      </w:divBdr>
    </w:div>
    <w:div w:id="16663396">
      <w:bodyDiv w:val="1"/>
      <w:marLeft w:val="0"/>
      <w:marRight w:val="0"/>
      <w:marTop w:val="0"/>
      <w:marBottom w:val="0"/>
      <w:divBdr>
        <w:top w:val="none" w:sz="0" w:space="0" w:color="auto"/>
        <w:left w:val="none" w:sz="0" w:space="0" w:color="auto"/>
        <w:bottom w:val="none" w:sz="0" w:space="0" w:color="auto"/>
        <w:right w:val="none" w:sz="0" w:space="0" w:color="auto"/>
      </w:divBdr>
    </w:div>
    <w:div w:id="16855772">
      <w:bodyDiv w:val="1"/>
      <w:marLeft w:val="0"/>
      <w:marRight w:val="0"/>
      <w:marTop w:val="0"/>
      <w:marBottom w:val="0"/>
      <w:divBdr>
        <w:top w:val="none" w:sz="0" w:space="0" w:color="auto"/>
        <w:left w:val="none" w:sz="0" w:space="0" w:color="auto"/>
        <w:bottom w:val="none" w:sz="0" w:space="0" w:color="auto"/>
        <w:right w:val="none" w:sz="0" w:space="0" w:color="auto"/>
      </w:divBdr>
    </w:div>
    <w:div w:id="17170958">
      <w:bodyDiv w:val="1"/>
      <w:marLeft w:val="0"/>
      <w:marRight w:val="0"/>
      <w:marTop w:val="0"/>
      <w:marBottom w:val="0"/>
      <w:divBdr>
        <w:top w:val="none" w:sz="0" w:space="0" w:color="auto"/>
        <w:left w:val="none" w:sz="0" w:space="0" w:color="auto"/>
        <w:bottom w:val="none" w:sz="0" w:space="0" w:color="auto"/>
        <w:right w:val="none" w:sz="0" w:space="0" w:color="auto"/>
      </w:divBdr>
    </w:div>
    <w:div w:id="17392666">
      <w:bodyDiv w:val="1"/>
      <w:marLeft w:val="0"/>
      <w:marRight w:val="0"/>
      <w:marTop w:val="0"/>
      <w:marBottom w:val="0"/>
      <w:divBdr>
        <w:top w:val="none" w:sz="0" w:space="0" w:color="auto"/>
        <w:left w:val="none" w:sz="0" w:space="0" w:color="auto"/>
        <w:bottom w:val="none" w:sz="0" w:space="0" w:color="auto"/>
        <w:right w:val="none" w:sz="0" w:space="0" w:color="auto"/>
      </w:divBdr>
    </w:div>
    <w:div w:id="17659762">
      <w:bodyDiv w:val="1"/>
      <w:marLeft w:val="0"/>
      <w:marRight w:val="0"/>
      <w:marTop w:val="0"/>
      <w:marBottom w:val="0"/>
      <w:divBdr>
        <w:top w:val="none" w:sz="0" w:space="0" w:color="auto"/>
        <w:left w:val="none" w:sz="0" w:space="0" w:color="auto"/>
        <w:bottom w:val="none" w:sz="0" w:space="0" w:color="auto"/>
        <w:right w:val="none" w:sz="0" w:space="0" w:color="auto"/>
      </w:divBdr>
    </w:div>
    <w:div w:id="18049010">
      <w:bodyDiv w:val="1"/>
      <w:marLeft w:val="0"/>
      <w:marRight w:val="0"/>
      <w:marTop w:val="0"/>
      <w:marBottom w:val="0"/>
      <w:divBdr>
        <w:top w:val="none" w:sz="0" w:space="0" w:color="auto"/>
        <w:left w:val="none" w:sz="0" w:space="0" w:color="auto"/>
        <w:bottom w:val="none" w:sz="0" w:space="0" w:color="auto"/>
        <w:right w:val="none" w:sz="0" w:space="0" w:color="auto"/>
      </w:divBdr>
    </w:div>
    <w:div w:id="18706649">
      <w:bodyDiv w:val="1"/>
      <w:marLeft w:val="0"/>
      <w:marRight w:val="0"/>
      <w:marTop w:val="0"/>
      <w:marBottom w:val="0"/>
      <w:divBdr>
        <w:top w:val="none" w:sz="0" w:space="0" w:color="auto"/>
        <w:left w:val="none" w:sz="0" w:space="0" w:color="auto"/>
        <w:bottom w:val="none" w:sz="0" w:space="0" w:color="auto"/>
        <w:right w:val="none" w:sz="0" w:space="0" w:color="auto"/>
      </w:divBdr>
    </w:div>
    <w:div w:id="18747994">
      <w:bodyDiv w:val="1"/>
      <w:marLeft w:val="0"/>
      <w:marRight w:val="0"/>
      <w:marTop w:val="0"/>
      <w:marBottom w:val="0"/>
      <w:divBdr>
        <w:top w:val="none" w:sz="0" w:space="0" w:color="auto"/>
        <w:left w:val="none" w:sz="0" w:space="0" w:color="auto"/>
        <w:bottom w:val="none" w:sz="0" w:space="0" w:color="auto"/>
        <w:right w:val="none" w:sz="0" w:space="0" w:color="auto"/>
      </w:divBdr>
    </w:div>
    <w:div w:id="18899064">
      <w:bodyDiv w:val="1"/>
      <w:marLeft w:val="0"/>
      <w:marRight w:val="0"/>
      <w:marTop w:val="0"/>
      <w:marBottom w:val="0"/>
      <w:divBdr>
        <w:top w:val="none" w:sz="0" w:space="0" w:color="auto"/>
        <w:left w:val="none" w:sz="0" w:space="0" w:color="auto"/>
        <w:bottom w:val="none" w:sz="0" w:space="0" w:color="auto"/>
        <w:right w:val="none" w:sz="0" w:space="0" w:color="auto"/>
      </w:divBdr>
    </w:div>
    <w:div w:id="19016433">
      <w:bodyDiv w:val="1"/>
      <w:marLeft w:val="0"/>
      <w:marRight w:val="0"/>
      <w:marTop w:val="0"/>
      <w:marBottom w:val="0"/>
      <w:divBdr>
        <w:top w:val="none" w:sz="0" w:space="0" w:color="auto"/>
        <w:left w:val="none" w:sz="0" w:space="0" w:color="auto"/>
        <w:bottom w:val="none" w:sz="0" w:space="0" w:color="auto"/>
        <w:right w:val="none" w:sz="0" w:space="0" w:color="auto"/>
      </w:divBdr>
    </w:div>
    <w:div w:id="19555854">
      <w:bodyDiv w:val="1"/>
      <w:marLeft w:val="0"/>
      <w:marRight w:val="0"/>
      <w:marTop w:val="0"/>
      <w:marBottom w:val="0"/>
      <w:divBdr>
        <w:top w:val="none" w:sz="0" w:space="0" w:color="auto"/>
        <w:left w:val="none" w:sz="0" w:space="0" w:color="auto"/>
        <w:bottom w:val="none" w:sz="0" w:space="0" w:color="auto"/>
        <w:right w:val="none" w:sz="0" w:space="0" w:color="auto"/>
      </w:divBdr>
    </w:div>
    <w:div w:id="20054288">
      <w:bodyDiv w:val="1"/>
      <w:marLeft w:val="0"/>
      <w:marRight w:val="0"/>
      <w:marTop w:val="0"/>
      <w:marBottom w:val="0"/>
      <w:divBdr>
        <w:top w:val="none" w:sz="0" w:space="0" w:color="auto"/>
        <w:left w:val="none" w:sz="0" w:space="0" w:color="auto"/>
        <w:bottom w:val="none" w:sz="0" w:space="0" w:color="auto"/>
        <w:right w:val="none" w:sz="0" w:space="0" w:color="auto"/>
      </w:divBdr>
    </w:div>
    <w:div w:id="20400089">
      <w:bodyDiv w:val="1"/>
      <w:marLeft w:val="0"/>
      <w:marRight w:val="0"/>
      <w:marTop w:val="0"/>
      <w:marBottom w:val="0"/>
      <w:divBdr>
        <w:top w:val="none" w:sz="0" w:space="0" w:color="auto"/>
        <w:left w:val="none" w:sz="0" w:space="0" w:color="auto"/>
        <w:bottom w:val="none" w:sz="0" w:space="0" w:color="auto"/>
        <w:right w:val="none" w:sz="0" w:space="0" w:color="auto"/>
      </w:divBdr>
    </w:div>
    <w:div w:id="21245331">
      <w:bodyDiv w:val="1"/>
      <w:marLeft w:val="0"/>
      <w:marRight w:val="0"/>
      <w:marTop w:val="0"/>
      <w:marBottom w:val="0"/>
      <w:divBdr>
        <w:top w:val="none" w:sz="0" w:space="0" w:color="auto"/>
        <w:left w:val="none" w:sz="0" w:space="0" w:color="auto"/>
        <w:bottom w:val="none" w:sz="0" w:space="0" w:color="auto"/>
        <w:right w:val="none" w:sz="0" w:space="0" w:color="auto"/>
      </w:divBdr>
    </w:div>
    <w:div w:id="21521105">
      <w:bodyDiv w:val="1"/>
      <w:marLeft w:val="0"/>
      <w:marRight w:val="0"/>
      <w:marTop w:val="0"/>
      <w:marBottom w:val="0"/>
      <w:divBdr>
        <w:top w:val="none" w:sz="0" w:space="0" w:color="auto"/>
        <w:left w:val="none" w:sz="0" w:space="0" w:color="auto"/>
        <w:bottom w:val="none" w:sz="0" w:space="0" w:color="auto"/>
        <w:right w:val="none" w:sz="0" w:space="0" w:color="auto"/>
      </w:divBdr>
    </w:div>
    <w:div w:id="21900180">
      <w:bodyDiv w:val="1"/>
      <w:marLeft w:val="0"/>
      <w:marRight w:val="0"/>
      <w:marTop w:val="0"/>
      <w:marBottom w:val="0"/>
      <w:divBdr>
        <w:top w:val="none" w:sz="0" w:space="0" w:color="auto"/>
        <w:left w:val="none" w:sz="0" w:space="0" w:color="auto"/>
        <w:bottom w:val="none" w:sz="0" w:space="0" w:color="auto"/>
        <w:right w:val="none" w:sz="0" w:space="0" w:color="auto"/>
      </w:divBdr>
    </w:div>
    <w:div w:id="22247536">
      <w:bodyDiv w:val="1"/>
      <w:marLeft w:val="0"/>
      <w:marRight w:val="0"/>
      <w:marTop w:val="0"/>
      <w:marBottom w:val="0"/>
      <w:divBdr>
        <w:top w:val="none" w:sz="0" w:space="0" w:color="auto"/>
        <w:left w:val="none" w:sz="0" w:space="0" w:color="auto"/>
        <w:bottom w:val="none" w:sz="0" w:space="0" w:color="auto"/>
        <w:right w:val="none" w:sz="0" w:space="0" w:color="auto"/>
      </w:divBdr>
    </w:div>
    <w:div w:id="22286679">
      <w:bodyDiv w:val="1"/>
      <w:marLeft w:val="0"/>
      <w:marRight w:val="0"/>
      <w:marTop w:val="0"/>
      <w:marBottom w:val="0"/>
      <w:divBdr>
        <w:top w:val="none" w:sz="0" w:space="0" w:color="auto"/>
        <w:left w:val="none" w:sz="0" w:space="0" w:color="auto"/>
        <w:bottom w:val="none" w:sz="0" w:space="0" w:color="auto"/>
        <w:right w:val="none" w:sz="0" w:space="0" w:color="auto"/>
      </w:divBdr>
    </w:div>
    <w:div w:id="22362052">
      <w:bodyDiv w:val="1"/>
      <w:marLeft w:val="0"/>
      <w:marRight w:val="0"/>
      <w:marTop w:val="0"/>
      <w:marBottom w:val="0"/>
      <w:divBdr>
        <w:top w:val="none" w:sz="0" w:space="0" w:color="auto"/>
        <w:left w:val="none" w:sz="0" w:space="0" w:color="auto"/>
        <w:bottom w:val="none" w:sz="0" w:space="0" w:color="auto"/>
        <w:right w:val="none" w:sz="0" w:space="0" w:color="auto"/>
      </w:divBdr>
    </w:div>
    <w:div w:id="23213462">
      <w:bodyDiv w:val="1"/>
      <w:marLeft w:val="0"/>
      <w:marRight w:val="0"/>
      <w:marTop w:val="0"/>
      <w:marBottom w:val="0"/>
      <w:divBdr>
        <w:top w:val="none" w:sz="0" w:space="0" w:color="auto"/>
        <w:left w:val="none" w:sz="0" w:space="0" w:color="auto"/>
        <w:bottom w:val="none" w:sz="0" w:space="0" w:color="auto"/>
        <w:right w:val="none" w:sz="0" w:space="0" w:color="auto"/>
      </w:divBdr>
    </w:div>
    <w:div w:id="23215185">
      <w:bodyDiv w:val="1"/>
      <w:marLeft w:val="0"/>
      <w:marRight w:val="0"/>
      <w:marTop w:val="0"/>
      <w:marBottom w:val="0"/>
      <w:divBdr>
        <w:top w:val="none" w:sz="0" w:space="0" w:color="auto"/>
        <w:left w:val="none" w:sz="0" w:space="0" w:color="auto"/>
        <w:bottom w:val="none" w:sz="0" w:space="0" w:color="auto"/>
        <w:right w:val="none" w:sz="0" w:space="0" w:color="auto"/>
      </w:divBdr>
    </w:div>
    <w:div w:id="23217828">
      <w:bodyDiv w:val="1"/>
      <w:marLeft w:val="0"/>
      <w:marRight w:val="0"/>
      <w:marTop w:val="0"/>
      <w:marBottom w:val="0"/>
      <w:divBdr>
        <w:top w:val="none" w:sz="0" w:space="0" w:color="auto"/>
        <w:left w:val="none" w:sz="0" w:space="0" w:color="auto"/>
        <w:bottom w:val="none" w:sz="0" w:space="0" w:color="auto"/>
        <w:right w:val="none" w:sz="0" w:space="0" w:color="auto"/>
      </w:divBdr>
    </w:div>
    <w:div w:id="24064084">
      <w:bodyDiv w:val="1"/>
      <w:marLeft w:val="0"/>
      <w:marRight w:val="0"/>
      <w:marTop w:val="0"/>
      <w:marBottom w:val="0"/>
      <w:divBdr>
        <w:top w:val="none" w:sz="0" w:space="0" w:color="auto"/>
        <w:left w:val="none" w:sz="0" w:space="0" w:color="auto"/>
        <w:bottom w:val="none" w:sz="0" w:space="0" w:color="auto"/>
        <w:right w:val="none" w:sz="0" w:space="0" w:color="auto"/>
      </w:divBdr>
    </w:div>
    <w:div w:id="24331307">
      <w:bodyDiv w:val="1"/>
      <w:marLeft w:val="0"/>
      <w:marRight w:val="0"/>
      <w:marTop w:val="0"/>
      <w:marBottom w:val="0"/>
      <w:divBdr>
        <w:top w:val="none" w:sz="0" w:space="0" w:color="auto"/>
        <w:left w:val="none" w:sz="0" w:space="0" w:color="auto"/>
        <w:bottom w:val="none" w:sz="0" w:space="0" w:color="auto"/>
        <w:right w:val="none" w:sz="0" w:space="0" w:color="auto"/>
      </w:divBdr>
    </w:div>
    <w:div w:id="24598679">
      <w:bodyDiv w:val="1"/>
      <w:marLeft w:val="0"/>
      <w:marRight w:val="0"/>
      <w:marTop w:val="0"/>
      <w:marBottom w:val="0"/>
      <w:divBdr>
        <w:top w:val="none" w:sz="0" w:space="0" w:color="auto"/>
        <w:left w:val="none" w:sz="0" w:space="0" w:color="auto"/>
        <w:bottom w:val="none" w:sz="0" w:space="0" w:color="auto"/>
        <w:right w:val="none" w:sz="0" w:space="0" w:color="auto"/>
      </w:divBdr>
    </w:div>
    <w:div w:id="25178810">
      <w:bodyDiv w:val="1"/>
      <w:marLeft w:val="0"/>
      <w:marRight w:val="0"/>
      <w:marTop w:val="0"/>
      <w:marBottom w:val="0"/>
      <w:divBdr>
        <w:top w:val="none" w:sz="0" w:space="0" w:color="auto"/>
        <w:left w:val="none" w:sz="0" w:space="0" w:color="auto"/>
        <w:bottom w:val="none" w:sz="0" w:space="0" w:color="auto"/>
        <w:right w:val="none" w:sz="0" w:space="0" w:color="auto"/>
      </w:divBdr>
    </w:div>
    <w:div w:id="25714557">
      <w:bodyDiv w:val="1"/>
      <w:marLeft w:val="0"/>
      <w:marRight w:val="0"/>
      <w:marTop w:val="0"/>
      <w:marBottom w:val="0"/>
      <w:divBdr>
        <w:top w:val="none" w:sz="0" w:space="0" w:color="auto"/>
        <w:left w:val="none" w:sz="0" w:space="0" w:color="auto"/>
        <w:bottom w:val="none" w:sz="0" w:space="0" w:color="auto"/>
        <w:right w:val="none" w:sz="0" w:space="0" w:color="auto"/>
      </w:divBdr>
    </w:div>
    <w:div w:id="25832519">
      <w:bodyDiv w:val="1"/>
      <w:marLeft w:val="0"/>
      <w:marRight w:val="0"/>
      <w:marTop w:val="0"/>
      <w:marBottom w:val="0"/>
      <w:divBdr>
        <w:top w:val="none" w:sz="0" w:space="0" w:color="auto"/>
        <w:left w:val="none" w:sz="0" w:space="0" w:color="auto"/>
        <w:bottom w:val="none" w:sz="0" w:space="0" w:color="auto"/>
        <w:right w:val="none" w:sz="0" w:space="0" w:color="auto"/>
      </w:divBdr>
    </w:div>
    <w:div w:id="25909240">
      <w:bodyDiv w:val="1"/>
      <w:marLeft w:val="0"/>
      <w:marRight w:val="0"/>
      <w:marTop w:val="0"/>
      <w:marBottom w:val="0"/>
      <w:divBdr>
        <w:top w:val="none" w:sz="0" w:space="0" w:color="auto"/>
        <w:left w:val="none" w:sz="0" w:space="0" w:color="auto"/>
        <w:bottom w:val="none" w:sz="0" w:space="0" w:color="auto"/>
        <w:right w:val="none" w:sz="0" w:space="0" w:color="auto"/>
      </w:divBdr>
    </w:div>
    <w:div w:id="26224638">
      <w:bodyDiv w:val="1"/>
      <w:marLeft w:val="0"/>
      <w:marRight w:val="0"/>
      <w:marTop w:val="0"/>
      <w:marBottom w:val="0"/>
      <w:divBdr>
        <w:top w:val="none" w:sz="0" w:space="0" w:color="auto"/>
        <w:left w:val="none" w:sz="0" w:space="0" w:color="auto"/>
        <w:bottom w:val="none" w:sz="0" w:space="0" w:color="auto"/>
        <w:right w:val="none" w:sz="0" w:space="0" w:color="auto"/>
      </w:divBdr>
    </w:div>
    <w:div w:id="26374304">
      <w:bodyDiv w:val="1"/>
      <w:marLeft w:val="0"/>
      <w:marRight w:val="0"/>
      <w:marTop w:val="0"/>
      <w:marBottom w:val="0"/>
      <w:divBdr>
        <w:top w:val="none" w:sz="0" w:space="0" w:color="auto"/>
        <w:left w:val="none" w:sz="0" w:space="0" w:color="auto"/>
        <w:bottom w:val="none" w:sz="0" w:space="0" w:color="auto"/>
        <w:right w:val="none" w:sz="0" w:space="0" w:color="auto"/>
      </w:divBdr>
    </w:div>
    <w:div w:id="26413693">
      <w:bodyDiv w:val="1"/>
      <w:marLeft w:val="0"/>
      <w:marRight w:val="0"/>
      <w:marTop w:val="0"/>
      <w:marBottom w:val="0"/>
      <w:divBdr>
        <w:top w:val="none" w:sz="0" w:space="0" w:color="auto"/>
        <w:left w:val="none" w:sz="0" w:space="0" w:color="auto"/>
        <w:bottom w:val="none" w:sz="0" w:space="0" w:color="auto"/>
        <w:right w:val="none" w:sz="0" w:space="0" w:color="auto"/>
      </w:divBdr>
    </w:div>
    <w:div w:id="26880562">
      <w:bodyDiv w:val="1"/>
      <w:marLeft w:val="0"/>
      <w:marRight w:val="0"/>
      <w:marTop w:val="0"/>
      <w:marBottom w:val="0"/>
      <w:divBdr>
        <w:top w:val="none" w:sz="0" w:space="0" w:color="auto"/>
        <w:left w:val="none" w:sz="0" w:space="0" w:color="auto"/>
        <w:bottom w:val="none" w:sz="0" w:space="0" w:color="auto"/>
        <w:right w:val="none" w:sz="0" w:space="0" w:color="auto"/>
      </w:divBdr>
    </w:div>
    <w:div w:id="26958077">
      <w:bodyDiv w:val="1"/>
      <w:marLeft w:val="0"/>
      <w:marRight w:val="0"/>
      <w:marTop w:val="0"/>
      <w:marBottom w:val="0"/>
      <w:divBdr>
        <w:top w:val="none" w:sz="0" w:space="0" w:color="auto"/>
        <w:left w:val="none" w:sz="0" w:space="0" w:color="auto"/>
        <w:bottom w:val="none" w:sz="0" w:space="0" w:color="auto"/>
        <w:right w:val="none" w:sz="0" w:space="0" w:color="auto"/>
      </w:divBdr>
    </w:div>
    <w:div w:id="27221116">
      <w:bodyDiv w:val="1"/>
      <w:marLeft w:val="0"/>
      <w:marRight w:val="0"/>
      <w:marTop w:val="0"/>
      <w:marBottom w:val="0"/>
      <w:divBdr>
        <w:top w:val="none" w:sz="0" w:space="0" w:color="auto"/>
        <w:left w:val="none" w:sz="0" w:space="0" w:color="auto"/>
        <w:bottom w:val="none" w:sz="0" w:space="0" w:color="auto"/>
        <w:right w:val="none" w:sz="0" w:space="0" w:color="auto"/>
      </w:divBdr>
    </w:div>
    <w:div w:id="27268897">
      <w:bodyDiv w:val="1"/>
      <w:marLeft w:val="0"/>
      <w:marRight w:val="0"/>
      <w:marTop w:val="0"/>
      <w:marBottom w:val="0"/>
      <w:divBdr>
        <w:top w:val="none" w:sz="0" w:space="0" w:color="auto"/>
        <w:left w:val="none" w:sz="0" w:space="0" w:color="auto"/>
        <w:bottom w:val="none" w:sz="0" w:space="0" w:color="auto"/>
        <w:right w:val="none" w:sz="0" w:space="0" w:color="auto"/>
      </w:divBdr>
    </w:div>
    <w:div w:id="27413497">
      <w:bodyDiv w:val="1"/>
      <w:marLeft w:val="0"/>
      <w:marRight w:val="0"/>
      <w:marTop w:val="0"/>
      <w:marBottom w:val="0"/>
      <w:divBdr>
        <w:top w:val="none" w:sz="0" w:space="0" w:color="auto"/>
        <w:left w:val="none" w:sz="0" w:space="0" w:color="auto"/>
        <w:bottom w:val="none" w:sz="0" w:space="0" w:color="auto"/>
        <w:right w:val="none" w:sz="0" w:space="0" w:color="auto"/>
      </w:divBdr>
    </w:div>
    <w:div w:id="27725077">
      <w:bodyDiv w:val="1"/>
      <w:marLeft w:val="0"/>
      <w:marRight w:val="0"/>
      <w:marTop w:val="0"/>
      <w:marBottom w:val="0"/>
      <w:divBdr>
        <w:top w:val="none" w:sz="0" w:space="0" w:color="auto"/>
        <w:left w:val="none" w:sz="0" w:space="0" w:color="auto"/>
        <w:bottom w:val="none" w:sz="0" w:space="0" w:color="auto"/>
        <w:right w:val="none" w:sz="0" w:space="0" w:color="auto"/>
      </w:divBdr>
    </w:div>
    <w:div w:id="27728789">
      <w:bodyDiv w:val="1"/>
      <w:marLeft w:val="0"/>
      <w:marRight w:val="0"/>
      <w:marTop w:val="0"/>
      <w:marBottom w:val="0"/>
      <w:divBdr>
        <w:top w:val="none" w:sz="0" w:space="0" w:color="auto"/>
        <w:left w:val="none" w:sz="0" w:space="0" w:color="auto"/>
        <w:bottom w:val="none" w:sz="0" w:space="0" w:color="auto"/>
        <w:right w:val="none" w:sz="0" w:space="0" w:color="auto"/>
      </w:divBdr>
    </w:div>
    <w:div w:id="28070767">
      <w:bodyDiv w:val="1"/>
      <w:marLeft w:val="0"/>
      <w:marRight w:val="0"/>
      <w:marTop w:val="0"/>
      <w:marBottom w:val="0"/>
      <w:divBdr>
        <w:top w:val="none" w:sz="0" w:space="0" w:color="auto"/>
        <w:left w:val="none" w:sz="0" w:space="0" w:color="auto"/>
        <w:bottom w:val="none" w:sz="0" w:space="0" w:color="auto"/>
        <w:right w:val="none" w:sz="0" w:space="0" w:color="auto"/>
      </w:divBdr>
    </w:div>
    <w:div w:id="28266180">
      <w:bodyDiv w:val="1"/>
      <w:marLeft w:val="0"/>
      <w:marRight w:val="0"/>
      <w:marTop w:val="0"/>
      <w:marBottom w:val="0"/>
      <w:divBdr>
        <w:top w:val="none" w:sz="0" w:space="0" w:color="auto"/>
        <w:left w:val="none" w:sz="0" w:space="0" w:color="auto"/>
        <w:bottom w:val="none" w:sz="0" w:space="0" w:color="auto"/>
        <w:right w:val="none" w:sz="0" w:space="0" w:color="auto"/>
      </w:divBdr>
    </w:div>
    <w:div w:id="28456289">
      <w:bodyDiv w:val="1"/>
      <w:marLeft w:val="0"/>
      <w:marRight w:val="0"/>
      <w:marTop w:val="0"/>
      <w:marBottom w:val="0"/>
      <w:divBdr>
        <w:top w:val="none" w:sz="0" w:space="0" w:color="auto"/>
        <w:left w:val="none" w:sz="0" w:space="0" w:color="auto"/>
        <w:bottom w:val="none" w:sz="0" w:space="0" w:color="auto"/>
        <w:right w:val="none" w:sz="0" w:space="0" w:color="auto"/>
      </w:divBdr>
    </w:div>
    <w:div w:id="28456414">
      <w:bodyDiv w:val="1"/>
      <w:marLeft w:val="0"/>
      <w:marRight w:val="0"/>
      <w:marTop w:val="0"/>
      <w:marBottom w:val="0"/>
      <w:divBdr>
        <w:top w:val="none" w:sz="0" w:space="0" w:color="auto"/>
        <w:left w:val="none" w:sz="0" w:space="0" w:color="auto"/>
        <w:bottom w:val="none" w:sz="0" w:space="0" w:color="auto"/>
        <w:right w:val="none" w:sz="0" w:space="0" w:color="auto"/>
      </w:divBdr>
    </w:div>
    <w:div w:id="28648595">
      <w:bodyDiv w:val="1"/>
      <w:marLeft w:val="0"/>
      <w:marRight w:val="0"/>
      <w:marTop w:val="0"/>
      <w:marBottom w:val="0"/>
      <w:divBdr>
        <w:top w:val="none" w:sz="0" w:space="0" w:color="auto"/>
        <w:left w:val="none" w:sz="0" w:space="0" w:color="auto"/>
        <w:bottom w:val="none" w:sz="0" w:space="0" w:color="auto"/>
        <w:right w:val="none" w:sz="0" w:space="0" w:color="auto"/>
      </w:divBdr>
    </w:div>
    <w:div w:id="29041275">
      <w:bodyDiv w:val="1"/>
      <w:marLeft w:val="0"/>
      <w:marRight w:val="0"/>
      <w:marTop w:val="0"/>
      <w:marBottom w:val="0"/>
      <w:divBdr>
        <w:top w:val="none" w:sz="0" w:space="0" w:color="auto"/>
        <w:left w:val="none" w:sz="0" w:space="0" w:color="auto"/>
        <w:bottom w:val="none" w:sz="0" w:space="0" w:color="auto"/>
        <w:right w:val="none" w:sz="0" w:space="0" w:color="auto"/>
      </w:divBdr>
    </w:div>
    <w:div w:id="29113454">
      <w:bodyDiv w:val="1"/>
      <w:marLeft w:val="0"/>
      <w:marRight w:val="0"/>
      <w:marTop w:val="0"/>
      <w:marBottom w:val="0"/>
      <w:divBdr>
        <w:top w:val="none" w:sz="0" w:space="0" w:color="auto"/>
        <w:left w:val="none" w:sz="0" w:space="0" w:color="auto"/>
        <w:bottom w:val="none" w:sz="0" w:space="0" w:color="auto"/>
        <w:right w:val="none" w:sz="0" w:space="0" w:color="auto"/>
      </w:divBdr>
    </w:div>
    <w:div w:id="29261042">
      <w:bodyDiv w:val="1"/>
      <w:marLeft w:val="0"/>
      <w:marRight w:val="0"/>
      <w:marTop w:val="0"/>
      <w:marBottom w:val="0"/>
      <w:divBdr>
        <w:top w:val="none" w:sz="0" w:space="0" w:color="auto"/>
        <w:left w:val="none" w:sz="0" w:space="0" w:color="auto"/>
        <w:bottom w:val="none" w:sz="0" w:space="0" w:color="auto"/>
        <w:right w:val="none" w:sz="0" w:space="0" w:color="auto"/>
      </w:divBdr>
    </w:div>
    <w:div w:id="29452158">
      <w:bodyDiv w:val="1"/>
      <w:marLeft w:val="0"/>
      <w:marRight w:val="0"/>
      <w:marTop w:val="0"/>
      <w:marBottom w:val="0"/>
      <w:divBdr>
        <w:top w:val="none" w:sz="0" w:space="0" w:color="auto"/>
        <w:left w:val="none" w:sz="0" w:space="0" w:color="auto"/>
        <w:bottom w:val="none" w:sz="0" w:space="0" w:color="auto"/>
        <w:right w:val="none" w:sz="0" w:space="0" w:color="auto"/>
      </w:divBdr>
    </w:div>
    <w:div w:id="29762931">
      <w:bodyDiv w:val="1"/>
      <w:marLeft w:val="0"/>
      <w:marRight w:val="0"/>
      <w:marTop w:val="0"/>
      <w:marBottom w:val="0"/>
      <w:divBdr>
        <w:top w:val="none" w:sz="0" w:space="0" w:color="auto"/>
        <w:left w:val="none" w:sz="0" w:space="0" w:color="auto"/>
        <w:bottom w:val="none" w:sz="0" w:space="0" w:color="auto"/>
        <w:right w:val="none" w:sz="0" w:space="0" w:color="auto"/>
      </w:divBdr>
    </w:div>
    <w:div w:id="29765772">
      <w:bodyDiv w:val="1"/>
      <w:marLeft w:val="0"/>
      <w:marRight w:val="0"/>
      <w:marTop w:val="0"/>
      <w:marBottom w:val="0"/>
      <w:divBdr>
        <w:top w:val="none" w:sz="0" w:space="0" w:color="auto"/>
        <w:left w:val="none" w:sz="0" w:space="0" w:color="auto"/>
        <w:bottom w:val="none" w:sz="0" w:space="0" w:color="auto"/>
        <w:right w:val="none" w:sz="0" w:space="0" w:color="auto"/>
      </w:divBdr>
    </w:div>
    <w:div w:id="30113050">
      <w:bodyDiv w:val="1"/>
      <w:marLeft w:val="0"/>
      <w:marRight w:val="0"/>
      <w:marTop w:val="0"/>
      <w:marBottom w:val="0"/>
      <w:divBdr>
        <w:top w:val="none" w:sz="0" w:space="0" w:color="auto"/>
        <w:left w:val="none" w:sz="0" w:space="0" w:color="auto"/>
        <w:bottom w:val="none" w:sz="0" w:space="0" w:color="auto"/>
        <w:right w:val="none" w:sz="0" w:space="0" w:color="auto"/>
      </w:divBdr>
    </w:div>
    <w:div w:id="30157010">
      <w:bodyDiv w:val="1"/>
      <w:marLeft w:val="0"/>
      <w:marRight w:val="0"/>
      <w:marTop w:val="0"/>
      <w:marBottom w:val="0"/>
      <w:divBdr>
        <w:top w:val="none" w:sz="0" w:space="0" w:color="auto"/>
        <w:left w:val="none" w:sz="0" w:space="0" w:color="auto"/>
        <w:bottom w:val="none" w:sz="0" w:space="0" w:color="auto"/>
        <w:right w:val="none" w:sz="0" w:space="0" w:color="auto"/>
      </w:divBdr>
    </w:div>
    <w:div w:id="30234263">
      <w:bodyDiv w:val="1"/>
      <w:marLeft w:val="0"/>
      <w:marRight w:val="0"/>
      <w:marTop w:val="0"/>
      <w:marBottom w:val="0"/>
      <w:divBdr>
        <w:top w:val="none" w:sz="0" w:space="0" w:color="auto"/>
        <w:left w:val="none" w:sz="0" w:space="0" w:color="auto"/>
        <w:bottom w:val="none" w:sz="0" w:space="0" w:color="auto"/>
        <w:right w:val="none" w:sz="0" w:space="0" w:color="auto"/>
      </w:divBdr>
    </w:div>
    <w:div w:id="30344257">
      <w:bodyDiv w:val="1"/>
      <w:marLeft w:val="0"/>
      <w:marRight w:val="0"/>
      <w:marTop w:val="0"/>
      <w:marBottom w:val="0"/>
      <w:divBdr>
        <w:top w:val="none" w:sz="0" w:space="0" w:color="auto"/>
        <w:left w:val="none" w:sz="0" w:space="0" w:color="auto"/>
        <w:bottom w:val="none" w:sz="0" w:space="0" w:color="auto"/>
        <w:right w:val="none" w:sz="0" w:space="0" w:color="auto"/>
      </w:divBdr>
    </w:div>
    <w:div w:id="30347702">
      <w:bodyDiv w:val="1"/>
      <w:marLeft w:val="0"/>
      <w:marRight w:val="0"/>
      <w:marTop w:val="0"/>
      <w:marBottom w:val="0"/>
      <w:divBdr>
        <w:top w:val="none" w:sz="0" w:space="0" w:color="auto"/>
        <w:left w:val="none" w:sz="0" w:space="0" w:color="auto"/>
        <w:bottom w:val="none" w:sz="0" w:space="0" w:color="auto"/>
        <w:right w:val="none" w:sz="0" w:space="0" w:color="auto"/>
      </w:divBdr>
    </w:div>
    <w:div w:id="30569677">
      <w:bodyDiv w:val="1"/>
      <w:marLeft w:val="0"/>
      <w:marRight w:val="0"/>
      <w:marTop w:val="0"/>
      <w:marBottom w:val="0"/>
      <w:divBdr>
        <w:top w:val="none" w:sz="0" w:space="0" w:color="auto"/>
        <w:left w:val="none" w:sz="0" w:space="0" w:color="auto"/>
        <w:bottom w:val="none" w:sz="0" w:space="0" w:color="auto"/>
        <w:right w:val="none" w:sz="0" w:space="0" w:color="auto"/>
      </w:divBdr>
    </w:div>
    <w:div w:id="30694752">
      <w:bodyDiv w:val="1"/>
      <w:marLeft w:val="0"/>
      <w:marRight w:val="0"/>
      <w:marTop w:val="0"/>
      <w:marBottom w:val="0"/>
      <w:divBdr>
        <w:top w:val="none" w:sz="0" w:space="0" w:color="auto"/>
        <w:left w:val="none" w:sz="0" w:space="0" w:color="auto"/>
        <w:bottom w:val="none" w:sz="0" w:space="0" w:color="auto"/>
        <w:right w:val="none" w:sz="0" w:space="0" w:color="auto"/>
      </w:divBdr>
    </w:div>
    <w:div w:id="31348272">
      <w:bodyDiv w:val="1"/>
      <w:marLeft w:val="0"/>
      <w:marRight w:val="0"/>
      <w:marTop w:val="0"/>
      <w:marBottom w:val="0"/>
      <w:divBdr>
        <w:top w:val="none" w:sz="0" w:space="0" w:color="auto"/>
        <w:left w:val="none" w:sz="0" w:space="0" w:color="auto"/>
        <w:bottom w:val="none" w:sz="0" w:space="0" w:color="auto"/>
        <w:right w:val="none" w:sz="0" w:space="0" w:color="auto"/>
      </w:divBdr>
    </w:div>
    <w:div w:id="31927006">
      <w:bodyDiv w:val="1"/>
      <w:marLeft w:val="0"/>
      <w:marRight w:val="0"/>
      <w:marTop w:val="0"/>
      <w:marBottom w:val="0"/>
      <w:divBdr>
        <w:top w:val="none" w:sz="0" w:space="0" w:color="auto"/>
        <w:left w:val="none" w:sz="0" w:space="0" w:color="auto"/>
        <w:bottom w:val="none" w:sz="0" w:space="0" w:color="auto"/>
        <w:right w:val="none" w:sz="0" w:space="0" w:color="auto"/>
      </w:divBdr>
    </w:div>
    <w:div w:id="32460373">
      <w:bodyDiv w:val="1"/>
      <w:marLeft w:val="0"/>
      <w:marRight w:val="0"/>
      <w:marTop w:val="0"/>
      <w:marBottom w:val="0"/>
      <w:divBdr>
        <w:top w:val="none" w:sz="0" w:space="0" w:color="auto"/>
        <w:left w:val="none" w:sz="0" w:space="0" w:color="auto"/>
        <w:bottom w:val="none" w:sz="0" w:space="0" w:color="auto"/>
        <w:right w:val="none" w:sz="0" w:space="0" w:color="auto"/>
      </w:divBdr>
    </w:div>
    <w:div w:id="32467796">
      <w:bodyDiv w:val="1"/>
      <w:marLeft w:val="0"/>
      <w:marRight w:val="0"/>
      <w:marTop w:val="0"/>
      <w:marBottom w:val="0"/>
      <w:divBdr>
        <w:top w:val="none" w:sz="0" w:space="0" w:color="auto"/>
        <w:left w:val="none" w:sz="0" w:space="0" w:color="auto"/>
        <w:bottom w:val="none" w:sz="0" w:space="0" w:color="auto"/>
        <w:right w:val="none" w:sz="0" w:space="0" w:color="auto"/>
      </w:divBdr>
    </w:div>
    <w:div w:id="32733367">
      <w:bodyDiv w:val="1"/>
      <w:marLeft w:val="0"/>
      <w:marRight w:val="0"/>
      <w:marTop w:val="0"/>
      <w:marBottom w:val="0"/>
      <w:divBdr>
        <w:top w:val="none" w:sz="0" w:space="0" w:color="auto"/>
        <w:left w:val="none" w:sz="0" w:space="0" w:color="auto"/>
        <w:bottom w:val="none" w:sz="0" w:space="0" w:color="auto"/>
        <w:right w:val="none" w:sz="0" w:space="0" w:color="auto"/>
      </w:divBdr>
    </w:div>
    <w:div w:id="32929564">
      <w:bodyDiv w:val="1"/>
      <w:marLeft w:val="0"/>
      <w:marRight w:val="0"/>
      <w:marTop w:val="0"/>
      <w:marBottom w:val="0"/>
      <w:divBdr>
        <w:top w:val="none" w:sz="0" w:space="0" w:color="auto"/>
        <w:left w:val="none" w:sz="0" w:space="0" w:color="auto"/>
        <w:bottom w:val="none" w:sz="0" w:space="0" w:color="auto"/>
        <w:right w:val="none" w:sz="0" w:space="0" w:color="auto"/>
      </w:divBdr>
    </w:div>
    <w:div w:id="33123903">
      <w:bodyDiv w:val="1"/>
      <w:marLeft w:val="0"/>
      <w:marRight w:val="0"/>
      <w:marTop w:val="0"/>
      <w:marBottom w:val="0"/>
      <w:divBdr>
        <w:top w:val="none" w:sz="0" w:space="0" w:color="auto"/>
        <w:left w:val="none" w:sz="0" w:space="0" w:color="auto"/>
        <w:bottom w:val="none" w:sz="0" w:space="0" w:color="auto"/>
        <w:right w:val="none" w:sz="0" w:space="0" w:color="auto"/>
      </w:divBdr>
    </w:div>
    <w:div w:id="33703800">
      <w:bodyDiv w:val="1"/>
      <w:marLeft w:val="0"/>
      <w:marRight w:val="0"/>
      <w:marTop w:val="0"/>
      <w:marBottom w:val="0"/>
      <w:divBdr>
        <w:top w:val="none" w:sz="0" w:space="0" w:color="auto"/>
        <w:left w:val="none" w:sz="0" w:space="0" w:color="auto"/>
        <w:bottom w:val="none" w:sz="0" w:space="0" w:color="auto"/>
        <w:right w:val="none" w:sz="0" w:space="0" w:color="auto"/>
      </w:divBdr>
    </w:div>
    <w:div w:id="33820182">
      <w:bodyDiv w:val="1"/>
      <w:marLeft w:val="0"/>
      <w:marRight w:val="0"/>
      <w:marTop w:val="0"/>
      <w:marBottom w:val="0"/>
      <w:divBdr>
        <w:top w:val="none" w:sz="0" w:space="0" w:color="auto"/>
        <w:left w:val="none" w:sz="0" w:space="0" w:color="auto"/>
        <w:bottom w:val="none" w:sz="0" w:space="0" w:color="auto"/>
        <w:right w:val="none" w:sz="0" w:space="0" w:color="auto"/>
      </w:divBdr>
    </w:div>
    <w:div w:id="34039949">
      <w:bodyDiv w:val="1"/>
      <w:marLeft w:val="0"/>
      <w:marRight w:val="0"/>
      <w:marTop w:val="0"/>
      <w:marBottom w:val="0"/>
      <w:divBdr>
        <w:top w:val="none" w:sz="0" w:space="0" w:color="auto"/>
        <w:left w:val="none" w:sz="0" w:space="0" w:color="auto"/>
        <w:bottom w:val="none" w:sz="0" w:space="0" w:color="auto"/>
        <w:right w:val="none" w:sz="0" w:space="0" w:color="auto"/>
      </w:divBdr>
    </w:div>
    <w:div w:id="34085269">
      <w:bodyDiv w:val="1"/>
      <w:marLeft w:val="0"/>
      <w:marRight w:val="0"/>
      <w:marTop w:val="0"/>
      <w:marBottom w:val="0"/>
      <w:divBdr>
        <w:top w:val="none" w:sz="0" w:space="0" w:color="auto"/>
        <w:left w:val="none" w:sz="0" w:space="0" w:color="auto"/>
        <w:bottom w:val="none" w:sz="0" w:space="0" w:color="auto"/>
        <w:right w:val="none" w:sz="0" w:space="0" w:color="auto"/>
      </w:divBdr>
    </w:div>
    <w:div w:id="34892863">
      <w:bodyDiv w:val="1"/>
      <w:marLeft w:val="0"/>
      <w:marRight w:val="0"/>
      <w:marTop w:val="0"/>
      <w:marBottom w:val="0"/>
      <w:divBdr>
        <w:top w:val="none" w:sz="0" w:space="0" w:color="auto"/>
        <w:left w:val="none" w:sz="0" w:space="0" w:color="auto"/>
        <w:bottom w:val="none" w:sz="0" w:space="0" w:color="auto"/>
        <w:right w:val="none" w:sz="0" w:space="0" w:color="auto"/>
      </w:divBdr>
    </w:div>
    <w:div w:id="34931601">
      <w:bodyDiv w:val="1"/>
      <w:marLeft w:val="0"/>
      <w:marRight w:val="0"/>
      <w:marTop w:val="0"/>
      <w:marBottom w:val="0"/>
      <w:divBdr>
        <w:top w:val="none" w:sz="0" w:space="0" w:color="auto"/>
        <w:left w:val="none" w:sz="0" w:space="0" w:color="auto"/>
        <w:bottom w:val="none" w:sz="0" w:space="0" w:color="auto"/>
        <w:right w:val="none" w:sz="0" w:space="0" w:color="auto"/>
      </w:divBdr>
    </w:div>
    <w:div w:id="35087182">
      <w:bodyDiv w:val="1"/>
      <w:marLeft w:val="0"/>
      <w:marRight w:val="0"/>
      <w:marTop w:val="0"/>
      <w:marBottom w:val="0"/>
      <w:divBdr>
        <w:top w:val="none" w:sz="0" w:space="0" w:color="auto"/>
        <w:left w:val="none" w:sz="0" w:space="0" w:color="auto"/>
        <w:bottom w:val="none" w:sz="0" w:space="0" w:color="auto"/>
        <w:right w:val="none" w:sz="0" w:space="0" w:color="auto"/>
      </w:divBdr>
    </w:div>
    <w:div w:id="35281818">
      <w:bodyDiv w:val="1"/>
      <w:marLeft w:val="0"/>
      <w:marRight w:val="0"/>
      <w:marTop w:val="0"/>
      <w:marBottom w:val="0"/>
      <w:divBdr>
        <w:top w:val="none" w:sz="0" w:space="0" w:color="auto"/>
        <w:left w:val="none" w:sz="0" w:space="0" w:color="auto"/>
        <w:bottom w:val="none" w:sz="0" w:space="0" w:color="auto"/>
        <w:right w:val="none" w:sz="0" w:space="0" w:color="auto"/>
      </w:divBdr>
    </w:div>
    <w:div w:id="35744047">
      <w:bodyDiv w:val="1"/>
      <w:marLeft w:val="0"/>
      <w:marRight w:val="0"/>
      <w:marTop w:val="0"/>
      <w:marBottom w:val="0"/>
      <w:divBdr>
        <w:top w:val="none" w:sz="0" w:space="0" w:color="auto"/>
        <w:left w:val="none" w:sz="0" w:space="0" w:color="auto"/>
        <w:bottom w:val="none" w:sz="0" w:space="0" w:color="auto"/>
        <w:right w:val="none" w:sz="0" w:space="0" w:color="auto"/>
      </w:divBdr>
    </w:div>
    <w:div w:id="36052188">
      <w:bodyDiv w:val="1"/>
      <w:marLeft w:val="0"/>
      <w:marRight w:val="0"/>
      <w:marTop w:val="0"/>
      <w:marBottom w:val="0"/>
      <w:divBdr>
        <w:top w:val="none" w:sz="0" w:space="0" w:color="auto"/>
        <w:left w:val="none" w:sz="0" w:space="0" w:color="auto"/>
        <w:bottom w:val="none" w:sz="0" w:space="0" w:color="auto"/>
        <w:right w:val="none" w:sz="0" w:space="0" w:color="auto"/>
      </w:divBdr>
    </w:div>
    <w:div w:id="36318454">
      <w:bodyDiv w:val="1"/>
      <w:marLeft w:val="0"/>
      <w:marRight w:val="0"/>
      <w:marTop w:val="0"/>
      <w:marBottom w:val="0"/>
      <w:divBdr>
        <w:top w:val="none" w:sz="0" w:space="0" w:color="auto"/>
        <w:left w:val="none" w:sz="0" w:space="0" w:color="auto"/>
        <w:bottom w:val="none" w:sz="0" w:space="0" w:color="auto"/>
        <w:right w:val="none" w:sz="0" w:space="0" w:color="auto"/>
      </w:divBdr>
    </w:div>
    <w:div w:id="38021782">
      <w:bodyDiv w:val="1"/>
      <w:marLeft w:val="0"/>
      <w:marRight w:val="0"/>
      <w:marTop w:val="0"/>
      <w:marBottom w:val="0"/>
      <w:divBdr>
        <w:top w:val="none" w:sz="0" w:space="0" w:color="auto"/>
        <w:left w:val="none" w:sz="0" w:space="0" w:color="auto"/>
        <w:bottom w:val="none" w:sz="0" w:space="0" w:color="auto"/>
        <w:right w:val="none" w:sz="0" w:space="0" w:color="auto"/>
      </w:divBdr>
    </w:div>
    <w:div w:id="38554812">
      <w:bodyDiv w:val="1"/>
      <w:marLeft w:val="0"/>
      <w:marRight w:val="0"/>
      <w:marTop w:val="0"/>
      <w:marBottom w:val="0"/>
      <w:divBdr>
        <w:top w:val="none" w:sz="0" w:space="0" w:color="auto"/>
        <w:left w:val="none" w:sz="0" w:space="0" w:color="auto"/>
        <w:bottom w:val="none" w:sz="0" w:space="0" w:color="auto"/>
        <w:right w:val="none" w:sz="0" w:space="0" w:color="auto"/>
      </w:divBdr>
    </w:div>
    <w:div w:id="38945261">
      <w:bodyDiv w:val="1"/>
      <w:marLeft w:val="0"/>
      <w:marRight w:val="0"/>
      <w:marTop w:val="0"/>
      <w:marBottom w:val="0"/>
      <w:divBdr>
        <w:top w:val="none" w:sz="0" w:space="0" w:color="auto"/>
        <w:left w:val="none" w:sz="0" w:space="0" w:color="auto"/>
        <w:bottom w:val="none" w:sz="0" w:space="0" w:color="auto"/>
        <w:right w:val="none" w:sz="0" w:space="0" w:color="auto"/>
      </w:divBdr>
    </w:div>
    <w:div w:id="39286030">
      <w:bodyDiv w:val="1"/>
      <w:marLeft w:val="0"/>
      <w:marRight w:val="0"/>
      <w:marTop w:val="0"/>
      <w:marBottom w:val="0"/>
      <w:divBdr>
        <w:top w:val="none" w:sz="0" w:space="0" w:color="auto"/>
        <w:left w:val="none" w:sz="0" w:space="0" w:color="auto"/>
        <w:bottom w:val="none" w:sz="0" w:space="0" w:color="auto"/>
        <w:right w:val="none" w:sz="0" w:space="0" w:color="auto"/>
      </w:divBdr>
    </w:div>
    <w:div w:id="39402304">
      <w:bodyDiv w:val="1"/>
      <w:marLeft w:val="0"/>
      <w:marRight w:val="0"/>
      <w:marTop w:val="0"/>
      <w:marBottom w:val="0"/>
      <w:divBdr>
        <w:top w:val="none" w:sz="0" w:space="0" w:color="auto"/>
        <w:left w:val="none" w:sz="0" w:space="0" w:color="auto"/>
        <w:bottom w:val="none" w:sz="0" w:space="0" w:color="auto"/>
        <w:right w:val="none" w:sz="0" w:space="0" w:color="auto"/>
      </w:divBdr>
    </w:div>
    <w:div w:id="39718433">
      <w:bodyDiv w:val="1"/>
      <w:marLeft w:val="0"/>
      <w:marRight w:val="0"/>
      <w:marTop w:val="0"/>
      <w:marBottom w:val="0"/>
      <w:divBdr>
        <w:top w:val="none" w:sz="0" w:space="0" w:color="auto"/>
        <w:left w:val="none" w:sz="0" w:space="0" w:color="auto"/>
        <w:bottom w:val="none" w:sz="0" w:space="0" w:color="auto"/>
        <w:right w:val="none" w:sz="0" w:space="0" w:color="auto"/>
      </w:divBdr>
    </w:div>
    <w:div w:id="39865277">
      <w:bodyDiv w:val="1"/>
      <w:marLeft w:val="0"/>
      <w:marRight w:val="0"/>
      <w:marTop w:val="0"/>
      <w:marBottom w:val="0"/>
      <w:divBdr>
        <w:top w:val="none" w:sz="0" w:space="0" w:color="auto"/>
        <w:left w:val="none" w:sz="0" w:space="0" w:color="auto"/>
        <w:bottom w:val="none" w:sz="0" w:space="0" w:color="auto"/>
        <w:right w:val="none" w:sz="0" w:space="0" w:color="auto"/>
      </w:divBdr>
    </w:div>
    <w:div w:id="39868636">
      <w:bodyDiv w:val="1"/>
      <w:marLeft w:val="0"/>
      <w:marRight w:val="0"/>
      <w:marTop w:val="0"/>
      <w:marBottom w:val="0"/>
      <w:divBdr>
        <w:top w:val="none" w:sz="0" w:space="0" w:color="auto"/>
        <w:left w:val="none" w:sz="0" w:space="0" w:color="auto"/>
        <w:bottom w:val="none" w:sz="0" w:space="0" w:color="auto"/>
        <w:right w:val="none" w:sz="0" w:space="0" w:color="auto"/>
      </w:divBdr>
    </w:div>
    <w:div w:id="40054216">
      <w:bodyDiv w:val="1"/>
      <w:marLeft w:val="0"/>
      <w:marRight w:val="0"/>
      <w:marTop w:val="0"/>
      <w:marBottom w:val="0"/>
      <w:divBdr>
        <w:top w:val="none" w:sz="0" w:space="0" w:color="auto"/>
        <w:left w:val="none" w:sz="0" w:space="0" w:color="auto"/>
        <w:bottom w:val="none" w:sz="0" w:space="0" w:color="auto"/>
        <w:right w:val="none" w:sz="0" w:space="0" w:color="auto"/>
      </w:divBdr>
    </w:div>
    <w:div w:id="40132320">
      <w:bodyDiv w:val="1"/>
      <w:marLeft w:val="0"/>
      <w:marRight w:val="0"/>
      <w:marTop w:val="0"/>
      <w:marBottom w:val="0"/>
      <w:divBdr>
        <w:top w:val="none" w:sz="0" w:space="0" w:color="auto"/>
        <w:left w:val="none" w:sz="0" w:space="0" w:color="auto"/>
        <w:bottom w:val="none" w:sz="0" w:space="0" w:color="auto"/>
        <w:right w:val="none" w:sz="0" w:space="0" w:color="auto"/>
      </w:divBdr>
    </w:div>
    <w:div w:id="40329079">
      <w:bodyDiv w:val="1"/>
      <w:marLeft w:val="0"/>
      <w:marRight w:val="0"/>
      <w:marTop w:val="0"/>
      <w:marBottom w:val="0"/>
      <w:divBdr>
        <w:top w:val="none" w:sz="0" w:space="0" w:color="auto"/>
        <w:left w:val="none" w:sz="0" w:space="0" w:color="auto"/>
        <w:bottom w:val="none" w:sz="0" w:space="0" w:color="auto"/>
        <w:right w:val="none" w:sz="0" w:space="0" w:color="auto"/>
      </w:divBdr>
    </w:div>
    <w:div w:id="40441749">
      <w:bodyDiv w:val="1"/>
      <w:marLeft w:val="0"/>
      <w:marRight w:val="0"/>
      <w:marTop w:val="0"/>
      <w:marBottom w:val="0"/>
      <w:divBdr>
        <w:top w:val="none" w:sz="0" w:space="0" w:color="auto"/>
        <w:left w:val="none" w:sz="0" w:space="0" w:color="auto"/>
        <w:bottom w:val="none" w:sz="0" w:space="0" w:color="auto"/>
        <w:right w:val="none" w:sz="0" w:space="0" w:color="auto"/>
      </w:divBdr>
    </w:div>
    <w:div w:id="40832990">
      <w:bodyDiv w:val="1"/>
      <w:marLeft w:val="0"/>
      <w:marRight w:val="0"/>
      <w:marTop w:val="0"/>
      <w:marBottom w:val="0"/>
      <w:divBdr>
        <w:top w:val="none" w:sz="0" w:space="0" w:color="auto"/>
        <w:left w:val="none" w:sz="0" w:space="0" w:color="auto"/>
        <w:bottom w:val="none" w:sz="0" w:space="0" w:color="auto"/>
        <w:right w:val="none" w:sz="0" w:space="0" w:color="auto"/>
      </w:divBdr>
    </w:div>
    <w:div w:id="40836531">
      <w:bodyDiv w:val="1"/>
      <w:marLeft w:val="0"/>
      <w:marRight w:val="0"/>
      <w:marTop w:val="0"/>
      <w:marBottom w:val="0"/>
      <w:divBdr>
        <w:top w:val="none" w:sz="0" w:space="0" w:color="auto"/>
        <w:left w:val="none" w:sz="0" w:space="0" w:color="auto"/>
        <w:bottom w:val="none" w:sz="0" w:space="0" w:color="auto"/>
        <w:right w:val="none" w:sz="0" w:space="0" w:color="auto"/>
      </w:divBdr>
    </w:div>
    <w:div w:id="40903741">
      <w:bodyDiv w:val="1"/>
      <w:marLeft w:val="0"/>
      <w:marRight w:val="0"/>
      <w:marTop w:val="0"/>
      <w:marBottom w:val="0"/>
      <w:divBdr>
        <w:top w:val="none" w:sz="0" w:space="0" w:color="auto"/>
        <w:left w:val="none" w:sz="0" w:space="0" w:color="auto"/>
        <w:bottom w:val="none" w:sz="0" w:space="0" w:color="auto"/>
        <w:right w:val="none" w:sz="0" w:space="0" w:color="auto"/>
      </w:divBdr>
    </w:div>
    <w:div w:id="40982442">
      <w:bodyDiv w:val="1"/>
      <w:marLeft w:val="0"/>
      <w:marRight w:val="0"/>
      <w:marTop w:val="0"/>
      <w:marBottom w:val="0"/>
      <w:divBdr>
        <w:top w:val="none" w:sz="0" w:space="0" w:color="auto"/>
        <w:left w:val="none" w:sz="0" w:space="0" w:color="auto"/>
        <w:bottom w:val="none" w:sz="0" w:space="0" w:color="auto"/>
        <w:right w:val="none" w:sz="0" w:space="0" w:color="auto"/>
      </w:divBdr>
    </w:div>
    <w:div w:id="41248926">
      <w:bodyDiv w:val="1"/>
      <w:marLeft w:val="0"/>
      <w:marRight w:val="0"/>
      <w:marTop w:val="0"/>
      <w:marBottom w:val="0"/>
      <w:divBdr>
        <w:top w:val="none" w:sz="0" w:space="0" w:color="auto"/>
        <w:left w:val="none" w:sz="0" w:space="0" w:color="auto"/>
        <w:bottom w:val="none" w:sz="0" w:space="0" w:color="auto"/>
        <w:right w:val="none" w:sz="0" w:space="0" w:color="auto"/>
      </w:divBdr>
    </w:div>
    <w:div w:id="41291165">
      <w:bodyDiv w:val="1"/>
      <w:marLeft w:val="0"/>
      <w:marRight w:val="0"/>
      <w:marTop w:val="0"/>
      <w:marBottom w:val="0"/>
      <w:divBdr>
        <w:top w:val="none" w:sz="0" w:space="0" w:color="auto"/>
        <w:left w:val="none" w:sz="0" w:space="0" w:color="auto"/>
        <w:bottom w:val="none" w:sz="0" w:space="0" w:color="auto"/>
        <w:right w:val="none" w:sz="0" w:space="0" w:color="auto"/>
      </w:divBdr>
    </w:div>
    <w:div w:id="41484606">
      <w:bodyDiv w:val="1"/>
      <w:marLeft w:val="0"/>
      <w:marRight w:val="0"/>
      <w:marTop w:val="0"/>
      <w:marBottom w:val="0"/>
      <w:divBdr>
        <w:top w:val="none" w:sz="0" w:space="0" w:color="auto"/>
        <w:left w:val="none" w:sz="0" w:space="0" w:color="auto"/>
        <w:bottom w:val="none" w:sz="0" w:space="0" w:color="auto"/>
        <w:right w:val="none" w:sz="0" w:space="0" w:color="auto"/>
      </w:divBdr>
    </w:div>
    <w:div w:id="42027968">
      <w:bodyDiv w:val="1"/>
      <w:marLeft w:val="0"/>
      <w:marRight w:val="0"/>
      <w:marTop w:val="0"/>
      <w:marBottom w:val="0"/>
      <w:divBdr>
        <w:top w:val="none" w:sz="0" w:space="0" w:color="auto"/>
        <w:left w:val="none" w:sz="0" w:space="0" w:color="auto"/>
        <w:bottom w:val="none" w:sz="0" w:space="0" w:color="auto"/>
        <w:right w:val="none" w:sz="0" w:space="0" w:color="auto"/>
      </w:divBdr>
    </w:div>
    <w:div w:id="42103805">
      <w:bodyDiv w:val="1"/>
      <w:marLeft w:val="0"/>
      <w:marRight w:val="0"/>
      <w:marTop w:val="0"/>
      <w:marBottom w:val="0"/>
      <w:divBdr>
        <w:top w:val="none" w:sz="0" w:space="0" w:color="auto"/>
        <w:left w:val="none" w:sz="0" w:space="0" w:color="auto"/>
        <w:bottom w:val="none" w:sz="0" w:space="0" w:color="auto"/>
        <w:right w:val="none" w:sz="0" w:space="0" w:color="auto"/>
      </w:divBdr>
    </w:div>
    <w:div w:id="42213061">
      <w:bodyDiv w:val="1"/>
      <w:marLeft w:val="0"/>
      <w:marRight w:val="0"/>
      <w:marTop w:val="0"/>
      <w:marBottom w:val="0"/>
      <w:divBdr>
        <w:top w:val="none" w:sz="0" w:space="0" w:color="auto"/>
        <w:left w:val="none" w:sz="0" w:space="0" w:color="auto"/>
        <w:bottom w:val="none" w:sz="0" w:space="0" w:color="auto"/>
        <w:right w:val="none" w:sz="0" w:space="0" w:color="auto"/>
      </w:divBdr>
    </w:div>
    <w:div w:id="42365786">
      <w:bodyDiv w:val="1"/>
      <w:marLeft w:val="0"/>
      <w:marRight w:val="0"/>
      <w:marTop w:val="0"/>
      <w:marBottom w:val="0"/>
      <w:divBdr>
        <w:top w:val="none" w:sz="0" w:space="0" w:color="auto"/>
        <w:left w:val="none" w:sz="0" w:space="0" w:color="auto"/>
        <w:bottom w:val="none" w:sz="0" w:space="0" w:color="auto"/>
        <w:right w:val="none" w:sz="0" w:space="0" w:color="auto"/>
      </w:divBdr>
    </w:div>
    <w:div w:id="42943527">
      <w:bodyDiv w:val="1"/>
      <w:marLeft w:val="0"/>
      <w:marRight w:val="0"/>
      <w:marTop w:val="0"/>
      <w:marBottom w:val="0"/>
      <w:divBdr>
        <w:top w:val="none" w:sz="0" w:space="0" w:color="auto"/>
        <w:left w:val="none" w:sz="0" w:space="0" w:color="auto"/>
        <w:bottom w:val="none" w:sz="0" w:space="0" w:color="auto"/>
        <w:right w:val="none" w:sz="0" w:space="0" w:color="auto"/>
      </w:divBdr>
    </w:div>
    <w:div w:id="43216092">
      <w:bodyDiv w:val="1"/>
      <w:marLeft w:val="0"/>
      <w:marRight w:val="0"/>
      <w:marTop w:val="0"/>
      <w:marBottom w:val="0"/>
      <w:divBdr>
        <w:top w:val="none" w:sz="0" w:space="0" w:color="auto"/>
        <w:left w:val="none" w:sz="0" w:space="0" w:color="auto"/>
        <w:bottom w:val="none" w:sz="0" w:space="0" w:color="auto"/>
        <w:right w:val="none" w:sz="0" w:space="0" w:color="auto"/>
      </w:divBdr>
    </w:div>
    <w:div w:id="43260090">
      <w:bodyDiv w:val="1"/>
      <w:marLeft w:val="0"/>
      <w:marRight w:val="0"/>
      <w:marTop w:val="0"/>
      <w:marBottom w:val="0"/>
      <w:divBdr>
        <w:top w:val="none" w:sz="0" w:space="0" w:color="auto"/>
        <w:left w:val="none" w:sz="0" w:space="0" w:color="auto"/>
        <w:bottom w:val="none" w:sz="0" w:space="0" w:color="auto"/>
        <w:right w:val="none" w:sz="0" w:space="0" w:color="auto"/>
      </w:divBdr>
    </w:div>
    <w:div w:id="43918917">
      <w:bodyDiv w:val="1"/>
      <w:marLeft w:val="0"/>
      <w:marRight w:val="0"/>
      <w:marTop w:val="0"/>
      <w:marBottom w:val="0"/>
      <w:divBdr>
        <w:top w:val="none" w:sz="0" w:space="0" w:color="auto"/>
        <w:left w:val="none" w:sz="0" w:space="0" w:color="auto"/>
        <w:bottom w:val="none" w:sz="0" w:space="0" w:color="auto"/>
        <w:right w:val="none" w:sz="0" w:space="0" w:color="auto"/>
      </w:divBdr>
    </w:div>
    <w:div w:id="44111960">
      <w:bodyDiv w:val="1"/>
      <w:marLeft w:val="0"/>
      <w:marRight w:val="0"/>
      <w:marTop w:val="0"/>
      <w:marBottom w:val="0"/>
      <w:divBdr>
        <w:top w:val="none" w:sz="0" w:space="0" w:color="auto"/>
        <w:left w:val="none" w:sz="0" w:space="0" w:color="auto"/>
        <w:bottom w:val="none" w:sz="0" w:space="0" w:color="auto"/>
        <w:right w:val="none" w:sz="0" w:space="0" w:color="auto"/>
      </w:divBdr>
    </w:div>
    <w:div w:id="44187563">
      <w:bodyDiv w:val="1"/>
      <w:marLeft w:val="0"/>
      <w:marRight w:val="0"/>
      <w:marTop w:val="0"/>
      <w:marBottom w:val="0"/>
      <w:divBdr>
        <w:top w:val="none" w:sz="0" w:space="0" w:color="auto"/>
        <w:left w:val="none" w:sz="0" w:space="0" w:color="auto"/>
        <w:bottom w:val="none" w:sz="0" w:space="0" w:color="auto"/>
        <w:right w:val="none" w:sz="0" w:space="0" w:color="auto"/>
      </w:divBdr>
    </w:div>
    <w:div w:id="44302850">
      <w:bodyDiv w:val="1"/>
      <w:marLeft w:val="0"/>
      <w:marRight w:val="0"/>
      <w:marTop w:val="0"/>
      <w:marBottom w:val="0"/>
      <w:divBdr>
        <w:top w:val="none" w:sz="0" w:space="0" w:color="auto"/>
        <w:left w:val="none" w:sz="0" w:space="0" w:color="auto"/>
        <w:bottom w:val="none" w:sz="0" w:space="0" w:color="auto"/>
        <w:right w:val="none" w:sz="0" w:space="0" w:color="auto"/>
      </w:divBdr>
    </w:div>
    <w:div w:id="44641940">
      <w:bodyDiv w:val="1"/>
      <w:marLeft w:val="0"/>
      <w:marRight w:val="0"/>
      <w:marTop w:val="0"/>
      <w:marBottom w:val="0"/>
      <w:divBdr>
        <w:top w:val="none" w:sz="0" w:space="0" w:color="auto"/>
        <w:left w:val="none" w:sz="0" w:space="0" w:color="auto"/>
        <w:bottom w:val="none" w:sz="0" w:space="0" w:color="auto"/>
        <w:right w:val="none" w:sz="0" w:space="0" w:color="auto"/>
      </w:divBdr>
    </w:div>
    <w:div w:id="44767716">
      <w:bodyDiv w:val="1"/>
      <w:marLeft w:val="0"/>
      <w:marRight w:val="0"/>
      <w:marTop w:val="0"/>
      <w:marBottom w:val="0"/>
      <w:divBdr>
        <w:top w:val="none" w:sz="0" w:space="0" w:color="auto"/>
        <w:left w:val="none" w:sz="0" w:space="0" w:color="auto"/>
        <w:bottom w:val="none" w:sz="0" w:space="0" w:color="auto"/>
        <w:right w:val="none" w:sz="0" w:space="0" w:color="auto"/>
      </w:divBdr>
    </w:div>
    <w:div w:id="44792987">
      <w:bodyDiv w:val="1"/>
      <w:marLeft w:val="0"/>
      <w:marRight w:val="0"/>
      <w:marTop w:val="0"/>
      <w:marBottom w:val="0"/>
      <w:divBdr>
        <w:top w:val="none" w:sz="0" w:space="0" w:color="auto"/>
        <w:left w:val="none" w:sz="0" w:space="0" w:color="auto"/>
        <w:bottom w:val="none" w:sz="0" w:space="0" w:color="auto"/>
        <w:right w:val="none" w:sz="0" w:space="0" w:color="auto"/>
      </w:divBdr>
    </w:div>
    <w:div w:id="45182674">
      <w:bodyDiv w:val="1"/>
      <w:marLeft w:val="0"/>
      <w:marRight w:val="0"/>
      <w:marTop w:val="0"/>
      <w:marBottom w:val="0"/>
      <w:divBdr>
        <w:top w:val="none" w:sz="0" w:space="0" w:color="auto"/>
        <w:left w:val="none" w:sz="0" w:space="0" w:color="auto"/>
        <w:bottom w:val="none" w:sz="0" w:space="0" w:color="auto"/>
        <w:right w:val="none" w:sz="0" w:space="0" w:color="auto"/>
      </w:divBdr>
    </w:div>
    <w:div w:id="45421697">
      <w:bodyDiv w:val="1"/>
      <w:marLeft w:val="0"/>
      <w:marRight w:val="0"/>
      <w:marTop w:val="0"/>
      <w:marBottom w:val="0"/>
      <w:divBdr>
        <w:top w:val="none" w:sz="0" w:space="0" w:color="auto"/>
        <w:left w:val="none" w:sz="0" w:space="0" w:color="auto"/>
        <w:bottom w:val="none" w:sz="0" w:space="0" w:color="auto"/>
        <w:right w:val="none" w:sz="0" w:space="0" w:color="auto"/>
      </w:divBdr>
    </w:div>
    <w:div w:id="45765334">
      <w:bodyDiv w:val="1"/>
      <w:marLeft w:val="0"/>
      <w:marRight w:val="0"/>
      <w:marTop w:val="0"/>
      <w:marBottom w:val="0"/>
      <w:divBdr>
        <w:top w:val="none" w:sz="0" w:space="0" w:color="auto"/>
        <w:left w:val="none" w:sz="0" w:space="0" w:color="auto"/>
        <w:bottom w:val="none" w:sz="0" w:space="0" w:color="auto"/>
        <w:right w:val="none" w:sz="0" w:space="0" w:color="auto"/>
      </w:divBdr>
    </w:div>
    <w:div w:id="46030828">
      <w:bodyDiv w:val="1"/>
      <w:marLeft w:val="0"/>
      <w:marRight w:val="0"/>
      <w:marTop w:val="0"/>
      <w:marBottom w:val="0"/>
      <w:divBdr>
        <w:top w:val="none" w:sz="0" w:space="0" w:color="auto"/>
        <w:left w:val="none" w:sz="0" w:space="0" w:color="auto"/>
        <w:bottom w:val="none" w:sz="0" w:space="0" w:color="auto"/>
        <w:right w:val="none" w:sz="0" w:space="0" w:color="auto"/>
      </w:divBdr>
    </w:div>
    <w:div w:id="46153462">
      <w:bodyDiv w:val="1"/>
      <w:marLeft w:val="0"/>
      <w:marRight w:val="0"/>
      <w:marTop w:val="0"/>
      <w:marBottom w:val="0"/>
      <w:divBdr>
        <w:top w:val="none" w:sz="0" w:space="0" w:color="auto"/>
        <w:left w:val="none" w:sz="0" w:space="0" w:color="auto"/>
        <w:bottom w:val="none" w:sz="0" w:space="0" w:color="auto"/>
        <w:right w:val="none" w:sz="0" w:space="0" w:color="auto"/>
      </w:divBdr>
    </w:div>
    <w:div w:id="46222780">
      <w:bodyDiv w:val="1"/>
      <w:marLeft w:val="0"/>
      <w:marRight w:val="0"/>
      <w:marTop w:val="0"/>
      <w:marBottom w:val="0"/>
      <w:divBdr>
        <w:top w:val="none" w:sz="0" w:space="0" w:color="auto"/>
        <w:left w:val="none" w:sz="0" w:space="0" w:color="auto"/>
        <w:bottom w:val="none" w:sz="0" w:space="0" w:color="auto"/>
        <w:right w:val="none" w:sz="0" w:space="0" w:color="auto"/>
      </w:divBdr>
    </w:div>
    <w:div w:id="46758026">
      <w:bodyDiv w:val="1"/>
      <w:marLeft w:val="0"/>
      <w:marRight w:val="0"/>
      <w:marTop w:val="0"/>
      <w:marBottom w:val="0"/>
      <w:divBdr>
        <w:top w:val="none" w:sz="0" w:space="0" w:color="auto"/>
        <w:left w:val="none" w:sz="0" w:space="0" w:color="auto"/>
        <w:bottom w:val="none" w:sz="0" w:space="0" w:color="auto"/>
        <w:right w:val="none" w:sz="0" w:space="0" w:color="auto"/>
      </w:divBdr>
    </w:div>
    <w:div w:id="46799919">
      <w:bodyDiv w:val="1"/>
      <w:marLeft w:val="0"/>
      <w:marRight w:val="0"/>
      <w:marTop w:val="0"/>
      <w:marBottom w:val="0"/>
      <w:divBdr>
        <w:top w:val="none" w:sz="0" w:space="0" w:color="auto"/>
        <w:left w:val="none" w:sz="0" w:space="0" w:color="auto"/>
        <w:bottom w:val="none" w:sz="0" w:space="0" w:color="auto"/>
        <w:right w:val="none" w:sz="0" w:space="0" w:color="auto"/>
      </w:divBdr>
    </w:div>
    <w:div w:id="47192557">
      <w:bodyDiv w:val="1"/>
      <w:marLeft w:val="0"/>
      <w:marRight w:val="0"/>
      <w:marTop w:val="0"/>
      <w:marBottom w:val="0"/>
      <w:divBdr>
        <w:top w:val="none" w:sz="0" w:space="0" w:color="auto"/>
        <w:left w:val="none" w:sz="0" w:space="0" w:color="auto"/>
        <w:bottom w:val="none" w:sz="0" w:space="0" w:color="auto"/>
        <w:right w:val="none" w:sz="0" w:space="0" w:color="auto"/>
      </w:divBdr>
    </w:div>
    <w:div w:id="47414409">
      <w:bodyDiv w:val="1"/>
      <w:marLeft w:val="0"/>
      <w:marRight w:val="0"/>
      <w:marTop w:val="0"/>
      <w:marBottom w:val="0"/>
      <w:divBdr>
        <w:top w:val="none" w:sz="0" w:space="0" w:color="auto"/>
        <w:left w:val="none" w:sz="0" w:space="0" w:color="auto"/>
        <w:bottom w:val="none" w:sz="0" w:space="0" w:color="auto"/>
        <w:right w:val="none" w:sz="0" w:space="0" w:color="auto"/>
      </w:divBdr>
    </w:div>
    <w:div w:id="47730928">
      <w:bodyDiv w:val="1"/>
      <w:marLeft w:val="0"/>
      <w:marRight w:val="0"/>
      <w:marTop w:val="0"/>
      <w:marBottom w:val="0"/>
      <w:divBdr>
        <w:top w:val="none" w:sz="0" w:space="0" w:color="auto"/>
        <w:left w:val="none" w:sz="0" w:space="0" w:color="auto"/>
        <w:bottom w:val="none" w:sz="0" w:space="0" w:color="auto"/>
        <w:right w:val="none" w:sz="0" w:space="0" w:color="auto"/>
      </w:divBdr>
    </w:div>
    <w:div w:id="47995756">
      <w:bodyDiv w:val="1"/>
      <w:marLeft w:val="0"/>
      <w:marRight w:val="0"/>
      <w:marTop w:val="0"/>
      <w:marBottom w:val="0"/>
      <w:divBdr>
        <w:top w:val="none" w:sz="0" w:space="0" w:color="auto"/>
        <w:left w:val="none" w:sz="0" w:space="0" w:color="auto"/>
        <w:bottom w:val="none" w:sz="0" w:space="0" w:color="auto"/>
        <w:right w:val="none" w:sz="0" w:space="0" w:color="auto"/>
      </w:divBdr>
    </w:div>
    <w:div w:id="48195197">
      <w:bodyDiv w:val="1"/>
      <w:marLeft w:val="0"/>
      <w:marRight w:val="0"/>
      <w:marTop w:val="0"/>
      <w:marBottom w:val="0"/>
      <w:divBdr>
        <w:top w:val="none" w:sz="0" w:space="0" w:color="auto"/>
        <w:left w:val="none" w:sz="0" w:space="0" w:color="auto"/>
        <w:bottom w:val="none" w:sz="0" w:space="0" w:color="auto"/>
        <w:right w:val="none" w:sz="0" w:space="0" w:color="auto"/>
      </w:divBdr>
    </w:div>
    <w:div w:id="48305383">
      <w:bodyDiv w:val="1"/>
      <w:marLeft w:val="0"/>
      <w:marRight w:val="0"/>
      <w:marTop w:val="0"/>
      <w:marBottom w:val="0"/>
      <w:divBdr>
        <w:top w:val="none" w:sz="0" w:space="0" w:color="auto"/>
        <w:left w:val="none" w:sz="0" w:space="0" w:color="auto"/>
        <w:bottom w:val="none" w:sz="0" w:space="0" w:color="auto"/>
        <w:right w:val="none" w:sz="0" w:space="0" w:color="auto"/>
      </w:divBdr>
    </w:div>
    <w:div w:id="48962772">
      <w:bodyDiv w:val="1"/>
      <w:marLeft w:val="0"/>
      <w:marRight w:val="0"/>
      <w:marTop w:val="0"/>
      <w:marBottom w:val="0"/>
      <w:divBdr>
        <w:top w:val="none" w:sz="0" w:space="0" w:color="auto"/>
        <w:left w:val="none" w:sz="0" w:space="0" w:color="auto"/>
        <w:bottom w:val="none" w:sz="0" w:space="0" w:color="auto"/>
        <w:right w:val="none" w:sz="0" w:space="0" w:color="auto"/>
      </w:divBdr>
    </w:div>
    <w:div w:id="49695483">
      <w:bodyDiv w:val="1"/>
      <w:marLeft w:val="0"/>
      <w:marRight w:val="0"/>
      <w:marTop w:val="0"/>
      <w:marBottom w:val="0"/>
      <w:divBdr>
        <w:top w:val="none" w:sz="0" w:space="0" w:color="auto"/>
        <w:left w:val="none" w:sz="0" w:space="0" w:color="auto"/>
        <w:bottom w:val="none" w:sz="0" w:space="0" w:color="auto"/>
        <w:right w:val="none" w:sz="0" w:space="0" w:color="auto"/>
      </w:divBdr>
    </w:div>
    <w:div w:id="49816981">
      <w:bodyDiv w:val="1"/>
      <w:marLeft w:val="0"/>
      <w:marRight w:val="0"/>
      <w:marTop w:val="0"/>
      <w:marBottom w:val="0"/>
      <w:divBdr>
        <w:top w:val="none" w:sz="0" w:space="0" w:color="auto"/>
        <w:left w:val="none" w:sz="0" w:space="0" w:color="auto"/>
        <w:bottom w:val="none" w:sz="0" w:space="0" w:color="auto"/>
        <w:right w:val="none" w:sz="0" w:space="0" w:color="auto"/>
      </w:divBdr>
    </w:div>
    <w:div w:id="50540900">
      <w:bodyDiv w:val="1"/>
      <w:marLeft w:val="0"/>
      <w:marRight w:val="0"/>
      <w:marTop w:val="0"/>
      <w:marBottom w:val="0"/>
      <w:divBdr>
        <w:top w:val="none" w:sz="0" w:space="0" w:color="auto"/>
        <w:left w:val="none" w:sz="0" w:space="0" w:color="auto"/>
        <w:bottom w:val="none" w:sz="0" w:space="0" w:color="auto"/>
        <w:right w:val="none" w:sz="0" w:space="0" w:color="auto"/>
      </w:divBdr>
    </w:div>
    <w:div w:id="50740177">
      <w:bodyDiv w:val="1"/>
      <w:marLeft w:val="0"/>
      <w:marRight w:val="0"/>
      <w:marTop w:val="0"/>
      <w:marBottom w:val="0"/>
      <w:divBdr>
        <w:top w:val="none" w:sz="0" w:space="0" w:color="auto"/>
        <w:left w:val="none" w:sz="0" w:space="0" w:color="auto"/>
        <w:bottom w:val="none" w:sz="0" w:space="0" w:color="auto"/>
        <w:right w:val="none" w:sz="0" w:space="0" w:color="auto"/>
      </w:divBdr>
    </w:div>
    <w:div w:id="51002188">
      <w:bodyDiv w:val="1"/>
      <w:marLeft w:val="0"/>
      <w:marRight w:val="0"/>
      <w:marTop w:val="0"/>
      <w:marBottom w:val="0"/>
      <w:divBdr>
        <w:top w:val="none" w:sz="0" w:space="0" w:color="auto"/>
        <w:left w:val="none" w:sz="0" w:space="0" w:color="auto"/>
        <w:bottom w:val="none" w:sz="0" w:space="0" w:color="auto"/>
        <w:right w:val="none" w:sz="0" w:space="0" w:color="auto"/>
      </w:divBdr>
    </w:div>
    <w:div w:id="51387568">
      <w:bodyDiv w:val="1"/>
      <w:marLeft w:val="0"/>
      <w:marRight w:val="0"/>
      <w:marTop w:val="0"/>
      <w:marBottom w:val="0"/>
      <w:divBdr>
        <w:top w:val="none" w:sz="0" w:space="0" w:color="auto"/>
        <w:left w:val="none" w:sz="0" w:space="0" w:color="auto"/>
        <w:bottom w:val="none" w:sz="0" w:space="0" w:color="auto"/>
        <w:right w:val="none" w:sz="0" w:space="0" w:color="auto"/>
      </w:divBdr>
    </w:div>
    <w:div w:id="51394670">
      <w:bodyDiv w:val="1"/>
      <w:marLeft w:val="0"/>
      <w:marRight w:val="0"/>
      <w:marTop w:val="0"/>
      <w:marBottom w:val="0"/>
      <w:divBdr>
        <w:top w:val="none" w:sz="0" w:space="0" w:color="auto"/>
        <w:left w:val="none" w:sz="0" w:space="0" w:color="auto"/>
        <w:bottom w:val="none" w:sz="0" w:space="0" w:color="auto"/>
        <w:right w:val="none" w:sz="0" w:space="0" w:color="auto"/>
      </w:divBdr>
    </w:div>
    <w:div w:id="51586266">
      <w:bodyDiv w:val="1"/>
      <w:marLeft w:val="0"/>
      <w:marRight w:val="0"/>
      <w:marTop w:val="0"/>
      <w:marBottom w:val="0"/>
      <w:divBdr>
        <w:top w:val="none" w:sz="0" w:space="0" w:color="auto"/>
        <w:left w:val="none" w:sz="0" w:space="0" w:color="auto"/>
        <w:bottom w:val="none" w:sz="0" w:space="0" w:color="auto"/>
        <w:right w:val="none" w:sz="0" w:space="0" w:color="auto"/>
      </w:divBdr>
    </w:div>
    <w:div w:id="51589309">
      <w:bodyDiv w:val="1"/>
      <w:marLeft w:val="0"/>
      <w:marRight w:val="0"/>
      <w:marTop w:val="0"/>
      <w:marBottom w:val="0"/>
      <w:divBdr>
        <w:top w:val="none" w:sz="0" w:space="0" w:color="auto"/>
        <w:left w:val="none" w:sz="0" w:space="0" w:color="auto"/>
        <w:bottom w:val="none" w:sz="0" w:space="0" w:color="auto"/>
        <w:right w:val="none" w:sz="0" w:space="0" w:color="auto"/>
      </w:divBdr>
    </w:div>
    <w:div w:id="51780133">
      <w:bodyDiv w:val="1"/>
      <w:marLeft w:val="0"/>
      <w:marRight w:val="0"/>
      <w:marTop w:val="0"/>
      <w:marBottom w:val="0"/>
      <w:divBdr>
        <w:top w:val="none" w:sz="0" w:space="0" w:color="auto"/>
        <w:left w:val="none" w:sz="0" w:space="0" w:color="auto"/>
        <w:bottom w:val="none" w:sz="0" w:space="0" w:color="auto"/>
        <w:right w:val="none" w:sz="0" w:space="0" w:color="auto"/>
      </w:divBdr>
    </w:div>
    <w:div w:id="52120323">
      <w:bodyDiv w:val="1"/>
      <w:marLeft w:val="0"/>
      <w:marRight w:val="0"/>
      <w:marTop w:val="0"/>
      <w:marBottom w:val="0"/>
      <w:divBdr>
        <w:top w:val="none" w:sz="0" w:space="0" w:color="auto"/>
        <w:left w:val="none" w:sz="0" w:space="0" w:color="auto"/>
        <w:bottom w:val="none" w:sz="0" w:space="0" w:color="auto"/>
        <w:right w:val="none" w:sz="0" w:space="0" w:color="auto"/>
      </w:divBdr>
    </w:div>
    <w:div w:id="52311936">
      <w:bodyDiv w:val="1"/>
      <w:marLeft w:val="0"/>
      <w:marRight w:val="0"/>
      <w:marTop w:val="0"/>
      <w:marBottom w:val="0"/>
      <w:divBdr>
        <w:top w:val="none" w:sz="0" w:space="0" w:color="auto"/>
        <w:left w:val="none" w:sz="0" w:space="0" w:color="auto"/>
        <w:bottom w:val="none" w:sz="0" w:space="0" w:color="auto"/>
        <w:right w:val="none" w:sz="0" w:space="0" w:color="auto"/>
      </w:divBdr>
    </w:div>
    <w:div w:id="52434699">
      <w:bodyDiv w:val="1"/>
      <w:marLeft w:val="0"/>
      <w:marRight w:val="0"/>
      <w:marTop w:val="0"/>
      <w:marBottom w:val="0"/>
      <w:divBdr>
        <w:top w:val="none" w:sz="0" w:space="0" w:color="auto"/>
        <w:left w:val="none" w:sz="0" w:space="0" w:color="auto"/>
        <w:bottom w:val="none" w:sz="0" w:space="0" w:color="auto"/>
        <w:right w:val="none" w:sz="0" w:space="0" w:color="auto"/>
      </w:divBdr>
    </w:div>
    <w:div w:id="52588178">
      <w:bodyDiv w:val="1"/>
      <w:marLeft w:val="0"/>
      <w:marRight w:val="0"/>
      <w:marTop w:val="0"/>
      <w:marBottom w:val="0"/>
      <w:divBdr>
        <w:top w:val="none" w:sz="0" w:space="0" w:color="auto"/>
        <w:left w:val="none" w:sz="0" w:space="0" w:color="auto"/>
        <w:bottom w:val="none" w:sz="0" w:space="0" w:color="auto"/>
        <w:right w:val="none" w:sz="0" w:space="0" w:color="auto"/>
      </w:divBdr>
    </w:div>
    <w:div w:id="53823010">
      <w:bodyDiv w:val="1"/>
      <w:marLeft w:val="0"/>
      <w:marRight w:val="0"/>
      <w:marTop w:val="0"/>
      <w:marBottom w:val="0"/>
      <w:divBdr>
        <w:top w:val="none" w:sz="0" w:space="0" w:color="auto"/>
        <w:left w:val="none" w:sz="0" w:space="0" w:color="auto"/>
        <w:bottom w:val="none" w:sz="0" w:space="0" w:color="auto"/>
        <w:right w:val="none" w:sz="0" w:space="0" w:color="auto"/>
      </w:divBdr>
    </w:div>
    <w:div w:id="54010812">
      <w:bodyDiv w:val="1"/>
      <w:marLeft w:val="0"/>
      <w:marRight w:val="0"/>
      <w:marTop w:val="0"/>
      <w:marBottom w:val="0"/>
      <w:divBdr>
        <w:top w:val="none" w:sz="0" w:space="0" w:color="auto"/>
        <w:left w:val="none" w:sz="0" w:space="0" w:color="auto"/>
        <w:bottom w:val="none" w:sz="0" w:space="0" w:color="auto"/>
        <w:right w:val="none" w:sz="0" w:space="0" w:color="auto"/>
      </w:divBdr>
    </w:div>
    <w:div w:id="54282701">
      <w:bodyDiv w:val="1"/>
      <w:marLeft w:val="0"/>
      <w:marRight w:val="0"/>
      <w:marTop w:val="0"/>
      <w:marBottom w:val="0"/>
      <w:divBdr>
        <w:top w:val="none" w:sz="0" w:space="0" w:color="auto"/>
        <w:left w:val="none" w:sz="0" w:space="0" w:color="auto"/>
        <w:bottom w:val="none" w:sz="0" w:space="0" w:color="auto"/>
        <w:right w:val="none" w:sz="0" w:space="0" w:color="auto"/>
      </w:divBdr>
    </w:div>
    <w:div w:id="54933610">
      <w:bodyDiv w:val="1"/>
      <w:marLeft w:val="0"/>
      <w:marRight w:val="0"/>
      <w:marTop w:val="0"/>
      <w:marBottom w:val="0"/>
      <w:divBdr>
        <w:top w:val="none" w:sz="0" w:space="0" w:color="auto"/>
        <w:left w:val="none" w:sz="0" w:space="0" w:color="auto"/>
        <w:bottom w:val="none" w:sz="0" w:space="0" w:color="auto"/>
        <w:right w:val="none" w:sz="0" w:space="0" w:color="auto"/>
      </w:divBdr>
    </w:div>
    <w:div w:id="55863062">
      <w:bodyDiv w:val="1"/>
      <w:marLeft w:val="0"/>
      <w:marRight w:val="0"/>
      <w:marTop w:val="0"/>
      <w:marBottom w:val="0"/>
      <w:divBdr>
        <w:top w:val="none" w:sz="0" w:space="0" w:color="auto"/>
        <w:left w:val="none" w:sz="0" w:space="0" w:color="auto"/>
        <w:bottom w:val="none" w:sz="0" w:space="0" w:color="auto"/>
        <w:right w:val="none" w:sz="0" w:space="0" w:color="auto"/>
      </w:divBdr>
    </w:div>
    <w:div w:id="55975772">
      <w:bodyDiv w:val="1"/>
      <w:marLeft w:val="0"/>
      <w:marRight w:val="0"/>
      <w:marTop w:val="0"/>
      <w:marBottom w:val="0"/>
      <w:divBdr>
        <w:top w:val="none" w:sz="0" w:space="0" w:color="auto"/>
        <w:left w:val="none" w:sz="0" w:space="0" w:color="auto"/>
        <w:bottom w:val="none" w:sz="0" w:space="0" w:color="auto"/>
        <w:right w:val="none" w:sz="0" w:space="0" w:color="auto"/>
      </w:divBdr>
    </w:div>
    <w:div w:id="56055212">
      <w:bodyDiv w:val="1"/>
      <w:marLeft w:val="0"/>
      <w:marRight w:val="0"/>
      <w:marTop w:val="0"/>
      <w:marBottom w:val="0"/>
      <w:divBdr>
        <w:top w:val="none" w:sz="0" w:space="0" w:color="auto"/>
        <w:left w:val="none" w:sz="0" w:space="0" w:color="auto"/>
        <w:bottom w:val="none" w:sz="0" w:space="0" w:color="auto"/>
        <w:right w:val="none" w:sz="0" w:space="0" w:color="auto"/>
      </w:divBdr>
    </w:div>
    <w:div w:id="56099217">
      <w:bodyDiv w:val="1"/>
      <w:marLeft w:val="0"/>
      <w:marRight w:val="0"/>
      <w:marTop w:val="0"/>
      <w:marBottom w:val="0"/>
      <w:divBdr>
        <w:top w:val="none" w:sz="0" w:space="0" w:color="auto"/>
        <w:left w:val="none" w:sz="0" w:space="0" w:color="auto"/>
        <w:bottom w:val="none" w:sz="0" w:space="0" w:color="auto"/>
        <w:right w:val="none" w:sz="0" w:space="0" w:color="auto"/>
      </w:divBdr>
    </w:div>
    <w:div w:id="56173513">
      <w:bodyDiv w:val="1"/>
      <w:marLeft w:val="0"/>
      <w:marRight w:val="0"/>
      <w:marTop w:val="0"/>
      <w:marBottom w:val="0"/>
      <w:divBdr>
        <w:top w:val="none" w:sz="0" w:space="0" w:color="auto"/>
        <w:left w:val="none" w:sz="0" w:space="0" w:color="auto"/>
        <w:bottom w:val="none" w:sz="0" w:space="0" w:color="auto"/>
        <w:right w:val="none" w:sz="0" w:space="0" w:color="auto"/>
      </w:divBdr>
    </w:div>
    <w:div w:id="56704993">
      <w:bodyDiv w:val="1"/>
      <w:marLeft w:val="0"/>
      <w:marRight w:val="0"/>
      <w:marTop w:val="0"/>
      <w:marBottom w:val="0"/>
      <w:divBdr>
        <w:top w:val="none" w:sz="0" w:space="0" w:color="auto"/>
        <w:left w:val="none" w:sz="0" w:space="0" w:color="auto"/>
        <w:bottom w:val="none" w:sz="0" w:space="0" w:color="auto"/>
        <w:right w:val="none" w:sz="0" w:space="0" w:color="auto"/>
      </w:divBdr>
    </w:div>
    <w:div w:id="56783668">
      <w:bodyDiv w:val="1"/>
      <w:marLeft w:val="0"/>
      <w:marRight w:val="0"/>
      <w:marTop w:val="0"/>
      <w:marBottom w:val="0"/>
      <w:divBdr>
        <w:top w:val="none" w:sz="0" w:space="0" w:color="auto"/>
        <w:left w:val="none" w:sz="0" w:space="0" w:color="auto"/>
        <w:bottom w:val="none" w:sz="0" w:space="0" w:color="auto"/>
        <w:right w:val="none" w:sz="0" w:space="0" w:color="auto"/>
      </w:divBdr>
    </w:div>
    <w:div w:id="57213271">
      <w:bodyDiv w:val="1"/>
      <w:marLeft w:val="0"/>
      <w:marRight w:val="0"/>
      <w:marTop w:val="0"/>
      <w:marBottom w:val="0"/>
      <w:divBdr>
        <w:top w:val="none" w:sz="0" w:space="0" w:color="auto"/>
        <w:left w:val="none" w:sz="0" w:space="0" w:color="auto"/>
        <w:bottom w:val="none" w:sz="0" w:space="0" w:color="auto"/>
        <w:right w:val="none" w:sz="0" w:space="0" w:color="auto"/>
      </w:divBdr>
    </w:div>
    <w:div w:id="57830123">
      <w:bodyDiv w:val="1"/>
      <w:marLeft w:val="0"/>
      <w:marRight w:val="0"/>
      <w:marTop w:val="0"/>
      <w:marBottom w:val="0"/>
      <w:divBdr>
        <w:top w:val="none" w:sz="0" w:space="0" w:color="auto"/>
        <w:left w:val="none" w:sz="0" w:space="0" w:color="auto"/>
        <w:bottom w:val="none" w:sz="0" w:space="0" w:color="auto"/>
        <w:right w:val="none" w:sz="0" w:space="0" w:color="auto"/>
      </w:divBdr>
    </w:div>
    <w:div w:id="57947200">
      <w:bodyDiv w:val="1"/>
      <w:marLeft w:val="0"/>
      <w:marRight w:val="0"/>
      <w:marTop w:val="0"/>
      <w:marBottom w:val="0"/>
      <w:divBdr>
        <w:top w:val="none" w:sz="0" w:space="0" w:color="auto"/>
        <w:left w:val="none" w:sz="0" w:space="0" w:color="auto"/>
        <w:bottom w:val="none" w:sz="0" w:space="0" w:color="auto"/>
        <w:right w:val="none" w:sz="0" w:space="0" w:color="auto"/>
      </w:divBdr>
    </w:div>
    <w:div w:id="58209677">
      <w:bodyDiv w:val="1"/>
      <w:marLeft w:val="0"/>
      <w:marRight w:val="0"/>
      <w:marTop w:val="0"/>
      <w:marBottom w:val="0"/>
      <w:divBdr>
        <w:top w:val="none" w:sz="0" w:space="0" w:color="auto"/>
        <w:left w:val="none" w:sz="0" w:space="0" w:color="auto"/>
        <w:bottom w:val="none" w:sz="0" w:space="0" w:color="auto"/>
        <w:right w:val="none" w:sz="0" w:space="0" w:color="auto"/>
      </w:divBdr>
    </w:div>
    <w:div w:id="58216106">
      <w:bodyDiv w:val="1"/>
      <w:marLeft w:val="0"/>
      <w:marRight w:val="0"/>
      <w:marTop w:val="0"/>
      <w:marBottom w:val="0"/>
      <w:divBdr>
        <w:top w:val="none" w:sz="0" w:space="0" w:color="auto"/>
        <w:left w:val="none" w:sz="0" w:space="0" w:color="auto"/>
        <w:bottom w:val="none" w:sz="0" w:space="0" w:color="auto"/>
        <w:right w:val="none" w:sz="0" w:space="0" w:color="auto"/>
      </w:divBdr>
    </w:div>
    <w:div w:id="58600533">
      <w:bodyDiv w:val="1"/>
      <w:marLeft w:val="0"/>
      <w:marRight w:val="0"/>
      <w:marTop w:val="0"/>
      <w:marBottom w:val="0"/>
      <w:divBdr>
        <w:top w:val="none" w:sz="0" w:space="0" w:color="auto"/>
        <w:left w:val="none" w:sz="0" w:space="0" w:color="auto"/>
        <w:bottom w:val="none" w:sz="0" w:space="0" w:color="auto"/>
        <w:right w:val="none" w:sz="0" w:space="0" w:color="auto"/>
      </w:divBdr>
    </w:div>
    <w:div w:id="58603794">
      <w:bodyDiv w:val="1"/>
      <w:marLeft w:val="0"/>
      <w:marRight w:val="0"/>
      <w:marTop w:val="0"/>
      <w:marBottom w:val="0"/>
      <w:divBdr>
        <w:top w:val="none" w:sz="0" w:space="0" w:color="auto"/>
        <w:left w:val="none" w:sz="0" w:space="0" w:color="auto"/>
        <w:bottom w:val="none" w:sz="0" w:space="0" w:color="auto"/>
        <w:right w:val="none" w:sz="0" w:space="0" w:color="auto"/>
      </w:divBdr>
    </w:div>
    <w:div w:id="58752485">
      <w:bodyDiv w:val="1"/>
      <w:marLeft w:val="0"/>
      <w:marRight w:val="0"/>
      <w:marTop w:val="0"/>
      <w:marBottom w:val="0"/>
      <w:divBdr>
        <w:top w:val="none" w:sz="0" w:space="0" w:color="auto"/>
        <w:left w:val="none" w:sz="0" w:space="0" w:color="auto"/>
        <w:bottom w:val="none" w:sz="0" w:space="0" w:color="auto"/>
        <w:right w:val="none" w:sz="0" w:space="0" w:color="auto"/>
      </w:divBdr>
    </w:div>
    <w:div w:id="59450488">
      <w:bodyDiv w:val="1"/>
      <w:marLeft w:val="0"/>
      <w:marRight w:val="0"/>
      <w:marTop w:val="0"/>
      <w:marBottom w:val="0"/>
      <w:divBdr>
        <w:top w:val="none" w:sz="0" w:space="0" w:color="auto"/>
        <w:left w:val="none" w:sz="0" w:space="0" w:color="auto"/>
        <w:bottom w:val="none" w:sz="0" w:space="0" w:color="auto"/>
        <w:right w:val="none" w:sz="0" w:space="0" w:color="auto"/>
      </w:divBdr>
    </w:div>
    <w:div w:id="59789240">
      <w:bodyDiv w:val="1"/>
      <w:marLeft w:val="0"/>
      <w:marRight w:val="0"/>
      <w:marTop w:val="0"/>
      <w:marBottom w:val="0"/>
      <w:divBdr>
        <w:top w:val="none" w:sz="0" w:space="0" w:color="auto"/>
        <w:left w:val="none" w:sz="0" w:space="0" w:color="auto"/>
        <w:bottom w:val="none" w:sz="0" w:space="0" w:color="auto"/>
        <w:right w:val="none" w:sz="0" w:space="0" w:color="auto"/>
      </w:divBdr>
    </w:div>
    <w:div w:id="59834433">
      <w:bodyDiv w:val="1"/>
      <w:marLeft w:val="0"/>
      <w:marRight w:val="0"/>
      <w:marTop w:val="0"/>
      <w:marBottom w:val="0"/>
      <w:divBdr>
        <w:top w:val="none" w:sz="0" w:space="0" w:color="auto"/>
        <w:left w:val="none" w:sz="0" w:space="0" w:color="auto"/>
        <w:bottom w:val="none" w:sz="0" w:space="0" w:color="auto"/>
        <w:right w:val="none" w:sz="0" w:space="0" w:color="auto"/>
      </w:divBdr>
    </w:div>
    <w:div w:id="60177840">
      <w:bodyDiv w:val="1"/>
      <w:marLeft w:val="0"/>
      <w:marRight w:val="0"/>
      <w:marTop w:val="0"/>
      <w:marBottom w:val="0"/>
      <w:divBdr>
        <w:top w:val="none" w:sz="0" w:space="0" w:color="auto"/>
        <w:left w:val="none" w:sz="0" w:space="0" w:color="auto"/>
        <w:bottom w:val="none" w:sz="0" w:space="0" w:color="auto"/>
        <w:right w:val="none" w:sz="0" w:space="0" w:color="auto"/>
      </w:divBdr>
    </w:div>
    <w:div w:id="60446619">
      <w:bodyDiv w:val="1"/>
      <w:marLeft w:val="0"/>
      <w:marRight w:val="0"/>
      <w:marTop w:val="0"/>
      <w:marBottom w:val="0"/>
      <w:divBdr>
        <w:top w:val="none" w:sz="0" w:space="0" w:color="auto"/>
        <w:left w:val="none" w:sz="0" w:space="0" w:color="auto"/>
        <w:bottom w:val="none" w:sz="0" w:space="0" w:color="auto"/>
        <w:right w:val="none" w:sz="0" w:space="0" w:color="auto"/>
      </w:divBdr>
    </w:div>
    <w:div w:id="60565385">
      <w:bodyDiv w:val="1"/>
      <w:marLeft w:val="0"/>
      <w:marRight w:val="0"/>
      <w:marTop w:val="0"/>
      <w:marBottom w:val="0"/>
      <w:divBdr>
        <w:top w:val="none" w:sz="0" w:space="0" w:color="auto"/>
        <w:left w:val="none" w:sz="0" w:space="0" w:color="auto"/>
        <w:bottom w:val="none" w:sz="0" w:space="0" w:color="auto"/>
        <w:right w:val="none" w:sz="0" w:space="0" w:color="auto"/>
      </w:divBdr>
    </w:div>
    <w:div w:id="60754880">
      <w:bodyDiv w:val="1"/>
      <w:marLeft w:val="0"/>
      <w:marRight w:val="0"/>
      <w:marTop w:val="0"/>
      <w:marBottom w:val="0"/>
      <w:divBdr>
        <w:top w:val="none" w:sz="0" w:space="0" w:color="auto"/>
        <w:left w:val="none" w:sz="0" w:space="0" w:color="auto"/>
        <w:bottom w:val="none" w:sz="0" w:space="0" w:color="auto"/>
        <w:right w:val="none" w:sz="0" w:space="0" w:color="auto"/>
      </w:divBdr>
    </w:div>
    <w:div w:id="61097829">
      <w:bodyDiv w:val="1"/>
      <w:marLeft w:val="0"/>
      <w:marRight w:val="0"/>
      <w:marTop w:val="0"/>
      <w:marBottom w:val="0"/>
      <w:divBdr>
        <w:top w:val="none" w:sz="0" w:space="0" w:color="auto"/>
        <w:left w:val="none" w:sz="0" w:space="0" w:color="auto"/>
        <w:bottom w:val="none" w:sz="0" w:space="0" w:color="auto"/>
        <w:right w:val="none" w:sz="0" w:space="0" w:color="auto"/>
      </w:divBdr>
    </w:div>
    <w:div w:id="61563919">
      <w:bodyDiv w:val="1"/>
      <w:marLeft w:val="0"/>
      <w:marRight w:val="0"/>
      <w:marTop w:val="0"/>
      <w:marBottom w:val="0"/>
      <w:divBdr>
        <w:top w:val="none" w:sz="0" w:space="0" w:color="auto"/>
        <w:left w:val="none" w:sz="0" w:space="0" w:color="auto"/>
        <w:bottom w:val="none" w:sz="0" w:space="0" w:color="auto"/>
        <w:right w:val="none" w:sz="0" w:space="0" w:color="auto"/>
      </w:divBdr>
    </w:div>
    <w:div w:id="61950579">
      <w:bodyDiv w:val="1"/>
      <w:marLeft w:val="0"/>
      <w:marRight w:val="0"/>
      <w:marTop w:val="0"/>
      <w:marBottom w:val="0"/>
      <w:divBdr>
        <w:top w:val="none" w:sz="0" w:space="0" w:color="auto"/>
        <w:left w:val="none" w:sz="0" w:space="0" w:color="auto"/>
        <w:bottom w:val="none" w:sz="0" w:space="0" w:color="auto"/>
        <w:right w:val="none" w:sz="0" w:space="0" w:color="auto"/>
      </w:divBdr>
    </w:div>
    <w:div w:id="63995172">
      <w:bodyDiv w:val="1"/>
      <w:marLeft w:val="0"/>
      <w:marRight w:val="0"/>
      <w:marTop w:val="0"/>
      <w:marBottom w:val="0"/>
      <w:divBdr>
        <w:top w:val="none" w:sz="0" w:space="0" w:color="auto"/>
        <w:left w:val="none" w:sz="0" w:space="0" w:color="auto"/>
        <w:bottom w:val="none" w:sz="0" w:space="0" w:color="auto"/>
        <w:right w:val="none" w:sz="0" w:space="0" w:color="auto"/>
      </w:divBdr>
    </w:div>
    <w:div w:id="64111468">
      <w:bodyDiv w:val="1"/>
      <w:marLeft w:val="0"/>
      <w:marRight w:val="0"/>
      <w:marTop w:val="0"/>
      <w:marBottom w:val="0"/>
      <w:divBdr>
        <w:top w:val="none" w:sz="0" w:space="0" w:color="auto"/>
        <w:left w:val="none" w:sz="0" w:space="0" w:color="auto"/>
        <w:bottom w:val="none" w:sz="0" w:space="0" w:color="auto"/>
        <w:right w:val="none" w:sz="0" w:space="0" w:color="auto"/>
      </w:divBdr>
    </w:div>
    <w:div w:id="64571457">
      <w:bodyDiv w:val="1"/>
      <w:marLeft w:val="0"/>
      <w:marRight w:val="0"/>
      <w:marTop w:val="0"/>
      <w:marBottom w:val="0"/>
      <w:divBdr>
        <w:top w:val="none" w:sz="0" w:space="0" w:color="auto"/>
        <w:left w:val="none" w:sz="0" w:space="0" w:color="auto"/>
        <w:bottom w:val="none" w:sz="0" w:space="0" w:color="auto"/>
        <w:right w:val="none" w:sz="0" w:space="0" w:color="auto"/>
      </w:divBdr>
    </w:div>
    <w:div w:id="65223800">
      <w:bodyDiv w:val="1"/>
      <w:marLeft w:val="0"/>
      <w:marRight w:val="0"/>
      <w:marTop w:val="0"/>
      <w:marBottom w:val="0"/>
      <w:divBdr>
        <w:top w:val="none" w:sz="0" w:space="0" w:color="auto"/>
        <w:left w:val="none" w:sz="0" w:space="0" w:color="auto"/>
        <w:bottom w:val="none" w:sz="0" w:space="0" w:color="auto"/>
        <w:right w:val="none" w:sz="0" w:space="0" w:color="auto"/>
      </w:divBdr>
    </w:div>
    <w:div w:id="65543481">
      <w:bodyDiv w:val="1"/>
      <w:marLeft w:val="0"/>
      <w:marRight w:val="0"/>
      <w:marTop w:val="0"/>
      <w:marBottom w:val="0"/>
      <w:divBdr>
        <w:top w:val="none" w:sz="0" w:space="0" w:color="auto"/>
        <w:left w:val="none" w:sz="0" w:space="0" w:color="auto"/>
        <w:bottom w:val="none" w:sz="0" w:space="0" w:color="auto"/>
        <w:right w:val="none" w:sz="0" w:space="0" w:color="auto"/>
      </w:divBdr>
    </w:div>
    <w:div w:id="66195558">
      <w:bodyDiv w:val="1"/>
      <w:marLeft w:val="0"/>
      <w:marRight w:val="0"/>
      <w:marTop w:val="0"/>
      <w:marBottom w:val="0"/>
      <w:divBdr>
        <w:top w:val="none" w:sz="0" w:space="0" w:color="auto"/>
        <w:left w:val="none" w:sz="0" w:space="0" w:color="auto"/>
        <w:bottom w:val="none" w:sz="0" w:space="0" w:color="auto"/>
        <w:right w:val="none" w:sz="0" w:space="0" w:color="auto"/>
      </w:divBdr>
    </w:div>
    <w:div w:id="66273220">
      <w:bodyDiv w:val="1"/>
      <w:marLeft w:val="0"/>
      <w:marRight w:val="0"/>
      <w:marTop w:val="0"/>
      <w:marBottom w:val="0"/>
      <w:divBdr>
        <w:top w:val="none" w:sz="0" w:space="0" w:color="auto"/>
        <w:left w:val="none" w:sz="0" w:space="0" w:color="auto"/>
        <w:bottom w:val="none" w:sz="0" w:space="0" w:color="auto"/>
        <w:right w:val="none" w:sz="0" w:space="0" w:color="auto"/>
      </w:divBdr>
    </w:div>
    <w:div w:id="66926682">
      <w:bodyDiv w:val="1"/>
      <w:marLeft w:val="0"/>
      <w:marRight w:val="0"/>
      <w:marTop w:val="0"/>
      <w:marBottom w:val="0"/>
      <w:divBdr>
        <w:top w:val="none" w:sz="0" w:space="0" w:color="auto"/>
        <w:left w:val="none" w:sz="0" w:space="0" w:color="auto"/>
        <w:bottom w:val="none" w:sz="0" w:space="0" w:color="auto"/>
        <w:right w:val="none" w:sz="0" w:space="0" w:color="auto"/>
      </w:divBdr>
    </w:div>
    <w:div w:id="67726812">
      <w:bodyDiv w:val="1"/>
      <w:marLeft w:val="0"/>
      <w:marRight w:val="0"/>
      <w:marTop w:val="0"/>
      <w:marBottom w:val="0"/>
      <w:divBdr>
        <w:top w:val="none" w:sz="0" w:space="0" w:color="auto"/>
        <w:left w:val="none" w:sz="0" w:space="0" w:color="auto"/>
        <w:bottom w:val="none" w:sz="0" w:space="0" w:color="auto"/>
        <w:right w:val="none" w:sz="0" w:space="0" w:color="auto"/>
      </w:divBdr>
    </w:div>
    <w:div w:id="68189614">
      <w:bodyDiv w:val="1"/>
      <w:marLeft w:val="0"/>
      <w:marRight w:val="0"/>
      <w:marTop w:val="0"/>
      <w:marBottom w:val="0"/>
      <w:divBdr>
        <w:top w:val="none" w:sz="0" w:space="0" w:color="auto"/>
        <w:left w:val="none" w:sz="0" w:space="0" w:color="auto"/>
        <w:bottom w:val="none" w:sz="0" w:space="0" w:color="auto"/>
        <w:right w:val="none" w:sz="0" w:space="0" w:color="auto"/>
      </w:divBdr>
    </w:div>
    <w:div w:id="68355809">
      <w:bodyDiv w:val="1"/>
      <w:marLeft w:val="0"/>
      <w:marRight w:val="0"/>
      <w:marTop w:val="0"/>
      <w:marBottom w:val="0"/>
      <w:divBdr>
        <w:top w:val="none" w:sz="0" w:space="0" w:color="auto"/>
        <w:left w:val="none" w:sz="0" w:space="0" w:color="auto"/>
        <w:bottom w:val="none" w:sz="0" w:space="0" w:color="auto"/>
        <w:right w:val="none" w:sz="0" w:space="0" w:color="auto"/>
      </w:divBdr>
    </w:div>
    <w:div w:id="68892437">
      <w:bodyDiv w:val="1"/>
      <w:marLeft w:val="0"/>
      <w:marRight w:val="0"/>
      <w:marTop w:val="0"/>
      <w:marBottom w:val="0"/>
      <w:divBdr>
        <w:top w:val="none" w:sz="0" w:space="0" w:color="auto"/>
        <w:left w:val="none" w:sz="0" w:space="0" w:color="auto"/>
        <w:bottom w:val="none" w:sz="0" w:space="0" w:color="auto"/>
        <w:right w:val="none" w:sz="0" w:space="0" w:color="auto"/>
      </w:divBdr>
    </w:div>
    <w:div w:id="69010076">
      <w:bodyDiv w:val="1"/>
      <w:marLeft w:val="0"/>
      <w:marRight w:val="0"/>
      <w:marTop w:val="0"/>
      <w:marBottom w:val="0"/>
      <w:divBdr>
        <w:top w:val="none" w:sz="0" w:space="0" w:color="auto"/>
        <w:left w:val="none" w:sz="0" w:space="0" w:color="auto"/>
        <w:bottom w:val="none" w:sz="0" w:space="0" w:color="auto"/>
        <w:right w:val="none" w:sz="0" w:space="0" w:color="auto"/>
      </w:divBdr>
    </w:div>
    <w:div w:id="69664826">
      <w:bodyDiv w:val="1"/>
      <w:marLeft w:val="0"/>
      <w:marRight w:val="0"/>
      <w:marTop w:val="0"/>
      <w:marBottom w:val="0"/>
      <w:divBdr>
        <w:top w:val="none" w:sz="0" w:space="0" w:color="auto"/>
        <w:left w:val="none" w:sz="0" w:space="0" w:color="auto"/>
        <w:bottom w:val="none" w:sz="0" w:space="0" w:color="auto"/>
        <w:right w:val="none" w:sz="0" w:space="0" w:color="auto"/>
      </w:divBdr>
    </w:div>
    <w:div w:id="69691900">
      <w:bodyDiv w:val="1"/>
      <w:marLeft w:val="0"/>
      <w:marRight w:val="0"/>
      <w:marTop w:val="0"/>
      <w:marBottom w:val="0"/>
      <w:divBdr>
        <w:top w:val="none" w:sz="0" w:space="0" w:color="auto"/>
        <w:left w:val="none" w:sz="0" w:space="0" w:color="auto"/>
        <w:bottom w:val="none" w:sz="0" w:space="0" w:color="auto"/>
        <w:right w:val="none" w:sz="0" w:space="0" w:color="auto"/>
      </w:divBdr>
    </w:div>
    <w:div w:id="69743322">
      <w:bodyDiv w:val="1"/>
      <w:marLeft w:val="0"/>
      <w:marRight w:val="0"/>
      <w:marTop w:val="0"/>
      <w:marBottom w:val="0"/>
      <w:divBdr>
        <w:top w:val="none" w:sz="0" w:space="0" w:color="auto"/>
        <w:left w:val="none" w:sz="0" w:space="0" w:color="auto"/>
        <w:bottom w:val="none" w:sz="0" w:space="0" w:color="auto"/>
        <w:right w:val="none" w:sz="0" w:space="0" w:color="auto"/>
      </w:divBdr>
    </w:div>
    <w:div w:id="69813695">
      <w:bodyDiv w:val="1"/>
      <w:marLeft w:val="0"/>
      <w:marRight w:val="0"/>
      <w:marTop w:val="0"/>
      <w:marBottom w:val="0"/>
      <w:divBdr>
        <w:top w:val="none" w:sz="0" w:space="0" w:color="auto"/>
        <w:left w:val="none" w:sz="0" w:space="0" w:color="auto"/>
        <w:bottom w:val="none" w:sz="0" w:space="0" w:color="auto"/>
        <w:right w:val="none" w:sz="0" w:space="0" w:color="auto"/>
      </w:divBdr>
    </w:div>
    <w:div w:id="70129246">
      <w:bodyDiv w:val="1"/>
      <w:marLeft w:val="0"/>
      <w:marRight w:val="0"/>
      <w:marTop w:val="0"/>
      <w:marBottom w:val="0"/>
      <w:divBdr>
        <w:top w:val="none" w:sz="0" w:space="0" w:color="auto"/>
        <w:left w:val="none" w:sz="0" w:space="0" w:color="auto"/>
        <w:bottom w:val="none" w:sz="0" w:space="0" w:color="auto"/>
        <w:right w:val="none" w:sz="0" w:space="0" w:color="auto"/>
      </w:divBdr>
    </w:div>
    <w:div w:id="70780601">
      <w:bodyDiv w:val="1"/>
      <w:marLeft w:val="0"/>
      <w:marRight w:val="0"/>
      <w:marTop w:val="0"/>
      <w:marBottom w:val="0"/>
      <w:divBdr>
        <w:top w:val="none" w:sz="0" w:space="0" w:color="auto"/>
        <w:left w:val="none" w:sz="0" w:space="0" w:color="auto"/>
        <w:bottom w:val="none" w:sz="0" w:space="0" w:color="auto"/>
        <w:right w:val="none" w:sz="0" w:space="0" w:color="auto"/>
      </w:divBdr>
    </w:div>
    <w:div w:id="71587981">
      <w:bodyDiv w:val="1"/>
      <w:marLeft w:val="0"/>
      <w:marRight w:val="0"/>
      <w:marTop w:val="0"/>
      <w:marBottom w:val="0"/>
      <w:divBdr>
        <w:top w:val="none" w:sz="0" w:space="0" w:color="auto"/>
        <w:left w:val="none" w:sz="0" w:space="0" w:color="auto"/>
        <w:bottom w:val="none" w:sz="0" w:space="0" w:color="auto"/>
        <w:right w:val="none" w:sz="0" w:space="0" w:color="auto"/>
      </w:divBdr>
    </w:div>
    <w:div w:id="71588493">
      <w:bodyDiv w:val="1"/>
      <w:marLeft w:val="0"/>
      <w:marRight w:val="0"/>
      <w:marTop w:val="0"/>
      <w:marBottom w:val="0"/>
      <w:divBdr>
        <w:top w:val="none" w:sz="0" w:space="0" w:color="auto"/>
        <w:left w:val="none" w:sz="0" w:space="0" w:color="auto"/>
        <w:bottom w:val="none" w:sz="0" w:space="0" w:color="auto"/>
        <w:right w:val="none" w:sz="0" w:space="0" w:color="auto"/>
      </w:divBdr>
    </w:div>
    <w:div w:id="71661746">
      <w:bodyDiv w:val="1"/>
      <w:marLeft w:val="0"/>
      <w:marRight w:val="0"/>
      <w:marTop w:val="0"/>
      <w:marBottom w:val="0"/>
      <w:divBdr>
        <w:top w:val="none" w:sz="0" w:space="0" w:color="auto"/>
        <w:left w:val="none" w:sz="0" w:space="0" w:color="auto"/>
        <w:bottom w:val="none" w:sz="0" w:space="0" w:color="auto"/>
        <w:right w:val="none" w:sz="0" w:space="0" w:color="auto"/>
      </w:divBdr>
    </w:div>
    <w:div w:id="72050454">
      <w:bodyDiv w:val="1"/>
      <w:marLeft w:val="0"/>
      <w:marRight w:val="0"/>
      <w:marTop w:val="0"/>
      <w:marBottom w:val="0"/>
      <w:divBdr>
        <w:top w:val="none" w:sz="0" w:space="0" w:color="auto"/>
        <w:left w:val="none" w:sz="0" w:space="0" w:color="auto"/>
        <w:bottom w:val="none" w:sz="0" w:space="0" w:color="auto"/>
        <w:right w:val="none" w:sz="0" w:space="0" w:color="auto"/>
      </w:divBdr>
    </w:div>
    <w:div w:id="72051456">
      <w:bodyDiv w:val="1"/>
      <w:marLeft w:val="0"/>
      <w:marRight w:val="0"/>
      <w:marTop w:val="0"/>
      <w:marBottom w:val="0"/>
      <w:divBdr>
        <w:top w:val="none" w:sz="0" w:space="0" w:color="auto"/>
        <w:left w:val="none" w:sz="0" w:space="0" w:color="auto"/>
        <w:bottom w:val="none" w:sz="0" w:space="0" w:color="auto"/>
        <w:right w:val="none" w:sz="0" w:space="0" w:color="auto"/>
      </w:divBdr>
    </w:div>
    <w:div w:id="72091146">
      <w:bodyDiv w:val="1"/>
      <w:marLeft w:val="0"/>
      <w:marRight w:val="0"/>
      <w:marTop w:val="0"/>
      <w:marBottom w:val="0"/>
      <w:divBdr>
        <w:top w:val="none" w:sz="0" w:space="0" w:color="auto"/>
        <w:left w:val="none" w:sz="0" w:space="0" w:color="auto"/>
        <w:bottom w:val="none" w:sz="0" w:space="0" w:color="auto"/>
        <w:right w:val="none" w:sz="0" w:space="0" w:color="auto"/>
      </w:divBdr>
    </w:div>
    <w:div w:id="72241073">
      <w:bodyDiv w:val="1"/>
      <w:marLeft w:val="0"/>
      <w:marRight w:val="0"/>
      <w:marTop w:val="0"/>
      <w:marBottom w:val="0"/>
      <w:divBdr>
        <w:top w:val="none" w:sz="0" w:space="0" w:color="auto"/>
        <w:left w:val="none" w:sz="0" w:space="0" w:color="auto"/>
        <w:bottom w:val="none" w:sz="0" w:space="0" w:color="auto"/>
        <w:right w:val="none" w:sz="0" w:space="0" w:color="auto"/>
      </w:divBdr>
    </w:div>
    <w:div w:id="72632229">
      <w:bodyDiv w:val="1"/>
      <w:marLeft w:val="0"/>
      <w:marRight w:val="0"/>
      <w:marTop w:val="0"/>
      <w:marBottom w:val="0"/>
      <w:divBdr>
        <w:top w:val="none" w:sz="0" w:space="0" w:color="auto"/>
        <w:left w:val="none" w:sz="0" w:space="0" w:color="auto"/>
        <w:bottom w:val="none" w:sz="0" w:space="0" w:color="auto"/>
        <w:right w:val="none" w:sz="0" w:space="0" w:color="auto"/>
      </w:divBdr>
    </w:div>
    <w:div w:id="72897815">
      <w:bodyDiv w:val="1"/>
      <w:marLeft w:val="0"/>
      <w:marRight w:val="0"/>
      <w:marTop w:val="0"/>
      <w:marBottom w:val="0"/>
      <w:divBdr>
        <w:top w:val="none" w:sz="0" w:space="0" w:color="auto"/>
        <w:left w:val="none" w:sz="0" w:space="0" w:color="auto"/>
        <w:bottom w:val="none" w:sz="0" w:space="0" w:color="auto"/>
        <w:right w:val="none" w:sz="0" w:space="0" w:color="auto"/>
      </w:divBdr>
    </w:div>
    <w:div w:id="72968880">
      <w:bodyDiv w:val="1"/>
      <w:marLeft w:val="0"/>
      <w:marRight w:val="0"/>
      <w:marTop w:val="0"/>
      <w:marBottom w:val="0"/>
      <w:divBdr>
        <w:top w:val="none" w:sz="0" w:space="0" w:color="auto"/>
        <w:left w:val="none" w:sz="0" w:space="0" w:color="auto"/>
        <w:bottom w:val="none" w:sz="0" w:space="0" w:color="auto"/>
        <w:right w:val="none" w:sz="0" w:space="0" w:color="auto"/>
      </w:divBdr>
    </w:div>
    <w:div w:id="73088141">
      <w:bodyDiv w:val="1"/>
      <w:marLeft w:val="0"/>
      <w:marRight w:val="0"/>
      <w:marTop w:val="0"/>
      <w:marBottom w:val="0"/>
      <w:divBdr>
        <w:top w:val="none" w:sz="0" w:space="0" w:color="auto"/>
        <w:left w:val="none" w:sz="0" w:space="0" w:color="auto"/>
        <w:bottom w:val="none" w:sz="0" w:space="0" w:color="auto"/>
        <w:right w:val="none" w:sz="0" w:space="0" w:color="auto"/>
      </w:divBdr>
    </w:div>
    <w:div w:id="73164209">
      <w:bodyDiv w:val="1"/>
      <w:marLeft w:val="0"/>
      <w:marRight w:val="0"/>
      <w:marTop w:val="0"/>
      <w:marBottom w:val="0"/>
      <w:divBdr>
        <w:top w:val="none" w:sz="0" w:space="0" w:color="auto"/>
        <w:left w:val="none" w:sz="0" w:space="0" w:color="auto"/>
        <w:bottom w:val="none" w:sz="0" w:space="0" w:color="auto"/>
        <w:right w:val="none" w:sz="0" w:space="0" w:color="auto"/>
      </w:divBdr>
    </w:div>
    <w:div w:id="73403320">
      <w:bodyDiv w:val="1"/>
      <w:marLeft w:val="0"/>
      <w:marRight w:val="0"/>
      <w:marTop w:val="0"/>
      <w:marBottom w:val="0"/>
      <w:divBdr>
        <w:top w:val="none" w:sz="0" w:space="0" w:color="auto"/>
        <w:left w:val="none" w:sz="0" w:space="0" w:color="auto"/>
        <w:bottom w:val="none" w:sz="0" w:space="0" w:color="auto"/>
        <w:right w:val="none" w:sz="0" w:space="0" w:color="auto"/>
      </w:divBdr>
    </w:div>
    <w:div w:id="73475916">
      <w:bodyDiv w:val="1"/>
      <w:marLeft w:val="0"/>
      <w:marRight w:val="0"/>
      <w:marTop w:val="0"/>
      <w:marBottom w:val="0"/>
      <w:divBdr>
        <w:top w:val="none" w:sz="0" w:space="0" w:color="auto"/>
        <w:left w:val="none" w:sz="0" w:space="0" w:color="auto"/>
        <w:bottom w:val="none" w:sz="0" w:space="0" w:color="auto"/>
        <w:right w:val="none" w:sz="0" w:space="0" w:color="auto"/>
      </w:divBdr>
    </w:div>
    <w:div w:id="73863366">
      <w:bodyDiv w:val="1"/>
      <w:marLeft w:val="0"/>
      <w:marRight w:val="0"/>
      <w:marTop w:val="0"/>
      <w:marBottom w:val="0"/>
      <w:divBdr>
        <w:top w:val="none" w:sz="0" w:space="0" w:color="auto"/>
        <w:left w:val="none" w:sz="0" w:space="0" w:color="auto"/>
        <w:bottom w:val="none" w:sz="0" w:space="0" w:color="auto"/>
        <w:right w:val="none" w:sz="0" w:space="0" w:color="auto"/>
      </w:divBdr>
    </w:div>
    <w:div w:id="74056719">
      <w:bodyDiv w:val="1"/>
      <w:marLeft w:val="0"/>
      <w:marRight w:val="0"/>
      <w:marTop w:val="0"/>
      <w:marBottom w:val="0"/>
      <w:divBdr>
        <w:top w:val="none" w:sz="0" w:space="0" w:color="auto"/>
        <w:left w:val="none" w:sz="0" w:space="0" w:color="auto"/>
        <w:bottom w:val="none" w:sz="0" w:space="0" w:color="auto"/>
        <w:right w:val="none" w:sz="0" w:space="0" w:color="auto"/>
      </w:divBdr>
    </w:div>
    <w:div w:id="74211406">
      <w:bodyDiv w:val="1"/>
      <w:marLeft w:val="0"/>
      <w:marRight w:val="0"/>
      <w:marTop w:val="0"/>
      <w:marBottom w:val="0"/>
      <w:divBdr>
        <w:top w:val="none" w:sz="0" w:space="0" w:color="auto"/>
        <w:left w:val="none" w:sz="0" w:space="0" w:color="auto"/>
        <w:bottom w:val="none" w:sz="0" w:space="0" w:color="auto"/>
        <w:right w:val="none" w:sz="0" w:space="0" w:color="auto"/>
      </w:divBdr>
    </w:div>
    <w:div w:id="74254137">
      <w:bodyDiv w:val="1"/>
      <w:marLeft w:val="0"/>
      <w:marRight w:val="0"/>
      <w:marTop w:val="0"/>
      <w:marBottom w:val="0"/>
      <w:divBdr>
        <w:top w:val="none" w:sz="0" w:space="0" w:color="auto"/>
        <w:left w:val="none" w:sz="0" w:space="0" w:color="auto"/>
        <w:bottom w:val="none" w:sz="0" w:space="0" w:color="auto"/>
        <w:right w:val="none" w:sz="0" w:space="0" w:color="auto"/>
      </w:divBdr>
    </w:div>
    <w:div w:id="74524091">
      <w:bodyDiv w:val="1"/>
      <w:marLeft w:val="0"/>
      <w:marRight w:val="0"/>
      <w:marTop w:val="0"/>
      <w:marBottom w:val="0"/>
      <w:divBdr>
        <w:top w:val="none" w:sz="0" w:space="0" w:color="auto"/>
        <w:left w:val="none" w:sz="0" w:space="0" w:color="auto"/>
        <w:bottom w:val="none" w:sz="0" w:space="0" w:color="auto"/>
        <w:right w:val="none" w:sz="0" w:space="0" w:color="auto"/>
      </w:divBdr>
    </w:div>
    <w:div w:id="74787437">
      <w:bodyDiv w:val="1"/>
      <w:marLeft w:val="0"/>
      <w:marRight w:val="0"/>
      <w:marTop w:val="0"/>
      <w:marBottom w:val="0"/>
      <w:divBdr>
        <w:top w:val="none" w:sz="0" w:space="0" w:color="auto"/>
        <w:left w:val="none" w:sz="0" w:space="0" w:color="auto"/>
        <w:bottom w:val="none" w:sz="0" w:space="0" w:color="auto"/>
        <w:right w:val="none" w:sz="0" w:space="0" w:color="auto"/>
      </w:divBdr>
    </w:div>
    <w:div w:id="75326740">
      <w:bodyDiv w:val="1"/>
      <w:marLeft w:val="0"/>
      <w:marRight w:val="0"/>
      <w:marTop w:val="0"/>
      <w:marBottom w:val="0"/>
      <w:divBdr>
        <w:top w:val="none" w:sz="0" w:space="0" w:color="auto"/>
        <w:left w:val="none" w:sz="0" w:space="0" w:color="auto"/>
        <w:bottom w:val="none" w:sz="0" w:space="0" w:color="auto"/>
        <w:right w:val="none" w:sz="0" w:space="0" w:color="auto"/>
      </w:divBdr>
    </w:div>
    <w:div w:id="75908216">
      <w:bodyDiv w:val="1"/>
      <w:marLeft w:val="0"/>
      <w:marRight w:val="0"/>
      <w:marTop w:val="0"/>
      <w:marBottom w:val="0"/>
      <w:divBdr>
        <w:top w:val="none" w:sz="0" w:space="0" w:color="auto"/>
        <w:left w:val="none" w:sz="0" w:space="0" w:color="auto"/>
        <w:bottom w:val="none" w:sz="0" w:space="0" w:color="auto"/>
        <w:right w:val="none" w:sz="0" w:space="0" w:color="auto"/>
      </w:divBdr>
    </w:div>
    <w:div w:id="76290711">
      <w:bodyDiv w:val="1"/>
      <w:marLeft w:val="0"/>
      <w:marRight w:val="0"/>
      <w:marTop w:val="0"/>
      <w:marBottom w:val="0"/>
      <w:divBdr>
        <w:top w:val="none" w:sz="0" w:space="0" w:color="auto"/>
        <w:left w:val="none" w:sz="0" w:space="0" w:color="auto"/>
        <w:bottom w:val="none" w:sz="0" w:space="0" w:color="auto"/>
        <w:right w:val="none" w:sz="0" w:space="0" w:color="auto"/>
      </w:divBdr>
    </w:div>
    <w:div w:id="76754163">
      <w:bodyDiv w:val="1"/>
      <w:marLeft w:val="0"/>
      <w:marRight w:val="0"/>
      <w:marTop w:val="0"/>
      <w:marBottom w:val="0"/>
      <w:divBdr>
        <w:top w:val="none" w:sz="0" w:space="0" w:color="auto"/>
        <w:left w:val="none" w:sz="0" w:space="0" w:color="auto"/>
        <w:bottom w:val="none" w:sz="0" w:space="0" w:color="auto"/>
        <w:right w:val="none" w:sz="0" w:space="0" w:color="auto"/>
      </w:divBdr>
    </w:div>
    <w:div w:id="76946239">
      <w:bodyDiv w:val="1"/>
      <w:marLeft w:val="0"/>
      <w:marRight w:val="0"/>
      <w:marTop w:val="0"/>
      <w:marBottom w:val="0"/>
      <w:divBdr>
        <w:top w:val="none" w:sz="0" w:space="0" w:color="auto"/>
        <w:left w:val="none" w:sz="0" w:space="0" w:color="auto"/>
        <w:bottom w:val="none" w:sz="0" w:space="0" w:color="auto"/>
        <w:right w:val="none" w:sz="0" w:space="0" w:color="auto"/>
      </w:divBdr>
    </w:div>
    <w:div w:id="76951869">
      <w:bodyDiv w:val="1"/>
      <w:marLeft w:val="0"/>
      <w:marRight w:val="0"/>
      <w:marTop w:val="0"/>
      <w:marBottom w:val="0"/>
      <w:divBdr>
        <w:top w:val="none" w:sz="0" w:space="0" w:color="auto"/>
        <w:left w:val="none" w:sz="0" w:space="0" w:color="auto"/>
        <w:bottom w:val="none" w:sz="0" w:space="0" w:color="auto"/>
        <w:right w:val="none" w:sz="0" w:space="0" w:color="auto"/>
      </w:divBdr>
    </w:div>
    <w:div w:id="77214752">
      <w:bodyDiv w:val="1"/>
      <w:marLeft w:val="0"/>
      <w:marRight w:val="0"/>
      <w:marTop w:val="0"/>
      <w:marBottom w:val="0"/>
      <w:divBdr>
        <w:top w:val="none" w:sz="0" w:space="0" w:color="auto"/>
        <w:left w:val="none" w:sz="0" w:space="0" w:color="auto"/>
        <w:bottom w:val="none" w:sz="0" w:space="0" w:color="auto"/>
        <w:right w:val="none" w:sz="0" w:space="0" w:color="auto"/>
      </w:divBdr>
    </w:div>
    <w:div w:id="77749924">
      <w:bodyDiv w:val="1"/>
      <w:marLeft w:val="0"/>
      <w:marRight w:val="0"/>
      <w:marTop w:val="0"/>
      <w:marBottom w:val="0"/>
      <w:divBdr>
        <w:top w:val="none" w:sz="0" w:space="0" w:color="auto"/>
        <w:left w:val="none" w:sz="0" w:space="0" w:color="auto"/>
        <w:bottom w:val="none" w:sz="0" w:space="0" w:color="auto"/>
        <w:right w:val="none" w:sz="0" w:space="0" w:color="auto"/>
      </w:divBdr>
    </w:div>
    <w:div w:id="78067534">
      <w:bodyDiv w:val="1"/>
      <w:marLeft w:val="0"/>
      <w:marRight w:val="0"/>
      <w:marTop w:val="0"/>
      <w:marBottom w:val="0"/>
      <w:divBdr>
        <w:top w:val="none" w:sz="0" w:space="0" w:color="auto"/>
        <w:left w:val="none" w:sz="0" w:space="0" w:color="auto"/>
        <w:bottom w:val="none" w:sz="0" w:space="0" w:color="auto"/>
        <w:right w:val="none" w:sz="0" w:space="0" w:color="auto"/>
      </w:divBdr>
    </w:div>
    <w:div w:id="78138997">
      <w:bodyDiv w:val="1"/>
      <w:marLeft w:val="0"/>
      <w:marRight w:val="0"/>
      <w:marTop w:val="0"/>
      <w:marBottom w:val="0"/>
      <w:divBdr>
        <w:top w:val="none" w:sz="0" w:space="0" w:color="auto"/>
        <w:left w:val="none" w:sz="0" w:space="0" w:color="auto"/>
        <w:bottom w:val="none" w:sz="0" w:space="0" w:color="auto"/>
        <w:right w:val="none" w:sz="0" w:space="0" w:color="auto"/>
      </w:divBdr>
    </w:div>
    <w:div w:id="78647869">
      <w:bodyDiv w:val="1"/>
      <w:marLeft w:val="0"/>
      <w:marRight w:val="0"/>
      <w:marTop w:val="0"/>
      <w:marBottom w:val="0"/>
      <w:divBdr>
        <w:top w:val="none" w:sz="0" w:space="0" w:color="auto"/>
        <w:left w:val="none" w:sz="0" w:space="0" w:color="auto"/>
        <w:bottom w:val="none" w:sz="0" w:space="0" w:color="auto"/>
        <w:right w:val="none" w:sz="0" w:space="0" w:color="auto"/>
      </w:divBdr>
    </w:div>
    <w:div w:id="78792928">
      <w:bodyDiv w:val="1"/>
      <w:marLeft w:val="0"/>
      <w:marRight w:val="0"/>
      <w:marTop w:val="0"/>
      <w:marBottom w:val="0"/>
      <w:divBdr>
        <w:top w:val="none" w:sz="0" w:space="0" w:color="auto"/>
        <w:left w:val="none" w:sz="0" w:space="0" w:color="auto"/>
        <w:bottom w:val="none" w:sz="0" w:space="0" w:color="auto"/>
        <w:right w:val="none" w:sz="0" w:space="0" w:color="auto"/>
      </w:divBdr>
    </w:div>
    <w:div w:id="78913914">
      <w:bodyDiv w:val="1"/>
      <w:marLeft w:val="0"/>
      <w:marRight w:val="0"/>
      <w:marTop w:val="0"/>
      <w:marBottom w:val="0"/>
      <w:divBdr>
        <w:top w:val="none" w:sz="0" w:space="0" w:color="auto"/>
        <w:left w:val="none" w:sz="0" w:space="0" w:color="auto"/>
        <w:bottom w:val="none" w:sz="0" w:space="0" w:color="auto"/>
        <w:right w:val="none" w:sz="0" w:space="0" w:color="auto"/>
      </w:divBdr>
    </w:div>
    <w:div w:id="79062392">
      <w:bodyDiv w:val="1"/>
      <w:marLeft w:val="0"/>
      <w:marRight w:val="0"/>
      <w:marTop w:val="0"/>
      <w:marBottom w:val="0"/>
      <w:divBdr>
        <w:top w:val="none" w:sz="0" w:space="0" w:color="auto"/>
        <w:left w:val="none" w:sz="0" w:space="0" w:color="auto"/>
        <w:bottom w:val="none" w:sz="0" w:space="0" w:color="auto"/>
        <w:right w:val="none" w:sz="0" w:space="0" w:color="auto"/>
      </w:divBdr>
    </w:div>
    <w:div w:id="79789927">
      <w:bodyDiv w:val="1"/>
      <w:marLeft w:val="0"/>
      <w:marRight w:val="0"/>
      <w:marTop w:val="0"/>
      <w:marBottom w:val="0"/>
      <w:divBdr>
        <w:top w:val="none" w:sz="0" w:space="0" w:color="auto"/>
        <w:left w:val="none" w:sz="0" w:space="0" w:color="auto"/>
        <w:bottom w:val="none" w:sz="0" w:space="0" w:color="auto"/>
        <w:right w:val="none" w:sz="0" w:space="0" w:color="auto"/>
      </w:divBdr>
    </w:div>
    <w:div w:id="80179018">
      <w:bodyDiv w:val="1"/>
      <w:marLeft w:val="0"/>
      <w:marRight w:val="0"/>
      <w:marTop w:val="0"/>
      <w:marBottom w:val="0"/>
      <w:divBdr>
        <w:top w:val="none" w:sz="0" w:space="0" w:color="auto"/>
        <w:left w:val="none" w:sz="0" w:space="0" w:color="auto"/>
        <w:bottom w:val="none" w:sz="0" w:space="0" w:color="auto"/>
        <w:right w:val="none" w:sz="0" w:space="0" w:color="auto"/>
      </w:divBdr>
    </w:div>
    <w:div w:id="80181568">
      <w:bodyDiv w:val="1"/>
      <w:marLeft w:val="0"/>
      <w:marRight w:val="0"/>
      <w:marTop w:val="0"/>
      <w:marBottom w:val="0"/>
      <w:divBdr>
        <w:top w:val="none" w:sz="0" w:space="0" w:color="auto"/>
        <w:left w:val="none" w:sz="0" w:space="0" w:color="auto"/>
        <w:bottom w:val="none" w:sz="0" w:space="0" w:color="auto"/>
        <w:right w:val="none" w:sz="0" w:space="0" w:color="auto"/>
      </w:divBdr>
    </w:div>
    <w:div w:id="80298830">
      <w:bodyDiv w:val="1"/>
      <w:marLeft w:val="0"/>
      <w:marRight w:val="0"/>
      <w:marTop w:val="0"/>
      <w:marBottom w:val="0"/>
      <w:divBdr>
        <w:top w:val="none" w:sz="0" w:space="0" w:color="auto"/>
        <w:left w:val="none" w:sz="0" w:space="0" w:color="auto"/>
        <w:bottom w:val="none" w:sz="0" w:space="0" w:color="auto"/>
        <w:right w:val="none" w:sz="0" w:space="0" w:color="auto"/>
      </w:divBdr>
    </w:div>
    <w:div w:id="80570305">
      <w:bodyDiv w:val="1"/>
      <w:marLeft w:val="0"/>
      <w:marRight w:val="0"/>
      <w:marTop w:val="0"/>
      <w:marBottom w:val="0"/>
      <w:divBdr>
        <w:top w:val="none" w:sz="0" w:space="0" w:color="auto"/>
        <w:left w:val="none" w:sz="0" w:space="0" w:color="auto"/>
        <w:bottom w:val="none" w:sz="0" w:space="0" w:color="auto"/>
        <w:right w:val="none" w:sz="0" w:space="0" w:color="auto"/>
      </w:divBdr>
    </w:div>
    <w:div w:id="80683511">
      <w:bodyDiv w:val="1"/>
      <w:marLeft w:val="0"/>
      <w:marRight w:val="0"/>
      <w:marTop w:val="0"/>
      <w:marBottom w:val="0"/>
      <w:divBdr>
        <w:top w:val="none" w:sz="0" w:space="0" w:color="auto"/>
        <w:left w:val="none" w:sz="0" w:space="0" w:color="auto"/>
        <w:bottom w:val="none" w:sz="0" w:space="0" w:color="auto"/>
        <w:right w:val="none" w:sz="0" w:space="0" w:color="auto"/>
      </w:divBdr>
    </w:div>
    <w:div w:id="80686468">
      <w:bodyDiv w:val="1"/>
      <w:marLeft w:val="0"/>
      <w:marRight w:val="0"/>
      <w:marTop w:val="0"/>
      <w:marBottom w:val="0"/>
      <w:divBdr>
        <w:top w:val="none" w:sz="0" w:space="0" w:color="auto"/>
        <w:left w:val="none" w:sz="0" w:space="0" w:color="auto"/>
        <w:bottom w:val="none" w:sz="0" w:space="0" w:color="auto"/>
        <w:right w:val="none" w:sz="0" w:space="0" w:color="auto"/>
      </w:divBdr>
    </w:div>
    <w:div w:id="80760078">
      <w:bodyDiv w:val="1"/>
      <w:marLeft w:val="0"/>
      <w:marRight w:val="0"/>
      <w:marTop w:val="0"/>
      <w:marBottom w:val="0"/>
      <w:divBdr>
        <w:top w:val="none" w:sz="0" w:space="0" w:color="auto"/>
        <w:left w:val="none" w:sz="0" w:space="0" w:color="auto"/>
        <w:bottom w:val="none" w:sz="0" w:space="0" w:color="auto"/>
        <w:right w:val="none" w:sz="0" w:space="0" w:color="auto"/>
      </w:divBdr>
    </w:div>
    <w:div w:id="81725553">
      <w:bodyDiv w:val="1"/>
      <w:marLeft w:val="0"/>
      <w:marRight w:val="0"/>
      <w:marTop w:val="0"/>
      <w:marBottom w:val="0"/>
      <w:divBdr>
        <w:top w:val="none" w:sz="0" w:space="0" w:color="auto"/>
        <w:left w:val="none" w:sz="0" w:space="0" w:color="auto"/>
        <w:bottom w:val="none" w:sz="0" w:space="0" w:color="auto"/>
        <w:right w:val="none" w:sz="0" w:space="0" w:color="auto"/>
      </w:divBdr>
    </w:div>
    <w:div w:id="81731285">
      <w:bodyDiv w:val="1"/>
      <w:marLeft w:val="0"/>
      <w:marRight w:val="0"/>
      <w:marTop w:val="0"/>
      <w:marBottom w:val="0"/>
      <w:divBdr>
        <w:top w:val="none" w:sz="0" w:space="0" w:color="auto"/>
        <w:left w:val="none" w:sz="0" w:space="0" w:color="auto"/>
        <w:bottom w:val="none" w:sz="0" w:space="0" w:color="auto"/>
        <w:right w:val="none" w:sz="0" w:space="0" w:color="auto"/>
      </w:divBdr>
    </w:div>
    <w:div w:id="81990964">
      <w:bodyDiv w:val="1"/>
      <w:marLeft w:val="0"/>
      <w:marRight w:val="0"/>
      <w:marTop w:val="0"/>
      <w:marBottom w:val="0"/>
      <w:divBdr>
        <w:top w:val="none" w:sz="0" w:space="0" w:color="auto"/>
        <w:left w:val="none" w:sz="0" w:space="0" w:color="auto"/>
        <w:bottom w:val="none" w:sz="0" w:space="0" w:color="auto"/>
        <w:right w:val="none" w:sz="0" w:space="0" w:color="auto"/>
      </w:divBdr>
    </w:div>
    <w:div w:id="82378823">
      <w:bodyDiv w:val="1"/>
      <w:marLeft w:val="0"/>
      <w:marRight w:val="0"/>
      <w:marTop w:val="0"/>
      <w:marBottom w:val="0"/>
      <w:divBdr>
        <w:top w:val="none" w:sz="0" w:space="0" w:color="auto"/>
        <w:left w:val="none" w:sz="0" w:space="0" w:color="auto"/>
        <w:bottom w:val="none" w:sz="0" w:space="0" w:color="auto"/>
        <w:right w:val="none" w:sz="0" w:space="0" w:color="auto"/>
      </w:divBdr>
    </w:div>
    <w:div w:id="82796895">
      <w:bodyDiv w:val="1"/>
      <w:marLeft w:val="0"/>
      <w:marRight w:val="0"/>
      <w:marTop w:val="0"/>
      <w:marBottom w:val="0"/>
      <w:divBdr>
        <w:top w:val="none" w:sz="0" w:space="0" w:color="auto"/>
        <w:left w:val="none" w:sz="0" w:space="0" w:color="auto"/>
        <w:bottom w:val="none" w:sz="0" w:space="0" w:color="auto"/>
        <w:right w:val="none" w:sz="0" w:space="0" w:color="auto"/>
      </w:divBdr>
    </w:div>
    <w:div w:id="82800660">
      <w:bodyDiv w:val="1"/>
      <w:marLeft w:val="0"/>
      <w:marRight w:val="0"/>
      <w:marTop w:val="0"/>
      <w:marBottom w:val="0"/>
      <w:divBdr>
        <w:top w:val="none" w:sz="0" w:space="0" w:color="auto"/>
        <w:left w:val="none" w:sz="0" w:space="0" w:color="auto"/>
        <w:bottom w:val="none" w:sz="0" w:space="0" w:color="auto"/>
        <w:right w:val="none" w:sz="0" w:space="0" w:color="auto"/>
      </w:divBdr>
    </w:div>
    <w:div w:id="83259367">
      <w:bodyDiv w:val="1"/>
      <w:marLeft w:val="0"/>
      <w:marRight w:val="0"/>
      <w:marTop w:val="0"/>
      <w:marBottom w:val="0"/>
      <w:divBdr>
        <w:top w:val="none" w:sz="0" w:space="0" w:color="auto"/>
        <w:left w:val="none" w:sz="0" w:space="0" w:color="auto"/>
        <w:bottom w:val="none" w:sz="0" w:space="0" w:color="auto"/>
        <w:right w:val="none" w:sz="0" w:space="0" w:color="auto"/>
      </w:divBdr>
    </w:div>
    <w:div w:id="83376932">
      <w:bodyDiv w:val="1"/>
      <w:marLeft w:val="0"/>
      <w:marRight w:val="0"/>
      <w:marTop w:val="0"/>
      <w:marBottom w:val="0"/>
      <w:divBdr>
        <w:top w:val="none" w:sz="0" w:space="0" w:color="auto"/>
        <w:left w:val="none" w:sz="0" w:space="0" w:color="auto"/>
        <w:bottom w:val="none" w:sz="0" w:space="0" w:color="auto"/>
        <w:right w:val="none" w:sz="0" w:space="0" w:color="auto"/>
      </w:divBdr>
    </w:div>
    <w:div w:id="83459779">
      <w:bodyDiv w:val="1"/>
      <w:marLeft w:val="0"/>
      <w:marRight w:val="0"/>
      <w:marTop w:val="0"/>
      <w:marBottom w:val="0"/>
      <w:divBdr>
        <w:top w:val="none" w:sz="0" w:space="0" w:color="auto"/>
        <w:left w:val="none" w:sz="0" w:space="0" w:color="auto"/>
        <w:bottom w:val="none" w:sz="0" w:space="0" w:color="auto"/>
        <w:right w:val="none" w:sz="0" w:space="0" w:color="auto"/>
      </w:divBdr>
    </w:div>
    <w:div w:id="83572837">
      <w:bodyDiv w:val="1"/>
      <w:marLeft w:val="0"/>
      <w:marRight w:val="0"/>
      <w:marTop w:val="0"/>
      <w:marBottom w:val="0"/>
      <w:divBdr>
        <w:top w:val="none" w:sz="0" w:space="0" w:color="auto"/>
        <w:left w:val="none" w:sz="0" w:space="0" w:color="auto"/>
        <w:bottom w:val="none" w:sz="0" w:space="0" w:color="auto"/>
        <w:right w:val="none" w:sz="0" w:space="0" w:color="auto"/>
      </w:divBdr>
    </w:div>
    <w:div w:id="84230862">
      <w:bodyDiv w:val="1"/>
      <w:marLeft w:val="0"/>
      <w:marRight w:val="0"/>
      <w:marTop w:val="0"/>
      <w:marBottom w:val="0"/>
      <w:divBdr>
        <w:top w:val="none" w:sz="0" w:space="0" w:color="auto"/>
        <w:left w:val="none" w:sz="0" w:space="0" w:color="auto"/>
        <w:bottom w:val="none" w:sz="0" w:space="0" w:color="auto"/>
        <w:right w:val="none" w:sz="0" w:space="0" w:color="auto"/>
      </w:divBdr>
    </w:div>
    <w:div w:id="84425742">
      <w:bodyDiv w:val="1"/>
      <w:marLeft w:val="0"/>
      <w:marRight w:val="0"/>
      <w:marTop w:val="0"/>
      <w:marBottom w:val="0"/>
      <w:divBdr>
        <w:top w:val="none" w:sz="0" w:space="0" w:color="auto"/>
        <w:left w:val="none" w:sz="0" w:space="0" w:color="auto"/>
        <w:bottom w:val="none" w:sz="0" w:space="0" w:color="auto"/>
        <w:right w:val="none" w:sz="0" w:space="0" w:color="auto"/>
      </w:divBdr>
    </w:div>
    <w:div w:id="84572674">
      <w:bodyDiv w:val="1"/>
      <w:marLeft w:val="0"/>
      <w:marRight w:val="0"/>
      <w:marTop w:val="0"/>
      <w:marBottom w:val="0"/>
      <w:divBdr>
        <w:top w:val="none" w:sz="0" w:space="0" w:color="auto"/>
        <w:left w:val="none" w:sz="0" w:space="0" w:color="auto"/>
        <w:bottom w:val="none" w:sz="0" w:space="0" w:color="auto"/>
        <w:right w:val="none" w:sz="0" w:space="0" w:color="auto"/>
      </w:divBdr>
    </w:div>
    <w:div w:id="84573479">
      <w:bodyDiv w:val="1"/>
      <w:marLeft w:val="0"/>
      <w:marRight w:val="0"/>
      <w:marTop w:val="0"/>
      <w:marBottom w:val="0"/>
      <w:divBdr>
        <w:top w:val="none" w:sz="0" w:space="0" w:color="auto"/>
        <w:left w:val="none" w:sz="0" w:space="0" w:color="auto"/>
        <w:bottom w:val="none" w:sz="0" w:space="0" w:color="auto"/>
        <w:right w:val="none" w:sz="0" w:space="0" w:color="auto"/>
      </w:divBdr>
    </w:div>
    <w:div w:id="85077086">
      <w:bodyDiv w:val="1"/>
      <w:marLeft w:val="0"/>
      <w:marRight w:val="0"/>
      <w:marTop w:val="0"/>
      <w:marBottom w:val="0"/>
      <w:divBdr>
        <w:top w:val="none" w:sz="0" w:space="0" w:color="auto"/>
        <w:left w:val="none" w:sz="0" w:space="0" w:color="auto"/>
        <w:bottom w:val="none" w:sz="0" w:space="0" w:color="auto"/>
        <w:right w:val="none" w:sz="0" w:space="0" w:color="auto"/>
      </w:divBdr>
    </w:div>
    <w:div w:id="85813581">
      <w:bodyDiv w:val="1"/>
      <w:marLeft w:val="0"/>
      <w:marRight w:val="0"/>
      <w:marTop w:val="0"/>
      <w:marBottom w:val="0"/>
      <w:divBdr>
        <w:top w:val="none" w:sz="0" w:space="0" w:color="auto"/>
        <w:left w:val="none" w:sz="0" w:space="0" w:color="auto"/>
        <w:bottom w:val="none" w:sz="0" w:space="0" w:color="auto"/>
        <w:right w:val="none" w:sz="0" w:space="0" w:color="auto"/>
      </w:divBdr>
    </w:div>
    <w:div w:id="86507911">
      <w:bodyDiv w:val="1"/>
      <w:marLeft w:val="0"/>
      <w:marRight w:val="0"/>
      <w:marTop w:val="0"/>
      <w:marBottom w:val="0"/>
      <w:divBdr>
        <w:top w:val="none" w:sz="0" w:space="0" w:color="auto"/>
        <w:left w:val="none" w:sz="0" w:space="0" w:color="auto"/>
        <w:bottom w:val="none" w:sz="0" w:space="0" w:color="auto"/>
        <w:right w:val="none" w:sz="0" w:space="0" w:color="auto"/>
      </w:divBdr>
    </w:div>
    <w:div w:id="86584799">
      <w:bodyDiv w:val="1"/>
      <w:marLeft w:val="0"/>
      <w:marRight w:val="0"/>
      <w:marTop w:val="0"/>
      <w:marBottom w:val="0"/>
      <w:divBdr>
        <w:top w:val="none" w:sz="0" w:space="0" w:color="auto"/>
        <w:left w:val="none" w:sz="0" w:space="0" w:color="auto"/>
        <w:bottom w:val="none" w:sz="0" w:space="0" w:color="auto"/>
        <w:right w:val="none" w:sz="0" w:space="0" w:color="auto"/>
      </w:divBdr>
    </w:div>
    <w:div w:id="86926236">
      <w:bodyDiv w:val="1"/>
      <w:marLeft w:val="0"/>
      <w:marRight w:val="0"/>
      <w:marTop w:val="0"/>
      <w:marBottom w:val="0"/>
      <w:divBdr>
        <w:top w:val="none" w:sz="0" w:space="0" w:color="auto"/>
        <w:left w:val="none" w:sz="0" w:space="0" w:color="auto"/>
        <w:bottom w:val="none" w:sz="0" w:space="0" w:color="auto"/>
        <w:right w:val="none" w:sz="0" w:space="0" w:color="auto"/>
      </w:divBdr>
    </w:div>
    <w:div w:id="87427332">
      <w:bodyDiv w:val="1"/>
      <w:marLeft w:val="0"/>
      <w:marRight w:val="0"/>
      <w:marTop w:val="0"/>
      <w:marBottom w:val="0"/>
      <w:divBdr>
        <w:top w:val="none" w:sz="0" w:space="0" w:color="auto"/>
        <w:left w:val="none" w:sz="0" w:space="0" w:color="auto"/>
        <w:bottom w:val="none" w:sz="0" w:space="0" w:color="auto"/>
        <w:right w:val="none" w:sz="0" w:space="0" w:color="auto"/>
      </w:divBdr>
    </w:div>
    <w:div w:id="87894291">
      <w:bodyDiv w:val="1"/>
      <w:marLeft w:val="0"/>
      <w:marRight w:val="0"/>
      <w:marTop w:val="0"/>
      <w:marBottom w:val="0"/>
      <w:divBdr>
        <w:top w:val="none" w:sz="0" w:space="0" w:color="auto"/>
        <w:left w:val="none" w:sz="0" w:space="0" w:color="auto"/>
        <w:bottom w:val="none" w:sz="0" w:space="0" w:color="auto"/>
        <w:right w:val="none" w:sz="0" w:space="0" w:color="auto"/>
      </w:divBdr>
    </w:div>
    <w:div w:id="88090701">
      <w:bodyDiv w:val="1"/>
      <w:marLeft w:val="0"/>
      <w:marRight w:val="0"/>
      <w:marTop w:val="0"/>
      <w:marBottom w:val="0"/>
      <w:divBdr>
        <w:top w:val="none" w:sz="0" w:space="0" w:color="auto"/>
        <w:left w:val="none" w:sz="0" w:space="0" w:color="auto"/>
        <w:bottom w:val="none" w:sz="0" w:space="0" w:color="auto"/>
        <w:right w:val="none" w:sz="0" w:space="0" w:color="auto"/>
      </w:divBdr>
    </w:div>
    <w:div w:id="88935140">
      <w:bodyDiv w:val="1"/>
      <w:marLeft w:val="0"/>
      <w:marRight w:val="0"/>
      <w:marTop w:val="0"/>
      <w:marBottom w:val="0"/>
      <w:divBdr>
        <w:top w:val="none" w:sz="0" w:space="0" w:color="auto"/>
        <w:left w:val="none" w:sz="0" w:space="0" w:color="auto"/>
        <w:bottom w:val="none" w:sz="0" w:space="0" w:color="auto"/>
        <w:right w:val="none" w:sz="0" w:space="0" w:color="auto"/>
      </w:divBdr>
    </w:div>
    <w:div w:id="89861402">
      <w:bodyDiv w:val="1"/>
      <w:marLeft w:val="0"/>
      <w:marRight w:val="0"/>
      <w:marTop w:val="0"/>
      <w:marBottom w:val="0"/>
      <w:divBdr>
        <w:top w:val="none" w:sz="0" w:space="0" w:color="auto"/>
        <w:left w:val="none" w:sz="0" w:space="0" w:color="auto"/>
        <w:bottom w:val="none" w:sz="0" w:space="0" w:color="auto"/>
        <w:right w:val="none" w:sz="0" w:space="0" w:color="auto"/>
      </w:divBdr>
    </w:div>
    <w:div w:id="89937415">
      <w:bodyDiv w:val="1"/>
      <w:marLeft w:val="0"/>
      <w:marRight w:val="0"/>
      <w:marTop w:val="0"/>
      <w:marBottom w:val="0"/>
      <w:divBdr>
        <w:top w:val="none" w:sz="0" w:space="0" w:color="auto"/>
        <w:left w:val="none" w:sz="0" w:space="0" w:color="auto"/>
        <w:bottom w:val="none" w:sz="0" w:space="0" w:color="auto"/>
        <w:right w:val="none" w:sz="0" w:space="0" w:color="auto"/>
      </w:divBdr>
    </w:div>
    <w:div w:id="90440732">
      <w:bodyDiv w:val="1"/>
      <w:marLeft w:val="0"/>
      <w:marRight w:val="0"/>
      <w:marTop w:val="0"/>
      <w:marBottom w:val="0"/>
      <w:divBdr>
        <w:top w:val="none" w:sz="0" w:space="0" w:color="auto"/>
        <w:left w:val="none" w:sz="0" w:space="0" w:color="auto"/>
        <w:bottom w:val="none" w:sz="0" w:space="0" w:color="auto"/>
        <w:right w:val="none" w:sz="0" w:space="0" w:color="auto"/>
      </w:divBdr>
    </w:div>
    <w:div w:id="90443771">
      <w:bodyDiv w:val="1"/>
      <w:marLeft w:val="0"/>
      <w:marRight w:val="0"/>
      <w:marTop w:val="0"/>
      <w:marBottom w:val="0"/>
      <w:divBdr>
        <w:top w:val="none" w:sz="0" w:space="0" w:color="auto"/>
        <w:left w:val="none" w:sz="0" w:space="0" w:color="auto"/>
        <w:bottom w:val="none" w:sz="0" w:space="0" w:color="auto"/>
        <w:right w:val="none" w:sz="0" w:space="0" w:color="auto"/>
      </w:divBdr>
    </w:div>
    <w:div w:id="91047834">
      <w:bodyDiv w:val="1"/>
      <w:marLeft w:val="0"/>
      <w:marRight w:val="0"/>
      <w:marTop w:val="0"/>
      <w:marBottom w:val="0"/>
      <w:divBdr>
        <w:top w:val="none" w:sz="0" w:space="0" w:color="auto"/>
        <w:left w:val="none" w:sz="0" w:space="0" w:color="auto"/>
        <w:bottom w:val="none" w:sz="0" w:space="0" w:color="auto"/>
        <w:right w:val="none" w:sz="0" w:space="0" w:color="auto"/>
      </w:divBdr>
    </w:div>
    <w:div w:id="91166539">
      <w:bodyDiv w:val="1"/>
      <w:marLeft w:val="0"/>
      <w:marRight w:val="0"/>
      <w:marTop w:val="0"/>
      <w:marBottom w:val="0"/>
      <w:divBdr>
        <w:top w:val="none" w:sz="0" w:space="0" w:color="auto"/>
        <w:left w:val="none" w:sz="0" w:space="0" w:color="auto"/>
        <w:bottom w:val="none" w:sz="0" w:space="0" w:color="auto"/>
        <w:right w:val="none" w:sz="0" w:space="0" w:color="auto"/>
      </w:divBdr>
    </w:div>
    <w:div w:id="91366833">
      <w:bodyDiv w:val="1"/>
      <w:marLeft w:val="0"/>
      <w:marRight w:val="0"/>
      <w:marTop w:val="0"/>
      <w:marBottom w:val="0"/>
      <w:divBdr>
        <w:top w:val="none" w:sz="0" w:space="0" w:color="auto"/>
        <w:left w:val="none" w:sz="0" w:space="0" w:color="auto"/>
        <w:bottom w:val="none" w:sz="0" w:space="0" w:color="auto"/>
        <w:right w:val="none" w:sz="0" w:space="0" w:color="auto"/>
      </w:divBdr>
    </w:div>
    <w:div w:id="91443022">
      <w:bodyDiv w:val="1"/>
      <w:marLeft w:val="0"/>
      <w:marRight w:val="0"/>
      <w:marTop w:val="0"/>
      <w:marBottom w:val="0"/>
      <w:divBdr>
        <w:top w:val="none" w:sz="0" w:space="0" w:color="auto"/>
        <w:left w:val="none" w:sz="0" w:space="0" w:color="auto"/>
        <w:bottom w:val="none" w:sz="0" w:space="0" w:color="auto"/>
        <w:right w:val="none" w:sz="0" w:space="0" w:color="auto"/>
      </w:divBdr>
    </w:div>
    <w:div w:id="91554409">
      <w:bodyDiv w:val="1"/>
      <w:marLeft w:val="0"/>
      <w:marRight w:val="0"/>
      <w:marTop w:val="0"/>
      <w:marBottom w:val="0"/>
      <w:divBdr>
        <w:top w:val="none" w:sz="0" w:space="0" w:color="auto"/>
        <w:left w:val="none" w:sz="0" w:space="0" w:color="auto"/>
        <w:bottom w:val="none" w:sz="0" w:space="0" w:color="auto"/>
        <w:right w:val="none" w:sz="0" w:space="0" w:color="auto"/>
      </w:divBdr>
    </w:div>
    <w:div w:id="91978799">
      <w:bodyDiv w:val="1"/>
      <w:marLeft w:val="0"/>
      <w:marRight w:val="0"/>
      <w:marTop w:val="0"/>
      <w:marBottom w:val="0"/>
      <w:divBdr>
        <w:top w:val="none" w:sz="0" w:space="0" w:color="auto"/>
        <w:left w:val="none" w:sz="0" w:space="0" w:color="auto"/>
        <w:bottom w:val="none" w:sz="0" w:space="0" w:color="auto"/>
        <w:right w:val="none" w:sz="0" w:space="0" w:color="auto"/>
      </w:divBdr>
    </w:div>
    <w:div w:id="92630894">
      <w:bodyDiv w:val="1"/>
      <w:marLeft w:val="0"/>
      <w:marRight w:val="0"/>
      <w:marTop w:val="0"/>
      <w:marBottom w:val="0"/>
      <w:divBdr>
        <w:top w:val="none" w:sz="0" w:space="0" w:color="auto"/>
        <w:left w:val="none" w:sz="0" w:space="0" w:color="auto"/>
        <w:bottom w:val="none" w:sz="0" w:space="0" w:color="auto"/>
        <w:right w:val="none" w:sz="0" w:space="0" w:color="auto"/>
      </w:divBdr>
    </w:div>
    <w:div w:id="93134790">
      <w:bodyDiv w:val="1"/>
      <w:marLeft w:val="0"/>
      <w:marRight w:val="0"/>
      <w:marTop w:val="0"/>
      <w:marBottom w:val="0"/>
      <w:divBdr>
        <w:top w:val="none" w:sz="0" w:space="0" w:color="auto"/>
        <w:left w:val="none" w:sz="0" w:space="0" w:color="auto"/>
        <w:bottom w:val="none" w:sz="0" w:space="0" w:color="auto"/>
        <w:right w:val="none" w:sz="0" w:space="0" w:color="auto"/>
      </w:divBdr>
    </w:div>
    <w:div w:id="93332184">
      <w:bodyDiv w:val="1"/>
      <w:marLeft w:val="0"/>
      <w:marRight w:val="0"/>
      <w:marTop w:val="0"/>
      <w:marBottom w:val="0"/>
      <w:divBdr>
        <w:top w:val="none" w:sz="0" w:space="0" w:color="auto"/>
        <w:left w:val="none" w:sz="0" w:space="0" w:color="auto"/>
        <w:bottom w:val="none" w:sz="0" w:space="0" w:color="auto"/>
        <w:right w:val="none" w:sz="0" w:space="0" w:color="auto"/>
      </w:divBdr>
    </w:div>
    <w:div w:id="93522530">
      <w:bodyDiv w:val="1"/>
      <w:marLeft w:val="0"/>
      <w:marRight w:val="0"/>
      <w:marTop w:val="0"/>
      <w:marBottom w:val="0"/>
      <w:divBdr>
        <w:top w:val="none" w:sz="0" w:space="0" w:color="auto"/>
        <w:left w:val="none" w:sz="0" w:space="0" w:color="auto"/>
        <w:bottom w:val="none" w:sz="0" w:space="0" w:color="auto"/>
        <w:right w:val="none" w:sz="0" w:space="0" w:color="auto"/>
      </w:divBdr>
    </w:div>
    <w:div w:id="93749082">
      <w:bodyDiv w:val="1"/>
      <w:marLeft w:val="0"/>
      <w:marRight w:val="0"/>
      <w:marTop w:val="0"/>
      <w:marBottom w:val="0"/>
      <w:divBdr>
        <w:top w:val="none" w:sz="0" w:space="0" w:color="auto"/>
        <w:left w:val="none" w:sz="0" w:space="0" w:color="auto"/>
        <w:bottom w:val="none" w:sz="0" w:space="0" w:color="auto"/>
        <w:right w:val="none" w:sz="0" w:space="0" w:color="auto"/>
      </w:divBdr>
    </w:div>
    <w:div w:id="93864657">
      <w:bodyDiv w:val="1"/>
      <w:marLeft w:val="0"/>
      <w:marRight w:val="0"/>
      <w:marTop w:val="0"/>
      <w:marBottom w:val="0"/>
      <w:divBdr>
        <w:top w:val="none" w:sz="0" w:space="0" w:color="auto"/>
        <w:left w:val="none" w:sz="0" w:space="0" w:color="auto"/>
        <w:bottom w:val="none" w:sz="0" w:space="0" w:color="auto"/>
        <w:right w:val="none" w:sz="0" w:space="0" w:color="auto"/>
      </w:divBdr>
    </w:div>
    <w:div w:id="94133225">
      <w:bodyDiv w:val="1"/>
      <w:marLeft w:val="0"/>
      <w:marRight w:val="0"/>
      <w:marTop w:val="0"/>
      <w:marBottom w:val="0"/>
      <w:divBdr>
        <w:top w:val="none" w:sz="0" w:space="0" w:color="auto"/>
        <w:left w:val="none" w:sz="0" w:space="0" w:color="auto"/>
        <w:bottom w:val="none" w:sz="0" w:space="0" w:color="auto"/>
        <w:right w:val="none" w:sz="0" w:space="0" w:color="auto"/>
      </w:divBdr>
    </w:div>
    <w:div w:id="94133619">
      <w:bodyDiv w:val="1"/>
      <w:marLeft w:val="0"/>
      <w:marRight w:val="0"/>
      <w:marTop w:val="0"/>
      <w:marBottom w:val="0"/>
      <w:divBdr>
        <w:top w:val="none" w:sz="0" w:space="0" w:color="auto"/>
        <w:left w:val="none" w:sz="0" w:space="0" w:color="auto"/>
        <w:bottom w:val="none" w:sz="0" w:space="0" w:color="auto"/>
        <w:right w:val="none" w:sz="0" w:space="0" w:color="auto"/>
      </w:divBdr>
    </w:div>
    <w:div w:id="95103847">
      <w:bodyDiv w:val="1"/>
      <w:marLeft w:val="0"/>
      <w:marRight w:val="0"/>
      <w:marTop w:val="0"/>
      <w:marBottom w:val="0"/>
      <w:divBdr>
        <w:top w:val="none" w:sz="0" w:space="0" w:color="auto"/>
        <w:left w:val="none" w:sz="0" w:space="0" w:color="auto"/>
        <w:bottom w:val="none" w:sz="0" w:space="0" w:color="auto"/>
        <w:right w:val="none" w:sz="0" w:space="0" w:color="auto"/>
      </w:divBdr>
    </w:div>
    <w:div w:id="95834761">
      <w:bodyDiv w:val="1"/>
      <w:marLeft w:val="0"/>
      <w:marRight w:val="0"/>
      <w:marTop w:val="0"/>
      <w:marBottom w:val="0"/>
      <w:divBdr>
        <w:top w:val="none" w:sz="0" w:space="0" w:color="auto"/>
        <w:left w:val="none" w:sz="0" w:space="0" w:color="auto"/>
        <w:bottom w:val="none" w:sz="0" w:space="0" w:color="auto"/>
        <w:right w:val="none" w:sz="0" w:space="0" w:color="auto"/>
      </w:divBdr>
    </w:div>
    <w:div w:id="96682881">
      <w:bodyDiv w:val="1"/>
      <w:marLeft w:val="0"/>
      <w:marRight w:val="0"/>
      <w:marTop w:val="0"/>
      <w:marBottom w:val="0"/>
      <w:divBdr>
        <w:top w:val="none" w:sz="0" w:space="0" w:color="auto"/>
        <w:left w:val="none" w:sz="0" w:space="0" w:color="auto"/>
        <w:bottom w:val="none" w:sz="0" w:space="0" w:color="auto"/>
        <w:right w:val="none" w:sz="0" w:space="0" w:color="auto"/>
      </w:divBdr>
    </w:div>
    <w:div w:id="96828734">
      <w:bodyDiv w:val="1"/>
      <w:marLeft w:val="0"/>
      <w:marRight w:val="0"/>
      <w:marTop w:val="0"/>
      <w:marBottom w:val="0"/>
      <w:divBdr>
        <w:top w:val="none" w:sz="0" w:space="0" w:color="auto"/>
        <w:left w:val="none" w:sz="0" w:space="0" w:color="auto"/>
        <w:bottom w:val="none" w:sz="0" w:space="0" w:color="auto"/>
        <w:right w:val="none" w:sz="0" w:space="0" w:color="auto"/>
      </w:divBdr>
    </w:div>
    <w:div w:id="97338118">
      <w:bodyDiv w:val="1"/>
      <w:marLeft w:val="0"/>
      <w:marRight w:val="0"/>
      <w:marTop w:val="0"/>
      <w:marBottom w:val="0"/>
      <w:divBdr>
        <w:top w:val="none" w:sz="0" w:space="0" w:color="auto"/>
        <w:left w:val="none" w:sz="0" w:space="0" w:color="auto"/>
        <w:bottom w:val="none" w:sz="0" w:space="0" w:color="auto"/>
        <w:right w:val="none" w:sz="0" w:space="0" w:color="auto"/>
      </w:divBdr>
    </w:div>
    <w:div w:id="97526765">
      <w:bodyDiv w:val="1"/>
      <w:marLeft w:val="0"/>
      <w:marRight w:val="0"/>
      <w:marTop w:val="0"/>
      <w:marBottom w:val="0"/>
      <w:divBdr>
        <w:top w:val="none" w:sz="0" w:space="0" w:color="auto"/>
        <w:left w:val="none" w:sz="0" w:space="0" w:color="auto"/>
        <w:bottom w:val="none" w:sz="0" w:space="0" w:color="auto"/>
        <w:right w:val="none" w:sz="0" w:space="0" w:color="auto"/>
      </w:divBdr>
    </w:div>
    <w:div w:id="98067165">
      <w:bodyDiv w:val="1"/>
      <w:marLeft w:val="0"/>
      <w:marRight w:val="0"/>
      <w:marTop w:val="0"/>
      <w:marBottom w:val="0"/>
      <w:divBdr>
        <w:top w:val="none" w:sz="0" w:space="0" w:color="auto"/>
        <w:left w:val="none" w:sz="0" w:space="0" w:color="auto"/>
        <w:bottom w:val="none" w:sz="0" w:space="0" w:color="auto"/>
        <w:right w:val="none" w:sz="0" w:space="0" w:color="auto"/>
      </w:divBdr>
    </w:div>
    <w:div w:id="98719796">
      <w:bodyDiv w:val="1"/>
      <w:marLeft w:val="0"/>
      <w:marRight w:val="0"/>
      <w:marTop w:val="0"/>
      <w:marBottom w:val="0"/>
      <w:divBdr>
        <w:top w:val="none" w:sz="0" w:space="0" w:color="auto"/>
        <w:left w:val="none" w:sz="0" w:space="0" w:color="auto"/>
        <w:bottom w:val="none" w:sz="0" w:space="0" w:color="auto"/>
        <w:right w:val="none" w:sz="0" w:space="0" w:color="auto"/>
      </w:divBdr>
    </w:div>
    <w:div w:id="98838869">
      <w:bodyDiv w:val="1"/>
      <w:marLeft w:val="0"/>
      <w:marRight w:val="0"/>
      <w:marTop w:val="0"/>
      <w:marBottom w:val="0"/>
      <w:divBdr>
        <w:top w:val="none" w:sz="0" w:space="0" w:color="auto"/>
        <w:left w:val="none" w:sz="0" w:space="0" w:color="auto"/>
        <w:bottom w:val="none" w:sz="0" w:space="0" w:color="auto"/>
        <w:right w:val="none" w:sz="0" w:space="0" w:color="auto"/>
      </w:divBdr>
    </w:div>
    <w:div w:id="98913097">
      <w:bodyDiv w:val="1"/>
      <w:marLeft w:val="0"/>
      <w:marRight w:val="0"/>
      <w:marTop w:val="0"/>
      <w:marBottom w:val="0"/>
      <w:divBdr>
        <w:top w:val="none" w:sz="0" w:space="0" w:color="auto"/>
        <w:left w:val="none" w:sz="0" w:space="0" w:color="auto"/>
        <w:bottom w:val="none" w:sz="0" w:space="0" w:color="auto"/>
        <w:right w:val="none" w:sz="0" w:space="0" w:color="auto"/>
      </w:divBdr>
    </w:div>
    <w:div w:id="99227768">
      <w:bodyDiv w:val="1"/>
      <w:marLeft w:val="0"/>
      <w:marRight w:val="0"/>
      <w:marTop w:val="0"/>
      <w:marBottom w:val="0"/>
      <w:divBdr>
        <w:top w:val="none" w:sz="0" w:space="0" w:color="auto"/>
        <w:left w:val="none" w:sz="0" w:space="0" w:color="auto"/>
        <w:bottom w:val="none" w:sz="0" w:space="0" w:color="auto"/>
        <w:right w:val="none" w:sz="0" w:space="0" w:color="auto"/>
      </w:divBdr>
    </w:div>
    <w:div w:id="100419561">
      <w:bodyDiv w:val="1"/>
      <w:marLeft w:val="0"/>
      <w:marRight w:val="0"/>
      <w:marTop w:val="0"/>
      <w:marBottom w:val="0"/>
      <w:divBdr>
        <w:top w:val="none" w:sz="0" w:space="0" w:color="auto"/>
        <w:left w:val="none" w:sz="0" w:space="0" w:color="auto"/>
        <w:bottom w:val="none" w:sz="0" w:space="0" w:color="auto"/>
        <w:right w:val="none" w:sz="0" w:space="0" w:color="auto"/>
      </w:divBdr>
    </w:div>
    <w:div w:id="101069554">
      <w:bodyDiv w:val="1"/>
      <w:marLeft w:val="0"/>
      <w:marRight w:val="0"/>
      <w:marTop w:val="0"/>
      <w:marBottom w:val="0"/>
      <w:divBdr>
        <w:top w:val="none" w:sz="0" w:space="0" w:color="auto"/>
        <w:left w:val="none" w:sz="0" w:space="0" w:color="auto"/>
        <w:bottom w:val="none" w:sz="0" w:space="0" w:color="auto"/>
        <w:right w:val="none" w:sz="0" w:space="0" w:color="auto"/>
      </w:divBdr>
    </w:div>
    <w:div w:id="101194727">
      <w:bodyDiv w:val="1"/>
      <w:marLeft w:val="0"/>
      <w:marRight w:val="0"/>
      <w:marTop w:val="0"/>
      <w:marBottom w:val="0"/>
      <w:divBdr>
        <w:top w:val="none" w:sz="0" w:space="0" w:color="auto"/>
        <w:left w:val="none" w:sz="0" w:space="0" w:color="auto"/>
        <w:bottom w:val="none" w:sz="0" w:space="0" w:color="auto"/>
        <w:right w:val="none" w:sz="0" w:space="0" w:color="auto"/>
      </w:divBdr>
    </w:div>
    <w:div w:id="101386505">
      <w:bodyDiv w:val="1"/>
      <w:marLeft w:val="0"/>
      <w:marRight w:val="0"/>
      <w:marTop w:val="0"/>
      <w:marBottom w:val="0"/>
      <w:divBdr>
        <w:top w:val="none" w:sz="0" w:space="0" w:color="auto"/>
        <w:left w:val="none" w:sz="0" w:space="0" w:color="auto"/>
        <w:bottom w:val="none" w:sz="0" w:space="0" w:color="auto"/>
        <w:right w:val="none" w:sz="0" w:space="0" w:color="auto"/>
      </w:divBdr>
    </w:div>
    <w:div w:id="101851005">
      <w:bodyDiv w:val="1"/>
      <w:marLeft w:val="0"/>
      <w:marRight w:val="0"/>
      <w:marTop w:val="0"/>
      <w:marBottom w:val="0"/>
      <w:divBdr>
        <w:top w:val="none" w:sz="0" w:space="0" w:color="auto"/>
        <w:left w:val="none" w:sz="0" w:space="0" w:color="auto"/>
        <w:bottom w:val="none" w:sz="0" w:space="0" w:color="auto"/>
        <w:right w:val="none" w:sz="0" w:space="0" w:color="auto"/>
      </w:divBdr>
    </w:div>
    <w:div w:id="102186962">
      <w:bodyDiv w:val="1"/>
      <w:marLeft w:val="0"/>
      <w:marRight w:val="0"/>
      <w:marTop w:val="0"/>
      <w:marBottom w:val="0"/>
      <w:divBdr>
        <w:top w:val="none" w:sz="0" w:space="0" w:color="auto"/>
        <w:left w:val="none" w:sz="0" w:space="0" w:color="auto"/>
        <w:bottom w:val="none" w:sz="0" w:space="0" w:color="auto"/>
        <w:right w:val="none" w:sz="0" w:space="0" w:color="auto"/>
      </w:divBdr>
    </w:div>
    <w:div w:id="102191309">
      <w:bodyDiv w:val="1"/>
      <w:marLeft w:val="0"/>
      <w:marRight w:val="0"/>
      <w:marTop w:val="0"/>
      <w:marBottom w:val="0"/>
      <w:divBdr>
        <w:top w:val="none" w:sz="0" w:space="0" w:color="auto"/>
        <w:left w:val="none" w:sz="0" w:space="0" w:color="auto"/>
        <w:bottom w:val="none" w:sz="0" w:space="0" w:color="auto"/>
        <w:right w:val="none" w:sz="0" w:space="0" w:color="auto"/>
      </w:divBdr>
    </w:div>
    <w:div w:id="102578775">
      <w:bodyDiv w:val="1"/>
      <w:marLeft w:val="0"/>
      <w:marRight w:val="0"/>
      <w:marTop w:val="0"/>
      <w:marBottom w:val="0"/>
      <w:divBdr>
        <w:top w:val="none" w:sz="0" w:space="0" w:color="auto"/>
        <w:left w:val="none" w:sz="0" w:space="0" w:color="auto"/>
        <w:bottom w:val="none" w:sz="0" w:space="0" w:color="auto"/>
        <w:right w:val="none" w:sz="0" w:space="0" w:color="auto"/>
      </w:divBdr>
    </w:div>
    <w:div w:id="102697330">
      <w:bodyDiv w:val="1"/>
      <w:marLeft w:val="0"/>
      <w:marRight w:val="0"/>
      <w:marTop w:val="0"/>
      <w:marBottom w:val="0"/>
      <w:divBdr>
        <w:top w:val="none" w:sz="0" w:space="0" w:color="auto"/>
        <w:left w:val="none" w:sz="0" w:space="0" w:color="auto"/>
        <w:bottom w:val="none" w:sz="0" w:space="0" w:color="auto"/>
        <w:right w:val="none" w:sz="0" w:space="0" w:color="auto"/>
      </w:divBdr>
    </w:div>
    <w:div w:id="103303697">
      <w:bodyDiv w:val="1"/>
      <w:marLeft w:val="0"/>
      <w:marRight w:val="0"/>
      <w:marTop w:val="0"/>
      <w:marBottom w:val="0"/>
      <w:divBdr>
        <w:top w:val="none" w:sz="0" w:space="0" w:color="auto"/>
        <w:left w:val="none" w:sz="0" w:space="0" w:color="auto"/>
        <w:bottom w:val="none" w:sz="0" w:space="0" w:color="auto"/>
        <w:right w:val="none" w:sz="0" w:space="0" w:color="auto"/>
      </w:divBdr>
    </w:div>
    <w:div w:id="103352477">
      <w:bodyDiv w:val="1"/>
      <w:marLeft w:val="0"/>
      <w:marRight w:val="0"/>
      <w:marTop w:val="0"/>
      <w:marBottom w:val="0"/>
      <w:divBdr>
        <w:top w:val="none" w:sz="0" w:space="0" w:color="auto"/>
        <w:left w:val="none" w:sz="0" w:space="0" w:color="auto"/>
        <w:bottom w:val="none" w:sz="0" w:space="0" w:color="auto"/>
        <w:right w:val="none" w:sz="0" w:space="0" w:color="auto"/>
      </w:divBdr>
    </w:div>
    <w:div w:id="103426830">
      <w:bodyDiv w:val="1"/>
      <w:marLeft w:val="0"/>
      <w:marRight w:val="0"/>
      <w:marTop w:val="0"/>
      <w:marBottom w:val="0"/>
      <w:divBdr>
        <w:top w:val="none" w:sz="0" w:space="0" w:color="auto"/>
        <w:left w:val="none" w:sz="0" w:space="0" w:color="auto"/>
        <w:bottom w:val="none" w:sz="0" w:space="0" w:color="auto"/>
        <w:right w:val="none" w:sz="0" w:space="0" w:color="auto"/>
      </w:divBdr>
    </w:div>
    <w:div w:id="104347488">
      <w:bodyDiv w:val="1"/>
      <w:marLeft w:val="0"/>
      <w:marRight w:val="0"/>
      <w:marTop w:val="0"/>
      <w:marBottom w:val="0"/>
      <w:divBdr>
        <w:top w:val="none" w:sz="0" w:space="0" w:color="auto"/>
        <w:left w:val="none" w:sz="0" w:space="0" w:color="auto"/>
        <w:bottom w:val="none" w:sz="0" w:space="0" w:color="auto"/>
        <w:right w:val="none" w:sz="0" w:space="0" w:color="auto"/>
      </w:divBdr>
    </w:div>
    <w:div w:id="104542440">
      <w:bodyDiv w:val="1"/>
      <w:marLeft w:val="0"/>
      <w:marRight w:val="0"/>
      <w:marTop w:val="0"/>
      <w:marBottom w:val="0"/>
      <w:divBdr>
        <w:top w:val="none" w:sz="0" w:space="0" w:color="auto"/>
        <w:left w:val="none" w:sz="0" w:space="0" w:color="auto"/>
        <w:bottom w:val="none" w:sz="0" w:space="0" w:color="auto"/>
        <w:right w:val="none" w:sz="0" w:space="0" w:color="auto"/>
      </w:divBdr>
    </w:div>
    <w:div w:id="104623446">
      <w:bodyDiv w:val="1"/>
      <w:marLeft w:val="0"/>
      <w:marRight w:val="0"/>
      <w:marTop w:val="0"/>
      <w:marBottom w:val="0"/>
      <w:divBdr>
        <w:top w:val="none" w:sz="0" w:space="0" w:color="auto"/>
        <w:left w:val="none" w:sz="0" w:space="0" w:color="auto"/>
        <w:bottom w:val="none" w:sz="0" w:space="0" w:color="auto"/>
        <w:right w:val="none" w:sz="0" w:space="0" w:color="auto"/>
      </w:divBdr>
    </w:div>
    <w:div w:id="105010132">
      <w:bodyDiv w:val="1"/>
      <w:marLeft w:val="0"/>
      <w:marRight w:val="0"/>
      <w:marTop w:val="0"/>
      <w:marBottom w:val="0"/>
      <w:divBdr>
        <w:top w:val="none" w:sz="0" w:space="0" w:color="auto"/>
        <w:left w:val="none" w:sz="0" w:space="0" w:color="auto"/>
        <w:bottom w:val="none" w:sz="0" w:space="0" w:color="auto"/>
        <w:right w:val="none" w:sz="0" w:space="0" w:color="auto"/>
      </w:divBdr>
    </w:div>
    <w:div w:id="105271170">
      <w:bodyDiv w:val="1"/>
      <w:marLeft w:val="0"/>
      <w:marRight w:val="0"/>
      <w:marTop w:val="0"/>
      <w:marBottom w:val="0"/>
      <w:divBdr>
        <w:top w:val="none" w:sz="0" w:space="0" w:color="auto"/>
        <w:left w:val="none" w:sz="0" w:space="0" w:color="auto"/>
        <w:bottom w:val="none" w:sz="0" w:space="0" w:color="auto"/>
        <w:right w:val="none" w:sz="0" w:space="0" w:color="auto"/>
      </w:divBdr>
    </w:div>
    <w:div w:id="105467617">
      <w:bodyDiv w:val="1"/>
      <w:marLeft w:val="0"/>
      <w:marRight w:val="0"/>
      <w:marTop w:val="0"/>
      <w:marBottom w:val="0"/>
      <w:divBdr>
        <w:top w:val="none" w:sz="0" w:space="0" w:color="auto"/>
        <w:left w:val="none" w:sz="0" w:space="0" w:color="auto"/>
        <w:bottom w:val="none" w:sz="0" w:space="0" w:color="auto"/>
        <w:right w:val="none" w:sz="0" w:space="0" w:color="auto"/>
      </w:divBdr>
    </w:div>
    <w:div w:id="105540912">
      <w:bodyDiv w:val="1"/>
      <w:marLeft w:val="0"/>
      <w:marRight w:val="0"/>
      <w:marTop w:val="0"/>
      <w:marBottom w:val="0"/>
      <w:divBdr>
        <w:top w:val="none" w:sz="0" w:space="0" w:color="auto"/>
        <w:left w:val="none" w:sz="0" w:space="0" w:color="auto"/>
        <w:bottom w:val="none" w:sz="0" w:space="0" w:color="auto"/>
        <w:right w:val="none" w:sz="0" w:space="0" w:color="auto"/>
      </w:divBdr>
    </w:div>
    <w:div w:id="105851009">
      <w:bodyDiv w:val="1"/>
      <w:marLeft w:val="0"/>
      <w:marRight w:val="0"/>
      <w:marTop w:val="0"/>
      <w:marBottom w:val="0"/>
      <w:divBdr>
        <w:top w:val="none" w:sz="0" w:space="0" w:color="auto"/>
        <w:left w:val="none" w:sz="0" w:space="0" w:color="auto"/>
        <w:bottom w:val="none" w:sz="0" w:space="0" w:color="auto"/>
        <w:right w:val="none" w:sz="0" w:space="0" w:color="auto"/>
      </w:divBdr>
    </w:div>
    <w:div w:id="105933009">
      <w:bodyDiv w:val="1"/>
      <w:marLeft w:val="0"/>
      <w:marRight w:val="0"/>
      <w:marTop w:val="0"/>
      <w:marBottom w:val="0"/>
      <w:divBdr>
        <w:top w:val="none" w:sz="0" w:space="0" w:color="auto"/>
        <w:left w:val="none" w:sz="0" w:space="0" w:color="auto"/>
        <w:bottom w:val="none" w:sz="0" w:space="0" w:color="auto"/>
        <w:right w:val="none" w:sz="0" w:space="0" w:color="auto"/>
      </w:divBdr>
    </w:div>
    <w:div w:id="106240836">
      <w:bodyDiv w:val="1"/>
      <w:marLeft w:val="0"/>
      <w:marRight w:val="0"/>
      <w:marTop w:val="0"/>
      <w:marBottom w:val="0"/>
      <w:divBdr>
        <w:top w:val="none" w:sz="0" w:space="0" w:color="auto"/>
        <w:left w:val="none" w:sz="0" w:space="0" w:color="auto"/>
        <w:bottom w:val="none" w:sz="0" w:space="0" w:color="auto"/>
        <w:right w:val="none" w:sz="0" w:space="0" w:color="auto"/>
      </w:divBdr>
    </w:div>
    <w:div w:id="106313337">
      <w:bodyDiv w:val="1"/>
      <w:marLeft w:val="0"/>
      <w:marRight w:val="0"/>
      <w:marTop w:val="0"/>
      <w:marBottom w:val="0"/>
      <w:divBdr>
        <w:top w:val="none" w:sz="0" w:space="0" w:color="auto"/>
        <w:left w:val="none" w:sz="0" w:space="0" w:color="auto"/>
        <w:bottom w:val="none" w:sz="0" w:space="0" w:color="auto"/>
        <w:right w:val="none" w:sz="0" w:space="0" w:color="auto"/>
      </w:divBdr>
    </w:div>
    <w:div w:id="106435616">
      <w:bodyDiv w:val="1"/>
      <w:marLeft w:val="0"/>
      <w:marRight w:val="0"/>
      <w:marTop w:val="0"/>
      <w:marBottom w:val="0"/>
      <w:divBdr>
        <w:top w:val="none" w:sz="0" w:space="0" w:color="auto"/>
        <w:left w:val="none" w:sz="0" w:space="0" w:color="auto"/>
        <w:bottom w:val="none" w:sz="0" w:space="0" w:color="auto"/>
        <w:right w:val="none" w:sz="0" w:space="0" w:color="auto"/>
      </w:divBdr>
    </w:div>
    <w:div w:id="106699788">
      <w:bodyDiv w:val="1"/>
      <w:marLeft w:val="0"/>
      <w:marRight w:val="0"/>
      <w:marTop w:val="0"/>
      <w:marBottom w:val="0"/>
      <w:divBdr>
        <w:top w:val="none" w:sz="0" w:space="0" w:color="auto"/>
        <w:left w:val="none" w:sz="0" w:space="0" w:color="auto"/>
        <w:bottom w:val="none" w:sz="0" w:space="0" w:color="auto"/>
        <w:right w:val="none" w:sz="0" w:space="0" w:color="auto"/>
      </w:divBdr>
    </w:div>
    <w:div w:id="106703392">
      <w:bodyDiv w:val="1"/>
      <w:marLeft w:val="0"/>
      <w:marRight w:val="0"/>
      <w:marTop w:val="0"/>
      <w:marBottom w:val="0"/>
      <w:divBdr>
        <w:top w:val="none" w:sz="0" w:space="0" w:color="auto"/>
        <w:left w:val="none" w:sz="0" w:space="0" w:color="auto"/>
        <w:bottom w:val="none" w:sz="0" w:space="0" w:color="auto"/>
        <w:right w:val="none" w:sz="0" w:space="0" w:color="auto"/>
      </w:divBdr>
    </w:div>
    <w:div w:id="107046409">
      <w:bodyDiv w:val="1"/>
      <w:marLeft w:val="0"/>
      <w:marRight w:val="0"/>
      <w:marTop w:val="0"/>
      <w:marBottom w:val="0"/>
      <w:divBdr>
        <w:top w:val="none" w:sz="0" w:space="0" w:color="auto"/>
        <w:left w:val="none" w:sz="0" w:space="0" w:color="auto"/>
        <w:bottom w:val="none" w:sz="0" w:space="0" w:color="auto"/>
        <w:right w:val="none" w:sz="0" w:space="0" w:color="auto"/>
      </w:divBdr>
    </w:div>
    <w:div w:id="107358517">
      <w:bodyDiv w:val="1"/>
      <w:marLeft w:val="0"/>
      <w:marRight w:val="0"/>
      <w:marTop w:val="0"/>
      <w:marBottom w:val="0"/>
      <w:divBdr>
        <w:top w:val="none" w:sz="0" w:space="0" w:color="auto"/>
        <w:left w:val="none" w:sz="0" w:space="0" w:color="auto"/>
        <w:bottom w:val="none" w:sz="0" w:space="0" w:color="auto"/>
        <w:right w:val="none" w:sz="0" w:space="0" w:color="auto"/>
      </w:divBdr>
    </w:div>
    <w:div w:id="107358634">
      <w:bodyDiv w:val="1"/>
      <w:marLeft w:val="0"/>
      <w:marRight w:val="0"/>
      <w:marTop w:val="0"/>
      <w:marBottom w:val="0"/>
      <w:divBdr>
        <w:top w:val="none" w:sz="0" w:space="0" w:color="auto"/>
        <w:left w:val="none" w:sz="0" w:space="0" w:color="auto"/>
        <w:bottom w:val="none" w:sz="0" w:space="0" w:color="auto"/>
        <w:right w:val="none" w:sz="0" w:space="0" w:color="auto"/>
      </w:divBdr>
    </w:div>
    <w:div w:id="107506103">
      <w:bodyDiv w:val="1"/>
      <w:marLeft w:val="0"/>
      <w:marRight w:val="0"/>
      <w:marTop w:val="0"/>
      <w:marBottom w:val="0"/>
      <w:divBdr>
        <w:top w:val="none" w:sz="0" w:space="0" w:color="auto"/>
        <w:left w:val="none" w:sz="0" w:space="0" w:color="auto"/>
        <w:bottom w:val="none" w:sz="0" w:space="0" w:color="auto"/>
        <w:right w:val="none" w:sz="0" w:space="0" w:color="auto"/>
      </w:divBdr>
    </w:div>
    <w:div w:id="108398766">
      <w:bodyDiv w:val="1"/>
      <w:marLeft w:val="0"/>
      <w:marRight w:val="0"/>
      <w:marTop w:val="0"/>
      <w:marBottom w:val="0"/>
      <w:divBdr>
        <w:top w:val="none" w:sz="0" w:space="0" w:color="auto"/>
        <w:left w:val="none" w:sz="0" w:space="0" w:color="auto"/>
        <w:bottom w:val="none" w:sz="0" w:space="0" w:color="auto"/>
        <w:right w:val="none" w:sz="0" w:space="0" w:color="auto"/>
      </w:divBdr>
    </w:div>
    <w:div w:id="108932661">
      <w:bodyDiv w:val="1"/>
      <w:marLeft w:val="0"/>
      <w:marRight w:val="0"/>
      <w:marTop w:val="0"/>
      <w:marBottom w:val="0"/>
      <w:divBdr>
        <w:top w:val="none" w:sz="0" w:space="0" w:color="auto"/>
        <w:left w:val="none" w:sz="0" w:space="0" w:color="auto"/>
        <w:bottom w:val="none" w:sz="0" w:space="0" w:color="auto"/>
        <w:right w:val="none" w:sz="0" w:space="0" w:color="auto"/>
      </w:divBdr>
    </w:div>
    <w:div w:id="109009320">
      <w:bodyDiv w:val="1"/>
      <w:marLeft w:val="0"/>
      <w:marRight w:val="0"/>
      <w:marTop w:val="0"/>
      <w:marBottom w:val="0"/>
      <w:divBdr>
        <w:top w:val="none" w:sz="0" w:space="0" w:color="auto"/>
        <w:left w:val="none" w:sz="0" w:space="0" w:color="auto"/>
        <w:bottom w:val="none" w:sz="0" w:space="0" w:color="auto"/>
        <w:right w:val="none" w:sz="0" w:space="0" w:color="auto"/>
      </w:divBdr>
    </w:div>
    <w:div w:id="109010207">
      <w:bodyDiv w:val="1"/>
      <w:marLeft w:val="0"/>
      <w:marRight w:val="0"/>
      <w:marTop w:val="0"/>
      <w:marBottom w:val="0"/>
      <w:divBdr>
        <w:top w:val="none" w:sz="0" w:space="0" w:color="auto"/>
        <w:left w:val="none" w:sz="0" w:space="0" w:color="auto"/>
        <w:bottom w:val="none" w:sz="0" w:space="0" w:color="auto"/>
        <w:right w:val="none" w:sz="0" w:space="0" w:color="auto"/>
      </w:divBdr>
    </w:div>
    <w:div w:id="109017018">
      <w:bodyDiv w:val="1"/>
      <w:marLeft w:val="0"/>
      <w:marRight w:val="0"/>
      <w:marTop w:val="0"/>
      <w:marBottom w:val="0"/>
      <w:divBdr>
        <w:top w:val="none" w:sz="0" w:space="0" w:color="auto"/>
        <w:left w:val="none" w:sz="0" w:space="0" w:color="auto"/>
        <w:bottom w:val="none" w:sz="0" w:space="0" w:color="auto"/>
        <w:right w:val="none" w:sz="0" w:space="0" w:color="auto"/>
      </w:divBdr>
    </w:div>
    <w:div w:id="109053268">
      <w:bodyDiv w:val="1"/>
      <w:marLeft w:val="0"/>
      <w:marRight w:val="0"/>
      <w:marTop w:val="0"/>
      <w:marBottom w:val="0"/>
      <w:divBdr>
        <w:top w:val="none" w:sz="0" w:space="0" w:color="auto"/>
        <w:left w:val="none" w:sz="0" w:space="0" w:color="auto"/>
        <w:bottom w:val="none" w:sz="0" w:space="0" w:color="auto"/>
        <w:right w:val="none" w:sz="0" w:space="0" w:color="auto"/>
      </w:divBdr>
    </w:div>
    <w:div w:id="109083072">
      <w:bodyDiv w:val="1"/>
      <w:marLeft w:val="0"/>
      <w:marRight w:val="0"/>
      <w:marTop w:val="0"/>
      <w:marBottom w:val="0"/>
      <w:divBdr>
        <w:top w:val="none" w:sz="0" w:space="0" w:color="auto"/>
        <w:left w:val="none" w:sz="0" w:space="0" w:color="auto"/>
        <w:bottom w:val="none" w:sz="0" w:space="0" w:color="auto"/>
        <w:right w:val="none" w:sz="0" w:space="0" w:color="auto"/>
      </w:divBdr>
    </w:div>
    <w:div w:id="109277726">
      <w:bodyDiv w:val="1"/>
      <w:marLeft w:val="0"/>
      <w:marRight w:val="0"/>
      <w:marTop w:val="0"/>
      <w:marBottom w:val="0"/>
      <w:divBdr>
        <w:top w:val="none" w:sz="0" w:space="0" w:color="auto"/>
        <w:left w:val="none" w:sz="0" w:space="0" w:color="auto"/>
        <w:bottom w:val="none" w:sz="0" w:space="0" w:color="auto"/>
        <w:right w:val="none" w:sz="0" w:space="0" w:color="auto"/>
      </w:divBdr>
    </w:div>
    <w:div w:id="109320823">
      <w:bodyDiv w:val="1"/>
      <w:marLeft w:val="0"/>
      <w:marRight w:val="0"/>
      <w:marTop w:val="0"/>
      <w:marBottom w:val="0"/>
      <w:divBdr>
        <w:top w:val="none" w:sz="0" w:space="0" w:color="auto"/>
        <w:left w:val="none" w:sz="0" w:space="0" w:color="auto"/>
        <w:bottom w:val="none" w:sz="0" w:space="0" w:color="auto"/>
        <w:right w:val="none" w:sz="0" w:space="0" w:color="auto"/>
      </w:divBdr>
    </w:div>
    <w:div w:id="110057515">
      <w:bodyDiv w:val="1"/>
      <w:marLeft w:val="0"/>
      <w:marRight w:val="0"/>
      <w:marTop w:val="0"/>
      <w:marBottom w:val="0"/>
      <w:divBdr>
        <w:top w:val="none" w:sz="0" w:space="0" w:color="auto"/>
        <w:left w:val="none" w:sz="0" w:space="0" w:color="auto"/>
        <w:bottom w:val="none" w:sz="0" w:space="0" w:color="auto"/>
        <w:right w:val="none" w:sz="0" w:space="0" w:color="auto"/>
      </w:divBdr>
    </w:div>
    <w:div w:id="111020706">
      <w:bodyDiv w:val="1"/>
      <w:marLeft w:val="0"/>
      <w:marRight w:val="0"/>
      <w:marTop w:val="0"/>
      <w:marBottom w:val="0"/>
      <w:divBdr>
        <w:top w:val="none" w:sz="0" w:space="0" w:color="auto"/>
        <w:left w:val="none" w:sz="0" w:space="0" w:color="auto"/>
        <w:bottom w:val="none" w:sz="0" w:space="0" w:color="auto"/>
        <w:right w:val="none" w:sz="0" w:space="0" w:color="auto"/>
      </w:divBdr>
    </w:div>
    <w:div w:id="111170742">
      <w:bodyDiv w:val="1"/>
      <w:marLeft w:val="0"/>
      <w:marRight w:val="0"/>
      <w:marTop w:val="0"/>
      <w:marBottom w:val="0"/>
      <w:divBdr>
        <w:top w:val="none" w:sz="0" w:space="0" w:color="auto"/>
        <w:left w:val="none" w:sz="0" w:space="0" w:color="auto"/>
        <w:bottom w:val="none" w:sz="0" w:space="0" w:color="auto"/>
        <w:right w:val="none" w:sz="0" w:space="0" w:color="auto"/>
      </w:divBdr>
    </w:div>
    <w:div w:id="111286668">
      <w:bodyDiv w:val="1"/>
      <w:marLeft w:val="0"/>
      <w:marRight w:val="0"/>
      <w:marTop w:val="0"/>
      <w:marBottom w:val="0"/>
      <w:divBdr>
        <w:top w:val="none" w:sz="0" w:space="0" w:color="auto"/>
        <w:left w:val="none" w:sz="0" w:space="0" w:color="auto"/>
        <w:bottom w:val="none" w:sz="0" w:space="0" w:color="auto"/>
        <w:right w:val="none" w:sz="0" w:space="0" w:color="auto"/>
      </w:divBdr>
    </w:div>
    <w:div w:id="111441851">
      <w:bodyDiv w:val="1"/>
      <w:marLeft w:val="0"/>
      <w:marRight w:val="0"/>
      <w:marTop w:val="0"/>
      <w:marBottom w:val="0"/>
      <w:divBdr>
        <w:top w:val="none" w:sz="0" w:space="0" w:color="auto"/>
        <w:left w:val="none" w:sz="0" w:space="0" w:color="auto"/>
        <w:bottom w:val="none" w:sz="0" w:space="0" w:color="auto"/>
        <w:right w:val="none" w:sz="0" w:space="0" w:color="auto"/>
      </w:divBdr>
    </w:div>
    <w:div w:id="111562677">
      <w:bodyDiv w:val="1"/>
      <w:marLeft w:val="0"/>
      <w:marRight w:val="0"/>
      <w:marTop w:val="0"/>
      <w:marBottom w:val="0"/>
      <w:divBdr>
        <w:top w:val="none" w:sz="0" w:space="0" w:color="auto"/>
        <w:left w:val="none" w:sz="0" w:space="0" w:color="auto"/>
        <w:bottom w:val="none" w:sz="0" w:space="0" w:color="auto"/>
        <w:right w:val="none" w:sz="0" w:space="0" w:color="auto"/>
      </w:divBdr>
    </w:div>
    <w:div w:id="111562952">
      <w:bodyDiv w:val="1"/>
      <w:marLeft w:val="0"/>
      <w:marRight w:val="0"/>
      <w:marTop w:val="0"/>
      <w:marBottom w:val="0"/>
      <w:divBdr>
        <w:top w:val="none" w:sz="0" w:space="0" w:color="auto"/>
        <w:left w:val="none" w:sz="0" w:space="0" w:color="auto"/>
        <w:bottom w:val="none" w:sz="0" w:space="0" w:color="auto"/>
        <w:right w:val="none" w:sz="0" w:space="0" w:color="auto"/>
      </w:divBdr>
    </w:div>
    <w:div w:id="111941309">
      <w:bodyDiv w:val="1"/>
      <w:marLeft w:val="0"/>
      <w:marRight w:val="0"/>
      <w:marTop w:val="0"/>
      <w:marBottom w:val="0"/>
      <w:divBdr>
        <w:top w:val="none" w:sz="0" w:space="0" w:color="auto"/>
        <w:left w:val="none" w:sz="0" w:space="0" w:color="auto"/>
        <w:bottom w:val="none" w:sz="0" w:space="0" w:color="auto"/>
        <w:right w:val="none" w:sz="0" w:space="0" w:color="auto"/>
      </w:divBdr>
    </w:div>
    <w:div w:id="112791116">
      <w:bodyDiv w:val="1"/>
      <w:marLeft w:val="0"/>
      <w:marRight w:val="0"/>
      <w:marTop w:val="0"/>
      <w:marBottom w:val="0"/>
      <w:divBdr>
        <w:top w:val="none" w:sz="0" w:space="0" w:color="auto"/>
        <w:left w:val="none" w:sz="0" w:space="0" w:color="auto"/>
        <w:bottom w:val="none" w:sz="0" w:space="0" w:color="auto"/>
        <w:right w:val="none" w:sz="0" w:space="0" w:color="auto"/>
      </w:divBdr>
    </w:div>
    <w:div w:id="113449027">
      <w:bodyDiv w:val="1"/>
      <w:marLeft w:val="0"/>
      <w:marRight w:val="0"/>
      <w:marTop w:val="0"/>
      <w:marBottom w:val="0"/>
      <w:divBdr>
        <w:top w:val="none" w:sz="0" w:space="0" w:color="auto"/>
        <w:left w:val="none" w:sz="0" w:space="0" w:color="auto"/>
        <w:bottom w:val="none" w:sz="0" w:space="0" w:color="auto"/>
        <w:right w:val="none" w:sz="0" w:space="0" w:color="auto"/>
      </w:divBdr>
    </w:div>
    <w:div w:id="113641736">
      <w:bodyDiv w:val="1"/>
      <w:marLeft w:val="0"/>
      <w:marRight w:val="0"/>
      <w:marTop w:val="0"/>
      <w:marBottom w:val="0"/>
      <w:divBdr>
        <w:top w:val="none" w:sz="0" w:space="0" w:color="auto"/>
        <w:left w:val="none" w:sz="0" w:space="0" w:color="auto"/>
        <w:bottom w:val="none" w:sz="0" w:space="0" w:color="auto"/>
        <w:right w:val="none" w:sz="0" w:space="0" w:color="auto"/>
      </w:divBdr>
    </w:div>
    <w:div w:id="113795731">
      <w:bodyDiv w:val="1"/>
      <w:marLeft w:val="0"/>
      <w:marRight w:val="0"/>
      <w:marTop w:val="0"/>
      <w:marBottom w:val="0"/>
      <w:divBdr>
        <w:top w:val="none" w:sz="0" w:space="0" w:color="auto"/>
        <w:left w:val="none" w:sz="0" w:space="0" w:color="auto"/>
        <w:bottom w:val="none" w:sz="0" w:space="0" w:color="auto"/>
        <w:right w:val="none" w:sz="0" w:space="0" w:color="auto"/>
      </w:divBdr>
    </w:div>
    <w:div w:id="114105969">
      <w:bodyDiv w:val="1"/>
      <w:marLeft w:val="0"/>
      <w:marRight w:val="0"/>
      <w:marTop w:val="0"/>
      <w:marBottom w:val="0"/>
      <w:divBdr>
        <w:top w:val="none" w:sz="0" w:space="0" w:color="auto"/>
        <w:left w:val="none" w:sz="0" w:space="0" w:color="auto"/>
        <w:bottom w:val="none" w:sz="0" w:space="0" w:color="auto"/>
        <w:right w:val="none" w:sz="0" w:space="0" w:color="auto"/>
      </w:divBdr>
    </w:div>
    <w:div w:id="114181249">
      <w:bodyDiv w:val="1"/>
      <w:marLeft w:val="0"/>
      <w:marRight w:val="0"/>
      <w:marTop w:val="0"/>
      <w:marBottom w:val="0"/>
      <w:divBdr>
        <w:top w:val="none" w:sz="0" w:space="0" w:color="auto"/>
        <w:left w:val="none" w:sz="0" w:space="0" w:color="auto"/>
        <w:bottom w:val="none" w:sz="0" w:space="0" w:color="auto"/>
        <w:right w:val="none" w:sz="0" w:space="0" w:color="auto"/>
      </w:divBdr>
    </w:div>
    <w:div w:id="114371621">
      <w:bodyDiv w:val="1"/>
      <w:marLeft w:val="0"/>
      <w:marRight w:val="0"/>
      <w:marTop w:val="0"/>
      <w:marBottom w:val="0"/>
      <w:divBdr>
        <w:top w:val="none" w:sz="0" w:space="0" w:color="auto"/>
        <w:left w:val="none" w:sz="0" w:space="0" w:color="auto"/>
        <w:bottom w:val="none" w:sz="0" w:space="0" w:color="auto"/>
        <w:right w:val="none" w:sz="0" w:space="0" w:color="auto"/>
      </w:divBdr>
    </w:div>
    <w:div w:id="114522394">
      <w:bodyDiv w:val="1"/>
      <w:marLeft w:val="0"/>
      <w:marRight w:val="0"/>
      <w:marTop w:val="0"/>
      <w:marBottom w:val="0"/>
      <w:divBdr>
        <w:top w:val="none" w:sz="0" w:space="0" w:color="auto"/>
        <w:left w:val="none" w:sz="0" w:space="0" w:color="auto"/>
        <w:bottom w:val="none" w:sz="0" w:space="0" w:color="auto"/>
        <w:right w:val="none" w:sz="0" w:space="0" w:color="auto"/>
      </w:divBdr>
    </w:div>
    <w:div w:id="114714408">
      <w:bodyDiv w:val="1"/>
      <w:marLeft w:val="0"/>
      <w:marRight w:val="0"/>
      <w:marTop w:val="0"/>
      <w:marBottom w:val="0"/>
      <w:divBdr>
        <w:top w:val="none" w:sz="0" w:space="0" w:color="auto"/>
        <w:left w:val="none" w:sz="0" w:space="0" w:color="auto"/>
        <w:bottom w:val="none" w:sz="0" w:space="0" w:color="auto"/>
        <w:right w:val="none" w:sz="0" w:space="0" w:color="auto"/>
      </w:divBdr>
    </w:div>
    <w:div w:id="114830117">
      <w:bodyDiv w:val="1"/>
      <w:marLeft w:val="0"/>
      <w:marRight w:val="0"/>
      <w:marTop w:val="0"/>
      <w:marBottom w:val="0"/>
      <w:divBdr>
        <w:top w:val="none" w:sz="0" w:space="0" w:color="auto"/>
        <w:left w:val="none" w:sz="0" w:space="0" w:color="auto"/>
        <w:bottom w:val="none" w:sz="0" w:space="0" w:color="auto"/>
        <w:right w:val="none" w:sz="0" w:space="0" w:color="auto"/>
      </w:divBdr>
    </w:div>
    <w:div w:id="115149928">
      <w:bodyDiv w:val="1"/>
      <w:marLeft w:val="0"/>
      <w:marRight w:val="0"/>
      <w:marTop w:val="0"/>
      <w:marBottom w:val="0"/>
      <w:divBdr>
        <w:top w:val="none" w:sz="0" w:space="0" w:color="auto"/>
        <w:left w:val="none" w:sz="0" w:space="0" w:color="auto"/>
        <w:bottom w:val="none" w:sz="0" w:space="0" w:color="auto"/>
        <w:right w:val="none" w:sz="0" w:space="0" w:color="auto"/>
      </w:divBdr>
    </w:div>
    <w:div w:id="115175673">
      <w:bodyDiv w:val="1"/>
      <w:marLeft w:val="0"/>
      <w:marRight w:val="0"/>
      <w:marTop w:val="0"/>
      <w:marBottom w:val="0"/>
      <w:divBdr>
        <w:top w:val="none" w:sz="0" w:space="0" w:color="auto"/>
        <w:left w:val="none" w:sz="0" w:space="0" w:color="auto"/>
        <w:bottom w:val="none" w:sz="0" w:space="0" w:color="auto"/>
        <w:right w:val="none" w:sz="0" w:space="0" w:color="auto"/>
      </w:divBdr>
    </w:div>
    <w:div w:id="115343707">
      <w:bodyDiv w:val="1"/>
      <w:marLeft w:val="0"/>
      <w:marRight w:val="0"/>
      <w:marTop w:val="0"/>
      <w:marBottom w:val="0"/>
      <w:divBdr>
        <w:top w:val="none" w:sz="0" w:space="0" w:color="auto"/>
        <w:left w:val="none" w:sz="0" w:space="0" w:color="auto"/>
        <w:bottom w:val="none" w:sz="0" w:space="0" w:color="auto"/>
        <w:right w:val="none" w:sz="0" w:space="0" w:color="auto"/>
      </w:divBdr>
    </w:div>
    <w:div w:id="115369397">
      <w:bodyDiv w:val="1"/>
      <w:marLeft w:val="0"/>
      <w:marRight w:val="0"/>
      <w:marTop w:val="0"/>
      <w:marBottom w:val="0"/>
      <w:divBdr>
        <w:top w:val="none" w:sz="0" w:space="0" w:color="auto"/>
        <w:left w:val="none" w:sz="0" w:space="0" w:color="auto"/>
        <w:bottom w:val="none" w:sz="0" w:space="0" w:color="auto"/>
        <w:right w:val="none" w:sz="0" w:space="0" w:color="auto"/>
      </w:divBdr>
    </w:div>
    <w:div w:id="115605775">
      <w:bodyDiv w:val="1"/>
      <w:marLeft w:val="0"/>
      <w:marRight w:val="0"/>
      <w:marTop w:val="0"/>
      <w:marBottom w:val="0"/>
      <w:divBdr>
        <w:top w:val="none" w:sz="0" w:space="0" w:color="auto"/>
        <w:left w:val="none" w:sz="0" w:space="0" w:color="auto"/>
        <w:bottom w:val="none" w:sz="0" w:space="0" w:color="auto"/>
        <w:right w:val="none" w:sz="0" w:space="0" w:color="auto"/>
      </w:divBdr>
    </w:div>
    <w:div w:id="115606349">
      <w:bodyDiv w:val="1"/>
      <w:marLeft w:val="0"/>
      <w:marRight w:val="0"/>
      <w:marTop w:val="0"/>
      <w:marBottom w:val="0"/>
      <w:divBdr>
        <w:top w:val="none" w:sz="0" w:space="0" w:color="auto"/>
        <w:left w:val="none" w:sz="0" w:space="0" w:color="auto"/>
        <w:bottom w:val="none" w:sz="0" w:space="0" w:color="auto"/>
        <w:right w:val="none" w:sz="0" w:space="0" w:color="auto"/>
      </w:divBdr>
    </w:div>
    <w:div w:id="115953151">
      <w:bodyDiv w:val="1"/>
      <w:marLeft w:val="0"/>
      <w:marRight w:val="0"/>
      <w:marTop w:val="0"/>
      <w:marBottom w:val="0"/>
      <w:divBdr>
        <w:top w:val="none" w:sz="0" w:space="0" w:color="auto"/>
        <w:left w:val="none" w:sz="0" w:space="0" w:color="auto"/>
        <w:bottom w:val="none" w:sz="0" w:space="0" w:color="auto"/>
        <w:right w:val="none" w:sz="0" w:space="0" w:color="auto"/>
      </w:divBdr>
    </w:div>
    <w:div w:id="116141803">
      <w:bodyDiv w:val="1"/>
      <w:marLeft w:val="0"/>
      <w:marRight w:val="0"/>
      <w:marTop w:val="0"/>
      <w:marBottom w:val="0"/>
      <w:divBdr>
        <w:top w:val="none" w:sz="0" w:space="0" w:color="auto"/>
        <w:left w:val="none" w:sz="0" w:space="0" w:color="auto"/>
        <w:bottom w:val="none" w:sz="0" w:space="0" w:color="auto"/>
        <w:right w:val="none" w:sz="0" w:space="0" w:color="auto"/>
      </w:divBdr>
    </w:div>
    <w:div w:id="116223665">
      <w:bodyDiv w:val="1"/>
      <w:marLeft w:val="0"/>
      <w:marRight w:val="0"/>
      <w:marTop w:val="0"/>
      <w:marBottom w:val="0"/>
      <w:divBdr>
        <w:top w:val="none" w:sz="0" w:space="0" w:color="auto"/>
        <w:left w:val="none" w:sz="0" w:space="0" w:color="auto"/>
        <w:bottom w:val="none" w:sz="0" w:space="0" w:color="auto"/>
        <w:right w:val="none" w:sz="0" w:space="0" w:color="auto"/>
      </w:divBdr>
    </w:div>
    <w:div w:id="116535946">
      <w:bodyDiv w:val="1"/>
      <w:marLeft w:val="0"/>
      <w:marRight w:val="0"/>
      <w:marTop w:val="0"/>
      <w:marBottom w:val="0"/>
      <w:divBdr>
        <w:top w:val="none" w:sz="0" w:space="0" w:color="auto"/>
        <w:left w:val="none" w:sz="0" w:space="0" w:color="auto"/>
        <w:bottom w:val="none" w:sz="0" w:space="0" w:color="auto"/>
        <w:right w:val="none" w:sz="0" w:space="0" w:color="auto"/>
      </w:divBdr>
    </w:div>
    <w:div w:id="116682985">
      <w:bodyDiv w:val="1"/>
      <w:marLeft w:val="0"/>
      <w:marRight w:val="0"/>
      <w:marTop w:val="0"/>
      <w:marBottom w:val="0"/>
      <w:divBdr>
        <w:top w:val="none" w:sz="0" w:space="0" w:color="auto"/>
        <w:left w:val="none" w:sz="0" w:space="0" w:color="auto"/>
        <w:bottom w:val="none" w:sz="0" w:space="0" w:color="auto"/>
        <w:right w:val="none" w:sz="0" w:space="0" w:color="auto"/>
      </w:divBdr>
    </w:div>
    <w:div w:id="116685350">
      <w:bodyDiv w:val="1"/>
      <w:marLeft w:val="0"/>
      <w:marRight w:val="0"/>
      <w:marTop w:val="0"/>
      <w:marBottom w:val="0"/>
      <w:divBdr>
        <w:top w:val="none" w:sz="0" w:space="0" w:color="auto"/>
        <w:left w:val="none" w:sz="0" w:space="0" w:color="auto"/>
        <w:bottom w:val="none" w:sz="0" w:space="0" w:color="auto"/>
        <w:right w:val="none" w:sz="0" w:space="0" w:color="auto"/>
      </w:divBdr>
    </w:div>
    <w:div w:id="117064334">
      <w:bodyDiv w:val="1"/>
      <w:marLeft w:val="0"/>
      <w:marRight w:val="0"/>
      <w:marTop w:val="0"/>
      <w:marBottom w:val="0"/>
      <w:divBdr>
        <w:top w:val="none" w:sz="0" w:space="0" w:color="auto"/>
        <w:left w:val="none" w:sz="0" w:space="0" w:color="auto"/>
        <w:bottom w:val="none" w:sz="0" w:space="0" w:color="auto"/>
        <w:right w:val="none" w:sz="0" w:space="0" w:color="auto"/>
      </w:divBdr>
    </w:div>
    <w:div w:id="118189706">
      <w:bodyDiv w:val="1"/>
      <w:marLeft w:val="0"/>
      <w:marRight w:val="0"/>
      <w:marTop w:val="0"/>
      <w:marBottom w:val="0"/>
      <w:divBdr>
        <w:top w:val="none" w:sz="0" w:space="0" w:color="auto"/>
        <w:left w:val="none" w:sz="0" w:space="0" w:color="auto"/>
        <w:bottom w:val="none" w:sz="0" w:space="0" w:color="auto"/>
        <w:right w:val="none" w:sz="0" w:space="0" w:color="auto"/>
      </w:divBdr>
    </w:div>
    <w:div w:id="118688459">
      <w:bodyDiv w:val="1"/>
      <w:marLeft w:val="0"/>
      <w:marRight w:val="0"/>
      <w:marTop w:val="0"/>
      <w:marBottom w:val="0"/>
      <w:divBdr>
        <w:top w:val="none" w:sz="0" w:space="0" w:color="auto"/>
        <w:left w:val="none" w:sz="0" w:space="0" w:color="auto"/>
        <w:bottom w:val="none" w:sz="0" w:space="0" w:color="auto"/>
        <w:right w:val="none" w:sz="0" w:space="0" w:color="auto"/>
      </w:divBdr>
    </w:div>
    <w:div w:id="118763102">
      <w:bodyDiv w:val="1"/>
      <w:marLeft w:val="0"/>
      <w:marRight w:val="0"/>
      <w:marTop w:val="0"/>
      <w:marBottom w:val="0"/>
      <w:divBdr>
        <w:top w:val="none" w:sz="0" w:space="0" w:color="auto"/>
        <w:left w:val="none" w:sz="0" w:space="0" w:color="auto"/>
        <w:bottom w:val="none" w:sz="0" w:space="0" w:color="auto"/>
        <w:right w:val="none" w:sz="0" w:space="0" w:color="auto"/>
      </w:divBdr>
    </w:div>
    <w:div w:id="118763979">
      <w:bodyDiv w:val="1"/>
      <w:marLeft w:val="0"/>
      <w:marRight w:val="0"/>
      <w:marTop w:val="0"/>
      <w:marBottom w:val="0"/>
      <w:divBdr>
        <w:top w:val="none" w:sz="0" w:space="0" w:color="auto"/>
        <w:left w:val="none" w:sz="0" w:space="0" w:color="auto"/>
        <w:bottom w:val="none" w:sz="0" w:space="0" w:color="auto"/>
        <w:right w:val="none" w:sz="0" w:space="0" w:color="auto"/>
      </w:divBdr>
    </w:div>
    <w:div w:id="118884899">
      <w:bodyDiv w:val="1"/>
      <w:marLeft w:val="0"/>
      <w:marRight w:val="0"/>
      <w:marTop w:val="0"/>
      <w:marBottom w:val="0"/>
      <w:divBdr>
        <w:top w:val="none" w:sz="0" w:space="0" w:color="auto"/>
        <w:left w:val="none" w:sz="0" w:space="0" w:color="auto"/>
        <w:bottom w:val="none" w:sz="0" w:space="0" w:color="auto"/>
        <w:right w:val="none" w:sz="0" w:space="0" w:color="auto"/>
      </w:divBdr>
    </w:div>
    <w:div w:id="119616471">
      <w:bodyDiv w:val="1"/>
      <w:marLeft w:val="0"/>
      <w:marRight w:val="0"/>
      <w:marTop w:val="0"/>
      <w:marBottom w:val="0"/>
      <w:divBdr>
        <w:top w:val="none" w:sz="0" w:space="0" w:color="auto"/>
        <w:left w:val="none" w:sz="0" w:space="0" w:color="auto"/>
        <w:bottom w:val="none" w:sz="0" w:space="0" w:color="auto"/>
        <w:right w:val="none" w:sz="0" w:space="0" w:color="auto"/>
      </w:divBdr>
    </w:div>
    <w:div w:id="120002220">
      <w:bodyDiv w:val="1"/>
      <w:marLeft w:val="0"/>
      <w:marRight w:val="0"/>
      <w:marTop w:val="0"/>
      <w:marBottom w:val="0"/>
      <w:divBdr>
        <w:top w:val="none" w:sz="0" w:space="0" w:color="auto"/>
        <w:left w:val="none" w:sz="0" w:space="0" w:color="auto"/>
        <w:bottom w:val="none" w:sz="0" w:space="0" w:color="auto"/>
        <w:right w:val="none" w:sz="0" w:space="0" w:color="auto"/>
      </w:divBdr>
    </w:div>
    <w:div w:id="120072606">
      <w:bodyDiv w:val="1"/>
      <w:marLeft w:val="0"/>
      <w:marRight w:val="0"/>
      <w:marTop w:val="0"/>
      <w:marBottom w:val="0"/>
      <w:divBdr>
        <w:top w:val="none" w:sz="0" w:space="0" w:color="auto"/>
        <w:left w:val="none" w:sz="0" w:space="0" w:color="auto"/>
        <w:bottom w:val="none" w:sz="0" w:space="0" w:color="auto"/>
        <w:right w:val="none" w:sz="0" w:space="0" w:color="auto"/>
      </w:divBdr>
    </w:div>
    <w:div w:id="121316497">
      <w:bodyDiv w:val="1"/>
      <w:marLeft w:val="0"/>
      <w:marRight w:val="0"/>
      <w:marTop w:val="0"/>
      <w:marBottom w:val="0"/>
      <w:divBdr>
        <w:top w:val="none" w:sz="0" w:space="0" w:color="auto"/>
        <w:left w:val="none" w:sz="0" w:space="0" w:color="auto"/>
        <w:bottom w:val="none" w:sz="0" w:space="0" w:color="auto"/>
        <w:right w:val="none" w:sz="0" w:space="0" w:color="auto"/>
      </w:divBdr>
    </w:div>
    <w:div w:id="122818876">
      <w:bodyDiv w:val="1"/>
      <w:marLeft w:val="0"/>
      <w:marRight w:val="0"/>
      <w:marTop w:val="0"/>
      <w:marBottom w:val="0"/>
      <w:divBdr>
        <w:top w:val="none" w:sz="0" w:space="0" w:color="auto"/>
        <w:left w:val="none" w:sz="0" w:space="0" w:color="auto"/>
        <w:bottom w:val="none" w:sz="0" w:space="0" w:color="auto"/>
        <w:right w:val="none" w:sz="0" w:space="0" w:color="auto"/>
      </w:divBdr>
    </w:div>
    <w:div w:id="123087361">
      <w:bodyDiv w:val="1"/>
      <w:marLeft w:val="0"/>
      <w:marRight w:val="0"/>
      <w:marTop w:val="0"/>
      <w:marBottom w:val="0"/>
      <w:divBdr>
        <w:top w:val="none" w:sz="0" w:space="0" w:color="auto"/>
        <w:left w:val="none" w:sz="0" w:space="0" w:color="auto"/>
        <w:bottom w:val="none" w:sz="0" w:space="0" w:color="auto"/>
        <w:right w:val="none" w:sz="0" w:space="0" w:color="auto"/>
      </w:divBdr>
    </w:div>
    <w:div w:id="123430789">
      <w:bodyDiv w:val="1"/>
      <w:marLeft w:val="0"/>
      <w:marRight w:val="0"/>
      <w:marTop w:val="0"/>
      <w:marBottom w:val="0"/>
      <w:divBdr>
        <w:top w:val="none" w:sz="0" w:space="0" w:color="auto"/>
        <w:left w:val="none" w:sz="0" w:space="0" w:color="auto"/>
        <w:bottom w:val="none" w:sz="0" w:space="0" w:color="auto"/>
        <w:right w:val="none" w:sz="0" w:space="0" w:color="auto"/>
      </w:divBdr>
    </w:div>
    <w:div w:id="124155708">
      <w:bodyDiv w:val="1"/>
      <w:marLeft w:val="0"/>
      <w:marRight w:val="0"/>
      <w:marTop w:val="0"/>
      <w:marBottom w:val="0"/>
      <w:divBdr>
        <w:top w:val="none" w:sz="0" w:space="0" w:color="auto"/>
        <w:left w:val="none" w:sz="0" w:space="0" w:color="auto"/>
        <w:bottom w:val="none" w:sz="0" w:space="0" w:color="auto"/>
        <w:right w:val="none" w:sz="0" w:space="0" w:color="auto"/>
      </w:divBdr>
    </w:div>
    <w:div w:id="124586853">
      <w:bodyDiv w:val="1"/>
      <w:marLeft w:val="0"/>
      <w:marRight w:val="0"/>
      <w:marTop w:val="0"/>
      <w:marBottom w:val="0"/>
      <w:divBdr>
        <w:top w:val="none" w:sz="0" w:space="0" w:color="auto"/>
        <w:left w:val="none" w:sz="0" w:space="0" w:color="auto"/>
        <w:bottom w:val="none" w:sz="0" w:space="0" w:color="auto"/>
        <w:right w:val="none" w:sz="0" w:space="0" w:color="auto"/>
      </w:divBdr>
    </w:div>
    <w:div w:id="125052227">
      <w:bodyDiv w:val="1"/>
      <w:marLeft w:val="0"/>
      <w:marRight w:val="0"/>
      <w:marTop w:val="0"/>
      <w:marBottom w:val="0"/>
      <w:divBdr>
        <w:top w:val="none" w:sz="0" w:space="0" w:color="auto"/>
        <w:left w:val="none" w:sz="0" w:space="0" w:color="auto"/>
        <w:bottom w:val="none" w:sz="0" w:space="0" w:color="auto"/>
        <w:right w:val="none" w:sz="0" w:space="0" w:color="auto"/>
      </w:divBdr>
    </w:div>
    <w:div w:id="125507433">
      <w:bodyDiv w:val="1"/>
      <w:marLeft w:val="0"/>
      <w:marRight w:val="0"/>
      <w:marTop w:val="0"/>
      <w:marBottom w:val="0"/>
      <w:divBdr>
        <w:top w:val="none" w:sz="0" w:space="0" w:color="auto"/>
        <w:left w:val="none" w:sz="0" w:space="0" w:color="auto"/>
        <w:bottom w:val="none" w:sz="0" w:space="0" w:color="auto"/>
        <w:right w:val="none" w:sz="0" w:space="0" w:color="auto"/>
      </w:divBdr>
    </w:div>
    <w:div w:id="125706796">
      <w:bodyDiv w:val="1"/>
      <w:marLeft w:val="0"/>
      <w:marRight w:val="0"/>
      <w:marTop w:val="0"/>
      <w:marBottom w:val="0"/>
      <w:divBdr>
        <w:top w:val="none" w:sz="0" w:space="0" w:color="auto"/>
        <w:left w:val="none" w:sz="0" w:space="0" w:color="auto"/>
        <w:bottom w:val="none" w:sz="0" w:space="0" w:color="auto"/>
        <w:right w:val="none" w:sz="0" w:space="0" w:color="auto"/>
      </w:divBdr>
    </w:div>
    <w:div w:id="125970527">
      <w:bodyDiv w:val="1"/>
      <w:marLeft w:val="0"/>
      <w:marRight w:val="0"/>
      <w:marTop w:val="0"/>
      <w:marBottom w:val="0"/>
      <w:divBdr>
        <w:top w:val="none" w:sz="0" w:space="0" w:color="auto"/>
        <w:left w:val="none" w:sz="0" w:space="0" w:color="auto"/>
        <w:bottom w:val="none" w:sz="0" w:space="0" w:color="auto"/>
        <w:right w:val="none" w:sz="0" w:space="0" w:color="auto"/>
      </w:divBdr>
    </w:div>
    <w:div w:id="126094605">
      <w:bodyDiv w:val="1"/>
      <w:marLeft w:val="0"/>
      <w:marRight w:val="0"/>
      <w:marTop w:val="0"/>
      <w:marBottom w:val="0"/>
      <w:divBdr>
        <w:top w:val="none" w:sz="0" w:space="0" w:color="auto"/>
        <w:left w:val="none" w:sz="0" w:space="0" w:color="auto"/>
        <w:bottom w:val="none" w:sz="0" w:space="0" w:color="auto"/>
        <w:right w:val="none" w:sz="0" w:space="0" w:color="auto"/>
      </w:divBdr>
    </w:div>
    <w:div w:id="126509414">
      <w:bodyDiv w:val="1"/>
      <w:marLeft w:val="0"/>
      <w:marRight w:val="0"/>
      <w:marTop w:val="0"/>
      <w:marBottom w:val="0"/>
      <w:divBdr>
        <w:top w:val="none" w:sz="0" w:space="0" w:color="auto"/>
        <w:left w:val="none" w:sz="0" w:space="0" w:color="auto"/>
        <w:bottom w:val="none" w:sz="0" w:space="0" w:color="auto"/>
        <w:right w:val="none" w:sz="0" w:space="0" w:color="auto"/>
      </w:divBdr>
    </w:div>
    <w:div w:id="126628338">
      <w:bodyDiv w:val="1"/>
      <w:marLeft w:val="0"/>
      <w:marRight w:val="0"/>
      <w:marTop w:val="0"/>
      <w:marBottom w:val="0"/>
      <w:divBdr>
        <w:top w:val="none" w:sz="0" w:space="0" w:color="auto"/>
        <w:left w:val="none" w:sz="0" w:space="0" w:color="auto"/>
        <w:bottom w:val="none" w:sz="0" w:space="0" w:color="auto"/>
        <w:right w:val="none" w:sz="0" w:space="0" w:color="auto"/>
      </w:divBdr>
    </w:div>
    <w:div w:id="126633872">
      <w:bodyDiv w:val="1"/>
      <w:marLeft w:val="0"/>
      <w:marRight w:val="0"/>
      <w:marTop w:val="0"/>
      <w:marBottom w:val="0"/>
      <w:divBdr>
        <w:top w:val="none" w:sz="0" w:space="0" w:color="auto"/>
        <w:left w:val="none" w:sz="0" w:space="0" w:color="auto"/>
        <w:bottom w:val="none" w:sz="0" w:space="0" w:color="auto"/>
        <w:right w:val="none" w:sz="0" w:space="0" w:color="auto"/>
      </w:divBdr>
    </w:div>
    <w:div w:id="126707748">
      <w:bodyDiv w:val="1"/>
      <w:marLeft w:val="0"/>
      <w:marRight w:val="0"/>
      <w:marTop w:val="0"/>
      <w:marBottom w:val="0"/>
      <w:divBdr>
        <w:top w:val="none" w:sz="0" w:space="0" w:color="auto"/>
        <w:left w:val="none" w:sz="0" w:space="0" w:color="auto"/>
        <w:bottom w:val="none" w:sz="0" w:space="0" w:color="auto"/>
        <w:right w:val="none" w:sz="0" w:space="0" w:color="auto"/>
      </w:divBdr>
    </w:div>
    <w:div w:id="126821577">
      <w:bodyDiv w:val="1"/>
      <w:marLeft w:val="0"/>
      <w:marRight w:val="0"/>
      <w:marTop w:val="0"/>
      <w:marBottom w:val="0"/>
      <w:divBdr>
        <w:top w:val="none" w:sz="0" w:space="0" w:color="auto"/>
        <w:left w:val="none" w:sz="0" w:space="0" w:color="auto"/>
        <w:bottom w:val="none" w:sz="0" w:space="0" w:color="auto"/>
        <w:right w:val="none" w:sz="0" w:space="0" w:color="auto"/>
      </w:divBdr>
    </w:div>
    <w:div w:id="128986309">
      <w:bodyDiv w:val="1"/>
      <w:marLeft w:val="0"/>
      <w:marRight w:val="0"/>
      <w:marTop w:val="0"/>
      <w:marBottom w:val="0"/>
      <w:divBdr>
        <w:top w:val="none" w:sz="0" w:space="0" w:color="auto"/>
        <w:left w:val="none" w:sz="0" w:space="0" w:color="auto"/>
        <w:bottom w:val="none" w:sz="0" w:space="0" w:color="auto"/>
        <w:right w:val="none" w:sz="0" w:space="0" w:color="auto"/>
      </w:divBdr>
    </w:div>
    <w:div w:id="129133068">
      <w:bodyDiv w:val="1"/>
      <w:marLeft w:val="0"/>
      <w:marRight w:val="0"/>
      <w:marTop w:val="0"/>
      <w:marBottom w:val="0"/>
      <w:divBdr>
        <w:top w:val="none" w:sz="0" w:space="0" w:color="auto"/>
        <w:left w:val="none" w:sz="0" w:space="0" w:color="auto"/>
        <w:bottom w:val="none" w:sz="0" w:space="0" w:color="auto"/>
        <w:right w:val="none" w:sz="0" w:space="0" w:color="auto"/>
      </w:divBdr>
    </w:div>
    <w:div w:id="129634684">
      <w:bodyDiv w:val="1"/>
      <w:marLeft w:val="0"/>
      <w:marRight w:val="0"/>
      <w:marTop w:val="0"/>
      <w:marBottom w:val="0"/>
      <w:divBdr>
        <w:top w:val="none" w:sz="0" w:space="0" w:color="auto"/>
        <w:left w:val="none" w:sz="0" w:space="0" w:color="auto"/>
        <w:bottom w:val="none" w:sz="0" w:space="0" w:color="auto"/>
        <w:right w:val="none" w:sz="0" w:space="0" w:color="auto"/>
      </w:divBdr>
    </w:div>
    <w:div w:id="129710532">
      <w:bodyDiv w:val="1"/>
      <w:marLeft w:val="0"/>
      <w:marRight w:val="0"/>
      <w:marTop w:val="0"/>
      <w:marBottom w:val="0"/>
      <w:divBdr>
        <w:top w:val="none" w:sz="0" w:space="0" w:color="auto"/>
        <w:left w:val="none" w:sz="0" w:space="0" w:color="auto"/>
        <w:bottom w:val="none" w:sz="0" w:space="0" w:color="auto"/>
        <w:right w:val="none" w:sz="0" w:space="0" w:color="auto"/>
      </w:divBdr>
    </w:div>
    <w:div w:id="129858776">
      <w:bodyDiv w:val="1"/>
      <w:marLeft w:val="0"/>
      <w:marRight w:val="0"/>
      <w:marTop w:val="0"/>
      <w:marBottom w:val="0"/>
      <w:divBdr>
        <w:top w:val="none" w:sz="0" w:space="0" w:color="auto"/>
        <w:left w:val="none" w:sz="0" w:space="0" w:color="auto"/>
        <w:bottom w:val="none" w:sz="0" w:space="0" w:color="auto"/>
        <w:right w:val="none" w:sz="0" w:space="0" w:color="auto"/>
      </w:divBdr>
    </w:div>
    <w:div w:id="130293968">
      <w:bodyDiv w:val="1"/>
      <w:marLeft w:val="0"/>
      <w:marRight w:val="0"/>
      <w:marTop w:val="0"/>
      <w:marBottom w:val="0"/>
      <w:divBdr>
        <w:top w:val="none" w:sz="0" w:space="0" w:color="auto"/>
        <w:left w:val="none" w:sz="0" w:space="0" w:color="auto"/>
        <w:bottom w:val="none" w:sz="0" w:space="0" w:color="auto"/>
        <w:right w:val="none" w:sz="0" w:space="0" w:color="auto"/>
      </w:divBdr>
    </w:div>
    <w:div w:id="130635737">
      <w:bodyDiv w:val="1"/>
      <w:marLeft w:val="0"/>
      <w:marRight w:val="0"/>
      <w:marTop w:val="0"/>
      <w:marBottom w:val="0"/>
      <w:divBdr>
        <w:top w:val="none" w:sz="0" w:space="0" w:color="auto"/>
        <w:left w:val="none" w:sz="0" w:space="0" w:color="auto"/>
        <w:bottom w:val="none" w:sz="0" w:space="0" w:color="auto"/>
        <w:right w:val="none" w:sz="0" w:space="0" w:color="auto"/>
      </w:divBdr>
    </w:div>
    <w:div w:id="130754057">
      <w:bodyDiv w:val="1"/>
      <w:marLeft w:val="0"/>
      <w:marRight w:val="0"/>
      <w:marTop w:val="0"/>
      <w:marBottom w:val="0"/>
      <w:divBdr>
        <w:top w:val="none" w:sz="0" w:space="0" w:color="auto"/>
        <w:left w:val="none" w:sz="0" w:space="0" w:color="auto"/>
        <w:bottom w:val="none" w:sz="0" w:space="0" w:color="auto"/>
        <w:right w:val="none" w:sz="0" w:space="0" w:color="auto"/>
      </w:divBdr>
    </w:div>
    <w:div w:id="130952536">
      <w:bodyDiv w:val="1"/>
      <w:marLeft w:val="0"/>
      <w:marRight w:val="0"/>
      <w:marTop w:val="0"/>
      <w:marBottom w:val="0"/>
      <w:divBdr>
        <w:top w:val="none" w:sz="0" w:space="0" w:color="auto"/>
        <w:left w:val="none" w:sz="0" w:space="0" w:color="auto"/>
        <w:bottom w:val="none" w:sz="0" w:space="0" w:color="auto"/>
        <w:right w:val="none" w:sz="0" w:space="0" w:color="auto"/>
      </w:divBdr>
    </w:div>
    <w:div w:id="131139252">
      <w:bodyDiv w:val="1"/>
      <w:marLeft w:val="0"/>
      <w:marRight w:val="0"/>
      <w:marTop w:val="0"/>
      <w:marBottom w:val="0"/>
      <w:divBdr>
        <w:top w:val="none" w:sz="0" w:space="0" w:color="auto"/>
        <w:left w:val="none" w:sz="0" w:space="0" w:color="auto"/>
        <w:bottom w:val="none" w:sz="0" w:space="0" w:color="auto"/>
        <w:right w:val="none" w:sz="0" w:space="0" w:color="auto"/>
      </w:divBdr>
    </w:div>
    <w:div w:id="131288125">
      <w:bodyDiv w:val="1"/>
      <w:marLeft w:val="0"/>
      <w:marRight w:val="0"/>
      <w:marTop w:val="0"/>
      <w:marBottom w:val="0"/>
      <w:divBdr>
        <w:top w:val="none" w:sz="0" w:space="0" w:color="auto"/>
        <w:left w:val="none" w:sz="0" w:space="0" w:color="auto"/>
        <w:bottom w:val="none" w:sz="0" w:space="0" w:color="auto"/>
        <w:right w:val="none" w:sz="0" w:space="0" w:color="auto"/>
      </w:divBdr>
    </w:div>
    <w:div w:id="132867350">
      <w:bodyDiv w:val="1"/>
      <w:marLeft w:val="0"/>
      <w:marRight w:val="0"/>
      <w:marTop w:val="0"/>
      <w:marBottom w:val="0"/>
      <w:divBdr>
        <w:top w:val="none" w:sz="0" w:space="0" w:color="auto"/>
        <w:left w:val="none" w:sz="0" w:space="0" w:color="auto"/>
        <w:bottom w:val="none" w:sz="0" w:space="0" w:color="auto"/>
        <w:right w:val="none" w:sz="0" w:space="0" w:color="auto"/>
      </w:divBdr>
    </w:div>
    <w:div w:id="133834250">
      <w:bodyDiv w:val="1"/>
      <w:marLeft w:val="0"/>
      <w:marRight w:val="0"/>
      <w:marTop w:val="0"/>
      <w:marBottom w:val="0"/>
      <w:divBdr>
        <w:top w:val="none" w:sz="0" w:space="0" w:color="auto"/>
        <w:left w:val="none" w:sz="0" w:space="0" w:color="auto"/>
        <w:bottom w:val="none" w:sz="0" w:space="0" w:color="auto"/>
        <w:right w:val="none" w:sz="0" w:space="0" w:color="auto"/>
      </w:divBdr>
    </w:div>
    <w:div w:id="133911767">
      <w:bodyDiv w:val="1"/>
      <w:marLeft w:val="0"/>
      <w:marRight w:val="0"/>
      <w:marTop w:val="0"/>
      <w:marBottom w:val="0"/>
      <w:divBdr>
        <w:top w:val="none" w:sz="0" w:space="0" w:color="auto"/>
        <w:left w:val="none" w:sz="0" w:space="0" w:color="auto"/>
        <w:bottom w:val="none" w:sz="0" w:space="0" w:color="auto"/>
        <w:right w:val="none" w:sz="0" w:space="0" w:color="auto"/>
      </w:divBdr>
    </w:div>
    <w:div w:id="134221598">
      <w:bodyDiv w:val="1"/>
      <w:marLeft w:val="0"/>
      <w:marRight w:val="0"/>
      <w:marTop w:val="0"/>
      <w:marBottom w:val="0"/>
      <w:divBdr>
        <w:top w:val="none" w:sz="0" w:space="0" w:color="auto"/>
        <w:left w:val="none" w:sz="0" w:space="0" w:color="auto"/>
        <w:bottom w:val="none" w:sz="0" w:space="0" w:color="auto"/>
        <w:right w:val="none" w:sz="0" w:space="0" w:color="auto"/>
      </w:divBdr>
    </w:div>
    <w:div w:id="134681922">
      <w:bodyDiv w:val="1"/>
      <w:marLeft w:val="0"/>
      <w:marRight w:val="0"/>
      <w:marTop w:val="0"/>
      <w:marBottom w:val="0"/>
      <w:divBdr>
        <w:top w:val="none" w:sz="0" w:space="0" w:color="auto"/>
        <w:left w:val="none" w:sz="0" w:space="0" w:color="auto"/>
        <w:bottom w:val="none" w:sz="0" w:space="0" w:color="auto"/>
        <w:right w:val="none" w:sz="0" w:space="0" w:color="auto"/>
      </w:divBdr>
    </w:div>
    <w:div w:id="134682969">
      <w:bodyDiv w:val="1"/>
      <w:marLeft w:val="0"/>
      <w:marRight w:val="0"/>
      <w:marTop w:val="0"/>
      <w:marBottom w:val="0"/>
      <w:divBdr>
        <w:top w:val="none" w:sz="0" w:space="0" w:color="auto"/>
        <w:left w:val="none" w:sz="0" w:space="0" w:color="auto"/>
        <w:bottom w:val="none" w:sz="0" w:space="0" w:color="auto"/>
        <w:right w:val="none" w:sz="0" w:space="0" w:color="auto"/>
      </w:divBdr>
    </w:div>
    <w:div w:id="134877756">
      <w:bodyDiv w:val="1"/>
      <w:marLeft w:val="0"/>
      <w:marRight w:val="0"/>
      <w:marTop w:val="0"/>
      <w:marBottom w:val="0"/>
      <w:divBdr>
        <w:top w:val="none" w:sz="0" w:space="0" w:color="auto"/>
        <w:left w:val="none" w:sz="0" w:space="0" w:color="auto"/>
        <w:bottom w:val="none" w:sz="0" w:space="0" w:color="auto"/>
        <w:right w:val="none" w:sz="0" w:space="0" w:color="auto"/>
      </w:divBdr>
    </w:div>
    <w:div w:id="134953431">
      <w:bodyDiv w:val="1"/>
      <w:marLeft w:val="0"/>
      <w:marRight w:val="0"/>
      <w:marTop w:val="0"/>
      <w:marBottom w:val="0"/>
      <w:divBdr>
        <w:top w:val="none" w:sz="0" w:space="0" w:color="auto"/>
        <w:left w:val="none" w:sz="0" w:space="0" w:color="auto"/>
        <w:bottom w:val="none" w:sz="0" w:space="0" w:color="auto"/>
        <w:right w:val="none" w:sz="0" w:space="0" w:color="auto"/>
      </w:divBdr>
    </w:div>
    <w:div w:id="135224626">
      <w:bodyDiv w:val="1"/>
      <w:marLeft w:val="0"/>
      <w:marRight w:val="0"/>
      <w:marTop w:val="0"/>
      <w:marBottom w:val="0"/>
      <w:divBdr>
        <w:top w:val="none" w:sz="0" w:space="0" w:color="auto"/>
        <w:left w:val="none" w:sz="0" w:space="0" w:color="auto"/>
        <w:bottom w:val="none" w:sz="0" w:space="0" w:color="auto"/>
        <w:right w:val="none" w:sz="0" w:space="0" w:color="auto"/>
      </w:divBdr>
    </w:div>
    <w:div w:id="135228066">
      <w:bodyDiv w:val="1"/>
      <w:marLeft w:val="0"/>
      <w:marRight w:val="0"/>
      <w:marTop w:val="0"/>
      <w:marBottom w:val="0"/>
      <w:divBdr>
        <w:top w:val="none" w:sz="0" w:space="0" w:color="auto"/>
        <w:left w:val="none" w:sz="0" w:space="0" w:color="auto"/>
        <w:bottom w:val="none" w:sz="0" w:space="0" w:color="auto"/>
        <w:right w:val="none" w:sz="0" w:space="0" w:color="auto"/>
      </w:divBdr>
    </w:div>
    <w:div w:id="135495299">
      <w:bodyDiv w:val="1"/>
      <w:marLeft w:val="0"/>
      <w:marRight w:val="0"/>
      <w:marTop w:val="0"/>
      <w:marBottom w:val="0"/>
      <w:divBdr>
        <w:top w:val="none" w:sz="0" w:space="0" w:color="auto"/>
        <w:left w:val="none" w:sz="0" w:space="0" w:color="auto"/>
        <w:bottom w:val="none" w:sz="0" w:space="0" w:color="auto"/>
        <w:right w:val="none" w:sz="0" w:space="0" w:color="auto"/>
      </w:divBdr>
    </w:div>
    <w:div w:id="136118611">
      <w:bodyDiv w:val="1"/>
      <w:marLeft w:val="0"/>
      <w:marRight w:val="0"/>
      <w:marTop w:val="0"/>
      <w:marBottom w:val="0"/>
      <w:divBdr>
        <w:top w:val="none" w:sz="0" w:space="0" w:color="auto"/>
        <w:left w:val="none" w:sz="0" w:space="0" w:color="auto"/>
        <w:bottom w:val="none" w:sz="0" w:space="0" w:color="auto"/>
        <w:right w:val="none" w:sz="0" w:space="0" w:color="auto"/>
      </w:divBdr>
    </w:div>
    <w:div w:id="136805264">
      <w:bodyDiv w:val="1"/>
      <w:marLeft w:val="0"/>
      <w:marRight w:val="0"/>
      <w:marTop w:val="0"/>
      <w:marBottom w:val="0"/>
      <w:divBdr>
        <w:top w:val="none" w:sz="0" w:space="0" w:color="auto"/>
        <w:left w:val="none" w:sz="0" w:space="0" w:color="auto"/>
        <w:bottom w:val="none" w:sz="0" w:space="0" w:color="auto"/>
        <w:right w:val="none" w:sz="0" w:space="0" w:color="auto"/>
      </w:divBdr>
    </w:div>
    <w:div w:id="137262800">
      <w:bodyDiv w:val="1"/>
      <w:marLeft w:val="0"/>
      <w:marRight w:val="0"/>
      <w:marTop w:val="0"/>
      <w:marBottom w:val="0"/>
      <w:divBdr>
        <w:top w:val="none" w:sz="0" w:space="0" w:color="auto"/>
        <w:left w:val="none" w:sz="0" w:space="0" w:color="auto"/>
        <w:bottom w:val="none" w:sz="0" w:space="0" w:color="auto"/>
        <w:right w:val="none" w:sz="0" w:space="0" w:color="auto"/>
      </w:divBdr>
    </w:div>
    <w:div w:id="137505271">
      <w:bodyDiv w:val="1"/>
      <w:marLeft w:val="0"/>
      <w:marRight w:val="0"/>
      <w:marTop w:val="0"/>
      <w:marBottom w:val="0"/>
      <w:divBdr>
        <w:top w:val="none" w:sz="0" w:space="0" w:color="auto"/>
        <w:left w:val="none" w:sz="0" w:space="0" w:color="auto"/>
        <w:bottom w:val="none" w:sz="0" w:space="0" w:color="auto"/>
        <w:right w:val="none" w:sz="0" w:space="0" w:color="auto"/>
      </w:divBdr>
    </w:div>
    <w:div w:id="137576067">
      <w:bodyDiv w:val="1"/>
      <w:marLeft w:val="0"/>
      <w:marRight w:val="0"/>
      <w:marTop w:val="0"/>
      <w:marBottom w:val="0"/>
      <w:divBdr>
        <w:top w:val="none" w:sz="0" w:space="0" w:color="auto"/>
        <w:left w:val="none" w:sz="0" w:space="0" w:color="auto"/>
        <w:bottom w:val="none" w:sz="0" w:space="0" w:color="auto"/>
        <w:right w:val="none" w:sz="0" w:space="0" w:color="auto"/>
      </w:divBdr>
    </w:div>
    <w:div w:id="137722105">
      <w:bodyDiv w:val="1"/>
      <w:marLeft w:val="0"/>
      <w:marRight w:val="0"/>
      <w:marTop w:val="0"/>
      <w:marBottom w:val="0"/>
      <w:divBdr>
        <w:top w:val="none" w:sz="0" w:space="0" w:color="auto"/>
        <w:left w:val="none" w:sz="0" w:space="0" w:color="auto"/>
        <w:bottom w:val="none" w:sz="0" w:space="0" w:color="auto"/>
        <w:right w:val="none" w:sz="0" w:space="0" w:color="auto"/>
      </w:divBdr>
    </w:div>
    <w:div w:id="137964423">
      <w:bodyDiv w:val="1"/>
      <w:marLeft w:val="0"/>
      <w:marRight w:val="0"/>
      <w:marTop w:val="0"/>
      <w:marBottom w:val="0"/>
      <w:divBdr>
        <w:top w:val="none" w:sz="0" w:space="0" w:color="auto"/>
        <w:left w:val="none" w:sz="0" w:space="0" w:color="auto"/>
        <w:bottom w:val="none" w:sz="0" w:space="0" w:color="auto"/>
        <w:right w:val="none" w:sz="0" w:space="0" w:color="auto"/>
      </w:divBdr>
    </w:div>
    <w:div w:id="138116477">
      <w:bodyDiv w:val="1"/>
      <w:marLeft w:val="0"/>
      <w:marRight w:val="0"/>
      <w:marTop w:val="0"/>
      <w:marBottom w:val="0"/>
      <w:divBdr>
        <w:top w:val="none" w:sz="0" w:space="0" w:color="auto"/>
        <w:left w:val="none" w:sz="0" w:space="0" w:color="auto"/>
        <w:bottom w:val="none" w:sz="0" w:space="0" w:color="auto"/>
        <w:right w:val="none" w:sz="0" w:space="0" w:color="auto"/>
      </w:divBdr>
    </w:div>
    <w:div w:id="138230982">
      <w:bodyDiv w:val="1"/>
      <w:marLeft w:val="0"/>
      <w:marRight w:val="0"/>
      <w:marTop w:val="0"/>
      <w:marBottom w:val="0"/>
      <w:divBdr>
        <w:top w:val="none" w:sz="0" w:space="0" w:color="auto"/>
        <w:left w:val="none" w:sz="0" w:space="0" w:color="auto"/>
        <w:bottom w:val="none" w:sz="0" w:space="0" w:color="auto"/>
        <w:right w:val="none" w:sz="0" w:space="0" w:color="auto"/>
      </w:divBdr>
    </w:div>
    <w:div w:id="138572706">
      <w:bodyDiv w:val="1"/>
      <w:marLeft w:val="0"/>
      <w:marRight w:val="0"/>
      <w:marTop w:val="0"/>
      <w:marBottom w:val="0"/>
      <w:divBdr>
        <w:top w:val="none" w:sz="0" w:space="0" w:color="auto"/>
        <w:left w:val="none" w:sz="0" w:space="0" w:color="auto"/>
        <w:bottom w:val="none" w:sz="0" w:space="0" w:color="auto"/>
        <w:right w:val="none" w:sz="0" w:space="0" w:color="auto"/>
      </w:divBdr>
    </w:div>
    <w:div w:id="139537536">
      <w:bodyDiv w:val="1"/>
      <w:marLeft w:val="0"/>
      <w:marRight w:val="0"/>
      <w:marTop w:val="0"/>
      <w:marBottom w:val="0"/>
      <w:divBdr>
        <w:top w:val="none" w:sz="0" w:space="0" w:color="auto"/>
        <w:left w:val="none" w:sz="0" w:space="0" w:color="auto"/>
        <w:bottom w:val="none" w:sz="0" w:space="0" w:color="auto"/>
        <w:right w:val="none" w:sz="0" w:space="0" w:color="auto"/>
      </w:divBdr>
    </w:div>
    <w:div w:id="139811564">
      <w:bodyDiv w:val="1"/>
      <w:marLeft w:val="0"/>
      <w:marRight w:val="0"/>
      <w:marTop w:val="0"/>
      <w:marBottom w:val="0"/>
      <w:divBdr>
        <w:top w:val="none" w:sz="0" w:space="0" w:color="auto"/>
        <w:left w:val="none" w:sz="0" w:space="0" w:color="auto"/>
        <w:bottom w:val="none" w:sz="0" w:space="0" w:color="auto"/>
        <w:right w:val="none" w:sz="0" w:space="0" w:color="auto"/>
      </w:divBdr>
    </w:div>
    <w:div w:id="140125840">
      <w:bodyDiv w:val="1"/>
      <w:marLeft w:val="0"/>
      <w:marRight w:val="0"/>
      <w:marTop w:val="0"/>
      <w:marBottom w:val="0"/>
      <w:divBdr>
        <w:top w:val="none" w:sz="0" w:space="0" w:color="auto"/>
        <w:left w:val="none" w:sz="0" w:space="0" w:color="auto"/>
        <w:bottom w:val="none" w:sz="0" w:space="0" w:color="auto"/>
        <w:right w:val="none" w:sz="0" w:space="0" w:color="auto"/>
      </w:divBdr>
    </w:div>
    <w:div w:id="140660725">
      <w:bodyDiv w:val="1"/>
      <w:marLeft w:val="0"/>
      <w:marRight w:val="0"/>
      <w:marTop w:val="0"/>
      <w:marBottom w:val="0"/>
      <w:divBdr>
        <w:top w:val="none" w:sz="0" w:space="0" w:color="auto"/>
        <w:left w:val="none" w:sz="0" w:space="0" w:color="auto"/>
        <w:bottom w:val="none" w:sz="0" w:space="0" w:color="auto"/>
        <w:right w:val="none" w:sz="0" w:space="0" w:color="auto"/>
      </w:divBdr>
    </w:div>
    <w:div w:id="140736049">
      <w:bodyDiv w:val="1"/>
      <w:marLeft w:val="0"/>
      <w:marRight w:val="0"/>
      <w:marTop w:val="0"/>
      <w:marBottom w:val="0"/>
      <w:divBdr>
        <w:top w:val="none" w:sz="0" w:space="0" w:color="auto"/>
        <w:left w:val="none" w:sz="0" w:space="0" w:color="auto"/>
        <w:bottom w:val="none" w:sz="0" w:space="0" w:color="auto"/>
        <w:right w:val="none" w:sz="0" w:space="0" w:color="auto"/>
      </w:divBdr>
    </w:div>
    <w:div w:id="140923888">
      <w:bodyDiv w:val="1"/>
      <w:marLeft w:val="0"/>
      <w:marRight w:val="0"/>
      <w:marTop w:val="0"/>
      <w:marBottom w:val="0"/>
      <w:divBdr>
        <w:top w:val="none" w:sz="0" w:space="0" w:color="auto"/>
        <w:left w:val="none" w:sz="0" w:space="0" w:color="auto"/>
        <w:bottom w:val="none" w:sz="0" w:space="0" w:color="auto"/>
        <w:right w:val="none" w:sz="0" w:space="0" w:color="auto"/>
      </w:divBdr>
    </w:div>
    <w:div w:id="141389107">
      <w:bodyDiv w:val="1"/>
      <w:marLeft w:val="0"/>
      <w:marRight w:val="0"/>
      <w:marTop w:val="0"/>
      <w:marBottom w:val="0"/>
      <w:divBdr>
        <w:top w:val="none" w:sz="0" w:space="0" w:color="auto"/>
        <w:left w:val="none" w:sz="0" w:space="0" w:color="auto"/>
        <w:bottom w:val="none" w:sz="0" w:space="0" w:color="auto"/>
        <w:right w:val="none" w:sz="0" w:space="0" w:color="auto"/>
      </w:divBdr>
    </w:div>
    <w:div w:id="141778964">
      <w:bodyDiv w:val="1"/>
      <w:marLeft w:val="0"/>
      <w:marRight w:val="0"/>
      <w:marTop w:val="0"/>
      <w:marBottom w:val="0"/>
      <w:divBdr>
        <w:top w:val="none" w:sz="0" w:space="0" w:color="auto"/>
        <w:left w:val="none" w:sz="0" w:space="0" w:color="auto"/>
        <w:bottom w:val="none" w:sz="0" w:space="0" w:color="auto"/>
        <w:right w:val="none" w:sz="0" w:space="0" w:color="auto"/>
      </w:divBdr>
    </w:div>
    <w:div w:id="141972206">
      <w:bodyDiv w:val="1"/>
      <w:marLeft w:val="0"/>
      <w:marRight w:val="0"/>
      <w:marTop w:val="0"/>
      <w:marBottom w:val="0"/>
      <w:divBdr>
        <w:top w:val="none" w:sz="0" w:space="0" w:color="auto"/>
        <w:left w:val="none" w:sz="0" w:space="0" w:color="auto"/>
        <w:bottom w:val="none" w:sz="0" w:space="0" w:color="auto"/>
        <w:right w:val="none" w:sz="0" w:space="0" w:color="auto"/>
      </w:divBdr>
    </w:div>
    <w:div w:id="143086255">
      <w:bodyDiv w:val="1"/>
      <w:marLeft w:val="0"/>
      <w:marRight w:val="0"/>
      <w:marTop w:val="0"/>
      <w:marBottom w:val="0"/>
      <w:divBdr>
        <w:top w:val="none" w:sz="0" w:space="0" w:color="auto"/>
        <w:left w:val="none" w:sz="0" w:space="0" w:color="auto"/>
        <w:bottom w:val="none" w:sz="0" w:space="0" w:color="auto"/>
        <w:right w:val="none" w:sz="0" w:space="0" w:color="auto"/>
      </w:divBdr>
    </w:div>
    <w:div w:id="144013040">
      <w:bodyDiv w:val="1"/>
      <w:marLeft w:val="0"/>
      <w:marRight w:val="0"/>
      <w:marTop w:val="0"/>
      <w:marBottom w:val="0"/>
      <w:divBdr>
        <w:top w:val="none" w:sz="0" w:space="0" w:color="auto"/>
        <w:left w:val="none" w:sz="0" w:space="0" w:color="auto"/>
        <w:bottom w:val="none" w:sz="0" w:space="0" w:color="auto"/>
        <w:right w:val="none" w:sz="0" w:space="0" w:color="auto"/>
      </w:divBdr>
    </w:div>
    <w:div w:id="144587553">
      <w:bodyDiv w:val="1"/>
      <w:marLeft w:val="0"/>
      <w:marRight w:val="0"/>
      <w:marTop w:val="0"/>
      <w:marBottom w:val="0"/>
      <w:divBdr>
        <w:top w:val="none" w:sz="0" w:space="0" w:color="auto"/>
        <w:left w:val="none" w:sz="0" w:space="0" w:color="auto"/>
        <w:bottom w:val="none" w:sz="0" w:space="0" w:color="auto"/>
        <w:right w:val="none" w:sz="0" w:space="0" w:color="auto"/>
      </w:divBdr>
    </w:div>
    <w:div w:id="144591855">
      <w:bodyDiv w:val="1"/>
      <w:marLeft w:val="0"/>
      <w:marRight w:val="0"/>
      <w:marTop w:val="0"/>
      <w:marBottom w:val="0"/>
      <w:divBdr>
        <w:top w:val="none" w:sz="0" w:space="0" w:color="auto"/>
        <w:left w:val="none" w:sz="0" w:space="0" w:color="auto"/>
        <w:bottom w:val="none" w:sz="0" w:space="0" w:color="auto"/>
        <w:right w:val="none" w:sz="0" w:space="0" w:color="auto"/>
      </w:divBdr>
    </w:div>
    <w:div w:id="144863421">
      <w:bodyDiv w:val="1"/>
      <w:marLeft w:val="0"/>
      <w:marRight w:val="0"/>
      <w:marTop w:val="0"/>
      <w:marBottom w:val="0"/>
      <w:divBdr>
        <w:top w:val="none" w:sz="0" w:space="0" w:color="auto"/>
        <w:left w:val="none" w:sz="0" w:space="0" w:color="auto"/>
        <w:bottom w:val="none" w:sz="0" w:space="0" w:color="auto"/>
        <w:right w:val="none" w:sz="0" w:space="0" w:color="auto"/>
      </w:divBdr>
    </w:div>
    <w:div w:id="144903453">
      <w:bodyDiv w:val="1"/>
      <w:marLeft w:val="0"/>
      <w:marRight w:val="0"/>
      <w:marTop w:val="0"/>
      <w:marBottom w:val="0"/>
      <w:divBdr>
        <w:top w:val="none" w:sz="0" w:space="0" w:color="auto"/>
        <w:left w:val="none" w:sz="0" w:space="0" w:color="auto"/>
        <w:bottom w:val="none" w:sz="0" w:space="0" w:color="auto"/>
        <w:right w:val="none" w:sz="0" w:space="0" w:color="auto"/>
      </w:divBdr>
    </w:div>
    <w:div w:id="146094733">
      <w:bodyDiv w:val="1"/>
      <w:marLeft w:val="0"/>
      <w:marRight w:val="0"/>
      <w:marTop w:val="0"/>
      <w:marBottom w:val="0"/>
      <w:divBdr>
        <w:top w:val="none" w:sz="0" w:space="0" w:color="auto"/>
        <w:left w:val="none" w:sz="0" w:space="0" w:color="auto"/>
        <w:bottom w:val="none" w:sz="0" w:space="0" w:color="auto"/>
        <w:right w:val="none" w:sz="0" w:space="0" w:color="auto"/>
      </w:divBdr>
    </w:div>
    <w:div w:id="146283231">
      <w:bodyDiv w:val="1"/>
      <w:marLeft w:val="0"/>
      <w:marRight w:val="0"/>
      <w:marTop w:val="0"/>
      <w:marBottom w:val="0"/>
      <w:divBdr>
        <w:top w:val="none" w:sz="0" w:space="0" w:color="auto"/>
        <w:left w:val="none" w:sz="0" w:space="0" w:color="auto"/>
        <w:bottom w:val="none" w:sz="0" w:space="0" w:color="auto"/>
        <w:right w:val="none" w:sz="0" w:space="0" w:color="auto"/>
      </w:divBdr>
    </w:div>
    <w:div w:id="146283837">
      <w:bodyDiv w:val="1"/>
      <w:marLeft w:val="0"/>
      <w:marRight w:val="0"/>
      <w:marTop w:val="0"/>
      <w:marBottom w:val="0"/>
      <w:divBdr>
        <w:top w:val="none" w:sz="0" w:space="0" w:color="auto"/>
        <w:left w:val="none" w:sz="0" w:space="0" w:color="auto"/>
        <w:bottom w:val="none" w:sz="0" w:space="0" w:color="auto"/>
        <w:right w:val="none" w:sz="0" w:space="0" w:color="auto"/>
      </w:divBdr>
    </w:div>
    <w:div w:id="146438420">
      <w:bodyDiv w:val="1"/>
      <w:marLeft w:val="0"/>
      <w:marRight w:val="0"/>
      <w:marTop w:val="0"/>
      <w:marBottom w:val="0"/>
      <w:divBdr>
        <w:top w:val="none" w:sz="0" w:space="0" w:color="auto"/>
        <w:left w:val="none" w:sz="0" w:space="0" w:color="auto"/>
        <w:bottom w:val="none" w:sz="0" w:space="0" w:color="auto"/>
        <w:right w:val="none" w:sz="0" w:space="0" w:color="auto"/>
      </w:divBdr>
    </w:div>
    <w:div w:id="146702299">
      <w:bodyDiv w:val="1"/>
      <w:marLeft w:val="0"/>
      <w:marRight w:val="0"/>
      <w:marTop w:val="0"/>
      <w:marBottom w:val="0"/>
      <w:divBdr>
        <w:top w:val="none" w:sz="0" w:space="0" w:color="auto"/>
        <w:left w:val="none" w:sz="0" w:space="0" w:color="auto"/>
        <w:bottom w:val="none" w:sz="0" w:space="0" w:color="auto"/>
        <w:right w:val="none" w:sz="0" w:space="0" w:color="auto"/>
      </w:divBdr>
    </w:div>
    <w:div w:id="147408717">
      <w:bodyDiv w:val="1"/>
      <w:marLeft w:val="0"/>
      <w:marRight w:val="0"/>
      <w:marTop w:val="0"/>
      <w:marBottom w:val="0"/>
      <w:divBdr>
        <w:top w:val="none" w:sz="0" w:space="0" w:color="auto"/>
        <w:left w:val="none" w:sz="0" w:space="0" w:color="auto"/>
        <w:bottom w:val="none" w:sz="0" w:space="0" w:color="auto"/>
        <w:right w:val="none" w:sz="0" w:space="0" w:color="auto"/>
      </w:divBdr>
    </w:div>
    <w:div w:id="148058377">
      <w:bodyDiv w:val="1"/>
      <w:marLeft w:val="0"/>
      <w:marRight w:val="0"/>
      <w:marTop w:val="0"/>
      <w:marBottom w:val="0"/>
      <w:divBdr>
        <w:top w:val="none" w:sz="0" w:space="0" w:color="auto"/>
        <w:left w:val="none" w:sz="0" w:space="0" w:color="auto"/>
        <w:bottom w:val="none" w:sz="0" w:space="0" w:color="auto"/>
        <w:right w:val="none" w:sz="0" w:space="0" w:color="auto"/>
      </w:divBdr>
    </w:div>
    <w:div w:id="148058546">
      <w:bodyDiv w:val="1"/>
      <w:marLeft w:val="0"/>
      <w:marRight w:val="0"/>
      <w:marTop w:val="0"/>
      <w:marBottom w:val="0"/>
      <w:divBdr>
        <w:top w:val="none" w:sz="0" w:space="0" w:color="auto"/>
        <w:left w:val="none" w:sz="0" w:space="0" w:color="auto"/>
        <w:bottom w:val="none" w:sz="0" w:space="0" w:color="auto"/>
        <w:right w:val="none" w:sz="0" w:space="0" w:color="auto"/>
      </w:divBdr>
    </w:div>
    <w:div w:id="148208143">
      <w:bodyDiv w:val="1"/>
      <w:marLeft w:val="0"/>
      <w:marRight w:val="0"/>
      <w:marTop w:val="0"/>
      <w:marBottom w:val="0"/>
      <w:divBdr>
        <w:top w:val="none" w:sz="0" w:space="0" w:color="auto"/>
        <w:left w:val="none" w:sz="0" w:space="0" w:color="auto"/>
        <w:bottom w:val="none" w:sz="0" w:space="0" w:color="auto"/>
        <w:right w:val="none" w:sz="0" w:space="0" w:color="auto"/>
      </w:divBdr>
    </w:div>
    <w:div w:id="148449289">
      <w:bodyDiv w:val="1"/>
      <w:marLeft w:val="0"/>
      <w:marRight w:val="0"/>
      <w:marTop w:val="0"/>
      <w:marBottom w:val="0"/>
      <w:divBdr>
        <w:top w:val="none" w:sz="0" w:space="0" w:color="auto"/>
        <w:left w:val="none" w:sz="0" w:space="0" w:color="auto"/>
        <w:bottom w:val="none" w:sz="0" w:space="0" w:color="auto"/>
        <w:right w:val="none" w:sz="0" w:space="0" w:color="auto"/>
      </w:divBdr>
    </w:div>
    <w:div w:id="149058345">
      <w:bodyDiv w:val="1"/>
      <w:marLeft w:val="0"/>
      <w:marRight w:val="0"/>
      <w:marTop w:val="0"/>
      <w:marBottom w:val="0"/>
      <w:divBdr>
        <w:top w:val="none" w:sz="0" w:space="0" w:color="auto"/>
        <w:left w:val="none" w:sz="0" w:space="0" w:color="auto"/>
        <w:bottom w:val="none" w:sz="0" w:space="0" w:color="auto"/>
        <w:right w:val="none" w:sz="0" w:space="0" w:color="auto"/>
      </w:divBdr>
    </w:div>
    <w:div w:id="149367782">
      <w:bodyDiv w:val="1"/>
      <w:marLeft w:val="0"/>
      <w:marRight w:val="0"/>
      <w:marTop w:val="0"/>
      <w:marBottom w:val="0"/>
      <w:divBdr>
        <w:top w:val="none" w:sz="0" w:space="0" w:color="auto"/>
        <w:left w:val="none" w:sz="0" w:space="0" w:color="auto"/>
        <w:bottom w:val="none" w:sz="0" w:space="0" w:color="auto"/>
        <w:right w:val="none" w:sz="0" w:space="0" w:color="auto"/>
      </w:divBdr>
    </w:div>
    <w:div w:id="149637149">
      <w:bodyDiv w:val="1"/>
      <w:marLeft w:val="0"/>
      <w:marRight w:val="0"/>
      <w:marTop w:val="0"/>
      <w:marBottom w:val="0"/>
      <w:divBdr>
        <w:top w:val="none" w:sz="0" w:space="0" w:color="auto"/>
        <w:left w:val="none" w:sz="0" w:space="0" w:color="auto"/>
        <w:bottom w:val="none" w:sz="0" w:space="0" w:color="auto"/>
        <w:right w:val="none" w:sz="0" w:space="0" w:color="auto"/>
      </w:divBdr>
    </w:div>
    <w:div w:id="149834290">
      <w:bodyDiv w:val="1"/>
      <w:marLeft w:val="0"/>
      <w:marRight w:val="0"/>
      <w:marTop w:val="0"/>
      <w:marBottom w:val="0"/>
      <w:divBdr>
        <w:top w:val="none" w:sz="0" w:space="0" w:color="auto"/>
        <w:left w:val="none" w:sz="0" w:space="0" w:color="auto"/>
        <w:bottom w:val="none" w:sz="0" w:space="0" w:color="auto"/>
        <w:right w:val="none" w:sz="0" w:space="0" w:color="auto"/>
      </w:divBdr>
    </w:div>
    <w:div w:id="149949389">
      <w:bodyDiv w:val="1"/>
      <w:marLeft w:val="0"/>
      <w:marRight w:val="0"/>
      <w:marTop w:val="0"/>
      <w:marBottom w:val="0"/>
      <w:divBdr>
        <w:top w:val="none" w:sz="0" w:space="0" w:color="auto"/>
        <w:left w:val="none" w:sz="0" w:space="0" w:color="auto"/>
        <w:bottom w:val="none" w:sz="0" w:space="0" w:color="auto"/>
        <w:right w:val="none" w:sz="0" w:space="0" w:color="auto"/>
      </w:divBdr>
    </w:div>
    <w:div w:id="150485094">
      <w:bodyDiv w:val="1"/>
      <w:marLeft w:val="0"/>
      <w:marRight w:val="0"/>
      <w:marTop w:val="0"/>
      <w:marBottom w:val="0"/>
      <w:divBdr>
        <w:top w:val="none" w:sz="0" w:space="0" w:color="auto"/>
        <w:left w:val="none" w:sz="0" w:space="0" w:color="auto"/>
        <w:bottom w:val="none" w:sz="0" w:space="0" w:color="auto"/>
        <w:right w:val="none" w:sz="0" w:space="0" w:color="auto"/>
      </w:divBdr>
    </w:div>
    <w:div w:id="150760874">
      <w:bodyDiv w:val="1"/>
      <w:marLeft w:val="0"/>
      <w:marRight w:val="0"/>
      <w:marTop w:val="0"/>
      <w:marBottom w:val="0"/>
      <w:divBdr>
        <w:top w:val="none" w:sz="0" w:space="0" w:color="auto"/>
        <w:left w:val="none" w:sz="0" w:space="0" w:color="auto"/>
        <w:bottom w:val="none" w:sz="0" w:space="0" w:color="auto"/>
        <w:right w:val="none" w:sz="0" w:space="0" w:color="auto"/>
      </w:divBdr>
    </w:div>
    <w:div w:id="151458028">
      <w:bodyDiv w:val="1"/>
      <w:marLeft w:val="0"/>
      <w:marRight w:val="0"/>
      <w:marTop w:val="0"/>
      <w:marBottom w:val="0"/>
      <w:divBdr>
        <w:top w:val="none" w:sz="0" w:space="0" w:color="auto"/>
        <w:left w:val="none" w:sz="0" w:space="0" w:color="auto"/>
        <w:bottom w:val="none" w:sz="0" w:space="0" w:color="auto"/>
        <w:right w:val="none" w:sz="0" w:space="0" w:color="auto"/>
      </w:divBdr>
    </w:div>
    <w:div w:id="151727888">
      <w:bodyDiv w:val="1"/>
      <w:marLeft w:val="0"/>
      <w:marRight w:val="0"/>
      <w:marTop w:val="0"/>
      <w:marBottom w:val="0"/>
      <w:divBdr>
        <w:top w:val="none" w:sz="0" w:space="0" w:color="auto"/>
        <w:left w:val="none" w:sz="0" w:space="0" w:color="auto"/>
        <w:bottom w:val="none" w:sz="0" w:space="0" w:color="auto"/>
        <w:right w:val="none" w:sz="0" w:space="0" w:color="auto"/>
      </w:divBdr>
    </w:div>
    <w:div w:id="151916852">
      <w:bodyDiv w:val="1"/>
      <w:marLeft w:val="0"/>
      <w:marRight w:val="0"/>
      <w:marTop w:val="0"/>
      <w:marBottom w:val="0"/>
      <w:divBdr>
        <w:top w:val="none" w:sz="0" w:space="0" w:color="auto"/>
        <w:left w:val="none" w:sz="0" w:space="0" w:color="auto"/>
        <w:bottom w:val="none" w:sz="0" w:space="0" w:color="auto"/>
        <w:right w:val="none" w:sz="0" w:space="0" w:color="auto"/>
      </w:divBdr>
    </w:div>
    <w:div w:id="151917229">
      <w:bodyDiv w:val="1"/>
      <w:marLeft w:val="0"/>
      <w:marRight w:val="0"/>
      <w:marTop w:val="0"/>
      <w:marBottom w:val="0"/>
      <w:divBdr>
        <w:top w:val="none" w:sz="0" w:space="0" w:color="auto"/>
        <w:left w:val="none" w:sz="0" w:space="0" w:color="auto"/>
        <w:bottom w:val="none" w:sz="0" w:space="0" w:color="auto"/>
        <w:right w:val="none" w:sz="0" w:space="0" w:color="auto"/>
      </w:divBdr>
    </w:div>
    <w:div w:id="152065758">
      <w:bodyDiv w:val="1"/>
      <w:marLeft w:val="0"/>
      <w:marRight w:val="0"/>
      <w:marTop w:val="0"/>
      <w:marBottom w:val="0"/>
      <w:divBdr>
        <w:top w:val="none" w:sz="0" w:space="0" w:color="auto"/>
        <w:left w:val="none" w:sz="0" w:space="0" w:color="auto"/>
        <w:bottom w:val="none" w:sz="0" w:space="0" w:color="auto"/>
        <w:right w:val="none" w:sz="0" w:space="0" w:color="auto"/>
      </w:divBdr>
    </w:div>
    <w:div w:id="152262906">
      <w:bodyDiv w:val="1"/>
      <w:marLeft w:val="0"/>
      <w:marRight w:val="0"/>
      <w:marTop w:val="0"/>
      <w:marBottom w:val="0"/>
      <w:divBdr>
        <w:top w:val="none" w:sz="0" w:space="0" w:color="auto"/>
        <w:left w:val="none" w:sz="0" w:space="0" w:color="auto"/>
        <w:bottom w:val="none" w:sz="0" w:space="0" w:color="auto"/>
        <w:right w:val="none" w:sz="0" w:space="0" w:color="auto"/>
      </w:divBdr>
    </w:div>
    <w:div w:id="152264111">
      <w:bodyDiv w:val="1"/>
      <w:marLeft w:val="0"/>
      <w:marRight w:val="0"/>
      <w:marTop w:val="0"/>
      <w:marBottom w:val="0"/>
      <w:divBdr>
        <w:top w:val="none" w:sz="0" w:space="0" w:color="auto"/>
        <w:left w:val="none" w:sz="0" w:space="0" w:color="auto"/>
        <w:bottom w:val="none" w:sz="0" w:space="0" w:color="auto"/>
        <w:right w:val="none" w:sz="0" w:space="0" w:color="auto"/>
      </w:divBdr>
    </w:div>
    <w:div w:id="152533507">
      <w:bodyDiv w:val="1"/>
      <w:marLeft w:val="0"/>
      <w:marRight w:val="0"/>
      <w:marTop w:val="0"/>
      <w:marBottom w:val="0"/>
      <w:divBdr>
        <w:top w:val="none" w:sz="0" w:space="0" w:color="auto"/>
        <w:left w:val="none" w:sz="0" w:space="0" w:color="auto"/>
        <w:bottom w:val="none" w:sz="0" w:space="0" w:color="auto"/>
        <w:right w:val="none" w:sz="0" w:space="0" w:color="auto"/>
      </w:divBdr>
    </w:div>
    <w:div w:id="152911287">
      <w:bodyDiv w:val="1"/>
      <w:marLeft w:val="0"/>
      <w:marRight w:val="0"/>
      <w:marTop w:val="0"/>
      <w:marBottom w:val="0"/>
      <w:divBdr>
        <w:top w:val="none" w:sz="0" w:space="0" w:color="auto"/>
        <w:left w:val="none" w:sz="0" w:space="0" w:color="auto"/>
        <w:bottom w:val="none" w:sz="0" w:space="0" w:color="auto"/>
        <w:right w:val="none" w:sz="0" w:space="0" w:color="auto"/>
      </w:divBdr>
    </w:div>
    <w:div w:id="153110293">
      <w:bodyDiv w:val="1"/>
      <w:marLeft w:val="0"/>
      <w:marRight w:val="0"/>
      <w:marTop w:val="0"/>
      <w:marBottom w:val="0"/>
      <w:divBdr>
        <w:top w:val="none" w:sz="0" w:space="0" w:color="auto"/>
        <w:left w:val="none" w:sz="0" w:space="0" w:color="auto"/>
        <w:bottom w:val="none" w:sz="0" w:space="0" w:color="auto"/>
        <w:right w:val="none" w:sz="0" w:space="0" w:color="auto"/>
      </w:divBdr>
    </w:div>
    <w:div w:id="154999164">
      <w:bodyDiv w:val="1"/>
      <w:marLeft w:val="0"/>
      <w:marRight w:val="0"/>
      <w:marTop w:val="0"/>
      <w:marBottom w:val="0"/>
      <w:divBdr>
        <w:top w:val="none" w:sz="0" w:space="0" w:color="auto"/>
        <w:left w:val="none" w:sz="0" w:space="0" w:color="auto"/>
        <w:bottom w:val="none" w:sz="0" w:space="0" w:color="auto"/>
        <w:right w:val="none" w:sz="0" w:space="0" w:color="auto"/>
      </w:divBdr>
    </w:div>
    <w:div w:id="155072200">
      <w:bodyDiv w:val="1"/>
      <w:marLeft w:val="0"/>
      <w:marRight w:val="0"/>
      <w:marTop w:val="0"/>
      <w:marBottom w:val="0"/>
      <w:divBdr>
        <w:top w:val="none" w:sz="0" w:space="0" w:color="auto"/>
        <w:left w:val="none" w:sz="0" w:space="0" w:color="auto"/>
        <w:bottom w:val="none" w:sz="0" w:space="0" w:color="auto"/>
        <w:right w:val="none" w:sz="0" w:space="0" w:color="auto"/>
      </w:divBdr>
    </w:div>
    <w:div w:id="155845257">
      <w:bodyDiv w:val="1"/>
      <w:marLeft w:val="0"/>
      <w:marRight w:val="0"/>
      <w:marTop w:val="0"/>
      <w:marBottom w:val="0"/>
      <w:divBdr>
        <w:top w:val="none" w:sz="0" w:space="0" w:color="auto"/>
        <w:left w:val="none" w:sz="0" w:space="0" w:color="auto"/>
        <w:bottom w:val="none" w:sz="0" w:space="0" w:color="auto"/>
        <w:right w:val="none" w:sz="0" w:space="0" w:color="auto"/>
      </w:divBdr>
    </w:div>
    <w:div w:id="155923962">
      <w:bodyDiv w:val="1"/>
      <w:marLeft w:val="0"/>
      <w:marRight w:val="0"/>
      <w:marTop w:val="0"/>
      <w:marBottom w:val="0"/>
      <w:divBdr>
        <w:top w:val="none" w:sz="0" w:space="0" w:color="auto"/>
        <w:left w:val="none" w:sz="0" w:space="0" w:color="auto"/>
        <w:bottom w:val="none" w:sz="0" w:space="0" w:color="auto"/>
        <w:right w:val="none" w:sz="0" w:space="0" w:color="auto"/>
      </w:divBdr>
    </w:div>
    <w:div w:id="156385200">
      <w:bodyDiv w:val="1"/>
      <w:marLeft w:val="0"/>
      <w:marRight w:val="0"/>
      <w:marTop w:val="0"/>
      <w:marBottom w:val="0"/>
      <w:divBdr>
        <w:top w:val="none" w:sz="0" w:space="0" w:color="auto"/>
        <w:left w:val="none" w:sz="0" w:space="0" w:color="auto"/>
        <w:bottom w:val="none" w:sz="0" w:space="0" w:color="auto"/>
        <w:right w:val="none" w:sz="0" w:space="0" w:color="auto"/>
      </w:divBdr>
    </w:div>
    <w:div w:id="156461201">
      <w:bodyDiv w:val="1"/>
      <w:marLeft w:val="0"/>
      <w:marRight w:val="0"/>
      <w:marTop w:val="0"/>
      <w:marBottom w:val="0"/>
      <w:divBdr>
        <w:top w:val="none" w:sz="0" w:space="0" w:color="auto"/>
        <w:left w:val="none" w:sz="0" w:space="0" w:color="auto"/>
        <w:bottom w:val="none" w:sz="0" w:space="0" w:color="auto"/>
        <w:right w:val="none" w:sz="0" w:space="0" w:color="auto"/>
      </w:divBdr>
    </w:div>
    <w:div w:id="157771615">
      <w:bodyDiv w:val="1"/>
      <w:marLeft w:val="0"/>
      <w:marRight w:val="0"/>
      <w:marTop w:val="0"/>
      <w:marBottom w:val="0"/>
      <w:divBdr>
        <w:top w:val="none" w:sz="0" w:space="0" w:color="auto"/>
        <w:left w:val="none" w:sz="0" w:space="0" w:color="auto"/>
        <w:bottom w:val="none" w:sz="0" w:space="0" w:color="auto"/>
        <w:right w:val="none" w:sz="0" w:space="0" w:color="auto"/>
      </w:divBdr>
    </w:div>
    <w:div w:id="158466782">
      <w:bodyDiv w:val="1"/>
      <w:marLeft w:val="0"/>
      <w:marRight w:val="0"/>
      <w:marTop w:val="0"/>
      <w:marBottom w:val="0"/>
      <w:divBdr>
        <w:top w:val="none" w:sz="0" w:space="0" w:color="auto"/>
        <w:left w:val="none" w:sz="0" w:space="0" w:color="auto"/>
        <w:bottom w:val="none" w:sz="0" w:space="0" w:color="auto"/>
        <w:right w:val="none" w:sz="0" w:space="0" w:color="auto"/>
      </w:divBdr>
    </w:div>
    <w:div w:id="158928730">
      <w:bodyDiv w:val="1"/>
      <w:marLeft w:val="0"/>
      <w:marRight w:val="0"/>
      <w:marTop w:val="0"/>
      <w:marBottom w:val="0"/>
      <w:divBdr>
        <w:top w:val="none" w:sz="0" w:space="0" w:color="auto"/>
        <w:left w:val="none" w:sz="0" w:space="0" w:color="auto"/>
        <w:bottom w:val="none" w:sz="0" w:space="0" w:color="auto"/>
        <w:right w:val="none" w:sz="0" w:space="0" w:color="auto"/>
      </w:divBdr>
    </w:div>
    <w:div w:id="159277206">
      <w:bodyDiv w:val="1"/>
      <w:marLeft w:val="0"/>
      <w:marRight w:val="0"/>
      <w:marTop w:val="0"/>
      <w:marBottom w:val="0"/>
      <w:divBdr>
        <w:top w:val="none" w:sz="0" w:space="0" w:color="auto"/>
        <w:left w:val="none" w:sz="0" w:space="0" w:color="auto"/>
        <w:bottom w:val="none" w:sz="0" w:space="0" w:color="auto"/>
        <w:right w:val="none" w:sz="0" w:space="0" w:color="auto"/>
      </w:divBdr>
    </w:div>
    <w:div w:id="159471057">
      <w:bodyDiv w:val="1"/>
      <w:marLeft w:val="0"/>
      <w:marRight w:val="0"/>
      <w:marTop w:val="0"/>
      <w:marBottom w:val="0"/>
      <w:divBdr>
        <w:top w:val="none" w:sz="0" w:space="0" w:color="auto"/>
        <w:left w:val="none" w:sz="0" w:space="0" w:color="auto"/>
        <w:bottom w:val="none" w:sz="0" w:space="0" w:color="auto"/>
        <w:right w:val="none" w:sz="0" w:space="0" w:color="auto"/>
      </w:divBdr>
    </w:div>
    <w:div w:id="159778967">
      <w:bodyDiv w:val="1"/>
      <w:marLeft w:val="0"/>
      <w:marRight w:val="0"/>
      <w:marTop w:val="0"/>
      <w:marBottom w:val="0"/>
      <w:divBdr>
        <w:top w:val="none" w:sz="0" w:space="0" w:color="auto"/>
        <w:left w:val="none" w:sz="0" w:space="0" w:color="auto"/>
        <w:bottom w:val="none" w:sz="0" w:space="0" w:color="auto"/>
        <w:right w:val="none" w:sz="0" w:space="0" w:color="auto"/>
      </w:divBdr>
    </w:div>
    <w:div w:id="160314786">
      <w:bodyDiv w:val="1"/>
      <w:marLeft w:val="0"/>
      <w:marRight w:val="0"/>
      <w:marTop w:val="0"/>
      <w:marBottom w:val="0"/>
      <w:divBdr>
        <w:top w:val="none" w:sz="0" w:space="0" w:color="auto"/>
        <w:left w:val="none" w:sz="0" w:space="0" w:color="auto"/>
        <w:bottom w:val="none" w:sz="0" w:space="0" w:color="auto"/>
        <w:right w:val="none" w:sz="0" w:space="0" w:color="auto"/>
      </w:divBdr>
    </w:div>
    <w:div w:id="160320247">
      <w:bodyDiv w:val="1"/>
      <w:marLeft w:val="0"/>
      <w:marRight w:val="0"/>
      <w:marTop w:val="0"/>
      <w:marBottom w:val="0"/>
      <w:divBdr>
        <w:top w:val="none" w:sz="0" w:space="0" w:color="auto"/>
        <w:left w:val="none" w:sz="0" w:space="0" w:color="auto"/>
        <w:bottom w:val="none" w:sz="0" w:space="0" w:color="auto"/>
        <w:right w:val="none" w:sz="0" w:space="0" w:color="auto"/>
      </w:divBdr>
    </w:div>
    <w:div w:id="160658244">
      <w:bodyDiv w:val="1"/>
      <w:marLeft w:val="0"/>
      <w:marRight w:val="0"/>
      <w:marTop w:val="0"/>
      <w:marBottom w:val="0"/>
      <w:divBdr>
        <w:top w:val="none" w:sz="0" w:space="0" w:color="auto"/>
        <w:left w:val="none" w:sz="0" w:space="0" w:color="auto"/>
        <w:bottom w:val="none" w:sz="0" w:space="0" w:color="auto"/>
        <w:right w:val="none" w:sz="0" w:space="0" w:color="auto"/>
      </w:divBdr>
    </w:div>
    <w:div w:id="160892720">
      <w:bodyDiv w:val="1"/>
      <w:marLeft w:val="0"/>
      <w:marRight w:val="0"/>
      <w:marTop w:val="0"/>
      <w:marBottom w:val="0"/>
      <w:divBdr>
        <w:top w:val="none" w:sz="0" w:space="0" w:color="auto"/>
        <w:left w:val="none" w:sz="0" w:space="0" w:color="auto"/>
        <w:bottom w:val="none" w:sz="0" w:space="0" w:color="auto"/>
        <w:right w:val="none" w:sz="0" w:space="0" w:color="auto"/>
      </w:divBdr>
    </w:div>
    <w:div w:id="161243570">
      <w:bodyDiv w:val="1"/>
      <w:marLeft w:val="0"/>
      <w:marRight w:val="0"/>
      <w:marTop w:val="0"/>
      <w:marBottom w:val="0"/>
      <w:divBdr>
        <w:top w:val="none" w:sz="0" w:space="0" w:color="auto"/>
        <w:left w:val="none" w:sz="0" w:space="0" w:color="auto"/>
        <w:bottom w:val="none" w:sz="0" w:space="0" w:color="auto"/>
        <w:right w:val="none" w:sz="0" w:space="0" w:color="auto"/>
      </w:divBdr>
    </w:div>
    <w:div w:id="161628594">
      <w:bodyDiv w:val="1"/>
      <w:marLeft w:val="0"/>
      <w:marRight w:val="0"/>
      <w:marTop w:val="0"/>
      <w:marBottom w:val="0"/>
      <w:divBdr>
        <w:top w:val="none" w:sz="0" w:space="0" w:color="auto"/>
        <w:left w:val="none" w:sz="0" w:space="0" w:color="auto"/>
        <w:bottom w:val="none" w:sz="0" w:space="0" w:color="auto"/>
        <w:right w:val="none" w:sz="0" w:space="0" w:color="auto"/>
      </w:divBdr>
    </w:div>
    <w:div w:id="161699619">
      <w:bodyDiv w:val="1"/>
      <w:marLeft w:val="0"/>
      <w:marRight w:val="0"/>
      <w:marTop w:val="0"/>
      <w:marBottom w:val="0"/>
      <w:divBdr>
        <w:top w:val="none" w:sz="0" w:space="0" w:color="auto"/>
        <w:left w:val="none" w:sz="0" w:space="0" w:color="auto"/>
        <w:bottom w:val="none" w:sz="0" w:space="0" w:color="auto"/>
        <w:right w:val="none" w:sz="0" w:space="0" w:color="auto"/>
      </w:divBdr>
    </w:div>
    <w:div w:id="161967338">
      <w:bodyDiv w:val="1"/>
      <w:marLeft w:val="0"/>
      <w:marRight w:val="0"/>
      <w:marTop w:val="0"/>
      <w:marBottom w:val="0"/>
      <w:divBdr>
        <w:top w:val="none" w:sz="0" w:space="0" w:color="auto"/>
        <w:left w:val="none" w:sz="0" w:space="0" w:color="auto"/>
        <w:bottom w:val="none" w:sz="0" w:space="0" w:color="auto"/>
        <w:right w:val="none" w:sz="0" w:space="0" w:color="auto"/>
      </w:divBdr>
    </w:div>
    <w:div w:id="162167196">
      <w:bodyDiv w:val="1"/>
      <w:marLeft w:val="0"/>
      <w:marRight w:val="0"/>
      <w:marTop w:val="0"/>
      <w:marBottom w:val="0"/>
      <w:divBdr>
        <w:top w:val="none" w:sz="0" w:space="0" w:color="auto"/>
        <w:left w:val="none" w:sz="0" w:space="0" w:color="auto"/>
        <w:bottom w:val="none" w:sz="0" w:space="0" w:color="auto"/>
        <w:right w:val="none" w:sz="0" w:space="0" w:color="auto"/>
      </w:divBdr>
    </w:div>
    <w:div w:id="162210304">
      <w:bodyDiv w:val="1"/>
      <w:marLeft w:val="0"/>
      <w:marRight w:val="0"/>
      <w:marTop w:val="0"/>
      <w:marBottom w:val="0"/>
      <w:divBdr>
        <w:top w:val="none" w:sz="0" w:space="0" w:color="auto"/>
        <w:left w:val="none" w:sz="0" w:space="0" w:color="auto"/>
        <w:bottom w:val="none" w:sz="0" w:space="0" w:color="auto"/>
        <w:right w:val="none" w:sz="0" w:space="0" w:color="auto"/>
      </w:divBdr>
    </w:div>
    <w:div w:id="162358412">
      <w:bodyDiv w:val="1"/>
      <w:marLeft w:val="0"/>
      <w:marRight w:val="0"/>
      <w:marTop w:val="0"/>
      <w:marBottom w:val="0"/>
      <w:divBdr>
        <w:top w:val="none" w:sz="0" w:space="0" w:color="auto"/>
        <w:left w:val="none" w:sz="0" w:space="0" w:color="auto"/>
        <w:bottom w:val="none" w:sz="0" w:space="0" w:color="auto"/>
        <w:right w:val="none" w:sz="0" w:space="0" w:color="auto"/>
      </w:divBdr>
    </w:div>
    <w:div w:id="162362167">
      <w:bodyDiv w:val="1"/>
      <w:marLeft w:val="0"/>
      <w:marRight w:val="0"/>
      <w:marTop w:val="0"/>
      <w:marBottom w:val="0"/>
      <w:divBdr>
        <w:top w:val="none" w:sz="0" w:space="0" w:color="auto"/>
        <w:left w:val="none" w:sz="0" w:space="0" w:color="auto"/>
        <w:bottom w:val="none" w:sz="0" w:space="0" w:color="auto"/>
        <w:right w:val="none" w:sz="0" w:space="0" w:color="auto"/>
      </w:divBdr>
    </w:div>
    <w:div w:id="162550150">
      <w:bodyDiv w:val="1"/>
      <w:marLeft w:val="0"/>
      <w:marRight w:val="0"/>
      <w:marTop w:val="0"/>
      <w:marBottom w:val="0"/>
      <w:divBdr>
        <w:top w:val="none" w:sz="0" w:space="0" w:color="auto"/>
        <w:left w:val="none" w:sz="0" w:space="0" w:color="auto"/>
        <w:bottom w:val="none" w:sz="0" w:space="0" w:color="auto"/>
        <w:right w:val="none" w:sz="0" w:space="0" w:color="auto"/>
      </w:divBdr>
    </w:div>
    <w:div w:id="162744713">
      <w:bodyDiv w:val="1"/>
      <w:marLeft w:val="0"/>
      <w:marRight w:val="0"/>
      <w:marTop w:val="0"/>
      <w:marBottom w:val="0"/>
      <w:divBdr>
        <w:top w:val="none" w:sz="0" w:space="0" w:color="auto"/>
        <w:left w:val="none" w:sz="0" w:space="0" w:color="auto"/>
        <w:bottom w:val="none" w:sz="0" w:space="0" w:color="auto"/>
        <w:right w:val="none" w:sz="0" w:space="0" w:color="auto"/>
      </w:divBdr>
    </w:div>
    <w:div w:id="162863682">
      <w:bodyDiv w:val="1"/>
      <w:marLeft w:val="0"/>
      <w:marRight w:val="0"/>
      <w:marTop w:val="0"/>
      <w:marBottom w:val="0"/>
      <w:divBdr>
        <w:top w:val="none" w:sz="0" w:space="0" w:color="auto"/>
        <w:left w:val="none" w:sz="0" w:space="0" w:color="auto"/>
        <w:bottom w:val="none" w:sz="0" w:space="0" w:color="auto"/>
        <w:right w:val="none" w:sz="0" w:space="0" w:color="auto"/>
      </w:divBdr>
    </w:div>
    <w:div w:id="163399866">
      <w:bodyDiv w:val="1"/>
      <w:marLeft w:val="0"/>
      <w:marRight w:val="0"/>
      <w:marTop w:val="0"/>
      <w:marBottom w:val="0"/>
      <w:divBdr>
        <w:top w:val="none" w:sz="0" w:space="0" w:color="auto"/>
        <w:left w:val="none" w:sz="0" w:space="0" w:color="auto"/>
        <w:bottom w:val="none" w:sz="0" w:space="0" w:color="auto"/>
        <w:right w:val="none" w:sz="0" w:space="0" w:color="auto"/>
      </w:divBdr>
    </w:div>
    <w:div w:id="163400725">
      <w:bodyDiv w:val="1"/>
      <w:marLeft w:val="0"/>
      <w:marRight w:val="0"/>
      <w:marTop w:val="0"/>
      <w:marBottom w:val="0"/>
      <w:divBdr>
        <w:top w:val="none" w:sz="0" w:space="0" w:color="auto"/>
        <w:left w:val="none" w:sz="0" w:space="0" w:color="auto"/>
        <w:bottom w:val="none" w:sz="0" w:space="0" w:color="auto"/>
        <w:right w:val="none" w:sz="0" w:space="0" w:color="auto"/>
      </w:divBdr>
    </w:div>
    <w:div w:id="163863096">
      <w:bodyDiv w:val="1"/>
      <w:marLeft w:val="0"/>
      <w:marRight w:val="0"/>
      <w:marTop w:val="0"/>
      <w:marBottom w:val="0"/>
      <w:divBdr>
        <w:top w:val="none" w:sz="0" w:space="0" w:color="auto"/>
        <w:left w:val="none" w:sz="0" w:space="0" w:color="auto"/>
        <w:bottom w:val="none" w:sz="0" w:space="0" w:color="auto"/>
        <w:right w:val="none" w:sz="0" w:space="0" w:color="auto"/>
      </w:divBdr>
    </w:div>
    <w:div w:id="164050738">
      <w:bodyDiv w:val="1"/>
      <w:marLeft w:val="0"/>
      <w:marRight w:val="0"/>
      <w:marTop w:val="0"/>
      <w:marBottom w:val="0"/>
      <w:divBdr>
        <w:top w:val="none" w:sz="0" w:space="0" w:color="auto"/>
        <w:left w:val="none" w:sz="0" w:space="0" w:color="auto"/>
        <w:bottom w:val="none" w:sz="0" w:space="0" w:color="auto"/>
        <w:right w:val="none" w:sz="0" w:space="0" w:color="auto"/>
      </w:divBdr>
    </w:div>
    <w:div w:id="164130357">
      <w:bodyDiv w:val="1"/>
      <w:marLeft w:val="0"/>
      <w:marRight w:val="0"/>
      <w:marTop w:val="0"/>
      <w:marBottom w:val="0"/>
      <w:divBdr>
        <w:top w:val="none" w:sz="0" w:space="0" w:color="auto"/>
        <w:left w:val="none" w:sz="0" w:space="0" w:color="auto"/>
        <w:bottom w:val="none" w:sz="0" w:space="0" w:color="auto"/>
        <w:right w:val="none" w:sz="0" w:space="0" w:color="auto"/>
      </w:divBdr>
    </w:div>
    <w:div w:id="164175732">
      <w:bodyDiv w:val="1"/>
      <w:marLeft w:val="0"/>
      <w:marRight w:val="0"/>
      <w:marTop w:val="0"/>
      <w:marBottom w:val="0"/>
      <w:divBdr>
        <w:top w:val="none" w:sz="0" w:space="0" w:color="auto"/>
        <w:left w:val="none" w:sz="0" w:space="0" w:color="auto"/>
        <w:bottom w:val="none" w:sz="0" w:space="0" w:color="auto"/>
        <w:right w:val="none" w:sz="0" w:space="0" w:color="auto"/>
      </w:divBdr>
    </w:div>
    <w:div w:id="164366633">
      <w:bodyDiv w:val="1"/>
      <w:marLeft w:val="0"/>
      <w:marRight w:val="0"/>
      <w:marTop w:val="0"/>
      <w:marBottom w:val="0"/>
      <w:divBdr>
        <w:top w:val="none" w:sz="0" w:space="0" w:color="auto"/>
        <w:left w:val="none" w:sz="0" w:space="0" w:color="auto"/>
        <w:bottom w:val="none" w:sz="0" w:space="0" w:color="auto"/>
        <w:right w:val="none" w:sz="0" w:space="0" w:color="auto"/>
      </w:divBdr>
    </w:div>
    <w:div w:id="165100131">
      <w:bodyDiv w:val="1"/>
      <w:marLeft w:val="0"/>
      <w:marRight w:val="0"/>
      <w:marTop w:val="0"/>
      <w:marBottom w:val="0"/>
      <w:divBdr>
        <w:top w:val="none" w:sz="0" w:space="0" w:color="auto"/>
        <w:left w:val="none" w:sz="0" w:space="0" w:color="auto"/>
        <w:bottom w:val="none" w:sz="0" w:space="0" w:color="auto"/>
        <w:right w:val="none" w:sz="0" w:space="0" w:color="auto"/>
      </w:divBdr>
    </w:div>
    <w:div w:id="165362370">
      <w:bodyDiv w:val="1"/>
      <w:marLeft w:val="0"/>
      <w:marRight w:val="0"/>
      <w:marTop w:val="0"/>
      <w:marBottom w:val="0"/>
      <w:divBdr>
        <w:top w:val="none" w:sz="0" w:space="0" w:color="auto"/>
        <w:left w:val="none" w:sz="0" w:space="0" w:color="auto"/>
        <w:bottom w:val="none" w:sz="0" w:space="0" w:color="auto"/>
        <w:right w:val="none" w:sz="0" w:space="0" w:color="auto"/>
      </w:divBdr>
    </w:div>
    <w:div w:id="165554152">
      <w:bodyDiv w:val="1"/>
      <w:marLeft w:val="0"/>
      <w:marRight w:val="0"/>
      <w:marTop w:val="0"/>
      <w:marBottom w:val="0"/>
      <w:divBdr>
        <w:top w:val="none" w:sz="0" w:space="0" w:color="auto"/>
        <w:left w:val="none" w:sz="0" w:space="0" w:color="auto"/>
        <w:bottom w:val="none" w:sz="0" w:space="0" w:color="auto"/>
        <w:right w:val="none" w:sz="0" w:space="0" w:color="auto"/>
      </w:divBdr>
    </w:div>
    <w:div w:id="166091688">
      <w:bodyDiv w:val="1"/>
      <w:marLeft w:val="0"/>
      <w:marRight w:val="0"/>
      <w:marTop w:val="0"/>
      <w:marBottom w:val="0"/>
      <w:divBdr>
        <w:top w:val="none" w:sz="0" w:space="0" w:color="auto"/>
        <w:left w:val="none" w:sz="0" w:space="0" w:color="auto"/>
        <w:bottom w:val="none" w:sz="0" w:space="0" w:color="auto"/>
        <w:right w:val="none" w:sz="0" w:space="0" w:color="auto"/>
      </w:divBdr>
    </w:div>
    <w:div w:id="166216294">
      <w:bodyDiv w:val="1"/>
      <w:marLeft w:val="0"/>
      <w:marRight w:val="0"/>
      <w:marTop w:val="0"/>
      <w:marBottom w:val="0"/>
      <w:divBdr>
        <w:top w:val="none" w:sz="0" w:space="0" w:color="auto"/>
        <w:left w:val="none" w:sz="0" w:space="0" w:color="auto"/>
        <w:bottom w:val="none" w:sz="0" w:space="0" w:color="auto"/>
        <w:right w:val="none" w:sz="0" w:space="0" w:color="auto"/>
      </w:divBdr>
    </w:div>
    <w:div w:id="166287025">
      <w:bodyDiv w:val="1"/>
      <w:marLeft w:val="0"/>
      <w:marRight w:val="0"/>
      <w:marTop w:val="0"/>
      <w:marBottom w:val="0"/>
      <w:divBdr>
        <w:top w:val="none" w:sz="0" w:space="0" w:color="auto"/>
        <w:left w:val="none" w:sz="0" w:space="0" w:color="auto"/>
        <w:bottom w:val="none" w:sz="0" w:space="0" w:color="auto"/>
        <w:right w:val="none" w:sz="0" w:space="0" w:color="auto"/>
      </w:divBdr>
    </w:div>
    <w:div w:id="166360423">
      <w:bodyDiv w:val="1"/>
      <w:marLeft w:val="0"/>
      <w:marRight w:val="0"/>
      <w:marTop w:val="0"/>
      <w:marBottom w:val="0"/>
      <w:divBdr>
        <w:top w:val="none" w:sz="0" w:space="0" w:color="auto"/>
        <w:left w:val="none" w:sz="0" w:space="0" w:color="auto"/>
        <w:bottom w:val="none" w:sz="0" w:space="0" w:color="auto"/>
        <w:right w:val="none" w:sz="0" w:space="0" w:color="auto"/>
      </w:divBdr>
    </w:div>
    <w:div w:id="166408709">
      <w:bodyDiv w:val="1"/>
      <w:marLeft w:val="0"/>
      <w:marRight w:val="0"/>
      <w:marTop w:val="0"/>
      <w:marBottom w:val="0"/>
      <w:divBdr>
        <w:top w:val="none" w:sz="0" w:space="0" w:color="auto"/>
        <w:left w:val="none" w:sz="0" w:space="0" w:color="auto"/>
        <w:bottom w:val="none" w:sz="0" w:space="0" w:color="auto"/>
        <w:right w:val="none" w:sz="0" w:space="0" w:color="auto"/>
      </w:divBdr>
    </w:div>
    <w:div w:id="166673851">
      <w:bodyDiv w:val="1"/>
      <w:marLeft w:val="0"/>
      <w:marRight w:val="0"/>
      <w:marTop w:val="0"/>
      <w:marBottom w:val="0"/>
      <w:divBdr>
        <w:top w:val="none" w:sz="0" w:space="0" w:color="auto"/>
        <w:left w:val="none" w:sz="0" w:space="0" w:color="auto"/>
        <w:bottom w:val="none" w:sz="0" w:space="0" w:color="auto"/>
        <w:right w:val="none" w:sz="0" w:space="0" w:color="auto"/>
      </w:divBdr>
    </w:div>
    <w:div w:id="167058991">
      <w:bodyDiv w:val="1"/>
      <w:marLeft w:val="0"/>
      <w:marRight w:val="0"/>
      <w:marTop w:val="0"/>
      <w:marBottom w:val="0"/>
      <w:divBdr>
        <w:top w:val="none" w:sz="0" w:space="0" w:color="auto"/>
        <w:left w:val="none" w:sz="0" w:space="0" w:color="auto"/>
        <w:bottom w:val="none" w:sz="0" w:space="0" w:color="auto"/>
        <w:right w:val="none" w:sz="0" w:space="0" w:color="auto"/>
      </w:divBdr>
    </w:div>
    <w:div w:id="167405247">
      <w:bodyDiv w:val="1"/>
      <w:marLeft w:val="0"/>
      <w:marRight w:val="0"/>
      <w:marTop w:val="0"/>
      <w:marBottom w:val="0"/>
      <w:divBdr>
        <w:top w:val="none" w:sz="0" w:space="0" w:color="auto"/>
        <w:left w:val="none" w:sz="0" w:space="0" w:color="auto"/>
        <w:bottom w:val="none" w:sz="0" w:space="0" w:color="auto"/>
        <w:right w:val="none" w:sz="0" w:space="0" w:color="auto"/>
      </w:divBdr>
    </w:div>
    <w:div w:id="168302016">
      <w:bodyDiv w:val="1"/>
      <w:marLeft w:val="0"/>
      <w:marRight w:val="0"/>
      <w:marTop w:val="0"/>
      <w:marBottom w:val="0"/>
      <w:divBdr>
        <w:top w:val="none" w:sz="0" w:space="0" w:color="auto"/>
        <w:left w:val="none" w:sz="0" w:space="0" w:color="auto"/>
        <w:bottom w:val="none" w:sz="0" w:space="0" w:color="auto"/>
        <w:right w:val="none" w:sz="0" w:space="0" w:color="auto"/>
      </w:divBdr>
    </w:div>
    <w:div w:id="168368549">
      <w:bodyDiv w:val="1"/>
      <w:marLeft w:val="0"/>
      <w:marRight w:val="0"/>
      <w:marTop w:val="0"/>
      <w:marBottom w:val="0"/>
      <w:divBdr>
        <w:top w:val="none" w:sz="0" w:space="0" w:color="auto"/>
        <w:left w:val="none" w:sz="0" w:space="0" w:color="auto"/>
        <w:bottom w:val="none" w:sz="0" w:space="0" w:color="auto"/>
        <w:right w:val="none" w:sz="0" w:space="0" w:color="auto"/>
      </w:divBdr>
    </w:div>
    <w:div w:id="168762052">
      <w:bodyDiv w:val="1"/>
      <w:marLeft w:val="0"/>
      <w:marRight w:val="0"/>
      <w:marTop w:val="0"/>
      <w:marBottom w:val="0"/>
      <w:divBdr>
        <w:top w:val="none" w:sz="0" w:space="0" w:color="auto"/>
        <w:left w:val="none" w:sz="0" w:space="0" w:color="auto"/>
        <w:bottom w:val="none" w:sz="0" w:space="0" w:color="auto"/>
        <w:right w:val="none" w:sz="0" w:space="0" w:color="auto"/>
      </w:divBdr>
    </w:div>
    <w:div w:id="168982701">
      <w:bodyDiv w:val="1"/>
      <w:marLeft w:val="0"/>
      <w:marRight w:val="0"/>
      <w:marTop w:val="0"/>
      <w:marBottom w:val="0"/>
      <w:divBdr>
        <w:top w:val="none" w:sz="0" w:space="0" w:color="auto"/>
        <w:left w:val="none" w:sz="0" w:space="0" w:color="auto"/>
        <w:bottom w:val="none" w:sz="0" w:space="0" w:color="auto"/>
        <w:right w:val="none" w:sz="0" w:space="0" w:color="auto"/>
      </w:divBdr>
    </w:div>
    <w:div w:id="169411472">
      <w:bodyDiv w:val="1"/>
      <w:marLeft w:val="0"/>
      <w:marRight w:val="0"/>
      <w:marTop w:val="0"/>
      <w:marBottom w:val="0"/>
      <w:divBdr>
        <w:top w:val="none" w:sz="0" w:space="0" w:color="auto"/>
        <w:left w:val="none" w:sz="0" w:space="0" w:color="auto"/>
        <w:bottom w:val="none" w:sz="0" w:space="0" w:color="auto"/>
        <w:right w:val="none" w:sz="0" w:space="0" w:color="auto"/>
      </w:divBdr>
    </w:div>
    <w:div w:id="169761084">
      <w:bodyDiv w:val="1"/>
      <w:marLeft w:val="0"/>
      <w:marRight w:val="0"/>
      <w:marTop w:val="0"/>
      <w:marBottom w:val="0"/>
      <w:divBdr>
        <w:top w:val="none" w:sz="0" w:space="0" w:color="auto"/>
        <w:left w:val="none" w:sz="0" w:space="0" w:color="auto"/>
        <w:bottom w:val="none" w:sz="0" w:space="0" w:color="auto"/>
        <w:right w:val="none" w:sz="0" w:space="0" w:color="auto"/>
      </w:divBdr>
    </w:div>
    <w:div w:id="169880649">
      <w:bodyDiv w:val="1"/>
      <w:marLeft w:val="0"/>
      <w:marRight w:val="0"/>
      <w:marTop w:val="0"/>
      <w:marBottom w:val="0"/>
      <w:divBdr>
        <w:top w:val="none" w:sz="0" w:space="0" w:color="auto"/>
        <w:left w:val="none" w:sz="0" w:space="0" w:color="auto"/>
        <w:bottom w:val="none" w:sz="0" w:space="0" w:color="auto"/>
        <w:right w:val="none" w:sz="0" w:space="0" w:color="auto"/>
      </w:divBdr>
    </w:div>
    <w:div w:id="170266628">
      <w:bodyDiv w:val="1"/>
      <w:marLeft w:val="0"/>
      <w:marRight w:val="0"/>
      <w:marTop w:val="0"/>
      <w:marBottom w:val="0"/>
      <w:divBdr>
        <w:top w:val="none" w:sz="0" w:space="0" w:color="auto"/>
        <w:left w:val="none" w:sz="0" w:space="0" w:color="auto"/>
        <w:bottom w:val="none" w:sz="0" w:space="0" w:color="auto"/>
        <w:right w:val="none" w:sz="0" w:space="0" w:color="auto"/>
      </w:divBdr>
    </w:div>
    <w:div w:id="170267537">
      <w:bodyDiv w:val="1"/>
      <w:marLeft w:val="0"/>
      <w:marRight w:val="0"/>
      <w:marTop w:val="0"/>
      <w:marBottom w:val="0"/>
      <w:divBdr>
        <w:top w:val="none" w:sz="0" w:space="0" w:color="auto"/>
        <w:left w:val="none" w:sz="0" w:space="0" w:color="auto"/>
        <w:bottom w:val="none" w:sz="0" w:space="0" w:color="auto"/>
        <w:right w:val="none" w:sz="0" w:space="0" w:color="auto"/>
      </w:divBdr>
    </w:div>
    <w:div w:id="170334812">
      <w:bodyDiv w:val="1"/>
      <w:marLeft w:val="0"/>
      <w:marRight w:val="0"/>
      <w:marTop w:val="0"/>
      <w:marBottom w:val="0"/>
      <w:divBdr>
        <w:top w:val="none" w:sz="0" w:space="0" w:color="auto"/>
        <w:left w:val="none" w:sz="0" w:space="0" w:color="auto"/>
        <w:bottom w:val="none" w:sz="0" w:space="0" w:color="auto"/>
        <w:right w:val="none" w:sz="0" w:space="0" w:color="auto"/>
      </w:divBdr>
    </w:div>
    <w:div w:id="171187070">
      <w:bodyDiv w:val="1"/>
      <w:marLeft w:val="0"/>
      <w:marRight w:val="0"/>
      <w:marTop w:val="0"/>
      <w:marBottom w:val="0"/>
      <w:divBdr>
        <w:top w:val="none" w:sz="0" w:space="0" w:color="auto"/>
        <w:left w:val="none" w:sz="0" w:space="0" w:color="auto"/>
        <w:bottom w:val="none" w:sz="0" w:space="0" w:color="auto"/>
        <w:right w:val="none" w:sz="0" w:space="0" w:color="auto"/>
      </w:divBdr>
    </w:div>
    <w:div w:id="171187881">
      <w:bodyDiv w:val="1"/>
      <w:marLeft w:val="0"/>
      <w:marRight w:val="0"/>
      <w:marTop w:val="0"/>
      <w:marBottom w:val="0"/>
      <w:divBdr>
        <w:top w:val="none" w:sz="0" w:space="0" w:color="auto"/>
        <w:left w:val="none" w:sz="0" w:space="0" w:color="auto"/>
        <w:bottom w:val="none" w:sz="0" w:space="0" w:color="auto"/>
        <w:right w:val="none" w:sz="0" w:space="0" w:color="auto"/>
      </w:divBdr>
    </w:div>
    <w:div w:id="171264346">
      <w:bodyDiv w:val="1"/>
      <w:marLeft w:val="0"/>
      <w:marRight w:val="0"/>
      <w:marTop w:val="0"/>
      <w:marBottom w:val="0"/>
      <w:divBdr>
        <w:top w:val="none" w:sz="0" w:space="0" w:color="auto"/>
        <w:left w:val="none" w:sz="0" w:space="0" w:color="auto"/>
        <w:bottom w:val="none" w:sz="0" w:space="0" w:color="auto"/>
        <w:right w:val="none" w:sz="0" w:space="0" w:color="auto"/>
      </w:divBdr>
    </w:div>
    <w:div w:id="171378859">
      <w:bodyDiv w:val="1"/>
      <w:marLeft w:val="0"/>
      <w:marRight w:val="0"/>
      <w:marTop w:val="0"/>
      <w:marBottom w:val="0"/>
      <w:divBdr>
        <w:top w:val="none" w:sz="0" w:space="0" w:color="auto"/>
        <w:left w:val="none" w:sz="0" w:space="0" w:color="auto"/>
        <w:bottom w:val="none" w:sz="0" w:space="0" w:color="auto"/>
        <w:right w:val="none" w:sz="0" w:space="0" w:color="auto"/>
      </w:divBdr>
    </w:div>
    <w:div w:id="171458611">
      <w:bodyDiv w:val="1"/>
      <w:marLeft w:val="0"/>
      <w:marRight w:val="0"/>
      <w:marTop w:val="0"/>
      <w:marBottom w:val="0"/>
      <w:divBdr>
        <w:top w:val="none" w:sz="0" w:space="0" w:color="auto"/>
        <w:left w:val="none" w:sz="0" w:space="0" w:color="auto"/>
        <w:bottom w:val="none" w:sz="0" w:space="0" w:color="auto"/>
        <w:right w:val="none" w:sz="0" w:space="0" w:color="auto"/>
      </w:divBdr>
    </w:div>
    <w:div w:id="171602569">
      <w:bodyDiv w:val="1"/>
      <w:marLeft w:val="0"/>
      <w:marRight w:val="0"/>
      <w:marTop w:val="0"/>
      <w:marBottom w:val="0"/>
      <w:divBdr>
        <w:top w:val="none" w:sz="0" w:space="0" w:color="auto"/>
        <w:left w:val="none" w:sz="0" w:space="0" w:color="auto"/>
        <w:bottom w:val="none" w:sz="0" w:space="0" w:color="auto"/>
        <w:right w:val="none" w:sz="0" w:space="0" w:color="auto"/>
      </w:divBdr>
    </w:div>
    <w:div w:id="171847853">
      <w:bodyDiv w:val="1"/>
      <w:marLeft w:val="0"/>
      <w:marRight w:val="0"/>
      <w:marTop w:val="0"/>
      <w:marBottom w:val="0"/>
      <w:divBdr>
        <w:top w:val="none" w:sz="0" w:space="0" w:color="auto"/>
        <w:left w:val="none" w:sz="0" w:space="0" w:color="auto"/>
        <w:bottom w:val="none" w:sz="0" w:space="0" w:color="auto"/>
        <w:right w:val="none" w:sz="0" w:space="0" w:color="auto"/>
      </w:divBdr>
    </w:div>
    <w:div w:id="172040031">
      <w:bodyDiv w:val="1"/>
      <w:marLeft w:val="0"/>
      <w:marRight w:val="0"/>
      <w:marTop w:val="0"/>
      <w:marBottom w:val="0"/>
      <w:divBdr>
        <w:top w:val="none" w:sz="0" w:space="0" w:color="auto"/>
        <w:left w:val="none" w:sz="0" w:space="0" w:color="auto"/>
        <w:bottom w:val="none" w:sz="0" w:space="0" w:color="auto"/>
        <w:right w:val="none" w:sz="0" w:space="0" w:color="auto"/>
      </w:divBdr>
    </w:div>
    <w:div w:id="172109806">
      <w:bodyDiv w:val="1"/>
      <w:marLeft w:val="0"/>
      <w:marRight w:val="0"/>
      <w:marTop w:val="0"/>
      <w:marBottom w:val="0"/>
      <w:divBdr>
        <w:top w:val="none" w:sz="0" w:space="0" w:color="auto"/>
        <w:left w:val="none" w:sz="0" w:space="0" w:color="auto"/>
        <w:bottom w:val="none" w:sz="0" w:space="0" w:color="auto"/>
        <w:right w:val="none" w:sz="0" w:space="0" w:color="auto"/>
      </w:divBdr>
    </w:div>
    <w:div w:id="172651670">
      <w:bodyDiv w:val="1"/>
      <w:marLeft w:val="0"/>
      <w:marRight w:val="0"/>
      <w:marTop w:val="0"/>
      <w:marBottom w:val="0"/>
      <w:divBdr>
        <w:top w:val="none" w:sz="0" w:space="0" w:color="auto"/>
        <w:left w:val="none" w:sz="0" w:space="0" w:color="auto"/>
        <w:bottom w:val="none" w:sz="0" w:space="0" w:color="auto"/>
        <w:right w:val="none" w:sz="0" w:space="0" w:color="auto"/>
      </w:divBdr>
    </w:div>
    <w:div w:id="173030824">
      <w:bodyDiv w:val="1"/>
      <w:marLeft w:val="0"/>
      <w:marRight w:val="0"/>
      <w:marTop w:val="0"/>
      <w:marBottom w:val="0"/>
      <w:divBdr>
        <w:top w:val="none" w:sz="0" w:space="0" w:color="auto"/>
        <w:left w:val="none" w:sz="0" w:space="0" w:color="auto"/>
        <w:bottom w:val="none" w:sz="0" w:space="0" w:color="auto"/>
        <w:right w:val="none" w:sz="0" w:space="0" w:color="auto"/>
      </w:divBdr>
    </w:div>
    <w:div w:id="173031057">
      <w:bodyDiv w:val="1"/>
      <w:marLeft w:val="0"/>
      <w:marRight w:val="0"/>
      <w:marTop w:val="0"/>
      <w:marBottom w:val="0"/>
      <w:divBdr>
        <w:top w:val="none" w:sz="0" w:space="0" w:color="auto"/>
        <w:left w:val="none" w:sz="0" w:space="0" w:color="auto"/>
        <w:bottom w:val="none" w:sz="0" w:space="0" w:color="auto"/>
        <w:right w:val="none" w:sz="0" w:space="0" w:color="auto"/>
      </w:divBdr>
    </w:div>
    <w:div w:id="173106339">
      <w:bodyDiv w:val="1"/>
      <w:marLeft w:val="0"/>
      <w:marRight w:val="0"/>
      <w:marTop w:val="0"/>
      <w:marBottom w:val="0"/>
      <w:divBdr>
        <w:top w:val="none" w:sz="0" w:space="0" w:color="auto"/>
        <w:left w:val="none" w:sz="0" w:space="0" w:color="auto"/>
        <w:bottom w:val="none" w:sz="0" w:space="0" w:color="auto"/>
        <w:right w:val="none" w:sz="0" w:space="0" w:color="auto"/>
      </w:divBdr>
    </w:div>
    <w:div w:id="173690061">
      <w:bodyDiv w:val="1"/>
      <w:marLeft w:val="0"/>
      <w:marRight w:val="0"/>
      <w:marTop w:val="0"/>
      <w:marBottom w:val="0"/>
      <w:divBdr>
        <w:top w:val="none" w:sz="0" w:space="0" w:color="auto"/>
        <w:left w:val="none" w:sz="0" w:space="0" w:color="auto"/>
        <w:bottom w:val="none" w:sz="0" w:space="0" w:color="auto"/>
        <w:right w:val="none" w:sz="0" w:space="0" w:color="auto"/>
      </w:divBdr>
    </w:div>
    <w:div w:id="173763127">
      <w:bodyDiv w:val="1"/>
      <w:marLeft w:val="0"/>
      <w:marRight w:val="0"/>
      <w:marTop w:val="0"/>
      <w:marBottom w:val="0"/>
      <w:divBdr>
        <w:top w:val="none" w:sz="0" w:space="0" w:color="auto"/>
        <w:left w:val="none" w:sz="0" w:space="0" w:color="auto"/>
        <w:bottom w:val="none" w:sz="0" w:space="0" w:color="auto"/>
        <w:right w:val="none" w:sz="0" w:space="0" w:color="auto"/>
      </w:divBdr>
    </w:div>
    <w:div w:id="174075046">
      <w:bodyDiv w:val="1"/>
      <w:marLeft w:val="0"/>
      <w:marRight w:val="0"/>
      <w:marTop w:val="0"/>
      <w:marBottom w:val="0"/>
      <w:divBdr>
        <w:top w:val="none" w:sz="0" w:space="0" w:color="auto"/>
        <w:left w:val="none" w:sz="0" w:space="0" w:color="auto"/>
        <w:bottom w:val="none" w:sz="0" w:space="0" w:color="auto"/>
        <w:right w:val="none" w:sz="0" w:space="0" w:color="auto"/>
      </w:divBdr>
    </w:div>
    <w:div w:id="174926068">
      <w:bodyDiv w:val="1"/>
      <w:marLeft w:val="0"/>
      <w:marRight w:val="0"/>
      <w:marTop w:val="0"/>
      <w:marBottom w:val="0"/>
      <w:divBdr>
        <w:top w:val="none" w:sz="0" w:space="0" w:color="auto"/>
        <w:left w:val="none" w:sz="0" w:space="0" w:color="auto"/>
        <w:bottom w:val="none" w:sz="0" w:space="0" w:color="auto"/>
        <w:right w:val="none" w:sz="0" w:space="0" w:color="auto"/>
      </w:divBdr>
    </w:div>
    <w:div w:id="175270243">
      <w:bodyDiv w:val="1"/>
      <w:marLeft w:val="0"/>
      <w:marRight w:val="0"/>
      <w:marTop w:val="0"/>
      <w:marBottom w:val="0"/>
      <w:divBdr>
        <w:top w:val="none" w:sz="0" w:space="0" w:color="auto"/>
        <w:left w:val="none" w:sz="0" w:space="0" w:color="auto"/>
        <w:bottom w:val="none" w:sz="0" w:space="0" w:color="auto"/>
        <w:right w:val="none" w:sz="0" w:space="0" w:color="auto"/>
      </w:divBdr>
    </w:div>
    <w:div w:id="175582076">
      <w:bodyDiv w:val="1"/>
      <w:marLeft w:val="0"/>
      <w:marRight w:val="0"/>
      <w:marTop w:val="0"/>
      <w:marBottom w:val="0"/>
      <w:divBdr>
        <w:top w:val="none" w:sz="0" w:space="0" w:color="auto"/>
        <w:left w:val="none" w:sz="0" w:space="0" w:color="auto"/>
        <w:bottom w:val="none" w:sz="0" w:space="0" w:color="auto"/>
        <w:right w:val="none" w:sz="0" w:space="0" w:color="auto"/>
      </w:divBdr>
    </w:div>
    <w:div w:id="175849959">
      <w:bodyDiv w:val="1"/>
      <w:marLeft w:val="0"/>
      <w:marRight w:val="0"/>
      <w:marTop w:val="0"/>
      <w:marBottom w:val="0"/>
      <w:divBdr>
        <w:top w:val="none" w:sz="0" w:space="0" w:color="auto"/>
        <w:left w:val="none" w:sz="0" w:space="0" w:color="auto"/>
        <w:bottom w:val="none" w:sz="0" w:space="0" w:color="auto"/>
        <w:right w:val="none" w:sz="0" w:space="0" w:color="auto"/>
      </w:divBdr>
    </w:div>
    <w:div w:id="176191713">
      <w:bodyDiv w:val="1"/>
      <w:marLeft w:val="0"/>
      <w:marRight w:val="0"/>
      <w:marTop w:val="0"/>
      <w:marBottom w:val="0"/>
      <w:divBdr>
        <w:top w:val="none" w:sz="0" w:space="0" w:color="auto"/>
        <w:left w:val="none" w:sz="0" w:space="0" w:color="auto"/>
        <w:bottom w:val="none" w:sz="0" w:space="0" w:color="auto"/>
        <w:right w:val="none" w:sz="0" w:space="0" w:color="auto"/>
      </w:divBdr>
    </w:div>
    <w:div w:id="176627863">
      <w:bodyDiv w:val="1"/>
      <w:marLeft w:val="0"/>
      <w:marRight w:val="0"/>
      <w:marTop w:val="0"/>
      <w:marBottom w:val="0"/>
      <w:divBdr>
        <w:top w:val="none" w:sz="0" w:space="0" w:color="auto"/>
        <w:left w:val="none" w:sz="0" w:space="0" w:color="auto"/>
        <w:bottom w:val="none" w:sz="0" w:space="0" w:color="auto"/>
        <w:right w:val="none" w:sz="0" w:space="0" w:color="auto"/>
      </w:divBdr>
    </w:div>
    <w:div w:id="176892266">
      <w:bodyDiv w:val="1"/>
      <w:marLeft w:val="0"/>
      <w:marRight w:val="0"/>
      <w:marTop w:val="0"/>
      <w:marBottom w:val="0"/>
      <w:divBdr>
        <w:top w:val="none" w:sz="0" w:space="0" w:color="auto"/>
        <w:left w:val="none" w:sz="0" w:space="0" w:color="auto"/>
        <w:bottom w:val="none" w:sz="0" w:space="0" w:color="auto"/>
        <w:right w:val="none" w:sz="0" w:space="0" w:color="auto"/>
      </w:divBdr>
    </w:div>
    <w:div w:id="176896282">
      <w:bodyDiv w:val="1"/>
      <w:marLeft w:val="0"/>
      <w:marRight w:val="0"/>
      <w:marTop w:val="0"/>
      <w:marBottom w:val="0"/>
      <w:divBdr>
        <w:top w:val="none" w:sz="0" w:space="0" w:color="auto"/>
        <w:left w:val="none" w:sz="0" w:space="0" w:color="auto"/>
        <w:bottom w:val="none" w:sz="0" w:space="0" w:color="auto"/>
        <w:right w:val="none" w:sz="0" w:space="0" w:color="auto"/>
      </w:divBdr>
    </w:div>
    <w:div w:id="177041621">
      <w:bodyDiv w:val="1"/>
      <w:marLeft w:val="0"/>
      <w:marRight w:val="0"/>
      <w:marTop w:val="0"/>
      <w:marBottom w:val="0"/>
      <w:divBdr>
        <w:top w:val="none" w:sz="0" w:space="0" w:color="auto"/>
        <w:left w:val="none" w:sz="0" w:space="0" w:color="auto"/>
        <w:bottom w:val="none" w:sz="0" w:space="0" w:color="auto"/>
        <w:right w:val="none" w:sz="0" w:space="0" w:color="auto"/>
      </w:divBdr>
    </w:div>
    <w:div w:id="177042464">
      <w:bodyDiv w:val="1"/>
      <w:marLeft w:val="0"/>
      <w:marRight w:val="0"/>
      <w:marTop w:val="0"/>
      <w:marBottom w:val="0"/>
      <w:divBdr>
        <w:top w:val="none" w:sz="0" w:space="0" w:color="auto"/>
        <w:left w:val="none" w:sz="0" w:space="0" w:color="auto"/>
        <w:bottom w:val="none" w:sz="0" w:space="0" w:color="auto"/>
        <w:right w:val="none" w:sz="0" w:space="0" w:color="auto"/>
      </w:divBdr>
    </w:div>
    <w:div w:id="177500434">
      <w:bodyDiv w:val="1"/>
      <w:marLeft w:val="0"/>
      <w:marRight w:val="0"/>
      <w:marTop w:val="0"/>
      <w:marBottom w:val="0"/>
      <w:divBdr>
        <w:top w:val="none" w:sz="0" w:space="0" w:color="auto"/>
        <w:left w:val="none" w:sz="0" w:space="0" w:color="auto"/>
        <w:bottom w:val="none" w:sz="0" w:space="0" w:color="auto"/>
        <w:right w:val="none" w:sz="0" w:space="0" w:color="auto"/>
      </w:divBdr>
    </w:div>
    <w:div w:id="177935222">
      <w:bodyDiv w:val="1"/>
      <w:marLeft w:val="0"/>
      <w:marRight w:val="0"/>
      <w:marTop w:val="0"/>
      <w:marBottom w:val="0"/>
      <w:divBdr>
        <w:top w:val="none" w:sz="0" w:space="0" w:color="auto"/>
        <w:left w:val="none" w:sz="0" w:space="0" w:color="auto"/>
        <w:bottom w:val="none" w:sz="0" w:space="0" w:color="auto"/>
        <w:right w:val="none" w:sz="0" w:space="0" w:color="auto"/>
      </w:divBdr>
    </w:div>
    <w:div w:id="178083252">
      <w:bodyDiv w:val="1"/>
      <w:marLeft w:val="0"/>
      <w:marRight w:val="0"/>
      <w:marTop w:val="0"/>
      <w:marBottom w:val="0"/>
      <w:divBdr>
        <w:top w:val="none" w:sz="0" w:space="0" w:color="auto"/>
        <w:left w:val="none" w:sz="0" w:space="0" w:color="auto"/>
        <w:bottom w:val="none" w:sz="0" w:space="0" w:color="auto"/>
        <w:right w:val="none" w:sz="0" w:space="0" w:color="auto"/>
      </w:divBdr>
    </w:div>
    <w:div w:id="178201552">
      <w:bodyDiv w:val="1"/>
      <w:marLeft w:val="0"/>
      <w:marRight w:val="0"/>
      <w:marTop w:val="0"/>
      <w:marBottom w:val="0"/>
      <w:divBdr>
        <w:top w:val="none" w:sz="0" w:space="0" w:color="auto"/>
        <w:left w:val="none" w:sz="0" w:space="0" w:color="auto"/>
        <w:bottom w:val="none" w:sz="0" w:space="0" w:color="auto"/>
        <w:right w:val="none" w:sz="0" w:space="0" w:color="auto"/>
      </w:divBdr>
    </w:div>
    <w:div w:id="179198491">
      <w:bodyDiv w:val="1"/>
      <w:marLeft w:val="0"/>
      <w:marRight w:val="0"/>
      <w:marTop w:val="0"/>
      <w:marBottom w:val="0"/>
      <w:divBdr>
        <w:top w:val="none" w:sz="0" w:space="0" w:color="auto"/>
        <w:left w:val="none" w:sz="0" w:space="0" w:color="auto"/>
        <w:bottom w:val="none" w:sz="0" w:space="0" w:color="auto"/>
        <w:right w:val="none" w:sz="0" w:space="0" w:color="auto"/>
      </w:divBdr>
    </w:div>
    <w:div w:id="179781241">
      <w:bodyDiv w:val="1"/>
      <w:marLeft w:val="0"/>
      <w:marRight w:val="0"/>
      <w:marTop w:val="0"/>
      <w:marBottom w:val="0"/>
      <w:divBdr>
        <w:top w:val="none" w:sz="0" w:space="0" w:color="auto"/>
        <w:left w:val="none" w:sz="0" w:space="0" w:color="auto"/>
        <w:bottom w:val="none" w:sz="0" w:space="0" w:color="auto"/>
        <w:right w:val="none" w:sz="0" w:space="0" w:color="auto"/>
      </w:divBdr>
    </w:div>
    <w:div w:id="180094299">
      <w:bodyDiv w:val="1"/>
      <w:marLeft w:val="0"/>
      <w:marRight w:val="0"/>
      <w:marTop w:val="0"/>
      <w:marBottom w:val="0"/>
      <w:divBdr>
        <w:top w:val="none" w:sz="0" w:space="0" w:color="auto"/>
        <w:left w:val="none" w:sz="0" w:space="0" w:color="auto"/>
        <w:bottom w:val="none" w:sz="0" w:space="0" w:color="auto"/>
        <w:right w:val="none" w:sz="0" w:space="0" w:color="auto"/>
      </w:divBdr>
    </w:div>
    <w:div w:id="180123270">
      <w:bodyDiv w:val="1"/>
      <w:marLeft w:val="0"/>
      <w:marRight w:val="0"/>
      <w:marTop w:val="0"/>
      <w:marBottom w:val="0"/>
      <w:divBdr>
        <w:top w:val="none" w:sz="0" w:space="0" w:color="auto"/>
        <w:left w:val="none" w:sz="0" w:space="0" w:color="auto"/>
        <w:bottom w:val="none" w:sz="0" w:space="0" w:color="auto"/>
        <w:right w:val="none" w:sz="0" w:space="0" w:color="auto"/>
      </w:divBdr>
    </w:div>
    <w:div w:id="180125524">
      <w:bodyDiv w:val="1"/>
      <w:marLeft w:val="0"/>
      <w:marRight w:val="0"/>
      <w:marTop w:val="0"/>
      <w:marBottom w:val="0"/>
      <w:divBdr>
        <w:top w:val="none" w:sz="0" w:space="0" w:color="auto"/>
        <w:left w:val="none" w:sz="0" w:space="0" w:color="auto"/>
        <w:bottom w:val="none" w:sz="0" w:space="0" w:color="auto"/>
        <w:right w:val="none" w:sz="0" w:space="0" w:color="auto"/>
      </w:divBdr>
    </w:div>
    <w:div w:id="180242375">
      <w:bodyDiv w:val="1"/>
      <w:marLeft w:val="0"/>
      <w:marRight w:val="0"/>
      <w:marTop w:val="0"/>
      <w:marBottom w:val="0"/>
      <w:divBdr>
        <w:top w:val="none" w:sz="0" w:space="0" w:color="auto"/>
        <w:left w:val="none" w:sz="0" w:space="0" w:color="auto"/>
        <w:bottom w:val="none" w:sz="0" w:space="0" w:color="auto"/>
        <w:right w:val="none" w:sz="0" w:space="0" w:color="auto"/>
      </w:divBdr>
    </w:div>
    <w:div w:id="180558491">
      <w:bodyDiv w:val="1"/>
      <w:marLeft w:val="0"/>
      <w:marRight w:val="0"/>
      <w:marTop w:val="0"/>
      <w:marBottom w:val="0"/>
      <w:divBdr>
        <w:top w:val="none" w:sz="0" w:space="0" w:color="auto"/>
        <w:left w:val="none" w:sz="0" w:space="0" w:color="auto"/>
        <w:bottom w:val="none" w:sz="0" w:space="0" w:color="auto"/>
        <w:right w:val="none" w:sz="0" w:space="0" w:color="auto"/>
      </w:divBdr>
    </w:div>
    <w:div w:id="181088065">
      <w:bodyDiv w:val="1"/>
      <w:marLeft w:val="0"/>
      <w:marRight w:val="0"/>
      <w:marTop w:val="0"/>
      <w:marBottom w:val="0"/>
      <w:divBdr>
        <w:top w:val="none" w:sz="0" w:space="0" w:color="auto"/>
        <w:left w:val="none" w:sz="0" w:space="0" w:color="auto"/>
        <w:bottom w:val="none" w:sz="0" w:space="0" w:color="auto"/>
        <w:right w:val="none" w:sz="0" w:space="0" w:color="auto"/>
      </w:divBdr>
    </w:div>
    <w:div w:id="181481017">
      <w:bodyDiv w:val="1"/>
      <w:marLeft w:val="0"/>
      <w:marRight w:val="0"/>
      <w:marTop w:val="0"/>
      <w:marBottom w:val="0"/>
      <w:divBdr>
        <w:top w:val="none" w:sz="0" w:space="0" w:color="auto"/>
        <w:left w:val="none" w:sz="0" w:space="0" w:color="auto"/>
        <w:bottom w:val="none" w:sz="0" w:space="0" w:color="auto"/>
        <w:right w:val="none" w:sz="0" w:space="0" w:color="auto"/>
      </w:divBdr>
    </w:div>
    <w:div w:id="181558267">
      <w:bodyDiv w:val="1"/>
      <w:marLeft w:val="0"/>
      <w:marRight w:val="0"/>
      <w:marTop w:val="0"/>
      <w:marBottom w:val="0"/>
      <w:divBdr>
        <w:top w:val="none" w:sz="0" w:space="0" w:color="auto"/>
        <w:left w:val="none" w:sz="0" w:space="0" w:color="auto"/>
        <w:bottom w:val="none" w:sz="0" w:space="0" w:color="auto"/>
        <w:right w:val="none" w:sz="0" w:space="0" w:color="auto"/>
      </w:divBdr>
    </w:div>
    <w:div w:id="181938880">
      <w:bodyDiv w:val="1"/>
      <w:marLeft w:val="0"/>
      <w:marRight w:val="0"/>
      <w:marTop w:val="0"/>
      <w:marBottom w:val="0"/>
      <w:divBdr>
        <w:top w:val="none" w:sz="0" w:space="0" w:color="auto"/>
        <w:left w:val="none" w:sz="0" w:space="0" w:color="auto"/>
        <w:bottom w:val="none" w:sz="0" w:space="0" w:color="auto"/>
        <w:right w:val="none" w:sz="0" w:space="0" w:color="auto"/>
      </w:divBdr>
    </w:div>
    <w:div w:id="182012382">
      <w:bodyDiv w:val="1"/>
      <w:marLeft w:val="0"/>
      <w:marRight w:val="0"/>
      <w:marTop w:val="0"/>
      <w:marBottom w:val="0"/>
      <w:divBdr>
        <w:top w:val="none" w:sz="0" w:space="0" w:color="auto"/>
        <w:left w:val="none" w:sz="0" w:space="0" w:color="auto"/>
        <w:bottom w:val="none" w:sz="0" w:space="0" w:color="auto"/>
        <w:right w:val="none" w:sz="0" w:space="0" w:color="auto"/>
      </w:divBdr>
    </w:div>
    <w:div w:id="182130493">
      <w:bodyDiv w:val="1"/>
      <w:marLeft w:val="0"/>
      <w:marRight w:val="0"/>
      <w:marTop w:val="0"/>
      <w:marBottom w:val="0"/>
      <w:divBdr>
        <w:top w:val="none" w:sz="0" w:space="0" w:color="auto"/>
        <w:left w:val="none" w:sz="0" w:space="0" w:color="auto"/>
        <w:bottom w:val="none" w:sz="0" w:space="0" w:color="auto"/>
        <w:right w:val="none" w:sz="0" w:space="0" w:color="auto"/>
      </w:divBdr>
    </w:div>
    <w:div w:id="182213220">
      <w:bodyDiv w:val="1"/>
      <w:marLeft w:val="0"/>
      <w:marRight w:val="0"/>
      <w:marTop w:val="0"/>
      <w:marBottom w:val="0"/>
      <w:divBdr>
        <w:top w:val="none" w:sz="0" w:space="0" w:color="auto"/>
        <w:left w:val="none" w:sz="0" w:space="0" w:color="auto"/>
        <w:bottom w:val="none" w:sz="0" w:space="0" w:color="auto"/>
        <w:right w:val="none" w:sz="0" w:space="0" w:color="auto"/>
      </w:divBdr>
    </w:div>
    <w:div w:id="182479454">
      <w:bodyDiv w:val="1"/>
      <w:marLeft w:val="0"/>
      <w:marRight w:val="0"/>
      <w:marTop w:val="0"/>
      <w:marBottom w:val="0"/>
      <w:divBdr>
        <w:top w:val="none" w:sz="0" w:space="0" w:color="auto"/>
        <w:left w:val="none" w:sz="0" w:space="0" w:color="auto"/>
        <w:bottom w:val="none" w:sz="0" w:space="0" w:color="auto"/>
        <w:right w:val="none" w:sz="0" w:space="0" w:color="auto"/>
      </w:divBdr>
    </w:div>
    <w:div w:id="182670354">
      <w:bodyDiv w:val="1"/>
      <w:marLeft w:val="0"/>
      <w:marRight w:val="0"/>
      <w:marTop w:val="0"/>
      <w:marBottom w:val="0"/>
      <w:divBdr>
        <w:top w:val="none" w:sz="0" w:space="0" w:color="auto"/>
        <w:left w:val="none" w:sz="0" w:space="0" w:color="auto"/>
        <w:bottom w:val="none" w:sz="0" w:space="0" w:color="auto"/>
        <w:right w:val="none" w:sz="0" w:space="0" w:color="auto"/>
      </w:divBdr>
    </w:div>
    <w:div w:id="182715703">
      <w:bodyDiv w:val="1"/>
      <w:marLeft w:val="0"/>
      <w:marRight w:val="0"/>
      <w:marTop w:val="0"/>
      <w:marBottom w:val="0"/>
      <w:divBdr>
        <w:top w:val="none" w:sz="0" w:space="0" w:color="auto"/>
        <w:left w:val="none" w:sz="0" w:space="0" w:color="auto"/>
        <w:bottom w:val="none" w:sz="0" w:space="0" w:color="auto"/>
        <w:right w:val="none" w:sz="0" w:space="0" w:color="auto"/>
      </w:divBdr>
    </w:div>
    <w:div w:id="182787327">
      <w:bodyDiv w:val="1"/>
      <w:marLeft w:val="0"/>
      <w:marRight w:val="0"/>
      <w:marTop w:val="0"/>
      <w:marBottom w:val="0"/>
      <w:divBdr>
        <w:top w:val="none" w:sz="0" w:space="0" w:color="auto"/>
        <w:left w:val="none" w:sz="0" w:space="0" w:color="auto"/>
        <w:bottom w:val="none" w:sz="0" w:space="0" w:color="auto"/>
        <w:right w:val="none" w:sz="0" w:space="0" w:color="auto"/>
      </w:divBdr>
    </w:div>
    <w:div w:id="183370208">
      <w:bodyDiv w:val="1"/>
      <w:marLeft w:val="0"/>
      <w:marRight w:val="0"/>
      <w:marTop w:val="0"/>
      <w:marBottom w:val="0"/>
      <w:divBdr>
        <w:top w:val="none" w:sz="0" w:space="0" w:color="auto"/>
        <w:left w:val="none" w:sz="0" w:space="0" w:color="auto"/>
        <w:bottom w:val="none" w:sz="0" w:space="0" w:color="auto"/>
        <w:right w:val="none" w:sz="0" w:space="0" w:color="auto"/>
      </w:divBdr>
    </w:div>
    <w:div w:id="183448719">
      <w:bodyDiv w:val="1"/>
      <w:marLeft w:val="0"/>
      <w:marRight w:val="0"/>
      <w:marTop w:val="0"/>
      <w:marBottom w:val="0"/>
      <w:divBdr>
        <w:top w:val="none" w:sz="0" w:space="0" w:color="auto"/>
        <w:left w:val="none" w:sz="0" w:space="0" w:color="auto"/>
        <w:bottom w:val="none" w:sz="0" w:space="0" w:color="auto"/>
        <w:right w:val="none" w:sz="0" w:space="0" w:color="auto"/>
      </w:divBdr>
    </w:div>
    <w:div w:id="184102512">
      <w:bodyDiv w:val="1"/>
      <w:marLeft w:val="0"/>
      <w:marRight w:val="0"/>
      <w:marTop w:val="0"/>
      <w:marBottom w:val="0"/>
      <w:divBdr>
        <w:top w:val="none" w:sz="0" w:space="0" w:color="auto"/>
        <w:left w:val="none" w:sz="0" w:space="0" w:color="auto"/>
        <w:bottom w:val="none" w:sz="0" w:space="0" w:color="auto"/>
        <w:right w:val="none" w:sz="0" w:space="0" w:color="auto"/>
      </w:divBdr>
    </w:div>
    <w:div w:id="184441752">
      <w:bodyDiv w:val="1"/>
      <w:marLeft w:val="0"/>
      <w:marRight w:val="0"/>
      <w:marTop w:val="0"/>
      <w:marBottom w:val="0"/>
      <w:divBdr>
        <w:top w:val="none" w:sz="0" w:space="0" w:color="auto"/>
        <w:left w:val="none" w:sz="0" w:space="0" w:color="auto"/>
        <w:bottom w:val="none" w:sz="0" w:space="0" w:color="auto"/>
        <w:right w:val="none" w:sz="0" w:space="0" w:color="auto"/>
      </w:divBdr>
    </w:div>
    <w:div w:id="184632865">
      <w:bodyDiv w:val="1"/>
      <w:marLeft w:val="0"/>
      <w:marRight w:val="0"/>
      <w:marTop w:val="0"/>
      <w:marBottom w:val="0"/>
      <w:divBdr>
        <w:top w:val="none" w:sz="0" w:space="0" w:color="auto"/>
        <w:left w:val="none" w:sz="0" w:space="0" w:color="auto"/>
        <w:bottom w:val="none" w:sz="0" w:space="0" w:color="auto"/>
        <w:right w:val="none" w:sz="0" w:space="0" w:color="auto"/>
      </w:divBdr>
    </w:div>
    <w:div w:id="184754265">
      <w:bodyDiv w:val="1"/>
      <w:marLeft w:val="0"/>
      <w:marRight w:val="0"/>
      <w:marTop w:val="0"/>
      <w:marBottom w:val="0"/>
      <w:divBdr>
        <w:top w:val="none" w:sz="0" w:space="0" w:color="auto"/>
        <w:left w:val="none" w:sz="0" w:space="0" w:color="auto"/>
        <w:bottom w:val="none" w:sz="0" w:space="0" w:color="auto"/>
        <w:right w:val="none" w:sz="0" w:space="0" w:color="auto"/>
      </w:divBdr>
    </w:div>
    <w:div w:id="184829067">
      <w:bodyDiv w:val="1"/>
      <w:marLeft w:val="0"/>
      <w:marRight w:val="0"/>
      <w:marTop w:val="0"/>
      <w:marBottom w:val="0"/>
      <w:divBdr>
        <w:top w:val="none" w:sz="0" w:space="0" w:color="auto"/>
        <w:left w:val="none" w:sz="0" w:space="0" w:color="auto"/>
        <w:bottom w:val="none" w:sz="0" w:space="0" w:color="auto"/>
        <w:right w:val="none" w:sz="0" w:space="0" w:color="auto"/>
      </w:divBdr>
    </w:div>
    <w:div w:id="185216367">
      <w:bodyDiv w:val="1"/>
      <w:marLeft w:val="0"/>
      <w:marRight w:val="0"/>
      <w:marTop w:val="0"/>
      <w:marBottom w:val="0"/>
      <w:divBdr>
        <w:top w:val="none" w:sz="0" w:space="0" w:color="auto"/>
        <w:left w:val="none" w:sz="0" w:space="0" w:color="auto"/>
        <w:bottom w:val="none" w:sz="0" w:space="0" w:color="auto"/>
        <w:right w:val="none" w:sz="0" w:space="0" w:color="auto"/>
      </w:divBdr>
    </w:div>
    <w:div w:id="185412534">
      <w:bodyDiv w:val="1"/>
      <w:marLeft w:val="0"/>
      <w:marRight w:val="0"/>
      <w:marTop w:val="0"/>
      <w:marBottom w:val="0"/>
      <w:divBdr>
        <w:top w:val="none" w:sz="0" w:space="0" w:color="auto"/>
        <w:left w:val="none" w:sz="0" w:space="0" w:color="auto"/>
        <w:bottom w:val="none" w:sz="0" w:space="0" w:color="auto"/>
        <w:right w:val="none" w:sz="0" w:space="0" w:color="auto"/>
      </w:divBdr>
    </w:div>
    <w:div w:id="186871116">
      <w:bodyDiv w:val="1"/>
      <w:marLeft w:val="0"/>
      <w:marRight w:val="0"/>
      <w:marTop w:val="0"/>
      <w:marBottom w:val="0"/>
      <w:divBdr>
        <w:top w:val="none" w:sz="0" w:space="0" w:color="auto"/>
        <w:left w:val="none" w:sz="0" w:space="0" w:color="auto"/>
        <w:bottom w:val="none" w:sz="0" w:space="0" w:color="auto"/>
        <w:right w:val="none" w:sz="0" w:space="0" w:color="auto"/>
      </w:divBdr>
    </w:div>
    <w:div w:id="186988882">
      <w:bodyDiv w:val="1"/>
      <w:marLeft w:val="0"/>
      <w:marRight w:val="0"/>
      <w:marTop w:val="0"/>
      <w:marBottom w:val="0"/>
      <w:divBdr>
        <w:top w:val="none" w:sz="0" w:space="0" w:color="auto"/>
        <w:left w:val="none" w:sz="0" w:space="0" w:color="auto"/>
        <w:bottom w:val="none" w:sz="0" w:space="0" w:color="auto"/>
        <w:right w:val="none" w:sz="0" w:space="0" w:color="auto"/>
      </w:divBdr>
    </w:div>
    <w:div w:id="187110464">
      <w:bodyDiv w:val="1"/>
      <w:marLeft w:val="0"/>
      <w:marRight w:val="0"/>
      <w:marTop w:val="0"/>
      <w:marBottom w:val="0"/>
      <w:divBdr>
        <w:top w:val="none" w:sz="0" w:space="0" w:color="auto"/>
        <w:left w:val="none" w:sz="0" w:space="0" w:color="auto"/>
        <w:bottom w:val="none" w:sz="0" w:space="0" w:color="auto"/>
        <w:right w:val="none" w:sz="0" w:space="0" w:color="auto"/>
      </w:divBdr>
    </w:div>
    <w:div w:id="187110770">
      <w:bodyDiv w:val="1"/>
      <w:marLeft w:val="0"/>
      <w:marRight w:val="0"/>
      <w:marTop w:val="0"/>
      <w:marBottom w:val="0"/>
      <w:divBdr>
        <w:top w:val="none" w:sz="0" w:space="0" w:color="auto"/>
        <w:left w:val="none" w:sz="0" w:space="0" w:color="auto"/>
        <w:bottom w:val="none" w:sz="0" w:space="0" w:color="auto"/>
        <w:right w:val="none" w:sz="0" w:space="0" w:color="auto"/>
      </w:divBdr>
    </w:div>
    <w:div w:id="187522912">
      <w:bodyDiv w:val="1"/>
      <w:marLeft w:val="0"/>
      <w:marRight w:val="0"/>
      <w:marTop w:val="0"/>
      <w:marBottom w:val="0"/>
      <w:divBdr>
        <w:top w:val="none" w:sz="0" w:space="0" w:color="auto"/>
        <w:left w:val="none" w:sz="0" w:space="0" w:color="auto"/>
        <w:bottom w:val="none" w:sz="0" w:space="0" w:color="auto"/>
        <w:right w:val="none" w:sz="0" w:space="0" w:color="auto"/>
      </w:divBdr>
    </w:div>
    <w:div w:id="187640680">
      <w:bodyDiv w:val="1"/>
      <w:marLeft w:val="0"/>
      <w:marRight w:val="0"/>
      <w:marTop w:val="0"/>
      <w:marBottom w:val="0"/>
      <w:divBdr>
        <w:top w:val="none" w:sz="0" w:space="0" w:color="auto"/>
        <w:left w:val="none" w:sz="0" w:space="0" w:color="auto"/>
        <w:bottom w:val="none" w:sz="0" w:space="0" w:color="auto"/>
        <w:right w:val="none" w:sz="0" w:space="0" w:color="auto"/>
      </w:divBdr>
    </w:div>
    <w:div w:id="187763429">
      <w:bodyDiv w:val="1"/>
      <w:marLeft w:val="0"/>
      <w:marRight w:val="0"/>
      <w:marTop w:val="0"/>
      <w:marBottom w:val="0"/>
      <w:divBdr>
        <w:top w:val="none" w:sz="0" w:space="0" w:color="auto"/>
        <w:left w:val="none" w:sz="0" w:space="0" w:color="auto"/>
        <w:bottom w:val="none" w:sz="0" w:space="0" w:color="auto"/>
        <w:right w:val="none" w:sz="0" w:space="0" w:color="auto"/>
      </w:divBdr>
    </w:div>
    <w:div w:id="187766244">
      <w:bodyDiv w:val="1"/>
      <w:marLeft w:val="0"/>
      <w:marRight w:val="0"/>
      <w:marTop w:val="0"/>
      <w:marBottom w:val="0"/>
      <w:divBdr>
        <w:top w:val="none" w:sz="0" w:space="0" w:color="auto"/>
        <w:left w:val="none" w:sz="0" w:space="0" w:color="auto"/>
        <w:bottom w:val="none" w:sz="0" w:space="0" w:color="auto"/>
        <w:right w:val="none" w:sz="0" w:space="0" w:color="auto"/>
      </w:divBdr>
    </w:div>
    <w:div w:id="187834060">
      <w:bodyDiv w:val="1"/>
      <w:marLeft w:val="0"/>
      <w:marRight w:val="0"/>
      <w:marTop w:val="0"/>
      <w:marBottom w:val="0"/>
      <w:divBdr>
        <w:top w:val="none" w:sz="0" w:space="0" w:color="auto"/>
        <w:left w:val="none" w:sz="0" w:space="0" w:color="auto"/>
        <w:bottom w:val="none" w:sz="0" w:space="0" w:color="auto"/>
        <w:right w:val="none" w:sz="0" w:space="0" w:color="auto"/>
      </w:divBdr>
    </w:div>
    <w:div w:id="188226352">
      <w:bodyDiv w:val="1"/>
      <w:marLeft w:val="0"/>
      <w:marRight w:val="0"/>
      <w:marTop w:val="0"/>
      <w:marBottom w:val="0"/>
      <w:divBdr>
        <w:top w:val="none" w:sz="0" w:space="0" w:color="auto"/>
        <w:left w:val="none" w:sz="0" w:space="0" w:color="auto"/>
        <w:bottom w:val="none" w:sz="0" w:space="0" w:color="auto"/>
        <w:right w:val="none" w:sz="0" w:space="0" w:color="auto"/>
      </w:divBdr>
    </w:div>
    <w:div w:id="188882502">
      <w:bodyDiv w:val="1"/>
      <w:marLeft w:val="0"/>
      <w:marRight w:val="0"/>
      <w:marTop w:val="0"/>
      <w:marBottom w:val="0"/>
      <w:divBdr>
        <w:top w:val="none" w:sz="0" w:space="0" w:color="auto"/>
        <w:left w:val="none" w:sz="0" w:space="0" w:color="auto"/>
        <w:bottom w:val="none" w:sz="0" w:space="0" w:color="auto"/>
        <w:right w:val="none" w:sz="0" w:space="0" w:color="auto"/>
      </w:divBdr>
    </w:div>
    <w:div w:id="188958978">
      <w:bodyDiv w:val="1"/>
      <w:marLeft w:val="0"/>
      <w:marRight w:val="0"/>
      <w:marTop w:val="0"/>
      <w:marBottom w:val="0"/>
      <w:divBdr>
        <w:top w:val="none" w:sz="0" w:space="0" w:color="auto"/>
        <w:left w:val="none" w:sz="0" w:space="0" w:color="auto"/>
        <w:bottom w:val="none" w:sz="0" w:space="0" w:color="auto"/>
        <w:right w:val="none" w:sz="0" w:space="0" w:color="auto"/>
      </w:divBdr>
    </w:div>
    <w:div w:id="189421679">
      <w:bodyDiv w:val="1"/>
      <w:marLeft w:val="0"/>
      <w:marRight w:val="0"/>
      <w:marTop w:val="0"/>
      <w:marBottom w:val="0"/>
      <w:divBdr>
        <w:top w:val="none" w:sz="0" w:space="0" w:color="auto"/>
        <w:left w:val="none" w:sz="0" w:space="0" w:color="auto"/>
        <w:bottom w:val="none" w:sz="0" w:space="0" w:color="auto"/>
        <w:right w:val="none" w:sz="0" w:space="0" w:color="auto"/>
      </w:divBdr>
    </w:div>
    <w:div w:id="189730097">
      <w:bodyDiv w:val="1"/>
      <w:marLeft w:val="0"/>
      <w:marRight w:val="0"/>
      <w:marTop w:val="0"/>
      <w:marBottom w:val="0"/>
      <w:divBdr>
        <w:top w:val="none" w:sz="0" w:space="0" w:color="auto"/>
        <w:left w:val="none" w:sz="0" w:space="0" w:color="auto"/>
        <w:bottom w:val="none" w:sz="0" w:space="0" w:color="auto"/>
        <w:right w:val="none" w:sz="0" w:space="0" w:color="auto"/>
      </w:divBdr>
    </w:div>
    <w:div w:id="189953645">
      <w:bodyDiv w:val="1"/>
      <w:marLeft w:val="0"/>
      <w:marRight w:val="0"/>
      <w:marTop w:val="0"/>
      <w:marBottom w:val="0"/>
      <w:divBdr>
        <w:top w:val="none" w:sz="0" w:space="0" w:color="auto"/>
        <w:left w:val="none" w:sz="0" w:space="0" w:color="auto"/>
        <w:bottom w:val="none" w:sz="0" w:space="0" w:color="auto"/>
        <w:right w:val="none" w:sz="0" w:space="0" w:color="auto"/>
      </w:divBdr>
    </w:div>
    <w:div w:id="190143758">
      <w:bodyDiv w:val="1"/>
      <w:marLeft w:val="0"/>
      <w:marRight w:val="0"/>
      <w:marTop w:val="0"/>
      <w:marBottom w:val="0"/>
      <w:divBdr>
        <w:top w:val="none" w:sz="0" w:space="0" w:color="auto"/>
        <w:left w:val="none" w:sz="0" w:space="0" w:color="auto"/>
        <w:bottom w:val="none" w:sz="0" w:space="0" w:color="auto"/>
        <w:right w:val="none" w:sz="0" w:space="0" w:color="auto"/>
      </w:divBdr>
    </w:div>
    <w:div w:id="190653232">
      <w:bodyDiv w:val="1"/>
      <w:marLeft w:val="0"/>
      <w:marRight w:val="0"/>
      <w:marTop w:val="0"/>
      <w:marBottom w:val="0"/>
      <w:divBdr>
        <w:top w:val="none" w:sz="0" w:space="0" w:color="auto"/>
        <w:left w:val="none" w:sz="0" w:space="0" w:color="auto"/>
        <w:bottom w:val="none" w:sz="0" w:space="0" w:color="auto"/>
        <w:right w:val="none" w:sz="0" w:space="0" w:color="auto"/>
      </w:divBdr>
    </w:div>
    <w:div w:id="190799343">
      <w:bodyDiv w:val="1"/>
      <w:marLeft w:val="0"/>
      <w:marRight w:val="0"/>
      <w:marTop w:val="0"/>
      <w:marBottom w:val="0"/>
      <w:divBdr>
        <w:top w:val="none" w:sz="0" w:space="0" w:color="auto"/>
        <w:left w:val="none" w:sz="0" w:space="0" w:color="auto"/>
        <w:bottom w:val="none" w:sz="0" w:space="0" w:color="auto"/>
        <w:right w:val="none" w:sz="0" w:space="0" w:color="auto"/>
      </w:divBdr>
    </w:div>
    <w:div w:id="191116841">
      <w:bodyDiv w:val="1"/>
      <w:marLeft w:val="0"/>
      <w:marRight w:val="0"/>
      <w:marTop w:val="0"/>
      <w:marBottom w:val="0"/>
      <w:divBdr>
        <w:top w:val="none" w:sz="0" w:space="0" w:color="auto"/>
        <w:left w:val="none" w:sz="0" w:space="0" w:color="auto"/>
        <w:bottom w:val="none" w:sz="0" w:space="0" w:color="auto"/>
        <w:right w:val="none" w:sz="0" w:space="0" w:color="auto"/>
      </w:divBdr>
    </w:div>
    <w:div w:id="191496333">
      <w:bodyDiv w:val="1"/>
      <w:marLeft w:val="0"/>
      <w:marRight w:val="0"/>
      <w:marTop w:val="0"/>
      <w:marBottom w:val="0"/>
      <w:divBdr>
        <w:top w:val="none" w:sz="0" w:space="0" w:color="auto"/>
        <w:left w:val="none" w:sz="0" w:space="0" w:color="auto"/>
        <w:bottom w:val="none" w:sz="0" w:space="0" w:color="auto"/>
        <w:right w:val="none" w:sz="0" w:space="0" w:color="auto"/>
      </w:divBdr>
    </w:div>
    <w:div w:id="191768968">
      <w:bodyDiv w:val="1"/>
      <w:marLeft w:val="0"/>
      <w:marRight w:val="0"/>
      <w:marTop w:val="0"/>
      <w:marBottom w:val="0"/>
      <w:divBdr>
        <w:top w:val="none" w:sz="0" w:space="0" w:color="auto"/>
        <w:left w:val="none" w:sz="0" w:space="0" w:color="auto"/>
        <w:bottom w:val="none" w:sz="0" w:space="0" w:color="auto"/>
        <w:right w:val="none" w:sz="0" w:space="0" w:color="auto"/>
      </w:divBdr>
    </w:div>
    <w:div w:id="192620840">
      <w:bodyDiv w:val="1"/>
      <w:marLeft w:val="0"/>
      <w:marRight w:val="0"/>
      <w:marTop w:val="0"/>
      <w:marBottom w:val="0"/>
      <w:divBdr>
        <w:top w:val="none" w:sz="0" w:space="0" w:color="auto"/>
        <w:left w:val="none" w:sz="0" w:space="0" w:color="auto"/>
        <w:bottom w:val="none" w:sz="0" w:space="0" w:color="auto"/>
        <w:right w:val="none" w:sz="0" w:space="0" w:color="auto"/>
      </w:divBdr>
    </w:div>
    <w:div w:id="192690319">
      <w:bodyDiv w:val="1"/>
      <w:marLeft w:val="0"/>
      <w:marRight w:val="0"/>
      <w:marTop w:val="0"/>
      <w:marBottom w:val="0"/>
      <w:divBdr>
        <w:top w:val="none" w:sz="0" w:space="0" w:color="auto"/>
        <w:left w:val="none" w:sz="0" w:space="0" w:color="auto"/>
        <w:bottom w:val="none" w:sz="0" w:space="0" w:color="auto"/>
        <w:right w:val="none" w:sz="0" w:space="0" w:color="auto"/>
      </w:divBdr>
    </w:div>
    <w:div w:id="192772512">
      <w:bodyDiv w:val="1"/>
      <w:marLeft w:val="0"/>
      <w:marRight w:val="0"/>
      <w:marTop w:val="0"/>
      <w:marBottom w:val="0"/>
      <w:divBdr>
        <w:top w:val="none" w:sz="0" w:space="0" w:color="auto"/>
        <w:left w:val="none" w:sz="0" w:space="0" w:color="auto"/>
        <w:bottom w:val="none" w:sz="0" w:space="0" w:color="auto"/>
        <w:right w:val="none" w:sz="0" w:space="0" w:color="auto"/>
      </w:divBdr>
    </w:div>
    <w:div w:id="193084775">
      <w:bodyDiv w:val="1"/>
      <w:marLeft w:val="0"/>
      <w:marRight w:val="0"/>
      <w:marTop w:val="0"/>
      <w:marBottom w:val="0"/>
      <w:divBdr>
        <w:top w:val="none" w:sz="0" w:space="0" w:color="auto"/>
        <w:left w:val="none" w:sz="0" w:space="0" w:color="auto"/>
        <w:bottom w:val="none" w:sz="0" w:space="0" w:color="auto"/>
        <w:right w:val="none" w:sz="0" w:space="0" w:color="auto"/>
      </w:divBdr>
    </w:div>
    <w:div w:id="193155741">
      <w:bodyDiv w:val="1"/>
      <w:marLeft w:val="0"/>
      <w:marRight w:val="0"/>
      <w:marTop w:val="0"/>
      <w:marBottom w:val="0"/>
      <w:divBdr>
        <w:top w:val="none" w:sz="0" w:space="0" w:color="auto"/>
        <w:left w:val="none" w:sz="0" w:space="0" w:color="auto"/>
        <w:bottom w:val="none" w:sz="0" w:space="0" w:color="auto"/>
        <w:right w:val="none" w:sz="0" w:space="0" w:color="auto"/>
      </w:divBdr>
    </w:div>
    <w:div w:id="193420690">
      <w:bodyDiv w:val="1"/>
      <w:marLeft w:val="0"/>
      <w:marRight w:val="0"/>
      <w:marTop w:val="0"/>
      <w:marBottom w:val="0"/>
      <w:divBdr>
        <w:top w:val="none" w:sz="0" w:space="0" w:color="auto"/>
        <w:left w:val="none" w:sz="0" w:space="0" w:color="auto"/>
        <w:bottom w:val="none" w:sz="0" w:space="0" w:color="auto"/>
        <w:right w:val="none" w:sz="0" w:space="0" w:color="auto"/>
      </w:divBdr>
    </w:div>
    <w:div w:id="193740398">
      <w:bodyDiv w:val="1"/>
      <w:marLeft w:val="0"/>
      <w:marRight w:val="0"/>
      <w:marTop w:val="0"/>
      <w:marBottom w:val="0"/>
      <w:divBdr>
        <w:top w:val="none" w:sz="0" w:space="0" w:color="auto"/>
        <w:left w:val="none" w:sz="0" w:space="0" w:color="auto"/>
        <w:bottom w:val="none" w:sz="0" w:space="0" w:color="auto"/>
        <w:right w:val="none" w:sz="0" w:space="0" w:color="auto"/>
      </w:divBdr>
    </w:div>
    <w:div w:id="194319215">
      <w:bodyDiv w:val="1"/>
      <w:marLeft w:val="0"/>
      <w:marRight w:val="0"/>
      <w:marTop w:val="0"/>
      <w:marBottom w:val="0"/>
      <w:divBdr>
        <w:top w:val="none" w:sz="0" w:space="0" w:color="auto"/>
        <w:left w:val="none" w:sz="0" w:space="0" w:color="auto"/>
        <w:bottom w:val="none" w:sz="0" w:space="0" w:color="auto"/>
        <w:right w:val="none" w:sz="0" w:space="0" w:color="auto"/>
      </w:divBdr>
    </w:div>
    <w:div w:id="194537450">
      <w:bodyDiv w:val="1"/>
      <w:marLeft w:val="0"/>
      <w:marRight w:val="0"/>
      <w:marTop w:val="0"/>
      <w:marBottom w:val="0"/>
      <w:divBdr>
        <w:top w:val="none" w:sz="0" w:space="0" w:color="auto"/>
        <w:left w:val="none" w:sz="0" w:space="0" w:color="auto"/>
        <w:bottom w:val="none" w:sz="0" w:space="0" w:color="auto"/>
        <w:right w:val="none" w:sz="0" w:space="0" w:color="auto"/>
      </w:divBdr>
    </w:div>
    <w:div w:id="194929797">
      <w:bodyDiv w:val="1"/>
      <w:marLeft w:val="0"/>
      <w:marRight w:val="0"/>
      <w:marTop w:val="0"/>
      <w:marBottom w:val="0"/>
      <w:divBdr>
        <w:top w:val="none" w:sz="0" w:space="0" w:color="auto"/>
        <w:left w:val="none" w:sz="0" w:space="0" w:color="auto"/>
        <w:bottom w:val="none" w:sz="0" w:space="0" w:color="auto"/>
        <w:right w:val="none" w:sz="0" w:space="0" w:color="auto"/>
      </w:divBdr>
    </w:div>
    <w:div w:id="194999090">
      <w:bodyDiv w:val="1"/>
      <w:marLeft w:val="0"/>
      <w:marRight w:val="0"/>
      <w:marTop w:val="0"/>
      <w:marBottom w:val="0"/>
      <w:divBdr>
        <w:top w:val="none" w:sz="0" w:space="0" w:color="auto"/>
        <w:left w:val="none" w:sz="0" w:space="0" w:color="auto"/>
        <w:bottom w:val="none" w:sz="0" w:space="0" w:color="auto"/>
        <w:right w:val="none" w:sz="0" w:space="0" w:color="auto"/>
      </w:divBdr>
    </w:div>
    <w:div w:id="195046986">
      <w:bodyDiv w:val="1"/>
      <w:marLeft w:val="0"/>
      <w:marRight w:val="0"/>
      <w:marTop w:val="0"/>
      <w:marBottom w:val="0"/>
      <w:divBdr>
        <w:top w:val="none" w:sz="0" w:space="0" w:color="auto"/>
        <w:left w:val="none" w:sz="0" w:space="0" w:color="auto"/>
        <w:bottom w:val="none" w:sz="0" w:space="0" w:color="auto"/>
        <w:right w:val="none" w:sz="0" w:space="0" w:color="auto"/>
      </w:divBdr>
    </w:div>
    <w:div w:id="196049843">
      <w:bodyDiv w:val="1"/>
      <w:marLeft w:val="0"/>
      <w:marRight w:val="0"/>
      <w:marTop w:val="0"/>
      <w:marBottom w:val="0"/>
      <w:divBdr>
        <w:top w:val="none" w:sz="0" w:space="0" w:color="auto"/>
        <w:left w:val="none" w:sz="0" w:space="0" w:color="auto"/>
        <w:bottom w:val="none" w:sz="0" w:space="0" w:color="auto"/>
        <w:right w:val="none" w:sz="0" w:space="0" w:color="auto"/>
      </w:divBdr>
    </w:div>
    <w:div w:id="196428883">
      <w:bodyDiv w:val="1"/>
      <w:marLeft w:val="0"/>
      <w:marRight w:val="0"/>
      <w:marTop w:val="0"/>
      <w:marBottom w:val="0"/>
      <w:divBdr>
        <w:top w:val="none" w:sz="0" w:space="0" w:color="auto"/>
        <w:left w:val="none" w:sz="0" w:space="0" w:color="auto"/>
        <w:bottom w:val="none" w:sz="0" w:space="0" w:color="auto"/>
        <w:right w:val="none" w:sz="0" w:space="0" w:color="auto"/>
      </w:divBdr>
    </w:div>
    <w:div w:id="196625503">
      <w:bodyDiv w:val="1"/>
      <w:marLeft w:val="0"/>
      <w:marRight w:val="0"/>
      <w:marTop w:val="0"/>
      <w:marBottom w:val="0"/>
      <w:divBdr>
        <w:top w:val="none" w:sz="0" w:space="0" w:color="auto"/>
        <w:left w:val="none" w:sz="0" w:space="0" w:color="auto"/>
        <w:bottom w:val="none" w:sz="0" w:space="0" w:color="auto"/>
        <w:right w:val="none" w:sz="0" w:space="0" w:color="auto"/>
      </w:divBdr>
    </w:div>
    <w:div w:id="197276850">
      <w:bodyDiv w:val="1"/>
      <w:marLeft w:val="0"/>
      <w:marRight w:val="0"/>
      <w:marTop w:val="0"/>
      <w:marBottom w:val="0"/>
      <w:divBdr>
        <w:top w:val="none" w:sz="0" w:space="0" w:color="auto"/>
        <w:left w:val="none" w:sz="0" w:space="0" w:color="auto"/>
        <w:bottom w:val="none" w:sz="0" w:space="0" w:color="auto"/>
        <w:right w:val="none" w:sz="0" w:space="0" w:color="auto"/>
      </w:divBdr>
    </w:div>
    <w:div w:id="197357059">
      <w:bodyDiv w:val="1"/>
      <w:marLeft w:val="0"/>
      <w:marRight w:val="0"/>
      <w:marTop w:val="0"/>
      <w:marBottom w:val="0"/>
      <w:divBdr>
        <w:top w:val="none" w:sz="0" w:space="0" w:color="auto"/>
        <w:left w:val="none" w:sz="0" w:space="0" w:color="auto"/>
        <w:bottom w:val="none" w:sz="0" w:space="0" w:color="auto"/>
        <w:right w:val="none" w:sz="0" w:space="0" w:color="auto"/>
      </w:divBdr>
    </w:div>
    <w:div w:id="197665597">
      <w:bodyDiv w:val="1"/>
      <w:marLeft w:val="0"/>
      <w:marRight w:val="0"/>
      <w:marTop w:val="0"/>
      <w:marBottom w:val="0"/>
      <w:divBdr>
        <w:top w:val="none" w:sz="0" w:space="0" w:color="auto"/>
        <w:left w:val="none" w:sz="0" w:space="0" w:color="auto"/>
        <w:bottom w:val="none" w:sz="0" w:space="0" w:color="auto"/>
        <w:right w:val="none" w:sz="0" w:space="0" w:color="auto"/>
      </w:divBdr>
    </w:div>
    <w:div w:id="198320271">
      <w:bodyDiv w:val="1"/>
      <w:marLeft w:val="0"/>
      <w:marRight w:val="0"/>
      <w:marTop w:val="0"/>
      <w:marBottom w:val="0"/>
      <w:divBdr>
        <w:top w:val="none" w:sz="0" w:space="0" w:color="auto"/>
        <w:left w:val="none" w:sz="0" w:space="0" w:color="auto"/>
        <w:bottom w:val="none" w:sz="0" w:space="0" w:color="auto"/>
        <w:right w:val="none" w:sz="0" w:space="0" w:color="auto"/>
      </w:divBdr>
    </w:div>
    <w:div w:id="199365543">
      <w:bodyDiv w:val="1"/>
      <w:marLeft w:val="0"/>
      <w:marRight w:val="0"/>
      <w:marTop w:val="0"/>
      <w:marBottom w:val="0"/>
      <w:divBdr>
        <w:top w:val="none" w:sz="0" w:space="0" w:color="auto"/>
        <w:left w:val="none" w:sz="0" w:space="0" w:color="auto"/>
        <w:bottom w:val="none" w:sz="0" w:space="0" w:color="auto"/>
        <w:right w:val="none" w:sz="0" w:space="0" w:color="auto"/>
      </w:divBdr>
    </w:div>
    <w:div w:id="199441093">
      <w:bodyDiv w:val="1"/>
      <w:marLeft w:val="0"/>
      <w:marRight w:val="0"/>
      <w:marTop w:val="0"/>
      <w:marBottom w:val="0"/>
      <w:divBdr>
        <w:top w:val="none" w:sz="0" w:space="0" w:color="auto"/>
        <w:left w:val="none" w:sz="0" w:space="0" w:color="auto"/>
        <w:bottom w:val="none" w:sz="0" w:space="0" w:color="auto"/>
        <w:right w:val="none" w:sz="0" w:space="0" w:color="auto"/>
      </w:divBdr>
    </w:div>
    <w:div w:id="199589695">
      <w:bodyDiv w:val="1"/>
      <w:marLeft w:val="0"/>
      <w:marRight w:val="0"/>
      <w:marTop w:val="0"/>
      <w:marBottom w:val="0"/>
      <w:divBdr>
        <w:top w:val="none" w:sz="0" w:space="0" w:color="auto"/>
        <w:left w:val="none" w:sz="0" w:space="0" w:color="auto"/>
        <w:bottom w:val="none" w:sz="0" w:space="0" w:color="auto"/>
        <w:right w:val="none" w:sz="0" w:space="0" w:color="auto"/>
      </w:divBdr>
    </w:div>
    <w:div w:id="199897350">
      <w:bodyDiv w:val="1"/>
      <w:marLeft w:val="0"/>
      <w:marRight w:val="0"/>
      <w:marTop w:val="0"/>
      <w:marBottom w:val="0"/>
      <w:divBdr>
        <w:top w:val="none" w:sz="0" w:space="0" w:color="auto"/>
        <w:left w:val="none" w:sz="0" w:space="0" w:color="auto"/>
        <w:bottom w:val="none" w:sz="0" w:space="0" w:color="auto"/>
        <w:right w:val="none" w:sz="0" w:space="0" w:color="auto"/>
      </w:divBdr>
    </w:div>
    <w:div w:id="200560942">
      <w:bodyDiv w:val="1"/>
      <w:marLeft w:val="0"/>
      <w:marRight w:val="0"/>
      <w:marTop w:val="0"/>
      <w:marBottom w:val="0"/>
      <w:divBdr>
        <w:top w:val="none" w:sz="0" w:space="0" w:color="auto"/>
        <w:left w:val="none" w:sz="0" w:space="0" w:color="auto"/>
        <w:bottom w:val="none" w:sz="0" w:space="0" w:color="auto"/>
        <w:right w:val="none" w:sz="0" w:space="0" w:color="auto"/>
      </w:divBdr>
    </w:div>
    <w:div w:id="200750192">
      <w:bodyDiv w:val="1"/>
      <w:marLeft w:val="0"/>
      <w:marRight w:val="0"/>
      <w:marTop w:val="0"/>
      <w:marBottom w:val="0"/>
      <w:divBdr>
        <w:top w:val="none" w:sz="0" w:space="0" w:color="auto"/>
        <w:left w:val="none" w:sz="0" w:space="0" w:color="auto"/>
        <w:bottom w:val="none" w:sz="0" w:space="0" w:color="auto"/>
        <w:right w:val="none" w:sz="0" w:space="0" w:color="auto"/>
      </w:divBdr>
    </w:div>
    <w:div w:id="201524029">
      <w:bodyDiv w:val="1"/>
      <w:marLeft w:val="0"/>
      <w:marRight w:val="0"/>
      <w:marTop w:val="0"/>
      <w:marBottom w:val="0"/>
      <w:divBdr>
        <w:top w:val="none" w:sz="0" w:space="0" w:color="auto"/>
        <w:left w:val="none" w:sz="0" w:space="0" w:color="auto"/>
        <w:bottom w:val="none" w:sz="0" w:space="0" w:color="auto"/>
        <w:right w:val="none" w:sz="0" w:space="0" w:color="auto"/>
      </w:divBdr>
    </w:div>
    <w:div w:id="201789605">
      <w:bodyDiv w:val="1"/>
      <w:marLeft w:val="0"/>
      <w:marRight w:val="0"/>
      <w:marTop w:val="0"/>
      <w:marBottom w:val="0"/>
      <w:divBdr>
        <w:top w:val="none" w:sz="0" w:space="0" w:color="auto"/>
        <w:left w:val="none" w:sz="0" w:space="0" w:color="auto"/>
        <w:bottom w:val="none" w:sz="0" w:space="0" w:color="auto"/>
        <w:right w:val="none" w:sz="0" w:space="0" w:color="auto"/>
      </w:divBdr>
    </w:div>
    <w:div w:id="201865367">
      <w:bodyDiv w:val="1"/>
      <w:marLeft w:val="0"/>
      <w:marRight w:val="0"/>
      <w:marTop w:val="0"/>
      <w:marBottom w:val="0"/>
      <w:divBdr>
        <w:top w:val="none" w:sz="0" w:space="0" w:color="auto"/>
        <w:left w:val="none" w:sz="0" w:space="0" w:color="auto"/>
        <w:bottom w:val="none" w:sz="0" w:space="0" w:color="auto"/>
        <w:right w:val="none" w:sz="0" w:space="0" w:color="auto"/>
      </w:divBdr>
    </w:div>
    <w:div w:id="202058684">
      <w:bodyDiv w:val="1"/>
      <w:marLeft w:val="0"/>
      <w:marRight w:val="0"/>
      <w:marTop w:val="0"/>
      <w:marBottom w:val="0"/>
      <w:divBdr>
        <w:top w:val="none" w:sz="0" w:space="0" w:color="auto"/>
        <w:left w:val="none" w:sz="0" w:space="0" w:color="auto"/>
        <w:bottom w:val="none" w:sz="0" w:space="0" w:color="auto"/>
        <w:right w:val="none" w:sz="0" w:space="0" w:color="auto"/>
      </w:divBdr>
    </w:div>
    <w:div w:id="202061719">
      <w:bodyDiv w:val="1"/>
      <w:marLeft w:val="0"/>
      <w:marRight w:val="0"/>
      <w:marTop w:val="0"/>
      <w:marBottom w:val="0"/>
      <w:divBdr>
        <w:top w:val="none" w:sz="0" w:space="0" w:color="auto"/>
        <w:left w:val="none" w:sz="0" w:space="0" w:color="auto"/>
        <w:bottom w:val="none" w:sz="0" w:space="0" w:color="auto"/>
        <w:right w:val="none" w:sz="0" w:space="0" w:color="auto"/>
      </w:divBdr>
    </w:div>
    <w:div w:id="202524434">
      <w:bodyDiv w:val="1"/>
      <w:marLeft w:val="0"/>
      <w:marRight w:val="0"/>
      <w:marTop w:val="0"/>
      <w:marBottom w:val="0"/>
      <w:divBdr>
        <w:top w:val="none" w:sz="0" w:space="0" w:color="auto"/>
        <w:left w:val="none" w:sz="0" w:space="0" w:color="auto"/>
        <w:bottom w:val="none" w:sz="0" w:space="0" w:color="auto"/>
        <w:right w:val="none" w:sz="0" w:space="0" w:color="auto"/>
      </w:divBdr>
    </w:div>
    <w:div w:id="202711357">
      <w:bodyDiv w:val="1"/>
      <w:marLeft w:val="0"/>
      <w:marRight w:val="0"/>
      <w:marTop w:val="0"/>
      <w:marBottom w:val="0"/>
      <w:divBdr>
        <w:top w:val="none" w:sz="0" w:space="0" w:color="auto"/>
        <w:left w:val="none" w:sz="0" w:space="0" w:color="auto"/>
        <w:bottom w:val="none" w:sz="0" w:space="0" w:color="auto"/>
        <w:right w:val="none" w:sz="0" w:space="0" w:color="auto"/>
      </w:divBdr>
    </w:div>
    <w:div w:id="203255316">
      <w:bodyDiv w:val="1"/>
      <w:marLeft w:val="0"/>
      <w:marRight w:val="0"/>
      <w:marTop w:val="0"/>
      <w:marBottom w:val="0"/>
      <w:divBdr>
        <w:top w:val="none" w:sz="0" w:space="0" w:color="auto"/>
        <w:left w:val="none" w:sz="0" w:space="0" w:color="auto"/>
        <w:bottom w:val="none" w:sz="0" w:space="0" w:color="auto"/>
        <w:right w:val="none" w:sz="0" w:space="0" w:color="auto"/>
      </w:divBdr>
    </w:div>
    <w:div w:id="203564650">
      <w:bodyDiv w:val="1"/>
      <w:marLeft w:val="0"/>
      <w:marRight w:val="0"/>
      <w:marTop w:val="0"/>
      <w:marBottom w:val="0"/>
      <w:divBdr>
        <w:top w:val="none" w:sz="0" w:space="0" w:color="auto"/>
        <w:left w:val="none" w:sz="0" w:space="0" w:color="auto"/>
        <w:bottom w:val="none" w:sz="0" w:space="0" w:color="auto"/>
        <w:right w:val="none" w:sz="0" w:space="0" w:color="auto"/>
      </w:divBdr>
    </w:div>
    <w:div w:id="204373608">
      <w:bodyDiv w:val="1"/>
      <w:marLeft w:val="0"/>
      <w:marRight w:val="0"/>
      <w:marTop w:val="0"/>
      <w:marBottom w:val="0"/>
      <w:divBdr>
        <w:top w:val="none" w:sz="0" w:space="0" w:color="auto"/>
        <w:left w:val="none" w:sz="0" w:space="0" w:color="auto"/>
        <w:bottom w:val="none" w:sz="0" w:space="0" w:color="auto"/>
        <w:right w:val="none" w:sz="0" w:space="0" w:color="auto"/>
      </w:divBdr>
    </w:div>
    <w:div w:id="204610347">
      <w:bodyDiv w:val="1"/>
      <w:marLeft w:val="0"/>
      <w:marRight w:val="0"/>
      <w:marTop w:val="0"/>
      <w:marBottom w:val="0"/>
      <w:divBdr>
        <w:top w:val="none" w:sz="0" w:space="0" w:color="auto"/>
        <w:left w:val="none" w:sz="0" w:space="0" w:color="auto"/>
        <w:bottom w:val="none" w:sz="0" w:space="0" w:color="auto"/>
        <w:right w:val="none" w:sz="0" w:space="0" w:color="auto"/>
      </w:divBdr>
    </w:div>
    <w:div w:id="204680828">
      <w:bodyDiv w:val="1"/>
      <w:marLeft w:val="0"/>
      <w:marRight w:val="0"/>
      <w:marTop w:val="0"/>
      <w:marBottom w:val="0"/>
      <w:divBdr>
        <w:top w:val="none" w:sz="0" w:space="0" w:color="auto"/>
        <w:left w:val="none" w:sz="0" w:space="0" w:color="auto"/>
        <w:bottom w:val="none" w:sz="0" w:space="0" w:color="auto"/>
        <w:right w:val="none" w:sz="0" w:space="0" w:color="auto"/>
      </w:divBdr>
    </w:div>
    <w:div w:id="204948377">
      <w:bodyDiv w:val="1"/>
      <w:marLeft w:val="0"/>
      <w:marRight w:val="0"/>
      <w:marTop w:val="0"/>
      <w:marBottom w:val="0"/>
      <w:divBdr>
        <w:top w:val="none" w:sz="0" w:space="0" w:color="auto"/>
        <w:left w:val="none" w:sz="0" w:space="0" w:color="auto"/>
        <w:bottom w:val="none" w:sz="0" w:space="0" w:color="auto"/>
        <w:right w:val="none" w:sz="0" w:space="0" w:color="auto"/>
      </w:divBdr>
    </w:div>
    <w:div w:id="204996808">
      <w:bodyDiv w:val="1"/>
      <w:marLeft w:val="0"/>
      <w:marRight w:val="0"/>
      <w:marTop w:val="0"/>
      <w:marBottom w:val="0"/>
      <w:divBdr>
        <w:top w:val="none" w:sz="0" w:space="0" w:color="auto"/>
        <w:left w:val="none" w:sz="0" w:space="0" w:color="auto"/>
        <w:bottom w:val="none" w:sz="0" w:space="0" w:color="auto"/>
        <w:right w:val="none" w:sz="0" w:space="0" w:color="auto"/>
      </w:divBdr>
    </w:div>
    <w:div w:id="205459896">
      <w:bodyDiv w:val="1"/>
      <w:marLeft w:val="0"/>
      <w:marRight w:val="0"/>
      <w:marTop w:val="0"/>
      <w:marBottom w:val="0"/>
      <w:divBdr>
        <w:top w:val="none" w:sz="0" w:space="0" w:color="auto"/>
        <w:left w:val="none" w:sz="0" w:space="0" w:color="auto"/>
        <w:bottom w:val="none" w:sz="0" w:space="0" w:color="auto"/>
        <w:right w:val="none" w:sz="0" w:space="0" w:color="auto"/>
      </w:divBdr>
    </w:div>
    <w:div w:id="206072413">
      <w:bodyDiv w:val="1"/>
      <w:marLeft w:val="0"/>
      <w:marRight w:val="0"/>
      <w:marTop w:val="0"/>
      <w:marBottom w:val="0"/>
      <w:divBdr>
        <w:top w:val="none" w:sz="0" w:space="0" w:color="auto"/>
        <w:left w:val="none" w:sz="0" w:space="0" w:color="auto"/>
        <w:bottom w:val="none" w:sz="0" w:space="0" w:color="auto"/>
        <w:right w:val="none" w:sz="0" w:space="0" w:color="auto"/>
      </w:divBdr>
    </w:div>
    <w:div w:id="206335586">
      <w:bodyDiv w:val="1"/>
      <w:marLeft w:val="0"/>
      <w:marRight w:val="0"/>
      <w:marTop w:val="0"/>
      <w:marBottom w:val="0"/>
      <w:divBdr>
        <w:top w:val="none" w:sz="0" w:space="0" w:color="auto"/>
        <w:left w:val="none" w:sz="0" w:space="0" w:color="auto"/>
        <w:bottom w:val="none" w:sz="0" w:space="0" w:color="auto"/>
        <w:right w:val="none" w:sz="0" w:space="0" w:color="auto"/>
      </w:divBdr>
    </w:div>
    <w:div w:id="206576033">
      <w:bodyDiv w:val="1"/>
      <w:marLeft w:val="0"/>
      <w:marRight w:val="0"/>
      <w:marTop w:val="0"/>
      <w:marBottom w:val="0"/>
      <w:divBdr>
        <w:top w:val="none" w:sz="0" w:space="0" w:color="auto"/>
        <w:left w:val="none" w:sz="0" w:space="0" w:color="auto"/>
        <w:bottom w:val="none" w:sz="0" w:space="0" w:color="auto"/>
        <w:right w:val="none" w:sz="0" w:space="0" w:color="auto"/>
      </w:divBdr>
    </w:div>
    <w:div w:id="207298110">
      <w:bodyDiv w:val="1"/>
      <w:marLeft w:val="0"/>
      <w:marRight w:val="0"/>
      <w:marTop w:val="0"/>
      <w:marBottom w:val="0"/>
      <w:divBdr>
        <w:top w:val="none" w:sz="0" w:space="0" w:color="auto"/>
        <w:left w:val="none" w:sz="0" w:space="0" w:color="auto"/>
        <w:bottom w:val="none" w:sz="0" w:space="0" w:color="auto"/>
        <w:right w:val="none" w:sz="0" w:space="0" w:color="auto"/>
      </w:divBdr>
    </w:div>
    <w:div w:id="208566112">
      <w:bodyDiv w:val="1"/>
      <w:marLeft w:val="0"/>
      <w:marRight w:val="0"/>
      <w:marTop w:val="0"/>
      <w:marBottom w:val="0"/>
      <w:divBdr>
        <w:top w:val="none" w:sz="0" w:space="0" w:color="auto"/>
        <w:left w:val="none" w:sz="0" w:space="0" w:color="auto"/>
        <w:bottom w:val="none" w:sz="0" w:space="0" w:color="auto"/>
        <w:right w:val="none" w:sz="0" w:space="0" w:color="auto"/>
      </w:divBdr>
    </w:div>
    <w:div w:id="209078511">
      <w:bodyDiv w:val="1"/>
      <w:marLeft w:val="0"/>
      <w:marRight w:val="0"/>
      <w:marTop w:val="0"/>
      <w:marBottom w:val="0"/>
      <w:divBdr>
        <w:top w:val="none" w:sz="0" w:space="0" w:color="auto"/>
        <w:left w:val="none" w:sz="0" w:space="0" w:color="auto"/>
        <w:bottom w:val="none" w:sz="0" w:space="0" w:color="auto"/>
        <w:right w:val="none" w:sz="0" w:space="0" w:color="auto"/>
      </w:divBdr>
    </w:div>
    <w:div w:id="209147822">
      <w:bodyDiv w:val="1"/>
      <w:marLeft w:val="0"/>
      <w:marRight w:val="0"/>
      <w:marTop w:val="0"/>
      <w:marBottom w:val="0"/>
      <w:divBdr>
        <w:top w:val="none" w:sz="0" w:space="0" w:color="auto"/>
        <w:left w:val="none" w:sz="0" w:space="0" w:color="auto"/>
        <w:bottom w:val="none" w:sz="0" w:space="0" w:color="auto"/>
        <w:right w:val="none" w:sz="0" w:space="0" w:color="auto"/>
      </w:divBdr>
    </w:div>
    <w:div w:id="209149428">
      <w:bodyDiv w:val="1"/>
      <w:marLeft w:val="0"/>
      <w:marRight w:val="0"/>
      <w:marTop w:val="0"/>
      <w:marBottom w:val="0"/>
      <w:divBdr>
        <w:top w:val="none" w:sz="0" w:space="0" w:color="auto"/>
        <w:left w:val="none" w:sz="0" w:space="0" w:color="auto"/>
        <w:bottom w:val="none" w:sz="0" w:space="0" w:color="auto"/>
        <w:right w:val="none" w:sz="0" w:space="0" w:color="auto"/>
      </w:divBdr>
    </w:div>
    <w:div w:id="211578433">
      <w:bodyDiv w:val="1"/>
      <w:marLeft w:val="0"/>
      <w:marRight w:val="0"/>
      <w:marTop w:val="0"/>
      <w:marBottom w:val="0"/>
      <w:divBdr>
        <w:top w:val="none" w:sz="0" w:space="0" w:color="auto"/>
        <w:left w:val="none" w:sz="0" w:space="0" w:color="auto"/>
        <w:bottom w:val="none" w:sz="0" w:space="0" w:color="auto"/>
        <w:right w:val="none" w:sz="0" w:space="0" w:color="auto"/>
      </w:divBdr>
    </w:div>
    <w:div w:id="211579311">
      <w:bodyDiv w:val="1"/>
      <w:marLeft w:val="0"/>
      <w:marRight w:val="0"/>
      <w:marTop w:val="0"/>
      <w:marBottom w:val="0"/>
      <w:divBdr>
        <w:top w:val="none" w:sz="0" w:space="0" w:color="auto"/>
        <w:left w:val="none" w:sz="0" w:space="0" w:color="auto"/>
        <w:bottom w:val="none" w:sz="0" w:space="0" w:color="auto"/>
        <w:right w:val="none" w:sz="0" w:space="0" w:color="auto"/>
      </w:divBdr>
    </w:div>
    <w:div w:id="211815982">
      <w:bodyDiv w:val="1"/>
      <w:marLeft w:val="0"/>
      <w:marRight w:val="0"/>
      <w:marTop w:val="0"/>
      <w:marBottom w:val="0"/>
      <w:divBdr>
        <w:top w:val="none" w:sz="0" w:space="0" w:color="auto"/>
        <w:left w:val="none" w:sz="0" w:space="0" w:color="auto"/>
        <w:bottom w:val="none" w:sz="0" w:space="0" w:color="auto"/>
        <w:right w:val="none" w:sz="0" w:space="0" w:color="auto"/>
      </w:divBdr>
    </w:div>
    <w:div w:id="212078283">
      <w:bodyDiv w:val="1"/>
      <w:marLeft w:val="0"/>
      <w:marRight w:val="0"/>
      <w:marTop w:val="0"/>
      <w:marBottom w:val="0"/>
      <w:divBdr>
        <w:top w:val="none" w:sz="0" w:space="0" w:color="auto"/>
        <w:left w:val="none" w:sz="0" w:space="0" w:color="auto"/>
        <w:bottom w:val="none" w:sz="0" w:space="0" w:color="auto"/>
        <w:right w:val="none" w:sz="0" w:space="0" w:color="auto"/>
      </w:divBdr>
    </w:div>
    <w:div w:id="212616510">
      <w:bodyDiv w:val="1"/>
      <w:marLeft w:val="0"/>
      <w:marRight w:val="0"/>
      <w:marTop w:val="0"/>
      <w:marBottom w:val="0"/>
      <w:divBdr>
        <w:top w:val="none" w:sz="0" w:space="0" w:color="auto"/>
        <w:left w:val="none" w:sz="0" w:space="0" w:color="auto"/>
        <w:bottom w:val="none" w:sz="0" w:space="0" w:color="auto"/>
        <w:right w:val="none" w:sz="0" w:space="0" w:color="auto"/>
      </w:divBdr>
    </w:div>
    <w:div w:id="212666474">
      <w:bodyDiv w:val="1"/>
      <w:marLeft w:val="0"/>
      <w:marRight w:val="0"/>
      <w:marTop w:val="0"/>
      <w:marBottom w:val="0"/>
      <w:divBdr>
        <w:top w:val="none" w:sz="0" w:space="0" w:color="auto"/>
        <w:left w:val="none" w:sz="0" w:space="0" w:color="auto"/>
        <w:bottom w:val="none" w:sz="0" w:space="0" w:color="auto"/>
        <w:right w:val="none" w:sz="0" w:space="0" w:color="auto"/>
      </w:divBdr>
    </w:div>
    <w:div w:id="212692823">
      <w:bodyDiv w:val="1"/>
      <w:marLeft w:val="0"/>
      <w:marRight w:val="0"/>
      <w:marTop w:val="0"/>
      <w:marBottom w:val="0"/>
      <w:divBdr>
        <w:top w:val="none" w:sz="0" w:space="0" w:color="auto"/>
        <w:left w:val="none" w:sz="0" w:space="0" w:color="auto"/>
        <w:bottom w:val="none" w:sz="0" w:space="0" w:color="auto"/>
        <w:right w:val="none" w:sz="0" w:space="0" w:color="auto"/>
      </w:divBdr>
    </w:div>
    <w:div w:id="213471799">
      <w:bodyDiv w:val="1"/>
      <w:marLeft w:val="0"/>
      <w:marRight w:val="0"/>
      <w:marTop w:val="0"/>
      <w:marBottom w:val="0"/>
      <w:divBdr>
        <w:top w:val="none" w:sz="0" w:space="0" w:color="auto"/>
        <w:left w:val="none" w:sz="0" w:space="0" w:color="auto"/>
        <w:bottom w:val="none" w:sz="0" w:space="0" w:color="auto"/>
        <w:right w:val="none" w:sz="0" w:space="0" w:color="auto"/>
      </w:divBdr>
    </w:div>
    <w:div w:id="213975347">
      <w:bodyDiv w:val="1"/>
      <w:marLeft w:val="0"/>
      <w:marRight w:val="0"/>
      <w:marTop w:val="0"/>
      <w:marBottom w:val="0"/>
      <w:divBdr>
        <w:top w:val="none" w:sz="0" w:space="0" w:color="auto"/>
        <w:left w:val="none" w:sz="0" w:space="0" w:color="auto"/>
        <w:bottom w:val="none" w:sz="0" w:space="0" w:color="auto"/>
        <w:right w:val="none" w:sz="0" w:space="0" w:color="auto"/>
      </w:divBdr>
    </w:div>
    <w:div w:id="214237780">
      <w:bodyDiv w:val="1"/>
      <w:marLeft w:val="0"/>
      <w:marRight w:val="0"/>
      <w:marTop w:val="0"/>
      <w:marBottom w:val="0"/>
      <w:divBdr>
        <w:top w:val="none" w:sz="0" w:space="0" w:color="auto"/>
        <w:left w:val="none" w:sz="0" w:space="0" w:color="auto"/>
        <w:bottom w:val="none" w:sz="0" w:space="0" w:color="auto"/>
        <w:right w:val="none" w:sz="0" w:space="0" w:color="auto"/>
      </w:divBdr>
    </w:div>
    <w:div w:id="214391176">
      <w:bodyDiv w:val="1"/>
      <w:marLeft w:val="0"/>
      <w:marRight w:val="0"/>
      <w:marTop w:val="0"/>
      <w:marBottom w:val="0"/>
      <w:divBdr>
        <w:top w:val="none" w:sz="0" w:space="0" w:color="auto"/>
        <w:left w:val="none" w:sz="0" w:space="0" w:color="auto"/>
        <w:bottom w:val="none" w:sz="0" w:space="0" w:color="auto"/>
        <w:right w:val="none" w:sz="0" w:space="0" w:color="auto"/>
      </w:divBdr>
    </w:div>
    <w:div w:id="214704698">
      <w:bodyDiv w:val="1"/>
      <w:marLeft w:val="0"/>
      <w:marRight w:val="0"/>
      <w:marTop w:val="0"/>
      <w:marBottom w:val="0"/>
      <w:divBdr>
        <w:top w:val="none" w:sz="0" w:space="0" w:color="auto"/>
        <w:left w:val="none" w:sz="0" w:space="0" w:color="auto"/>
        <w:bottom w:val="none" w:sz="0" w:space="0" w:color="auto"/>
        <w:right w:val="none" w:sz="0" w:space="0" w:color="auto"/>
      </w:divBdr>
    </w:div>
    <w:div w:id="214706349">
      <w:bodyDiv w:val="1"/>
      <w:marLeft w:val="0"/>
      <w:marRight w:val="0"/>
      <w:marTop w:val="0"/>
      <w:marBottom w:val="0"/>
      <w:divBdr>
        <w:top w:val="none" w:sz="0" w:space="0" w:color="auto"/>
        <w:left w:val="none" w:sz="0" w:space="0" w:color="auto"/>
        <w:bottom w:val="none" w:sz="0" w:space="0" w:color="auto"/>
        <w:right w:val="none" w:sz="0" w:space="0" w:color="auto"/>
      </w:divBdr>
    </w:div>
    <w:div w:id="214852709">
      <w:bodyDiv w:val="1"/>
      <w:marLeft w:val="0"/>
      <w:marRight w:val="0"/>
      <w:marTop w:val="0"/>
      <w:marBottom w:val="0"/>
      <w:divBdr>
        <w:top w:val="none" w:sz="0" w:space="0" w:color="auto"/>
        <w:left w:val="none" w:sz="0" w:space="0" w:color="auto"/>
        <w:bottom w:val="none" w:sz="0" w:space="0" w:color="auto"/>
        <w:right w:val="none" w:sz="0" w:space="0" w:color="auto"/>
      </w:divBdr>
    </w:div>
    <w:div w:id="214858794">
      <w:bodyDiv w:val="1"/>
      <w:marLeft w:val="0"/>
      <w:marRight w:val="0"/>
      <w:marTop w:val="0"/>
      <w:marBottom w:val="0"/>
      <w:divBdr>
        <w:top w:val="none" w:sz="0" w:space="0" w:color="auto"/>
        <w:left w:val="none" w:sz="0" w:space="0" w:color="auto"/>
        <w:bottom w:val="none" w:sz="0" w:space="0" w:color="auto"/>
        <w:right w:val="none" w:sz="0" w:space="0" w:color="auto"/>
      </w:divBdr>
    </w:div>
    <w:div w:id="215313231">
      <w:bodyDiv w:val="1"/>
      <w:marLeft w:val="0"/>
      <w:marRight w:val="0"/>
      <w:marTop w:val="0"/>
      <w:marBottom w:val="0"/>
      <w:divBdr>
        <w:top w:val="none" w:sz="0" w:space="0" w:color="auto"/>
        <w:left w:val="none" w:sz="0" w:space="0" w:color="auto"/>
        <w:bottom w:val="none" w:sz="0" w:space="0" w:color="auto"/>
        <w:right w:val="none" w:sz="0" w:space="0" w:color="auto"/>
      </w:divBdr>
    </w:div>
    <w:div w:id="215698727">
      <w:bodyDiv w:val="1"/>
      <w:marLeft w:val="0"/>
      <w:marRight w:val="0"/>
      <w:marTop w:val="0"/>
      <w:marBottom w:val="0"/>
      <w:divBdr>
        <w:top w:val="none" w:sz="0" w:space="0" w:color="auto"/>
        <w:left w:val="none" w:sz="0" w:space="0" w:color="auto"/>
        <w:bottom w:val="none" w:sz="0" w:space="0" w:color="auto"/>
        <w:right w:val="none" w:sz="0" w:space="0" w:color="auto"/>
      </w:divBdr>
    </w:div>
    <w:div w:id="216090685">
      <w:bodyDiv w:val="1"/>
      <w:marLeft w:val="0"/>
      <w:marRight w:val="0"/>
      <w:marTop w:val="0"/>
      <w:marBottom w:val="0"/>
      <w:divBdr>
        <w:top w:val="none" w:sz="0" w:space="0" w:color="auto"/>
        <w:left w:val="none" w:sz="0" w:space="0" w:color="auto"/>
        <w:bottom w:val="none" w:sz="0" w:space="0" w:color="auto"/>
        <w:right w:val="none" w:sz="0" w:space="0" w:color="auto"/>
      </w:divBdr>
    </w:div>
    <w:div w:id="216168108">
      <w:bodyDiv w:val="1"/>
      <w:marLeft w:val="0"/>
      <w:marRight w:val="0"/>
      <w:marTop w:val="0"/>
      <w:marBottom w:val="0"/>
      <w:divBdr>
        <w:top w:val="none" w:sz="0" w:space="0" w:color="auto"/>
        <w:left w:val="none" w:sz="0" w:space="0" w:color="auto"/>
        <w:bottom w:val="none" w:sz="0" w:space="0" w:color="auto"/>
        <w:right w:val="none" w:sz="0" w:space="0" w:color="auto"/>
      </w:divBdr>
    </w:div>
    <w:div w:id="216673005">
      <w:bodyDiv w:val="1"/>
      <w:marLeft w:val="0"/>
      <w:marRight w:val="0"/>
      <w:marTop w:val="0"/>
      <w:marBottom w:val="0"/>
      <w:divBdr>
        <w:top w:val="none" w:sz="0" w:space="0" w:color="auto"/>
        <w:left w:val="none" w:sz="0" w:space="0" w:color="auto"/>
        <w:bottom w:val="none" w:sz="0" w:space="0" w:color="auto"/>
        <w:right w:val="none" w:sz="0" w:space="0" w:color="auto"/>
      </w:divBdr>
    </w:div>
    <w:div w:id="217014321">
      <w:bodyDiv w:val="1"/>
      <w:marLeft w:val="0"/>
      <w:marRight w:val="0"/>
      <w:marTop w:val="0"/>
      <w:marBottom w:val="0"/>
      <w:divBdr>
        <w:top w:val="none" w:sz="0" w:space="0" w:color="auto"/>
        <w:left w:val="none" w:sz="0" w:space="0" w:color="auto"/>
        <w:bottom w:val="none" w:sz="0" w:space="0" w:color="auto"/>
        <w:right w:val="none" w:sz="0" w:space="0" w:color="auto"/>
      </w:divBdr>
    </w:div>
    <w:div w:id="217472288">
      <w:bodyDiv w:val="1"/>
      <w:marLeft w:val="0"/>
      <w:marRight w:val="0"/>
      <w:marTop w:val="0"/>
      <w:marBottom w:val="0"/>
      <w:divBdr>
        <w:top w:val="none" w:sz="0" w:space="0" w:color="auto"/>
        <w:left w:val="none" w:sz="0" w:space="0" w:color="auto"/>
        <w:bottom w:val="none" w:sz="0" w:space="0" w:color="auto"/>
        <w:right w:val="none" w:sz="0" w:space="0" w:color="auto"/>
      </w:divBdr>
    </w:div>
    <w:div w:id="218396801">
      <w:bodyDiv w:val="1"/>
      <w:marLeft w:val="0"/>
      <w:marRight w:val="0"/>
      <w:marTop w:val="0"/>
      <w:marBottom w:val="0"/>
      <w:divBdr>
        <w:top w:val="none" w:sz="0" w:space="0" w:color="auto"/>
        <w:left w:val="none" w:sz="0" w:space="0" w:color="auto"/>
        <w:bottom w:val="none" w:sz="0" w:space="0" w:color="auto"/>
        <w:right w:val="none" w:sz="0" w:space="0" w:color="auto"/>
      </w:divBdr>
    </w:div>
    <w:div w:id="218516064">
      <w:bodyDiv w:val="1"/>
      <w:marLeft w:val="0"/>
      <w:marRight w:val="0"/>
      <w:marTop w:val="0"/>
      <w:marBottom w:val="0"/>
      <w:divBdr>
        <w:top w:val="none" w:sz="0" w:space="0" w:color="auto"/>
        <w:left w:val="none" w:sz="0" w:space="0" w:color="auto"/>
        <w:bottom w:val="none" w:sz="0" w:space="0" w:color="auto"/>
        <w:right w:val="none" w:sz="0" w:space="0" w:color="auto"/>
      </w:divBdr>
    </w:div>
    <w:div w:id="218516081">
      <w:bodyDiv w:val="1"/>
      <w:marLeft w:val="0"/>
      <w:marRight w:val="0"/>
      <w:marTop w:val="0"/>
      <w:marBottom w:val="0"/>
      <w:divBdr>
        <w:top w:val="none" w:sz="0" w:space="0" w:color="auto"/>
        <w:left w:val="none" w:sz="0" w:space="0" w:color="auto"/>
        <w:bottom w:val="none" w:sz="0" w:space="0" w:color="auto"/>
        <w:right w:val="none" w:sz="0" w:space="0" w:color="auto"/>
      </w:divBdr>
    </w:div>
    <w:div w:id="218520801">
      <w:bodyDiv w:val="1"/>
      <w:marLeft w:val="0"/>
      <w:marRight w:val="0"/>
      <w:marTop w:val="0"/>
      <w:marBottom w:val="0"/>
      <w:divBdr>
        <w:top w:val="none" w:sz="0" w:space="0" w:color="auto"/>
        <w:left w:val="none" w:sz="0" w:space="0" w:color="auto"/>
        <w:bottom w:val="none" w:sz="0" w:space="0" w:color="auto"/>
        <w:right w:val="none" w:sz="0" w:space="0" w:color="auto"/>
      </w:divBdr>
    </w:div>
    <w:div w:id="219441779">
      <w:bodyDiv w:val="1"/>
      <w:marLeft w:val="0"/>
      <w:marRight w:val="0"/>
      <w:marTop w:val="0"/>
      <w:marBottom w:val="0"/>
      <w:divBdr>
        <w:top w:val="none" w:sz="0" w:space="0" w:color="auto"/>
        <w:left w:val="none" w:sz="0" w:space="0" w:color="auto"/>
        <w:bottom w:val="none" w:sz="0" w:space="0" w:color="auto"/>
        <w:right w:val="none" w:sz="0" w:space="0" w:color="auto"/>
      </w:divBdr>
    </w:div>
    <w:div w:id="219680281">
      <w:bodyDiv w:val="1"/>
      <w:marLeft w:val="0"/>
      <w:marRight w:val="0"/>
      <w:marTop w:val="0"/>
      <w:marBottom w:val="0"/>
      <w:divBdr>
        <w:top w:val="none" w:sz="0" w:space="0" w:color="auto"/>
        <w:left w:val="none" w:sz="0" w:space="0" w:color="auto"/>
        <w:bottom w:val="none" w:sz="0" w:space="0" w:color="auto"/>
        <w:right w:val="none" w:sz="0" w:space="0" w:color="auto"/>
      </w:divBdr>
    </w:div>
    <w:div w:id="220290967">
      <w:bodyDiv w:val="1"/>
      <w:marLeft w:val="0"/>
      <w:marRight w:val="0"/>
      <w:marTop w:val="0"/>
      <w:marBottom w:val="0"/>
      <w:divBdr>
        <w:top w:val="none" w:sz="0" w:space="0" w:color="auto"/>
        <w:left w:val="none" w:sz="0" w:space="0" w:color="auto"/>
        <w:bottom w:val="none" w:sz="0" w:space="0" w:color="auto"/>
        <w:right w:val="none" w:sz="0" w:space="0" w:color="auto"/>
      </w:divBdr>
    </w:div>
    <w:div w:id="220672290">
      <w:bodyDiv w:val="1"/>
      <w:marLeft w:val="0"/>
      <w:marRight w:val="0"/>
      <w:marTop w:val="0"/>
      <w:marBottom w:val="0"/>
      <w:divBdr>
        <w:top w:val="none" w:sz="0" w:space="0" w:color="auto"/>
        <w:left w:val="none" w:sz="0" w:space="0" w:color="auto"/>
        <w:bottom w:val="none" w:sz="0" w:space="0" w:color="auto"/>
        <w:right w:val="none" w:sz="0" w:space="0" w:color="auto"/>
      </w:divBdr>
    </w:div>
    <w:div w:id="220945249">
      <w:bodyDiv w:val="1"/>
      <w:marLeft w:val="0"/>
      <w:marRight w:val="0"/>
      <w:marTop w:val="0"/>
      <w:marBottom w:val="0"/>
      <w:divBdr>
        <w:top w:val="none" w:sz="0" w:space="0" w:color="auto"/>
        <w:left w:val="none" w:sz="0" w:space="0" w:color="auto"/>
        <w:bottom w:val="none" w:sz="0" w:space="0" w:color="auto"/>
        <w:right w:val="none" w:sz="0" w:space="0" w:color="auto"/>
      </w:divBdr>
    </w:div>
    <w:div w:id="221909472">
      <w:bodyDiv w:val="1"/>
      <w:marLeft w:val="0"/>
      <w:marRight w:val="0"/>
      <w:marTop w:val="0"/>
      <w:marBottom w:val="0"/>
      <w:divBdr>
        <w:top w:val="none" w:sz="0" w:space="0" w:color="auto"/>
        <w:left w:val="none" w:sz="0" w:space="0" w:color="auto"/>
        <w:bottom w:val="none" w:sz="0" w:space="0" w:color="auto"/>
        <w:right w:val="none" w:sz="0" w:space="0" w:color="auto"/>
      </w:divBdr>
    </w:div>
    <w:div w:id="222181977">
      <w:bodyDiv w:val="1"/>
      <w:marLeft w:val="0"/>
      <w:marRight w:val="0"/>
      <w:marTop w:val="0"/>
      <w:marBottom w:val="0"/>
      <w:divBdr>
        <w:top w:val="none" w:sz="0" w:space="0" w:color="auto"/>
        <w:left w:val="none" w:sz="0" w:space="0" w:color="auto"/>
        <w:bottom w:val="none" w:sz="0" w:space="0" w:color="auto"/>
        <w:right w:val="none" w:sz="0" w:space="0" w:color="auto"/>
      </w:divBdr>
    </w:div>
    <w:div w:id="222182942">
      <w:bodyDiv w:val="1"/>
      <w:marLeft w:val="0"/>
      <w:marRight w:val="0"/>
      <w:marTop w:val="0"/>
      <w:marBottom w:val="0"/>
      <w:divBdr>
        <w:top w:val="none" w:sz="0" w:space="0" w:color="auto"/>
        <w:left w:val="none" w:sz="0" w:space="0" w:color="auto"/>
        <w:bottom w:val="none" w:sz="0" w:space="0" w:color="auto"/>
        <w:right w:val="none" w:sz="0" w:space="0" w:color="auto"/>
      </w:divBdr>
    </w:div>
    <w:div w:id="222646249">
      <w:bodyDiv w:val="1"/>
      <w:marLeft w:val="0"/>
      <w:marRight w:val="0"/>
      <w:marTop w:val="0"/>
      <w:marBottom w:val="0"/>
      <w:divBdr>
        <w:top w:val="none" w:sz="0" w:space="0" w:color="auto"/>
        <w:left w:val="none" w:sz="0" w:space="0" w:color="auto"/>
        <w:bottom w:val="none" w:sz="0" w:space="0" w:color="auto"/>
        <w:right w:val="none" w:sz="0" w:space="0" w:color="auto"/>
      </w:divBdr>
    </w:div>
    <w:div w:id="222720801">
      <w:bodyDiv w:val="1"/>
      <w:marLeft w:val="0"/>
      <w:marRight w:val="0"/>
      <w:marTop w:val="0"/>
      <w:marBottom w:val="0"/>
      <w:divBdr>
        <w:top w:val="none" w:sz="0" w:space="0" w:color="auto"/>
        <w:left w:val="none" w:sz="0" w:space="0" w:color="auto"/>
        <w:bottom w:val="none" w:sz="0" w:space="0" w:color="auto"/>
        <w:right w:val="none" w:sz="0" w:space="0" w:color="auto"/>
      </w:divBdr>
    </w:div>
    <w:div w:id="223219980">
      <w:bodyDiv w:val="1"/>
      <w:marLeft w:val="0"/>
      <w:marRight w:val="0"/>
      <w:marTop w:val="0"/>
      <w:marBottom w:val="0"/>
      <w:divBdr>
        <w:top w:val="none" w:sz="0" w:space="0" w:color="auto"/>
        <w:left w:val="none" w:sz="0" w:space="0" w:color="auto"/>
        <w:bottom w:val="none" w:sz="0" w:space="0" w:color="auto"/>
        <w:right w:val="none" w:sz="0" w:space="0" w:color="auto"/>
      </w:divBdr>
    </w:div>
    <w:div w:id="223372372">
      <w:bodyDiv w:val="1"/>
      <w:marLeft w:val="0"/>
      <w:marRight w:val="0"/>
      <w:marTop w:val="0"/>
      <w:marBottom w:val="0"/>
      <w:divBdr>
        <w:top w:val="none" w:sz="0" w:space="0" w:color="auto"/>
        <w:left w:val="none" w:sz="0" w:space="0" w:color="auto"/>
        <w:bottom w:val="none" w:sz="0" w:space="0" w:color="auto"/>
        <w:right w:val="none" w:sz="0" w:space="0" w:color="auto"/>
      </w:divBdr>
    </w:div>
    <w:div w:id="224218913">
      <w:bodyDiv w:val="1"/>
      <w:marLeft w:val="0"/>
      <w:marRight w:val="0"/>
      <w:marTop w:val="0"/>
      <w:marBottom w:val="0"/>
      <w:divBdr>
        <w:top w:val="none" w:sz="0" w:space="0" w:color="auto"/>
        <w:left w:val="none" w:sz="0" w:space="0" w:color="auto"/>
        <w:bottom w:val="none" w:sz="0" w:space="0" w:color="auto"/>
        <w:right w:val="none" w:sz="0" w:space="0" w:color="auto"/>
      </w:divBdr>
    </w:div>
    <w:div w:id="224337722">
      <w:bodyDiv w:val="1"/>
      <w:marLeft w:val="0"/>
      <w:marRight w:val="0"/>
      <w:marTop w:val="0"/>
      <w:marBottom w:val="0"/>
      <w:divBdr>
        <w:top w:val="none" w:sz="0" w:space="0" w:color="auto"/>
        <w:left w:val="none" w:sz="0" w:space="0" w:color="auto"/>
        <w:bottom w:val="none" w:sz="0" w:space="0" w:color="auto"/>
        <w:right w:val="none" w:sz="0" w:space="0" w:color="auto"/>
      </w:divBdr>
    </w:div>
    <w:div w:id="224532009">
      <w:bodyDiv w:val="1"/>
      <w:marLeft w:val="0"/>
      <w:marRight w:val="0"/>
      <w:marTop w:val="0"/>
      <w:marBottom w:val="0"/>
      <w:divBdr>
        <w:top w:val="none" w:sz="0" w:space="0" w:color="auto"/>
        <w:left w:val="none" w:sz="0" w:space="0" w:color="auto"/>
        <w:bottom w:val="none" w:sz="0" w:space="0" w:color="auto"/>
        <w:right w:val="none" w:sz="0" w:space="0" w:color="auto"/>
      </w:divBdr>
    </w:div>
    <w:div w:id="224922821">
      <w:bodyDiv w:val="1"/>
      <w:marLeft w:val="0"/>
      <w:marRight w:val="0"/>
      <w:marTop w:val="0"/>
      <w:marBottom w:val="0"/>
      <w:divBdr>
        <w:top w:val="none" w:sz="0" w:space="0" w:color="auto"/>
        <w:left w:val="none" w:sz="0" w:space="0" w:color="auto"/>
        <w:bottom w:val="none" w:sz="0" w:space="0" w:color="auto"/>
        <w:right w:val="none" w:sz="0" w:space="0" w:color="auto"/>
      </w:divBdr>
    </w:div>
    <w:div w:id="225145578">
      <w:bodyDiv w:val="1"/>
      <w:marLeft w:val="0"/>
      <w:marRight w:val="0"/>
      <w:marTop w:val="0"/>
      <w:marBottom w:val="0"/>
      <w:divBdr>
        <w:top w:val="none" w:sz="0" w:space="0" w:color="auto"/>
        <w:left w:val="none" w:sz="0" w:space="0" w:color="auto"/>
        <w:bottom w:val="none" w:sz="0" w:space="0" w:color="auto"/>
        <w:right w:val="none" w:sz="0" w:space="0" w:color="auto"/>
      </w:divBdr>
    </w:div>
    <w:div w:id="225384386">
      <w:bodyDiv w:val="1"/>
      <w:marLeft w:val="0"/>
      <w:marRight w:val="0"/>
      <w:marTop w:val="0"/>
      <w:marBottom w:val="0"/>
      <w:divBdr>
        <w:top w:val="none" w:sz="0" w:space="0" w:color="auto"/>
        <w:left w:val="none" w:sz="0" w:space="0" w:color="auto"/>
        <w:bottom w:val="none" w:sz="0" w:space="0" w:color="auto"/>
        <w:right w:val="none" w:sz="0" w:space="0" w:color="auto"/>
      </w:divBdr>
    </w:div>
    <w:div w:id="225722377">
      <w:bodyDiv w:val="1"/>
      <w:marLeft w:val="0"/>
      <w:marRight w:val="0"/>
      <w:marTop w:val="0"/>
      <w:marBottom w:val="0"/>
      <w:divBdr>
        <w:top w:val="none" w:sz="0" w:space="0" w:color="auto"/>
        <w:left w:val="none" w:sz="0" w:space="0" w:color="auto"/>
        <w:bottom w:val="none" w:sz="0" w:space="0" w:color="auto"/>
        <w:right w:val="none" w:sz="0" w:space="0" w:color="auto"/>
      </w:divBdr>
    </w:div>
    <w:div w:id="225845028">
      <w:bodyDiv w:val="1"/>
      <w:marLeft w:val="0"/>
      <w:marRight w:val="0"/>
      <w:marTop w:val="0"/>
      <w:marBottom w:val="0"/>
      <w:divBdr>
        <w:top w:val="none" w:sz="0" w:space="0" w:color="auto"/>
        <w:left w:val="none" w:sz="0" w:space="0" w:color="auto"/>
        <w:bottom w:val="none" w:sz="0" w:space="0" w:color="auto"/>
        <w:right w:val="none" w:sz="0" w:space="0" w:color="auto"/>
      </w:divBdr>
    </w:div>
    <w:div w:id="225922845">
      <w:bodyDiv w:val="1"/>
      <w:marLeft w:val="0"/>
      <w:marRight w:val="0"/>
      <w:marTop w:val="0"/>
      <w:marBottom w:val="0"/>
      <w:divBdr>
        <w:top w:val="none" w:sz="0" w:space="0" w:color="auto"/>
        <w:left w:val="none" w:sz="0" w:space="0" w:color="auto"/>
        <w:bottom w:val="none" w:sz="0" w:space="0" w:color="auto"/>
        <w:right w:val="none" w:sz="0" w:space="0" w:color="auto"/>
      </w:divBdr>
    </w:div>
    <w:div w:id="226191508">
      <w:bodyDiv w:val="1"/>
      <w:marLeft w:val="0"/>
      <w:marRight w:val="0"/>
      <w:marTop w:val="0"/>
      <w:marBottom w:val="0"/>
      <w:divBdr>
        <w:top w:val="none" w:sz="0" w:space="0" w:color="auto"/>
        <w:left w:val="none" w:sz="0" w:space="0" w:color="auto"/>
        <w:bottom w:val="none" w:sz="0" w:space="0" w:color="auto"/>
        <w:right w:val="none" w:sz="0" w:space="0" w:color="auto"/>
      </w:divBdr>
    </w:div>
    <w:div w:id="226772198">
      <w:bodyDiv w:val="1"/>
      <w:marLeft w:val="0"/>
      <w:marRight w:val="0"/>
      <w:marTop w:val="0"/>
      <w:marBottom w:val="0"/>
      <w:divBdr>
        <w:top w:val="none" w:sz="0" w:space="0" w:color="auto"/>
        <w:left w:val="none" w:sz="0" w:space="0" w:color="auto"/>
        <w:bottom w:val="none" w:sz="0" w:space="0" w:color="auto"/>
        <w:right w:val="none" w:sz="0" w:space="0" w:color="auto"/>
      </w:divBdr>
    </w:div>
    <w:div w:id="227301841">
      <w:bodyDiv w:val="1"/>
      <w:marLeft w:val="0"/>
      <w:marRight w:val="0"/>
      <w:marTop w:val="0"/>
      <w:marBottom w:val="0"/>
      <w:divBdr>
        <w:top w:val="none" w:sz="0" w:space="0" w:color="auto"/>
        <w:left w:val="none" w:sz="0" w:space="0" w:color="auto"/>
        <w:bottom w:val="none" w:sz="0" w:space="0" w:color="auto"/>
        <w:right w:val="none" w:sz="0" w:space="0" w:color="auto"/>
      </w:divBdr>
    </w:div>
    <w:div w:id="227545523">
      <w:bodyDiv w:val="1"/>
      <w:marLeft w:val="0"/>
      <w:marRight w:val="0"/>
      <w:marTop w:val="0"/>
      <w:marBottom w:val="0"/>
      <w:divBdr>
        <w:top w:val="none" w:sz="0" w:space="0" w:color="auto"/>
        <w:left w:val="none" w:sz="0" w:space="0" w:color="auto"/>
        <w:bottom w:val="none" w:sz="0" w:space="0" w:color="auto"/>
        <w:right w:val="none" w:sz="0" w:space="0" w:color="auto"/>
      </w:divBdr>
    </w:div>
    <w:div w:id="227880395">
      <w:bodyDiv w:val="1"/>
      <w:marLeft w:val="0"/>
      <w:marRight w:val="0"/>
      <w:marTop w:val="0"/>
      <w:marBottom w:val="0"/>
      <w:divBdr>
        <w:top w:val="none" w:sz="0" w:space="0" w:color="auto"/>
        <w:left w:val="none" w:sz="0" w:space="0" w:color="auto"/>
        <w:bottom w:val="none" w:sz="0" w:space="0" w:color="auto"/>
        <w:right w:val="none" w:sz="0" w:space="0" w:color="auto"/>
      </w:divBdr>
    </w:div>
    <w:div w:id="228152634">
      <w:bodyDiv w:val="1"/>
      <w:marLeft w:val="0"/>
      <w:marRight w:val="0"/>
      <w:marTop w:val="0"/>
      <w:marBottom w:val="0"/>
      <w:divBdr>
        <w:top w:val="none" w:sz="0" w:space="0" w:color="auto"/>
        <w:left w:val="none" w:sz="0" w:space="0" w:color="auto"/>
        <w:bottom w:val="none" w:sz="0" w:space="0" w:color="auto"/>
        <w:right w:val="none" w:sz="0" w:space="0" w:color="auto"/>
      </w:divBdr>
    </w:div>
    <w:div w:id="228922223">
      <w:bodyDiv w:val="1"/>
      <w:marLeft w:val="0"/>
      <w:marRight w:val="0"/>
      <w:marTop w:val="0"/>
      <w:marBottom w:val="0"/>
      <w:divBdr>
        <w:top w:val="none" w:sz="0" w:space="0" w:color="auto"/>
        <w:left w:val="none" w:sz="0" w:space="0" w:color="auto"/>
        <w:bottom w:val="none" w:sz="0" w:space="0" w:color="auto"/>
        <w:right w:val="none" w:sz="0" w:space="0" w:color="auto"/>
      </w:divBdr>
    </w:div>
    <w:div w:id="228925109">
      <w:bodyDiv w:val="1"/>
      <w:marLeft w:val="0"/>
      <w:marRight w:val="0"/>
      <w:marTop w:val="0"/>
      <w:marBottom w:val="0"/>
      <w:divBdr>
        <w:top w:val="none" w:sz="0" w:space="0" w:color="auto"/>
        <w:left w:val="none" w:sz="0" w:space="0" w:color="auto"/>
        <w:bottom w:val="none" w:sz="0" w:space="0" w:color="auto"/>
        <w:right w:val="none" w:sz="0" w:space="0" w:color="auto"/>
      </w:divBdr>
    </w:div>
    <w:div w:id="228927512">
      <w:bodyDiv w:val="1"/>
      <w:marLeft w:val="0"/>
      <w:marRight w:val="0"/>
      <w:marTop w:val="0"/>
      <w:marBottom w:val="0"/>
      <w:divBdr>
        <w:top w:val="none" w:sz="0" w:space="0" w:color="auto"/>
        <w:left w:val="none" w:sz="0" w:space="0" w:color="auto"/>
        <w:bottom w:val="none" w:sz="0" w:space="0" w:color="auto"/>
        <w:right w:val="none" w:sz="0" w:space="0" w:color="auto"/>
      </w:divBdr>
    </w:div>
    <w:div w:id="229074132">
      <w:bodyDiv w:val="1"/>
      <w:marLeft w:val="0"/>
      <w:marRight w:val="0"/>
      <w:marTop w:val="0"/>
      <w:marBottom w:val="0"/>
      <w:divBdr>
        <w:top w:val="none" w:sz="0" w:space="0" w:color="auto"/>
        <w:left w:val="none" w:sz="0" w:space="0" w:color="auto"/>
        <w:bottom w:val="none" w:sz="0" w:space="0" w:color="auto"/>
        <w:right w:val="none" w:sz="0" w:space="0" w:color="auto"/>
      </w:divBdr>
    </w:div>
    <w:div w:id="229267327">
      <w:bodyDiv w:val="1"/>
      <w:marLeft w:val="0"/>
      <w:marRight w:val="0"/>
      <w:marTop w:val="0"/>
      <w:marBottom w:val="0"/>
      <w:divBdr>
        <w:top w:val="none" w:sz="0" w:space="0" w:color="auto"/>
        <w:left w:val="none" w:sz="0" w:space="0" w:color="auto"/>
        <w:bottom w:val="none" w:sz="0" w:space="0" w:color="auto"/>
        <w:right w:val="none" w:sz="0" w:space="0" w:color="auto"/>
      </w:divBdr>
    </w:div>
    <w:div w:id="229734479">
      <w:bodyDiv w:val="1"/>
      <w:marLeft w:val="0"/>
      <w:marRight w:val="0"/>
      <w:marTop w:val="0"/>
      <w:marBottom w:val="0"/>
      <w:divBdr>
        <w:top w:val="none" w:sz="0" w:space="0" w:color="auto"/>
        <w:left w:val="none" w:sz="0" w:space="0" w:color="auto"/>
        <w:bottom w:val="none" w:sz="0" w:space="0" w:color="auto"/>
        <w:right w:val="none" w:sz="0" w:space="0" w:color="auto"/>
      </w:divBdr>
    </w:div>
    <w:div w:id="230120165">
      <w:bodyDiv w:val="1"/>
      <w:marLeft w:val="0"/>
      <w:marRight w:val="0"/>
      <w:marTop w:val="0"/>
      <w:marBottom w:val="0"/>
      <w:divBdr>
        <w:top w:val="none" w:sz="0" w:space="0" w:color="auto"/>
        <w:left w:val="none" w:sz="0" w:space="0" w:color="auto"/>
        <w:bottom w:val="none" w:sz="0" w:space="0" w:color="auto"/>
        <w:right w:val="none" w:sz="0" w:space="0" w:color="auto"/>
      </w:divBdr>
    </w:div>
    <w:div w:id="231234368">
      <w:bodyDiv w:val="1"/>
      <w:marLeft w:val="0"/>
      <w:marRight w:val="0"/>
      <w:marTop w:val="0"/>
      <w:marBottom w:val="0"/>
      <w:divBdr>
        <w:top w:val="none" w:sz="0" w:space="0" w:color="auto"/>
        <w:left w:val="none" w:sz="0" w:space="0" w:color="auto"/>
        <w:bottom w:val="none" w:sz="0" w:space="0" w:color="auto"/>
        <w:right w:val="none" w:sz="0" w:space="0" w:color="auto"/>
      </w:divBdr>
    </w:div>
    <w:div w:id="231693724">
      <w:bodyDiv w:val="1"/>
      <w:marLeft w:val="0"/>
      <w:marRight w:val="0"/>
      <w:marTop w:val="0"/>
      <w:marBottom w:val="0"/>
      <w:divBdr>
        <w:top w:val="none" w:sz="0" w:space="0" w:color="auto"/>
        <w:left w:val="none" w:sz="0" w:space="0" w:color="auto"/>
        <w:bottom w:val="none" w:sz="0" w:space="0" w:color="auto"/>
        <w:right w:val="none" w:sz="0" w:space="0" w:color="auto"/>
      </w:divBdr>
    </w:div>
    <w:div w:id="231887255">
      <w:bodyDiv w:val="1"/>
      <w:marLeft w:val="0"/>
      <w:marRight w:val="0"/>
      <w:marTop w:val="0"/>
      <w:marBottom w:val="0"/>
      <w:divBdr>
        <w:top w:val="none" w:sz="0" w:space="0" w:color="auto"/>
        <w:left w:val="none" w:sz="0" w:space="0" w:color="auto"/>
        <w:bottom w:val="none" w:sz="0" w:space="0" w:color="auto"/>
        <w:right w:val="none" w:sz="0" w:space="0" w:color="auto"/>
      </w:divBdr>
    </w:div>
    <w:div w:id="232157496">
      <w:bodyDiv w:val="1"/>
      <w:marLeft w:val="0"/>
      <w:marRight w:val="0"/>
      <w:marTop w:val="0"/>
      <w:marBottom w:val="0"/>
      <w:divBdr>
        <w:top w:val="none" w:sz="0" w:space="0" w:color="auto"/>
        <w:left w:val="none" w:sz="0" w:space="0" w:color="auto"/>
        <w:bottom w:val="none" w:sz="0" w:space="0" w:color="auto"/>
        <w:right w:val="none" w:sz="0" w:space="0" w:color="auto"/>
      </w:divBdr>
    </w:div>
    <w:div w:id="232158684">
      <w:bodyDiv w:val="1"/>
      <w:marLeft w:val="0"/>
      <w:marRight w:val="0"/>
      <w:marTop w:val="0"/>
      <w:marBottom w:val="0"/>
      <w:divBdr>
        <w:top w:val="none" w:sz="0" w:space="0" w:color="auto"/>
        <w:left w:val="none" w:sz="0" w:space="0" w:color="auto"/>
        <w:bottom w:val="none" w:sz="0" w:space="0" w:color="auto"/>
        <w:right w:val="none" w:sz="0" w:space="0" w:color="auto"/>
      </w:divBdr>
    </w:div>
    <w:div w:id="232550533">
      <w:bodyDiv w:val="1"/>
      <w:marLeft w:val="0"/>
      <w:marRight w:val="0"/>
      <w:marTop w:val="0"/>
      <w:marBottom w:val="0"/>
      <w:divBdr>
        <w:top w:val="none" w:sz="0" w:space="0" w:color="auto"/>
        <w:left w:val="none" w:sz="0" w:space="0" w:color="auto"/>
        <w:bottom w:val="none" w:sz="0" w:space="0" w:color="auto"/>
        <w:right w:val="none" w:sz="0" w:space="0" w:color="auto"/>
      </w:divBdr>
    </w:div>
    <w:div w:id="233198565">
      <w:bodyDiv w:val="1"/>
      <w:marLeft w:val="0"/>
      <w:marRight w:val="0"/>
      <w:marTop w:val="0"/>
      <w:marBottom w:val="0"/>
      <w:divBdr>
        <w:top w:val="none" w:sz="0" w:space="0" w:color="auto"/>
        <w:left w:val="none" w:sz="0" w:space="0" w:color="auto"/>
        <w:bottom w:val="none" w:sz="0" w:space="0" w:color="auto"/>
        <w:right w:val="none" w:sz="0" w:space="0" w:color="auto"/>
      </w:divBdr>
    </w:div>
    <w:div w:id="233323484">
      <w:bodyDiv w:val="1"/>
      <w:marLeft w:val="0"/>
      <w:marRight w:val="0"/>
      <w:marTop w:val="0"/>
      <w:marBottom w:val="0"/>
      <w:divBdr>
        <w:top w:val="none" w:sz="0" w:space="0" w:color="auto"/>
        <w:left w:val="none" w:sz="0" w:space="0" w:color="auto"/>
        <w:bottom w:val="none" w:sz="0" w:space="0" w:color="auto"/>
        <w:right w:val="none" w:sz="0" w:space="0" w:color="auto"/>
      </w:divBdr>
    </w:div>
    <w:div w:id="233976174">
      <w:bodyDiv w:val="1"/>
      <w:marLeft w:val="0"/>
      <w:marRight w:val="0"/>
      <w:marTop w:val="0"/>
      <w:marBottom w:val="0"/>
      <w:divBdr>
        <w:top w:val="none" w:sz="0" w:space="0" w:color="auto"/>
        <w:left w:val="none" w:sz="0" w:space="0" w:color="auto"/>
        <w:bottom w:val="none" w:sz="0" w:space="0" w:color="auto"/>
        <w:right w:val="none" w:sz="0" w:space="0" w:color="auto"/>
      </w:divBdr>
    </w:div>
    <w:div w:id="234704576">
      <w:bodyDiv w:val="1"/>
      <w:marLeft w:val="0"/>
      <w:marRight w:val="0"/>
      <w:marTop w:val="0"/>
      <w:marBottom w:val="0"/>
      <w:divBdr>
        <w:top w:val="none" w:sz="0" w:space="0" w:color="auto"/>
        <w:left w:val="none" w:sz="0" w:space="0" w:color="auto"/>
        <w:bottom w:val="none" w:sz="0" w:space="0" w:color="auto"/>
        <w:right w:val="none" w:sz="0" w:space="0" w:color="auto"/>
      </w:divBdr>
    </w:div>
    <w:div w:id="235169881">
      <w:bodyDiv w:val="1"/>
      <w:marLeft w:val="0"/>
      <w:marRight w:val="0"/>
      <w:marTop w:val="0"/>
      <w:marBottom w:val="0"/>
      <w:divBdr>
        <w:top w:val="none" w:sz="0" w:space="0" w:color="auto"/>
        <w:left w:val="none" w:sz="0" w:space="0" w:color="auto"/>
        <w:bottom w:val="none" w:sz="0" w:space="0" w:color="auto"/>
        <w:right w:val="none" w:sz="0" w:space="0" w:color="auto"/>
      </w:divBdr>
    </w:div>
    <w:div w:id="235208997">
      <w:bodyDiv w:val="1"/>
      <w:marLeft w:val="0"/>
      <w:marRight w:val="0"/>
      <w:marTop w:val="0"/>
      <w:marBottom w:val="0"/>
      <w:divBdr>
        <w:top w:val="none" w:sz="0" w:space="0" w:color="auto"/>
        <w:left w:val="none" w:sz="0" w:space="0" w:color="auto"/>
        <w:bottom w:val="none" w:sz="0" w:space="0" w:color="auto"/>
        <w:right w:val="none" w:sz="0" w:space="0" w:color="auto"/>
      </w:divBdr>
    </w:div>
    <w:div w:id="235673164">
      <w:bodyDiv w:val="1"/>
      <w:marLeft w:val="0"/>
      <w:marRight w:val="0"/>
      <w:marTop w:val="0"/>
      <w:marBottom w:val="0"/>
      <w:divBdr>
        <w:top w:val="none" w:sz="0" w:space="0" w:color="auto"/>
        <w:left w:val="none" w:sz="0" w:space="0" w:color="auto"/>
        <w:bottom w:val="none" w:sz="0" w:space="0" w:color="auto"/>
        <w:right w:val="none" w:sz="0" w:space="0" w:color="auto"/>
      </w:divBdr>
    </w:div>
    <w:div w:id="235677180">
      <w:bodyDiv w:val="1"/>
      <w:marLeft w:val="0"/>
      <w:marRight w:val="0"/>
      <w:marTop w:val="0"/>
      <w:marBottom w:val="0"/>
      <w:divBdr>
        <w:top w:val="none" w:sz="0" w:space="0" w:color="auto"/>
        <w:left w:val="none" w:sz="0" w:space="0" w:color="auto"/>
        <w:bottom w:val="none" w:sz="0" w:space="0" w:color="auto"/>
        <w:right w:val="none" w:sz="0" w:space="0" w:color="auto"/>
      </w:divBdr>
    </w:div>
    <w:div w:id="235945892">
      <w:bodyDiv w:val="1"/>
      <w:marLeft w:val="0"/>
      <w:marRight w:val="0"/>
      <w:marTop w:val="0"/>
      <w:marBottom w:val="0"/>
      <w:divBdr>
        <w:top w:val="none" w:sz="0" w:space="0" w:color="auto"/>
        <w:left w:val="none" w:sz="0" w:space="0" w:color="auto"/>
        <w:bottom w:val="none" w:sz="0" w:space="0" w:color="auto"/>
        <w:right w:val="none" w:sz="0" w:space="0" w:color="auto"/>
      </w:divBdr>
    </w:div>
    <w:div w:id="236015859">
      <w:bodyDiv w:val="1"/>
      <w:marLeft w:val="0"/>
      <w:marRight w:val="0"/>
      <w:marTop w:val="0"/>
      <w:marBottom w:val="0"/>
      <w:divBdr>
        <w:top w:val="none" w:sz="0" w:space="0" w:color="auto"/>
        <w:left w:val="none" w:sz="0" w:space="0" w:color="auto"/>
        <w:bottom w:val="none" w:sz="0" w:space="0" w:color="auto"/>
        <w:right w:val="none" w:sz="0" w:space="0" w:color="auto"/>
      </w:divBdr>
    </w:div>
    <w:div w:id="236282957">
      <w:bodyDiv w:val="1"/>
      <w:marLeft w:val="0"/>
      <w:marRight w:val="0"/>
      <w:marTop w:val="0"/>
      <w:marBottom w:val="0"/>
      <w:divBdr>
        <w:top w:val="none" w:sz="0" w:space="0" w:color="auto"/>
        <w:left w:val="none" w:sz="0" w:space="0" w:color="auto"/>
        <w:bottom w:val="none" w:sz="0" w:space="0" w:color="auto"/>
        <w:right w:val="none" w:sz="0" w:space="0" w:color="auto"/>
      </w:divBdr>
    </w:div>
    <w:div w:id="236912764">
      <w:bodyDiv w:val="1"/>
      <w:marLeft w:val="0"/>
      <w:marRight w:val="0"/>
      <w:marTop w:val="0"/>
      <w:marBottom w:val="0"/>
      <w:divBdr>
        <w:top w:val="none" w:sz="0" w:space="0" w:color="auto"/>
        <w:left w:val="none" w:sz="0" w:space="0" w:color="auto"/>
        <w:bottom w:val="none" w:sz="0" w:space="0" w:color="auto"/>
        <w:right w:val="none" w:sz="0" w:space="0" w:color="auto"/>
      </w:divBdr>
    </w:div>
    <w:div w:id="236979962">
      <w:bodyDiv w:val="1"/>
      <w:marLeft w:val="0"/>
      <w:marRight w:val="0"/>
      <w:marTop w:val="0"/>
      <w:marBottom w:val="0"/>
      <w:divBdr>
        <w:top w:val="none" w:sz="0" w:space="0" w:color="auto"/>
        <w:left w:val="none" w:sz="0" w:space="0" w:color="auto"/>
        <w:bottom w:val="none" w:sz="0" w:space="0" w:color="auto"/>
        <w:right w:val="none" w:sz="0" w:space="0" w:color="auto"/>
      </w:divBdr>
    </w:div>
    <w:div w:id="237516519">
      <w:bodyDiv w:val="1"/>
      <w:marLeft w:val="0"/>
      <w:marRight w:val="0"/>
      <w:marTop w:val="0"/>
      <w:marBottom w:val="0"/>
      <w:divBdr>
        <w:top w:val="none" w:sz="0" w:space="0" w:color="auto"/>
        <w:left w:val="none" w:sz="0" w:space="0" w:color="auto"/>
        <w:bottom w:val="none" w:sz="0" w:space="0" w:color="auto"/>
        <w:right w:val="none" w:sz="0" w:space="0" w:color="auto"/>
      </w:divBdr>
    </w:div>
    <w:div w:id="237643094">
      <w:bodyDiv w:val="1"/>
      <w:marLeft w:val="0"/>
      <w:marRight w:val="0"/>
      <w:marTop w:val="0"/>
      <w:marBottom w:val="0"/>
      <w:divBdr>
        <w:top w:val="none" w:sz="0" w:space="0" w:color="auto"/>
        <w:left w:val="none" w:sz="0" w:space="0" w:color="auto"/>
        <w:bottom w:val="none" w:sz="0" w:space="0" w:color="auto"/>
        <w:right w:val="none" w:sz="0" w:space="0" w:color="auto"/>
      </w:divBdr>
    </w:div>
    <w:div w:id="238249200">
      <w:bodyDiv w:val="1"/>
      <w:marLeft w:val="0"/>
      <w:marRight w:val="0"/>
      <w:marTop w:val="0"/>
      <w:marBottom w:val="0"/>
      <w:divBdr>
        <w:top w:val="none" w:sz="0" w:space="0" w:color="auto"/>
        <w:left w:val="none" w:sz="0" w:space="0" w:color="auto"/>
        <w:bottom w:val="none" w:sz="0" w:space="0" w:color="auto"/>
        <w:right w:val="none" w:sz="0" w:space="0" w:color="auto"/>
      </w:divBdr>
    </w:div>
    <w:div w:id="238369006">
      <w:bodyDiv w:val="1"/>
      <w:marLeft w:val="0"/>
      <w:marRight w:val="0"/>
      <w:marTop w:val="0"/>
      <w:marBottom w:val="0"/>
      <w:divBdr>
        <w:top w:val="none" w:sz="0" w:space="0" w:color="auto"/>
        <w:left w:val="none" w:sz="0" w:space="0" w:color="auto"/>
        <w:bottom w:val="none" w:sz="0" w:space="0" w:color="auto"/>
        <w:right w:val="none" w:sz="0" w:space="0" w:color="auto"/>
      </w:divBdr>
    </w:div>
    <w:div w:id="239369673">
      <w:bodyDiv w:val="1"/>
      <w:marLeft w:val="0"/>
      <w:marRight w:val="0"/>
      <w:marTop w:val="0"/>
      <w:marBottom w:val="0"/>
      <w:divBdr>
        <w:top w:val="none" w:sz="0" w:space="0" w:color="auto"/>
        <w:left w:val="none" w:sz="0" w:space="0" w:color="auto"/>
        <w:bottom w:val="none" w:sz="0" w:space="0" w:color="auto"/>
        <w:right w:val="none" w:sz="0" w:space="0" w:color="auto"/>
      </w:divBdr>
    </w:div>
    <w:div w:id="239408291">
      <w:bodyDiv w:val="1"/>
      <w:marLeft w:val="0"/>
      <w:marRight w:val="0"/>
      <w:marTop w:val="0"/>
      <w:marBottom w:val="0"/>
      <w:divBdr>
        <w:top w:val="none" w:sz="0" w:space="0" w:color="auto"/>
        <w:left w:val="none" w:sz="0" w:space="0" w:color="auto"/>
        <w:bottom w:val="none" w:sz="0" w:space="0" w:color="auto"/>
        <w:right w:val="none" w:sz="0" w:space="0" w:color="auto"/>
      </w:divBdr>
    </w:div>
    <w:div w:id="239486871">
      <w:bodyDiv w:val="1"/>
      <w:marLeft w:val="0"/>
      <w:marRight w:val="0"/>
      <w:marTop w:val="0"/>
      <w:marBottom w:val="0"/>
      <w:divBdr>
        <w:top w:val="none" w:sz="0" w:space="0" w:color="auto"/>
        <w:left w:val="none" w:sz="0" w:space="0" w:color="auto"/>
        <w:bottom w:val="none" w:sz="0" w:space="0" w:color="auto"/>
        <w:right w:val="none" w:sz="0" w:space="0" w:color="auto"/>
      </w:divBdr>
    </w:div>
    <w:div w:id="239677522">
      <w:bodyDiv w:val="1"/>
      <w:marLeft w:val="0"/>
      <w:marRight w:val="0"/>
      <w:marTop w:val="0"/>
      <w:marBottom w:val="0"/>
      <w:divBdr>
        <w:top w:val="none" w:sz="0" w:space="0" w:color="auto"/>
        <w:left w:val="none" w:sz="0" w:space="0" w:color="auto"/>
        <w:bottom w:val="none" w:sz="0" w:space="0" w:color="auto"/>
        <w:right w:val="none" w:sz="0" w:space="0" w:color="auto"/>
      </w:divBdr>
    </w:div>
    <w:div w:id="240407781">
      <w:bodyDiv w:val="1"/>
      <w:marLeft w:val="0"/>
      <w:marRight w:val="0"/>
      <w:marTop w:val="0"/>
      <w:marBottom w:val="0"/>
      <w:divBdr>
        <w:top w:val="none" w:sz="0" w:space="0" w:color="auto"/>
        <w:left w:val="none" w:sz="0" w:space="0" w:color="auto"/>
        <w:bottom w:val="none" w:sz="0" w:space="0" w:color="auto"/>
        <w:right w:val="none" w:sz="0" w:space="0" w:color="auto"/>
      </w:divBdr>
    </w:div>
    <w:div w:id="240408426">
      <w:bodyDiv w:val="1"/>
      <w:marLeft w:val="0"/>
      <w:marRight w:val="0"/>
      <w:marTop w:val="0"/>
      <w:marBottom w:val="0"/>
      <w:divBdr>
        <w:top w:val="none" w:sz="0" w:space="0" w:color="auto"/>
        <w:left w:val="none" w:sz="0" w:space="0" w:color="auto"/>
        <w:bottom w:val="none" w:sz="0" w:space="0" w:color="auto"/>
        <w:right w:val="none" w:sz="0" w:space="0" w:color="auto"/>
      </w:divBdr>
    </w:div>
    <w:div w:id="240650622">
      <w:bodyDiv w:val="1"/>
      <w:marLeft w:val="0"/>
      <w:marRight w:val="0"/>
      <w:marTop w:val="0"/>
      <w:marBottom w:val="0"/>
      <w:divBdr>
        <w:top w:val="none" w:sz="0" w:space="0" w:color="auto"/>
        <w:left w:val="none" w:sz="0" w:space="0" w:color="auto"/>
        <w:bottom w:val="none" w:sz="0" w:space="0" w:color="auto"/>
        <w:right w:val="none" w:sz="0" w:space="0" w:color="auto"/>
      </w:divBdr>
    </w:div>
    <w:div w:id="240678049">
      <w:bodyDiv w:val="1"/>
      <w:marLeft w:val="0"/>
      <w:marRight w:val="0"/>
      <w:marTop w:val="0"/>
      <w:marBottom w:val="0"/>
      <w:divBdr>
        <w:top w:val="none" w:sz="0" w:space="0" w:color="auto"/>
        <w:left w:val="none" w:sz="0" w:space="0" w:color="auto"/>
        <w:bottom w:val="none" w:sz="0" w:space="0" w:color="auto"/>
        <w:right w:val="none" w:sz="0" w:space="0" w:color="auto"/>
      </w:divBdr>
    </w:div>
    <w:div w:id="240872872">
      <w:bodyDiv w:val="1"/>
      <w:marLeft w:val="0"/>
      <w:marRight w:val="0"/>
      <w:marTop w:val="0"/>
      <w:marBottom w:val="0"/>
      <w:divBdr>
        <w:top w:val="none" w:sz="0" w:space="0" w:color="auto"/>
        <w:left w:val="none" w:sz="0" w:space="0" w:color="auto"/>
        <w:bottom w:val="none" w:sz="0" w:space="0" w:color="auto"/>
        <w:right w:val="none" w:sz="0" w:space="0" w:color="auto"/>
      </w:divBdr>
    </w:div>
    <w:div w:id="241724669">
      <w:bodyDiv w:val="1"/>
      <w:marLeft w:val="0"/>
      <w:marRight w:val="0"/>
      <w:marTop w:val="0"/>
      <w:marBottom w:val="0"/>
      <w:divBdr>
        <w:top w:val="none" w:sz="0" w:space="0" w:color="auto"/>
        <w:left w:val="none" w:sz="0" w:space="0" w:color="auto"/>
        <w:bottom w:val="none" w:sz="0" w:space="0" w:color="auto"/>
        <w:right w:val="none" w:sz="0" w:space="0" w:color="auto"/>
      </w:divBdr>
    </w:div>
    <w:div w:id="242305204">
      <w:bodyDiv w:val="1"/>
      <w:marLeft w:val="0"/>
      <w:marRight w:val="0"/>
      <w:marTop w:val="0"/>
      <w:marBottom w:val="0"/>
      <w:divBdr>
        <w:top w:val="none" w:sz="0" w:space="0" w:color="auto"/>
        <w:left w:val="none" w:sz="0" w:space="0" w:color="auto"/>
        <w:bottom w:val="none" w:sz="0" w:space="0" w:color="auto"/>
        <w:right w:val="none" w:sz="0" w:space="0" w:color="auto"/>
      </w:divBdr>
    </w:div>
    <w:div w:id="242761593">
      <w:bodyDiv w:val="1"/>
      <w:marLeft w:val="0"/>
      <w:marRight w:val="0"/>
      <w:marTop w:val="0"/>
      <w:marBottom w:val="0"/>
      <w:divBdr>
        <w:top w:val="none" w:sz="0" w:space="0" w:color="auto"/>
        <w:left w:val="none" w:sz="0" w:space="0" w:color="auto"/>
        <w:bottom w:val="none" w:sz="0" w:space="0" w:color="auto"/>
        <w:right w:val="none" w:sz="0" w:space="0" w:color="auto"/>
      </w:divBdr>
    </w:div>
    <w:div w:id="242876545">
      <w:bodyDiv w:val="1"/>
      <w:marLeft w:val="0"/>
      <w:marRight w:val="0"/>
      <w:marTop w:val="0"/>
      <w:marBottom w:val="0"/>
      <w:divBdr>
        <w:top w:val="none" w:sz="0" w:space="0" w:color="auto"/>
        <w:left w:val="none" w:sz="0" w:space="0" w:color="auto"/>
        <w:bottom w:val="none" w:sz="0" w:space="0" w:color="auto"/>
        <w:right w:val="none" w:sz="0" w:space="0" w:color="auto"/>
      </w:divBdr>
    </w:div>
    <w:div w:id="242881630">
      <w:bodyDiv w:val="1"/>
      <w:marLeft w:val="0"/>
      <w:marRight w:val="0"/>
      <w:marTop w:val="0"/>
      <w:marBottom w:val="0"/>
      <w:divBdr>
        <w:top w:val="none" w:sz="0" w:space="0" w:color="auto"/>
        <w:left w:val="none" w:sz="0" w:space="0" w:color="auto"/>
        <w:bottom w:val="none" w:sz="0" w:space="0" w:color="auto"/>
        <w:right w:val="none" w:sz="0" w:space="0" w:color="auto"/>
      </w:divBdr>
    </w:div>
    <w:div w:id="243229369">
      <w:bodyDiv w:val="1"/>
      <w:marLeft w:val="0"/>
      <w:marRight w:val="0"/>
      <w:marTop w:val="0"/>
      <w:marBottom w:val="0"/>
      <w:divBdr>
        <w:top w:val="none" w:sz="0" w:space="0" w:color="auto"/>
        <w:left w:val="none" w:sz="0" w:space="0" w:color="auto"/>
        <w:bottom w:val="none" w:sz="0" w:space="0" w:color="auto"/>
        <w:right w:val="none" w:sz="0" w:space="0" w:color="auto"/>
      </w:divBdr>
    </w:div>
    <w:div w:id="243420861">
      <w:bodyDiv w:val="1"/>
      <w:marLeft w:val="0"/>
      <w:marRight w:val="0"/>
      <w:marTop w:val="0"/>
      <w:marBottom w:val="0"/>
      <w:divBdr>
        <w:top w:val="none" w:sz="0" w:space="0" w:color="auto"/>
        <w:left w:val="none" w:sz="0" w:space="0" w:color="auto"/>
        <w:bottom w:val="none" w:sz="0" w:space="0" w:color="auto"/>
        <w:right w:val="none" w:sz="0" w:space="0" w:color="auto"/>
      </w:divBdr>
    </w:div>
    <w:div w:id="243539435">
      <w:bodyDiv w:val="1"/>
      <w:marLeft w:val="0"/>
      <w:marRight w:val="0"/>
      <w:marTop w:val="0"/>
      <w:marBottom w:val="0"/>
      <w:divBdr>
        <w:top w:val="none" w:sz="0" w:space="0" w:color="auto"/>
        <w:left w:val="none" w:sz="0" w:space="0" w:color="auto"/>
        <w:bottom w:val="none" w:sz="0" w:space="0" w:color="auto"/>
        <w:right w:val="none" w:sz="0" w:space="0" w:color="auto"/>
      </w:divBdr>
    </w:div>
    <w:div w:id="243607386">
      <w:bodyDiv w:val="1"/>
      <w:marLeft w:val="0"/>
      <w:marRight w:val="0"/>
      <w:marTop w:val="0"/>
      <w:marBottom w:val="0"/>
      <w:divBdr>
        <w:top w:val="none" w:sz="0" w:space="0" w:color="auto"/>
        <w:left w:val="none" w:sz="0" w:space="0" w:color="auto"/>
        <w:bottom w:val="none" w:sz="0" w:space="0" w:color="auto"/>
        <w:right w:val="none" w:sz="0" w:space="0" w:color="auto"/>
      </w:divBdr>
    </w:div>
    <w:div w:id="243877997">
      <w:bodyDiv w:val="1"/>
      <w:marLeft w:val="0"/>
      <w:marRight w:val="0"/>
      <w:marTop w:val="0"/>
      <w:marBottom w:val="0"/>
      <w:divBdr>
        <w:top w:val="none" w:sz="0" w:space="0" w:color="auto"/>
        <w:left w:val="none" w:sz="0" w:space="0" w:color="auto"/>
        <w:bottom w:val="none" w:sz="0" w:space="0" w:color="auto"/>
        <w:right w:val="none" w:sz="0" w:space="0" w:color="auto"/>
      </w:divBdr>
    </w:div>
    <w:div w:id="244072857">
      <w:bodyDiv w:val="1"/>
      <w:marLeft w:val="0"/>
      <w:marRight w:val="0"/>
      <w:marTop w:val="0"/>
      <w:marBottom w:val="0"/>
      <w:divBdr>
        <w:top w:val="none" w:sz="0" w:space="0" w:color="auto"/>
        <w:left w:val="none" w:sz="0" w:space="0" w:color="auto"/>
        <w:bottom w:val="none" w:sz="0" w:space="0" w:color="auto"/>
        <w:right w:val="none" w:sz="0" w:space="0" w:color="auto"/>
      </w:divBdr>
    </w:div>
    <w:div w:id="244412832">
      <w:bodyDiv w:val="1"/>
      <w:marLeft w:val="0"/>
      <w:marRight w:val="0"/>
      <w:marTop w:val="0"/>
      <w:marBottom w:val="0"/>
      <w:divBdr>
        <w:top w:val="none" w:sz="0" w:space="0" w:color="auto"/>
        <w:left w:val="none" w:sz="0" w:space="0" w:color="auto"/>
        <w:bottom w:val="none" w:sz="0" w:space="0" w:color="auto"/>
        <w:right w:val="none" w:sz="0" w:space="0" w:color="auto"/>
      </w:divBdr>
    </w:div>
    <w:div w:id="244725267">
      <w:bodyDiv w:val="1"/>
      <w:marLeft w:val="0"/>
      <w:marRight w:val="0"/>
      <w:marTop w:val="0"/>
      <w:marBottom w:val="0"/>
      <w:divBdr>
        <w:top w:val="none" w:sz="0" w:space="0" w:color="auto"/>
        <w:left w:val="none" w:sz="0" w:space="0" w:color="auto"/>
        <w:bottom w:val="none" w:sz="0" w:space="0" w:color="auto"/>
        <w:right w:val="none" w:sz="0" w:space="0" w:color="auto"/>
      </w:divBdr>
    </w:div>
    <w:div w:id="244806322">
      <w:bodyDiv w:val="1"/>
      <w:marLeft w:val="0"/>
      <w:marRight w:val="0"/>
      <w:marTop w:val="0"/>
      <w:marBottom w:val="0"/>
      <w:divBdr>
        <w:top w:val="none" w:sz="0" w:space="0" w:color="auto"/>
        <w:left w:val="none" w:sz="0" w:space="0" w:color="auto"/>
        <w:bottom w:val="none" w:sz="0" w:space="0" w:color="auto"/>
        <w:right w:val="none" w:sz="0" w:space="0" w:color="auto"/>
      </w:divBdr>
    </w:div>
    <w:div w:id="244845431">
      <w:bodyDiv w:val="1"/>
      <w:marLeft w:val="0"/>
      <w:marRight w:val="0"/>
      <w:marTop w:val="0"/>
      <w:marBottom w:val="0"/>
      <w:divBdr>
        <w:top w:val="none" w:sz="0" w:space="0" w:color="auto"/>
        <w:left w:val="none" w:sz="0" w:space="0" w:color="auto"/>
        <w:bottom w:val="none" w:sz="0" w:space="0" w:color="auto"/>
        <w:right w:val="none" w:sz="0" w:space="0" w:color="auto"/>
      </w:divBdr>
    </w:div>
    <w:div w:id="244996687">
      <w:bodyDiv w:val="1"/>
      <w:marLeft w:val="0"/>
      <w:marRight w:val="0"/>
      <w:marTop w:val="0"/>
      <w:marBottom w:val="0"/>
      <w:divBdr>
        <w:top w:val="none" w:sz="0" w:space="0" w:color="auto"/>
        <w:left w:val="none" w:sz="0" w:space="0" w:color="auto"/>
        <w:bottom w:val="none" w:sz="0" w:space="0" w:color="auto"/>
        <w:right w:val="none" w:sz="0" w:space="0" w:color="auto"/>
      </w:divBdr>
    </w:div>
    <w:div w:id="245725265">
      <w:bodyDiv w:val="1"/>
      <w:marLeft w:val="0"/>
      <w:marRight w:val="0"/>
      <w:marTop w:val="0"/>
      <w:marBottom w:val="0"/>
      <w:divBdr>
        <w:top w:val="none" w:sz="0" w:space="0" w:color="auto"/>
        <w:left w:val="none" w:sz="0" w:space="0" w:color="auto"/>
        <w:bottom w:val="none" w:sz="0" w:space="0" w:color="auto"/>
        <w:right w:val="none" w:sz="0" w:space="0" w:color="auto"/>
      </w:divBdr>
    </w:div>
    <w:div w:id="246428858">
      <w:bodyDiv w:val="1"/>
      <w:marLeft w:val="0"/>
      <w:marRight w:val="0"/>
      <w:marTop w:val="0"/>
      <w:marBottom w:val="0"/>
      <w:divBdr>
        <w:top w:val="none" w:sz="0" w:space="0" w:color="auto"/>
        <w:left w:val="none" w:sz="0" w:space="0" w:color="auto"/>
        <w:bottom w:val="none" w:sz="0" w:space="0" w:color="auto"/>
        <w:right w:val="none" w:sz="0" w:space="0" w:color="auto"/>
      </w:divBdr>
    </w:div>
    <w:div w:id="246429560">
      <w:bodyDiv w:val="1"/>
      <w:marLeft w:val="0"/>
      <w:marRight w:val="0"/>
      <w:marTop w:val="0"/>
      <w:marBottom w:val="0"/>
      <w:divBdr>
        <w:top w:val="none" w:sz="0" w:space="0" w:color="auto"/>
        <w:left w:val="none" w:sz="0" w:space="0" w:color="auto"/>
        <w:bottom w:val="none" w:sz="0" w:space="0" w:color="auto"/>
        <w:right w:val="none" w:sz="0" w:space="0" w:color="auto"/>
      </w:divBdr>
    </w:div>
    <w:div w:id="246889471">
      <w:bodyDiv w:val="1"/>
      <w:marLeft w:val="0"/>
      <w:marRight w:val="0"/>
      <w:marTop w:val="0"/>
      <w:marBottom w:val="0"/>
      <w:divBdr>
        <w:top w:val="none" w:sz="0" w:space="0" w:color="auto"/>
        <w:left w:val="none" w:sz="0" w:space="0" w:color="auto"/>
        <w:bottom w:val="none" w:sz="0" w:space="0" w:color="auto"/>
        <w:right w:val="none" w:sz="0" w:space="0" w:color="auto"/>
      </w:divBdr>
    </w:div>
    <w:div w:id="247151504">
      <w:bodyDiv w:val="1"/>
      <w:marLeft w:val="0"/>
      <w:marRight w:val="0"/>
      <w:marTop w:val="0"/>
      <w:marBottom w:val="0"/>
      <w:divBdr>
        <w:top w:val="none" w:sz="0" w:space="0" w:color="auto"/>
        <w:left w:val="none" w:sz="0" w:space="0" w:color="auto"/>
        <w:bottom w:val="none" w:sz="0" w:space="0" w:color="auto"/>
        <w:right w:val="none" w:sz="0" w:space="0" w:color="auto"/>
      </w:divBdr>
    </w:div>
    <w:div w:id="247349200">
      <w:bodyDiv w:val="1"/>
      <w:marLeft w:val="0"/>
      <w:marRight w:val="0"/>
      <w:marTop w:val="0"/>
      <w:marBottom w:val="0"/>
      <w:divBdr>
        <w:top w:val="none" w:sz="0" w:space="0" w:color="auto"/>
        <w:left w:val="none" w:sz="0" w:space="0" w:color="auto"/>
        <w:bottom w:val="none" w:sz="0" w:space="0" w:color="auto"/>
        <w:right w:val="none" w:sz="0" w:space="0" w:color="auto"/>
      </w:divBdr>
    </w:div>
    <w:div w:id="247469779">
      <w:bodyDiv w:val="1"/>
      <w:marLeft w:val="0"/>
      <w:marRight w:val="0"/>
      <w:marTop w:val="0"/>
      <w:marBottom w:val="0"/>
      <w:divBdr>
        <w:top w:val="none" w:sz="0" w:space="0" w:color="auto"/>
        <w:left w:val="none" w:sz="0" w:space="0" w:color="auto"/>
        <w:bottom w:val="none" w:sz="0" w:space="0" w:color="auto"/>
        <w:right w:val="none" w:sz="0" w:space="0" w:color="auto"/>
      </w:divBdr>
    </w:div>
    <w:div w:id="247665698">
      <w:bodyDiv w:val="1"/>
      <w:marLeft w:val="0"/>
      <w:marRight w:val="0"/>
      <w:marTop w:val="0"/>
      <w:marBottom w:val="0"/>
      <w:divBdr>
        <w:top w:val="none" w:sz="0" w:space="0" w:color="auto"/>
        <w:left w:val="none" w:sz="0" w:space="0" w:color="auto"/>
        <w:bottom w:val="none" w:sz="0" w:space="0" w:color="auto"/>
        <w:right w:val="none" w:sz="0" w:space="0" w:color="auto"/>
      </w:divBdr>
    </w:div>
    <w:div w:id="248151874">
      <w:bodyDiv w:val="1"/>
      <w:marLeft w:val="0"/>
      <w:marRight w:val="0"/>
      <w:marTop w:val="0"/>
      <w:marBottom w:val="0"/>
      <w:divBdr>
        <w:top w:val="none" w:sz="0" w:space="0" w:color="auto"/>
        <w:left w:val="none" w:sz="0" w:space="0" w:color="auto"/>
        <w:bottom w:val="none" w:sz="0" w:space="0" w:color="auto"/>
        <w:right w:val="none" w:sz="0" w:space="0" w:color="auto"/>
      </w:divBdr>
    </w:div>
    <w:div w:id="248391485">
      <w:bodyDiv w:val="1"/>
      <w:marLeft w:val="0"/>
      <w:marRight w:val="0"/>
      <w:marTop w:val="0"/>
      <w:marBottom w:val="0"/>
      <w:divBdr>
        <w:top w:val="none" w:sz="0" w:space="0" w:color="auto"/>
        <w:left w:val="none" w:sz="0" w:space="0" w:color="auto"/>
        <w:bottom w:val="none" w:sz="0" w:space="0" w:color="auto"/>
        <w:right w:val="none" w:sz="0" w:space="0" w:color="auto"/>
      </w:divBdr>
    </w:div>
    <w:div w:id="248467268">
      <w:bodyDiv w:val="1"/>
      <w:marLeft w:val="0"/>
      <w:marRight w:val="0"/>
      <w:marTop w:val="0"/>
      <w:marBottom w:val="0"/>
      <w:divBdr>
        <w:top w:val="none" w:sz="0" w:space="0" w:color="auto"/>
        <w:left w:val="none" w:sz="0" w:space="0" w:color="auto"/>
        <w:bottom w:val="none" w:sz="0" w:space="0" w:color="auto"/>
        <w:right w:val="none" w:sz="0" w:space="0" w:color="auto"/>
      </w:divBdr>
    </w:div>
    <w:div w:id="248582428">
      <w:bodyDiv w:val="1"/>
      <w:marLeft w:val="0"/>
      <w:marRight w:val="0"/>
      <w:marTop w:val="0"/>
      <w:marBottom w:val="0"/>
      <w:divBdr>
        <w:top w:val="none" w:sz="0" w:space="0" w:color="auto"/>
        <w:left w:val="none" w:sz="0" w:space="0" w:color="auto"/>
        <w:bottom w:val="none" w:sz="0" w:space="0" w:color="auto"/>
        <w:right w:val="none" w:sz="0" w:space="0" w:color="auto"/>
      </w:divBdr>
    </w:div>
    <w:div w:id="248736411">
      <w:bodyDiv w:val="1"/>
      <w:marLeft w:val="0"/>
      <w:marRight w:val="0"/>
      <w:marTop w:val="0"/>
      <w:marBottom w:val="0"/>
      <w:divBdr>
        <w:top w:val="none" w:sz="0" w:space="0" w:color="auto"/>
        <w:left w:val="none" w:sz="0" w:space="0" w:color="auto"/>
        <w:bottom w:val="none" w:sz="0" w:space="0" w:color="auto"/>
        <w:right w:val="none" w:sz="0" w:space="0" w:color="auto"/>
      </w:divBdr>
    </w:div>
    <w:div w:id="248778578">
      <w:bodyDiv w:val="1"/>
      <w:marLeft w:val="0"/>
      <w:marRight w:val="0"/>
      <w:marTop w:val="0"/>
      <w:marBottom w:val="0"/>
      <w:divBdr>
        <w:top w:val="none" w:sz="0" w:space="0" w:color="auto"/>
        <w:left w:val="none" w:sz="0" w:space="0" w:color="auto"/>
        <w:bottom w:val="none" w:sz="0" w:space="0" w:color="auto"/>
        <w:right w:val="none" w:sz="0" w:space="0" w:color="auto"/>
      </w:divBdr>
    </w:div>
    <w:div w:id="248849716">
      <w:bodyDiv w:val="1"/>
      <w:marLeft w:val="0"/>
      <w:marRight w:val="0"/>
      <w:marTop w:val="0"/>
      <w:marBottom w:val="0"/>
      <w:divBdr>
        <w:top w:val="none" w:sz="0" w:space="0" w:color="auto"/>
        <w:left w:val="none" w:sz="0" w:space="0" w:color="auto"/>
        <w:bottom w:val="none" w:sz="0" w:space="0" w:color="auto"/>
        <w:right w:val="none" w:sz="0" w:space="0" w:color="auto"/>
      </w:divBdr>
    </w:div>
    <w:div w:id="248850947">
      <w:bodyDiv w:val="1"/>
      <w:marLeft w:val="0"/>
      <w:marRight w:val="0"/>
      <w:marTop w:val="0"/>
      <w:marBottom w:val="0"/>
      <w:divBdr>
        <w:top w:val="none" w:sz="0" w:space="0" w:color="auto"/>
        <w:left w:val="none" w:sz="0" w:space="0" w:color="auto"/>
        <w:bottom w:val="none" w:sz="0" w:space="0" w:color="auto"/>
        <w:right w:val="none" w:sz="0" w:space="0" w:color="auto"/>
      </w:divBdr>
    </w:div>
    <w:div w:id="249123942">
      <w:bodyDiv w:val="1"/>
      <w:marLeft w:val="0"/>
      <w:marRight w:val="0"/>
      <w:marTop w:val="0"/>
      <w:marBottom w:val="0"/>
      <w:divBdr>
        <w:top w:val="none" w:sz="0" w:space="0" w:color="auto"/>
        <w:left w:val="none" w:sz="0" w:space="0" w:color="auto"/>
        <w:bottom w:val="none" w:sz="0" w:space="0" w:color="auto"/>
        <w:right w:val="none" w:sz="0" w:space="0" w:color="auto"/>
      </w:divBdr>
    </w:div>
    <w:div w:id="250546704">
      <w:bodyDiv w:val="1"/>
      <w:marLeft w:val="0"/>
      <w:marRight w:val="0"/>
      <w:marTop w:val="0"/>
      <w:marBottom w:val="0"/>
      <w:divBdr>
        <w:top w:val="none" w:sz="0" w:space="0" w:color="auto"/>
        <w:left w:val="none" w:sz="0" w:space="0" w:color="auto"/>
        <w:bottom w:val="none" w:sz="0" w:space="0" w:color="auto"/>
        <w:right w:val="none" w:sz="0" w:space="0" w:color="auto"/>
      </w:divBdr>
    </w:div>
    <w:div w:id="250554697">
      <w:bodyDiv w:val="1"/>
      <w:marLeft w:val="0"/>
      <w:marRight w:val="0"/>
      <w:marTop w:val="0"/>
      <w:marBottom w:val="0"/>
      <w:divBdr>
        <w:top w:val="none" w:sz="0" w:space="0" w:color="auto"/>
        <w:left w:val="none" w:sz="0" w:space="0" w:color="auto"/>
        <w:bottom w:val="none" w:sz="0" w:space="0" w:color="auto"/>
        <w:right w:val="none" w:sz="0" w:space="0" w:color="auto"/>
      </w:divBdr>
    </w:div>
    <w:div w:id="250627382">
      <w:bodyDiv w:val="1"/>
      <w:marLeft w:val="0"/>
      <w:marRight w:val="0"/>
      <w:marTop w:val="0"/>
      <w:marBottom w:val="0"/>
      <w:divBdr>
        <w:top w:val="none" w:sz="0" w:space="0" w:color="auto"/>
        <w:left w:val="none" w:sz="0" w:space="0" w:color="auto"/>
        <w:bottom w:val="none" w:sz="0" w:space="0" w:color="auto"/>
        <w:right w:val="none" w:sz="0" w:space="0" w:color="auto"/>
      </w:divBdr>
    </w:div>
    <w:div w:id="250704889">
      <w:bodyDiv w:val="1"/>
      <w:marLeft w:val="0"/>
      <w:marRight w:val="0"/>
      <w:marTop w:val="0"/>
      <w:marBottom w:val="0"/>
      <w:divBdr>
        <w:top w:val="none" w:sz="0" w:space="0" w:color="auto"/>
        <w:left w:val="none" w:sz="0" w:space="0" w:color="auto"/>
        <w:bottom w:val="none" w:sz="0" w:space="0" w:color="auto"/>
        <w:right w:val="none" w:sz="0" w:space="0" w:color="auto"/>
      </w:divBdr>
    </w:div>
    <w:div w:id="250965903">
      <w:bodyDiv w:val="1"/>
      <w:marLeft w:val="0"/>
      <w:marRight w:val="0"/>
      <w:marTop w:val="0"/>
      <w:marBottom w:val="0"/>
      <w:divBdr>
        <w:top w:val="none" w:sz="0" w:space="0" w:color="auto"/>
        <w:left w:val="none" w:sz="0" w:space="0" w:color="auto"/>
        <w:bottom w:val="none" w:sz="0" w:space="0" w:color="auto"/>
        <w:right w:val="none" w:sz="0" w:space="0" w:color="auto"/>
      </w:divBdr>
    </w:div>
    <w:div w:id="250969570">
      <w:bodyDiv w:val="1"/>
      <w:marLeft w:val="0"/>
      <w:marRight w:val="0"/>
      <w:marTop w:val="0"/>
      <w:marBottom w:val="0"/>
      <w:divBdr>
        <w:top w:val="none" w:sz="0" w:space="0" w:color="auto"/>
        <w:left w:val="none" w:sz="0" w:space="0" w:color="auto"/>
        <w:bottom w:val="none" w:sz="0" w:space="0" w:color="auto"/>
        <w:right w:val="none" w:sz="0" w:space="0" w:color="auto"/>
      </w:divBdr>
    </w:div>
    <w:div w:id="251208748">
      <w:bodyDiv w:val="1"/>
      <w:marLeft w:val="0"/>
      <w:marRight w:val="0"/>
      <w:marTop w:val="0"/>
      <w:marBottom w:val="0"/>
      <w:divBdr>
        <w:top w:val="none" w:sz="0" w:space="0" w:color="auto"/>
        <w:left w:val="none" w:sz="0" w:space="0" w:color="auto"/>
        <w:bottom w:val="none" w:sz="0" w:space="0" w:color="auto"/>
        <w:right w:val="none" w:sz="0" w:space="0" w:color="auto"/>
      </w:divBdr>
    </w:div>
    <w:div w:id="251282546">
      <w:bodyDiv w:val="1"/>
      <w:marLeft w:val="0"/>
      <w:marRight w:val="0"/>
      <w:marTop w:val="0"/>
      <w:marBottom w:val="0"/>
      <w:divBdr>
        <w:top w:val="none" w:sz="0" w:space="0" w:color="auto"/>
        <w:left w:val="none" w:sz="0" w:space="0" w:color="auto"/>
        <w:bottom w:val="none" w:sz="0" w:space="0" w:color="auto"/>
        <w:right w:val="none" w:sz="0" w:space="0" w:color="auto"/>
      </w:divBdr>
    </w:div>
    <w:div w:id="251939511">
      <w:bodyDiv w:val="1"/>
      <w:marLeft w:val="0"/>
      <w:marRight w:val="0"/>
      <w:marTop w:val="0"/>
      <w:marBottom w:val="0"/>
      <w:divBdr>
        <w:top w:val="none" w:sz="0" w:space="0" w:color="auto"/>
        <w:left w:val="none" w:sz="0" w:space="0" w:color="auto"/>
        <w:bottom w:val="none" w:sz="0" w:space="0" w:color="auto"/>
        <w:right w:val="none" w:sz="0" w:space="0" w:color="auto"/>
      </w:divBdr>
    </w:div>
    <w:div w:id="252009774">
      <w:bodyDiv w:val="1"/>
      <w:marLeft w:val="0"/>
      <w:marRight w:val="0"/>
      <w:marTop w:val="0"/>
      <w:marBottom w:val="0"/>
      <w:divBdr>
        <w:top w:val="none" w:sz="0" w:space="0" w:color="auto"/>
        <w:left w:val="none" w:sz="0" w:space="0" w:color="auto"/>
        <w:bottom w:val="none" w:sz="0" w:space="0" w:color="auto"/>
        <w:right w:val="none" w:sz="0" w:space="0" w:color="auto"/>
      </w:divBdr>
    </w:div>
    <w:div w:id="252012593">
      <w:bodyDiv w:val="1"/>
      <w:marLeft w:val="0"/>
      <w:marRight w:val="0"/>
      <w:marTop w:val="0"/>
      <w:marBottom w:val="0"/>
      <w:divBdr>
        <w:top w:val="none" w:sz="0" w:space="0" w:color="auto"/>
        <w:left w:val="none" w:sz="0" w:space="0" w:color="auto"/>
        <w:bottom w:val="none" w:sz="0" w:space="0" w:color="auto"/>
        <w:right w:val="none" w:sz="0" w:space="0" w:color="auto"/>
      </w:divBdr>
    </w:div>
    <w:div w:id="252709701">
      <w:bodyDiv w:val="1"/>
      <w:marLeft w:val="0"/>
      <w:marRight w:val="0"/>
      <w:marTop w:val="0"/>
      <w:marBottom w:val="0"/>
      <w:divBdr>
        <w:top w:val="none" w:sz="0" w:space="0" w:color="auto"/>
        <w:left w:val="none" w:sz="0" w:space="0" w:color="auto"/>
        <w:bottom w:val="none" w:sz="0" w:space="0" w:color="auto"/>
        <w:right w:val="none" w:sz="0" w:space="0" w:color="auto"/>
      </w:divBdr>
    </w:div>
    <w:div w:id="253244367">
      <w:bodyDiv w:val="1"/>
      <w:marLeft w:val="0"/>
      <w:marRight w:val="0"/>
      <w:marTop w:val="0"/>
      <w:marBottom w:val="0"/>
      <w:divBdr>
        <w:top w:val="none" w:sz="0" w:space="0" w:color="auto"/>
        <w:left w:val="none" w:sz="0" w:space="0" w:color="auto"/>
        <w:bottom w:val="none" w:sz="0" w:space="0" w:color="auto"/>
        <w:right w:val="none" w:sz="0" w:space="0" w:color="auto"/>
      </w:divBdr>
    </w:div>
    <w:div w:id="253318251">
      <w:bodyDiv w:val="1"/>
      <w:marLeft w:val="0"/>
      <w:marRight w:val="0"/>
      <w:marTop w:val="0"/>
      <w:marBottom w:val="0"/>
      <w:divBdr>
        <w:top w:val="none" w:sz="0" w:space="0" w:color="auto"/>
        <w:left w:val="none" w:sz="0" w:space="0" w:color="auto"/>
        <w:bottom w:val="none" w:sz="0" w:space="0" w:color="auto"/>
        <w:right w:val="none" w:sz="0" w:space="0" w:color="auto"/>
      </w:divBdr>
    </w:div>
    <w:div w:id="253364124">
      <w:bodyDiv w:val="1"/>
      <w:marLeft w:val="0"/>
      <w:marRight w:val="0"/>
      <w:marTop w:val="0"/>
      <w:marBottom w:val="0"/>
      <w:divBdr>
        <w:top w:val="none" w:sz="0" w:space="0" w:color="auto"/>
        <w:left w:val="none" w:sz="0" w:space="0" w:color="auto"/>
        <w:bottom w:val="none" w:sz="0" w:space="0" w:color="auto"/>
        <w:right w:val="none" w:sz="0" w:space="0" w:color="auto"/>
      </w:divBdr>
    </w:div>
    <w:div w:id="253562325">
      <w:bodyDiv w:val="1"/>
      <w:marLeft w:val="0"/>
      <w:marRight w:val="0"/>
      <w:marTop w:val="0"/>
      <w:marBottom w:val="0"/>
      <w:divBdr>
        <w:top w:val="none" w:sz="0" w:space="0" w:color="auto"/>
        <w:left w:val="none" w:sz="0" w:space="0" w:color="auto"/>
        <w:bottom w:val="none" w:sz="0" w:space="0" w:color="auto"/>
        <w:right w:val="none" w:sz="0" w:space="0" w:color="auto"/>
      </w:divBdr>
    </w:div>
    <w:div w:id="254217492">
      <w:bodyDiv w:val="1"/>
      <w:marLeft w:val="0"/>
      <w:marRight w:val="0"/>
      <w:marTop w:val="0"/>
      <w:marBottom w:val="0"/>
      <w:divBdr>
        <w:top w:val="none" w:sz="0" w:space="0" w:color="auto"/>
        <w:left w:val="none" w:sz="0" w:space="0" w:color="auto"/>
        <w:bottom w:val="none" w:sz="0" w:space="0" w:color="auto"/>
        <w:right w:val="none" w:sz="0" w:space="0" w:color="auto"/>
      </w:divBdr>
    </w:div>
    <w:div w:id="254292516">
      <w:bodyDiv w:val="1"/>
      <w:marLeft w:val="0"/>
      <w:marRight w:val="0"/>
      <w:marTop w:val="0"/>
      <w:marBottom w:val="0"/>
      <w:divBdr>
        <w:top w:val="none" w:sz="0" w:space="0" w:color="auto"/>
        <w:left w:val="none" w:sz="0" w:space="0" w:color="auto"/>
        <w:bottom w:val="none" w:sz="0" w:space="0" w:color="auto"/>
        <w:right w:val="none" w:sz="0" w:space="0" w:color="auto"/>
      </w:divBdr>
    </w:div>
    <w:div w:id="255291270">
      <w:bodyDiv w:val="1"/>
      <w:marLeft w:val="0"/>
      <w:marRight w:val="0"/>
      <w:marTop w:val="0"/>
      <w:marBottom w:val="0"/>
      <w:divBdr>
        <w:top w:val="none" w:sz="0" w:space="0" w:color="auto"/>
        <w:left w:val="none" w:sz="0" w:space="0" w:color="auto"/>
        <w:bottom w:val="none" w:sz="0" w:space="0" w:color="auto"/>
        <w:right w:val="none" w:sz="0" w:space="0" w:color="auto"/>
      </w:divBdr>
    </w:div>
    <w:div w:id="255407319">
      <w:bodyDiv w:val="1"/>
      <w:marLeft w:val="0"/>
      <w:marRight w:val="0"/>
      <w:marTop w:val="0"/>
      <w:marBottom w:val="0"/>
      <w:divBdr>
        <w:top w:val="none" w:sz="0" w:space="0" w:color="auto"/>
        <w:left w:val="none" w:sz="0" w:space="0" w:color="auto"/>
        <w:bottom w:val="none" w:sz="0" w:space="0" w:color="auto"/>
        <w:right w:val="none" w:sz="0" w:space="0" w:color="auto"/>
      </w:divBdr>
    </w:div>
    <w:div w:id="255793420">
      <w:bodyDiv w:val="1"/>
      <w:marLeft w:val="0"/>
      <w:marRight w:val="0"/>
      <w:marTop w:val="0"/>
      <w:marBottom w:val="0"/>
      <w:divBdr>
        <w:top w:val="none" w:sz="0" w:space="0" w:color="auto"/>
        <w:left w:val="none" w:sz="0" w:space="0" w:color="auto"/>
        <w:bottom w:val="none" w:sz="0" w:space="0" w:color="auto"/>
        <w:right w:val="none" w:sz="0" w:space="0" w:color="auto"/>
      </w:divBdr>
    </w:div>
    <w:div w:id="255865641">
      <w:bodyDiv w:val="1"/>
      <w:marLeft w:val="0"/>
      <w:marRight w:val="0"/>
      <w:marTop w:val="0"/>
      <w:marBottom w:val="0"/>
      <w:divBdr>
        <w:top w:val="none" w:sz="0" w:space="0" w:color="auto"/>
        <w:left w:val="none" w:sz="0" w:space="0" w:color="auto"/>
        <w:bottom w:val="none" w:sz="0" w:space="0" w:color="auto"/>
        <w:right w:val="none" w:sz="0" w:space="0" w:color="auto"/>
      </w:divBdr>
    </w:div>
    <w:div w:id="256527787">
      <w:bodyDiv w:val="1"/>
      <w:marLeft w:val="0"/>
      <w:marRight w:val="0"/>
      <w:marTop w:val="0"/>
      <w:marBottom w:val="0"/>
      <w:divBdr>
        <w:top w:val="none" w:sz="0" w:space="0" w:color="auto"/>
        <w:left w:val="none" w:sz="0" w:space="0" w:color="auto"/>
        <w:bottom w:val="none" w:sz="0" w:space="0" w:color="auto"/>
        <w:right w:val="none" w:sz="0" w:space="0" w:color="auto"/>
      </w:divBdr>
    </w:div>
    <w:div w:id="256528011">
      <w:bodyDiv w:val="1"/>
      <w:marLeft w:val="0"/>
      <w:marRight w:val="0"/>
      <w:marTop w:val="0"/>
      <w:marBottom w:val="0"/>
      <w:divBdr>
        <w:top w:val="none" w:sz="0" w:space="0" w:color="auto"/>
        <w:left w:val="none" w:sz="0" w:space="0" w:color="auto"/>
        <w:bottom w:val="none" w:sz="0" w:space="0" w:color="auto"/>
        <w:right w:val="none" w:sz="0" w:space="0" w:color="auto"/>
      </w:divBdr>
    </w:div>
    <w:div w:id="257638692">
      <w:bodyDiv w:val="1"/>
      <w:marLeft w:val="0"/>
      <w:marRight w:val="0"/>
      <w:marTop w:val="0"/>
      <w:marBottom w:val="0"/>
      <w:divBdr>
        <w:top w:val="none" w:sz="0" w:space="0" w:color="auto"/>
        <w:left w:val="none" w:sz="0" w:space="0" w:color="auto"/>
        <w:bottom w:val="none" w:sz="0" w:space="0" w:color="auto"/>
        <w:right w:val="none" w:sz="0" w:space="0" w:color="auto"/>
      </w:divBdr>
    </w:div>
    <w:div w:id="257760076">
      <w:bodyDiv w:val="1"/>
      <w:marLeft w:val="0"/>
      <w:marRight w:val="0"/>
      <w:marTop w:val="0"/>
      <w:marBottom w:val="0"/>
      <w:divBdr>
        <w:top w:val="none" w:sz="0" w:space="0" w:color="auto"/>
        <w:left w:val="none" w:sz="0" w:space="0" w:color="auto"/>
        <w:bottom w:val="none" w:sz="0" w:space="0" w:color="auto"/>
        <w:right w:val="none" w:sz="0" w:space="0" w:color="auto"/>
      </w:divBdr>
    </w:div>
    <w:div w:id="258221865">
      <w:bodyDiv w:val="1"/>
      <w:marLeft w:val="0"/>
      <w:marRight w:val="0"/>
      <w:marTop w:val="0"/>
      <w:marBottom w:val="0"/>
      <w:divBdr>
        <w:top w:val="none" w:sz="0" w:space="0" w:color="auto"/>
        <w:left w:val="none" w:sz="0" w:space="0" w:color="auto"/>
        <w:bottom w:val="none" w:sz="0" w:space="0" w:color="auto"/>
        <w:right w:val="none" w:sz="0" w:space="0" w:color="auto"/>
      </w:divBdr>
    </w:div>
    <w:div w:id="258295978">
      <w:bodyDiv w:val="1"/>
      <w:marLeft w:val="0"/>
      <w:marRight w:val="0"/>
      <w:marTop w:val="0"/>
      <w:marBottom w:val="0"/>
      <w:divBdr>
        <w:top w:val="none" w:sz="0" w:space="0" w:color="auto"/>
        <w:left w:val="none" w:sz="0" w:space="0" w:color="auto"/>
        <w:bottom w:val="none" w:sz="0" w:space="0" w:color="auto"/>
        <w:right w:val="none" w:sz="0" w:space="0" w:color="auto"/>
      </w:divBdr>
    </w:div>
    <w:div w:id="258493102">
      <w:bodyDiv w:val="1"/>
      <w:marLeft w:val="0"/>
      <w:marRight w:val="0"/>
      <w:marTop w:val="0"/>
      <w:marBottom w:val="0"/>
      <w:divBdr>
        <w:top w:val="none" w:sz="0" w:space="0" w:color="auto"/>
        <w:left w:val="none" w:sz="0" w:space="0" w:color="auto"/>
        <w:bottom w:val="none" w:sz="0" w:space="0" w:color="auto"/>
        <w:right w:val="none" w:sz="0" w:space="0" w:color="auto"/>
      </w:divBdr>
    </w:div>
    <w:div w:id="258759380">
      <w:bodyDiv w:val="1"/>
      <w:marLeft w:val="0"/>
      <w:marRight w:val="0"/>
      <w:marTop w:val="0"/>
      <w:marBottom w:val="0"/>
      <w:divBdr>
        <w:top w:val="none" w:sz="0" w:space="0" w:color="auto"/>
        <w:left w:val="none" w:sz="0" w:space="0" w:color="auto"/>
        <w:bottom w:val="none" w:sz="0" w:space="0" w:color="auto"/>
        <w:right w:val="none" w:sz="0" w:space="0" w:color="auto"/>
      </w:divBdr>
    </w:div>
    <w:div w:id="259030177">
      <w:bodyDiv w:val="1"/>
      <w:marLeft w:val="0"/>
      <w:marRight w:val="0"/>
      <w:marTop w:val="0"/>
      <w:marBottom w:val="0"/>
      <w:divBdr>
        <w:top w:val="none" w:sz="0" w:space="0" w:color="auto"/>
        <w:left w:val="none" w:sz="0" w:space="0" w:color="auto"/>
        <w:bottom w:val="none" w:sz="0" w:space="0" w:color="auto"/>
        <w:right w:val="none" w:sz="0" w:space="0" w:color="auto"/>
      </w:divBdr>
    </w:div>
    <w:div w:id="259215805">
      <w:bodyDiv w:val="1"/>
      <w:marLeft w:val="0"/>
      <w:marRight w:val="0"/>
      <w:marTop w:val="0"/>
      <w:marBottom w:val="0"/>
      <w:divBdr>
        <w:top w:val="none" w:sz="0" w:space="0" w:color="auto"/>
        <w:left w:val="none" w:sz="0" w:space="0" w:color="auto"/>
        <w:bottom w:val="none" w:sz="0" w:space="0" w:color="auto"/>
        <w:right w:val="none" w:sz="0" w:space="0" w:color="auto"/>
      </w:divBdr>
    </w:div>
    <w:div w:id="259528946">
      <w:bodyDiv w:val="1"/>
      <w:marLeft w:val="0"/>
      <w:marRight w:val="0"/>
      <w:marTop w:val="0"/>
      <w:marBottom w:val="0"/>
      <w:divBdr>
        <w:top w:val="none" w:sz="0" w:space="0" w:color="auto"/>
        <w:left w:val="none" w:sz="0" w:space="0" w:color="auto"/>
        <w:bottom w:val="none" w:sz="0" w:space="0" w:color="auto"/>
        <w:right w:val="none" w:sz="0" w:space="0" w:color="auto"/>
      </w:divBdr>
    </w:div>
    <w:div w:id="259721653">
      <w:bodyDiv w:val="1"/>
      <w:marLeft w:val="0"/>
      <w:marRight w:val="0"/>
      <w:marTop w:val="0"/>
      <w:marBottom w:val="0"/>
      <w:divBdr>
        <w:top w:val="none" w:sz="0" w:space="0" w:color="auto"/>
        <w:left w:val="none" w:sz="0" w:space="0" w:color="auto"/>
        <w:bottom w:val="none" w:sz="0" w:space="0" w:color="auto"/>
        <w:right w:val="none" w:sz="0" w:space="0" w:color="auto"/>
      </w:divBdr>
    </w:div>
    <w:div w:id="260064070">
      <w:bodyDiv w:val="1"/>
      <w:marLeft w:val="0"/>
      <w:marRight w:val="0"/>
      <w:marTop w:val="0"/>
      <w:marBottom w:val="0"/>
      <w:divBdr>
        <w:top w:val="none" w:sz="0" w:space="0" w:color="auto"/>
        <w:left w:val="none" w:sz="0" w:space="0" w:color="auto"/>
        <w:bottom w:val="none" w:sz="0" w:space="0" w:color="auto"/>
        <w:right w:val="none" w:sz="0" w:space="0" w:color="auto"/>
      </w:divBdr>
    </w:div>
    <w:div w:id="260263071">
      <w:bodyDiv w:val="1"/>
      <w:marLeft w:val="0"/>
      <w:marRight w:val="0"/>
      <w:marTop w:val="0"/>
      <w:marBottom w:val="0"/>
      <w:divBdr>
        <w:top w:val="none" w:sz="0" w:space="0" w:color="auto"/>
        <w:left w:val="none" w:sz="0" w:space="0" w:color="auto"/>
        <w:bottom w:val="none" w:sz="0" w:space="0" w:color="auto"/>
        <w:right w:val="none" w:sz="0" w:space="0" w:color="auto"/>
      </w:divBdr>
    </w:div>
    <w:div w:id="260531759">
      <w:bodyDiv w:val="1"/>
      <w:marLeft w:val="0"/>
      <w:marRight w:val="0"/>
      <w:marTop w:val="0"/>
      <w:marBottom w:val="0"/>
      <w:divBdr>
        <w:top w:val="none" w:sz="0" w:space="0" w:color="auto"/>
        <w:left w:val="none" w:sz="0" w:space="0" w:color="auto"/>
        <w:bottom w:val="none" w:sz="0" w:space="0" w:color="auto"/>
        <w:right w:val="none" w:sz="0" w:space="0" w:color="auto"/>
      </w:divBdr>
    </w:div>
    <w:div w:id="260575144">
      <w:bodyDiv w:val="1"/>
      <w:marLeft w:val="0"/>
      <w:marRight w:val="0"/>
      <w:marTop w:val="0"/>
      <w:marBottom w:val="0"/>
      <w:divBdr>
        <w:top w:val="none" w:sz="0" w:space="0" w:color="auto"/>
        <w:left w:val="none" w:sz="0" w:space="0" w:color="auto"/>
        <w:bottom w:val="none" w:sz="0" w:space="0" w:color="auto"/>
        <w:right w:val="none" w:sz="0" w:space="0" w:color="auto"/>
      </w:divBdr>
    </w:div>
    <w:div w:id="261230483">
      <w:bodyDiv w:val="1"/>
      <w:marLeft w:val="0"/>
      <w:marRight w:val="0"/>
      <w:marTop w:val="0"/>
      <w:marBottom w:val="0"/>
      <w:divBdr>
        <w:top w:val="none" w:sz="0" w:space="0" w:color="auto"/>
        <w:left w:val="none" w:sz="0" w:space="0" w:color="auto"/>
        <w:bottom w:val="none" w:sz="0" w:space="0" w:color="auto"/>
        <w:right w:val="none" w:sz="0" w:space="0" w:color="auto"/>
      </w:divBdr>
    </w:div>
    <w:div w:id="261302074">
      <w:bodyDiv w:val="1"/>
      <w:marLeft w:val="0"/>
      <w:marRight w:val="0"/>
      <w:marTop w:val="0"/>
      <w:marBottom w:val="0"/>
      <w:divBdr>
        <w:top w:val="none" w:sz="0" w:space="0" w:color="auto"/>
        <w:left w:val="none" w:sz="0" w:space="0" w:color="auto"/>
        <w:bottom w:val="none" w:sz="0" w:space="0" w:color="auto"/>
        <w:right w:val="none" w:sz="0" w:space="0" w:color="auto"/>
      </w:divBdr>
    </w:div>
    <w:div w:id="261495703">
      <w:bodyDiv w:val="1"/>
      <w:marLeft w:val="0"/>
      <w:marRight w:val="0"/>
      <w:marTop w:val="0"/>
      <w:marBottom w:val="0"/>
      <w:divBdr>
        <w:top w:val="none" w:sz="0" w:space="0" w:color="auto"/>
        <w:left w:val="none" w:sz="0" w:space="0" w:color="auto"/>
        <w:bottom w:val="none" w:sz="0" w:space="0" w:color="auto"/>
        <w:right w:val="none" w:sz="0" w:space="0" w:color="auto"/>
      </w:divBdr>
    </w:div>
    <w:div w:id="261570092">
      <w:bodyDiv w:val="1"/>
      <w:marLeft w:val="0"/>
      <w:marRight w:val="0"/>
      <w:marTop w:val="0"/>
      <w:marBottom w:val="0"/>
      <w:divBdr>
        <w:top w:val="none" w:sz="0" w:space="0" w:color="auto"/>
        <w:left w:val="none" w:sz="0" w:space="0" w:color="auto"/>
        <w:bottom w:val="none" w:sz="0" w:space="0" w:color="auto"/>
        <w:right w:val="none" w:sz="0" w:space="0" w:color="auto"/>
      </w:divBdr>
    </w:div>
    <w:div w:id="261646061">
      <w:bodyDiv w:val="1"/>
      <w:marLeft w:val="0"/>
      <w:marRight w:val="0"/>
      <w:marTop w:val="0"/>
      <w:marBottom w:val="0"/>
      <w:divBdr>
        <w:top w:val="none" w:sz="0" w:space="0" w:color="auto"/>
        <w:left w:val="none" w:sz="0" w:space="0" w:color="auto"/>
        <w:bottom w:val="none" w:sz="0" w:space="0" w:color="auto"/>
        <w:right w:val="none" w:sz="0" w:space="0" w:color="auto"/>
      </w:divBdr>
    </w:div>
    <w:div w:id="262029711">
      <w:bodyDiv w:val="1"/>
      <w:marLeft w:val="0"/>
      <w:marRight w:val="0"/>
      <w:marTop w:val="0"/>
      <w:marBottom w:val="0"/>
      <w:divBdr>
        <w:top w:val="none" w:sz="0" w:space="0" w:color="auto"/>
        <w:left w:val="none" w:sz="0" w:space="0" w:color="auto"/>
        <w:bottom w:val="none" w:sz="0" w:space="0" w:color="auto"/>
        <w:right w:val="none" w:sz="0" w:space="0" w:color="auto"/>
      </w:divBdr>
    </w:div>
    <w:div w:id="262346245">
      <w:bodyDiv w:val="1"/>
      <w:marLeft w:val="0"/>
      <w:marRight w:val="0"/>
      <w:marTop w:val="0"/>
      <w:marBottom w:val="0"/>
      <w:divBdr>
        <w:top w:val="none" w:sz="0" w:space="0" w:color="auto"/>
        <w:left w:val="none" w:sz="0" w:space="0" w:color="auto"/>
        <w:bottom w:val="none" w:sz="0" w:space="0" w:color="auto"/>
        <w:right w:val="none" w:sz="0" w:space="0" w:color="auto"/>
      </w:divBdr>
    </w:div>
    <w:div w:id="263078206">
      <w:bodyDiv w:val="1"/>
      <w:marLeft w:val="0"/>
      <w:marRight w:val="0"/>
      <w:marTop w:val="0"/>
      <w:marBottom w:val="0"/>
      <w:divBdr>
        <w:top w:val="none" w:sz="0" w:space="0" w:color="auto"/>
        <w:left w:val="none" w:sz="0" w:space="0" w:color="auto"/>
        <w:bottom w:val="none" w:sz="0" w:space="0" w:color="auto"/>
        <w:right w:val="none" w:sz="0" w:space="0" w:color="auto"/>
      </w:divBdr>
    </w:div>
    <w:div w:id="264269399">
      <w:bodyDiv w:val="1"/>
      <w:marLeft w:val="0"/>
      <w:marRight w:val="0"/>
      <w:marTop w:val="0"/>
      <w:marBottom w:val="0"/>
      <w:divBdr>
        <w:top w:val="none" w:sz="0" w:space="0" w:color="auto"/>
        <w:left w:val="none" w:sz="0" w:space="0" w:color="auto"/>
        <w:bottom w:val="none" w:sz="0" w:space="0" w:color="auto"/>
        <w:right w:val="none" w:sz="0" w:space="0" w:color="auto"/>
      </w:divBdr>
    </w:div>
    <w:div w:id="264312141">
      <w:bodyDiv w:val="1"/>
      <w:marLeft w:val="0"/>
      <w:marRight w:val="0"/>
      <w:marTop w:val="0"/>
      <w:marBottom w:val="0"/>
      <w:divBdr>
        <w:top w:val="none" w:sz="0" w:space="0" w:color="auto"/>
        <w:left w:val="none" w:sz="0" w:space="0" w:color="auto"/>
        <w:bottom w:val="none" w:sz="0" w:space="0" w:color="auto"/>
        <w:right w:val="none" w:sz="0" w:space="0" w:color="auto"/>
      </w:divBdr>
    </w:div>
    <w:div w:id="265431210">
      <w:bodyDiv w:val="1"/>
      <w:marLeft w:val="0"/>
      <w:marRight w:val="0"/>
      <w:marTop w:val="0"/>
      <w:marBottom w:val="0"/>
      <w:divBdr>
        <w:top w:val="none" w:sz="0" w:space="0" w:color="auto"/>
        <w:left w:val="none" w:sz="0" w:space="0" w:color="auto"/>
        <w:bottom w:val="none" w:sz="0" w:space="0" w:color="auto"/>
        <w:right w:val="none" w:sz="0" w:space="0" w:color="auto"/>
      </w:divBdr>
    </w:div>
    <w:div w:id="266039443">
      <w:bodyDiv w:val="1"/>
      <w:marLeft w:val="0"/>
      <w:marRight w:val="0"/>
      <w:marTop w:val="0"/>
      <w:marBottom w:val="0"/>
      <w:divBdr>
        <w:top w:val="none" w:sz="0" w:space="0" w:color="auto"/>
        <w:left w:val="none" w:sz="0" w:space="0" w:color="auto"/>
        <w:bottom w:val="none" w:sz="0" w:space="0" w:color="auto"/>
        <w:right w:val="none" w:sz="0" w:space="0" w:color="auto"/>
      </w:divBdr>
    </w:div>
    <w:div w:id="266425031">
      <w:bodyDiv w:val="1"/>
      <w:marLeft w:val="0"/>
      <w:marRight w:val="0"/>
      <w:marTop w:val="0"/>
      <w:marBottom w:val="0"/>
      <w:divBdr>
        <w:top w:val="none" w:sz="0" w:space="0" w:color="auto"/>
        <w:left w:val="none" w:sz="0" w:space="0" w:color="auto"/>
        <w:bottom w:val="none" w:sz="0" w:space="0" w:color="auto"/>
        <w:right w:val="none" w:sz="0" w:space="0" w:color="auto"/>
      </w:divBdr>
    </w:div>
    <w:div w:id="267080974">
      <w:bodyDiv w:val="1"/>
      <w:marLeft w:val="0"/>
      <w:marRight w:val="0"/>
      <w:marTop w:val="0"/>
      <w:marBottom w:val="0"/>
      <w:divBdr>
        <w:top w:val="none" w:sz="0" w:space="0" w:color="auto"/>
        <w:left w:val="none" w:sz="0" w:space="0" w:color="auto"/>
        <w:bottom w:val="none" w:sz="0" w:space="0" w:color="auto"/>
        <w:right w:val="none" w:sz="0" w:space="0" w:color="auto"/>
      </w:divBdr>
      <w:divsChild>
        <w:div w:id="108088421">
          <w:marLeft w:val="0"/>
          <w:marRight w:val="0"/>
          <w:marTop w:val="0"/>
          <w:marBottom w:val="0"/>
          <w:divBdr>
            <w:top w:val="none" w:sz="0" w:space="0" w:color="auto"/>
            <w:left w:val="none" w:sz="0" w:space="0" w:color="auto"/>
            <w:bottom w:val="none" w:sz="0" w:space="0" w:color="auto"/>
            <w:right w:val="none" w:sz="0" w:space="0" w:color="auto"/>
          </w:divBdr>
        </w:div>
      </w:divsChild>
    </w:div>
    <w:div w:id="267155036">
      <w:bodyDiv w:val="1"/>
      <w:marLeft w:val="0"/>
      <w:marRight w:val="0"/>
      <w:marTop w:val="0"/>
      <w:marBottom w:val="0"/>
      <w:divBdr>
        <w:top w:val="none" w:sz="0" w:space="0" w:color="auto"/>
        <w:left w:val="none" w:sz="0" w:space="0" w:color="auto"/>
        <w:bottom w:val="none" w:sz="0" w:space="0" w:color="auto"/>
        <w:right w:val="none" w:sz="0" w:space="0" w:color="auto"/>
      </w:divBdr>
    </w:div>
    <w:div w:id="267200896">
      <w:bodyDiv w:val="1"/>
      <w:marLeft w:val="0"/>
      <w:marRight w:val="0"/>
      <w:marTop w:val="0"/>
      <w:marBottom w:val="0"/>
      <w:divBdr>
        <w:top w:val="none" w:sz="0" w:space="0" w:color="auto"/>
        <w:left w:val="none" w:sz="0" w:space="0" w:color="auto"/>
        <w:bottom w:val="none" w:sz="0" w:space="0" w:color="auto"/>
        <w:right w:val="none" w:sz="0" w:space="0" w:color="auto"/>
      </w:divBdr>
    </w:div>
    <w:div w:id="267661475">
      <w:bodyDiv w:val="1"/>
      <w:marLeft w:val="0"/>
      <w:marRight w:val="0"/>
      <w:marTop w:val="0"/>
      <w:marBottom w:val="0"/>
      <w:divBdr>
        <w:top w:val="none" w:sz="0" w:space="0" w:color="auto"/>
        <w:left w:val="none" w:sz="0" w:space="0" w:color="auto"/>
        <w:bottom w:val="none" w:sz="0" w:space="0" w:color="auto"/>
        <w:right w:val="none" w:sz="0" w:space="0" w:color="auto"/>
      </w:divBdr>
    </w:div>
    <w:div w:id="267857428">
      <w:bodyDiv w:val="1"/>
      <w:marLeft w:val="0"/>
      <w:marRight w:val="0"/>
      <w:marTop w:val="0"/>
      <w:marBottom w:val="0"/>
      <w:divBdr>
        <w:top w:val="none" w:sz="0" w:space="0" w:color="auto"/>
        <w:left w:val="none" w:sz="0" w:space="0" w:color="auto"/>
        <w:bottom w:val="none" w:sz="0" w:space="0" w:color="auto"/>
        <w:right w:val="none" w:sz="0" w:space="0" w:color="auto"/>
      </w:divBdr>
    </w:div>
    <w:div w:id="268121664">
      <w:bodyDiv w:val="1"/>
      <w:marLeft w:val="0"/>
      <w:marRight w:val="0"/>
      <w:marTop w:val="0"/>
      <w:marBottom w:val="0"/>
      <w:divBdr>
        <w:top w:val="none" w:sz="0" w:space="0" w:color="auto"/>
        <w:left w:val="none" w:sz="0" w:space="0" w:color="auto"/>
        <w:bottom w:val="none" w:sz="0" w:space="0" w:color="auto"/>
        <w:right w:val="none" w:sz="0" w:space="0" w:color="auto"/>
      </w:divBdr>
    </w:div>
    <w:div w:id="269093836">
      <w:bodyDiv w:val="1"/>
      <w:marLeft w:val="0"/>
      <w:marRight w:val="0"/>
      <w:marTop w:val="0"/>
      <w:marBottom w:val="0"/>
      <w:divBdr>
        <w:top w:val="none" w:sz="0" w:space="0" w:color="auto"/>
        <w:left w:val="none" w:sz="0" w:space="0" w:color="auto"/>
        <w:bottom w:val="none" w:sz="0" w:space="0" w:color="auto"/>
        <w:right w:val="none" w:sz="0" w:space="0" w:color="auto"/>
      </w:divBdr>
    </w:div>
    <w:div w:id="269120618">
      <w:bodyDiv w:val="1"/>
      <w:marLeft w:val="0"/>
      <w:marRight w:val="0"/>
      <w:marTop w:val="0"/>
      <w:marBottom w:val="0"/>
      <w:divBdr>
        <w:top w:val="none" w:sz="0" w:space="0" w:color="auto"/>
        <w:left w:val="none" w:sz="0" w:space="0" w:color="auto"/>
        <w:bottom w:val="none" w:sz="0" w:space="0" w:color="auto"/>
        <w:right w:val="none" w:sz="0" w:space="0" w:color="auto"/>
      </w:divBdr>
    </w:div>
    <w:div w:id="269900052">
      <w:bodyDiv w:val="1"/>
      <w:marLeft w:val="0"/>
      <w:marRight w:val="0"/>
      <w:marTop w:val="0"/>
      <w:marBottom w:val="0"/>
      <w:divBdr>
        <w:top w:val="none" w:sz="0" w:space="0" w:color="auto"/>
        <w:left w:val="none" w:sz="0" w:space="0" w:color="auto"/>
        <w:bottom w:val="none" w:sz="0" w:space="0" w:color="auto"/>
        <w:right w:val="none" w:sz="0" w:space="0" w:color="auto"/>
      </w:divBdr>
    </w:div>
    <w:div w:id="270555120">
      <w:bodyDiv w:val="1"/>
      <w:marLeft w:val="0"/>
      <w:marRight w:val="0"/>
      <w:marTop w:val="0"/>
      <w:marBottom w:val="0"/>
      <w:divBdr>
        <w:top w:val="none" w:sz="0" w:space="0" w:color="auto"/>
        <w:left w:val="none" w:sz="0" w:space="0" w:color="auto"/>
        <w:bottom w:val="none" w:sz="0" w:space="0" w:color="auto"/>
        <w:right w:val="none" w:sz="0" w:space="0" w:color="auto"/>
      </w:divBdr>
    </w:div>
    <w:div w:id="270628301">
      <w:bodyDiv w:val="1"/>
      <w:marLeft w:val="0"/>
      <w:marRight w:val="0"/>
      <w:marTop w:val="0"/>
      <w:marBottom w:val="0"/>
      <w:divBdr>
        <w:top w:val="none" w:sz="0" w:space="0" w:color="auto"/>
        <w:left w:val="none" w:sz="0" w:space="0" w:color="auto"/>
        <w:bottom w:val="none" w:sz="0" w:space="0" w:color="auto"/>
        <w:right w:val="none" w:sz="0" w:space="0" w:color="auto"/>
      </w:divBdr>
    </w:div>
    <w:div w:id="270745139">
      <w:bodyDiv w:val="1"/>
      <w:marLeft w:val="0"/>
      <w:marRight w:val="0"/>
      <w:marTop w:val="0"/>
      <w:marBottom w:val="0"/>
      <w:divBdr>
        <w:top w:val="none" w:sz="0" w:space="0" w:color="auto"/>
        <w:left w:val="none" w:sz="0" w:space="0" w:color="auto"/>
        <w:bottom w:val="none" w:sz="0" w:space="0" w:color="auto"/>
        <w:right w:val="none" w:sz="0" w:space="0" w:color="auto"/>
      </w:divBdr>
    </w:div>
    <w:div w:id="271059871">
      <w:bodyDiv w:val="1"/>
      <w:marLeft w:val="0"/>
      <w:marRight w:val="0"/>
      <w:marTop w:val="0"/>
      <w:marBottom w:val="0"/>
      <w:divBdr>
        <w:top w:val="none" w:sz="0" w:space="0" w:color="auto"/>
        <w:left w:val="none" w:sz="0" w:space="0" w:color="auto"/>
        <w:bottom w:val="none" w:sz="0" w:space="0" w:color="auto"/>
        <w:right w:val="none" w:sz="0" w:space="0" w:color="auto"/>
      </w:divBdr>
    </w:div>
    <w:div w:id="271400077">
      <w:bodyDiv w:val="1"/>
      <w:marLeft w:val="0"/>
      <w:marRight w:val="0"/>
      <w:marTop w:val="0"/>
      <w:marBottom w:val="0"/>
      <w:divBdr>
        <w:top w:val="none" w:sz="0" w:space="0" w:color="auto"/>
        <w:left w:val="none" w:sz="0" w:space="0" w:color="auto"/>
        <w:bottom w:val="none" w:sz="0" w:space="0" w:color="auto"/>
        <w:right w:val="none" w:sz="0" w:space="0" w:color="auto"/>
      </w:divBdr>
    </w:div>
    <w:div w:id="272135547">
      <w:bodyDiv w:val="1"/>
      <w:marLeft w:val="0"/>
      <w:marRight w:val="0"/>
      <w:marTop w:val="0"/>
      <w:marBottom w:val="0"/>
      <w:divBdr>
        <w:top w:val="none" w:sz="0" w:space="0" w:color="auto"/>
        <w:left w:val="none" w:sz="0" w:space="0" w:color="auto"/>
        <w:bottom w:val="none" w:sz="0" w:space="0" w:color="auto"/>
        <w:right w:val="none" w:sz="0" w:space="0" w:color="auto"/>
      </w:divBdr>
    </w:div>
    <w:div w:id="272321387">
      <w:bodyDiv w:val="1"/>
      <w:marLeft w:val="0"/>
      <w:marRight w:val="0"/>
      <w:marTop w:val="0"/>
      <w:marBottom w:val="0"/>
      <w:divBdr>
        <w:top w:val="none" w:sz="0" w:space="0" w:color="auto"/>
        <w:left w:val="none" w:sz="0" w:space="0" w:color="auto"/>
        <w:bottom w:val="none" w:sz="0" w:space="0" w:color="auto"/>
        <w:right w:val="none" w:sz="0" w:space="0" w:color="auto"/>
      </w:divBdr>
    </w:div>
    <w:div w:id="272590173">
      <w:bodyDiv w:val="1"/>
      <w:marLeft w:val="0"/>
      <w:marRight w:val="0"/>
      <w:marTop w:val="0"/>
      <w:marBottom w:val="0"/>
      <w:divBdr>
        <w:top w:val="none" w:sz="0" w:space="0" w:color="auto"/>
        <w:left w:val="none" w:sz="0" w:space="0" w:color="auto"/>
        <w:bottom w:val="none" w:sz="0" w:space="0" w:color="auto"/>
        <w:right w:val="none" w:sz="0" w:space="0" w:color="auto"/>
      </w:divBdr>
    </w:div>
    <w:div w:id="273171569">
      <w:bodyDiv w:val="1"/>
      <w:marLeft w:val="0"/>
      <w:marRight w:val="0"/>
      <w:marTop w:val="0"/>
      <w:marBottom w:val="0"/>
      <w:divBdr>
        <w:top w:val="none" w:sz="0" w:space="0" w:color="auto"/>
        <w:left w:val="none" w:sz="0" w:space="0" w:color="auto"/>
        <w:bottom w:val="none" w:sz="0" w:space="0" w:color="auto"/>
        <w:right w:val="none" w:sz="0" w:space="0" w:color="auto"/>
      </w:divBdr>
    </w:div>
    <w:div w:id="273247328">
      <w:bodyDiv w:val="1"/>
      <w:marLeft w:val="0"/>
      <w:marRight w:val="0"/>
      <w:marTop w:val="0"/>
      <w:marBottom w:val="0"/>
      <w:divBdr>
        <w:top w:val="none" w:sz="0" w:space="0" w:color="auto"/>
        <w:left w:val="none" w:sz="0" w:space="0" w:color="auto"/>
        <w:bottom w:val="none" w:sz="0" w:space="0" w:color="auto"/>
        <w:right w:val="none" w:sz="0" w:space="0" w:color="auto"/>
      </w:divBdr>
    </w:div>
    <w:div w:id="273513867">
      <w:bodyDiv w:val="1"/>
      <w:marLeft w:val="0"/>
      <w:marRight w:val="0"/>
      <w:marTop w:val="0"/>
      <w:marBottom w:val="0"/>
      <w:divBdr>
        <w:top w:val="none" w:sz="0" w:space="0" w:color="auto"/>
        <w:left w:val="none" w:sz="0" w:space="0" w:color="auto"/>
        <w:bottom w:val="none" w:sz="0" w:space="0" w:color="auto"/>
        <w:right w:val="none" w:sz="0" w:space="0" w:color="auto"/>
      </w:divBdr>
    </w:div>
    <w:div w:id="273637260">
      <w:bodyDiv w:val="1"/>
      <w:marLeft w:val="0"/>
      <w:marRight w:val="0"/>
      <w:marTop w:val="0"/>
      <w:marBottom w:val="0"/>
      <w:divBdr>
        <w:top w:val="none" w:sz="0" w:space="0" w:color="auto"/>
        <w:left w:val="none" w:sz="0" w:space="0" w:color="auto"/>
        <w:bottom w:val="none" w:sz="0" w:space="0" w:color="auto"/>
        <w:right w:val="none" w:sz="0" w:space="0" w:color="auto"/>
      </w:divBdr>
    </w:div>
    <w:div w:id="273679964">
      <w:bodyDiv w:val="1"/>
      <w:marLeft w:val="0"/>
      <w:marRight w:val="0"/>
      <w:marTop w:val="0"/>
      <w:marBottom w:val="0"/>
      <w:divBdr>
        <w:top w:val="none" w:sz="0" w:space="0" w:color="auto"/>
        <w:left w:val="none" w:sz="0" w:space="0" w:color="auto"/>
        <w:bottom w:val="none" w:sz="0" w:space="0" w:color="auto"/>
        <w:right w:val="none" w:sz="0" w:space="0" w:color="auto"/>
      </w:divBdr>
    </w:div>
    <w:div w:id="274290603">
      <w:bodyDiv w:val="1"/>
      <w:marLeft w:val="0"/>
      <w:marRight w:val="0"/>
      <w:marTop w:val="0"/>
      <w:marBottom w:val="0"/>
      <w:divBdr>
        <w:top w:val="none" w:sz="0" w:space="0" w:color="auto"/>
        <w:left w:val="none" w:sz="0" w:space="0" w:color="auto"/>
        <w:bottom w:val="none" w:sz="0" w:space="0" w:color="auto"/>
        <w:right w:val="none" w:sz="0" w:space="0" w:color="auto"/>
      </w:divBdr>
    </w:div>
    <w:div w:id="274412485">
      <w:bodyDiv w:val="1"/>
      <w:marLeft w:val="0"/>
      <w:marRight w:val="0"/>
      <w:marTop w:val="0"/>
      <w:marBottom w:val="0"/>
      <w:divBdr>
        <w:top w:val="none" w:sz="0" w:space="0" w:color="auto"/>
        <w:left w:val="none" w:sz="0" w:space="0" w:color="auto"/>
        <w:bottom w:val="none" w:sz="0" w:space="0" w:color="auto"/>
        <w:right w:val="none" w:sz="0" w:space="0" w:color="auto"/>
      </w:divBdr>
    </w:div>
    <w:div w:id="274946772">
      <w:bodyDiv w:val="1"/>
      <w:marLeft w:val="0"/>
      <w:marRight w:val="0"/>
      <w:marTop w:val="0"/>
      <w:marBottom w:val="0"/>
      <w:divBdr>
        <w:top w:val="none" w:sz="0" w:space="0" w:color="auto"/>
        <w:left w:val="none" w:sz="0" w:space="0" w:color="auto"/>
        <w:bottom w:val="none" w:sz="0" w:space="0" w:color="auto"/>
        <w:right w:val="none" w:sz="0" w:space="0" w:color="auto"/>
      </w:divBdr>
    </w:div>
    <w:div w:id="275259997">
      <w:bodyDiv w:val="1"/>
      <w:marLeft w:val="0"/>
      <w:marRight w:val="0"/>
      <w:marTop w:val="0"/>
      <w:marBottom w:val="0"/>
      <w:divBdr>
        <w:top w:val="none" w:sz="0" w:space="0" w:color="auto"/>
        <w:left w:val="none" w:sz="0" w:space="0" w:color="auto"/>
        <w:bottom w:val="none" w:sz="0" w:space="0" w:color="auto"/>
        <w:right w:val="none" w:sz="0" w:space="0" w:color="auto"/>
      </w:divBdr>
    </w:div>
    <w:div w:id="275530719">
      <w:bodyDiv w:val="1"/>
      <w:marLeft w:val="0"/>
      <w:marRight w:val="0"/>
      <w:marTop w:val="0"/>
      <w:marBottom w:val="0"/>
      <w:divBdr>
        <w:top w:val="none" w:sz="0" w:space="0" w:color="auto"/>
        <w:left w:val="none" w:sz="0" w:space="0" w:color="auto"/>
        <w:bottom w:val="none" w:sz="0" w:space="0" w:color="auto"/>
        <w:right w:val="none" w:sz="0" w:space="0" w:color="auto"/>
      </w:divBdr>
    </w:div>
    <w:div w:id="276909281">
      <w:bodyDiv w:val="1"/>
      <w:marLeft w:val="0"/>
      <w:marRight w:val="0"/>
      <w:marTop w:val="0"/>
      <w:marBottom w:val="0"/>
      <w:divBdr>
        <w:top w:val="none" w:sz="0" w:space="0" w:color="auto"/>
        <w:left w:val="none" w:sz="0" w:space="0" w:color="auto"/>
        <w:bottom w:val="none" w:sz="0" w:space="0" w:color="auto"/>
        <w:right w:val="none" w:sz="0" w:space="0" w:color="auto"/>
      </w:divBdr>
    </w:div>
    <w:div w:id="277029411">
      <w:bodyDiv w:val="1"/>
      <w:marLeft w:val="0"/>
      <w:marRight w:val="0"/>
      <w:marTop w:val="0"/>
      <w:marBottom w:val="0"/>
      <w:divBdr>
        <w:top w:val="none" w:sz="0" w:space="0" w:color="auto"/>
        <w:left w:val="none" w:sz="0" w:space="0" w:color="auto"/>
        <w:bottom w:val="none" w:sz="0" w:space="0" w:color="auto"/>
        <w:right w:val="none" w:sz="0" w:space="0" w:color="auto"/>
      </w:divBdr>
    </w:div>
    <w:div w:id="277834618">
      <w:bodyDiv w:val="1"/>
      <w:marLeft w:val="0"/>
      <w:marRight w:val="0"/>
      <w:marTop w:val="0"/>
      <w:marBottom w:val="0"/>
      <w:divBdr>
        <w:top w:val="none" w:sz="0" w:space="0" w:color="auto"/>
        <w:left w:val="none" w:sz="0" w:space="0" w:color="auto"/>
        <w:bottom w:val="none" w:sz="0" w:space="0" w:color="auto"/>
        <w:right w:val="none" w:sz="0" w:space="0" w:color="auto"/>
      </w:divBdr>
    </w:div>
    <w:div w:id="278072730">
      <w:bodyDiv w:val="1"/>
      <w:marLeft w:val="0"/>
      <w:marRight w:val="0"/>
      <w:marTop w:val="0"/>
      <w:marBottom w:val="0"/>
      <w:divBdr>
        <w:top w:val="none" w:sz="0" w:space="0" w:color="auto"/>
        <w:left w:val="none" w:sz="0" w:space="0" w:color="auto"/>
        <w:bottom w:val="none" w:sz="0" w:space="0" w:color="auto"/>
        <w:right w:val="none" w:sz="0" w:space="0" w:color="auto"/>
      </w:divBdr>
    </w:div>
    <w:div w:id="278680943">
      <w:bodyDiv w:val="1"/>
      <w:marLeft w:val="0"/>
      <w:marRight w:val="0"/>
      <w:marTop w:val="0"/>
      <w:marBottom w:val="0"/>
      <w:divBdr>
        <w:top w:val="none" w:sz="0" w:space="0" w:color="auto"/>
        <w:left w:val="none" w:sz="0" w:space="0" w:color="auto"/>
        <w:bottom w:val="none" w:sz="0" w:space="0" w:color="auto"/>
        <w:right w:val="none" w:sz="0" w:space="0" w:color="auto"/>
      </w:divBdr>
    </w:div>
    <w:div w:id="278996969">
      <w:bodyDiv w:val="1"/>
      <w:marLeft w:val="0"/>
      <w:marRight w:val="0"/>
      <w:marTop w:val="0"/>
      <w:marBottom w:val="0"/>
      <w:divBdr>
        <w:top w:val="none" w:sz="0" w:space="0" w:color="auto"/>
        <w:left w:val="none" w:sz="0" w:space="0" w:color="auto"/>
        <w:bottom w:val="none" w:sz="0" w:space="0" w:color="auto"/>
        <w:right w:val="none" w:sz="0" w:space="0" w:color="auto"/>
      </w:divBdr>
    </w:div>
    <w:div w:id="279193831">
      <w:bodyDiv w:val="1"/>
      <w:marLeft w:val="0"/>
      <w:marRight w:val="0"/>
      <w:marTop w:val="0"/>
      <w:marBottom w:val="0"/>
      <w:divBdr>
        <w:top w:val="none" w:sz="0" w:space="0" w:color="auto"/>
        <w:left w:val="none" w:sz="0" w:space="0" w:color="auto"/>
        <w:bottom w:val="none" w:sz="0" w:space="0" w:color="auto"/>
        <w:right w:val="none" w:sz="0" w:space="0" w:color="auto"/>
      </w:divBdr>
    </w:div>
    <w:div w:id="279264121">
      <w:bodyDiv w:val="1"/>
      <w:marLeft w:val="0"/>
      <w:marRight w:val="0"/>
      <w:marTop w:val="0"/>
      <w:marBottom w:val="0"/>
      <w:divBdr>
        <w:top w:val="none" w:sz="0" w:space="0" w:color="auto"/>
        <w:left w:val="none" w:sz="0" w:space="0" w:color="auto"/>
        <w:bottom w:val="none" w:sz="0" w:space="0" w:color="auto"/>
        <w:right w:val="none" w:sz="0" w:space="0" w:color="auto"/>
      </w:divBdr>
    </w:div>
    <w:div w:id="279805559">
      <w:bodyDiv w:val="1"/>
      <w:marLeft w:val="0"/>
      <w:marRight w:val="0"/>
      <w:marTop w:val="0"/>
      <w:marBottom w:val="0"/>
      <w:divBdr>
        <w:top w:val="none" w:sz="0" w:space="0" w:color="auto"/>
        <w:left w:val="none" w:sz="0" w:space="0" w:color="auto"/>
        <w:bottom w:val="none" w:sz="0" w:space="0" w:color="auto"/>
        <w:right w:val="none" w:sz="0" w:space="0" w:color="auto"/>
      </w:divBdr>
    </w:div>
    <w:div w:id="280067910">
      <w:bodyDiv w:val="1"/>
      <w:marLeft w:val="0"/>
      <w:marRight w:val="0"/>
      <w:marTop w:val="0"/>
      <w:marBottom w:val="0"/>
      <w:divBdr>
        <w:top w:val="none" w:sz="0" w:space="0" w:color="auto"/>
        <w:left w:val="none" w:sz="0" w:space="0" w:color="auto"/>
        <w:bottom w:val="none" w:sz="0" w:space="0" w:color="auto"/>
        <w:right w:val="none" w:sz="0" w:space="0" w:color="auto"/>
      </w:divBdr>
    </w:div>
    <w:div w:id="280235573">
      <w:bodyDiv w:val="1"/>
      <w:marLeft w:val="0"/>
      <w:marRight w:val="0"/>
      <w:marTop w:val="0"/>
      <w:marBottom w:val="0"/>
      <w:divBdr>
        <w:top w:val="none" w:sz="0" w:space="0" w:color="auto"/>
        <w:left w:val="none" w:sz="0" w:space="0" w:color="auto"/>
        <w:bottom w:val="none" w:sz="0" w:space="0" w:color="auto"/>
        <w:right w:val="none" w:sz="0" w:space="0" w:color="auto"/>
      </w:divBdr>
    </w:div>
    <w:div w:id="280428697">
      <w:bodyDiv w:val="1"/>
      <w:marLeft w:val="0"/>
      <w:marRight w:val="0"/>
      <w:marTop w:val="0"/>
      <w:marBottom w:val="0"/>
      <w:divBdr>
        <w:top w:val="none" w:sz="0" w:space="0" w:color="auto"/>
        <w:left w:val="none" w:sz="0" w:space="0" w:color="auto"/>
        <w:bottom w:val="none" w:sz="0" w:space="0" w:color="auto"/>
        <w:right w:val="none" w:sz="0" w:space="0" w:color="auto"/>
      </w:divBdr>
    </w:div>
    <w:div w:id="281739472">
      <w:bodyDiv w:val="1"/>
      <w:marLeft w:val="0"/>
      <w:marRight w:val="0"/>
      <w:marTop w:val="0"/>
      <w:marBottom w:val="0"/>
      <w:divBdr>
        <w:top w:val="none" w:sz="0" w:space="0" w:color="auto"/>
        <w:left w:val="none" w:sz="0" w:space="0" w:color="auto"/>
        <w:bottom w:val="none" w:sz="0" w:space="0" w:color="auto"/>
        <w:right w:val="none" w:sz="0" w:space="0" w:color="auto"/>
      </w:divBdr>
    </w:div>
    <w:div w:id="282079113">
      <w:bodyDiv w:val="1"/>
      <w:marLeft w:val="0"/>
      <w:marRight w:val="0"/>
      <w:marTop w:val="0"/>
      <w:marBottom w:val="0"/>
      <w:divBdr>
        <w:top w:val="none" w:sz="0" w:space="0" w:color="auto"/>
        <w:left w:val="none" w:sz="0" w:space="0" w:color="auto"/>
        <w:bottom w:val="none" w:sz="0" w:space="0" w:color="auto"/>
        <w:right w:val="none" w:sz="0" w:space="0" w:color="auto"/>
      </w:divBdr>
    </w:div>
    <w:div w:id="282854224">
      <w:bodyDiv w:val="1"/>
      <w:marLeft w:val="0"/>
      <w:marRight w:val="0"/>
      <w:marTop w:val="0"/>
      <w:marBottom w:val="0"/>
      <w:divBdr>
        <w:top w:val="none" w:sz="0" w:space="0" w:color="auto"/>
        <w:left w:val="none" w:sz="0" w:space="0" w:color="auto"/>
        <w:bottom w:val="none" w:sz="0" w:space="0" w:color="auto"/>
        <w:right w:val="none" w:sz="0" w:space="0" w:color="auto"/>
      </w:divBdr>
    </w:div>
    <w:div w:id="283195170">
      <w:bodyDiv w:val="1"/>
      <w:marLeft w:val="0"/>
      <w:marRight w:val="0"/>
      <w:marTop w:val="0"/>
      <w:marBottom w:val="0"/>
      <w:divBdr>
        <w:top w:val="none" w:sz="0" w:space="0" w:color="auto"/>
        <w:left w:val="none" w:sz="0" w:space="0" w:color="auto"/>
        <w:bottom w:val="none" w:sz="0" w:space="0" w:color="auto"/>
        <w:right w:val="none" w:sz="0" w:space="0" w:color="auto"/>
      </w:divBdr>
    </w:div>
    <w:div w:id="283273449">
      <w:bodyDiv w:val="1"/>
      <w:marLeft w:val="0"/>
      <w:marRight w:val="0"/>
      <w:marTop w:val="0"/>
      <w:marBottom w:val="0"/>
      <w:divBdr>
        <w:top w:val="none" w:sz="0" w:space="0" w:color="auto"/>
        <w:left w:val="none" w:sz="0" w:space="0" w:color="auto"/>
        <w:bottom w:val="none" w:sz="0" w:space="0" w:color="auto"/>
        <w:right w:val="none" w:sz="0" w:space="0" w:color="auto"/>
      </w:divBdr>
    </w:div>
    <w:div w:id="283342592">
      <w:bodyDiv w:val="1"/>
      <w:marLeft w:val="0"/>
      <w:marRight w:val="0"/>
      <w:marTop w:val="0"/>
      <w:marBottom w:val="0"/>
      <w:divBdr>
        <w:top w:val="none" w:sz="0" w:space="0" w:color="auto"/>
        <w:left w:val="none" w:sz="0" w:space="0" w:color="auto"/>
        <w:bottom w:val="none" w:sz="0" w:space="0" w:color="auto"/>
        <w:right w:val="none" w:sz="0" w:space="0" w:color="auto"/>
      </w:divBdr>
    </w:div>
    <w:div w:id="283509420">
      <w:bodyDiv w:val="1"/>
      <w:marLeft w:val="0"/>
      <w:marRight w:val="0"/>
      <w:marTop w:val="0"/>
      <w:marBottom w:val="0"/>
      <w:divBdr>
        <w:top w:val="none" w:sz="0" w:space="0" w:color="auto"/>
        <w:left w:val="none" w:sz="0" w:space="0" w:color="auto"/>
        <w:bottom w:val="none" w:sz="0" w:space="0" w:color="auto"/>
        <w:right w:val="none" w:sz="0" w:space="0" w:color="auto"/>
      </w:divBdr>
    </w:div>
    <w:div w:id="283849215">
      <w:bodyDiv w:val="1"/>
      <w:marLeft w:val="0"/>
      <w:marRight w:val="0"/>
      <w:marTop w:val="0"/>
      <w:marBottom w:val="0"/>
      <w:divBdr>
        <w:top w:val="none" w:sz="0" w:space="0" w:color="auto"/>
        <w:left w:val="none" w:sz="0" w:space="0" w:color="auto"/>
        <w:bottom w:val="none" w:sz="0" w:space="0" w:color="auto"/>
        <w:right w:val="none" w:sz="0" w:space="0" w:color="auto"/>
      </w:divBdr>
    </w:div>
    <w:div w:id="283967896">
      <w:bodyDiv w:val="1"/>
      <w:marLeft w:val="0"/>
      <w:marRight w:val="0"/>
      <w:marTop w:val="0"/>
      <w:marBottom w:val="0"/>
      <w:divBdr>
        <w:top w:val="none" w:sz="0" w:space="0" w:color="auto"/>
        <w:left w:val="none" w:sz="0" w:space="0" w:color="auto"/>
        <w:bottom w:val="none" w:sz="0" w:space="0" w:color="auto"/>
        <w:right w:val="none" w:sz="0" w:space="0" w:color="auto"/>
      </w:divBdr>
    </w:div>
    <w:div w:id="284041539">
      <w:bodyDiv w:val="1"/>
      <w:marLeft w:val="0"/>
      <w:marRight w:val="0"/>
      <w:marTop w:val="0"/>
      <w:marBottom w:val="0"/>
      <w:divBdr>
        <w:top w:val="none" w:sz="0" w:space="0" w:color="auto"/>
        <w:left w:val="none" w:sz="0" w:space="0" w:color="auto"/>
        <w:bottom w:val="none" w:sz="0" w:space="0" w:color="auto"/>
        <w:right w:val="none" w:sz="0" w:space="0" w:color="auto"/>
      </w:divBdr>
    </w:div>
    <w:div w:id="284388864">
      <w:bodyDiv w:val="1"/>
      <w:marLeft w:val="0"/>
      <w:marRight w:val="0"/>
      <w:marTop w:val="0"/>
      <w:marBottom w:val="0"/>
      <w:divBdr>
        <w:top w:val="none" w:sz="0" w:space="0" w:color="auto"/>
        <w:left w:val="none" w:sz="0" w:space="0" w:color="auto"/>
        <w:bottom w:val="none" w:sz="0" w:space="0" w:color="auto"/>
        <w:right w:val="none" w:sz="0" w:space="0" w:color="auto"/>
      </w:divBdr>
    </w:div>
    <w:div w:id="284897702">
      <w:bodyDiv w:val="1"/>
      <w:marLeft w:val="0"/>
      <w:marRight w:val="0"/>
      <w:marTop w:val="0"/>
      <w:marBottom w:val="0"/>
      <w:divBdr>
        <w:top w:val="none" w:sz="0" w:space="0" w:color="auto"/>
        <w:left w:val="none" w:sz="0" w:space="0" w:color="auto"/>
        <w:bottom w:val="none" w:sz="0" w:space="0" w:color="auto"/>
        <w:right w:val="none" w:sz="0" w:space="0" w:color="auto"/>
      </w:divBdr>
    </w:div>
    <w:div w:id="285235021">
      <w:bodyDiv w:val="1"/>
      <w:marLeft w:val="0"/>
      <w:marRight w:val="0"/>
      <w:marTop w:val="0"/>
      <w:marBottom w:val="0"/>
      <w:divBdr>
        <w:top w:val="none" w:sz="0" w:space="0" w:color="auto"/>
        <w:left w:val="none" w:sz="0" w:space="0" w:color="auto"/>
        <w:bottom w:val="none" w:sz="0" w:space="0" w:color="auto"/>
        <w:right w:val="none" w:sz="0" w:space="0" w:color="auto"/>
      </w:divBdr>
    </w:div>
    <w:div w:id="285740323">
      <w:bodyDiv w:val="1"/>
      <w:marLeft w:val="0"/>
      <w:marRight w:val="0"/>
      <w:marTop w:val="0"/>
      <w:marBottom w:val="0"/>
      <w:divBdr>
        <w:top w:val="none" w:sz="0" w:space="0" w:color="auto"/>
        <w:left w:val="none" w:sz="0" w:space="0" w:color="auto"/>
        <w:bottom w:val="none" w:sz="0" w:space="0" w:color="auto"/>
        <w:right w:val="none" w:sz="0" w:space="0" w:color="auto"/>
      </w:divBdr>
    </w:div>
    <w:div w:id="286082869">
      <w:bodyDiv w:val="1"/>
      <w:marLeft w:val="0"/>
      <w:marRight w:val="0"/>
      <w:marTop w:val="0"/>
      <w:marBottom w:val="0"/>
      <w:divBdr>
        <w:top w:val="none" w:sz="0" w:space="0" w:color="auto"/>
        <w:left w:val="none" w:sz="0" w:space="0" w:color="auto"/>
        <w:bottom w:val="none" w:sz="0" w:space="0" w:color="auto"/>
        <w:right w:val="none" w:sz="0" w:space="0" w:color="auto"/>
      </w:divBdr>
    </w:div>
    <w:div w:id="286667321">
      <w:bodyDiv w:val="1"/>
      <w:marLeft w:val="0"/>
      <w:marRight w:val="0"/>
      <w:marTop w:val="0"/>
      <w:marBottom w:val="0"/>
      <w:divBdr>
        <w:top w:val="none" w:sz="0" w:space="0" w:color="auto"/>
        <w:left w:val="none" w:sz="0" w:space="0" w:color="auto"/>
        <w:bottom w:val="none" w:sz="0" w:space="0" w:color="auto"/>
        <w:right w:val="none" w:sz="0" w:space="0" w:color="auto"/>
      </w:divBdr>
    </w:div>
    <w:div w:id="286814664">
      <w:bodyDiv w:val="1"/>
      <w:marLeft w:val="0"/>
      <w:marRight w:val="0"/>
      <w:marTop w:val="0"/>
      <w:marBottom w:val="0"/>
      <w:divBdr>
        <w:top w:val="none" w:sz="0" w:space="0" w:color="auto"/>
        <w:left w:val="none" w:sz="0" w:space="0" w:color="auto"/>
        <w:bottom w:val="none" w:sz="0" w:space="0" w:color="auto"/>
        <w:right w:val="none" w:sz="0" w:space="0" w:color="auto"/>
      </w:divBdr>
    </w:div>
    <w:div w:id="287048501">
      <w:bodyDiv w:val="1"/>
      <w:marLeft w:val="0"/>
      <w:marRight w:val="0"/>
      <w:marTop w:val="0"/>
      <w:marBottom w:val="0"/>
      <w:divBdr>
        <w:top w:val="none" w:sz="0" w:space="0" w:color="auto"/>
        <w:left w:val="none" w:sz="0" w:space="0" w:color="auto"/>
        <w:bottom w:val="none" w:sz="0" w:space="0" w:color="auto"/>
        <w:right w:val="none" w:sz="0" w:space="0" w:color="auto"/>
      </w:divBdr>
    </w:div>
    <w:div w:id="287127344">
      <w:bodyDiv w:val="1"/>
      <w:marLeft w:val="0"/>
      <w:marRight w:val="0"/>
      <w:marTop w:val="0"/>
      <w:marBottom w:val="0"/>
      <w:divBdr>
        <w:top w:val="none" w:sz="0" w:space="0" w:color="auto"/>
        <w:left w:val="none" w:sz="0" w:space="0" w:color="auto"/>
        <w:bottom w:val="none" w:sz="0" w:space="0" w:color="auto"/>
        <w:right w:val="none" w:sz="0" w:space="0" w:color="auto"/>
      </w:divBdr>
    </w:div>
    <w:div w:id="287246243">
      <w:bodyDiv w:val="1"/>
      <w:marLeft w:val="0"/>
      <w:marRight w:val="0"/>
      <w:marTop w:val="0"/>
      <w:marBottom w:val="0"/>
      <w:divBdr>
        <w:top w:val="none" w:sz="0" w:space="0" w:color="auto"/>
        <w:left w:val="none" w:sz="0" w:space="0" w:color="auto"/>
        <w:bottom w:val="none" w:sz="0" w:space="0" w:color="auto"/>
        <w:right w:val="none" w:sz="0" w:space="0" w:color="auto"/>
      </w:divBdr>
    </w:div>
    <w:div w:id="287857158">
      <w:bodyDiv w:val="1"/>
      <w:marLeft w:val="0"/>
      <w:marRight w:val="0"/>
      <w:marTop w:val="0"/>
      <w:marBottom w:val="0"/>
      <w:divBdr>
        <w:top w:val="none" w:sz="0" w:space="0" w:color="auto"/>
        <w:left w:val="none" w:sz="0" w:space="0" w:color="auto"/>
        <w:bottom w:val="none" w:sz="0" w:space="0" w:color="auto"/>
        <w:right w:val="none" w:sz="0" w:space="0" w:color="auto"/>
      </w:divBdr>
    </w:div>
    <w:div w:id="288125896">
      <w:bodyDiv w:val="1"/>
      <w:marLeft w:val="0"/>
      <w:marRight w:val="0"/>
      <w:marTop w:val="0"/>
      <w:marBottom w:val="0"/>
      <w:divBdr>
        <w:top w:val="none" w:sz="0" w:space="0" w:color="auto"/>
        <w:left w:val="none" w:sz="0" w:space="0" w:color="auto"/>
        <w:bottom w:val="none" w:sz="0" w:space="0" w:color="auto"/>
        <w:right w:val="none" w:sz="0" w:space="0" w:color="auto"/>
      </w:divBdr>
    </w:div>
    <w:div w:id="289014482">
      <w:bodyDiv w:val="1"/>
      <w:marLeft w:val="0"/>
      <w:marRight w:val="0"/>
      <w:marTop w:val="0"/>
      <w:marBottom w:val="0"/>
      <w:divBdr>
        <w:top w:val="none" w:sz="0" w:space="0" w:color="auto"/>
        <w:left w:val="none" w:sz="0" w:space="0" w:color="auto"/>
        <w:bottom w:val="none" w:sz="0" w:space="0" w:color="auto"/>
        <w:right w:val="none" w:sz="0" w:space="0" w:color="auto"/>
      </w:divBdr>
    </w:div>
    <w:div w:id="289674755">
      <w:bodyDiv w:val="1"/>
      <w:marLeft w:val="0"/>
      <w:marRight w:val="0"/>
      <w:marTop w:val="0"/>
      <w:marBottom w:val="0"/>
      <w:divBdr>
        <w:top w:val="none" w:sz="0" w:space="0" w:color="auto"/>
        <w:left w:val="none" w:sz="0" w:space="0" w:color="auto"/>
        <w:bottom w:val="none" w:sz="0" w:space="0" w:color="auto"/>
        <w:right w:val="none" w:sz="0" w:space="0" w:color="auto"/>
      </w:divBdr>
    </w:div>
    <w:div w:id="289744624">
      <w:bodyDiv w:val="1"/>
      <w:marLeft w:val="0"/>
      <w:marRight w:val="0"/>
      <w:marTop w:val="0"/>
      <w:marBottom w:val="0"/>
      <w:divBdr>
        <w:top w:val="none" w:sz="0" w:space="0" w:color="auto"/>
        <w:left w:val="none" w:sz="0" w:space="0" w:color="auto"/>
        <w:bottom w:val="none" w:sz="0" w:space="0" w:color="auto"/>
        <w:right w:val="none" w:sz="0" w:space="0" w:color="auto"/>
      </w:divBdr>
    </w:div>
    <w:div w:id="289941874">
      <w:bodyDiv w:val="1"/>
      <w:marLeft w:val="0"/>
      <w:marRight w:val="0"/>
      <w:marTop w:val="0"/>
      <w:marBottom w:val="0"/>
      <w:divBdr>
        <w:top w:val="none" w:sz="0" w:space="0" w:color="auto"/>
        <w:left w:val="none" w:sz="0" w:space="0" w:color="auto"/>
        <w:bottom w:val="none" w:sz="0" w:space="0" w:color="auto"/>
        <w:right w:val="none" w:sz="0" w:space="0" w:color="auto"/>
      </w:divBdr>
    </w:div>
    <w:div w:id="290357096">
      <w:bodyDiv w:val="1"/>
      <w:marLeft w:val="0"/>
      <w:marRight w:val="0"/>
      <w:marTop w:val="0"/>
      <w:marBottom w:val="0"/>
      <w:divBdr>
        <w:top w:val="none" w:sz="0" w:space="0" w:color="auto"/>
        <w:left w:val="none" w:sz="0" w:space="0" w:color="auto"/>
        <w:bottom w:val="none" w:sz="0" w:space="0" w:color="auto"/>
        <w:right w:val="none" w:sz="0" w:space="0" w:color="auto"/>
      </w:divBdr>
    </w:div>
    <w:div w:id="290481295">
      <w:bodyDiv w:val="1"/>
      <w:marLeft w:val="0"/>
      <w:marRight w:val="0"/>
      <w:marTop w:val="0"/>
      <w:marBottom w:val="0"/>
      <w:divBdr>
        <w:top w:val="none" w:sz="0" w:space="0" w:color="auto"/>
        <w:left w:val="none" w:sz="0" w:space="0" w:color="auto"/>
        <w:bottom w:val="none" w:sz="0" w:space="0" w:color="auto"/>
        <w:right w:val="none" w:sz="0" w:space="0" w:color="auto"/>
      </w:divBdr>
    </w:div>
    <w:div w:id="290599055">
      <w:bodyDiv w:val="1"/>
      <w:marLeft w:val="0"/>
      <w:marRight w:val="0"/>
      <w:marTop w:val="0"/>
      <w:marBottom w:val="0"/>
      <w:divBdr>
        <w:top w:val="none" w:sz="0" w:space="0" w:color="auto"/>
        <w:left w:val="none" w:sz="0" w:space="0" w:color="auto"/>
        <w:bottom w:val="none" w:sz="0" w:space="0" w:color="auto"/>
        <w:right w:val="none" w:sz="0" w:space="0" w:color="auto"/>
      </w:divBdr>
    </w:div>
    <w:div w:id="290938730">
      <w:bodyDiv w:val="1"/>
      <w:marLeft w:val="0"/>
      <w:marRight w:val="0"/>
      <w:marTop w:val="0"/>
      <w:marBottom w:val="0"/>
      <w:divBdr>
        <w:top w:val="none" w:sz="0" w:space="0" w:color="auto"/>
        <w:left w:val="none" w:sz="0" w:space="0" w:color="auto"/>
        <w:bottom w:val="none" w:sz="0" w:space="0" w:color="auto"/>
        <w:right w:val="none" w:sz="0" w:space="0" w:color="auto"/>
      </w:divBdr>
    </w:div>
    <w:div w:id="291137584">
      <w:bodyDiv w:val="1"/>
      <w:marLeft w:val="0"/>
      <w:marRight w:val="0"/>
      <w:marTop w:val="0"/>
      <w:marBottom w:val="0"/>
      <w:divBdr>
        <w:top w:val="none" w:sz="0" w:space="0" w:color="auto"/>
        <w:left w:val="none" w:sz="0" w:space="0" w:color="auto"/>
        <w:bottom w:val="none" w:sz="0" w:space="0" w:color="auto"/>
        <w:right w:val="none" w:sz="0" w:space="0" w:color="auto"/>
      </w:divBdr>
    </w:div>
    <w:div w:id="291138649">
      <w:bodyDiv w:val="1"/>
      <w:marLeft w:val="0"/>
      <w:marRight w:val="0"/>
      <w:marTop w:val="0"/>
      <w:marBottom w:val="0"/>
      <w:divBdr>
        <w:top w:val="none" w:sz="0" w:space="0" w:color="auto"/>
        <w:left w:val="none" w:sz="0" w:space="0" w:color="auto"/>
        <w:bottom w:val="none" w:sz="0" w:space="0" w:color="auto"/>
        <w:right w:val="none" w:sz="0" w:space="0" w:color="auto"/>
      </w:divBdr>
    </w:div>
    <w:div w:id="291178667">
      <w:bodyDiv w:val="1"/>
      <w:marLeft w:val="0"/>
      <w:marRight w:val="0"/>
      <w:marTop w:val="0"/>
      <w:marBottom w:val="0"/>
      <w:divBdr>
        <w:top w:val="none" w:sz="0" w:space="0" w:color="auto"/>
        <w:left w:val="none" w:sz="0" w:space="0" w:color="auto"/>
        <w:bottom w:val="none" w:sz="0" w:space="0" w:color="auto"/>
        <w:right w:val="none" w:sz="0" w:space="0" w:color="auto"/>
      </w:divBdr>
    </w:div>
    <w:div w:id="291710623">
      <w:bodyDiv w:val="1"/>
      <w:marLeft w:val="0"/>
      <w:marRight w:val="0"/>
      <w:marTop w:val="0"/>
      <w:marBottom w:val="0"/>
      <w:divBdr>
        <w:top w:val="none" w:sz="0" w:space="0" w:color="auto"/>
        <w:left w:val="none" w:sz="0" w:space="0" w:color="auto"/>
        <w:bottom w:val="none" w:sz="0" w:space="0" w:color="auto"/>
        <w:right w:val="none" w:sz="0" w:space="0" w:color="auto"/>
      </w:divBdr>
    </w:div>
    <w:div w:id="291835488">
      <w:bodyDiv w:val="1"/>
      <w:marLeft w:val="0"/>
      <w:marRight w:val="0"/>
      <w:marTop w:val="0"/>
      <w:marBottom w:val="0"/>
      <w:divBdr>
        <w:top w:val="none" w:sz="0" w:space="0" w:color="auto"/>
        <w:left w:val="none" w:sz="0" w:space="0" w:color="auto"/>
        <w:bottom w:val="none" w:sz="0" w:space="0" w:color="auto"/>
        <w:right w:val="none" w:sz="0" w:space="0" w:color="auto"/>
      </w:divBdr>
    </w:div>
    <w:div w:id="292634086">
      <w:bodyDiv w:val="1"/>
      <w:marLeft w:val="0"/>
      <w:marRight w:val="0"/>
      <w:marTop w:val="0"/>
      <w:marBottom w:val="0"/>
      <w:divBdr>
        <w:top w:val="none" w:sz="0" w:space="0" w:color="auto"/>
        <w:left w:val="none" w:sz="0" w:space="0" w:color="auto"/>
        <w:bottom w:val="none" w:sz="0" w:space="0" w:color="auto"/>
        <w:right w:val="none" w:sz="0" w:space="0" w:color="auto"/>
      </w:divBdr>
    </w:div>
    <w:div w:id="292710781">
      <w:bodyDiv w:val="1"/>
      <w:marLeft w:val="0"/>
      <w:marRight w:val="0"/>
      <w:marTop w:val="0"/>
      <w:marBottom w:val="0"/>
      <w:divBdr>
        <w:top w:val="none" w:sz="0" w:space="0" w:color="auto"/>
        <w:left w:val="none" w:sz="0" w:space="0" w:color="auto"/>
        <w:bottom w:val="none" w:sz="0" w:space="0" w:color="auto"/>
        <w:right w:val="none" w:sz="0" w:space="0" w:color="auto"/>
      </w:divBdr>
    </w:div>
    <w:div w:id="293103072">
      <w:bodyDiv w:val="1"/>
      <w:marLeft w:val="0"/>
      <w:marRight w:val="0"/>
      <w:marTop w:val="0"/>
      <w:marBottom w:val="0"/>
      <w:divBdr>
        <w:top w:val="none" w:sz="0" w:space="0" w:color="auto"/>
        <w:left w:val="none" w:sz="0" w:space="0" w:color="auto"/>
        <w:bottom w:val="none" w:sz="0" w:space="0" w:color="auto"/>
        <w:right w:val="none" w:sz="0" w:space="0" w:color="auto"/>
      </w:divBdr>
    </w:div>
    <w:div w:id="293174877">
      <w:bodyDiv w:val="1"/>
      <w:marLeft w:val="0"/>
      <w:marRight w:val="0"/>
      <w:marTop w:val="0"/>
      <w:marBottom w:val="0"/>
      <w:divBdr>
        <w:top w:val="none" w:sz="0" w:space="0" w:color="auto"/>
        <w:left w:val="none" w:sz="0" w:space="0" w:color="auto"/>
        <w:bottom w:val="none" w:sz="0" w:space="0" w:color="auto"/>
        <w:right w:val="none" w:sz="0" w:space="0" w:color="auto"/>
      </w:divBdr>
    </w:div>
    <w:div w:id="293219214">
      <w:bodyDiv w:val="1"/>
      <w:marLeft w:val="0"/>
      <w:marRight w:val="0"/>
      <w:marTop w:val="0"/>
      <w:marBottom w:val="0"/>
      <w:divBdr>
        <w:top w:val="none" w:sz="0" w:space="0" w:color="auto"/>
        <w:left w:val="none" w:sz="0" w:space="0" w:color="auto"/>
        <w:bottom w:val="none" w:sz="0" w:space="0" w:color="auto"/>
        <w:right w:val="none" w:sz="0" w:space="0" w:color="auto"/>
      </w:divBdr>
    </w:div>
    <w:div w:id="293873361">
      <w:bodyDiv w:val="1"/>
      <w:marLeft w:val="0"/>
      <w:marRight w:val="0"/>
      <w:marTop w:val="0"/>
      <w:marBottom w:val="0"/>
      <w:divBdr>
        <w:top w:val="none" w:sz="0" w:space="0" w:color="auto"/>
        <w:left w:val="none" w:sz="0" w:space="0" w:color="auto"/>
        <w:bottom w:val="none" w:sz="0" w:space="0" w:color="auto"/>
        <w:right w:val="none" w:sz="0" w:space="0" w:color="auto"/>
      </w:divBdr>
    </w:div>
    <w:div w:id="294263632">
      <w:bodyDiv w:val="1"/>
      <w:marLeft w:val="0"/>
      <w:marRight w:val="0"/>
      <w:marTop w:val="0"/>
      <w:marBottom w:val="0"/>
      <w:divBdr>
        <w:top w:val="none" w:sz="0" w:space="0" w:color="auto"/>
        <w:left w:val="none" w:sz="0" w:space="0" w:color="auto"/>
        <w:bottom w:val="none" w:sz="0" w:space="0" w:color="auto"/>
        <w:right w:val="none" w:sz="0" w:space="0" w:color="auto"/>
      </w:divBdr>
    </w:div>
    <w:div w:id="294678458">
      <w:bodyDiv w:val="1"/>
      <w:marLeft w:val="0"/>
      <w:marRight w:val="0"/>
      <w:marTop w:val="0"/>
      <w:marBottom w:val="0"/>
      <w:divBdr>
        <w:top w:val="none" w:sz="0" w:space="0" w:color="auto"/>
        <w:left w:val="none" w:sz="0" w:space="0" w:color="auto"/>
        <w:bottom w:val="none" w:sz="0" w:space="0" w:color="auto"/>
        <w:right w:val="none" w:sz="0" w:space="0" w:color="auto"/>
      </w:divBdr>
    </w:div>
    <w:div w:id="294916963">
      <w:bodyDiv w:val="1"/>
      <w:marLeft w:val="0"/>
      <w:marRight w:val="0"/>
      <w:marTop w:val="0"/>
      <w:marBottom w:val="0"/>
      <w:divBdr>
        <w:top w:val="none" w:sz="0" w:space="0" w:color="auto"/>
        <w:left w:val="none" w:sz="0" w:space="0" w:color="auto"/>
        <w:bottom w:val="none" w:sz="0" w:space="0" w:color="auto"/>
        <w:right w:val="none" w:sz="0" w:space="0" w:color="auto"/>
      </w:divBdr>
    </w:div>
    <w:div w:id="295989012">
      <w:bodyDiv w:val="1"/>
      <w:marLeft w:val="0"/>
      <w:marRight w:val="0"/>
      <w:marTop w:val="0"/>
      <w:marBottom w:val="0"/>
      <w:divBdr>
        <w:top w:val="none" w:sz="0" w:space="0" w:color="auto"/>
        <w:left w:val="none" w:sz="0" w:space="0" w:color="auto"/>
        <w:bottom w:val="none" w:sz="0" w:space="0" w:color="auto"/>
        <w:right w:val="none" w:sz="0" w:space="0" w:color="auto"/>
      </w:divBdr>
    </w:div>
    <w:div w:id="296184376">
      <w:bodyDiv w:val="1"/>
      <w:marLeft w:val="0"/>
      <w:marRight w:val="0"/>
      <w:marTop w:val="0"/>
      <w:marBottom w:val="0"/>
      <w:divBdr>
        <w:top w:val="none" w:sz="0" w:space="0" w:color="auto"/>
        <w:left w:val="none" w:sz="0" w:space="0" w:color="auto"/>
        <w:bottom w:val="none" w:sz="0" w:space="0" w:color="auto"/>
        <w:right w:val="none" w:sz="0" w:space="0" w:color="auto"/>
      </w:divBdr>
    </w:div>
    <w:div w:id="296375653">
      <w:bodyDiv w:val="1"/>
      <w:marLeft w:val="0"/>
      <w:marRight w:val="0"/>
      <w:marTop w:val="0"/>
      <w:marBottom w:val="0"/>
      <w:divBdr>
        <w:top w:val="none" w:sz="0" w:space="0" w:color="auto"/>
        <w:left w:val="none" w:sz="0" w:space="0" w:color="auto"/>
        <w:bottom w:val="none" w:sz="0" w:space="0" w:color="auto"/>
        <w:right w:val="none" w:sz="0" w:space="0" w:color="auto"/>
      </w:divBdr>
    </w:div>
    <w:div w:id="296377396">
      <w:bodyDiv w:val="1"/>
      <w:marLeft w:val="0"/>
      <w:marRight w:val="0"/>
      <w:marTop w:val="0"/>
      <w:marBottom w:val="0"/>
      <w:divBdr>
        <w:top w:val="none" w:sz="0" w:space="0" w:color="auto"/>
        <w:left w:val="none" w:sz="0" w:space="0" w:color="auto"/>
        <w:bottom w:val="none" w:sz="0" w:space="0" w:color="auto"/>
        <w:right w:val="none" w:sz="0" w:space="0" w:color="auto"/>
      </w:divBdr>
    </w:div>
    <w:div w:id="296495798">
      <w:bodyDiv w:val="1"/>
      <w:marLeft w:val="0"/>
      <w:marRight w:val="0"/>
      <w:marTop w:val="0"/>
      <w:marBottom w:val="0"/>
      <w:divBdr>
        <w:top w:val="none" w:sz="0" w:space="0" w:color="auto"/>
        <w:left w:val="none" w:sz="0" w:space="0" w:color="auto"/>
        <w:bottom w:val="none" w:sz="0" w:space="0" w:color="auto"/>
        <w:right w:val="none" w:sz="0" w:space="0" w:color="auto"/>
      </w:divBdr>
    </w:div>
    <w:div w:id="296765656">
      <w:bodyDiv w:val="1"/>
      <w:marLeft w:val="0"/>
      <w:marRight w:val="0"/>
      <w:marTop w:val="0"/>
      <w:marBottom w:val="0"/>
      <w:divBdr>
        <w:top w:val="none" w:sz="0" w:space="0" w:color="auto"/>
        <w:left w:val="none" w:sz="0" w:space="0" w:color="auto"/>
        <w:bottom w:val="none" w:sz="0" w:space="0" w:color="auto"/>
        <w:right w:val="none" w:sz="0" w:space="0" w:color="auto"/>
      </w:divBdr>
    </w:div>
    <w:div w:id="296837463">
      <w:bodyDiv w:val="1"/>
      <w:marLeft w:val="0"/>
      <w:marRight w:val="0"/>
      <w:marTop w:val="0"/>
      <w:marBottom w:val="0"/>
      <w:divBdr>
        <w:top w:val="none" w:sz="0" w:space="0" w:color="auto"/>
        <w:left w:val="none" w:sz="0" w:space="0" w:color="auto"/>
        <w:bottom w:val="none" w:sz="0" w:space="0" w:color="auto"/>
        <w:right w:val="none" w:sz="0" w:space="0" w:color="auto"/>
      </w:divBdr>
    </w:div>
    <w:div w:id="297036363">
      <w:bodyDiv w:val="1"/>
      <w:marLeft w:val="0"/>
      <w:marRight w:val="0"/>
      <w:marTop w:val="0"/>
      <w:marBottom w:val="0"/>
      <w:divBdr>
        <w:top w:val="none" w:sz="0" w:space="0" w:color="auto"/>
        <w:left w:val="none" w:sz="0" w:space="0" w:color="auto"/>
        <w:bottom w:val="none" w:sz="0" w:space="0" w:color="auto"/>
        <w:right w:val="none" w:sz="0" w:space="0" w:color="auto"/>
      </w:divBdr>
    </w:div>
    <w:div w:id="297223246">
      <w:bodyDiv w:val="1"/>
      <w:marLeft w:val="0"/>
      <w:marRight w:val="0"/>
      <w:marTop w:val="0"/>
      <w:marBottom w:val="0"/>
      <w:divBdr>
        <w:top w:val="none" w:sz="0" w:space="0" w:color="auto"/>
        <w:left w:val="none" w:sz="0" w:space="0" w:color="auto"/>
        <w:bottom w:val="none" w:sz="0" w:space="0" w:color="auto"/>
        <w:right w:val="none" w:sz="0" w:space="0" w:color="auto"/>
      </w:divBdr>
    </w:div>
    <w:div w:id="297489665">
      <w:bodyDiv w:val="1"/>
      <w:marLeft w:val="0"/>
      <w:marRight w:val="0"/>
      <w:marTop w:val="0"/>
      <w:marBottom w:val="0"/>
      <w:divBdr>
        <w:top w:val="none" w:sz="0" w:space="0" w:color="auto"/>
        <w:left w:val="none" w:sz="0" w:space="0" w:color="auto"/>
        <w:bottom w:val="none" w:sz="0" w:space="0" w:color="auto"/>
        <w:right w:val="none" w:sz="0" w:space="0" w:color="auto"/>
      </w:divBdr>
    </w:div>
    <w:div w:id="297691519">
      <w:bodyDiv w:val="1"/>
      <w:marLeft w:val="0"/>
      <w:marRight w:val="0"/>
      <w:marTop w:val="0"/>
      <w:marBottom w:val="0"/>
      <w:divBdr>
        <w:top w:val="none" w:sz="0" w:space="0" w:color="auto"/>
        <w:left w:val="none" w:sz="0" w:space="0" w:color="auto"/>
        <w:bottom w:val="none" w:sz="0" w:space="0" w:color="auto"/>
        <w:right w:val="none" w:sz="0" w:space="0" w:color="auto"/>
      </w:divBdr>
    </w:div>
    <w:div w:id="298147651">
      <w:bodyDiv w:val="1"/>
      <w:marLeft w:val="0"/>
      <w:marRight w:val="0"/>
      <w:marTop w:val="0"/>
      <w:marBottom w:val="0"/>
      <w:divBdr>
        <w:top w:val="none" w:sz="0" w:space="0" w:color="auto"/>
        <w:left w:val="none" w:sz="0" w:space="0" w:color="auto"/>
        <w:bottom w:val="none" w:sz="0" w:space="0" w:color="auto"/>
        <w:right w:val="none" w:sz="0" w:space="0" w:color="auto"/>
      </w:divBdr>
    </w:div>
    <w:div w:id="298416550">
      <w:bodyDiv w:val="1"/>
      <w:marLeft w:val="0"/>
      <w:marRight w:val="0"/>
      <w:marTop w:val="0"/>
      <w:marBottom w:val="0"/>
      <w:divBdr>
        <w:top w:val="none" w:sz="0" w:space="0" w:color="auto"/>
        <w:left w:val="none" w:sz="0" w:space="0" w:color="auto"/>
        <w:bottom w:val="none" w:sz="0" w:space="0" w:color="auto"/>
        <w:right w:val="none" w:sz="0" w:space="0" w:color="auto"/>
      </w:divBdr>
    </w:div>
    <w:div w:id="298608894">
      <w:bodyDiv w:val="1"/>
      <w:marLeft w:val="0"/>
      <w:marRight w:val="0"/>
      <w:marTop w:val="0"/>
      <w:marBottom w:val="0"/>
      <w:divBdr>
        <w:top w:val="none" w:sz="0" w:space="0" w:color="auto"/>
        <w:left w:val="none" w:sz="0" w:space="0" w:color="auto"/>
        <w:bottom w:val="none" w:sz="0" w:space="0" w:color="auto"/>
        <w:right w:val="none" w:sz="0" w:space="0" w:color="auto"/>
      </w:divBdr>
    </w:div>
    <w:div w:id="298731495">
      <w:bodyDiv w:val="1"/>
      <w:marLeft w:val="0"/>
      <w:marRight w:val="0"/>
      <w:marTop w:val="0"/>
      <w:marBottom w:val="0"/>
      <w:divBdr>
        <w:top w:val="none" w:sz="0" w:space="0" w:color="auto"/>
        <w:left w:val="none" w:sz="0" w:space="0" w:color="auto"/>
        <w:bottom w:val="none" w:sz="0" w:space="0" w:color="auto"/>
        <w:right w:val="none" w:sz="0" w:space="0" w:color="auto"/>
      </w:divBdr>
    </w:div>
    <w:div w:id="299069030">
      <w:bodyDiv w:val="1"/>
      <w:marLeft w:val="0"/>
      <w:marRight w:val="0"/>
      <w:marTop w:val="0"/>
      <w:marBottom w:val="0"/>
      <w:divBdr>
        <w:top w:val="none" w:sz="0" w:space="0" w:color="auto"/>
        <w:left w:val="none" w:sz="0" w:space="0" w:color="auto"/>
        <w:bottom w:val="none" w:sz="0" w:space="0" w:color="auto"/>
        <w:right w:val="none" w:sz="0" w:space="0" w:color="auto"/>
      </w:divBdr>
    </w:div>
    <w:div w:id="299267747">
      <w:bodyDiv w:val="1"/>
      <w:marLeft w:val="0"/>
      <w:marRight w:val="0"/>
      <w:marTop w:val="0"/>
      <w:marBottom w:val="0"/>
      <w:divBdr>
        <w:top w:val="none" w:sz="0" w:space="0" w:color="auto"/>
        <w:left w:val="none" w:sz="0" w:space="0" w:color="auto"/>
        <w:bottom w:val="none" w:sz="0" w:space="0" w:color="auto"/>
        <w:right w:val="none" w:sz="0" w:space="0" w:color="auto"/>
      </w:divBdr>
    </w:div>
    <w:div w:id="299577049">
      <w:bodyDiv w:val="1"/>
      <w:marLeft w:val="0"/>
      <w:marRight w:val="0"/>
      <w:marTop w:val="0"/>
      <w:marBottom w:val="0"/>
      <w:divBdr>
        <w:top w:val="none" w:sz="0" w:space="0" w:color="auto"/>
        <w:left w:val="none" w:sz="0" w:space="0" w:color="auto"/>
        <w:bottom w:val="none" w:sz="0" w:space="0" w:color="auto"/>
        <w:right w:val="none" w:sz="0" w:space="0" w:color="auto"/>
      </w:divBdr>
    </w:div>
    <w:div w:id="300893104">
      <w:bodyDiv w:val="1"/>
      <w:marLeft w:val="0"/>
      <w:marRight w:val="0"/>
      <w:marTop w:val="0"/>
      <w:marBottom w:val="0"/>
      <w:divBdr>
        <w:top w:val="none" w:sz="0" w:space="0" w:color="auto"/>
        <w:left w:val="none" w:sz="0" w:space="0" w:color="auto"/>
        <w:bottom w:val="none" w:sz="0" w:space="0" w:color="auto"/>
        <w:right w:val="none" w:sz="0" w:space="0" w:color="auto"/>
      </w:divBdr>
    </w:div>
    <w:div w:id="301277775">
      <w:bodyDiv w:val="1"/>
      <w:marLeft w:val="0"/>
      <w:marRight w:val="0"/>
      <w:marTop w:val="0"/>
      <w:marBottom w:val="0"/>
      <w:divBdr>
        <w:top w:val="none" w:sz="0" w:space="0" w:color="auto"/>
        <w:left w:val="none" w:sz="0" w:space="0" w:color="auto"/>
        <w:bottom w:val="none" w:sz="0" w:space="0" w:color="auto"/>
        <w:right w:val="none" w:sz="0" w:space="0" w:color="auto"/>
      </w:divBdr>
    </w:div>
    <w:div w:id="301348995">
      <w:bodyDiv w:val="1"/>
      <w:marLeft w:val="0"/>
      <w:marRight w:val="0"/>
      <w:marTop w:val="0"/>
      <w:marBottom w:val="0"/>
      <w:divBdr>
        <w:top w:val="none" w:sz="0" w:space="0" w:color="auto"/>
        <w:left w:val="none" w:sz="0" w:space="0" w:color="auto"/>
        <w:bottom w:val="none" w:sz="0" w:space="0" w:color="auto"/>
        <w:right w:val="none" w:sz="0" w:space="0" w:color="auto"/>
      </w:divBdr>
    </w:div>
    <w:div w:id="301623702">
      <w:bodyDiv w:val="1"/>
      <w:marLeft w:val="0"/>
      <w:marRight w:val="0"/>
      <w:marTop w:val="0"/>
      <w:marBottom w:val="0"/>
      <w:divBdr>
        <w:top w:val="none" w:sz="0" w:space="0" w:color="auto"/>
        <w:left w:val="none" w:sz="0" w:space="0" w:color="auto"/>
        <w:bottom w:val="none" w:sz="0" w:space="0" w:color="auto"/>
        <w:right w:val="none" w:sz="0" w:space="0" w:color="auto"/>
      </w:divBdr>
    </w:div>
    <w:div w:id="301814702">
      <w:bodyDiv w:val="1"/>
      <w:marLeft w:val="0"/>
      <w:marRight w:val="0"/>
      <w:marTop w:val="0"/>
      <w:marBottom w:val="0"/>
      <w:divBdr>
        <w:top w:val="none" w:sz="0" w:space="0" w:color="auto"/>
        <w:left w:val="none" w:sz="0" w:space="0" w:color="auto"/>
        <w:bottom w:val="none" w:sz="0" w:space="0" w:color="auto"/>
        <w:right w:val="none" w:sz="0" w:space="0" w:color="auto"/>
      </w:divBdr>
    </w:div>
    <w:div w:id="301933411">
      <w:bodyDiv w:val="1"/>
      <w:marLeft w:val="0"/>
      <w:marRight w:val="0"/>
      <w:marTop w:val="0"/>
      <w:marBottom w:val="0"/>
      <w:divBdr>
        <w:top w:val="none" w:sz="0" w:space="0" w:color="auto"/>
        <w:left w:val="none" w:sz="0" w:space="0" w:color="auto"/>
        <w:bottom w:val="none" w:sz="0" w:space="0" w:color="auto"/>
        <w:right w:val="none" w:sz="0" w:space="0" w:color="auto"/>
      </w:divBdr>
    </w:div>
    <w:div w:id="302203279">
      <w:bodyDiv w:val="1"/>
      <w:marLeft w:val="0"/>
      <w:marRight w:val="0"/>
      <w:marTop w:val="0"/>
      <w:marBottom w:val="0"/>
      <w:divBdr>
        <w:top w:val="none" w:sz="0" w:space="0" w:color="auto"/>
        <w:left w:val="none" w:sz="0" w:space="0" w:color="auto"/>
        <w:bottom w:val="none" w:sz="0" w:space="0" w:color="auto"/>
        <w:right w:val="none" w:sz="0" w:space="0" w:color="auto"/>
      </w:divBdr>
    </w:div>
    <w:div w:id="302393849">
      <w:bodyDiv w:val="1"/>
      <w:marLeft w:val="0"/>
      <w:marRight w:val="0"/>
      <w:marTop w:val="0"/>
      <w:marBottom w:val="0"/>
      <w:divBdr>
        <w:top w:val="none" w:sz="0" w:space="0" w:color="auto"/>
        <w:left w:val="none" w:sz="0" w:space="0" w:color="auto"/>
        <w:bottom w:val="none" w:sz="0" w:space="0" w:color="auto"/>
        <w:right w:val="none" w:sz="0" w:space="0" w:color="auto"/>
      </w:divBdr>
    </w:div>
    <w:div w:id="302542414">
      <w:bodyDiv w:val="1"/>
      <w:marLeft w:val="0"/>
      <w:marRight w:val="0"/>
      <w:marTop w:val="0"/>
      <w:marBottom w:val="0"/>
      <w:divBdr>
        <w:top w:val="none" w:sz="0" w:space="0" w:color="auto"/>
        <w:left w:val="none" w:sz="0" w:space="0" w:color="auto"/>
        <w:bottom w:val="none" w:sz="0" w:space="0" w:color="auto"/>
        <w:right w:val="none" w:sz="0" w:space="0" w:color="auto"/>
      </w:divBdr>
    </w:div>
    <w:div w:id="303588759">
      <w:bodyDiv w:val="1"/>
      <w:marLeft w:val="0"/>
      <w:marRight w:val="0"/>
      <w:marTop w:val="0"/>
      <w:marBottom w:val="0"/>
      <w:divBdr>
        <w:top w:val="none" w:sz="0" w:space="0" w:color="auto"/>
        <w:left w:val="none" w:sz="0" w:space="0" w:color="auto"/>
        <w:bottom w:val="none" w:sz="0" w:space="0" w:color="auto"/>
        <w:right w:val="none" w:sz="0" w:space="0" w:color="auto"/>
      </w:divBdr>
    </w:div>
    <w:div w:id="303850957">
      <w:bodyDiv w:val="1"/>
      <w:marLeft w:val="0"/>
      <w:marRight w:val="0"/>
      <w:marTop w:val="0"/>
      <w:marBottom w:val="0"/>
      <w:divBdr>
        <w:top w:val="none" w:sz="0" w:space="0" w:color="auto"/>
        <w:left w:val="none" w:sz="0" w:space="0" w:color="auto"/>
        <w:bottom w:val="none" w:sz="0" w:space="0" w:color="auto"/>
        <w:right w:val="none" w:sz="0" w:space="0" w:color="auto"/>
      </w:divBdr>
    </w:div>
    <w:div w:id="303854088">
      <w:bodyDiv w:val="1"/>
      <w:marLeft w:val="0"/>
      <w:marRight w:val="0"/>
      <w:marTop w:val="0"/>
      <w:marBottom w:val="0"/>
      <w:divBdr>
        <w:top w:val="none" w:sz="0" w:space="0" w:color="auto"/>
        <w:left w:val="none" w:sz="0" w:space="0" w:color="auto"/>
        <w:bottom w:val="none" w:sz="0" w:space="0" w:color="auto"/>
        <w:right w:val="none" w:sz="0" w:space="0" w:color="auto"/>
      </w:divBdr>
    </w:div>
    <w:div w:id="303894349">
      <w:bodyDiv w:val="1"/>
      <w:marLeft w:val="0"/>
      <w:marRight w:val="0"/>
      <w:marTop w:val="0"/>
      <w:marBottom w:val="0"/>
      <w:divBdr>
        <w:top w:val="none" w:sz="0" w:space="0" w:color="auto"/>
        <w:left w:val="none" w:sz="0" w:space="0" w:color="auto"/>
        <w:bottom w:val="none" w:sz="0" w:space="0" w:color="auto"/>
        <w:right w:val="none" w:sz="0" w:space="0" w:color="auto"/>
      </w:divBdr>
    </w:div>
    <w:div w:id="304315300">
      <w:bodyDiv w:val="1"/>
      <w:marLeft w:val="0"/>
      <w:marRight w:val="0"/>
      <w:marTop w:val="0"/>
      <w:marBottom w:val="0"/>
      <w:divBdr>
        <w:top w:val="none" w:sz="0" w:space="0" w:color="auto"/>
        <w:left w:val="none" w:sz="0" w:space="0" w:color="auto"/>
        <w:bottom w:val="none" w:sz="0" w:space="0" w:color="auto"/>
        <w:right w:val="none" w:sz="0" w:space="0" w:color="auto"/>
      </w:divBdr>
    </w:div>
    <w:div w:id="304704284">
      <w:bodyDiv w:val="1"/>
      <w:marLeft w:val="0"/>
      <w:marRight w:val="0"/>
      <w:marTop w:val="0"/>
      <w:marBottom w:val="0"/>
      <w:divBdr>
        <w:top w:val="none" w:sz="0" w:space="0" w:color="auto"/>
        <w:left w:val="none" w:sz="0" w:space="0" w:color="auto"/>
        <w:bottom w:val="none" w:sz="0" w:space="0" w:color="auto"/>
        <w:right w:val="none" w:sz="0" w:space="0" w:color="auto"/>
      </w:divBdr>
    </w:div>
    <w:div w:id="305210919">
      <w:bodyDiv w:val="1"/>
      <w:marLeft w:val="0"/>
      <w:marRight w:val="0"/>
      <w:marTop w:val="0"/>
      <w:marBottom w:val="0"/>
      <w:divBdr>
        <w:top w:val="none" w:sz="0" w:space="0" w:color="auto"/>
        <w:left w:val="none" w:sz="0" w:space="0" w:color="auto"/>
        <w:bottom w:val="none" w:sz="0" w:space="0" w:color="auto"/>
        <w:right w:val="none" w:sz="0" w:space="0" w:color="auto"/>
      </w:divBdr>
    </w:div>
    <w:div w:id="305859045">
      <w:bodyDiv w:val="1"/>
      <w:marLeft w:val="0"/>
      <w:marRight w:val="0"/>
      <w:marTop w:val="0"/>
      <w:marBottom w:val="0"/>
      <w:divBdr>
        <w:top w:val="none" w:sz="0" w:space="0" w:color="auto"/>
        <w:left w:val="none" w:sz="0" w:space="0" w:color="auto"/>
        <w:bottom w:val="none" w:sz="0" w:space="0" w:color="auto"/>
        <w:right w:val="none" w:sz="0" w:space="0" w:color="auto"/>
      </w:divBdr>
    </w:div>
    <w:div w:id="305861770">
      <w:bodyDiv w:val="1"/>
      <w:marLeft w:val="0"/>
      <w:marRight w:val="0"/>
      <w:marTop w:val="0"/>
      <w:marBottom w:val="0"/>
      <w:divBdr>
        <w:top w:val="none" w:sz="0" w:space="0" w:color="auto"/>
        <w:left w:val="none" w:sz="0" w:space="0" w:color="auto"/>
        <w:bottom w:val="none" w:sz="0" w:space="0" w:color="auto"/>
        <w:right w:val="none" w:sz="0" w:space="0" w:color="auto"/>
      </w:divBdr>
    </w:div>
    <w:div w:id="306135489">
      <w:bodyDiv w:val="1"/>
      <w:marLeft w:val="0"/>
      <w:marRight w:val="0"/>
      <w:marTop w:val="0"/>
      <w:marBottom w:val="0"/>
      <w:divBdr>
        <w:top w:val="none" w:sz="0" w:space="0" w:color="auto"/>
        <w:left w:val="none" w:sz="0" w:space="0" w:color="auto"/>
        <w:bottom w:val="none" w:sz="0" w:space="0" w:color="auto"/>
        <w:right w:val="none" w:sz="0" w:space="0" w:color="auto"/>
      </w:divBdr>
    </w:div>
    <w:div w:id="306252893">
      <w:bodyDiv w:val="1"/>
      <w:marLeft w:val="0"/>
      <w:marRight w:val="0"/>
      <w:marTop w:val="0"/>
      <w:marBottom w:val="0"/>
      <w:divBdr>
        <w:top w:val="none" w:sz="0" w:space="0" w:color="auto"/>
        <w:left w:val="none" w:sz="0" w:space="0" w:color="auto"/>
        <w:bottom w:val="none" w:sz="0" w:space="0" w:color="auto"/>
        <w:right w:val="none" w:sz="0" w:space="0" w:color="auto"/>
      </w:divBdr>
    </w:div>
    <w:div w:id="306521964">
      <w:bodyDiv w:val="1"/>
      <w:marLeft w:val="0"/>
      <w:marRight w:val="0"/>
      <w:marTop w:val="0"/>
      <w:marBottom w:val="0"/>
      <w:divBdr>
        <w:top w:val="none" w:sz="0" w:space="0" w:color="auto"/>
        <w:left w:val="none" w:sz="0" w:space="0" w:color="auto"/>
        <w:bottom w:val="none" w:sz="0" w:space="0" w:color="auto"/>
        <w:right w:val="none" w:sz="0" w:space="0" w:color="auto"/>
      </w:divBdr>
    </w:div>
    <w:div w:id="306782234">
      <w:bodyDiv w:val="1"/>
      <w:marLeft w:val="0"/>
      <w:marRight w:val="0"/>
      <w:marTop w:val="0"/>
      <w:marBottom w:val="0"/>
      <w:divBdr>
        <w:top w:val="none" w:sz="0" w:space="0" w:color="auto"/>
        <w:left w:val="none" w:sz="0" w:space="0" w:color="auto"/>
        <w:bottom w:val="none" w:sz="0" w:space="0" w:color="auto"/>
        <w:right w:val="none" w:sz="0" w:space="0" w:color="auto"/>
      </w:divBdr>
    </w:div>
    <w:div w:id="306785861">
      <w:bodyDiv w:val="1"/>
      <w:marLeft w:val="0"/>
      <w:marRight w:val="0"/>
      <w:marTop w:val="0"/>
      <w:marBottom w:val="0"/>
      <w:divBdr>
        <w:top w:val="none" w:sz="0" w:space="0" w:color="auto"/>
        <w:left w:val="none" w:sz="0" w:space="0" w:color="auto"/>
        <w:bottom w:val="none" w:sz="0" w:space="0" w:color="auto"/>
        <w:right w:val="none" w:sz="0" w:space="0" w:color="auto"/>
      </w:divBdr>
    </w:div>
    <w:div w:id="306860570">
      <w:bodyDiv w:val="1"/>
      <w:marLeft w:val="0"/>
      <w:marRight w:val="0"/>
      <w:marTop w:val="0"/>
      <w:marBottom w:val="0"/>
      <w:divBdr>
        <w:top w:val="none" w:sz="0" w:space="0" w:color="auto"/>
        <w:left w:val="none" w:sz="0" w:space="0" w:color="auto"/>
        <w:bottom w:val="none" w:sz="0" w:space="0" w:color="auto"/>
        <w:right w:val="none" w:sz="0" w:space="0" w:color="auto"/>
      </w:divBdr>
    </w:div>
    <w:div w:id="307171270">
      <w:bodyDiv w:val="1"/>
      <w:marLeft w:val="0"/>
      <w:marRight w:val="0"/>
      <w:marTop w:val="0"/>
      <w:marBottom w:val="0"/>
      <w:divBdr>
        <w:top w:val="none" w:sz="0" w:space="0" w:color="auto"/>
        <w:left w:val="none" w:sz="0" w:space="0" w:color="auto"/>
        <w:bottom w:val="none" w:sz="0" w:space="0" w:color="auto"/>
        <w:right w:val="none" w:sz="0" w:space="0" w:color="auto"/>
      </w:divBdr>
    </w:div>
    <w:div w:id="307438538">
      <w:bodyDiv w:val="1"/>
      <w:marLeft w:val="0"/>
      <w:marRight w:val="0"/>
      <w:marTop w:val="0"/>
      <w:marBottom w:val="0"/>
      <w:divBdr>
        <w:top w:val="none" w:sz="0" w:space="0" w:color="auto"/>
        <w:left w:val="none" w:sz="0" w:space="0" w:color="auto"/>
        <w:bottom w:val="none" w:sz="0" w:space="0" w:color="auto"/>
        <w:right w:val="none" w:sz="0" w:space="0" w:color="auto"/>
      </w:divBdr>
    </w:div>
    <w:div w:id="308293625">
      <w:bodyDiv w:val="1"/>
      <w:marLeft w:val="0"/>
      <w:marRight w:val="0"/>
      <w:marTop w:val="0"/>
      <w:marBottom w:val="0"/>
      <w:divBdr>
        <w:top w:val="none" w:sz="0" w:space="0" w:color="auto"/>
        <w:left w:val="none" w:sz="0" w:space="0" w:color="auto"/>
        <w:bottom w:val="none" w:sz="0" w:space="0" w:color="auto"/>
        <w:right w:val="none" w:sz="0" w:space="0" w:color="auto"/>
      </w:divBdr>
    </w:div>
    <w:div w:id="308679091">
      <w:bodyDiv w:val="1"/>
      <w:marLeft w:val="0"/>
      <w:marRight w:val="0"/>
      <w:marTop w:val="0"/>
      <w:marBottom w:val="0"/>
      <w:divBdr>
        <w:top w:val="none" w:sz="0" w:space="0" w:color="auto"/>
        <w:left w:val="none" w:sz="0" w:space="0" w:color="auto"/>
        <w:bottom w:val="none" w:sz="0" w:space="0" w:color="auto"/>
        <w:right w:val="none" w:sz="0" w:space="0" w:color="auto"/>
      </w:divBdr>
    </w:div>
    <w:div w:id="308749351">
      <w:bodyDiv w:val="1"/>
      <w:marLeft w:val="0"/>
      <w:marRight w:val="0"/>
      <w:marTop w:val="0"/>
      <w:marBottom w:val="0"/>
      <w:divBdr>
        <w:top w:val="none" w:sz="0" w:space="0" w:color="auto"/>
        <w:left w:val="none" w:sz="0" w:space="0" w:color="auto"/>
        <w:bottom w:val="none" w:sz="0" w:space="0" w:color="auto"/>
        <w:right w:val="none" w:sz="0" w:space="0" w:color="auto"/>
      </w:divBdr>
    </w:div>
    <w:div w:id="309402386">
      <w:bodyDiv w:val="1"/>
      <w:marLeft w:val="0"/>
      <w:marRight w:val="0"/>
      <w:marTop w:val="0"/>
      <w:marBottom w:val="0"/>
      <w:divBdr>
        <w:top w:val="none" w:sz="0" w:space="0" w:color="auto"/>
        <w:left w:val="none" w:sz="0" w:space="0" w:color="auto"/>
        <w:bottom w:val="none" w:sz="0" w:space="0" w:color="auto"/>
        <w:right w:val="none" w:sz="0" w:space="0" w:color="auto"/>
      </w:divBdr>
    </w:div>
    <w:div w:id="309557177">
      <w:bodyDiv w:val="1"/>
      <w:marLeft w:val="0"/>
      <w:marRight w:val="0"/>
      <w:marTop w:val="0"/>
      <w:marBottom w:val="0"/>
      <w:divBdr>
        <w:top w:val="none" w:sz="0" w:space="0" w:color="auto"/>
        <w:left w:val="none" w:sz="0" w:space="0" w:color="auto"/>
        <w:bottom w:val="none" w:sz="0" w:space="0" w:color="auto"/>
        <w:right w:val="none" w:sz="0" w:space="0" w:color="auto"/>
      </w:divBdr>
    </w:div>
    <w:div w:id="309600556">
      <w:bodyDiv w:val="1"/>
      <w:marLeft w:val="0"/>
      <w:marRight w:val="0"/>
      <w:marTop w:val="0"/>
      <w:marBottom w:val="0"/>
      <w:divBdr>
        <w:top w:val="none" w:sz="0" w:space="0" w:color="auto"/>
        <w:left w:val="none" w:sz="0" w:space="0" w:color="auto"/>
        <w:bottom w:val="none" w:sz="0" w:space="0" w:color="auto"/>
        <w:right w:val="none" w:sz="0" w:space="0" w:color="auto"/>
      </w:divBdr>
    </w:div>
    <w:div w:id="309671703">
      <w:bodyDiv w:val="1"/>
      <w:marLeft w:val="0"/>
      <w:marRight w:val="0"/>
      <w:marTop w:val="0"/>
      <w:marBottom w:val="0"/>
      <w:divBdr>
        <w:top w:val="none" w:sz="0" w:space="0" w:color="auto"/>
        <w:left w:val="none" w:sz="0" w:space="0" w:color="auto"/>
        <w:bottom w:val="none" w:sz="0" w:space="0" w:color="auto"/>
        <w:right w:val="none" w:sz="0" w:space="0" w:color="auto"/>
      </w:divBdr>
    </w:div>
    <w:div w:id="310139495">
      <w:bodyDiv w:val="1"/>
      <w:marLeft w:val="0"/>
      <w:marRight w:val="0"/>
      <w:marTop w:val="0"/>
      <w:marBottom w:val="0"/>
      <w:divBdr>
        <w:top w:val="none" w:sz="0" w:space="0" w:color="auto"/>
        <w:left w:val="none" w:sz="0" w:space="0" w:color="auto"/>
        <w:bottom w:val="none" w:sz="0" w:space="0" w:color="auto"/>
        <w:right w:val="none" w:sz="0" w:space="0" w:color="auto"/>
      </w:divBdr>
    </w:div>
    <w:div w:id="310327673">
      <w:bodyDiv w:val="1"/>
      <w:marLeft w:val="0"/>
      <w:marRight w:val="0"/>
      <w:marTop w:val="0"/>
      <w:marBottom w:val="0"/>
      <w:divBdr>
        <w:top w:val="none" w:sz="0" w:space="0" w:color="auto"/>
        <w:left w:val="none" w:sz="0" w:space="0" w:color="auto"/>
        <w:bottom w:val="none" w:sz="0" w:space="0" w:color="auto"/>
        <w:right w:val="none" w:sz="0" w:space="0" w:color="auto"/>
      </w:divBdr>
    </w:div>
    <w:div w:id="310714596">
      <w:bodyDiv w:val="1"/>
      <w:marLeft w:val="0"/>
      <w:marRight w:val="0"/>
      <w:marTop w:val="0"/>
      <w:marBottom w:val="0"/>
      <w:divBdr>
        <w:top w:val="none" w:sz="0" w:space="0" w:color="auto"/>
        <w:left w:val="none" w:sz="0" w:space="0" w:color="auto"/>
        <w:bottom w:val="none" w:sz="0" w:space="0" w:color="auto"/>
        <w:right w:val="none" w:sz="0" w:space="0" w:color="auto"/>
      </w:divBdr>
    </w:div>
    <w:div w:id="311521577">
      <w:bodyDiv w:val="1"/>
      <w:marLeft w:val="0"/>
      <w:marRight w:val="0"/>
      <w:marTop w:val="0"/>
      <w:marBottom w:val="0"/>
      <w:divBdr>
        <w:top w:val="none" w:sz="0" w:space="0" w:color="auto"/>
        <w:left w:val="none" w:sz="0" w:space="0" w:color="auto"/>
        <w:bottom w:val="none" w:sz="0" w:space="0" w:color="auto"/>
        <w:right w:val="none" w:sz="0" w:space="0" w:color="auto"/>
      </w:divBdr>
    </w:div>
    <w:div w:id="311524507">
      <w:bodyDiv w:val="1"/>
      <w:marLeft w:val="0"/>
      <w:marRight w:val="0"/>
      <w:marTop w:val="0"/>
      <w:marBottom w:val="0"/>
      <w:divBdr>
        <w:top w:val="none" w:sz="0" w:space="0" w:color="auto"/>
        <w:left w:val="none" w:sz="0" w:space="0" w:color="auto"/>
        <w:bottom w:val="none" w:sz="0" w:space="0" w:color="auto"/>
        <w:right w:val="none" w:sz="0" w:space="0" w:color="auto"/>
      </w:divBdr>
    </w:div>
    <w:div w:id="312176525">
      <w:bodyDiv w:val="1"/>
      <w:marLeft w:val="0"/>
      <w:marRight w:val="0"/>
      <w:marTop w:val="0"/>
      <w:marBottom w:val="0"/>
      <w:divBdr>
        <w:top w:val="none" w:sz="0" w:space="0" w:color="auto"/>
        <w:left w:val="none" w:sz="0" w:space="0" w:color="auto"/>
        <w:bottom w:val="none" w:sz="0" w:space="0" w:color="auto"/>
        <w:right w:val="none" w:sz="0" w:space="0" w:color="auto"/>
      </w:divBdr>
    </w:div>
    <w:div w:id="312492854">
      <w:bodyDiv w:val="1"/>
      <w:marLeft w:val="0"/>
      <w:marRight w:val="0"/>
      <w:marTop w:val="0"/>
      <w:marBottom w:val="0"/>
      <w:divBdr>
        <w:top w:val="none" w:sz="0" w:space="0" w:color="auto"/>
        <w:left w:val="none" w:sz="0" w:space="0" w:color="auto"/>
        <w:bottom w:val="none" w:sz="0" w:space="0" w:color="auto"/>
        <w:right w:val="none" w:sz="0" w:space="0" w:color="auto"/>
      </w:divBdr>
    </w:div>
    <w:div w:id="312833365">
      <w:bodyDiv w:val="1"/>
      <w:marLeft w:val="0"/>
      <w:marRight w:val="0"/>
      <w:marTop w:val="0"/>
      <w:marBottom w:val="0"/>
      <w:divBdr>
        <w:top w:val="none" w:sz="0" w:space="0" w:color="auto"/>
        <w:left w:val="none" w:sz="0" w:space="0" w:color="auto"/>
        <w:bottom w:val="none" w:sz="0" w:space="0" w:color="auto"/>
        <w:right w:val="none" w:sz="0" w:space="0" w:color="auto"/>
      </w:divBdr>
    </w:div>
    <w:div w:id="313486754">
      <w:bodyDiv w:val="1"/>
      <w:marLeft w:val="0"/>
      <w:marRight w:val="0"/>
      <w:marTop w:val="0"/>
      <w:marBottom w:val="0"/>
      <w:divBdr>
        <w:top w:val="none" w:sz="0" w:space="0" w:color="auto"/>
        <w:left w:val="none" w:sz="0" w:space="0" w:color="auto"/>
        <w:bottom w:val="none" w:sz="0" w:space="0" w:color="auto"/>
        <w:right w:val="none" w:sz="0" w:space="0" w:color="auto"/>
      </w:divBdr>
    </w:div>
    <w:div w:id="313686699">
      <w:bodyDiv w:val="1"/>
      <w:marLeft w:val="0"/>
      <w:marRight w:val="0"/>
      <w:marTop w:val="0"/>
      <w:marBottom w:val="0"/>
      <w:divBdr>
        <w:top w:val="none" w:sz="0" w:space="0" w:color="auto"/>
        <w:left w:val="none" w:sz="0" w:space="0" w:color="auto"/>
        <w:bottom w:val="none" w:sz="0" w:space="0" w:color="auto"/>
        <w:right w:val="none" w:sz="0" w:space="0" w:color="auto"/>
      </w:divBdr>
    </w:div>
    <w:div w:id="313996223">
      <w:bodyDiv w:val="1"/>
      <w:marLeft w:val="0"/>
      <w:marRight w:val="0"/>
      <w:marTop w:val="0"/>
      <w:marBottom w:val="0"/>
      <w:divBdr>
        <w:top w:val="none" w:sz="0" w:space="0" w:color="auto"/>
        <w:left w:val="none" w:sz="0" w:space="0" w:color="auto"/>
        <w:bottom w:val="none" w:sz="0" w:space="0" w:color="auto"/>
        <w:right w:val="none" w:sz="0" w:space="0" w:color="auto"/>
      </w:divBdr>
    </w:div>
    <w:div w:id="313998068">
      <w:bodyDiv w:val="1"/>
      <w:marLeft w:val="0"/>
      <w:marRight w:val="0"/>
      <w:marTop w:val="0"/>
      <w:marBottom w:val="0"/>
      <w:divBdr>
        <w:top w:val="none" w:sz="0" w:space="0" w:color="auto"/>
        <w:left w:val="none" w:sz="0" w:space="0" w:color="auto"/>
        <w:bottom w:val="none" w:sz="0" w:space="0" w:color="auto"/>
        <w:right w:val="none" w:sz="0" w:space="0" w:color="auto"/>
      </w:divBdr>
    </w:div>
    <w:div w:id="314719608">
      <w:bodyDiv w:val="1"/>
      <w:marLeft w:val="0"/>
      <w:marRight w:val="0"/>
      <w:marTop w:val="0"/>
      <w:marBottom w:val="0"/>
      <w:divBdr>
        <w:top w:val="none" w:sz="0" w:space="0" w:color="auto"/>
        <w:left w:val="none" w:sz="0" w:space="0" w:color="auto"/>
        <w:bottom w:val="none" w:sz="0" w:space="0" w:color="auto"/>
        <w:right w:val="none" w:sz="0" w:space="0" w:color="auto"/>
      </w:divBdr>
    </w:div>
    <w:div w:id="315115328">
      <w:bodyDiv w:val="1"/>
      <w:marLeft w:val="0"/>
      <w:marRight w:val="0"/>
      <w:marTop w:val="0"/>
      <w:marBottom w:val="0"/>
      <w:divBdr>
        <w:top w:val="none" w:sz="0" w:space="0" w:color="auto"/>
        <w:left w:val="none" w:sz="0" w:space="0" w:color="auto"/>
        <w:bottom w:val="none" w:sz="0" w:space="0" w:color="auto"/>
        <w:right w:val="none" w:sz="0" w:space="0" w:color="auto"/>
      </w:divBdr>
    </w:div>
    <w:div w:id="315190644">
      <w:bodyDiv w:val="1"/>
      <w:marLeft w:val="0"/>
      <w:marRight w:val="0"/>
      <w:marTop w:val="0"/>
      <w:marBottom w:val="0"/>
      <w:divBdr>
        <w:top w:val="none" w:sz="0" w:space="0" w:color="auto"/>
        <w:left w:val="none" w:sz="0" w:space="0" w:color="auto"/>
        <w:bottom w:val="none" w:sz="0" w:space="0" w:color="auto"/>
        <w:right w:val="none" w:sz="0" w:space="0" w:color="auto"/>
      </w:divBdr>
    </w:div>
    <w:div w:id="315500921">
      <w:bodyDiv w:val="1"/>
      <w:marLeft w:val="0"/>
      <w:marRight w:val="0"/>
      <w:marTop w:val="0"/>
      <w:marBottom w:val="0"/>
      <w:divBdr>
        <w:top w:val="none" w:sz="0" w:space="0" w:color="auto"/>
        <w:left w:val="none" w:sz="0" w:space="0" w:color="auto"/>
        <w:bottom w:val="none" w:sz="0" w:space="0" w:color="auto"/>
        <w:right w:val="none" w:sz="0" w:space="0" w:color="auto"/>
      </w:divBdr>
    </w:div>
    <w:div w:id="315842497">
      <w:bodyDiv w:val="1"/>
      <w:marLeft w:val="0"/>
      <w:marRight w:val="0"/>
      <w:marTop w:val="0"/>
      <w:marBottom w:val="0"/>
      <w:divBdr>
        <w:top w:val="none" w:sz="0" w:space="0" w:color="auto"/>
        <w:left w:val="none" w:sz="0" w:space="0" w:color="auto"/>
        <w:bottom w:val="none" w:sz="0" w:space="0" w:color="auto"/>
        <w:right w:val="none" w:sz="0" w:space="0" w:color="auto"/>
      </w:divBdr>
    </w:div>
    <w:div w:id="316153290">
      <w:bodyDiv w:val="1"/>
      <w:marLeft w:val="0"/>
      <w:marRight w:val="0"/>
      <w:marTop w:val="0"/>
      <w:marBottom w:val="0"/>
      <w:divBdr>
        <w:top w:val="none" w:sz="0" w:space="0" w:color="auto"/>
        <w:left w:val="none" w:sz="0" w:space="0" w:color="auto"/>
        <w:bottom w:val="none" w:sz="0" w:space="0" w:color="auto"/>
        <w:right w:val="none" w:sz="0" w:space="0" w:color="auto"/>
      </w:divBdr>
    </w:div>
    <w:div w:id="316763226">
      <w:bodyDiv w:val="1"/>
      <w:marLeft w:val="0"/>
      <w:marRight w:val="0"/>
      <w:marTop w:val="0"/>
      <w:marBottom w:val="0"/>
      <w:divBdr>
        <w:top w:val="none" w:sz="0" w:space="0" w:color="auto"/>
        <w:left w:val="none" w:sz="0" w:space="0" w:color="auto"/>
        <w:bottom w:val="none" w:sz="0" w:space="0" w:color="auto"/>
        <w:right w:val="none" w:sz="0" w:space="0" w:color="auto"/>
      </w:divBdr>
    </w:div>
    <w:div w:id="316764121">
      <w:bodyDiv w:val="1"/>
      <w:marLeft w:val="0"/>
      <w:marRight w:val="0"/>
      <w:marTop w:val="0"/>
      <w:marBottom w:val="0"/>
      <w:divBdr>
        <w:top w:val="none" w:sz="0" w:space="0" w:color="auto"/>
        <w:left w:val="none" w:sz="0" w:space="0" w:color="auto"/>
        <w:bottom w:val="none" w:sz="0" w:space="0" w:color="auto"/>
        <w:right w:val="none" w:sz="0" w:space="0" w:color="auto"/>
      </w:divBdr>
    </w:div>
    <w:div w:id="316997715">
      <w:bodyDiv w:val="1"/>
      <w:marLeft w:val="0"/>
      <w:marRight w:val="0"/>
      <w:marTop w:val="0"/>
      <w:marBottom w:val="0"/>
      <w:divBdr>
        <w:top w:val="none" w:sz="0" w:space="0" w:color="auto"/>
        <w:left w:val="none" w:sz="0" w:space="0" w:color="auto"/>
        <w:bottom w:val="none" w:sz="0" w:space="0" w:color="auto"/>
        <w:right w:val="none" w:sz="0" w:space="0" w:color="auto"/>
      </w:divBdr>
    </w:div>
    <w:div w:id="317147969">
      <w:bodyDiv w:val="1"/>
      <w:marLeft w:val="0"/>
      <w:marRight w:val="0"/>
      <w:marTop w:val="0"/>
      <w:marBottom w:val="0"/>
      <w:divBdr>
        <w:top w:val="none" w:sz="0" w:space="0" w:color="auto"/>
        <w:left w:val="none" w:sz="0" w:space="0" w:color="auto"/>
        <w:bottom w:val="none" w:sz="0" w:space="0" w:color="auto"/>
        <w:right w:val="none" w:sz="0" w:space="0" w:color="auto"/>
      </w:divBdr>
    </w:div>
    <w:div w:id="317541965">
      <w:bodyDiv w:val="1"/>
      <w:marLeft w:val="0"/>
      <w:marRight w:val="0"/>
      <w:marTop w:val="0"/>
      <w:marBottom w:val="0"/>
      <w:divBdr>
        <w:top w:val="none" w:sz="0" w:space="0" w:color="auto"/>
        <w:left w:val="none" w:sz="0" w:space="0" w:color="auto"/>
        <w:bottom w:val="none" w:sz="0" w:space="0" w:color="auto"/>
        <w:right w:val="none" w:sz="0" w:space="0" w:color="auto"/>
      </w:divBdr>
    </w:div>
    <w:div w:id="317609263">
      <w:bodyDiv w:val="1"/>
      <w:marLeft w:val="0"/>
      <w:marRight w:val="0"/>
      <w:marTop w:val="0"/>
      <w:marBottom w:val="0"/>
      <w:divBdr>
        <w:top w:val="none" w:sz="0" w:space="0" w:color="auto"/>
        <w:left w:val="none" w:sz="0" w:space="0" w:color="auto"/>
        <w:bottom w:val="none" w:sz="0" w:space="0" w:color="auto"/>
        <w:right w:val="none" w:sz="0" w:space="0" w:color="auto"/>
      </w:divBdr>
    </w:div>
    <w:div w:id="317614562">
      <w:bodyDiv w:val="1"/>
      <w:marLeft w:val="0"/>
      <w:marRight w:val="0"/>
      <w:marTop w:val="0"/>
      <w:marBottom w:val="0"/>
      <w:divBdr>
        <w:top w:val="none" w:sz="0" w:space="0" w:color="auto"/>
        <w:left w:val="none" w:sz="0" w:space="0" w:color="auto"/>
        <w:bottom w:val="none" w:sz="0" w:space="0" w:color="auto"/>
        <w:right w:val="none" w:sz="0" w:space="0" w:color="auto"/>
      </w:divBdr>
    </w:div>
    <w:div w:id="317685080">
      <w:bodyDiv w:val="1"/>
      <w:marLeft w:val="0"/>
      <w:marRight w:val="0"/>
      <w:marTop w:val="0"/>
      <w:marBottom w:val="0"/>
      <w:divBdr>
        <w:top w:val="none" w:sz="0" w:space="0" w:color="auto"/>
        <w:left w:val="none" w:sz="0" w:space="0" w:color="auto"/>
        <w:bottom w:val="none" w:sz="0" w:space="0" w:color="auto"/>
        <w:right w:val="none" w:sz="0" w:space="0" w:color="auto"/>
      </w:divBdr>
    </w:div>
    <w:div w:id="317733974">
      <w:bodyDiv w:val="1"/>
      <w:marLeft w:val="0"/>
      <w:marRight w:val="0"/>
      <w:marTop w:val="0"/>
      <w:marBottom w:val="0"/>
      <w:divBdr>
        <w:top w:val="none" w:sz="0" w:space="0" w:color="auto"/>
        <w:left w:val="none" w:sz="0" w:space="0" w:color="auto"/>
        <w:bottom w:val="none" w:sz="0" w:space="0" w:color="auto"/>
        <w:right w:val="none" w:sz="0" w:space="0" w:color="auto"/>
      </w:divBdr>
    </w:div>
    <w:div w:id="318075059">
      <w:bodyDiv w:val="1"/>
      <w:marLeft w:val="0"/>
      <w:marRight w:val="0"/>
      <w:marTop w:val="0"/>
      <w:marBottom w:val="0"/>
      <w:divBdr>
        <w:top w:val="none" w:sz="0" w:space="0" w:color="auto"/>
        <w:left w:val="none" w:sz="0" w:space="0" w:color="auto"/>
        <w:bottom w:val="none" w:sz="0" w:space="0" w:color="auto"/>
        <w:right w:val="none" w:sz="0" w:space="0" w:color="auto"/>
      </w:divBdr>
    </w:div>
    <w:div w:id="318384017">
      <w:bodyDiv w:val="1"/>
      <w:marLeft w:val="0"/>
      <w:marRight w:val="0"/>
      <w:marTop w:val="0"/>
      <w:marBottom w:val="0"/>
      <w:divBdr>
        <w:top w:val="none" w:sz="0" w:space="0" w:color="auto"/>
        <w:left w:val="none" w:sz="0" w:space="0" w:color="auto"/>
        <w:bottom w:val="none" w:sz="0" w:space="0" w:color="auto"/>
        <w:right w:val="none" w:sz="0" w:space="0" w:color="auto"/>
      </w:divBdr>
    </w:div>
    <w:div w:id="318389207">
      <w:bodyDiv w:val="1"/>
      <w:marLeft w:val="0"/>
      <w:marRight w:val="0"/>
      <w:marTop w:val="0"/>
      <w:marBottom w:val="0"/>
      <w:divBdr>
        <w:top w:val="none" w:sz="0" w:space="0" w:color="auto"/>
        <w:left w:val="none" w:sz="0" w:space="0" w:color="auto"/>
        <w:bottom w:val="none" w:sz="0" w:space="0" w:color="auto"/>
        <w:right w:val="none" w:sz="0" w:space="0" w:color="auto"/>
      </w:divBdr>
    </w:div>
    <w:div w:id="318390158">
      <w:bodyDiv w:val="1"/>
      <w:marLeft w:val="0"/>
      <w:marRight w:val="0"/>
      <w:marTop w:val="0"/>
      <w:marBottom w:val="0"/>
      <w:divBdr>
        <w:top w:val="none" w:sz="0" w:space="0" w:color="auto"/>
        <w:left w:val="none" w:sz="0" w:space="0" w:color="auto"/>
        <w:bottom w:val="none" w:sz="0" w:space="0" w:color="auto"/>
        <w:right w:val="none" w:sz="0" w:space="0" w:color="auto"/>
      </w:divBdr>
    </w:div>
    <w:div w:id="318727067">
      <w:bodyDiv w:val="1"/>
      <w:marLeft w:val="0"/>
      <w:marRight w:val="0"/>
      <w:marTop w:val="0"/>
      <w:marBottom w:val="0"/>
      <w:divBdr>
        <w:top w:val="none" w:sz="0" w:space="0" w:color="auto"/>
        <w:left w:val="none" w:sz="0" w:space="0" w:color="auto"/>
        <w:bottom w:val="none" w:sz="0" w:space="0" w:color="auto"/>
        <w:right w:val="none" w:sz="0" w:space="0" w:color="auto"/>
      </w:divBdr>
    </w:div>
    <w:div w:id="319039249">
      <w:bodyDiv w:val="1"/>
      <w:marLeft w:val="0"/>
      <w:marRight w:val="0"/>
      <w:marTop w:val="0"/>
      <w:marBottom w:val="0"/>
      <w:divBdr>
        <w:top w:val="none" w:sz="0" w:space="0" w:color="auto"/>
        <w:left w:val="none" w:sz="0" w:space="0" w:color="auto"/>
        <w:bottom w:val="none" w:sz="0" w:space="0" w:color="auto"/>
        <w:right w:val="none" w:sz="0" w:space="0" w:color="auto"/>
      </w:divBdr>
    </w:div>
    <w:div w:id="319042110">
      <w:bodyDiv w:val="1"/>
      <w:marLeft w:val="0"/>
      <w:marRight w:val="0"/>
      <w:marTop w:val="0"/>
      <w:marBottom w:val="0"/>
      <w:divBdr>
        <w:top w:val="none" w:sz="0" w:space="0" w:color="auto"/>
        <w:left w:val="none" w:sz="0" w:space="0" w:color="auto"/>
        <w:bottom w:val="none" w:sz="0" w:space="0" w:color="auto"/>
        <w:right w:val="none" w:sz="0" w:space="0" w:color="auto"/>
      </w:divBdr>
    </w:div>
    <w:div w:id="319163521">
      <w:bodyDiv w:val="1"/>
      <w:marLeft w:val="0"/>
      <w:marRight w:val="0"/>
      <w:marTop w:val="0"/>
      <w:marBottom w:val="0"/>
      <w:divBdr>
        <w:top w:val="none" w:sz="0" w:space="0" w:color="auto"/>
        <w:left w:val="none" w:sz="0" w:space="0" w:color="auto"/>
        <w:bottom w:val="none" w:sz="0" w:space="0" w:color="auto"/>
        <w:right w:val="none" w:sz="0" w:space="0" w:color="auto"/>
      </w:divBdr>
    </w:div>
    <w:div w:id="319774680">
      <w:bodyDiv w:val="1"/>
      <w:marLeft w:val="0"/>
      <w:marRight w:val="0"/>
      <w:marTop w:val="0"/>
      <w:marBottom w:val="0"/>
      <w:divBdr>
        <w:top w:val="none" w:sz="0" w:space="0" w:color="auto"/>
        <w:left w:val="none" w:sz="0" w:space="0" w:color="auto"/>
        <w:bottom w:val="none" w:sz="0" w:space="0" w:color="auto"/>
        <w:right w:val="none" w:sz="0" w:space="0" w:color="auto"/>
      </w:divBdr>
    </w:div>
    <w:div w:id="320082084">
      <w:bodyDiv w:val="1"/>
      <w:marLeft w:val="0"/>
      <w:marRight w:val="0"/>
      <w:marTop w:val="0"/>
      <w:marBottom w:val="0"/>
      <w:divBdr>
        <w:top w:val="none" w:sz="0" w:space="0" w:color="auto"/>
        <w:left w:val="none" w:sz="0" w:space="0" w:color="auto"/>
        <w:bottom w:val="none" w:sz="0" w:space="0" w:color="auto"/>
        <w:right w:val="none" w:sz="0" w:space="0" w:color="auto"/>
      </w:divBdr>
    </w:div>
    <w:div w:id="320159728">
      <w:bodyDiv w:val="1"/>
      <w:marLeft w:val="0"/>
      <w:marRight w:val="0"/>
      <w:marTop w:val="0"/>
      <w:marBottom w:val="0"/>
      <w:divBdr>
        <w:top w:val="none" w:sz="0" w:space="0" w:color="auto"/>
        <w:left w:val="none" w:sz="0" w:space="0" w:color="auto"/>
        <w:bottom w:val="none" w:sz="0" w:space="0" w:color="auto"/>
        <w:right w:val="none" w:sz="0" w:space="0" w:color="auto"/>
      </w:divBdr>
    </w:div>
    <w:div w:id="320429101">
      <w:bodyDiv w:val="1"/>
      <w:marLeft w:val="0"/>
      <w:marRight w:val="0"/>
      <w:marTop w:val="0"/>
      <w:marBottom w:val="0"/>
      <w:divBdr>
        <w:top w:val="none" w:sz="0" w:space="0" w:color="auto"/>
        <w:left w:val="none" w:sz="0" w:space="0" w:color="auto"/>
        <w:bottom w:val="none" w:sz="0" w:space="0" w:color="auto"/>
        <w:right w:val="none" w:sz="0" w:space="0" w:color="auto"/>
      </w:divBdr>
    </w:div>
    <w:div w:id="320618327">
      <w:bodyDiv w:val="1"/>
      <w:marLeft w:val="0"/>
      <w:marRight w:val="0"/>
      <w:marTop w:val="0"/>
      <w:marBottom w:val="0"/>
      <w:divBdr>
        <w:top w:val="none" w:sz="0" w:space="0" w:color="auto"/>
        <w:left w:val="none" w:sz="0" w:space="0" w:color="auto"/>
        <w:bottom w:val="none" w:sz="0" w:space="0" w:color="auto"/>
        <w:right w:val="none" w:sz="0" w:space="0" w:color="auto"/>
      </w:divBdr>
    </w:div>
    <w:div w:id="320622299">
      <w:bodyDiv w:val="1"/>
      <w:marLeft w:val="0"/>
      <w:marRight w:val="0"/>
      <w:marTop w:val="0"/>
      <w:marBottom w:val="0"/>
      <w:divBdr>
        <w:top w:val="none" w:sz="0" w:space="0" w:color="auto"/>
        <w:left w:val="none" w:sz="0" w:space="0" w:color="auto"/>
        <w:bottom w:val="none" w:sz="0" w:space="0" w:color="auto"/>
        <w:right w:val="none" w:sz="0" w:space="0" w:color="auto"/>
      </w:divBdr>
    </w:div>
    <w:div w:id="321661374">
      <w:bodyDiv w:val="1"/>
      <w:marLeft w:val="0"/>
      <w:marRight w:val="0"/>
      <w:marTop w:val="0"/>
      <w:marBottom w:val="0"/>
      <w:divBdr>
        <w:top w:val="none" w:sz="0" w:space="0" w:color="auto"/>
        <w:left w:val="none" w:sz="0" w:space="0" w:color="auto"/>
        <w:bottom w:val="none" w:sz="0" w:space="0" w:color="auto"/>
        <w:right w:val="none" w:sz="0" w:space="0" w:color="auto"/>
      </w:divBdr>
    </w:div>
    <w:div w:id="321666506">
      <w:bodyDiv w:val="1"/>
      <w:marLeft w:val="0"/>
      <w:marRight w:val="0"/>
      <w:marTop w:val="0"/>
      <w:marBottom w:val="0"/>
      <w:divBdr>
        <w:top w:val="none" w:sz="0" w:space="0" w:color="auto"/>
        <w:left w:val="none" w:sz="0" w:space="0" w:color="auto"/>
        <w:bottom w:val="none" w:sz="0" w:space="0" w:color="auto"/>
        <w:right w:val="none" w:sz="0" w:space="0" w:color="auto"/>
      </w:divBdr>
    </w:div>
    <w:div w:id="321936632">
      <w:bodyDiv w:val="1"/>
      <w:marLeft w:val="0"/>
      <w:marRight w:val="0"/>
      <w:marTop w:val="0"/>
      <w:marBottom w:val="0"/>
      <w:divBdr>
        <w:top w:val="none" w:sz="0" w:space="0" w:color="auto"/>
        <w:left w:val="none" w:sz="0" w:space="0" w:color="auto"/>
        <w:bottom w:val="none" w:sz="0" w:space="0" w:color="auto"/>
        <w:right w:val="none" w:sz="0" w:space="0" w:color="auto"/>
      </w:divBdr>
    </w:div>
    <w:div w:id="322203150">
      <w:bodyDiv w:val="1"/>
      <w:marLeft w:val="0"/>
      <w:marRight w:val="0"/>
      <w:marTop w:val="0"/>
      <w:marBottom w:val="0"/>
      <w:divBdr>
        <w:top w:val="none" w:sz="0" w:space="0" w:color="auto"/>
        <w:left w:val="none" w:sz="0" w:space="0" w:color="auto"/>
        <w:bottom w:val="none" w:sz="0" w:space="0" w:color="auto"/>
        <w:right w:val="none" w:sz="0" w:space="0" w:color="auto"/>
      </w:divBdr>
    </w:div>
    <w:div w:id="322316889">
      <w:bodyDiv w:val="1"/>
      <w:marLeft w:val="0"/>
      <w:marRight w:val="0"/>
      <w:marTop w:val="0"/>
      <w:marBottom w:val="0"/>
      <w:divBdr>
        <w:top w:val="none" w:sz="0" w:space="0" w:color="auto"/>
        <w:left w:val="none" w:sz="0" w:space="0" w:color="auto"/>
        <w:bottom w:val="none" w:sz="0" w:space="0" w:color="auto"/>
        <w:right w:val="none" w:sz="0" w:space="0" w:color="auto"/>
      </w:divBdr>
    </w:div>
    <w:div w:id="322590013">
      <w:bodyDiv w:val="1"/>
      <w:marLeft w:val="0"/>
      <w:marRight w:val="0"/>
      <w:marTop w:val="0"/>
      <w:marBottom w:val="0"/>
      <w:divBdr>
        <w:top w:val="none" w:sz="0" w:space="0" w:color="auto"/>
        <w:left w:val="none" w:sz="0" w:space="0" w:color="auto"/>
        <w:bottom w:val="none" w:sz="0" w:space="0" w:color="auto"/>
        <w:right w:val="none" w:sz="0" w:space="0" w:color="auto"/>
      </w:divBdr>
    </w:div>
    <w:div w:id="322897649">
      <w:bodyDiv w:val="1"/>
      <w:marLeft w:val="0"/>
      <w:marRight w:val="0"/>
      <w:marTop w:val="0"/>
      <w:marBottom w:val="0"/>
      <w:divBdr>
        <w:top w:val="none" w:sz="0" w:space="0" w:color="auto"/>
        <w:left w:val="none" w:sz="0" w:space="0" w:color="auto"/>
        <w:bottom w:val="none" w:sz="0" w:space="0" w:color="auto"/>
        <w:right w:val="none" w:sz="0" w:space="0" w:color="auto"/>
      </w:divBdr>
    </w:div>
    <w:div w:id="322970423">
      <w:bodyDiv w:val="1"/>
      <w:marLeft w:val="0"/>
      <w:marRight w:val="0"/>
      <w:marTop w:val="0"/>
      <w:marBottom w:val="0"/>
      <w:divBdr>
        <w:top w:val="none" w:sz="0" w:space="0" w:color="auto"/>
        <w:left w:val="none" w:sz="0" w:space="0" w:color="auto"/>
        <w:bottom w:val="none" w:sz="0" w:space="0" w:color="auto"/>
        <w:right w:val="none" w:sz="0" w:space="0" w:color="auto"/>
      </w:divBdr>
    </w:div>
    <w:div w:id="323363226">
      <w:bodyDiv w:val="1"/>
      <w:marLeft w:val="0"/>
      <w:marRight w:val="0"/>
      <w:marTop w:val="0"/>
      <w:marBottom w:val="0"/>
      <w:divBdr>
        <w:top w:val="none" w:sz="0" w:space="0" w:color="auto"/>
        <w:left w:val="none" w:sz="0" w:space="0" w:color="auto"/>
        <w:bottom w:val="none" w:sz="0" w:space="0" w:color="auto"/>
        <w:right w:val="none" w:sz="0" w:space="0" w:color="auto"/>
      </w:divBdr>
    </w:div>
    <w:div w:id="323902201">
      <w:bodyDiv w:val="1"/>
      <w:marLeft w:val="0"/>
      <w:marRight w:val="0"/>
      <w:marTop w:val="0"/>
      <w:marBottom w:val="0"/>
      <w:divBdr>
        <w:top w:val="none" w:sz="0" w:space="0" w:color="auto"/>
        <w:left w:val="none" w:sz="0" w:space="0" w:color="auto"/>
        <w:bottom w:val="none" w:sz="0" w:space="0" w:color="auto"/>
        <w:right w:val="none" w:sz="0" w:space="0" w:color="auto"/>
      </w:divBdr>
    </w:div>
    <w:div w:id="324238378">
      <w:bodyDiv w:val="1"/>
      <w:marLeft w:val="0"/>
      <w:marRight w:val="0"/>
      <w:marTop w:val="0"/>
      <w:marBottom w:val="0"/>
      <w:divBdr>
        <w:top w:val="none" w:sz="0" w:space="0" w:color="auto"/>
        <w:left w:val="none" w:sz="0" w:space="0" w:color="auto"/>
        <w:bottom w:val="none" w:sz="0" w:space="0" w:color="auto"/>
        <w:right w:val="none" w:sz="0" w:space="0" w:color="auto"/>
      </w:divBdr>
    </w:div>
    <w:div w:id="324360621">
      <w:bodyDiv w:val="1"/>
      <w:marLeft w:val="0"/>
      <w:marRight w:val="0"/>
      <w:marTop w:val="0"/>
      <w:marBottom w:val="0"/>
      <w:divBdr>
        <w:top w:val="none" w:sz="0" w:space="0" w:color="auto"/>
        <w:left w:val="none" w:sz="0" w:space="0" w:color="auto"/>
        <w:bottom w:val="none" w:sz="0" w:space="0" w:color="auto"/>
        <w:right w:val="none" w:sz="0" w:space="0" w:color="auto"/>
      </w:divBdr>
    </w:div>
    <w:div w:id="324406024">
      <w:bodyDiv w:val="1"/>
      <w:marLeft w:val="0"/>
      <w:marRight w:val="0"/>
      <w:marTop w:val="0"/>
      <w:marBottom w:val="0"/>
      <w:divBdr>
        <w:top w:val="none" w:sz="0" w:space="0" w:color="auto"/>
        <w:left w:val="none" w:sz="0" w:space="0" w:color="auto"/>
        <w:bottom w:val="none" w:sz="0" w:space="0" w:color="auto"/>
        <w:right w:val="none" w:sz="0" w:space="0" w:color="auto"/>
      </w:divBdr>
    </w:div>
    <w:div w:id="325325766">
      <w:bodyDiv w:val="1"/>
      <w:marLeft w:val="0"/>
      <w:marRight w:val="0"/>
      <w:marTop w:val="0"/>
      <w:marBottom w:val="0"/>
      <w:divBdr>
        <w:top w:val="none" w:sz="0" w:space="0" w:color="auto"/>
        <w:left w:val="none" w:sz="0" w:space="0" w:color="auto"/>
        <w:bottom w:val="none" w:sz="0" w:space="0" w:color="auto"/>
        <w:right w:val="none" w:sz="0" w:space="0" w:color="auto"/>
      </w:divBdr>
    </w:div>
    <w:div w:id="325398630">
      <w:bodyDiv w:val="1"/>
      <w:marLeft w:val="0"/>
      <w:marRight w:val="0"/>
      <w:marTop w:val="0"/>
      <w:marBottom w:val="0"/>
      <w:divBdr>
        <w:top w:val="none" w:sz="0" w:space="0" w:color="auto"/>
        <w:left w:val="none" w:sz="0" w:space="0" w:color="auto"/>
        <w:bottom w:val="none" w:sz="0" w:space="0" w:color="auto"/>
        <w:right w:val="none" w:sz="0" w:space="0" w:color="auto"/>
      </w:divBdr>
    </w:div>
    <w:div w:id="325402704">
      <w:bodyDiv w:val="1"/>
      <w:marLeft w:val="0"/>
      <w:marRight w:val="0"/>
      <w:marTop w:val="0"/>
      <w:marBottom w:val="0"/>
      <w:divBdr>
        <w:top w:val="none" w:sz="0" w:space="0" w:color="auto"/>
        <w:left w:val="none" w:sz="0" w:space="0" w:color="auto"/>
        <w:bottom w:val="none" w:sz="0" w:space="0" w:color="auto"/>
        <w:right w:val="none" w:sz="0" w:space="0" w:color="auto"/>
      </w:divBdr>
    </w:div>
    <w:div w:id="325406709">
      <w:bodyDiv w:val="1"/>
      <w:marLeft w:val="0"/>
      <w:marRight w:val="0"/>
      <w:marTop w:val="0"/>
      <w:marBottom w:val="0"/>
      <w:divBdr>
        <w:top w:val="none" w:sz="0" w:space="0" w:color="auto"/>
        <w:left w:val="none" w:sz="0" w:space="0" w:color="auto"/>
        <w:bottom w:val="none" w:sz="0" w:space="0" w:color="auto"/>
        <w:right w:val="none" w:sz="0" w:space="0" w:color="auto"/>
      </w:divBdr>
    </w:div>
    <w:div w:id="326399432">
      <w:bodyDiv w:val="1"/>
      <w:marLeft w:val="0"/>
      <w:marRight w:val="0"/>
      <w:marTop w:val="0"/>
      <w:marBottom w:val="0"/>
      <w:divBdr>
        <w:top w:val="none" w:sz="0" w:space="0" w:color="auto"/>
        <w:left w:val="none" w:sz="0" w:space="0" w:color="auto"/>
        <w:bottom w:val="none" w:sz="0" w:space="0" w:color="auto"/>
        <w:right w:val="none" w:sz="0" w:space="0" w:color="auto"/>
      </w:divBdr>
    </w:div>
    <w:div w:id="326515953">
      <w:bodyDiv w:val="1"/>
      <w:marLeft w:val="0"/>
      <w:marRight w:val="0"/>
      <w:marTop w:val="0"/>
      <w:marBottom w:val="0"/>
      <w:divBdr>
        <w:top w:val="none" w:sz="0" w:space="0" w:color="auto"/>
        <w:left w:val="none" w:sz="0" w:space="0" w:color="auto"/>
        <w:bottom w:val="none" w:sz="0" w:space="0" w:color="auto"/>
        <w:right w:val="none" w:sz="0" w:space="0" w:color="auto"/>
      </w:divBdr>
    </w:div>
    <w:div w:id="326639161">
      <w:bodyDiv w:val="1"/>
      <w:marLeft w:val="0"/>
      <w:marRight w:val="0"/>
      <w:marTop w:val="0"/>
      <w:marBottom w:val="0"/>
      <w:divBdr>
        <w:top w:val="none" w:sz="0" w:space="0" w:color="auto"/>
        <w:left w:val="none" w:sz="0" w:space="0" w:color="auto"/>
        <w:bottom w:val="none" w:sz="0" w:space="0" w:color="auto"/>
        <w:right w:val="none" w:sz="0" w:space="0" w:color="auto"/>
      </w:divBdr>
    </w:div>
    <w:div w:id="327026827">
      <w:bodyDiv w:val="1"/>
      <w:marLeft w:val="0"/>
      <w:marRight w:val="0"/>
      <w:marTop w:val="0"/>
      <w:marBottom w:val="0"/>
      <w:divBdr>
        <w:top w:val="none" w:sz="0" w:space="0" w:color="auto"/>
        <w:left w:val="none" w:sz="0" w:space="0" w:color="auto"/>
        <w:bottom w:val="none" w:sz="0" w:space="0" w:color="auto"/>
        <w:right w:val="none" w:sz="0" w:space="0" w:color="auto"/>
      </w:divBdr>
    </w:div>
    <w:div w:id="327056049">
      <w:bodyDiv w:val="1"/>
      <w:marLeft w:val="0"/>
      <w:marRight w:val="0"/>
      <w:marTop w:val="0"/>
      <w:marBottom w:val="0"/>
      <w:divBdr>
        <w:top w:val="none" w:sz="0" w:space="0" w:color="auto"/>
        <w:left w:val="none" w:sz="0" w:space="0" w:color="auto"/>
        <w:bottom w:val="none" w:sz="0" w:space="0" w:color="auto"/>
        <w:right w:val="none" w:sz="0" w:space="0" w:color="auto"/>
      </w:divBdr>
    </w:div>
    <w:div w:id="327443333">
      <w:bodyDiv w:val="1"/>
      <w:marLeft w:val="0"/>
      <w:marRight w:val="0"/>
      <w:marTop w:val="0"/>
      <w:marBottom w:val="0"/>
      <w:divBdr>
        <w:top w:val="none" w:sz="0" w:space="0" w:color="auto"/>
        <w:left w:val="none" w:sz="0" w:space="0" w:color="auto"/>
        <w:bottom w:val="none" w:sz="0" w:space="0" w:color="auto"/>
        <w:right w:val="none" w:sz="0" w:space="0" w:color="auto"/>
      </w:divBdr>
    </w:div>
    <w:div w:id="327490420">
      <w:bodyDiv w:val="1"/>
      <w:marLeft w:val="0"/>
      <w:marRight w:val="0"/>
      <w:marTop w:val="0"/>
      <w:marBottom w:val="0"/>
      <w:divBdr>
        <w:top w:val="none" w:sz="0" w:space="0" w:color="auto"/>
        <w:left w:val="none" w:sz="0" w:space="0" w:color="auto"/>
        <w:bottom w:val="none" w:sz="0" w:space="0" w:color="auto"/>
        <w:right w:val="none" w:sz="0" w:space="0" w:color="auto"/>
      </w:divBdr>
    </w:div>
    <w:div w:id="327750382">
      <w:bodyDiv w:val="1"/>
      <w:marLeft w:val="0"/>
      <w:marRight w:val="0"/>
      <w:marTop w:val="0"/>
      <w:marBottom w:val="0"/>
      <w:divBdr>
        <w:top w:val="none" w:sz="0" w:space="0" w:color="auto"/>
        <w:left w:val="none" w:sz="0" w:space="0" w:color="auto"/>
        <w:bottom w:val="none" w:sz="0" w:space="0" w:color="auto"/>
        <w:right w:val="none" w:sz="0" w:space="0" w:color="auto"/>
      </w:divBdr>
    </w:div>
    <w:div w:id="328100944">
      <w:bodyDiv w:val="1"/>
      <w:marLeft w:val="0"/>
      <w:marRight w:val="0"/>
      <w:marTop w:val="0"/>
      <w:marBottom w:val="0"/>
      <w:divBdr>
        <w:top w:val="none" w:sz="0" w:space="0" w:color="auto"/>
        <w:left w:val="none" w:sz="0" w:space="0" w:color="auto"/>
        <w:bottom w:val="none" w:sz="0" w:space="0" w:color="auto"/>
        <w:right w:val="none" w:sz="0" w:space="0" w:color="auto"/>
      </w:divBdr>
    </w:div>
    <w:div w:id="328414151">
      <w:bodyDiv w:val="1"/>
      <w:marLeft w:val="0"/>
      <w:marRight w:val="0"/>
      <w:marTop w:val="0"/>
      <w:marBottom w:val="0"/>
      <w:divBdr>
        <w:top w:val="none" w:sz="0" w:space="0" w:color="auto"/>
        <w:left w:val="none" w:sz="0" w:space="0" w:color="auto"/>
        <w:bottom w:val="none" w:sz="0" w:space="0" w:color="auto"/>
        <w:right w:val="none" w:sz="0" w:space="0" w:color="auto"/>
      </w:divBdr>
    </w:div>
    <w:div w:id="328485658">
      <w:bodyDiv w:val="1"/>
      <w:marLeft w:val="0"/>
      <w:marRight w:val="0"/>
      <w:marTop w:val="0"/>
      <w:marBottom w:val="0"/>
      <w:divBdr>
        <w:top w:val="none" w:sz="0" w:space="0" w:color="auto"/>
        <w:left w:val="none" w:sz="0" w:space="0" w:color="auto"/>
        <w:bottom w:val="none" w:sz="0" w:space="0" w:color="auto"/>
        <w:right w:val="none" w:sz="0" w:space="0" w:color="auto"/>
      </w:divBdr>
    </w:div>
    <w:div w:id="328605336">
      <w:bodyDiv w:val="1"/>
      <w:marLeft w:val="0"/>
      <w:marRight w:val="0"/>
      <w:marTop w:val="0"/>
      <w:marBottom w:val="0"/>
      <w:divBdr>
        <w:top w:val="none" w:sz="0" w:space="0" w:color="auto"/>
        <w:left w:val="none" w:sz="0" w:space="0" w:color="auto"/>
        <w:bottom w:val="none" w:sz="0" w:space="0" w:color="auto"/>
        <w:right w:val="none" w:sz="0" w:space="0" w:color="auto"/>
      </w:divBdr>
    </w:div>
    <w:div w:id="328682931">
      <w:bodyDiv w:val="1"/>
      <w:marLeft w:val="0"/>
      <w:marRight w:val="0"/>
      <w:marTop w:val="0"/>
      <w:marBottom w:val="0"/>
      <w:divBdr>
        <w:top w:val="none" w:sz="0" w:space="0" w:color="auto"/>
        <w:left w:val="none" w:sz="0" w:space="0" w:color="auto"/>
        <w:bottom w:val="none" w:sz="0" w:space="0" w:color="auto"/>
        <w:right w:val="none" w:sz="0" w:space="0" w:color="auto"/>
      </w:divBdr>
    </w:div>
    <w:div w:id="328945770">
      <w:bodyDiv w:val="1"/>
      <w:marLeft w:val="0"/>
      <w:marRight w:val="0"/>
      <w:marTop w:val="0"/>
      <w:marBottom w:val="0"/>
      <w:divBdr>
        <w:top w:val="none" w:sz="0" w:space="0" w:color="auto"/>
        <w:left w:val="none" w:sz="0" w:space="0" w:color="auto"/>
        <w:bottom w:val="none" w:sz="0" w:space="0" w:color="auto"/>
        <w:right w:val="none" w:sz="0" w:space="0" w:color="auto"/>
      </w:divBdr>
    </w:div>
    <w:div w:id="329329439">
      <w:bodyDiv w:val="1"/>
      <w:marLeft w:val="0"/>
      <w:marRight w:val="0"/>
      <w:marTop w:val="0"/>
      <w:marBottom w:val="0"/>
      <w:divBdr>
        <w:top w:val="none" w:sz="0" w:space="0" w:color="auto"/>
        <w:left w:val="none" w:sz="0" w:space="0" w:color="auto"/>
        <w:bottom w:val="none" w:sz="0" w:space="0" w:color="auto"/>
        <w:right w:val="none" w:sz="0" w:space="0" w:color="auto"/>
      </w:divBdr>
    </w:div>
    <w:div w:id="329600626">
      <w:bodyDiv w:val="1"/>
      <w:marLeft w:val="0"/>
      <w:marRight w:val="0"/>
      <w:marTop w:val="0"/>
      <w:marBottom w:val="0"/>
      <w:divBdr>
        <w:top w:val="none" w:sz="0" w:space="0" w:color="auto"/>
        <w:left w:val="none" w:sz="0" w:space="0" w:color="auto"/>
        <w:bottom w:val="none" w:sz="0" w:space="0" w:color="auto"/>
        <w:right w:val="none" w:sz="0" w:space="0" w:color="auto"/>
      </w:divBdr>
    </w:div>
    <w:div w:id="330180194">
      <w:bodyDiv w:val="1"/>
      <w:marLeft w:val="0"/>
      <w:marRight w:val="0"/>
      <w:marTop w:val="0"/>
      <w:marBottom w:val="0"/>
      <w:divBdr>
        <w:top w:val="none" w:sz="0" w:space="0" w:color="auto"/>
        <w:left w:val="none" w:sz="0" w:space="0" w:color="auto"/>
        <w:bottom w:val="none" w:sz="0" w:space="0" w:color="auto"/>
        <w:right w:val="none" w:sz="0" w:space="0" w:color="auto"/>
      </w:divBdr>
    </w:div>
    <w:div w:id="330719643">
      <w:bodyDiv w:val="1"/>
      <w:marLeft w:val="0"/>
      <w:marRight w:val="0"/>
      <w:marTop w:val="0"/>
      <w:marBottom w:val="0"/>
      <w:divBdr>
        <w:top w:val="none" w:sz="0" w:space="0" w:color="auto"/>
        <w:left w:val="none" w:sz="0" w:space="0" w:color="auto"/>
        <w:bottom w:val="none" w:sz="0" w:space="0" w:color="auto"/>
        <w:right w:val="none" w:sz="0" w:space="0" w:color="auto"/>
      </w:divBdr>
    </w:div>
    <w:div w:id="331416464">
      <w:bodyDiv w:val="1"/>
      <w:marLeft w:val="0"/>
      <w:marRight w:val="0"/>
      <w:marTop w:val="0"/>
      <w:marBottom w:val="0"/>
      <w:divBdr>
        <w:top w:val="none" w:sz="0" w:space="0" w:color="auto"/>
        <w:left w:val="none" w:sz="0" w:space="0" w:color="auto"/>
        <w:bottom w:val="none" w:sz="0" w:space="0" w:color="auto"/>
        <w:right w:val="none" w:sz="0" w:space="0" w:color="auto"/>
      </w:divBdr>
    </w:div>
    <w:div w:id="331683410">
      <w:bodyDiv w:val="1"/>
      <w:marLeft w:val="0"/>
      <w:marRight w:val="0"/>
      <w:marTop w:val="0"/>
      <w:marBottom w:val="0"/>
      <w:divBdr>
        <w:top w:val="none" w:sz="0" w:space="0" w:color="auto"/>
        <w:left w:val="none" w:sz="0" w:space="0" w:color="auto"/>
        <w:bottom w:val="none" w:sz="0" w:space="0" w:color="auto"/>
        <w:right w:val="none" w:sz="0" w:space="0" w:color="auto"/>
      </w:divBdr>
    </w:div>
    <w:div w:id="331875813">
      <w:bodyDiv w:val="1"/>
      <w:marLeft w:val="0"/>
      <w:marRight w:val="0"/>
      <w:marTop w:val="0"/>
      <w:marBottom w:val="0"/>
      <w:divBdr>
        <w:top w:val="none" w:sz="0" w:space="0" w:color="auto"/>
        <w:left w:val="none" w:sz="0" w:space="0" w:color="auto"/>
        <w:bottom w:val="none" w:sz="0" w:space="0" w:color="auto"/>
        <w:right w:val="none" w:sz="0" w:space="0" w:color="auto"/>
      </w:divBdr>
    </w:div>
    <w:div w:id="331956061">
      <w:bodyDiv w:val="1"/>
      <w:marLeft w:val="0"/>
      <w:marRight w:val="0"/>
      <w:marTop w:val="0"/>
      <w:marBottom w:val="0"/>
      <w:divBdr>
        <w:top w:val="none" w:sz="0" w:space="0" w:color="auto"/>
        <w:left w:val="none" w:sz="0" w:space="0" w:color="auto"/>
        <w:bottom w:val="none" w:sz="0" w:space="0" w:color="auto"/>
        <w:right w:val="none" w:sz="0" w:space="0" w:color="auto"/>
      </w:divBdr>
    </w:div>
    <w:div w:id="332538468">
      <w:bodyDiv w:val="1"/>
      <w:marLeft w:val="0"/>
      <w:marRight w:val="0"/>
      <w:marTop w:val="0"/>
      <w:marBottom w:val="0"/>
      <w:divBdr>
        <w:top w:val="none" w:sz="0" w:space="0" w:color="auto"/>
        <w:left w:val="none" w:sz="0" w:space="0" w:color="auto"/>
        <w:bottom w:val="none" w:sz="0" w:space="0" w:color="auto"/>
        <w:right w:val="none" w:sz="0" w:space="0" w:color="auto"/>
      </w:divBdr>
    </w:div>
    <w:div w:id="332879491">
      <w:bodyDiv w:val="1"/>
      <w:marLeft w:val="0"/>
      <w:marRight w:val="0"/>
      <w:marTop w:val="0"/>
      <w:marBottom w:val="0"/>
      <w:divBdr>
        <w:top w:val="none" w:sz="0" w:space="0" w:color="auto"/>
        <w:left w:val="none" w:sz="0" w:space="0" w:color="auto"/>
        <w:bottom w:val="none" w:sz="0" w:space="0" w:color="auto"/>
        <w:right w:val="none" w:sz="0" w:space="0" w:color="auto"/>
      </w:divBdr>
    </w:div>
    <w:div w:id="332883133">
      <w:bodyDiv w:val="1"/>
      <w:marLeft w:val="0"/>
      <w:marRight w:val="0"/>
      <w:marTop w:val="0"/>
      <w:marBottom w:val="0"/>
      <w:divBdr>
        <w:top w:val="none" w:sz="0" w:space="0" w:color="auto"/>
        <w:left w:val="none" w:sz="0" w:space="0" w:color="auto"/>
        <w:bottom w:val="none" w:sz="0" w:space="0" w:color="auto"/>
        <w:right w:val="none" w:sz="0" w:space="0" w:color="auto"/>
      </w:divBdr>
    </w:div>
    <w:div w:id="332992875">
      <w:bodyDiv w:val="1"/>
      <w:marLeft w:val="0"/>
      <w:marRight w:val="0"/>
      <w:marTop w:val="0"/>
      <w:marBottom w:val="0"/>
      <w:divBdr>
        <w:top w:val="none" w:sz="0" w:space="0" w:color="auto"/>
        <w:left w:val="none" w:sz="0" w:space="0" w:color="auto"/>
        <w:bottom w:val="none" w:sz="0" w:space="0" w:color="auto"/>
        <w:right w:val="none" w:sz="0" w:space="0" w:color="auto"/>
      </w:divBdr>
    </w:div>
    <w:div w:id="333461779">
      <w:bodyDiv w:val="1"/>
      <w:marLeft w:val="0"/>
      <w:marRight w:val="0"/>
      <w:marTop w:val="0"/>
      <w:marBottom w:val="0"/>
      <w:divBdr>
        <w:top w:val="none" w:sz="0" w:space="0" w:color="auto"/>
        <w:left w:val="none" w:sz="0" w:space="0" w:color="auto"/>
        <w:bottom w:val="none" w:sz="0" w:space="0" w:color="auto"/>
        <w:right w:val="none" w:sz="0" w:space="0" w:color="auto"/>
      </w:divBdr>
    </w:div>
    <w:div w:id="333846944">
      <w:bodyDiv w:val="1"/>
      <w:marLeft w:val="0"/>
      <w:marRight w:val="0"/>
      <w:marTop w:val="0"/>
      <w:marBottom w:val="0"/>
      <w:divBdr>
        <w:top w:val="none" w:sz="0" w:space="0" w:color="auto"/>
        <w:left w:val="none" w:sz="0" w:space="0" w:color="auto"/>
        <w:bottom w:val="none" w:sz="0" w:space="0" w:color="auto"/>
        <w:right w:val="none" w:sz="0" w:space="0" w:color="auto"/>
      </w:divBdr>
    </w:div>
    <w:div w:id="333920024">
      <w:bodyDiv w:val="1"/>
      <w:marLeft w:val="0"/>
      <w:marRight w:val="0"/>
      <w:marTop w:val="0"/>
      <w:marBottom w:val="0"/>
      <w:divBdr>
        <w:top w:val="none" w:sz="0" w:space="0" w:color="auto"/>
        <w:left w:val="none" w:sz="0" w:space="0" w:color="auto"/>
        <w:bottom w:val="none" w:sz="0" w:space="0" w:color="auto"/>
        <w:right w:val="none" w:sz="0" w:space="0" w:color="auto"/>
      </w:divBdr>
    </w:div>
    <w:div w:id="334500399">
      <w:bodyDiv w:val="1"/>
      <w:marLeft w:val="0"/>
      <w:marRight w:val="0"/>
      <w:marTop w:val="0"/>
      <w:marBottom w:val="0"/>
      <w:divBdr>
        <w:top w:val="none" w:sz="0" w:space="0" w:color="auto"/>
        <w:left w:val="none" w:sz="0" w:space="0" w:color="auto"/>
        <w:bottom w:val="none" w:sz="0" w:space="0" w:color="auto"/>
        <w:right w:val="none" w:sz="0" w:space="0" w:color="auto"/>
      </w:divBdr>
    </w:div>
    <w:div w:id="334843401">
      <w:bodyDiv w:val="1"/>
      <w:marLeft w:val="0"/>
      <w:marRight w:val="0"/>
      <w:marTop w:val="0"/>
      <w:marBottom w:val="0"/>
      <w:divBdr>
        <w:top w:val="none" w:sz="0" w:space="0" w:color="auto"/>
        <w:left w:val="none" w:sz="0" w:space="0" w:color="auto"/>
        <w:bottom w:val="none" w:sz="0" w:space="0" w:color="auto"/>
        <w:right w:val="none" w:sz="0" w:space="0" w:color="auto"/>
      </w:divBdr>
    </w:div>
    <w:div w:id="334845814">
      <w:bodyDiv w:val="1"/>
      <w:marLeft w:val="0"/>
      <w:marRight w:val="0"/>
      <w:marTop w:val="0"/>
      <w:marBottom w:val="0"/>
      <w:divBdr>
        <w:top w:val="none" w:sz="0" w:space="0" w:color="auto"/>
        <w:left w:val="none" w:sz="0" w:space="0" w:color="auto"/>
        <w:bottom w:val="none" w:sz="0" w:space="0" w:color="auto"/>
        <w:right w:val="none" w:sz="0" w:space="0" w:color="auto"/>
      </w:divBdr>
    </w:div>
    <w:div w:id="335614997">
      <w:bodyDiv w:val="1"/>
      <w:marLeft w:val="0"/>
      <w:marRight w:val="0"/>
      <w:marTop w:val="0"/>
      <w:marBottom w:val="0"/>
      <w:divBdr>
        <w:top w:val="none" w:sz="0" w:space="0" w:color="auto"/>
        <w:left w:val="none" w:sz="0" w:space="0" w:color="auto"/>
        <w:bottom w:val="none" w:sz="0" w:space="0" w:color="auto"/>
        <w:right w:val="none" w:sz="0" w:space="0" w:color="auto"/>
      </w:divBdr>
    </w:div>
    <w:div w:id="335694263">
      <w:bodyDiv w:val="1"/>
      <w:marLeft w:val="0"/>
      <w:marRight w:val="0"/>
      <w:marTop w:val="0"/>
      <w:marBottom w:val="0"/>
      <w:divBdr>
        <w:top w:val="none" w:sz="0" w:space="0" w:color="auto"/>
        <w:left w:val="none" w:sz="0" w:space="0" w:color="auto"/>
        <w:bottom w:val="none" w:sz="0" w:space="0" w:color="auto"/>
        <w:right w:val="none" w:sz="0" w:space="0" w:color="auto"/>
      </w:divBdr>
    </w:div>
    <w:div w:id="336887535">
      <w:bodyDiv w:val="1"/>
      <w:marLeft w:val="0"/>
      <w:marRight w:val="0"/>
      <w:marTop w:val="0"/>
      <w:marBottom w:val="0"/>
      <w:divBdr>
        <w:top w:val="none" w:sz="0" w:space="0" w:color="auto"/>
        <w:left w:val="none" w:sz="0" w:space="0" w:color="auto"/>
        <w:bottom w:val="none" w:sz="0" w:space="0" w:color="auto"/>
        <w:right w:val="none" w:sz="0" w:space="0" w:color="auto"/>
      </w:divBdr>
    </w:div>
    <w:div w:id="337000127">
      <w:bodyDiv w:val="1"/>
      <w:marLeft w:val="0"/>
      <w:marRight w:val="0"/>
      <w:marTop w:val="0"/>
      <w:marBottom w:val="0"/>
      <w:divBdr>
        <w:top w:val="none" w:sz="0" w:space="0" w:color="auto"/>
        <w:left w:val="none" w:sz="0" w:space="0" w:color="auto"/>
        <w:bottom w:val="none" w:sz="0" w:space="0" w:color="auto"/>
        <w:right w:val="none" w:sz="0" w:space="0" w:color="auto"/>
      </w:divBdr>
    </w:div>
    <w:div w:id="337076925">
      <w:bodyDiv w:val="1"/>
      <w:marLeft w:val="0"/>
      <w:marRight w:val="0"/>
      <w:marTop w:val="0"/>
      <w:marBottom w:val="0"/>
      <w:divBdr>
        <w:top w:val="none" w:sz="0" w:space="0" w:color="auto"/>
        <w:left w:val="none" w:sz="0" w:space="0" w:color="auto"/>
        <w:bottom w:val="none" w:sz="0" w:space="0" w:color="auto"/>
        <w:right w:val="none" w:sz="0" w:space="0" w:color="auto"/>
      </w:divBdr>
    </w:div>
    <w:div w:id="337273997">
      <w:bodyDiv w:val="1"/>
      <w:marLeft w:val="0"/>
      <w:marRight w:val="0"/>
      <w:marTop w:val="0"/>
      <w:marBottom w:val="0"/>
      <w:divBdr>
        <w:top w:val="none" w:sz="0" w:space="0" w:color="auto"/>
        <w:left w:val="none" w:sz="0" w:space="0" w:color="auto"/>
        <w:bottom w:val="none" w:sz="0" w:space="0" w:color="auto"/>
        <w:right w:val="none" w:sz="0" w:space="0" w:color="auto"/>
      </w:divBdr>
    </w:div>
    <w:div w:id="339309232">
      <w:bodyDiv w:val="1"/>
      <w:marLeft w:val="0"/>
      <w:marRight w:val="0"/>
      <w:marTop w:val="0"/>
      <w:marBottom w:val="0"/>
      <w:divBdr>
        <w:top w:val="none" w:sz="0" w:space="0" w:color="auto"/>
        <w:left w:val="none" w:sz="0" w:space="0" w:color="auto"/>
        <w:bottom w:val="none" w:sz="0" w:space="0" w:color="auto"/>
        <w:right w:val="none" w:sz="0" w:space="0" w:color="auto"/>
      </w:divBdr>
    </w:div>
    <w:div w:id="339354613">
      <w:bodyDiv w:val="1"/>
      <w:marLeft w:val="0"/>
      <w:marRight w:val="0"/>
      <w:marTop w:val="0"/>
      <w:marBottom w:val="0"/>
      <w:divBdr>
        <w:top w:val="none" w:sz="0" w:space="0" w:color="auto"/>
        <w:left w:val="none" w:sz="0" w:space="0" w:color="auto"/>
        <w:bottom w:val="none" w:sz="0" w:space="0" w:color="auto"/>
        <w:right w:val="none" w:sz="0" w:space="0" w:color="auto"/>
      </w:divBdr>
    </w:div>
    <w:div w:id="339742546">
      <w:bodyDiv w:val="1"/>
      <w:marLeft w:val="0"/>
      <w:marRight w:val="0"/>
      <w:marTop w:val="0"/>
      <w:marBottom w:val="0"/>
      <w:divBdr>
        <w:top w:val="none" w:sz="0" w:space="0" w:color="auto"/>
        <w:left w:val="none" w:sz="0" w:space="0" w:color="auto"/>
        <w:bottom w:val="none" w:sz="0" w:space="0" w:color="auto"/>
        <w:right w:val="none" w:sz="0" w:space="0" w:color="auto"/>
      </w:divBdr>
    </w:div>
    <w:div w:id="341124916">
      <w:bodyDiv w:val="1"/>
      <w:marLeft w:val="0"/>
      <w:marRight w:val="0"/>
      <w:marTop w:val="0"/>
      <w:marBottom w:val="0"/>
      <w:divBdr>
        <w:top w:val="none" w:sz="0" w:space="0" w:color="auto"/>
        <w:left w:val="none" w:sz="0" w:space="0" w:color="auto"/>
        <w:bottom w:val="none" w:sz="0" w:space="0" w:color="auto"/>
        <w:right w:val="none" w:sz="0" w:space="0" w:color="auto"/>
      </w:divBdr>
    </w:div>
    <w:div w:id="341206384">
      <w:bodyDiv w:val="1"/>
      <w:marLeft w:val="0"/>
      <w:marRight w:val="0"/>
      <w:marTop w:val="0"/>
      <w:marBottom w:val="0"/>
      <w:divBdr>
        <w:top w:val="none" w:sz="0" w:space="0" w:color="auto"/>
        <w:left w:val="none" w:sz="0" w:space="0" w:color="auto"/>
        <w:bottom w:val="none" w:sz="0" w:space="0" w:color="auto"/>
        <w:right w:val="none" w:sz="0" w:space="0" w:color="auto"/>
      </w:divBdr>
    </w:div>
    <w:div w:id="341401939">
      <w:bodyDiv w:val="1"/>
      <w:marLeft w:val="0"/>
      <w:marRight w:val="0"/>
      <w:marTop w:val="0"/>
      <w:marBottom w:val="0"/>
      <w:divBdr>
        <w:top w:val="none" w:sz="0" w:space="0" w:color="auto"/>
        <w:left w:val="none" w:sz="0" w:space="0" w:color="auto"/>
        <w:bottom w:val="none" w:sz="0" w:space="0" w:color="auto"/>
        <w:right w:val="none" w:sz="0" w:space="0" w:color="auto"/>
      </w:divBdr>
    </w:div>
    <w:div w:id="341516398">
      <w:bodyDiv w:val="1"/>
      <w:marLeft w:val="0"/>
      <w:marRight w:val="0"/>
      <w:marTop w:val="0"/>
      <w:marBottom w:val="0"/>
      <w:divBdr>
        <w:top w:val="none" w:sz="0" w:space="0" w:color="auto"/>
        <w:left w:val="none" w:sz="0" w:space="0" w:color="auto"/>
        <w:bottom w:val="none" w:sz="0" w:space="0" w:color="auto"/>
        <w:right w:val="none" w:sz="0" w:space="0" w:color="auto"/>
      </w:divBdr>
    </w:div>
    <w:div w:id="341903953">
      <w:bodyDiv w:val="1"/>
      <w:marLeft w:val="0"/>
      <w:marRight w:val="0"/>
      <w:marTop w:val="0"/>
      <w:marBottom w:val="0"/>
      <w:divBdr>
        <w:top w:val="none" w:sz="0" w:space="0" w:color="auto"/>
        <w:left w:val="none" w:sz="0" w:space="0" w:color="auto"/>
        <w:bottom w:val="none" w:sz="0" w:space="0" w:color="auto"/>
        <w:right w:val="none" w:sz="0" w:space="0" w:color="auto"/>
      </w:divBdr>
    </w:div>
    <w:div w:id="342098576">
      <w:bodyDiv w:val="1"/>
      <w:marLeft w:val="0"/>
      <w:marRight w:val="0"/>
      <w:marTop w:val="0"/>
      <w:marBottom w:val="0"/>
      <w:divBdr>
        <w:top w:val="none" w:sz="0" w:space="0" w:color="auto"/>
        <w:left w:val="none" w:sz="0" w:space="0" w:color="auto"/>
        <w:bottom w:val="none" w:sz="0" w:space="0" w:color="auto"/>
        <w:right w:val="none" w:sz="0" w:space="0" w:color="auto"/>
      </w:divBdr>
    </w:div>
    <w:div w:id="342171658">
      <w:bodyDiv w:val="1"/>
      <w:marLeft w:val="0"/>
      <w:marRight w:val="0"/>
      <w:marTop w:val="0"/>
      <w:marBottom w:val="0"/>
      <w:divBdr>
        <w:top w:val="none" w:sz="0" w:space="0" w:color="auto"/>
        <w:left w:val="none" w:sz="0" w:space="0" w:color="auto"/>
        <w:bottom w:val="none" w:sz="0" w:space="0" w:color="auto"/>
        <w:right w:val="none" w:sz="0" w:space="0" w:color="auto"/>
      </w:divBdr>
    </w:div>
    <w:div w:id="342515037">
      <w:bodyDiv w:val="1"/>
      <w:marLeft w:val="0"/>
      <w:marRight w:val="0"/>
      <w:marTop w:val="0"/>
      <w:marBottom w:val="0"/>
      <w:divBdr>
        <w:top w:val="none" w:sz="0" w:space="0" w:color="auto"/>
        <w:left w:val="none" w:sz="0" w:space="0" w:color="auto"/>
        <w:bottom w:val="none" w:sz="0" w:space="0" w:color="auto"/>
        <w:right w:val="none" w:sz="0" w:space="0" w:color="auto"/>
      </w:divBdr>
    </w:div>
    <w:div w:id="343166756">
      <w:bodyDiv w:val="1"/>
      <w:marLeft w:val="0"/>
      <w:marRight w:val="0"/>
      <w:marTop w:val="0"/>
      <w:marBottom w:val="0"/>
      <w:divBdr>
        <w:top w:val="none" w:sz="0" w:space="0" w:color="auto"/>
        <w:left w:val="none" w:sz="0" w:space="0" w:color="auto"/>
        <w:bottom w:val="none" w:sz="0" w:space="0" w:color="auto"/>
        <w:right w:val="none" w:sz="0" w:space="0" w:color="auto"/>
      </w:divBdr>
    </w:div>
    <w:div w:id="343634001">
      <w:bodyDiv w:val="1"/>
      <w:marLeft w:val="0"/>
      <w:marRight w:val="0"/>
      <w:marTop w:val="0"/>
      <w:marBottom w:val="0"/>
      <w:divBdr>
        <w:top w:val="none" w:sz="0" w:space="0" w:color="auto"/>
        <w:left w:val="none" w:sz="0" w:space="0" w:color="auto"/>
        <w:bottom w:val="none" w:sz="0" w:space="0" w:color="auto"/>
        <w:right w:val="none" w:sz="0" w:space="0" w:color="auto"/>
      </w:divBdr>
    </w:div>
    <w:div w:id="343670973">
      <w:bodyDiv w:val="1"/>
      <w:marLeft w:val="0"/>
      <w:marRight w:val="0"/>
      <w:marTop w:val="0"/>
      <w:marBottom w:val="0"/>
      <w:divBdr>
        <w:top w:val="none" w:sz="0" w:space="0" w:color="auto"/>
        <w:left w:val="none" w:sz="0" w:space="0" w:color="auto"/>
        <w:bottom w:val="none" w:sz="0" w:space="0" w:color="auto"/>
        <w:right w:val="none" w:sz="0" w:space="0" w:color="auto"/>
      </w:divBdr>
    </w:div>
    <w:div w:id="343826235">
      <w:bodyDiv w:val="1"/>
      <w:marLeft w:val="0"/>
      <w:marRight w:val="0"/>
      <w:marTop w:val="0"/>
      <w:marBottom w:val="0"/>
      <w:divBdr>
        <w:top w:val="none" w:sz="0" w:space="0" w:color="auto"/>
        <w:left w:val="none" w:sz="0" w:space="0" w:color="auto"/>
        <w:bottom w:val="none" w:sz="0" w:space="0" w:color="auto"/>
        <w:right w:val="none" w:sz="0" w:space="0" w:color="auto"/>
      </w:divBdr>
    </w:div>
    <w:div w:id="344014877">
      <w:bodyDiv w:val="1"/>
      <w:marLeft w:val="0"/>
      <w:marRight w:val="0"/>
      <w:marTop w:val="0"/>
      <w:marBottom w:val="0"/>
      <w:divBdr>
        <w:top w:val="none" w:sz="0" w:space="0" w:color="auto"/>
        <w:left w:val="none" w:sz="0" w:space="0" w:color="auto"/>
        <w:bottom w:val="none" w:sz="0" w:space="0" w:color="auto"/>
        <w:right w:val="none" w:sz="0" w:space="0" w:color="auto"/>
      </w:divBdr>
    </w:div>
    <w:div w:id="344096339">
      <w:bodyDiv w:val="1"/>
      <w:marLeft w:val="0"/>
      <w:marRight w:val="0"/>
      <w:marTop w:val="0"/>
      <w:marBottom w:val="0"/>
      <w:divBdr>
        <w:top w:val="none" w:sz="0" w:space="0" w:color="auto"/>
        <w:left w:val="none" w:sz="0" w:space="0" w:color="auto"/>
        <w:bottom w:val="none" w:sz="0" w:space="0" w:color="auto"/>
        <w:right w:val="none" w:sz="0" w:space="0" w:color="auto"/>
      </w:divBdr>
    </w:div>
    <w:div w:id="344139730">
      <w:bodyDiv w:val="1"/>
      <w:marLeft w:val="0"/>
      <w:marRight w:val="0"/>
      <w:marTop w:val="0"/>
      <w:marBottom w:val="0"/>
      <w:divBdr>
        <w:top w:val="none" w:sz="0" w:space="0" w:color="auto"/>
        <w:left w:val="none" w:sz="0" w:space="0" w:color="auto"/>
        <w:bottom w:val="none" w:sz="0" w:space="0" w:color="auto"/>
        <w:right w:val="none" w:sz="0" w:space="0" w:color="auto"/>
      </w:divBdr>
    </w:div>
    <w:div w:id="344215811">
      <w:bodyDiv w:val="1"/>
      <w:marLeft w:val="0"/>
      <w:marRight w:val="0"/>
      <w:marTop w:val="0"/>
      <w:marBottom w:val="0"/>
      <w:divBdr>
        <w:top w:val="none" w:sz="0" w:space="0" w:color="auto"/>
        <w:left w:val="none" w:sz="0" w:space="0" w:color="auto"/>
        <w:bottom w:val="none" w:sz="0" w:space="0" w:color="auto"/>
        <w:right w:val="none" w:sz="0" w:space="0" w:color="auto"/>
      </w:divBdr>
    </w:div>
    <w:div w:id="344522991">
      <w:bodyDiv w:val="1"/>
      <w:marLeft w:val="0"/>
      <w:marRight w:val="0"/>
      <w:marTop w:val="0"/>
      <w:marBottom w:val="0"/>
      <w:divBdr>
        <w:top w:val="none" w:sz="0" w:space="0" w:color="auto"/>
        <w:left w:val="none" w:sz="0" w:space="0" w:color="auto"/>
        <w:bottom w:val="none" w:sz="0" w:space="0" w:color="auto"/>
        <w:right w:val="none" w:sz="0" w:space="0" w:color="auto"/>
      </w:divBdr>
    </w:div>
    <w:div w:id="344791359">
      <w:bodyDiv w:val="1"/>
      <w:marLeft w:val="0"/>
      <w:marRight w:val="0"/>
      <w:marTop w:val="0"/>
      <w:marBottom w:val="0"/>
      <w:divBdr>
        <w:top w:val="none" w:sz="0" w:space="0" w:color="auto"/>
        <w:left w:val="none" w:sz="0" w:space="0" w:color="auto"/>
        <w:bottom w:val="none" w:sz="0" w:space="0" w:color="auto"/>
        <w:right w:val="none" w:sz="0" w:space="0" w:color="auto"/>
      </w:divBdr>
    </w:div>
    <w:div w:id="344793430">
      <w:bodyDiv w:val="1"/>
      <w:marLeft w:val="0"/>
      <w:marRight w:val="0"/>
      <w:marTop w:val="0"/>
      <w:marBottom w:val="0"/>
      <w:divBdr>
        <w:top w:val="none" w:sz="0" w:space="0" w:color="auto"/>
        <w:left w:val="none" w:sz="0" w:space="0" w:color="auto"/>
        <w:bottom w:val="none" w:sz="0" w:space="0" w:color="auto"/>
        <w:right w:val="none" w:sz="0" w:space="0" w:color="auto"/>
      </w:divBdr>
    </w:div>
    <w:div w:id="345522987">
      <w:bodyDiv w:val="1"/>
      <w:marLeft w:val="0"/>
      <w:marRight w:val="0"/>
      <w:marTop w:val="0"/>
      <w:marBottom w:val="0"/>
      <w:divBdr>
        <w:top w:val="none" w:sz="0" w:space="0" w:color="auto"/>
        <w:left w:val="none" w:sz="0" w:space="0" w:color="auto"/>
        <w:bottom w:val="none" w:sz="0" w:space="0" w:color="auto"/>
        <w:right w:val="none" w:sz="0" w:space="0" w:color="auto"/>
      </w:divBdr>
    </w:div>
    <w:div w:id="345711572">
      <w:bodyDiv w:val="1"/>
      <w:marLeft w:val="0"/>
      <w:marRight w:val="0"/>
      <w:marTop w:val="0"/>
      <w:marBottom w:val="0"/>
      <w:divBdr>
        <w:top w:val="none" w:sz="0" w:space="0" w:color="auto"/>
        <w:left w:val="none" w:sz="0" w:space="0" w:color="auto"/>
        <w:bottom w:val="none" w:sz="0" w:space="0" w:color="auto"/>
        <w:right w:val="none" w:sz="0" w:space="0" w:color="auto"/>
      </w:divBdr>
    </w:div>
    <w:div w:id="345788862">
      <w:bodyDiv w:val="1"/>
      <w:marLeft w:val="0"/>
      <w:marRight w:val="0"/>
      <w:marTop w:val="0"/>
      <w:marBottom w:val="0"/>
      <w:divBdr>
        <w:top w:val="none" w:sz="0" w:space="0" w:color="auto"/>
        <w:left w:val="none" w:sz="0" w:space="0" w:color="auto"/>
        <w:bottom w:val="none" w:sz="0" w:space="0" w:color="auto"/>
        <w:right w:val="none" w:sz="0" w:space="0" w:color="auto"/>
      </w:divBdr>
    </w:div>
    <w:div w:id="346298674">
      <w:bodyDiv w:val="1"/>
      <w:marLeft w:val="0"/>
      <w:marRight w:val="0"/>
      <w:marTop w:val="0"/>
      <w:marBottom w:val="0"/>
      <w:divBdr>
        <w:top w:val="none" w:sz="0" w:space="0" w:color="auto"/>
        <w:left w:val="none" w:sz="0" w:space="0" w:color="auto"/>
        <w:bottom w:val="none" w:sz="0" w:space="0" w:color="auto"/>
        <w:right w:val="none" w:sz="0" w:space="0" w:color="auto"/>
      </w:divBdr>
    </w:div>
    <w:div w:id="346566768">
      <w:bodyDiv w:val="1"/>
      <w:marLeft w:val="0"/>
      <w:marRight w:val="0"/>
      <w:marTop w:val="0"/>
      <w:marBottom w:val="0"/>
      <w:divBdr>
        <w:top w:val="none" w:sz="0" w:space="0" w:color="auto"/>
        <w:left w:val="none" w:sz="0" w:space="0" w:color="auto"/>
        <w:bottom w:val="none" w:sz="0" w:space="0" w:color="auto"/>
        <w:right w:val="none" w:sz="0" w:space="0" w:color="auto"/>
      </w:divBdr>
    </w:div>
    <w:div w:id="346638664">
      <w:bodyDiv w:val="1"/>
      <w:marLeft w:val="0"/>
      <w:marRight w:val="0"/>
      <w:marTop w:val="0"/>
      <w:marBottom w:val="0"/>
      <w:divBdr>
        <w:top w:val="none" w:sz="0" w:space="0" w:color="auto"/>
        <w:left w:val="none" w:sz="0" w:space="0" w:color="auto"/>
        <w:bottom w:val="none" w:sz="0" w:space="0" w:color="auto"/>
        <w:right w:val="none" w:sz="0" w:space="0" w:color="auto"/>
      </w:divBdr>
    </w:div>
    <w:div w:id="346685538">
      <w:bodyDiv w:val="1"/>
      <w:marLeft w:val="0"/>
      <w:marRight w:val="0"/>
      <w:marTop w:val="0"/>
      <w:marBottom w:val="0"/>
      <w:divBdr>
        <w:top w:val="none" w:sz="0" w:space="0" w:color="auto"/>
        <w:left w:val="none" w:sz="0" w:space="0" w:color="auto"/>
        <w:bottom w:val="none" w:sz="0" w:space="0" w:color="auto"/>
        <w:right w:val="none" w:sz="0" w:space="0" w:color="auto"/>
      </w:divBdr>
    </w:div>
    <w:div w:id="347029703">
      <w:bodyDiv w:val="1"/>
      <w:marLeft w:val="0"/>
      <w:marRight w:val="0"/>
      <w:marTop w:val="0"/>
      <w:marBottom w:val="0"/>
      <w:divBdr>
        <w:top w:val="none" w:sz="0" w:space="0" w:color="auto"/>
        <w:left w:val="none" w:sz="0" w:space="0" w:color="auto"/>
        <w:bottom w:val="none" w:sz="0" w:space="0" w:color="auto"/>
        <w:right w:val="none" w:sz="0" w:space="0" w:color="auto"/>
      </w:divBdr>
    </w:div>
    <w:div w:id="347145463">
      <w:bodyDiv w:val="1"/>
      <w:marLeft w:val="0"/>
      <w:marRight w:val="0"/>
      <w:marTop w:val="0"/>
      <w:marBottom w:val="0"/>
      <w:divBdr>
        <w:top w:val="none" w:sz="0" w:space="0" w:color="auto"/>
        <w:left w:val="none" w:sz="0" w:space="0" w:color="auto"/>
        <w:bottom w:val="none" w:sz="0" w:space="0" w:color="auto"/>
        <w:right w:val="none" w:sz="0" w:space="0" w:color="auto"/>
      </w:divBdr>
    </w:div>
    <w:div w:id="347414107">
      <w:bodyDiv w:val="1"/>
      <w:marLeft w:val="0"/>
      <w:marRight w:val="0"/>
      <w:marTop w:val="0"/>
      <w:marBottom w:val="0"/>
      <w:divBdr>
        <w:top w:val="none" w:sz="0" w:space="0" w:color="auto"/>
        <w:left w:val="none" w:sz="0" w:space="0" w:color="auto"/>
        <w:bottom w:val="none" w:sz="0" w:space="0" w:color="auto"/>
        <w:right w:val="none" w:sz="0" w:space="0" w:color="auto"/>
      </w:divBdr>
    </w:div>
    <w:div w:id="347567190">
      <w:bodyDiv w:val="1"/>
      <w:marLeft w:val="0"/>
      <w:marRight w:val="0"/>
      <w:marTop w:val="0"/>
      <w:marBottom w:val="0"/>
      <w:divBdr>
        <w:top w:val="none" w:sz="0" w:space="0" w:color="auto"/>
        <w:left w:val="none" w:sz="0" w:space="0" w:color="auto"/>
        <w:bottom w:val="none" w:sz="0" w:space="0" w:color="auto"/>
        <w:right w:val="none" w:sz="0" w:space="0" w:color="auto"/>
      </w:divBdr>
    </w:div>
    <w:div w:id="348801183">
      <w:bodyDiv w:val="1"/>
      <w:marLeft w:val="0"/>
      <w:marRight w:val="0"/>
      <w:marTop w:val="0"/>
      <w:marBottom w:val="0"/>
      <w:divBdr>
        <w:top w:val="none" w:sz="0" w:space="0" w:color="auto"/>
        <w:left w:val="none" w:sz="0" w:space="0" w:color="auto"/>
        <w:bottom w:val="none" w:sz="0" w:space="0" w:color="auto"/>
        <w:right w:val="none" w:sz="0" w:space="0" w:color="auto"/>
      </w:divBdr>
    </w:div>
    <w:div w:id="349601411">
      <w:bodyDiv w:val="1"/>
      <w:marLeft w:val="0"/>
      <w:marRight w:val="0"/>
      <w:marTop w:val="0"/>
      <w:marBottom w:val="0"/>
      <w:divBdr>
        <w:top w:val="none" w:sz="0" w:space="0" w:color="auto"/>
        <w:left w:val="none" w:sz="0" w:space="0" w:color="auto"/>
        <w:bottom w:val="none" w:sz="0" w:space="0" w:color="auto"/>
        <w:right w:val="none" w:sz="0" w:space="0" w:color="auto"/>
      </w:divBdr>
    </w:div>
    <w:div w:id="349643525">
      <w:bodyDiv w:val="1"/>
      <w:marLeft w:val="0"/>
      <w:marRight w:val="0"/>
      <w:marTop w:val="0"/>
      <w:marBottom w:val="0"/>
      <w:divBdr>
        <w:top w:val="none" w:sz="0" w:space="0" w:color="auto"/>
        <w:left w:val="none" w:sz="0" w:space="0" w:color="auto"/>
        <w:bottom w:val="none" w:sz="0" w:space="0" w:color="auto"/>
        <w:right w:val="none" w:sz="0" w:space="0" w:color="auto"/>
      </w:divBdr>
    </w:div>
    <w:div w:id="349912037">
      <w:bodyDiv w:val="1"/>
      <w:marLeft w:val="0"/>
      <w:marRight w:val="0"/>
      <w:marTop w:val="0"/>
      <w:marBottom w:val="0"/>
      <w:divBdr>
        <w:top w:val="none" w:sz="0" w:space="0" w:color="auto"/>
        <w:left w:val="none" w:sz="0" w:space="0" w:color="auto"/>
        <w:bottom w:val="none" w:sz="0" w:space="0" w:color="auto"/>
        <w:right w:val="none" w:sz="0" w:space="0" w:color="auto"/>
      </w:divBdr>
    </w:div>
    <w:div w:id="350492668">
      <w:bodyDiv w:val="1"/>
      <w:marLeft w:val="0"/>
      <w:marRight w:val="0"/>
      <w:marTop w:val="0"/>
      <w:marBottom w:val="0"/>
      <w:divBdr>
        <w:top w:val="none" w:sz="0" w:space="0" w:color="auto"/>
        <w:left w:val="none" w:sz="0" w:space="0" w:color="auto"/>
        <w:bottom w:val="none" w:sz="0" w:space="0" w:color="auto"/>
        <w:right w:val="none" w:sz="0" w:space="0" w:color="auto"/>
      </w:divBdr>
    </w:div>
    <w:div w:id="350766111">
      <w:bodyDiv w:val="1"/>
      <w:marLeft w:val="0"/>
      <w:marRight w:val="0"/>
      <w:marTop w:val="0"/>
      <w:marBottom w:val="0"/>
      <w:divBdr>
        <w:top w:val="none" w:sz="0" w:space="0" w:color="auto"/>
        <w:left w:val="none" w:sz="0" w:space="0" w:color="auto"/>
        <w:bottom w:val="none" w:sz="0" w:space="0" w:color="auto"/>
        <w:right w:val="none" w:sz="0" w:space="0" w:color="auto"/>
      </w:divBdr>
    </w:div>
    <w:div w:id="350842760">
      <w:bodyDiv w:val="1"/>
      <w:marLeft w:val="0"/>
      <w:marRight w:val="0"/>
      <w:marTop w:val="0"/>
      <w:marBottom w:val="0"/>
      <w:divBdr>
        <w:top w:val="none" w:sz="0" w:space="0" w:color="auto"/>
        <w:left w:val="none" w:sz="0" w:space="0" w:color="auto"/>
        <w:bottom w:val="none" w:sz="0" w:space="0" w:color="auto"/>
        <w:right w:val="none" w:sz="0" w:space="0" w:color="auto"/>
      </w:divBdr>
    </w:div>
    <w:div w:id="350884565">
      <w:bodyDiv w:val="1"/>
      <w:marLeft w:val="0"/>
      <w:marRight w:val="0"/>
      <w:marTop w:val="0"/>
      <w:marBottom w:val="0"/>
      <w:divBdr>
        <w:top w:val="none" w:sz="0" w:space="0" w:color="auto"/>
        <w:left w:val="none" w:sz="0" w:space="0" w:color="auto"/>
        <w:bottom w:val="none" w:sz="0" w:space="0" w:color="auto"/>
        <w:right w:val="none" w:sz="0" w:space="0" w:color="auto"/>
      </w:divBdr>
    </w:div>
    <w:div w:id="350954464">
      <w:bodyDiv w:val="1"/>
      <w:marLeft w:val="0"/>
      <w:marRight w:val="0"/>
      <w:marTop w:val="0"/>
      <w:marBottom w:val="0"/>
      <w:divBdr>
        <w:top w:val="none" w:sz="0" w:space="0" w:color="auto"/>
        <w:left w:val="none" w:sz="0" w:space="0" w:color="auto"/>
        <w:bottom w:val="none" w:sz="0" w:space="0" w:color="auto"/>
        <w:right w:val="none" w:sz="0" w:space="0" w:color="auto"/>
      </w:divBdr>
    </w:div>
    <w:div w:id="350961729">
      <w:bodyDiv w:val="1"/>
      <w:marLeft w:val="0"/>
      <w:marRight w:val="0"/>
      <w:marTop w:val="0"/>
      <w:marBottom w:val="0"/>
      <w:divBdr>
        <w:top w:val="none" w:sz="0" w:space="0" w:color="auto"/>
        <w:left w:val="none" w:sz="0" w:space="0" w:color="auto"/>
        <w:bottom w:val="none" w:sz="0" w:space="0" w:color="auto"/>
        <w:right w:val="none" w:sz="0" w:space="0" w:color="auto"/>
      </w:divBdr>
    </w:div>
    <w:div w:id="351225976">
      <w:bodyDiv w:val="1"/>
      <w:marLeft w:val="0"/>
      <w:marRight w:val="0"/>
      <w:marTop w:val="0"/>
      <w:marBottom w:val="0"/>
      <w:divBdr>
        <w:top w:val="none" w:sz="0" w:space="0" w:color="auto"/>
        <w:left w:val="none" w:sz="0" w:space="0" w:color="auto"/>
        <w:bottom w:val="none" w:sz="0" w:space="0" w:color="auto"/>
        <w:right w:val="none" w:sz="0" w:space="0" w:color="auto"/>
      </w:divBdr>
    </w:div>
    <w:div w:id="351685501">
      <w:bodyDiv w:val="1"/>
      <w:marLeft w:val="0"/>
      <w:marRight w:val="0"/>
      <w:marTop w:val="0"/>
      <w:marBottom w:val="0"/>
      <w:divBdr>
        <w:top w:val="none" w:sz="0" w:space="0" w:color="auto"/>
        <w:left w:val="none" w:sz="0" w:space="0" w:color="auto"/>
        <w:bottom w:val="none" w:sz="0" w:space="0" w:color="auto"/>
        <w:right w:val="none" w:sz="0" w:space="0" w:color="auto"/>
      </w:divBdr>
    </w:div>
    <w:div w:id="351687520">
      <w:bodyDiv w:val="1"/>
      <w:marLeft w:val="0"/>
      <w:marRight w:val="0"/>
      <w:marTop w:val="0"/>
      <w:marBottom w:val="0"/>
      <w:divBdr>
        <w:top w:val="none" w:sz="0" w:space="0" w:color="auto"/>
        <w:left w:val="none" w:sz="0" w:space="0" w:color="auto"/>
        <w:bottom w:val="none" w:sz="0" w:space="0" w:color="auto"/>
        <w:right w:val="none" w:sz="0" w:space="0" w:color="auto"/>
      </w:divBdr>
    </w:div>
    <w:div w:id="352074556">
      <w:bodyDiv w:val="1"/>
      <w:marLeft w:val="0"/>
      <w:marRight w:val="0"/>
      <w:marTop w:val="0"/>
      <w:marBottom w:val="0"/>
      <w:divBdr>
        <w:top w:val="none" w:sz="0" w:space="0" w:color="auto"/>
        <w:left w:val="none" w:sz="0" w:space="0" w:color="auto"/>
        <w:bottom w:val="none" w:sz="0" w:space="0" w:color="auto"/>
        <w:right w:val="none" w:sz="0" w:space="0" w:color="auto"/>
      </w:divBdr>
    </w:div>
    <w:div w:id="352078490">
      <w:bodyDiv w:val="1"/>
      <w:marLeft w:val="0"/>
      <w:marRight w:val="0"/>
      <w:marTop w:val="0"/>
      <w:marBottom w:val="0"/>
      <w:divBdr>
        <w:top w:val="none" w:sz="0" w:space="0" w:color="auto"/>
        <w:left w:val="none" w:sz="0" w:space="0" w:color="auto"/>
        <w:bottom w:val="none" w:sz="0" w:space="0" w:color="auto"/>
        <w:right w:val="none" w:sz="0" w:space="0" w:color="auto"/>
      </w:divBdr>
    </w:div>
    <w:div w:id="352996079">
      <w:bodyDiv w:val="1"/>
      <w:marLeft w:val="0"/>
      <w:marRight w:val="0"/>
      <w:marTop w:val="0"/>
      <w:marBottom w:val="0"/>
      <w:divBdr>
        <w:top w:val="none" w:sz="0" w:space="0" w:color="auto"/>
        <w:left w:val="none" w:sz="0" w:space="0" w:color="auto"/>
        <w:bottom w:val="none" w:sz="0" w:space="0" w:color="auto"/>
        <w:right w:val="none" w:sz="0" w:space="0" w:color="auto"/>
      </w:divBdr>
    </w:div>
    <w:div w:id="353387304">
      <w:bodyDiv w:val="1"/>
      <w:marLeft w:val="0"/>
      <w:marRight w:val="0"/>
      <w:marTop w:val="0"/>
      <w:marBottom w:val="0"/>
      <w:divBdr>
        <w:top w:val="none" w:sz="0" w:space="0" w:color="auto"/>
        <w:left w:val="none" w:sz="0" w:space="0" w:color="auto"/>
        <w:bottom w:val="none" w:sz="0" w:space="0" w:color="auto"/>
        <w:right w:val="none" w:sz="0" w:space="0" w:color="auto"/>
      </w:divBdr>
    </w:div>
    <w:div w:id="353463604">
      <w:bodyDiv w:val="1"/>
      <w:marLeft w:val="0"/>
      <w:marRight w:val="0"/>
      <w:marTop w:val="0"/>
      <w:marBottom w:val="0"/>
      <w:divBdr>
        <w:top w:val="none" w:sz="0" w:space="0" w:color="auto"/>
        <w:left w:val="none" w:sz="0" w:space="0" w:color="auto"/>
        <w:bottom w:val="none" w:sz="0" w:space="0" w:color="auto"/>
        <w:right w:val="none" w:sz="0" w:space="0" w:color="auto"/>
      </w:divBdr>
    </w:div>
    <w:div w:id="353770706">
      <w:bodyDiv w:val="1"/>
      <w:marLeft w:val="0"/>
      <w:marRight w:val="0"/>
      <w:marTop w:val="0"/>
      <w:marBottom w:val="0"/>
      <w:divBdr>
        <w:top w:val="none" w:sz="0" w:space="0" w:color="auto"/>
        <w:left w:val="none" w:sz="0" w:space="0" w:color="auto"/>
        <w:bottom w:val="none" w:sz="0" w:space="0" w:color="auto"/>
        <w:right w:val="none" w:sz="0" w:space="0" w:color="auto"/>
      </w:divBdr>
    </w:div>
    <w:div w:id="354306640">
      <w:bodyDiv w:val="1"/>
      <w:marLeft w:val="0"/>
      <w:marRight w:val="0"/>
      <w:marTop w:val="0"/>
      <w:marBottom w:val="0"/>
      <w:divBdr>
        <w:top w:val="none" w:sz="0" w:space="0" w:color="auto"/>
        <w:left w:val="none" w:sz="0" w:space="0" w:color="auto"/>
        <w:bottom w:val="none" w:sz="0" w:space="0" w:color="auto"/>
        <w:right w:val="none" w:sz="0" w:space="0" w:color="auto"/>
      </w:divBdr>
    </w:div>
    <w:div w:id="354694437">
      <w:bodyDiv w:val="1"/>
      <w:marLeft w:val="0"/>
      <w:marRight w:val="0"/>
      <w:marTop w:val="0"/>
      <w:marBottom w:val="0"/>
      <w:divBdr>
        <w:top w:val="none" w:sz="0" w:space="0" w:color="auto"/>
        <w:left w:val="none" w:sz="0" w:space="0" w:color="auto"/>
        <w:bottom w:val="none" w:sz="0" w:space="0" w:color="auto"/>
        <w:right w:val="none" w:sz="0" w:space="0" w:color="auto"/>
      </w:divBdr>
    </w:div>
    <w:div w:id="355621972">
      <w:bodyDiv w:val="1"/>
      <w:marLeft w:val="0"/>
      <w:marRight w:val="0"/>
      <w:marTop w:val="0"/>
      <w:marBottom w:val="0"/>
      <w:divBdr>
        <w:top w:val="none" w:sz="0" w:space="0" w:color="auto"/>
        <w:left w:val="none" w:sz="0" w:space="0" w:color="auto"/>
        <w:bottom w:val="none" w:sz="0" w:space="0" w:color="auto"/>
        <w:right w:val="none" w:sz="0" w:space="0" w:color="auto"/>
      </w:divBdr>
    </w:div>
    <w:div w:id="355741417">
      <w:bodyDiv w:val="1"/>
      <w:marLeft w:val="0"/>
      <w:marRight w:val="0"/>
      <w:marTop w:val="0"/>
      <w:marBottom w:val="0"/>
      <w:divBdr>
        <w:top w:val="none" w:sz="0" w:space="0" w:color="auto"/>
        <w:left w:val="none" w:sz="0" w:space="0" w:color="auto"/>
        <w:bottom w:val="none" w:sz="0" w:space="0" w:color="auto"/>
        <w:right w:val="none" w:sz="0" w:space="0" w:color="auto"/>
      </w:divBdr>
    </w:div>
    <w:div w:id="356003306">
      <w:bodyDiv w:val="1"/>
      <w:marLeft w:val="0"/>
      <w:marRight w:val="0"/>
      <w:marTop w:val="0"/>
      <w:marBottom w:val="0"/>
      <w:divBdr>
        <w:top w:val="none" w:sz="0" w:space="0" w:color="auto"/>
        <w:left w:val="none" w:sz="0" w:space="0" w:color="auto"/>
        <w:bottom w:val="none" w:sz="0" w:space="0" w:color="auto"/>
        <w:right w:val="none" w:sz="0" w:space="0" w:color="auto"/>
      </w:divBdr>
    </w:div>
    <w:div w:id="356271119">
      <w:bodyDiv w:val="1"/>
      <w:marLeft w:val="0"/>
      <w:marRight w:val="0"/>
      <w:marTop w:val="0"/>
      <w:marBottom w:val="0"/>
      <w:divBdr>
        <w:top w:val="none" w:sz="0" w:space="0" w:color="auto"/>
        <w:left w:val="none" w:sz="0" w:space="0" w:color="auto"/>
        <w:bottom w:val="none" w:sz="0" w:space="0" w:color="auto"/>
        <w:right w:val="none" w:sz="0" w:space="0" w:color="auto"/>
      </w:divBdr>
    </w:div>
    <w:div w:id="356276854">
      <w:bodyDiv w:val="1"/>
      <w:marLeft w:val="0"/>
      <w:marRight w:val="0"/>
      <w:marTop w:val="0"/>
      <w:marBottom w:val="0"/>
      <w:divBdr>
        <w:top w:val="none" w:sz="0" w:space="0" w:color="auto"/>
        <w:left w:val="none" w:sz="0" w:space="0" w:color="auto"/>
        <w:bottom w:val="none" w:sz="0" w:space="0" w:color="auto"/>
        <w:right w:val="none" w:sz="0" w:space="0" w:color="auto"/>
      </w:divBdr>
    </w:div>
    <w:div w:id="356346521">
      <w:bodyDiv w:val="1"/>
      <w:marLeft w:val="0"/>
      <w:marRight w:val="0"/>
      <w:marTop w:val="0"/>
      <w:marBottom w:val="0"/>
      <w:divBdr>
        <w:top w:val="none" w:sz="0" w:space="0" w:color="auto"/>
        <w:left w:val="none" w:sz="0" w:space="0" w:color="auto"/>
        <w:bottom w:val="none" w:sz="0" w:space="0" w:color="auto"/>
        <w:right w:val="none" w:sz="0" w:space="0" w:color="auto"/>
      </w:divBdr>
    </w:div>
    <w:div w:id="356390987">
      <w:bodyDiv w:val="1"/>
      <w:marLeft w:val="0"/>
      <w:marRight w:val="0"/>
      <w:marTop w:val="0"/>
      <w:marBottom w:val="0"/>
      <w:divBdr>
        <w:top w:val="none" w:sz="0" w:space="0" w:color="auto"/>
        <w:left w:val="none" w:sz="0" w:space="0" w:color="auto"/>
        <w:bottom w:val="none" w:sz="0" w:space="0" w:color="auto"/>
        <w:right w:val="none" w:sz="0" w:space="0" w:color="auto"/>
      </w:divBdr>
    </w:div>
    <w:div w:id="357005876">
      <w:bodyDiv w:val="1"/>
      <w:marLeft w:val="0"/>
      <w:marRight w:val="0"/>
      <w:marTop w:val="0"/>
      <w:marBottom w:val="0"/>
      <w:divBdr>
        <w:top w:val="none" w:sz="0" w:space="0" w:color="auto"/>
        <w:left w:val="none" w:sz="0" w:space="0" w:color="auto"/>
        <w:bottom w:val="none" w:sz="0" w:space="0" w:color="auto"/>
        <w:right w:val="none" w:sz="0" w:space="0" w:color="auto"/>
      </w:divBdr>
    </w:div>
    <w:div w:id="357048599">
      <w:bodyDiv w:val="1"/>
      <w:marLeft w:val="0"/>
      <w:marRight w:val="0"/>
      <w:marTop w:val="0"/>
      <w:marBottom w:val="0"/>
      <w:divBdr>
        <w:top w:val="none" w:sz="0" w:space="0" w:color="auto"/>
        <w:left w:val="none" w:sz="0" w:space="0" w:color="auto"/>
        <w:bottom w:val="none" w:sz="0" w:space="0" w:color="auto"/>
        <w:right w:val="none" w:sz="0" w:space="0" w:color="auto"/>
      </w:divBdr>
    </w:div>
    <w:div w:id="357463510">
      <w:bodyDiv w:val="1"/>
      <w:marLeft w:val="0"/>
      <w:marRight w:val="0"/>
      <w:marTop w:val="0"/>
      <w:marBottom w:val="0"/>
      <w:divBdr>
        <w:top w:val="none" w:sz="0" w:space="0" w:color="auto"/>
        <w:left w:val="none" w:sz="0" w:space="0" w:color="auto"/>
        <w:bottom w:val="none" w:sz="0" w:space="0" w:color="auto"/>
        <w:right w:val="none" w:sz="0" w:space="0" w:color="auto"/>
      </w:divBdr>
    </w:div>
    <w:div w:id="358044050">
      <w:bodyDiv w:val="1"/>
      <w:marLeft w:val="0"/>
      <w:marRight w:val="0"/>
      <w:marTop w:val="0"/>
      <w:marBottom w:val="0"/>
      <w:divBdr>
        <w:top w:val="none" w:sz="0" w:space="0" w:color="auto"/>
        <w:left w:val="none" w:sz="0" w:space="0" w:color="auto"/>
        <w:bottom w:val="none" w:sz="0" w:space="0" w:color="auto"/>
        <w:right w:val="none" w:sz="0" w:space="0" w:color="auto"/>
      </w:divBdr>
    </w:div>
    <w:div w:id="358089547">
      <w:bodyDiv w:val="1"/>
      <w:marLeft w:val="0"/>
      <w:marRight w:val="0"/>
      <w:marTop w:val="0"/>
      <w:marBottom w:val="0"/>
      <w:divBdr>
        <w:top w:val="none" w:sz="0" w:space="0" w:color="auto"/>
        <w:left w:val="none" w:sz="0" w:space="0" w:color="auto"/>
        <w:bottom w:val="none" w:sz="0" w:space="0" w:color="auto"/>
        <w:right w:val="none" w:sz="0" w:space="0" w:color="auto"/>
      </w:divBdr>
    </w:div>
    <w:div w:id="358358698">
      <w:bodyDiv w:val="1"/>
      <w:marLeft w:val="0"/>
      <w:marRight w:val="0"/>
      <w:marTop w:val="0"/>
      <w:marBottom w:val="0"/>
      <w:divBdr>
        <w:top w:val="none" w:sz="0" w:space="0" w:color="auto"/>
        <w:left w:val="none" w:sz="0" w:space="0" w:color="auto"/>
        <w:bottom w:val="none" w:sz="0" w:space="0" w:color="auto"/>
        <w:right w:val="none" w:sz="0" w:space="0" w:color="auto"/>
      </w:divBdr>
    </w:div>
    <w:div w:id="358554038">
      <w:bodyDiv w:val="1"/>
      <w:marLeft w:val="0"/>
      <w:marRight w:val="0"/>
      <w:marTop w:val="0"/>
      <w:marBottom w:val="0"/>
      <w:divBdr>
        <w:top w:val="none" w:sz="0" w:space="0" w:color="auto"/>
        <w:left w:val="none" w:sz="0" w:space="0" w:color="auto"/>
        <w:bottom w:val="none" w:sz="0" w:space="0" w:color="auto"/>
        <w:right w:val="none" w:sz="0" w:space="0" w:color="auto"/>
      </w:divBdr>
    </w:div>
    <w:div w:id="359748283">
      <w:bodyDiv w:val="1"/>
      <w:marLeft w:val="0"/>
      <w:marRight w:val="0"/>
      <w:marTop w:val="0"/>
      <w:marBottom w:val="0"/>
      <w:divBdr>
        <w:top w:val="none" w:sz="0" w:space="0" w:color="auto"/>
        <w:left w:val="none" w:sz="0" w:space="0" w:color="auto"/>
        <w:bottom w:val="none" w:sz="0" w:space="0" w:color="auto"/>
        <w:right w:val="none" w:sz="0" w:space="0" w:color="auto"/>
      </w:divBdr>
    </w:div>
    <w:div w:id="359748723">
      <w:bodyDiv w:val="1"/>
      <w:marLeft w:val="0"/>
      <w:marRight w:val="0"/>
      <w:marTop w:val="0"/>
      <w:marBottom w:val="0"/>
      <w:divBdr>
        <w:top w:val="none" w:sz="0" w:space="0" w:color="auto"/>
        <w:left w:val="none" w:sz="0" w:space="0" w:color="auto"/>
        <w:bottom w:val="none" w:sz="0" w:space="0" w:color="auto"/>
        <w:right w:val="none" w:sz="0" w:space="0" w:color="auto"/>
      </w:divBdr>
    </w:div>
    <w:div w:id="360058532">
      <w:bodyDiv w:val="1"/>
      <w:marLeft w:val="0"/>
      <w:marRight w:val="0"/>
      <w:marTop w:val="0"/>
      <w:marBottom w:val="0"/>
      <w:divBdr>
        <w:top w:val="none" w:sz="0" w:space="0" w:color="auto"/>
        <w:left w:val="none" w:sz="0" w:space="0" w:color="auto"/>
        <w:bottom w:val="none" w:sz="0" w:space="0" w:color="auto"/>
        <w:right w:val="none" w:sz="0" w:space="0" w:color="auto"/>
      </w:divBdr>
    </w:div>
    <w:div w:id="360084316">
      <w:bodyDiv w:val="1"/>
      <w:marLeft w:val="0"/>
      <w:marRight w:val="0"/>
      <w:marTop w:val="0"/>
      <w:marBottom w:val="0"/>
      <w:divBdr>
        <w:top w:val="none" w:sz="0" w:space="0" w:color="auto"/>
        <w:left w:val="none" w:sz="0" w:space="0" w:color="auto"/>
        <w:bottom w:val="none" w:sz="0" w:space="0" w:color="auto"/>
        <w:right w:val="none" w:sz="0" w:space="0" w:color="auto"/>
      </w:divBdr>
    </w:div>
    <w:div w:id="360277799">
      <w:bodyDiv w:val="1"/>
      <w:marLeft w:val="0"/>
      <w:marRight w:val="0"/>
      <w:marTop w:val="0"/>
      <w:marBottom w:val="0"/>
      <w:divBdr>
        <w:top w:val="none" w:sz="0" w:space="0" w:color="auto"/>
        <w:left w:val="none" w:sz="0" w:space="0" w:color="auto"/>
        <w:bottom w:val="none" w:sz="0" w:space="0" w:color="auto"/>
        <w:right w:val="none" w:sz="0" w:space="0" w:color="auto"/>
      </w:divBdr>
    </w:div>
    <w:div w:id="360515532">
      <w:bodyDiv w:val="1"/>
      <w:marLeft w:val="0"/>
      <w:marRight w:val="0"/>
      <w:marTop w:val="0"/>
      <w:marBottom w:val="0"/>
      <w:divBdr>
        <w:top w:val="none" w:sz="0" w:space="0" w:color="auto"/>
        <w:left w:val="none" w:sz="0" w:space="0" w:color="auto"/>
        <w:bottom w:val="none" w:sz="0" w:space="0" w:color="auto"/>
        <w:right w:val="none" w:sz="0" w:space="0" w:color="auto"/>
      </w:divBdr>
    </w:div>
    <w:div w:id="360788930">
      <w:bodyDiv w:val="1"/>
      <w:marLeft w:val="0"/>
      <w:marRight w:val="0"/>
      <w:marTop w:val="0"/>
      <w:marBottom w:val="0"/>
      <w:divBdr>
        <w:top w:val="none" w:sz="0" w:space="0" w:color="auto"/>
        <w:left w:val="none" w:sz="0" w:space="0" w:color="auto"/>
        <w:bottom w:val="none" w:sz="0" w:space="0" w:color="auto"/>
        <w:right w:val="none" w:sz="0" w:space="0" w:color="auto"/>
      </w:divBdr>
    </w:div>
    <w:div w:id="360983032">
      <w:bodyDiv w:val="1"/>
      <w:marLeft w:val="0"/>
      <w:marRight w:val="0"/>
      <w:marTop w:val="0"/>
      <w:marBottom w:val="0"/>
      <w:divBdr>
        <w:top w:val="none" w:sz="0" w:space="0" w:color="auto"/>
        <w:left w:val="none" w:sz="0" w:space="0" w:color="auto"/>
        <w:bottom w:val="none" w:sz="0" w:space="0" w:color="auto"/>
        <w:right w:val="none" w:sz="0" w:space="0" w:color="auto"/>
      </w:divBdr>
    </w:div>
    <w:div w:id="361825994">
      <w:bodyDiv w:val="1"/>
      <w:marLeft w:val="0"/>
      <w:marRight w:val="0"/>
      <w:marTop w:val="0"/>
      <w:marBottom w:val="0"/>
      <w:divBdr>
        <w:top w:val="none" w:sz="0" w:space="0" w:color="auto"/>
        <w:left w:val="none" w:sz="0" w:space="0" w:color="auto"/>
        <w:bottom w:val="none" w:sz="0" w:space="0" w:color="auto"/>
        <w:right w:val="none" w:sz="0" w:space="0" w:color="auto"/>
      </w:divBdr>
    </w:div>
    <w:div w:id="361856438">
      <w:bodyDiv w:val="1"/>
      <w:marLeft w:val="0"/>
      <w:marRight w:val="0"/>
      <w:marTop w:val="0"/>
      <w:marBottom w:val="0"/>
      <w:divBdr>
        <w:top w:val="none" w:sz="0" w:space="0" w:color="auto"/>
        <w:left w:val="none" w:sz="0" w:space="0" w:color="auto"/>
        <w:bottom w:val="none" w:sz="0" w:space="0" w:color="auto"/>
        <w:right w:val="none" w:sz="0" w:space="0" w:color="auto"/>
      </w:divBdr>
    </w:div>
    <w:div w:id="361982652">
      <w:bodyDiv w:val="1"/>
      <w:marLeft w:val="0"/>
      <w:marRight w:val="0"/>
      <w:marTop w:val="0"/>
      <w:marBottom w:val="0"/>
      <w:divBdr>
        <w:top w:val="none" w:sz="0" w:space="0" w:color="auto"/>
        <w:left w:val="none" w:sz="0" w:space="0" w:color="auto"/>
        <w:bottom w:val="none" w:sz="0" w:space="0" w:color="auto"/>
        <w:right w:val="none" w:sz="0" w:space="0" w:color="auto"/>
      </w:divBdr>
    </w:div>
    <w:div w:id="362052813">
      <w:bodyDiv w:val="1"/>
      <w:marLeft w:val="0"/>
      <w:marRight w:val="0"/>
      <w:marTop w:val="0"/>
      <w:marBottom w:val="0"/>
      <w:divBdr>
        <w:top w:val="none" w:sz="0" w:space="0" w:color="auto"/>
        <w:left w:val="none" w:sz="0" w:space="0" w:color="auto"/>
        <w:bottom w:val="none" w:sz="0" w:space="0" w:color="auto"/>
        <w:right w:val="none" w:sz="0" w:space="0" w:color="auto"/>
      </w:divBdr>
    </w:div>
    <w:div w:id="362941851">
      <w:bodyDiv w:val="1"/>
      <w:marLeft w:val="0"/>
      <w:marRight w:val="0"/>
      <w:marTop w:val="0"/>
      <w:marBottom w:val="0"/>
      <w:divBdr>
        <w:top w:val="none" w:sz="0" w:space="0" w:color="auto"/>
        <w:left w:val="none" w:sz="0" w:space="0" w:color="auto"/>
        <w:bottom w:val="none" w:sz="0" w:space="0" w:color="auto"/>
        <w:right w:val="none" w:sz="0" w:space="0" w:color="auto"/>
      </w:divBdr>
    </w:div>
    <w:div w:id="362947840">
      <w:bodyDiv w:val="1"/>
      <w:marLeft w:val="0"/>
      <w:marRight w:val="0"/>
      <w:marTop w:val="0"/>
      <w:marBottom w:val="0"/>
      <w:divBdr>
        <w:top w:val="none" w:sz="0" w:space="0" w:color="auto"/>
        <w:left w:val="none" w:sz="0" w:space="0" w:color="auto"/>
        <w:bottom w:val="none" w:sz="0" w:space="0" w:color="auto"/>
        <w:right w:val="none" w:sz="0" w:space="0" w:color="auto"/>
      </w:divBdr>
    </w:div>
    <w:div w:id="363748850">
      <w:bodyDiv w:val="1"/>
      <w:marLeft w:val="0"/>
      <w:marRight w:val="0"/>
      <w:marTop w:val="0"/>
      <w:marBottom w:val="0"/>
      <w:divBdr>
        <w:top w:val="none" w:sz="0" w:space="0" w:color="auto"/>
        <w:left w:val="none" w:sz="0" w:space="0" w:color="auto"/>
        <w:bottom w:val="none" w:sz="0" w:space="0" w:color="auto"/>
        <w:right w:val="none" w:sz="0" w:space="0" w:color="auto"/>
      </w:divBdr>
    </w:div>
    <w:div w:id="363868470">
      <w:bodyDiv w:val="1"/>
      <w:marLeft w:val="0"/>
      <w:marRight w:val="0"/>
      <w:marTop w:val="0"/>
      <w:marBottom w:val="0"/>
      <w:divBdr>
        <w:top w:val="none" w:sz="0" w:space="0" w:color="auto"/>
        <w:left w:val="none" w:sz="0" w:space="0" w:color="auto"/>
        <w:bottom w:val="none" w:sz="0" w:space="0" w:color="auto"/>
        <w:right w:val="none" w:sz="0" w:space="0" w:color="auto"/>
      </w:divBdr>
    </w:div>
    <w:div w:id="364214907">
      <w:bodyDiv w:val="1"/>
      <w:marLeft w:val="0"/>
      <w:marRight w:val="0"/>
      <w:marTop w:val="0"/>
      <w:marBottom w:val="0"/>
      <w:divBdr>
        <w:top w:val="none" w:sz="0" w:space="0" w:color="auto"/>
        <w:left w:val="none" w:sz="0" w:space="0" w:color="auto"/>
        <w:bottom w:val="none" w:sz="0" w:space="0" w:color="auto"/>
        <w:right w:val="none" w:sz="0" w:space="0" w:color="auto"/>
      </w:divBdr>
    </w:div>
    <w:div w:id="364597515">
      <w:bodyDiv w:val="1"/>
      <w:marLeft w:val="0"/>
      <w:marRight w:val="0"/>
      <w:marTop w:val="0"/>
      <w:marBottom w:val="0"/>
      <w:divBdr>
        <w:top w:val="none" w:sz="0" w:space="0" w:color="auto"/>
        <w:left w:val="none" w:sz="0" w:space="0" w:color="auto"/>
        <w:bottom w:val="none" w:sz="0" w:space="0" w:color="auto"/>
        <w:right w:val="none" w:sz="0" w:space="0" w:color="auto"/>
      </w:divBdr>
    </w:div>
    <w:div w:id="364645667">
      <w:bodyDiv w:val="1"/>
      <w:marLeft w:val="0"/>
      <w:marRight w:val="0"/>
      <w:marTop w:val="0"/>
      <w:marBottom w:val="0"/>
      <w:divBdr>
        <w:top w:val="none" w:sz="0" w:space="0" w:color="auto"/>
        <w:left w:val="none" w:sz="0" w:space="0" w:color="auto"/>
        <w:bottom w:val="none" w:sz="0" w:space="0" w:color="auto"/>
        <w:right w:val="none" w:sz="0" w:space="0" w:color="auto"/>
      </w:divBdr>
    </w:div>
    <w:div w:id="364982918">
      <w:bodyDiv w:val="1"/>
      <w:marLeft w:val="0"/>
      <w:marRight w:val="0"/>
      <w:marTop w:val="0"/>
      <w:marBottom w:val="0"/>
      <w:divBdr>
        <w:top w:val="none" w:sz="0" w:space="0" w:color="auto"/>
        <w:left w:val="none" w:sz="0" w:space="0" w:color="auto"/>
        <w:bottom w:val="none" w:sz="0" w:space="0" w:color="auto"/>
        <w:right w:val="none" w:sz="0" w:space="0" w:color="auto"/>
      </w:divBdr>
    </w:div>
    <w:div w:id="365520178">
      <w:bodyDiv w:val="1"/>
      <w:marLeft w:val="0"/>
      <w:marRight w:val="0"/>
      <w:marTop w:val="0"/>
      <w:marBottom w:val="0"/>
      <w:divBdr>
        <w:top w:val="none" w:sz="0" w:space="0" w:color="auto"/>
        <w:left w:val="none" w:sz="0" w:space="0" w:color="auto"/>
        <w:bottom w:val="none" w:sz="0" w:space="0" w:color="auto"/>
        <w:right w:val="none" w:sz="0" w:space="0" w:color="auto"/>
      </w:divBdr>
    </w:div>
    <w:div w:id="365716194">
      <w:bodyDiv w:val="1"/>
      <w:marLeft w:val="0"/>
      <w:marRight w:val="0"/>
      <w:marTop w:val="0"/>
      <w:marBottom w:val="0"/>
      <w:divBdr>
        <w:top w:val="none" w:sz="0" w:space="0" w:color="auto"/>
        <w:left w:val="none" w:sz="0" w:space="0" w:color="auto"/>
        <w:bottom w:val="none" w:sz="0" w:space="0" w:color="auto"/>
        <w:right w:val="none" w:sz="0" w:space="0" w:color="auto"/>
      </w:divBdr>
    </w:div>
    <w:div w:id="366175300">
      <w:bodyDiv w:val="1"/>
      <w:marLeft w:val="0"/>
      <w:marRight w:val="0"/>
      <w:marTop w:val="0"/>
      <w:marBottom w:val="0"/>
      <w:divBdr>
        <w:top w:val="none" w:sz="0" w:space="0" w:color="auto"/>
        <w:left w:val="none" w:sz="0" w:space="0" w:color="auto"/>
        <w:bottom w:val="none" w:sz="0" w:space="0" w:color="auto"/>
        <w:right w:val="none" w:sz="0" w:space="0" w:color="auto"/>
      </w:divBdr>
    </w:div>
    <w:div w:id="366293750">
      <w:bodyDiv w:val="1"/>
      <w:marLeft w:val="0"/>
      <w:marRight w:val="0"/>
      <w:marTop w:val="0"/>
      <w:marBottom w:val="0"/>
      <w:divBdr>
        <w:top w:val="none" w:sz="0" w:space="0" w:color="auto"/>
        <w:left w:val="none" w:sz="0" w:space="0" w:color="auto"/>
        <w:bottom w:val="none" w:sz="0" w:space="0" w:color="auto"/>
        <w:right w:val="none" w:sz="0" w:space="0" w:color="auto"/>
      </w:divBdr>
    </w:div>
    <w:div w:id="366755249">
      <w:bodyDiv w:val="1"/>
      <w:marLeft w:val="0"/>
      <w:marRight w:val="0"/>
      <w:marTop w:val="0"/>
      <w:marBottom w:val="0"/>
      <w:divBdr>
        <w:top w:val="none" w:sz="0" w:space="0" w:color="auto"/>
        <w:left w:val="none" w:sz="0" w:space="0" w:color="auto"/>
        <w:bottom w:val="none" w:sz="0" w:space="0" w:color="auto"/>
        <w:right w:val="none" w:sz="0" w:space="0" w:color="auto"/>
      </w:divBdr>
    </w:div>
    <w:div w:id="367413411">
      <w:bodyDiv w:val="1"/>
      <w:marLeft w:val="0"/>
      <w:marRight w:val="0"/>
      <w:marTop w:val="0"/>
      <w:marBottom w:val="0"/>
      <w:divBdr>
        <w:top w:val="none" w:sz="0" w:space="0" w:color="auto"/>
        <w:left w:val="none" w:sz="0" w:space="0" w:color="auto"/>
        <w:bottom w:val="none" w:sz="0" w:space="0" w:color="auto"/>
        <w:right w:val="none" w:sz="0" w:space="0" w:color="auto"/>
      </w:divBdr>
    </w:div>
    <w:div w:id="367485491">
      <w:bodyDiv w:val="1"/>
      <w:marLeft w:val="0"/>
      <w:marRight w:val="0"/>
      <w:marTop w:val="0"/>
      <w:marBottom w:val="0"/>
      <w:divBdr>
        <w:top w:val="none" w:sz="0" w:space="0" w:color="auto"/>
        <w:left w:val="none" w:sz="0" w:space="0" w:color="auto"/>
        <w:bottom w:val="none" w:sz="0" w:space="0" w:color="auto"/>
        <w:right w:val="none" w:sz="0" w:space="0" w:color="auto"/>
      </w:divBdr>
    </w:div>
    <w:div w:id="367489041">
      <w:bodyDiv w:val="1"/>
      <w:marLeft w:val="0"/>
      <w:marRight w:val="0"/>
      <w:marTop w:val="0"/>
      <w:marBottom w:val="0"/>
      <w:divBdr>
        <w:top w:val="none" w:sz="0" w:space="0" w:color="auto"/>
        <w:left w:val="none" w:sz="0" w:space="0" w:color="auto"/>
        <w:bottom w:val="none" w:sz="0" w:space="0" w:color="auto"/>
        <w:right w:val="none" w:sz="0" w:space="0" w:color="auto"/>
      </w:divBdr>
    </w:div>
    <w:div w:id="367609391">
      <w:bodyDiv w:val="1"/>
      <w:marLeft w:val="0"/>
      <w:marRight w:val="0"/>
      <w:marTop w:val="0"/>
      <w:marBottom w:val="0"/>
      <w:divBdr>
        <w:top w:val="none" w:sz="0" w:space="0" w:color="auto"/>
        <w:left w:val="none" w:sz="0" w:space="0" w:color="auto"/>
        <w:bottom w:val="none" w:sz="0" w:space="0" w:color="auto"/>
        <w:right w:val="none" w:sz="0" w:space="0" w:color="auto"/>
      </w:divBdr>
    </w:div>
    <w:div w:id="367876845">
      <w:bodyDiv w:val="1"/>
      <w:marLeft w:val="0"/>
      <w:marRight w:val="0"/>
      <w:marTop w:val="0"/>
      <w:marBottom w:val="0"/>
      <w:divBdr>
        <w:top w:val="none" w:sz="0" w:space="0" w:color="auto"/>
        <w:left w:val="none" w:sz="0" w:space="0" w:color="auto"/>
        <w:bottom w:val="none" w:sz="0" w:space="0" w:color="auto"/>
        <w:right w:val="none" w:sz="0" w:space="0" w:color="auto"/>
      </w:divBdr>
    </w:div>
    <w:div w:id="367947042">
      <w:bodyDiv w:val="1"/>
      <w:marLeft w:val="0"/>
      <w:marRight w:val="0"/>
      <w:marTop w:val="0"/>
      <w:marBottom w:val="0"/>
      <w:divBdr>
        <w:top w:val="none" w:sz="0" w:space="0" w:color="auto"/>
        <w:left w:val="none" w:sz="0" w:space="0" w:color="auto"/>
        <w:bottom w:val="none" w:sz="0" w:space="0" w:color="auto"/>
        <w:right w:val="none" w:sz="0" w:space="0" w:color="auto"/>
      </w:divBdr>
    </w:div>
    <w:div w:id="367950451">
      <w:bodyDiv w:val="1"/>
      <w:marLeft w:val="0"/>
      <w:marRight w:val="0"/>
      <w:marTop w:val="0"/>
      <w:marBottom w:val="0"/>
      <w:divBdr>
        <w:top w:val="none" w:sz="0" w:space="0" w:color="auto"/>
        <w:left w:val="none" w:sz="0" w:space="0" w:color="auto"/>
        <w:bottom w:val="none" w:sz="0" w:space="0" w:color="auto"/>
        <w:right w:val="none" w:sz="0" w:space="0" w:color="auto"/>
      </w:divBdr>
    </w:div>
    <w:div w:id="368379848">
      <w:bodyDiv w:val="1"/>
      <w:marLeft w:val="0"/>
      <w:marRight w:val="0"/>
      <w:marTop w:val="0"/>
      <w:marBottom w:val="0"/>
      <w:divBdr>
        <w:top w:val="none" w:sz="0" w:space="0" w:color="auto"/>
        <w:left w:val="none" w:sz="0" w:space="0" w:color="auto"/>
        <w:bottom w:val="none" w:sz="0" w:space="0" w:color="auto"/>
        <w:right w:val="none" w:sz="0" w:space="0" w:color="auto"/>
      </w:divBdr>
    </w:div>
    <w:div w:id="368798063">
      <w:bodyDiv w:val="1"/>
      <w:marLeft w:val="0"/>
      <w:marRight w:val="0"/>
      <w:marTop w:val="0"/>
      <w:marBottom w:val="0"/>
      <w:divBdr>
        <w:top w:val="none" w:sz="0" w:space="0" w:color="auto"/>
        <w:left w:val="none" w:sz="0" w:space="0" w:color="auto"/>
        <w:bottom w:val="none" w:sz="0" w:space="0" w:color="auto"/>
        <w:right w:val="none" w:sz="0" w:space="0" w:color="auto"/>
      </w:divBdr>
    </w:div>
    <w:div w:id="368917485">
      <w:bodyDiv w:val="1"/>
      <w:marLeft w:val="0"/>
      <w:marRight w:val="0"/>
      <w:marTop w:val="0"/>
      <w:marBottom w:val="0"/>
      <w:divBdr>
        <w:top w:val="none" w:sz="0" w:space="0" w:color="auto"/>
        <w:left w:val="none" w:sz="0" w:space="0" w:color="auto"/>
        <w:bottom w:val="none" w:sz="0" w:space="0" w:color="auto"/>
        <w:right w:val="none" w:sz="0" w:space="0" w:color="auto"/>
      </w:divBdr>
    </w:div>
    <w:div w:id="370033592">
      <w:bodyDiv w:val="1"/>
      <w:marLeft w:val="0"/>
      <w:marRight w:val="0"/>
      <w:marTop w:val="0"/>
      <w:marBottom w:val="0"/>
      <w:divBdr>
        <w:top w:val="none" w:sz="0" w:space="0" w:color="auto"/>
        <w:left w:val="none" w:sz="0" w:space="0" w:color="auto"/>
        <w:bottom w:val="none" w:sz="0" w:space="0" w:color="auto"/>
        <w:right w:val="none" w:sz="0" w:space="0" w:color="auto"/>
      </w:divBdr>
    </w:div>
    <w:div w:id="370108649">
      <w:bodyDiv w:val="1"/>
      <w:marLeft w:val="0"/>
      <w:marRight w:val="0"/>
      <w:marTop w:val="0"/>
      <w:marBottom w:val="0"/>
      <w:divBdr>
        <w:top w:val="none" w:sz="0" w:space="0" w:color="auto"/>
        <w:left w:val="none" w:sz="0" w:space="0" w:color="auto"/>
        <w:bottom w:val="none" w:sz="0" w:space="0" w:color="auto"/>
        <w:right w:val="none" w:sz="0" w:space="0" w:color="auto"/>
      </w:divBdr>
    </w:div>
    <w:div w:id="370155266">
      <w:bodyDiv w:val="1"/>
      <w:marLeft w:val="0"/>
      <w:marRight w:val="0"/>
      <w:marTop w:val="0"/>
      <w:marBottom w:val="0"/>
      <w:divBdr>
        <w:top w:val="none" w:sz="0" w:space="0" w:color="auto"/>
        <w:left w:val="none" w:sz="0" w:space="0" w:color="auto"/>
        <w:bottom w:val="none" w:sz="0" w:space="0" w:color="auto"/>
        <w:right w:val="none" w:sz="0" w:space="0" w:color="auto"/>
      </w:divBdr>
    </w:div>
    <w:div w:id="370231974">
      <w:bodyDiv w:val="1"/>
      <w:marLeft w:val="0"/>
      <w:marRight w:val="0"/>
      <w:marTop w:val="0"/>
      <w:marBottom w:val="0"/>
      <w:divBdr>
        <w:top w:val="none" w:sz="0" w:space="0" w:color="auto"/>
        <w:left w:val="none" w:sz="0" w:space="0" w:color="auto"/>
        <w:bottom w:val="none" w:sz="0" w:space="0" w:color="auto"/>
        <w:right w:val="none" w:sz="0" w:space="0" w:color="auto"/>
      </w:divBdr>
    </w:div>
    <w:div w:id="370420994">
      <w:bodyDiv w:val="1"/>
      <w:marLeft w:val="0"/>
      <w:marRight w:val="0"/>
      <w:marTop w:val="0"/>
      <w:marBottom w:val="0"/>
      <w:divBdr>
        <w:top w:val="none" w:sz="0" w:space="0" w:color="auto"/>
        <w:left w:val="none" w:sz="0" w:space="0" w:color="auto"/>
        <w:bottom w:val="none" w:sz="0" w:space="0" w:color="auto"/>
        <w:right w:val="none" w:sz="0" w:space="0" w:color="auto"/>
      </w:divBdr>
    </w:div>
    <w:div w:id="370422635">
      <w:bodyDiv w:val="1"/>
      <w:marLeft w:val="0"/>
      <w:marRight w:val="0"/>
      <w:marTop w:val="0"/>
      <w:marBottom w:val="0"/>
      <w:divBdr>
        <w:top w:val="none" w:sz="0" w:space="0" w:color="auto"/>
        <w:left w:val="none" w:sz="0" w:space="0" w:color="auto"/>
        <w:bottom w:val="none" w:sz="0" w:space="0" w:color="auto"/>
        <w:right w:val="none" w:sz="0" w:space="0" w:color="auto"/>
      </w:divBdr>
    </w:div>
    <w:div w:id="370494570">
      <w:bodyDiv w:val="1"/>
      <w:marLeft w:val="0"/>
      <w:marRight w:val="0"/>
      <w:marTop w:val="0"/>
      <w:marBottom w:val="0"/>
      <w:divBdr>
        <w:top w:val="none" w:sz="0" w:space="0" w:color="auto"/>
        <w:left w:val="none" w:sz="0" w:space="0" w:color="auto"/>
        <w:bottom w:val="none" w:sz="0" w:space="0" w:color="auto"/>
        <w:right w:val="none" w:sz="0" w:space="0" w:color="auto"/>
      </w:divBdr>
    </w:div>
    <w:div w:id="370570055">
      <w:bodyDiv w:val="1"/>
      <w:marLeft w:val="0"/>
      <w:marRight w:val="0"/>
      <w:marTop w:val="0"/>
      <w:marBottom w:val="0"/>
      <w:divBdr>
        <w:top w:val="none" w:sz="0" w:space="0" w:color="auto"/>
        <w:left w:val="none" w:sz="0" w:space="0" w:color="auto"/>
        <w:bottom w:val="none" w:sz="0" w:space="0" w:color="auto"/>
        <w:right w:val="none" w:sz="0" w:space="0" w:color="auto"/>
      </w:divBdr>
    </w:div>
    <w:div w:id="370763187">
      <w:bodyDiv w:val="1"/>
      <w:marLeft w:val="0"/>
      <w:marRight w:val="0"/>
      <w:marTop w:val="0"/>
      <w:marBottom w:val="0"/>
      <w:divBdr>
        <w:top w:val="none" w:sz="0" w:space="0" w:color="auto"/>
        <w:left w:val="none" w:sz="0" w:space="0" w:color="auto"/>
        <w:bottom w:val="none" w:sz="0" w:space="0" w:color="auto"/>
        <w:right w:val="none" w:sz="0" w:space="0" w:color="auto"/>
      </w:divBdr>
    </w:div>
    <w:div w:id="370806299">
      <w:bodyDiv w:val="1"/>
      <w:marLeft w:val="0"/>
      <w:marRight w:val="0"/>
      <w:marTop w:val="0"/>
      <w:marBottom w:val="0"/>
      <w:divBdr>
        <w:top w:val="none" w:sz="0" w:space="0" w:color="auto"/>
        <w:left w:val="none" w:sz="0" w:space="0" w:color="auto"/>
        <w:bottom w:val="none" w:sz="0" w:space="0" w:color="auto"/>
        <w:right w:val="none" w:sz="0" w:space="0" w:color="auto"/>
      </w:divBdr>
    </w:div>
    <w:div w:id="371079442">
      <w:bodyDiv w:val="1"/>
      <w:marLeft w:val="0"/>
      <w:marRight w:val="0"/>
      <w:marTop w:val="0"/>
      <w:marBottom w:val="0"/>
      <w:divBdr>
        <w:top w:val="none" w:sz="0" w:space="0" w:color="auto"/>
        <w:left w:val="none" w:sz="0" w:space="0" w:color="auto"/>
        <w:bottom w:val="none" w:sz="0" w:space="0" w:color="auto"/>
        <w:right w:val="none" w:sz="0" w:space="0" w:color="auto"/>
      </w:divBdr>
    </w:div>
    <w:div w:id="371466645">
      <w:bodyDiv w:val="1"/>
      <w:marLeft w:val="0"/>
      <w:marRight w:val="0"/>
      <w:marTop w:val="0"/>
      <w:marBottom w:val="0"/>
      <w:divBdr>
        <w:top w:val="none" w:sz="0" w:space="0" w:color="auto"/>
        <w:left w:val="none" w:sz="0" w:space="0" w:color="auto"/>
        <w:bottom w:val="none" w:sz="0" w:space="0" w:color="auto"/>
        <w:right w:val="none" w:sz="0" w:space="0" w:color="auto"/>
      </w:divBdr>
    </w:div>
    <w:div w:id="371728729">
      <w:bodyDiv w:val="1"/>
      <w:marLeft w:val="0"/>
      <w:marRight w:val="0"/>
      <w:marTop w:val="0"/>
      <w:marBottom w:val="0"/>
      <w:divBdr>
        <w:top w:val="none" w:sz="0" w:space="0" w:color="auto"/>
        <w:left w:val="none" w:sz="0" w:space="0" w:color="auto"/>
        <w:bottom w:val="none" w:sz="0" w:space="0" w:color="auto"/>
        <w:right w:val="none" w:sz="0" w:space="0" w:color="auto"/>
      </w:divBdr>
    </w:div>
    <w:div w:id="372506749">
      <w:bodyDiv w:val="1"/>
      <w:marLeft w:val="0"/>
      <w:marRight w:val="0"/>
      <w:marTop w:val="0"/>
      <w:marBottom w:val="0"/>
      <w:divBdr>
        <w:top w:val="none" w:sz="0" w:space="0" w:color="auto"/>
        <w:left w:val="none" w:sz="0" w:space="0" w:color="auto"/>
        <w:bottom w:val="none" w:sz="0" w:space="0" w:color="auto"/>
        <w:right w:val="none" w:sz="0" w:space="0" w:color="auto"/>
      </w:divBdr>
    </w:div>
    <w:div w:id="372734086">
      <w:bodyDiv w:val="1"/>
      <w:marLeft w:val="0"/>
      <w:marRight w:val="0"/>
      <w:marTop w:val="0"/>
      <w:marBottom w:val="0"/>
      <w:divBdr>
        <w:top w:val="none" w:sz="0" w:space="0" w:color="auto"/>
        <w:left w:val="none" w:sz="0" w:space="0" w:color="auto"/>
        <w:bottom w:val="none" w:sz="0" w:space="0" w:color="auto"/>
        <w:right w:val="none" w:sz="0" w:space="0" w:color="auto"/>
      </w:divBdr>
    </w:div>
    <w:div w:id="372773823">
      <w:bodyDiv w:val="1"/>
      <w:marLeft w:val="0"/>
      <w:marRight w:val="0"/>
      <w:marTop w:val="0"/>
      <w:marBottom w:val="0"/>
      <w:divBdr>
        <w:top w:val="none" w:sz="0" w:space="0" w:color="auto"/>
        <w:left w:val="none" w:sz="0" w:space="0" w:color="auto"/>
        <w:bottom w:val="none" w:sz="0" w:space="0" w:color="auto"/>
        <w:right w:val="none" w:sz="0" w:space="0" w:color="auto"/>
      </w:divBdr>
    </w:div>
    <w:div w:id="372929116">
      <w:bodyDiv w:val="1"/>
      <w:marLeft w:val="0"/>
      <w:marRight w:val="0"/>
      <w:marTop w:val="0"/>
      <w:marBottom w:val="0"/>
      <w:divBdr>
        <w:top w:val="none" w:sz="0" w:space="0" w:color="auto"/>
        <w:left w:val="none" w:sz="0" w:space="0" w:color="auto"/>
        <w:bottom w:val="none" w:sz="0" w:space="0" w:color="auto"/>
        <w:right w:val="none" w:sz="0" w:space="0" w:color="auto"/>
      </w:divBdr>
    </w:div>
    <w:div w:id="374620938">
      <w:bodyDiv w:val="1"/>
      <w:marLeft w:val="0"/>
      <w:marRight w:val="0"/>
      <w:marTop w:val="0"/>
      <w:marBottom w:val="0"/>
      <w:divBdr>
        <w:top w:val="none" w:sz="0" w:space="0" w:color="auto"/>
        <w:left w:val="none" w:sz="0" w:space="0" w:color="auto"/>
        <w:bottom w:val="none" w:sz="0" w:space="0" w:color="auto"/>
        <w:right w:val="none" w:sz="0" w:space="0" w:color="auto"/>
      </w:divBdr>
    </w:div>
    <w:div w:id="375350322">
      <w:bodyDiv w:val="1"/>
      <w:marLeft w:val="0"/>
      <w:marRight w:val="0"/>
      <w:marTop w:val="0"/>
      <w:marBottom w:val="0"/>
      <w:divBdr>
        <w:top w:val="none" w:sz="0" w:space="0" w:color="auto"/>
        <w:left w:val="none" w:sz="0" w:space="0" w:color="auto"/>
        <w:bottom w:val="none" w:sz="0" w:space="0" w:color="auto"/>
        <w:right w:val="none" w:sz="0" w:space="0" w:color="auto"/>
      </w:divBdr>
    </w:div>
    <w:div w:id="375397076">
      <w:bodyDiv w:val="1"/>
      <w:marLeft w:val="0"/>
      <w:marRight w:val="0"/>
      <w:marTop w:val="0"/>
      <w:marBottom w:val="0"/>
      <w:divBdr>
        <w:top w:val="none" w:sz="0" w:space="0" w:color="auto"/>
        <w:left w:val="none" w:sz="0" w:space="0" w:color="auto"/>
        <w:bottom w:val="none" w:sz="0" w:space="0" w:color="auto"/>
        <w:right w:val="none" w:sz="0" w:space="0" w:color="auto"/>
      </w:divBdr>
    </w:div>
    <w:div w:id="375740615">
      <w:bodyDiv w:val="1"/>
      <w:marLeft w:val="0"/>
      <w:marRight w:val="0"/>
      <w:marTop w:val="0"/>
      <w:marBottom w:val="0"/>
      <w:divBdr>
        <w:top w:val="none" w:sz="0" w:space="0" w:color="auto"/>
        <w:left w:val="none" w:sz="0" w:space="0" w:color="auto"/>
        <w:bottom w:val="none" w:sz="0" w:space="0" w:color="auto"/>
        <w:right w:val="none" w:sz="0" w:space="0" w:color="auto"/>
      </w:divBdr>
    </w:div>
    <w:div w:id="375859886">
      <w:bodyDiv w:val="1"/>
      <w:marLeft w:val="0"/>
      <w:marRight w:val="0"/>
      <w:marTop w:val="0"/>
      <w:marBottom w:val="0"/>
      <w:divBdr>
        <w:top w:val="none" w:sz="0" w:space="0" w:color="auto"/>
        <w:left w:val="none" w:sz="0" w:space="0" w:color="auto"/>
        <w:bottom w:val="none" w:sz="0" w:space="0" w:color="auto"/>
        <w:right w:val="none" w:sz="0" w:space="0" w:color="auto"/>
      </w:divBdr>
    </w:div>
    <w:div w:id="375935554">
      <w:bodyDiv w:val="1"/>
      <w:marLeft w:val="0"/>
      <w:marRight w:val="0"/>
      <w:marTop w:val="0"/>
      <w:marBottom w:val="0"/>
      <w:divBdr>
        <w:top w:val="none" w:sz="0" w:space="0" w:color="auto"/>
        <w:left w:val="none" w:sz="0" w:space="0" w:color="auto"/>
        <w:bottom w:val="none" w:sz="0" w:space="0" w:color="auto"/>
        <w:right w:val="none" w:sz="0" w:space="0" w:color="auto"/>
      </w:divBdr>
    </w:div>
    <w:div w:id="376054576">
      <w:bodyDiv w:val="1"/>
      <w:marLeft w:val="0"/>
      <w:marRight w:val="0"/>
      <w:marTop w:val="0"/>
      <w:marBottom w:val="0"/>
      <w:divBdr>
        <w:top w:val="none" w:sz="0" w:space="0" w:color="auto"/>
        <w:left w:val="none" w:sz="0" w:space="0" w:color="auto"/>
        <w:bottom w:val="none" w:sz="0" w:space="0" w:color="auto"/>
        <w:right w:val="none" w:sz="0" w:space="0" w:color="auto"/>
      </w:divBdr>
    </w:div>
    <w:div w:id="377049333">
      <w:bodyDiv w:val="1"/>
      <w:marLeft w:val="0"/>
      <w:marRight w:val="0"/>
      <w:marTop w:val="0"/>
      <w:marBottom w:val="0"/>
      <w:divBdr>
        <w:top w:val="none" w:sz="0" w:space="0" w:color="auto"/>
        <w:left w:val="none" w:sz="0" w:space="0" w:color="auto"/>
        <w:bottom w:val="none" w:sz="0" w:space="0" w:color="auto"/>
        <w:right w:val="none" w:sz="0" w:space="0" w:color="auto"/>
      </w:divBdr>
    </w:div>
    <w:div w:id="377828011">
      <w:bodyDiv w:val="1"/>
      <w:marLeft w:val="0"/>
      <w:marRight w:val="0"/>
      <w:marTop w:val="0"/>
      <w:marBottom w:val="0"/>
      <w:divBdr>
        <w:top w:val="none" w:sz="0" w:space="0" w:color="auto"/>
        <w:left w:val="none" w:sz="0" w:space="0" w:color="auto"/>
        <w:bottom w:val="none" w:sz="0" w:space="0" w:color="auto"/>
        <w:right w:val="none" w:sz="0" w:space="0" w:color="auto"/>
      </w:divBdr>
    </w:div>
    <w:div w:id="378089238">
      <w:bodyDiv w:val="1"/>
      <w:marLeft w:val="0"/>
      <w:marRight w:val="0"/>
      <w:marTop w:val="0"/>
      <w:marBottom w:val="0"/>
      <w:divBdr>
        <w:top w:val="none" w:sz="0" w:space="0" w:color="auto"/>
        <w:left w:val="none" w:sz="0" w:space="0" w:color="auto"/>
        <w:bottom w:val="none" w:sz="0" w:space="0" w:color="auto"/>
        <w:right w:val="none" w:sz="0" w:space="0" w:color="auto"/>
      </w:divBdr>
    </w:div>
    <w:div w:id="378288123">
      <w:bodyDiv w:val="1"/>
      <w:marLeft w:val="0"/>
      <w:marRight w:val="0"/>
      <w:marTop w:val="0"/>
      <w:marBottom w:val="0"/>
      <w:divBdr>
        <w:top w:val="none" w:sz="0" w:space="0" w:color="auto"/>
        <w:left w:val="none" w:sz="0" w:space="0" w:color="auto"/>
        <w:bottom w:val="none" w:sz="0" w:space="0" w:color="auto"/>
        <w:right w:val="none" w:sz="0" w:space="0" w:color="auto"/>
      </w:divBdr>
    </w:div>
    <w:div w:id="378364129">
      <w:bodyDiv w:val="1"/>
      <w:marLeft w:val="0"/>
      <w:marRight w:val="0"/>
      <w:marTop w:val="0"/>
      <w:marBottom w:val="0"/>
      <w:divBdr>
        <w:top w:val="none" w:sz="0" w:space="0" w:color="auto"/>
        <w:left w:val="none" w:sz="0" w:space="0" w:color="auto"/>
        <w:bottom w:val="none" w:sz="0" w:space="0" w:color="auto"/>
        <w:right w:val="none" w:sz="0" w:space="0" w:color="auto"/>
      </w:divBdr>
    </w:div>
    <w:div w:id="378405609">
      <w:bodyDiv w:val="1"/>
      <w:marLeft w:val="0"/>
      <w:marRight w:val="0"/>
      <w:marTop w:val="0"/>
      <w:marBottom w:val="0"/>
      <w:divBdr>
        <w:top w:val="none" w:sz="0" w:space="0" w:color="auto"/>
        <w:left w:val="none" w:sz="0" w:space="0" w:color="auto"/>
        <w:bottom w:val="none" w:sz="0" w:space="0" w:color="auto"/>
        <w:right w:val="none" w:sz="0" w:space="0" w:color="auto"/>
      </w:divBdr>
    </w:div>
    <w:div w:id="378554283">
      <w:bodyDiv w:val="1"/>
      <w:marLeft w:val="0"/>
      <w:marRight w:val="0"/>
      <w:marTop w:val="0"/>
      <w:marBottom w:val="0"/>
      <w:divBdr>
        <w:top w:val="none" w:sz="0" w:space="0" w:color="auto"/>
        <w:left w:val="none" w:sz="0" w:space="0" w:color="auto"/>
        <w:bottom w:val="none" w:sz="0" w:space="0" w:color="auto"/>
        <w:right w:val="none" w:sz="0" w:space="0" w:color="auto"/>
      </w:divBdr>
    </w:div>
    <w:div w:id="378556882">
      <w:bodyDiv w:val="1"/>
      <w:marLeft w:val="0"/>
      <w:marRight w:val="0"/>
      <w:marTop w:val="0"/>
      <w:marBottom w:val="0"/>
      <w:divBdr>
        <w:top w:val="none" w:sz="0" w:space="0" w:color="auto"/>
        <w:left w:val="none" w:sz="0" w:space="0" w:color="auto"/>
        <w:bottom w:val="none" w:sz="0" w:space="0" w:color="auto"/>
        <w:right w:val="none" w:sz="0" w:space="0" w:color="auto"/>
      </w:divBdr>
    </w:div>
    <w:div w:id="378626428">
      <w:bodyDiv w:val="1"/>
      <w:marLeft w:val="0"/>
      <w:marRight w:val="0"/>
      <w:marTop w:val="0"/>
      <w:marBottom w:val="0"/>
      <w:divBdr>
        <w:top w:val="none" w:sz="0" w:space="0" w:color="auto"/>
        <w:left w:val="none" w:sz="0" w:space="0" w:color="auto"/>
        <w:bottom w:val="none" w:sz="0" w:space="0" w:color="auto"/>
        <w:right w:val="none" w:sz="0" w:space="0" w:color="auto"/>
      </w:divBdr>
    </w:div>
    <w:div w:id="379519370">
      <w:bodyDiv w:val="1"/>
      <w:marLeft w:val="0"/>
      <w:marRight w:val="0"/>
      <w:marTop w:val="0"/>
      <w:marBottom w:val="0"/>
      <w:divBdr>
        <w:top w:val="none" w:sz="0" w:space="0" w:color="auto"/>
        <w:left w:val="none" w:sz="0" w:space="0" w:color="auto"/>
        <w:bottom w:val="none" w:sz="0" w:space="0" w:color="auto"/>
        <w:right w:val="none" w:sz="0" w:space="0" w:color="auto"/>
      </w:divBdr>
    </w:div>
    <w:div w:id="380060126">
      <w:bodyDiv w:val="1"/>
      <w:marLeft w:val="0"/>
      <w:marRight w:val="0"/>
      <w:marTop w:val="0"/>
      <w:marBottom w:val="0"/>
      <w:divBdr>
        <w:top w:val="none" w:sz="0" w:space="0" w:color="auto"/>
        <w:left w:val="none" w:sz="0" w:space="0" w:color="auto"/>
        <w:bottom w:val="none" w:sz="0" w:space="0" w:color="auto"/>
        <w:right w:val="none" w:sz="0" w:space="0" w:color="auto"/>
      </w:divBdr>
    </w:div>
    <w:div w:id="380247475">
      <w:bodyDiv w:val="1"/>
      <w:marLeft w:val="0"/>
      <w:marRight w:val="0"/>
      <w:marTop w:val="0"/>
      <w:marBottom w:val="0"/>
      <w:divBdr>
        <w:top w:val="none" w:sz="0" w:space="0" w:color="auto"/>
        <w:left w:val="none" w:sz="0" w:space="0" w:color="auto"/>
        <w:bottom w:val="none" w:sz="0" w:space="0" w:color="auto"/>
        <w:right w:val="none" w:sz="0" w:space="0" w:color="auto"/>
      </w:divBdr>
    </w:div>
    <w:div w:id="380249839">
      <w:bodyDiv w:val="1"/>
      <w:marLeft w:val="0"/>
      <w:marRight w:val="0"/>
      <w:marTop w:val="0"/>
      <w:marBottom w:val="0"/>
      <w:divBdr>
        <w:top w:val="none" w:sz="0" w:space="0" w:color="auto"/>
        <w:left w:val="none" w:sz="0" w:space="0" w:color="auto"/>
        <w:bottom w:val="none" w:sz="0" w:space="0" w:color="auto"/>
        <w:right w:val="none" w:sz="0" w:space="0" w:color="auto"/>
      </w:divBdr>
    </w:div>
    <w:div w:id="382874556">
      <w:bodyDiv w:val="1"/>
      <w:marLeft w:val="0"/>
      <w:marRight w:val="0"/>
      <w:marTop w:val="0"/>
      <w:marBottom w:val="0"/>
      <w:divBdr>
        <w:top w:val="none" w:sz="0" w:space="0" w:color="auto"/>
        <w:left w:val="none" w:sz="0" w:space="0" w:color="auto"/>
        <w:bottom w:val="none" w:sz="0" w:space="0" w:color="auto"/>
        <w:right w:val="none" w:sz="0" w:space="0" w:color="auto"/>
      </w:divBdr>
    </w:div>
    <w:div w:id="382944299">
      <w:bodyDiv w:val="1"/>
      <w:marLeft w:val="0"/>
      <w:marRight w:val="0"/>
      <w:marTop w:val="0"/>
      <w:marBottom w:val="0"/>
      <w:divBdr>
        <w:top w:val="none" w:sz="0" w:space="0" w:color="auto"/>
        <w:left w:val="none" w:sz="0" w:space="0" w:color="auto"/>
        <w:bottom w:val="none" w:sz="0" w:space="0" w:color="auto"/>
        <w:right w:val="none" w:sz="0" w:space="0" w:color="auto"/>
      </w:divBdr>
    </w:div>
    <w:div w:id="383526903">
      <w:bodyDiv w:val="1"/>
      <w:marLeft w:val="0"/>
      <w:marRight w:val="0"/>
      <w:marTop w:val="0"/>
      <w:marBottom w:val="0"/>
      <w:divBdr>
        <w:top w:val="none" w:sz="0" w:space="0" w:color="auto"/>
        <w:left w:val="none" w:sz="0" w:space="0" w:color="auto"/>
        <w:bottom w:val="none" w:sz="0" w:space="0" w:color="auto"/>
        <w:right w:val="none" w:sz="0" w:space="0" w:color="auto"/>
      </w:divBdr>
    </w:div>
    <w:div w:id="383679180">
      <w:bodyDiv w:val="1"/>
      <w:marLeft w:val="0"/>
      <w:marRight w:val="0"/>
      <w:marTop w:val="0"/>
      <w:marBottom w:val="0"/>
      <w:divBdr>
        <w:top w:val="none" w:sz="0" w:space="0" w:color="auto"/>
        <w:left w:val="none" w:sz="0" w:space="0" w:color="auto"/>
        <w:bottom w:val="none" w:sz="0" w:space="0" w:color="auto"/>
        <w:right w:val="none" w:sz="0" w:space="0" w:color="auto"/>
      </w:divBdr>
    </w:div>
    <w:div w:id="384841746">
      <w:bodyDiv w:val="1"/>
      <w:marLeft w:val="0"/>
      <w:marRight w:val="0"/>
      <w:marTop w:val="0"/>
      <w:marBottom w:val="0"/>
      <w:divBdr>
        <w:top w:val="none" w:sz="0" w:space="0" w:color="auto"/>
        <w:left w:val="none" w:sz="0" w:space="0" w:color="auto"/>
        <w:bottom w:val="none" w:sz="0" w:space="0" w:color="auto"/>
        <w:right w:val="none" w:sz="0" w:space="0" w:color="auto"/>
      </w:divBdr>
    </w:div>
    <w:div w:id="385179904">
      <w:bodyDiv w:val="1"/>
      <w:marLeft w:val="0"/>
      <w:marRight w:val="0"/>
      <w:marTop w:val="0"/>
      <w:marBottom w:val="0"/>
      <w:divBdr>
        <w:top w:val="none" w:sz="0" w:space="0" w:color="auto"/>
        <w:left w:val="none" w:sz="0" w:space="0" w:color="auto"/>
        <w:bottom w:val="none" w:sz="0" w:space="0" w:color="auto"/>
        <w:right w:val="none" w:sz="0" w:space="0" w:color="auto"/>
      </w:divBdr>
    </w:div>
    <w:div w:id="385184022">
      <w:bodyDiv w:val="1"/>
      <w:marLeft w:val="0"/>
      <w:marRight w:val="0"/>
      <w:marTop w:val="0"/>
      <w:marBottom w:val="0"/>
      <w:divBdr>
        <w:top w:val="none" w:sz="0" w:space="0" w:color="auto"/>
        <w:left w:val="none" w:sz="0" w:space="0" w:color="auto"/>
        <w:bottom w:val="none" w:sz="0" w:space="0" w:color="auto"/>
        <w:right w:val="none" w:sz="0" w:space="0" w:color="auto"/>
      </w:divBdr>
    </w:div>
    <w:div w:id="385229211">
      <w:bodyDiv w:val="1"/>
      <w:marLeft w:val="0"/>
      <w:marRight w:val="0"/>
      <w:marTop w:val="0"/>
      <w:marBottom w:val="0"/>
      <w:divBdr>
        <w:top w:val="none" w:sz="0" w:space="0" w:color="auto"/>
        <w:left w:val="none" w:sz="0" w:space="0" w:color="auto"/>
        <w:bottom w:val="none" w:sz="0" w:space="0" w:color="auto"/>
        <w:right w:val="none" w:sz="0" w:space="0" w:color="auto"/>
      </w:divBdr>
    </w:div>
    <w:div w:id="385376700">
      <w:bodyDiv w:val="1"/>
      <w:marLeft w:val="0"/>
      <w:marRight w:val="0"/>
      <w:marTop w:val="0"/>
      <w:marBottom w:val="0"/>
      <w:divBdr>
        <w:top w:val="none" w:sz="0" w:space="0" w:color="auto"/>
        <w:left w:val="none" w:sz="0" w:space="0" w:color="auto"/>
        <w:bottom w:val="none" w:sz="0" w:space="0" w:color="auto"/>
        <w:right w:val="none" w:sz="0" w:space="0" w:color="auto"/>
      </w:divBdr>
    </w:div>
    <w:div w:id="385568353">
      <w:bodyDiv w:val="1"/>
      <w:marLeft w:val="0"/>
      <w:marRight w:val="0"/>
      <w:marTop w:val="0"/>
      <w:marBottom w:val="0"/>
      <w:divBdr>
        <w:top w:val="none" w:sz="0" w:space="0" w:color="auto"/>
        <w:left w:val="none" w:sz="0" w:space="0" w:color="auto"/>
        <w:bottom w:val="none" w:sz="0" w:space="0" w:color="auto"/>
        <w:right w:val="none" w:sz="0" w:space="0" w:color="auto"/>
      </w:divBdr>
    </w:div>
    <w:div w:id="385571449">
      <w:bodyDiv w:val="1"/>
      <w:marLeft w:val="0"/>
      <w:marRight w:val="0"/>
      <w:marTop w:val="0"/>
      <w:marBottom w:val="0"/>
      <w:divBdr>
        <w:top w:val="none" w:sz="0" w:space="0" w:color="auto"/>
        <w:left w:val="none" w:sz="0" w:space="0" w:color="auto"/>
        <w:bottom w:val="none" w:sz="0" w:space="0" w:color="auto"/>
        <w:right w:val="none" w:sz="0" w:space="0" w:color="auto"/>
      </w:divBdr>
    </w:div>
    <w:div w:id="385682219">
      <w:bodyDiv w:val="1"/>
      <w:marLeft w:val="0"/>
      <w:marRight w:val="0"/>
      <w:marTop w:val="0"/>
      <w:marBottom w:val="0"/>
      <w:divBdr>
        <w:top w:val="none" w:sz="0" w:space="0" w:color="auto"/>
        <w:left w:val="none" w:sz="0" w:space="0" w:color="auto"/>
        <w:bottom w:val="none" w:sz="0" w:space="0" w:color="auto"/>
        <w:right w:val="none" w:sz="0" w:space="0" w:color="auto"/>
      </w:divBdr>
    </w:div>
    <w:div w:id="385957438">
      <w:bodyDiv w:val="1"/>
      <w:marLeft w:val="0"/>
      <w:marRight w:val="0"/>
      <w:marTop w:val="0"/>
      <w:marBottom w:val="0"/>
      <w:divBdr>
        <w:top w:val="none" w:sz="0" w:space="0" w:color="auto"/>
        <w:left w:val="none" w:sz="0" w:space="0" w:color="auto"/>
        <w:bottom w:val="none" w:sz="0" w:space="0" w:color="auto"/>
        <w:right w:val="none" w:sz="0" w:space="0" w:color="auto"/>
      </w:divBdr>
    </w:div>
    <w:div w:id="386029153">
      <w:bodyDiv w:val="1"/>
      <w:marLeft w:val="0"/>
      <w:marRight w:val="0"/>
      <w:marTop w:val="0"/>
      <w:marBottom w:val="0"/>
      <w:divBdr>
        <w:top w:val="none" w:sz="0" w:space="0" w:color="auto"/>
        <w:left w:val="none" w:sz="0" w:space="0" w:color="auto"/>
        <w:bottom w:val="none" w:sz="0" w:space="0" w:color="auto"/>
        <w:right w:val="none" w:sz="0" w:space="0" w:color="auto"/>
      </w:divBdr>
    </w:div>
    <w:div w:id="386145074">
      <w:bodyDiv w:val="1"/>
      <w:marLeft w:val="0"/>
      <w:marRight w:val="0"/>
      <w:marTop w:val="0"/>
      <w:marBottom w:val="0"/>
      <w:divBdr>
        <w:top w:val="none" w:sz="0" w:space="0" w:color="auto"/>
        <w:left w:val="none" w:sz="0" w:space="0" w:color="auto"/>
        <w:bottom w:val="none" w:sz="0" w:space="0" w:color="auto"/>
        <w:right w:val="none" w:sz="0" w:space="0" w:color="auto"/>
      </w:divBdr>
    </w:div>
    <w:div w:id="386219822">
      <w:bodyDiv w:val="1"/>
      <w:marLeft w:val="0"/>
      <w:marRight w:val="0"/>
      <w:marTop w:val="0"/>
      <w:marBottom w:val="0"/>
      <w:divBdr>
        <w:top w:val="none" w:sz="0" w:space="0" w:color="auto"/>
        <w:left w:val="none" w:sz="0" w:space="0" w:color="auto"/>
        <w:bottom w:val="none" w:sz="0" w:space="0" w:color="auto"/>
        <w:right w:val="none" w:sz="0" w:space="0" w:color="auto"/>
      </w:divBdr>
    </w:div>
    <w:div w:id="386221819">
      <w:bodyDiv w:val="1"/>
      <w:marLeft w:val="0"/>
      <w:marRight w:val="0"/>
      <w:marTop w:val="0"/>
      <w:marBottom w:val="0"/>
      <w:divBdr>
        <w:top w:val="none" w:sz="0" w:space="0" w:color="auto"/>
        <w:left w:val="none" w:sz="0" w:space="0" w:color="auto"/>
        <w:bottom w:val="none" w:sz="0" w:space="0" w:color="auto"/>
        <w:right w:val="none" w:sz="0" w:space="0" w:color="auto"/>
      </w:divBdr>
    </w:div>
    <w:div w:id="386270103">
      <w:bodyDiv w:val="1"/>
      <w:marLeft w:val="0"/>
      <w:marRight w:val="0"/>
      <w:marTop w:val="0"/>
      <w:marBottom w:val="0"/>
      <w:divBdr>
        <w:top w:val="none" w:sz="0" w:space="0" w:color="auto"/>
        <w:left w:val="none" w:sz="0" w:space="0" w:color="auto"/>
        <w:bottom w:val="none" w:sz="0" w:space="0" w:color="auto"/>
        <w:right w:val="none" w:sz="0" w:space="0" w:color="auto"/>
      </w:divBdr>
    </w:div>
    <w:div w:id="386417453">
      <w:bodyDiv w:val="1"/>
      <w:marLeft w:val="0"/>
      <w:marRight w:val="0"/>
      <w:marTop w:val="0"/>
      <w:marBottom w:val="0"/>
      <w:divBdr>
        <w:top w:val="none" w:sz="0" w:space="0" w:color="auto"/>
        <w:left w:val="none" w:sz="0" w:space="0" w:color="auto"/>
        <w:bottom w:val="none" w:sz="0" w:space="0" w:color="auto"/>
        <w:right w:val="none" w:sz="0" w:space="0" w:color="auto"/>
      </w:divBdr>
    </w:div>
    <w:div w:id="386533300">
      <w:bodyDiv w:val="1"/>
      <w:marLeft w:val="0"/>
      <w:marRight w:val="0"/>
      <w:marTop w:val="0"/>
      <w:marBottom w:val="0"/>
      <w:divBdr>
        <w:top w:val="none" w:sz="0" w:space="0" w:color="auto"/>
        <w:left w:val="none" w:sz="0" w:space="0" w:color="auto"/>
        <w:bottom w:val="none" w:sz="0" w:space="0" w:color="auto"/>
        <w:right w:val="none" w:sz="0" w:space="0" w:color="auto"/>
      </w:divBdr>
    </w:div>
    <w:div w:id="386606169">
      <w:bodyDiv w:val="1"/>
      <w:marLeft w:val="0"/>
      <w:marRight w:val="0"/>
      <w:marTop w:val="0"/>
      <w:marBottom w:val="0"/>
      <w:divBdr>
        <w:top w:val="none" w:sz="0" w:space="0" w:color="auto"/>
        <w:left w:val="none" w:sz="0" w:space="0" w:color="auto"/>
        <w:bottom w:val="none" w:sz="0" w:space="0" w:color="auto"/>
        <w:right w:val="none" w:sz="0" w:space="0" w:color="auto"/>
      </w:divBdr>
    </w:div>
    <w:div w:id="386606249">
      <w:bodyDiv w:val="1"/>
      <w:marLeft w:val="0"/>
      <w:marRight w:val="0"/>
      <w:marTop w:val="0"/>
      <w:marBottom w:val="0"/>
      <w:divBdr>
        <w:top w:val="none" w:sz="0" w:space="0" w:color="auto"/>
        <w:left w:val="none" w:sz="0" w:space="0" w:color="auto"/>
        <w:bottom w:val="none" w:sz="0" w:space="0" w:color="auto"/>
        <w:right w:val="none" w:sz="0" w:space="0" w:color="auto"/>
      </w:divBdr>
    </w:div>
    <w:div w:id="386995251">
      <w:bodyDiv w:val="1"/>
      <w:marLeft w:val="0"/>
      <w:marRight w:val="0"/>
      <w:marTop w:val="0"/>
      <w:marBottom w:val="0"/>
      <w:divBdr>
        <w:top w:val="none" w:sz="0" w:space="0" w:color="auto"/>
        <w:left w:val="none" w:sz="0" w:space="0" w:color="auto"/>
        <w:bottom w:val="none" w:sz="0" w:space="0" w:color="auto"/>
        <w:right w:val="none" w:sz="0" w:space="0" w:color="auto"/>
      </w:divBdr>
    </w:div>
    <w:div w:id="387263658">
      <w:bodyDiv w:val="1"/>
      <w:marLeft w:val="0"/>
      <w:marRight w:val="0"/>
      <w:marTop w:val="0"/>
      <w:marBottom w:val="0"/>
      <w:divBdr>
        <w:top w:val="none" w:sz="0" w:space="0" w:color="auto"/>
        <w:left w:val="none" w:sz="0" w:space="0" w:color="auto"/>
        <w:bottom w:val="none" w:sz="0" w:space="0" w:color="auto"/>
        <w:right w:val="none" w:sz="0" w:space="0" w:color="auto"/>
      </w:divBdr>
    </w:div>
    <w:div w:id="387463552">
      <w:bodyDiv w:val="1"/>
      <w:marLeft w:val="0"/>
      <w:marRight w:val="0"/>
      <w:marTop w:val="0"/>
      <w:marBottom w:val="0"/>
      <w:divBdr>
        <w:top w:val="none" w:sz="0" w:space="0" w:color="auto"/>
        <w:left w:val="none" w:sz="0" w:space="0" w:color="auto"/>
        <w:bottom w:val="none" w:sz="0" w:space="0" w:color="auto"/>
        <w:right w:val="none" w:sz="0" w:space="0" w:color="auto"/>
      </w:divBdr>
    </w:div>
    <w:div w:id="387843812">
      <w:bodyDiv w:val="1"/>
      <w:marLeft w:val="0"/>
      <w:marRight w:val="0"/>
      <w:marTop w:val="0"/>
      <w:marBottom w:val="0"/>
      <w:divBdr>
        <w:top w:val="none" w:sz="0" w:space="0" w:color="auto"/>
        <w:left w:val="none" w:sz="0" w:space="0" w:color="auto"/>
        <w:bottom w:val="none" w:sz="0" w:space="0" w:color="auto"/>
        <w:right w:val="none" w:sz="0" w:space="0" w:color="auto"/>
      </w:divBdr>
    </w:div>
    <w:div w:id="388039734">
      <w:bodyDiv w:val="1"/>
      <w:marLeft w:val="0"/>
      <w:marRight w:val="0"/>
      <w:marTop w:val="0"/>
      <w:marBottom w:val="0"/>
      <w:divBdr>
        <w:top w:val="none" w:sz="0" w:space="0" w:color="auto"/>
        <w:left w:val="none" w:sz="0" w:space="0" w:color="auto"/>
        <w:bottom w:val="none" w:sz="0" w:space="0" w:color="auto"/>
        <w:right w:val="none" w:sz="0" w:space="0" w:color="auto"/>
      </w:divBdr>
    </w:div>
    <w:div w:id="388530029">
      <w:bodyDiv w:val="1"/>
      <w:marLeft w:val="0"/>
      <w:marRight w:val="0"/>
      <w:marTop w:val="0"/>
      <w:marBottom w:val="0"/>
      <w:divBdr>
        <w:top w:val="none" w:sz="0" w:space="0" w:color="auto"/>
        <w:left w:val="none" w:sz="0" w:space="0" w:color="auto"/>
        <w:bottom w:val="none" w:sz="0" w:space="0" w:color="auto"/>
        <w:right w:val="none" w:sz="0" w:space="0" w:color="auto"/>
      </w:divBdr>
    </w:div>
    <w:div w:id="388848217">
      <w:bodyDiv w:val="1"/>
      <w:marLeft w:val="0"/>
      <w:marRight w:val="0"/>
      <w:marTop w:val="0"/>
      <w:marBottom w:val="0"/>
      <w:divBdr>
        <w:top w:val="none" w:sz="0" w:space="0" w:color="auto"/>
        <w:left w:val="none" w:sz="0" w:space="0" w:color="auto"/>
        <w:bottom w:val="none" w:sz="0" w:space="0" w:color="auto"/>
        <w:right w:val="none" w:sz="0" w:space="0" w:color="auto"/>
      </w:divBdr>
    </w:div>
    <w:div w:id="389160297">
      <w:bodyDiv w:val="1"/>
      <w:marLeft w:val="0"/>
      <w:marRight w:val="0"/>
      <w:marTop w:val="0"/>
      <w:marBottom w:val="0"/>
      <w:divBdr>
        <w:top w:val="none" w:sz="0" w:space="0" w:color="auto"/>
        <w:left w:val="none" w:sz="0" w:space="0" w:color="auto"/>
        <w:bottom w:val="none" w:sz="0" w:space="0" w:color="auto"/>
        <w:right w:val="none" w:sz="0" w:space="0" w:color="auto"/>
      </w:divBdr>
    </w:div>
    <w:div w:id="389573508">
      <w:bodyDiv w:val="1"/>
      <w:marLeft w:val="0"/>
      <w:marRight w:val="0"/>
      <w:marTop w:val="0"/>
      <w:marBottom w:val="0"/>
      <w:divBdr>
        <w:top w:val="none" w:sz="0" w:space="0" w:color="auto"/>
        <w:left w:val="none" w:sz="0" w:space="0" w:color="auto"/>
        <w:bottom w:val="none" w:sz="0" w:space="0" w:color="auto"/>
        <w:right w:val="none" w:sz="0" w:space="0" w:color="auto"/>
      </w:divBdr>
    </w:div>
    <w:div w:id="389692551">
      <w:bodyDiv w:val="1"/>
      <w:marLeft w:val="0"/>
      <w:marRight w:val="0"/>
      <w:marTop w:val="0"/>
      <w:marBottom w:val="0"/>
      <w:divBdr>
        <w:top w:val="none" w:sz="0" w:space="0" w:color="auto"/>
        <w:left w:val="none" w:sz="0" w:space="0" w:color="auto"/>
        <w:bottom w:val="none" w:sz="0" w:space="0" w:color="auto"/>
        <w:right w:val="none" w:sz="0" w:space="0" w:color="auto"/>
      </w:divBdr>
    </w:div>
    <w:div w:id="389766544">
      <w:bodyDiv w:val="1"/>
      <w:marLeft w:val="0"/>
      <w:marRight w:val="0"/>
      <w:marTop w:val="0"/>
      <w:marBottom w:val="0"/>
      <w:divBdr>
        <w:top w:val="none" w:sz="0" w:space="0" w:color="auto"/>
        <w:left w:val="none" w:sz="0" w:space="0" w:color="auto"/>
        <w:bottom w:val="none" w:sz="0" w:space="0" w:color="auto"/>
        <w:right w:val="none" w:sz="0" w:space="0" w:color="auto"/>
      </w:divBdr>
    </w:div>
    <w:div w:id="390077002">
      <w:bodyDiv w:val="1"/>
      <w:marLeft w:val="0"/>
      <w:marRight w:val="0"/>
      <w:marTop w:val="0"/>
      <w:marBottom w:val="0"/>
      <w:divBdr>
        <w:top w:val="none" w:sz="0" w:space="0" w:color="auto"/>
        <w:left w:val="none" w:sz="0" w:space="0" w:color="auto"/>
        <w:bottom w:val="none" w:sz="0" w:space="0" w:color="auto"/>
        <w:right w:val="none" w:sz="0" w:space="0" w:color="auto"/>
      </w:divBdr>
    </w:div>
    <w:div w:id="390421400">
      <w:bodyDiv w:val="1"/>
      <w:marLeft w:val="0"/>
      <w:marRight w:val="0"/>
      <w:marTop w:val="0"/>
      <w:marBottom w:val="0"/>
      <w:divBdr>
        <w:top w:val="none" w:sz="0" w:space="0" w:color="auto"/>
        <w:left w:val="none" w:sz="0" w:space="0" w:color="auto"/>
        <w:bottom w:val="none" w:sz="0" w:space="0" w:color="auto"/>
        <w:right w:val="none" w:sz="0" w:space="0" w:color="auto"/>
      </w:divBdr>
    </w:div>
    <w:div w:id="390813378">
      <w:bodyDiv w:val="1"/>
      <w:marLeft w:val="0"/>
      <w:marRight w:val="0"/>
      <w:marTop w:val="0"/>
      <w:marBottom w:val="0"/>
      <w:divBdr>
        <w:top w:val="none" w:sz="0" w:space="0" w:color="auto"/>
        <w:left w:val="none" w:sz="0" w:space="0" w:color="auto"/>
        <w:bottom w:val="none" w:sz="0" w:space="0" w:color="auto"/>
        <w:right w:val="none" w:sz="0" w:space="0" w:color="auto"/>
      </w:divBdr>
    </w:div>
    <w:div w:id="391001221">
      <w:bodyDiv w:val="1"/>
      <w:marLeft w:val="0"/>
      <w:marRight w:val="0"/>
      <w:marTop w:val="0"/>
      <w:marBottom w:val="0"/>
      <w:divBdr>
        <w:top w:val="none" w:sz="0" w:space="0" w:color="auto"/>
        <w:left w:val="none" w:sz="0" w:space="0" w:color="auto"/>
        <w:bottom w:val="none" w:sz="0" w:space="0" w:color="auto"/>
        <w:right w:val="none" w:sz="0" w:space="0" w:color="auto"/>
      </w:divBdr>
    </w:div>
    <w:div w:id="391120211">
      <w:bodyDiv w:val="1"/>
      <w:marLeft w:val="0"/>
      <w:marRight w:val="0"/>
      <w:marTop w:val="0"/>
      <w:marBottom w:val="0"/>
      <w:divBdr>
        <w:top w:val="none" w:sz="0" w:space="0" w:color="auto"/>
        <w:left w:val="none" w:sz="0" w:space="0" w:color="auto"/>
        <w:bottom w:val="none" w:sz="0" w:space="0" w:color="auto"/>
        <w:right w:val="none" w:sz="0" w:space="0" w:color="auto"/>
      </w:divBdr>
    </w:div>
    <w:div w:id="391126139">
      <w:bodyDiv w:val="1"/>
      <w:marLeft w:val="0"/>
      <w:marRight w:val="0"/>
      <w:marTop w:val="0"/>
      <w:marBottom w:val="0"/>
      <w:divBdr>
        <w:top w:val="none" w:sz="0" w:space="0" w:color="auto"/>
        <w:left w:val="none" w:sz="0" w:space="0" w:color="auto"/>
        <w:bottom w:val="none" w:sz="0" w:space="0" w:color="auto"/>
        <w:right w:val="none" w:sz="0" w:space="0" w:color="auto"/>
      </w:divBdr>
    </w:div>
    <w:div w:id="391150666">
      <w:bodyDiv w:val="1"/>
      <w:marLeft w:val="0"/>
      <w:marRight w:val="0"/>
      <w:marTop w:val="0"/>
      <w:marBottom w:val="0"/>
      <w:divBdr>
        <w:top w:val="none" w:sz="0" w:space="0" w:color="auto"/>
        <w:left w:val="none" w:sz="0" w:space="0" w:color="auto"/>
        <w:bottom w:val="none" w:sz="0" w:space="0" w:color="auto"/>
        <w:right w:val="none" w:sz="0" w:space="0" w:color="auto"/>
      </w:divBdr>
    </w:div>
    <w:div w:id="391272780">
      <w:bodyDiv w:val="1"/>
      <w:marLeft w:val="0"/>
      <w:marRight w:val="0"/>
      <w:marTop w:val="0"/>
      <w:marBottom w:val="0"/>
      <w:divBdr>
        <w:top w:val="none" w:sz="0" w:space="0" w:color="auto"/>
        <w:left w:val="none" w:sz="0" w:space="0" w:color="auto"/>
        <w:bottom w:val="none" w:sz="0" w:space="0" w:color="auto"/>
        <w:right w:val="none" w:sz="0" w:space="0" w:color="auto"/>
      </w:divBdr>
    </w:div>
    <w:div w:id="391464384">
      <w:bodyDiv w:val="1"/>
      <w:marLeft w:val="0"/>
      <w:marRight w:val="0"/>
      <w:marTop w:val="0"/>
      <w:marBottom w:val="0"/>
      <w:divBdr>
        <w:top w:val="none" w:sz="0" w:space="0" w:color="auto"/>
        <w:left w:val="none" w:sz="0" w:space="0" w:color="auto"/>
        <w:bottom w:val="none" w:sz="0" w:space="0" w:color="auto"/>
        <w:right w:val="none" w:sz="0" w:space="0" w:color="auto"/>
      </w:divBdr>
    </w:div>
    <w:div w:id="391468294">
      <w:bodyDiv w:val="1"/>
      <w:marLeft w:val="0"/>
      <w:marRight w:val="0"/>
      <w:marTop w:val="0"/>
      <w:marBottom w:val="0"/>
      <w:divBdr>
        <w:top w:val="none" w:sz="0" w:space="0" w:color="auto"/>
        <w:left w:val="none" w:sz="0" w:space="0" w:color="auto"/>
        <w:bottom w:val="none" w:sz="0" w:space="0" w:color="auto"/>
        <w:right w:val="none" w:sz="0" w:space="0" w:color="auto"/>
      </w:divBdr>
    </w:div>
    <w:div w:id="391512747">
      <w:bodyDiv w:val="1"/>
      <w:marLeft w:val="0"/>
      <w:marRight w:val="0"/>
      <w:marTop w:val="0"/>
      <w:marBottom w:val="0"/>
      <w:divBdr>
        <w:top w:val="none" w:sz="0" w:space="0" w:color="auto"/>
        <w:left w:val="none" w:sz="0" w:space="0" w:color="auto"/>
        <w:bottom w:val="none" w:sz="0" w:space="0" w:color="auto"/>
        <w:right w:val="none" w:sz="0" w:space="0" w:color="auto"/>
      </w:divBdr>
    </w:div>
    <w:div w:id="391538063">
      <w:bodyDiv w:val="1"/>
      <w:marLeft w:val="0"/>
      <w:marRight w:val="0"/>
      <w:marTop w:val="0"/>
      <w:marBottom w:val="0"/>
      <w:divBdr>
        <w:top w:val="none" w:sz="0" w:space="0" w:color="auto"/>
        <w:left w:val="none" w:sz="0" w:space="0" w:color="auto"/>
        <w:bottom w:val="none" w:sz="0" w:space="0" w:color="auto"/>
        <w:right w:val="none" w:sz="0" w:space="0" w:color="auto"/>
      </w:divBdr>
    </w:div>
    <w:div w:id="392000609">
      <w:bodyDiv w:val="1"/>
      <w:marLeft w:val="0"/>
      <w:marRight w:val="0"/>
      <w:marTop w:val="0"/>
      <w:marBottom w:val="0"/>
      <w:divBdr>
        <w:top w:val="none" w:sz="0" w:space="0" w:color="auto"/>
        <w:left w:val="none" w:sz="0" w:space="0" w:color="auto"/>
        <w:bottom w:val="none" w:sz="0" w:space="0" w:color="auto"/>
        <w:right w:val="none" w:sz="0" w:space="0" w:color="auto"/>
      </w:divBdr>
    </w:div>
    <w:div w:id="392627589">
      <w:bodyDiv w:val="1"/>
      <w:marLeft w:val="0"/>
      <w:marRight w:val="0"/>
      <w:marTop w:val="0"/>
      <w:marBottom w:val="0"/>
      <w:divBdr>
        <w:top w:val="none" w:sz="0" w:space="0" w:color="auto"/>
        <w:left w:val="none" w:sz="0" w:space="0" w:color="auto"/>
        <w:bottom w:val="none" w:sz="0" w:space="0" w:color="auto"/>
        <w:right w:val="none" w:sz="0" w:space="0" w:color="auto"/>
      </w:divBdr>
    </w:div>
    <w:div w:id="392899390">
      <w:bodyDiv w:val="1"/>
      <w:marLeft w:val="0"/>
      <w:marRight w:val="0"/>
      <w:marTop w:val="0"/>
      <w:marBottom w:val="0"/>
      <w:divBdr>
        <w:top w:val="none" w:sz="0" w:space="0" w:color="auto"/>
        <w:left w:val="none" w:sz="0" w:space="0" w:color="auto"/>
        <w:bottom w:val="none" w:sz="0" w:space="0" w:color="auto"/>
        <w:right w:val="none" w:sz="0" w:space="0" w:color="auto"/>
      </w:divBdr>
    </w:div>
    <w:div w:id="393354730">
      <w:bodyDiv w:val="1"/>
      <w:marLeft w:val="0"/>
      <w:marRight w:val="0"/>
      <w:marTop w:val="0"/>
      <w:marBottom w:val="0"/>
      <w:divBdr>
        <w:top w:val="none" w:sz="0" w:space="0" w:color="auto"/>
        <w:left w:val="none" w:sz="0" w:space="0" w:color="auto"/>
        <w:bottom w:val="none" w:sz="0" w:space="0" w:color="auto"/>
        <w:right w:val="none" w:sz="0" w:space="0" w:color="auto"/>
      </w:divBdr>
    </w:div>
    <w:div w:id="394083088">
      <w:bodyDiv w:val="1"/>
      <w:marLeft w:val="0"/>
      <w:marRight w:val="0"/>
      <w:marTop w:val="0"/>
      <w:marBottom w:val="0"/>
      <w:divBdr>
        <w:top w:val="none" w:sz="0" w:space="0" w:color="auto"/>
        <w:left w:val="none" w:sz="0" w:space="0" w:color="auto"/>
        <w:bottom w:val="none" w:sz="0" w:space="0" w:color="auto"/>
        <w:right w:val="none" w:sz="0" w:space="0" w:color="auto"/>
      </w:divBdr>
    </w:div>
    <w:div w:id="394547954">
      <w:bodyDiv w:val="1"/>
      <w:marLeft w:val="0"/>
      <w:marRight w:val="0"/>
      <w:marTop w:val="0"/>
      <w:marBottom w:val="0"/>
      <w:divBdr>
        <w:top w:val="none" w:sz="0" w:space="0" w:color="auto"/>
        <w:left w:val="none" w:sz="0" w:space="0" w:color="auto"/>
        <w:bottom w:val="none" w:sz="0" w:space="0" w:color="auto"/>
        <w:right w:val="none" w:sz="0" w:space="0" w:color="auto"/>
      </w:divBdr>
    </w:div>
    <w:div w:id="395781448">
      <w:bodyDiv w:val="1"/>
      <w:marLeft w:val="0"/>
      <w:marRight w:val="0"/>
      <w:marTop w:val="0"/>
      <w:marBottom w:val="0"/>
      <w:divBdr>
        <w:top w:val="none" w:sz="0" w:space="0" w:color="auto"/>
        <w:left w:val="none" w:sz="0" w:space="0" w:color="auto"/>
        <w:bottom w:val="none" w:sz="0" w:space="0" w:color="auto"/>
        <w:right w:val="none" w:sz="0" w:space="0" w:color="auto"/>
      </w:divBdr>
    </w:div>
    <w:div w:id="395973063">
      <w:bodyDiv w:val="1"/>
      <w:marLeft w:val="0"/>
      <w:marRight w:val="0"/>
      <w:marTop w:val="0"/>
      <w:marBottom w:val="0"/>
      <w:divBdr>
        <w:top w:val="none" w:sz="0" w:space="0" w:color="auto"/>
        <w:left w:val="none" w:sz="0" w:space="0" w:color="auto"/>
        <w:bottom w:val="none" w:sz="0" w:space="0" w:color="auto"/>
        <w:right w:val="none" w:sz="0" w:space="0" w:color="auto"/>
      </w:divBdr>
    </w:div>
    <w:div w:id="396561482">
      <w:bodyDiv w:val="1"/>
      <w:marLeft w:val="0"/>
      <w:marRight w:val="0"/>
      <w:marTop w:val="0"/>
      <w:marBottom w:val="0"/>
      <w:divBdr>
        <w:top w:val="none" w:sz="0" w:space="0" w:color="auto"/>
        <w:left w:val="none" w:sz="0" w:space="0" w:color="auto"/>
        <w:bottom w:val="none" w:sz="0" w:space="0" w:color="auto"/>
        <w:right w:val="none" w:sz="0" w:space="0" w:color="auto"/>
      </w:divBdr>
    </w:div>
    <w:div w:id="396711206">
      <w:bodyDiv w:val="1"/>
      <w:marLeft w:val="0"/>
      <w:marRight w:val="0"/>
      <w:marTop w:val="0"/>
      <w:marBottom w:val="0"/>
      <w:divBdr>
        <w:top w:val="none" w:sz="0" w:space="0" w:color="auto"/>
        <w:left w:val="none" w:sz="0" w:space="0" w:color="auto"/>
        <w:bottom w:val="none" w:sz="0" w:space="0" w:color="auto"/>
        <w:right w:val="none" w:sz="0" w:space="0" w:color="auto"/>
      </w:divBdr>
    </w:div>
    <w:div w:id="396785191">
      <w:bodyDiv w:val="1"/>
      <w:marLeft w:val="0"/>
      <w:marRight w:val="0"/>
      <w:marTop w:val="0"/>
      <w:marBottom w:val="0"/>
      <w:divBdr>
        <w:top w:val="none" w:sz="0" w:space="0" w:color="auto"/>
        <w:left w:val="none" w:sz="0" w:space="0" w:color="auto"/>
        <w:bottom w:val="none" w:sz="0" w:space="0" w:color="auto"/>
        <w:right w:val="none" w:sz="0" w:space="0" w:color="auto"/>
      </w:divBdr>
    </w:div>
    <w:div w:id="396977968">
      <w:bodyDiv w:val="1"/>
      <w:marLeft w:val="0"/>
      <w:marRight w:val="0"/>
      <w:marTop w:val="0"/>
      <w:marBottom w:val="0"/>
      <w:divBdr>
        <w:top w:val="none" w:sz="0" w:space="0" w:color="auto"/>
        <w:left w:val="none" w:sz="0" w:space="0" w:color="auto"/>
        <w:bottom w:val="none" w:sz="0" w:space="0" w:color="auto"/>
        <w:right w:val="none" w:sz="0" w:space="0" w:color="auto"/>
      </w:divBdr>
    </w:div>
    <w:div w:id="397097415">
      <w:bodyDiv w:val="1"/>
      <w:marLeft w:val="0"/>
      <w:marRight w:val="0"/>
      <w:marTop w:val="0"/>
      <w:marBottom w:val="0"/>
      <w:divBdr>
        <w:top w:val="none" w:sz="0" w:space="0" w:color="auto"/>
        <w:left w:val="none" w:sz="0" w:space="0" w:color="auto"/>
        <w:bottom w:val="none" w:sz="0" w:space="0" w:color="auto"/>
        <w:right w:val="none" w:sz="0" w:space="0" w:color="auto"/>
      </w:divBdr>
    </w:div>
    <w:div w:id="397168946">
      <w:bodyDiv w:val="1"/>
      <w:marLeft w:val="0"/>
      <w:marRight w:val="0"/>
      <w:marTop w:val="0"/>
      <w:marBottom w:val="0"/>
      <w:divBdr>
        <w:top w:val="none" w:sz="0" w:space="0" w:color="auto"/>
        <w:left w:val="none" w:sz="0" w:space="0" w:color="auto"/>
        <w:bottom w:val="none" w:sz="0" w:space="0" w:color="auto"/>
        <w:right w:val="none" w:sz="0" w:space="0" w:color="auto"/>
      </w:divBdr>
    </w:div>
    <w:div w:id="398136239">
      <w:bodyDiv w:val="1"/>
      <w:marLeft w:val="0"/>
      <w:marRight w:val="0"/>
      <w:marTop w:val="0"/>
      <w:marBottom w:val="0"/>
      <w:divBdr>
        <w:top w:val="none" w:sz="0" w:space="0" w:color="auto"/>
        <w:left w:val="none" w:sz="0" w:space="0" w:color="auto"/>
        <w:bottom w:val="none" w:sz="0" w:space="0" w:color="auto"/>
        <w:right w:val="none" w:sz="0" w:space="0" w:color="auto"/>
      </w:divBdr>
    </w:div>
    <w:div w:id="398289364">
      <w:bodyDiv w:val="1"/>
      <w:marLeft w:val="0"/>
      <w:marRight w:val="0"/>
      <w:marTop w:val="0"/>
      <w:marBottom w:val="0"/>
      <w:divBdr>
        <w:top w:val="none" w:sz="0" w:space="0" w:color="auto"/>
        <w:left w:val="none" w:sz="0" w:space="0" w:color="auto"/>
        <w:bottom w:val="none" w:sz="0" w:space="0" w:color="auto"/>
        <w:right w:val="none" w:sz="0" w:space="0" w:color="auto"/>
      </w:divBdr>
    </w:div>
    <w:div w:id="398865208">
      <w:bodyDiv w:val="1"/>
      <w:marLeft w:val="0"/>
      <w:marRight w:val="0"/>
      <w:marTop w:val="0"/>
      <w:marBottom w:val="0"/>
      <w:divBdr>
        <w:top w:val="none" w:sz="0" w:space="0" w:color="auto"/>
        <w:left w:val="none" w:sz="0" w:space="0" w:color="auto"/>
        <w:bottom w:val="none" w:sz="0" w:space="0" w:color="auto"/>
        <w:right w:val="none" w:sz="0" w:space="0" w:color="auto"/>
      </w:divBdr>
    </w:div>
    <w:div w:id="399063798">
      <w:bodyDiv w:val="1"/>
      <w:marLeft w:val="0"/>
      <w:marRight w:val="0"/>
      <w:marTop w:val="0"/>
      <w:marBottom w:val="0"/>
      <w:divBdr>
        <w:top w:val="none" w:sz="0" w:space="0" w:color="auto"/>
        <w:left w:val="none" w:sz="0" w:space="0" w:color="auto"/>
        <w:bottom w:val="none" w:sz="0" w:space="0" w:color="auto"/>
        <w:right w:val="none" w:sz="0" w:space="0" w:color="auto"/>
      </w:divBdr>
    </w:div>
    <w:div w:id="399521535">
      <w:bodyDiv w:val="1"/>
      <w:marLeft w:val="0"/>
      <w:marRight w:val="0"/>
      <w:marTop w:val="0"/>
      <w:marBottom w:val="0"/>
      <w:divBdr>
        <w:top w:val="none" w:sz="0" w:space="0" w:color="auto"/>
        <w:left w:val="none" w:sz="0" w:space="0" w:color="auto"/>
        <w:bottom w:val="none" w:sz="0" w:space="0" w:color="auto"/>
        <w:right w:val="none" w:sz="0" w:space="0" w:color="auto"/>
      </w:divBdr>
    </w:div>
    <w:div w:id="400254444">
      <w:bodyDiv w:val="1"/>
      <w:marLeft w:val="0"/>
      <w:marRight w:val="0"/>
      <w:marTop w:val="0"/>
      <w:marBottom w:val="0"/>
      <w:divBdr>
        <w:top w:val="none" w:sz="0" w:space="0" w:color="auto"/>
        <w:left w:val="none" w:sz="0" w:space="0" w:color="auto"/>
        <w:bottom w:val="none" w:sz="0" w:space="0" w:color="auto"/>
        <w:right w:val="none" w:sz="0" w:space="0" w:color="auto"/>
      </w:divBdr>
    </w:div>
    <w:div w:id="400293951">
      <w:bodyDiv w:val="1"/>
      <w:marLeft w:val="0"/>
      <w:marRight w:val="0"/>
      <w:marTop w:val="0"/>
      <w:marBottom w:val="0"/>
      <w:divBdr>
        <w:top w:val="none" w:sz="0" w:space="0" w:color="auto"/>
        <w:left w:val="none" w:sz="0" w:space="0" w:color="auto"/>
        <w:bottom w:val="none" w:sz="0" w:space="0" w:color="auto"/>
        <w:right w:val="none" w:sz="0" w:space="0" w:color="auto"/>
      </w:divBdr>
    </w:div>
    <w:div w:id="401028632">
      <w:bodyDiv w:val="1"/>
      <w:marLeft w:val="0"/>
      <w:marRight w:val="0"/>
      <w:marTop w:val="0"/>
      <w:marBottom w:val="0"/>
      <w:divBdr>
        <w:top w:val="none" w:sz="0" w:space="0" w:color="auto"/>
        <w:left w:val="none" w:sz="0" w:space="0" w:color="auto"/>
        <w:bottom w:val="none" w:sz="0" w:space="0" w:color="auto"/>
        <w:right w:val="none" w:sz="0" w:space="0" w:color="auto"/>
      </w:divBdr>
    </w:div>
    <w:div w:id="401222715">
      <w:bodyDiv w:val="1"/>
      <w:marLeft w:val="0"/>
      <w:marRight w:val="0"/>
      <w:marTop w:val="0"/>
      <w:marBottom w:val="0"/>
      <w:divBdr>
        <w:top w:val="none" w:sz="0" w:space="0" w:color="auto"/>
        <w:left w:val="none" w:sz="0" w:space="0" w:color="auto"/>
        <w:bottom w:val="none" w:sz="0" w:space="0" w:color="auto"/>
        <w:right w:val="none" w:sz="0" w:space="0" w:color="auto"/>
      </w:divBdr>
    </w:div>
    <w:div w:id="401292206">
      <w:bodyDiv w:val="1"/>
      <w:marLeft w:val="0"/>
      <w:marRight w:val="0"/>
      <w:marTop w:val="0"/>
      <w:marBottom w:val="0"/>
      <w:divBdr>
        <w:top w:val="none" w:sz="0" w:space="0" w:color="auto"/>
        <w:left w:val="none" w:sz="0" w:space="0" w:color="auto"/>
        <w:bottom w:val="none" w:sz="0" w:space="0" w:color="auto"/>
        <w:right w:val="none" w:sz="0" w:space="0" w:color="auto"/>
      </w:divBdr>
    </w:div>
    <w:div w:id="401565537">
      <w:bodyDiv w:val="1"/>
      <w:marLeft w:val="0"/>
      <w:marRight w:val="0"/>
      <w:marTop w:val="0"/>
      <w:marBottom w:val="0"/>
      <w:divBdr>
        <w:top w:val="none" w:sz="0" w:space="0" w:color="auto"/>
        <w:left w:val="none" w:sz="0" w:space="0" w:color="auto"/>
        <w:bottom w:val="none" w:sz="0" w:space="0" w:color="auto"/>
        <w:right w:val="none" w:sz="0" w:space="0" w:color="auto"/>
      </w:divBdr>
    </w:div>
    <w:div w:id="402026550">
      <w:bodyDiv w:val="1"/>
      <w:marLeft w:val="0"/>
      <w:marRight w:val="0"/>
      <w:marTop w:val="0"/>
      <w:marBottom w:val="0"/>
      <w:divBdr>
        <w:top w:val="none" w:sz="0" w:space="0" w:color="auto"/>
        <w:left w:val="none" w:sz="0" w:space="0" w:color="auto"/>
        <w:bottom w:val="none" w:sz="0" w:space="0" w:color="auto"/>
        <w:right w:val="none" w:sz="0" w:space="0" w:color="auto"/>
      </w:divBdr>
    </w:div>
    <w:div w:id="402028758">
      <w:bodyDiv w:val="1"/>
      <w:marLeft w:val="0"/>
      <w:marRight w:val="0"/>
      <w:marTop w:val="0"/>
      <w:marBottom w:val="0"/>
      <w:divBdr>
        <w:top w:val="none" w:sz="0" w:space="0" w:color="auto"/>
        <w:left w:val="none" w:sz="0" w:space="0" w:color="auto"/>
        <w:bottom w:val="none" w:sz="0" w:space="0" w:color="auto"/>
        <w:right w:val="none" w:sz="0" w:space="0" w:color="auto"/>
      </w:divBdr>
    </w:div>
    <w:div w:id="402606727">
      <w:bodyDiv w:val="1"/>
      <w:marLeft w:val="0"/>
      <w:marRight w:val="0"/>
      <w:marTop w:val="0"/>
      <w:marBottom w:val="0"/>
      <w:divBdr>
        <w:top w:val="none" w:sz="0" w:space="0" w:color="auto"/>
        <w:left w:val="none" w:sz="0" w:space="0" w:color="auto"/>
        <w:bottom w:val="none" w:sz="0" w:space="0" w:color="auto"/>
        <w:right w:val="none" w:sz="0" w:space="0" w:color="auto"/>
      </w:divBdr>
    </w:div>
    <w:div w:id="402945847">
      <w:bodyDiv w:val="1"/>
      <w:marLeft w:val="0"/>
      <w:marRight w:val="0"/>
      <w:marTop w:val="0"/>
      <w:marBottom w:val="0"/>
      <w:divBdr>
        <w:top w:val="none" w:sz="0" w:space="0" w:color="auto"/>
        <w:left w:val="none" w:sz="0" w:space="0" w:color="auto"/>
        <w:bottom w:val="none" w:sz="0" w:space="0" w:color="auto"/>
        <w:right w:val="none" w:sz="0" w:space="0" w:color="auto"/>
      </w:divBdr>
    </w:div>
    <w:div w:id="403066426">
      <w:bodyDiv w:val="1"/>
      <w:marLeft w:val="0"/>
      <w:marRight w:val="0"/>
      <w:marTop w:val="0"/>
      <w:marBottom w:val="0"/>
      <w:divBdr>
        <w:top w:val="none" w:sz="0" w:space="0" w:color="auto"/>
        <w:left w:val="none" w:sz="0" w:space="0" w:color="auto"/>
        <w:bottom w:val="none" w:sz="0" w:space="0" w:color="auto"/>
        <w:right w:val="none" w:sz="0" w:space="0" w:color="auto"/>
      </w:divBdr>
    </w:div>
    <w:div w:id="403332472">
      <w:bodyDiv w:val="1"/>
      <w:marLeft w:val="0"/>
      <w:marRight w:val="0"/>
      <w:marTop w:val="0"/>
      <w:marBottom w:val="0"/>
      <w:divBdr>
        <w:top w:val="none" w:sz="0" w:space="0" w:color="auto"/>
        <w:left w:val="none" w:sz="0" w:space="0" w:color="auto"/>
        <w:bottom w:val="none" w:sz="0" w:space="0" w:color="auto"/>
        <w:right w:val="none" w:sz="0" w:space="0" w:color="auto"/>
      </w:divBdr>
    </w:div>
    <w:div w:id="403534490">
      <w:bodyDiv w:val="1"/>
      <w:marLeft w:val="0"/>
      <w:marRight w:val="0"/>
      <w:marTop w:val="0"/>
      <w:marBottom w:val="0"/>
      <w:divBdr>
        <w:top w:val="none" w:sz="0" w:space="0" w:color="auto"/>
        <w:left w:val="none" w:sz="0" w:space="0" w:color="auto"/>
        <w:bottom w:val="none" w:sz="0" w:space="0" w:color="auto"/>
        <w:right w:val="none" w:sz="0" w:space="0" w:color="auto"/>
      </w:divBdr>
    </w:div>
    <w:div w:id="403842560">
      <w:bodyDiv w:val="1"/>
      <w:marLeft w:val="0"/>
      <w:marRight w:val="0"/>
      <w:marTop w:val="0"/>
      <w:marBottom w:val="0"/>
      <w:divBdr>
        <w:top w:val="none" w:sz="0" w:space="0" w:color="auto"/>
        <w:left w:val="none" w:sz="0" w:space="0" w:color="auto"/>
        <w:bottom w:val="none" w:sz="0" w:space="0" w:color="auto"/>
        <w:right w:val="none" w:sz="0" w:space="0" w:color="auto"/>
      </w:divBdr>
    </w:div>
    <w:div w:id="404423471">
      <w:bodyDiv w:val="1"/>
      <w:marLeft w:val="0"/>
      <w:marRight w:val="0"/>
      <w:marTop w:val="0"/>
      <w:marBottom w:val="0"/>
      <w:divBdr>
        <w:top w:val="none" w:sz="0" w:space="0" w:color="auto"/>
        <w:left w:val="none" w:sz="0" w:space="0" w:color="auto"/>
        <w:bottom w:val="none" w:sz="0" w:space="0" w:color="auto"/>
        <w:right w:val="none" w:sz="0" w:space="0" w:color="auto"/>
      </w:divBdr>
    </w:div>
    <w:div w:id="404574098">
      <w:bodyDiv w:val="1"/>
      <w:marLeft w:val="0"/>
      <w:marRight w:val="0"/>
      <w:marTop w:val="0"/>
      <w:marBottom w:val="0"/>
      <w:divBdr>
        <w:top w:val="none" w:sz="0" w:space="0" w:color="auto"/>
        <w:left w:val="none" w:sz="0" w:space="0" w:color="auto"/>
        <w:bottom w:val="none" w:sz="0" w:space="0" w:color="auto"/>
        <w:right w:val="none" w:sz="0" w:space="0" w:color="auto"/>
      </w:divBdr>
    </w:div>
    <w:div w:id="404837979">
      <w:bodyDiv w:val="1"/>
      <w:marLeft w:val="0"/>
      <w:marRight w:val="0"/>
      <w:marTop w:val="0"/>
      <w:marBottom w:val="0"/>
      <w:divBdr>
        <w:top w:val="none" w:sz="0" w:space="0" w:color="auto"/>
        <w:left w:val="none" w:sz="0" w:space="0" w:color="auto"/>
        <w:bottom w:val="none" w:sz="0" w:space="0" w:color="auto"/>
        <w:right w:val="none" w:sz="0" w:space="0" w:color="auto"/>
      </w:divBdr>
    </w:div>
    <w:div w:id="404956144">
      <w:bodyDiv w:val="1"/>
      <w:marLeft w:val="0"/>
      <w:marRight w:val="0"/>
      <w:marTop w:val="0"/>
      <w:marBottom w:val="0"/>
      <w:divBdr>
        <w:top w:val="none" w:sz="0" w:space="0" w:color="auto"/>
        <w:left w:val="none" w:sz="0" w:space="0" w:color="auto"/>
        <w:bottom w:val="none" w:sz="0" w:space="0" w:color="auto"/>
        <w:right w:val="none" w:sz="0" w:space="0" w:color="auto"/>
      </w:divBdr>
    </w:div>
    <w:div w:id="405152261">
      <w:bodyDiv w:val="1"/>
      <w:marLeft w:val="0"/>
      <w:marRight w:val="0"/>
      <w:marTop w:val="0"/>
      <w:marBottom w:val="0"/>
      <w:divBdr>
        <w:top w:val="none" w:sz="0" w:space="0" w:color="auto"/>
        <w:left w:val="none" w:sz="0" w:space="0" w:color="auto"/>
        <w:bottom w:val="none" w:sz="0" w:space="0" w:color="auto"/>
        <w:right w:val="none" w:sz="0" w:space="0" w:color="auto"/>
      </w:divBdr>
    </w:div>
    <w:div w:id="405342116">
      <w:bodyDiv w:val="1"/>
      <w:marLeft w:val="0"/>
      <w:marRight w:val="0"/>
      <w:marTop w:val="0"/>
      <w:marBottom w:val="0"/>
      <w:divBdr>
        <w:top w:val="none" w:sz="0" w:space="0" w:color="auto"/>
        <w:left w:val="none" w:sz="0" w:space="0" w:color="auto"/>
        <w:bottom w:val="none" w:sz="0" w:space="0" w:color="auto"/>
        <w:right w:val="none" w:sz="0" w:space="0" w:color="auto"/>
      </w:divBdr>
    </w:div>
    <w:div w:id="406079619">
      <w:bodyDiv w:val="1"/>
      <w:marLeft w:val="0"/>
      <w:marRight w:val="0"/>
      <w:marTop w:val="0"/>
      <w:marBottom w:val="0"/>
      <w:divBdr>
        <w:top w:val="none" w:sz="0" w:space="0" w:color="auto"/>
        <w:left w:val="none" w:sz="0" w:space="0" w:color="auto"/>
        <w:bottom w:val="none" w:sz="0" w:space="0" w:color="auto"/>
        <w:right w:val="none" w:sz="0" w:space="0" w:color="auto"/>
      </w:divBdr>
    </w:div>
    <w:div w:id="407192686">
      <w:bodyDiv w:val="1"/>
      <w:marLeft w:val="0"/>
      <w:marRight w:val="0"/>
      <w:marTop w:val="0"/>
      <w:marBottom w:val="0"/>
      <w:divBdr>
        <w:top w:val="none" w:sz="0" w:space="0" w:color="auto"/>
        <w:left w:val="none" w:sz="0" w:space="0" w:color="auto"/>
        <w:bottom w:val="none" w:sz="0" w:space="0" w:color="auto"/>
        <w:right w:val="none" w:sz="0" w:space="0" w:color="auto"/>
      </w:divBdr>
    </w:div>
    <w:div w:id="407307583">
      <w:bodyDiv w:val="1"/>
      <w:marLeft w:val="0"/>
      <w:marRight w:val="0"/>
      <w:marTop w:val="0"/>
      <w:marBottom w:val="0"/>
      <w:divBdr>
        <w:top w:val="none" w:sz="0" w:space="0" w:color="auto"/>
        <w:left w:val="none" w:sz="0" w:space="0" w:color="auto"/>
        <w:bottom w:val="none" w:sz="0" w:space="0" w:color="auto"/>
        <w:right w:val="none" w:sz="0" w:space="0" w:color="auto"/>
      </w:divBdr>
    </w:div>
    <w:div w:id="407848873">
      <w:bodyDiv w:val="1"/>
      <w:marLeft w:val="0"/>
      <w:marRight w:val="0"/>
      <w:marTop w:val="0"/>
      <w:marBottom w:val="0"/>
      <w:divBdr>
        <w:top w:val="none" w:sz="0" w:space="0" w:color="auto"/>
        <w:left w:val="none" w:sz="0" w:space="0" w:color="auto"/>
        <w:bottom w:val="none" w:sz="0" w:space="0" w:color="auto"/>
        <w:right w:val="none" w:sz="0" w:space="0" w:color="auto"/>
      </w:divBdr>
    </w:div>
    <w:div w:id="408232434">
      <w:bodyDiv w:val="1"/>
      <w:marLeft w:val="0"/>
      <w:marRight w:val="0"/>
      <w:marTop w:val="0"/>
      <w:marBottom w:val="0"/>
      <w:divBdr>
        <w:top w:val="none" w:sz="0" w:space="0" w:color="auto"/>
        <w:left w:val="none" w:sz="0" w:space="0" w:color="auto"/>
        <w:bottom w:val="none" w:sz="0" w:space="0" w:color="auto"/>
        <w:right w:val="none" w:sz="0" w:space="0" w:color="auto"/>
      </w:divBdr>
    </w:div>
    <w:div w:id="408232501">
      <w:bodyDiv w:val="1"/>
      <w:marLeft w:val="0"/>
      <w:marRight w:val="0"/>
      <w:marTop w:val="0"/>
      <w:marBottom w:val="0"/>
      <w:divBdr>
        <w:top w:val="none" w:sz="0" w:space="0" w:color="auto"/>
        <w:left w:val="none" w:sz="0" w:space="0" w:color="auto"/>
        <w:bottom w:val="none" w:sz="0" w:space="0" w:color="auto"/>
        <w:right w:val="none" w:sz="0" w:space="0" w:color="auto"/>
      </w:divBdr>
    </w:div>
    <w:div w:id="408423511">
      <w:bodyDiv w:val="1"/>
      <w:marLeft w:val="0"/>
      <w:marRight w:val="0"/>
      <w:marTop w:val="0"/>
      <w:marBottom w:val="0"/>
      <w:divBdr>
        <w:top w:val="none" w:sz="0" w:space="0" w:color="auto"/>
        <w:left w:val="none" w:sz="0" w:space="0" w:color="auto"/>
        <w:bottom w:val="none" w:sz="0" w:space="0" w:color="auto"/>
        <w:right w:val="none" w:sz="0" w:space="0" w:color="auto"/>
      </w:divBdr>
    </w:div>
    <w:div w:id="408499214">
      <w:bodyDiv w:val="1"/>
      <w:marLeft w:val="0"/>
      <w:marRight w:val="0"/>
      <w:marTop w:val="0"/>
      <w:marBottom w:val="0"/>
      <w:divBdr>
        <w:top w:val="none" w:sz="0" w:space="0" w:color="auto"/>
        <w:left w:val="none" w:sz="0" w:space="0" w:color="auto"/>
        <w:bottom w:val="none" w:sz="0" w:space="0" w:color="auto"/>
        <w:right w:val="none" w:sz="0" w:space="0" w:color="auto"/>
      </w:divBdr>
    </w:div>
    <w:div w:id="409087655">
      <w:bodyDiv w:val="1"/>
      <w:marLeft w:val="0"/>
      <w:marRight w:val="0"/>
      <w:marTop w:val="0"/>
      <w:marBottom w:val="0"/>
      <w:divBdr>
        <w:top w:val="none" w:sz="0" w:space="0" w:color="auto"/>
        <w:left w:val="none" w:sz="0" w:space="0" w:color="auto"/>
        <w:bottom w:val="none" w:sz="0" w:space="0" w:color="auto"/>
        <w:right w:val="none" w:sz="0" w:space="0" w:color="auto"/>
      </w:divBdr>
    </w:div>
    <w:div w:id="409693766">
      <w:bodyDiv w:val="1"/>
      <w:marLeft w:val="0"/>
      <w:marRight w:val="0"/>
      <w:marTop w:val="0"/>
      <w:marBottom w:val="0"/>
      <w:divBdr>
        <w:top w:val="none" w:sz="0" w:space="0" w:color="auto"/>
        <w:left w:val="none" w:sz="0" w:space="0" w:color="auto"/>
        <w:bottom w:val="none" w:sz="0" w:space="0" w:color="auto"/>
        <w:right w:val="none" w:sz="0" w:space="0" w:color="auto"/>
      </w:divBdr>
    </w:div>
    <w:div w:id="410665869">
      <w:bodyDiv w:val="1"/>
      <w:marLeft w:val="0"/>
      <w:marRight w:val="0"/>
      <w:marTop w:val="0"/>
      <w:marBottom w:val="0"/>
      <w:divBdr>
        <w:top w:val="none" w:sz="0" w:space="0" w:color="auto"/>
        <w:left w:val="none" w:sz="0" w:space="0" w:color="auto"/>
        <w:bottom w:val="none" w:sz="0" w:space="0" w:color="auto"/>
        <w:right w:val="none" w:sz="0" w:space="0" w:color="auto"/>
      </w:divBdr>
    </w:div>
    <w:div w:id="411511307">
      <w:bodyDiv w:val="1"/>
      <w:marLeft w:val="0"/>
      <w:marRight w:val="0"/>
      <w:marTop w:val="0"/>
      <w:marBottom w:val="0"/>
      <w:divBdr>
        <w:top w:val="none" w:sz="0" w:space="0" w:color="auto"/>
        <w:left w:val="none" w:sz="0" w:space="0" w:color="auto"/>
        <w:bottom w:val="none" w:sz="0" w:space="0" w:color="auto"/>
        <w:right w:val="none" w:sz="0" w:space="0" w:color="auto"/>
      </w:divBdr>
    </w:div>
    <w:div w:id="412048031">
      <w:bodyDiv w:val="1"/>
      <w:marLeft w:val="0"/>
      <w:marRight w:val="0"/>
      <w:marTop w:val="0"/>
      <w:marBottom w:val="0"/>
      <w:divBdr>
        <w:top w:val="none" w:sz="0" w:space="0" w:color="auto"/>
        <w:left w:val="none" w:sz="0" w:space="0" w:color="auto"/>
        <w:bottom w:val="none" w:sz="0" w:space="0" w:color="auto"/>
        <w:right w:val="none" w:sz="0" w:space="0" w:color="auto"/>
      </w:divBdr>
    </w:div>
    <w:div w:id="413548494">
      <w:bodyDiv w:val="1"/>
      <w:marLeft w:val="0"/>
      <w:marRight w:val="0"/>
      <w:marTop w:val="0"/>
      <w:marBottom w:val="0"/>
      <w:divBdr>
        <w:top w:val="none" w:sz="0" w:space="0" w:color="auto"/>
        <w:left w:val="none" w:sz="0" w:space="0" w:color="auto"/>
        <w:bottom w:val="none" w:sz="0" w:space="0" w:color="auto"/>
        <w:right w:val="none" w:sz="0" w:space="0" w:color="auto"/>
      </w:divBdr>
    </w:div>
    <w:div w:id="414128566">
      <w:bodyDiv w:val="1"/>
      <w:marLeft w:val="0"/>
      <w:marRight w:val="0"/>
      <w:marTop w:val="0"/>
      <w:marBottom w:val="0"/>
      <w:divBdr>
        <w:top w:val="none" w:sz="0" w:space="0" w:color="auto"/>
        <w:left w:val="none" w:sz="0" w:space="0" w:color="auto"/>
        <w:bottom w:val="none" w:sz="0" w:space="0" w:color="auto"/>
        <w:right w:val="none" w:sz="0" w:space="0" w:color="auto"/>
      </w:divBdr>
    </w:div>
    <w:div w:id="414519203">
      <w:bodyDiv w:val="1"/>
      <w:marLeft w:val="0"/>
      <w:marRight w:val="0"/>
      <w:marTop w:val="0"/>
      <w:marBottom w:val="0"/>
      <w:divBdr>
        <w:top w:val="none" w:sz="0" w:space="0" w:color="auto"/>
        <w:left w:val="none" w:sz="0" w:space="0" w:color="auto"/>
        <w:bottom w:val="none" w:sz="0" w:space="0" w:color="auto"/>
        <w:right w:val="none" w:sz="0" w:space="0" w:color="auto"/>
      </w:divBdr>
    </w:div>
    <w:div w:id="415126749">
      <w:bodyDiv w:val="1"/>
      <w:marLeft w:val="0"/>
      <w:marRight w:val="0"/>
      <w:marTop w:val="0"/>
      <w:marBottom w:val="0"/>
      <w:divBdr>
        <w:top w:val="none" w:sz="0" w:space="0" w:color="auto"/>
        <w:left w:val="none" w:sz="0" w:space="0" w:color="auto"/>
        <w:bottom w:val="none" w:sz="0" w:space="0" w:color="auto"/>
        <w:right w:val="none" w:sz="0" w:space="0" w:color="auto"/>
      </w:divBdr>
    </w:div>
    <w:div w:id="415594204">
      <w:bodyDiv w:val="1"/>
      <w:marLeft w:val="0"/>
      <w:marRight w:val="0"/>
      <w:marTop w:val="0"/>
      <w:marBottom w:val="0"/>
      <w:divBdr>
        <w:top w:val="none" w:sz="0" w:space="0" w:color="auto"/>
        <w:left w:val="none" w:sz="0" w:space="0" w:color="auto"/>
        <w:bottom w:val="none" w:sz="0" w:space="0" w:color="auto"/>
        <w:right w:val="none" w:sz="0" w:space="0" w:color="auto"/>
      </w:divBdr>
    </w:div>
    <w:div w:id="416362299">
      <w:bodyDiv w:val="1"/>
      <w:marLeft w:val="0"/>
      <w:marRight w:val="0"/>
      <w:marTop w:val="0"/>
      <w:marBottom w:val="0"/>
      <w:divBdr>
        <w:top w:val="none" w:sz="0" w:space="0" w:color="auto"/>
        <w:left w:val="none" w:sz="0" w:space="0" w:color="auto"/>
        <w:bottom w:val="none" w:sz="0" w:space="0" w:color="auto"/>
        <w:right w:val="none" w:sz="0" w:space="0" w:color="auto"/>
      </w:divBdr>
    </w:div>
    <w:div w:id="416906008">
      <w:bodyDiv w:val="1"/>
      <w:marLeft w:val="0"/>
      <w:marRight w:val="0"/>
      <w:marTop w:val="0"/>
      <w:marBottom w:val="0"/>
      <w:divBdr>
        <w:top w:val="none" w:sz="0" w:space="0" w:color="auto"/>
        <w:left w:val="none" w:sz="0" w:space="0" w:color="auto"/>
        <w:bottom w:val="none" w:sz="0" w:space="0" w:color="auto"/>
        <w:right w:val="none" w:sz="0" w:space="0" w:color="auto"/>
      </w:divBdr>
    </w:div>
    <w:div w:id="417409963">
      <w:bodyDiv w:val="1"/>
      <w:marLeft w:val="0"/>
      <w:marRight w:val="0"/>
      <w:marTop w:val="0"/>
      <w:marBottom w:val="0"/>
      <w:divBdr>
        <w:top w:val="none" w:sz="0" w:space="0" w:color="auto"/>
        <w:left w:val="none" w:sz="0" w:space="0" w:color="auto"/>
        <w:bottom w:val="none" w:sz="0" w:space="0" w:color="auto"/>
        <w:right w:val="none" w:sz="0" w:space="0" w:color="auto"/>
      </w:divBdr>
    </w:div>
    <w:div w:id="417411945">
      <w:bodyDiv w:val="1"/>
      <w:marLeft w:val="0"/>
      <w:marRight w:val="0"/>
      <w:marTop w:val="0"/>
      <w:marBottom w:val="0"/>
      <w:divBdr>
        <w:top w:val="none" w:sz="0" w:space="0" w:color="auto"/>
        <w:left w:val="none" w:sz="0" w:space="0" w:color="auto"/>
        <w:bottom w:val="none" w:sz="0" w:space="0" w:color="auto"/>
        <w:right w:val="none" w:sz="0" w:space="0" w:color="auto"/>
      </w:divBdr>
    </w:div>
    <w:div w:id="418067117">
      <w:bodyDiv w:val="1"/>
      <w:marLeft w:val="0"/>
      <w:marRight w:val="0"/>
      <w:marTop w:val="0"/>
      <w:marBottom w:val="0"/>
      <w:divBdr>
        <w:top w:val="none" w:sz="0" w:space="0" w:color="auto"/>
        <w:left w:val="none" w:sz="0" w:space="0" w:color="auto"/>
        <w:bottom w:val="none" w:sz="0" w:space="0" w:color="auto"/>
        <w:right w:val="none" w:sz="0" w:space="0" w:color="auto"/>
      </w:divBdr>
    </w:div>
    <w:div w:id="418256946">
      <w:bodyDiv w:val="1"/>
      <w:marLeft w:val="0"/>
      <w:marRight w:val="0"/>
      <w:marTop w:val="0"/>
      <w:marBottom w:val="0"/>
      <w:divBdr>
        <w:top w:val="none" w:sz="0" w:space="0" w:color="auto"/>
        <w:left w:val="none" w:sz="0" w:space="0" w:color="auto"/>
        <w:bottom w:val="none" w:sz="0" w:space="0" w:color="auto"/>
        <w:right w:val="none" w:sz="0" w:space="0" w:color="auto"/>
      </w:divBdr>
    </w:div>
    <w:div w:id="418992162">
      <w:bodyDiv w:val="1"/>
      <w:marLeft w:val="0"/>
      <w:marRight w:val="0"/>
      <w:marTop w:val="0"/>
      <w:marBottom w:val="0"/>
      <w:divBdr>
        <w:top w:val="none" w:sz="0" w:space="0" w:color="auto"/>
        <w:left w:val="none" w:sz="0" w:space="0" w:color="auto"/>
        <w:bottom w:val="none" w:sz="0" w:space="0" w:color="auto"/>
        <w:right w:val="none" w:sz="0" w:space="0" w:color="auto"/>
      </w:divBdr>
    </w:div>
    <w:div w:id="419060554">
      <w:bodyDiv w:val="1"/>
      <w:marLeft w:val="0"/>
      <w:marRight w:val="0"/>
      <w:marTop w:val="0"/>
      <w:marBottom w:val="0"/>
      <w:divBdr>
        <w:top w:val="none" w:sz="0" w:space="0" w:color="auto"/>
        <w:left w:val="none" w:sz="0" w:space="0" w:color="auto"/>
        <w:bottom w:val="none" w:sz="0" w:space="0" w:color="auto"/>
        <w:right w:val="none" w:sz="0" w:space="0" w:color="auto"/>
      </w:divBdr>
    </w:div>
    <w:div w:id="419134081">
      <w:bodyDiv w:val="1"/>
      <w:marLeft w:val="0"/>
      <w:marRight w:val="0"/>
      <w:marTop w:val="0"/>
      <w:marBottom w:val="0"/>
      <w:divBdr>
        <w:top w:val="none" w:sz="0" w:space="0" w:color="auto"/>
        <w:left w:val="none" w:sz="0" w:space="0" w:color="auto"/>
        <w:bottom w:val="none" w:sz="0" w:space="0" w:color="auto"/>
        <w:right w:val="none" w:sz="0" w:space="0" w:color="auto"/>
      </w:divBdr>
    </w:div>
    <w:div w:id="419329993">
      <w:bodyDiv w:val="1"/>
      <w:marLeft w:val="0"/>
      <w:marRight w:val="0"/>
      <w:marTop w:val="0"/>
      <w:marBottom w:val="0"/>
      <w:divBdr>
        <w:top w:val="none" w:sz="0" w:space="0" w:color="auto"/>
        <w:left w:val="none" w:sz="0" w:space="0" w:color="auto"/>
        <w:bottom w:val="none" w:sz="0" w:space="0" w:color="auto"/>
        <w:right w:val="none" w:sz="0" w:space="0" w:color="auto"/>
      </w:divBdr>
    </w:div>
    <w:div w:id="419330033">
      <w:bodyDiv w:val="1"/>
      <w:marLeft w:val="0"/>
      <w:marRight w:val="0"/>
      <w:marTop w:val="0"/>
      <w:marBottom w:val="0"/>
      <w:divBdr>
        <w:top w:val="none" w:sz="0" w:space="0" w:color="auto"/>
        <w:left w:val="none" w:sz="0" w:space="0" w:color="auto"/>
        <w:bottom w:val="none" w:sz="0" w:space="0" w:color="auto"/>
        <w:right w:val="none" w:sz="0" w:space="0" w:color="auto"/>
      </w:divBdr>
    </w:div>
    <w:div w:id="419643119">
      <w:bodyDiv w:val="1"/>
      <w:marLeft w:val="0"/>
      <w:marRight w:val="0"/>
      <w:marTop w:val="0"/>
      <w:marBottom w:val="0"/>
      <w:divBdr>
        <w:top w:val="none" w:sz="0" w:space="0" w:color="auto"/>
        <w:left w:val="none" w:sz="0" w:space="0" w:color="auto"/>
        <w:bottom w:val="none" w:sz="0" w:space="0" w:color="auto"/>
        <w:right w:val="none" w:sz="0" w:space="0" w:color="auto"/>
      </w:divBdr>
    </w:div>
    <w:div w:id="419956042">
      <w:bodyDiv w:val="1"/>
      <w:marLeft w:val="0"/>
      <w:marRight w:val="0"/>
      <w:marTop w:val="0"/>
      <w:marBottom w:val="0"/>
      <w:divBdr>
        <w:top w:val="none" w:sz="0" w:space="0" w:color="auto"/>
        <w:left w:val="none" w:sz="0" w:space="0" w:color="auto"/>
        <w:bottom w:val="none" w:sz="0" w:space="0" w:color="auto"/>
        <w:right w:val="none" w:sz="0" w:space="0" w:color="auto"/>
      </w:divBdr>
    </w:div>
    <w:div w:id="420757615">
      <w:bodyDiv w:val="1"/>
      <w:marLeft w:val="0"/>
      <w:marRight w:val="0"/>
      <w:marTop w:val="0"/>
      <w:marBottom w:val="0"/>
      <w:divBdr>
        <w:top w:val="none" w:sz="0" w:space="0" w:color="auto"/>
        <w:left w:val="none" w:sz="0" w:space="0" w:color="auto"/>
        <w:bottom w:val="none" w:sz="0" w:space="0" w:color="auto"/>
        <w:right w:val="none" w:sz="0" w:space="0" w:color="auto"/>
      </w:divBdr>
    </w:div>
    <w:div w:id="420948502">
      <w:bodyDiv w:val="1"/>
      <w:marLeft w:val="0"/>
      <w:marRight w:val="0"/>
      <w:marTop w:val="0"/>
      <w:marBottom w:val="0"/>
      <w:divBdr>
        <w:top w:val="none" w:sz="0" w:space="0" w:color="auto"/>
        <w:left w:val="none" w:sz="0" w:space="0" w:color="auto"/>
        <w:bottom w:val="none" w:sz="0" w:space="0" w:color="auto"/>
        <w:right w:val="none" w:sz="0" w:space="0" w:color="auto"/>
      </w:divBdr>
    </w:div>
    <w:div w:id="421755643">
      <w:bodyDiv w:val="1"/>
      <w:marLeft w:val="0"/>
      <w:marRight w:val="0"/>
      <w:marTop w:val="0"/>
      <w:marBottom w:val="0"/>
      <w:divBdr>
        <w:top w:val="none" w:sz="0" w:space="0" w:color="auto"/>
        <w:left w:val="none" w:sz="0" w:space="0" w:color="auto"/>
        <w:bottom w:val="none" w:sz="0" w:space="0" w:color="auto"/>
        <w:right w:val="none" w:sz="0" w:space="0" w:color="auto"/>
      </w:divBdr>
    </w:div>
    <w:div w:id="421949604">
      <w:bodyDiv w:val="1"/>
      <w:marLeft w:val="0"/>
      <w:marRight w:val="0"/>
      <w:marTop w:val="0"/>
      <w:marBottom w:val="0"/>
      <w:divBdr>
        <w:top w:val="none" w:sz="0" w:space="0" w:color="auto"/>
        <w:left w:val="none" w:sz="0" w:space="0" w:color="auto"/>
        <w:bottom w:val="none" w:sz="0" w:space="0" w:color="auto"/>
        <w:right w:val="none" w:sz="0" w:space="0" w:color="auto"/>
      </w:divBdr>
    </w:div>
    <w:div w:id="422342021">
      <w:bodyDiv w:val="1"/>
      <w:marLeft w:val="0"/>
      <w:marRight w:val="0"/>
      <w:marTop w:val="0"/>
      <w:marBottom w:val="0"/>
      <w:divBdr>
        <w:top w:val="none" w:sz="0" w:space="0" w:color="auto"/>
        <w:left w:val="none" w:sz="0" w:space="0" w:color="auto"/>
        <w:bottom w:val="none" w:sz="0" w:space="0" w:color="auto"/>
        <w:right w:val="none" w:sz="0" w:space="0" w:color="auto"/>
      </w:divBdr>
    </w:div>
    <w:div w:id="422412076">
      <w:bodyDiv w:val="1"/>
      <w:marLeft w:val="0"/>
      <w:marRight w:val="0"/>
      <w:marTop w:val="0"/>
      <w:marBottom w:val="0"/>
      <w:divBdr>
        <w:top w:val="none" w:sz="0" w:space="0" w:color="auto"/>
        <w:left w:val="none" w:sz="0" w:space="0" w:color="auto"/>
        <w:bottom w:val="none" w:sz="0" w:space="0" w:color="auto"/>
        <w:right w:val="none" w:sz="0" w:space="0" w:color="auto"/>
      </w:divBdr>
    </w:div>
    <w:div w:id="422528004">
      <w:bodyDiv w:val="1"/>
      <w:marLeft w:val="0"/>
      <w:marRight w:val="0"/>
      <w:marTop w:val="0"/>
      <w:marBottom w:val="0"/>
      <w:divBdr>
        <w:top w:val="none" w:sz="0" w:space="0" w:color="auto"/>
        <w:left w:val="none" w:sz="0" w:space="0" w:color="auto"/>
        <w:bottom w:val="none" w:sz="0" w:space="0" w:color="auto"/>
        <w:right w:val="none" w:sz="0" w:space="0" w:color="auto"/>
      </w:divBdr>
    </w:div>
    <w:div w:id="422797886">
      <w:bodyDiv w:val="1"/>
      <w:marLeft w:val="0"/>
      <w:marRight w:val="0"/>
      <w:marTop w:val="0"/>
      <w:marBottom w:val="0"/>
      <w:divBdr>
        <w:top w:val="none" w:sz="0" w:space="0" w:color="auto"/>
        <w:left w:val="none" w:sz="0" w:space="0" w:color="auto"/>
        <w:bottom w:val="none" w:sz="0" w:space="0" w:color="auto"/>
        <w:right w:val="none" w:sz="0" w:space="0" w:color="auto"/>
      </w:divBdr>
    </w:div>
    <w:div w:id="422840378">
      <w:bodyDiv w:val="1"/>
      <w:marLeft w:val="0"/>
      <w:marRight w:val="0"/>
      <w:marTop w:val="0"/>
      <w:marBottom w:val="0"/>
      <w:divBdr>
        <w:top w:val="none" w:sz="0" w:space="0" w:color="auto"/>
        <w:left w:val="none" w:sz="0" w:space="0" w:color="auto"/>
        <w:bottom w:val="none" w:sz="0" w:space="0" w:color="auto"/>
        <w:right w:val="none" w:sz="0" w:space="0" w:color="auto"/>
      </w:divBdr>
    </w:div>
    <w:div w:id="423307685">
      <w:bodyDiv w:val="1"/>
      <w:marLeft w:val="0"/>
      <w:marRight w:val="0"/>
      <w:marTop w:val="0"/>
      <w:marBottom w:val="0"/>
      <w:divBdr>
        <w:top w:val="none" w:sz="0" w:space="0" w:color="auto"/>
        <w:left w:val="none" w:sz="0" w:space="0" w:color="auto"/>
        <w:bottom w:val="none" w:sz="0" w:space="0" w:color="auto"/>
        <w:right w:val="none" w:sz="0" w:space="0" w:color="auto"/>
      </w:divBdr>
    </w:div>
    <w:div w:id="423385495">
      <w:bodyDiv w:val="1"/>
      <w:marLeft w:val="0"/>
      <w:marRight w:val="0"/>
      <w:marTop w:val="0"/>
      <w:marBottom w:val="0"/>
      <w:divBdr>
        <w:top w:val="none" w:sz="0" w:space="0" w:color="auto"/>
        <w:left w:val="none" w:sz="0" w:space="0" w:color="auto"/>
        <w:bottom w:val="none" w:sz="0" w:space="0" w:color="auto"/>
        <w:right w:val="none" w:sz="0" w:space="0" w:color="auto"/>
      </w:divBdr>
    </w:div>
    <w:div w:id="423694537">
      <w:bodyDiv w:val="1"/>
      <w:marLeft w:val="0"/>
      <w:marRight w:val="0"/>
      <w:marTop w:val="0"/>
      <w:marBottom w:val="0"/>
      <w:divBdr>
        <w:top w:val="none" w:sz="0" w:space="0" w:color="auto"/>
        <w:left w:val="none" w:sz="0" w:space="0" w:color="auto"/>
        <w:bottom w:val="none" w:sz="0" w:space="0" w:color="auto"/>
        <w:right w:val="none" w:sz="0" w:space="0" w:color="auto"/>
      </w:divBdr>
    </w:div>
    <w:div w:id="423961718">
      <w:bodyDiv w:val="1"/>
      <w:marLeft w:val="0"/>
      <w:marRight w:val="0"/>
      <w:marTop w:val="0"/>
      <w:marBottom w:val="0"/>
      <w:divBdr>
        <w:top w:val="none" w:sz="0" w:space="0" w:color="auto"/>
        <w:left w:val="none" w:sz="0" w:space="0" w:color="auto"/>
        <w:bottom w:val="none" w:sz="0" w:space="0" w:color="auto"/>
        <w:right w:val="none" w:sz="0" w:space="0" w:color="auto"/>
      </w:divBdr>
    </w:div>
    <w:div w:id="424694384">
      <w:bodyDiv w:val="1"/>
      <w:marLeft w:val="0"/>
      <w:marRight w:val="0"/>
      <w:marTop w:val="0"/>
      <w:marBottom w:val="0"/>
      <w:divBdr>
        <w:top w:val="none" w:sz="0" w:space="0" w:color="auto"/>
        <w:left w:val="none" w:sz="0" w:space="0" w:color="auto"/>
        <w:bottom w:val="none" w:sz="0" w:space="0" w:color="auto"/>
        <w:right w:val="none" w:sz="0" w:space="0" w:color="auto"/>
      </w:divBdr>
    </w:div>
    <w:div w:id="424805004">
      <w:bodyDiv w:val="1"/>
      <w:marLeft w:val="0"/>
      <w:marRight w:val="0"/>
      <w:marTop w:val="0"/>
      <w:marBottom w:val="0"/>
      <w:divBdr>
        <w:top w:val="none" w:sz="0" w:space="0" w:color="auto"/>
        <w:left w:val="none" w:sz="0" w:space="0" w:color="auto"/>
        <w:bottom w:val="none" w:sz="0" w:space="0" w:color="auto"/>
        <w:right w:val="none" w:sz="0" w:space="0" w:color="auto"/>
      </w:divBdr>
    </w:div>
    <w:div w:id="425001723">
      <w:bodyDiv w:val="1"/>
      <w:marLeft w:val="0"/>
      <w:marRight w:val="0"/>
      <w:marTop w:val="0"/>
      <w:marBottom w:val="0"/>
      <w:divBdr>
        <w:top w:val="none" w:sz="0" w:space="0" w:color="auto"/>
        <w:left w:val="none" w:sz="0" w:space="0" w:color="auto"/>
        <w:bottom w:val="none" w:sz="0" w:space="0" w:color="auto"/>
        <w:right w:val="none" w:sz="0" w:space="0" w:color="auto"/>
      </w:divBdr>
    </w:div>
    <w:div w:id="425612494">
      <w:bodyDiv w:val="1"/>
      <w:marLeft w:val="0"/>
      <w:marRight w:val="0"/>
      <w:marTop w:val="0"/>
      <w:marBottom w:val="0"/>
      <w:divBdr>
        <w:top w:val="none" w:sz="0" w:space="0" w:color="auto"/>
        <w:left w:val="none" w:sz="0" w:space="0" w:color="auto"/>
        <w:bottom w:val="none" w:sz="0" w:space="0" w:color="auto"/>
        <w:right w:val="none" w:sz="0" w:space="0" w:color="auto"/>
      </w:divBdr>
    </w:div>
    <w:div w:id="425856355">
      <w:bodyDiv w:val="1"/>
      <w:marLeft w:val="0"/>
      <w:marRight w:val="0"/>
      <w:marTop w:val="0"/>
      <w:marBottom w:val="0"/>
      <w:divBdr>
        <w:top w:val="none" w:sz="0" w:space="0" w:color="auto"/>
        <w:left w:val="none" w:sz="0" w:space="0" w:color="auto"/>
        <w:bottom w:val="none" w:sz="0" w:space="0" w:color="auto"/>
        <w:right w:val="none" w:sz="0" w:space="0" w:color="auto"/>
      </w:divBdr>
    </w:div>
    <w:div w:id="425998488">
      <w:bodyDiv w:val="1"/>
      <w:marLeft w:val="0"/>
      <w:marRight w:val="0"/>
      <w:marTop w:val="0"/>
      <w:marBottom w:val="0"/>
      <w:divBdr>
        <w:top w:val="none" w:sz="0" w:space="0" w:color="auto"/>
        <w:left w:val="none" w:sz="0" w:space="0" w:color="auto"/>
        <w:bottom w:val="none" w:sz="0" w:space="0" w:color="auto"/>
        <w:right w:val="none" w:sz="0" w:space="0" w:color="auto"/>
      </w:divBdr>
    </w:div>
    <w:div w:id="426193642">
      <w:bodyDiv w:val="1"/>
      <w:marLeft w:val="0"/>
      <w:marRight w:val="0"/>
      <w:marTop w:val="0"/>
      <w:marBottom w:val="0"/>
      <w:divBdr>
        <w:top w:val="none" w:sz="0" w:space="0" w:color="auto"/>
        <w:left w:val="none" w:sz="0" w:space="0" w:color="auto"/>
        <w:bottom w:val="none" w:sz="0" w:space="0" w:color="auto"/>
        <w:right w:val="none" w:sz="0" w:space="0" w:color="auto"/>
      </w:divBdr>
    </w:div>
    <w:div w:id="426654777">
      <w:bodyDiv w:val="1"/>
      <w:marLeft w:val="0"/>
      <w:marRight w:val="0"/>
      <w:marTop w:val="0"/>
      <w:marBottom w:val="0"/>
      <w:divBdr>
        <w:top w:val="none" w:sz="0" w:space="0" w:color="auto"/>
        <w:left w:val="none" w:sz="0" w:space="0" w:color="auto"/>
        <w:bottom w:val="none" w:sz="0" w:space="0" w:color="auto"/>
        <w:right w:val="none" w:sz="0" w:space="0" w:color="auto"/>
      </w:divBdr>
    </w:div>
    <w:div w:id="426730964">
      <w:bodyDiv w:val="1"/>
      <w:marLeft w:val="0"/>
      <w:marRight w:val="0"/>
      <w:marTop w:val="0"/>
      <w:marBottom w:val="0"/>
      <w:divBdr>
        <w:top w:val="none" w:sz="0" w:space="0" w:color="auto"/>
        <w:left w:val="none" w:sz="0" w:space="0" w:color="auto"/>
        <w:bottom w:val="none" w:sz="0" w:space="0" w:color="auto"/>
        <w:right w:val="none" w:sz="0" w:space="0" w:color="auto"/>
      </w:divBdr>
    </w:div>
    <w:div w:id="427116718">
      <w:bodyDiv w:val="1"/>
      <w:marLeft w:val="0"/>
      <w:marRight w:val="0"/>
      <w:marTop w:val="0"/>
      <w:marBottom w:val="0"/>
      <w:divBdr>
        <w:top w:val="none" w:sz="0" w:space="0" w:color="auto"/>
        <w:left w:val="none" w:sz="0" w:space="0" w:color="auto"/>
        <w:bottom w:val="none" w:sz="0" w:space="0" w:color="auto"/>
        <w:right w:val="none" w:sz="0" w:space="0" w:color="auto"/>
      </w:divBdr>
    </w:div>
    <w:div w:id="427307859">
      <w:bodyDiv w:val="1"/>
      <w:marLeft w:val="0"/>
      <w:marRight w:val="0"/>
      <w:marTop w:val="0"/>
      <w:marBottom w:val="0"/>
      <w:divBdr>
        <w:top w:val="none" w:sz="0" w:space="0" w:color="auto"/>
        <w:left w:val="none" w:sz="0" w:space="0" w:color="auto"/>
        <w:bottom w:val="none" w:sz="0" w:space="0" w:color="auto"/>
        <w:right w:val="none" w:sz="0" w:space="0" w:color="auto"/>
      </w:divBdr>
    </w:div>
    <w:div w:id="427697209">
      <w:bodyDiv w:val="1"/>
      <w:marLeft w:val="0"/>
      <w:marRight w:val="0"/>
      <w:marTop w:val="0"/>
      <w:marBottom w:val="0"/>
      <w:divBdr>
        <w:top w:val="none" w:sz="0" w:space="0" w:color="auto"/>
        <w:left w:val="none" w:sz="0" w:space="0" w:color="auto"/>
        <w:bottom w:val="none" w:sz="0" w:space="0" w:color="auto"/>
        <w:right w:val="none" w:sz="0" w:space="0" w:color="auto"/>
      </w:divBdr>
    </w:div>
    <w:div w:id="427850240">
      <w:bodyDiv w:val="1"/>
      <w:marLeft w:val="0"/>
      <w:marRight w:val="0"/>
      <w:marTop w:val="0"/>
      <w:marBottom w:val="0"/>
      <w:divBdr>
        <w:top w:val="none" w:sz="0" w:space="0" w:color="auto"/>
        <w:left w:val="none" w:sz="0" w:space="0" w:color="auto"/>
        <w:bottom w:val="none" w:sz="0" w:space="0" w:color="auto"/>
        <w:right w:val="none" w:sz="0" w:space="0" w:color="auto"/>
      </w:divBdr>
    </w:div>
    <w:div w:id="428039346">
      <w:bodyDiv w:val="1"/>
      <w:marLeft w:val="0"/>
      <w:marRight w:val="0"/>
      <w:marTop w:val="0"/>
      <w:marBottom w:val="0"/>
      <w:divBdr>
        <w:top w:val="none" w:sz="0" w:space="0" w:color="auto"/>
        <w:left w:val="none" w:sz="0" w:space="0" w:color="auto"/>
        <w:bottom w:val="none" w:sz="0" w:space="0" w:color="auto"/>
        <w:right w:val="none" w:sz="0" w:space="0" w:color="auto"/>
      </w:divBdr>
    </w:div>
    <w:div w:id="428282370">
      <w:bodyDiv w:val="1"/>
      <w:marLeft w:val="0"/>
      <w:marRight w:val="0"/>
      <w:marTop w:val="0"/>
      <w:marBottom w:val="0"/>
      <w:divBdr>
        <w:top w:val="none" w:sz="0" w:space="0" w:color="auto"/>
        <w:left w:val="none" w:sz="0" w:space="0" w:color="auto"/>
        <w:bottom w:val="none" w:sz="0" w:space="0" w:color="auto"/>
        <w:right w:val="none" w:sz="0" w:space="0" w:color="auto"/>
      </w:divBdr>
    </w:div>
    <w:div w:id="428351689">
      <w:bodyDiv w:val="1"/>
      <w:marLeft w:val="0"/>
      <w:marRight w:val="0"/>
      <w:marTop w:val="0"/>
      <w:marBottom w:val="0"/>
      <w:divBdr>
        <w:top w:val="none" w:sz="0" w:space="0" w:color="auto"/>
        <w:left w:val="none" w:sz="0" w:space="0" w:color="auto"/>
        <w:bottom w:val="none" w:sz="0" w:space="0" w:color="auto"/>
        <w:right w:val="none" w:sz="0" w:space="0" w:color="auto"/>
      </w:divBdr>
    </w:div>
    <w:div w:id="429012762">
      <w:bodyDiv w:val="1"/>
      <w:marLeft w:val="0"/>
      <w:marRight w:val="0"/>
      <w:marTop w:val="0"/>
      <w:marBottom w:val="0"/>
      <w:divBdr>
        <w:top w:val="none" w:sz="0" w:space="0" w:color="auto"/>
        <w:left w:val="none" w:sz="0" w:space="0" w:color="auto"/>
        <w:bottom w:val="none" w:sz="0" w:space="0" w:color="auto"/>
        <w:right w:val="none" w:sz="0" w:space="0" w:color="auto"/>
      </w:divBdr>
    </w:div>
    <w:div w:id="430013705">
      <w:bodyDiv w:val="1"/>
      <w:marLeft w:val="0"/>
      <w:marRight w:val="0"/>
      <w:marTop w:val="0"/>
      <w:marBottom w:val="0"/>
      <w:divBdr>
        <w:top w:val="none" w:sz="0" w:space="0" w:color="auto"/>
        <w:left w:val="none" w:sz="0" w:space="0" w:color="auto"/>
        <w:bottom w:val="none" w:sz="0" w:space="0" w:color="auto"/>
        <w:right w:val="none" w:sz="0" w:space="0" w:color="auto"/>
      </w:divBdr>
    </w:div>
    <w:div w:id="430325326">
      <w:bodyDiv w:val="1"/>
      <w:marLeft w:val="0"/>
      <w:marRight w:val="0"/>
      <w:marTop w:val="0"/>
      <w:marBottom w:val="0"/>
      <w:divBdr>
        <w:top w:val="none" w:sz="0" w:space="0" w:color="auto"/>
        <w:left w:val="none" w:sz="0" w:space="0" w:color="auto"/>
        <w:bottom w:val="none" w:sz="0" w:space="0" w:color="auto"/>
        <w:right w:val="none" w:sz="0" w:space="0" w:color="auto"/>
      </w:divBdr>
    </w:div>
    <w:div w:id="431055622">
      <w:bodyDiv w:val="1"/>
      <w:marLeft w:val="0"/>
      <w:marRight w:val="0"/>
      <w:marTop w:val="0"/>
      <w:marBottom w:val="0"/>
      <w:divBdr>
        <w:top w:val="none" w:sz="0" w:space="0" w:color="auto"/>
        <w:left w:val="none" w:sz="0" w:space="0" w:color="auto"/>
        <w:bottom w:val="none" w:sz="0" w:space="0" w:color="auto"/>
        <w:right w:val="none" w:sz="0" w:space="0" w:color="auto"/>
      </w:divBdr>
    </w:div>
    <w:div w:id="431821982">
      <w:bodyDiv w:val="1"/>
      <w:marLeft w:val="0"/>
      <w:marRight w:val="0"/>
      <w:marTop w:val="0"/>
      <w:marBottom w:val="0"/>
      <w:divBdr>
        <w:top w:val="none" w:sz="0" w:space="0" w:color="auto"/>
        <w:left w:val="none" w:sz="0" w:space="0" w:color="auto"/>
        <w:bottom w:val="none" w:sz="0" w:space="0" w:color="auto"/>
        <w:right w:val="none" w:sz="0" w:space="0" w:color="auto"/>
      </w:divBdr>
    </w:div>
    <w:div w:id="432358017">
      <w:bodyDiv w:val="1"/>
      <w:marLeft w:val="0"/>
      <w:marRight w:val="0"/>
      <w:marTop w:val="0"/>
      <w:marBottom w:val="0"/>
      <w:divBdr>
        <w:top w:val="none" w:sz="0" w:space="0" w:color="auto"/>
        <w:left w:val="none" w:sz="0" w:space="0" w:color="auto"/>
        <w:bottom w:val="none" w:sz="0" w:space="0" w:color="auto"/>
        <w:right w:val="none" w:sz="0" w:space="0" w:color="auto"/>
      </w:divBdr>
    </w:div>
    <w:div w:id="432743421">
      <w:bodyDiv w:val="1"/>
      <w:marLeft w:val="0"/>
      <w:marRight w:val="0"/>
      <w:marTop w:val="0"/>
      <w:marBottom w:val="0"/>
      <w:divBdr>
        <w:top w:val="none" w:sz="0" w:space="0" w:color="auto"/>
        <w:left w:val="none" w:sz="0" w:space="0" w:color="auto"/>
        <w:bottom w:val="none" w:sz="0" w:space="0" w:color="auto"/>
        <w:right w:val="none" w:sz="0" w:space="0" w:color="auto"/>
      </w:divBdr>
    </w:div>
    <w:div w:id="433136062">
      <w:bodyDiv w:val="1"/>
      <w:marLeft w:val="0"/>
      <w:marRight w:val="0"/>
      <w:marTop w:val="0"/>
      <w:marBottom w:val="0"/>
      <w:divBdr>
        <w:top w:val="none" w:sz="0" w:space="0" w:color="auto"/>
        <w:left w:val="none" w:sz="0" w:space="0" w:color="auto"/>
        <w:bottom w:val="none" w:sz="0" w:space="0" w:color="auto"/>
        <w:right w:val="none" w:sz="0" w:space="0" w:color="auto"/>
      </w:divBdr>
    </w:div>
    <w:div w:id="433673464">
      <w:bodyDiv w:val="1"/>
      <w:marLeft w:val="0"/>
      <w:marRight w:val="0"/>
      <w:marTop w:val="0"/>
      <w:marBottom w:val="0"/>
      <w:divBdr>
        <w:top w:val="none" w:sz="0" w:space="0" w:color="auto"/>
        <w:left w:val="none" w:sz="0" w:space="0" w:color="auto"/>
        <w:bottom w:val="none" w:sz="0" w:space="0" w:color="auto"/>
        <w:right w:val="none" w:sz="0" w:space="0" w:color="auto"/>
      </w:divBdr>
    </w:div>
    <w:div w:id="435103125">
      <w:bodyDiv w:val="1"/>
      <w:marLeft w:val="0"/>
      <w:marRight w:val="0"/>
      <w:marTop w:val="0"/>
      <w:marBottom w:val="0"/>
      <w:divBdr>
        <w:top w:val="none" w:sz="0" w:space="0" w:color="auto"/>
        <w:left w:val="none" w:sz="0" w:space="0" w:color="auto"/>
        <w:bottom w:val="none" w:sz="0" w:space="0" w:color="auto"/>
        <w:right w:val="none" w:sz="0" w:space="0" w:color="auto"/>
      </w:divBdr>
    </w:div>
    <w:div w:id="435292346">
      <w:bodyDiv w:val="1"/>
      <w:marLeft w:val="0"/>
      <w:marRight w:val="0"/>
      <w:marTop w:val="0"/>
      <w:marBottom w:val="0"/>
      <w:divBdr>
        <w:top w:val="none" w:sz="0" w:space="0" w:color="auto"/>
        <w:left w:val="none" w:sz="0" w:space="0" w:color="auto"/>
        <w:bottom w:val="none" w:sz="0" w:space="0" w:color="auto"/>
        <w:right w:val="none" w:sz="0" w:space="0" w:color="auto"/>
      </w:divBdr>
    </w:div>
    <w:div w:id="435448827">
      <w:bodyDiv w:val="1"/>
      <w:marLeft w:val="0"/>
      <w:marRight w:val="0"/>
      <w:marTop w:val="0"/>
      <w:marBottom w:val="0"/>
      <w:divBdr>
        <w:top w:val="none" w:sz="0" w:space="0" w:color="auto"/>
        <w:left w:val="none" w:sz="0" w:space="0" w:color="auto"/>
        <w:bottom w:val="none" w:sz="0" w:space="0" w:color="auto"/>
        <w:right w:val="none" w:sz="0" w:space="0" w:color="auto"/>
      </w:divBdr>
    </w:div>
    <w:div w:id="435561072">
      <w:bodyDiv w:val="1"/>
      <w:marLeft w:val="0"/>
      <w:marRight w:val="0"/>
      <w:marTop w:val="0"/>
      <w:marBottom w:val="0"/>
      <w:divBdr>
        <w:top w:val="none" w:sz="0" w:space="0" w:color="auto"/>
        <w:left w:val="none" w:sz="0" w:space="0" w:color="auto"/>
        <w:bottom w:val="none" w:sz="0" w:space="0" w:color="auto"/>
        <w:right w:val="none" w:sz="0" w:space="0" w:color="auto"/>
      </w:divBdr>
    </w:div>
    <w:div w:id="435713380">
      <w:bodyDiv w:val="1"/>
      <w:marLeft w:val="0"/>
      <w:marRight w:val="0"/>
      <w:marTop w:val="0"/>
      <w:marBottom w:val="0"/>
      <w:divBdr>
        <w:top w:val="none" w:sz="0" w:space="0" w:color="auto"/>
        <w:left w:val="none" w:sz="0" w:space="0" w:color="auto"/>
        <w:bottom w:val="none" w:sz="0" w:space="0" w:color="auto"/>
        <w:right w:val="none" w:sz="0" w:space="0" w:color="auto"/>
      </w:divBdr>
    </w:div>
    <w:div w:id="435832066">
      <w:bodyDiv w:val="1"/>
      <w:marLeft w:val="0"/>
      <w:marRight w:val="0"/>
      <w:marTop w:val="0"/>
      <w:marBottom w:val="0"/>
      <w:divBdr>
        <w:top w:val="none" w:sz="0" w:space="0" w:color="auto"/>
        <w:left w:val="none" w:sz="0" w:space="0" w:color="auto"/>
        <w:bottom w:val="none" w:sz="0" w:space="0" w:color="auto"/>
        <w:right w:val="none" w:sz="0" w:space="0" w:color="auto"/>
      </w:divBdr>
    </w:div>
    <w:div w:id="435946527">
      <w:bodyDiv w:val="1"/>
      <w:marLeft w:val="0"/>
      <w:marRight w:val="0"/>
      <w:marTop w:val="0"/>
      <w:marBottom w:val="0"/>
      <w:divBdr>
        <w:top w:val="none" w:sz="0" w:space="0" w:color="auto"/>
        <w:left w:val="none" w:sz="0" w:space="0" w:color="auto"/>
        <w:bottom w:val="none" w:sz="0" w:space="0" w:color="auto"/>
        <w:right w:val="none" w:sz="0" w:space="0" w:color="auto"/>
      </w:divBdr>
    </w:div>
    <w:div w:id="436557652">
      <w:bodyDiv w:val="1"/>
      <w:marLeft w:val="0"/>
      <w:marRight w:val="0"/>
      <w:marTop w:val="0"/>
      <w:marBottom w:val="0"/>
      <w:divBdr>
        <w:top w:val="none" w:sz="0" w:space="0" w:color="auto"/>
        <w:left w:val="none" w:sz="0" w:space="0" w:color="auto"/>
        <w:bottom w:val="none" w:sz="0" w:space="0" w:color="auto"/>
        <w:right w:val="none" w:sz="0" w:space="0" w:color="auto"/>
      </w:divBdr>
    </w:div>
    <w:div w:id="436605568">
      <w:bodyDiv w:val="1"/>
      <w:marLeft w:val="0"/>
      <w:marRight w:val="0"/>
      <w:marTop w:val="0"/>
      <w:marBottom w:val="0"/>
      <w:divBdr>
        <w:top w:val="none" w:sz="0" w:space="0" w:color="auto"/>
        <w:left w:val="none" w:sz="0" w:space="0" w:color="auto"/>
        <w:bottom w:val="none" w:sz="0" w:space="0" w:color="auto"/>
        <w:right w:val="none" w:sz="0" w:space="0" w:color="auto"/>
      </w:divBdr>
    </w:div>
    <w:div w:id="436944498">
      <w:bodyDiv w:val="1"/>
      <w:marLeft w:val="0"/>
      <w:marRight w:val="0"/>
      <w:marTop w:val="0"/>
      <w:marBottom w:val="0"/>
      <w:divBdr>
        <w:top w:val="none" w:sz="0" w:space="0" w:color="auto"/>
        <w:left w:val="none" w:sz="0" w:space="0" w:color="auto"/>
        <w:bottom w:val="none" w:sz="0" w:space="0" w:color="auto"/>
        <w:right w:val="none" w:sz="0" w:space="0" w:color="auto"/>
      </w:divBdr>
    </w:div>
    <w:div w:id="437256527">
      <w:bodyDiv w:val="1"/>
      <w:marLeft w:val="0"/>
      <w:marRight w:val="0"/>
      <w:marTop w:val="0"/>
      <w:marBottom w:val="0"/>
      <w:divBdr>
        <w:top w:val="none" w:sz="0" w:space="0" w:color="auto"/>
        <w:left w:val="none" w:sz="0" w:space="0" w:color="auto"/>
        <w:bottom w:val="none" w:sz="0" w:space="0" w:color="auto"/>
        <w:right w:val="none" w:sz="0" w:space="0" w:color="auto"/>
      </w:divBdr>
    </w:div>
    <w:div w:id="437287762">
      <w:bodyDiv w:val="1"/>
      <w:marLeft w:val="0"/>
      <w:marRight w:val="0"/>
      <w:marTop w:val="0"/>
      <w:marBottom w:val="0"/>
      <w:divBdr>
        <w:top w:val="none" w:sz="0" w:space="0" w:color="auto"/>
        <w:left w:val="none" w:sz="0" w:space="0" w:color="auto"/>
        <w:bottom w:val="none" w:sz="0" w:space="0" w:color="auto"/>
        <w:right w:val="none" w:sz="0" w:space="0" w:color="auto"/>
      </w:divBdr>
    </w:div>
    <w:div w:id="437334134">
      <w:bodyDiv w:val="1"/>
      <w:marLeft w:val="0"/>
      <w:marRight w:val="0"/>
      <w:marTop w:val="0"/>
      <w:marBottom w:val="0"/>
      <w:divBdr>
        <w:top w:val="none" w:sz="0" w:space="0" w:color="auto"/>
        <w:left w:val="none" w:sz="0" w:space="0" w:color="auto"/>
        <w:bottom w:val="none" w:sz="0" w:space="0" w:color="auto"/>
        <w:right w:val="none" w:sz="0" w:space="0" w:color="auto"/>
      </w:divBdr>
    </w:div>
    <w:div w:id="437456559">
      <w:bodyDiv w:val="1"/>
      <w:marLeft w:val="0"/>
      <w:marRight w:val="0"/>
      <w:marTop w:val="0"/>
      <w:marBottom w:val="0"/>
      <w:divBdr>
        <w:top w:val="none" w:sz="0" w:space="0" w:color="auto"/>
        <w:left w:val="none" w:sz="0" w:space="0" w:color="auto"/>
        <w:bottom w:val="none" w:sz="0" w:space="0" w:color="auto"/>
        <w:right w:val="none" w:sz="0" w:space="0" w:color="auto"/>
      </w:divBdr>
    </w:div>
    <w:div w:id="437792973">
      <w:bodyDiv w:val="1"/>
      <w:marLeft w:val="0"/>
      <w:marRight w:val="0"/>
      <w:marTop w:val="0"/>
      <w:marBottom w:val="0"/>
      <w:divBdr>
        <w:top w:val="none" w:sz="0" w:space="0" w:color="auto"/>
        <w:left w:val="none" w:sz="0" w:space="0" w:color="auto"/>
        <w:bottom w:val="none" w:sz="0" w:space="0" w:color="auto"/>
        <w:right w:val="none" w:sz="0" w:space="0" w:color="auto"/>
      </w:divBdr>
    </w:div>
    <w:div w:id="437799385">
      <w:bodyDiv w:val="1"/>
      <w:marLeft w:val="0"/>
      <w:marRight w:val="0"/>
      <w:marTop w:val="0"/>
      <w:marBottom w:val="0"/>
      <w:divBdr>
        <w:top w:val="none" w:sz="0" w:space="0" w:color="auto"/>
        <w:left w:val="none" w:sz="0" w:space="0" w:color="auto"/>
        <w:bottom w:val="none" w:sz="0" w:space="0" w:color="auto"/>
        <w:right w:val="none" w:sz="0" w:space="0" w:color="auto"/>
      </w:divBdr>
    </w:div>
    <w:div w:id="437874917">
      <w:bodyDiv w:val="1"/>
      <w:marLeft w:val="0"/>
      <w:marRight w:val="0"/>
      <w:marTop w:val="0"/>
      <w:marBottom w:val="0"/>
      <w:divBdr>
        <w:top w:val="none" w:sz="0" w:space="0" w:color="auto"/>
        <w:left w:val="none" w:sz="0" w:space="0" w:color="auto"/>
        <w:bottom w:val="none" w:sz="0" w:space="0" w:color="auto"/>
        <w:right w:val="none" w:sz="0" w:space="0" w:color="auto"/>
      </w:divBdr>
    </w:div>
    <w:div w:id="438377514">
      <w:bodyDiv w:val="1"/>
      <w:marLeft w:val="0"/>
      <w:marRight w:val="0"/>
      <w:marTop w:val="0"/>
      <w:marBottom w:val="0"/>
      <w:divBdr>
        <w:top w:val="none" w:sz="0" w:space="0" w:color="auto"/>
        <w:left w:val="none" w:sz="0" w:space="0" w:color="auto"/>
        <w:bottom w:val="none" w:sz="0" w:space="0" w:color="auto"/>
        <w:right w:val="none" w:sz="0" w:space="0" w:color="auto"/>
      </w:divBdr>
    </w:div>
    <w:div w:id="438525862">
      <w:bodyDiv w:val="1"/>
      <w:marLeft w:val="0"/>
      <w:marRight w:val="0"/>
      <w:marTop w:val="0"/>
      <w:marBottom w:val="0"/>
      <w:divBdr>
        <w:top w:val="none" w:sz="0" w:space="0" w:color="auto"/>
        <w:left w:val="none" w:sz="0" w:space="0" w:color="auto"/>
        <w:bottom w:val="none" w:sz="0" w:space="0" w:color="auto"/>
        <w:right w:val="none" w:sz="0" w:space="0" w:color="auto"/>
      </w:divBdr>
    </w:div>
    <w:div w:id="438568074">
      <w:bodyDiv w:val="1"/>
      <w:marLeft w:val="0"/>
      <w:marRight w:val="0"/>
      <w:marTop w:val="0"/>
      <w:marBottom w:val="0"/>
      <w:divBdr>
        <w:top w:val="none" w:sz="0" w:space="0" w:color="auto"/>
        <w:left w:val="none" w:sz="0" w:space="0" w:color="auto"/>
        <w:bottom w:val="none" w:sz="0" w:space="0" w:color="auto"/>
        <w:right w:val="none" w:sz="0" w:space="0" w:color="auto"/>
      </w:divBdr>
    </w:div>
    <w:div w:id="439185994">
      <w:bodyDiv w:val="1"/>
      <w:marLeft w:val="0"/>
      <w:marRight w:val="0"/>
      <w:marTop w:val="0"/>
      <w:marBottom w:val="0"/>
      <w:divBdr>
        <w:top w:val="none" w:sz="0" w:space="0" w:color="auto"/>
        <w:left w:val="none" w:sz="0" w:space="0" w:color="auto"/>
        <w:bottom w:val="none" w:sz="0" w:space="0" w:color="auto"/>
        <w:right w:val="none" w:sz="0" w:space="0" w:color="auto"/>
      </w:divBdr>
    </w:div>
    <w:div w:id="439375571">
      <w:bodyDiv w:val="1"/>
      <w:marLeft w:val="0"/>
      <w:marRight w:val="0"/>
      <w:marTop w:val="0"/>
      <w:marBottom w:val="0"/>
      <w:divBdr>
        <w:top w:val="none" w:sz="0" w:space="0" w:color="auto"/>
        <w:left w:val="none" w:sz="0" w:space="0" w:color="auto"/>
        <w:bottom w:val="none" w:sz="0" w:space="0" w:color="auto"/>
        <w:right w:val="none" w:sz="0" w:space="0" w:color="auto"/>
      </w:divBdr>
    </w:div>
    <w:div w:id="439498408">
      <w:bodyDiv w:val="1"/>
      <w:marLeft w:val="0"/>
      <w:marRight w:val="0"/>
      <w:marTop w:val="0"/>
      <w:marBottom w:val="0"/>
      <w:divBdr>
        <w:top w:val="none" w:sz="0" w:space="0" w:color="auto"/>
        <w:left w:val="none" w:sz="0" w:space="0" w:color="auto"/>
        <w:bottom w:val="none" w:sz="0" w:space="0" w:color="auto"/>
        <w:right w:val="none" w:sz="0" w:space="0" w:color="auto"/>
      </w:divBdr>
    </w:div>
    <w:div w:id="440075804">
      <w:bodyDiv w:val="1"/>
      <w:marLeft w:val="0"/>
      <w:marRight w:val="0"/>
      <w:marTop w:val="0"/>
      <w:marBottom w:val="0"/>
      <w:divBdr>
        <w:top w:val="none" w:sz="0" w:space="0" w:color="auto"/>
        <w:left w:val="none" w:sz="0" w:space="0" w:color="auto"/>
        <w:bottom w:val="none" w:sz="0" w:space="0" w:color="auto"/>
        <w:right w:val="none" w:sz="0" w:space="0" w:color="auto"/>
      </w:divBdr>
    </w:div>
    <w:div w:id="440076140">
      <w:bodyDiv w:val="1"/>
      <w:marLeft w:val="0"/>
      <w:marRight w:val="0"/>
      <w:marTop w:val="0"/>
      <w:marBottom w:val="0"/>
      <w:divBdr>
        <w:top w:val="none" w:sz="0" w:space="0" w:color="auto"/>
        <w:left w:val="none" w:sz="0" w:space="0" w:color="auto"/>
        <w:bottom w:val="none" w:sz="0" w:space="0" w:color="auto"/>
        <w:right w:val="none" w:sz="0" w:space="0" w:color="auto"/>
      </w:divBdr>
    </w:div>
    <w:div w:id="440145729">
      <w:bodyDiv w:val="1"/>
      <w:marLeft w:val="0"/>
      <w:marRight w:val="0"/>
      <w:marTop w:val="0"/>
      <w:marBottom w:val="0"/>
      <w:divBdr>
        <w:top w:val="none" w:sz="0" w:space="0" w:color="auto"/>
        <w:left w:val="none" w:sz="0" w:space="0" w:color="auto"/>
        <w:bottom w:val="none" w:sz="0" w:space="0" w:color="auto"/>
        <w:right w:val="none" w:sz="0" w:space="0" w:color="auto"/>
      </w:divBdr>
    </w:div>
    <w:div w:id="440536537">
      <w:bodyDiv w:val="1"/>
      <w:marLeft w:val="0"/>
      <w:marRight w:val="0"/>
      <w:marTop w:val="0"/>
      <w:marBottom w:val="0"/>
      <w:divBdr>
        <w:top w:val="none" w:sz="0" w:space="0" w:color="auto"/>
        <w:left w:val="none" w:sz="0" w:space="0" w:color="auto"/>
        <w:bottom w:val="none" w:sz="0" w:space="0" w:color="auto"/>
        <w:right w:val="none" w:sz="0" w:space="0" w:color="auto"/>
      </w:divBdr>
    </w:div>
    <w:div w:id="441994288">
      <w:bodyDiv w:val="1"/>
      <w:marLeft w:val="0"/>
      <w:marRight w:val="0"/>
      <w:marTop w:val="0"/>
      <w:marBottom w:val="0"/>
      <w:divBdr>
        <w:top w:val="none" w:sz="0" w:space="0" w:color="auto"/>
        <w:left w:val="none" w:sz="0" w:space="0" w:color="auto"/>
        <w:bottom w:val="none" w:sz="0" w:space="0" w:color="auto"/>
        <w:right w:val="none" w:sz="0" w:space="0" w:color="auto"/>
      </w:divBdr>
    </w:div>
    <w:div w:id="442114003">
      <w:bodyDiv w:val="1"/>
      <w:marLeft w:val="0"/>
      <w:marRight w:val="0"/>
      <w:marTop w:val="0"/>
      <w:marBottom w:val="0"/>
      <w:divBdr>
        <w:top w:val="none" w:sz="0" w:space="0" w:color="auto"/>
        <w:left w:val="none" w:sz="0" w:space="0" w:color="auto"/>
        <w:bottom w:val="none" w:sz="0" w:space="0" w:color="auto"/>
        <w:right w:val="none" w:sz="0" w:space="0" w:color="auto"/>
      </w:divBdr>
    </w:div>
    <w:div w:id="442313247">
      <w:bodyDiv w:val="1"/>
      <w:marLeft w:val="0"/>
      <w:marRight w:val="0"/>
      <w:marTop w:val="0"/>
      <w:marBottom w:val="0"/>
      <w:divBdr>
        <w:top w:val="none" w:sz="0" w:space="0" w:color="auto"/>
        <w:left w:val="none" w:sz="0" w:space="0" w:color="auto"/>
        <w:bottom w:val="none" w:sz="0" w:space="0" w:color="auto"/>
        <w:right w:val="none" w:sz="0" w:space="0" w:color="auto"/>
      </w:divBdr>
    </w:div>
    <w:div w:id="442503444">
      <w:bodyDiv w:val="1"/>
      <w:marLeft w:val="0"/>
      <w:marRight w:val="0"/>
      <w:marTop w:val="0"/>
      <w:marBottom w:val="0"/>
      <w:divBdr>
        <w:top w:val="none" w:sz="0" w:space="0" w:color="auto"/>
        <w:left w:val="none" w:sz="0" w:space="0" w:color="auto"/>
        <w:bottom w:val="none" w:sz="0" w:space="0" w:color="auto"/>
        <w:right w:val="none" w:sz="0" w:space="0" w:color="auto"/>
      </w:divBdr>
    </w:div>
    <w:div w:id="442656891">
      <w:bodyDiv w:val="1"/>
      <w:marLeft w:val="0"/>
      <w:marRight w:val="0"/>
      <w:marTop w:val="0"/>
      <w:marBottom w:val="0"/>
      <w:divBdr>
        <w:top w:val="none" w:sz="0" w:space="0" w:color="auto"/>
        <w:left w:val="none" w:sz="0" w:space="0" w:color="auto"/>
        <w:bottom w:val="none" w:sz="0" w:space="0" w:color="auto"/>
        <w:right w:val="none" w:sz="0" w:space="0" w:color="auto"/>
      </w:divBdr>
    </w:div>
    <w:div w:id="442850674">
      <w:bodyDiv w:val="1"/>
      <w:marLeft w:val="0"/>
      <w:marRight w:val="0"/>
      <w:marTop w:val="0"/>
      <w:marBottom w:val="0"/>
      <w:divBdr>
        <w:top w:val="none" w:sz="0" w:space="0" w:color="auto"/>
        <w:left w:val="none" w:sz="0" w:space="0" w:color="auto"/>
        <w:bottom w:val="none" w:sz="0" w:space="0" w:color="auto"/>
        <w:right w:val="none" w:sz="0" w:space="0" w:color="auto"/>
      </w:divBdr>
    </w:div>
    <w:div w:id="443158663">
      <w:bodyDiv w:val="1"/>
      <w:marLeft w:val="0"/>
      <w:marRight w:val="0"/>
      <w:marTop w:val="0"/>
      <w:marBottom w:val="0"/>
      <w:divBdr>
        <w:top w:val="none" w:sz="0" w:space="0" w:color="auto"/>
        <w:left w:val="none" w:sz="0" w:space="0" w:color="auto"/>
        <w:bottom w:val="none" w:sz="0" w:space="0" w:color="auto"/>
        <w:right w:val="none" w:sz="0" w:space="0" w:color="auto"/>
      </w:divBdr>
    </w:div>
    <w:div w:id="443698006">
      <w:bodyDiv w:val="1"/>
      <w:marLeft w:val="0"/>
      <w:marRight w:val="0"/>
      <w:marTop w:val="0"/>
      <w:marBottom w:val="0"/>
      <w:divBdr>
        <w:top w:val="none" w:sz="0" w:space="0" w:color="auto"/>
        <w:left w:val="none" w:sz="0" w:space="0" w:color="auto"/>
        <w:bottom w:val="none" w:sz="0" w:space="0" w:color="auto"/>
        <w:right w:val="none" w:sz="0" w:space="0" w:color="auto"/>
      </w:divBdr>
    </w:div>
    <w:div w:id="444229423">
      <w:bodyDiv w:val="1"/>
      <w:marLeft w:val="0"/>
      <w:marRight w:val="0"/>
      <w:marTop w:val="0"/>
      <w:marBottom w:val="0"/>
      <w:divBdr>
        <w:top w:val="none" w:sz="0" w:space="0" w:color="auto"/>
        <w:left w:val="none" w:sz="0" w:space="0" w:color="auto"/>
        <w:bottom w:val="none" w:sz="0" w:space="0" w:color="auto"/>
        <w:right w:val="none" w:sz="0" w:space="0" w:color="auto"/>
      </w:divBdr>
    </w:div>
    <w:div w:id="444930815">
      <w:bodyDiv w:val="1"/>
      <w:marLeft w:val="0"/>
      <w:marRight w:val="0"/>
      <w:marTop w:val="0"/>
      <w:marBottom w:val="0"/>
      <w:divBdr>
        <w:top w:val="none" w:sz="0" w:space="0" w:color="auto"/>
        <w:left w:val="none" w:sz="0" w:space="0" w:color="auto"/>
        <w:bottom w:val="none" w:sz="0" w:space="0" w:color="auto"/>
        <w:right w:val="none" w:sz="0" w:space="0" w:color="auto"/>
      </w:divBdr>
    </w:div>
    <w:div w:id="445121681">
      <w:bodyDiv w:val="1"/>
      <w:marLeft w:val="0"/>
      <w:marRight w:val="0"/>
      <w:marTop w:val="0"/>
      <w:marBottom w:val="0"/>
      <w:divBdr>
        <w:top w:val="none" w:sz="0" w:space="0" w:color="auto"/>
        <w:left w:val="none" w:sz="0" w:space="0" w:color="auto"/>
        <w:bottom w:val="none" w:sz="0" w:space="0" w:color="auto"/>
        <w:right w:val="none" w:sz="0" w:space="0" w:color="auto"/>
      </w:divBdr>
    </w:div>
    <w:div w:id="445268837">
      <w:bodyDiv w:val="1"/>
      <w:marLeft w:val="0"/>
      <w:marRight w:val="0"/>
      <w:marTop w:val="0"/>
      <w:marBottom w:val="0"/>
      <w:divBdr>
        <w:top w:val="none" w:sz="0" w:space="0" w:color="auto"/>
        <w:left w:val="none" w:sz="0" w:space="0" w:color="auto"/>
        <w:bottom w:val="none" w:sz="0" w:space="0" w:color="auto"/>
        <w:right w:val="none" w:sz="0" w:space="0" w:color="auto"/>
      </w:divBdr>
    </w:div>
    <w:div w:id="445926242">
      <w:bodyDiv w:val="1"/>
      <w:marLeft w:val="0"/>
      <w:marRight w:val="0"/>
      <w:marTop w:val="0"/>
      <w:marBottom w:val="0"/>
      <w:divBdr>
        <w:top w:val="none" w:sz="0" w:space="0" w:color="auto"/>
        <w:left w:val="none" w:sz="0" w:space="0" w:color="auto"/>
        <w:bottom w:val="none" w:sz="0" w:space="0" w:color="auto"/>
        <w:right w:val="none" w:sz="0" w:space="0" w:color="auto"/>
      </w:divBdr>
    </w:div>
    <w:div w:id="446051441">
      <w:bodyDiv w:val="1"/>
      <w:marLeft w:val="0"/>
      <w:marRight w:val="0"/>
      <w:marTop w:val="0"/>
      <w:marBottom w:val="0"/>
      <w:divBdr>
        <w:top w:val="none" w:sz="0" w:space="0" w:color="auto"/>
        <w:left w:val="none" w:sz="0" w:space="0" w:color="auto"/>
        <w:bottom w:val="none" w:sz="0" w:space="0" w:color="auto"/>
        <w:right w:val="none" w:sz="0" w:space="0" w:color="auto"/>
      </w:divBdr>
    </w:div>
    <w:div w:id="447508067">
      <w:bodyDiv w:val="1"/>
      <w:marLeft w:val="0"/>
      <w:marRight w:val="0"/>
      <w:marTop w:val="0"/>
      <w:marBottom w:val="0"/>
      <w:divBdr>
        <w:top w:val="none" w:sz="0" w:space="0" w:color="auto"/>
        <w:left w:val="none" w:sz="0" w:space="0" w:color="auto"/>
        <w:bottom w:val="none" w:sz="0" w:space="0" w:color="auto"/>
        <w:right w:val="none" w:sz="0" w:space="0" w:color="auto"/>
      </w:divBdr>
    </w:div>
    <w:div w:id="447547204">
      <w:bodyDiv w:val="1"/>
      <w:marLeft w:val="0"/>
      <w:marRight w:val="0"/>
      <w:marTop w:val="0"/>
      <w:marBottom w:val="0"/>
      <w:divBdr>
        <w:top w:val="none" w:sz="0" w:space="0" w:color="auto"/>
        <w:left w:val="none" w:sz="0" w:space="0" w:color="auto"/>
        <w:bottom w:val="none" w:sz="0" w:space="0" w:color="auto"/>
        <w:right w:val="none" w:sz="0" w:space="0" w:color="auto"/>
      </w:divBdr>
    </w:div>
    <w:div w:id="447703190">
      <w:bodyDiv w:val="1"/>
      <w:marLeft w:val="0"/>
      <w:marRight w:val="0"/>
      <w:marTop w:val="0"/>
      <w:marBottom w:val="0"/>
      <w:divBdr>
        <w:top w:val="none" w:sz="0" w:space="0" w:color="auto"/>
        <w:left w:val="none" w:sz="0" w:space="0" w:color="auto"/>
        <w:bottom w:val="none" w:sz="0" w:space="0" w:color="auto"/>
        <w:right w:val="none" w:sz="0" w:space="0" w:color="auto"/>
      </w:divBdr>
    </w:div>
    <w:div w:id="447820810">
      <w:bodyDiv w:val="1"/>
      <w:marLeft w:val="0"/>
      <w:marRight w:val="0"/>
      <w:marTop w:val="0"/>
      <w:marBottom w:val="0"/>
      <w:divBdr>
        <w:top w:val="none" w:sz="0" w:space="0" w:color="auto"/>
        <w:left w:val="none" w:sz="0" w:space="0" w:color="auto"/>
        <w:bottom w:val="none" w:sz="0" w:space="0" w:color="auto"/>
        <w:right w:val="none" w:sz="0" w:space="0" w:color="auto"/>
      </w:divBdr>
    </w:div>
    <w:div w:id="448010570">
      <w:bodyDiv w:val="1"/>
      <w:marLeft w:val="0"/>
      <w:marRight w:val="0"/>
      <w:marTop w:val="0"/>
      <w:marBottom w:val="0"/>
      <w:divBdr>
        <w:top w:val="none" w:sz="0" w:space="0" w:color="auto"/>
        <w:left w:val="none" w:sz="0" w:space="0" w:color="auto"/>
        <w:bottom w:val="none" w:sz="0" w:space="0" w:color="auto"/>
        <w:right w:val="none" w:sz="0" w:space="0" w:color="auto"/>
      </w:divBdr>
    </w:div>
    <w:div w:id="448474888">
      <w:bodyDiv w:val="1"/>
      <w:marLeft w:val="0"/>
      <w:marRight w:val="0"/>
      <w:marTop w:val="0"/>
      <w:marBottom w:val="0"/>
      <w:divBdr>
        <w:top w:val="none" w:sz="0" w:space="0" w:color="auto"/>
        <w:left w:val="none" w:sz="0" w:space="0" w:color="auto"/>
        <w:bottom w:val="none" w:sz="0" w:space="0" w:color="auto"/>
        <w:right w:val="none" w:sz="0" w:space="0" w:color="auto"/>
      </w:divBdr>
    </w:div>
    <w:div w:id="448552112">
      <w:bodyDiv w:val="1"/>
      <w:marLeft w:val="0"/>
      <w:marRight w:val="0"/>
      <w:marTop w:val="0"/>
      <w:marBottom w:val="0"/>
      <w:divBdr>
        <w:top w:val="none" w:sz="0" w:space="0" w:color="auto"/>
        <w:left w:val="none" w:sz="0" w:space="0" w:color="auto"/>
        <w:bottom w:val="none" w:sz="0" w:space="0" w:color="auto"/>
        <w:right w:val="none" w:sz="0" w:space="0" w:color="auto"/>
      </w:divBdr>
    </w:div>
    <w:div w:id="449279010">
      <w:bodyDiv w:val="1"/>
      <w:marLeft w:val="0"/>
      <w:marRight w:val="0"/>
      <w:marTop w:val="0"/>
      <w:marBottom w:val="0"/>
      <w:divBdr>
        <w:top w:val="none" w:sz="0" w:space="0" w:color="auto"/>
        <w:left w:val="none" w:sz="0" w:space="0" w:color="auto"/>
        <w:bottom w:val="none" w:sz="0" w:space="0" w:color="auto"/>
        <w:right w:val="none" w:sz="0" w:space="0" w:color="auto"/>
      </w:divBdr>
    </w:div>
    <w:div w:id="449860970">
      <w:bodyDiv w:val="1"/>
      <w:marLeft w:val="0"/>
      <w:marRight w:val="0"/>
      <w:marTop w:val="0"/>
      <w:marBottom w:val="0"/>
      <w:divBdr>
        <w:top w:val="none" w:sz="0" w:space="0" w:color="auto"/>
        <w:left w:val="none" w:sz="0" w:space="0" w:color="auto"/>
        <w:bottom w:val="none" w:sz="0" w:space="0" w:color="auto"/>
        <w:right w:val="none" w:sz="0" w:space="0" w:color="auto"/>
      </w:divBdr>
    </w:div>
    <w:div w:id="449936562">
      <w:bodyDiv w:val="1"/>
      <w:marLeft w:val="0"/>
      <w:marRight w:val="0"/>
      <w:marTop w:val="0"/>
      <w:marBottom w:val="0"/>
      <w:divBdr>
        <w:top w:val="none" w:sz="0" w:space="0" w:color="auto"/>
        <w:left w:val="none" w:sz="0" w:space="0" w:color="auto"/>
        <w:bottom w:val="none" w:sz="0" w:space="0" w:color="auto"/>
        <w:right w:val="none" w:sz="0" w:space="0" w:color="auto"/>
      </w:divBdr>
    </w:div>
    <w:div w:id="450824041">
      <w:bodyDiv w:val="1"/>
      <w:marLeft w:val="0"/>
      <w:marRight w:val="0"/>
      <w:marTop w:val="0"/>
      <w:marBottom w:val="0"/>
      <w:divBdr>
        <w:top w:val="none" w:sz="0" w:space="0" w:color="auto"/>
        <w:left w:val="none" w:sz="0" w:space="0" w:color="auto"/>
        <w:bottom w:val="none" w:sz="0" w:space="0" w:color="auto"/>
        <w:right w:val="none" w:sz="0" w:space="0" w:color="auto"/>
      </w:divBdr>
    </w:div>
    <w:div w:id="451485327">
      <w:bodyDiv w:val="1"/>
      <w:marLeft w:val="0"/>
      <w:marRight w:val="0"/>
      <w:marTop w:val="0"/>
      <w:marBottom w:val="0"/>
      <w:divBdr>
        <w:top w:val="none" w:sz="0" w:space="0" w:color="auto"/>
        <w:left w:val="none" w:sz="0" w:space="0" w:color="auto"/>
        <w:bottom w:val="none" w:sz="0" w:space="0" w:color="auto"/>
        <w:right w:val="none" w:sz="0" w:space="0" w:color="auto"/>
      </w:divBdr>
    </w:div>
    <w:div w:id="452024434">
      <w:bodyDiv w:val="1"/>
      <w:marLeft w:val="0"/>
      <w:marRight w:val="0"/>
      <w:marTop w:val="0"/>
      <w:marBottom w:val="0"/>
      <w:divBdr>
        <w:top w:val="none" w:sz="0" w:space="0" w:color="auto"/>
        <w:left w:val="none" w:sz="0" w:space="0" w:color="auto"/>
        <w:bottom w:val="none" w:sz="0" w:space="0" w:color="auto"/>
        <w:right w:val="none" w:sz="0" w:space="0" w:color="auto"/>
      </w:divBdr>
    </w:div>
    <w:div w:id="452133705">
      <w:bodyDiv w:val="1"/>
      <w:marLeft w:val="0"/>
      <w:marRight w:val="0"/>
      <w:marTop w:val="0"/>
      <w:marBottom w:val="0"/>
      <w:divBdr>
        <w:top w:val="none" w:sz="0" w:space="0" w:color="auto"/>
        <w:left w:val="none" w:sz="0" w:space="0" w:color="auto"/>
        <w:bottom w:val="none" w:sz="0" w:space="0" w:color="auto"/>
        <w:right w:val="none" w:sz="0" w:space="0" w:color="auto"/>
      </w:divBdr>
    </w:div>
    <w:div w:id="453863817">
      <w:bodyDiv w:val="1"/>
      <w:marLeft w:val="0"/>
      <w:marRight w:val="0"/>
      <w:marTop w:val="0"/>
      <w:marBottom w:val="0"/>
      <w:divBdr>
        <w:top w:val="none" w:sz="0" w:space="0" w:color="auto"/>
        <w:left w:val="none" w:sz="0" w:space="0" w:color="auto"/>
        <w:bottom w:val="none" w:sz="0" w:space="0" w:color="auto"/>
        <w:right w:val="none" w:sz="0" w:space="0" w:color="auto"/>
      </w:divBdr>
    </w:div>
    <w:div w:id="453985541">
      <w:bodyDiv w:val="1"/>
      <w:marLeft w:val="0"/>
      <w:marRight w:val="0"/>
      <w:marTop w:val="0"/>
      <w:marBottom w:val="0"/>
      <w:divBdr>
        <w:top w:val="none" w:sz="0" w:space="0" w:color="auto"/>
        <w:left w:val="none" w:sz="0" w:space="0" w:color="auto"/>
        <w:bottom w:val="none" w:sz="0" w:space="0" w:color="auto"/>
        <w:right w:val="none" w:sz="0" w:space="0" w:color="auto"/>
      </w:divBdr>
    </w:div>
    <w:div w:id="454637348">
      <w:bodyDiv w:val="1"/>
      <w:marLeft w:val="0"/>
      <w:marRight w:val="0"/>
      <w:marTop w:val="0"/>
      <w:marBottom w:val="0"/>
      <w:divBdr>
        <w:top w:val="none" w:sz="0" w:space="0" w:color="auto"/>
        <w:left w:val="none" w:sz="0" w:space="0" w:color="auto"/>
        <w:bottom w:val="none" w:sz="0" w:space="0" w:color="auto"/>
        <w:right w:val="none" w:sz="0" w:space="0" w:color="auto"/>
      </w:divBdr>
    </w:div>
    <w:div w:id="454718854">
      <w:bodyDiv w:val="1"/>
      <w:marLeft w:val="0"/>
      <w:marRight w:val="0"/>
      <w:marTop w:val="0"/>
      <w:marBottom w:val="0"/>
      <w:divBdr>
        <w:top w:val="none" w:sz="0" w:space="0" w:color="auto"/>
        <w:left w:val="none" w:sz="0" w:space="0" w:color="auto"/>
        <w:bottom w:val="none" w:sz="0" w:space="0" w:color="auto"/>
        <w:right w:val="none" w:sz="0" w:space="0" w:color="auto"/>
      </w:divBdr>
    </w:div>
    <w:div w:id="455564425">
      <w:bodyDiv w:val="1"/>
      <w:marLeft w:val="0"/>
      <w:marRight w:val="0"/>
      <w:marTop w:val="0"/>
      <w:marBottom w:val="0"/>
      <w:divBdr>
        <w:top w:val="none" w:sz="0" w:space="0" w:color="auto"/>
        <w:left w:val="none" w:sz="0" w:space="0" w:color="auto"/>
        <w:bottom w:val="none" w:sz="0" w:space="0" w:color="auto"/>
        <w:right w:val="none" w:sz="0" w:space="0" w:color="auto"/>
      </w:divBdr>
    </w:div>
    <w:div w:id="455762398">
      <w:bodyDiv w:val="1"/>
      <w:marLeft w:val="0"/>
      <w:marRight w:val="0"/>
      <w:marTop w:val="0"/>
      <w:marBottom w:val="0"/>
      <w:divBdr>
        <w:top w:val="none" w:sz="0" w:space="0" w:color="auto"/>
        <w:left w:val="none" w:sz="0" w:space="0" w:color="auto"/>
        <w:bottom w:val="none" w:sz="0" w:space="0" w:color="auto"/>
        <w:right w:val="none" w:sz="0" w:space="0" w:color="auto"/>
      </w:divBdr>
    </w:div>
    <w:div w:id="455832508">
      <w:bodyDiv w:val="1"/>
      <w:marLeft w:val="0"/>
      <w:marRight w:val="0"/>
      <w:marTop w:val="0"/>
      <w:marBottom w:val="0"/>
      <w:divBdr>
        <w:top w:val="none" w:sz="0" w:space="0" w:color="auto"/>
        <w:left w:val="none" w:sz="0" w:space="0" w:color="auto"/>
        <w:bottom w:val="none" w:sz="0" w:space="0" w:color="auto"/>
        <w:right w:val="none" w:sz="0" w:space="0" w:color="auto"/>
      </w:divBdr>
    </w:div>
    <w:div w:id="455877879">
      <w:bodyDiv w:val="1"/>
      <w:marLeft w:val="0"/>
      <w:marRight w:val="0"/>
      <w:marTop w:val="0"/>
      <w:marBottom w:val="0"/>
      <w:divBdr>
        <w:top w:val="none" w:sz="0" w:space="0" w:color="auto"/>
        <w:left w:val="none" w:sz="0" w:space="0" w:color="auto"/>
        <w:bottom w:val="none" w:sz="0" w:space="0" w:color="auto"/>
        <w:right w:val="none" w:sz="0" w:space="0" w:color="auto"/>
      </w:divBdr>
    </w:div>
    <w:div w:id="455948137">
      <w:bodyDiv w:val="1"/>
      <w:marLeft w:val="0"/>
      <w:marRight w:val="0"/>
      <w:marTop w:val="0"/>
      <w:marBottom w:val="0"/>
      <w:divBdr>
        <w:top w:val="none" w:sz="0" w:space="0" w:color="auto"/>
        <w:left w:val="none" w:sz="0" w:space="0" w:color="auto"/>
        <w:bottom w:val="none" w:sz="0" w:space="0" w:color="auto"/>
        <w:right w:val="none" w:sz="0" w:space="0" w:color="auto"/>
      </w:divBdr>
    </w:div>
    <w:div w:id="456408858">
      <w:bodyDiv w:val="1"/>
      <w:marLeft w:val="0"/>
      <w:marRight w:val="0"/>
      <w:marTop w:val="0"/>
      <w:marBottom w:val="0"/>
      <w:divBdr>
        <w:top w:val="none" w:sz="0" w:space="0" w:color="auto"/>
        <w:left w:val="none" w:sz="0" w:space="0" w:color="auto"/>
        <w:bottom w:val="none" w:sz="0" w:space="0" w:color="auto"/>
        <w:right w:val="none" w:sz="0" w:space="0" w:color="auto"/>
      </w:divBdr>
    </w:div>
    <w:div w:id="456486634">
      <w:bodyDiv w:val="1"/>
      <w:marLeft w:val="0"/>
      <w:marRight w:val="0"/>
      <w:marTop w:val="0"/>
      <w:marBottom w:val="0"/>
      <w:divBdr>
        <w:top w:val="none" w:sz="0" w:space="0" w:color="auto"/>
        <w:left w:val="none" w:sz="0" w:space="0" w:color="auto"/>
        <w:bottom w:val="none" w:sz="0" w:space="0" w:color="auto"/>
        <w:right w:val="none" w:sz="0" w:space="0" w:color="auto"/>
      </w:divBdr>
    </w:div>
    <w:div w:id="456610768">
      <w:bodyDiv w:val="1"/>
      <w:marLeft w:val="0"/>
      <w:marRight w:val="0"/>
      <w:marTop w:val="0"/>
      <w:marBottom w:val="0"/>
      <w:divBdr>
        <w:top w:val="none" w:sz="0" w:space="0" w:color="auto"/>
        <w:left w:val="none" w:sz="0" w:space="0" w:color="auto"/>
        <w:bottom w:val="none" w:sz="0" w:space="0" w:color="auto"/>
        <w:right w:val="none" w:sz="0" w:space="0" w:color="auto"/>
      </w:divBdr>
    </w:div>
    <w:div w:id="456800357">
      <w:bodyDiv w:val="1"/>
      <w:marLeft w:val="0"/>
      <w:marRight w:val="0"/>
      <w:marTop w:val="0"/>
      <w:marBottom w:val="0"/>
      <w:divBdr>
        <w:top w:val="none" w:sz="0" w:space="0" w:color="auto"/>
        <w:left w:val="none" w:sz="0" w:space="0" w:color="auto"/>
        <w:bottom w:val="none" w:sz="0" w:space="0" w:color="auto"/>
        <w:right w:val="none" w:sz="0" w:space="0" w:color="auto"/>
      </w:divBdr>
    </w:div>
    <w:div w:id="456872387">
      <w:bodyDiv w:val="1"/>
      <w:marLeft w:val="0"/>
      <w:marRight w:val="0"/>
      <w:marTop w:val="0"/>
      <w:marBottom w:val="0"/>
      <w:divBdr>
        <w:top w:val="none" w:sz="0" w:space="0" w:color="auto"/>
        <w:left w:val="none" w:sz="0" w:space="0" w:color="auto"/>
        <w:bottom w:val="none" w:sz="0" w:space="0" w:color="auto"/>
        <w:right w:val="none" w:sz="0" w:space="0" w:color="auto"/>
      </w:divBdr>
    </w:div>
    <w:div w:id="457602188">
      <w:bodyDiv w:val="1"/>
      <w:marLeft w:val="0"/>
      <w:marRight w:val="0"/>
      <w:marTop w:val="0"/>
      <w:marBottom w:val="0"/>
      <w:divBdr>
        <w:top w:val="none" w:sz="0" w:space="0" w:color="auto"/>
        <w:left w:val="none" w:sz="0" w:space="0" w:color="auto"/>
        <w:bottom w:val="none" w:sz="0" w:space="0" w:color="auto"/>
        <w:right w:val="none" w:sz="0" w:space="0" w:color="auto"/>
      </w:divBdr>
    </w:div>
    <w:div w:id="457723369">
      <w:bodyDiv w:val="1"/>
      <w:marLeft w:val="0"/>
      <w:marRight w:val="0"/>
      <w:marTop w:val="0"/>
      <w:marBottom w:val="0"/>
      <w:divBdr>
        <w:top w:val="none" w:sz="0" w:space="0" w:color="auto"/>
        <w:left w:val="none" w:sz="0" w:space="0" w:color="auto"/>
        <w:bottom w:val="none" w:sz="0" w:space="0" w:color="auto"/>
        <w:right w:val="none" w:sz="0" w:space="0" w:color="auto"/>
      </w:divBdr>
    </w:div>
    <w:div w:id="458113541">
      <w:bodyDiv w:val="1"/>
      <w:marLeft w:val="0"/>
      <w:marRight w:val="0"/>
      <w:marTop w:val="0"/>
      <w:marBottom w:val="0"/>
      <w:divBdr>
        <w:top w:val="none" w:sz="0" w:space="0" w:color="auto"/>
        <w:left w:val="none" w:sz="0" w:space="0" w:color="auto"/>
        <w:bottom w:val="none" w:sz="0" w:space="0" w:color="auto"/>
        <w:right w:val="none" w:sz="0" w:space="0" w:color="auto"/>
      </w:divBdr>
    </w:div>
    <w:div w:id="458114640">
      <w:bodyDiv w:val="1"/>
      <w:marLeft w:val="0"/>
      <w:marRight w:val="0"/>
      <w:marTop w:val="0"/>
      <w:marBottom w:val="0"/>
      <w:divBdr>
        <w:top w:val="none" w:sz="0" w:space="0" w:color="auto"/>
        <w:left w:val="none" w:sz="0" w:space="0" w:color="auto"/>
        <w:bottom w:val="none" w:sz="0" w:space="0" w:color="auto"/>
        <w:right w:val="none" w:sz="0" w:space="0" w:color="auto"/>
      </w:divBdr>
    </w:div>
    <w:div w:id="458378428">
      <w:bodyDiv w:val="1"/>
      <w:marLeft w:val="0"/>
      <w:marRight w:val="0"/>
      <w:marTop w:val="0"/>
      <w:marBottom w:val="0"/>
      <w:divBdr>
        <w:top w:val="none" w:sz="0" w:space="0" w:color="auto"/>
        <w:left w:val="none" w:sz="0" w:space="0" w:color="auto"/>
        <w:bottom w:val="none" w:sz="0" w:space="0" w:color="auto"/>
        <w:right w:val="none" w:sz="0" w:space="0" w:color="auto"/>
      </w:divBdr>
    </w:div>
    <w:div w:id="458647844">
      <w:bodyDiv w:val="1"/>
      <w:marLeft w:val="0"/>
      <w:marRight w:val="0"/>
      <w:marTop w:val="0"/>
      <w:marBottom w:val="0"/>
      <w:divBdr>
        <w:top w:val="none" w:sz="0" w:space="0" w:color="auto"/>
        <w:left w:val="none" w:sz="0" w:space="0" w:color="auto"/>
        <w:bottom w:val="none" w:sz="0" w:space="0" w:color="auto"/>
        <w:right w:val="none" w:sz="0" w:space="0" w:color="auto"/>
      </w:divBdr>
    </w:div>
    <w:div w:id="458687461">
      <w:bodyDiv w:val="1"/>
      <w:marLeft w:val="0"/>
      <w:marRight w:val="0"/>
      <w:marTop w:val="0"/>
      <w:marBottom w:val="0"/>
      <w:divBdr>
        <w:top w:val="none" w:sz="0" w:space="0" w:color="auto"/>
        <w:left w:val="none" w:sz="0" w:space="0" w:color="auto"/>
        <w:bottom w:val="none" w:sz="0" w:space="0" w:color="auto"/>
        <w:right w:val="none" w:sz="0" w:space="0" w:color="auto"/>
      </w:divBdr>
    </w:div>
    <w:div w:id="458955436">
      <w:bodyDiv w:val="1"/>
      <w:marLeft w:val="0"/>
      <w:marRight w:val="0"/>
      <w:marTop w:val="0"/>
      <w:marBottom w:val="0"/>
      <w:divBdr>
        <w:top w:val="none" w:sz="0" w:space="0" w:color="auto"/>
        <w:left w:val="none" w:sz="0" w:space="0" w:color="auto"/>
        <w:bottom w:val="none" w:sz="0" w:space="0" w:color="auto"/>
        <w:right w:val="none" w:sz="0" w:space="0" w:color="auto"/>
      </w:divBdr>
    </w:div>
    <w:div w:id="459110935">
      <w:bodyDiv w:val="1"/>
      <w:marLeft w:val="0"/>
      <w:marRight w:val="0"/>
      <w:marTop w:val="0"/>
      <w:marBottom w:val="0"/>
      <w:divBdr>
        <w:top w:val="none" w:sz="0" w:space="0" w:color="auto"/>
        <w:left w:val="none" w:sz="0" w:space="0" w:color="auto"/>
        <w:bottom w:val="none" w:sz="0" w:space="0" w:color="auto"/>
        <w:right w:val="none" w:sz="0" w:space="0" w:color="auto"/>
      </w:divBdr>
    </w:div>
    <w:div w:id="459307466">
      <w:bodyDiv w:val="1"/>
      <w:marLeft w:val="0"/>
      <w:marRight w:val="0"/>
      <w:marTop w:val="0"/>
      <w:marBottom w:val="0"/>
      <w:divBdr>
        <w:top w:val="none" w:sz="0" w:space="0" w:color="auto"/>
        <w:left w:val="none" w:sz="0" w:space="0" w:color="auto"/>
        <w:bottom w:val="none" w:sz="0" w:space="0" w:color="auto"/>
        <w:right w:val="none" w:sz="0" w:space="0" w:color="auto"/>
      </w:divBdr>
    </w:div>
    <w:div w:id="460076929">
      <w:bodyDiv w:val="1"/>
      <w:marLeft w:val="0"/>
      <w:marRight w:val="0"/>
      <w:marTop w:val="0"/>
      <w:marBottom w:val="0"/>
      <w:divBdr>
        <w:top w:val="none" w:sz="0" w:space="0" w:color="auto"/>
        <w:left w:val="none" w:sz="0" w:space="0" w:color="auto"/>
        <w:bottom w:val="none" w:sz="0" w:space="0" w:color="auto"/>
        <w:right w:val="none" w:sz="0" w:space="0" w:color="auto"/>
      </w:divBdr>
    </w:div>
    <w:div w:id="460080719">
      <w:bodyDiv w:val="1"/>
      <w:marLeft w:val="0"/>
      <w:marRight w:val="0"/>
      <w:marTop w:val="0"/>
      <w:marBottom w:val="0"/>
      <w:divBdr>
        <w:top w:val="none" w:sz="0" w:space="0" w:color="auto"/>
        <w:left w:val="none" w:sz="0" w:space="0" w:color="auto"/>
        <w:bottom w:val="none" w:sz="0" w:space="0" w:color="auto"/>
        <w:right w:val="none" w:sz="0" w:space="0" w:color="auto"/>
      </w:divBdr>
    </w:div>
    <w:div w:id="460152642">
      <w:bodyDiv w:val="1"/>
      <w:marLeft w:val="0"/>
      <w:marRight w:val="0"/>
      <w:marTop w:val="0"/>
      <w:marBottom w:val="0"/>
      <w:divBdr>
        <w:top w:val="none" w:sz="0" w:space="0" w:color="auto"/>
        <w:left w:val="none" w:sz="0" w:space="0" w:color="auto"/>
        <w:bottom w:val="none" w:sz="0" w:space="0" w:color="auto"/>
        <w:right w:val="none" w:sz="0" w:space="0" w:color="auto"/>
      </w:divBdr>
    </w:div>
    <w:div w:id="460533883">
      <w:bodyDiv w:val="1"/>
      <w:marLeft w:val="0"/>
      <w:marRight w:val="0"/>
      <w:marTop w:val="0"/>
      <w:marBottom w:val="0"/>
      <w:divBdr>
        <w:top w:val="none" w:sz="0" w:space="0" w:color="auto"/>
        <w:left w:val="none" w:sz="0" w:space="0" w:color="auto"/>
        <w:bottom w:val="none" w:sz="0" w:space="0" w:color="auto"/>
        <w:right w:val="none" w:sz="0" w:space="0" w:color="auto"/>
      </w:divBdr>
    </w:div>
    <w:div w:id="460997678">
      <w:bodyDiv w:val="1"/>
      <w:marLeft w:val="0"/>
      <w:marRight w:val="0"/>
      <w:marTop w:val="0"/>
      <w:marBottom w:val="0"/>
      <w:divBdr>
        <w:top w:val="none" w:sz="0" w:space="0" w:color="auto"/>
        <w:left w:val="none" w:sz="0" w:space="0" w:color="auto"/>
        <w:bottom w:val="none" w:sz="0" w:space="0" w:color="auto"/>
        <w:right w:val="none" w:sz="0" w:space="0" w:color="auto"/>
      </w:divBdr>
    </w:div>
    <w:div w:id="461045930">
      <w:bodyDiv w:val="1"/>
      <w:marLeft w:val="0"/>
      <w:marRight w:val="0"/>
      <w:marTop w:val="0"/>
      <w:marBottom w:val="0"/>
      <w:divBdr>
        <w:top w:val="none" w:sz="0" w:space="0" w:color="auto"/>
        <w:left w:val="none" w:sz="0" w:space="0" w:color="auto"/>
        <w:bottom w:val="none" w:sz="0" w:space="0" w:color="auto"/>
        <w:right w:val="none" w:sz="0" w:space="0" w:color="auto"/>
      </w:divBdr>
    </w:div>
    <w:div w:id="461651543">
      <w:bodyDiv w:val="1"/>
      <w:marLeft w:val="0"/>
      <w:marRight w:val="0"/>
      <w:marTop w:val="0"/>
      <w:marBottom w:val="0"/>
      <w:divBdr>
        <w:top w:val="none" w:sz="0" w:space="0" w:color="auto"/>
        <w:left w:val="none" w:sz="0" w:space="0" w:color="auto"/>
        <w:bottom w:val="none" w:sz="0" w:space="0" w:color="auto"/>
        <w:right w:val="none" w:sz="0" w:space="0" w:color="auto"/>
      </w:divBdr>
    </w:div>
    <w:div w:id="461922774">
      <w:bodyDiv w:val="1"/>
      <w:marLeft w:val="0"/>
      <w:marRight w:val="0"/>
      <w:marTop w:val="0"/>
      <w:marBottom w:val="0"/>
      <w:divBdr>
        <w:top w:val="none" w:sz="0" w:space="0" w:color="auto"/>
        <w:left w:val="none" w:sz="0" w:space="0" w:color="auto"/>
        <w:bottom w:val="none" w:sz="0" w:space="0" w:color="auto"/>
        <w:right w:val="none" w:sz="0" w:space="0" w:color="auto"/>
      </w:divBdr>
    </w:div>
    <w:div w:id="462232039">
      <w:bodyDiv w:val="1"/>
      <w:marLeft w:val="0"/>
      <w:marRight w:val="0"/>
      <w:marTop w:val="0"/>
      <w:marBottom w:val="0"/>
      <w:divBdr>
        <w:top w:val="none" w:sz="0" w:space="0" w:color="auto"/>
        <w:left w:val="none" w:sz="0" w:space="0" w:color="auto"/>
        <w:bottom w:val="none" w:sz="0" w:space="0" w:color="auto"/>
        <w:right w:val="none" w:sz="0" w:space="0" w:color="auto"/>
      </w:divBdr>
    </w:div>
    <w:div w:id="462508051">
      <w:bodyDiv w:val="1"/>
      <w:marLeft w:val="0"/>
      <w:marRight w:val="0"/>
      <w:marTop w:val="0"/>
      <w:marBottom w:val="0"/>
      <w:divBdr>
        <w:top w:val="none" w:sz="0" w:space="0" w:color="auto"/>
        <w:left w:val="none" w:sz="0" w:space="0" w:color="auto"/>
        <w:bottom w:val="none" w:sz="0" w:space="0" w:color="auto"/>
        <w:right w:val="none" w:sz="0" w:space="0" w:color="auto"/>
      </w:divBdr>
    </w:div>
    <w:div w:id="463425808">
      <w:bodyDiv w:val="1"/>
      <w:marLeft w:val="0"/>
      <w:marRight w:val="0"/>
      <w:marTop w:val="0"/>
      <w:marBottom w:val="0"/>
      <w:divBdr>
        <w:top w:val="none" w:sz="0" w:space="0" w:color="auto"/>
        <w:left w:val="none" w:sz="0" w:space="0" w:color="auto"/>
        <w:bottom w:val="none" w:sz="0" w:space="0" w:color="auto"/>
        <w:right w:val="none" w:sz="0" w:space="0" w:color="auto"/>
      </w:divBdr>
    </w:div>
    <w:div w:id="463546548">
      <w:bodyDiv w:val="1"/>
      <w:marLeft w:val="0"/>
      <w:marRight w:val="0"/>
      <w:marTop w:val="0"/>
      <w:marBottom w:val="0"/>
      <w:divBdr>
        <w:top w:val="none" w:sz="0" w:space="0" w:color="auto"/>
        <w:left w:val="none" w:sz="0" w:space="0" w:color="auto"/>
        <w:bottom w:val="none" w:sz="0" w:space="0" w:color="auto"/>
        <w:right w:val="none" w:sz="0" w:space="0" w:color="auto"/>
      </w:divBdr>
    </w:div>
    <w:div w:id="463667238">
      <w:bodyDiv w:val="1"/>
      <w:marLeft w:val="0"/>
      <w:marRight w:val="0"/>
      <w:marTop w:val="0"/>
      <w:marBottom w:val="0"/>
      <w:divBdr>
        <w:top w:val="none" w:sz="0" w:space="0" w:color="auto"/>
        <w:left w:val="none" w:sz="0" w:space="0" w:color="auto"/>
        <w:bottom w:val="none" w:sz="0" w:space="0" w:color="auto"/>
        <w:right w:val="none" w:sz="0" w:space="0" w:color="auto"/>
      </w:divBdr>
    </w:div>
    <w:div w:id="463934724">
      <w:bodyDiv w:val="1"/>
      <w:marLeft w:val="0"/>
      <w:marRight w:val="0"/>
      <w:marTop w:val="0"/>
      <w:marBottom w:val="0"/>
      <w:divBdr>
        <w:top w:val="none" w:sz="0" w:space="0" w:color="auto"/>
        <w:left w:val="none" w:sz="0" w:space="0" w:color="auto"/>
        <w:bottom w:val="none" w:sz="0" w:space="0" w:color="auto"/>
        <w:right w:val="none" w:sz="0" w:space="0" w:color="auto"/>
      </w:divBdr>
    </w:div>
    <w:div w:id="464005833">
      <w:bodyDiv w:val="1"/>
      <w:marLeft w:val="0"/>
      <w:marRight w:val="0"/>
      <w:marTop w:val="0"/>
      <w:marBottom w:val="0"/>
      <w:divBdr>
        <w:top w:val="none" w:sz="0" w:space="0" w:color="auto"/>
        <w:left w:val="none" w:sz="0" w:space="0" w:color="auto"/>
        <w:bottom w:val="none" w:sz="0" w:space="0" w:color="auto"/>
        <w:right w:val="none" w:sz="0" w:space="0" w:color="auto"/>
      </w:divBdr>
    </w:div>
    <w:div w:id="464473484">
      <w:bodyDiv w:val="1"/>
      <w:marLeft w:val="0"/>
      <w:marRight w:val="0"/>
      <w:marTop w:val="0"/>
      <w:marBottom w:val="0"/>
      <w:divBdr>
        <w:top w:val="none" w:sz="0" w:space="0" w:color="auto"/>
        <w:left w:val="none" w:sz="0" w:space="0" w:color="auto"/>
        <w:bottom w:val="none" w:sz="0" w:space="0" w:color="auto"/>
        <w:right w:val="none" w:sz="0" w:space="0" w:color="auto"/>
      </w:divBdr>
    </w:div>
    <w:div w:id="465858280">
      <w:bodyDiv w:val="1"/>
      <w:marLeft w:val="0"/>
      <w:marRight w:val="0"/>
      <w:marTop w:val="0"/>
      <w:marBottom w:val="0"/>
      <w:divBdr>
        <w:top w:val="none" w:sz="0" w:space="0" w:color="auto"/>
        <w:left w:val="none" w:sz="0" w:space="0" w:color="auto"/>
        <w:bottom w:val="none" w:sz="0" w:space="0" w:color="auto"/>
        <w:right w:val="none" w:sz="0" w:space="0" w:color="auto"/>
      </w:divBdr>
    </w:div>
    <w:div w:id="466094478">
      <w:bodyDiv w:val="1"/>
      <w:marLeft w:val="0"/>
      <w:marRight w:val="0"/>
      <w:marTop w:val="0"/>
      <w:marBottom w:val="0"/>
      <w:divBdr>
        <w:top w:val="none" w:sz="0" w:space="0" w:color="auto"/>
        <w:left w:val="none" w:sz="0" w:space="0" w:color="auto"/>
        <w:bottom w:val="none" w:sz="0" w:space="0" w:color="auto"/>
        <w:right w:val="none" w:sz="0" w:space="0" w:color="auto"/>
      </w:divBdr>
    </w:div>
    <w:div w:id="466703358">
      <w:bodyDiv w:val="1"/>
      <w:marLeft w:val="0"/>
      <w:marRight w:val="0"/>
      <w:marTop w:val="0"/>
      <w:marBottom w:val="0"/>
      <w:divBdr>
        <w:top w:val="none" w:sz="0" w:space="0" w:color="auto"/>
        <w:left w:val="none" w:sz="0" w:space="0" w:color="auto"/>
        <w:bottom w:val="none" w:sz="0" w:space="0" w:color="auto"/>
        <w:right w:val="none" w:sz="0" w:space="0" w:color="auto"/>
      </w:divBdr>
    </w:div>
    <w:div w:id="467091714">
      <w:bodyDiv w:val="1"/>
      <w:marLeft w:val="0"/>
      <w:marRight w:val="0"/>
      <w:marTop w:val="0"/>
      <w:marBottom w:val="0"/>
      <w:divBdr>
        <w:top w:val="none" w:sz="0" w:space="0" w:color="auto"/>
        <w:left w:val="none" w:sz="0" w:space="0" w:color="auto"/>
        <w:bottom w:val="none" w:sz="0" w:space="0" w:color="auto"/>
        <w:right w:val="none" w:sz="0" w:space="0" w:color="auto"/>
      </w:divBdr>
    </w:div>
    <w:div w:id="467477016">
      <w:bodyDiv w:val="1"/>
      <w:marLeft w:val="0"/>
      <w:marRight w:val="0"/>
      <w:marTop w:val="0"/>
      <w:marBottom w:val="0"/>
      <w:divBdr>
        <w:top w:val="none" w:sz="0" w:space="0" w:color="auto"/>
        <w:left w:val="none" w:sz="0" w:space="0" w:color="auto"/>
        <w:bottom w:val="none" w:sz="0" w:space="0" w:color="auto"/>
        <w:right w:val="none" w:sz="0" w:space="0" w:color="auto"/>
      </w:divBdr>
    </w:div>
    <w:div w:id="467745655">
      <w:bodyDiv w:val="1"/>
      <w:marLeft w:val="0"/>
      <w:marRight w:val="0"/>
      <w:marTop w:val="0"/>
      <w:marBottom w:val="0"/>
      <w:divBdr>
        <w:top w:val="none" w:sz="0" w:space="0" w:color="auto"/>
        <w:left w:val="none" w:sz="0" w:space="0" w:color="auto"/>
        <w:bottom w:val="none" w:sz="0" w:space="0" w:color="auto"/>
        <w:right w:val="none" w:sz="0" w:space="0" w:color="auto"/>
      </w:divBdr>
    </w:div>
    <w:div w:id="467825040">
      <w:bodyDiv w:val="1"/>
      <w:marLeft w:val="0"/>
      <w:marRight w:val="0"/>
      <w:marTop w:val="0"/>
      <w:marBottom w:val="0"/>
      <w:divBdr>
        <w:top w:val="none" w:sz="0" w:space="0" w:color="auto"/>
        <w:left w:val="none" w:sz="0" w:space="0" w:color="auto"/>
        <w:bottom w:val="none" w:sz="0" w:space="0" w:color="auto"/>
        <w:right w:val="none" w:sz="0" w:space="0" w:color="auto"/>
      </w:divBdr>
    </w:div>
    <w:div w:id="467866652">
      <w:bodyDiv w:val="1"/>
      <w:marLeft w:val="0"/>
      <w:marRight w:val="0"/>
      <w:marTop w:val="0"/>
      <w:marBottom w:val="0"/>
      <w:divBdr>
        <w:top w:val="none" w:sz="0" w:space="0" w:color="auto"/>
        <w:left w:val="none" w:sz="0" w:space="0" w:color="auto"/>
        <w:bottom w:val="none" w:sz="0" w:space="0" w:color="auto"/>
        <w:right w:val="none" w:sz="0" w:space="0" w:color="auto"/>
      </w:divBdr>
    </w:div>
    <w:div w:id="468594992">
      <w:bodyDiv w:val="1"/>
      <w:marLeft w:val="0"/>
      <w:marRight w:val="0"/>
      <w:marTop w:val="0"/>
      <w:marBottom w:val="0"/>
      <w:divBdr>
        <w:top w:val="none" w:sz="0" w:space="0" w:color="auto"/>
        <w:left w:val="none" w:sz="0" w:space="0" w:color="auto"/>
        <w:bottom w:val="none" w:sz="0" w:space="0" w:color="auto"/>
        <w:right w:val="none" w:sz="0" w:space="0" w:color="auto"/>
      </w:divBdr>
    </w:div>
    <w:div w:id="468787582">
      <w:bodyDiv w:val="1"/>
      <w:marLeft w:val="0"/>
      <w:marRight w:val="0"/>
      <w:marTop w:val="0"/>
      <w:marBottom w:val="0"/>
      <w:divBdr>
        <w:top w:val="none" w:sz="0" w:space="0" w:color="auto"/>
        <w:left w:val="none" w:sz="0" w:space="0" w:color="auto"/>
        <w:bottom w:val="none" w:sz="0" w:space="0" w:color="auto"/>
        <w:right w:val="none" w:sz="0" w:space="0" w:color="auto"/>
      </w:divBdr>
    </w:div>
    <w:div w:id="469129802">
      <w:bodyDiv w:val="1"/>
      <w:marLeft w:val="0"/>
      <w:marRight w:val="0"/>
      <w:marTop w:val="0"/>
      <w:marBottom w:val="0"/>
      <w:divBdr>
        <w:top w:val="none" w:sz="0" w:space="0" w:color="auto"/>
        <w:left w:val="none" w:sz="0" w:space="0" w:color="auto"/>
        <w:bottom w:val="none" w:sz="0" w:space="0" w:color="auto"/>
        <w:right w:val="none" w:sz="0" w:space="0" w:color="auto"/>
      </w:divBdr>
    </w:div>
    <w:div w:id="469174422">
      <w:bodyDiv w:val="1"/>
      <w:marLeft w:val="0"/>
      <w:marRight w:val="0"/>
      <w:marTop w:val="0"/>
      <w:marBottom w:val="0"/>
      <w:divBdr>
        <w:top w:val="none" w:sz="0" w:space="0" w:color="auto"/>
        <w:left w:val="none" w:sz="0" w:space="0" w:color="auto"/>
        <w:bottom w:val="none" w:sz="0" w:space="0" w:color="auto"/>
        <w:right w:val="none" w:sz="0" w:space="0" w:color="auto"/>
      </w:divBdr>
    </w:div>
    <w:div w:id="469247762">
      <w:bodyDiv w:val="1"/>
      <w:marLeft w:val="0"/>
      <w:marRight w:val="0"/>
      <w:marTop w:val="0"/>
      <w:marBottom w:val="0"/>
      <w:divBdr>
        <w:top w:val="none" w:sz="0" w:space="0" w:color="auto"/>
        <w:left w:val="none" w:sz="0" w:space="0" w:color="auto"/>
        <w:bottom w:val="none" w:sz="0" w:space="0" w:color="auto"/>
        <w:right w:val="none" w:sz="0" w:space="0" w:color="auto"/>
      </w:divBdr>
    </w:div>
    <w:div w:id="469252850">
      <w:bodyDiv w:val="1"/>
      <w:marLeft w:val="0"/>
      <w:marRight w:val="0"/>
      <w:marTop w:val="0"/>
      <w:marBottom w:val="0"/>
      <w:divBdr>
        <w:top w:val="none" w:sz="0" w:space="0" w:color="auto"/>
        <w:left w:val="none" w:sz="0" w:space="0" w:color="auto"/>
        <w:bottom w:val="none" w:sz="0" w:space="0" w:color="auto"/>
        <w:right w:val="none" w:sz="0" w:space="0" w:color="auto"/>
      </w:divBdr>
    </w:div>
    <w:div w:id="469446827">
      <w:bodyDiv w:val="1"/>
      <w:marLeft w:val="0"/>
      <w:marRight w:val="0"/>
      <w:marTop w:val="0"/>
      <w:marBottom w:val="0"/>
      <w:divBdr>
        <w:top w:val="none" w:sz="0" w:space="0" w:color="auto"/>
        <w:left w:val="none" w:sz="0" w:space="0" w:color="auto"/>
        <w:bottom w:val="none" w:sz="0" w:space="0" w:color="auto"/>
        <w:right w:val="none" w:sz="0" w:space="0" w:color="auto"/>
      </w:divBdr>
    </w:div>
    <w:div w:id="469905193">
      <w:bodyDiv w:val="1"/>
      <w:marLeft w:val="0"/>
      <w:marRight w:val="0"/>
      <w:marTop w:val="0"/>
      <w:marBottom w:val="0"/>
      <w:divBdr>
        <w:top w:val="none" w:sz="0" w:space="0" w:color="auto"/>
        <w:left w:val="none" w:sz="0" w:space="0" w:color="auto"/>
        <w:bottom w:val="none" w:sz="0" w:space="0" w:color="auto"/>
        <w:right w:val="none" w:sz="0" w:space="0" w:color="auto"/>
      </w:divBdr>
    </w:div>
    <w:div w:id="470444679">
      <w:bodyDiv w:val="1"/>
      <w:marLeft w:val="0"/>
      <w:marRight w:val="0"/>
      <w:marTop w:val="0"/>
      <w:marBottom w:val="0"/>
      <w:divBdr>
        <w:top w:val="none" w:sz="0" w:space="0" w:color="auto"/>
        <w:left w:val="none" w:sz="0" w:space="0" w:color="auto"/>
        <w:bottom w:val="none" w:sz="0" w:space="0" w:color="auto"/>
        <w:right w:val="none" w:sz="0" w:space="0" w:color="auto"/>
      </w:divBdr>
    </w:div>
    <w:div w:id="470833885">
      <w:bodyDiv w:val="1"/>
      <w:marLeft w:val="0"/>
      <w:marRight w:val="0"/>
      <w:marTop w:val="0"/>
      <w:marBottom w:val="0"/>
      <w:divBdr>
        <w:top w:val="none" w:sz="0" w:space="0" w:color="auto"/>
        <w:left w:val="none" w:sz="0" w:space="0" w:color="auto"/>
        <w:bottom w:val="none" w:sz="0" w:space="0" w:color="auto"/>
        <w:right w:val="none" w:sz="0" w:space="0" w:color="auto"/>
      </w:divBdr>
    </w:div>
    <w:div w:id="470908300">
      <w:bodyDiv w:val="1"/>
      <w:marLeft w:val="0"/>
      <w:marRight w:val="0"/>
      <w:marTop w:val="0"/>
      <w:marBottom w:val="0"/>
      <w:divBdr>
        <w:top w:val="none" w:sz="0" w:space="0" w:color="auto"/>
        <w:left w:val="none" w:sz="0" w:space="0" w:color="auto"/>
        <w:bottom w:val="none" w:sz="0" w:space="0" w:color="auto"/>
        <w:right w:val="none" w:sz="0" w:space="0" w:color="auto"/>
      </w:divBdr>
    </w:div>
    <w:div w:id="471482961">
      <w:bodyDiv w:val="1"/>
      <w:marLeft w:val="0"/>
      <w:marRight w:val="0"/>
      <w:marTop w:val="0"/>
      <w:marBottom w:val="0"/>
      <w:divBdr>
        <w:top w:val="none" w:sz="0" w:space="0" w:color="auto"/>
        <w:left w:val="none" w:sz="0" w:space="0" w:color="auto"/>
        <w:bottom w:val="none" w:sz="0" w:space="0" w:color="auto"/>
        <w:right w:val="none" w:sz="0" w:space="0" w:color="auto"/>
      </w:divBdr>
    </w:div>
    <w:div w:id="471748452">
      <w:bodyDiv w:val="1"/>
      <w:marLeft w:val="0"/>
      <w:marRight w:val="0"/>
      <w:marTop w:val="0"/>
      <w:marBottom w:val="0"/>
      <w:divBdr>
        <w:top w:val="none" w:sz="0" w:space="0" w:color="auto"/>
        <w:left w:val="none" w:sz="0" w:space="0" w:color="auto"/>
        <w:bottom w:val="none" w:sz="0" w:space="0" w:color="auto"/>
        <w:right w:val="none" w:sz="0" w:space="0" w:color="auto"/>
      </w:divBdr>
    </w:div>
    <w:div w:id="471875619">
      <w:bodyDiv w:val="1"/>
      <w:marLeft w:val="0"/>
      <w:marRight w:val="0"/>
      <w:marTop w:val="0"/>
      <w:marBottom w:val="0"/>
      <w:divBdr>
        <w:top w:val="none" w:sz="0" w:space="0" w:color="auto"/>
        <w:left w:val="none" w:sz="0" w:space="0" w:color="auto"/>
        <w:bottom w:val="none" w:sz="0" w:space="0" w:color="auto"/>
        <w:right w:val="none" w:sz="0" w:space="0" w:color="auto"/>
      </w:divBdr>
    </w:div>
    <w:div w:id="472018029">
      <w:bodyDiv w:val="1"/>
      <w:marLeft w:val="0"/>
      <w:marRight w:val="0"/>
      <w:marTop w:val="0"/>
      <w:marBottom w:val="0"/>
      <w:divBdr>
        <w:top w:val="none" w:sz="0" w:space="0" w:color="auto"/>
        <w:left w:val="none" w:sz="0" w:space="0" w:color="auto"/>
        <w:bottom w:val="none" w:sz="0" w:space="0" w:color="auto"/>
        <w:right w:val="none" w:sz="0" w:space="0" w:color="auto"/>
      </w:divBdr>
    </w:div>
    <w:div w:id="472019066">
      <w:bodyDiv w:val="1"/>
      <w:marLeft w:val="0"/>
      <w:marRight w:val="0"/>
      <w:marTop w:val="0"/>
      <w:marBottom w:val="0"/>
      <w:divBdr>
        <w:top w:val="none" w:sz="0" w:space="0" w:color="auto"/>
        <w:left w:val="none" w:sz="0" w:space="0" w:color="auto"/>
        <w:bottom w:val="none" w:sz="0" w:space="0" w:color="auto"/>
        <w:right w:val="none" w:sz="0" w:space="0" w:color="auto"/>
      </w:divBdr>
    </w:div>
    <w:div w:id="472334634">
      <w:bodyDiv w:val="1"/>
      <w:marLeft w:val="0"/>
      <w:marRight w:val="0"/>
      <w:marTop w:val="0"/>
      <w:marBottom w:val="0"/>
      <w:divBdr>
        <w:top w:val="none" w:sz="0" w:space="0" w:color="auto"/>
        <w:left w:val="none" w:sz="0" w:space="0" w:color="auto"/>
        <w:bottom w:val="none" w:sz="0" w:space="0" w:color="auto"/>
        <w:right w:val="none" w:sz="0" w:space="0" w:color="auto"/>
      </w:divBdr>
    </w:div>
    <w:div w:id="472648447">
      <w:bodyDiv w:val="1"/>
      <w:marLeft w:val="0"/>
      <w:marRight w:val="0"/>
      <w:marTop w:val="0"/>
      <w:marBottom w:val="0"/>
      <w:divBdr>
        <w:top w:val="none" w:sz="0" w:space="0" w:color="auto"/>
        <w:left w:val="none" w:sz="0" w:space="0" w:color="auto"/>
        <w:bottom w:val="none" w:sz="0" w:space="0" w:color="auto"/>
        <w:right w:val="none" w:sz="0" w:space="0" w:color="auto"/>
      </w:divBdr>
    </w:div>
    <w:div w:id="474294499">
      <w:bodyDiv w:val="1"/>
      <w:marLeft w:val="0"/>
      <w:marRight w:val="0"/>
      <w:marTop w:val="0"/>
      <w:marBottom w:val="0"/>
      <w:divBdr>
        <w:top w:val="none" w:sz="0" w:space="0" w:color="auto"/>
        <w:left w:val="none" w:sz="0" w:space="0" w:color="auto"/>
        <w:bottom w:val="none" w:sz="0" w:space="0" w:color="auto"/>
        <w:right w:val="none" w:sz="0" w:space="0" w:color="auto"/>
      </w:divBdr>
    </w:div>
    <w:div w:id="474377358">
      <w:bodyDiv w:val="1"/>
      <w:marLeft w:val="0"/>
      <w:marRight w:val="0"/>
      <w:marTop w:val="0"/>
      <w:marBottom w:val="0"/>
      <w:divBdr>
        <w:top w:val="none" w:sz="0" w:space="0" w:color="auto"/>
        <w:left w:val="none" w:sz="0" w:space="0" w:color="auto"/>
        <w:bottom w:val="none" w:sz="0" w:space="0" w:color="auto"/>
        <w:right w:val="none" w:sz="0" w:space="0" w:color="auto"/>
      </w:divBdr>
    </w:div>
    <w:div w:id="474378044">
      <w:bodyDiv w:val="1"/>
      <w:marLeft w:val="0"/>
      <w:marRight w:val="0"/>
      <w:marTop w:val="0"/>
      <w:marBottom w:val="0"/>
      <w:divBdr>
        <w:top w:val="none" w:sz="0" w:space="0" w:color="auto"/>
        <w:left w:val="none" w:sz="0" w:space="0" w:color="auto"/>
        <w:bottom w:val="none" w:sz="0" w:space="0" w:color="auto"/>
        <w:right w:val="none" w:sz="0" w:space="0" w:color="auto"/>
      </w:divBdr>
    </w:div>
    <w:div w:id="474952324">
      <w:bodyDiv w:val="1"/>
      <w:marLeft w:val="0"/>
      <w:marRight w:val="0"/>
      <w:marTop w:val="0"/>
      <w:marBottom w:val="0"/>
      <w:divBdr>
        <w:top w:val="none" w:sz="0" w:space="0" w:color="auto"/>
        <w:left w:val="none" w:sz="0" w:space="0" w:color="auto"/>
        <w:bottom w:val="none" w:sz="0" w:space="0" w:color="auto"/>
        <w:right w:val="none" w:sz="0" w:space="0" w:color="auto"/>
      </w:divBdr>
    </w:div>
    <w:div w:id="475076424">
      <w:bodyDiv w:val="1"/>
      <w:marLeft w:val="0"/>
      <w:marRight w:val="0"/>
      <w:marTop w:val="0"/>
      <w:marBottom w:val="0"/>
      <w:divBdr>
        <w:top w:val="none" w:sz="0" w:space="0" w:color="auto"/>
        <w:left w:val="none" w:sz="0" w:space="0" w:color="auto"/>
        <w:bottom w:val="none" w:sz="0" w:space="0" w:color="auto"/>
        <w:right w:val="none" w:sz="0" w:space="0" w:color="auto"/>
      </w:divBdr>
    </w:div>
    <w:div w:id="475222381">
      <w:bodyDiv w:val="1"/>
      <w:marLeft w:val="0"/>
      <w:marRight w:val="0"/>
      <w:marTop w:val="0"/>
      <w:marBottom w:val="0"/>
      <w:divBdr>
        <w:top w:val="none" w:sz="0" w:space="0" w:color="auto"/>
        <w:left w:val="none" w:sz="0" w:space="0" w:color="auto"/>
        <w:bottom w:val="none" w:sz="0" w:space="0" w:color="auto"/>
        <w:right w:val="none" w:sz="0" w:space="0" w:color="auto"/>
      </w:divBdr>
    </w:div>
    <w:div w:id="475496198">
      <w:bodyDiv w:val="1"/>
      <w:marLeft w:val="0"/>
      <w:marRight w:val="0"/>
      <w:marTop w:val="0"/>
      <w:marBottom w:val="0"/>
      <w:divBdr>
        <w:top w:val="none" w:sz="0" w:space="0" w:color="auto"/>
        <w:left w:val="none" w:sz="0" w:space="0" w:color="auto"/>
        <w:bottom w:val="none" w:sz="0" w:space="0" w:color="auto"/>
        <w:right w:val="none" w:sz="0" w:space="0" w:color="auto"/>
      </w:divBdr>
    </w:div>
    <w:div w:id="475533062">
      <w:bodyDiv w:val="1"/>
      <w:marLeft w:val="0"/>
      <w:marRight w:val="0"/>
      <w:marTop w:val="0"/>
      <w:marBottom w:val="0"/>
      <w:divBdr>
        <w:top w:val="none" w:sz="0" w:space="0" w:color="auto"/>
        <w:left w:val="none" w:sz="0" w:space="0" w:color="auto"/>
        <w:bottom w:val="none" w:sz="0" w:space="0" w:color="auto"/>
        <w:right w:val="none" w:sz="0" w:space="0" w:color="auto"/>
      </w:divBdr>
    </w:div>
    <w:div w:id="475684528">
      <w:bodyDiv w:val="1"/>
      <w:marLeft w:val="0"/>
      <w:marRight w:val="0"/>
      <w:marTop w:val="0"/>
      <w:marBottom w:val="0"/>
      <w:divBdr>
        <w:top w:val="none" w:sz="0" w:space="0" w:color="auto"/>
        <w:left w:val="none" w:sz="0" w:space="0" w:color="auto"/>
        <w:bottom w:val="none" w:sz="0" w:space="0" w:color="auto"/>
        <w:right w:val="none" w:sz="0" w:space="0" w:color="auto"/>
      </w:divBdr>
    </w:div>
    <w:div w:id="475878608">
      <w:bodyDiv w:val="1"/>
      <w:marLeft w:val="0"/>
      <w:marRight w:val="0"/>
      <w:marTop w:val="0"/>
      <w:marBottom w:val="0"/>
      <w:divBdr>
        <w:top w:val="none" w:sz="0" w:space="0" w:color="auto"/>
        <w:left w:val="none" w:sz="0" w:space="0" w:color="auto"/>
        <w:bottom w:val="none" w:sz="0" w:space="0" w:color="auto"/>
        <w:right w:val="none" w:sz="0" w:space="0" w:color="auto"/>
      </w:divBdr>
    </w:div>
    <w:div w:id="476000225">
      <w:bodyDiv w:val="1"/>
      <w:marLeft w:val="0"/>
      <w:marRight w:val="0"/>
      <w:marTop w:val="0"/>
      <w:marBottom w:val="0"/>
      <w:divBdr>
        <w:top w:val="none" w:sz="0" w:space="0" w:color="auto"/>
        <w:left w:val="none" w:sz="0" w:space="0" w:color="auto"/>
        <w:bottom w:val="none" w:sz="0" w:space="0" w:color="auto"/>
        <w:right w:val="none" w:sz="0" w:space="0" w:color="auto"/>
      </w:divBdr>
    </w:div>
    <w:div w:id="476142361">
      <w:bodyDiv w:val="1"/>
      <w:marLeft w:val="0"/>
      <w:marRight w:val="0"/>
      <w:marTop w:val="0"/>
      <w:marBottom w:val="0"/>
      <w:divBdr>
        <w:top w:val="none" w:sz="0" w:space="0" w:color="auto"/>
        <w:left w:val="none" w:sz="0" w:space="0" w:color="auto"/>
        <w:bottom w:val="none" w:sz="0" w:space="0" w:color="auto"/>
        <w:right w:val="none" w:sz="0" w:space="0" w:color="auto"/>
      </w:divBdr>
    </w:div>
    <w:div w:id="476144113">
      <w:bodyDiv w:val="1"/>
      <w:marLeft w:val="0"/>
      <w:marRight w:val="0"/>
      <w:marTop w:val="0"/>
      <w:marBottom w:val="0"/>
      <w:divBdr>
        <w:top w:val="none" w:sz="0" w:space="0" w:color="auto"/>
        <w:left w:val="none" w:sz="0" w:space="0" w:color="auto"/>
        <w:bottom w:val="none" w:sz="0" w:space="0" w:color="auto"/>
        <w:right w:val="none" w:sz="0" w:space="0" w:color="auto"/>
      </w:divBdr>
    </w:div>
    <w:div w:id="476190137">
      <w:bodyDiv w:val="1"/>
      <w:marLeft w:val="0"/>
      <w:marRight w:val="0"/>
      <w:marTop w:val="0"/>
      <w:marBottom w:val="0"/>
      <w:divBdr>
        <w:top w:val="none" w:sz="0" w:space="0" w:color="auto"/>
        <w:left w:val="none" w:sz="0" w:space="0" w:color="auto"/>
        <w:bottom w:val="none" w:sz="0" w:space="0" w:color="auto"/>
        <w:right w:val="none" w:sz="0" w:space="0" w:color="auto"/>
      </w:divBdr>
    </w:div>
    <w:div w:id="476453681">
      <w:bodyDiv w:val="1"/>
      <w:marLeft w:val="0"/>
      <w:marRight w:val="0"/>
      <w:marTop w:val="0"/>
      <w:marBottom w:val="0"/>
      <w:divBdr>
        <w:top w:val="none" w:sz="0" w:space="0" w:color="auto"/>
        <w:left w:val="none" w:sz="0" w:space="0" w:color="auto"/>
        <w:bottom w:val="none" w:sz="0" w:space="0" w:color="auto"/>
        <w:right w:val="none" w:sz="0" w:space="0" w:color="auto"/>
      </w:divBdr>
    </w:div>
    <w:div w:id="477190315">
      <w:bodyDiv w:val="1"/>
      <w:marLeft w:val="0"/>
      <w:marRight w:val="0"/>
      <w:marTop w:val="0"/>
      <w:marBottom w:val="0"/>
      <w:divBdr>
        <w:top w:val="none" w:sz="0" w:space="0" w:color="auto"/>
        <w:left w:val="none" w:sz="0" w:space="0" w:color="auto"/>
        <w:bottom w:val="none" w:sz="0" w:space="0" w:color="auto"/>
        <w:right w:val="none" w:sz="0" w:space="0" w:color="auto"/>
      </w:divBdr>
    </w:div>
    <w:div w:id="477696879">
      <w:bodyDiv w:val="1"/>
      <w:marLeft w:val="0"/>
      <w:marRight w:val="0"/>
      <w:marTop w:val="0"/>
      <w:marBottom w:val="0"/>
      <w:divBdr>
        <w:top w:val="none" w:sz="0" w:space="0" w:color="auto"/>
        <w:left w:val="none" w:sz="0" w:space="0" w:color="auto"/>
        <w:bottom w:val="none" w:sz="0" w:space="0" w:color="auto"/>
        <w:right w:val="none" w:sz="0" w:space="0" w:color="auto"/>
      </w:divBdr>
    </w:div>
    <w:div w:id="478886140">
      <w:bodyDiv w:val="1"/>
      <w:marLeft w:val="0"/>
      <w:marRight w:val="0"/>
      <w:marTop w:val="0"/>
      <w:marBottom w:val="0"/>
      <w:divBdr>
        <w:top w:val="none" w:sz="0" w:space="0" w:color="auto"/>
        <w:left w:val="none" w:sz="0" w:space="0" w:color="auto"/>
        <w:bottom w:val="none" w:sz="0" w:space="0" w:color="auto"/>
        <w:right w:val="none" w:sz="0" w:space="0" w:color="auto"/>
      </w:divBdr>
    </w:div>
    <w:div w:id="478964457">
      <w:bodyDiv w:val="1"/>
      <w:marLeft w:val="0"/>
      <w:marRight w:val="0"/>
      <w:marTop w:val="0"/>
      <w:marBottom w:val="0"/>
      <w:divBdr>
        <w:top w:val="none" w:sz="0" w:space="0" w:color="auto"/>
        <w:left w:val="none" w:sz="0" w:space="0" w:color="auto"/>
        <w:bottom w:val="none" w:sz="0" w:space="0" w:color="auto"/>
        <w:right w:val="none" w:sz="0" w:space="0" w:color="auto"/>
      </w:divBdr>
    </w:div>
    <w:div w:id="479426100">
      <w:bodyDiv w:val="1"/>
      <w:marLeft w:val="0"/>
      <w:marRight w:val="0"/>
      <w:marTop w:val="0"/>
      <w:marBottom w:val="0"/>
      <w:divBdr>
        <w:top w:val="none" w:sz="0" w:space="0" w:color="auto"/>
        <w:left w:val="none" w:sz="0" w:space="0" w:color="auto"/>
        <w:bottom w:val="none" w:sz="0" w:space="0" w:color="auto"/>
        <w:right w:val="none" w:sz="0" w:space="0" w:color="auto"/>
      </w:divBdr>
    </w:div>
    <w:div w:id="479812347">
      <w:bodyDiv w:val="1"/>
      <w:marLeft w:val="0"/>
      <w:marRight w:val="0"/>
      <w:marTop w:val="0"/>
      <w:marBottom w:val="0"/>
      <w:divBdr>
        <w:top w:val="none" w:sz="0" w:space="0" w:color="auto"/>
        <w:left w:val="none" w:sz="0" w:space="0" w:color="auto"/>
        <w:bottom w:val="none" w:sz="0" w:space="0" w:color="auto"/>
        <w:right w:val="none" w:sz="0" w:space="0" w:color="auto"/>
      </w:divBdr>
    </w:div>
    <w:div w:id="480007579">
      <w:bodyDiv w:val="1"/>
      <w:marLeft w:val="0"/>
      <w:marRight w:val="0"/>
      <w:marTop w:val="0"/>
      <w:marBottom w:val="0"/>
      <w:divBdr>
        <w:top w:val="none" w:sz="0" w:space="0" w:color="auto"/>
        <w:left w:val="none" w:sz="0" w:space="0" w:color="auto"/>
        <w:bottom w:val="none" w:sz="0" w:space="0" w:color="auto"/>
        <w:right w:val="none" w:sz="0" w:space="0" w:color="auto"/>
      </w:divBdr>
    </w:div>
    <w:div w:id="481821034">
      <w:bodyDiv w:val="1"/>
      <w:marLeft w:val="0"/>
      <w:marRight w:val="0"/>
      <w:marTop w:val="0"/>
      <w:marBottom w:val="0"/>
      <w:divBdr>
        <w:top w:val="none" w:sz="0" w:space="0" w:color="auto"/>
        <w:left w:val="none" w:sz="0" w:space="0" w:color="auto"/>
        <w:bottom w:val="none" w:sz="0" w:space="0" w:color="auto"/>
        <w:right w:val="none" w:sz="0" w:space="0" w:color="auto"/>
      </w:divBdr>
    </w:div>
    <w:div w:id="481846238">
      <w:bodyDiv w:val="1"/>
      <w:marLeft w:val="0"/>
      <w:marRight w:val="0"/>
      <w:marTop w:val="0"/>
      <w:marBottom w:val="0"/>
      <w:divBdr>
        <w:top w:val="none" w:sz="0" w:space="0" w:color="auto"/>
        <w:left w:val="none" w:sz="0" w:space="0" w:color="auto"/>
        <w:bottom w:val="none" w:sz="0" w:space="0" w:color="auto"/>
        <w:right w:val="none" w:sz="0" w:space="0" w:color="auto"/>
      </w:divBdr>
    </w:div>
    <w:div w:id="481847406">
      <w:bodyDiv w:val="1"/>
      <w:marLeft w:val="0"/>
      <w:marRight w:val="0"/>
      <w:marTop w:val="0"/>
      <w:marBottom w:val="0"/>
      <w:divBdr>
        <w:top w:val="none" w:sz="0" w:space="0" w:color="auto"/>
        <w:left w:val="none" w:sz="0" w:space="0" w:color="auto"/>
        <w:bottom w:val="none" w:sz="0" w:space="0" w:color="auto"/>
        <w:right w:val="none" w:sz="0" w:space="0" w:color="auto"/>
      </w:divBdr>
    </w:div>
    <w:div w:id="481969992">
      <w:bodyDiv w:val="1"/>
      <w:marLeft w:val="0"/>
      <w:marRight w:val="0"/>
      <w:marTop w:val="0"/>
      <w:marBottom w:val="0"/>
      <w:divBdr>
        <w:top w:val="none" w:sz="0" w:space="0" w:color="auto"/>
        <w:left w:val="none" w:sz="0" w:space="0" w:color="auto"/>
        <w:bottom w:val="none" w:sz="0" w:space="0" w:color="auto"/>
        <w:right w:val="none" w:sz="0" w:space="0" w:color="auto"/>
      </w:divBdr>
    </w:div>
    <w:div w:id="482502767">
      <w:bodyDiv w:val="1"/>
      <w:marLeft w:val="0"/>
      <w:marRight w:val="0"/>
      <w:marTop w:val="0"/>
      <w:marBottom w:val="0"/>
      <w:divBdr>
        <w:top w:val="none" w:sz="0" w:space="0" w:color="auto"/>
        <w:left w:val="none" w:sz="0" w:space="0" w:color="auto"/>
        <w:bottom w:val="none" w:sz="0" w:space="0" w:color="auto"/>
        <w:right w:val="none" w:sz="0" w:space="0" w:color="auto"/>
      </w:divBdr>
    </w:div>
    <w:div w:id="482820229">
      <w:bodyDiv w:val="1"/>
      <w:marLeft w:val="0"/>
      <w:marRight w:val="0"/>
      <w:marTop w:val="0"/>
      <w:marBottom w:val="0"/>
      <w:divBdr>
        <w:top w:val="none" w:sz="0" w:space="0" w:color="auto"/>
        <w:left w:val="none" w:sz="0" w:space="0" w:color="auto"/>
        <w:bottom w:val="none" w:sz="0" w:space="0" w:color="auto"/>
        <w:right w:val="none" w:sz="0" w:space="0" w:color="auto"/>
      </w:divBdr>
    </w:div>
    <w:div w:id="483011558">
      <w:bodyDiv w:val="1"/>
      <w:marLeft w:val="0"/>
      <w:marRight w:val="0"/>
      <w:marTop w:val="0"/>
      <w:marBottom w:val="0"/>
      <w:divBdr>
        <w:top w:val="none" w:sz="0" w:space="0" w:color="auto"/>
        <w:left w:val="none" w:sz="0" w:space="0" w:color="auto"/>
        <w:bottom w:val="none" w:sz="0" w:space="0" w:color="auto"/>
        <w:right w:val="none" w:sz="0" w:space="0" w:color="auto"/>
      </w:divBdr>
    </w:div>
    <w:div w:id="483468619">
      <w:bodyDiv w:val="1"/>
      <w:marLeft w:val="0"/>
      <w:marRight w:val="0"/>
      <w:marTop w:val="0"/>
      <w:marBottom w:val="0"/>
      <w:divBdr>
        <w:top w:val="none" w:sz="0" w:space="0" w:color="auto"/>
        <w:left w:val="none" w:sz="0" w:space="0" w:color="auto"/>
        <w:bottom w:val="none" w:sz="0" w:space="0" w:color="auto"/>
        <w:right w:val="none" w:sz="0" w:space="0" w:color="auto"/>
      </w:divBdr>
    </w:div>
    <w:div w:id="483620414">
      <w:bodyDiv w:val="1"/>
      <w:marLeft w:val="0"/>
      <w:marRight w:val="0"/>
      <w:marTop w:val="0"/>
      <w:marBottom w:val="0"/>
      <w:divBdr>
        <w:top w:val="none" w:sz="0" w:space="0" w:color="auto"/>
        <w:left w:val="none" w:sz="0" w:space="0" w:color="auto"/>
        <w:bottom w:val="none" w:sz="0" w:space="0" w:color="auto"/>
        <w:right w:val="none" w:sz="0" w:space="0" w:color="auto"/>
      </w:divBdr>
    </w:div>
    <w:div w:id="484014039">
      <w:bodyDiv w:val="1"/>
      <w:marLeft w:val="0"/>
      <w:marRight w:val="0"/>
      <w:marTop w:val="0"/>
      <w:marBottom w:val="0"/>
      <w:divBdr>
        <w:top w:val="none" w:sz="0" w:space="0" w:color="auto"/>
        <w:left w:val="none" w:sz="0" w:space="0" w:color="auto"/>
        <w:bottom w:val="none" w:sz="0" w:space="0" w:color="auto"/>
        <w:right w:val="none" w:sz="0" w:space="0" w:color="auto"/>
      </w:divBdr>
    </w:div>
    <w:div w:id="484128066">
      <w:bodyDiv w:val="1"/>
      <w:marLeft w:val="0"/>
      <w:marRight w:val="0"/>
      <w:marTop w:val="0"/>
      <w:marBottom w:val="0"/>
      <w:divBdr>
        <w:top w:val="none" w:sz="0" w:space="0" w:color="auto"/>
        <w:left w:val="none" w:sz="0" w:space="0" w:color="auto"/>
        <w:bottom w:val="none" w:sz="0" w:space="0" w:color="auto"/>
        <w:right w:val="none" w:sz="0" w:space="0" w:color="auto"/>
      </w:divBdr>
    </w:div>
    <w:div w:id="484586341">
      <w:bodyDiv w:val="1"/>
      <w:marLeft w:val="0"/>
      <w:marRight w:val="0"/>
      <w:marTop w:val="0"/>
      <w:marBottom w:val="0"/>
      <w:divBdr>
        <w:top w:val="none" w:sz="0" w:space="0" w:color="auto"/>
        <w:left w:val="none" w:sz="0" w:space="0" w:color="auto"/>
        <w:bottom w:val="none" w:sz="0" w:space="0" w:color="auto"/>
        <w:right w:val="none" w:sz="0" w:space="0" w:color="auto"/>
      </w:divBdr>
    </w:div>
    <w:div w:id="485052645">
      <w:bodyDiv w:val="1"/>
      <w:marLeft w:val="0"/>
      <w:marRight w:val="0"/>
      <w:marTop w:val="0"/>
      <w:marBottom w:val="0"/>
      <w:divBdr>
        <w:top w:val="none" w:sz="0" w:space="0" w:color="auto"/>
        <w:left w:val="none" w:sz="0" w:space="0" w:color="auto"/>
        <w:bottom w:val="none" w:sz="0" w:space="0" w:color="auto"/>
        <w:right w:val="none" w:sz="0" w:space="0" w:color="auto"/>
      </w:divBdr>
    </w:div>
    <w:div w:id="485702860">
      <w:bodyDiv w:val="1"/>
      <w:marLeft w:val="0"/>
      <w:marRight w:val="0"/>
      <w:marTop w:val="0"/>
      <w:marBottom w:val="0"/>
      <w:divBdr>
        <w:top w:val="none" w:sz="0" w:space="0" w:color="auto"/>
        <w:left w:val="none" w:sz="0" w:space="0" w:color="auto"/>
        <w:bottom w:val="none" w:sz="0" w:space="0" w:color="auto"/>
        <w:right w:val="none" w:sz="0" w:space="0" w:color="auto"/>
      </w:divBdr>
    </w:div>
    <w:div w:id="485972998">
      <w:bodyDiv w:val="1"/>
      <w:marLeft w:val="0"/>
      <w:marRight w:val="0"/>
      <w:marTop w:val="0"/>
      <w:marBottom w:val="0"/>
      <w:divBdr>
        <w:top w:val="none" w:sz="0" w:space="0" w:color="auto"/>
        <w:left w:val="none" w:sz="0" w:space="0" w:color="auto"/>
        <w:bottom w:val="none" w:sz="0" w:space="0" w:color="auto"/>
        <w:right w:val="none" w:sz="0" w:space="0" w:color="auto"/>
      </w:divBdr>
    </w:div>
    <w:div w:id="486015800">
      <w:bodyDiv w:val="1"/>
      <w:marLeft w:val="0"/>
      <w:marRight w:val="0"/>
      <w:marTop w:val="0"/>
      <w:marBottom w:val="0"/>
      <w:divBdr>
        <w:top w:val="none" w:sz="0" w:space="0" w:color="auto"/>
        <w:left w:val="none" w:sz="0" w:space="0" w:color="auto"/>
        <w:bottom w:val="none" w:sz="0" w:space="0" w:color="auto"/>
        <w:right w:val="none" w:sz="0" w:space="0" w:color="auto"/>
      </w:divBdr>
    </w:div>
    <w:div w:id="486364711">
      <w:bodyDiv w:val="1"/>
      <w:marLeft w:val="0"/>
      <w:marRight w:val="0"/>
      <w:marTop w:val="0"/>
      <w:marBottom w:val="0"/>
      <w:divBdr>
        <w:top w:val="none" w:sz="0" w:space="0" w:color="auto"/>
        <w:left w:val="none" w:sz="0" w:space="0" w:color="auto"/>
        <w:bottom w:val="none" w:sz="0" w:space="0" w:color="auto"/>
        <w:right w:val="none" w:sz="0" w:space="0" w:color="auto"/>
      </w:divBdr>
    </w:div>
    <w:div w:id="486676590">
      <w:bodyDiv w:val="1"/>
      <w:marLeft w:val="0"/>
      <w:marRight w:val="0"/>
      <w:marTop w:val="0"/>
      <w:marBottom w:val="0"/>
      <w:divBdr>
        <w:top w:val="none" w:sz="0" w:space="0" w:color="auto"/>
        <w:left w:val="none" w:sz="0" w:space="0" w:color="auto"/>
        <w:bottom w:val="none" w:sz="0" w:space="0" w:color="auto"/>
        <w:right w:val="none" w:sz="0" w:space="0" w:color="auto"/>
      </w:divBdr>
    </w:div>
    <w:div w:id="486702806">
      <w:bodyDiv w:val="1"/>
      <w:marLeft w:val="0"/>
      <w:marRight w:val="0"/>
      <w:marTop w:val="0"/>
      <w:marBottom w:val="0"/>
      <w:divBdr>
        <w:top w:val="none" w:sz="0" w:space="0" w:color="auto"/>
        <w:left w:val="none" w:sz="0" w:space="0" w:color="auto"/>
        <w:bottom w:val="none" w:sz="0" w:space="0" w:color="auto"/>
        <w:right w:val="none" w:sz="0" w:space="0" w:color="auto"/>
      </w:divBdr>
    </w:div>
    <w:div w:id="486750594">
      <w:bodyDiv w:val="1"/>
      <w:marLeft w:val="0"/>
      <w:marRight w:val="0"/>
      <w:marTop w:val="0"/>
      <w:marBottom w:val="0"/>
      <w:divBdr>
        <w:top w:val="none" w:sz="0" w:space="0" w:color="auto"/>
        <w:left w:val="none" w:sz="0" w:space="0" w:color="auto"/>
        <w:bottom w:val="none" w:sz="0" w:space="0" w:color="auto"/>
        <w:right w:val="none" w:sz="0" w:space="0" w:color="auto"/>
      </w:divBdr>
    </w:div>
    <w:div w:id="486826274">
      <w:bodyDiv w:val="1"/>
      <w:marLeft w:val="0"/>
      <w:marRight w:val="0"/>
      <w:marTop w:val="0"/>
      <w:marBottom w:val="0"/>
      <w:divBdr>
        <w:top w:val="none" w:sz="0" w:space="0" w:color="auto"/>
        <w:left w:val="none" w:sz="0" w:space="0" w:color="auto"/>
        <w:bottom w:val="none" w:sz="0" w:space="0" w:color="auto"/>
        <w:right w:val="none" w:sz="0" w:space="0" w:color="auto"/>
      </w:divBdr>
    </w:div>
    <w:div w:id="486870087">
      <w:bodyDiv w:val="1"/>
      <w:marLeft w:val="0"/>
      <w:marRight w:val="0"/>
      <w:marTop w:val="0"/>
      <w:marBottom w:val="0"/>
      <w:divBdr>
        <w:top w:val="none" w:sz="0" w:space="0" w:color="auto"/>
        <w:left w:val="none" w:sz="0" w:space="0" w:color="auto"/>
        <w:bottom w:val="none" w:sz="0" w:space="0" w:color="auto"/>
        <w:right w:val="none" w:sz="0" w:space="0" w:color="auto"/>
      </w:divBdr>
    </w:div>
    <w:div w:id="486943806">
      <w:bodyDiv w:val="1"/>
      <w:marLeft w:val="0"/>
      <w:marRight w:val="0"/>
      <w:marTop w:val="0"/>
      <w:marBottom w:val="0"/>
      <w:divBdr>
        <w:top w:val="none" w:sz="0" w:space="0" w:color="auto"/>
        <w:left w:val="none" w:sz="0" w:space="0" w:color="auto"/>
        <w:bottom w:val="none" w:sz="0" w:space="0" w:color="auto"/>
        <w:right w:val="none" w:sz="0" w:space="0" w:color="auto"/>
      </w:divBdr>
    </w:div>
    <w:div w:id="487406137">
      <w:bodyDiv w:val="1"/>
      <w:marLeft w:val="0"/>
      <w:marRight w:val="0"/>
      <w:marTop w:val="0"/>
      <w:marBottom w:val="0"/>
      <w:divBdr>
        <w:top w:val="none" w:sz="0" w:space="0" w:color="auto"/>
        <w:left w:val="none" w:sz="0" w:space="0" w:color="auto"/>
        <w:bottom w:val="none" w:sz="0" w:space="0" w:color="auto"/>
        <w:right w:val="none" w:sz="0" w:space="0" w:color="auto"/>
      </w:divBdr>
    </w:div>
    <w:div w:id="487989005">
      <w:bodyDiv w:val="1"/>
      <w:marLeft w:val="0"/>
      <w:marRight w:val="0"/>
      <w:marTop w:val="0"/>
      <w:marBottom w:val="0"/>
      <w:divBdr>
        <w:top w:val="none" w:sz="0" w:space="0" w:color="auto"/>
        <w:left w:val="none" w:sz="0" w:space="0" w:color="auto"/>
        <w:bottom w:val="none" w:sz="0" w:space="0" w:color="auto"/>
        <w:right w:val="none" w:sz="0" w:space="0" w:color="auto"/>
      </w:divBdr>
    </w:div>
    <w:div w:id="488524397">
      <w:bodyDiv w:val="1"/>
      <w:marLeft w:val="0"/>
      <w:marRight w:val="0"/>
      <w:marTop w:val="0"/>
      <w:marBottom w:val="0"/>
      <w:divBdr>
        <w:top w:val="none" w:sz="0" w:space="0" w:color="auto"/>
        <w:left w:val="none" w:sz="0" w:space="0" w:color="auto"/>
        <w:bottom w:val="none" w:sz="0" w:space="0" w:color="auto"/>
        <w:right w:val="none" w:sz="0" w:space="0" w:color="auto"/>
      </w:divBdr>
    </w:div>
    <w:div w:id="488786685">
      <w:bodyDiv w:val="1"/>
      <w:marLeft w:val="0"/>
      <w:marRight w:val="0"/>
      <w:marTop w:val="0"/>
      <w:marBottom w:val="0"/>
      <w:divBdr>
        <w:top w:val="none" w:sz="0" w:space="0" w:color="auto"/>
        <w:left w:val="none" w:sz="0" w:space="0" w:color="auto"/>
        <w:bottom w:val="none" w:sz="0" w:space="0" w:color="auto"/>
        <w:right w:val="none" w:sz="0" w:space="0" w:color="auto"/>
      </w:divBdr>
    </w:div>
    <w:div w:id="488985441">
      <w:bodyDiv w:val="1"/>
      <w:marLeft w:val="0"/>
      <w:marRight w:val="0"/>
      <w:marTop w:val="0"/>
      <w:marBottom w:val="0"/>
      <w:divBdr>
        <w:top w:val="none" w:sz="0" w:space="0" w:color="auto"/>
        <w:left w:val="none" w:sz="0" w:space="0" w:color="auto"/>
        <w:bottom w:val="none" w:sz="0" w:space="0" w:color="auto"/>
        <w:right w:val="none" w:sz="0" w:space="0" w:color="auto"/>
      </w:divBdr>
    </w:div>
    <w:div w:id="489910883">
      <w:bodyDiv w:val="1"/>
      <w:marLeft w:val="0"/>
      <w:marRight w:val="0"/>
      <w:marTop w:val="0"/>
      <w:marBottom w:val="0"/>
      <w:divBdr>
        <w:top w:val="none" w:sz="0" w:space="0" w:color="auto"/>
        <w:left w:val="none" w:sz="0" w:space="0" w:color="auto"/>
        <w:bottom w:val="none" w:sz="0" w:space="0" w:color="auto"/>
        <w:right w:val="none" w:sz="0" w:space="0" w:color="auto"/>
      </w:divBdr>
    </w:div>
    <w:div w:id="490222019">
      <w:bodyDiv w:val="1"/>
      <w:marLeft w:val="0"/>
      <w:marRight w:val="0"/>
      <w:marTop w:val="0"/>
      <w:marBottom w:val="0"/>
      <w:divBdr>
        <w:top w:val="none" w:sz="0" w:space="0" w:color="auto"/>
        <w:left w:val="none" w:sz="0" w:space="0" w:color="auto"/>
        <w:bottom w:val="none" w:sz="0" w:space="0" w:color="auto"/>
        <w:right w:val="none" w:sz="0" w:space="0" w:color="auto"/>
      </w:divBdr>
    </w:div>
    <w:div w:id="491338064">
      <w:bodyDiv w:val="1"/>
      <w:marLeft w:val="0"/>
      <w:marRight w:val="0"/>
      <w:marTop w:val="0"/>
      <w:marBottom w:val="0"/>
      <w:divBdr>
        <w:top w:val="none" w:sz="0" w:space="0" w:color="auto"/>
        <w:left w:val="none" w:sz="0" w:space="0" w:color="auto"/>
        <w:bottom w:val="none" w:sz="0" w:space="0" w:color="auto"/>
        <w:right w:val="none" w:sz="0" w:space="0" w:color="auto"/>
      </w:divBdr>
    </w:div>
    <w:div w:id="492062100">
      <w:bodyDiv w:val="1"/>
      <w:marLeft w:val="0"/>
      <w:marRight w:val="0"/>
      <w:marTop w:val="0"/>
      <w:marBottom w:val="0"/>
      <w:divBdr>
        <w:top w:val="none" w:sz="0" w:space="0" w:color="auto"/>
        <w:left w:val="none" w:sz="0" w:space="0" w:color="auto"/>
        <w:bottom w:val="none" w:sz="0" w:space="0" w:color="auto"/>
        <w:right w:val="none" w:sz="0" w:space="0" w:color="auto"/>
      </w:divBdr>
    </w:div>
    <w:div w:id="492571557">
      <w:bodyDiv w:val="1"/>
      <w:marLeft w:val="0"/>
      <w:marRight w:val="0"/>
      <w:marTop w:val="0"/>
      <w:marBottom w:val="0"/>
      <w:divBdr>
        <w:top w:val="none" w:sz="0" w:space="0" w:color="auto"/>
        <w:left w:val="none" w:sz="0" w:space="0" w:color="auto"/>
        <w:bottom w:val="none" w:sz="0" w:space="0" w:color="auto"/>
        <w:right w:val="none" w:sz="0" w:space="0" w:color="auto"/>
      </w:divBdr>
    </w:div>
    <w:div w:id="492572893">
      <w:bodyDiv w:val="1"/>
      <w:marLeft w:val="0"/>
      <w:marRight w:val="0"/>
      <w:marTop w:val="0"/>
      <w:marBottom w:val="0"/>
      <w:divBdr>
        <w:top w:val="none" w:sz="0" w:space="0" w:color="auto"/>
        <w:left w:val="none" w:sz="0" w:space="0" w:color="auto"/>
        <w:bottom w:val="none" w:sz="0" w:space="0" w:color="auto"/>
        <w:right w:val="none" w:sz="0" w:space="0" w:color="auto"/>
      </w:divBdr>
    </w:div>
    <w:div w:id="493181303">
      <w:bodyDiv w:val="1"/>
      <w:marLeft w:val="0"/>
      <w:marRight w:val="0"/>
      <w:marTop w:val="0"/>
      <w:marBottom w:val="0"/>
      <w:divBdr>
        <w:top w:val="none" w:sz="0" w:space="0" w:color="auto"/>
        <w:left w:val="none" w:sz="0" w:space="0" w:color="auto"/>
        <w:bottom w:val="none" w:sz="0" w:space="0" w:color="auto"/>
        <w:right w:val="none" w:sz="0" w:space="0" w:color="auto"/>
      </w:divBdr>
    </w:div>
    <w:div w:id="493882852">
      <w:bodyDiv w:val="1"/>
      <w:marLeft w:val="0"/>
      <w:marRight w:val="0"/>
      <w:marTop w:val="0"/>
      <w:marBottom w:val="0"/>
      <w:divBdr>
        <w:top w:val="none" w:sz="0" w:space="0" w:color="auto"/>
        <w:left w:val="none" w:sz="0" w:space="0" w:color="auto"/>
        <w:bottom w:val="none" w:sz="0" w:space="0" w:color="auto"/>
        <w:right w:val="none" w:sz="0" w:space="0" w:color="auto"/>
      </w:divBdr>
    </w:div>
    <w:div w:id="494297429">
      <w:bodyDiv w:val="1"/>
      <w:marLeft w:val="0"/>
      <w:marRight w:val="0"/>
      <w:marTop w:val="0"/>
      <w:marBottom w:val="0"/>
      <w:divBdr>
        <w:top w:val="none" w:sz="0" w:space="0" w:color="auto"/>
        <w:left w:val="none" w:sz="0" w:space="0" w:color="auto"/>
        <w:bottom w:val="none" w:sz="0" w:space="0" w:color="auto"/>
        <w:right w:val="none" w:sz="0" w:space="0" w:color="auto"/>
      </w:divBdr>
    </w:div>
    <w:div w:id="494305193">
      <w:bodyDiv w:val="1"/>
      <w:marLeft w:val="0"/>
      <w:marRight w:val="0"/>
      <w:marTop w:val="0"/>
      <w:marBottom w:val="0"/>
      <w:divBdr>
        <w:top w:val="none" w:sz="0" w:space="0" w:color="auto"/>
        <w:left w:val="none" w:sz="0" w:space="0" w:color="auto"/>
        <w:bottom w:val="none" w:sz="0" w:space="0" w:color="auto"/>
        <w:right w:val="none" w:sz="0" w:space="0" w:color="auto"/>
      </w:divBdr>
    </w:div>
    <w:div w:id="494342022">
      <w:bodyDiv w:val="1"/>
      <w:marLeft w:val="0"/>
      <w:marRight w:val="0"/>
      <w:marTop w:val="0"/>
      <w:marBottom w:val="0"/>
      <w:divBdr>
        <w:top w:val="none" w:sz="0" w:space="0" w:color="auto"/>
        <w:left w:val="none" w:sz="0" w:space="0" w:color="auto"/>
        <w:bottom w:val="none" w:sz="0" w:space="0" w:color="auto"/>
        <w:right w:val="none" w:sz="0" w:space="0" w:color="auto"/>
      </w:divBdr>
    </w:div>
    <w:div w:id="494731478">
      <w:bodyDiv w:val="1"/>
      <w:marLeft w:val="0"/>
      <w:marRight w:val="0"/>
      <w:marTop w:val="0"/>
      <w:marBottom w:val="0"/>
      <w:divBdr>
        <w:top w:val="none" w:sz="0" w:space="0" w:color="auto"/>
        <w:left w:val="none" w:sz="0" w:space="0" w:color="auto"/>
        <w:bottom w:val="none" w:sz="0" w:space="0" w:color="auto"/>
        <w:right w:val="none" w:sz="0" w:space="0" w:color="auto"/>
      </w:divBdr>
    </w:div>
    <w:div w:id="495464529">
      <w:bodyDiv w:val="1"/>
      <w:marLeft w:val="0"/>
      <w:marRight w:val="0"/>
      <w:marTop w:val="0"/>
      <w:marBottom w:val="0"/>
      <w:divBdr>
        <w:top w:val="none" w:sz="0" w:space="0" w:color="auto"/>
        <w:left w:val="none" w:sz="0" w:space="0" w:color="auto"/>
        <w:bottom w:val="none" w:sz="0" w:space="0" w:color="auto"/>
        <w:right w:val="none" w:sz="0" w:space="0" w:color="auto"/>
      </w:divBdr>
    </w:div>
    <w:div w:id="495918878">
      <w:bodyDiv w:val="1"/>
      <w:marLeft w:val="0"/>
      <w:marRight w:val="0"/>
      <w:marTop w:val="0"/>
      <w:marBottom w:val="0"/>
      <w:divBdr>
        <w:top w:val="none" w:sz="0" w:space="0" w:color="auto"/>
        <w:left w:val="none" w:sz="0" w:space="0" w:color="auto"/>
        <w:bottom w:val="none" w:sz="0" w:space="0" w:color="auto"/>
        <w:right w:val="none" w:sz="0" w:space="0" w:color="auto"/>
      </w:divBdr>
    </w:div>
    <w:div w:id="496576148">
      <w:bodyDiv w:val="1"/>
      <w:marLeft w:val="0"/>
      <w:marRight w:val="0"/>
      <w:marTop w:val="0"/>
      <w:marBottom w:val="0"/>
      <w:divBdr>
        <w:top w:val="none" w:sz="0" w:space="0" w:color="auto"/>
        <w:left w:val="none" w:sz="0" w:space="0" w:color="auto"/>
        <w:bottom w:val="none" w:sz="0" w:space="0" w:color="auto"/>
        <w:right w:val="none" w:sz="0" w:space="0" w:color="auto"/>
      </w:divBdr>
    </w:div>
    <w:div w:id="497308833">
      <w:bodyDiv w:val="1"/>
      <w:marLeft w:val="0"/>
      <w:marRight w:val="0"/>
      <w:marTop w:val="0"/>
      <w:marBottom w:val="0"/>
      <w:divBdr>
        <w:top w:val="none" w:sz="0" w:space="0" w:color="auto"/>
        <w:left w:val="none" w:sz="0" w:space="0" w:color="auto"/>
        <w:bottom w:val="none" w:sz="0" w:space="0" w:color="auto"/>
        <w:right w:val="none" w:sz="0" w:space="0" w:color="auto"/>
      </w:divBdr>
    </w:div>
    <w:div w:id="498622167">
      <w:bodyDiv w:val="1"/>
      <w:marLeft w:val="0"/>
      <w:marRight w:val="0"/>
      <w:marTop w:val="0"/>
      <w:marBottom w:val="0"/>
      <w:divBdr>
        <w:top w:val="none" w:sz="0" w:space="0" w:color="auto"/>
        <w:left w:val="none" w:sz="0" w:space="0" w:color="auto"/>
        <w:bottom w:val="none" w:sz="0" w:space="0" w:color="auto"/>
        <w:right w:val="none" w:sz="0" w:space="0" w:color="auto"/>
      </w:divBdr>
    </w:div>
    <w:div w:id="499082595">
      <w:bodyDiv w:val="1"/>
      <w:marLeft w:val="0"/>
      <w:marRight w:val="0"/>
      <w:marTop w:val="0"/>
      <w:marBottom w:val="0"/>
      <w:divBdr>
        <w:top w:val="none" w:sz="0" w:space="0" w:color="auto"/>
        <w:left w:val="none" w:sz="0" w:space="0" w:color="auto"/>
        <w:bottom w:val="none" w:sz="0" w:space="0" w:color="auto"/>
        <w:right w:val="none" w:sz="0" w:space="0" w:color="auto"/>
      </w:divBdr>
    </w:div>
    <w:div w:id="499589268">
      <w:bodyDiv w:val="1"/>
      <w:marLeft w:val="0"/>
      <w:marRight w:val="0"/>
      <w:marTop w:val="0"/>
      <w:marBottom w:val="0"/>
      <w:divBdr>
        <w:top w:val="none" w:sz="0" w:space="0" w:color="auto"/>
        <w:left w:val="none" w:sz="0" w:space="0" w:color="auto"/>
        <w:bottom w:val="none" w:sz="0" w:space="0" w:color="auto"/>
        <w:right w:val="none" w:sz="0" w:space="0" w:color="auto"/>
      </w:divBdr>
    </w:div>
    <w:div w:id="499732823">
      <w:bodyDiv w:val="1"/>
      <w:marLeft w:val="0"/>
      <w:marRight w:val="0"/>
      <w:marTop w:val="0"/>
      <w:marBottom w:val="0"/>
      <w:divBdr>
        <w:top w:val="none" w:sz="0" w:space="0" w:color="auto"/>
        <w:left w:val="none" w:sz="0" w:space="0" w:color="auto"/>
        <w:bottom w:val="none" w:sz="0" w:space="0" w:color="auto"/>
        <w:right w:val="none" w:sz="0" w:space="0" w:color="auto"/>
      </w:divBdr>
    </w:div>
    <w:div w:id="500118581">
      <w:bodyDiv w:val="1"/>
      <w:marLeft w:val="0"/>
      <w:marRight w:val="0"/>
      <w:marTop w:val="0"/>
      <w:marBottom w:val="0"/>
      <w:divBdr>
        <w:top w:val="none" w:sz="0" w:space="0" w:color="auto"/>
        <w:left w:val="none" w:sz="0" w:space="0" w:color="auto"/>
        <w:bottom w:val="none" w:sz="0" w:space="0" w:color="auto"/>
        <w:right w:val="none" w:sz="0" w:space="0" w:color="auto"/>
      </w:divBdr>
    </w:div>
    <w:div w:id="500119408">
      <w:bodyDiv w:val="1"/>
      <w:marLeft w:val="0"/>
      <w:marRight w:val="0"/>
      <w:marTop w:val="0"/>
      <w:marBottom w:val="0"/>
      <w:divBdr>
        <w:top w:val="none" w:sz="0" w:space="0" w:color="auto"/>
        <w:left w:val="none" w:sz="0" w:space="0" w:color="auto"/>
        <w:bottom w:val="none" w:sz="0" w:space="0" w:color="auto"/>
        <w:right w:val="none" w:sz="0" w:space="0" w:color="auto"/>
      </w:divBdr>
    </w:div>
    <w:div w:id="501051636">
      <w:bodyDiv w:val="1"/>
      <w:marLeft w:val="0"/>
      <w:marRight w:val="0"/>
      <w:marTop w:val="0"/>
      <w:marBottom w:val="0"/>
      <w:divBdr>
        <w:top w:val="none" w:sz="0" w:space="0" w:color="auto"/>
        <w:left w:val="none" w:sz="0" w:space="0" w:color="auto"/>
        <w:bottom w:val="none" w:sz="0" w:space="0" w:color="auto"/>
        <w:right w:val="none" w:sz="0" w:space="0" w:color="auto"/>
      </w:divBdr>
    </w:div>
    <w:div w:id="501245047">
      <w:bodyDiv w:val="1"/>
      <w:marLeft w:val="0"/>
      <w:marRight w:val="0"/>
      <w:marTop w:val="0"/>
      <w:marBottom w:val="0"/>
      <w:divBdr>
        <w:top w:val="none" w:sz="0" w:space="0" w:color="auto"/>
        <w:left w:val="none" w:sz="0" w:space="0" w:color="auto"/>
        <w:bottom w:val="none" w:sz="0" w:space="0" w:color="auto"/>
        <w:right w:val="none" w:sz="0" w:space="0" w:color="auto"/>
      </w:divBdr>
    </w:div>
    <w:div w:id="501429974">
      <w:bodyDiv w:val="1"/>
      <w:marLeft w:val="0"/>
      <w:marRight w:val="0"/>
      <w:marTop w:val="0"/>
      <w:marBottom w:val="0"/>
      <w:divBdr>
        <w:top w:val="none" w:sz="0" w:space="0" w:color="auto"/>
        <w:left w:val="none" w:sz="0" w:space="0" w:color="auto"/>
        <w:bottom w:val="none" w:sz="0" w:space="0" w:color="auto"/>
        <w:right w:val="none" w:sz="0" w:space="0" w:color="auto"/>
      </w:divBdr>
    </w:div>
    <w:div w:id="501774166">
      <w:bodyDiv w:val="1"/>
      <w:marLeft w:val="0"/>
      <w:marRight w:val="0"/>
      <w:marTop w:val="0"/>
      <w:marBottom w:val="0"/>
      <w:divBdr>
        <w:top w:val="none" w:sz="0" w:space="0" w:color="auto"/>
        <w:left w:val="none" w:sz="0" w:space="0" w:color="auto"/>
        <w:bottom w:val="none" w:sz="0" w:space="0" w:color="auto"/>
        <w:right w:val="none" w:sz="0" w:space="0" w:color="auto"/>
      </w:divBdr>
    </w:div>
    <w:div w:id="502360890">
      <w:bodyDiv w:val="1"/>
      <w:marLeft w:val="0"/>
      <w:marRight w:val="0"/>
      <w:marTop w:val="0"/>
      <w:marBottom w:val="0"/>
      <w:divBdr>
        <w:top w:val="none" w:sz="0" w:space="0" w:color="auto"/>
        <w:left w:val="none" w:sz="0" w:space="0" w:color="auto"/>
        <w:bottom w:val="none" w:sz="0" w:space="0" w:color="auto"/>
        <w:right w:val="none" w:sz="0" w:space="0" w:color="auto"/>
      </w:divBdr>
    </w:div>
    <w:div w:id="502474687">
      <w:bodyDiv w:val="1"/>
      <w:marLeft w:val="0"/>
      <w:marRight w:val="0"/>
      <w:marTop w:val="0"/>
      <w:marBottom w:val="0"/>
      <w:divBdr>
        <w:top w:val="none" w:sz="0" w:space="0" w:color="auto"/>
        <w:left w:val="none" w:sz="0" w:space="0" w:color="auto"/>
        <w:bottom w:val="none" w:sz="0" w:space="0" w:color="auto"/>
        <w:right w:val="none" w:sz="0" w:space="0" w:color="auto"/>
      </w:divBdr>
    </w:div>
    <w:div w:id="502669927">
      <w:bodyDiv w:val="1"/>
      <w:marLeft w:val="0"/>
      <w:marRight w:val="0"/>
      <w:marTop w:val="0"/>
      <w:marBottom w:val="0"/>
      <w:divBdr>
        <w:top w:val="none" w:sz="0" w:space="0" w:color="auto"/>
        <w:left w:val="none" w:sz="0" w:space="0" w:color="auto"/>
        <w:bottom w:val="none" w:sz="0" w:space="0" w:color="auto"/>
        <w:right w:val="none" w:sz="0" w:space="0" w:color="auto"/>
      </w:divBdr>
    </w:div>
    <w:div w:id="503009118">
      <w:bodyDiv w:val="1"/>
      <w:marLeft w:val="0"/>
      <w:marRight w:val="0"/>
      <w:marTop w:val="0"/>
      <w:marBottom w:val="0"/>
      <w:divBdr>
        <w:top w:val="none" w:sz="0" w:space="0" w:color="auto"/>
        <w:left w:val="none" w:sz="0" w:space="0" w:color="auto"/>
        <w:bottom w:val="none" w:sz="0" w:space="0" w:color="auto"/>
        <w:right w:val="none" w:sz="0" w:space="0" w:color="auto"/>
      </w:divBdr>
    </w:div>
    <w:div w:id="503982821">
      <w:bodyDiv w:val="1"/>
      <w:marLeft w:val="0"/>
      <w:marRight w:val="0"/>
      <w:marTop w:val="0"/>
      <w:marBottom w:val="0"/>
      <w:divBdr>
        <w:top w:val="none" w:sz="0" w:space="0" w:color="auto"/>
        <w:left w:val="none" w:sz="0" w:space="0" w:color="auto"/>
        <w:bottom w:val="none" w:sz="0" w:space="0" w:color="auto"/>
        <w:right w:val="none" w:sz="0" w:space="0" w:color="auto"/>
      </w:divBdr>
    </w:div>
    <w:div w:id="505872849">
      <w:bodyDiv w:val="1"/>
      <w:marLeft w:val="0"/>
      <w:marRight w:val="0"/>
      <w:marTop w:val="0"/>
      <w:marBottom w:val="0"/>
      <w:divBdr>
        <w:top w:val="none" w:sz="0" w:space="0" w:color="auto"/>
        <w:left w:val="none" w:sz="0" w:space="0" w:color="auto"/>
        <w:bottom w:val="none" w:sz="0" w:space="0" w:color="auto"/>
        <w:right w:val="none" w:sz="0" w:space="0" w:color="auto"/>
      </w:divBdr>
    </w:div>
    <w:div w:id="506019028">
      <w:bodyDiv w:val="1"/>
      <w:marLeft w:val="0"/>
      <w:marRight w:val="0"/>
      <w:marTop w:val="0"/>
      <w:marBottom w:val="0"/>
      <w:divBdr>
        <w:top w:val="none" w:sz="0" w:space="0" w:color="auto"/>
        <w:left w:val="none" w:sz="0" w:space="0" w:color="auto"/>
        <w:bottom w:val="none" w:sz="0" w:space="0" w:color="auto"/>
        <w:right w:val="none" w:sz="0" w:space="0" w:color="auto"/>
      </w:divBdr>
    </w:div>
    <w:div w:id="506284269">
      <w:bodyDiv w:val="1"/>
      <w:marLeft w:val="0"/>
      <w:marRight w:val="0"/>
      <w:marTop w:val="0"/>
      <w:marBottom w:val="0"/>
      <w:divBdr>
        <w:top w:val="none" w:sz="0" w:space="0" w:color="auto"/>
        <w:left w:val="none" w:sz="0" w:space="0" w:color="auto"/>
        <w:bottom w:val="none" w:sz="0" w:space="0" w:color="auto"/>
        <w:right w:val="none" w:sz="0" w:space="0" w:color="auto"/>
      </w:divBdr>
    </w:div>
    <w:div w:id="506410155">
      <w:bodyDiv w:val="1"/>
      <w:marLeft w:val="0"/>
      <w:marRight w:val="0"/>
      <w:marTop w:val="0"/>
      <w:marBottom w:val="0"/>
      <w:divBdr>
        <w:top w:val="none" w:sz="0" w:space="0" w:color="auto"/>
        <w:left w:val="none" w:sz="0" w:space="0" w:color="auto"/>
        <w:bottom w:val="none" w:sz="0" w:space="0" w:color="auto"/>
        <w:right w:val="none" w:sz="0" w:space="0" w:color="auto"/>
      </w:divBdr>
    </w:div>
    <w:div w:id="506947717">
      <w:bodyDiv w:val="1"/>
      <w:marLeft w:val="0"/>
      <w:marRight w:val="0"/>
      <w:marTop w:val="0"/>
      <w:marBottom w:val="0"/>
      <w:divBdr>
        <w:top w:val="none" w:sz="0" w:space="0" w:color="auto"/>
        <w:left w:val="none" w:sz="0" w:space="0" w:color="auto"/>
        <w:bottom w:val="none" w:sz="0" w:space="0" w:color="auto"/>
        <w:right w:val="none" w:sz="0" w:space="0" w:color="auto"/>
      </w:divBdr>
    </w:div>
    <w:div w:id="506949158">
      <w:bodyDiv w:val="1"/>
      <w:marLeft w:val="0"/>
      <w:marRight w:val="0"/>
      <w:marTop w:val="0"/>
      <w:marBottom w:val="0"/>
      <w:divBdr>
        <w:top w:val="none" w:sz="0" w:space="0" w:color="auto"/>
        <w:left w:val="none" w:sz="0" w:space="0" w:color="auto"/>
        <w:bottom w:val="none" w:sz="0" w:space="0" w:color="auto"/>
        <w:right w:val="none" w:sz="0" w:space="0" w:color="auto"/>
      </w:divBdr>
    </w:div>
    <w:div w:id="508182589">
      <w:bodyDiv w:val="1"/>
      <w:marLeft w:val="0"/>
      <w:marRight w:val="0"/>
      <w:marTop w:val="0"/>
      <w:marBottom w:val="0"/>
      <w:divBdr>
        <w:top w:val="none" w:sz="0" w:space="0" w:color="auto"/>
        <w:left w:val="none" w:sz="0" w:space="0" w:color="auto"/>
        <w:bottom w:val="none" w:sz="0" w:space="0" w:color="auto"/>
        <w:right w:val="none" w:sz="0" w:space="0" w:color="auto"/>
      </w:divBdr>
    </w:div>
    <w:div w:id="508525956">
      <w:bodyDiv w:val="1"/>
      <w:marLeft w:val="0"/>
      <w:marRight w:val="0"/>
      <w:marTop w:val="0"/>
      <w:marBottom w:val="0"/>
      <w:divBdr>
        <w:top w:val="none" w:sz="0" w:space="0" w:color="auto"/>
        <w:left w:val="none" w:sz="0" w:space="0" w:color="auto"/>
        <w:bottom w:val="none" w:sz="0" w:space="0" w:color="auto"/>
        <w:right w:val="none" w:sz="0" w:space="0" w:color="auto"/>
      </w:divBdr>
    </w:div>
    <w:div w:id="508645968">
      <w:bodyDiv w:val="1"/>
      <w:marLeft w:val="0"/>
      <w:marRight w:val="0"/>
      <w:marTop w:val="0"/>
      <w:marBottom w:val="0"/>
      <w:divBdr>
        <w:top w:val="none" w:sz="0" w:space="0" w:color="auto"/>
        <w:left w:val="none" w:sz="0" w:space="0" w:color="auto"/>
        <w:bottom w:val="none" w:sz="0" w:space="0" w:color="auto"/>
        <w:right w:val="none" w:sz="0" w:space="0" w:color="auto"/>
      </w:divBdr>
    </w:div>
    <w:div w:id="509024787">
      <w:bodyDiv w:val="1"/>
      <w:marLeft w:val="0"/>
      <w:marRight w:val="0"/>
      <w:marTop w:val="0"/>
      <w:marBottom w:val="0"/>
      <w:divBdr>
        <w:top w:val="none" w:sz="0" w:space="0" w:color="auto"/>
        <w:left w:val="none" w:sz="0" w:space="0" w:color="auto"/>
        <w:bottom w:val="none" w:sz="0" w:space="0" w:color="auto"/>
        <w:right w:val="none" w:sz="0" w:space="0" w:color="auto"/>
      </w:divBdr>
    </w:div>
    <w:div w:id="509150473">
      <w:bodyDiv w:val="1"/>
      <w:marLeft w:val="0"/>
      <w:marRight w:val="0"/>
      <w:marTop w:val="0"/>
      <w:marBottom w:val="0"/>
      <w:divBdr>
        <w:top w:val="none" w:sz="0" w:space="0" w:color="auto"/>
        <w:left w:val="none" w:sz="0" w:space="0" w:color="auto"/>
        <w:bottom w:val="none" w:sz="0" w:space="0" w:color="auto"/>
        <w:right w:val="none" w:sz="0" w:space="0" w:color="auto"/>
      </w:divBdr>
    </w:div>
    <w:div w:id="509181186">
      <w:bodyDiv w:val="1"/>
      <w:marLeft w:val="0"/>
      <w:marRight w:val="0"/>
      <w:marTop w:val="0"/>
      <w:marBottom w:val="0"/>
      <w:divBdr>
        <w:top w:val="none" w:sz="0" w:space="0" w:color="auto"/>
        <w:left w:val="none" w:sz="0" w:space="0" w:color="auto"/>
        <w:bottom w:val="none" w:sz="0" w:space="0" w:color="auto"/>
        <w:right w:val="none" w:sz="0" w:space="0" w:color="auto"/>
      </w:divBdr>
    </w:div>
    <w:div w:id="510023077">
      <w:bodyDiv w:val="1"/>
      <w:marLeft w:val="0"/>
      <w:marRight w:val="0"/>
      <w:marTop w:val="0"/>
      <w:marBottom w:val="0"/>
      <w:divBdr>
        <w:top w:val="none" w:sz="0" w:space="0" w:color="auto"/>
        <w:left w:val="none" w:sz="0" w:space="0" w:color="auto"/>
        <w:bottom w:val="none" w:sz="0" w:space="0" w:color="auto"/>
        <w:right w:val="none" w:sz="0" w:space="0" w:color="auto"/>
      </w:divBdr>
    </w:div>
    <w:div w:id="510536603">
      <w:bodyDiv w:val="1"/>
      <w:marLeft w:val="0"/>
      <w:marRight w:val="0"/>
      <w:marTop w:val="0"/>
      <w:marBottom w:val="0"/>
      <w:divBdr>
        <w:top w:val="none" w:sz="0" w:space="0" w:color="auto"/>
        <w:left w:val="none" w:sz="0" w:space="0" w:color="auto"/>
        <w:bottom w:val="none" w:sz="0" w:space="0" w:color="auto"/>
        <w:right w:val="none" w:sz="0" w:space="0" w:color="auto"/>
      </w:divBdr>
    </w:div>
    <w:div w:id="510878513">
      <w:bodyDiv w:val="1"/>
      <w:marLeft w:val="0"/>
      <w:marRight w:val="0"/>
      <w:marTop w:val="0"/>
      <w:marBottom w:val="0"/>
      <w:divBdr>
        <w:top w:val="none" w:sz="0" w:space="0" w:color="auto"/>
        <w:left w:val="none" w:sz="0" w:space="0" w:color="auto"/>
        <w:bottom w:val="none" w:sz="0" w:space="0" w:color="auto"/>
        <w:right w:val="none" w:sz="0" w:space="0" w:color="auto"/>
      </w:divBdr>
    </w:div>
    <w:div w:id="510993184">
      <w:bodyDiv w:val="1"/>
      <w:marLeft w:val="0"/>
      <w:marRight w:val="0"/>
      <w:marTop w:val="0"/>
      <w:marBottom w:val="0"/>
      <w:divBdr>
        <w:top w:val="none" w:sz="0" w:space="0" w:color="auto"/>
        <w:left w:val="none" w:sz="0" w:space="0" w:color="auto"/>
        <w:bottom w:val="none" w:sz="0" w:space="0" w:color="auto"/>
        <w:right w:val="none" w:sz="0" w:space="0" w:color="auto"/>
      </w:divBdr>
    </w:div>
    <w:div w:id="511189220">
      <w:bodyDiv w:val="1"/>
      <w:marLeft w:val="0"/>
      <w:marRight w:val="0"/>
      <w:marTop w:val="0"/>
      <w:marBottom w:val="0"/>
      <w:divBdr>
        <w:top w:val="none" w:sz="0" w:space="0" w:color="auto"/>
        <w:left w:val="none" w:sz="0" w:space="0" w:color="auto"/>
        <w:bottom w:val="none" w:sz="0" w:space="0" w:color="auto"/>
        <w:right w:val="none" w:sz="0" w:space="0" w:color="auto"/>
      </w:divBdr>
    </w:div>
    <w:div w:id="511263362">
      <w:bodyDiv w:val="1"/>
      <w:marLeft w:val="0"/>
      <w:marRight w:val="0"/>
      <w:marTop w:val="0"/>
      <w:marBottom w:val="0"/>
      <w:divBdr>
        <w:top w:val="none" w:sz="0" w:space="0" w:color="auto"/>
        <w:left w:val="none" w:sz="0" w:space="0" w:color="auto"/>
        <w:bottom w:val="none" w:sz="0" w:space="0" w:color="auto"/>
        <w:right w:val="none" w:sz="0" w:space="0" w:color="auto"/>
      </w:divBdr>
    </w:div>
    <w:div w:id="511341779">
      <w:bodyDiv w:val="1"/>
      <w:marLeft w:val="0"/>
      <w:marRight w:val="0"/>
      <w:marTop w:val="0"/>
      <w:marBottom w:val="0"/>
      <w:divBdr>
        <w:top w:val="none" w:sz="0" w:space="0" w:color="auto"/>
        <w:left w:val="none" w:sz="0" w:space="0" w:color="auto"/>
        <w:bottom w:val="none" w:sz="0" w:space="0" w:color="auto"/>
        <w:right w:val="none" w:sz="0" w:space="0" w:color="auto"/>
      </w:divBdr>
    </w:div>
    <w:div w:id="511988769">
      <w:bodyDiv w:val="1"/>
      <w:marLeft w:val="0"/>
      <w:marRight w:val="0"/>
      <w:marTop w:val="0"/>
      <w:marBottom w:val="0"/>
      <w:divBdr>
        <w:top w:val="none" w:sz="0" w:space="0" w:color="auto"/>
        <w:left w:val="none" w:sz="0" w:space="0" w:color="auto"/>
        <w:bottom w:val="none" w:sz="0" w:space="0" w:color="auto"/>
        <w:right w:val="none" w:sz="0" w:space="0" w:color="auto"/>
      </w:divBdr>
    </w:div>
    <w:div w:id="511995669">
      <w:bodyDiv w:val="1"/>
      <w:marLeft w:val="0"/>
      <w:marRight w:val="0"/>
      <w:marTop w:val="0"/>
      <w:marBottom w:val="0"/>
      <w:divBdr>
        <w:top w:val="none" w:sz="0" w:space="0" w:color="auto"/>
        <w:left w:val="none" w:sz="0" w:space="0" w:color="auto"/>
        <w:bottom w:val="none" w:sz="0" w:space="0" w:color="auto"/>
        <w:right w:val="none" w:sz="0" w:space="0" w:color="auto"/>
      </w:divBdr>
    </w:div>
    <w:div w:id="512695138">
      <w:bodyDiv w:val="1"/>
      <w:marLeft w:val="0"/>
      <w:marRight w:val="0"/>
      <w:marTop w:val="0"/>
      <w:marBottom w:val="0"/>
      <w:divBdr>
        <w:top w:val="none" w:sz="0" w:space="0" w:color="auto"/>
        <w:left w:val="none" w:sz="0" w:space="0" w:color="auto"/>
        <w:bottom w:val="none" w:sz="0" w:space="0" w:color="auto"/>
        <w:right w:val="none" w:sz="0" w:space="0" w:color="auto"/>
      </w:divBdr>
    </w:div>
    <w:div w:id="513299839">
      <w:bodyDiv w:val="1"/>
      <w:marLeft w:val="0"/>
      <w:marRight w:val="0"/>
      <w:marTop w:val="0"/>
      <w:marBottom w:val="0"/>
      <w:divBdr>
        <w:top w:val="none" w:sz="0" w:space="0" w:color="auto"/>
        <w:left w:val="none" w:sz="0" w:space="0" w:color="auto"/>
        <w:bottom w:val="none" w:sz="0" w:space="0" w:color="auto"/>
        <w:right w:val="none" w:sz="0" w:space="0" w:color="auto"/>
      </w:divBdr>
    </w:div>
    <w:div w:id="513344678">
      <w:bodyDiv w:val="1"/>
      <w:marLeft w:val="0"/>
      <w:marRight w:val="0"/>
      <w:marTop w:val="0"/>
      <w:marBottom w:val="0"/>
      <w:divBdr>
        <w:top w:val="none" w:sz="0" w:space="0" w:color="auto"/>
        <w:left w:val="none" w:sz="0" w:space="0" w:color="auto"/>
        <w:bottom w:val="none" w:sz="0" w:space="0" w:color="auto"/>
        <w:right w:val="none" w:sz="0" w:space="0" w:color="auto"/>
      </w:divBdr>
    </w:div>
    <w:div w:id="514341323">
      <w:bodyDiv w:val="1"/>
      <w:marLeft w:val="0"/>
      <w:marRight w:val="0"/>
      <w:marTop w:val="0"/>
      <w:marBottom w:val="0"/>
      <w:divBdr>
        <w:top w:val="none" w:sz="0" w:space="0" w:color="auto"/>
        <w:left w:val="none" w:sz="0" w:space="0" w:color="auto"/>
        <w:bottom w:val="none" w:sz="0" w:space="0" w:color="auto"/>
        <w:right w:val="none" w:sz="0" w:space="0" w:color="auto"/>
      </w:divBdr>
    </w:div>
    <w:div w:id="514418500">
      <w:bodyDiv w:val="1"/>
      <w:marLeft w:val="0"/>
      <w:marRight w:val="0"/>
      <w:marTop w:val="0"/>
      <w:marBottom w:val="0"/>
      <w:divBdr>
        <w:top w:val="none" w:sz="0" w:space="0" w:color="auto"/>
        <w:left w:val="none" w:sz="0" w:space="0" w:color="auto"/>
        <w:bottom w:val="none" w:sz="0" w:space="0" w:color="auto"/>
        <w:right w:val="none" w:sz="0" w:space="0" w:color="auto"/>
      </w:divBdr>
    </w:div>
    <w:div w:id="515190441">
      <w:bodyDiv w:val="1"/>
      <w:marLeft w:val="0"/>
      <w:marRight w:val="0"/>
      <w:marTop w:val="0"/>
      <w:marBottom w:val="0"/>
      <w:divBdr>
        <w:top w:val="none" w:sz="0" w:space="0" w:color="auto"/>
        <w:left w:val="none" w:sz="0" w:space="0" w:color="auto"/>
        <w:bottom w:val="none" w:sz="0" w:space="0" w:color="auto"/>
        <w:right w:val="none" w:sz="0" w:space="0" w:color="auto"/>
      </w:divBdr>
    </w:div>
    <w:div w:id="516191159">
      <w:bodyDiv w:val="1"/>
      <w:marLeft w:val="0"/>
      <w:marRight w:val="0"/>
      <w:marTop w:val="0"/>
      <w:marBottom w:val="0"/>
      <w:divBdr>
        <w:top w:val="none" w:sz="0" w:space="0" w:color="auto"/>
        <w:left w:val="none" w:sz="0" w:space="0" w:color="auto"/>
        <w:bottom w:val="none" w:sz="0" w:space="0" w:color="auto"/>
        <w:right w:val="none" w:sz="0" w:space="0" w:color="auto"/>
      </w:divBdr>
    </w:div>
    <w:div w:id="516234780">
      <w:bodyDiv w:val="1"/>
      <w:marLeft w:val="0"/>
      <w:marRight w:val="0"/>
      <w:marTop w:val="0"/>
      <w:marBottom w:val="0"/>
      <w:divBdr>
        <w:top w:val="none" w:sz="0" w:space="0" w:color="auto"/>
        <w:left w:val="none" w:sz="0" w:space="0" w:color="auto"/>
        <w:bottom w:val="none" w:sz="0" w:space="0" w:color="auto"/>
        <w:right w:val="none" w:sz="0" w:space="0" w:color="auto"/>
      </w:divBdr>
    </w:div>
    <w:div w:id="516234964">
      <w:bodyDiv w:val="1"/>
      <w:marLeft w:val="0"/>
      <w:marRight w:val="0"/>
      <w:marTop w:val="0"/>
      <w:marBottom w:val="0"/>
      <w:divBdr>
        <w:top w:val="none" w:sz="0" w:space="0" w:color="auto"/>
        <w:left w:val="none" w:sz="0" w:space="0" w:color="auto"/>
        <w:bottom w:val="none" w:sz="0" w:space="0" w:color="auto"/>
        <w:right w:val="none" w:sz="0" w:space="0" w:color="auto"/>
      </w:divBdr>
    </w:div>
    <w:div w:id="516307657">
      <w:bodyDiv w:val="1"/>
      <w:marLeft w:val="0"/>
      <w:marRight w:val="0"/>
      <w:marTop w:val="0"/>
      <w:marBottom w:val="0"/>
      <w:divBdr>
        <w:top w:val="none" w:sz="0" w:space="0" w:color="auto"/>
        <w:left w:val="none" w:sz="0" w:space="0" w:color="auto"/>
        <w:bottom w:val="none" w:sz="0" w:space="0" w:color="auto"/>
        <w:right w:val="none" w:sz="0" w:space="0" w:color="auto"/>
      </w:divBdr>
    </w:div>
    <w:div w:id="516308247">
      <w:bodyDiv w:val="1"/>
      <w:marLeft w:val="0"/>
      <w:marRight w:val="0"/>
      <w:marTop w:val="0"/>
      <w:marBottom w:val="0"/>
      <w:divBdr>
        <w:top w:val="none" w:sz="0" w:space="0" w:color="auto"/>
        <w:left w:val="none" w:sz="0" w:space="0" w:color="auto"/>
        <w:bottom w:val="none" w:sz="0" w:space="0" w:color="auto"/>
        <w:right w:val="none" w:sz="0" w:space="0" w:color="auto"/>
      </w:divBdr>
    </w:div>
    <w:div w:id="516769184">
      <w:bodyDiv w:val="1"/>
      <w:marLeft w:val="0"/>
      <w:marRight w:val="0"/>
      <w:marTop w:val="0"/>
      <w:marBottom w:val="0"/>
      <w:divBdr>
        <w:top w:val="none" w:sz="0" w:space="0" w:color="auto"/>
        <w:left w:val="none" w:sz="0" w:space="0" w:color="auto"/>
        <w:bottom w:val="none" w:sz="0" w:space="0" w:color="auto"/>
        <w:right w:val="none" w:sz="0" w:space="0" w:color="auto"/>
      </w:divBdr>
    </w:div>
    <w:div w:id="516846793">
      <w:bodyDiv w:val="1"/>
      <w:marLeft w:val="0"/>
      <w:marRight w:val="0"/>
      <w:marTop w:val="0"/>
      <w:marBottom w:val="0"/>
      <w:divBdr>
        <w:top w:val="none" w:sz="0" w:space="0" w:color="auto"/>
        <w:left w:val="none" w:sz="0" w:space="0" w:color="auto"/>
        <w:bottom w:val="none" w:sz="0" w:space="0" w:color="auto"/>
        <w:right w:val="none" w:sz="0" w:space="0" w:color="auto"/>
      </w:divBdr>
    </w:div>
    <w:div w:id="517736042">
      <w:bodyDiv w:val="1"/>
      <w:marLeft w:val="0"/>
      <w:marRight w:val="0"/>
      <w:marTop w:val="0"/>
      <w:marBottom w:val="0"/>
      <w:divBdr>
        <w:top w:val="none" w:sz="0" w:space="0" w:color="auto"/>
        <w:left w:val="none" w:sz="0" w:space="0" w:color="auto"/>
        <w:bottom w:val="none" w:sz="0" w:space="0" w:color="auto"/>
        <w:right w:val="none" w:sz="0" w:space="0" w:color="auto"/>
      </w:divBdr>
    </w:div>
    <w:div w:id="517938013">
      <w:bodyDiv w:val="1"/>
      <w:marLeft w:val="0"/>
      <w:marRight w:val="0"/>
      <w:marTop w:val="0"/>
      <w:marBottom w:val="0"/>
      <w:divBdr>
        <w:top w:val="none" w:sz="0" w:space="0" w:color="auto"/>
        <w:left w:val="none" w:sz="0" w:space="0" w:color="auto"/>
        <w:bottom w:val="none" w:sz="0" w:space="0" w:color="auto"/>
        <w:right w:val="none" w:sz="0" w:space="0" w:color="auto"/>
      </w:divBdr>
    </w:div>
    <w:div w:id="518007946">
      <w:bodyDiv w:val="1"/>
      <w:marLeft w:val="0"/>
      <w:marRight w:val="0"/>
      <w:marTop w:val="0"/>
      <w:marBottom w:val="0"/>
      <w:divBdr>
        <w:top w:val="none" w:sz="0" w:space="0" w:color="auto"/>
        <w:left w:val="none" w:sz="0" w:space="0" w:color="auto"/>
        <w:bottom w:val="none" w:sz="0" w:space="0" w:color="auto"/>
        <w:right w:val="none" w:sz="0" w:space="0" w:color="auto"/>
      </w:divBdr>
    </w:div>
    <w:div w:id="518205109">
      <w:bodyDiv w:val="1"/>
      <w:marLeft w:val="0"/>
      <w:marRight w:val="0"/>
      <w:marTop w:val="0"/>
      <w:marBottom w:val="0"/>
      <w:divBdr>
        <w:top w:val="none" w:sz="0" w:space="0" w:color="auto"/>
        <w:left w:val="none" w:sz="0" w:space="0" w:color="auto"/>
        <w:bottom w:val="none" w:sz="0" w:space="0" w:color="auto"/>
        <w:right w:val="none" w:sz="0" w:space="0" w:color="auto"/>
      </w:divBdr>
    </w:div>
    <w:div w:id="518548842">
      <w:bodyDiv w:val="1"/>
      <w:marLeft w:val="0"/>
      <w:marRight w:val="0"/>
      <w:marTop w:val="0"/>
      <w:marBottom w:val="0"/>
      <w:divBdr>
        <w:top w:val="none" w:sz="0" w:space="0" w:color="auto"/>
        <w:left w:val="none" w:sz="0" w:space="0" w:color="auto"/>
        <w:bottom w:val="none" w:sz="0" w:space="0" w:color="auto"/>
        <w:right w:val="none" w:sz="0" w:space="0" w:color="auto"/>
      </w:divBdr>
    </w:div>
    <w:div w:id="519051410">
      <w:bodyDiv w:val="1"/>
      <w:marLeft w:val="0"/>
      <w:marRight w:val="0"/>
      <w:marTop w:val="0"/>
      <w:marBottom w:val="0"/>
      <w:divBdr>
        <w:top w:val="none" w:sz="0" w:space="0" w:color="auto"/>
        <w:left w:val="none" w:sz="0" w:space="0" w:color="auto"/>
        <w:bottom w:val="none" w:sz="0" w:space="0" w:color="auto"/>
        <w:right w:val="none" w:sz="0" w:space="0" w:color="auto"/>
      </w:divBdr>
    </w:div>
    <w:div w:id="519314867">
      <w:bodyDiv w:val="1"/>
      <w:marLeft w:val="0"/>
      <w:marRight w:val="0"/>
      <w:marTop w:val="0"/>
      <w:marBottom w:val="0"/>
      <w:divBdr>
        <w:top w:val="none" w:sz="0" w:space="0" w:color="auto"/>
        <w:left w:val="none" w:sz="0" w:space="0" w:color="auto"/>
        <w:bottom w:val="none" w:sz="0" w:space="0" w:color="auto"/>
        <w:right w:val="none" w:sz="0" w:space="0" w:color="auto"/>
      </w:divBdr>
    </w:div>
    <w:div w:id="519316806">
      <w:bodyDiv w:val="1"/>
      <w:marLeft w:val="0"/>
      <w:marRight w:val="0"/>
      <w:marTop w:val="0"/>
      <w:marBottom w:val="0"/>
      <w:divBdr>
        <w:top w:val="none" w:sz="0" w:space="0" w:color="auto"/>
        <w:left w:val="none" w:sz="0" w:space="0" w:color="auto"/>
        <w:bottom w:val="none" w:sz="0" w:space="0" w:color="auto"/>
        <w:right w:val="none" w:sz="0" w:space="0" w:color="auto"/>
      </w:divBdr>
    </w:div>
    <w:div w:id="520438897">
      <w:bodyDiv w:val="1"/>
      <w:marLeft w:val="0"/>
      <w:marRight w:val="0"/>
      <w:marTop w:val="0"/>
      <w:marBottom w:val="0"/>
      <w:divBdr>
        <w:top w:val="none" w:sz="0" w:space="0" w:color="auto"/>
        <w:left w:val="none" w:sz="0" w:space="0" w:color="auto"/>
        <w:bottom w:val="none" w:sz="0" w:space="0" w:color="auto"/>
        <w:right w:val="none" w:sz="0" w:space="0" w:color="auto"/>
      </w:divBdr>
    </w:div>
    <w:div w:id="521207940">
      <w:bodyDiv w:val="1"/>
      <w:marLeft w:val="0"/>
      <w:marRight w:val="0"/>
      <w:marTop w:val="0"/>
      <w:marBottom w:val="0"/>
      <w:divBdr>
        <w:top w:val="none" w:sz="0" w:space="0" w:color="auto"/>
        <w:left w:val="none" w:sz="0" w:space="0" w:color="auto"/>
        <w:bottom w:val="none" w:sz="0" w:space="0" w:color="auto"/>
        <w:right w:val="none" w:sz="0" w:space="0" w:color="auto"/>
      </w:divBdr>
    </w:div>
    <w:div w:id="521289516">
      <w:bodyDiv w:val="1"/>
      <w:marLeft w:val="0"/>
      <w:marRight w:val="0"/>
      <w:marTop w:val="0"/>
      <w:marBottom w:val="0"/>
      <w:divBdr>
        <w:top w:val="none" w:sz="0" w:space="0" w:color="auto"/>
        <w:left w:val="none" w:sz="0" w:space="0" w:color="auto"/>
        <w:bottom w:val="none" w:sz="0" w:space="0" w:color="auto"/>
        <w:right w:val="none" w:sz="0" w:space="0" w:color="auto"/>
      </w:divBdr>
    </w:div>
    <w:div w:id="521743367">
      <w:bodyDiv w:val="1"/>
      <w:marLeft w:val="0"/>
      <w:marRight w:val="0"/>
      <w:marTop w:val="0"/>
      <w:marBottom w:val="0"/>
      <w:divBdr>
        <w:top w:val="none" w:sz="0" w:space="0" w:color="auto"/>
        <w:left w:val="none" w:sz="0" w:space="0" w:color="auto"/>
        <w:bottom w:val="none" w:sz="0" w:space="0" w:color="auto"/>
        <w:right w:val="none" w:sz="0" w:space="0" w:color="auto"/>
      </w:divBdr>
    </w:div>
    <w:div w:id="521745639">
      <w:bodyDiv w:val="1"/>
      <w:marLeft w:val="0"/>
      <w:marRight w:val="0"/>
      <w:marTop w:val="0"/>
      <w:marBottom w:val="0"/>
      <w:divBdr>
        <w:top w:val="none" w:sz="0" w:space="0" w:color="auto"/>
        <w:left w:val="none" w:sz="0" w:space="0" w:color="auto"/>
        <w:bottom w:val="none" w:sz="0" w:space="0" w:color="auto"/>
        <w:right w:val="none" w:sz="0" w:space="0" w:color="auto"/>
      </w:divBdr>
    </w:div>
    <w:div w:id="522520843">
      <w:bodyDiv w:val="1"/>
      <w:marLeft w:val="0"/>
      <w:marRight w:val="0"/>
      <w:marTop w:val="0"/>
      <w:marBottom w:val="0"/>
      <w:divBdr>
        <w:top w:val="none" w:sz="0" w:space="0" w:color="auto"/>
        <w:left w:val="none" w:sz="0" w:space="0" w:color="auto"/>
        <w:bottom w:val="none" w:sz="0" w:space="0" w:color="auto"/>
        <w:right w:val="none" w:sz="0" w:space="0" w:color="auto"/>
      </w:divBdr>
    </w:div>
    <w:div w:id="523396585">
      <w:bodyDiv w:val="1"/>
      <w:marLeft w:val="0"/>
      <w:marRight w:val="0"/>
      <w:marTop w:val="0"/>
      <w:marBottom w:val="0"/>
      <w:divBdr>
        <w:top w:val="none" w:sz="0" w:space="0" w:color="auto"/>
        <w:left w:val="none" w:sz="0" w:space="0" w:color="auto"/>
        <w:bottom w:val="none" w:sz="0" w:space="0" w:color="auto"/>
        <w:right w:val="none" w:sz="0" w:space="0" w:color="auto"/>
      </w:divBdr>
    </w:div>
    <w:div w:id="523400263">
      <w:bodyDiv w:val="1"/>
      <w:marLeft w:val="0"/>
      <w:marRight w:val="0"/>
      <w:marTop w:val="0"/>
      <w:marBottom w:val="0"/>
      <w:divBdr>
        <w:top w:val="none" w:sz="0" w:space="0" w:color="auto"/>
        <w:left w:val="none" w:sz="0" w:space="0" w:color="auto"/>
        <w:bottom w:val="none" w:sz="0" w:space="0" w:color="auto"/>
        <w:right w:val="none" w:sz="0" w:space="0" w:color="auto"/>
      </w:divBdr>
    </w:div>
    <w:div w:id="523792671">
      <w:bodyDiv w:val="1"/>
      <w:marLeft w:val="0"/>
      <w:marRight w:val="0"/>
      <w:marTop w:val="0"/>
      <w:marBottom w:val="0"/>
      <w:divBdr>
        <w:top w:val="none" w:sz="0" w:space="0" w:color="auto"/>
        <w:left w:val="none" w:sz="0" w:space="0" w:color="auto"/>
        <w:bottom w:val="none" w:sz="0" w:space="0" w:color="auto"/>
        <w:right w:val="none" w:sz="0" w:space="0" w:color="auto"/>
      </w:divBdr>
    </w:div>
    <w:div w:id="524513881">
      <w:bodyDiv w:val="1"/>
      <w:marLeft w:val="0"/>
      <w:marRight w:val="0"/>
      <w:marTop w:val="0"/>
      <w:marBottom w:val="0"/>
      <w:divBdr>
        <w:top w:val="none" w:sz="0" w:space="0" w:color="auto"/>
        <w:left w:val="none" w:sz="0" w:space="0" w:color="auto"/>
        <w:bottom w:val="none" w:sz="0" w:space="0" w:color="auto"/>
        <w:right w:val="none" w:sz="0" w:space="0" w:color="auto"/>
      </w:divBdr>
    </w:div>
    <w:div w:id="524834047">
      <w:bodyDiv w:val="1"/>
      <w:marLeft w:val="0"/>
      <w:marRight w:val="0"/>
      <w:marTop w:val="0"/>
      <w:marBottom w:val="0"/>
      <w:divBdr>
        <w:top w:val="none" w:sz="0" w:space="0" w:color="auto"/>
        <w:left w:val="none" w:sz="0" w:space="0" w:color="auto"/>
        <w:bottom w:val="none" w:sz="0" w:space="0" w:color="auto"/>
        <w:right w:val="none" w:sz="0" w:space="0" w:color="auto"/>
      </w:divBdr>
    </w:div>
    <w:div w:id="525213832">
      <w:bodyDiv w:val="1"/>
      <w:marLeft w:val="0"/>
      <w:marRight w:val="0"/>
      <w:marTop w:val="0"/>
      <w:marBottom w:val="0"/>
      <w:divBdr>
        <w:top w:val="none" w:sz="0" w:space="0" w:color="auto"/>
        <w:left w:val="none" w:sz="0" w:space="0" w:color="auto"/>
        <w:bottom w:val="none" w:sz="0" w:space="0" w:color="auto"/>
        <w:right w:val="none" w:sz="0" w:space="0" w:color="auto"/>
      </w:divBdr>
    </w:div>
    <w:div w:id="525290011">
      <w:bodyDiv w:val="1"/>
      <w:marLeft w:val="0"/>
      <w:marRight w:val="0"/>
      <w:marTop w:val="0"/>
      <w:marBottom w:val="0"/>
      <w:divBdr>
        <w:top w:val="none" w:sz="0" w:space="0" w:color="auto"/>
        <w:left w:val="none" w:sz="0" w:space="0" w:color="auto"/>
        <w:bottom w:val="none" w:sz="0" w:space="0" w:color="auto"/>
        <w:right w:val="none" w:sz="0" w:space="0" w:color="auto"/>
      </w:divBdr>
    </w:div>
    <w:div w:id="525946638">
      <w:bodyDiv w:val="1"/>
      <w:marLeft w:val="0"/>
      <w:marRight w:val="0"/>
      <w:marTop w:val="0"/>
      <w:marBottom w:val="0"/>
      <w:divBdr>
        <w:top w:val="none" w:sz="0" w:space="0" w:color="auto"/>
        <w:left w:val="none" w:sz="0" w:space="0" w:color="auto"/>
        <w:bottom w:val="none" w:sz="0" w:space="0" w:color="auto"/>
        <w:right w:val="none" w:sz="0" w:space="0" w:color="auto"/>
      </w:divBdr>
    </w:div>
    <w:div w:id="526024423">
      <w:bodyDiv w:val="1"/>
      <w:marLeft w:val="0"/>
      <w:marRight w:val="0"/>
      <w:marTop w:val="0"/>
      <w:marBottom w:val="0"/>
      <w:divBdr>
        <w:top w:val="none" w:sz="0" w:space="0" w:color="auto"/>
        <w:left w:val="none" w:sz="0" w:space="0" w:color="auto"/>
        <w:bottom w:val="none" w:sz="0" w:space="0" w:color="auto"/>
        <w:right w:val="none" w:sz="0" w:space="0" w:color="auto"/>
      </w:divBdr>
    </w:div>
    <w:div w:id="526140892">
      <w:bodyDiv w:val="1"/>
      <w:marLeft w:val="0"/>
      <w:marRight w:val="0"/>
      <w:marTop w:val="0"/>
      <w:marBottom w:val="0"/>
      <w:divBdr>
        <w:top w:val="none" w:sz="0" w:space="0" w:color="auto"/>
        <w:left w:val="none" w:sz="0" w:space="0" w:color="auto"/>
        <w:bottom w:val="none" w:sz="0" w:space="0" w:color="auto"/>
        <w:right w:val="none" w:sz="0" w:space="0" w:color="auto"/>
      </w:divBdr>
    </w:div>
    <w:div w:id="526216674">
      <w:bodyDiv w:val="1"/>
      <w:marLeft w:val="0"/>
      <w:marRight w:val="0"/>
      <w:marTop w:val="0"/>
      <w:marBottom w:val="0"/>
      <w:divBdr>
        <w:top w:val="none" w:sz="0" w:space="0" w:color="auto"/>
        <w:left w:val="none" w:sz="0" w:space="0" w:color="auto"/>
        <w:bottom w:val="none" w:sz="0" w:space="0" w:color="auto"/>
        <w:right w:val="none" w:sz="0" w:space="0" w:color="auto"/>
      </w:divBdr>
    </w:div>
    <w:div w:id="526337205">
      <w:bodyDiv w:val="1"/>
      <w:marLeft w:val="0"/>
      <w:marRight w:val="0"/>
      <w:marTop w:val="0"/>
      <w:marBottom w:val="0"/>
      <w:divBdr>
        <w:top w:val="none" w:sz="0" w:space="0" w:color="auto"/>
        <w:left w:val="none" w:sz="0" w:space="0" w:color="auto"/>
        <w:bottom w:val="none" w:sz="0" w:space="0" w:color="auto"/>
        <w:right w:val="none" w:sz="0" w:space="0" w:color="auto"/>
      </w:divBdr>
    </w:div>
    <w:div w:id="526524311">
      <w:bodyDiv w:val="1"/>
      <w:marLeft w:val="0"/>
      <w:marRight w:val="0"/>
      <w:marTop w:val="0"/>
      <w:marBottom w:val="0"/>
      <w:divBdr>
        <w:top w:val="none" w:sz="0" w:space="0" w:color="auto"/>
        <w:left w:val="none" w:sz="0" w:space="0" w:color="auto"/>
        <w:bottom w:val="none" w:sz="0" w:space="0" w:color="auto"/>
        <w:right w:val="none" w:sz="0" w:space="0" w:color="auto"/>
      </w:divBdr>
    </w:div>
    <w:div w:id="527257511">
      <w:bodyDiv w:val="1"/>
      <w:marLeft w:val="0"/>
      <w:marRight w:val="0"/>
      <w:marTop w:val="0"/>
      <w:marBottom w:val="0"/>
      <w:divBdr>
        <w:top w:val="none" w:sz="0" w:space="0" w:color="auto"/>
        <w:left w:val="none" w:sz="0" w:space="0" w:color="auto"/>
        <w:bottom w:val="none" w:sz="0" w:space="0" w:color="auto"/>
        <w:right w:val="none" w:sz="0" w:space="0" w:color="auto"/>
      </w:divBdr>
    </w:div>
    <w:div w:id="527328951">
      <w:bodyDiv w:val="1"/>
      <w:marLeft w:val="0"/>
      <w:marRight w:val="0"/>
      <w:marTop w:val="0"/>
      <w:marBottom w:val="0"/>
      <w:divBdr>
        <w:top w:val="none" w:sz="0" w:space="0" w:color="auto"/>
        <w:left w:val="none" w:sz="0" w:space="0" w:color="auto"/>
        <w:bottom w:val="none" w:sz="0" w:space="0" w:color="auto"/>
        <w:right w:val="none" w:sz="0" w:space="0" w:color="auto"/>
      </w:divBdr>
    </w:div>
    <w:div w:id="527371853">
      <w:bodyDiv w:val="1"/>
      <w:marLeft w:val="0"/>
      <w:marRight w:val="0"/>
      <w:marTop w:val="0"/>
      <w:marBottom w:val="0"/>
      <w:divBdr>
        <w:top w:val="none" w:sz="0" w:space="0" w:color="auto"/>
        <w:left w:val="none" w:sz="0" w:space="0" w:color="auto"/>
        <w:bottom w:val="none" w:sz="0" w:space="0" w:color="auto"/>
        <w:right w:val="none" w:sz="0" w:space="0" w:color="auto"/>
      </w:divBdr>
    </w:div>
    <w:div w:id="527715497">
      <w:bodyDiv w:val="1"/>
      <w:marLeft w:val="0"/>
      <w:marRight w:val="0"/>
      <w:marTop w:val="0"/>
      <w:marBottom w:val="0"/>
      <w:divBdr>
        <w:top w:val="none" w:sz="0" w:space="0" w:color="auto"/>
        <w:left w:val="none" w:sz="0" w:space="0" w:color="auto"/>
        <w:bottom w:val="none" w:sz="0" w:space="0" w:color="auto"/>
        <w:right w:val="none" w:sz="0" w:space="0" w:color="auto"/>
      </w:divBdr>
    </w:div>
    <w:div w:id="528417766">
      <w:bodyDiv w:val="1"/>
      <w:marLeft w:val="0"/>
      <w:marRight w:val="0"/>
      <w:marTop w:val="0"/>
      <w:marBottom w:val="0"/>
      <w:divBdr>
        <w:top w:val="none" w:sz="0" w:space="0" w:color="auto"/>
        <w:left w:val="none" w:sz="0" w:space="0" w:color="auto"/>
        <w:bottom w:val="none" w:sz="0" w:space="0" w:color="auto"/>
        <w:right w:val="none" w:sz="0" w:space="0" w:color="auto"/>
      </w:divBdr>
    </w:div>
    <w:div w:id="528880623">
      <w:bodyDiv w:val="1"/>
      <w:marLeft w:val="0"/>
      <w:marRight w:val="0"/>
      <w:marTop w:val="0"/>
      <w:marBottom w:val="0"/>
      <w:divBdr>
        <w:top w:val="none" w:sz="0" w:space="0" w:color="auto"/>
        <w:left w:val="none" w:sz="0" w:space="0" w:color="auto"/>
        <w:bottom w:val="none" w:sz="0" w:space="0" w:color="auto"/>
        <w:right w:val="none" w:sz="0" w:space="0" w:color="auto"/>
      </w:divBdr>
    </w:div>
    <w:div w:id="529076564">
      <w:bodyDiv w:val="1"/>
      <w:marLeft w:val="0"/>
      <w:marRight w:val="0"/>
      <w:marTop w:val="0"/>
      <w:marBottom w:val="0"/>
      <w:divBdr>
        <w:top w:val="none" w:sz="0" w:space="0" w:color="auto"/>
        <w:left w:val="none" w:sz="0" w:space="0" w:color="auto"/>
        <w:bottom w:val="none" w:sz="0" w:space="0" w:color="auto"/>
        <w:right w:val="none" w:sz="0" w:space="0" w:color="auto"/>
      </w:divBdr>
    </w:div>
    <w:div w:id="529337639">
      <w:bodyDiv w:val="1"/>
      <w:marLeft w:val="0"/>
      <w:marRight w:val="0"/>
      <w:marTop w:val="0"/>
      <w:marBottom w:val="0"/>
      <w:divBdr>
        <w:top w:val="none" w:sz="0" w:space="0" w:color="auto"/>
        <w:left w:val="none" w:sz="0" w:space="0" w:color="auto"/>
        <w:bottom w:val="none" w:sz="0" w:space="0" w:color="auto"/>
        <w:right w:val="none" w:sz="0" w:space="0" w:color="auto"/>
      </w:divBdr>
    </w:div>
    <w:div w:id="529418627">
      <w:bodyDiv w:val="1"/>
      <w:marLeft w:val="0"/>
      <w:marRight w:val="0"/>
      <w:marTop w:val="0"/>
      <w:marBottom w:val="0"/>
      <w:divBdr>
        <w:top w:val="none" w:sz="0" w:space="0" w:color="auto"/>
        <w:left w:val="none" w:sz="0" w:space="0" w:color="auto"/>
        <w:bottom w:val="none" w:sz="0" w:space="0" w:color="auto"/>
        <w:right w:val="none" w:sz="0" w:space="0" w:color="auto"/>
      </w:divBdr>
    </w:div>
    <w:div w:id="529611161">
      <w:bodyDiv w:val="1"/>
      <w:marLeft w:val="0"/>
      <w:marRight w:val="0"/>
      <w:marTop w:val="0"/>
      <w:marBottom w:val="0"/>
      <w:divBdr>
        <w:top w:val="none" w:sz="0" w:space="0" w:color="auto"/>
        <w:left w:val="none" w:sz="0" w:space="0" w:color="auto"/>
        <w:bottom w:val="none" w:sz="0" w:space="0" w:color="auto"/>
        <w:right w:val="none" w:sz="0" w:space="0" w:color="auto"/>
      </w:divBdr>
    </w:div>
    <w:div w:id="529805173">
      <w:bodyDiv w:val="1"/>
      <w:marLeft w:val="0"/>
      <w:marRight w:val="0"/>
      <w:marTop w:val="0"/>
      <w:marBottom w:val="0"/>
      <w:divBdr>
        <w:top w:val="none" w:sz="0" w:space="0" w:color="auto"/>
        <w:left w:val="none" w:sz="0" w:space="0" w:color="auto"/>
        <w:bottom w:val="none" w:sz="0" w:space="0" w:color="auto"/>
        <w:right w:val="none" w:sz="0" w:space="0" w:color="auto"/>
      </w:divBdr>
    </w:div>
    <w:div w:id="529925498">
      <w:bodyDiv w:val="1"/>
      <w:marLeft w:val="0"/>
      <w:marRight w:val="0"/>
      <w:marTop w:val="0"/>
      <w:marBottom w:val="0"/>
      <w:divBdr>
        <w:top w:val="none" w:sz="0" w:space="0" w:color="auto"/>
        <w:left w:val="none" w:sz="0" w:space="0" w:color="auto"/>
        <w:bottom w:val="none" w:sz="0" w:space="0" w:color="auto"/>
        <w:right w:val="none" w:sz="0" w:space="0" w:color="auto"/>
      </w:divBdr>
    </w:div>
    <w:div w:id="529950446">
      <w:bodyDiv w:val="1"/>
      <w:marLeft w:val="0"/>
      <w:marRight w:val="0"/>
      <w:marTop w:val="0"/>
      <w:marBottom w:val="0"/>
      <w:divBdr>
        <w:top w:val="none" w:sz="0" w:space="0" w:color="auto"/>
        <w:left w:val="none" w:sz="0" w:space="0" w:color="auto"/>
        <w:bottom w:val="none" w:sz="0" w:space="0" w:color="auto"/>
        <w:right w:val="none" w:sz="0" w:space="0" w:color="auto"/>
      </w:divBdr>
    </w:div>
    <w:div w:id="530070873">
      <w:bodyDiv w:val="1"/>
      <w:marLeft w:val="0"/>
      <w:marRight w:val="0"/>
      <w:marTop w:val="0"/>
      <w:marBottom w:val="0"/>
      <w:divBdr>
        <w:top w:val="none" w:sz="0" w:space="0" w:color="auto"/>
        <w:left w:val="none" w:sz="0" w:space="0" w:color="auto"/>
        <w:bottom w:val="none" w:sz="0" w:space="0" w:color="auto"/>
        <w:right w:val="none" w:sz="0" w:space="0" w:color="auto"/>
      </w:divBdr>
    </w:div>
    <w:div w:id="530076704">
      <w:bodyDiv w:val="1"/>
      <w:marLeft w:val="0"/>
      <w:marRight w:val="0"/>
      <w:marTop w:val="0"/>
      <w:marBottom w:val="0"/>
      <w:divBdr>
        <w:top w:val="none" w:sz="0" w:space="0" w:color="auto"/>
        <w:left w:val="none" w:sz="0" w:space="0" w:color="auto"/>
        <w:bottom w:val="none" w:sz="0" w:space="0" w:color="auto"/>
        <w:right w:val="none" w:sz="0" w:space="0" w:color="auto"/>
      </w:divBdr>
    </w:div>
    <w:div w:id="530649590">
      <w:bodyDiv w:val="1"/>
      <w:marLeft w:val="0"/>
      <w:marRight w:val="0"/>
      <w:marTop w:val="0"/>
      <w:marBottom w:val="0"/>
      <w:divBdr>
        <w:top w:val="none" w:sz="0" w:space="0" w:color="auto"/>
        <w:left w:val="none" w:sz="0" w:space="0" w:color="auto"/>
        <w:bottom w:val="none" w:sz="0" w:space="0" w:color="auto"/>
        <w:right w:val="none" w:sz="0" w:space="0" w:color="auto"/>
      </w:divBdr>
    </w:div>
    <w:div w:id="530842572">
      <w:bodyDiv w:val="1"/>
      <w:marLeft w:val="0"/>
      <w:marRight w:val="0"/>
      <w:marTop w:val="0"/>
      <w:marBottom w:val="0"/>
      <w:divBdr>
        <w:top w:val="none" w:sz="0" w:space="0" w:color="auto"/>
        <w:left w:val="none" w:sz="0" w:space="0" w:color="auto"/>
        <w:bottom w:val="none" w:sz="0" w:space="0" w:color="auto"/>
        <w:right w:val="none" w:sz="0" w:space="0" w:color="auto"/>
      </w:divBdr>
    </w:div>
    <w:div w:id="530844030">
      <w:bodyDiv w:val="1"/>
      <w:marLeft w:val="0"/>
      <w:marRight w:val="0"/>
      <w:marTop w:val="0"/>
      <w:marBottom w:val="0"/>
      <w:divBdr>
        <w:top w:val="none" w:sz="0" w:space="0" w:color="auto"/>
        <w:left w:val="none" w:sz="0" w:space="0" w:color="auto"/>
        <w:bottom w:val="none" w:sz="0" w:space="0" w:color="auto"/>
        <w:right w:val="none" w:sz="0" w:space="0" w:color="auto"/>
      </w:divBdr>
    </w:div>
    <w:div w:id="531114905">
      <w:bodyDiv w:val="1"/>
      <w:marLeft w:val="0"/>
      <w:marRight w:val="0"/>
      <w:marTop w:val="0"/>
      <w:marBottom w:val="0"/>
      <w:divBdr>
        <w:top w:val="none" w:sz="0" w:space="0" w:color="auto"/>
        <w:left w:val="none" w:sz="0" w:space="0" w:color="auto"/>
        <w:bottom w:val="none" w:sz="0" w:space="0" w:color="auto"/>
        <w:right w:val="none" w:sz="0" w:space="0" w:color="auto"/>
      </w:divBdr>
    </w:div>
    <w:div w:id="531189591">
      <w:bodyDiv w:val="1"/>
      <w:marLeft w:val="0"/>
      <w:marRight w:val="0"/>
      <w:marTop w:val="0"/>
      <w:marBottom w:val="0"/>
      <w:divBdr>
        <w:top w:val="none" w:sz="0" w:space="0" w:color="auto"/>
        <w:left w:val="none" w:sz="0" w:space="0" w:color="auto"/>
        <w:bottom w:val="none" w:sz="0" w:space="0" w:color="auto"/>
        <w:right w:val="none" w:sz="0" w:space="0" w:color="auto"/>
      </w:divBdr>
    </w:div>
    <w:div w:id="531773280">
      <w:bodyDiv w:val="1"/>
      <w:marLeft w:val="0"/>
      <w:marRight w:val="0"/>
      <w:marTop w:val="0"/>
      <w:marBottom w:val="0"/>
      <w:divBdr>
        <w:top w:val="none" w:sz="0" w:space="0" w:color="auto"/>
        <w:left w:val="none" w:sz="0" w:space="0" w:color="auto"/>
        <w:bottom w:val="none" w:sz="0" w:space="0" w:color="auto"/>
        <w:right w:val="none" w:sz="0" w:space="0" w:color="auto"/>
      </w:divBdr>
    </w:div>
    <w:div w:id="531916431">
      <w:bodyDiv w:val="1"/>
      <w:marLeft w:val="0"/>
      <w:marRight w:val="0"/>
      <w:marTop w:val="0"/>
      <w:marBottom w:val="0"/>
      <w:divBdr>
        <w:top w:val="none" w:sz="0" w:space="0" w:color="auto"/>
        <w:left w:val="none" w:sz="0" w:space="0" w:color="auto"/>
        <w:bottom w:val="none" w:sz="0" w:space="0" w:color="auto"/>
        <w:right w:val="none" w:sz="0" w:space="0" w:color="auto"/>
      </w:divBdr>
    </w:div>
    <w:div w:id="531961942">
      <w:bodyDiv w:val="1"/>
      <w:marLeft w:val="0"/>
      <w:marRight w:val="0"/>
      <w:marTop w:val="0"/>
      <w:marBottom w:val="0"/>
      <w:divBdr>
        <w:top w:val="none" w:sz="0" w:space="0" w:color="auto"/>
        <w:left w:val="none" w:sz="0" w:space="0" w:color="auto"/>
        <w:bottom w:val="none" w:sz="0" w:space="0" w:color="auto"/>
        <w:right w:val="none" w:sz="0" w:space="0" w:color="auto"/>
      </w:divBdr>
    </w:div>
    <w:div w:id="531964643">
      <w:bodyDiv w:val="1"/>
      <w:marLeft w:val="0"/>
      <w:marRight w:val="0"/>
      <w:marTop w:val="0"/>
      <w:marBottom w:val="0"/>
      <w:divBdr>
        <w:top w:val="none" w:sz="0" w:space="0" w:color="auto"/>
        <w:left w:val="none" w:sz="0" w:space="0" w:color="auto"/>
        <w:bottom w:val="none" w:sz="0" w:space="0" w:color="auto"/>
        <w:right w:val="none" w:sz="0" w:space="0" w:color="auto"/>
      </w:divBdr>
    </w:div>
    <w:div w:id="531965927">
      <w:bodyDiv w:val="1"/>
      <w:marLeft w:val="0"/>
      <w:marRight w:val="0"/>
      <w:marTop w:val="0"/>
      <w:marBottom w:val="0"/>
      <w:divBdr>
        <w:top w:val="none" w:sz="0" w:space="0" w:color="auto"/>
        <w:left w:val="none" w:sz="0" w:space="0" w:color="auto"/>
        <w:bottom w:val="none" w:sz="0" w:space="0" w:color="auto"/>
        <w:right w:val="none" w:sz="0" w:space="0" w:color="auto"/>
      </w:divBdr>
    </w:div>
    <w:div w:id="532764537">
      <w:bodyDiv w:val="1"/>
      <w:marLeft w:val="0"/>
      <w:marRight w:val="0"/>
      <w:marTop w:val="0"/>
      <w:marBottom w:val="0"/>
      <w:divBdr>
        <w:top w:val="none" w:sz="0" w:space="0" w:color="auto"/>
        <w:left w:val="none" w:sz="0" w:space="0" w:color="auto"/>
        <w:bottom w:val="none" w:sz="0" w:space="0" w:color="auto"/>
        <w:right w:val="none" w:sz="0" w:space="0" w:color="auto"/>
      </w:divBdr>
    </w:div>
    <w:div w:id="533079551">
      <w:bodyDiv w:val="1"/>
      <w:marLeft w:val="0"/>
      <w:marRight w:val="0"/>
      <w:marTop w:val="0"/>
      <w:marBottom w:val="0"/>
      <w:divBdr>
        <w:top w:val="none" w:sz="0" w:space="0" w:color="auto"/>
        <w:left w:val="none" w:sz="0" w:space="0" w:color="auto"/>
        <w:bottom w:val="none" w:sz="0" w:space="0" w:color="auto"/>
        <w:right w:val="none" w:sz="0" w:space="0" w:color="auto"/>
      </w:divBdr>
    </w:div>
    <w:div w:id="533615568">
      <w:bodyDiv w:val="1"/>
      <w:marLeft w:val="0"/>
      <w:marRight w:val="0"/>
      <w:marTop w:val="0"/>
      <w:marBottom w:val="0"/>
      <w:divBdr>
        <w:top w:val="none" w:sz="0" w:space="0" w:color="auto"/>
        <w:left w:val="none" w:sz="0" w:space="0" w:color="auto"/>
        <w:bottom w:val="none" w:sz="0" w:space="0" w:color="auto"/>
        <w:right w:val="none" w:sz="0" w:space="0" w:color="auto"/>
      </w:divBdr>
    </w:div>
    <w:div w:id="533661712">
      <w:bodyDiv w:val="1"/>
      <w:marLeft w:val="0"/>
      <w:marRight w:val="0"/>
      <w:marTop w:val="0"/>
      <w:marBottom w:val="0"/>
      <w:divBdr>
        <w:top w:val="none" w:sz="0" w:space="0" w:color="auto"/>
        <w:left w:val="none" w:sz="0" w:space="0" w:color="auto"/>
        <w:bottom w:val="none" w:sz="0" w:space="0" w:color="auto"/>
        <w:right w:val="none" w:sz="0" w:space="0" w:color="auto"/>
      </w:divBdr>
    </w:div>
    <w:div w:id="536115938">
      <w:bodyDiv w:val="1"/>
      <w:marLeft w:val="0"/>
      <w:marRight w:val="0"/>
      <w:marTop w:val="0"/>
      <w:marBottom w:val="0"/>
      <w:divBdr>
        <w:top w:val="none" w:sz="0" w:space="0" w:color="auto"/>
        <w:left w:val="none" w:sz="0" w:space="0" w:color="auto"/>
        <w:bottom w:val="none" w:sz="0" w:space="0" w:color="auto"/>
        <w:right w:val="none" w:sz="0" w:space="0" w:color="auto"/>
      </w:divBdr>
    </w:div>
    <w:div w:id="536164972">
      <w:bodyDiv w:val="1"/>
      <w:marLeft w:val="0"/>
      <w:marRight w:val="0"/>
      <w:marTop w:val="0"/>
      <w:marBottom w:val="0"/>
      <w:divBdr>
        <w:top w:val="none" w:sz="0" w:space="0" w:color="auto"/>
        <w:left w:val="none" w:sz="0" w:space="0" w:color="auto"/>
        <w:bottom w:val="none" w:sz="0" w:space="0" w:color="auto"/>
        <w:right w:val="none" w:sz="0" w:space="0" w:color="auto"/>
      </w:divBdr>
    </w:div>
    <w:div w:id="536166066">
      <w:bodyDiv w:val="1"/>
      <w:marLeft w:val="0"/>
      <w:marRight w:val="0"/>
      <w:marTop w:val="0"/>
      <w:marBottom w:val="0"/>
      <w:divBdr>
        <w:top w:val="none" w:sz="0" w:space="0" w:color="auto"/>
        <w:left w:val="none" w:sz="0" w:space="0" w:color="auto"/>
        <w:bottom w:val="none" w:sz="0" w:space="0" w:color="auto"/>
        <w:right w:val="none" w:sz="0" w:space="0" w:color="auto"/>
      </w:divBdr>
    </w:div>
    <w:div w:id="536236761">
      <w:bodyDiv w:val="1"/>
      <w:marLeft w:val="0"/>
      <w:marRight w:val="0"/>
      <w:marTop w:val="0"/>
      <w:marBottom w:val="0"/>
      <w:divBdr>
        <w:top w:val="none" w:sz="0" w:space="0" w:color="auto"/>
        <w:left w:val="none" w:sz="0" w:space="0" w:color="auto"/>
        <w:bottom w:val="none" w:sz="0" w:space="0" w:color="auto"/>
        <w:right w:val="none" w:sz="0" w:space="0" w:color="auto"/>
      </w:divBdr>
    </w:div>
    <w:div w:id="536239480">
      <w:bodyDiv w:val="1"/>
      <w:marLeft w:val="0"/>
      <w:marRight w:val="0"/>
      <w:marTop w:val="0"/>
      <w:marBottom w:val="0"/>
      <w:divBdr>
        <w:top w:val="none" w:sz="0" w:space="0" w:color="auto"/>
        <w:left w:val="none" w:sz="0" w:space="0" w:color="auto"/>
        <w:bottom w:val="none" w:sz="0" w:space="0" w:color="auto"/>
        <w:right w:val="none" w:sz="0" w:space="0" w:color="auto"/>
      </w:divBdr>
    </w:div>
    <w:div w:id="536353147">
      <w:bodyDiv w:val="1"/>
      <w:marLeft w:val="0"/>
      <w:marRight w:val="0"/>
      <w:marTop w:val="0"/>
      <w:marBottom w:val="0"/>
      <w:divBdr>
        <w:top w:val="none" w:sz="0" w:space="0" w:color="auto"/>
        <w:left w:val="none" w:sz="0" w:space="0" w:color="auto"/>
        <w:bottom w:val="none" w:sz="0" w:space="0" w:color="auto"/>
        <w:right w:val="none" w:sz="0" w:space="0" w:color="auto"/>
      </w:divBdr>
    </w:div>
    <w:div w:id="536743910">
      <w:bodyDiv w:val="1"/>
      <w:marLeft w:val="0"/>
      <w:marRight w:val="0"/>
      <w:marTop w:val="0"/>
      <w:marBottom w:val="0"/>
      <w:divBdr>
        <w:top w:val="none" w:sz="0" w:space="0" w:color="auto"/>
        <w:left w:val="none" w:sz="0" w:space="0" w:color="auto"/>
        <w:bottom w:val="none" w:sz="0" w:space="0" w:color="auto"/>
        <w:right w:val="none" w:sz="0" w:space="0" w:color="auto"/>
      </w:divBdr>
    </w:div>
    <w:div w:id="536815244">
      <w:bodyDiv w:val="1"/>
      <w:marLeft w:val="0"/>
      <w:marRight w:val="0"/>
      <w:marTop w:val="0"/>
      <w:marBottom w:val="0"/>
      <w:divBdr>
        <w:top w:val="none" w:sz="0" w:space="0" w:color="auto"/>
        <w:left w:val="none" w:sz="0" w:space="0" w:color="auto"/>
        <w:bottom w:val="none" w:sz="0" w:space="0" w:color="auto"/>
        <w:right w:val="none" w:sz="0" w:space="0" w:color="auto"/>
      </w:divBdr>
    </w:div>
    <w:div w:id="537006735">
      <w:bodyDiv w:val="1"/>
      <w:marLeft w:val="0"/>
      <w:marRight w:val="0"/>
      <w:marTop w:val="0"/>
      <w:marBottom w:val="0"/>
      <w:divBdr>
        <w:top w:val="none" w:sz="0" w:space="0" w:color="auto"/>
        <w:left w:val="none" w:sz="0" w:space="0" w:color="auto"/>
        <w:bottom w:val="none" w:sz="0" w:space="0" w:color="auto"/>
        <w:right w:val="none" w:sz="0" w:space="0" w:color="auto"/>
      </w:divBdr>
    </w:div>
    <w:div w:id="537161141">
      <w:bodyDiv w:val="1"/>
      <w:marLeft w:val="0"/>
      <w:marRight w:val="0"/>
      <w:marTop w:val="0"/>
      <w:marBottom w:val="0"/>
      <w:divBdr>
        <w:top w:val="none" w:sz="0" w:space="0" w:color="auto"/>
        <w:left w:val="none" w:sz="0" w:space="0" w:color="auto"/>
        <w:bottom w:val="none" w:sz="0" w:space="0" w:color="auto"/>
        <w:right w:val="none" w:sz="0" w:space="0" w:color="auto"/>
      </w:divBdr>
    </w:div>
    <w:div w:id="537469351">
      <w:bodyDiv w:val="1"/>
      <w:marLeft w:val="0"/>
      <w:marRight w:val="0"/>
      <w:marTop w:val="0"/>
      <w:marBottom w:val="0"/>
      <w:divBdr>
        <w:top w:val="none" w:sz="0" w:space="0" w:color="auto"/>
        <w:left w:val="none" w:sz="0" w:space="0" w:color="auto"/>
        <w:bottom w:val="none" w:sz="0" w:space="0" w:color="auto"/>
        <w:right w:val="none" w:sz="0" w:space="0" w:color="auto"/>
      </w:divBdr>
    </w:div>
    <w:div w:id="537623213">
      <w:bodyDiv w:val="1"/>
      <w:marLeft w:val="0"/>
      <w:marRight w:val="0"/>
      <w:marTop w:val="0"/>
      <w:marBottom w:val="0"/>
      <w:divBdr>
        <w:top w:val="none" w:sz="0" w:space="0" w:color="auto"/>
        <w:left w:val="none" w:sz="0" w:space="0" w:color="auto"/>
        <w:bottom w:val="none" w:sz="0" w:space="0" w:color="auto"/>
        <w:right w:val="none" w:sz="0" w:space="0" w:color="auto"/>
      </w:divBdr>
    </w:div>
    <w:div w:id="537738713">
      <w:bodyDiv w:val="1"/>
      <w:marLeft w:val="0"/>
      <w:marRight w:val="0"/>
      <w:marTop w:val="0"/>
      <w:marBottom w:val="0"/>
      <w:divBdr>
        <w:top w:val="none" w:sz="0" w:space="0" w:color="auto"/>
        <w:left w:val="none" w:sz="0" w:space="0" w:color="auto"/>
        <w:bottom w:val="none" w:sz="0" w:space="0" w:color="auto"/>
        <w:right w:val="none" w:sz="0" w:space="0" w:color="auto"/>
      </w:divBdr>
    </w:div>
    <w:div w:id="538326359">
      <w:bodyDiv w:val="1"/>
      <w:marLeft w:val="0"/>
      <w:marRight w:val="0"/>
      <w:marTop w:val="0"/>
      <w:marBottom w:val="0"/>
      <w:divBdr>
        <w:top w:val="none" w:sz="0" w:space="0" w:color="auto"/>
        <w:left w:val="none" w:sz="0" w:space="0" w:color="auto"/>
        <w:bottom w:val="none" w:sz="0" w:space="0" w:color="auto"/>
        <w:right w:val="none" w:sz="0" w:space="0" w:color="auto"/>
      </w:divBdr>
    </w:div>
    <w:div w:id="538663766">
      <w:bodyDiv w:val="1"/>
      <w:marLeft w:val="0"/>
      <w:marRight w:val="0"/>
      <w:marTop w:val="0"/>
      <w:marBottom w:val="0"/>
      <w:divBdr>
        <w:top w:val="none" w:sz="0" w:space="0" w:color="auto"/>
        <w:left w:val="none" w:sz="0" w:space="0" w:color="auto"/>
        <w:bottom w:val="none" w:sz="0" w:space="0" w:color="auto"/>
        <w:right w:val="none" w:sz="0" w:space="0" w:color="auto"/>
      </w:divBdr>
    </w:div>
    <w:div w:id="539436187">
      <w:bodyDiv w:val="1"/>
      <w:marLeft w:val="0"/>
      <w:marRight w:val="0"/>
      <w:marTop w:val="0"/>
      <w:marBottom w:val="0"/>
      <w:divBdr>
        <w:top w:val="none" w:sz="0" w:space="0" w:color="auto"/>
        <w:left w:val="none" w:sz="0" w:space="0" w:color="auto"/>
        <w:bottom w:val="none" w:sz="0" w:space="0" w:color="auto"/>
        <w:right w:val="none" w:sz="0" w:space="0" w:color="auto"/>
      </w:divBdr>
    </w:div>
    <w:div w:id="539436408">
      <w:bodyDiv w:val="1"/>
      <w:marLeft w:val="0"/>
      <w:marRight w:val="0"/>
      <w:marTop w:val="0"/>
      <w:marBottom w:val="0"/>
      <w:divBdr>
        <w:top w:val="none" w:sz="0" w:space="0" w:color="auto"/>
        <w:left w:val="none" w:sz="0" w:space="0" w:color="auto"/>
        <w:bottom w:val="none" w:sz="0" w:space="0" w:color="auto"/>
        <w:right w:val="none" w:sz="0" w:space="0" w:color="auto"/>
      </w:divBdr>
    </w:div>
    <w:div w:id="539443352">
      <w:bodyDiv w:val="1"/>
      <w:marLeft w:val="0"/>
      <w:marRight w:val="0"/>
      <w:marTop w:val="0"/>
      <w:marBottom w:val="0"/>
      <w:divBdr>
        <w:top w:val="none" w:sz="0" w:space="0" w:color="auto"/>
        <w:left w:val="none" w:sz="0" w:space="0" w:color="auto"/>
        <w:bottom w:val="none" w:sz="0" w:space="0" w:color="auto"/>
        <w:right w:val="none" w:sz="0" w:space="0" w:color="auto"/>
      </w:divBdr>
    </w:div>
    <w:div w:id="539513175">
      <w:bodyDiv w:val="1"/>
      <w:marLeft w:val="0"/>
      <w:marRight w:val="0"/>
      <w:marTop w:val="0"/>
      <w:marBottom w:val="0"/>
      <w:divBdr>
        <w:top w:val="none" w:sz="0" w:space="0" w:color="auto"/>
        <w:left w:val="none" w:sz="0" w:space="0" w:color="auto"/>
        <w:bottom w:val="none" w:sz="0" w:space="0" w:color="auto"/>
        <w:right w:val="none" w:sz="0" w:space="0" w:color="auto"/>
      </w:divBdr>
    </w:div>
    <w:div w:id="540092349">
      <w:bodyDiv w:val="1"/>
      <w:marLeft w:val="0"/>
      <w:marRight w:val="0"/>
      <w:marTop w:val="0"/>
      <w:marBottom w:val="0"/>
      <w:divBdr>
        <w:top w:val="none" w:sz="0" w:space="0" w:color="auto"/>
        <w:left w:val="none" w:sz="0" w:space="0" w:color="auto"/>
        <w:bottom w:val="none" w:sz="0" w:space="0" w:color="auto"/>
        <w:right w:val="none" w:sz="0" w:space="0" w:color="auto"/>
      </w:divBdr>
    </w:div>
    <w:div w:id="540098719">
      <w:bodyDiv w:val="1"/>
      <w:marLeft w:val="0"/>
      <w:marRight w:val="0"/>
      <w:marTop w:val="0"/>
      <w:marBottom w:val="0"/>
      <w:divBdr>
        <w:top w:val="none" w:sz="0" w:space="0" w:color="auto"/>
        <w:left w:val="none" w:sz="0" w:space="0" w:color="auto"/>
        <w:bottom w:val="none" w:sz="0" w:space="0" w:color="auto"/>
        <w:right w:val="none" w:sz="0" w:space="0" w:color="auto"/>
      </w:divBdr>
    </w:div>
    <w:div w:id="540477398">
      <w:bodyDiv w:val="1"/>
      <w:marLeft w:val="0"/>
      <w:marRight w:val="0"/>
      <w:marTop w:val="0"/>
      <w:marBottom w:val="0"/>
      <w:divBdr>
        <w:top w:val="none" w:sz="0" w:space="0" w:color="auto"/>
        <w:left w:val="none" w:sz="0" w:space="0" w:color="auto"/>
        <w:bottom w:val="none" w:sz="0" w:space="0" w:color="auto"/>
        <w:right w:val="none" w:sz="0" w:space="0" w:color="auto"/>
      </w:divBdr>
    </w:div>
    <w:div w:id="540674853">
      <w:bodyDiv w:val="1"/>
      <w:marLeft w:val="0"/>
      <w:marRight w:val="0"/>
      <w:marTop w:val="0"/>
      <w:marBottom w:val="0"/>
      <w:divBdr>
        <w:top w:val="none" w:sz="0" w:space="0" w:color="auto"/>
        <w:left w:val="none" w:sz="0" w:space="0" w:color="auto"/>
        <w:bottom w:val="none" w:sz="0" w:space="0" w:color="auto"/>
        <w:right w:val="none" w:sz="0" w:space="0" w:color="auto"/>
      </w:divBdr>
    </w:div>
    <w:div w:id="540827138">
      <w:bodyDiv w:val="1"/>
      <w:marLeft w:val="0"/>
      <w:marRight w:val="0"/>
      <w:marTop w:val="0"/>
      <w:marBottom w:val="0"/>
      <w:divBdr>
        <w:top w:val="none" w:sz="0" w:space="0" w:color="auto"/>
        <w:left w:val="none" w:sz="0" w:space="0" w:color="auto"/>
        <w:bottom w:val="none" w:sz="0" w:space="0" w:color="auto"/>
        <w:right w:val="none" w:sz="0" w:space="0" w:color="auto"/>
      </w:divBdr>
    </w:div>
    <w:div w:id="540901185">
      <w:bodyDiv w:val="1"/>
      <w:marLeft w:val="0"/>
      <w:marRight w:val="0"/>
      <w:marTop w:val="0"/>
      <w:marBottom w:val="0"/>
      <w:divBdr>
        <w:top w:val="none" w:sz="0" w:space="0" w:color="auto"/>
        <w:left w:val="none" w:sz="0" w:space="0" w:color="auto"/>
        <w:bottom w:val="none" w:sz="0" w:space="0" w:color="auto"/>
        <w:right w:val="none" w:sz="0" w:space="0" w:color="auto"/>
      </w:divBdr>
    </w:div>
    <w:div w:id="541332659">
      <w:bodyDiv w:val="1"/>
      <w:marLeft w:val="0"/>
      <w:marRight w:val="0"/>
      <w:marTop w:val="0"/>
      <w:marBottom w:val="0"/>
      <w:divBdr>
        <w:top w:val="none" w:sz="0" w:space="0" w:color="auto"/>
        <w:left w:val="none" w:sz="0" w:space="0" w:color="auto"/>
        <w:bottom w:val="none" w:sz="0" w:space="0" w:color="auto"/>
        <w:right w:val="none" w:sz="0" w:space="0" w:color="auto"/>
      </w:divBdr>
    </w:div>
    <w:div w:id="541480014">
      <w:bodyDiv w:val="1"/>
      <w:marLeft w:val="0"/>
      <w:marRight w:val="0"/>
      <w:marTop w:val="0"/>
      <w:marBottom w:val="0"/>
      <w:divBdr>
        <w:top w:val="none" w:sz="0" w:space="0" w:color="auto"/>
        <w:left w:val="none" w:sz="0" w:space="0" w:color="auto"/>
        <w:bottom w:val="none" w:sz="0" w:space="0" w:color="auto"/>
        <w:right w:val="none" w:sz="0" w:space="0" w:color="auto"/>
      </w:divBdr>
    </w:div>
    <w:div w:id="541668754">
      <w:bodyDiv w:val="1"/>
      <w:marLeft w:val="0"/>
      <w:marRight w:val="0"/>
      <w:marTop w:val="0"/>
      <w:marBottom w:val="0"/>
      <w:divBdr>
        <w:top w:val="none" w:sz="0" w:space="0" w:color="auto"/>
        <w:left w:val="none" w:sz="0" w:space="0" w:color="auto"/>
        <w:bottom w:val="none" w:sz="0" w:space="0" w:color="auto"/>
        <w:right w:val="none" w:sz="0" w:space="0" w:color="auto"/>
      </w:divBdr>
    </w:div>
    <w:div w:id="541862451">
      <w:bodyDiv w:val="1"/>
      <w:marLeft w:val="0"/>
      <w:marRight w:val="0"/>
      <w:marTop w:val="0"/>
      <w:marBottom w:val="0"/>
      <w:divBdr>
        <w:top w:val="none" w:sz="0" w:space="0" w:color="auto"/>
        <w:left w:val="none" w:sz="0" w:space="0" w:color="auto"/>
        <w:bottom w:val="none" w:sz="0" w:space="0" w:color="auto"/>
        <w:right w:val="none" w:sz="0" w:space="0" w:color="auto"/>
      </w:divBdr>
    </w:div>
    <w:div w:id="541988244">
      <w:bodyDiv w:val="1"/>
      <w:marLeft w:val="0"/>
      <w:marRight w:val="0"/>
      <w:marTop w:val="0"/>
      <w:marBottom w:val="0"/>
      <w:divBdr>
        <w:top w:val="none" w:sz="0" w:space="0" w:color="auto"/>
        <w:left w:val="none" w:sz="0" w:space="0" w:color="auto"/>
        <w:bottom w:val="none" w:sz="0" w:space="0" w:color="auto"/>
        <w:right w:val="none" w:sz="0" w:space="0" w:color="auto"/>
      </w:divBdr>
    </w:div>
    <w:div w:id="542208691">
      <w:bodyDiv w:val="1"/>
      <w:marLeft w:val="0"/>
      <w:marRight w:val="0"/>
      <w:marTop w:val="0"/>
      <w:marBottom w:val="0"/>
      <w:divBdr>
        <w:top w:val="none" w:sz="0" w:space="0" w:color="auto"/>
        <w:left w:val="none" w:sz="0" w:space="0" w:color="auto"/>
        <w:bottom w:val="none" w:sz="0" w:space="0" w:color="auto"/>
        <w:right w:val="none" w:sz="0" w:space="0" w:color="auto"/>
      </w:divBdr>
    </w:div>
    <w:div w:id="542643805">
      <w:bodyDiv w:val="1"/>
      <w:marLeft w:val="0"/>
      <w:marRight w:val="0"/>
      <w:marTop w:val="0"/>
      <w:marBottom w:val="0"/>
      <w:divBdr>
        <w:top w:val="none" w:sz="0" w:space="0" w:color="auto"/>
        <w:left w:val="none" w:sz="0" w:space="0" w:color="auto"/>
        <w:bottom w:val="none" w:sz="0" w:space="0" w:color="auto"/>
        <w:right w:val="none" w:sz="0" w:space="0" w:color="auto"/>
      </w:divBdr>
    </w:div>
    <w:div w:id="542792067">
      <w:bodyDiv w:val="1"/>
      <w:marLeft w:val="0"/>
      <w:marRight w:val="0"/>
      <w:marTop w:val="0"/>
      <w:marBottom w:val="0"/>
      <w:divBdr>
        <w:top w:val="none" w:sz="0" w:space="0" w:color="auto"/>
        <w:left w:val="none" w:sz="0" w:space="0" w:color="auto"/>
        <w:bottom w:val="none" w:sz="0" w:space="0" w:color="auto"/>
        <w:right w:val="none" w:sz="0" w:space="0" w:color="auto"/>
      </w:divBdr>
    </w:div>
    <w:div w:id="543366194">
      <w:bodyDiv w:val="1"/>
      <w:marLeft w:val="0"/>
      <w:marRight w:val="0"/>
      <w:marTop w:val="0"/>
      <w:marBottom w:val="0"/>
      <w:divBdr>
        <w:top w:val="none" w:sz="0" w:space="0" w:color="auto"/>
        <w:left w:val="none" w:sz="0" w:space="0" w:color="auto"/>
        <w:bottom w:val="none" w:sz="0" w:space="0" w:color="auto"/>
        <w:right w:val="none" w:sz="0" w:space="0" w:color="auto"/>
      </w:divBdr>
    </w:div>
    <w:div w:id="543910714">
      <w:bodyDiv w:val="1"/>
      <w:marLeft w:val="0"/>
      <w:marRight w:val="0"/>
      <w:marTop w:val="0"/>
      <w:marBottom w:val="0"/>
      <w:divBdr>
        <w:top w:val="none" w:sz="0" w:space="0" w:color="auto"/>
        <w:left w:val="none" w:sz="0" w:space="0" w:color="auto"/>
        <w:bottom w:val="none" w:sz="0" w:space="0" w:color="auto"/>
        <w:right w:val="none" w:sz="0" w:space="0" w:color="auto"/>
      </w:divBdr>
    </w:div>
    <w:div w:id="543979625">
      <w:bodyDiv w:val="1"/>
      <w:marLeft w:val="0"/>
      <w:marRight w:val="0"/>
      <w:marTop w:val="0"/>
      <w:marBottom w:val="0"/>
      <w:divBdr>
        <w:top w:val="none" w:sz="0" w:space="0" w:color="auto"/>
        <w:left w:val="none" w:sz="0" w:space="0" w:color="auto"/>
        <w:bottom w:val="none" w:sz="0" w:space="0" w:color="auto"/>
        <w:right w:val="none" w:sz="0" w:space="0" w:color="auto"/>
      </w:divBdr>
    </w:div>
    <w:div w:id="544027216">
      <w:bodyDiv w:val="1"/>
      <w:marLeft w:val="0"/>
      <w:marRight w:val="0"/>
      <w:marTop w:val="0"/>
      <w:marBottom w:val="0"/>
      <w:divBdr>
        <w:top w:val="none" w:sz="0" w:space="0" w:color="auto"/>
        <w:left w:val="none" w:sz="0" w:space="0" w:color="auto"/>
        <w:bottom w:val="none" w:sz="0" w:space="0" w:color="auto"/>
        <w:right w:val="none" w:sz="0" w:space="0" w:color="auto"/>
      </w:divBdr>
    </w:div>
    <w:div w:id="544176912">
      <w:bodyDiv w:val="1"/>
      <w:marLeft w:val="0"/>
      <w:marRight w:val="0"/>
      <w:marTop w:val="0"/>
      <w:marBottom w:val="0"/>
      <w:divBdr>
        <w:top w:val="none" w:sz="0" w:space="0" w:color="auto"/>
        <w:left w:val="none" w:sz="0" w:space="0" w:color="auto"/>
        <w:bottom w:val="none" w:sz="0" w:space="0" w:color="auto"/>
        <w:right w:val="none" w:sz="0" w:space="0" w:color="auto"/>
      </w:divBdr>
    </w:div>
    <w:div w:id="544677463">
      <w:bodyDiv w:val="1"/>
      <w:marLeft w:val="0"/>
      <w:marRight w:val="0"/>
      <w:marTop w:val="0"/>
      <w:marBottom w:val="0"/>
      <w:divBdr>
        <w:top w:val="none" w:sz="0" w:space="0" w:color="auto"/>
        <w:left w:val="none" w:sz="0" w:space="0" w:color="auto"/>
        <w:bottom w:val="none" w:sz="0" w:space="0" w:color="auto"/>
        <w:right w:val="none" w:sz="0" w:space="0" w:color="auto"/>
      </w:divBdr>
    </w:div>
    <w:div w:id="545416734">
      <w:bodyDiv w:val="1"/>
      <w:marLeft w:val="0"/>
      <w:marRight w:val="0"/>
      <w:marTop w:val="0"/>
      <w:marBottom w:val="0"/>
      <w:divBdr>
        <w:top w:val="none" w:sz="0" w:space="0" w:color="auto"/>
        <w:left w:val="none" w:sz="0" w:space="0" w:color="auto"/>
        <w:bottom w:val="none" w:sz="0" w:space="0" w:color="auto"/>
        <w:right w:val="none" w:sz="0" w:space="0" w:color="auto"/>
      </w:divBdr>
    </w:div>
    <w:div w:id="545526614">
      <w:bodyDiv w:val="1"/>
      <w:marLeft w:val="0"/>
      <w:marRight w:val="0"/>
      <w:marTop w:val="0"/>
      <w:marBottom w:val="0"/>
      <w:divBdr>
        <w:top w:val="none" w:sz="0" w:space="0" w:color="auto"/>
        <w:left w:val="none" w:sz="0" w:space="0" w:color="auto"/>
        <w:bottom w:val="none" w:sz="0" w:space="0" w:color="auto"/>
        <w:right w:val="none" w:sz="0" w:space="0" w:color="auto"/>
      </w:divBdr>
    </w:div>
    <w:div w:id="546071150">
      <w:bodyDiv w:val="1"/>
      <w:marLeft w:val="0"/>
      <w:marRight w:val="0"/>
      <w:marTop w:val="0"/>
      <w:marBottom w:val="0"/>
      <w:divBdr>
        <w:top w:val="none" w:sz="0" w:space="0" w:color="auto"/>
        <w:left w:val="none" w:sz="0" w:space="0" w:color="auto"/>
        <w:bottom w:val="none" w:sz="0" w:space="0" w:color="auto"/>
        <w:right w:val="none" w:sz="0" w:space="0" w:color="auto"/>
      </w:divBdr>
    </w:div>
    <w:div w:id="546138773">
      <w:bodyDiv w:val="1"/>
      <w:marLeft w:val="0"/>
      <w:marRight w:val="0"/>
      <w:marTop w:val="0"/>
      <w:marBottom w:val="0"/>
      <w:divBdr>
        <w:top w:val="none" w:sz="0" w:space="0" w:color="auto"/>
        <w:left w:val="none" w:sz="0" w:space="0" w:color="auto"/>
        <w:bottom w:val="none" w:sz="0" w:space="0" w:color="auto"/>
        <w:right w:val="none" w:sz="0" w:space="0" w:color="auto"/>
      </w:divBdr>
    </w:div>
    <w:div w:id="546186711">
      <w:bodyDiv w:val="1"/>
      <w:marLeft w:val="0"/>
      <w:marRight w:val="0"/>
      <w:marTop w:val="0"/>
      <w:marBottom w:val="0"/>
      <w:divBdr>
        <w:top w:val="none" w:sz="0" w:space="0" w:color="auto"/>
        <w:left w:val="none" w:sz="0" w:space="0" w:color="auto"/>
        <w:bottom w:val="none" w:sz="0" w:space="0" w:color="auto"/>
        <w:right w:val="none" w:sz="0" w:space="0" w:color="auto"/>
      </w:divBdr>
    </w:div>
    <w:div w:id="546381997">
      <w:bodyDiv w:val="1"/>
      <w:marLeft w:val="0"/>
      <w:marRight w:val="0"/>
      <w:marTop w:val="0"/>
      <w:marBottom w:val="0"/>
      <w:divBdr>
        <w:top w:val="none" w:sz="0" w:space="0" w:color="auto"/>
        <w:left w:val="none" w:sz="0" w:space="0" w:color="auto"/>
        <w:bottom w:val="none" w:sz="0" w:space="0" w:color="auto"/>
        <w:right w:val="none" w:sz="0" w:space="0" w:color="auto"/>
      </w:divBdr>
    </w:div>
    <w:div w:id="546651817">
      <w:bodyDiv w:val="1"/>
      <w:marLeft w:val="0"/>
      <w:marRight w:val="0"/>
      <w:marTop w:val="0"/>
      <w:marBottom w:val="0"/>
      <w:divBdr>
        <w:top w:val="none" w:sz="0" w:space="0" w:color="auto"/>
        <w:left w:val="none" w:sz="0" w:space="0" w:color="auto"/>
        <w:bottom w:val="none" w:sz="0" w:space="0" w:color="auto"/>
        <w:right w:val="none" w:sz="0" w:space="0" w:color="auto"/>
      </w:divBdr>
    </w:div>
    <w:div w:id="546912119">
      <w:bodyDiv w:val="1"/>
      <w:marLeft w:val="0"/>
      <w:marRight w:val="0"/>
      <w:marTop w:val="0"/>
      <w:marBottom w:val="0"/>
      <w:divBdr>
        <w:top w:val="none" w:sz="0" w:space="0" w:color="auto"/>
        <w:left w:val="none" w:sz="0" w:space="0" w:color="auto"/>
        <w:bottom w:val="none" w:sz="0" w:space="0" w:color="auto"/>
        <w:right w:val="none" w:sz="0" w:space="0" w:color="auto"/>
      </w:divBdr>
    </w:div>
    <w:div w:id="547032380">
      <w:bodyDiv w:val="1"/>
      <w:marLeft w:val="0"/>
      <w:marRight w:val="0"/>
      <w:marTop w:val="0"/>
      <w:marBottom w:val="0"/>
      <w:divBdr>
        <w:top w:val="none" w:sz="0" w:space="0" w:color="auto"/>
        <w:left w:val="none" w:sz="0" w:space="0" w:color="auto"/>
        <w:bottom w:val="none" w:sz="0" w:space="0" w:color="auto"/>
        <w:right w:val="none" w:sz="0" w:space="0" w:color="auto"/>
      </w:divBdr>
    </w:div>
    <w:div w:id="547910396">
      <w:bodyDiv w:val="1"/>
      <w:marLeft w:val="0"/>
      <w:marRight w:val="0"/>
      <w:marTop w:val="0"/>
      <w:marBottom w:val="0"/>
      <w:divBdr>
        <w:top w:val="none" w:sz="0" w:space="0" w:color="auto"/>
        <w:left w:val="none" w:sz="0" w:space="0" w:color="auto"/>
        <w:bottom w:val="none" w:sz="0" w:space="0" w:color="auto"/>
        <w:right w:val="none" w:sz="0" w:space="0" w:color="auto"/>
      </w:divBdr>
    </w:div>
    <w:div w:id="548036600">
      <w:bodyDiv w:val="1"/>
      <w:marLeft w:val="0"/>
      <w:marRight w:val="0"/>
      <w:marTop w:val="0"/>
      <w:marBottom w:val="0"/>
      <w:divBdr>
        <w:top w:val="none" w:sz="0" w:space="0" w:color="auto"/>
        <w:left w:val="none" w:sz="0" w:space="0" w:color="auto"/>
        <w:bottom w:val="none" w:sz="0" w:space="0" w:color="auto"/>
        <w:right w:val="none" w:sz="0" w:space="0" w:color="auto"/>
      </w:divBdr>
    </w:div>
    <w:div w:id="549153929">
      <w:bodyDiv w:val="1"/>
      <w:marLeft w:val="0"/>
      <w:marRight w:val="0"/>
      <w:marTop w:val="0"/>
      <w:marBottom w:val="0"/>
      <w:divBdr>
        <w:top w:val="none" w:sz="0" w:space="0" w:color="auto"/>
        <w:left w:val="none" w:sz="0" w:space="0" w:color="auto"/>
        <w:bottom w:val="none" w:sz="0" w:space="0" w:color="auto"/>
        <w:right w:val="none" w:sz="0" w:space="0" w:color="auto"/>
      </w:divBdr>
    </w:div>
    <w:div w:id="549264922">
      <w:bodyDiv w:val="1"/>
      <w:marLeft w:val="0"/>
      <w:marRight w:val="0"/>
      <w:marTop w:val="0"/>
      <w:marBottom w:val="0"/>
      <w:divBdr>
        <w:top w:val="none" w:sz="0" w:space="0" w:color="auto"/>
        <w:left w:val="none" w:sz="0" w:space="0" w:color="auto"/>
        <w:bottom w:val="none" w:sz="0" w:space="0" w:color="auto"/>
        <w:right w:val="none" w:sz="0" w:space="0" w:color="auto"/>
      </w:divBdr>
    </w:div>
    <w:div w:id="550001733">
      <w:bodyDiv w:val="1"/>
      <w:marLeft w:val="0"/>
      <w:marRight w:val="0"/>
      <w:marTop w:val="0"/>
      <w:marBottom w:val="0"/>
      <w:divBdr>
        <w:top w:val="none" w:sz="0" w:space="0" w:color="auto"/>
        <w:left w:val="none" w:sz="0" w:space="0" w:color="auto"/>
        <w:bottom w:val="none" w:sz="0" w:space="0" w:color="auto"/>
        <w:right w:val="none" w:sz="0" w:space="0" w:color="auto"/>
      </w:divBdr>
    </w:div>
    <w:div w:id="550389723">
      <w:bodyDiv w:val="1"/>
      <w:marLeft w:val="0"/>
      <w:marRight w:val="0"/>
      <w:marTop w:val="0"/>
      <w:marBottom w:val="0"/>
      <w:divBdr>
        <w:top w:val="none" w:sz="0" w:space="0" w:color="auto"/>
        <w:left w:val="none" w:sz="0" w:space="0" w:color="auto"/>
        <w:bottom w:val="none" w:sz="0" w:space="0" w:color="auto"/>
        <w:right w:val="none" w:sz="0" w:space="0" w:color="auto"/>
      </w:divBdr>
    </w:div>
    <w:div w:id="550457216">
      <w:bodyDiv w:val="1"/>
      <w:marLeft w:val="0"/>
      <w:marRight w:val="0"/>
      <w:marTop w:val="0"/>
      <w:marBottom w:val="0"/>
      <w:divBdr>
        <w:top w:val="none" w:sz="0" w:space="0" w:color="auto"/>
        <w:left w:val="none" w:sz="0" w:space="0" w:color="auto"/>
        <w:bottom w:val="none" w:sz="0" w:space="0" w:color="auto"/>
        <w:right w:val="none" w:sz="0" w:space="0" w:color="auto"/>
      </w:divBdr>
    </w:div>
    <w:div w:id="550771918">
      <w:bodyDiv w:val="1"/>
      <w:marLeft w:val="0"/>
      <w:marRight w:val="0"/>
      <w:marTop w:val="0"/>
      <w:marBottom w:val="0"/>
      <w:divBdr>
        <w:top w:val="none" w:sz="0" w:space="0" w:color="auto"/>
        <w:left w:val="none" w:sz="0" w:space="0" w:color="auto"/>
        <w:bottom w:val="none" w:sz="0" w:space="0" w:color="auto"/>
        <w:right w:val="none" w:sz="0" w:space="0" w:color="auto"/>
      </w:divBdr>
    </w:div>
    <w:div w:id="550775330">
      <w:bodyDiv w:val="1"/>
      <w:marLeft w:val="0"/>
      <w:marRight w:val="0"/>
      <w:marTop w:val="0"/>
      <w:marBottom w:val="0"/>
      <w:divBdr>
        <w:top w:val="none" w:sz="0" w:space="0" w:color="auto"/>
        <w:left w:val="none" w:sz="0" w:space="0" w:color="auto"/>
        <w:bottom w:val="none" w:sz="0" w:space="0" w:color="auto"/>
        <w:right w:val="none" w:sz="0" w:space="0" w:color="auto"/>
      </w:divBdr>
    </w:div>
    <w:div w:id="551382989">
      <w:bodyDiv w:val="1"/>
      <w:marLeft w:val="0"/>
      <w:marRight w:val="0"/>
      <w:marTop w:val="0"/>
      <w:marBottom w:val="0"/>
      <w:divBdr>
        <w:top w:val="none" w:sz="0" w:space="0" w:color="auto"/>
        <w:left w:val="none" w:sz="0" w:space="0" w:color="auto"/>
        <w:bottom w:val="none" w:sz="0" w:space="0" w:color="auto"/>
        <w:right w:val="none" w:sz="0" w:space="0" w:color="auto"/>
      </w:divBdr>
    </w:div>
    <w:div w:id="551577530">
      <w:bodyDiv w:val="1"/>
      <w:marLeft w:val="0"/>
      <w:marRight w:val="0"/>
      <w:marTop w:val="0"/>
      <w:marBottom w:val="0"/>
      <w:divBdr>
        <w:top w:val="none" w:sz="0" w:space="0" w:color="auto"/>
        <w:left w:val="none" w:sz="0" w:space="0" w:color="auto"/>
        <w:bottom w:val="none" w:sz="0" w:space="0" w:color="auto"/>
        <w:right w:val="none" w:sz="0" w:space="0" w:color="auto"/>
      </w:divBdr>
    </w:div>
    <w:div w:id="551691309">
      <w:bodyDiv w:val="1"/>
      <w:marLeft w:val="0"/>
      <w:marRight w:val="0"/>
      <w:marTop w:val="0"/>
      <w:marBottom w:val="0"/>
      <w:divBdr>
        <w:top w:val="none" w:sz="0" w:space="0" w:color="auto"/>
        <w:left w:val="none" w:sz="0" w:space="0" w:color="auto"/>
        <w:bottom w:val="none" w:sz="0" w:space="0" w:color="auto"/>
        <w:right w:val="none" w:sz="0" w:space="0" w:color="auto"/>
      </w:divBdr>
    </w:div>
    <w:div w:id="552469585">
      <w:bodyDiv w:val="1"/>
      <w:marLeft w:val="0"/>
      <w:marRight w:val="0"/>
      <w:marTop w:val="0"/>
      <w:marBottom w:val="0"/>
      <w:divBdr>
        <w:top w:val="none" w:sz="0" w:space="0" w:color="auto"/>
        <w:left w:val="none" w:sz="0" w:space="0" w:color="auto"/>
        <w:bottom w:val="none" w:sz="0" w:space="0" w:color="auto"/>
        <w:right w:val="none" w:sz="0" w:space="0" w:color="auto"/>
      </w:divBdr>
    </w:div>
    <w:div w:id="552693806">
      <w:bodyDiv w:val="1"/>
      <w:marLeft w:val="0"/>
      <w:marRight w:val="0"/>
      <w:marTop w:val="0"/>
      <w:marBottom w:val="0"/>
      <w:divBdr>
        <w:top w:val="none" w:sz="0" w:space="0" w:color="auto"/>
        <w:left w:val="none" w:sz="0" w:space="0" w:color="auto"/>
        <w:bottom w:val="none" w:sz="0" w:space="0" w:color="auto"/>
        <w:right w:val="none" w:sz="0" w:space="0" w:color="auto"/>
      </w:divBdr>
    </w:div>
    <w:div w:id="552733627">
      <w:bodyDiv w:val="1"/>
      <w:marLeft w:val="0"/>
      <w:marRight w:val="0"/>
      <w:marTop w:val="0"/>
      <w:marBottom w:val="0"/>
      <w:divBdr>
        <w:top w:val="none" w:sz="0" w:space="0" w:color="auto"/>
        <w:left w:val="none" w:sz="0" w:space="0" w:color="auto"/>
        <w:bottom w:val="none" w:sz="0" w:space="0" w:color="auto"/>
        <w:right w:val="none" w:sz="0" w:space="0" w:color="auto"/>
      </w:divBdr>
    </w:div>
    <w:div w:id="553125936">
      <w:bodyDiv w:val="1"/>
      <w:marLeft w:val="0"/>
      <w:marRight w:val="0"/>
      <w:marTop w:val="0"/>
      <w:marBottom w:val="0"/>
      <w:divBdr>
        <w:top w:val="none" w:sz="0" w:space="0" w:color="auto"/>
        <w:left w:val="none" w:sz="0" w:space="0" w:color="auto"/>
        <w:bottom w:val="none" w:sz="0" w:space="0" w:color="auto"/>
        <w:right w:val="none" w:sz="0" w:space="0" w:color="auto"/>
      </w:divBdr>
    </w:div>
    <w:div w:id="553466369">
      <w:bodyDiv w:val="1"/>
      <w:marLeft w:val="0"/>
      <w:marRight w:val="0"/>
      <w:marTop w:val="0"/>
      <w:marBottom w:val="0"/>
      <w:divBdr>
        <w:top w:val="none" w:sz="0" w:space="0" w:color="auto"/>
        <w:left w:val="none" w:sz="0" w:space="0" w:color="auto"/>
        <w:bottom w:val="none" w:sz="0" w:space="0" w:color="auto"/>
        <w:right w:val="none" w:sz="0" w:space="0" w:color="auto"/>
      </w:divBdr>
    </w:div>
    <w:div w:id="553541200">
      <w:bodyDiv w:val="1"/>
      <w:marLeft w:val="0"/>
      <w:marRight w:val="0"/>
      <w:marTop w:val="0"/>
      <w:marBottom w:val="0"/>
      <w:divBdr>
        <w:top w:val="none" w:sz="0" w:space="0" w:color="auto"/>
        <w:left w:val="none" w:sz="0" w:space="0" w:color="auto"/>
        <w:bottom w:val="none" w:sz="0" w:space="0" w:color="auto"/>
        <w:right w:val="none" w:sz="0" w:space="0" w:color="auto"/>
      </w:divBdr>
    </w:div>
    <w:div w:id="553854331">
      <w:bodyDiv w:val="1"/>
      <w:marLeft w:val="0"/>
      <w:marRight w:val="0"/>
      <w:marTop w:val="0"/>
      <w:marBottom w:val="0"/>
      <w:divBdr>
        <w:top w:val="none" w:sz="0" w:space="0" w:color="auto"/>
        <w:left w:val="none" w:sz="0" w:space="0" w:color="auto"/>
        <w:bottom w:val="none" w:sz="0" w:space="0" w:color="auto"/>
        <w:right w:val="none" w:sz="0" w:space="0" w:color="auto"/>
      </w:divBdr>
    </w:div>
    <w:div w:id="553928772">
      <w:bodyDiv w:val="1"/>
      <w:marLeft w:val="0"/>
      <w:marRight w:val="0"/>
      <w:marTop w:val="0"/>
      <w:marBottom w:val="0"/>
      <w:divBdr>
        <w:top w:val="none" w:sz="0" w:space="0" w:color="auto"/>
        <w:left w:val="none" w:sz="0" w:space="0" w:color="auto"/>
        <w:bottom w:val="none" w:sz="0" w:space="0" w:color="auto"/>
        <w:right w:val="none" w:sz="0" w:space="0" w:color="auto"/>
      </w:divBdr>
    </w:div>
    <w:div w:id="554586400">
      <w:bodyDiv w:val="1"/>
      <w:marLeft w:val="0"/>
      <w:marRight w:val="0"/>
      <w:marTop w:val="0"/>
      <w:marBottom w:val="0"/>
      <w:divBdr>
        <w:top w:val="none" w:sz="0" w:space="0" w:color="auto"/>
        <w:left w:val="none" w:sz="0" w:space="0" w:color="auto"/>
        <w:bottom w:val="none" w:sz="0" w:space="0" w:color="auto"/>
        <w:right w:val="none" w:sz="0" w:space="0" w:color="auto"/>
      </w:divBdr>
    </w:div>
    <w:div w:id="554660782">
      <w:bodyDiv w:val="1"/>
      <w:marLeft w:val="0"/>
      <w:marRight w:val="0"/>
      <w:marTop w:val="0"/>
      <w:marBottom w:val="0"/>
      <w:divBdr>
        <w:top w:val="none" w:sz="0" w:space="0" w:color="auto"/>
        <w:left w:val="none" w:sz="0" w:space="0" w:color="auto"/>
        <w:bottom w:val="none" w:sz="0" w:space="0" w:color="auto"/>
        <w:right w:val="none" w:sz="0" w:space="0" w:color="auto"/>
      </w:divBdr>
    </w:div>
    <w:div w:id="554775835">
      <w:bodyDiv w:val="1"/>
      <w:marLeft w:val="0"/>
      <w:marRight w:val="0"/>
      <w:marTop w:val="0"/>
      <w:marBottom w:val="0"/>
      <w:divBdr>
        <w:top w:val="none" w:sz="0" w:space="0" w:color="auto"/>
        <w:left w:val="none" w:sz="0" w:space="0" w:color="auto"/>
        <w:bottom w:val="none" w:sz="0" w:space="0" w:color="auto"/>
        <w:right w:val="none" w:sz="0" w:space="0" w:color="auto"/>
      </w:divBdr>
    </w:div>
    <w:div w:id="555161804">
      <w:bodyDiv w:val="1"/>
      <w:marLeft w:val="0"/>
      <w:marRight w:val="0"/>
      <w:marTop w:val="0"/>
      <w:marBottom w:val="0"/>
      <w:divBdr>
        <w:top w:val="none" w:sz="0" w:space="0" w:color="auto"/>
        <w:left w:val="none" w:sz="0" w:space="0" w:color="auto"/>
        <w:bottom w:val="none" w:sz="0" w:space="0" w:color="auto"/>
        <w:right w:val="none" w:sz="0" w:space="0" w:color="auto"/>
      </w:divBdr>
    </w:div>
    <w:div w:id="555238041">
      <w:bodyDiv w:val="1"/>
      <w:marLeft w:val="0"/>
      <w:marRight w:val="0"/>
      <w:marTop w:val="0"/>
      <w:marBottom w:val="0"/>
      <w:divBdr>
        <w:top w:val="none" w:sz="0" w:space="0" w:color="auto"/>
        <w:left w:val="none" w:sz="0" w:space="0" w:color="auto"/>
        <w:bottom w:val="none" w:sz="0" w:space="0" w:color="auto"/>
        <w:right w:val="none" w:sz="0" w:space="0" w:color="auto"/>
      </w:divBdr>
    </w:div>
    <w:div w:id="555357615">
      <w:bodyDiv w:val="1"/>
      <w:marLeft w:val="0"/>
      <w:marRight w:val="0"/>
      <w:marTop w:val="0"/>
      <w:marBottom w:val="0"/>
      <w:divBdr>
        <w:top w:val="none" w:sz="0" w:space="0" w:color="auto"/>
        <w:left w:val="none" w:sz="0" w:space="0" w:color="auto"/>
        <w:bottom w:val="none" w:sz="0" w:space="0" w:color="auto"/>
        <w:right w:val="none" w:sz="0" w:space="0" w:color="auto"/>
      </w:divBdr>
    </w:div>
    <w:div w:id="556009309">
      <w:bodyDiv w:val="1"/>
      <w:marLeft w:val="0"/>
      <w:marRight w:val="0"/>
      <w:marTop w:val="0"/>
      <w:marBottom w:val="0"/>
      <w:divBdr>
        <w:top w:val="none" w:sz="0" w:space="0" w:color="auto"/>
        <w:left w:val="none" w:sz="0" w:space="0" w:color="auto"/>
        <w:bottom w:val="none" w:sz="0" w:space="0" w:color="auto"/>
        <w:right w:val="none" w:sz="0" w:space="0" w:color="auto"/>
      </w:divBdr>
    </w:div>
    <w:div w:id="556432687">
      <w:bodyDiv w:val="1"/>
      <w:marLeft w:val="0"/>
      <w:marRight w:val="0"/>
      <w:marTop w:val="0"/>
      <w:marBottom w:val="0"/>
      <w:divBdr>
        <w:top w:val="none" w:sz="0" w:space="0" w:color="auto"/>
        <w:left w:val="none" w:sz="0" w:space="0" w:color="auto"/>
        <w:bottom w:val="none" w:sz="0" w:space="0" w:color="auto"/>
        <w:right w:val="none" w:sz="0" w:space="0" w:color="auto"/>
      </w:divBdr>
    </w:div>
    <w:div w:id="556598715">
      <w:bodyDiv w:val="1"/>
      <w:marLeft w:val="0"/>
      <w:marRight w:val="0"/>
      <w:marTop w:val="0"/>
      <w:marBottom w:val="0"/>
      <w:divBdr>
        <w:top w:val="none" w:sz="0" w:space="0" w:color="auto"/>
        <w:left w:val="none" w:sz="0" w:space="0" w:color="auto"/>
        <w:bottom w:val="none" w:sz="0" w:space="0" w:color="auto"/>
        <w:right w:val="none" w:sz="0" w:space="0" w:color="auto"/>
      </w:divBdr>
    </w:div>
    <w:div w:id="556625092">
      <w:bodyDiv w:val="1"/>
      <w:marLeft w:val="0"/>
      <w:marRight w:val="0"/>
      <w:marTop w:val="0"/>
      <w:marBottom w:val="0"/>
      <w:divBdr>
        <w:top w:val="none" w:sz="0" w:space="0" w:color="auto"/>
        <w:left w:val="none" w:sz="0" w:space="0" w:color="auto"/>
        <w:bottom w:val="none" w:sz="0" w:space="0" w:color="auto"/>
        <w:right w:val="none" w:sz="0" w:space="0" w:color="auto"/>
      </w:divBdr>
    </w:div>
    <w:div w:id="556933688">
      <w:bodyDiv w:val="1"/>
      <w:marLeft w:val="0"/>
      <w:marRight w:val="0"/>
      <w:marTop w:val="0"/>
      <w:marBottom w:val="0"/>
      <w:divBdr>
        <w:top w:val="none" w:sz="0" w:space="0" w:color="auto"/>
        <w:left w:val="none" w:sz="0" w:space="0" w:color="auto"/>
        <w:bottom w:val="none" w:sz="0" w:space="0" w:color="auto"/>
        <w:right w:val="none" w:sz="0" w:space="0" w:color="auto"/>
      </w:divBdr>
    </w:div>
    <w:div w:id="557056523">
      <w:bodyDiv w:val="1"/>
      <w:marLeft w:val="0"/>
      <w:marRight w:val="0"/>
      <w:marTop w:val="0"/>
      <w:marBottom w:val="0"/>
      <w:divBdr>
        <w:top w:val="none" w:sz="0" w:space="0" w:color="auto"/>
        <w:left w:val="none" w:sz="0" w:space="0" w:color="auto"/>
        <w:bottom w:val="none" w:sz="0" w:space="0" w:color="auto"/>
        <w:right w:val="none" w:sz="0" w:space="0" w:color="auto"/>
      </w:divBdr>
    </w:div>
    <w:div w:id="557087929">
      <w:bodyDiv w:val="1"/>
      <w:marLeft w:val="0"/>
      <w:marRight w:val="0"/>
      <w:marTop w:val="0"/>
      <w:marBottom w:val="0"/>
      <w:divBdr>
        <w:top w:val="none" w:sz="0" w:space="0" w:color="auto"/>
        <w:left w:val="none" w:sz="0" w:space="0" w:color="auto"/>
        <w:bottom w:val="none" w:sz="0" w:space="0" w:color="auto"/>
        <w:right w:val="none" w:sz="0" w:space="0" w:color="auto"/>
      </w:divBdr>
    </w:div>
    <w:div w:id="557127154">
      <w:bodyDiv w:val="1"/>
      <w:marLeft w:val="0"/>
      <w:marRight w:val="0"/>
      <w:marTop w:val="0"/>
      <w:marBottom w:val="0"/>
      <w:divBdr>
        <w:top w:val="none" w:sz="0" w:space="0" w:color="auto"/>
        <w:left w:val="none" w:sz="0" w:space="0" w:color="auto"/>
        <w:bottom w:val="none" w:sz="0" w:space="0" w:color="auto"/>
        <w:right w:val="none" w:sz="0" w:space="0" w:color="auto"/>
      </w:divBdr>
    </w:div>
    <w:div w:id="557474142">
      <w:bodyDiv w:val="1"/>
      <w:marLeft w:val="0"/>
      <w:marRight w:val="0"/>
      <w:marTop w:val="0"/>
      <w:marBottom w:val="0"/>
      <w:divBdr>
        <w:top w:val="none" w:sz="0" w:space="0" w:color="auto"/>
        <w:left w:val="none" w:sz="0" w:space="0" w:color="auto"/>
        <w:bottom w:val="none" w:sz="0" w:space="0" w:color="auto"/>
        <w:right w:val="none" w:sz="0" w:space="0" w:color="auto"/>
      </w:divBdr>
    </w:div>
    <w:div w:id="557976207">
      <w:bodyDiv w:val="1"/>
      <w:marLeft w:val="0"/>
      <w:marRight w:val="0"/>
      <w:marTop w:val="0"/>
      <w:marBottom w:val="0"/>
      <w:divBdr>
        <w:top w:val="none" w:sz="0" w:space="0" w:color="auto"/>
        <w:left w:val="none" w:sz="0" w:space="0" w:color="auto"/>
        <w:bottom w:val="none" w:sz="0" w:space="0" w:color="auto"/>
        <w:right w:val="none" w:sz="0" w:space="0" w:color="auto"/>
      </w:divBdr>
    </w:div>
    <w:div w:id="557977946">
      <w:bodyDiv w:val="1"/>
      <w:marLeft w:val="0"/>
      <w:marRight w:val="0"/>
      <w:marTop w:val="0"/>
      <w:marBottom w:val="0"/>
      <w:divBdr>
        <w:top w:val="none" w:sz="0" w:space="0" w:color="auto"/>
        <w:left w:val="none" w:sz="0" w:space="0" w:color="auto"/>
        <w:bottom w:val="none" w:sz="0" w:space="0" w:color="auto"/>
        <w:right w:val="none" w:sz="0" w:space="0" w:color="auto"/>
      </w:divBdr>
    </w:div>
    <w:div w:id="558249784">
      <w:bodyDiv w:val="1"/>
      <w:marLeft w:val="0"/>
      <w:marRight w:val="0"/>
      <w:marTop w:val="0"/>
      <w:marBottom w:val="0"/>
      <w:divBdr>
        <w:top w:val="none" w:sz="0" w:space="0" w:color="auto"/>
        <w:left w:val="none" w:sz="0" w:space="0" w:color="auto"/>
        <w:bottom w:val="none" w:sz="0" w:space="0" w:color="auto"/>
        <w:right w:val="none" w:sz="0" w:space="0" w:color="auto"/>
      </w:divBdr>
    </w:div>
    <w:div w:id="558319190">
      <w:bodyDiv w:val="1"/>
      <w:marLeft w:val="0"/>
      <w:marRight w:val="0"/>
      <w:marTop w:val="0"/>
      <w:marBottom w:val="0"/>
      <w:divBdr>
        <w:top w:val="none" w:sz="0" w:space="0" w:color="auto"/>
        <w:left w:val="none" w:sz="0" w:space="0" w:color="auto"/>
        <w:bottom w:val="none" w:sz="0" w:space="0" w:color="auto"/>
        <w:right w:val="none" w:sz="0" w:space="0" w:color="auto"/>
      </w:divBdr>
    </w:div>
    <w:div w:id="558444303">
      <w:bodyDiv w:val="1"/>
      <w:marLeft w:val="0"/>
      <w:marRight w:val="0"/>
      <w:marTop w:val="0"/>
      <w:marBottom w:val="0"/>
      <w:divBdr>
        <w:top w:val="none" w:sz="0" w:space="0" w:color="auto"/>
        <w:left w:val="none" w:sz="0" w:space="0" w:color="auto"/>
        <w:bottom w:val="none" w:sz="0" w:space="0" w:color="auto"/>
        <w:right w:val="none" w:sz="0" w:space="0" w:color="auto"/>
      </w:divBdr>
    </w:div>
    <w:div w:id="558785884">
      <w:bodyDiv w:val="1"/>
      <w:marLeft w:val="0"/>
      <w:marRight w:val="0"/>
      <w:marTop w:val="0"/>
      <w:marBottom w:val="0"/>
      <w:divBdr>
        <w:top w:val="none" w:sz="0" w:space="0" w:color="auto"/>
        <w:left w:val="none" w:sz="0" w:space="0" w:color="auto"/>
        <w:bottom w:val="none" w:sz="0" w:space="0" w:color="auto"/>
        <w:right w:val="none" w:sz="0" w:space="0" w:color="auto"/>
      </w:divBdr>
    </w:div>
    <w:div w:id="559094057">
      <w:bodyDiv w:val="1"/>
      <w:marLeft w:val="0"/>
      <w:marRight w:val="0"/>
      <w:marTop w:val="0"/>
      <w:marBottom w:val="0"/>
      <w:divBdr>
        <w:top w:val="none" w:sz="0" w:space="0" w:color="auto"/>
        <w:left w:val="none" w:sz="0" w:space="0" w:color="auto"/>
        <w:bottom w:val="none" w:sz="0" w:space="0" w:color="auto"/>
        <w:right w:val="none" w:sz="0" w:space="0" w:color="auto"/>
      </w:divBdr>
    </w:div>
    <w:div w:id="559173654">
      <w:bodyDiv w:val="1"/>
      <w:marLeft w:val="0"/>
      <w:marRight w:val="0"/>
      <w:marTop w:val="0"/>
      <w:marBottom w:val="0"/>
      <w:divBdr>
        <w:top w:val="none" w:sz="0" w:space="0" w:color="auto"/>
        <w:left w:val="none" w:sz="0" w:space="0" w:color="auto"/>
        <w:bottom w:val="none" w:sz="0" w:space="0" w:color="auto"/>
        <w:right w:val="none" w:sz="0" w:space="0" w:color="auto"/>
      </w:divBdr>
    </w:div>
    <w:div w:id="559486151">
      <w:bodyDiv w:val="1"/>
      <w:marLeft w:val="0"/>
      <w:marRight w:val="0"/>
      <w:marTop w:val="0"/>
      <w:marBottom w:val="0"/>
      <w:divBdr>
        <w:top w:val="none" w:sz="0" w:space="0" w:color="auto"/>
        <w:left w:val="none" w:sz="0" w:space="0" w:color="auto"/>
        <w:bottom w:val="none" w:sz="0" w:space="0" w:color="auto"/>
        <w:right w:val="none" w:sz="0" w:space="0" w:color="auto"/>
      </w:divBdr>
    </w:div>
    <w:div w:id="559827897">
      <w:bodyDiv w:val="1"/>
      <w:marLeft w:val="0"/>
      <w:marRight w:val="0"/>
      <w:marTop w:val="0"/>
      <w:marBottom w:val="0"/>
      <w:divBdr>
        <w:top w:val="none" w:sz="0" w:space="0" w:color="auto"/>
        <w:left w:val="none" w:sz="0" w:space="0" w:color="auto"/>
        <w:bottom w:val="none" w:sz="0" w:space="0" w:color="auto"/>
        <w:right w:val="none" w:sz="0" w:space="0" w:color="auto"/>
      </w:divBdr>
    </w:div>
    <w:div w:id="559900792">
      <w:bodyDiv w:val="1"/>
      <w:marLeft w:val="0"/>
      <w:marRight w:val="0"/>
      <w:marTop w:val="0"/>
      <w:marBottom w:val="0"/>
      <w:divBdr>
        <w:top w:val="none" w:sz="0" w:space="0" w:color="auto"/>
        <w:left w:val="none" w:sz="0" w:space="0" w:color="auto"/>
        <w:bottom w:val="none" w:sz="0" w:space="0" w:color="auto"/>
        <w:right w:val="none" w:sz="0" w:space="0" w:color="auto"/>
      </w:divBdr>
    </w:div>
    <w:div w:id="559941386">
      <w:bodyDiv w:val="1"/>
      <w:marLeft w:val="0"/>
      <w:marRight w:val="0"/>
      <w:marTop w:val="0"/>
      <w:marBottom w:val="0"/>
      <w:divBdr>
        <w:top w:val="none" w:sz="0" w:space="0" w:color="auto"/>
        <w:left w:val="none" w:sz="0" w:space="0" w:color="auto"/>
        <w:bottom w:val="none" w:sz="0" w:space="0" w:color="auto"/>
        <w:right w:val="none" w:sz="0" w:space="0" w:color="auto"/>
      </w:divBdr>
    </w:div>
    <w:div w:id="560362533">
      <w:bodyDiv w:val="1"/>
      <w:marLeft w:val="0"/>
      <w:marRight w:val="0"/>
      <w:marTop w:val="0"/>
      <w:marBottom w:val="0"/>
      <w:divBdr>
        <w:top w:val="none" w:sz="0" w:space="0" w:color="auto"/>
        <w:left w:val="none" w:sz="0" w:space="0" w:color="auto"/>
        <w:bottom w:val="none" w:sz="0" w:space="0" w:color="auto"/>
        <w:right w:val="none" w:sz="0" w:space="0" w:color="auto"/>
      </w:divBdr>
    </w:div>
    <w:div w:id="560673146">
      <w:bodyDiv w:val="1"/>
      <w:marLeft w:val="0"/>
      <w:marRight w:val="0"/>
      <w:marTop w:val="0"/>
      <w:marBottom w:val="0"/>
      <w:divBdr>
        <w:top w:val="none" w:sz="0" w:space="0" w:color="auto"/>
        <w:left w:val="none" w:sz="0" w:space="0" w:color="auto"/>
        <w:bottom w:val="none" w:sz="0" w:space="0" w:color="auto"/>
        <w:right w:val="none" w:sz="0" w:space="0" w:color="auto"/>
      </w:divBdr>
    </w:div>
    <w:div w:id="560681042">
      <w:bodyDiv w:val="1"/>
      <w:marLeft w:val="0"/>
      <w:marRight w:val="0"/>
      <w:marTop w:val="0"/>
      <w:marBottom w:val="0"/>
      <w:divBdr>
        <w:top w:val="none" w:sz="0" w:space="0" w:color="auto"/>
        <w:left w:val="none" w:sz="0" w:space="0" w:color="auto"/>
        <w:bottom w:val="none" w:sz="0" w:space="0" w:color="auto"/>
        <w:right w:val="none" w:sz="0" w:space="0" w:color="auto"/>
      </w:divBdr>
    </w:div>
    <w:div w:id="560748637">
      <w:bodyDiv w:val="1"/>
      <w:marLeft w:val="0"/>
      <w:marRight w:val="0"/>
      <w:marTop w:val="0"/>
      <w:marBottom w:val="0"/>
      <w:divBdr>
        <w:top w:val="none" w:sz="0" w:space="0" w:color="auto"/>
        <w:left w:val="none" w:sz="0" w:space="0" w:color="auto"/>
        <w:bottom w:val="none" w:sz="0" w:space="0" w:color="auto"/>
        <w:right w:val="none" w:sz="0" w:space="0" w:color="auto"/>
      </w:divBdr>
    </w:div>
    <w:div w:id="561067036">
      <w:bodyDiv w:val="1"/>
      <w:marLeft w:val="0"/>
      <w:marRight w:val="0"/>
      <w:marTop w:val="0"/>
      <w:marBottom w:val="0"/>
      <w:divBdr>
        <w:top w:val="none" w:sz="0" w:space="0" w:color="auto"/>
        <w:left w:val="none" w:sz="0" w:space="0" w:color="auto"/>
        <w:bottom w:val="none" w:sz="0" w:space="0" w:color="auto"/>
        <w:right w:val="none" w:sz="0" w:space="0" w:color="auto"/>
      </w:divBdr>
    </w:div>
    <w:div w:id="561334377">
      <w:bodyDiv w:val="1"/>
      <w:marLeft w:val="0"/>
      <w:marRight w:val="0"/>
      <w:marTop w:val="0"/>
      <w:marBottom w:val="0"/>
      <w:divBdr>
        <w:top w:val="none" w:sz="0" w:space="0" w:color="auto"/>
        <w:left w:val="none" w:sz="0" w:space="0" w:color="auto"/>
        <w:bottom w:val="none" w:sz="0" w:space="0" w:color="auto"/>
        <w:right w:val="none" w:sz="0" w:space="0" w:color="auto"/>
      </w:divBdr>
    </w:div>
    <w:div w:id="561791872">
      <w:bodyDiv w:val="1"/>
      <w:marLeft w:val="0"/>
      <w:marRight w:val="0"/>
      <w:marTop w:val="0"/>
      <w:marBottom w:val="0"/>
      <w:divBdr>
        <w:top w:val="none" w:sz="0" w:space="0" w:color="auto"/>
        <w:left w:val="none" w:sz="0" w:space="0" w:color="auto"/>
        <w:bottom w:val="none" w:sz="0" w:space="0" w:color="auto"/>
        <w:right w:val="none" w:sz="0" w:space="0" w:color="auto"/>
      </w:divBdr>
    </w:div>
    <w:div w:id="561909977">
      <w:bodyDiv w:val="1"/>
      <w:marLeft w:val="0"/>
      <w:marRight w:val="0"/>
      <w:marTop w:val="0"/>
      <w:marBottom w:val="0"/>
      <w:divBdr>
        <w:top w:val="none" w:sz="0" w:space="0" w:color="auto"/>
        <w:left w:val="none" w:sz="0" w:space="0" w:color="auto"/>
        <w:bottom w:val="none" w:sz="0" w:space="0" w:color="auto"/>
        <w:right w:val="none" w:sz="0" w:space="0" w:color="auto"/>
      </w:divBdr>
    </w:div>
    <w:div w:id="562063944">
      <w:bodyDiv w:val="1"/>
      <w:marLeft w:val="0"/>
      <w:marRight w:val="0"/>
      <w:marTop w:val="0"/>
      <w:marBottom w:val="0"/>
      <w:divBdr>
        <w:top w:val="none" w:sz="0" w:space="0" w:color="auto"/>
        <w:left w:val="none" w:sz="0" w:space="0" w:color="auto"/>
        <w:bottom w:val="none" w:sz="0" w:space="0" w:color="auto"/>
        <w:right w:val="none" w:sz="0" w:space="0" w:color="auto"/>
      </w:divBdr>
    </w:div>
    <w:div w:id="562185020">
      <w:bodyDiv w:val="1"/>
      <w:marLeft w:val="0"/>
      <w:marRight w:val="0"/>
      <w:marTop w:val="0"/>
      <w:marBottom w:val="0"/>
      <w:divBdr>
        <w:top w:val="none" w:sz="0" w:space="0" w:color="auto"/>
        <w:left w:val="none" w:sz="0" w:space="0" w:color="auto"/>
        <w:bottom w:val="none" w:sz="0" w:space="0" w:color="auto"/>
        <w:right w:val="none" w:sz="0" w:space="0" w:color="auto"/>
      </w:divBdr>
    </w:div>
    <w:div w:id="562449262">
      <w:bodyDiv w:val="1"/>
      <w:marLeft w:val="0"/>
      <w:marRight w:val="0"/>
      <w:marTop w:val="0"/>
      <w:marBottom w:val="0"/>
      <w:divBdr>
        <w:top w:val="none" w:sz="0" w:space="0" w:color="auto"/>
        <w:left w:val="none" w:sz="0" w:space="0" w:color="auto"/>
        <w:bottom w:val="none" w:sz="0" w:space="0" w:color="auto"/>
        <w:right w:val="none" w:sz="0" w:space="0" w:color="auto"/>
      </w:divBdr>
    </w:div>
    <w:div w:id="562495560">
      <w:bodyDiv w:val="1"/>
      <w:marLeft w:val="0"/>
      <w:marRight w:val="0"/>
      <w:marTop w:val="0"/>
      <w:marBottom w:val="0"/>
      <w:divBdr>
        <w:top w:val="none" w:sz="0" w:space="0" w:color="auto"/>
        <w:left w:val="none" w:sz="0" w:space="0" w:color="auto"/>
        <w:bottom w:val="none" w:sz="0" w:space="0" w:color="auto"/>
        <w:right w:val="none" w:sz="0" w:space="0" w:color="auto"/>
      </w:divBdr>
    </w:div>
    <w:div w:id="562521459">
      <w:bodyDiv w:val="1"/>
      <w:marLeft w:val="0"/>
      <w:marRight w:val="0"/>
      <w:marTop w:val="0"/>
      <w:marBottom w:val="0"/>
      <w:divBdr>
        <w:top w:val="none" w:sz="0" w:space="0" w:color="auto"/>
        <w:left w:val="none" w:sz="0" w:space="0" w:color="auto"/>
        <w:bottom w:val="none" w:sz="0" w:space="0" w:color="auto"/>
        <w:right w:val="none" w:sz="0" w:space="0" w:color="auto"/>
      </w:divBdr>
    </w:div>
    <w:div w:id="562717849">
      <w:bodyDiv w:val="1"/>
      <w:marLeft w:val="0"/>
      <w:marRight w:val="0"/>
      <w:marTop w:val="0"/>
      <w:marBottom w:val="0"/>
      <w:divBdr>
        <w:top w:val="none" w:sz="0" w:space="0" w:color="auto"/>
        <w:left w:val="none" w:sz="0" w:space="0" w:color="auto"/>
        <w:bottom w:val="none" w:sz="0" w:space="0" w:color="auto"/>
        <w:right w:val="none" w:sz="0" w:space="0" w:color="auto"/>
      </w:divBdr>
    </w:div>
    <w:div w:id="562833241">
      <w:bodyDiv w:val="1"/>
      <w:marLeft w:val="0"/>
      <w:marRight w:val="0"/>
      <w:marTop w:val="0"/>
      <w:marBottom w:val="0"/>
      <w:divBdr>
        <w:top w:val="none" w:sz="0" w:space="0" w:color="auto"/>
        <w:left w:val="none" w:sz="0" w:space="0" w:color="auto"/>
        <w:bottom w:val="none" w:sz="0" w:space="0" w:color="auto"/>
        <w:right w:val="none" w:sz="0" w:space="0" w:color="auto"/>
      </w:divBdr>
    </w:div>
    <w:div w:id="562954988">
      <w:bodyDiv w:val="1"/>
      <w:marLeft w:val="0"/>
      <w:marRight w:val="0"/>
      <w:marTop w:val="0"/>
      <w:marBottom w:val="0"/>
      <w:divBdr>
        <w:top w:val="none" w:sz="0" w:space="0" w:color="auto"/>
        <w:left w:val="none" w:sz="0" w:space="0" w:color="auto"/>
        <w:bottom w:val="none" w:sz="0" w:space="0" w:color="auto"/>
        <w:right w:val="none" w:sz="0" w:space="0" w:color="auto"/>
      </w:divBdr>
    </w:div>
    <w:div w:id="563490124">
      <w:bodyDiv w:val="1"/>
      <w:marLeft w:val="0"/>
      <w:marRight w:val="0"/>
      <w:marTop w:val="0"/>
      <w:marBottom w:val="0"/>
      <w:divBdr>
        <w:top w:val="none" w:sz="0" w:space="0" w:color="auto"/>
        <w:left w:val="none" w:sz="0" w:space="0" w:color="auto"/>
        <w:bottom w:val="none" w:sz="0" w:space="0" w:color="auto"/>
        <w:right w:val="none" w:sz="0" w:space="0" w:color="auto"/>
      </w:divBdr>
    </w:div>
    <w:div w:id="563763279">
      <w:bodyDiv w:val="1"/>
      <w:marLeft w:val="0"/>
      <w:marRight w:val="0"/>
      <w:marTop w:val="0"/>
      <w:marBottom w:val="0"/>
      <w:divBdr>
        <w:top w:val="none" w:sz="0" w:space="0" w:color="auto"/>
        <w:left w:val="none" w:sz="0" w:space="0" w:color="auto"/>
        <w:bottom w:val="none" w:sz="0" w:space="0" w:color="auto"/>
        <w:right w:val="none" w:sz="0" w:space="0" w:color="auto"/>
      </w:divBdr>
    </w:div>
    <w:div w:id="563764101">
      <w:bodyDiv w:val="1"/>
      <w:marLeft w:val="0"/>
      <w:marRight w:val="0"/>
      <w:marTop w:val="0"/>
      <w:marBottom w:val="0"/>
      <w:divBdr>
        <w:top w:val="none" w:sz="0" w:space="0" w:color="auto"/>
        <w:left w:val="none" w:sz="0" w:space="0" w:color="auto"/>
        <w:bottom w:val="none" w:sz="0" w:space="0" w:color="auto"/>
        <w:right w:val="none" w:sz="0" w:space="0" w:color="auto"/>
      </w:divBdr>
    </w:div>
    <w:div w:id="563952264">
      <w:bodyDiv w:val="1"/>
      <w:marLeft w:val="0"/>
      <w:marRight w:val="0"/>
      <w:marTop w:val="0"/>
      <w:marBottom w:val="0"/>
      <w:divBdr>
        <w:top w:val="none" w:sz="0" w:space="0" w:color="auto"/>
        <w:left w:val="none" w:sz="0" w:space="0" w:color="auto"/>
        <w:bottom w:val="none" w:sz="0" w:space="0" w:color="auto"/>
        <w:right w:val="none" w:sz="0" w:space="0" w:color="auto"/>
      </w:divBdr>
    </w:div>
    <w:div w:id="564797589">
      <w:bodyDiv w:val="1"/>
      <w:marLeft w:val="0"/>
      <w:marRight w:val="0"/>
      <w:marTop w:val="0"/>
      <w:marBottom w:val="0"/>
      <w:divBdr>
        <w:top w:val="none" w:sz="0" w:space="0" w:color="auto"/>
        <w:left w:val="none" w:sz="0" w:space="0" w:color="auto"/>
        <w:bottom w:val="none" w:sz="0" w:space="0" w:color="auto"/>
        <w:right w:val="none" w:sz="0" w:space="0" w:color="auto"/>
      </w:divBdr>
    </w:div>
    <w:div w:id="565187135">
      <w:bodyDiv w:val="1"/>
      <w:marLeft w:val="0"/>
      <w:marRight w:val="0"/>
      <w:marTop w:val="0"/>
      <w:marBottom w:val="0"/>
      <w:divBdr>
        <w:top w:val="none" w:sz="0" w:space="0" w:color="auto"/>
        <w:left w:val="none" w:sz="0" w:space="0" w:color="auto"/>
        <w:bottom w:val="none" w:sz="0" w:space="0" w:color="auto"/>
        <w:right w:val="none" w:sz="0" w:space="0" w:color="auto"/>
      </w:divBdr>
    </w:div>
    <w:div w:id="565838343">
      <w:bodyDiv w:val="1"/>
      <w:marLeft w:val="0"/>
      <w:marRight w:val="0"/>
      <w:marTop w:val="0"/>
      <w:marBottom w:val="0"/>
      <w:divBdr>
        <w:top w:val="none" w:sz="0" w:space="0" w:color="auto"/>
        <w:left w:val="none" w:sz="0" w:space="0" w:color="auto"/>
        <w:bottom w:val="none" w:sz="0" w:space="0" w:color="auto"/>
        <w:right w:val="none" w:sz="0" w:space="0" w:color="auto"/>
      </w:divBdr>
    </w:div>
    <w:div w:id="566494884">
      <w:bodyDiv w:val="1"/>
      <w:marLeft w:val="0"/>
      <w:marRight w:val="0"/>
      <w:marTop w:val="0"/>
      <w:marBottom w:val="0"/>
      <w:divBdr>
        <w:top w:val="none" w:sz="0" w:space="0" w:color="auto"/>
        <w:left w:val="none" w:sz="0" w:space="0" w:color="auto"/>
        <w:bottom w:val="none" w:sz="0" w:space="0" w:color="auto"/>
        <w:right w:val="none" w:sz="0" w:space="0" w:color="auto"/>
      </w:divBdr>
    </w:div>
    <w:div w:id="566496305">
      <w:bodyDiv w:val="1"/>
      <w:marLeft w:val="0"/>
      <w:marRight w:val="0"/>
      <w:marTop w:val="0"/>
      <w:marBottom w:val="0"/>
      <w:divBdr>
        <w:top w:val="none" w:sz="0" w:space="0" w:color="auto"/>
        <w:left w:val="none" w:sz="0" w:space="0" w:color="auto"/>
        <w:bottom w:val="none" w:sz="0" w:space="0" w:color="auto"/>
        <w:right w:val="none" w:sz="0" w:space="0" w:color="auto"/>
      </w:divBdr>
    </w:div>
    <w:div w:id="566690430">
      <w:bodyDiv w:val="1"/>
      <w:marLeft w:val="0"/>
      <w:marRight w:val="0"/>
      <w:marTop w:val="0"/>
      <w:marBottom w:val="0"/>
      <w:divBdr>
        <w:top w:val="none" w:sz="0" w:space="0" w:color="auto"/>
        <w:left w:val="none" w:sz="0" w:space="0" w:color="auto"/>
        <w:bottom w:val="none" w:sz="0" w:space="0" w:color="auto"/>
        <w:right w:val="none" w:sz="0" w:space="0" w:color="auto"/>
      </w:divBdr>
    </w:div>
    <w:div w:id="567305037">
      <w:bodyDiv w:val="1"/>
      <w:marLeft w:val="0"/>
      <w:marRight w:val="0"/>
      <w:marTop w:val="0"/>
      <w:marBottom w:val="0"/>
      <w:divBdr>
        <w:top w:val="none" w:sz="0" w:space="0" w:color="auto"/>
        <w:left w:val="none" w:sz="0" w:space="0" w:color="auto"/>
        <w:bottom w:val="none" w:sz="0" w:space="0" w:color="auto"/>
        <w:right w:val="none" w:sz="0" w:space="0" w:color="auto"/>
      </w:divBdr>
    </w:div>
    <w:div w:id="567348600">
      <w:bodyDiv w:val="1"/>
      <w:marLeft w:val="0"/>
      <w:marRight w:val="0"/>
      <w:marTop w:val="0"/>
      <w:marBottom w:val="0"/>
      <w:divBdr>
        <w:top w:val="none" w:sz="0" w:space="0" w:color="auto"/>
        <w:left w:val="none" w:sz="0" w:space="0" w:color="auto"/>
        <w:bottom w:val="none" w:sz="0" w:space="0" w:color="auto"/>
        <w:right w:val="none" w:sz="0" w:space="0" w:color="auto"/>
      </w:divBdr>
    </w:div>
    <w:div w:id="567420248">
      <w:bodyDiv w:val="1"/>
      <w:marLeft w:val="0"/>
      <w:marRight w:val="0"/>
      <w:marTop w:val="0"/>
      <w:marBottom w:val="0"/>
      <w:divBdr>
        <w:top w:val="none" w:sz="0" w:space="0" w:color="auto"/>
        <w:left w:val="none" w:sz="0" w:space="0" w:color="auto"/>
        <w:bottom w:val="none" w:sz="0" w:space="0" w:color="auto"/>
        <w:right w:val="none" w:sz="0" w:space="0" w:color="auto"/>
      </w:divBdr>
    </w:div>
    <w:div w:id="568538052">
      <w:bodyDiv w:val="1"/>
      <w:marLeft w:val="0"/>
      <w:marRight w:val="0"/>
      <w:marTop w:val="0"/>
      <w:marBottom w:val="0"/>
      <w:divBdr>
        <w:top w:val="none" w:sz="0" w:space="0" w:color="auto"/>
        <w:left w:val="none" w:sz="0" w:space="0" w:color="auto"/>
        <w:bottom w:val="none" w:sz="0" w:space="0" w:color="auto"/>
        <w:right w:val="none" w:sz="0" w:space="0" w:color="auto"/>
      </w:divBdr>
    </w:div>
    <w:div w:id="568735461">
      <w:bodyDiv w:val="1"/>
      <w:marLeft w:val="0"/>
      <w:marRight w:val="0"/>
      <w:marTop w:val="0"/>
      <w:marBottom w:val="0"/>
      <w:divBdr>
        <w:top w:val="none" w:sz="0" w:space="0" w:color="auto"/>
        <w:left w:val="none" w:sz="0" w:space="0" w:color="auto"/>
        <w:bottom w:val="none" w:sz="0" w:space="0" w:color="auto"/>
        <w:right w:val="none" w:sz="0" w:space="0" w:color="auto"/>
      </w:divBdr>
    </w:div>
    <w:div w:id="569657072">
      <w:bodyDiv w:val="1"/>
      <w:marLeft w:val="0"/>
      <w:marRight w:val="0"/>
      <w:marTop w:val="0"/>
      <w:marBottom w:val="0"/>
      <w:divBdr>
        <w:top w:val="none" w:sz="0" w:space="0" w:color="auto"/>
        <w:left w:val="none" w:sz="0" w:space="0" w:color="auto"/>
        <w:bottom w:val="none" w:sz="0" w:space="0" w:color="auto"/>
        <w:right w:val="none" w:sz="0" w:space="0" w:color="auto"/>
      </w:divBdr>
    </w:div>
    <w:div w:id="569850628">
      <w:bodyDiv w:val="1"/>
      <w:marLeft w:val="0"/>
      <w:marRight w:val="0"/>
      <w:marTop w:val="0"/>
      <w:marBottom w:val="0"/>
      <w:divBdr>
        <w:top w:val="none" w:sz="0" w:space="0" w:color="auto"/>
        <w:left w:val="none" w:sz="0" w:space="0" w:color="auto"/>
        <w:bottom w:val="none" w:sz="0" w:space="0" w:color="auto"/>
        <w:right w:val="none" w:sz="0" w:space="0" w:color="auto"/>
      </w:divBdr>
    </w:div>
    <w:div w:id="570233736">
      <w:bodyDiv w:val="1"/>
      <w:marLeft w:val="0"/>
      <w:marRight w:val="0"/>
      <w:marTop w:val="0"/>
      <w:marBottom w:val="0"/>
      <w:divBdr>
        <w:top w:val="none" w:sz="0" w:space="0" w:color="auto"/>
        <w:left w:val="none" w:sz="0" w:space="0" w:color="auto"/>
        <w:bottom w:val="none" w:sz="0" w:space="0" w:color="auto"/>
        <w:right w:val="none" w:sz="0" w:space="0" w:color="auto"/>
      </w:divBdr>
    </w:div>
    <w:div w:id="571351177">
      <w:bodyDiv w:val="1"/>
      <w:marLeft w:val="0"/>
      <w:marRight w:val="0"/>
      <w:marTop w:val="0"/>
      <w:marBottom w:val="0"/>
      <w:divBdr>
        <w:top w:val="none" w:sz="0" w:space="0" w:color="auto"/>
        <w:left w:val="none" w:sz="0" w:space="0" w:color="auto"/>
        <w:bottom w:val="none" w:sz="0" w:space="0" w:color="auto"/>
        <w:right w:val="none" w:sz="0" w:space="0" w:color="auto"/>
      </w:divBdr>
    </w:div>
    <w:div w:id="571433061">
      <w:bodyDiv w:val="1"/>
      <w:marLeft w:val="0"/>
      <w:marRight w:val="0"/>
      <w:marTop w:val="0"/>
      <w:marBottom w:val="0"/>
      <w:divBdr>
        <w:top w:val="none" w:sz="0" w:space="0" w:color="auto"/>
        <w:left w:val="none" w:sz="0" w:space="0" w:color="auto"/>
        <w:bottom w:val="none" w:sz="0" w:space="0" w:color="auto"/>
        <w:right w:val="none" w:sz="0" w:space="0" w:color="auto"/>
      </w:divBdr>
    </w:div>
    <w:div w:id="571475034">
      <w:bodyDiv w:val="1"/>
      <w:marLeft w:val="0"/>
      <w:marRight w:val="0"/>
      <w:marTop w:val="0"/>
      <w:marBottom w:val="0"/>
      <w:divBdr>
        <w:top w:val="none" w:sz="0" w:space="0" w:color="auto"/>
        <w:left w:val="none" w:sz="0" w:space="0" w:color="auto"/>
        <w:bottom w:val="none" w:sz="0" w:space="0" w:color="auto"/>
        <w:right w:val="none" w:sz="0" w:space="0" w:color="auto"/>
      </w:divBdr>
    </w:div>
    <w:div w:id="571739175">
      <w:bodyDiv w:val="1"/>
      <w:marLeft w:val="0"/>
      <w:marRight w:val="0"/>
      <w:marTop w:val="0"/>
      <w:marBottom w:val="0"/>
      <w:divBdr>
        <w:top w:val="none" w:sz="0" w:space="0" w:color="auto"/>
        <w:left w:val="none" w:sz="0" w:space="0" w:color="auto"/>
        <w:bottom w:val="none" w:sz="0" w:space="0" w:color="auto"/>
        <w:right w:val="none" w:sz="0" w:space="0" w:color="auto"/>
      </w:divBdr>
    </w:div>
    <w:div w:id="572854421">
      <w:bodyDiv w:val="1"/>
      <w:marLeft w:val="0"/>
      <w:marRight w:val="0"/>
      <w:marTop w:val="0"/>
      <w:marBottom w:val="0"/>
      <w:divBdr>
        <w:top w:val="none" w:sz="0" w:space="0" w:color="auto"/>
        <w:left w:val="none" w:sz="0" w:space="0" w:color="auto"/>
        <w:bottom w:val="none" w:sz="0" w:space="0" w:color="auto"/>
        <w:right w:val="none" w:sz="0" w:space="0" w:color="auto"/>
      </w:divBdr>
    </w:div>
    <w:div w:id="572859265">
      <w:bodyDiv w:val="1"/>
      <w:marLeft w:val="0"/>
      <w:marRight w:val="0"/>
      <w:marTop w:val="0"/>
      <w:marBottom w:val="0"/>
      <w:divBdr>
        <w:top w:val="none" w:sz="0" w:space="0" w:color="auto"/>
        <w:left w:val="none" w:sz="0" w:space="0" w:color="auto"/>
        <w:bottom w:val="none" w:sz="0" w:space="0" w:color="auto"/>
        <w:right w:val="none" w:sz="0" w:space="0" w:color="auto"/>
      </w:divBdr>
    </w:div>
    <w:div w:id="573318851">
      <w:bodyDiv w:val="1"/>
      <w:marLeft w:val="0"/>
      <w:marRight w:val="0"/>
      <w:marTop w:val="0"/>
      <w:marBottom w:val="0"/>
      <w:divBdr>
        <w:top w:val="none" w:sz="0" w:space="0" w:color="auto"/>
        <w:left w:val="none" w:sz="0" w:space="0" w:color="auto"/>
        <w:bottom w:val="none" w:sz="0" w:space="0" w:color="auto"/>
        <w:right w:val="none" w:sz="0" w:space="0" w:color="auto"/>
      </w:divBdr>
    </w:div>
    <w:div w:id="573324239">
      <w:bodyDiv w:val="1"/>
      <w:marLeft w:val="0"/>
      <w:marRight w:val="0"/>
      <w:marTop w:val="0"/>
      <w:marBottom w:val="0"/>
      <w:divBdr>
        <w:top w:val="none" w:sz="0" w:space="0" w:color="auto"/>
        <w:left w:val="none" w:sz="0" w:space="0" w:color="auto"/>
        <w:bottom w:val="none" w:sz="0" w:space="0" w:color="auto"/>
        <w:right w:val="none" w:sz="0" w:space="0" w:color="auto"/>
      </w:divBdr>
    </w:div>
    <w:div w:id="573660320">
      <w:bodyDiv w:val="1"/>
      <w:marLeft w:val="0"/>
      <w:marRight w:val="0"/>
      <w:marTop w:val="0"/>
      <w:marBottom w:val="0"/>
      <w:divBdr>
        <w:top w:val="none" w:sz="0" w:space="0" w:color="auto"/>
        <w:left w:val="none" w:sz="0" w:space="0" w:color="auto"/>
        <w:bottom w:val="none" w:sz="0" w:space="0" w:color="auto"/>
        <w:right w:val="none" w:sz="0" w:space="0" w:color="auto"/>
      </w:divBdr>
    </w:div>
    <w:div w:id="573927941">
      <w:bodyDiv w:val="1"/>
      <w:marLeft w:val="0"/>
      <w:marRight w:val="0"/>
      <w:marTop w:val="0"/>
      <w:marBottom w:val="0"/>
      <w:divBdr>
        <w:top w:val="none" w:sz="0" w:space="0" w:color="auto"/>
        <w:left w:val="none" w:sz="0" w:space="0" w:color="auto"/>
        <w:bottom w:val="none" w:sz="0" w:space="0" w:color="auto"/>
        <w:right w:val="none" w:sz="0" w:space="0" w:color="auto"/>
      </w:divBdr>
    </w:div>
    <w:div w:id="574508265">
      <w:bodyDiv w:val="1"/>
      <w:marLeft w:val="0"/>
      <w:marRight w:val="0"/>
      <w:marTop w:val="0"/>
      <w:marBottom w:val="0"/>
      <w:divBdr>
        <w:top w:val="none" w:sz="0" w:space="0" w:color="auto"/>
        <w:left w:val="none" w:sz="0" w:space="0" w:color="auto"/>
        <w:bottom w:val="none" w:sz="0" w:space="0" w:color="auto"/>
        <w:right w:val="none" w:sz="0" w:space="0" w:color="auto"/>
      </w:divBdr>
    </w:div>
    <w:div w:id="574894661">
      <w:bodyDiv w:val="1"/>
      <w:marLeft w:val="0"/>
      <w:marRight w:val="0"/>
      <w:marTop w:val="0"/>
      <w:marBottom w:val="0"/>
      <w:divBdr>
        <w:top w:val="none" w:sz="0" w:space="0" w:color="auto"/>
        <w:left w:val="none" w:sz="0" w:space="0" w:color="auto"/>
        <w:bottom w:val="none" w:sz="0" w:space="0" w:color="auto"/>
        <w:right w:val="none" w:sz="0" w:space="0" w:color="auto"/>
      </w:divBdr>
    </w:div>
    <w:div w:id="574975035">
      <w:bodyDiv w:val="1"/>
      <w:marLeft w:val="0"/>
      <w:marRight w:val="0"/>
      <w:marTop w:val="0"/>
      <w:marBottom w:val="0"/>
      <w:divBdr>
        <w:top w:val="none" w:sz="0" w:space="0" w:color="auto"/>
        <w:left w:val="none" w:sz="0" w:space="0" w:color="auto"/>
        <w:bottom w:val="none" w:sz="0" w:space="0" w:color="auto"/>
        <w:right w:val="none" w:sz="0" w:space="0" w:color="auto"/>
      </w:divBdr>
    </w:div>
    <w:div w:id="575818668">
      <w:bodyDiv w:val="1"/>
      <w:marLeft w:val="0"/>
      <w:marRight w:val="0"/>
      <w:marTop w:val="0"/>
      <w:marBottom w:val="0"/>
      <w:divBdr>
        <w:top w:val="none" w:sz="0" w:space="0" w:color="auto"/>
        <w:left w:val="none" w:sz="0" w:space="0" w:color="auto"/>
        <w:bottom w:val="none" w:sz="0" w:space="0" w:color="auto"/>
        <w:right w:val="none" w:sz="0" w:space="0" w:color="auto"/>
      </w:divBdr>
    </w:div>
    <w:div w:id="575866858">
      <w:bodyDiv w:val="1"/>
      <w:marLeft w:val="0"/>
      <w:marRight w:val="0"/>
      <w:marTop w:val="0"/>
      <w:marBottom w:val="0"/>
      <w:divBdr>
        <w:top w:val="none" w:sz="0" w:space="0" w:color="auto"/>
        <w:left w:val="none" w:sz="0" w:space="0" w:color="auto"/>
        <w:bottom w:val="none" w:sz="0" w:space="0" w:color="auto"/>
        <w:right w:val="none" w:sz="0" w:space="0" w:color="auto"/>
      </w:divBdr>
    </w:div>
    <w:div w:id="576325733">
      <w:bodyDiv w:val="1"/>
      <w:marLeft w:val="0"/>
      <w:marRight w:val="0"/>
      <w:marTop w:val="0"/>
      <w:marBottom w:val="0"/>
      <w:divBdr>
        <w:top w:val="none" w:sz="0" w:space="0" w:color="auto"/>
        <w:left w:val="none" w:sz="0" w:space="0" w:color="auto"/>
        <w:bottom w:val="none" w:sz="0" w:space="0" w:color="auto"/>
        <w:right w:val="none" w:sz="0" w:space="0" w:color="auto"/>
      </w:divBdr>
    </w:div>
    <w:div w:id="576979944">
      <w:bodyDiv w:val="1"/>
      <w:marLeft w:val="0"/>
      <w:marRight w:val="0"/>
      <w:marTop w:val="0"/>
      <w:marBottom w:val="0"/>
      <w:divBdr>
        <w:top w:val="none" w:sz="0" w:space="0" w:color="auto"/>
        <w:left w:val="none" w:sz="0" w:space="0" w:color="auto"/>
        <w:bottom w:val="none" w:sz="0" w:space="0" w:color="auto"/>
        <w:right w:val="none" w:sz="0" w:space="0" w:color="auto"/>
      </w:divBdr>
    </w:div>
    <w:div w:id="577331561">
      <w:bodyDiv w:val="1"/>
      <w:marLeft w:val="0"/>
      <w:marRight w:val="0"/>
      <w:marTop w:val="0"/>
      <w:marBottom w:val="0"/>
      <w:divBdr>
        <w:top w:val="none" w:sz="0" w:space="0" w:color="auto"/>
        <w:left w:val="none" w:sz="0" w:space="0" w:color="auto"/>
        <w:bottom w:val="none" w:sz="0" w:space="0" w:color="auto"/>
        <w:right w:val="none" w:sz="0" w:space="0" w:color="auto"/>
      </w:divBdr>
    </w:div>
    <w:div w:id="577785703">
      <w:bodyDiv w:val="1"/>
      <w:marLeft w:val="0"/>
      <w:marRight w:val="0"/>
      <w:marTop w:val="0"/>
      <w:marBottom w:val="0"/>
      <w:divBdr>
        <w:top w:val="none" w:sz="0" w:space="0" w:color="auto"/>
        <w:left w:val="none" w:sz="0" w:space="0" w:color="auto"/>
        <w:bottom w:val="none" w:sz="0" w:space="0" w:color="auto"/>
        <w:right w:val="none" w:sz="0" w:space="0" w:color="auto"/>
      </w:divBdr>
    </w:div>
    <w:div w:id="577860238">
      <w:bodyDiv w:val="1"/>
      <w:marLeft w:val="0"/>
      <w:marRight w:val="0"/>
      <w:marTop w:val="0"/>
      <w:marBottom w:val="0"/>
      <w:divBdr>
        <w:top w:val="none" w:sz="0" w:space="0" w:color="auto"/>
        <w:left w:val="none" w:sz="0" w:space="0" w:color="auto"/>
        <w:bottom w:val="none" w:sz="0" w:space="0" w:color="auto"/>
        <w:right w:val="none" w:sz="0" w:space="0" w:color="auto"/>
      </w:divBdr>
    </w:div>
    <w:div w:id="577904310">
      <w:bodyDiv w:val="1"/>
      <w:marLeft w:val="0"/>
      <w:marRight w:val="0"/>
      <w:marTop w:val="0"/>
      <w:marBottom w:val="0"/>
      <w:divBdr>
        <w:top w:val="none" w:sz="0" w:space="0" w:color="auto"/>
        <w:left w:val="none" w:sz="0" w:space="0" w:color="auto"/>
        <w:bottom w:val="none" w:sz="0" w:space="0" w:color="auto"/>
        <w:right w:val="none" w:sz="0" w:space="0" w:color="auto"/>
      </w:divBdr>
    </w:div>
    <w:div w:id="578977656">
      <w:bodyDiv w:val="1"/>
      <w:marLeft w:val="0"/>
      <w:marRight w:val="0"/>
      <w:marTop w:val="0"/>
      <w:marBottom w:val="0"/>
      <w:divBdr>
        <w:top w:val="none" w:sz="0" w:space="0" w:color="auto"/>
        <w:left w:val="none" w:sz="0" w:space="0" w:color="auto"/>
        <w:bottom w:val="none" w:sz="0" w:space="0" w:color="auto"/>
        <w:right w:val="none" w:sz="0" w:space="0" w:color="auto"/>
      </w:divBdr>
    </w:div>
    <w:div w:id="579215846">
      <w:bodyDiv w:val="1"/>
      <w:marLeft w:val="0"/>
      <w:marRight w:val="0"/>
      <w:marTop w:val="0"/>
      <w:marBottom w:val="0"/>
      <w:divBdr>
        <w:top w:val="none" w:sz="0" w:space="0" w:color="auto"/>
        <w:left w:val="none" w:sz="0" w:space="0" w:color="auto"/>
        <w:bottom w:val="none" w:sz="0" w:space="0" w:color="auto"/>
        <w:right w:val="none" w:sz="0" w:space="0" w:color="auto"/>
      </w:divBdr>
    </w:div>
    <w:div w:id="579295656">
      <w:bodyDiv w:val="1"/>
      <w:marLeft w:val="0"/>
      <w:marRight w:val="0"/>
      <w:marTop w:val="0"/>
      <w:marBottom w:val="0"/>
      <w:divBdr>
        <w:top w:val="none" w:sz="0" w:space="0" w:color="auto"/>
        <w:left w:val="none" w:sz="0" w:space="0" w:color="auto"/>
        <w:bottom w:val="none" w:sz="0" w:space="0" w:color="auto"/>
        <w:right w:val="none" w:sz="0" w:space="0" w:color="auto"/>
      </w:divBdr>
    </w:div>
    <w:div w:id="579411367">
      <w:bodyDiv w:val="1"/>
      <w:marLeft w:val="0"/>
      <w:marRight w:val="0"/>
      <w:marTop w:val="0"/>
      <w:marBottom w:val="0"/>
      <w:divBdr>
        <w:top w:val="none" w:sz="0" w:space="0" w:color="auto"/>
        <w:left w:val="none" w:sz="0" w:space="0" w:color="auto"/>
        <w:bottom w:val="none" w:sz="0" w:space="0" w:color="auto"/>
        <w:right w:val="none" w:sz="0" w:space="0" w:color="auto"/>
      </w:divBdr>
    </w:div>
    <w:div w:id="579488686">
      <w:bodyDiv w:val="1"/>
      <w:marLeft w:val="0"/>
      <w:marRight w:val="0"/>
      <w:marTop w:val="0"/>
      <w:marBottom w:val="0"/>
      <w:divBdr>
        <w:top w:val="none" w:sz="0" w:space="0" w:color="auto"/>
        <w:left w:val="none" w:sz="0" w:space="0" w:color="auto"/>
        <w:bottom w:val="none" w:sz="0" w:space="0" w:color="auto"/>
        <w:right w:val="none" w:sz="0" w:space="0" w:color="auto"/>
      </w:divBdr>
    </w:div>
    <w:div w:id="580875667">
      <w:bodyDiv w:val="1"/>
      <w:marLeft w:val="0"/>
      <w:marRight w:val="0"/>
      <w:marTop w:val="0"/>
      <w:marBottom w:val="0"/>
      <w:divBdr>
        <w:top w:val="none" w:sz="0" w:space="0" w:color="auto"/>
        <w:left w:val="none" w:sz="0" w:space="0" w:color="auto"/>
        <w:bottom w:val="none" w:sz="0" w:space="0" w:color="auto"/>
        <w:right w:val="none" w:sz="0" w:space="0" w:color="auto"/>
      </w:divBdr>
    </w:div>
    <w:div w:id="581109542">
      <w:bodyDiv w:val="1"/>
      <w:marLeft w:val="0"/>
      <w:marRight w:val="0"/>
      <w:marTop w:val="0"/>
      <w:marBottom w:val="0"/>
      <w:divBdr>
        <w:top w:val="none" w:sz="0" w:space="0" w:color="auto"/>
        <w:left w:val="none" w:sz="0" w:space="0" w:color="auto"/>
        <w:bottom w:val="none" w:sz="0" w:space="0" w:color="auto"/>
        <w:right w:val="none" w:sz="0" w:space="0" w:color="auto"/>
      </w:divBdr>
    </w:div>
    <w:div w:id="581182230">
      <w:bodyDiv w:val="1"/>
      <w:marLeft w:val="0"/>
      <w:marRight w:val="0"/>
      <w:marTop w:val="0"/>
      <w:marBottom w:val="0"/>
      <w:divBdr>
        <w:top w:val="none" w:sz="0" w:space="0" w:color="auto"/>
        <w:left w:val="none" w:sz="0" w:space="0" w:color="auto"/>
        <w:bottom w:val="none" w:sz="0" w:space="0" w:color="auto"/>
        <w:right w:val="none" w:sz="0" w:space="0" w:color="auto"/>
      </w:divBdr>
    </w:div>
    <w:div w:id="581373754">
      <w:bodyDiv w:val="1"/>
      <w:marLeft w:val="0"/>
      <w:marRight w:val="0"/>
      <w:marTop w:val="0"/>
      <w:marBottom w:val="0"/>
      <w:divBdr>
        <w:top w:val="none" w:sz="0" w:space="0" w:color="auto"/>
        <w:left w:val="none" w:sz="0" w:space="0" w:color="auto"/>
        <w:bottom w:val="none" w:sz="0" w:space="0" w:color="auto"/>
        <w:right w:val="none" w:sz="0" w:space="0" w:color="auto"/>
      </w:divBdr>
    </w:div>
    <w:div w:id="581377305">
      <w:bodyDiv w:val="1"/>
      <w:marLeft w:val="0"/>
      <w:marRight w:val="0"/>
      <w:marTop w:val="0"/>
      <w:marBottom w:val="0"/>
      <w:divBdr>
        <w:top w:val="none" w:sz="0" w:space="0" w:color="auto"/>
        <w:left w:val="none" w:sz="0" w:space="0" w:color="auto"/>
        <w:bottom w:val="none" w:sz="0" w:space="0" w:color="auto"/>
        <w:right w:val="none" w:sz="0" w:space="0" w:color="auto"/>
      </w:divBdr>
    </w:div>
    <w:div w:id="581720975">
      <w:bodyDiv w:val="1"/>
      <w:marLeft w:val="0"/>
      <w:marRight w:val="0"/>
      <w:marTop w:val="0"/>
      <w:marBottom w:val="0"/>
      <w:divBdr>
        <w:top w:val="none" w:sz="0" w:space="0" w:color="auto"/>
        <w:left w:val="none" w:sz="0" w:space="0" w:color="auto"/>
        <w:bottom w:val="none" w:sz="0" w:space="0" w:color="auto"/>
        <w:right w:val="none" w:sz="0" w:space="0" w:color="auto"/>
      </w:divBdr>
    </w:div>
    <w:div w:id="581766707">
      <w:bodyDiv w:val="1"/>
      <w:marLeft w:val="0"/>
      <w:marRight w:val="0"/>
      <w:marTop w:val="0"/>
      <w:marBottom w:val="0"/>
      <w:divBdr>
        <w:top w:val="none" w:sz="0" w:space="0" w:color="auto"/>
        <w:left w:val="none" w:sz="0" w:space="0" w:color="auto"/>
        <w:bottom w:val="none" w:sz="0" w:space="0" w:color="auto"/>
        <w:right w:val="none" w:sz="0" w:space="0" w:color="auto"/>
      </w:divBdr>
    </w:div>
    <w:div w:id="581917397">
      <w:bodyDiv w:val="1"/>
      <w:marLeft w:val="0"/>
      <w:marRight w:val="0"/>
      <w:marTop w:val="0"/>
      <w:marBottom w:val="0"/>
      <w:divBdr>
        <w:top w:val="none" w:sz="0" w:space="0" w:color="auto"/>
        <w:left w:val="none" w:sz="0" w:space="0" w:color="auto"/>
        <w:bottom w:val="none" w:sz="0" w:space="0" w:color="auto"/>
        <w:right w:val="none" w:sz="0" w:space="0" w:color="auto"/>
      </w:divBdr>
    </w:div>
    <w:div w:id="582184183">
      <w:bodyDiv w:val="1"/>
      <w:marLeft w:val="0"/>
      <w:marRight w:val="0"/>
      <w:marTop w:val="0"/>
      <w:marBottom w:val="0"/>
      <w:divBdr>
        <w:top w:val="none" w:sz="0" w:space="0" w:color="auto"/>
        <w:left w:val="none" w:sz="0" w:space="0" w:color="auto"/>
        <w:bottom w:val="none" w:sz="0" w:space="0" w:color="auto"/>
        <w:right w:val="none" w:sz="0" w:space="0" w:color="auto"/>
      </w:divBdr>
    </w:div>
    <w:div w:id="582186376">
      <w:bodyDiv w:val="1"/>
      <w:marLeft w:val="0"/>
      <w:marRight w:val="0"/>
      <w:marTop w:val="0"/>
      <w:marBottom w:val="0"/>
      <w:divBdr>
        <w:top w:val="none" w:sz="0" w:space="0" w:color="auto"/>
        <w:left w:val="none" w:sz="0" w:space="0" w:color="auto"/>
        <w:bottom w:val="none" w:sz="0" w:space="0" w:color="auto"/>
        <w:right w:val="none" w:sz="0" w:space="0" w:color="auto"/>
      </w:divBdr>
    </w:div>
    <w:div w:id="582686431">
      <w:bodyDiv w:val="1"/>
      <w:marLeft w:val="0"/>
      <w:marRight w:val="0"/>
      <w:marTop w:val="0"/>
      <w:marBottom w:val="0"/>
      <w:divBdr>
        <w:top w:val="none" w:sz="0" w:space="0" w:color="auto"/>
        <w:left w:val="none" w:sz="0" w:space="0" w:color="auto"/>
        <w:bottom w:val="none" w:sz="0" w:space="0" w:color="auto"/>
        <w:right w:val="none" w:sz="0" w:space="0" w:color="auto"/>
      </w:divBdr>
    </w:div>
    <w:div w:id="583490482">
      <w:bodyDiv w:val="1"/>
      <w:marLeft w:val="0"/>
      <w:marRight w:val="0"/>
      <w:marTop w:val="0"/>
      <w:marBottom w:val="0"/>
      <w:divBdr>
        <w:top w:val="none" w:sz="0" w:space="0" w:color="auto"/>
        <w:left w:val="none" w:sz="0" w:space="0" w:color="auto"/>
        <w:bottom w:val="none" w:sz="0" w:space="0" w:color="auto"/>
        <w:right w:val="none" w:sz="0" w:space="0" w:color="auto"/>
      </w:divBdr>
    </w:div>
    <w:div w:id="583536303">
      <w:bodyDiv w:val="1"/>
      <w:marLeft w:val="0"/>
      <w:marRight w:val="0"/>
      <w:marTop w:val="0"/>
      <w:marBottom w:val="0"/>
      <w:divBdr>
        <w:top w:val="none" w:sz="0" w:space="0" w:color="auto"/>
        <w:left w:val="none" w:sz="0" w:space="0" w:color="auto"/>
        <w:bottom w:val="none" w:sz="0" w:space="0" w:color="auto"/>
        <w:right w:val="none" w:sz="0" w:space="0" w:color="auto"/>
      </w:divBdr>
    </w:div>
    <w:div w:id="583876737">
      <w:bodyDiv w:val="1"/>
      <w:marLeft w:val="0"/>
      <w:marRight w:val="0"/>
      <w:marTop w:val="0"/>
      <w:marBottom w:val="0"/>
      <w:divBdr>
        <w:top w:val="none" w:sz="0" w:space="0" w:color="auto"/>
        <w:left w:val="none" w:sz="0" w:space="0" w:color="auto"/>
        <w:bottom w:val="none" w:sz="0" w:space="0" w:color="auto"/>
        <w:right w:val="none" w:sz="0" w:space="0" w:color="auto"/>
      </w:divBdr>
    </w:div>
    <w:div w:id="584730114">
      <w:bodyDiv w:val="1"/>
      <w:marLeft w:val="0"/>
      <w:marRight w:val="0"/>
      <w:marTop w:val="0"/>
      <w:marBottom w:val="0"/>
      <w:divBdr>
        <w:top w:val="none" w:sz="0" w:space="0" w:color="auto"/>
        <w:left w:val="none" w:sz="0" w:space="0" w:color="auto"/>
        <w:bottom w:val="none" w:sz="0" w:space="0" w:color="auto"/>
        <w:right w:val="none" w:sz="0" w:space="0" w:color="auto"/>
      </w:divBdr>
    </w:div>
    <w:div w:id="585306952">
      <w:bodyDiv w:val="1"/>
      <w:marLeft w:val="0"/>
      <w:marRight w:val="0"/>
      <w:marTop w:val="0"/>
      <w:marBottom w:val="0"/>
      <w:divBdr>
        <w:top w:val="none" w:sz="0" w:space="0" w:color="auto"/>
        <w:left w:val="none" w:sz="0" w:space="0" w:color="auto"/>
        <w:bottom w:val="none" w:sz="0" w:space="0" w:color="auto"/>
        <w:right w:val="none" w:sz="0" w:space="0" w:color="auto"/>
      </w:divBdr>
    </w:div>
    <w:div w:id="585312327">
      <w:bodyDiv w:val="1"/>
      <w:marLeft w:val="0"/>
      <w:marRight w:val="0"/>
      <w:marTop w:val="0"/>
      <w:marBottom w:val="0"/>
      <w:divBdr>
        <w:top w:val="none" w:sz="0" w:space="0" w:color="auto"/>
        <w:left w:val="none" w:sz="0" w:space="0" w:color="auto"/>
        <w:bottom w:val="none" w:sz="0" w:space="0" w:color="auto"/>
        <w:right w:val="none" w:sz="0" w:space="0" w:color="auto"/>
      </w:divBdr>
    </w:div>
    <w:div w:id="585382354">
      <w:bodyDiv w:val="1"/>
      <w:marLeft w:val="0"/>
      <w:marRight w:val="0"/>
      <w:marTop w:val="0"/>
      <w:marBottom w:val="0"/>
      <w:divBdr>
        <w:top w:val="none" w:sz="0" w:space="0" w:color="auto"/>
        <w:left w:val="none" w:sz="0" w:space="0" w:color="auto"/>
        <w:bottom w:val="none" w:sz="0" w:space="0" w:color="auto"/>
        <w:right w:val="none" w:sz="0" w:space="0" w:color="auto"/>
      </w:divBdr>
    </w:div>
    <w:div w:id="585503854">
      <w:bodyDiv w:val="1"/>
      <w:marLeft w:val="0"/>
      <w:marRight w:val="0"/>
      <w:marTop w:val="0"/>
      <w:marBottom w:val="0"/>
      <w:divBdr>
        <w:top w:val="none" w:sz="0" w:space="0" w:color="auto"/>
        <w:left w:val="none" w:sz="0" w:space="0" w:color="auto"/>
        <w:bottom w:val="none" w:sz="0" w:space="0" w:color="auto"/>
        <w:right w:val="none" w:sz="0" w:space="0" w:color="auto"/>
      </w:divBdr>
    </w:div>
    <w:div w:id="585726490">
      <w:bodyDiv w:val="1"/>
      <w:marLeft w:val="0"/>
      <w:marRight w:val="0"/>
      <w:marTop w:val="0"/>
      <w:marBottom w:val="0"/>
      <w:divBdr>
        <w:top w:val="none" w:sz="0" w:space="0" w:color="auto"/>
        <w:left w:val="none" w:sz="0" w:space="0" w:color="auto"/>
        <w:bottom w:val="none" w:sz="0" w:space="0" w:color="auto"/>
        <w:right w:val="none" w:sz="0" w:space="0" w:color="auto"/>
      </w:divBdr>
    </w:div>
    <w:div w:id="585918562">
      <w:bodyDiv w:val="1"/>
      <w:marLeft w:val="0"/>
      <w:marRight w:val="0"/>
      <w:marTop w:val="0"/>
      <w:marBottom w:val="0"/>
      <w:divBdr>
        <w:top w:val="none" w:sz="0" w:space="0" w:color="auto"/>
        <w:left w:val="none" w:sz="0" w:space="0" w:color="auto"/>
        <w:bottom w:val="none" w:sz="0" w:space="0" w:color="auto"/>
        <w:right w:val="none" w:sz="0" w:space="0" w:color="auto"/>
      </w:divBdr>
    </w:div>
    <w:div w:id="585960383">
      <w:bodyDiv w:val="1"/>
      <w:marLeft w:val="0"/>
      <w:marRight w:val="0"/>
      <w:marTop w:val="0"/>
      <w:marBottom w:val="0"/>
      <w:divBdr>
        <w:top w:val="none" w:sz="0" w:space="0" w:color="auto"/>
        <w:left w:val="none" w:sz="0" w:space="0" w:color="auto"/>
        <w:bottom w:val="none" w:sz="0" w:space="0" w:color="auto"/>
        <w:right w:val="none" w:sz="0" w:space="0" w:color="auto"/>
      </w:divBdr>
    </w:div>
    <w:div w:id="586113059">
      <w:bodyDiv w:val="1"/>
      <w:marLeft w:val="0"/>
      <w:marRight w:val="0"/>
      <w:marTop w:val="0"/>
      <w:marBottom w:val="0"/>
      <w:divBdr>
        <w:top w:val="none" w:sz="0" w:space="0" w:color="auto"/>
        <w:left w:val="none" w:sz="0" w:space="0" w:color="auto"/>
        <w:bottom w:val="none" w:sz="0" w:space="0" w:color="auto"/>
        <w:right w:val="none" w:sz="0" w:space="0" w:color="auto"/>
      </w:divBdr>
    </w:div>
    <w:div w:id="586572577">
      <w:bodyDiv w:val="1"/>
      <w:marLeft w:val="0"/>
      <w:marRight w:val="0"/>
      <w:marTop w:val="0"/>
      <w:marBottom w:val="0"/>
      <w:divBdr>
        <w:top w:val="none" w:sz="0" w:space="0" w:color="auto"/>
        <w:left w:val="none" w:sz="0" w:space="0" w:color="auto"/>
        <w:bottom w:val="none" w:sz="0" w:space="0" w:color="auto"/>
        <w:right w:val="none" w:sz="0" w:space="0" w:color="auto"/>
      </w:divBdr>
    </w:div>
    <w:div w:id="586694151">
      <w:bodyDiv w:val="1"/>
      <w:marLeft w:val="0"/>
      <w:marRight w:val="0"/>
      <w:marTop w:val="0"/>
      <w:marBottom w:val="0"/>
      <w:divBdr>
        <w:top w:val="none" w:sz="0" w:space="0" w:color="auto"/>
        <w:left w:val="none" w:sz="0" w:space="0" w:color="auto"/>
        <w:bottom w:val="none" w:sz="0" w:space="0" w:color="auto"/>
        <w:right w:val="none" w:sz="0" w:space="0" w:color="auto"/>
      </w:divBdr>
    </w:div>
    <w:div w:id="586771048">
      <w:bodyDiv w:val="1"/>
      <w:marLeft w:val="0"/>
      <w:marRight w:val="0"/>
      <w:marTop w:val="0"/>
      <w:marBottom w:val="0"/>
      <w:divBdr>
        <w:top w:val="none" w:sz="0" w:space="0" w:color="auto"/>
        <w:left w:val="none" w:sz="0" w:space="0" w:color="auto"/>
        <w:bottom w:val="none" w:sz="0" w:space="0" w:color="auto"/>
        <w:right w:val="none" w:sz="0" w:space="0" w:color="auto"/>
      </w:divBdr>
    </w:div>
    <w:div w:id="587038020">
      <w:bodyDiv w:val="1"/>
      <w:marLeft w:val="0"/>
      <w:marRight w:val="0"/>
      <w:marTop w:val="0"/>
      <w:marBottom w:val="0"/>
      <w:divBdr>
        <w:top w:val="none" w:sz="0" w:space="0" w:color="auto"/>
        <w:left w:val="none" w:sz="0" w:space="0" w:color="auto"/>
        <w:bottom w:val="none" w:sz="0" w:space="0" w:color="auto"/>
        <w:right w:val="none" w:sz="0" w:space="0" w:color="auto"/>
      </w:divBdr>
    </w:div>
    <w:div w:id="587424215">
      <w:bodyDiv w:val="1"/>
      <w:marLeft w:val="0"/>
      <w:marRight w:val="0"/>
      <w:marTop w:val="0"/>
      <w:marBottom w:val="0"/>
      <w:divBdr>
        <w:top w:val="none" w:sz="0" w:space="0" w:color="auto"/>
        <w:left w:val="none" w:sz="0" w:space="0" w:color="auto"/>
        <w:bottom w:val="none" w:sz="0" w:space="0" w:color="auto"/>
        <w:right w:val="none" w:sz="0" w:space="0" w:color="auto"/>
      </w:divBdr>
    </w:div>
    <w:div w:id="587931393">
      <w:bodyDiv w:val="1"/>
      <w:marLeft w:val="0"/>
      <w:marRight w:val="0"/>
      <w:marTop w:val="0"/>
      <w:marBottom w:val="0"/>
      <w:divBdr>
        <w:top w:val="none" w:sz="0" w:space="0" w:color="auto"/>
        <w:left w:val="none" w:sz="0" w:space="0" w:color="auto"/>
        <w:bottom w:val="none" w:sz="0" w:space="0" w:color="auto"/>
        <w:right w:val="none" w:sz="0" w:space="0" w:color="auto"/>
      </w:divBdr>
    </w:div>
    <w:div w:id="588545615">
      <w:bodyDiv w:val="1"/>
      <w:marLeft w:val="0"/>
      <w:marRight w:val="0"/>
      <w:marTop w:val="0"/>
      <w:marBottom w:val="0"/>
      <w:divBdr>
        <w:top w:val="none" w:sz="0" w:space="0" w:color="auto"/>
        <w:left w:val="none" w:sz="0" w:space="0" w:color="auto"/>
        <w:bottom w:val="none" w:sz="0" w:space="0" w:color="auto"/>
        <w:right w:val="none" w:sz="0" w:space="0" w:color="auto"/>
      </w:divBdr>
    </w:div>
    <w:div w:id="589117821">
      <w:bodyDiv w:val="1"/>
      <w:marLeft w:val="0"/>
      <w:marRight w:val="0"/>
      <w:marTop w:val="0"/>
      <w:marBottom w:val="0"/>
      <w:divBdr>
        <w:top w:val="none" w:sz="0" w:space="0" w:color="auto"/>
        <w:left w:val="none" w:sz="0" w:space="0" w:color="auto"/>
        <w:bottom w:val="none" w:sz="0" w:space="0" w:color="auto"/>
        <w:right w:val="none" w:sz="0" w:space="0" w:color="auto"/>
      </w:divBdr>
    </w:div>
    <w:div w:id="589437429">
      <w:bodyDiv w:val="1"/>
      <w:marLeft w:val="0"/>
      <w:marRight w:val="0"/>
      <w:marTop w:val="0"/>
      <w:marBottom w:val="0"/>
      <w:divBdr>
        <w:top w:val="none" w:sz="0" w:space="0" w:color="auto"/>
        <w:left w:val="none" w:sz="0" w:space="0" w:color="auto"/>
        <w:bottom w:val="none" w:sz="0" w:space="0" w:color="auto"/>
        <w:right w:val="none" w:sz="0" w:space="0" w:color="auto"/>
      </w:divBdr>
    </w:div>
    <w:div w:id="590823649">
      <w:bodyDiv w:val="1"/>
      <w:marLeft w:val="0"/>
      <w:marRight w:val="0"/>
      <w:marTop w:val="0"/>
      <w:marBottom w:val="0"/>
      <w:divBdr>
        <w:top w:val="none" w:sz="0" w:space="0" w:color="auto"/>
        <w:left w:val="none" w:sz="0" w:space="0" w:color="auto"/>
        <w:bottom w:val="none" w:sz="0" w:space="0" w:color="auto"/>
        <w:right w:val="none" w:sz="0" w:space="0" w:color="auto"/>
      </w:divBdr>
    </w:div>
    <w:div w:id="591167190">
      <w:bodyDiv w:val="1"/>
      <w:marLeft w:val="0"/>
      <w:marRight w:val="0"/>
      <w:marTop w:val="0"/>
      <w:marBottom w:val="0"/>
      <w:divBdr>
        <w:top w:val="none" w:sz="0" w:space="0" w:color="auto"/>
        <w:left w:val="none" w:sz="0" w:space="0" w:color="auto"/>
        <w:bottom w:val="none" w:sz="0" w:space="0" w:color="auto"/>
        <w:right w:val="none" w:sz="0" w:space="0" w:color="auto"/>
      </w:divBdr>
    </w:div>
    <w:div w:id="591282048">
      <w:bodyDiv w:val="1"/>
      <w:marLeft w:val="0"/>
      <w:marRight w:val="0"/>
      <w:marTop w:val="0"/>
      <w:marBottom w:val="0"/>
      <w:divBdr>
        <w:top w:val="none" w:sz="0" w:space="0" w:color="auto"/>
        <w:left w:val="none" w:sz="0" w:space="0" w:color="auto"/>
        <w:bottom w:val="none" w:sz="0" w:space="0" w:color="auto"/>
        <w:right w:val="none" w:sz="0" w:space="0" w:color="auto"/>
      </w:divBdr>
    </w:div>
    <w:div w:id="591472514">
      <w:bodyDiv w:val="1"/>
      <w:marLeft w:val="0"/>
      <w:marRight w:val="0"/>
      <w:marTop w:val="0"/>
      <w:marBottom w:val="0"/>
      <w:divBdr>
        <w:top w:val="none" w:sz="0" w:space="0" w:color="auto"/>
        <w:left w:val="none" w:sz="0" w:space="0" w:color="auto"/>
        <w:bottom w:val="none" w:sz="0" w:space="0" w:color="auto"/>
        <w:right w:val="none" w:sz="0" w:space="0" w:color="auto"/>
      </w:divBdr>
    </w:div>
    <w:div w:id="591624794">
      <w:bodyDiv w:val="1"/>
      <w:marLeft w:val="0"/>
      <w:marRight w:val="0"/>
      <w:marTop w:val="0"/>
      <w:marBottom w:val="0"/>
      <w:divBdr>
        <w:top w:val="none" w:sz="0" w:space="0" w:color="auto"/>
        <w:left w:val="none" w:sz="0" w:space="0" w:color="auto"/>
        <w:bottom w:val="none" w:sz="0" w:space="0" w:color="auto"/>
        <w:right w:val="none" w:sz="0" w:space="0" w:color="auto"/>
      </w:divBdr>
    </w:div>
    <w:div w:id="591858542">
      <w:bodyDiv w:val="1"/>
      <w:marLeft w:val="0"/>
      <w:marRight w:val="0"/>
      <w:marTop w:val="0"/>
      <w:marBottom w:val="0"/>
      <w:divBdr>
        <w:top w:val="none" w:sz="0" w:space="0" w:color="auto"/>
        <w:left w:val="none" w:sz="0" w:space="0" w:color="auto"/>
        <w:bottom w:val="none" w:sz="0" w:space="0" w:color="auto"/>
        <w:right w:val="none" w:sz="0" w:space="0" w:color="auto"/>
      </w:divBdr>
    </w:div>
    <w:div w:id="592781064">
      <w:bodyDiv w:val="1"/>
      <w:marLeft w:val="0"/>
      <w:marRight w:val="0"/>
      <w:marTop w:val="0"/>
      <w:marBottom w:val="0"/>
      <w:divBdr>
        <w:top w:val="none" w:sz="0" w:space="0" w:color="auto"/>
        <w:left w:val="none" w:sz="0" w:space="0" w:color="auto"/>
        <w:bottom w:val="none" w:sz="0" w:space="0" w:color="auto"/>
        <w:right w:val="none" w:sz="0" w:space="0" w:color="auto"/>
      </w:divBdr>
    </w:div>
    <w:div w:id="592787114">
      <w:bodyDiv w:val="1"/>
      <w:marLeft w:val="0"/>
      <w:marRight w:val="0"/>
      <w:marTop w:val="0"/>
      <w:marBottom w:val="0"/>
      <w:divBdr>
        <w:top w:val="none" w:sz="0" w:space="0" w:color="auto"/>
        <w:left w:val="none" w:sz="0" w:space="0" w:color="auto"/>
        <w:bottom w:val="none" w:sz="0" w:space="0" w:color="auto"/>
        <w:right w:val="none" w:sz="0" w:space="0" w:color="auto"/>
      </w:divBdr>
    </w:div>
    <w:div w:id="593323919">
      <w:bodyDiv w:val="1"/>
      <w:marLeft w:val="0"/>
      <w:marRight w:val="0"/>
      <w:marTop w:val="0"/>
      <w:marBottom w:val="0"/>
      <w:divBdr>
        <w:top w:val="none" w:sz="0" w:space="0" w:color="auto"/>
        <w:left w:val="none" w:sz="0" w:space="0" w:color="auto"/>
        <w:bottom w:val="none" w:sz="0" w:space="0" w:color="auto"/>
        <w:right w:val="none" w:sz="0" w:space="0" w:color="auto"/>
      </w:divBdr>
    </w:div>
    <w:div w:id="593326422">
      <w:bodyDiv w:val="1"/>
      <w:marLeft w:val="0"/>
      <w:marRight w:val="0"/>
      <w:marTop w:val="0"/>
      <w:marBottom w:val="0"/>
      <w:divBdr>
        <w:top w:val="none" w:sz="0" w:space="0" w:color="auto"/>
        <w:left w:val="none" w:sz="0" w:space="0" w:color="auto"/>
        <w:bottom w:val="none" w:sz="0" w:space="0" w:color="auto"/>
        <w:right w:val="none" w:sz="0" w:space="0" w:color="auto"/>
      </w:divBdr>
    </w:div>
    <w:div w:id="593704092">
      <w:bodyDiv w:val="1"/>
      <w:marLeft w:val="0"/>
      <w:marRight w:val="0"/>
      <w:marTop w:val="0"/>
      <w:marBottom w:val="0"/>
      <w:divBdr>
        <w:top w:val="none" w:sz="0" w:space="0" w:color="auto"/>
        <w:left w:val="none" w:sz="0" w:space="0" w:color="auto"/>
        <w:bottom w:val="none" w:sz="0" w:space="0" w:color="auto"/>
        <w:right w:val="none" w:sz="0" w:space="0" w:color="auto"/>
      </w:divBdr>
    </w:div>
    <w:div w:id="593780183">
      <w:bodyDiv w:val="1"/>
      <w:marLeft w:val="0"/>
      <w:marRight w:val="0"/>
      <w:marTop w:val="0"/>
      <w:marBottom w:val="0"/>
      <w:divBdr>
        <w:top w:val="none" w:sz="0" w:space="0" w:color="auto"/>
        <w:left w:val="none" w:sz="0" w:space="0" w:color="auto"/>
        <w:bottom w:val="none" w:sz="0" w:space="0" w:color="auto"/>
        <w:right w:val="none" w:sz="0" w:space="0" w:color="auto"/>
      </w:divBdr>
    </w:div>
    <w:div w:id="594825606">
      <w:bodyDiv w:val="1"/>
      <w:marLeft w:val="0"/>
      <w:marRight w:val="0"/>
      <w:marTop w:val="0"/>
      <w:marBottom w:val="0"/>
      <w:divBdr>
        <w:top w:val="none" w:sz="0" w:space="0" w:color="auto"/>
        <w:left w:val="none" w:sz="0" w:space="0" w:color="auto"/>
        <w:bottom w:val="none" w:sz="0" w:space="0" w:color="auto"/>
        <w:right w:val="none" w:sz="0" w:space="0" w:color="auto"/>
      </w:divBdr>
    </w:div>
    <w:div w:id="594946486">
      <w:bodyDiv w:val="1"/>
      <w:marLeft w:val="0"/>
      <w:marRight w:val="0"/>
      <w:marTop w:val="0"/>
      <w:marBottom w:val="0"/>
      <w:divBdr>
        <w:top w:val="none" w:sz="0" w:space="0" w:color="auto"/>
        <w:left w:val="none" w:sz="0" w:space="0" w:color="auto"/>
        <w:bottom w:val="none" w:sz="0" w:space="0" w:color="auto"/>
        <w:right w:val="none" w:sz="0" w:space="0" w:color="auto"/>
      </w:divBdr>
    </w:div>
    <w:div w:id="595210072">
      <w:bodyDiv w:val="1"/>
      <w:marLeft w:val="0"/>
      <w:marRight w:val="0"/>
      <w:marTop w:val="0"/>
      <w:marBottom w:val="0"/>
      <w:divBdr>
        <w:top w:val="none" w:sz="0" w:space="0" w:color="auto"/>
        <w:left w:val="none" w:sz="0" w:space="0" w:color="auto"/>
        <w:bottom w:val="none" w:sz="0" w:space="0" w:color="auto"/>
        <w:right w:val="none" w:sz="0" w:space="0" w:color="auto"/>
      </w:divBdr>
    </w:div>
    <w:div w:id="595673597">
      <w:bodyDiv w:val="1"/>
      <w:marLeft w:val="0"/>
      <w:marRight w:val="0"/>
      <w:marTop w:val="0"/>
      <w:marBottom w:val="0"/>
      <w:divBdr>
        <w:top w:val="none" w:sz="0" w:space="0" w:color="auto"/>
        <w:left w:val="none" w:sz="0" w:space="0" w:color="auto"/>
        <w:bottom w:val="none" w:sz="0" w:space="0" w:color="auto"/>
        <w:right w:val="none" w:sz="0" w:space="0" w:color="auto"/>
      </w:divBdr>
    </w:div>
    <w:div w:id="595864411">
      <w:bodyDiv w:val="1"/>
      <w:marLeft w:val="0"/>
      <w:marRight w:val="0"/>
      <w:marTop w:val="0"/>
      <w:marBottom w:val="0"/>
      <w:divBdr>
        <w:top w:val="none" w:sz="0" w:space="0" w:color="auto"/>
        <w:left w:val="none" w:sz="0" w:space="0" w:color="auto"/>
        <w:bottom w:val="none" w:sz="0" w:space="0" w:color="auto"/>
        <w:right w:val="none" w:sz="0" w:space="0" w:color="auto"/>
      </w:divBdr>
    </w:div>
    <w:div w:id="595947404">
      <w:bodyDiv w:val="1"/>
      <w:marLeft w:val="0"/>
      <w:marRight w:val="0"/>
      <w:marTop w:val="0"/>
      <w:marBottom w:val="0"/>
      <w:divBdr>
        <w:top w:val="none" w:sz="0" w:space="0" w:color="auto"/>
        <w:left w:val="none" w:sz="0" w:space="0" w:color="auto"/>
        <w:bottom w:val="none" w:sz="0" w:space="0" w:color="auto"/>
        <w:right w:val="none" w:sz="0" w:space="0" w:color="auto"/>
      </w:divBdr>
    </w:div>
    <w:div w:id="596601823">
      <w:bodyDiv w:val="1"/>
      <w:marLeft w:val="0"/>
      <w:marRight w:val="0"/>
      <w:marTop w:val="0"/>
      <w:marBottom w:val="0"/>
      <w:divBdr>
        <w:top w:val="none" w:sz="0" w:space="0" w:color="auto"/>
        <w:left w:val="none" w:sz="0" w:space="0" w:color="auto"/>
        <w:bottom w:val="none" w:sz="0" w:space="0" w:color="auto"/>
        <w:right w:val="none" w:sz="0" w:space="0" w:color="auto"/>
      </w:divBdr>
    </w:div>
    <w:div w:id="597180778">
      <w:bodyDiv w:val="1"/>
      <w:marLeft w:val="0"/>
      <w:marRight w:val="0"/>
      <w:marTop w:val="0"/>
      <w:marBottom w:val="0"/>
      <w:divBdr>
        <w:top w:val="none" w:sz="0" w:space="0" w:color="auto"/>
        <w:left w:val="none" w:sz="0" w:space="0" w:color="auto"/>
        <w:bottom w:val="none" w:sz="0" w:space="0" w:color="auto"/>
        <w:right w:val="none" w:sz="0" w:space="0" w:color="auto"/>
      </w:divBdr>
    </w:div>
    <w:div w:id="597324123">
      <w:bodyDiv w:val="1"/>
      <w:marLeft w:val="0"/>
      <w:marRight w:val="0"/>
      <w:marTop w:val="0"/>
      <w:marBottom w:val="0"/>
      <w:divBdr>
        <w:top w:val="none" w:sz="0" w:space="0" w:color="auto"/>
        <w:left w:val="none" w:sz="0" w:space="0" w:color="auto"/>
        <w:bottom w:val="none" w:sz="0" w:space="0" w:color="auto"/>
        <w:right w:val="none" w:sz="0" w:space="0" w:color="auto"/>
      </w:divBdr>
    </w:div>
    <w:div w:id="598100573">
      <w:bodyDiv w:val="1"/>
      <w:marLeft w:val="0"/>
      <w:marRight w:val="0"/>
      <w:marTop w:val="0"/>
      <w:marBottom w:val="0"/>
      <w:divBdr>
        <w:top w:val="none" w:sz="0" w:space="0" w:color="auto"/>
        <w:left w:val="none" w:sz="0" w:space="0" w:color="auto"/>
        <w:bottom w:val="none" w:sz="0" w:space="0" w:color="auto"/>
        <w:right w:val="none" w:sz="0" w:space="0" w:color="auto"/>
      </w:divBdr>
    </w:div>
    <w:div w:id="598563141">
      <w:bodyDiv w:val="1"/>
      <w:marLeft w:val="0"/>
      <w:marRight w:val="0"/>
      <w:marTop w:val="0"/>
      <w:marBottom w:val="0"/>
      <w:divBdr>
        <w:top w:val="none" w:sz="0" w:space="0" w:color="auto"/>
        <w:left w:val="none" w:sz="0" w:space="0" w:color="auto"/>
        <w:bottom w:val="none" w:sz="0" w:space="0" w:color="auto"/>
        <w:right w:val="none" w:sz="0" w:space="0" w:color="auto"/>
      </w:divBdr>
    </w:div>
    <w:div w:id="598637007">
      <w:bodyDiv w:val="1"/>
      <w:marLeft w:val="0"/>
      <w:marRight w:val="0"/>
      <w:marTop w:val="0"/>
      <w:marBottom w:val="0"/>
      <w:divBdr>
        <w:top w:val="none" w:sz="0" w:space="0" w:color="auto"/>
        <w:left w:val="none" w:sz="0" w:space="0" w:color="auto"/>
        <w:bottom w:val="none" w:sz="0" w:space="0" w:color="auto"/>
        <w:right w:val="none" w:sz="0" w:space="0" w:color="auto"/>
      </w:divBdr>
    </w:div>
    <w:div w:id="598637997">
      <w:bodyDiv w:val="1"/>
      <w:marLeft w:val="0"/>
      <w:marRight w:val="0"/>
      <w:marTop w:val="0"/>
      <w:marBottom w:val="0"/>
      <w:divBdr>
        <w:top w:val="none" w:sz="0" w:space="0" w:color="auto"/>
        <w:left w:val="none" w:sz="0" w:space="0" w:color="auto"/>
        <w:bottom w:val="none" w:sz="0" w:space="0" w:color="auto"/>
        <w:right w:val="none" w:sz="0" w:space="0" w:color="auto"/>
      </w:divBdr>
    </w:div>
    <w:div w:id="598831647">
      <w:bodyDiv w:val="1"/>
      <w:marLeft w:val="0"/>
      <w:marRight w:val="0"/>
      <w:marTop w:val="0"/>
      <w:marBottom w:val="0"/>
      <w:divBdr>
        <w:top w:val="none" w:sz="0" w:space="0" w:color="auto"/>
        <w:left w:val="none" w:sz="0" w:space="0" w:color="auto"/>
        <w:bottom w:val="none" w:sz="0" w:space="0" w:color="auto"/>
        <w:right w:val="none" w:sz="0" w:space="0" w:color="auto"/>
      </w:divBdr>
    </w:div>
    <w:div w:id="599029190">
      <w:bodyDiv w:val="1"/>
      <w:marLeft w:val="0"/>
      <w:marRight w:val="0"/>
      <w:marTop w:val="0"/>
      <w:marBottom w:val="0"/>
      <w:divBdr>
        <w:top w:val="none" w:sz="0" w:space="0" w:color="auto"/>
        <w:left w:val="none" w:sz="0" w:space="0" w:color="auto"/>
        <w:bottom w:val="none" w:sz="0" w:space="0" w:color="auto"/>
        <w:right w:val="none" w:sz="0" w:space="0" w:color="auto"/>
      </w:divBdr>
    </w:div>
    <w:div w:id="599290985">
      <w:bodyDiv w:val="1"/>
      <w:marLeft w:val="0"/>
      <w:marRight w:val="0"/>
      <w:marTop w:val="0"/>
      <w:marBottom w:val="0"/>
      <w:divBdr>
        <w:top w:val="none" w:sz="0" w:space="0" w:color="auto"/>
        <w:left w:val="none" w:sz="0" w:space="0" w:color="auto"/>
        <w:bottom w:val="none" w:sz="0" w:space="0" w:color="auto"/>
        <w:right w:val="none" w:sz="0" w:space="0" w:color="auto"/>
      </w:divBdr>
    </w:div>
    <w:div w:id="599533653">
      <w:bodyDiv w:val="1"/>
      <w:marLeft w:val="0"/>
      <w:marRight w:val="0"/>
      <w:marTop w:val="0"/>
      <w:marBottom w:val="0"/>
      <w:divBdr>
        <w:top w:val="none" w:sz="0" w:space="0" w:color="auto"/>
        <w:left w:val="none" w:sz="0" w:space="0" w:color="auto"/>
        <w:bottom w:val="none" w:sz="0" w:space="0" w:color="auto"/>
        <w:right w:val="none" w:sz="0" w:space="0" w:color="auto"/>
      </w:divBdr>
    </w:div>
    <w:div w:id="599803128">
      <w:bodyDiv w:val="1"/>
      <w:marLeft w:val="0"/>
      <w:marRight w:val="0"/>
      <w:marTop w:val="0"/>
      <w:marBottom w:val="0"/>
      <w:divBdr>
        <w:top w:val="none" w:sz="0" w:space="0" w:color="auto"/>
        <w:left w:val="none" w:sz="0" w:space="0" w:color="auto"/>
        <w:bottom w:val="none" w:sz="0" w:space="0" w:color="auto"/>
        <w:right w:val="none" w:sz="0" w:space="0" w:color="auto"/>
      </w:divBdr>
    </w:div>
    <w:div w:id="599995104">
      <w:bodyDiv w:val="1"/>
      <w:marLeft w:val="0"/>
      <w:marRight w:val="0"/>
      <w:marTop w:val="0"/>
      <w:marBottom w:val="0"/>
      <w:divBdr>
        <w:top w:val="none" w:sz="0" w:space="0" w:color="auto"/>
        <w:left w:val="none" w:sz="0" w:space="0" w:color="auto"/>
        <w:bottom w:val="none" w:sz="0" w:space="0" w:color="auto"/>
        <w:right w:val="none" w:sz="0" w:space="0" w:color="auto"/>
      </w:divBdr>
    </w:div>
    <w:div w:id="600142819">
      <w:bodyDiv w:val="1"/>
      <w:marLeft w:val="0"/>
      <w:marRight w:val="0"/>
      <w:marTop w:val="0"/>
      <w:marBottom w:val="0"/>
      <w:divBdr>
        <w:top w:val="none" w:sz="0" w:space="0" w:color="auto"/>
        <w:left w:val="none" w:sz="0" w:space="0" w:color="auto"/>
        <w:bottom w:val="none" w:sz="0" w:space="0" w:color="auto"/>
        <w:right w:val="none" w:sz="0" w:space="0" w:color="auto"/>
      </w:divBdr>
    </w:div>
    <w:div w:id="600530615">
      <w:bodyDiv w:val="1"/>
      <w:marLeft w:val="0"/>
      <w:marRight w:val="0"/>
      <w:marTop w:val="0"/>
      <w:marBottom w:val="0"/>
      <w:divBdr>
        <w:top w:val="none" w:sz="0" w:space="0" w:color="auto"/>
        <w:left w:val="none" w:sz="0" w:space="0" w:color="auto"/>
        <w:bottom w:val="none" w:sz="0" w:space="0" w:color="auto"/>
        <w:right w:val="none" w:sz="0" w:space="0" w:color="auto"/>
      </w:divBdr>
    </w:div>
    <w:div w:id="600603165">
      <w:bodyDiv w:val="1"/>
      <w:marLeft w:val="0"/>
      <w:marRight w:val="0"/>
      <w:marTop w:val="0"/>
      <w:marBottom w:val="0"/>
      <w:divBdr>
        <w:top w:val="none" w:sz="0" w:space="0" w:color="auto"/>
        <w:left w:val="none" w:sz="0" w:space="0" w:color="auto"/>
        <w:bottom w:val="none" w:sz="0" w:space="0" w:color="auto"/>
        <w:right w:val="none" w:sz="0" w:space="0" w:color="auto"/>
      </w:divBdr>
    </w:div>
    <w:div w:id="600650712">
      <w:bodyDiv w:val="1"/>
      <w:marLeft w:val="0"/>
      <w:marRight w:val="0"/>
      <w:marTop w:val="0"/>
      <w:marBottom w:val="0"/>
      <w:divBdr>
        <w:top w:val="none" w:sz="0" w:space="0" w:color="auto"/>
        <w:left w:val="none" w:sz="0" w:space="0" w:color="auto"/>
        <w:bottom w:val="none" w:sz="0" w:space="0" w:color="auto"/>
        <w:right w:val="none" w:sz="0" w:space="0" w:color="auto"/>
      </w:divBdr>
    </w:div>
    <w:div w:id="601188512">
      <w:bodyDiv w:val="1"/>
      <w:marLeft w:val="0"/>
      <w:marRight w:val="0"/>
      <w:marTop w:val="0"/>
      <w:marBottom w:val="0"/>
      <w:divBdr>
        <w:top w:val="none" w:sz="0" w:space="0" w:color="auto"/>
        <w:left w:val="none" w:sz="0" w:space="0" w:color="auto"/>
        <w:bottom w:val="none" w:sz="0" w:space="0" w:color="auto"/>
        <w:right w:val="none" w:sz="0" w:space="0" w:color="auto"/>
      </w:divBdr>
    </w:div>
    <w:div w:id="601494941">
      <w:bodyDiv w:val="1"/>
      <w:marLeft w:val="0"/>
      <w:marRight w:val="0"/>
      <w:marTop w:val="0"/>
      <w:marBottom w:val="0"/>
      <w:divBdr>
        <w:top w:val="none" w:sz="0" w:space="0" w:color="auto"/>
        <w:left w:val="none" w:sz="0" w:space="0" w:color="auto"/>
        <w:bottom w:val="none" w:sz="0" w:space="0" w:color="auto"/>
        <w:right w:val="none" w:sz="0" w:space="0" w:color="auto"/>
      </w:divBdr>
    </w:div>
    <w:div w:id="601769226">
      <w:bodyDiv w:val="1"/>
      <w:marLeft w:val="0"/>
      <w:marRight w:val="0"/>
      <w:marTop w:val="0"/>
      <w:marBottom w:val="0"/>
      <w:divBdr>
        <w:top w:val="none" w:sz="0" w:space="0" w:color="auto"/>
        <w:left w:val="none" w:sz="0" w:space="0" w:color="auto"/>
        <w:bottom w:val="none" w:sz="0" w:space="0" w:color="auto"/>
        <w:right w:val="none" w:sz="0" w:space="0" w:color="auto"/>
      </w:divBdr>
    </w:div>
    <w:div w:id="601953533">
      <w:bodyDiv w:val="1"/>
      <w:marLeft w:val="0"/>
      <w:marRight w:val="0"/>
      <w:marTop w:val="0"/>
      <w:marBottom w:val="0"/>
      <w:divBdr>
        <w:top w:val="none" w:sz="0" w:space="0" w:color="auto"/>
        <w:left w:val="none" w:sz="0" w:space="0" w:color="auto"/>
        <w:bottom w:val="none" w:sz="0" w:space="0" w:color="auto"/>
        <w:right w:val="none" w:sz="0" w:space="0" w:color="auto"/>
      </w:divBdr>
    </w:div>
    <w:div w:id="602349727">
      <w:bodyDiv w:val="1"/>
      <w:marLeft w:val="0"/>
      <w:marRight w:val="0"/>
      <w:marTop w:val="0"/>
      <w:marBottom w:val="0"/>
      <w:divBdr>
        <w:top w:val="none" w:sz="0" w:space="0" w:color="auto"/>
        <w:left w:val="none" w:sz="0" w:space="0" w:color="auto"/>
        <w:bottom w:val="none" w:sz="0" w:space="0" w:color="auto"/>
        <w:right w:val="none" w:sz="0" w:space="0" w:color="auto"/>
      </w:divBdr>
    </w:div>
    <w:div w:id="602612197">
      <w:bodyDiv w:val="1"/>
      <w:marLeft w:val="0"/>
      <w:marRight w:val="0"/>
      <w:marTop w:val="0"/>
      <w:marBottom w:val="0"/>
      <w:divBdr>
        <w:top w:val="none" w:sz="0" w:space="0" w:color="auto"/>
        <w:left w:val="none" w:sz="0" w:space="0" w:color="auto"/>
        <w:bottom w:val="none" w:sz="0" w:space="0" w:color="auto"/>
        <w:right w:val="none" w:sz="0" w:space="0" w:color="auto"/>
      </w:divBdr>
    </w:div>
    <w:div w:id="602803287">
      <w:bodyDiv w:val="1"/>
      <w:marLeft w:val="0"/>
      <w:marRight w:val="0"/>
      <w:marTop w:val="0"/>
      <w:marBottom w:val="0"/>
      <w:divBdr>
        <w:top w:val="none" w:sz="0" w:space="0" w:color="auto"/>
        <w:left w:val="none" w:sz="0" w:space="0" w:color="auto"/>
        <w:bottom w:val="none" w:sz="0" w:space="0" w:color="auto"/>
        <w:right w:val="none" w:sz="0" w:space="0" w:color="auto"/>
      </w:divBdr>
    </w:div>
    <w:div w:id="603225779">
      <w:bodyDiv w:val="1"/>
      <w:marLeft w:val="0"/>
      <w:marRight w:val="0"/>
      <w:marTop w:val="0"/>
      <w:marBottom w:val="0"/>
      <w:divBdr>
        <w:top w:val="none" w:sz="0" w:space="0" w:color="auto"/>
        <w:left w:val="none" w:sz="0" w:space="0" w:color="auto"/>
        <w:bottom w:val="none" w:sz="0" w:space="0" w:color="auto"/>
        <w:right w:val="none" w:sz="0" w:space="0" w:color="auto"/>
      </w:divBdr>
    </w:div>
    <w:div w:id="603609321">
      <w:bodyDiv w:val="1"/>
      <w:marLeft w:val="0"/>
      <w:marRight w:val="0"/>
      <w:marTop w:val="0"/>
      <w:marBottom w:val="0"/>
      <w:divBdr>
        <w:top w:val="none" w:sz="0" w:space="0" w:color="auto"/>
        <w:left w:val="none" w:sz="0" w:space="0" w:color="auto"/>
        <w:bottom w:val="none" w:sz="0" w:space="0" w:color="auto"/>
        <w:right w:val="none" w:sz="0" w:space="0" w:color="auto"/>
      </w:divBdr>
    </w:div>
    <w:div w:id="603614283">
      <w:bodyDiv w:val="1"/>
      <w:marLeft w:val="0"/>
      <w:marRight w:val="0"/>
      <w:marTop w:val="0"/>
      <w:marBottom w:val="0"/>
      <w:divBdr>
        <w:top w:val="none" w:sz="0" w:space="0" w:color="auto"/>
        <w:left w:val="none" w:sz="0" w:space="0" w:color="auto"/>
        <w:bottom w:val="none" w:sz="0" w:space="0" w:color="auto"/>
        <w:right w:val="none" w:sz="0" w:space="0" w:color="auto"/>
      </w:divBdr>
    </w:div>
    <w:div w:id="604003204">
      <w:bodyDiv w:val="1"/>
      <w:marLeft w:val="0"/>
      <w:marRight w:val="0"/>
      <w:marTop w:val="0"/>
      <w:marBottom w:val="0"/>
      <w:divBdr>
        <w:top w:val="none" w:sz="0" w:space="0" w:color="auto"/>
        <w:left w:val="none" w:sz="0" w:space="0" w:color="auto"/>
        <w:bottom w:val="none" w:sz="0" w:space="0" w:color="auto"/>
        <w:right w:val="none" w:sz="0" w:space="0" w:color="auto"/>
      </w:divBdr>
    </w:div>
    <w:div w:id="604388068">
      <w:bodyDiv w:val="1"/>
      <w:marLeft w:val="0"/>
      <w:marRight w:val="0"/>
      <w:marTop w:val="0"/>
      <w:marBottom w:val="0"/>
      <w:divBdr>
        <w:top w:val="none" w:sz="0" w:space="0" w:color="auto"/>
        <w:left w:val="none" w:sz="0" w:space="0" w:color="auto"/>
        <w:bottom w:val="none" w:sz="0" w:space="0" w:color="auto"/>
        <w:right w:val="none" w:sz="0" w:space="0" w:color="auto"/>
      </w:divBdr>
    </w:div>
    <w:div w:id="604654601">
      <w:bodyDiv w:val="1"/>
      <w:marLeft w:val="0"/>
      <w:marRight w:val="0"/>
      <w:marTop w:val="0"/>
      <w:marBottom w:val="0"/>
      <w:divBdr>
        <w:top w:val="none" w:sz="0" w:space="0" w:color="auto"/>
        <w:left w:val="none" w:sz="0" w:space="0" w:color="auto"/>
        <w:bottom w:val="none" w:sz="0" w:space="0" w:color="auto"/>
        <w:right w:val="none" w:sz="0" w:space="0" w:color="auto"/>
      </w:divBdr>
    </w:div>
    <w:div w:id="604925769">
      <w:bodyDiv w:val="1"/>
      <w:marLeft w:val="0"/>
      <w:marRight w:val="0"/>
      <w:marTop w:val="0"/>
      <w:marBottom w:val="0"/>
      <w:divBdr>
        <w:top w:val="none" w:sz="0" w:space="0" w:color="auto"/>
        <w:left w:val="none" w:sz="0" w:space="0" w:color="auto"/>
        <w:bottom w:val="none" w:sz="0" w:space="0" w:color="auto"/>
        <w:right w:val="none" w:sz="0" w:space="0" w:color="auto"/>
      </w:divBdr>
    </w:div>
    <w:div w:id="604966142">
      <w:bodyDiv w:val="1"/>
      <w:marLeft w:val="0"/>
      <w:marRight w:val="0"/>
      <w:marTop w:val="0"/>
      <w:marBottom w:val="0"/>
      <w:divBdr>
        <w:top w:val="none" w:sz="0" w:space="0" w:color="auto"/>
        <w:left w:val="none" w:sz="0" w:space="0" w:color="auto"/>
        <w:bottom w:val="none" w:sz="0" w:space="0" w:color="auto"/>
        <w:right w:val="none" w:sz="0" w:space="0" w:color="auto"/>
      </w:divBdr>
    </w:div>
    <w:div w:id="605239080">
      <w:bodyDiv w:val="1"/>
      <w:marLeft w:val="0"/>
      <w:marRight w:val="0"/>
      <w:marTop w:val="0"/>
      <w:marBottom w:val="0"/>
      <w:divBdr>
        <w:top w:val="none" w:sz="0" w:space="0" w:color="auto"/>
        <w:left w:val="none" w:sz="0" w:space="0" w:color="auto"/>
        <w:bottom w:val="none" w:sz="0" w:space="0" w:color="auto"/>
        <w:right w:val="none" w:sz="0" w:space="0" w:color="auto"/>
      </w:divBdr>
    </w:div>
    <w:div w:id="605960795">
      <w:bodyDiv w:val="1"/>
      <w:marLeft w:val="0"/>
      <w:marRight w:val="0"/>
      <w:marTop w:val="0"/>
      <w:marBottom w:val="0"/>
      <w:divBdr>
        <w:top w:val="none" w:sz="0" w:space="0" w:color="auto"/>
        <w:left w:val="none" w:sz="0" w:space="0" w:color="auto"/>
        <w:bottom w:val="none" w:sz="0" w:space="0" w:color="auto"/>
        <w:right w:val="none" w:sz="0" w:space="0" w:color="auto"/>
      </w:divBdr>
    </w:div>
    <w:div w:id="606351831">
      <w:bodyDiv w:val="1"/>
      <w:marLeft w:val="0"/>
      <w:marRight w:val="0"/>
      <w:marTop w:val="0"/>
      <w:marBottom w:val="0"/>
      <w:divBdr>
        <w:top w:val="none" w:sz="0" w:space="0" w:color="auto"/>
        <w:left w:val="none" w:sz="0" w:space="0" w:color="auto"/>
        <w:bottom w:val="none" w:sz="0" w:space="0" w:color="auto"/>
        <w:right w:val="none" w:sz="0" w:space="0" w:color="auto"/>
      </w:divBdr>
    </w:div>
    <w:div w:id="606428185">
      <w:bodyDiv w:val="1"/>
      <w:marLeft w:val="0"/>
      <w:marRight w:val="0"/>
      <w:marTop w:val="0"/>
      <w:marBottom w:val="0"/>
      <w:divBdr>
        <w:top w:val="none" w:sz="0" w:space="0" w:color="auto"/>
        <w:left w:val="none" w:sz="0" w:space="0" w:color="auto"/>
        <w:bottom w:val="none" w:sz="0" w:space="0" w:color="auto"/>
        <w:right w:val="none" w:sz="0" w:space="0" w:color="auto"/>
      </w:divBdr>
    </w:div>
    <w:div w:id="606695364">
      <w:bodyDiv w:val="1"/>
      <w:marLeft w:val="0"/>
      <w:marRight w:val="0"/>
      <w:marTop w:val="0"/>
      <w:marBottom w:val="0"/>
      <w:divBdr>
        <w:top w:val="none" w:sz="0" w:space="0" w:color="auto"/>
        <w:left w:val="none" w:sz="0" w:space="0" w:color="auto"/>
        <w:bottom w:val="none" w:sz="0" w:space="0" w:color="auto"/>
        <w:right w:val="none" w:sz="0" w:space="0" w:color="auto"/>
      </w:divBdr>
    </w:div>
    <w:div w:id="606816375">
      <w:bodyDiv w:val="1"/>
      <w:marLeft w:val="0"/>
      <w:marRight w:val="0"/>
      <w:marTop w:val="0"/>
      <w:marBottom w:val="0"/>
      <w:divBdr>
        <w:top w:val="none" w:sz="0" w:space="0" w:color="auto"/>
        <w:left w:val="none" w:sz="0" w:space="0" w:color="auto"/>
        <w:bottom w:val="none" w:sz="0" w:space="0" w:color="auto"/>
        <w:right w:val="none" w:sz="0" w:space="0" w:color="auto"/>
      </w:divBdr>
    </w:div>
    <w:div w:id="606885955">
      <w:bodyDiv w:val="1"/>
      <w:marLeft w:val="0"/>
      <w:marRight w:val="0"/>
      <w:marTop w:val="0"/>
      <w:marBottom w:val="0"/>
      <w:divBdr>
        <w:top w:val="none" w:sz="0" w:space="0" w:color="auto"/>
        <w:left w:val="none" w:sz="0" w:space="0" w:color="auto"/>
        <w:bottom w:val="none" w:sz="0" w:space="0" w:color="auto"/>
        <w:right w:val="none" w:sz="0" w:space="0" w:color="auto"/>
      </w:divBdr>
    </w:div>
    <w:div w:id="606888483">
      <w:bodyDiv w:val="1"/>
      <w:marLeft w:val="0"/>
      <w:marRight w:val="0"/>
      <w:marTop w:val="0"/>
      <w:marBottom w:val="0"/>
      <w:divBdr>
        <w:top w:val="none" w:sz="0" w:space="0" w:color="auto"/>
        <w:left w:val="none" w:sz="0" w:space="0" w:color="auto"/>
        <w:bottom w:val="none" w:sz="0" w:space="0" w:color="auto"/>
        <w:right w:val="none" w:sz="0" w:space="0" w:color="auto"/>
      </w:divBdr>
    </w:div>
    <w:div w:id="607002460">
      <w:bodyDiv w:val="1"/>
      <w:marLeft w:val="0"/>
      <w:marRight w:val="0"/>
      <w:marTop w:val="0"/>
      <w:marBottom w:val="0"/>
      <w:divBdr>
        <w:top w:val="none" w:sz="0" w:space="0" w:color="auto"/>
        <w:left w:val="none" w:sz="0" w:space="0" w:color="auto"/>
        <w:bottom w:val="none" w:sz="0" w:space="0" w:color="auto"/>
        <w:right w:val="none" w:sz="0" w:space="0" w:color="auto"/>
      </w:divBdr>
    </w:div>
    <w:div w:id="607127220">
      <w:bodyDiv w:val="1"/>
      <w:marLeft w:val="0"/>
      <w:marRight w:val="0"/>
      <w:marTop w:val="0"/>
      <w:marBottom w:val="0"/>
      <w:divBdr>
        <w:top w:val="none" w:sz="0" w:space="0" w:color="auto"/>
        <w:left w:val="none" w:sz="0" w:space="0" w:color="auto"/>
        <w:bottom w:val="none" w:sz="0" w:space="0" w:color="auto"/>
        <w:right w:val="none" w:sz="0" w:space="0" w:color="auto"/>
      </w:divBdr>
    </w:div>
    <w:div w:id="607196712">
      <w:bodyDiv w:val="1"/>
      <w:marLeft w:val="0"/>
      <w:marRight w:val="0"/>
      <w:marTop w:val="0"/>
      <w:marBottom w:val="0"/>
      <w:divBdr>
        <w:top w:val="none" w:sz="0" w:space="0" w:color="auto"/>
        <w:left w:val="none" w:sz="0" w:space="0" w:color="auto"/>
        <w:bottom w:val="none" w:sz="0" w:space="0" w:color="auto"/>
        <w:right w:val="none" w:sz="0" w:space="0" w:color="auto"/>
      </w:divBdr>
    </w:div>
    <w:div w:id="607543556">
      <w:bodyDiv w:val="1"/>
      <w:marLeft w:val="0"/>
      <w:marRight w:val="0"/>
      <w:marTop w:val="0"/>
      <w:marBottom w:val="0"/>
      <w:divBdr>
        <w:top w:val="none" w:sz="0" w:space="0" w:color="auto"/>
        <w:left w:val="none" w:sz="0" w:space="0" w:color="auto"/>
        <w:bottom w:val="none" w:sz="0" w:space="0" w:color="auto"/>
        <w:right w:val="none" w:sz="0" w:space="0" w:color="auto"/>
      </w:divBdr>
    </w:div>
    <w:div w:id="607784456">
      <w:bodyDiv w:val="1"/>
      <w:marLeft w:val="0"/>
      <w:marRight w:val="0"/>
      <w:marTop w:val="0"/>
      <w:marBottom w:val="0"/>
      <w:divBdr>
        <w:top w:val="none" w:sz="0" w:space="0" w:color="auto"/>
        <w:left w:val="none" w:sz="0" w:space="0" w:color="auto"/>
        <w:bottom w:val="none" w:sz="0" w:space="0" w:color="auto"/>
        <w:right w:val="none" w:sz="0" w:space="0" w:color="auto"/>
      </w:divBdr>
    </w:div>
    <w:div w:id="607785007">
      <w:bodyDiv w:val="1"/>
      <w:marLeft w:val="0"/>
      <w:marRight w:val="0"/>
      <w:marTop w:val="0"/>
      <w:marBottom w:val="0"/>
      <w:divBdr>
        <w:top w:val="none" w:sz="0" w:space="0" w:color="auto"/>
        <w:left w:val="none" w:sz="0" w:space="0" w:color="auto"/>
        <w:bottom w:val="none" w:sz="0" w:space="0" w:color="auto"/>
        <w:right w:val="none" w:sz="0" w:space="0" w:color="auto"/>
      </w:divBdr>
    </w:div>
    <w:div w:id="607810048">
      <w:bodyDiv w:val="1"/>
      <w:marLeft w:val="0"/>
      <w:marRight w:val="0"/>
      <w:marTop w:val="0"/>
      <w:marBottom w:val="0"/>
      <w:divBdr>
        <w:top w:val="none" w:sz="0" w:space="0" w:color="auto"/>
        <w:left w:val="none" w:sz="0" w:space="0" w:color="auto"/>
        <w:bottom w:val="none" w:sz="0" w:space="0" w:color="auto"/>
        <w:right w:val="none" w:sz="0" w:space="0" w:color="auto"/>
      </w:divBdr>
    </w:div>
    <w:div w:id="608007700">
      <w:bodyDiv w:val="1"/>
      <w:marLeft w:val="0"/>
      <w:marRight w:val="0"/>
      <w:marTop w:val="0"/>
      <w:marBottom w:val="0"/>
      <w:divBdr>
        <w:top w:val="none" w:sz="0" w:space="0" w:color="auto"/>
        <w:left w:val="none" w:sz="0" w:space="0" w:color="auto"/>
        <w:bottom w:val="none" w:sz="0" w:space="0" w:color="auto"/>
        <w:right w:val="none" w:sz="0" w:space="0" w:color="auto"/>
      </w:divBdr>
    </w:div>
    <w:div w:id="608044676">
      <w:bodyDiv w:val="1"/>
      <w:marLeft w:val="0"/>
      <w:marRight w:val="0"/>
      <w:marTop w:val="0"/>
      <w:marBottom w:val="0"/>
      <w:divBdr>
        <w:top w:val="none" w:sz="0" w:space="0" w:color="auto"/>
        <w:left w:val="none" w:sz="0" w:space="0" w:color="auto"/>
        <w:bottom w:val="none" w:sz="0" w:space="0" w:color="auto"/>
        <w:right w:val="none" w:sz="0" w:space="0" w:color="auto"/>
      </w:divBdr>
    </w:div>
    <w:div w:id="608316722">
      <w:bodyDiv w:val="1"/>
      <w:marLeft w:val="0"/>
      <w:marRight w:val="0"/>
      <w:marTop w:val="0"/>
      <w:marBottom w:val="0"/>
      <w:divBdr>
        <w:top w:val="none" w:sz="0" w:space="0" w:color="auto"/>
        <w:left w:val="none" w:sz="0" w:space="0" w:color="auto"/>
        <w:bottom w:val="none" w:sz="0" w:space="0" w:color="auto"/>
        <w:right w:val="none" w:sz="0" w:space="0" w:color="auto"/>
      </w:divBdr>
    </w:div>
    <w:div w:id="608396534">
      <w:bodyDiv w:val="1"/>
      <w:marLeft w:val="0"/>
      <w:marRight w:val="0"/>
      <w:marTop w:val="0"/>
      <w:marBottom w:val="0"/>
      <w:divBdr>
        <w:top w:val="none" w:sz="0" w:space="0" w:color="auto"/>
        <w:left w:val="none" w:sz="0" w:space="0" w:color="auto"/>
        <w:bottom w:val="none" w:sz="0" w:space="0" w:color="auto"/>
        <w:right w:val="none" w:sz="0" w:space="0" w:color="auto"/>
      </w:divBdr>
    </w:div>
    <w:div w:id="608468020">
      <w:bodyDiv w:val="1"/>
      <w:marLeft w:val="0"/>
      <w:marRight w:val="0"/>
      <w:marTop w:val="0"/>
      <w:marBottom w:val="0"/>
      <w:divBdr>
        <w:top w:val="none" w:sz="0" w:space="0" w:color="auto"/>
        <w:left w:val="none" w:sz="0" w:space="0" w:color="auto"/>
        <w:bottom w:val="none" w:sz="0" w:space="0" w:color="auto"/>
        <w:right w:val="none" w:sz="0" w:space="0" w:color="auto"/>
      </w:divBdr>
    </w:div>
    <w:div w:id="608661660">
      <w:bodyDiv w:val="1"/>
      <w:marLeft w:val="0"/>
      <w:marRight w:val="0"/>
      <w:marTop w:val="0"/>
      <w:marBottom w:val="0"/>
      <w:divBdr>
        <w:top w:val="none" w:sz="0" w:space="0" w:color="auto"/>
        <w:left w:val="none" w:sz="0" w:space="0" w:color="auto"/>
        <w:bottom w:val="none" w:sz="0" w:space="0" w:color="auto"/>
        <w:right w:val="none" w:sz="0" w:space="0" w:color="auto"/>
      </w:divBdr>
    </w:div>
    <w:div w:id="608704632">
      <w:bodyDiv w:val="1"/>
      <w:marLeft w:val="0"/>
      <w:marRight w:val="0"/>
      <w:marTop w:val="0"/>
      <w:marBottom w:val="0"/>
      <w:divBdr>
        <w:top w:val="none" w:sz="0" w:space="0" w:color="auto"/>
        <w:left w:val="none" w:sz="0" w:space="0" w:color="auto"/>
        <w:bottom w:val="none" w:sz="0" w:space="0" w:color="auto"/>
        <w:right w:val="none" w:sz="0" w:space="0" w:color="auto"/>
      </w:divBdr>
    </w:div>
    <w:div w:id="608855921">
      <w:bodyDiv w:val="1"/>
      <w:marLeft w:val="0"/>
      <w:marRight w:val="0"/>
      <w:marTop w:val="0"/>
      <w:marBottom w:val="0"/>
      <w:divBdr>
        <w:top w:val="none" w:sz="0" w:space="0" w:color="auto"/>
        <w:left w:val="none" w:sz="0" w:space="0" w:color="auto"/>
        <w:bottom w:val="none" w:sz="0" w:space="0" w:color="auto"/>
        <w:right w:val="none" w:sz="0" w:space="0" w:color="auto"/>
      </w:divBdr>
    </w:div>
    <w:div w:id="609162907">
      <w:bodyDiv w:val="1"/>
      <w:marLeft w:val="0"/>
      <w:marRight w:val="0"/>
      <w:marTop w:val="0"/>
      <w:marBottom w:val="0"/>
      <w:divBdr>
        <w:top w:val="none" w:sz="0" w:space="0" w:color="auto"/>
        <w:left w:val="none" w:sz="0" w:space="0" w:color="auto"/>
        <w:bottom w:val="none" w:sz="0" w:space="0" w:color="auto"/>
        <w:right w:val="none" w:sz="0" w:space="0" w:color="auto"/>
      </w:divBdr>
    </w:div>
    <w:div w:id="609168319">
      <w:bodyDiv w:val="1"/>
      <w:marLeft w:val="0"/>
      <w:marRight w:val="0"/>
      <w:marTop w:val="0"/>
      <w:marBottom w:val="0"/>
      <w:divBdr>
        <w:top w:val="none" w:sz="0" w:space="0" w:color="auto"/>
        <w:left w:val="none" w:sz="0" w:space="0" w:color="auto"/>
        <w:bottom w:val="none" w:sz="0" w:space="0" w:color="auto"/>
        <w:right w:val="none" w:sz="0" w:space="0" w:color="auto"/>
      </w:divBdr>
    </w:div>
    <w:div w:id="609245141">
      <w:bodyDiv w:val="1"/>
      <w:marLeft w:val="0"/>
      <w:marRight w:val="0"/>
      <w:marTop w:val="0"/>
      <w:marBottom w:val="0"/>
      <w:divBdr>
        <w:top w:val="none" w:sz="0" w:space="0" w:color="auto"/>
        <w:left w:val="none" w:sz="0" w:space="0" w:color="auto"/>
        <w:bottom w:val="none" w:sz="0" w:space="0" w:color="auto"/>
        <w:right w:val="none" w:sz="0" w:space="0" w:color="auto"/>
      </w:divBdr>
    </w:div>
    <w:div w:id="609312713">
      <w:bodyDiv w:val="1"/>
      <w:marLeft w:val="0"/>
      <w:marRight w:val="0"/>
      <w:marTop w:val="0"/>
      <w:marBottom w:val="0"/>
      <w:divBdr>
        <w:top w:val="none" w:sz="0" w:space="0" w:color="auto"/>
        <w:left w:val="none" w:sz="0" w:space="0" w:color="auto"/>
        <w:bottom w:val="none" w:sz="0" w:space="0" w:color="auto"/>
        <w:right w:val="none" w:sz="0" w:space="0" w:color="auto"/>
      </w:divBdr>
    </w:div>
    <w:div w:id="609314557">
      <w:bodyDiv w:val="1"/>
      <w:marLeft w:val="0"/>
      <w:marRight w:val="0"/>
      <w:marTop w:val="0"/>
      <w:marBottom w:val="0"/>
      <w:divBdr>
        <w:top w:val="none" w:sz="0" w:space="0" w:color="auto"/>
        <w:left w:val="none" w:sz="0" w:space="0" w:color="auto"/>
        <w:bottom w:val="none" w:sz="0" w:space="0" w:color="auto"/>
        <w:right w:val="none" w:sz="0" w:space="0" w:color="auto"/>
      </w:divBdr>
    </w:div>
    <w:div w:id="609315503">
      <w:bodyDiv w:val="1"/>
      <w:marLeft w:val="0"/>
      <w:marRight w:val="0"/>
      <w:marTop w:val="0"/>
      <w:marBottom w:val="0"/>
      <w:divBdr>
        <w:top w:val="none" w:sz="0" w:space="0" w:color="auto"/>
        <w:left w:val="none" w:sz="0" w:space="0" w:color="auto"/>
        <w:bottom w:val="none" w:sz="0" w:space="0" w:color="auto"/>
        <w:right w:val="none" w:sz="0" w:space="0" w:color="auto"/>
      </w:divBdr>
    </w:div>
    <w:div w:id="609775773">
      <w:bodyDiv w:val="1"/>
      <w:marLeft w:val="0"/>
      <w:marRight w:val="0"/>
      <w:marTop w:val="0"/>
      <w:marBottom w:val="0"/>
      <w:divBdr>
        <w:top w:val="none" w:sz="0" w:space="0" w:color="auto"/>
        <w:left w:val="none" w:sz="0" w:space="0" w:color="auto"/>
        <w:bottom w:val="none" w:sz="0" w:space="0" w:color="auto"/>
        <w:right w:val="none" w:sz="0" w:space="0" w:color="auto"/>
      </w:divBdr>
    </w:div>
    <w:div w:id="609778986">
      <w:bodyDiv w:val="1"/>
      <w:marLeft w:val="0"/>
      <w:marRight w:val="0"/>
      <w:marTop w:val="0"/>
      <w:marBottom w:val="0"/>
      <w:divBdr>
        <w:top w:val="none" w:sz="0" w:space="0" w:color="auto"/>
        <w:left w:val="none" w:sz="0" w:space="0" w:color="auto"/>
        <w:bottom w:val="none" w:sz="0" w:space="0" w:color="auto"/>
        <w:right w:val="none" w:sz="0" w:space="0" w:color="auto"/>
      </w:divBdr>
    </w:div>
    <w:div w:id="611858958">
      <w:bodyDiv w:val="1"/>
      <w:marLeft w:val="0"/>
      <w:marRight w:val="0"/>
      <w:marTop w:val="0"/>
      <w:marBottom w:val="0"/>
      <w:divBdr>
        <w:top w:val="none" w:sz="0" w:space="0" w:color="auto"/>
        <w:left w:val="none" w:sz="0" w:space="0" w:color="auto"/>
        <w:bottom w:val="none" w:sz="0" w:space="0" w:color="auto"/>
        <w:right w:val="none" w:sz="0" w:space="0" w:color="auto"/>
      </w:divBdr>
    </w:div>
    <w:div w:id="611866444">
      <w:bodyDiv w:val="1"/>
      <w:marLeft w:val="0"/>
      <w:marRight w:val="0"/>
      <w:marTop w:val="0"/>
      <w:marBottom w:val="0"/>
      <w:divBdr>
        <w:top w:val="none" w:sz="0" w:space="0" w:color="auto"/>
        <w:left w:val="none" w:sz="0" w:space="0" w:color="auto"/>
        <w:bottom w:val="none" w:sz="0" w:space="0" w:color="auto"/>
        <w:right w:val="none" w:sz="0" w:space="0" w:color="auto"/>
      </w:divBdr>
    </w:div>
    <w:div w:id="612639485">
      <w:bodyDiv w:val="1"/>
      <w:marLeft w:val="0"/>
      <w:marRight w:val="0"/>
      <w:marTop w:val="0"/>
      <w:marBottom w:val="0"/>
      <w:divBdr>
        <w:top w:val="none" w:sz="0" w:space="0" w:color="auto"/>
        <w:left w:val="none" w:sz="0" w:space="0" w:color="auto"/>
        <w:bottom w:val="none" w:sz="0" w:space="0" w:color="auto"/>
        <w:right w:val="none" w:sz="0" w:space="0" w:color="auto"/>
      </w:divBdr>
    </w:div>
    <w:div w:id="613054010">
      <w:bodyDiv w:val="1"/>
      <w:marLeft w:val="0"/>
      <w:marRight w:val="0"/>
      <w:marTop w:val="0"/>
      <w:marBottom w:val="0"/>
      <w:divBdr>
        <w:top w:val="none" w:sz="0" w:space="0" w:color="auto"/>
        <w:left w:val="none" w:sz="0" w:space="0" w:color="auto"/>
        <w:bottom w:val="none" w:sz="0" w:space="0" w:color="auto"/>
        <w:right w:val="none" w:sz="0" w:space="0" w:color="auto"/>
      </w:divBdr>
    </w:div>
    <w:div w:id="613095471">
      <w:bodyDiv w:val="1"/>
      <w:marLeft w:val="0"/>
      <w:marRight w:val="0"/>
      <w:marTop w:val="0"/>
      <w:marBottom w:val="0"/>
      <w:divBdr>
        <w:top w:val="none" w:sz="0" w:space="0" w:color="auto"/>
        <w:left w:val="none" w:sz="0" w:space="0" w:color="auto"/>
        <w:bottom w:val="none" w:sz="0" w:space="0" w:color="auto"/>
        <w:right w:val="none" w:sz="0" w:space="0" w:color="auto"/>
      </w:divBdr>
    </w:div>
    <w:div w:id="613556638">
      <w:bodyDiv w:val="1"/>
      <w:marLeft w:val="0"/>
      <w:marRight w:val="0"/>
      <w:marTop w:val="0"/>
      <w:marBottom w:val="0"/>
      <w:divBdr>
        <w:top w:val="none" w:sz="0" w:space="0" w:color="auto"/>
        <w:left w:val="none" w:sz="0" w:space="0" w:color="auto"/>
        <w:bottom w:val="none" w:sz="0" w:space="0" w:color="auto"/>
        <w:right w:val="none" w:sz="0" w:space="0" w:color="auto"/>
      </w:divBdr>
    </w:div>
    <w:div w:id="614558400">
      <w:bodyDiv w:val="1"/>
      <w:marLeft w:val="0"/>
      <w:marRight w:val="0"/>
      <w:marTop w:val="0"/>
      <w:marBottom w:val="0"/>
      <w:divBdr>
        <w:top w:val="none" w:sz="0" w:space="0" w:color="auto"/>
        <w:left w:val="none" w:sz="0" w:space="0" w:color="auto"/>
        <w:bottom w:val="none" w:sz="0" w:space="0" w:color="auto"/>
        <w:right w:val="none" w:sz="0" w:space="0" w:color="auto"/>
      </w:divBdr>
    </w:div>
    <w:div w:id="614942392">
      <w:bodyDiv w:val="1"/>
      <w:marLeft w:val="0"/>
      <w:marRight w:val="0"/>
      <w:marTop w:val="0"/>
      <w:marBottom w:val="0"/>
      <w:divBdr>
        <w:top w:val="none" w:sz="0" w:space="0" w:color="auto"/>
        <w:left w:val="none" w:sz="0" w:space="0" w:color="auto"/>
        <w:bottom w:val="none" w:sz="0" w:space="0" w:color="auto"/>
        <w:right w:val="none" w:sz="0" w:space="0" w:color="auto"/>
      </w:divBdr>
    </w:div>
    <w:div w:id="615141416">
      <w:bodyDiv w:val="1"/>
      <w:marLeft w:val="0"/>
      <w:marRight w:val="0"/>
      <w:marTop w:val="0"/>
      <w:marBottom w:val="0"/>
      <w:divBdr>
        <w:top w:val="none" w:sz="0" w:space="0" w:color="auto"/>
        <w:left w:val="none" w:sz="0" w:space="0" w:color="auto"/>
        <w:bottom w:val="none" w:sz="0" w:space="0" w:color="auto"/>
        <w:right w:val="none" w:sz="0" w:space="0" w:color="auto"/>
      </w:divBdr>
    </w:div>
    <w:div w:id="615596507">
      <w:bodyDiv w:val="1"/>
      <w:marLeft w:val="0"/>
      <w:marRight w:val="0"/>
      <w:marTop w:val="0"/>
      <w:marBottom w:val="0"/>
      <w:divBdr>
        <w:top w:val="none" w:sz="0" w:space="0" w:color="auto"/>
        <w:left w:val="none" w:sz="0" w:space="0" w:color="auto"/>
        <w:bottom w:val="none" w:sz="0" w:space="0" w:color="auto"/>
        <w:right w:val="none" w:sz="0" w:space="0" w:color="auto"/>
      </w:divBdr>
    </w:div>
    <w:div w:id="615605333">
      <w:bodyDiv w:val="1"/>
      <w:marLeft w:val="0"/>
      <w:marRight w:val="0"/>
      <w:marTop w:val="0"/>
      <w:marBottom w:val="0"/>
      <w:divBdr>
        <w:top w:val="none" w:sz="0" w:space="0" w:color="auto"/>
        <w:left w:val="none" w:sz="0" w:space="0" w:color="auto"/>
        <w:bottom w:val="none" w:sz="0" w:space="0" w:color="auto"/>
        <w:right w:val="none" w:sz="0" w:space="0" w:color="auto"/>
      </w:divBdr>
    </w:div>
    <w:div w:id="615868480">
      <w:bodyDiv w:val="1"/>
      <w:marLeft w:val="0"/>
      <w:marRight w:val="0"/>
      <w:marTop w:val="0"/>
      <w:marBottom w:val="0"/>
      <w:divBdr>
        <w:top w:val="none" w:sz="0" w:space="0" w:color="auto"/>
        <w:left w:val="none" w:sz="0" w:space="0" w:color="auto"/>
        <w:bottom w:val="none" w:sz="0" w:space="0" w:color="auto"/>
        <w:right w:val="none" w:sz="0" w:space="0" w:color="auto"/>
      </w:divBdr>
    </w:div>
    <w:div w:id="616110280">
      <w:bodyDiv w:val="1"/>
      <w:marLeft w:val="0"/>
      <w:marRight w:val="0"/>
      <w:marTop w:val="0"/>
      <w:marBottom w:val="0"/>
      <w:divBdr>
        <w:top w:val="none" w:sz="0" w:space="0" w:color="auto"/>
        <w:left w:val="none" w:sz="0" w:space="0" w:color="auto"/>
        <w:bottom w:val="none" w:sz="0" w:space="0" w:color="auto"/>
        <w:right w:val="none" w:sz="0" w:space="0" w:color="auto"/>
      </w:divBdr>
    </w:div>
    <w:div w:id="616182150">
      <w:bodyDiv w:val="1"/>
      <w:marLeft w:val="0"/>
      <w:marRight w:val="0"/>
      <w:marTop w:val="0"/>
      <w:marBottom w:val="0"/>
      <w:divBdr>
        <w:top w:val="none" w:sz="0" w:space="0" w:color="auto"/>
        <w:left w:val="none" w:sz="0" w:space="0" w:color="auto"/>
        <w:bottom w:val="none" w:sz="0" w:space="0" w:color="auto"/>
        <w:right w:val="none" w:sz="0" w:space="0" w:color="auto"/>
      </w:divBdr>
    </w:div>
    <w:div w:id="616184058">
      <w:bodyDiv w:val="1"/>
      <w:marLeft w:val="0"/>
      <w:marRight w:val="0"/>
      <w:marTop w:val="0"/>
      <w:marBottom w:val="0"/>
      <w:divBdr>
        <w:top w:val="none" w:sz="0" w:space="0" w:color="auto"/>
        <w:left w:val="none" w:sz="0" w:space="0" w:color="auto"/>
        <w:bottom w:val="none" w:sz="0" w:space="0" w:color="auto"/>
        <w:right w:val="none" w:sz="0" w:space="0" w:color="auto"/>
      </w:divBdr>
    </w:div>
    <w:div w:id="616184833">
      <w:bodyDiv w:val="1"/>
      <w:marLeft w:val="0"/>
      <w:marRight w:val="0"/>
      <w:marTop w:val="0"/>
      <w:marBottom w:val="0"/>
      <w:divBdr>
        <w:top w:val="none" w:sz="0" w:space="0" w:color="auto"/>
        <w:left w:val="none" w:sz="0" w:space="0" w:color="auto"/>
        <w:bottom w:val="none" w:sz="0" w:space="0" w:color="auto"/>
        <w:right w:val="none" w:sz="0" w:space="0" w:color="auto"/>
      </w:divBdr>
    </w:div>
    <w:div w:id="616374067">
      <w:bodyDiv w:val="1"/>
      <w:marLeft w:val="0"/>
      <w:marRight w:val="0"/>
      <w:marTop w:val="0"/>
      <w:marBottom w:val="0"/>
      <w:divBdr>
        <w:top w:val="none" w:sz="0" w:space="0" w:color="auto"/>
        <w:left w:val="none" w:sz="0" w:space="0" w:color="auto"/>
        <w:bottom w:val="none" w:sz="0" w:space="0" w:color="auto"/>
        <w:right w:val="none" w:sz="0" w:space="0" w:color="auto"/>
      </w:divBdr>
    </w:div>
    <w:div w:id="617104778">
      <w:bodyDiv w:val="1"/>
      <w:marLeft w:val="0"/>
      <w:marRight w:val="0"/>
      <w:marTop w:val="0"/>
      <w:marBottom w:val="0"/>
      <w:divBdr>
        <w:top w:val="none" w:sz="0" w:space="0" w:color="auto"/>
        <w:left w:val="none" w:sz="0" w:space="0" w:color="auto"/>
        <w:bottom w:val="none" w:sz="0" w:space="0" w:color="auto"/>
        <w:right w:val="none" w:sz="0" w:space="0" w:color="auto"/>
      </w:divBdr>
    </w:div>
    <w:div w:id="617643043">
      <w:bodyDiv w:val="1"/>
      <w:marLeft w:val="0"/>
      <w:marRight w:val="0"/>
      <w:marTop w:val="0"/>
      <w:marBottom w:val="0"/>
      <w:divBdr>
        <w:top w:val="none" w:sz="0" w:space="0" w:color="auto"/>
        <w:left w:val="none" w:sz="0" w:space="0" w:color="auto"/>
        <w:bottom w:val="none" w:sz="0" w:space="0" w:color="auto"/>
        <w:right w:val="none" w:sz="0" w:space="0" w:color="auto"/>
      </w:divBdr>
    </w:div>
    <w:div w:id="617759195">
      <w:bodyDiv w:val="1"/>
      <w:marLeft w:val="0"/>
      <w:marRight w:val="0"/>
      <w:marTop w:val="0"/>
      <w:marBottom w:val="0"/>
      <w:divBdr>
        <w:top w:val="none" w:sz="0" w:space="0" w:color="auto"/>
        <w:left w:val="none" w:sz="0" w:space="0" w:color="auto"/>
        <w:bottom w:val="none" w:sz="0" w:space="0" w:color="auto"/>
        <w:right w:val="none" w:sz="0" w:space="0" w:color="auto"/>
      </w:divBdr>
    </w:div>
    <w:div w:id="618488698">
      <w:bodyDiv w:val="1"/>
      <w:marLeft w:val="0"/>
      <w:marRight w:val="0"/>
      <w:marTop w:val="0"/>
      <w:marBottom w:val="0"/>
      <w:divBdr>
        <w:top w:val="none" w:sz="0" w:space="0" w:color="auto"/>
        <w:left w:val="none" w:sz="0" w:space="0" w:color="auto"/>
        <w:bottom w:val="none" w:sz="0" w:space="0" w:color="auto"/>
        <w:right w:val="none" w:sz="0" w:space="0" w:color="auto"/>
      </w:divBdr>
    </w:div>
    <w:div w:id="618606714">
      <w:bodyDiv w:val="1"/>
      <w:marLeft w:val="0"/>
      <w:marRight w:val="0"/>
      <w:marTop w:val="0"/>
      <w:marBottom w:val="0"/>
      <w:divBdr>
        <w:top w:val="none" w:sz="0" w:space="0" w:color="auto"/>
        <w:left w:val="none" w:sz="0" w:space="0" w:color="auto"/>
        <w:bottom w:val="none" w:sz="0" w:space="0" w:color="auto"/>
        <w:right w:val="none" w:sz="0" w:space="0" w:color="auto"/>
      </w:divBdr>
    </w:div>
    <w:div w:id="618801152">
      <w:bodyDiv w:val="1"/>
      <w:marLeft w:val="0"/>
      <w:marRight w:val="0"/>
      <w:marTop w:val="0"/>
      <w:marBottom w:val="0"/>
      <w:divBdr>
        <w:top w:val="none" w:sz="0" w:space="0" w:color="auto"/>
        <w:left w:val="none" w:sz="0" w:space="0" w:color="auto"/>
        <w:bottom w:val="none" w:sz="0" w:space="0" w:color="auto"/>
        <w:right w:val="none" w:sz="0" w:space="0" w:color="auto"/>
      </w:divBdr>
    </w:div>
    <w:div w:id="618874575">
      <w:bodyDiv w:val="1"/>
      <w:marLeft w:val="0"/>
      <w:marRight w:val="0"/>
      <w:marTop w:val="0"/>
      <w:marBottom w:val="0"/>
      <w:divBdr>
        <w:top w:val="none" w:sz="0" w:space="0" w:color="auto"/>
        <w:left w:val="none" w:sz="0" w:space="0" w:color="auto"/>
        <w:bottom w:val="none" w:sz="0" w:space="0" w:color="auto"/>
        <w:right w:val="none" w:sz="0" w:space="0" w:color="auto"/>
      </w:divBdr>
    </w:div>
    <w:div w:id="618924244">
      <w:bodyDiv w:val="1"/>
      <w:marLeft w:val="0"/>
      <w:marRight w:val="0"/>
      <w:marTop w:val="0"/>
      <w:marBottom w:val="0"/>
      <w:divBdr>
        <w:top w:val="none" w:sz="0" w:space="0" w:color="auto"/>
        <w:left w:val="none" w:sz="0" w:space="0" w:color="auto"/>
        <w:bottom w:val="none" w:sz="0" w:space="0" w:color="auto"/>
        <w:right w:val="none" w:sz="0" w:space="0" w:color="auto"/>
      </w:divBdr>
    </w:div>
    <w:div w:id="618995463">
      <w:bodyDiv w:val="1"/>
      <w:marLeft w:val="0"/>
      <w:marRight w:val="0"/>
      <w:marTop w:val="0"/>
      <w:marBottom w:val="0"/>
      <w:divBdr>
        <w:top w:val="none" w:sz="0" w:space="0" w:color="auto"/>
        <w:left w:val="none" w:sz="0" w:space="0" w:color="auto"/>
        <w:bottom w:val="none" w:sz="0" w:space="0" w:color="auto"/>
        <w:right w:val="none" w:sz="0" w:space="0" w:color="auto"/>
      </w:divBdr>
    </w:div>
    <w:div w:id="619918653">
      <w:bodyDiv w:val="1"/>
      <w:marLeft w:val="0"/>
      <w:marRight w:val="0"/>
      <w:marTop w:val="0"/>
      <w:marBottom w:val="0"/>
      <w:divBdr>
        <w:top w:val="none" w:sz="0" w:space="0" w:color="auto"/>
        <w:left w:val="none" w:sz="0" w:space="0" w:color="auto"/>
        <w:bottom w:val="none" w:sz="0" w:space="0" w:color="auto"/>
        <w:right w:val="none" w:sz="0" w:space="0" w:color="auto"/>
      </w:divBdr>
    </w:div>
    <w:div w:id="620381207">
      <w:bodyDiv w:val="1"/>
      <w:marLeft w:val="0"/>
      <w:marRight w:val="0"/>
      <w:marTop w:val="0"/>
      <w:marBottom w:val="0"/>
      <w:divBdr>
        <w:top w:val="none" w:sz="0" w:space="0" w:color="auto"/>
        <w:left w:val="none" w:sz="0" w:space="0" w:color="auto"/>
        <w:bottom w:val="none" w:sz="0" w:space="0" w:color="auto"/>
        <w:right w:val="none" w:sz="0" w:space="0" w:color="auto"/>
      </w:divBdr>
    </w:div>
    <w:div w:id="620958431">
      <w:bodyDiv w:val="1"/>
      <w:marLeft w:val="0"/>
      <w:marRight w:val="0"/>
      <w:marTop w:val="0"/>
      <w:marBottom w:val="0"/>
      <w:divBdr>
        <w:top w:val="none" w:sz="0" w:space="0" w:color="auto"/>
        <w:left w:val="none" w:sz="0" w:space="0" w:color="auto"/>
        <w:bottom w:val="none" w:sz="0" w:space="0" w:color="auto"/>
        <w:right w:val="none" w:sz="0" w:space="0" w:color="auto"/>
      </w:divBdr>
    </w:div>
    <w:div w:id="621116108">
      <w:bodyDiv w:val="1"/>
      <w:marLeft w:val="0"/>
      <w:marRight w:val="0"/>
      <w:marTop w:val="0"/>
      <w:marBottom w:val="0"/>
      <w:divBdr>
        <w:top w:val="none" w:sz="0" w:space="0" w:color="auto"/>
        <w:left w:val="none" w:sz="0" w:space="0" w:color="auto"/>
        <w:bottom w:val="none" w:sz="0" w:space="0" w:color="auto"/>
        <w:right w:val="none" w:sz="0" w:space="0" w:color="auto"/>
      </w:divBdr>
    </w:div>
    <w:div w:id="621348041">
      <w:bodyDiv w:val="1"/>
      <w:marLeft w:val="0"/>
      <w:marRight w:val="0"/>
      <w:marTop w:val="0"/>
      <w:marBottom w:val="0"/>
      <w:divBdr>
        <w:top w:val="none" w:sz="0" w:space="0" w:color="auto"/>
        <w:left w:val="none" w:sz="0" w:space="0" w:color="auto"/>
        <w:bottom w:val="none" w:sz="0" w:space="0" w:color="auto"/>
        <w:right w:val="none" w:sz="0" w:space="0" w:color="auto"/>
      </w:divBdr>
    </w:div>
    <w:div w:id="621502366">
      <w:bodyDiv w:val="1"/>
      <w:marLeft w:val="0"/>
      <w:marRight w:val="0"/>
      <w:marTop w:val="0"/>
      <w:marBottom w:val="0"/>
      <w:divBdr>
        <w:top w:val="none" w:sz="0" w:space="0" w:color="auto"/>
        <w:left w:val="none" w:sz="0" w:space="0" w:color="auto"/>
        <w:bottom w:val="none" w:sz="0" w:space="0" w:color="auto"/>
        <w:right w:val="none" w:sz="0" w:space="0" w:color="auto"/>
      </w:divBdr>
    </w:div>
    <w:div w:id="622074366">
      <w:bodyDiv w:val="1"/>
      <w:marLeft w:val="0"/>
      <w:marRight w:val="0"/>
      <w:marTop w:val="0"/>
      <w:marBottom w:val="0"/>
      <w:divBdr>
        <w:top w:val="none" w:sz="0" w:space="0" w:color="auto"/>
        <w:left w:val="none" w:sz="0" w:space="0" w:color="auto"/>
        <w:bottom w:val="none" w:sz="0" w:space="0" w:color="auto"/>
        <w:right w:val="none" w:sz="0" w:space="0" w:color="auto"/>
      </w:divBdr>
    </w:div>
    <w:div w:id="622156903">
      <w:bodyDiv w:val="1"/>
      <w:marLeft w:val="0"/>
      <w:marRight w:val="0"/>
      <w:marTop w:val="0"/>
      <w:marBottom w:val="0"/>
      <w:divBdr>
        <w:top w:val="none" w:sz="0" w:space="0" w:color="auto"/>
        <w:left w:val="none" w:sz="0" w:space="0" w:color="auto"/>
        <w:bottom w:val="none" w:sz="0" w:space="0" w:color="auto"/>
        <w:right w:val="none" w:sz="0" w:space="0" w:color="auto"/>
      </w:divBdr>
    </w:div>
    <w:div w:id="622227187">
      <w:bodyDiv w:val="1"/>
      <w:marLeft w:val="0"/>
      <w:marRight w:val="0"/>
      <w:marTop w:val="0"/>
      <w:marBottom w:val="0"/>
      <w:divBdr>
        <w:top w:val="none" w:sz="0" w:space="0" w:color="auto"/>
        <w:left w:val="none" w:sz="0" w:space="0" w:color="auto"/>
        <w:bottom w:val="none" w:sz="0" w:space="0" w:color="auto"/>
        <w:right w:val="none" w:sz="0" w:space="0" w:color="auto"/>
      </w:divBdr>
    </w:div>
    <w:div w:id="622462285">
      <w:bodyDiv w:val="1"/>
      <w:marLeft w:val="0"/>
      <w:marRight w:val="0"/>
      <w:marTop w:val="0"/>
      <w:marBottom w:val="0"/>
      <w:divBdr>
        <w:top w:val="none" w:sz="0" w:space="0" w:color="auto"/>
        <w:left w:val="none" w:sz="0" w:space="0" w:color="auto"/>
        <w:bottom w:val="none" w:sz="0" w:space="0" w:color="auto"/>
        <w:right w:val="none" w:sz="0" w:space="0" w:color="auto"/>
      </w:divBdr>
    </w:div>
    <w:div w:id="622737678">
      <w:bodyDiv w:val="1"/>
      <w:marLeft w:val="0"/>
      <w:marRight w:val="0"/>
      <w:marTop w:val="0"/>
      <w:marBottom w:val="0"/>
      <w:divBdr>
        <w:top w:val="none" w:sz="0" w:space="0" w:color="auto"/>
        <w:left w:val="none" w:sz="0" w:space="0" w:color="auto"/>
        <w:bottom w:val="none" w:sz="0" w:space="0" w:color="auto"/>
        <w:right w:val="none" w:sz="0" w:space="0" w:color="auto"/>
      </w:divBdr>
    </w:div>
    <w:div w:id="622811794">
      <w:bodyDiv w:val="1"/>
      <w:marLeft w:val="0"/>
      <w:marRight w:val="0"/>
      <w:marTop w:val="0"/>
      <w:marBottom w:val="0"/>
      <w:divBdr>
        <w:top w:val="none" w:sz="0" w:space="0" w:color="auto"/>
        <w:left w:val="none" w:sz="0" w:space="0" w:color="auto"/>
        <w:bottom w:val="none" w:sz="0" w:space="0" w:color="auto"/>
        <w:right w:val="none" w:sz="0" w:space="0" w:color="auto"/>
      </w:divBdr>
    </w:div>
    <w:div w:id="623002224">
      <w:bodyDiv w:val="1"/>
      <w:marLeft w:val="0"/>
      <w:marRight w:val="0"/>
      <w:marTop w:val="0"/>
      <w:marBottom w:val="0"/>
      <w:divBdr>
        <w:top w:val="none" w:sz="0" w:space="0" w:color="auto"/>
        <w:left w:val="none" w:sz="0" w:space="0" w:color="auto"/>
        <w:bottom w:val="none" w:sz="0" w:space="0" w:color="auto"/>
        <w:right w:val="none" w:sz="0" w:space="0" w:color="auto"/>
      </w:divBdr>
    </w:div>
    <w:div w:id="623923928">
      <w:bodyDiv w:val="1"/>
      <w:marLeft w:val="0"/>
      <w:marRight w:val="0"/>
      <w:marTop w:val="0"/>
      <w:marBottom w:val="0"/>
      <w:divBdr>
        <w:top w:val="none" w:sz="0" w:space="0" w:color="auto"/>
        <w:left w:val="none" w:sz="0" w:space="0" w:color="auto"/>
        <w:bottom w:val="none" w:sz="0" w:space="0" w:color="auto"/>
        <w:right w:val="none" w:sz="0" w:space="0" w:color="auto"/>
      </w:divBdr>
    </w:div>
    <w:div w:id="623925614">
      <w:bodyDiv w:val="1"/>
      <w:marLeft w:val="0"/>
      <w:marRight w:val="0"/>
      <w:marTop w:val="0"/>
      <w:marBottom w:val="0"/>
      <w:divBdr>
        <w:top w:val="none" w:sz="0" w:space="0" w:color="auto"/>
        <w:left w:val="none" w:sz="0" w:space="0" w:color="auto"/>
        <w:bottom w:val="none" w:sz="0" w:space="0" w:color="auto"/>
        <w:right w:val="none" w:sz="0" w:space="0" w:color="auto"/>
      </w:divBdr>
    </w:div>
    <w:div w:id="624115874">
      <w:bodyDiv w:val="1"/>
      <w:marLeft w:val="0"/>
      <w:marRight w:val="0"/>
      <w:marTop w:val="0"/>
      <w:marBottom w:val="0"/>
      <w:divBdr>
        <w:top w:val="none" w:sz="0" w:space="0" w:color="auto"/>
        <w:left w:val="none" w:sz="0" w:space="0" w:color="auto"/>
        <w:bottom w:val="none" w:sz="0" w:space="0" w:color="auto"/>
        <w:right w:val="none" w:sz="0" w:space="0" w:color="auto"/>
      </w:divBdr>
    </w:div>
    <w:div w:id="624968410">
      <w:bodyDiv w:val="1"/>
      <w:marLeft w:val="0"/>
      <w:marRight w:val="0"/>
      <w:marTop w:val="0"/>
      <w:marBottom w:val="0"/>
      <w:divBdr>
        <w:top w:val="none" w:sz="0" w:space="0" w:color="auto"/>
        <w:left w:val="none" w:sz="0" w:space="0" w:color="auto"/>
        <w:bottom w:val="none" w:sz="0" w:space="0" w:color="auto"/>
        <w:right w:val="none" w:sz="0" w:space="0" w:color="auto"/>
      </w:divBdr>
    </w:div>
    <w:div w:id="625427168">
      <w:bodyDiv w:val="1"/>
      <w:marLeft w:val="0"/>
      <w:marRight w:val="0"/>
      <w:marTop w:val="0"/>
      <w:marBottom w:val="0"/>
      <w:divBdr>
        <w:top w:val="none" w:sz="0" w:space="0" w:color="auto"/>
        <w:left w:val="none" w:sz="0" w:space="0" w:color="auto"/>
        <w:bottom w:val="none" w:sz="0" w:space="0" w:color="auto"/>
        <w:right w:val="none" w:sz="0" w:space="0" w:color="auto"/>
      </w:divBdr>
    </w:div>
    <w:div w:id="625429800">
      <w:bodyDiv w:val="1"/>
      <w:marLeft w:val="0"/>
      <w:marRight w:val="0"/>
      <w:marTop w:val="0"/>
      <w:marBottom w:val="0"/>
      <w:divBdr>
        <w:top w:val="none" w:sz="0" w:space="0" w:color="auto"/>
        <w:left w:val="none" w:sz="0" w:space="0" w:color="auto"/>
        <w:bottom w:val="none" w:sz="0" w:space="0" w:color="auto"/>
        <w:right w:val="none" w:sz="0" w:space="0" w:color="auto"/>
      </w:divBdr>
    </w:div>
    <w:div w:id="625935005">
      <w:bodyDiv w:val="1"/>
      <w:marLeft w:val="0"/>
      <w:marRight w:val="0"/>
      <w:marTop w:val="0"/>
      <w:marBottom w:val="0"/>
      <w:divBdr>
        <w:top w:val="none" w:sz="0" w:space="0" w:color="auto"/>
        <w:left w:val="none" w:sz="0" w:space="0" w:color="auto"/>
        <w:bottom w:val="none" w:sz="0" w:space="0" w:color="auto"/>
        <w:right w:val="none" w:sz="0" w:space="0" w:color="auto"/>
      </w:divBdr>
    </w:div>
    <w:div w:id="627391562">
      <w:bodyDiv w:val="1"/>
      <w:marLeft w:val="0"/>
      <w:marRight w:val="0"/>
      <w:marTop w:val="0"/>
      <w:marBottom w:val="0"/>
      <w:divBdr>
        <w:top w:val="none" w:sz="0" w:space="0" w:color="auto"/>
        <w:left w:val="none" w:sz="0" w:space="0" w:color="auto"/>
        <w:bottom w:val="none" w:sz="0" w:space="0" w:color="auto"/>
        <w:right w:val="none" w:sz="0" w:space="0" w:color="auto"/>
      </w:divBdr>
    </w:div>
    <w:div w:id="627786774">
      <w:bodyDiv w:val="1"/>
      <w:marLeft w:val="0"/>
      <w:marRight w:val="0"/>
      <w:marTop w:val="0"/>
      <w:marBottom w:val="0"/>
      <w:divBdr>
        <w:top w:val="none" w:sz="0" w:space="0" w:color="auto"/>
        <w:left w:val="none" w:sz="0" w:space="0" w:color="auto"/>
        <w:bottom w:val="none" w:sz="0" w:space="0" w:color="auto"/>
        <w:right w:val="none" w:sz="0" w:space="0" w:color="auto"/>
      </w:divBdr>
    </w:div>
    <w:div w:id="628171043">
      <w:bodyDiv w:val="1"/>
      <w:marLeft w:val="0"/>
      <w:marRight w:val="0"/>
      <w:marTop w:val="0"/>
      <w:marBottom w:val="0"/>
      <w:divBdr>
        <w:top w:val="none" w:sz="0" w:space="0" w:color="auto"/>
        <w:left w:val="none" w:sz="0" w:space="0" w:color="auto"/>
        <w:bottom w:val="none" w:sz="0" w:space="0" w:color="auto"/>
        <w:right w:val="none" w:sz="0" w:space="0" w:color="auto"/>
      </w:divBdr>
    </w:div>
    <w:div w:id="628558168">
      <w:bodyDiv w:val="1"/>
      <w:marLeft w:val="0"/>
      <w:marRight w:val="0"/>
      <w:marTop w:val="0"/>
      <w:marBottom w:val="0"/>
      <w:divBdr>
        <w:top w:val="none" w:sz="0" w:space="0" w:color="auto"/>
        <w:left w:val="none" w:sz="0" w:space="0" w:color="auto"/>
        <w:bottom w:val="none" w:sz="0" w:space="0" w:color="auto"/>
        <w:right w:val="none" w:sz="0" w:space="0" w:color="auto"/>
      </w:divBdr>
    </w:div>
    <w:div w:id="628821942">
      <w:bodyDiv w:val="1"/>
      <w:marLeft w:val="0"/>
      <w:marRight w:val="0"/>
      <w:marTop w:val="0"/>
      <w:marBottom w:val="0"/>
      <w:divBdr>
        <w:top w:val="none" w:sz="0" w:space="0" w:color="auto"/>
        <w:left w:val="none" w:sz="0" w:space="0" w:color="auto"/>
        <w:bottom w:val="none" w:sz="0" w:space="0" w:color="auto"/>
        <w:right w:val="none" w:sz="0" w:space="0" w:color="auto"/>
      </w:divBdr>
    </w:div>
    <w:div w:id="629019318">
      <w:bodyDiv w:val="1"/>
      <w:marLeft w:val="0"/>
      <w:marRight w:val="0"/>
      <w:marTop w:val="0"/>
      <w:marBottom w:val="0"/>
      <w:divBdr>
        <w:top w:val="none" w:sz="0" w:space="0" w:color="auto"/>
        <w:left w:val="none" w:sz="0" w:space="0" w:color="auto"/>
        <w:bottom w:val="none" w:sz="0" w:space="0" w:color="auto"/>
        <w:right w:val="none" w:sz="0" w:space="0" w:color="auto"/>
      </w:divBdr>
    </w:div>
    <w:div w:id="629289808">
      <w:bodyDiv w:val="1"/>
      <w:marLeft w:val="0"/>
      <w:marRight w:val="0"/>
      <w:marTop w:val="0"/>
      <w:marBottom w:val="0"/>
      <w:divBdr>
        <w:top w:val="none" w:sz="0" w:space="0" w:color="auto"/>
        <w:left w:val="none" w:sz="0" w:space="0" w:color="auto"/>
        <w:bottom w:val="none" w:sz="0" w:space="0" w:color="auto"/>
        <w:right w:val="none" w:sz="0" w:space="0" w:color="auto"/>
      </w:divBdr>
    </w:div>
    <w:div w:id="629946119">
      <w:bodyDiv w:val="1"/>
      <w:marLeft w:val="0"/>
      <w:marRight w:val="0"/>
      <w:marTop w:val="0"/>
      <w:marBottom w:val="0"/>
      <w:divBdr>
        <w:top w:val="none" w:sz="0" w:space="0" w:color="auto"/>
        <w:left w:val="none" w:sz="0" w:space="0" w:color="auto"/>
        <w:bottom w:val="none" w:sz="0" w:space="0" w:color="auto"/>
        <w:right w:val="none" w:sz="0" w:space="0" w:color="auto"/>
      </w:divBdr>
    </w:div>
    <w:div w:id="630213805">
      <w:bodyDiv w:val="1"/>
      <w:marLeft w:val="0"/>
      <w:marRight w:val="0"/>
      <w:marTop w:val="0"/>
      <w:marBottom w:val="0"/>
      <w:divBdr>
        <w:top w:val="none" w:sz="0" w:space="0" w:color="auto"/>
        <w:left w:val="none" w:sz="0" w:space="0" w:color="auto"/>
        <w:bottom w:val="none" w:sz="0" w:space="0" w:color="auto"/>
        <w:right w:val="none" w:sz="0" w:space="0" w:color="auto"/>
      </w:divBdr>
    </w:div>
    <w:div w:id="630476944">
      <w:bodyDiv w:val="1"/>
      <w:marLeft w:val="0"/>
      <w:marRight w:val="0"/>
      <w:marTop w:val="0"/>
      <w:marBottom w:val="0"/>
      <w:divBdr>
        <w:top w:val="none" w:sz="0" w:space="0" w:color="auto"/>
        <w:left w:val="none" w:sz="0" w:space="0" w:color="auto"/>
        <w:bottom w:val="none" w:sz="0" w:space="0" w:color="auto"/>
        <w:right w:val="none" w:sz="0" w:space="0" w:color="auto"/>
      </w:divBdr>
    </w:div>
    <w:div w:id="630523506">
      <w:bodyDiv w:val="1"/>
      <w:marLeft w:val="0"/>
      <w:marRight w:val="0"/>
      <w:marTop w:val="0"/>
      <w:marBottom w:val="0"/>
      <w:divBdr>
        <w:top w:val="none" w:sz="0" w:space="0" w:color="auto"/>
        <w:left w:val="none" w:sz="0" w:space="0" w:color="auto"/>
        <w:bottom w:val="none" w:sz="0" w:space="0" w:color="auto"/>
        <w:right w:val="none" w:sz="0" w:space="0" w:color="auto"/>
      </w:divBdr>
    </w:div>
    <w:div w:id="630598932">
      <w:bodyDiv w:val="1"/>
      <w:marLeft w:val="0"/>
      <w:marRight w:val="0"/>
      <w:marTop w:val="0"/>
      <w:marBottom w:val="0"/>
      <w:divBdr>
        <w:top w:val="none" w:sz="0" w:space="0" w:color="auto"/>
        <w:left w:val="none" w:sz="0" w:space="0" w:color="auto"/>
        <w:bottom w:val="none" w:sz="0" w:space="0" w:color="auto"/>
        <w:right w:val="none" w:sz="0" w:space="0" w:color="auto"/>
      </w:divBdr>
    </w:div>
    <w:div w:id="630867787">
      <w:bodyDiv w:val="1"/>
      <w:marLeft w:val="0"/>
      <w:marRight w:val="0"/>
      <w:marTop w:val="0"/>
      <w:marBottom w:val="0"/>
      <w:divBdr>
        <w:top w:val="none" w:sz="0" w:space="0" w:color="auto"/>
        <w:left w:val="none" w:sz="0" w:space="0" w:color="auto"/>
        <w:bottom w:val="none" w:sz="0" w:space="0" w:color="auto"/>
        <w:right w:val="none" w:sz="0" w:space="0" w:color="auto"/>
      </w:divBdr>
    </w:div>
    <w:div w:id="631251767">
      <w:bodyDiv w:val="1"/>
      <w:marLeft w:val="0"/>
      <w:marRight w:val="0"/>
      <w:marTop w:val="0"/>
      <w:marBottom w:val="0"/>
      <w:divBdr>
        <w:top w:val="none" w:sz="0" w:space="0" w:color="auto"/>
        <w:left w:val="none" w:sz="0" w:space="0" w:color="auto"/>
        <w:bottom w:val="none" w:sz="0" w:space="0" w:color="auto"/>
        <w:right w:val="none" w:sz="0" w:space="0" w:color="auto"/>
      </w:divBdr>
    </w:div>
    <w:div w:id="631979051">
      <w:bodyDiv w:val="1"/>
      <w:marLeft w:val="0"/>
      <w:marRight w:val="0"/>
      <w:marTop w:val="0"/>
      <w:marBottom w:val="0"/>
      <w:divBdr>
        <w:top w:val="none" w:sz="0" w:space="0" w:color="auto"/>
        <w:left w:val="none" w:sz="0" w:space="0" w:color="auto"/>
        <w:bottom w:val="none" w:sz="0" w:space="0" w:color="auto"/>
        <w:right w:val="none" w:sz="0" w:space="0" w:color="auto"/>
      </w:divBdr>
    </w:div>
    <w:div w:id="632294985">
      <w:bodyDiv w:val="1"/>
      <w:marLeft w:val="0"/>
      <w:marRight w:val="0"/>
      <w:marTop w:val="0"/>
      <w:marBottom w:val="0"/>
      <w:divBdr>
        <w:top w:val="none" w:sz="0" w:space="0" w:color="auto"/>
        <w:left w:val="none" w:sz="0" w:space="0" w:color="auto"/>
        <w:bottom w:val="none" w:sz="0" w:space="0" w:color="auto"/>
        <w:right w:val="none" w:sz="0" w:space="0" w:color="auto"/>
      </w:divBdr>
    </w:div>
    <w:div w:id="632446460">
      <w:bodyDiv w:val="1"/>
      <w:marLeft w:val="0"/>
      <w:marRight w:val="0"/>
      <w:marTop w:val="0"/>
      <w:marBottom w:val="0"/>
      <w:divBdr>
        <w:top w:val="none" w:sz="0" w:space="0" w:color="auto"/>
        <w:left w:val="none" w:sz="0" w:space="0" w:color="auto"/>
        <w:bottom w:val="none" w:sz="0" w:space="0" w:color="auto"/>
        <w:right w:val="none" w:sz="0" w:space="0" w:color="auto"/>
      </w:divBdr>
    </w:div>
    <w:div w:id="633213555">
      <w:bodyDiv w:val="1"/>
      <w:marLeft w:val="0"/>
      <w:marRight w:val="0"/>
      <w:marTop w:val="0"/>
      <w:marBottom w:val="0"/>
      <w:divBdr>
        <w:top w:val="none" w:sz="0" w:space="0" w:color="auto"/>
        <w:left w:val="none" w:sz="0" w:space="0" w:color="auto"/>
        <w:bottom w:val="none" w:sz="0" w:space="0" w:color="auto"/>
        <w:right w:val="none" w:sz="0" w:space="0" w:color="auto"/>
      </w:divBdr>
    </w:div>
    <w:div w:id="633490262">
      <w:bodyDiv w:val="1"/>
      <w:marLeft w:val="0"/>
      <w:marRight w:val="0"/>
      <w:marTop w:val="0"/>
      <w:marBottom w:val="0"/>
      <w:divBdr>
        <w:top w:val="none" w:sz="0" w:space="0" w:color="auto"/>
        <w:left w:val="none" w:sz="0" w:space="0" w:color="auto"/>
        <w:bottom w:val="none" w:sz="0" w:space="0" w:color="auto"/>
        <w:right w:val="none" w:sz="0" w:space="0" w:color="auto"/>
      </w:divBdr>
    </w:div>
    <w:div w:id="633757390">
      <w:bodyDiv w:val="1"/>
      <w:marLeft w:val="0"/>
      <w:marRight w:val="0"/>
      <w:marTop w:val="0"/>
      <w:marBottom w:val="0"/>
      <w:divBdr>
        <w:top w:val="none" w:sz="0" w:space="0" w:color="auto"/>
        <w:left w:val="none" w:sz="0" w:space="0" w:color="auto"/>
        <w:bottom w:val="none" w:sz="0" w:space="0" w:color="auto"/>
        <w:right w:val="none" w:sz="0" w:space="0" w:color="auto"/>
      </w:divBdr>
    </w:div>
    <w:div w:id="634068709">
      <w:bodyDiv w:val="1"/>
      <w:marLeft w:val="0"/>
      <w:marRight w:val="0"/>
      <w:marTop w:val="0"/>
      <w:marBottom w:val="0"/>
      <w:divBdr>
        <w:top w:val="none" w:sz="0" w:space="0" w:color="auto"/>
        <w:left w:val="none" w:sz="0" w:space="0" w:color="auto"/>
        <w:bottom w:val="none" w:sz="0" w:space="0" w:color="auto"/>
        <w:right w:val="none" w:sz="0" w:space="0" w:color="auto"/>
      </w:divBdr>
    </w:div>
    <w:div w:id="634798939">
      <w:bodyDiv w:val="1"/>
      <w:marLeft w:val="0"/>
      <w:marRight w:val="0"/>
      <w:marTop w:val="0"/>
      <w:marBottom w:val="0"/>
      <w:divBdr>
        <w:top w:val="none" w:sz="0" w:space="0" w:color="auto"/>
        <w:left w:val="none" w:sz="0" w:space="0" w:color="auto"/>
        <w:bottom w:val="none" w:sz="0" w:space="0" w:color="auto"/>
        <w:right w:val="none" w:sz="0" w:space="0" w:color="auto"/>
      </w:divBdr>
    </w:div>
    <w:div w:id="634871496">
      <w:bodyDiv w:val="1"/>
      <w:marLeft w:val="0"/>
      <w:marRight w:val="0"/>
      <w:marTop w:val="0"/>
      <w:marBottom w:val="0"/>
      <w:divBdr>
        <w:top w:val="none" w:sz="0" w:space="0" w:color="auto"/>
        <w:left w:val="none" w:sz="0" w:space="0" w:color="auto"/>
        <w:bottom w:val="none" w:sz="0" w:space="0" w:color="auto"/>
        <w:right w:val="none" w:sz="0" w:space="0" w:color="auto"/>
      </w:divBdr>
    </w:div>
    <w:div w:id="635716857">
      <w:bodyDiv w:val="1"/>
      <w:marLeft w:val="0"/>
      <w:marRight w:val="0"/>
      <w:marTop w:val="0"/>
      <w:marBottom w:val="0"/>
      <w:divBdr>
        <w:top w:val="none" w:sz="0" w:space="0" w:color="auto"/>
        <w:left w:val="none" w:sz="0" w:space="0" w:color="auto"/>
        <w:bottom w:val="none" w:sz="0" w:space="0" w:color="auto"/>
        <w:right w:val="none" w:sz="0" w:space="0" w:color="auto"/>
      </w:divBdr>
    </w:div>
    <w:div w:id="635721768">
      <w:bodyDiv w:val="1"/>
      <w:marLeft w:val="0"/>
      <w:marRight w:val="0"/>
      <w:marTop w:val="0"/>
      <w:marBottom w:val="0"/>
      <w:divBdr>
        <w:top w:val="none" w:sz="0" w:space="0" w:color="auto"/>
        <w:left w:val="none" w:sz="0" w:space="0" w:color="auto"/>
        <w:bottom w:val="none" w:sz="0" w:space="0" w:color="auto"/>
        <w:right w:val="none" w:sz="0" w:space="0" w:color="auto"/>
      </w:divBdr>
    </w:div>
    <w:div w:id="635765320">
      <w:bodyDiv w:val="1"/>
      <w:marLeft w:val="0"/>
      <w:marRight w:val="0"/>
      <w:marTop w:val="0"/>
      <w:marBottom w:val="0"/>
      <w:divBdr>
        <w:top w:val="none" w:sz="0" w:space="0" w:color="auto"/>
        <w:left w:val="none" w:sz="0" w:space="0" w:color="auto"/>
        <w:bottom w:val="none" w:sz="0" w:space="0" w:color="auto"/>
        <w:right w:val="none" w:sz="0" w:space="0" w:color="auto"/>
      </w:divBdr>
    </w:div>
    <w:div w:id="635842274">
      <w:bodyDiv w:val="1"/>
      <w:marLeft w:val="0"/>
      <w:marRight w:val="0"/>
      <w:marTop w:val="0"/>
      <w:marBottom w:val="0"/>
      <w:divBdr>
        <w:top w:val="none" w:sz="0" w:space="0" w:color="auto"/>
        <w:left w:val="none" w:sz="0" w:space="0" w:color="auto"/>
        <w:bottom w:val="none" w:sz="0" w:space="0" w:color="auto"/>
        <w:right w:val="none" w:sz="0" w:space="0" w:color="auto"/>
      </w:divBdr>
    </w:div>
    <w:div w:id="636296202">
      <w:bodyDiv w:val="1"/>
      <w:marLeft w:val="0"/>
      <w:marRight w:val="0"/>
      <w:marTop w:val="0"/>
      <w:marBottom w:val="0"/>
      <w:divBdr>
        <w:top w:val="none" w:sz="0" w:space="0" w:color="auto"/>
        <w:left w:val="none" w:sz="0" w:space="0" w:color="auto"/>
        <w:bottom w:val="none" w:sz="0" w:space="0" w:color="auto"/>
        <w:right w:val="none" w:sz="0" w:space="0" w:color="auto"/>
      </w:divBdr>
    </w:div>
    <w:div w:id="636300347">
      <w:bodyDiv w:val="1"/>
      <w:marLeft w:val="0"/>
      <w:marRight w:val="0"/>
      <w:marTop w:val="0"/>
      <w:marBottom w:val="0"/>
      <w:divBdr>
        <w:top w:val="none" w:sz="0" w:space="0" w:color="auto"/>
        <w:left w:val="none" w:sz="0" w:space="0" w:color="auto"/>
        <w:bottom w:val="none" w:sz="0" w:space="0" w:color="auto"/>
        <w:right w:val="none" w:sz="0" w:space="0" w:color="auto"/>
      </w:divBdr>
    </w:div>
    <w:div w:id="636568111">
      <w:bodyDiv w:val="1"/>
      <w:marLeft w:val="0"/>
      <w:marRight w:val="0"/>
      <w:marTop w:val="0"/>
      <w:marBottom w:val="0"/>
      <w:divBdr>
        <w:top w:val="none" w:sz="0" w:space="0" w:color="auto"/>
        <w:left w:val="none" w:sz="0" w:space="0" w:color="auto"/>
        <w:bottom w:val="none" w:sz="0" w:space="0" w:color="auto"/>
        <w:right w:val="none" w:sz="0" w:space="0" w:color="auto"/>
      </w:divBdr>
    </w:div>
    <w:div w:id="636685915">
      <w:bodyDiv w:val="1"/>
      <w:marLeft w:val="0"/>
      <w:marRight w:val="0"/>
      <w:marTop w:val="0"/>
      <w:marBottom w:val="0"/>
      <w:divBdr>
        <w:top w:val="none" w:sz="0" w:space="0" w:color="auto"/>
        <w:left w:val="none" w:sz="0" w:space="0" w:color="auto"/>
        <w:bottom w:val="none" w:sz="0" w:space="0" w:color="auto"/>
        <w:right w:val="none" w:sz="0" w:space="0" w:color="auto"/>
      </w:divBdr>
    </w:div>
    <w:div w:id="637338794">
      <w:bodyDiv w:val="1"/>
      <w:marLeft w:val="0"/>
      <w:marRight w:val="0"/>
      <w:marTop w:val="0"/>
      <w:marBottom w:val="0"/>
      <w:divBdr>
        <w:top w:val="none" w:sz="0" w:space="0" w:color="auto"/>
        <w:left w:val="none" w:sz="0" w:space="0" w:color="auto"/>
        <w:bottom w:val="none" w:sz="0" w:space="0" w:color="auto"/>
        <w:right w:val="none" w:sz="0" w:space="0" w:color="auto"/>
      </w:divBdr>
    </w:div>
    <w:div w:id="637732171">
      <w:bodyDiv w:val="1"/>
      <w:marLeft w:val="0"/>
      <w:marRight w:val="0"/>
      <w:marTop w:val="0"/>
      <w:marBottom w:val="0"/>
      <w:divBdr>
        <w:top w:val="none" w:sz="0" w:space="0" w:color="auto"/>
        <w:left w:val="none" w:sz="0" w:space="0" w:color="auto"/>
        <w:bottom w:val="none" w:sz="0" w:space="0" w:color="auto"/>
        <w:right w:val="none" w:sz="0" w:space="0" w:color="auto"/>
      </w:divBdr>
    </w:div>
    <w:div w:id="637802848">
      <w:bodyDiv w:val="1"/>
      <w:marLeft w:val="0"/>
      <w:marRight w:val="0"/>
      <w:marTop w:val="0"/>
      <w:marBottom w:val="0"/>
      <w:divBdr>
        <w:top w:val="none" w:sz="0" w:space="0" w:color="auto"/>
        <w:left w:val="none" w:sz="0" w:space="0" w:color="auto"/>
        <w:bottom w:val="none" w:sz="0" w:space="0" w:color="auto"/>
        <w:right w:val="none" w:sz="0" w:space="0" w:color="auto"/>
      </w:divBdr>
    </w:div>
    <w:div w:id="637805432">
      <w:bodyDiv w:val="1"/>
      <w:marLeft w:val="0"/>
      <w:marRight w:val="0"/>
      <w:marTop w:val="0"/>
      <w:marBottom w:val="0"/>
      <w:divBdr>
        <w:top w:val="none" w:sz="0" w:space="0" w:color="auto"/>
        <w:left w:val="none" w:sz="0" w:space="0" w:color="auto"/>
        <w:bottom w:val="none" w:sz="0" w:space="0" w:color="auto"/>
        <w:right w:val="none" w:sz="0" w:space="0" w:color="auto"/>
      </w:divBdr>
    </w:div>
    <w:div w:id="637883341">
      <w:bodyDiv w:val="1"/>
      <w:marLeft w:val="0"/>
      <w:marRight w:val="0"/>
      <w:marTop w:val="0"/>
      <w:marBottom w:val="0"/>
      <w:divBdr>
        <w:top w:val="none" w:sz="0" w:space="0" w:color="auto"/>
        <w:left w:val="none" w:sz="0" w:space="0" w:color="auto"/>
        <w:bottom w:val="none" w:sz="0" w:space="0" w:color="auto"/>
        <w:right w:val="none" w:sz="0" w:space="0" w:color="auto"/>
      </w:divBdr>
    </w:div>
    <w:div w:id="637994806">
      <w:bodyDiv w:val="1"/>
      <w:marLeft w:val="0"/>
      <w:marRight w:val="0"/>
      <w:marTop w:val="0"/>
      <w:marBottom w:val="0"/>
      <w:divBdr>
        <w:top w:val="none" w:sz="0" w:space="0" w:color="auto"/>
        <w:left w:val="none" w:sz="0" w:space="0" w:color="auto"/>
        <w:bottom w:val="none" w:sz="0" w:space="0" w:color="auto"/>
        <w:right w:val="none" w:sz="0" w:space="0" w:color="auto"/>
      </w:divBdr>
    </w:div>
    <w:div w:id="638343459">
      <w:bodyDiv w:val="1"/>
      <w:marLeft w:val="0"/>
      <w:marRight w:val="0"/>
      <w:marTop w:val="0"/>
      <w:marBottom w:val="0"/>
      <w:divBdr>
        <w:top w:val="none" w:sz="0" w:space="0" w:color="auto"/>
        <w:left w:val="none" w:sz="0" w:space="0" w:color="auto"/>
        <w:bottom w:val="none" w:sz="0" w:space="0" w:color="auto"/>
        <w:right w:val="none" w:sz="0" w:space="0" w:color="auto"/>
      </w:divBdr>
    </w:div>
    <w:div w:id="638415872">
      <w:bodyDiv w:val="1"/>
      <w:marLeft w:val="0"/>
      <w:marRight w:val="0"/>
      <w:marTop w:val="0"/>
      <w:marBottom w:val="0"/>
      <w:divBdr>
        <w:top w:val="none" w:sz="0" w:space="0" w:color="auto"/>
        <w:left w:val="none" w:sz="0" w:space="0" w:color="auto"/>
        <w:bottom w:val="none" w:sz="0" w:space="0" w:color="auto"/>
        <w:right w:val="none" w:sz="0" w:space="0" w:color="auto"/>
      </w:divBdr>
    </w:div>
    <w:div w:id="638613363">
      <w:bodyDiv w:val="1"/>
      <w:marLeft w:val="0"/>
      <w:marRight w:val="0"/>
      <w:marTop w:val="0"/>
      <w:marBottom w:val="0"/>
      <w:divBdr>
        <w:top w:val="none" w:sz="0" w:space="0" w:color="auto"/>
        <w:left w:val="none" w:sz="0" w:space="0" w:color="auto"/>
        <w:bottom w:val="none" w:sz="0" w:space="0" w:color="auto"/>
        <w:right w:val="none" w:sz="0" w:space="0" w:color="auto"/>
      </w:divBdr>
    </w:div>
    <w:div w:id="639309512">
      <w:bodyDiv w:val="1"/>
      <w:marLeft w:val="0"/>
      <w:marRight w:val="0"/>
      <w:marTop w:val="0"/>
      <w:marBottom w:val="0"/>
      <w:divBdr>
        <w:top w:val="none" w:sz="0" w:space="0" w:color="auto"/>
        <w:left w:val="none" w:sz="0" w:space="0" w:color="auto"/>
        <w:bottom w:val="none" w:sz="0" w:space="0" w:color="auto"/>
        <w:right w:val="none" w:sz="0" w:space="0" w:color="auto"/>
      </w:divBdr>
    </w:div>
    <w:div w:id="639458332">
      <w:bodyDiv w:val="1"/>
      <w:marLeft w:val="0"/>
      <w:marRight w:val="0"/>
      <w:marTop w:val="0"/>
      <w:marBottom w:val="0"/>
      <w:divBdr>
        <w:top w:val="none" w:sz="0" w:space="0" w:color="auto"/>
        <w:left w:val="none" w:sz="0" w:space="0" w:color="auto"/>
        <w:bottom w:val="none" w:sz="0" w:space="0" w:color="auto"/>
        <w:right w:val="none" w:sz="0" w:space="0" w:color="auto"/>
      </w:divBdr>
    </w:div>
    <w:div w:id="639503816">
      <w:bodyDiv w:val="1"/>
      <w:marLeft w:val="0"/>
      <w:marRight w:val="0"/>
      <w:marTop w:val="0"/>
      <w:marBottom w:val="0"/>
      <w:divBdr>
        <w:top w:val="none" w:sz="0" w:space="0" w:color="auto"/>
        <w:left w:val="none" w:sz="0" w:space="0" w:color="auto"/>
        <w:bottom w:val="none" w:sz="0" w:space="0" w:color="auto"/>
        <w:right w:val="none" w:sz="0" w:space="0" w:color="auto"/>
      </w:divBdr>
    </w:div>
    <w:div w:id="639654217">
      <w:bodyDiv w:val="1"/>
      <w:marLeft w:val="0"/>
      <w:marRight w:val="0"/>
      <w:marTop w:val="0"/>
      <w:marBottom w:val="0"/>
      <w:divBdr>
        <w:top w:val="none" w:sz="0" w:space="0" w:color="auto"/>
        <w:left w:val="none" w:sz="0" w:space="0" w:color="auto"/>
        <w:bottom w:val="none" w:sz="0" w:space="0" w:color="auto"/>
        <w:right w:val="none" w:sz="0" w:space="0" w:color="auto"/>
      </w:divBdr>
    </w:div>
    <w:div w:id="639768948">
      <w:bodyDiv w:val="1"/>
      <w:marLeft w:val="0"/>
      <w:marRight w:val="0"/>
      <w:marTop w:val="0"/>
      <w:marBottom w:val="0"/>
      <w:divBdr>
        <w:top w:val="none" w:sz="0" w:space="0" w:color="auto"/>
        <w:left w:val="none" w:sz="0" w:space="0" w:color="auto"/>
        <w:bottom w:val="none" w:sz="0" w:space="0" w:color="auto"/>
        <w:right w:val="none" w:sz="0" w:space="0" w:color="auto"/>
      </w:divBdr>
    </w:div>
    <w:div w:id="640382311">
      <w:bodyDiv w:val="1"/>
      <w:marLeft w:val="0"/>
      <w:marRight w:val="0"/>
      <w:marTop w:val="0"/>
      <w:marBottom w:val="0"/>
      <w:divBdr>
        <w:top w:val="none" w:sz="0" w:space="0" w:color="auto"/>
        <w:left w:val="none" w:sz="0" w:space="0" w:color="auto"/>
        <w:bottom w:val="none" w:sz="0" w:space="0" w:color="auto"/>
        <w:right w:val="none" w:sz="0" w:space="0" w:color="auto"/>
      </w:divBdr>
    </w:div>
    <w:div w:id="640695005">
      <w:bodyDiv w:val="1"/>
      <w:marLeft w:val="0"/>
      <w:marRight w:val="0"/>
      <w:marTop w:val="0"/>
      <w:marBottom w:val="0"/>
      <w:divBdr>
        <w:top w:val="none" w:sz="0" w:space="0" w:color="auto"/>
        <w:left w:val="none" w:sz="0" w:space="0" w:color="auto"/>
        <w:bottom w:val="none" w:sz="0" w:space="0" w:color="auto"/>
        <w:right w:val="none" w:sz="0" w:space="0" w:color="auto"/>
      </w:divBdr>
    </w:div>
    <w:div w:id="642079644">
      <w:bodyDiv w:val="1"/>
      <w:marLeft w:val="0"/>
      <w:marRight w:val="0"/>
      <w:marTop w:val="0"/>
      <w:marBottom w:val="0"/>
      <w:divBdr>
        <w:top w:val="none" w:sz="0" w:space="0" w:color="auto"/>
        <w:left w:val="none" w:sz="0" w:space="0" w:color="auto"/>
        <w:bottom w:val="none" w:sz="0" w:space="0" w:color="auto"/>
        <w:right w:val="none" w:sz="0" w:space="0" w:color="auto"/>
      </w:divBdr>
    </w:div>
    <w:div w:id="642350006">
      <w:bodyDiv w:val="1"/>
      <w:marLeft w:val="0"/>
      <w:marRight w:val="0"/>
      <w:marTop w:val="0"/>
      <w:marBottom w:val="0"/>
      <w:divBdr>
        <w:top w:val="none" w:sz="0" w:space="0" w:color="auto"/>
        <w:left w:val="none" w:sz="0" w:space="0" w:color="auto"/>
        <w:bottom w:val="none" w:sz="0" w:space="0" w:color="auto"/>
        <w:right w:val="none" w:sz="0" w:space="0" w:color="auto"/>
      </w:divBdr>
    </w:div>
    <w:div w:id="642390036">
      <w:bodyDiv w:val="1"/>
      <w:marLeft w:val="0"/>
      <w:marRight w:val="0"/>
      <w:marTop w:val="0"/>
      <w:marBottom w:val="0"/>
      <w:divBdr>
        <w:top w:val="none" w:sz="0" w:space="0" w:color="auto"/>
        <w:left w:val="none" w:sz="0" w:space="0" w:color="auto"/>
        <w:bottom w:val="none" w:sz="0" w:space="0" w:color="auto"/>
        <w:right w:val="none" w:sz="0" w:space="0" w:color="auto"/>
      </w:divBdr>
    </w:div>
    <w:div w:id="642465353">
      <w:bodyDiv w:val="1"/>
      <w:marLeft w:val="0"/>
      <w:marRight w:val="0"/>
      <w:marTop w:val="0"/>
      <w:marBottom w:val="0"/>
      <w:divBdr>
        <w:top w:val="none" w:sz="0" w:space="0" w:color="auto"/>
        <w:left w:val="none" w:sz="0" w:space="0" w:color="auto"/>
        <w:bottom w:val="none" w:sz="0" w:space="0" w:color="auto"/>
        <w:right w:val="none" w:sz="0" w:space="0" w:color="auto"/>
      </w:divBdr>
    </w:div>
    <w:div w:id="642851488">
      <w:bodyDiv w:val="1"/>
      <w:marLeft w:val="0"/>
      <w:marRight w:val="0"/>
      <w:marTop w:val="0"/>
      <w:marBottom w:val="0"/>
      <w:divBdr>
        <w:top w:val="none" w:sz="0" w:space="0" w:color="auto"/>
        <w:left w:val="none" w:sz="0" w:space="0" w:color="auto"/>
        <w:bottom w:val="none" w:sz="0" w:space="0" w:color="auto"/>
        <w:right w:val="none" w:sz="0" w:space="0" w:color="auto"/>
      </w:divBdr>
    </w:div>
    <w:div w:id="643044585">
      <w:bodyDiv w:val="1"/>
      <w:marLeft w:val="0"/>
      <w:marRight w:val="0"/>
      <w:marTop w:val="0"/>
      <w:marBottom w:val="0"/>
      <w:divBdr>
        <w:top w:val="none" w:sz="0" w:space="0" w:color="auto"/>
        <w:left w:val="none" w:sz="0" w:space="0" w:color="auto"/>
        <w:bottom w:val="none" w:sz="0" w:space="0" w:color="auto"/>
        <w:right w:val="none" w:sz="0" w:space="0" w:color="auto"/>
      </w:divBdr>
    </w:div>
    <w:div w:id="643120322">
      <w:bodyDiv w:val="1"/>
      <w:marLeft w:val="0"/>
      <w:marRight w:val="0"/>
      <w:marTop w:val="0"/>
      <w:marBottom w:val="0"/>
      <w:divBdr>
        <w:top w:val="none" w:sz="0" w:space="0" w:color="auto"/>
        <w:left w:val="none" w:sz="0" w:space="0" w:color="auto"/>
        <w:bottom w:val="none" w:sz="0" w:space="0" w:color="auto"/>
        <w:right w:val="none" w:sz="0" w:space="0" w:color="auto"/>
      </w:divBdr>
    </w:div>
    <w:div w:id="643193973">
      <w:bodyDiv w:val="1"/>
      <w:marLeft w:val="0"/>
      <w:marRight w:val="0"/>
      <w:marTop w:val="0"/>
      <w:marBottom w:val="0"/>
      <w:divBdr>
        <w:top w:val="none" w:sz="0" w:space="0" w:color="auto"/>
        <w:left w:val="none" w:sz="0" w:space="0" w:color="auto"/>
        <w:bottom w:val="none" w:sz="0" w:space="0" w:color="auto"/>
        <w:right w:val="none" w:sz="0" w:space="0" w:color="auto"/>
      </w:divBdr>
    </w:div>
    <w:div w:id="643244687">
      <w:bodyDiv w:val="1"/>
      <w:marLeft w:val="0"/>
      <w:marRight w:val="0"/>
      <w:marTop w:val="0"/>
      <w:marBottom w:val="0"/>
      <w:divBdr>
        <w:top w:val="none" w:sz="0" w:space="0" w:color="auto"/>
        <w:left w:val="none" w:sz="0" w:space="0" w:color="auto"/>
        <w:bottom w:val="none" w:sz="0" w:space="0" w:color="auto"/>
        <w:right w:val="none" w:sz="0" w:space="0" w:color="auto"/>
      </w:divBdr>
    </w:div>
    <w:div w:id="643316364">
      <w:bodyDiv w:val="1"/>
      <w:marLeft w:val="0"/>
      <w:marRight w:val="0"/>
      <w:marTop w:val="0"/>
      <w:marBottom w:val="0"/>
      <w:divBdr>
        <w:top w:val="none" w:sz="0" w:space="0" w:color="auto"/>
        <w:left w:val="none" w:sz="0" w:space="0" w:color="auto"/>
        <w:bottom w:val="none" w:sz="0" w:space="0" w:color="auto"/>
        <w:right w:val="none" w:sz="0" w:space="0" w:color="auto"/>
      </w:divBdr>
    </w:div>
    <w:div w:id="643437124">
      <w:bodyDiv w:val="1"/>
      <w:marLeft w:val="0"/>
      <w:marRight w:val="0"/>
      <w:marTop w:val="0"/>
      <w:marBottom w:val="0"/>
      <w:divBdr>
        <w:top w:val="none" w:sz="0" w:space="0" w:color="auto"/>
        <w:left w:val="none" w:sz="0" w:space="0" w:color="auto"/>
        <w:bottom w:val="none" w:sz="0" w:space="0" w:color="auto"/>
        <w:right w:val="none" w:sz="0" w:space="0" w:color="auto"/>
      </w:divBdr>
    </w:div>
    <w:div w:id="643852560">
      <w:bodyDiv w:val="1"/>
      <w:marLeft w:val="0"/>
      <w:marRight w:val="0"/>
      <w:marTop w:val="0"/>
      <w:marBottom w:val="0"/>
      <w:divBdr>
        <w:top w:val="none" w:sz="0" w:space="0" w:color="auto"/>
        <w:left w:val="none" w:sz="0" w:space="0" w:color="auto"/>
        <w:bottom w:val="none" w:sz="0" w:space="0" w:color="auto"/>
        <w:right w:val="none" w:sz="0" w:space="0" w:color="auto"/>
      </w:divBdr>
    </w:div>
    <w:div w:id="644434137">
      <w:bodyDiv w:val="1"/>
      <w:marLeft w:val="0"/>
      <w:marRight w:val="0"/>
      <w:marTop w:val="0"/>
      <w:marBottom w:val="0"/>
      <w:divBdr>
        <w:top w:val="none" w:sz="0" w:space="0" w:color="auto"/>
        <w:left w:val="none" w:sz="0" w:space="0" w:color="auto"/>
        <w:bottom w:val="none" w:sz="0" w:space="0" w:color="auto"/>
        <w:right w:val="none" w:sz="0" w:space="0" w:color="auto"/>
      </w:divBdr>
    </w:div>
    <w:div w:id="645354527">
      <w:bodyDiv w:val="1"/>
      <w:marLeft w:val="0"/>
      <w:marRight w:val="0"/>
      <w:marTop w:val="0"/>
      <w:marBottom w:val="0"/>
      <w:divBdr>
        <w:top w:val="none" w:sz="0" w:space="0" w:color="auto"/>
        <w:left w:val="none" w:sz="0" w:space="0" w:color="auto"/>
        <w:bottom w:val="none" w:sz="0" w:space="0" w:color="auto"/>
        <w:right w:val="none" w:sz="0" w:space="0" w:color="auto"/>
      </w:divBdr>
    </w:div>
    <w:div w:id="645429267">
      <w:bodyDiv w:val="1"/>
      <w:marLeft w:val="0"/>
      <w:marRight w:val="0"/>
      <w:marTop w:val="0"/>
      <w:marBottom w:val="0"/>
      <w:divBdr>
        <w:top w:val="none" w:sz="0" w:space="0" w:color="auto"/>
        <w:left w:val="none" w:sz="0" w:space="0" w:color="auto"/>
        <w:bottom w:val="none" w:sz="0" w:space="0" w:color="auto"/>
        <w:right w:val="none" w:sz="0" w:space="0" w:color="auto"/>
      </w:divBdr>
    </w:div>
    <w:div w:id="645551212">
      <w:bodyDiv w:val="1"/>
      <w:marLeft w:val="0"/>
      <w:marRight w:val="0"/>
      <w:marTop w:val="0"/>
      <w:marBottom w:val="0"/>
      <w:divBdr>
        <w:top w:val="none" w:sz="0" w:space="0" w:color="auto"/>
        <w:left w:val="none" w:sz="0" w:space="0" w:color="auto"/>
        <w:bottom w:val="none" w:sz="0" w:space="0" w:color="auto"/>
        <w:right w:val="none" w:sz="0" w:space="0" w:color="auto"/>
      </w:divBdr>
    </w:div>
    <w:div w:id="645554953">
      <w:bodyDiv w:val="1"/>
      <w:marLeft w:val="0"/>
      <w:marRight w:val="0"/>
      <w:marTop w:val="0"/>
      <w:marBottom w:val="0"/>
      <w:divBdr>
        <w:top w:val="none" w:sz="0" w:space="0" w:color="auto"/>
        <w:left w:val="none" w:sz="0" w:space="0" w:color="auto"/>
        <w:bottom w:val="none" w:sz="0" w:space="0" w:color="auto"/>
        <w:right w:val="none" w:sz="0" w:space="0" w:color="auto"/>
      </w:divBdr>
    </w:div>
    <w:div w:id="645822613">
      <w:bodyDiv w:val="1"/>
      <w:marLeft w:val="0"/>
      <w:marRight w:val="0"/>
      <w:marTop w:val="0"/>
      <w:marBottom w:val="0"/>
      <w:divBdr>
        <w:top w:val="none" w:sz="0" w:space="0" w:color="auto"/>
        <w:left w:val="none" w:sz="0" w:space="0" w:color="auto"/>
        <w:bottom w:val="none" w:sz="0" w:space="0" w:color="auto"/>
        <w:right w:val="none" w:sz="0" w:space="0" w:color="auto"/>
      </w:divBdr>
    </w:div>
    <w:div w:id="646057521">
      <w:bodyDiv w:val="1"/>
      <w:marLeft w:val="0"/>
      <w:marRight w:val="0"/>
      <w:marTop w:val="0"/>
      <w:marBottom w:val="0"/>
      <w:divBdr>
        <w:top w:val="none" w:sz="0" w:space="0" w:color="auto"/>
        <w:left w:val="none" w:sz="0" w:space="0" w:color="auto"/>
        <w:bottom w:val="none" w:sz="0" w:space="0" w:color="auto"/>
        <w:right w:val="none" w:sz="0" w:space="0" w:color="auto"/>
      </w:divBdr>
    </w:div>
    <w:div w:id="646132099">
      <w:bodyDiv w:val="1"/>
      <w:marLeft w:val="0"/>
      <w:marRight w:val="0"/>
      <w:marTop w:val="0"/>
      <w:marBottom w:val="0"/>
      <w:divBdr>
        <w:top w:val="none" w:sz="0" w:space="0" w:color="auto"/>
        <w:left w:val="none" w:sz="0" w:space="0" w:color="auto"/>
        <w:bottom w:val="none" w:sz="0" w:space="0" w:color="auto"/>
        <w:right w:val="none" w:sz="0" w:space="0" w:color="auto"/>
      </w:divBdr>
    </w:div>
    <w:div w:id="646207912">
      <w:bodyDiv w:val="1"/>
      <w:marLeft w:val="0"/>
      <w:marRight w:val="0"/>
      <w:marTop w:val="0"/>
      <w:marBottom w:val="0"/>
      <w:divBdr>
        <w:top w:val="none" w:sz="0" w:space="0" w:color="auto"/>
        <w:left w:val="none" w:sz="0" w:space="0" w:color="auto"/>
        <w:bottom w:val="none" w:sz="0" w:space="0" w:color="auto"/>
        <w:right w:val="none" w:sz="0" w:space="0" w:color="auto"/>
      </w:divBdr>
    </w:div>
    <w:div w:id="646859337">
      <w:bodyDiv w:val="1"/>
      <w:marLeft w:val="0"/>
      <w:marRight w:val="0"/>
      <w:marTop w:val="0"/>
      <w:marBottom w:val="0"/>
      <w:divBdr>
        <w:top w:val="none" w:sz="0" w:space="0" w:color="auto"/>
        <w:left w:val="none" w:sz="0" w:space="0" w:color="auto"/>
        <w:bottom w:val="none" w:sz="0" w:space="0" w:color="auto"/>
        <w:right w:val="none" w:sz="0" w:space="0" w:color="auto"/>
      </w:divBdr>
    </w:div>
    <w:div w:id="646982619">
      <w:bodyDiv w:val="1"/>
      <w:marLeft w:val="0"/>
      <w:marRight w:val="0"/>
      <w:marTop w:val="0"/>
      <w:marBottom w:val="0"/>
      <w:divBdr>
        <w:top w:val="none" w:sz="0" w:space="0" w:color="auto"/>
        <w:left w:val="none" w:sz="0" w:space="0" w:color="auto"/>
        <w:bottom w:val="none" w:sz="0" w:space="0" w:color="auto"/>
        <w:right w:val="none" w:sz="0" w:space="0" w:color="auto"/>
      </w:divBdr>
    </w:div>
    <w:div w:id="647049433">
      <w:bodyDiv w:val="1"/>
      <w:marLeft w:val="0"/>
      <w:marRight w:val="0"/>
      <w:marTop w:val="0"/>
      <w:marBottom w:val="0"/>
      <w:divBdr>
        <w:top w:val="none" w:sz="0" w:space="0" w:color="auto"/>
        <w:left w:val="none" w:sz="0" w:space="0" w:color="auto"/>
        <w:bottom w:val="none" w:sz="0" w:space="0" w:color="auto"/>
        <w:right w:val="none" w:sz="0" w:space="0" w:color="auto"/>
      </w:divBdr>
    </w:div>
    <w:div w:id="647175569">
      <w:bodyDiv w:val="1"/>
      <w:marLeft w:val="0"/>
      <w:marRight w:val="0"/>
      <w:marTop w:val="0"/>
      <w:marBottom w:val="0"/>
      <w:divBdr>
        <w:top w:val="none" w:sz="0" w:space="0" w:color="auto"/>
        <w:left w:val="none" w:sz="0" w:space="0" w:color="auto"/>
        <w:bottom w:val="none" w:sz="0" w:space="0" w:color="auto"/>
        <w:right w:val="none" w:sz="0" w:space="0" w:color="auto"/>
      </w:divBdr>
    </w:div>
    <w:div w:id="647706632">
      <w:bodyDiv w:val="1"/>
      <w:marLeft w:val="0"/>
      <w:marRight w:val="0"/>
      <w:marTop w:val="0"/>
      <w:marBottom w:val="0"/>
      <w:divBdr>
        <w:top w:val="none" w:sz="0" w:space="0" w:color="auto"/>
        <w:left w:val="none" w:sz="0" w:space="0" w:color="auto"/>
        <w:bottom w:val="none" w:sz="0" w:space="0" w:color="auto"/>
        <w:right w:val="none" w:sz="0" w:space="0" w:color="auto"/>
      </w:divBdr>
    </w:div>
    <w:div w:id="648099855">
      <w:bodyDiv w:val="1"/>
      <w:marLeft w:val="0"/>
      <w:marRight w:val="0"/>
      <w:marTop w:val="0"/>
      <w:marBottom w:val="0"/>
      <w:divBdr>
        <w:top w:val="none" w:sz="0" w:space="0" w:color="auto"/>
        <w:left w:val="none" w:sz="0" w:space="0" w:color="auto"/>
        <w:bottom w:val="none" w:sz="0" w:space="0" w:color="auto"/>
        <w:right w:val="none" w:sz="0" w:space="0" w:color="auto"/>
      </w:divBdr>
    </w:div>
    <w:div w:id="648289157">
      <w:bodyDiv w:val="1"/>
      <w:marLeft w:val="0"/>
      <w:marRight w:val="0"/>
      <w:marTop w:val="0"/>
      <w:marBottom w:val="0"/>
      <w:divBdr>
        <w:top w:val="none" w:sz="0" w:space="0" w:color="auto"/>
        <w:left w:val="none" w:sz="0" w:space="0" w:color="auto"/>
        <w:bottom w:val="none" w:sz="0" w:space="0" w:color="auto"/>
        <w:right w:val="none" w:sz="0" w:space="0" w:color="auto"/>
      </w:divBdr>
    </w:div>
    <w:div w:id="648705275">
      <w:bodyDiv w:val="1"/>
      <w:marLeft w:val="0"/>
      <w:marRight w:val="0"/>
      <w:marTop w:val="0"/>
      <w:marBottom w:val="0"/>
      <w:divBdr>
        <w:top w:val="none" w:sz="0" w:space="0" w:color="auto"/>
        <w:left w:val="none" w:sz="0" w:space="0" w:color="auto"/>
        <w:bottom w:val="none" w:sz="0" w:space="0" w:color="auto"/>
        <w:right w:val="none" w:sz="0" w:space="0" w:color="auto"/>
      </w:divBdr>
    </w:div>
    <w:div w:id="648900673">
      <w:bodyDiv w:val="1"/>
      <w:marLeft w:val="0"/>
      <w:marRight w:val="0"/>
      <w:marTop w:val="0"/>
      <w:marBottom w:val="0"/>
      <w:divBdr>
        <w:top w:val="none" w:sz="0" w:space="0" w:color="auto"/>
        <w:left w:val="none" w:sz="0" w:space="0" w:color="auto"/>
        <w:bottom w:val="none" w:sz="0" w:space="0" w:color="auto"/>
        <w:right w:val="none" w:sz="0" w:space="0" w:color="auto"/>
      </w:divBdr>
    </w:div>
    <w:div w:id="649403833">
      <w:bodyDiv w:val="1"/>
      <w:marLeft w:val="0"/>
      <w:marRight w:val="0"/>
      <w:marTop w:val="0"/>
      <w:marBottom w:val="0"/>
      <w:divBdr>
        <w:top w:val="none" w:sz="0" w:space="0" w:color="auto"/>
        <w:left w:val="none" w:sz="0" w:space="0" w:color="auto"/>
        <w:bottom w:val="none" w:sz="0" w:space="0" w:color="auto"/>
        <w:right w:val="none" w:sz="0" w:space="0" w:color="auto"/>
      </w:divBdr>
    </w:div>
    <w:div w:id="649529162">
      <w:bodyDiv w:val="1"/>
      <w:marLeft w:val="0"/>
      <w:marRight w:val="0"/>
      <w:marTop w:val="0"/>
      <w:marBottom w:val="0"/>
      <w:divBdr>
        <w:top w:val="none" w:sz="0" w:space="0" w:color="auto"/>
        <w:left w:val="none" w:sz="0" w:space="0" w:color="auto"/>
        <w:bottom w:val="none" w:sz="0" w:space="0" w:color="auto"/>
        <w:right w:val="none" w:sz="0" w:space="0" w:color="auto"/>
      </w:divBdr>
    </w:div>
    <w:div w:id="649675751">
      <w:bodyDiv w:val="1"/>
      <w:marLeft w:val="0"/>
      <w:marRight w:val="0"/>
      <w:marTop w:val="0"/>
      <w:marBottom w:val="0"/>
      <w:divBdr>
        <w:top w:val="none" w:sz="0" w:space="0" w:color="auto"/>
        <w:left w:val="none" w:sz="0" w:space="0" w:color="auto"/>
        <w:bottom w:val="none" w:sz="0" w:space="0" w:color="auto"/>
        <w:right w:val="none" w:sz="0" w:space="0" w:color="auto"/>
      </w:divBdr>
    </w:div>
    <w:div w:id="650058357">
      <w:bodyDiv w:val="1"/>
      <w:marLeft w:val="0"/>
      <w:marRight w:val="0"/>
      <w:marTop w:val="0"/>
      <w:marBottom w:val="0"/>
      <w:divBdr>
        <w:top w:val="none" w:sz="0" w:space="0" w:color="auto"/>
        <w:left w:val="none" w:sz="0" w:space="0" w:color="auto"/>
        <w:bottom w:val="none" w:sz="0" w:space="0" w:color="auto"/>
        <w:right w:val="none" w:sz="0" w:space="0" w:color="auto"/>
      </w:divBdr>
    </w:div>
    <w:div w:id="650138923">
      <w:bodyDiv w:val="1"/>
      <w:marLeft w:val="0"/>
      <w:marRight w:val="0"/>
      <w:marTop w:val="0"/>
      <w:marBottom w:val="0"/>
      <w:divBdr>
        <w:top w:val="none" w:sz="0" w:space="0" w:color="auto"/>
        <w:left w:val="none" w:sz="0" w:space="0" w:color="auto"/>
        <w:bottom w:val="none" w:sz="0" w:space="0" w:color="auto"/>
        <w:right w:val="none" w:sz="0" w:space="0" w:color="auto"/>
      </w:divBdr>
    </w:div>
    <w:div w:id="650252865">
      <w:bodyDiv w:val="1"/>
      <w:marLeft w:val="0"/>
      <w:marRight w:val="0"/>
      <w:marTop w:val="0"/>
      <w:marBottom w:val="0"/>
      <w:divBdr>
        <w:top w:val="none" w:sz="0" w:space="0" w:color="auto"/>
        <w:left w:val="none" w:sz="0" w:space="0" w:color="auto"/>
        <w:bottom w:val="none" w:sz="0" w:space="0" w:color="auto"/>
        <w:right w:val="none" w:sz="0" w:space="0" w:color="auto"/>
      </w:divBdr>
    </w:div>
    <w:div w:id="650523935">
      <w:bodyDiv w:val="1"/>
      <w:marLeft w:val="0"/>
      <w:marRight w:val="0"/>
      <w:marTop w:val="0"/>
      <w:marBottom w:val="0"/>
      <w:divBdr>
        <w:top w:val="none" w:sz="0" w:space="0" w:color="auto"/>
        <w:left w:val="none" w:sz="0" w:space="0" w:color="auto"/>
        <w:bottom w:val="none" w:sz="0" w:space="0" w:color="auto"/>
        <w:right w:val="none" w:sz="0" w:space="0" w:color="auto"/>
      </w:divBdr>
    </w:div>
    <w:div w:id="650528093">
      <w:bodyDiv w:val="1"/>
      <w:marLeft w:val="0"/>
      <w:marRight w:val="0"/>
      <w:marTop w:val="0"/>
      <w:marBottom w:val="0"/>
      <w:divBdr>
        <w:top w:val="none" w:sz="0" w:space="0" w:color="auto"/>
        <w:left w:val="none" w:sz="0" w:space="0" w:color="auto"/>
        <w:bottom w:val="none" w:sz="0" w:space="0" w:color="auto"/>
        <w:right w:val="none" w:sz="0" w:space="0" w:color="auto"/>
      </w:divBdr>
    </w:div>
    <w:div w:id="650719676">
      <w:bodyDiv w:val="1"/>
      <w:marLeft w:val="0"/>
      <w:marRight w:val="0"/>
      <w:marTop w:val="0"/>
      <w:marBottom w:val="0"/>
      <w:divBdr>
        <w:top w:val="none" w:sz="0" w:space="0" w:color="auto"/>
        <w:left w:val="none" w:sz="0" w:space="0" w:color="auto"/>
        <w:bottom w:val="none" w:sz="0" w:space="0" w:color="auto"/>
        <w:right w:val="none" w:sz="0" w:space="0" w:color="auto"/>
      </w:divBdr>
    </w:div>
    <w:div w:id="651254991">
      <w:bodyDiv w:val="1"/>
      <w:marLeft w:val="0"/>
      <w:marRight w:val="0"/>
      <w:marTop w:val="0"/>
      <w:marBottom w:val="0"/>
      <w:divBdr>
        <w:top w:val="none" w:sz="0" w:space="0" w:color="auto"/>
        <w:left w:val="none" w:sz="0" w:space="0" w:color="auto"/>
        <w:bottom w:val="none" w:sz="0" w:space="0" w:color="auto"/>
        <w:right w:val="none" w:sz="0" w:space="0" w:color="auto"/>
      </w:divBdr>
    </w:div>
    <w:div w:id="651443984">
      <w:bodyDiv w:val="1"/>
      <w:marLeft w:val="0"/>
      <w:marRight w:val="0"/>
      <w:marTop w:val="0"/>
      <w:marBottom w:val="0"/>
      <w:divBdr>
        <w:top w:val="none" w:sz="0" w:space="0" w:color="auto"/>
        <w:left w:val="none" w:sz="0" w:space="0" w:color="auto"/>
        <w:bottom w:val="none" w:sz="0" w:space="0" w:color="auto"/>
        <w:right w:val="none" w:sz="0" w:space="0" w:color="auto"/>
      </w:divBdr>
    </w:div>
    <w:div w:id="651521042">
      <w:bodyDiv w:val="1"/>
      <w:marLeft w:val="0"/>
      <w:marRight w:val="0"/>
      <w:marTop w:val="0"/>
      <w:marBottom w:val="0"/>
      <w:divBdr>
        <w:top w:val="none" w:sz="0" w:space="0" w:color="auto"/>
        <w:left w:val="none" w:sz="0" w:space="0" w:color="auto"/>
        <w:bottom w:val="none" w:sz="0" w:space="0" w:color="auto"/>
        <w:right w:val="none" w:sz="0" w:space="0" w:color="auto"/>
      </w:divBdr>
    </w:div>
    <w:div w:id="651910808">
      <w:bodyDiv w:val="1"/>
      <w:marLeft w:val="0"/>
      <w:marRight w:val="0"/>
      <w:marTop w:val="0"/>
      <w:marBottom w:val="0"/>
      <w:divBdr>
        <w:top w:val="none" w:sz="0" w:space="0" w:color="auto"/>
        <w:left w:val="none" w:sz="0" w:space="0" w:color="auto"/>
        <w:bottom w:val="none" w:sz="0" w:space="0" w:color="auto"/>
        <w:right w:val="none" w:sz="0" w:space="0" w:color="auto"/>
      </w:divBdr>
    </w:div>
    <w:div w:id="652100369">
      <w:bodyDiv w:val="1"/>
      <w:marLeft w:val="0"/>
      <w:marRight w:val="0"/>
      <w:marTop w:val="0"/>
      <w:marBottom w:val="0"/>
      <w:divBdr>
        <w:top w:val="none" w:sz="0" w:space="0" w:color="auto"/>
        <w:left w:val="none" w:sz="0" w:space="0" w:color="auto"/>
        <w:bottom w:val="none" w:sz="0" w:space="0" w:color="auto"/>
        <w:right w:val="none" w:sz="0" w:space="0" w:color="auto"/>
      </w:divBdr>
    </w:div>
    <w:div w:id="652216034">
      <w:bodyDiv w:val="1"/>
      <w:marLeft w:val="0"/>
      <w:marRight w:val="0"/>
      <w:marTop w:val="0"/>
      <w:marBottom w:val="0"/>
      <w:divBdr>
        <w:top w:val="none" w:sz="0" w:space="0" w:color="auto"/>
        <w:left w:val="none" w:sz="0" w:space="0" w:color="auto"/>
        <w:bottom w:val="none" w:sz="0" w:space="0" w:color="auto"/>
        <w:right w:val="none" w:sz="0" w:space="0" w:color="auto"/>
      </w:divBdr>
    </w:div>
    <w:div w:id="652300647">
      <w:bodyDiv w:val="1"/>
      <w:marLeft w:val="0"/>
      <w:marRight w:val="0"/>
      <w:marTop w:val="0"/>
      <w:marBottom w:val="0"/>
      <w:divBdr>
        <w:top w:val="none" w:sz="0" w:space="0" w:color="auto"/>
        <w:left w:val="none" w:sz="0" w:space="0" w:color="auto"/>
        <w:bottom w:val="none" w:sz="0" w:space="0" w:color="auto"/>
        <w:right w:val="none" w:sz="0" w:space="0" w:color="auto"/>
      </w:divBdr>
    </w:div>
    <w:div w:id="652568021">
      <w:bodyDiv w:val="1"/>
      <w:marLeft w:val="0"/>
      <w:marRight w:val="0"/>
      <w:marTop w:val="0"/>
      <w:marBottom w:val="0"/>
      <w:divBdr>
        <w:top w:val="none" w:sz="0" w:space="0" w:color="auto"/>
        <w:left w:val="none" w:sz="0" w:space="0" w:color="auto"/>
        <w:bottom w:val="none" w:sz="0" w:space="0" w:color="auto"/>
        <w:right w:val="none" w:sz="0" w:space="0" w:color="auto"/>
      </w:divBdr>
    </w:div>
    <w:div w:id="652950188">
      <w:bodyDiv w:val="1"/>
      <w:marLeft w:val="0"/>
      <w:marRight w:val="0"/>
      <w:marTop w:val="0"/>
      <w:marBottom w:val="0"/>
      <w:divBdr>
        <w:top w:val="none" w:sz="0" w:space="0" w:color="auto"/>
        <w:left w:val="none" w:sz="0" w:space="0" w:color="auto"/>
        <w:bottom w:val="none" w:sz="0" w:space="0" w:color="auto"/>
        <w:right w:val="none" w:sz="0" w:space="0" w:color="auto"/>
      </w:divBdr>
    </w:div>
    <w:div w:id="652952151">
      <w:bodyDiv w:val="1"/>
      <w:marLeft w:val="0"/>
      <w:marRight w:val="0"/>
      <w:marTop w:val="0"/>
      <w:marBottom w:val="0"/>
      <w:divBdr>
        <w:top w:val="none" w:sz="0" w:space="0" w:color="auto"/>
        <w:left w:val="none" w:sz="0" w:space="0" w:color="auto"/>
        <w:bottom w:val="none" w:sz="0" w:space="0" w:color="auto"/>
        <w:right w:val="none" w:sz="0" w:space="0" w:color="auto"/>
      </w:divBdr>
    </w:div>
    <w:div w:id="653147594">
      <w:bodyDiv w:val="1"/>
      <w:marLeft w:val="0"/>
      <w:marRight w:val="0"/>
      <w:marTop w:val="0"/>
      <w:marBottom w:val="0"/>
      <w:divBdr>
        <w:top w:val="none" w:sz="0" w:space="0" w:color="auto"/>
        <w:left w:val="none" w:sz="0" w:space="0" w:color="auto"/>
        <w:bottom w:val="none" w:sz="0" w:space="0" w:color="auto"/>
        <w:right w:val="none" w:sz="0" w:space="0" w:color="auto"/>
      </w:divBdr>
    </w:div>
    <w:div w:id="653215546">
      <w:bodyDiv w:val="1"/>
      <w:marLeft w:val="0"/>
      <w:marRight w:val="0"/>
      <w:marTop w:val="0"/>
      <w:marBottom w:val="0"/>
      <w:divBdr>
        <w:top w:val="none" w:sz="0" w:space="0" w:color="auto"/>
        <w:left w:val="none" w:sz="0" w:space="0" w:color="auto"/>
        <w:bottom w:val="none" w:sz="0" w:space="0" w:color="auto"/>
        <w:right w:val="none" w:sz="0" w:space="0" w:color="auto"/>
      </w:divBdr>
    </w:div>
    <w:div w:id="653528708">
      <w:bodyDiv w:val="1"/>
      <w:marLeft w:val="0"/>
      <w:marRight w:val="0"/>
      <w:marTop w:val="0"/>
      <w:marBottom w:val="0"/>
      <w:divBdr>
        <w:top w:val="none" w:sz="0" w:space="0" w:color="auto"/>
        <w:left w:val="none" w:sz="0" w:space="0" w:color="auto"/>
        <w:bottom w:val="none" w:sz="0" w:space="0" w:color="auto"/>
        <w:right w:val="none" w:sz="0" w:space="0" w:color="auto"/>
      </w:divBdr>
    </w:div>
    <w:div w:id="653996413">
      <w:bodyDiv w:val="1"/>
      <w:marLeft w:val="0"/>
      <w:marRight w:val="0"/>
      <w:marTop w:val="0"/>
      <w:marBottom w:val="0"/>
      <w:divBdr>
        <w:top w:val="none" w:sz="0" w:space="0" w:color="auto"/>
        <w:left w:val="none" w:sz="0" w:space="0" w:color="auto"/>
        <w:bottom w:val="none" w:sz="0" w:space="0" w:color="auto"/>
        <w:right w:val="none" w:sz="0" w:space="0" w:color="auto"/>
      </w:divBdr>
    </w:div>
    <w:div w:id="654453230">
      <w:bodyDiv w:val="1"/>
      <w:marLeft w:val="0"/>
      <w:marRight w:val="0"/>
      <w:marTop w:val="0"/>
      <w:marBottom w:val="0"/>
      <w:divBdr>
        <w:top w:val="none" w:sz="0" w:space="0" w:color="auto"/>
        <w:left w:val="none" w:sz="0" w:space="0" w:color="auto"/>
        <w:bottom w:val="none" w:sz="0" w:space="0" w:color="auto"/>
        <w:right w:val="none" w:sz="0" w:space="0" w:color="auto"/>
      </w:divBdr>
    </w:div>
    <w:div w:id="654601801">
      <w:bodyDiv w:val="1"/>
      <w:marLeft w:val="0"/>
      <w:marRight w:val="0"/>
      <w:marTop w:val="0"/>
      <w:marBottom w:val="0"/>
      <w:divBdr>
        <w:top w:val="none" w:sz="0" w:space="0" w:color="auto"/>
        <w:left w:val="none" w:sz="0" w:space="0" w:color="auto"/>
        <w:bottom w:val="none" w:sz="0" w:space="0" w:color="auto"/>
        <w:right w:val="none" w:sz="0" w:space="0" w:color="auto"/>
      </w:divBdr>
    </w:div>
    <w:div w:id="654645031">
      <w:bodyDiv w:val="1"/>
      <w:marLeft w:val="0"/>
      <w:marRight w:val="0"/>
      <w:marTop w:val="0"/>
      <w:marBottom w:val="0"/>
      <w:divBdr>
        <w:top w:val="none" w:sz="0" w:space="0" w:color="auto"/>
        <w:left w:val="none" w:sz="0" w:space="0" w:color="auto"/>
        <w:bottom w:val="none" w:sz="0" w:space="0" w:color="auto"/>
        <w:right w:val="none" w:sz="0" w:space="0" w:color="auto"/>
      </w:divBdr>
    </w:div>
    <w:div w:id="654771245">
      <w:bodyDiv w:val="1"/>
      <w:marLeft w:val="0"/>
      <w:marRight w:val="0"/>
      <w:marTop w:val="0"/>
      <w:marBottom w:val="0"/>
      <w:divBdr>
        <w:top w:val="none" w:sz="0" w:space="0" w:color="auto"/>
        <w:left w:val="none" w:sz="0" w:space="0" w:color="auto"/>
        <w:bottom w:val="none" w:sz="0" w:space="0" w:color="auto"/>
        <w:right w:val="none" w:sz="0" w:space="0" w:color="auto"/>
      </w:divBdr>
    </w:div>
    <w:div w:id="655689689">
      <w:bodyDiv w:val="1"/>
      <w:marLeft w:val="0"/>
      <w:marRight w:val="0"/>
      <w:marTop w:val="0"/>
      <w:marBottom w:val="0"/>
      <w:divBdr>
        <w:top w:val="none" w:sz="0" w:space="0" w:color="auto"/>
        <w:left w:val="none" w:sz="0" w:space="0" w:color="auto"/>
        <w:bottom w:val="none" w:sz="0" w:space="0" w:color="auto"/>
        <w:right w:val="none" w:sz="0" w:space="0" w:color="auto"/>
      </w:divBdr>
    </w:div>
    <w:div w:id="656148054">
      <w:bodyDiv w:val="1"/>
      <w:marLeft w:val="0"/>
      <w:marRight w:val="0"/>
      <w:marTop w:val="0"/>
      <w:marBottom w:val="0"/>
      <w:divBdr>
        <w:top w:val="none" w:sz="0" w:space="0" w:color="auto"/>
        <w:left w:val="none" w:sz="0" w:space="0" w:color="auto"/>
        <w:bottom w:val="none" w:sz="0" w:space="0" w:color="auto"/>
        <w:right w:val="none" w:sz="0" w:space="0" w:color="auto"/>
      </w:divBdr>
    </w:div>
    <w:div w:id="656374439">
      <w:bodyDiv w:val="1"/>
      <w:marLeft w:val="0"/>
      <w:marRight w:val="0"/>
      <w:marTop w:val="0"/>
      <w:marBottom w:val="0"/>
      <w:divBdr>
        <w:top w:val="none" w:sz="0" w:space="0" w:color="auto"/>
        <w:left w:val="none" w:sz="0" w:space="0" w:color="auto"/>
        <w:bottom w:val="none" w:sz="0" w:space="0" w:color="auto"/>
        <w:right w:val="none" w:sz="0" w:space="0" w:color="auto"/>
      </w:divBdr>
    </w:div>
    <w:div w:id="657655820">
      <w:bodyDiv w:val="1"/>
      <w:marLeft w:val="0"/>
      <w:marRight w:val="0"/>
      <w:marTop w:val="0"/>
      <w:marBottom w:val="0"/>
      <w:divBdr>
        <w:top w:val="none" w:sz="0" w:space="0" w:color="auto"/>
        <w:left w:val="none" w:sz="0" w:space="0" w:color="auto"/>
        <w:bottom w:val="none" w:sz="0" w:space="0" w:color="auto"/>
        <w:right w:val="none" w:sz="0" w:space="0" w:color="auto"/>
      </w:divBdr>
    </w:div>
    <w:div w:id="658002005">
      <w:bodyDiv w:val="1"/>
      <w:marLeft w:val="0"/>
      <w:marRight w:val="0"/>
      <w:marTop w:val="0"/>
      <w:marBottom w:val="0"/>
      <w:divBdr>
        <w:top w:val="none" w:sz="0" w:space="0" w:color="auto"/>
        <w:left w:val="none" w:sz="0" w:space="0" w:color="auto"/>
        <w:bottom w:val="none" w:sz="0" w:space="0" w:color="auto"/>
        <w:right w:val="none" w:sz="0" w:space="0" w:color="auto"/>
      </w:divBdr>
    </w:div>
    <w:div w:id="658659702">
      <w:bodyDiv w:val="1"/>
      <w:marLeft w:val="0"/>
      <w:marRight w:val="0"/>
      <w:marTop w:val="0"/>
      <w:marBottom w:val="0"/>
      <w:divBdr>
        <w:top w:val="none" w:sz="0" w:space="0" w:color="auto"/>
        <w:left w:val="none" w:sz="0" w:space="0" w:color="auto"/>
        <w:bottom w:val="none" w:sz="0" w:space="0" w:color="auto"/>
        <w:right w:val="none" w:sz="0" w:space="0" w:color="auto"/>
      </w:divBdr>
    </w:div>
    <w:div w:id="658728112">
      <w:bodyDiv w:val="1"/>
      <w:marLeft w:val="0"/>
      <w:marRight w:val="0"/>
      <w:marTop w:val="0"/>
      <w:marBottom w:val="0"/>
      <w:divBdr>
        <w:top w:val="none" w:sz="0" w:space="0" w:color="auto"/>
        <w:left w:val="none" w:sz="0" w:space="0" w:color="auto"/>
        <w:bottom w:val="none" w:sz="0" w:space="0" w:color="auto"/>
        <w:right w:val="none" w:sz="0" w:space="0" w:color="auto"/>
      </w:divBdr>
    </w:div>
    <w:div w:id="658966985">
      <w:bodyDiv w:val="1"/>
      <w:marLeft w:val="0"/>
      <w:marRight w:val="0"/>
      <w:marTop w:val="0"/>
      <w:marBottom w:val="0"/>
      <w:divBdr>
        <w:top w:val="none" w:sz="0" w:space="0" w:color="auto"/>
        <w:left w:val="none" w:sz="0" w:space="0" w:color="auto"/>
        <w:bottom w:val="none" w:sz="0" w:space="0" w:color="auto"/>
        <w:right w:val="none" w:sz="0" w:space="0" w:color="auto"/>
      </w:divBdr>
    </w:div>
    <w:div w:id="659308537">
      <w:bodyDiv w:val="1"/>
      <w:marLeft w:val="0"/>
      <w:marRight w:val="0"/>
      <w:marTop w:val="0"/>
      <w:marBottom w:val="0"/>
      <w:divBdr>
        <w:top w:val="none" w:sz="0" w:space="0" w:color="auto"/>
        <w:left w:val="none" w:sz="0" w:space="0" w:color="auto"/>
        <w:bottom w:val="none" w:sz="0" w:space="0" w:color="auto"/>
        <w:right w:val="none" w:sz="0" w:space="0" w:color="auto"/>
      </w:divBdr>
    </w:div>
    <w:div w:id="659386064">
      <w:bodyDiv w:val="1"/>
      <w:marLeft w:val="0"/>
      <w:marRight w:val="0"/>
      <w:marTop w:val="0"/>
      <w:marBottom w:val="0"/>
      <w:divBdr>
        <w:top w:val="none" w:sz="0" w:space="0" w:color="auto"/>
        <w:left w:val="none" w:sz="0" w:space="0" w:color="auto"/>
        <w:bottom w:val="none" w:sz="0" w:space="0" w:color="auto"/>
        <w:right w:val="none" w:sz="0" w:space="0" w:color="auto"/>
      </w:divBdr>
    </w:div>
    <w:div w:id="659507167">
      <w:bodyDiv w:val="1"/>
      <w:marLeft w:val="0"/>
      <w:marRight w:val="0"/>
      <w:marTop w:val="0"/>
      <w:marBottom w:val="0"/>
      <w:divBdr>
        <w:top w:val="none" w:sz="0" w:space="0" w:color="auto"/>
        <w:left w:val="none" w:sz="0" w:space="0" w:color="auto"/>
        <w:bottom w:val="none" w:sz="0" w:space="0" w:color="auto"/>
        <w:right w:val="none" w:sz="0" w:space="0" w:color="auto"/>
      </w:divBdr>
    </w:div>
    <w:div w:id="659697619">
      <w:bodyDiv w:val="1"/>
      <w:marLeft w:val="0"/>
      <w:marRight w:val="0"/>
      <w:marTop w:val="0"/>
      <w:marBottom w:val="0"/>
      <w:divBdr>
        <w:top w:val="none" w:sz="0" w:space="0" w:color="auto"/>
        <w:left w:val="none" w:sz="0" w:space="0" w:color="auto"/>
        <w:bottom w:val="none" w:sz="0" w:space="0" w:color="auto"/>
        <w:right w:val="none" w:sz="0" w:space="0" w:color="auto"/>
      </w:divBdr>
    </w:div>
    <w:div w:id="660040546">
      <w:bodyDiv w:val="1"/>
      <w:marLeft w:val="0"/>
      <w:marRight w:val="0"/>
      <w:marTop w:val="0"/>
      <w:marBottom w:val="0"/>
      <w:divBdr>
        <w:top w:val="none" w:sz="0" w:space="0" w:color="auto"/>
        <w:left w:val="none" w:sz="0" w:space="0" w:color="auto"/>
        <w:bottom w:val="none" w:sz="0" w:space="0" w:color="auto"/>
        <w:right w:val="none" w:sz="0" w:space="0" w:color="auto"/>
      </w:divBdr>
    </w:div>
    <w:div w:id="660159917">
      <w:bodyDiv w:val="1"/>
      <w:marLeft w:val="0"/>
      <w:marRight w:val="0"/>
      <w:marTop w:val="0"/>
      <w:marBottom w:val="0"/>
      <w:divBdr>
        <w:top w:val="none" w:sz="0" w:space="0" w:color="auto"/>
        <w:left w:val="none" w:sz="0" w:space="0" w:color="auto"/>
        <w:bottom w:val="none" w:sz="0" w:space="0" w:color="auto"/>
        <w:right w:val="none" w:sz="0" w:space="0" w:color="auto"/>
      </w:divBdr>
    </w:div>
    <w:div w:id="660429636">
      <w:bodyDiv w:val="1"/>
      <w:marLeft w:val="0"/>
      <w:marRight w:val="0"/>
      <w:marTop w:val="0"/>
      <w:marBottom w:val="0"/>
      <w:divBdr>
        <w:top w:val="none" w:sz="0" w:space="0" w:color="auto"/>
        <w:left w:val="none" w:sz="0" w:space="0" w:color="auto"/>
        <w:bottom w:val="none" w:sz="0" w:space="0" w:color="auto"/>
        <w:right w:val="none" w:sz="0" w:space="0" w:color="auto"/>
      </w:divBdr>
    </w:div>
    <w:div w:id="660501222">
      <w:bodyDiv w:val="1"/>
      <w:marLeft w:val="0"/>
      <w:marRight w:val="0"/>
      <w:marTop w:val="0"/>
      <w:marBottom w:val="0"/>
      <w:divBdr>
        <w:top w:val="none" w:sz="0" w:space="0" w:color="auto"/>
        <w:left w:val="none" w:sz="0" w:space="0" w:color="auto"/>
        <w:bottom w:val="none" w:sz="0" w:space="0" w:color="auto"/>
        <w:right w:val="none" w:sz="0" w:space="0" w:color="auto"/>
      </w:divBdr>
    </w:div>
    <w:div w:id="660502869">
      <w:bodyDiv w:val="1"/>
      <w:marLeft w:val="0"/>
      <w:marRight w:val="0"/>
      <w:marTop w:val="0"/>
      <w:marBottom w:val="0"/>
      <w:divBdr>
        <w:top w:val="none" w:sz="0" w:space="0" w:color="auto"/>
        <w:left w:val="none" w:sz="0" w:space="0" w:color="auto"/>
        <w:bottom w:val="none" w:sz="0" w:space="0" w:color="auto"/>
        <w:right w:val="none" w:sz="0" w:space="0" w:color="auto"/>
      </w:divBdr>
    </w:div>
    <w:div w:id="661011043">
      <w:bodyDiv w:val="1"/>
      <w:marLeft w:val="0"/>
      <w:marRight w:val="0"/>
      <w:marTop w:val="0"/>
      <w:marBottom w:val="0"/>
      <w:divBdr>
        <w:top w:val="none" w:sz="0" w:space="0" w:color="auto"/>
        <w:left w:val="none" w:sz="0" w:space="0" w:color="auto"/>
        <w:bottom w:val="none" w:sz="0" w:space="0" w:color="auto"/>
        <w:right w:val="none" w:sz="0" w:space="0" w:color="auto"/>
      </w:divBdr>
    </w:div>
    <w:div w:id="662272540">
      <w:bodyDiv w:val="1"/>
      <w:marLeft w:val="0"/>
      <w:marRight w:val="0"/>
      <w:marTop w:val="0"/>
      <w:marBottom w:val="0"/>
      <w:divBdr>
        <w:top w:val="none" w:sz="0" w:space="0" w:color="auto"/>
        <w:left w:val="none" w:sz="0" w:space="0" w:color="auto"/>
        <w:bottom w:val="none" w:sz="0" w:space="0" w:color="auto"/>
        <w:right w:val="none" w:sz="0" w:space="0" w:color="auto"/>
      </w:divBdr>
    </w:div>
    <w:div w:id="662438220">
      <w:bodyDiv w:val="1"/>
      <w:marLeft w:val="0"/>
      <w:marRight w:val="0"/>
      <w:marTop w:val="0"/>
      <w:marBottom w:val="0"/>
      <w:divBdr>
        <w:top w:val="none" w:sz="0" w:space="0" w:color="auto"/>
        <w:left w:val="none" w:sz="0" w:space="0" w:color="auto"/>
        <w:bottom w:val="none" w:sz="0" w:space="0" w:color="auto"/>
        <w:right w:val="none" w:sz="0" w:space="0" w:color="auto"/>
      </w:divBdr>
    </w:div>
    <w:div w:id="662509568">
      <w:bodyDiv w:val="1"/>
      <w:marLeft w:val="0"/>
      <w:marRight w:val="0"/>
      <w:marTop w:val="0"/>
      <w:marBottom w:val="0"/>
      <w:divBdr>
        <w:top w:val="none" w:sz="0" w:space="0" w:color="auto"/>
        <w:left w:val="none" w:sz="0" w:space="0" w:color="auto"/>
        <w:bottom w:val="none" w:sz="0" w:space="0" w:color="auto"/>
        <w:right w:val="none" w:sz="0" w:space="0" w:color="auto"/>
      </w:divBdr>
    </w:div>
    <w:div w:id="662703169">
      <w:bodyDiv w:val="1"/>
      <w:marLeft w:val="0"/>
      <w:marRight w:val="0"/>
      <w:marTop w:val="0"/>
      <w:marBottom w:val="0"/>
      <w:divBdr>
        <w:top w:val="none" w:sz="0" w:space="0" w:color="auto"/>
        <w:left w:val="none" w:sz="0" w:space="0" w:color="auto"/>
        <w:bottom w:val="none" w:sz="0" w:space="0" w:color="auto"/>
        <w:right w:val="none" w:sz="0" w:space="0" w:color="auto"/>
      </w:divBdr>
    </w:div>
    <w:div w:id="662974380">
      <w:bodyDiv w:val="1"/>
      <w:marLeft w:val="0"/>
      <w:marRight w:val="0"/>
      <w:marTop w:val="0"/>
      <w:marBottom w:val="0"/>
      <w:divBdr>
        <w:top w:val="none" w:sz="0" w:space="0" w:color="auto"/>
        <w:left w:val="none" w:sz="0" w:space="0" w:color="auto"/>
        <w:bottom w:val="none" w:sz="0" w:space="0" w:color="auto"/>
        <w:right w:val="none" w:sz="0" w:space="0" w:color="auto"/>
      </w:divBdr>
    </w:div>
    <w:div w:id="663705601">
      <w:bodyDiv w:val="1"/>
      <w:marLeft w:val="0"/>
      <w:marRight w:val="0"/>
      <w:marTop w:val="0"/>
      <w:marBottom w:val="0"/>
      <w:divBdr>
        <w:top w:val="none" w:sz="0" w:space="0" w:color="auto"/>
        <w:left w:val="none" w:sz="0" w:space="0" w:color="auto"/>
        <w:bottom w:val="none" w:sz="0" w:space="0" w:color="auto"/>
        <w:right w:val="none" w:sz="0" w:space="0" w:color="auto"/>
      </w:divBdr>
    </w:div>
    <w:div w:id="665210764">
      <w:bodyDiv w:val="1"/>
      <w:marLeft w:val="0"/>
      <w:marRight w:val="0"/>
      <w:marTop w:val="0"/>
      <w:marBottom w:val="0"/>
      <w:divBdr>
        <w:top w:val="none" w:sz="0" w:space="0" w:color="auto"/>
        <w:left w:val="none" w:sz="0" w:space="0" w:color="auto"/>
        <w:bottom w:val="none" w:sz="0" w:space="0" w:color="auto"/>
        <w:right w:val="none" w:sz="0" w:space="0" w:color="auto"/>
      </w:divBdr>
    </w:div>
    <w:div w:id="665397563">
      <w:bodyDiv w:val="1"/>
      <w:marLeft w:val="0"/>
      <w:marRight w:val="0"/>
      <w:marTop w:val="0"/>
      <w:marBottom w:val="0"/>
      <w:divBdr>
        <w:top w:val="none" w:sz="0" w:space="0" w:color="auto"/>
        <w:left w:val="none" w:sz="0" w:space="0" w:color="auto"/>
        <w:bottom w:val="none" w:sz="0" w:space="0" w:color="auto"/>
        <w:right w:val="none" w:sz="0" w:space="0" w:color="auto"/>
      </w:divBdr>
    </w:div>
    <w:div w:id="665481072">
      <w:bodyDiv w:val="1"/>
      <w:marLeft w:val="0"/>
      <w:marRight w:val="0"/>
      <w:marTop w:val="0"/>
      <w:marBottom w:val="0"/>
      <w:divBdr>
        <w:top w:val="none" w:sz="0" w:space="0" w:color="auto"/>
        <w:left w:val="none" w:sz="0" w:space="0" w:color="auto"/>
        <w:bottom w:val="none" w:sz="0" w:space="0" w:color="auto"/>
        <w:right w:val="none" w:sz="0" w:space="0" w:color="auto"/>
      </w:divBdr>
    </w:div>
    <w:div w:id="665864378">
      <w:bodyDiv w:val="1"/>
      <w:marLeft w:val="0"/>
      <w:marRight w:val="0"/>
      <w:marTop w:val="0"/>
      <w:marBottom w:val="0"/>
      <w:divBdr>
        <w:top w:val="none" w:sz="0" w:space="0" w:color="auto"/>
        <w:left w:val="none" w:sz="0" w:space="0" w:color="auto"/>
        <w:bottom w:val="none" w:sz="0" w:space="0" w:color="auto"/>
        <w:right w:val="none" w:sz="0" w:space="0" w:color="auto"/>
      </w:divBdr>
    </w:div>
    <w:div w:id="666832433">
      <w:bodyDiv w:val="1"/>
      <w:marLeft w:val="0"/>
      <w:marRight w:val="0"/>
      <w:marTop w:val="0"/>
      <w:marBottom w:val="0"/>
      <w:divBdr>
        <w:top w:val="none" w:sz="0" w:space="0" w:color="auto"/>
        <w:left w:val="none" w:sz="0" w:space="0" w:color="auto"/>
        <w:bottom w:val="none" w:sz="0" w:space="0" w:color="auto"/>
        <w:right w:val="none" w:sz="0" w:space="0" w:color="auto"/>
      </w:divBdr>
    </w:div>
    <w:div w:id="666976231">
      <w:bodyDiv w:val="1"/>
      <w:marLeft w:val="0"/>
      <w:marRight w:val="0"/>
      <w:marTop w:val="0"/>
      <w:marBottom w:val="0"/>
      <w:divBdr>
        <w:top w:val="none" w:sz="0" w:space="0" w:color="auto"/>
        <w:left w:val="none" w:sz="0" w:space="0" w:color="auto"/>
        <w:bottom w:val="none" w:sz="0" w:space="0" w:color="auto"/>
        <w:right w:val="none" w:sz="0" w:space="0" w:color="auto"/>
      </w:divBdr>
    </w:div>
    <w:div w:id="667248995">
      <w:bodyDiv w:val="1"/>
      <w:marLeft w:val="0"/>
      <w:marRight w:val="0"/>
      <w:marTop w:val="0"/>
      <w:marBottom w:val="0"/>
      <w:divBdr>
        <w:top w:val="none" w:sz="0" w:space="0" w:color="auto"/>
        <w:left w:val="none" w:sz="0" w:space="0" w:color="auto"/>
        <w:bottom w:val="none" w:sz="0" w:space="0" w:color="auto"/>
        <w:right w:val="none" w:sz="0" w:space="0" w:color="auto"/>
      </w:divBdr>
    </w:div>
    <w:div w:id="667439155">
      <w:bodyDiv w:val="1"/>
      <w:marLeft w:val="0"/>
      <w:marRight w:val="0"/>
      <w:marTop w:val="0"/>
      <w:marBottom w:val="0"/>
      <w:divBdr>
        <w:top w:val="none" w:sz="0" w:space="0" w:color="auto"/>
        <w:left w:val="none" w:sz="0" w:space="0" w:color="auto"/>
        <w:bottom w:val="none" w:sz="0" w:space="0" w:color="auto"/>
        <w:right w:val="none" w:sz="0" w:space="0" w:color="auto"/>
      </w:divBdr>
    </w:div>
    <w:div w:id="668096224">
      <w:bodyDiv w:val="1"/>
      <w:marLeft w:val="0"/>
      <w:marRight w:val="0"/>
      <w:marTop w:val="0"/>
      <w:marBottom w:val="0"/>
      <w:divBdr>
        <w:top w:val="none" w:sz="0" w:space="0" w:color="auto"/>
        <w:left w:val="none" w:sz="0" w:space="0" w:color="auto"/>
        <w:bottom w:val="none" w:sz="0" w:space="0" w:color="auto"/>
        <w:right w:val="none" w:sz="0" w:space="0" w:color="auto"/>
      </w:divBdr>
    </w:div>
    <w:div w:id="668096284">
      <w:bodyDiv w:val="1"/>
      <w:marLeft w:val="0"/>
      <w:marRight w:val="0"/>
      <w:marTop w:val="0"/>
      <w:marBottom w:val="0"/>
      <w:divBdr>
        <w:top w:val="none" w:sz="0" w:space="0" w:color="auto"/>
        <w:left w:val="none" w:sz="0" w:space="0" w:color="auto"/>
        <w:bottom w:val="none" w:sz="0" w:space="0" w:color="auto"/>
        <w:right w:val="none" w:sz="0" w:space="0" w:color="auto"/>
      </w:divBdr>
    </w:div>
    <w:div w:id="668293674">
      <w:bodyDiv w:val="1"/>
      <w:marLeft w:val="0"/>
      <w:marRight w:val="0"/>
      <w:marTop w:val="0"/>
      <w:marBottom w:val="0"/>
      <w:divBdr>
        <w:top w:val="none" w:sz="0" w:space="0" w:color="auto"/>
        <w:left w:val="none" w:sz="0" w:space="0" w:color="auto"/>
        <w:bottom w:val="none" w:sz="0" w:space="0" w:color="auto"/>
        <w:right w:val="none" w:sz="0" w:space="0" w:color="auto"/>
      </w:divBdr>
    </w:div>
    <w:div w:id="668487354">
      <w:bodyDiv w:val="1"/>
      <w:marLeft w:val="0"/>
      <w:marRight w:val="0"/>
      <w:marTop w:val="0"/>
      <w:marBottom w:val="0"/>
      <w:divBdr>
        <w:top w:val="none" w:sz="0" w:space="0" w:color="auto"/>
        <w:left w:val="none" w:sz="0" w:space="0" w:color="auto"/>
        <w:bottom w:val="none" w:sz="0" w:space="0" w:color="auto"/>
        <w:right w:val="none" w:sz="0" w:space="0" w:color="auto"/>
      </w:divBdr>
    </w:div>
    <w:div w:id="668599632">
      <w:bodyDiv w:val="1"/>
      <w:marLeft w:val="0"/>
      <w:marRight w:val="0"/>
      <w:marTop w:val="0"/>
      <w:marBottom w:val="0"/>
      <w:divBdr>
        <w:top w:val="none" w:sz="0" w:space="0" w:color="auto"/>
        <w:left w:val="none" w:sz="0" w:space="0" w:color="auto"/>
        <w:bottom w:val="none" w:sz="0" w:space="0" w:color="auto"/>
        <w:right w:val="none" w:sz="0" w:space="0" w:color="auto"/>
      </w:divBdr>
    </w:div>
    <w:div w:id="668603042">
      <w:bodyDiv w:val="1"/>
      <w:marLeft w:val="0"/>
      <w:marRight w:val="0"/>
      <w:marTop w:val="0"/>
      <w:marBottom w:val="0"/>
      <w:divBdr>
        <w:top w:val="none" w:sz="0" w:space="0" w:color="auto"/>
        <w:left w:val="none" w:sz="0" w:space="0" w:color="auto"/>
        <w:bottom w:val="none" w:sz="0" w:space="0" w:color="auto"/>
        <w:right w:val="none" w:sz="0" w:space="0" w:color="auto"/>
      </w:divBdr>
    </w:div>
    <w:div w:id="669218724">
      <w:bodyDiv w:val="1"/>
      <w:marLeft w:val="0"/>
      <w:marRight w:val="0"/>
      <w:marTop w:val="0"/>
      <w:marBottom w:val="0"/>
      <w:divBdr>
        <w:top w:val="none" w:sz="0" w:space="0" w:color="auto"/>
        <w:left w:val="none" w:sz="0" w:space="0" w:color="auto"/>
        <w:bottom w:val="none" w:sz="0" w:space="0" w:color="auto"/>
        <w:right w:val="none" w:sz="0" w:space="0" w:color="auto"/>
      </w:divBdr>
    </w:div>
    <w:div w:id="669336556">
      <w:bodyDiv w:val="1"/>
      <w:marLeft w:val="0"/>
      <w:marRight w:val="0"/>
      <w:marTop w:val="0"/>
      <w:marBottom w:val="0"/>
      <w:divBdr>
        <w:top w:val="none" w:sz="0" w:space="0" w:color="auto"/>
        <w:left w:val="none" w:sz="0" w:space="0" w:color="auto"/>
        <w:bottom w:val="none" w:sz="0" w:space="0" w:color="auto"/>
        <w:right w:val="none" w:sz="0" w:space="0" w:color="auto"/>
      </w:divBdr>
    </w:div>
    <w:div w:id="669522038">
      <w:bodyDiv w:val="1"/>
      <w:marLeft w:val="0"/>
      <w:marRight w:val="0"/>
      <w:marTop w:val="0"/>
      <w:marBottom w:val="0"/>
      <w:divBdr>
        <w:top w:val="none" w:sz="0" w:space="0" w:color="auto"/>
        <w:left w:val="none" w:sz="0" w:space="0" w:color="auto"/>
        <w:bottom w:val="none" w:sz="0" w:space="0" w:color="auto"/>
        <w:right w:val="none" w:sz="0" w:space="0" w:color="auto"/>
      </w:divBdr>
    </w:div>
    <w:div w:id="669911986">
      <w:bodyDiv w:val="1"/>
      <w:marLeft w:val="0"/>
      <w:marRight w:val="0"/>
      <w:marTop w:val="0"/>
      <w:marBottom w:val="0"/>
      <w:divBdr>
        <w:top w:val="none" w:sz="0" w:space="0" w:color="auto"/>
        <w:left w:val="none" w:sz="0" w:space="0" w:color="auto"/>
        <w:bottom w:val="none" w:sz="0" w:space="0" w:color="auto"/>
        <w:right w:val="none" w:sz="0" w:space="0" w:color="auto"/>
      </w:divBdr>
    </w:div>
    <w:div w:id="669989258">
      <w:bodyDiv w:val="1"/>
      <w:marLeft w:val="0"/>
      <w:marRight w:val="0"/>
      <w:marTop w:val="0"/>
      <w:marBottom w:val="0"/>
      <w:divBdr>
        <w:top w:val="none" w:sz="0" w:space="0" w:color="auto"/>
        <w:left w:val="none" w:sz="0" w:space="0" w:color="auto"/>
        <w:bottom w:val="none" w:sz="0" w:space="0" w:color="auto"/>
        <w:right w:val="none" w:sz="0" w:space="0" w:color="auto"/>
      </w:divBdr>
    </w:div>
    <w:div w:id="670176952">
      <w:bodyDiv w:val="1"/>
      <w:marLeft w:val="0"/>
      <w:marRight w:val="0"/>
      <w:marTop w:val="0"/>
      <w:marBottom w:val="0"/>
      <w:divBdr>
        <w:top w:val="none" w:sz="0" w:space="0" w:color="auto"/>
        <w:left w:val="none" w:sz="0" w:space="0" w:color="auto"/>
        <w:bottom w:val="none" w:sz="0" w:space="0" w:color="auto"/>
        <w:right w:val="none" w:sz="0" w:space="0" w:color="auto"/>
      </w:divBdr>
    </w:div>
    <w:div w:id="670376610">
      <w:bodyDiv w:val="1"/>
      <w:marLeft w:val="0"/>
      <w:marRight w:val="0"/>
      <w:marTop w:val="0"/>
      <w:marBottom w:val="0"/>
      <w:divBdr>
        <w:top w:val="none" w:sz="0" w:space="0" w:color="auto"/>
        <w:left w:val="none" w:sz="0" w:space="0" w:color="auto"/>
        <w:bottom w:val="none" w:sz="0" w:space="0" w:color="auto"/>
        <w:right w:val="none" w:sz="0" w:space="0" w:color="auto"/>
      </w:divBdr>
    </w:div>
    <w:div w:id="670566990">
      <w:bodyDiv w:val="1"/>
      <w:marLeft w:val="0"/>
      <w:marRight w:val="0"/>
      <w:marTop w:val="0"/>
      <w:marBottom w:val="0"/>
      <w:divBdr>
        <w:top w:val="none" w:sz="0" w:space="0" w:color="auto"/>
        <w:left w:val="none" w:sz="0" w:space="0" w:color="auto"/>
        <w:bottom w:val="none" w:sz="0" w:space="0" w:color="auto"/>
        <w:right w:val="none" w:sz="0" w:space="0" w:color="auto"/>
      </w:divBdr>
    </w:div>
    <w:div w:id="671104106">
      <w:bodyDiv w:val="1"/>
      <w:marLeft w:val="0"/>
      <w:marRight w:val="0"/>
      <w:marTop w:val="0"/>
      <w:marBottom w:val="0"/>
      <w:divBdr>
        <w:top w:val="none" w:sz="0" w:space="0" w:color="auto"/>
        <w:left w:val="none" w:sz="0" w:space="0" w:color="auto"/>
        <w:bottom w:val="none" w:sz="0" w:space="0" w:color="auto"/>
        <w:right w:val="none" w:sz="0" w:space="0" w:color="auto"/>
      </w:divBdr>
    </w:div>
    <w:div w:id="671181628">
      <w:bodyDiv w:val="1"/>
      <w:marLeft w:val="0"/>
      <w:marRight w:val="0"/>
      <w:marTop w:val="0"/>
      <w:marBottom w:val="0"/>
      <w:divBdr>
        <w:top w:val="none" w:sz="0" w:space="0" w:color="auto"/>
        <w:left w:val="none" w:sz="0" w:space="0" w:color="auto"/>
        <w:bottom w:val="none" w:sz="0" w:space="0" w:color="auto"/>
        <w:right w:val="none" w:sz="0" w:space="0" w:color="auto"/>
      </w:divBdr>
    </w:div>
    <w:div w:id="671448231">
      <w:bodyDiv w:val="1"/>
      <w:marLeft w:val="0"/>
      <w:marRight w:val="0"/>
      <w:marTop w:val="0"/>
      <w:marBottom w:val="0"/>
      <w:divBdr>
        <w:top w:val="none" w:sz="0" w:space="0" w:color="auto"/>
        <w:left w:val="none" w:sz="0" w:space="0" w:color="auto"/>
        <w:bottom w:val="none" w:sz="0" w:space="0" w:color="auto"/>
        <w:right w:val="none" w:sz="0" w:space="0" w:color="auto"/>
      </w:divBdr>
    </w:div>
    <w:div w:id="671613462">
      <w:bodyDiv w:val="1"/>
      <w:marLeft w:val="0"/>
      <w:marRight w:val="0"/>
      <w:marTop w:val="0"/>
      <w:marBottom w:val="0"/>
      <w:divBdr>
        <w:top w:val="none" w:sz="0" w:space="0" w:color="auto"/>
        <w:left w:val="none" w:sz="0" w:space="0" w:color="auto"/>
        <w:bottom w:val="none" w:sz="0" w:space="0" w:color="auto"/>
        <w:right w:val="none" w:sz="0" w:space="0" w:color="auto"/>
      </w:divBdr>
    </w:div>
    <w:div w:id="671760244">
      <w:bodyDiv w:val="1"/>
      <w:marLeft w:val="0"/>
      <w:marRight w:val="0"/>
      <w:marTop w:val="0"/>
      <w:marBottom w:val="0"/>
      <w:divBdr>
        <w:top w:val="none" w:sz="0" w:space="0" w:color="auto"/>
        <w:left w:val="none" w:sz="0" w:space="0" w:color="auto"/>
        <w:bottom w:val="none" w:sz="0" w:space="0" w:color="auto"/>
        <w:right w:val="none" w:sz="0" w:space="0" w:color="auto"/>
      </w:divBdr>
    </w:div>
    <w:div w:id="671951738">
      <w:bodyDiv w:val="1"/>
      <w:marLeft w:val="0"/>
      <w:marRight w:val="0"/>
      <w:marTop w:val="0"/>
      <w:marBottom w:val="0"/>
      <w:divBdr>
        <w:top w:val="none" w:sz="0" w:space="0" w:color="auto"/>
        <w:left w:val="none" w:sz="0" w:space="0" w:color="auto"/>
        <w:bottom w:val="none" w:sz="0" w:space="0" w:color="auto"/>
        <w:right w:val="none" w:sz="0" w:space="0" w:color="auto"/>
      </w:divBdr>
    </w:div>
    <w:div w:id="672147211">
      <w:bodyDiv w:val="1"/>
      <w:marLeft w:val="0"/>
      <w:marRight w:val="0"/>
      <w:marTop w:val="0"/>
      <w:marBottom w:val="0"/>
      <w:divBdr>
        <w:top w:val="none" w:sz="0" w:space="0" w:color="auto"/>
        <w:left w:val="none" w:sz="0" w:space="0" w:color="auto"/>
        <w:bottom w:val="none" w:sz="0" w:space="0" w:color="auto"/>
        <w:right w:val="none" w:sz="0" w:space="0" w:color="auto"/>
      </w:divBdr>
    </w:div>
    <w:div w:id="672413525">
      <w:bodyDiv w:val="1"/>
      <w:marLeft w:val="0"/>
      <w:marRight w:val="0"/>
      <w:marTop w:val="0"/>
      <w:marBottom w:val="0"/>
      <w:divBdr>
        <w:top w:val="none" w:sz="0" w:space="0" w:color="auto"/>
        <w:left w:val="none" w:sz="0" w:space="0" w:color="auto"/>
        <w:bottom w:val="none" w:sz="0" w:space="0" w:color="auto"/>
        <w:right w:val="none" w:sz="0" w:space="0" w:color="auto"/>
      </w:divBdr>
    </w:div>
    <w:div w:id="672535112">
      <w:bodyDiv w:val="1"/>
      <w:marLeft w:val="0"/>
      <w:marRight w:val="0"/>
      <w:marTop w:val="0"/>
      <w:marBottom w:val="0"/>
      <w:divBdr>
        <w:top w:val="none" w:sz="0" w:space="0" w:color="auto"/>
        <w:left w:val="none" w:sz="0" w:space="0" w:color="auto"/>
        <w:bottom w:val="none" w:sz="0" w:space="0" w:color="auto"/>
        <w:right w:val="none" w:sz="0" w:space="0" w:color="auto"/>
      </w:divBdr>
    </w:div>
    <w:div w:id="672562906">
      <w:bodyDiv w:val="1"/>
      <w:marLeft w:val="0"/>
      <w:marRight w:val="0"/>
      <w:marTop w:val="0"/>
      <w:marBottom w:val="0"/>
      <w:divBdr>
        <w:top w:val="none" w:sz="0" w:space="0" w:color="auto"/>
        <w:left w:val="none" w:sz="0" w:space="0" w:color="auto"/>
        <w:bottom w:val="none" w:sz="0" w:space="0" w:color="auto"/>
        <w:right w:val="none" w:sz="0" w:space="0" w:color="auto"/>
      </w:divBdr>
    </w:div>
    <w:div w:id="672604740">
      <w:bodyDiv w:val="1"/>
      <w:marLeft w:val="0"/>
      <w:marRight w:val="0"/>
      <w:marTop w:val="0"/>
      <w:marBottom w:val="0"/>
      <w:divBdr>
        <w:top w:val="none" w:sz="0" w:space="0" w:color="auto"/>
        <w:left w:val="none" w:sz="0" w:space="0" w:color="auto"/>
        <w:bottom w:val="none" w:sz="0" w:space="0" w:color="auto"/>
        <w:right w:val="none" w:sz="0" w:space="0" w:color="auto"/>
      </w:divBdr>
    </w:div>
    <w:div w:id="672755267">
      <w:bodyDiv w:val="1"/>
      <w:marLeft w:val="0"/>
      <w:marRight w:val="0"/>
      <w:marTop w:val="0"/>
      <w:marBottom w:val="0"/>
      <w:divBdr>
        <w:top w:val="none" w:sz="0" w:space="0" w:color="auto"/>
        <w:left w:val="none" w:sz="0" w:space="0" w:color="auto"/>
        <w:bottom w:val="none" w:sz="0" w:space="0" w:color="auto"/>
        <w:right w:val="none" w:sz="0" w:space="0" w:color="auto"/>
      </w:divBdr>
    </w:div>
    <w:div w:id="672802717">
      <w:bodyDiv w:val="1"/>
      <w:marLeft w:val="0"/>
      <w:marRight w:val="0"/>
      <w:marTop w:val="0"/>
      <w:marBottom w:val="0"/>
      <w:divBdr>
        <w:top w:val="none" w:sz="0" w:space="0" w:color="auto"/>
        <w:left w:val="none" w:sz="0" w:space="0" w:color="auto"/>
        <w:bottom w:val="none" w:sz="0" w:space="0" w:color="auto"/>
        <w:right w:val="none" w:sz="0" w:space="0" w:color="auto"/>
      </w:divBdr>
    </w:div>
    <w:div w:id="672806355">
      <w:bodyDiv w:val="1"/>
      <w:marLeft w:val="0"/>
      <w:marRight w:val="0"/>
      <w:marTop w:val="0"/>
      <w:marBottom w:val="0"/>
      <w:divBdr>
        <w:top w:val="none" w:sz="0" w:space="0" w:color="auto"/>
        <w:left w:val="none" w:sz="0" w:space="0" w:color="auto"/>
        <w:bottom w:val="none" w:sz="0" w:space="0" w:color="auto"/>
        <w:right w:val="none" w:sz="0" w:space="0" w:color="auto"/>
      </w:divBdr>
    </w:div>
    <w:div w:id="673000441">
      <w:bodyDiv w:val="1"/>
      <w:marLeft w:val="0"/>
      <w:marRight w:val="0"/>
      <w:marTop w:val="0"/>
      <w:marBottom w:val="0"/>
      <w:divBdr>
        <w:top w:val="none" w:sz="0" w:space="0" w:color="auto"/>
        <w:left w:val="none" w:sz="0" w:space="0" w:color="auto"/>
        <w:bottom w:val="none" w:sz="0" w:space="0" w:color="auto"/>
        <w:right w:val="none" w:sz="0" w:space="0" w:color="auto"/>
      </w:divBdr>
    </w:div>
    <w:div w:id="673386855">
      <w:bodyDiv w:val="1"/>
      <w:marLeft w:val="0"/>
      <w:marRight w:val="0"/>
      <w:marTop w:val="0"/>
      <w:marBottom w:val="0"/>
      <w:divBdr>
        <w:top w:val="none" w:sz="0" w:space="0" w:color="auto"/>
        <w:left w:val="none" w:sz="0" w:space="0" w:color="auto"/>
        <w:bottom w:val="none" w:sz="0" w:space="0" w:color="auto"/>
        <w:right w:val="none" w:sz="0" w:space="0" w:color="auto"/>
      </w:divBdr>
    </w:div>
    <w:div w:id="673999427">
      <w:bodyDiv w:val="1"/>
      <w:marLeft w:val="0"/>
      <w:marRight w:val="0"/>
      <w:marTop w:val="0"/>
      <w:marBottom w:val="0"/>
      <w:divBdr>
        <w:top w:val="none" w:sz="0" w:space="0" w:color="auto"/>
        <w:left w:val="none" w:sz="0" w:space="0" w:color="auto"/>
        <w:bottom w:val="none" w:sz="0" w:space="0" w:color="auto"/>
        <w:right w:val="none" w:sz="0" w:space="0" w:color="auto"/>
      </w:divBdr>
    </w:div>
    <w:div w:id="674377852">
      <w:bodyDiv w:val="1"/>
      <w:marLeft w:val="0"/>
      <w:marRight w:val="0"/>
      <w:marTop w:val="0"/>
      <w:marBottom w:val="0"/>
      <w:divBdr>
        <w:top w:val="none" w:sz="0" w:space="0" w:color="auto"/>
        <w:left w:val="none" w:sz="0" w:space="0" w:color="auto"/>
        <w:bottom w:val="none" w:sz="0" w:space="0" w:color="auto"/>
        <w:right w:val="none" w:sz="0" w:space="0" w:color="auto"/>
      </w:divBdr>
    </w:div>
    <w:div w:id="674725515">
      <w:bodyDiv w:val="1"/>
      <w:marLeft w:val="0"/>
      <w:marRight w:val="0"/>
      <w:marTop w:val="0"/>
      <w:marBottom w:val="0"/>
      <w:divBdr>
        <w:top w:val="none" w:sz="0" w:space="0" w:color="auto"/>
        <w:left w:val="none" w:sz="0" w:space="0" w:color="auto"/>
        <w:bottom w:val="none" w:sz="0" w:space="0" w:color="auto"/>
        <w:right w:val="none" w:sz="0" w:space="0" w:color="auto"/>
      </w:divBdr>
    </w:div>
    <w:div w:id="675110635">
      <w:bodyDiv w:val="1"/>
      <w:marLeft w:val="0"/>
      <w:marRight w:val="0"/>
      <w:marTop w:val="0"/>
      <w:marBottom w:val="0"/>
      <w:divBdr>
        <w:top w:val="none" w:sz="0" w:space="0" w:color="auto"/>
        <w:left w:val="none" w:sz="0" w:space="0" w:color="auto"/>
        <w:bottom w:val="none" w:sz="0" w:space="0" w:color="auto"/>
        <w:right w:val="none" w:sz="0" w:space="0" w:color="auto"/>
      </w:divBdr>
    </w:div>
    <w:div w:id="676271013">
      <w:bodyDiv w:val="1"/>
      <w:marLeft w:val="0"/>
      <w:marRight w:val="0"/>
      <w:marTop w:val="0"/>
      <w:marBottom w:val="0"/>
      <w:divBdr>
        <w:top w:val="none" w:sz="0" w:space="0" w:color="auto"/>
        <w:left w:val="none" w:sz="0" w:space="0" w:color="auto"/>
        <w:bottom w:val="none" w:sz="0" w:space="0" w:color="auto"/>
        <w:right w:val="none" w:sz="0" w:space="0" w:color="auto"/>
      </w:divBdr>
    </w:div>
    <w:div w:id="676813802">
      <w:bodyDiv w:val="1"/>
      <w:marLeft w:val="0"/>
      <w:marRight w:val="0"/>
      <w:marTop w:val="0"/>
      <w:marBottom w:val="0"/>
      <w:divBdr>
        <w:top w:val="none" w:sz="0" w:space="0" w:color="auto"/>
        <w:left w:val="none" w:sz="0" w:space="0" w:color="auto"/>
        <w:bottom w:val="none" w:sz="0" w:space="0" w:color="auto"/>
        <w:right w:val="none" w:sz="0" w:space="0" w:color="auto"/>
      </w:divBdr>
    </w:div>
    <w:div w:id="676925796">
      <w:bodyDiv w:val="1"/>
      <w:marLeft w:val="0"/>
      <w:marRight w:val="0"/>
      <w:marTop w:val="0"/>
      <w:marBottom w:val="0"/>
      <w:divBdr>
        <w:top w:val="none" w:sz="0" w:space="0" w:color="auto"/>
        <w:left w:val="none" w:sz="0" w:space="0" w:color="auto"/>
        <w:bottom w:val="none" w:sz="0" w:space="0" w:color="auto"/>
        <w:right w:val="none" w:sz="0" w:space="0" w:color="auto"/>
      </w:divBdr>
    </w:div>
    <w:div w:id="677578979">
      <w:bodyDiv w:val="1"/>
      <w:marLeft w:val="0"/>
      <w:marRight w:val="0"/>
      <w:marTop w:val="0"/>
      <w:marBottom w:val="0"/>
      <w:divBdr>
        <w:top w:val="none" w:sz="0" w:space="0" w:color="auto"/>
        <w:left w:val="none" w:sz="0" w:space="0" w:color="auto"/>
        <w:bottom w:val="none" w:sz="0" w:space="0" w:color="auto"/>
        <w:right w:val="none" w:sz="0" w:space="0" w:color="auto"/>
      </w:divBdr>
    </w:div>
    <w:div w:id="677587253">
      <w:bodyDiv w:val="1"/>
      <w:marLeft w:val="0"/>
      <w:marRight w:val="0"/>
      <w:marTop w:val="0"/>
      <w:marBottom w:val="0"/>
      <w:divBdr>
        <w:top w:val="none" w:sz="0" w:space="0" w:color="auto"/>
        <w:left w:val="none" w:sz="0" w:space="0" w:color="auto"/>
        <w:bottom w:val="none" w:sz="0" w:space="0" w:color="auto"/>
        <w:right w:val="none" w:sz="0" w:space="0" w:color="auto"/>
      </w:divBdr>
    </w:div>
    <w:div w:id="677737890">
      <w:bodyDiv w:val="1"/>
      <w:marLeft w:val="0"/>
      <w:marRight w:val="0"/>
      <w:marTop w:val="0"/>
      <w:marBottom w:val="0"/>
      <w:divBdr>
        <w:top w:val="none" w:sz="0" w:space="0" w:color="auto"/>
        <w:left w:val="none" w:sz="0" w:space="0" w:color="auto"/>
        <w:bottom w:val="none" w:sz="0" w:space="0" w:color="auto"/>
        <w:right w:val="none" w:sz="0" w:space="0" w:color="auto"/>
      </w:divBdr>
    </w:div>
    <w:div w:id="678042228">
      <w:bodyDiv w:val="1"/>
      <w:marLeft w:val="0"/>
      <w:marRight w:val="0"/>
      <w:marTop w:val="0"/>
      <w:marBottom w:val="0"/>
      <w:divBdr>
        <w:top w:val="none" w:sz="0" w:space="0" w:color="auto"/>
        <w:left w:val="none" w:sz="0" w:space="0" w:color="auto"/>
        <w:bottom w:val="none" w:sz="0" w:space="0" w:color="auto"/>
        <w:right w:val="none" w:sz="0" w:space="0" w:color="auto"/>
      </w:divBdr>
    </w:div>
    <w:div w:id="678043655">
      <w:bodyDiv w:val="1"/>
      <w:marLeft w:val="0"/>
      <w:marRight w:val="0"/>
      <w:marTop w:val="0"/>
      <w:marBottom w:val="0"/>
      <w:divBdr>
        <w:top w:val="none" w:sz="0" w:space="0" w:color="auto"/>
        <w:left w:val="none" w:sz="0" w:space="0" w:color="auto"/>
        <w:bottom w:val="none" w:sz="0" w:space="0" w:color="auto"/>
        <w:right w:val="none" w:sz="0" w:space="0" w:color="auto"/>
      </w:divBdr>
    </w:div>
    <w:div w:id="678238145">
      <w:bodyDiv w:val="1"/>
      <w:marLeft w:val="0"/>
      <w:marRight w:val="0"/>
      <w:marTop w:val="0"/>
      <w:marBottom w:val="0"/>
      <w:divBdr>
        <w:top w:val="none" w:sz="0" w:space="0" w:color="auto"/>
        <w:left w:val="none" w:sz="0" w:space="0" w:color="auto"/>
        <w:bottom w:val="none" w:sz="0" w:space="0" w:color="auto"/>
        <w:right w:val="none" w:sz="0" w:space="0" w:color="auto"/>
      </w:divBdr>
    </w:div>
    <w:div w:id="678432158">
      <w:bodyDiv w:val="1"/>
      <w:marLeft w:val="0"/>
      <w:marRight w:val="0"/>
      <w:marTop w:val="0"/>
      <w:marBottom w:val="0"/>
      <w:divBdr>
        <w:top w:val="none" w:sz="0" w:space="0" w:color="auto"/>
        <w:left w:val="none" w:sz="0" w:space="0" w:color="auto"/>
        <w:bottom w:val="none" w:sz="0" w:space="0" w:color="auto"/>
        <w:right w:val="none" w:sz="0" w:space="0" w:color="auto"/>
      </w:divBdr>
    </w:div>
    <w:div w:id="678704407">
      <w:bodyDiv w:val="1"/>
      <w:marLeft w:val="0"/>
      <w:marRight w:val="0"/>
      <w:marTop w:val="0"/>
      <w:marBottom w:val="0"/>
      <w:divBdr>
        <w:top w:val="none" w:sz="0" w:space="0" w:color="auto"/>
        <w:left w:val="none" w:sz="0" w:space="0" w:color="auto"/>
        <w:bottom w:val="none" w:sz="0" w:space="0" w:color="auto"/>
        <w:right w:val="none" w:sz="0" w:space="0" w:color="auto"/>
      </w:divBdr>
    </w:div>
    <w:div w:id="678850627">
      <w:bodyDiv w:val="1"/>
      <w:marLeft w:val="0"/>
      <w:marRight w:val="0"/>
      <w:marTop w:val="0"/>
      <w:marBottom w:val="0"/>
      <w:divBdr>
        <w:top w:val="none" w:sz="0" w:space="0" w:color="auto"/>
        <w:left w:val="none" w:sz="0" w:space="0" w:color="auto"/>
        <w:bottom w:val="none" w:sz="0" w:space="0" w:color="auto"/>
        <w:right w:val="none" w:sz="0" w:space="0" w:color="auto"/>
      </w:divBdr>
    </w:div>
    <w:div w:id="679283726">
      <w:bodyDiv w:val="1"/>
      <w:marLeft w:val="0"/>
      <w:marRight w:val="0"/>
      <w:marTop w:val="0"/>
      <w:marBottom w:val="0"/>
      <w:divBdr>
        <w:top w:val="none" w:sz="0" w:space="0" w:color="auto"/>
        <w:left w:val="none" w:sz="0" w:space="0" w:color="auto"/>
        <w:bottom w:val="none" w:sz="0" w:space="0" w:color="auto"/>
        <w:right w:val="none" w:sz="0" w:space="0" w:color="auto"/>
      </w:divBdr>
    </w:div>
    <w:div w:id="679350746">
      <w:bodyDiv w:val="1"/>
      <w:marLeft w:val="0"/>
      <w:marRight w:val="0"/>
      <w:marTop w:val="0"/>
      <w:marBottom w:val="0"/>
      <w:divBdr>
        <w:top w:val="none" w:sz="0" w:space="0" w:color="auto"/>
        <w:left w:val="none" w:sz="0" w:space="0" w:color="auto"/>
        <w:bottom w:val="none" w:sz="0" w:space="0" w:color="auto"/>
        <w:right w:val="none" w:sz="0" w:space="0" w:color="auto"/>
      </w:divBdr>
    </w:div>
    <w:div w:id="679549949">
      <w:bodyDiv w:val="1"/>
      <w:marLeft w:val="0"/>
      <w:marRight w:val="0"/>
      <w:marTop w:val="0"/>
      <w:marBottom w:val="0"/>
      <w:divBdr>
        <w:top w:val="none" w:sz="0" w:space="0" w:color="auto"/>
        <w:left w:val="none" w:sz="0" w:space="0" w:color="auto"/>
        <w:bottom w:val="none" w:sz="0" w:space="0" w:color="auto"/>
        <w:right w:val="none" w:sz="0" w:space="0" w:color="auto"/>
      </w:divBdr>
    </w:div>
    <w:div w:id="680015051">
      <w:bodyDiv w:val="1"/>
      <w:marLeft w:val="0"/>
      <w:marRight w:val="0"/>
      <w:marTop w:val="0"/>
      <w:marBottom w:val="0"/>
      <w:divBdr>
        <w:top w:val="none" w:sz="0" w:space="0" w:color="auto"/>
        <w:left w:val="none" w:sz="0" w:space="0" w:color="auto"/>
        <w:bottom w:val="none" w:sz="0" w:space="0" w:color="auto"/>
        <w:right w:val="none" w:sz="0" w:space="0" w:color="auto"/>
      </w:divBdr>
    </w:div>
    <w:div w:id="680208250">
      <w:bodyDiv w:val="1"/>
      <w:marLeft w:val="0"/>
      <w:marRight w:val="0"/>
      <w:marTop w:val="0"/>
      <w:marBottom w:val="0"/>
      <w:divBdr>
        <w:top w:val="none" w:sz="0" w:space="0" w:color="auto"/>
        <w:left w:val="none" w:sz="0" w:space="0" w:color="auto"/>
        <w:bottom w:val="none" w:sz="0" w:space="0" w:color="auto"/>
        <w:right w:val="none" w:sz="0" w:space="0" w:color="auto"/>
      </w:divBdr>
    </w:div>
    <w:div w:id="680208419">
      <w:bodyDiv w:val="1"/>
      <w:marLeft w:val="0"/>
      <w:marRight w:val="0"/>
      <w:marTop w:val="0"/>
      <w:marBottom w:val="0"/>
      <w:divBdr>
        <w:top w:val="none" w:sz="0" w:space="0" w:color="auto"/>
        <w:left w:val="none" w:sz="0" w:space="0" w:color="auto"/>
        <w:bottom w:val="none" w:sz="0" w:space="0" w:color="auto"/>
        <w:right w:val="none" w:sz="0" w:space="0" w:color="auto"/>
      </w:divBdr>
    </w:div>
    <w:div w:id="680545184">
      <w:bodyDiv w:val="1"/>
      <w:marLeft w:val="0"/>
      <w:marRight w:val="0"/>
      <w:marTop w:val="0"/>
      <w:marBottom w:val="0"/>
      <w:divBdr>
        <w:top w:val="none" w:sz="0" w:space="0" w:color="auto"/>
        <w:left w:val="none" w:sz="0" w:space="0" w:color="auto"/>
        <w:bottom w:val="none" w:sz="0" w:space="0" w:color="auto"/>
        <w:right w:val="none" w:sz="0" w:space="0" w:color="auto"/>
      </w:divBdr>
    </w:div>
    <w:div w:id="680737758">
      <w:bodyDiv w:val="1"/>
      <w:marLeft w:val="0"/>
      <w:marRight w:val="0"/>
      <w:marTop w:val="0"/>
      <w:marBottom w:val="0"/>
      <w:divBdr>
        <w:top w:val="none" w:sz="0" w:space="0" w:color="auto"/>
        <w:left w:val="none" w:sz="0" w:space="0" w:color="auto"/>
        <w:bottom w:val="none" w:sz="0" w:space="0" w:color="auto"/>
        <w:right w:val="none" w:sz="0" w:space="0" w:color="auto"/>
      </w:divBdr>
    </w:div>
    <w:div w:id="680739698">
      <w:bodyDiv w:val="1"/>
      <w:marLeft w:val="0"/>
      <w:marRight w:val="0"/>
      <w:marTop w:val="0"/>
      <w:marBottom w:val="0"/>
      <w:divBdr>
        <w:top w:val="none" w:sz="0" w:space="0" w:color="auto"/>
        <w:left w:val="none" w:sz="0" w:space="0" w:color="auto"/>
        <w:bottom w:val="none" w:sz="0" w:space="0" w:color="auto"/>
        <w:right w:val="none" w:sz="0" w:space="0" w:color="auto"/>
      </w:divBdr>
    </w:div>
    <w:div w:id="681011579">
      <w:bodyDiv w:val="1"/>
      <w:marLeft w:val="0"/>
      <w:marRight w:val="0"/>
      <w:marTop w:val="0"/>
      <w:marBottom w:val="0"/>
      <w:divBdr>
        <w:top w:val="none" w:sz="0" w:space="0" w:color="auto"/>
        <w:left w:val="none" w:sz="0" w:space="0" w:color="auto"/>
        <w:bottom w:val="none" w:sz="0" w:space="0" w:color="auto"/>
        <w:right w:val="none" w:sz="0" w:space="0" w:color="auto"/>
      </w:divBdr>
    </w:div>
    <w:div w:id="681468239">
      <w:bodyDiv w:val="1"/>
      <w:marLeft w:val="0"/>
      <w:marRight w:val="0"/>
      <w:marTop w:val="0"/>
      <w:marBottom w:val="0"/>
      <w:divBdr>
        <w:top w:val="none" w:sz="0" w:space="0" w:color="auto"/>
        <w:left w:val="none" w:sz="0" w:space="0" w:color="auto"/>
        <w:bottom w:val="none" w:sz="0" w:space="0" w:color="auto"/>
        <w:right w:val="none" w:sz="0" w:space="0" w:color="auto"/>
      </w:divBdr>
    </w:div>
    <w:div w:id="681930387">
      <w:bodyDiv w:val="1"/>
      <w:marLeft w:val="0"/>
      <w:marRight w:val="0"/>
      <w:marTop w:val="0"/>
      <w:marBottom w:val="0"/>
      <w:divBdr>
        <w:top w:val="none" w:sz="0" w:space="0" w:color="auto"/>
        <w:left w:val="none" w:sz="0" w:space="0" w:color="auto"/>
        <w:bottom w:val="none" w:sz="0" w:space="0" w:color="auto"/>
        <w:right w:val="none" w:sz="0" w:space="0" w:color="auto"/>
      </w:divBdr>
    </w:div>
    <w:div w:id="682439546">
      <w:bodyDiv w:val="1"/>
      <w:marLeft w:val="0"/>
      <w:marRight w:val="0"/>
      <w:marTop w:val="0"/>
      <w:marBottom w:val="0"/>
      <w:divBdr>
        <w:top w:val="none" w:sz="0" w:space="0" w:color="auto"/>
        <w:left w:val="none" w:sz="0" w:space="0" w:color="auto"/>
        <w:bottom w:val="none" w:sz="0" w:space="0" w:color="auto"/>
        <w:right w:val="none" w:sz="0" w:space="0" w:color="auto"/>
      </w:divBdr>
    </w:div>
    <w:div w:id="682777764">
      <w:bodyDiv w:val="1"/>
      <w:marLeft w:val="0"/>
      <w:marRight w:val="0"/>
      <w:marTop w:val="0"/>
      <w:marBottom w:val="0"/>
      <w:divBdr>
        <w:top w:val="none" w:sz="0" w:space="0" w:color="auto"/>
        <w:left w:val="none" w:sz="0" w:space="0" w:color="auto"/>
        <w:bottom w:val="none" w:sz="0" w:space="0" w:color="auto"/>
        <w:right w:val="none" w:sz="0" w:space="0" w:color="auto"/>
      </w:divBdr>
    </w:div>
    <w:div w:id="682822570">
      <w:bodyDiv w:val="1"/>
      <w:marLeft w:val="0"/>
      <w:marRight w:val="0"/>
      <w:marTop w:val="0"/>
      <w:marBottom w:val="0"/>
      <w:divBdr>
        <w:top w:val="none" w:sz="0" w:space="0" w:color="auto"/>
        <w:left w:val="none" w:sz="0" w:space="0" w:color="auto"/>
        <w:bottom w:val="none" w:sz="0" w:space="0" w:color="auto"/>
        <w:right w:val="none" w:sz="0" w:space="0" w:color="auto"/>
      </w:divBdr>
    </w:div>
    <w:div w:id="683558487">
      <w:bodyDiv w:val="1"/>
      <w:marLeft w:val="0"/>
      <w:marRight w:val="0"/>
      <w:marTop w:val="0"/>
      <w:marBottom w:val="0"/>
      <w:divBdr>
        <w:top w:val="none" w:sz="0" w:space="0" w:color="auto"/>
        <w:left w:val="none" w:sz="0" w:space="0" w:color="auto"/>
        <w:bottom w:val="none" w:sz="0" w:space="0" w:color="auto"/>
        <w:right w:val="none" w:sz="0" w:space="0" w:color="auto"/>
      </w:divBdr>
    </w:div>
    <w:div w:id="683629631">
      <w:bodyDiv w:val="1"/>
      <w:marLeft w:val="0"/>
      <w:marRight w:val="0"/>
      <w:marTop w:val="0"/>
      <w:marBottom w:val="0"/>
      <w:divBdr>
        <w:top w:val="none" w:sz="0" w:space="0" w:color="auto"/>
        <w:left w:val="none" w:sz="0" w:space="0" w:color="auto"/>
        <w:bottom w:val="none" w:sz="0" w:space="0" w:color="auto"/>
        <w:right w:val="none" w:sz="0" w:space="0" w:color="auto"/>
      </w:divBdr>
    </w:div>
    <w:div w:id="684089993">
      <w:bodyDiv w:val="1"/>
      <w:marLeft w:val="0"/>
      <w:marRight w:val="0"/>
      <w:marTop w:val="0"/>
      <w:marBottom w:val="0"/>
      <w:divBdr>
        <w:top w:val="none" w:sz="0" w:space="0" w:color="auto"/>
        <w:left w:val="none" w:sz="0" w:space="0" w:color="auto"/>
        <w:bottom w:val="none" w:sz="0" w:space="0" w:color="auto"/>
        <w:right w:val="none" w:sz="0" w:space="0" w:color="auto"/>
      </w:divBdr>
    </w:div>
    <w:div w:id="684097390">
      <w:bodyDiv w:val="1"/>
      <w:marLeft w:val="0"/>
      <w:marRight w:val="0"/>
      <w:marTop w:val="0"/>
      <w:marBottom w:val="0"/>
      <w:divBdr>
        <w:top w:val="none" w:sz="0" w:space="0" w:color="auto"/>
        <w:left w:val="none" w:sz="0" w:space="0" w:color="auto"/>
        <w:bottom w:val="none" w:sz="0" w:space="0" w:color="auto"/>
        <w:right w:val="none" w:sz="0" w:space="0" w:color="auto"/>
      </w:divBdr>
    </w:div>
    <w:div w:id="684133727">
      <w:bodyDiv w:val="1"/>
      <w:marLeft w:val="0"/>
      <w:marRight w:val="0"/>
      <w:marTop w:val="0"/>
      <w:marBottom w:val="0"/>
      <w:divBdr>
        <w:top w:val="none" w:sz="0" w:space="0" w:color="auto"/>
        <w:left w:val="none" w:sz="0" w:space="0" w:color="auto"/>
        <w:bottom w:val="none" w:sz="0" w:space="0" w:color="auto"/>
        <w:right w:val="none" w:sz="0" w:space="0" w:color="auto"/>
      </w:divBdr>
    </w:div>
    <w:div w:id="684209261">
      <w:bodyDiv w:val="1"/>
      <w:marLeft w:val="0"/>
      <w:marRight w:val="0"/>
      <w:marTop w:val="0"/>
      <w:marBottom w:val="0"/>
      <w:divBdr>
        <w:top w:val="none" w:sz="0" w:space="0" w:color="auto"/>
        <w:left w:val="none" w:sz="0" w:space="0" w:color="auto"/>
        <w:bottom w:val="none" w:sz="0" w:space="0" w:color="auto"/>
        <w:right w:val="none" w:sz="0" w:space="0" w:color="auto"/>
      </w:divBdr>
    </w:div>
    <w:div w:id="684333743">
      <w:bodyDiv w:val="1"/>
      <w:marLeft w:val="0"/>
      <w:marRight w:val="0"/>
      <w:marTop w:val="0"/>
      <w:marBottom w:val="0"/>
      <w:divBdr>
        <w:top w:val="none" w:sz="0" w:space="0" w:color="auto"/>
        <w:left w:val="none" w:sz="0" w:space="0" w:color="auto"/>
        <w:bottom w:val="none" w:sz="0" w:space="0" w:color="auto"/>
        <w:right w:val="none" w:sz="0" w:space="0" w:color="auto"/>
      </w:divBdr>
    </w:div>
    <w:div w:id="684403327">
      <w:bodyDiv w:val="1"/>
      <w:marLeft w:val="0"/>
      <w:marRight w:val="0"/>
      <w:marTop w:val="0"/>
      <w:marBottom w:val="0"/>
      <w:divBdr>
        <w:top w:val="none" w:sz="0" w:space="0" w:color="auto"/>
        <w:left w:val="none" w:sz="0" w:space="0" w:color="auto"/>
        <w:bottom w:val="none" w:sz="0" w:space="0" w:color="auto"/>
        <w:right w:val="none" w:sz="0" w:space="0" w:color="auto"/>
      </w:divBdr>
    </w:div>
    <w:div w:id="684945715">
      <w:bodyDiv w:val="1"/>
      <w:marLeft w:val="0"/>
      <w:marRight w:val="0"/>
      <w:marTop w:val="0"/>
      <w:marBottom w:val="0"/>
      <w:divBdr>
        <w:top w:val="none" w:sz="0" w:space="0" w:color="auto"/>
        <w:left w:val="none" w:sz="0" w:space="0" w:color="auto"/>
        <w:bottom w:val="none" w:sz="0" w:space="0" w:color="auto"/>
        <w:right w:val="none" w:sz="0" w:space="0" w:color="auto"/>
      </w:divBdr>
    </w:div>
    <w:div w:id="685255505">
      <w:bodyDiv w:val="1"/>
      <w:marLeft w:val="0"/>
      <w:marRight w:val="0"/>
      <w:marTop w:val="0"/>
      <w:marBottom w:val="0"/>
      <w:divBdr>
        <w:top w:val="none" w:sz="0" w:space="0" w:color="auto"/>
        <w:left w:val="none" w:sz="0" w:space="0" w:color="auto"/>
        <w:bottom w:val="none" w:sz="0" w:space="0" w:color="auto"/>
        <w:right w:val="none" w:sz="0" w:space="0" w:color="auto"/>
      </w:divBdr>
    </w:div>
    <w:div w:id="685327958">
      <w:bodyDiv w:val="1"/>
      <w:marLeft w:val="0"/>
      <w:marRight w:val="0"/>
      <w:marTop w:val="0"/>
      <w:marBottom w:val="0"/>
      <w:divBdr>
        <w:top w:val="none" w:sz="0" w:space="0" w:color="auto"/>
        <w:left w:val="none" w:sz="0" w:space="0" w:color="auto"/>
        <w:bottom w:val="none" w:sz="0" w:space="0" w:color="auto"/>
        <w:right w:val="none" w:sz="0" w:space="0" w:color="auto"/>
      </w:divBdr>
    </w:div>
    <w:div w:id="686175123">
      <w:bodyDiv w:val="1"/>
      <w:marLeft w:val="0"/>
      <w:marRight w:val="0"/>
      <w:marTop w:val="0"/>
      <w:marBottom w:val="0"/>
      <w:divBdr>
        <w:top w:val="none" w:sz="0" w:space="0" w:color="auto"/>
        <w:left w:val="none" w:sz="0" w:space="0" w:color="auto"/>
        <w:bottom w:val="none" w:sz="0" w:space="0" w:color="auto"/>
        <w:right w:val="none" w:sz="0" w:space="0" w:color="auto"/>
      </w:divBdr>
    </w:div>
    <w:div w:id="686256426">
      <w:bodyDiv w:val="1"/>
      <w:marLeft w:val="0"/>
      <w:marRight w:val="0"/>
      <w:marTop w:val="0"/>
      <w:marBottom w:val="0"/>
      <w:divBdr>
        <w:top w:val="none" w:sz="0" w:space="0" w:color="auto"/>
        <w:left w:val="none" w:sz="0" w:space="0" w:color="auto"/>
        <w:bottom w:val="none" w:sz="0" w:space="0" w:color="auto"/>
        <w:right w:val="none" w:sz="0" w:space="0" w:color="auto"/>
      </w:divBdr>
    </w:div>
    <w:div w:id="686323315">
      <w:bodyDiv w:val="1"/>
      <w:marLeft w:val="0"/>
      <w:marRight w:val="0"/>
      <w:marTop w:val="0"/>
      <w:marBottom w:val="0"/>
      <w:divBdr>
        <w:top w:val="none" w:sz="0" w:space="0" w:color="auto"/>
        <w:left w:val="none" w:sz="0" w:space="0" w:color="auto"/>
        <w:bottom w:val="none" w:sz="0" w:space="0" w:color="auto"/>
        <w:right w:val="none" w:sz="0" w:space="0" w:color="auto"/>
      </w:divBdr>
    </w:div>
    <w:div w:id="686640926">
      <w:bodyDiv w:val="1"/>
      <w:marLeft w:val="0"/>
      <w:marRight w:val="0"/>
      <w:marTop w:val="0"/>
      <w:marBottom w:val="0"/>
      <w:divBdr>
        <w:top w:val="none" w:sz="0" w:space="0" w:color="auto"/>
        <w:left w:val="none" w:sz="0" w:space="0" w:color="auto"/>
        <w:bottom w:val="none" w:sz="0" w:space="0" w:color="auto"/>
        <w:right w:val="none" w:sz="0" w:space="0" w:color="auto"/>
      </w:divBdr>
    </w:div>
    <w:div w:id="686709715">
      <w:bodyDiv w:val="1"/>
      <w:marLeft w:val="0"/>
      <w:marRight w:val="0"/>
      <w:marTop w:val="0"/>
      <w:marBottom w:val="0"/>
      <w:divBdr>
        <w:top w:val="none" w:sz="0" w:space="0" w:color="auto"/>
        <w:left w:val="none" w:sz="0" w:space="0" w:color="auto"/>
        <w:bottom w:val="none" w:sz="0" w:space="0" w:color="auto"/>
        <w:right w:val="none" w:sz="0" w:space="0" w:color="auto"/>
      </w:divBdr>
    </w:div>
    <w:div w:id="686758569">
      <w:bodyDiv w:val="1"/>
      <w:marLeft w:val="0"/>
      <w:marRight w:val="0"/>
      <w:marTop w:val="0"/>
      <w:marBottom w:val="0"/>
      <w:divBdr>
        <w:top w:val="none" w:sz="0" w:space="0" w:color="auto"/>
        <w:left w:val="none" w:sz="0" w:space="0" w:color="auto"/>
        <w:bottom w:val="none" w:sz="0" w:space="0" w:color="auto"/>
        <w:right w:val="none" w:sz="0" w:space="0" w:color="auto"/>
      </w:divBdr>
    </w:div>
    <w:div w:id="686954308">
      <w:bodyDiv w:val="1"/>
      <w:marLeft w:val="0"/>
      <w:marRight w:val="0"/>
      <w:marTop w:val="0"/>
      <w:marBottom w:val="0"/>
      <w:divBdr>
        <w:top w:val="none" w:sz="0" w:space="0" w:color="auto"/>
        <w:left w:val="none" w:sz="0" w:space="0" w:color="auto"/>
        <w:bottom w:val="none" w:sz="0" w:space="0" w:color="auto"/>
        <w:right w:val="none" w:sz="0" w:space="0" w:color="auto"/>
      </w:divBdr>
    </w:div>
    <w:div w:id="687103061">
      <w:bodyDiv w:val="1"/>
      <w:marLeft w:val="0"/>
      <w:marRight w:val="0"/>
      <w:marTop w:val="0"/>
      <w:marBottom w:val="0"/>
      <w:divBdr>
        <w:top w:val="none" w:sz="0" w:space="0" w:color="auto"/>
        <w:left w:val="none" w:sz="0" w:space="0" w:color="auto"/>
        <w:bottom w:val="none" w:sz="0" w:space="0" w:color="auto"/>
        <w:right w:val="none" w:sz="0" w:space="0" w:color="auto"/>
      </w:divBdr>
    </w:div>
    <w:div w:id="687103136">
      <w:bodyDiv w:val="1"/>
      <w:marLeft w:val="0"/>
      <w:marRight w:val="0"/>
      <w:marTop w:val="0"/>
      <w:marBottom w:val="0"/>
      <w:divBdr>
        <w:top w:val="none" w:sz="0" w:space="0" w:color="auto"/>
        <w:left w:val="none" w:sz="0" w:space="0" w:color="auto"/>
        <w:bottom w:val="none" w:sz="0" w:space="0" w:color="auto"/>
        <w:right w:val="none" w:sz="0" w:space="0" w:color="auto"/>
      </w:divBdr>
    </w:div>
    <w:div w:id="687414302">
      <w:bodyDiv w:val="1"/>
      <w:marLeft w:val="0"/>
      <w:marRight w:val="0"/>
      <w:marTop w:val="0"/>
      <w:marBottom w:val="0"/>
      <w:divBdr>
        <w:top w:val="none" w:sz="0" w:space="0" w:color="auto"/>
        <w:left w:val="none" w:sz="0" w:space="0" w:color="auto"/>
        <w:bottom w:val="none" w:sz="0" w:space="0" w:color="auto"/>
        <w:right w:val="none" w:sz="0" w:space="0" w:color="auto"/>
      </w:divBdr>
    </w:div>
    <w:div w:id="687751264">
      <w:bodyDiv w:val="1"/>
      <w:marLeft w:val="0"/>
      <w:marRight w:val="0"/>
      <w:marTop w:val="0"/>
      <w:marBottom w:val="0"/>
      <w:divBdr>
        <w:top w:val="none" w:sz="0" w:space="0" w:color="auto"/>
        <w:left w:val="none" w:sz="0" w:space="0" w:color="auto"/>
        <w:bottom w:val="none" w:sz="0" w:space="0" w:color="auto"/>
        <w:right w:val="none" w:sz="0" w:space="0" w:color="auto"/>
      </w:divBdr>
    </w:div>
    <w:div w:id="687944739">
      <w:bodyDiv w:val="1"/>
      <w:marLeft w:val="0"/>
      <w:marRight w:val="0"/>
      <w:marTop w:val="0"/>
      <w:marBottom w:val="0"/>
      <w:divBdr>
        <w:top w:val="none" w:sz="0" w:space="0" w:color="auto"/>
        <w:left w:val="none" w:sz="0" w:space="0" w:color="auto"/>
        <w:bottom w:val="none" w:sz="0" w:space="0" w:color="auto"/>
        <w:right w:val="none" w:sz="0" w:space="0" w:color="auto"/>
      </w:divBdr>
    </w:div>
    <w:div w:id="688146394">
      <w:bodyDiv w:val="1"/>
      <w:marLeft w:val="0"/>
      <w:marRight w:val="0"/>
      <w:marTop w:val="0"/>
      <w:marBottom w:val="0"/>
      <w:divBdr>
        <w:top w:val="none" w:sz="0" w:space="0" w:color="auto"/>
        <w:left w:val="none" w:sz="0" w:space="0" w:color="auto"/>
        <w:bottom w:val="none" w:sz="0" w:space="0" w:color="auto"/>
        <w:right w:val="none" w:sz="0" w:space="0" w:color="auto"/>
      </w:divBdr>
    </w:div>
    <w:div w:id="688340130">
      <w:bodyDiv w:val="1"/>
      <w:marLeft w:val="0"/>
      <w:marRight w:val="0"/>
      <w:marTop w:val="0"/>
      <w:marBottom w:val="0"/>
      <w:divBdr>
        <w:top w:val="none" w:sz="0" w:space="0" w:color="auto"/>
        <w:left w:val="none" w:sz="0" w:space="0" w:color="auto"/>
        <w:bottom w:val="none" w:sz="0" w:space="0" w:color="auto"/>
        <w:right w:val="none" w:sz="0" w:space="0" w:color="auto"/>
      </w:divBdr>
    </w:div>
    <w:div w:id="689113360">
      <w:bodyDiv w:val="1"/>
      <w:marLeft w:val="0"/>
      <w:marRight w:val="0"/>
      <w:marTop w:val="0"/>
      <w:marBottom w:val="0"/>
      <w:divBdr>
        <w:top w:val="none" w:sz="0" w:space="0" w:color="auto"/>
        <w:left w:val="none" w:sz="0" w:space="0" w:color="auto"/>
        <w:bottom w:val="none" w:sz="0" w:space="0" w:color="auto"/>
        <w:right w:val="none" w:sz="0" w:space="0" w:color="auto"/>
      </w:divBdr>
    </w:div>
    <w:div w:id="689836315">
      <w:bodyDiv w:val="1"/>
      <w:marLeft w:val="0"/>
      <w:marRight w:val="0"/>
      <w:marTop w:val="0"/>
      <w:marBottom w:val="0"/>
      <w:divBdr>
        <w:top w:val="none" w:sz="0" w:space="0" w:color="auto"/>
        <w:left w:val="none" w:sz="0" w:space="0" w:color="auto"/>
        <w:bottom w:val="none" w:sz="0" w:space="0" w:color="auto"/>
        <w:right w:val="none" w:sz="0" w:space="0" w:color="auto"/>
      </w:divBdr>
    </w:div>
    <w:div w:id="690180540">
      <w:bodyDiv w:val="1"/>
      <w:marLeft w:val="0"/>
      <w:marRight w:val="0"/>
      <w:marTop w:val="0"/>
      <w:marBottom w:val="0"/>
      <w:divBdr>
        <w:top w:val="none" w:sz="0" w:space="0" w:color="auto"/>
        <w:left w:val="none" w:sz="0" w:space="0" w:color="auto"/>
        <w:bottom w:val="none" w:sz="0" w:space="0" w:color="auto"/>
        <w:right w:val="none" w:sz="0" w:space="0" w:color="auto"/>
      </w:divBdr>
    </w:div>
    <w:div w:id="690647236">
      <w:bodyDiv w:val="1"/>
      <w:marLeft w:val="0"/>
      <w:marRight w:val="0"/>
      <w:marTop w:val="0"/>
      <w:marBottom w:val="0"/>
      <w:divBdr>
        <w:top w:val="none" w:sz="0" w:space="0" w:color="auto"/>
        <w:left w:val="none" w:sz="0" w:space="0" w:color="auto"/>
        <w:bottom w:val="none" w:sz="0" w:space="0" w:color="auto"/>
        <w:right w:val="none" w:sz="0" w:space="0" w:color="auto"/>
      </w:divBdr>
    </w:div>
    <w:div w:id="690762019">
      <w:bodyDiv w:val="1"/>
      <w:marLeft w:val="0"/>
      <w:marRight w:val="0"/>
      <w:marTop w:val="0"/>
      <w:marBottom w:val="0"/>
      <w:divBdr>
        <w:top w:val="none" w:sz="0" w:space="0" w:color="auto"/>
        <w:left w:val="none" w:sz="0" w:space="0" w:color="auto"/>
        <w:bottom w:val="none" w:sz="0" w:space="0" w:color="auto"/>
        <w:right w:val="none" w:sz="0" w:space="0" w:color="auto"/>
      </w:divBdr>
    </w:div>
    <w:div w:id="691683907">
      <w:bodyDiv w:val="1"/>
      <w:marLeft w:val="0"/>
      <w:marRight w:val="0"/>
      <w:marTop w:val="0"/>
      <w:marBottom w:val="0"/>
      <w:divBdr>
        <w:top w:val="none" w:sz="0" w:space="0" w:color="auto"/>
        <w:left w:val="none" w:sz="0" w:space="0" w:color="auto"/>
        <w:bottom w:val="none" w:sz="0" w:space="0" w:color="auto"/>
        <w:right w:val="none" w:sz="0" w:space="0" w:color="auto"/>
      </w:divBdr>
    </w:div>
    <w:div w:id="691959948">
      <w:bodyDiv w:val="1"/>
      <w:marLeft w:val="0"/>
      <w:marRight w:val="0"/>
      <w:marTop w:val="0"/>
      <w:marBottom w:val="0"/>
      <w:divBdr>
        <w:top w:val="none" w:sz="0" w:space="0" w:color="auto"/>
        <w:left w:val="none" w:sz="0" w:space="0" w:color="auto"/>
        <w:bottom w:val="none" w:sz="0" w:space="0" w:color="auto"/>
        <w:right w:val="none" w:sz="0" w:space="0" w:color="auto"/>
      </w:divBdr>
    </w:div>
    <w:div w:id="691961090">
      <w:bodyDiv w:val="1"/>
      <w:marLeft w:val="0"/>
      <w:marRight w:val="0"/>
      <w:marTop w:val="0"/>
      <w:marBottom w:val="0"/>
      <w:divBdr>
        <w:top w:val="none" w:sz="0" w:space="0" w:color="auto"/>
        <w:left w:val="none" w:sz="0" w:space="0" w:color="auto"/>
        <w:bottom w:val="none" w:sz="0" w:space="0" w:color="auto"/>
        <w:right w:val="none" w:sz="0" w:space="0" w:color="auto"/>
      </w:divBdr>
    </w:div>
    <w:div w:id="692000087">
      <w:bodyDiv w:val="1"/>
      <w:marLeft w:val="0"/>
      <w:marRight w:val="0"/>
      <w:marTop w:val="0"/>
      <w:marBottom w:val="0"/>
      <w:divBdr>
        <w:top w:val="none" w:sz="0" w:space="0" w:color="auto"/>
        <w:left w:val="none" w:sz="0" w:space="0" w:color="auto"/>
        <w:bottom w:val="none" w:sz="0" w:space="0" w:color="auto"/>
        <w:right w:val="none" w:sz="0" w:space="0" w:color="auto"/>
      </w:divBdr>
    </w:div>
    <w:div w:id="693190584">
      <w:bodyDiv w:val="1"/>
      <w:marLeft w:val="0"/>
      <w:marRight w:val="0"/>
      <w:marTop w:val="0"/>
      <w:marBottom w:val="0"/>
      <w:divBdr>
        <w:top w:val="none" w:sz="0" w:space="0" w:color="auto"/>
        <w:left w:val="none" w:sz="0" w:space="0" w:color="auto"/>
        <w:bottom w:val="none" w:sz="0" w:space="0" w:color="auto"/>
        <w:right w:val="none" w:sz="0" w:space="0" w:color="auto"/>
      </w:divBdr>
    </w:div>
    <w:div w:id="693310751">
      <w:bodyDiv w:val="1"/>
      <w:marLeft w:val="0"/>
      <w:marRight w:val="0"/>
      <w:marTop w:val="0"/>
      <w:marBottom w:val="0"/>
      <w:divBdr>
        <w:top w:val="none" w:sz="0" w:space="0" w:color="auto"/>
        <w:left w:val="none" w:sz="0" w:space="0" w:color="auto"/>
        <w:bottom w:val="none" w:sz="0" w:space="0" w:color="auto"/>
        <w:right w:val="none" w:sz="0" w:space="0" w:color="auto"/>
      </w:divBdr>
    </w:div>
    <w:div w:id="693388439">
      <w:bodyDiv w:val="1"/>
      <w:marLeft w:val="0"/>
      <w:marRight w:val="0"/>
      <w:marTop w:val="0"/>
      <w:marBottom w:val="0"/>
      <w:divBdr>
        <w:top w:val="none" w:sz="0" w:space="0" w:color="auto"/>
        <w:left w:val="none" w:sz="0" w:space="0" w:color="auto"/>
        <w:bottom w:val="none" w:sz="0" w:space="0" w:color="auto"/>
        <w:right w:val="none" w:sz="0" w:space="0" w:color="auto"/>
      </w:divBdr>
    </w:div>
    <w:div w:id="694233312">
      <w:bodyDiv w:val="1"/>
      <w:marLeft w:val="0"/>
      <w:marRight w:val="0"/>
      <w:marTop w:val="0"/>
      <w:marBottom w:val="0"/>
      <w:divBdr>
        <w:top w:val="none" w:sz="0" w:space="0" w:color="auto"/>
        <w:left w:val="none" w:sz="0" w:space="0" w:color="auto"/>
        <w:bottom w:val="none" w:sz="0" w:space="0" w:color="auto"/>
        <w:right w:val="none" w:sz="0" w:space="0" w:color="auto"/>
      </w:divBdr>
    </w:div>
    <w:div w:id="694424207">
      <w:bodyDiv w:val="1"/>
      <w:marLeft w:val="0"/>
      <w:marRight w:val="0"/>
      <w:marTop w:val="0"/>
      <w:marBottom w:val="0"/>
      <w:divBdr>
        <w:top w:val="none" w:sz="0" w:space="0" w:color="auto"/>
        <w:left w:val="none" w:sz="0" w:space="0" w:color="auto"/>
        <w:bottom w:val="none" w:sz="0" w:space="0" w:color="auto"/>
        <w:right w:val="none" w:sz="0" w:space="0" w:color="auto"/>
      </w:divBdr>
    </w:div>
    <w:div w:id="694501527">
      <w:bodyDiv w:val="1"/>
      <w:marLeft w:val="0"/>
      <w:marRight w:val="0"/>
      <w:marTop w:val="0"/>
      <w:marBottom w:val="0"/>
      <w:divBdr>
        <w:top w:val="none" w:sz="0" w:space="0" w:color="auto"/>
        <w:left w:val="none" w:sz="0" w:space="0" w:color="auto"/>
        <w:bottom w:val="none" w:sz="0" w:space="0" w:color="auto"/>
        <w:right w:val="none" w:sz="0" w:space="0" w:color="auto"/>
      </w:divBdr>
    </w:div>
    <w:div w:id="694505549">
      <w:bodyDiv w:val="1"/>
      <w:marLeft w:val="0"/>
      <w:marRight w:val="0"/>
      <w:marTop w:val="0"/>
      <w:marBottom w:val="0"/>
      <w:divBdr>
        <w:top w:val="none" w:sz="0" w:space="0" w:color="auto"/>
        <w:left w:val="none" w:sz="0" w:space="0" w:color="auto"/>
        <w:bottom w:val="none" w:sz="0" w:space="0" w:color="auto"/>
        <w:right w:val="none" w:sz="0" w:space="0" w:color="auto"/>
      </w:divBdr>
    </w:div>
    <w:div w:id="694576523">
      <w:bodyDiv w:val="1"/>
      <w:marLeft w:val="0"/>
      <w:marRight w:val="0"/>
      <w:marTop w:val="0"/>
      <w:marBottom w:val="0"/>
      <w:divBdr>
        <w:top w:val="none" w:sz="0" w:space="0" w:color="auto"/>
        <w:left w:val="none" w:sz="0" w:space="0" w:color="auto"/>
        <w:bottom w:val="none" w:sz="0" w:space="0" w:color="auto"/>
        <w:right w:val="none" w:sz="0" w:space="0" w:color="auto"/>
      </w:divBdr>
    </w:div>
    <w:div w:id="695739232">
      <w:bodyDiv w:val="1"/>
      <w:marLeft w:val="0"/>
      <w:marRight w:val="0"/>
      <w:marTop w:val="0"/>
      <w:marBottom w:val="0"/>
      <w:divBdr>
        <w:top w:val="none" w:sz="0" w:space="0" w:color="auto"/>
        <w:left w:val="none" w:sz="0" w:space="0" w:color="auto"/>
        <w:bottom w:val="none" w:sz="0" w:space="0" w:color="auto"/>
        <w:right w:val="none" w:sz="0" w:space="0" w:color="auto"/>
      </w:divBdr>
    </w:div>
    <w:div w:id="696079120">
      <w:bodyDiv w:val="1"/>
      <w:marLeft w:val="0"/>
      <w:marRight w:val="0"/>
      <w:marTop w:val="0"/>
      <w:marBottom w:val="0"/>
      <w:divBdr>
        <w:top w:val="none" w:sz="0" w:space="0" w:color="auto"/>
        <w:left w:val="none" w:sz="0" w:space="0" w:color="auto"/>
        <w:bottom w:val="none" w:sz="0" w:space="0" w:color="auto"/>
        <w:right w:val="none" w:sz="0" w:space="0" w:color="auto"/>
      </w:divBdr>
    </w:div>
    <w:div w:id="696081471">
      <w:bodyDiv w:val="1"/>
      <w:marLeft w:val="0"/>
      <w:marRight w:val="0"/>
      <w:marTop w:val="0"/>
      <w:marBottom w:val="0"/>
      <w:divBdr>
        <w:top w:val="none" w:sz="0" w:space="0" w:color="auto"/>
        <w:left w:val="none" w:sz="0" w:space="0" w:color="auto"/>
        <w:bottom w:val="none" w:sz="0" w:space="0" w:color="auto"/>
        <w:right w:val="none" w:sz="0" w:space="0" w:color="auto"/>
      </w:divBdr>
    </w:div>
    <w:div w:id="696201248">
      <w:bodyDiv w:val="1"/>
      <w:marLeft w:val="0"/>
      <w:marRight w:val="0"/>
      <w:marTop w:val="0"/>
      <w:marBottom w:val="0"/>
      <w:divBdr>
        <w:top w:val="none" w:sz="0" w:space="0" w:color="auto"/>
        <w:left w:val="none" w:sz="0" w:space="0" w:color="auto"/>
        <w:bottom w:val="none" w:sz="0" w:space="0" w:color="auto"/>
        <w:right w:val="none" w:sz="0" w:space="0" w:color="auto"/>
      </w:divBdr>
    </w:div>
    <w:div w:id="696320127">
      <w:bodyDiv w:val="1"/>
      <w:marLeft w:val="0"/>
      <w:marRight w:val="0"/>
      <w:marTop w:val="0"/>
      <w:marBottom w:val="0"/>
      <w:divBdr>
        <w:top w:val="none" w:sz="0" w:space="0" w:color="auto"/>
        <w:left w:val="none" w:sz="0" w:space="0" w:color="auto"/>
        <w:bottom w:val="none" w:sz="0" w:space="0" w:color="auto"/>
        <w:right w:val="none" w:sz="0" w:space="0" w:color="auto"/>
      </w:divBdr>
    </w:div>
    <w:div w:id="696732453">
      <w:bodyDiv w:val="1"/>
      <w:marLeft w:val="0"/>
      <w:marRight w:val="0"/>
      <w:marTop w:val="0"/>
      <w:marBottom w:val="0"/>
      <w:divBdr>
        <w:top w:val="none" w:sz="0" w:space="0" w:color="auto"/>
        <w:left w:val="none" w:sz="0" w:space="0" w:color="auto"/>
        <w:bottom w:val="none" w:sz="0" w:space="0" w:color="auto"/>
        <w:right w:val="none" w:sz="0" w:space="0" w:color="auto"/>
      </w:divBdr>
    </w:div>
    <w:div w:id="697052434">
      <w:bodyDiv w:val="1"/>
      <w:marLeft w:val="0"/>
      <w:marRight w:val="0"/>
      <w:marTop w:val="0"/>
      <w:marBottom w:val="0"/>
      <w:divBdr>
        <w:top w:val="none" w:sz="0" w:space="0" w:color="auto"/>
        <w:left w:val="none" w:sz="0" w:space="0" w:color="auto"/>
        <w:bottom w:val="none" w:sz="0" w:space="0" w:color="auto"/>
        <w:right w:val="none" w:sz="0" w:space="0" w:color="auto"/>
      </w:divBdr>
    </w:div>
    <w:div w:id="697196238">
      <w:bodyDiv w:val="1"/>
      <w:marLeft w:val="0"/>
      <w:marRight w:val="0"/>
      <w:marTop w:val="0"/>
      <w:marBottom w:val="0"/>
      <w:divBdr>
        <w:top w:val="none" w:sz="0" w:space="0" w:color="auto"/>
        <w:left w:val="none" w:sz="0" w:space="0" w:color="auto"/>
        <w:bottom w:val="none" w:sz="0" w:space="0" w:color="auto"/>
        <w:right w:val="none" w:sz="0" w:space="0" w:color="auto"/>
      </w:divBdr>
    </w:div>
    <w:div w:id="697779168">
      <w:bodyDiv w:val="1"/>
      <w:marLeft w:val="0"/>
      <w:marRight w:val="0"/>
      <w:marTop w:val="0"/>
      <w:marBottom w:val="0"/>
      <w:divBdr>
        <w:top w:val="none" w:sz="0" w:space="0" w:color="auto"/>
        <w:left w:val="none" w:sz="0" w:space="0" w:color="auto"/>
        <w:bottom w:val="none" w:sz="0" w:space="0" w:color="auto"/>
        <w:right w:val="none" w:sz="0" w:space="0" w:color="auto"/>
      </w:divBdr>
    </w:div>
    <w:div w:id="698241032">
      <w:bodyDiv w:val="1"/>
      <w:marLeft w:val="0"/>
      <w:marRight w:val="0"/>
      <w:marTop w:val="0"/>
      <w:marBottom w:val="0"/>
      <w:divBdr>
        <w:top w:val="none" w:sz="0" w:space="0" w:color="auto"/>
        <w:left w:val="none" w:sz="0" w:space="0" w:color="auto"/>
        <w:bottom w:val="none" w:sz="0" w:space="0" w:color="auto"/>
        <w:right w:val="none" w:sz="0" w:space="0" w:color="auto"/>
      </w:divBdr>
    </w:div>
    <w:div w:id="698357400">
      <w:bodyDiv w:val="1"/>
      <w:marLeft w:val="0"/>
      <w:marRight w:val="0"/>
      <w:marTop w:val="0"/>
      <w:marBottom w:val="0"/>
      <w:divBdr>
        <w:top w:val="none" w:sz="0" w:space="0" w:color="auto"/>
        <w:left w:val="none" w:sz="0" w:space="0" w:color="auto"/>
        <w:bottom w:val="none" w:sz="0" w:space="0" w:color="auto"/>
        <w:right w:val="none" w:sz="0" w:space="0" w:color="auto"/>
      </w:divBdr>
    </w:div>
    <w:div w:id="698362861">
      <w:bodyDiv w:val="1"/>
      <w:marLeft w:val="0"/>
      <w:marRight w:val="0"/>
      <w:marTop w:val="0"/>
      <w:marBottom w:val="0"/>
      <w:divBdr>
        <w:top w:val="none" w:sz="0" w:space="0" w:color="auto"/>
        <w:left w:val="none" w:sz="0" w:space="0" w:color="auto"/>
        <w:bottom w:val="none" w:sz="0" w:space="0" w:color="auto"/>
        <w:right w:val="none" w:sz="0" w:space="0" w:color="auto"/>
      </w:divBdr>
    </w:div>
    <w:div w:id="698697830">
      <w:bodyDiv w:val="1"/>
      <w:marLeft w:val="0"/>
      <w:marRight w:val="0"/>
      <w:marTop w:val="0"/>
      <w:marBottom w:val="0"/>
      <w:divBdr>
        <w:top w:val="none" w:sz="0" w:space="0" w:color="auto"/>
        <w:left w:val="none" w:sz="0" w:space="0" w:color="auto"/>
        <w:bottom w:val="none" w:sz="0" w:space="0" w:color="auto"/>
        <w:right w:val="none" w:sz="0" w:space="0" w:color="auto"/>
      </w:divBdr>
    </w:div>
    <w:div w:id="699938915">
      <w:bodyDiv w:val="1"/>
      <w:marLeft w:val="0"/>
      <w:marRight w:val="0"/>
      <w:marTop w:val="0"/>
      <w:marBottom w:val="0"/>
      <w:divBdr>
        <w:top w:val="none" w:sz="0" w:space="0" w:color="auto"/>
        <w:left w:val="none" w:sz="0" w:space="0" w:color="auto"/>
        <w:bottom w:val="none" w:sz="0" w:space="0" w:color="auto"/>
        <w:right w:val="none" w:sz="0" w:space="0" w:color="auto"/>
      </w:divBdr>
    </w:div>
    <w:div w:id="700015583">
      <w:bodyDiv w:val="1"/>
      <w:marLeft w:val="0"/>
      <w:marRight w:val="0"/>
      <w:marTop w:val="0"/>
      <w:marBottom w:val="0"/>
      <w:divBdr>
        <w:top w:val="none" w:sz="0" w:space="0" w:color="auto"/>
        <w:left w:val="none" w:sz="0" w:space="0" w:color="auto"/>
        <w:bottom w:val="none" w:sz="0" w:space="0" w:color="auto"/>
        <w:right w:val="none" w:sz="0" w:space="0" w:color="auto"/>
      </w:divBdr>
    </w:div>
    <w:div w:id="700783751">
      <w:bodyDiv w:val="1"/>
      <w:marLeft w:val="0"/>
      <w:marRight w:val="0"/>
      <w:marTop w:val="0"/>
      <w:marBottom w:val="0"/>
      <w:divBdr>
        <w:top w:val="none" w:sz="0" w:space="0" w:color="auto"/>
        <w:left w:val="none" w:sz="0" w:space="0" w:color="auto"/>
        <w:bottom w:val="none" w:sz="0" w:space="0" w:color="auto"/>
        <w:right w:val="none" w:sz="0" w:space="0" w:color="auto"/>
      </w:divBdr>
    </w:div>
    <w:div w:id="701170907">
      <w:bodyDiv w:val="1"/>
      <w:marLeft w:val="0"/>
      <w:marRight w:val="0"/>
      <w:marTop w:val="0"/>
      <w:marBottom w:val="0"/>
      <w:divBdr>
        <w:top w:val="none" w:sz="0" w:space="0" w:color="auto"/>
        <w:left w:val="none" w:sz="0" w:space="0" w:color="auto"/>
        <w:bottom w:val="none" w:sz="0" w:space="0" w:color="auto"/>
        <w:right w:val="none" w:sz="0" w:space="0" w:color="auto"/>
      </w:divBdr>
    </w:div>
    <w:div w:id="701176224">
      <w:bodyDiv w:val="1"/>
      <w:marLeft w:val="0"/>
      <w:marRight w:val="0"/>
      <w:marTop w:val="0"/>
      <w:marBottom w:val="0"/>
      <w:divBdr>
        <w:top w:val="none" w:sz="0" w:space="0" w:color="auto"/>
        <w:left w:val="none" w:sz="0" w:space="0" w:color="auto"/>
        <w:bottom w:val="none" w:sz="0" w:space="0" w:color="auto"/>
        <w:right w:val="none" w:sz="0" w:space="0" w:color="auto"/>
      </w:divBdr>
    </w:div>
    <w:div w:id="701636408">
      <w:bodyDiv w:val="1"/>
      <w:marLeft w:val="0"/>
      <w:marRight w:val="0"/>
      <w:marTop w:val="0"/>
      <w:marBottom w:val="0"/>
      <w:divBdr>
        <w:top w:val="none" w:sz="0" w:space="0" w:color="auto"/>
        <w:left w:val="none" w:sz="0" w:space="0" w:color="auto"/>
        <w:bottom w:val="none" w:sz="0" w:space="0" w:color="auto"/>
        <w:right w:val="none" w:sz="0" w:space="0" w:color="auto"/>
      </w:divBdr>
    </w:div>
    <w:div w:id="701710786">
      <w:bodyDiv w:val="1"/>
      <w:marLeft w:val="0"/>
      <w:marRight w:val="0"/>
      <w:marTop w:val="0"/>
      <w:marBottom w:val="0"/>
      <w:divBdr>
        <w:top w:val="none" w:sz="0" w:space="0" w:color="auto"/>
        <w:left w:val="none" w:sz="0" w:space="0" w:color="auto"/>
        <w:bottom w:val="none" w:sz="0" w:space="0" w:color="auto"/>
        <w:right w:val="none" w:sz="0" w:space="0" w:color="auto"/>
      </w:divBdr>
    </w:div>
    <w:div w:id="702365698">
      <w:bodyDiv w:val="1"/>
      <w:marLeft w:val="0"/>
      <w:marRight w:val="0"/>
      <w:marTop w:val="0"/>
      <w:marBottom w:val="0"/>
      <w:divBdr>
        <w:top w:val="none" w:sz="0" w:space="0" w:color="auto"/>
        <w:left w:val="none" w:sz="0" w:space="0" w:color="auto"/>
        <w:bottom w:val="none" w:sz="0" w:space="0" w:color="auto"/>
        <w:right w:val="none" w:sz="0" w:space="0" w:color="auto"/>
      </w:divBdr>
    </w:div>
    <w:div w:id="702438017">
      <w:bodyDiv w:val="1"/>
      <w:marLeft w:val="0"/>
      <w:marRight w:val="0"/>
      <w:marTop w:val="0"/>
      <w:marBottom w:val="0"/>
      <w:divBdr>
        <w:top w:val="none" w:sz="0" w:space="0" w:color="auto"/>
        <w:left w:val="none" w:sz="0" w:space="0" w:color="auto"/>
        <w:bottom w:val="none" w:sz="0" w:space="0" w:color="auto"/>
        <w:right w:val="none" w:sz="0" w:space="0" w:color="auto"/>
      </w:divBdr>
    </w:div>
    <w:div w:id="703408705">
      <w:bodyDiv w:val="1"/>
      <w:marLeft w:val="0"/>
      <w:marRight w:val="0"/>
      <w:marTop w:val="0"/>
      <w:marBottom w:val="0"/>
      <w:divBdr>
        <w:top w:val="none" w:sz="0" w:space="0" w:color="auto"/>
        <w:left w:val="none" w:sz="0" w:space="0" w:color="auto"/>
        <w:bottom w:val="none" w:sz="0" w:space="0" w:color="auto"/>
        <w:right w:val="none" w:sz="0" w:space="0" w:color="auto"/>
      </w:divBdr>
    </w:div>
    <w:div w:id="703822382">
      <w:bodyDiv w:val="1"/>
      <w:marLeft w:val="0"/>
      <w:marRight w:val="0"/>
      <w:marTop w:val="0"/>
      <w:marBottom w:val="0"/>
      <w:divBdr>
        <w:top w:val="none" w:sz="0" w:space="0" w:color="auto"/>
        <w:left w:val="none" w:sz="0" w:space="0" w:color="auto"/>
        <w:bottom w:val="none" w:sz="0" w:space="0" w:color="auto"/>
        <w:right w:val="none" w:sz="0" w:space="0" w:color="auto"/>
      </w:divBdr>
    </w:div>
    <w:div w:id="704015468">
      <w:bodyDiv w:val="1"/>
      <w:marLeft w:val="0"/>
      <w:marRight w:val="0"/>
      <w:marTop w:val="0"/>
      <w:marBottom w:val="0"/>
      <w:divBdr>
        <w:top w:val="none" w:sz="0" w:space="0" w:color="auto"/>
        <w:left w:val="none" w:sz="0" w:space="0" w:color="auto"/>
        <w:bottom w:val="none" w:sz="0" w:space="0" w:color="auto"/>
        <w:right w:val="none" w:sz="0" w:space="0" w:color="auto"/>
      </w:divBdr>
    </w:div>
    <w:div w:id="704326950">
      <w:bodyDiv w:val="1"/>
      <w:marLeft w:val="0"/>
      <w:marRight w:val="0"/>
      <w:marTop w:val="0"/>
      <w:marBottom w:val="0"/>
      <w:divBdr>
        <w:top w:val="none" w:sz="0" w:space="0" w:color="auto"/>
        <w:left w:val="none" w:sz="0" w:space="0" w:color="auto"/>
        <w:bottom w:val="none" w:sz="0" w:space="0" w:color="auto"/>
        <w:right w:val="none" w:sz="0" w:space="0" w:color="auto"/>
      </w:divBdr>
    </w:div>
    <w:div w:id="705374922">
      <w:bodyDiv w:val="1"/>
      <w:marLeft w:val="0"/>
      <w:marRight w:val="0"/>
      <w:marTop w:val="0"/>
      <w:marBottom w:val="0"/>
      <w:divBdr>
        <w:top w:val="none" w:sz="0" w:space="0" w:color="auto"/>
        <w:left w:val="none" w:sz="0" w:space="0" w:color="auto"/>
        <w:bottom w:val="none" w:sz="0" w:space="0" w:color="auto"/>
        <w:right w:val="none" w:sz="0" w:space="0" w:color="auto"/>
      </w:divBdr>
    </w:div>
    <w:div w:id="705520652">
      <w:bodyDiv w:val="1"/>
      <w:marLeft w:val="0"/>
      <w:marRight w:val="0"/>
      <w:marTop w:val="0"/>
      <w:marBottom w:val="0"/>
      <w:divBdr>
        <w:top w:val="none" w:sz="0" w:space="0" w:color="auto"/>
        <w:left w:val="none" w:sz="0" w:space="0" w:color="auto"/>
        <w:bottom w:val="none" w:sz="0" w:space="0" w:color="auto"/>
        <w:right w:val="none" w:sz="0" w:space="0" w:color="auto"/>
      </w:divBdr>
    </w:div>
    <w:div w:id="705527405">
      <w:bodyDiv w:val="1"/>
      <w:marLeft w:val="0"/>
      <w:marRight w:val="0"/>
      <w:marTop w:val="0"/>
      <w:marBottom w:val="0"/>
      <w:divBdr>
        <w:top w:val="none" w:sz="0" w:space="0" w:color="auto"/>
        <w:left w:val="none" w:sz="0" w:space="0" w:color="auto"/>
        <w:bottom w:val="none" w:sz="0" w:space="0" w:color="auto"/>
        <w:right w:val="none" w:sz="0" w:space="0" w:color="auto"/>
      </w:divBdr>
    </w:div>
    <w:div w:id="705642107">
      <w:bodyDiv w:val="1"/>
      <w:marLeft w:val="0"/>
      <w:marRight w:val="0"/>
      <w:marTop w:val="0"/>
      <w:marBottom w:val="0"/>
      <w:divBdr>
        <w:top w:val="none" w:sz="0" w:space="0" w:color="auto"/>
        <w:left w:val="none" w:sz="0" w:space="0" w:color="auto"/>
        <w:bottom w:val="none" w:sz="0" w:space="0" w:color="auto"/>
        <w:right w:val="none" w:sz="0" w:space="0" w:color="auto"/>
      </w:divBdr>
    </w:div>
    <w:div w:id="705716020">
      <w:bodyDiv w:val="1"/>
      <w:marLeft w:val="0"/>
      <w:marRight w:val="0"/>
      <w:marTop w:val="0"/>
      <w:marBottom w:val="0"/>
      <w:divBdr>
        <w:top w:val="none" w:sz="0" w:space="0" w:color="auto"/>
        <w:left w:val="none" w:sz="0" w:space="0" w:color="auto"/>
        <w:bottom w:val="none" w:sz="0" w:space="0" w:color="auto"/>
        <w:right w:val="none" w:sz="0" w:space="0" w:color="auto"/>
      </w:divBdr>
    </w:div>
    <w:div w:id="705836798">
      <w:bodyDiv w:val="1"/>
      <w:marLeft w:val="0"/>
      <w:marRight w:val="0"/>
      <w:marTop w:val="0"/>
      <w:marBottom w:val="0"/>
      <w:divBdr>
        <w:top w:val="none" w:sz="0" w:space="0" w:color="auto"/>
        <w:left w:val="none" w:sz="0" w:space="0" w:color="auto"/>
        <w:bottom w:val="none" w:sz="0" w:space="0" w:color="auto"/>
        <w:right w:val="none" w:sz="0" w:space="0" w:color="auto"/>
      </w:divBdr>
    </w:div>
    <w:div w:id="706176370">
      <w:bodyDiv w:val="1"/>
      <w:marLeft w:val="0"/>
      <w:marRight w:val="0"/>
      <w:marTop w:val="0"/>
      <w:marBottom w:val="0"/>
      <w:divBdr>
        <w:top w:val="none" w:sz="0" w:space="0" w:color="auto"/>
        <w:left w:val="none" w:sz="0" w:space="0" w:color="auto"/>
        <w:bottom w:val="none" w:sz="0" w:space="0" w:color="auto"/>
        <w:right w:val="none" w:sz="0" w:space="0" w:color="auto"/>
      </w:divBdr>
    </w:div>
    <w:div w:id="706181908">
      <w:bodyDiv w:val="1"/>
      <w:marLeft w:val="0"/>
      <w:marRight w:val="0"/>
      <w:marTop w:val="0"/>
      <w:marBottom w:val="0"/>
      <w:divBdr>
        <w:top w:val="none" w:sz="0" w:space="0" w:color="auto"/>
        <w:left w:val="none" w:sz="0" w:space="0" w:color="auto"/>
        <w:bottom w:val="none" w:sz="0" w:space="0" w:color="auto"/>
        <w:right w:val="none" w:sz="0" w:space="0" w:color="auto"/>
      </w:divBdr>
    </w:div>
    <w:div w:id="706494266">
      <w:bodyDiv w:val="1"/>
      <w:marLeft w:val="0"/>
      <w:marRight w:val="0"/>
      <w:marTop w:val="0"/>
      <w:marBottom w:val="0"/>
      <w:divBdr>
        <w:top w:val="none" w:sz="0" w:space="0" w:color="auto"/>
        <w:left w:val="none" w:sz="0" w:space="0" w:color="auto"/>
        <w:bottom w:val="none" w:sz="0" w:space="0" w:color="auto"/>
        <w:right w:val="none" w:sz="0" w:space="0" w:color="auto"/>
      </w:divBdr>
    </w:div>
    <w:div w:id="706686209">
      <w:bodyDiv w:val="1"/>
      <w:marLeft w:val="0"/>
      <w:marRight w:val="0"/>
      <w:marTop w:val="0"/>
      <w:marBottom w:val="0"/>
      <w:divBdr>
        <w:top w:val="none" w:sz="0" w:space="0" w:color="auto"/>
        <w:left w:val="none" w:sz="0" w:space="0" w:color="auto"/>
        <w:bottom w:val="none" w:sz="0" w:space="0" w:color="auto"/>
        <w:right w:val="none" w:sz="0" w:space="0" w:color="auto"/>
      </w:divBdr>
    </w:div>
    <w:div w:id="706954742">
      <w:bodyDiv w:val="1"/>
      <w:marLeft w:val="0"/>
      <w:marRight w:val="0"/>
      <w:marTop w:val="0"/>
      <w:marBottom w:val="0"/>
      <w:divBdr>
        <w:top w:val="none" w:sz="0" w:space="0" w:color="auto"/>
        <w:left w:val="none" w:sz="0" w:space="0" w:color="auto"/>
        <w:bottom w:val="none" w:sz="0" w:space="0" w:color="auto"/>
        <w:right w:val="none" w:sz="0" w:space="0" w:color="auto"/>
      </w:divBdr>
    </w:div>
    <w:div w:id="707142005">
      <w:bodyDiv w:val="1"/>
      <w:marLeft w:val="0"/>
      <w:marRight w:val="0"/>
      <w:marTop w:val="0"/>
      <w:marBottom w:val="0"/>
      <w:divBdr>
        <w:top w:val="none" w:sz="0" w:space="0" w:color="auto"/>
        <w:left w:val="none" w:sz="0" w:space="0" w:color="auto"/>
        <w:bottom w:val="none" w:sz="0" w:space="0" w:color="auto"/>
        <w:right w:val="none" w:sz="0" w:space="0" w:color="auto"/>
      </w:divBdr>
    </w:div>
    <w:div w:id="707224802">
      <w:bodyDiv w:val="1"/>
      <w:marLeft w:val="0"/>
      <w:marRight w:val="0"/>
      <w:marTop w:val="0"/>
      <w:marBottom w:val="0"/>
      <w:divBdr>
        <w:top w:val="none" w:sz="0" w:space="0" w:color="auto"/>
        <w:left w:val="none" w:sz="0" w:space="0" w:color="auto"/>
        <w:bottom w:val="none" w:sz="0" w:space="0" w:color="auto"/>
        <w:right w:val="none" w:sz="0" w:space="0" w:color="auto"/>
      </w:divBdr>
    </w:div>
    <w:div w:id="707409451">
      <w:bodyDiv w:val="1"/>
      <w:marLeft w:val="0"/>
      <w:marRight w:val="0"/>
      <w:marTop w:val="0"/>
      <w:marBottom w:val="0"/>
      <w:divBdr>
        <w:top w:val="none" w:sz="0" w:space="0" w:color="auto"/>
        <w:left w:val="none" w:sz="0" w:space="0" w:color="auto"/>
        <w:bottom w:val="none" w:sz="0" w:space="0" w:color="auto"/>
        <w:right w:val="none" w:sz="0" w:space="0" w:color="auto"/>
      </w:divBdr>
    </w:div>
    <w:div w:id="707604375">
      <w:bodyDiv w:val="1"/>
      <w:marLeft w:val="0"/>
      <w:marRight w:val="0"/>
      <w:marTop w:val="0"/>
      <w:marBottom w:val="0"/>
      <w:divBdr>
        <w:top w:val="none" w:sz="0" w:space="0" w:color="auto"/>
        <w:left w:val="none" w:sz="0" w:space="0" w:color="auto"/>
        <w:bottom w:val="none" w:sz="0" w:space="0" w:color="auto"/>
        <w:right w:val="none" w:sz="0" w:space="0" w:color="auto"/>
      </w:divBdr>
    </w:div>
    <w:div w:id="707685732">
      <w:bodyDiv w:val="1"/>
      <w:marLeft w:val="0"/>
      <w:marRight w:val="0"/>
      <w:marTop w:val="0"/>
      <w:marBottom w:val="0"/>
      <w:divBdr>
        <w:top w:val="none" w:sz="0" w:space="0" w:color="auto"/>
        <w:left w:val="none" w:sz="0" w:space="0" w:color="auto"/>
        <w:bottom w:val="none" w:sz="0" w:space="0" w:color="auto"/>
        <w:right w:val="none" w:sz="0" w:space="0" w:color="auto"/>
      </w:divBdr>
    </w:div>
    <w:div w:id="708459910">
      <w:bodyDiv w:val="1"/>
      <w:marLeft w:val="0"/>
      <w:marRight w:val="0"/>
      <w:marTop w:val="0"/>
      <w:marBottom w:val="0"/>
      <w:divBdr>
        <w:top w:val="none" w:sz="0" w:space="0" w:color="auto"/>
        <w:left w:val="none" w:sz="0" w:space="0" w:color="auto"/>
        <w:bottom w:val="none" w:sz="0" w:space="0" w:color="auto"/>
        <w:right w:val="none" w:sz="0" w:space="0" w:color="auto"/>
      </w:divBdr>
    </w:div>
    <w:div w:id="708532214">
      <w:bodyDiv w:val="1"/>
      <w:marLeft w:val="0"/>
      <w:marRight w:val="0"/>
      <w:marTop w:val="0"/>
      <w:marBottom w:val="0"/>
      <w:divBdr>
        <w:top w:val="none" w:sz="0" w:space="0" w:color="auto"/>
        <w:left w:val="none" w:sz="0" w:space="0" w:color="auto"/>
        <w:bottom w:val="none" w:sz="0" w:space="0" w:color="auto"/>
        <w:right w:val="none" w:sz="0" w:space="0" w:color="auto"/>
      </w:divBdr>
    </w:div>
    <w:div w:id="709039944">
      <w:bodyDiv w:val="1"/>
      <w:marLeft w:val="0"/>
      <w:marRight w:val="0"/>
      <w:marTop w:val="0"/>
      <w:marBottom w:val="0"/>
      <w:divBdr>
        <w:top w:val="none" w:sz="0" w:space="0" w:color="auto"/>
        <w:left w:val="none" w:sz="0" w:space="0" w:color="auto"/>
        <w:bottom w:val="none" w:sz="0" w:space="0" w:color="auto"/>
        <w:right w:val="none" w:sz="0" w:space="0" w:color="auto"/>
      </w:divBdr>
    </w:div>
    <w:div w:id="709187620">
      <w:bodyDiv w:val="1"/>
      <w:marLeft w:val="0"/>
      <w:marRight w:val="0"/>
      <w:marTop w:val="0"/>
      <w:marBottom w:val="0"/>
      <w:divBdr>
        <w:top w:val="none" w:sz="0" w:space="0" w:color="auto"/>
        <w:left w:val="none" w:sz="0" w:space="0" w:color="auto"/>
        <w:bottom w:val="none" w:sz="0" w:space="0" w:color="auto"/>
        <w:right w:val="none" w:sz="0" w:space="0" w:color="auto"/>
      </w:divBdr>
    </w:div>
    <w:div w:id="709457034">
      <w:bodyDiv w:val="1"/>
      <w:marLeft w:val="0"/>
      <w:marRight w:val="0"/>
      <w:marTop w:val="0"/>
      <w:marBottom w:val="0"/>
      <w:divBdr>
        <w:top w:val="none" w:sz="0" w:space="0" w:color="auto"/>
        <w:left w:val="none" w:sz="0" w:space="0" w:color="auto"/>
        <w:bottom w:val="none" w:sz="0" w:space="0" w:color="auto"/>
        <w:right w:val="none" w:sz="0" w:space="0" w:color="auto"/>
      </w:divBdr>
    </w:div>
    <w:div w:id="709695738">
      <w:bodyDiv w:val="1"/>
      <w:marLeft w:val="0"/>
      <w:marRight w:val="0"/>
      <w:marTop w:val="0"/>
      <w:marBottom w:val="0"/>
      <w:divBdr>
        <w:top w:val="none" w:sz="0" w:space="0" w:color="auto"/>
        <w:left w:val="none" w:sz="0" w:space="0" w:color="auto"/>
        <w:bottom w:val="none" w:sz="0" w:space="0" w:color="auto"/>
        <w:right w:val="none" w:sz="0" w:space="0" w:color="auto"/>
      </w:divBdr>
    </w:div>
    <w:div w:id="709765924">
      <w:bodyDiv w:val="1"/>
      <w:marLeft w:val="0"/>
      <w:marRight w:val="0"/>
      <w:marTop w:val="0"/>
      <w:marBottom w:val="0"/>
      <w:divBdr>
        <w:top w:val="none" w:sz="0" w:space="0" w:color="auto"/>
        <w:left w:val="none" w:sz="0" w:space="0" w:color="auto"/>
        <w:bottom w:val="none" w:sz="0" w:space="0" w:color="auto"/>
        <w:right w:val="none" w:sz="0" w:space="0" w:color="auto"/>
      </w:divBdr>
    </w:div>
    <w:div w:id="711197480">
      <w:bodyDiv w:val="1"/>
      <w:marLeft w:val="0"/>
      <w:marRight w:val="0"/>
      <w:marTop w:val="0"/>
      <w:marBottom w:val="0"/>
      <w:divBdr>
        <w:top w:val="none" w:sz="0" w:space="0" w:color="auto"/>
        <w:left w:val="none" w:sz="0" w:space="0" w:color="auto"/>
        <w:bottom w:val="none" w:sz="0" w:space="0" w:color="auto"/>
        <w:right w:val="none" w:sz="0" w:space="0" w:color="auto"/>
      </w:divBdr>
    </w:div>
    <w:div w:id="711460071">
      <w:bodyDiv w:val="1"/>
      <w:marLeft w:val="0"/>
      <w:marRight w:val="0"/>
      <w:marTop w:val="0"/>
      <w:marBottom w:val="0"/>
      <w:divBdr>
        <w:top w:val="none" w:sz="0" w:space="0" w:color="auto"/>
        <w:left w:val="none" w:sz="0" w:space="0" w:color="auto"/>
        <w:bottom w:val="none" w:sz="0" w:space="0" w:color="auto"/>
        <w:right w:val="none" w:sz="0" w:space="0" w:color="auto"/>
      </w:divBdr>
    </w:div>
    <w:div w:id="711534825">
      <w:bodyDiv w:val="1"/>
      <w:marLeft w:val="0"/>
      <w:marRight w:val="0"/>
      <w:marTop w:val="0"/>
      <w:marBottom w:val="0"/>
      <w:divBdr>
        <w:top w:val="none" w:sz="0" w:space="0" w:color="auto"/>
        <w:left w:val="none" w:sz="0" w:space="0" w:color="auto"/>
        <w:bottom w:val="none" w:sz="0" w:space="0" w:color="auto"/>
        <w:right w:val="none" w:sz="0" w:space="0" w:color="auto"/>
      </w:divBdr>
    </w:div>
    <w:div w:id="711537088">
      <w:bodyDiv w:val="1"/>
      <w:marLeft w:val="0"/>
      <w:marRight w:val="0"/>
      <w:marTop w:val="0"/>
      <w:marBottom w:val="0"/>
      <w:divBdr>
        <w:top w:val="none" w:sz="0" w:space="0" w:color="auto"/>
        <w:left w:val="none" w:sz="0" w:space="0" w:color="auto"/>
        <w:bottom w:val="none" w:sz="0" w:space="0" w:color="auto"/>
        <w:right w:val="none" w:sz="0" w:space="0" w:color="auto"/>
      </w:divBdr>
    </w:div>
    <w:div w:id="711657396">
      <w:bodyDiv w:val="1"/>
      <w:marLeft w:val="0"/>
      <w:marRight w:val="0"/>
      <w:marTop w:val="0"/>
      <w:marBottom w:val="0"/>
      <w:divBdr>
        <w:top w:val="none" w:sz="0" w:space="0" w:color="auto"/>
        <w:left w:val="none" w:sz="0" w:space="0" w:color="auto"/>
        <w:bottom w:val="none" w:sz="0" w:space="0" w:color="auto"/>
        <w:right w:val="none" w:sz="0" w:space="0" w:color="auto"/>
      </w:divBdr>
    </w:div>
    <w:div w:id="711658170">
      <w:bodyDiv w:val="1"/>
      <w:marLeft w:val="0"/>
      <w:marRight w:val="0"/>
      <w:marTop w:val="0"/>
      <w:marBottom w:val="0"/>
      <w:divBdr>
        <w:top w:val="none" w:sz="0" w:space="0" w:color="auto"/>
        <w:left w:val="none" w:sz="0" w:space="0" w:color="auto"/>
        <w:bottom w:val="none" w:sz="0" w:space="0" w:color="auto"/>
        <w:right w:val="none" w:sz="0" w:space="0" w:color="auto"/>
      </w:divBdr>
    </w:div>
    <w:div w:id="711733044">
      <w:bodyDiv w:val="1"/>
      <w:marLeft w:val="0"/>
      <w:marRight w:val="0"/>
      <w:marTop w:val="0"/>
      <w:marBottom w:val="0"/>
      <w:divBdr>
        <w:top w:val="none" w:sz="0" w:space="0" w:color="auto"/>
        <w:left w:val="none" w:sz="0" w:space="0" w:color="auto"/>
        <w:bottom w:val="none" w:sz="0" w:space="0" w:color="auto"/>
        <w:right w:val="none" w:sz="0" w:space="0" w:color="auto"/>
      </w:divBdr>
    </w:div>
    <w:div w:id="712146744">
      <w:bodyDiv w:val="1"/>
      <w:marLeft w:val="0"/>
      <w:marRight w:val="0"/>
      <w:marTop w:val="0"/>
      <w:marBottom w:val="0"/>
      <w:divBdr>
        <w:top w:val="none" w:sz="0" w:space="0" w:color="auto"/>
        <w:left w:val="none" w:sz="0" w:space="0" w:color="auto"/>
        <w:bottom w:val="none" w:sz="0" w:space="0" w:color="auto"/>
        <w:right w:val="none" w:sz="0" w:space="0" w:color="auto"/>
      </w:divBdr>
    </w:div>
    <w:div w:id="712312267">
      <w:bodyDiv w:val="1"/>
      <w:marLeft w:val="0"/>
      <w:marRight w:val="0"/>
      <w:marTop w:val="0"/>
      <w:marBottom w:val="0"/>
      <w:divBdr>
        <w:top w:val="none" w:sz="0" w:space="0" w:color="auto"/>
        <w:left w:val="none" w:sz="0" w:space="0" w:color="auto"/>
        <w:bottom w:val="none" w:sz="0" w:space="0" w:color="auto"/>
        <w:right w:val="none" w:sz="0" w:space="0" w:color="auto"/>
      </w:divBdr>
    </w:div>
    <w:div w:id="712341875">
      <w:bodyDiv w:val="1"/>
      <w:marLeft w:val="0"/>
      <w:marRight w:val="0"/>
      <w:marTop w:val="0"/>
      <w:marBottom w:val="0"/>
      <w:divBdr>
        <w:top w:val="none" w:sz="0" w:space="0" w:color="auto"/>
        <w:left w:val="none" w:sz="0" w:space="0" w:color="auto"/>
        <w:bottom w:val="none" w:sz="0" w:space="0" w:color="auto"/>
        <w:right w:val="none" w:sz="0" w:space="0" w:color="auto"/>
      </w:divBdr>
    </w:div>
    <w:div w:id="712582822">
      <w:bodyDiv w:val="1"/>
      <w:marLeft w:val="0"/>
      <w:marRight w:val="0"/>
      <w:marTop w:val="0"/>
      <w:marBottom w:val="0"/>
      <w:divBdr>
        <w:top w:val="none" w:sz="0" w:space="0" w:color="auto"/>
        <w:left w:val="none" w:sz="0" w:space="0" w:color="auto"/>
        <w:bottom w:val="none" w:sz="0" w:space="0" w:color="auto"/>
        <w:right w:val="none" w:sz="0" w:space="0" w:color="auto"/>
      </w:divBdr>
    </w:div>
    <w:div w:id="712966739">
      <w:bodyDiv w:val="1"/>
      <w:marLeft w:val="0"/>
      <w:marRight w:val="0"/>
      <w:marTop w:val="0"/>
      <w:marBottom w:val="0"/>
      <w:divBdr>
        <w:top w:val="none" w:sz="0" w:space="0" w:color="auto"/>
        <w:left w:val="none" w:sz="0" w:space="0" w:color="auto"/>
        <w:bottom w:val="none" w:sz="0" w:space="0" w:color="auto"/>
        <w:right w:val="none" w:sz="0" w:space="0" w:color="auto"/>
      </w:divBdr>
    </w:div>
    <w:div w:id="713163764">
      <w:bodyDiv w:val="1"/>
      <w:marLeft w:val="0"/>
      <w:marRight w:val="0"/>
      <w:marTop w:val="0"/>
      <w:marBottom w:val="0"/>
      <w:divBdr>
        <w:top w:val="none" w:sz="0" w:space="0" w:color="auto"/>
        <w:left w:val="none" w:sz="0" w:space="0" w:color="auto"/>
        <w:bottom w:val="none" w:sz="0" w:space="0" w:color="auto"/>
        <w:right w:val="none" w:sz="0" w:space="0" w:color="auto"/>
      </w:divBdr>
    </w:div>
    <w:div w:id="713164021">
      <w:bodyDiv w:val="1"/>
      <w:marLeft w:val="0"/>
      <w:marRight w:val="0"/>
      <w:marTop w:val="0"/>
      <w:marBottom w:val="0"/>
      <w:divBdr>
        <w:top w:val="none" w:sz="0" w:space="0" w:color="auto"/>
        <w:left w:val="none" w:sz="0" w:space="0" w:color="auto"/>
        <w:bottom w:val="none" w:sz="0" w:space="0" w:color="auto"/>
        <w:right w:val="none" w:sz="0" w:space="0" w:color="auto"/>
      </w:divBdr>
    </w:div>
    <w:div w:id="713577727">
      <w:bodyDiv w:val="1"/>
      <w:marLeft w:val="0"/>
      <w:marRight w:val="0"/>
      <w:marTop w:val="0"/>
      <w:marBottom w:val="0"/>
      <w:divBdr>
        <w:top w:val="none" w:sz="0" w:space="0" w:color="auto"/>
        <w:left w:val="none" w:sz="0" w:space="0" w:color="auto"/>
        <w:bottom w:val="none" w:sz="0" w:space="0" w:color="auto"/>
        <w:right w:val="none" w:sz="0" w:space="0" w:color="auto"/>
      </w:divBdr>
    </w:div>
    <w:div w:id="713768831">
      <w:bodyDiv w:val="1"/>
      <w:marLeft w:val="0"/>
      <w:marRight w:val="0"/>
      <w:marTop w:val="0"/>
      <w:marBottom w:val="0"/>
      <w:divBdr>
        <w:top w:val="none" w:sz="0" w:space="0" w:color="auto"/>
        <w:left w:val="none" w:sz="0" w:space="0" w:color="auto"/>
        <w:bottom w:val="none" w:sz="0" w:space="0" w:color="auto"/>
        <w:right w:val="none" w:sz="0" w:space="0" w:color="auto"/>
      </w:divBdr>
    </w:div>
    <w:div w:id="713964071">
      <w:bodyDiv w:val="1"/>
      <w:marLeft w:val="0"/>
      <w:marRight w:val="0"/>
      <w:marTop w:val="0"/>
      <w:marBottom w:val="0"/>
      <w:divBdr>
        <w:top w:val="none" w:sz="0" w:space="0" w:color="auto"/>
        <w:left w:val="none" w:sz="0" w:space="0" w:color="auto"/>
        <w:bottom w:val="none" w:sz="0" w:space="0" w:color="auto"/>
        <w:right w:val="none" w:sz="0" w:space="0" w:color="auto"/>
      </w:divBdr>
    </w:div>
    <w:div w:id="714112558">
      <w:bodyDiv w:val="1"/>
      <w:marLeft w:val="0"/>
      <w:marRight w:val="0"/>
      <w:marTop w:val="0"/>
      <w:marBottom w:val="0"/>
      <w:divBdr>
        <w:top w:val="none" w:sz="0" w:space="0" w:color="auto"/>
        <w:left w:val="none" w:sz="0" w:space="0" w:color="auto"/>
        <w:bottom w:val="none" w:sz="0" w:space="0" w:color="auto"/>
        <w:right w:val="none" w:sz="0" w:space="0" w:color="auto"/>
      </w:divBdr>
    </w:div>
    <w:div w:id="714157535">
      <w:bodyDiv w:val="1"/>
      <w:marLeft w:val="0"/>
      <w:marRight w:val="0"/>
      <w:marTop w:val="0"/>
      <w:marBottom w:val="0"/>
      <w:divBdr>
        <w:top w:val="none" w:sz="0" w:space="0" w:color="auto"/>
        <w:left w:val="none" w:sz="0" w:space="0" w:color="auto"/>
        <w:bottom w:val="none" w:sz="0" w:space="0" w:color="auto"/>
        <w:right w:val="none" w:sz="0" w:space="0" w:color="auto"/>
      </w:divBdr>
    </w:div>
    <w:div w:id="714501259">
      <w:bodyDiv w:val="1"/>
      <w:marLeft w:val="0"/>
      <w:marRight w:val="0"/>
      <w:marTop w:val="0"/>
      <w:marBottom w:val="0"/>
      <w:divBdr>
        <w:top w:val="none" w:sz="0" w:space="0" w:color="auto"/>
        <w:left w:val="none" w:sz="0" w:space="0" w:color="auto"/>
        <w:bottom w:val="none" w:sz="0" w:space="0" w:color="auto"/>
        <w:right w:val="none" w:sz="0" w:space="0" w:color="auto"/>
      </w:divBdr>
    </w:div>
    <w:div w:id="714895482">
      <w:bodyDiv w:val="1"/>
      <w:marLeft w:val="0"/>
      <w:marRight w:val="0"/>
      <w:marTop w:val="0"/>
      <w:marBottom w:val="0"/>
      <w:divBdr>
        <w:top w:val="none" w:sz="0" w:space="0" w:color="auto"/>
        <w:left w:val="none" w:sz="0" w:space="0" w:color="auto"/>
        <w:bottom w:val="none" w:sz="0" w:space="0" w:color="auto"/>
        <w:right w:val="none" w:sz="0" w:space="0" w:color="auto"/>
      </w:divBdr>
    </w:div>
    <w:div w:id="714933417">
      <w:bodyDiv w:val="1"/>
      <w:marLeft w:val="0"/>
      <w:marRight w:val="0"/>
      <w:marTop w:val="0"/>
      <w:marBottom w:val="0"/>
      <w:divBdr>
        <w:top w:val="none" w:sz="0" w:space="0" w:color="auto"/>
        <w:left w:val="none" w:sz="0" w:space="0" w:color="auto"/>
        <w:bottom w:val="none" w:sz="0" w:space="0" w:color="auto"/>
        <w:right w:val="none" w:sz="0" w:space="0" w:color="auto"/>
      </w:divBdr>
    </w:div>
    <w:div w:id="715588675">
      <w:bodyDiv w:val="1"/>
      <w:marLeft w:val="0"/>
      <w:marRight w:val="0"/>
      <w:marTop w:val="0"/>
      <w:marBottom w:val="0"/>
      <w:divBdr>
        <w:top w:val="none" w:sz="0" w:space="0" w:color="auto"/>
        <w:left w:val="none" w:sz="0" w:space="0" w:color="auto"/>
        <w:bottom w:val="none" w:sz="0" w:space="0" w:color="auto"/>
        <w:right w:val="none" w:sz="0" w:space="0" w:color="auto"/>
      </w:divBdr>
    </w:div>
    <w:div w:id="715591937">
      <w:bodyDiv w:val="1"/>
      <w:marLeft w:val="0"/>
      <w:marRight w:val="0"/>
      <w:marTop w:val="0"/>
      <w:marBottom w:val="0"/>
      <w:divBdr>
        <w:top w:val="none" w:sz="0" w:space="0" w:color="auto"/>
        <w:left w:val="none" w:sz="0" w:space="0" w:color="auto"/>
        <w:bottom w:val="none" w:sz="0" w:space="0" w:color="auto"/>
        <w:right w:val="none" w:sz="0" w:space="0" w:color="auto"/>
      </w:divBdr>
    </w:div>
    <w:div w:id="716510527">
      <w:bodyDiv w:val="1"/>
      <w:marLeft w:val="0"/>
      <w:marRight w:val="0"/>
      <w:marTop w:val="0"/>
      <w:marBottom w:val="0"/>
      <w:divBdr>
        <w:top w:val="none" w:sz="0" w:space="0" w:color="auto"/>
        <w:left w:val="none" w:sz="0" w:space="0" w:color="auto"/>
        <w:bottom w:val="none" w:sz="0" w:space="0" w:color="auto"/>
        <w:right w:val="none" w:sz="0" w:space="0" w:color="auto"/>
      </w:divBdr>
    </w:div>
    <w:div w:id="716777617">
      <w:bodyDiv w:val="1"/>
      <w:marLeft w:val="0"/>
      <w:marRight w:val="0"/>
      <w:marTop w:val="0"/>
      <w:marBottom w:val="0"/>
      <w:divBdr>
        <w:top w:val="none" w:sz="0" w:space="0" w:color="auto"/>
        <w:left w:val="none" w:sz="0" w:space="0" w:color="auto"/>
        <w:bottom w:val="none" w:sz="0" w:space="0" w:color="auto"/>
        <w:right w:val="none" w:sz="0" w:space="0" w:color="auto"/>
      </w:divBdr>
    </w:div>
    <w:div w:id="717164384">
      <w:bodyDiv w:val="1"/>
      <w:marLeft w:val="0"/>
      <w:marRight w:val="0"/>
      <w:marTop w:val="0"/>
      <w:marBottom w:val="0"/>
      <w:divBdr>
        <w:top w:val="none" w:sz="0" w:space="0" w:color="auto"/>
        <w:left w:val="none" w:sz="0" w:space="0" w:color="auto"/>
        <w:bottom w:val="none" w:sz="0" w:space="0" w:color="auto"/>
        <w:right w:val="none" w:sz="0" w:space="0" w:color="auto"/>
      </w:divBdr>
    </w:div>
    <w:div w:id="717164958">
      <w:bodyDiv w:val="1"/>
      <w:marLeft w:val="0"/>
      <w:marRight w:val="0"/>
      <w:marTop w:val="0"/>
      <w:marBottom w:val="0"/>
      <w:divBdr>
        <w:top w:val="none" w:sz="0" w:space="0" w:color="auto"/>
        <w:left w:val="none" w:sz="0" w:space="0" w:color="auto"/>
        <w:bottom w:val="none" w:sz="0" w:space="0" w:color="auto"/>
        <w:right w:val="none" w:sz="0" w:space="0" w:color="auto"/>
      </w:divBdr>
    </w:div>
    <w:div w:id="717823204">
      <w:bodyDiv w:val="1"/>
      <w:marLeft w:val="0"/>
      <w:marRight w:val="0"/>
      <w:marTop w:val="0"/>
      <w:marBottom w:val="0"/>
      <w:divBdr>
        <w:top w:val="none" w:sz="0" w:space="0" w:color="auto"/>
        <w:left w:val="none" w:sz="0" w:space="0" w:color="auto"/>
        <w:bottom w:val="none" w:sz="0" w:space="0" w:color="auto"/>
        <w:right w:val="none" w:sz="0" w:space="0" w:color="auto"/>
      </w:divBdr>
    </w:div>
    <w:div w:id="718633659">
      <w:bodyDiv w:val="1"/>
      <w:marLeft w:val="0"/>
      <w:marRight w:val="0"/>
      <w:marTop w:val="0"/>
      <w:marBottom w:val="0"/>
      <w:divBdr>
        <w:top w:val="none" w:sz="0" w:space="0" w:color="auto"/>
        <w:left w:val="none" w:sz="0" w:space="0" w:color="auto"/>
        <w:bottom w:val="none" w:sz="0" w:space="0" w:color="auto"/>
        <w:right w:val="none" w:sz="0" w:space="0" w:color="auto"/>
      </w:divBdr>
    </w:div>
    <w:div w:id="718749920">
      <w:bodyDiv w:val="1"/>
      <w:marLeft w:val="0"/>
      <w:marRight w:val="0"/>
      <w:marTop w:val="0"/>
      <w:marBottom w:val="0"/>
      <w:divBdr>
        <w:top w:val="none" w:sz="0" w:space="0" w:color="auto"/>
        <w:left w:val="none" w:sz="0" w:space="0" w:color="auto"/>
        <w:bottom w:val="none" w:sz="0" w:space="0" w:color="auto"/>
        <w:right w:val="none" w:sz="0" w:space="0" w:color="auto"/>
      </w:divBdr>
    </w:div>
    <w:div w:id="719205139">
      <w:bodyDiv w:val="1"/>
      <w:marLeft w:val="0"/>
      <w:marRight w:val="0"/>
      <w:marTop w:val="0"/>
      <w:marBottom w:val="0"/>
      <w:divBdr>
        <w:top w:val="none" w:sz="0" w:space="0" w:color="auto"/>
        <w:left w:val="none" w:sz="0" w:space="0" w:color="auto"/>
        <w:bottom w:val="none" w:sz="0" w:space="0" w:color="auto"/>
        <w:right w:val="none" w:sz="0" w:space="0" w:color="auto"/>
      </w:divBdr>
    </w:div>
    <w:div w:id="719285441">
      <w:bodyDiv w:val="1"/>
      <w:marLeft w:val="0"/>
      <w:marRight w:val="0"/>
      <w:marTop w:val="0"/>
      <w:marBottom w:val="0"/>
      <w:divBdr>
        <w:top w:val="none" w:sz="0" w:space="0" w:color="auto"/>
        <w:left w:val="none" w:sz="0" w:space="0" w:color="auto"/>
        <w:bottom w:val="none" w:sz="0" w:space="0" w:color="auto"/>
        <w:right w:val="none" w:sz="0" w:space="0" w:color="auto"/>
      </w:divBdr>
    </w:div>
    <w:div w:id="719285490">
      <w:bodyDiv w:val="1"/>
      <w:marLeft w:val="0"/>
      <w:marRight w:val="0"/>
      <w:marTop w:val="0"/>
      <w:marBottom w:val="0"/>
      <w:divBdr>
        <w:top w:val="none" w:sz="0" w:space="0" w:color="auto"/>
        <w:left w:val="none" w:sz="0" w:space="0" w:color="auto"/>
        <w:bottom w:val="none" w:sz="0" w:space="0" w:color="auto"/>
        <w:right w:val="none" w:sz="0" w:space="0" w:color="auto"/>
      </w:divBdr>
    </w:div>
    <w:div w:id="719472890">
      <w:bodyDiv w:val="1"/>
      <w:marLeft w:val="0"/>
      <w:marRight w:val="0"/>
      <w:marTop w:val="0"/>
      <w:marBottom w:val="0"/>
      <w:divBdr>
        <w:top w:val="none" w:sz="0" w:space="0" w:color="auto"/>
        <w:left w:val="none" w:sz="0" w:space="0" w:color="auto"/>
        <w:bottom w:val="none" w:sz="0" w:space="0" w:color="auto"/>
        <w:right w:val="none" w:sz="0" w:space="0" w:color="auto"/>
      </w:divBdr>
    </w:div>
    <w:div w:id="719593835">
      <w:bodyDiv w:val="1"/>
      <w:marLeft w:val="0"/>
      <w:marRight w:val="0"/>
      <w:marTop w:val="0"/>
      <w:marBottom w:val="0"/>
      <w:divBdr>
        <w:top w:val="none" w:sz="0" w:space="0" w:color="auto"/>
        <w:left w:val="none" w:sz="0" w:space="0" w:color="auto"/>
        <w:bottom w:val="none" w:sz="0" w:space="0" w:color="auto"/>
        <w:right w:val="none" w:sz="0" w:space="0" w:color="auto"/>
      </w:divBdr>
    </w:div>
    <w:div w:id="719793559">
      <w:bodyDiv w:val="1"/>
      <w:marLeft w:val="0"/>
      <w:marRight w:val="0"/>
      <w:marTop w:val="0"/>
      <w:marBottom w:val="0"/>
      <w:divBdr>
        <w:top w:val="none" w:sz="0" w:space="0" w:color="auto"/>
        <w:left w:val="none" w:sz="0" w:space="0" w:color="auto"/>
        <w:bottom w:val="none" w:sz="0" w:space="0" w:color="auto"/>
        <w:right w:val="none" w:sz="0" w:space="0" w:color="auto"/>
      </w:divBdr>
    </w:div>
    <w:div w:id="720254763">
      <w:bodyDiv w:val="1"/>
      <w:marLeft w:val="0"/>
      <w:marRight w:val="0"/>
      <w:marTop w:val="0"/>
      <w:marBottom w:val="0"/>
      <w:divBdr>
        <w:top w:val="none" w:sz="0" w:space="0" w:color="auto"/>
        <w:left w:val="none" w:sz="0" w:space="0" w:color="auto"/>
        <w:bottom w:val="none" w:sz="0" w:space="0" w:color="auto"/>
        <w:right w:val="none" w:sz="0" w:space="0" w:color="auto"/>
      </w:divBdr>
    </w:div>
    <w:div w:id="720445359">
      <w:bodyDiv w:val="1"/>
      <w:marLeft w:val="0"/>
      <w:marRight w:val="0"/>
      <w:marTop w:val="0"/>
      <w:marBottom w:val="0"/>
      <w:divBdr>
        <w:top w:val="none" w:sz="0" w:space="0" w:color="auto"/>
        <w:left w:val="none" w:sz="0" w:space="0" w:color="auto"/>
        <w:bottom w:val="none" w:sz="0" w:space="0" w:color="auto"/>
        <w:right w:val="none" w:sz="0" w:space="0" w:color="auto"/>
      </w:divBdr>
    </w:div>
    <w:div w:id="721246387">
      <w:bodyDiv w:val="1"/>
      <w:marLeft w:val="0"/>
      <w:marRight w:val="0"/>
      <w:marTop w:val="0"/>
      <w:marBottom w:val="0"/>
      <w:divBdr>
        <w:top w:val="none" w:sz="0" w:space="0" w:color="auto"/>
        <w:left w:val="none" w:sz="0" w:space="0" w:color="auto"/>
        <w:bottom w:val="none" w:sz="0" w:space="0" w:color="auto"/>
        <w:right w:val="none" w:sz="0" w:space="0" w:color="auto"/>
      </w:divBdr>
    </w:div>
    <w:div w:id="721291467">
      <w:bodyDiv w:val="1"/>
      <w:marLeft w:val="0"/>
      <w:marRight w:val="0"/>
      <w:marTop w:val="0"/>
      <w:marBottom w:val="0"/>
      <w:divBdr>
        <w:top w:val="none" w:sz="0" w:space="0" w:color="auto"/>
        <w:left w:val="none" w:sz="0" w:space="0" w:color="auto"/>
        <w:bottom w:val="none" w:sz="0" w:space="0" w:color="auto"/>
        <w:right w:val="none" w:sz="0" w:space="0" w:color="auto"/>
      </w:divBdr>
    </w:div>
    <w:div w:id="721684092">
      <w:bodyDiv w:val="1"/>
      <w:marLeft w:val="0"/>
      <w:marRight w:val="0"/>
      <w:marTop w:val="0"/>
      <w:marBottom w:val="0"/>
      <w:divBdr>
        <w:top w:val="none" w:sz="0" w:space="0" w:color="auto"/>
        <w:left w:val="none" w:sz="0" w:space="0" w:color="auto"/>
        <w:bottom w:val="none" w:sz="0" w:space="0" w:color="auto"/>
        <w:right w:val="none" w:sz="0" w:space="0" w:color="auto"/>
      </w:divBdr>
    </w:div>
    <w:div w:id="721945714">
      <w:bodyDiv w:val="1"/>
      <w:marLeft w:val="0"/>
      <w:marRight w:val="0"/>
      <w:marTop w:val="0"/>
      <w:marBottom w:val="0"/>
      <w:divBdr>
        <w:top w:val="none" w:sz="0" w:space="0" w:color="auto"/>
        <w:left w:val="none" w:sz="0" w:space="0" w:color="auto"/>
        <w:bottom w:val="none" w:sz="0" w:space="0" w:color="auto"/>
        <w:right w:val="none" w:sz="0" w:space="0" w:color="auto"/>
      </w:divBdr>
    </w:div>
    <w:div w:id="723262989">
      <w:bodyDiv w:val="1"/>
      <w:marLeft w:val="0"/>
      <w:marRight w:val="0"/>
      <w:marTop w:val="0"/>
      <w:marBottom w:val="0"/>
      <w:divBdr>
        <w:top w:val="none" w:sz="0" w:space="0" w:color="auto"/>
        <w:left w:val="none" w:sz="0" w:space="0" w:color="auto"/>
        <w:bottom w:val="none" w:sz="0" w:space="0" w:color="auto"/>
        <w:right w:val="none" w:sz="0" w:space="0" w:color="auto"/>
      </w:divBdr>
    </w:div>
    <w:div w:id="723335701">
      <w:bodyDiv w:val="1"/>
      <w:marLeft w:val="0"/>
      <w:marRight w:val="0"/>
      <w:marTop w:val="0"/>
      <w:marBottom w:val="0"/>
      <w:divBdr>
        <w:top w:val="none" w:sz="0" w:space="0" w:color="auto"/>
        <w:left w:val="none" w:sz="0" w:space="0" w:color="auto"/>
        <w:bottom w:val="none" w:sz="0" w:space="0" w:color="auto"/>
        <w:right w:val="none" w:sz="0" w:space="0" w:color="auto"/>
      </w:divBdr>
    </w:div>
    <w:div w:id="723716859">
      <w:bodyDiv w:val="1"/>
      <w:marLeft w:val="0"/>
      <w:marRight w:val="0"/>
      <w:marTop w:val="0"/>
      <w:marBottom w:val="0"/>
      <w:divBdr>
        <w:top w:val="none" w:sz="0" w:space="0" w:color="auto"/>
        <w:left w:val="none" w:sz="0" w:space="0" w:color="auto"/>
        <w:bottom w:val="none" w:sz="0" w:space="0" w:color="auto"/>
        <w:right w:val="none" w:sz="0" w:space="0" w:color="auto"/>
      </w:divBdr>
    </w:div>
    <w:div w:id="723793644">
      <w:bodyDiv w:val="1"/>
      <w:marLeft w:val="0"/>
      <w:marRight w:val="0"/>
      <w:marTop w:val="0"/>
      <w:marBottom w:val="0"/>
      <w:divBdr>
        <w:top w:val="none" w:sz="0" w:space="0" w:color="auto"/>
        <w:left w:val="none" w:sz="0" w:space="0" w:color="auto"/>
        <w:bottom w:val="none" w:sz="0" w:space="0" w:color="auto"/>
        <w:right w:val="none" w:sz="0" w:space="0" w:color="auto"/>
      </w:divBdr>
    </w:div>
    <w:div w:id="723990982">
      <w:bodyDiv w:val="1"/>
      <w:marLeft w:val="0"/>
      <w:marRight w:val="0"/>
      <w:marTop w:val="0"/>
      <w:marBottom w:val="0"/>
      <w:divBdr>
        <w:top w:val="none" w:sz="0" w:space="0" w:color="auto"/>
        <w:left w:val="none" w:sz="0" w:space="0" w:color="auto"/>
        <w:bottom w:val="none" w:sz="0" w:space="0" w:color="auto"/>
        <w:right w:val="none" w:sz="0" w:space="0" w:color="auto"/>
      </w:divBdr>
    </w:div>
    <w:div w:id="724065240">
      <w:bodyDiv w:val="1"/>
      <w:marLeft w:val="0"/>
      <w:marRight w:val="0"/>
      <w:marTop w:val="0"/>
      <w:marBottom w:val="0"/>
      <w:divBdr>
        <w:top w:val="none" w:sz="0" w:space="0" w:color="auto"/>
        <w:left w:val="none" w:sz="0" w:space="0" w:color="auto"/>
        <w:bottom w:val="none" w:sz="0" w:space="0" w:color="auto"/>
        <w:right w:val="none" w:sz="0" w:space="0" w:color="auto"/>
      </w:divBdr>
    </w:div>
    <w:div w:id="724452956">
      <w:bodyDiv w:val="1"/>
      <w:marLeft w:val="0"/>
      <w:marRight w:val="0"/>
      <w:marTop w:val="0"/>
      <w:marBottom w:val="0"/>
      <w:divBdr>
        <w:top w:val="none" w:sz="0" w:space="0" w:color="auto"/>
        <w:left w:val="none" w:sz="0" w:space="0" w:color="auto"/>
        <w:bottom w:val="none" w:sz="0" w:space="0" w:color="auto"/>
        <w:right w:val="none" w:sz="0" w:space="0" w:color="auto"/>
      </w:divBdr>
    </w:div>
    <w:div w:id="724523817">
      <w:bodyDiv w:val="1"/>
      <w:marLeft w:val="0"/>
      <w:marRight w:val="0"/>
      <w:marTop w:val="0"/>
      <w:marBottom w:val="0"/>
      <w:divBdr>
        <w:top w:val="none" w:sz="0" w:space="0" w:color="auto"/>
        <w:left w:val="none" w:sz="0" w:space="0" w:color="auto"/>
        <w:bottom w:val="none" w:sz="0" w:space="0" w:color="auto"/>
        <w:right w:val="none" w:sz="0" w:space="0" w:color="auto"/>
      </w:divBdr>
    </w:div>
    <w:div w:id="725762411">
      <w:bodyDiv w:val="1"/>
      <w:marLeft w:val="0"/>
      <w:marRight w:val="0"/>
      <w:marTop w:val="0"/>
      <w:marBottom w:val="0"/>
      <w:divBdr>
        <w:top w:val="none" w:sz="0" w:space="0" w:color="auto"/>
        <w:left w:val="none" w:sz="0" w:space="0" w:color="auto"/>
        <w:bottom w:val="none" w:sz="0" w:space="0" w:color="auto"/>
        <w:right w:val="none" w:sz="0" w:space="0" w:color="auto"/>
      </w:divBdr>
    </w:div>
    <w:div w:id="726337702">
      <w:bodyDiv w:val="1"/>
      <w:marLeft w:val="0"/>
      <w:marRight w:val="0"/>
      <w:marTop w:val="0"/>
      <w:marBottom w:val="0"/>
      <w:divBdr>
        <w:top w:val="none" w:sz="0" w:space="0" w:color="auto"/>
        <w:left w:val="none" w:sz="0" w:space="0" w:color="auto"/>
        <w:bottom w:val="none" w:sz="0" w:space="0" w:color="auto"/>
        <w:right w:val="none" w:sz="0" w:space="0" w:color="auto"/>
      </w:divBdr>
    </w:div>
    <w:div w:id="726533203">
      <w:bodyDiv w:val="1"/>
      <w:marLeft w:val="0"/>
      <w:marRight w:val="0"/>
      <w:marTop w:val="0"/>
      <w:marBottom w:val="0"/>
      <w:divBdr>
        <w:top w:val="none" w:sz="0" w:space="0" w:color="auto"/>
        <w:left w:val="none" w:sz="0" w:space="0" w:color="auto"/>
        <w:bottom w:val="none" w:sz="0" w:space="0" w:color="auto"/>
        <w:right w:val="none" w:sz="0" w:space="0" w:color="auto"/>
      </w:divBdr>
    </w:div>
    <w:div w:id="726689945">
      <w:bodyDiv w:val="1"/>
      <w:marLeft w:val="0"/>
      <w:marRight w:val="0"/>
      <w:marTop w:val="0"/>
      <w:marBottom w:val="0"/>
      <w:divBdr>
        <w:top w:val="none" w:sz="0" w:space="0" w:color="auto"/>
        <w:left w:val="none" w:sz="0" w:space="0" w:color="auto"/>
        <w:bottom w:val="none" w:sz="0" w:space="0" w:color="auto"/>
        <w:right w:val="none" w:sz="0" w:space="0" w:color="auto"/>
      </w:divBdr>
    </w:div>
    <w:div w:id="727070537">
      <w:bodyDiv w:val="1"/>
      <w:marLeft w:val="0"/>
      <w:marRight w:val="0"/>
      <w:marTop w:val="0"/>
      <w:marBottom w:val="0"/>
      <w:divBdr>
        <w:top w:val="none" w:sz="0" w:space="0" w:color="auto"/>
        <w:left w:val="none" w:sz="0" w:space="0" w:color="auto"/>
        <w:bottom w:val="none" w:sz="0" w:space="0" w:color="auto"/>
        <w:right w:val="none" w:sz="0" w:space="0" w:color="auto"/>
      </w:divBdr>
    </w:div>
    <w:div w:id="727071146">
      <w:bodyDiv w:val="1"/>
      <w:marLeft w:val="0"/>
      <w:marRight w:val="0"/>
      <w:marTop w:val="0"/>
      <w:marBottom w:val="0"/>
      <w:divBdr>
        <w:top w:val="none" w:sz="0" w:space="0" w:color="auto"/>
        <w:left w:val="none" w:sz="0" w:space="0" w:color="auto"/>
        <w:bottom w:val="none" w:sz="0" w:space="0" w:color="auto"/>
        <w:right w:val="none" w:sz="0" w:space="0" w:color="auto"/>
      </w:divBdr>
    </w:div>
    <w:div w:id="727072094">
      <w:bodyDiv w:val="1"/>
      <w:marLeft w:val="0"/>
      <w:marRight w:val="0"/>
      <w:marTop w:val="0"/>
      <w:marBottom w:val="0"/>
      <w:divBdr>
        <w:top w:val="none" w:sz="0" w:space="0" w:color="auto"/>
        <w:left w:val="none" w:sz="0" w:space="0" w:color="auto"/>
        <w:bottom w:val="none" w:sz="0" w:space="0" w:color="auto"/>
        <w:right w:val="none" w:sz="0" w:space="0" w:color="auto"/>
      </w:divBdr>
    </w:div>
    <w:div w:id="727191830">
      <w:bodyDiv w:val="1"/>
      <w:marLeft w:val="0"/>
      <w:marRight w:val="0"/>
      <w:marTop w:val="0"/>
      <w:marBottom w:val="0"/>
      <w:divBdr>
        <w:top w:val="none" w:sz="0" w:space="0" w:color="auto"/>
        <w:left w:val="none" w:sz="0" w:space="0" w:color="auto"/>
        <w:bottom w:val="none" w:sz="0" w:space="0" w:color="auto"/>
        <w:right w:val="none" w:sz="0" w:space="0" w:color="auto"/>
      </w:divBdr>
    </w:div>
    <w:div w:id="727344399">
      <w:bodyDiv w:val="1"/>
      <w:marLeft w:val="0"/>
      <w:marRight w:val="0"/>
      <w:marTop w:val="0"/>
      <w:marBottom w:val="0"/>
      <w:divBdr>
        <w:top w:val="none" w:sz="0" w:space="0" w:color="auto"/>
        <w:left w:val="none" w:sz="0" w:space="0" w:color="auto"/>
        <w:bottom w:val="none" w:sz="0" w:space="0" w:color="auto"/>
        <w:right w:val="none" w:sz="0" w:space="0" w:color="auto"/>
      </w:divBdr>
    </w:div>
    <w:div w:id="727344630">
      <w:bodyDiv w:val="1"/>
      <w:marLeft w:val="0"/>
      <w:marRight w:val="0"/>
      <w:marTop w:val="0"/>
      <w:marBottom w:val="0"/>
      <w:divBdr>
        <w:top w:val="none" w:sz="0" w:space="0" w:color="auto"/>
        <w:left w:val="none" w:sz="0" w:space="0" w:color="auto"/>
        <w:bottom w:val="none" w:sz="0" w:space="0" w:color="auto"/>
        <w:right w:val="none" w:sz="0" w:space="0" w:color="auto"/>
      </w:divBdr>
    </w:div>
    <w:div w:id="727613105">
      <w:bodyDiv w:val="1"/>
      <w:marLeft w:val="0"/>
      <w:marRight w:val="0"/>
      <w:marTop w:val="0"/>
      <w:marBottom w:val="0"/>
      <w:divBdr>
        <w:top w:val="none" w:sz="0" w:space="0" w:color="auto"/>
        <w:left w:val="none" w:sz="0" w:space="0" w:color="auto"/>
        <w:bottom w:val="none" w:sz="0" w:space="0" w:color="auto"/>
        <w:right w:val="none" w:sz="0" w:space="0" w:color="auto"/>
      </w:divBdr>
    </w:div>
    <w:div w:id="727655884">
      <w:bodyDiv w:val="1"/>
      <w:marLeft w:val="0"/>
      <w:marRight w:val="0"/>
      <w:marTop w:val="0"/>
      <w:marBottom w:val="0"/>
      <w:divBdr>
        <w:top w:val="none" w:sz="0" w:space="0" w:color="auto"/>
        <w:left w:val="none" w:sz="0" w:space="0" w:color="auto"/>
        <w:bottom w:val="none" w:sz="0" w:space="0" w:color="auto"/>
        <w:right w:val="none" w:sz="0" w:space="0" w:color="auto"/>
      </w:divBdr>
    </w:div>
    <w:div w:id="727725292">
      <w:bodyDiv w:val="1"/>
      <w:marLeft w:val="0"/>
      <w:marRight w:val="0"/>
      <w:marTop w:val="0"/>
      <w:marBottom w:val="0"/>
      <w:divBdr>
        <w:top w:val="none" w:sz="0" w:space="0" w:color="auto"/>
        <w:left w:val="none" w:sz="0" w:space="0" w:color="auto"/>
        <w:bottom w:val="none" w:sz="0" w:space="0" w:color="auto"/>
        <w:right w:val="none" w:sz="0" w:space="0" w:color="auto"/>
      </w:divBdr>
    </w:div>
    <w:div w:id="728306187">
      <w:bodyDiv w:val="1"/>
      <w:marLeft w:val="0"/>
      <w:marRight w:val="0"/>
      <w:marTop w:val="0"/>
      <w:marBottom w:val="0"/>
      <w:divBdr>
        <w:top w:val="none" w:sz="0" w:space="0" w:color="auto"/>
        <w:left w:val="none" w:sz="0" w:space="0" w:color="auto"/>
        <w:bottom w:val="none" w:sz="0" w:space="0" w:color="auto"/>
        <w:right w:val="none" w:sz="0" w:space="0" w:color="auto"/>
      </w:divBdr>
    </w:div>
    <w:div w:id="728767385">
      <w:bodyDiv w:val="1"/>
      <w:marLeft w:val="0"/>
      <w:marRight w:val="0"/>
      <w:marTop w:val="0"/>
      <w:marBottom w:val="0"/>
      <w:divBdr>
        <w:top w:val="none" w:sz="0" w:space="0" w:color="auto"/>
        <w:left w:val="none" w:sz="0" w:space="0" w:color="auto"/>
        <w:bottom w:val="none" w:sz="0" w:space="0" w:color="auto"/>
        <w:right w:val="none" w:sz="0" w:space="0" w:color="auto"/>
      </w:divBdr>
    </w:div>
    <w:div w:id="728915748">
      <w:bodyDiv w:val="1"/>
      <w:marLeft w:val="0"/>
      <w:marRight w:val="0"/>
      <w:marTop w:val="0"/>
      <w:marBottom w:val="0"/>
      <w:divBdr>
        <w:top w:val="none" w:sz="0" w:space="0" w:color="auto"/>
        <w:left w:val="none" w:sz="0" w:space="0" w:color="auto"/>
        <w:bottom w:val="none" w:sz="0" w:space="0" w:color="auto"/>
        <w:right w:val="none" w:sz="0" w:space="0" w:color="auto"/>
      </w:divBdr>
    </w:div>
    <w:div w:id="728963771">
      <w:bodyDiv w:val="1"/>
      <w:marLeft w:val="0"/>
      <w:marRight w:val="0"/>
      <w:marTop w:val="0"/>
      <w:marBottom w:val="0"/>
      <w:divBdr>
        <w:top w:val="none" w:sz="0" w:space="0" w:color="auto"/>
        <w:left w:val="none" w:sz="0" w:space="0" w:color="auto"/>
        <w:bottom w:val="none" w:sz="0" w:space="0" w:color="auto"/>
        <w:right w:val="none" w:sz="0" w:space="0" w:color="auto"/>
      </w:divBdr>
    </w:div>
    <w:div w:id="729040189">
      <w:bodyDiv w:val="1"/>
      <w:marLeft w:val="0"/>
      <w:marRight w:val="0"/>
      <w:marTop w:val="0"/>
      <w:marBottom w:val="0"/>
      <w:divBdr>
        <w:top w:val="none" w:sz="0" w:space="0" w:color="auto"/>
        <w:left w:val="none" w:sz="0" w:space="0" w:color="auto"/>
        <w:bottom w:val="none" w:sz="0" w:space="0" w:color="auto"/>
        <w:right w:val="none" w:sz="0" w:space="0" w:color="auto"/>
      </w:divBdr>
    </w:div>
    <w:div w:id="729772545">
      <w:bodyDiv w:val="1"/>
      <w:marLeft w:val="0"/>
      <w:marRight w:val="0"/>
      <w:marTop w:val="0"/>
      <w:marBottom w:val="0"/>
      <w:divBdr>
        <w:top w:val="none" w:sz="0" w:space="0" w:color="auto"/>
        <w:left w:val="none" w:sz="0" w:space="0" w:color="auto"/>
        <w:bottom w:val="none" w:sz="0" w:space="0" w:color="auto"/>
        <w:right w:val="none" w:sz="0" w:space="0" w:color="auto"/>
      </w:divBdr>
    </w:div>
    <w:div w:id="730226829">
      <w:bodyDiv w:val="1"/>
      <w:marLeft w:val="0"/>
      <w:marRight w:val="0"/>
      <w:marTop w:val="0"/>
      <w:marBottom w:val="0"/>
      <w:divBdr>
        <w:top w:val="none" w:sz="0" w:space="0" w:color="auto"/>
        <w:left w:val="none" w:sz="0" w:space="0" w:color="auto"/>
        <w:bottom w:val="none" w:sz="0" w:space="0" w:color="auto"/>
        <w:right w:val="none" w:sz="0" w:space="0" w:color="auto"/>
      </w:divBdr>
    </w:div>
    <w:div w:id="730738252">
      <w:bodyDiv w:val="1"/>
      <w:marLeft w:val="0"/>
      <w:marRight w:val="0"/>
      <w:marTop w:val="0"/>
      <w:marBottom w:val="0"/>
      <w:divBdr>
        <w:top w:val="none" w:sz="0" w:space="0" w:color="auto"/>
        <w:left w:val="none" w:sz="0" w:space="0" w:color="auto"/>
        <w:bottom w:val="none" w:sz="0" w:space="0" w:color="auto"/>
        <w:right w:val="none" w:sz="0" w:space="0" w:color="auto"/>
      </w:divBdr>
    </w:div>
    <w:div w:id="731083202">
      <w:bodyDiv w:val="1"/>
      <w:marLeft w:val="0"/>
      <w:marRight w:val="0"/>
      <w:marTop w:val="0"/>
      <w:marBottom w:val="0"/>
      <w:divBdr>
        <w:top w:val="none" w:sz="0" w:space="0" w:color="auto"/>
        <w:left w:val="none" w:sz="0" w:space="0" w:color="auto"/>
        <w:bottom w:val="none" w:sz="0" w:space="0" w:color="auto"/>
        <w:right w:val="none" w:sz="0" w:space="0" w:color="auto"/>
      </w:divBdr>
    </w:div>
    <w:div w:id="731196222">
      <w:bodyDiv w:val="1"/>
      <w:marLeft w:val="0"/>
      <w:marRight w:val="0"/>
      <w:marTop w:val="0"/>
      <w:marBottom w:val="0"/>
      <w:divBdr>
        <w:top w:val="none" w:sz="0" w:space="0" w:color="auto"/>
        <w:left w:val="none" w:sz="0" w:space="0" w:color="auto"/>
        <w:bottom w:val="none" w:sz="0" w:space="0" w:color="auto"/>
        <w:right w:val="none" w:sz="0" w:space="0" w:color="auto"/>
      </w:divBdr>
    </w:div>
    <w:div w:id="731348650">
      <w:bodyDiv w:val="1"/>
      <w:marLeft w:val="0"/>
      <w:marRight w:val="0"/>
      <w:marTop w:val="0"/>
      <w:marBottom w:val="0"/>
      <w:divBdr>
        <w:top w:val="none" w:sz="0" w:space="0" w:color="auto"/>
        <w:left w:val="none" w:sz="0" w:space="0" w:color="auto"/>
        <w:bottom w:val="none" w:sz="0" w:space="0" w:color="auto"/>
        <w:right w:val="none" w:sz="0" w:space="0" w:color="auto"/>
      </w:divBdr>
    </w:div>
    <w:div w:id="731538758">
      <w:bodyDiv w:val="1"/>
      <w:marLeft w:val="0"/>
      <w:marRight w:val="0"/>
      <w:marTop w:val="0"/>
      <w:marBottom w:val="0"/>
      <w:divBdr>
        <w:top w:val="none" w:sz="0" w:space="0" w:color="auto"/>
        <w:left w:val="none" w:sz="0" w:space="0" w:color="auto"/>
        <w:bottom w:val="none" w:sz="0" w:space="0" w:color="auto"/>
        <w:right w:val="none" w:sz="0" w:space="0" w:color="auto"/>
      </w:divBdr>
    </w:div>
    <w:div w:id="731931690">
      <w:bodyDiv w:val="1"/>
      <w:marLeft w:val="0"/>
      <w:marRight w:val="0"/>
      <w:marTop w:val="0"/>
      <w:marBottom w:val="0"/>
      <w:divBdr>
        <w:top w:val="none" w:sz="0" w:space="0" w:color="auto"/>
        <w:left w:val="none" w:sz="0" w:space="0" w:color="auto"/>
        <w:bottom w:val="none" w:sz="0" w:space="0" w:color="auto"/>
        <w:right w:val="none" w:sz="0" w:space="0" w:color="auto"/>
      </w:divBdr>
    </w:div>
    <w:div w:id="732243454">
      <w:bodyDiv w:val="1"/>
      <w:marLeft w:val="0"/>
      <w:marRight w:val="0"/>
      <w:marTop w:val="0"/>
      <w:marBottom w:val="0"/>
      <w:divBdr>
        <w:top w:val="none" w:sz="0" w:space="0" w:color="auto"/>
        <w:left w:val="none" w:sz="0" w:space="0" w:color="auto"/>
        <w:bottom w:val="none" w:sz="0" w:space="0" w:color="auto"/>
        <w:right w:val="none" w:sz="0" w:space="0" w:color="auto"/>
      </w:divBdr>
    </w:div>
    <w:div w:id="732580057">
      <w:bodyDiv w:val="1"/>
      <w:marLeft w:val="0"/>
      <w:marRight w:val="0"/>
      <w:marTop w:val="0"/>
      <w:marBottom w:val="0"/>
      <w:divBdr>
        <w:top w:val="none" w:sz="0" w:space="0" w:color="auto"/>
        <w:left w:val="none" w:sz="0" w:space="0" w:color="auto"/>
        <w:bottom w:val="none" w:sz="0" w:space="0" w:color="auto"/>
        <w:right w:val="none" w:sz="0" w:space="0" w:color="auto"/>
      </w:divBdr>
    </w:div>
    <w:div w:id="732580648">
      <w:bodyDiv w:val="1"/>
      <w:marLeft w:val="0"/>
      <w:marRight w:val="0"/>
      <w:marTop w:val="0"/>
      <w:marBottom w:val="0"/>
      <w:divBdr>
        <w:top w:val="none" w:sz="0" w:space="0" w:color="auto"/>
        <w:left w:val="none" w:sz="0" w:space="0" w:color="auto"/>
        <w:bottom w:val="none" w:sz="0" w:space="0" w:color="auto"/>
        <w:right w:val="none" w:sz="0" w:space="0" w:color="auto"/>
      </w:divBdr>
    </w:div>
    <w:div w:id="733551080">
      <w:bodyDiv w:val="1"/>
      <w:marLeft w:val="0"/>
      <w:marRight w:val="0"/>
      <w:marTop w:val="0"/>
      <w:marBottom w:val="0"/>
      <w:divBdr>
        <w:top w:val="none" w:sz="0" w:space="0" w:color="auto"/>
        <w:left w:val="none" w:sz="0" w:space="0" w:color="auto"/>
        <w:bottom w:val="none" w:sz="0" w:space="0" w:color="auto"/>
        <w:right w:val="none" w:sz="0" w:space="0" w:color="auto"/>
      </w:divBdr>
    </w:div>
    <w:div w:id="733940304">
      <w:bodyDiv w:val="1"/>
      <w:marLeft w:val="0"/>
      <w:marRight w:val="0"/>
      <w:marTop w:val="0"/>
      <w:marBottom w:val="0"/>
      <w:divBdr>
        <w:top w:val="none" w:sz="0" w:space="0" w:color="auto"/>
        <w:left w:val="none" w:sz="0" w:space="0" w:color="auto"/>
        <w:bottom w:val="none" w:sz="0" w:space="0" w:color="auto"/>
        <w:right w:val="none" w:sz="0" w:space="0" w:color="auto"/>
      </w:divBdr>
    </w:div>
    <w:div w:id="734664178">
      <w:bodyDiv w:val="1"/>
      <w:marLeft w:val="0"/>
      <w:marRight w:val="0"/>
      <w:marTop w:val="0"/>
      <w:marBottom w:val="0"/>
      <w:divBdr>
        <w:top w:val="none" w:sz="0" w:space="0" w:color="auto"/>
        <w:left w:val="none" w:sz="0" w:space="0" w:color="auto"/>
        <w:bottom w:val="none" w:sz="0" w:space="0" w:color="auto"/>
        <w:right w:val="none" w:sz="0" w:space="0" w:color="auto"/>
      </w:divBdr>
    </w:div>
    <w:div w:id="735131719">
      <w:bodyDiv w:val="1"/>
      <w:marLeft w:val="0"/>
      <w:marRight w:val="0"/>
      <w:marTop w:val="0"/>
      <w:marBottom w:val="0"/>
      <w:divBdr>
        <w:top w:val="none" w:sz="0" w:space="0" w:color="auto"/>
        <w:left w:val="none" w:sz="0" w:space="0" w:color="auto"/>
        <w:bottom w:val="none" w:sz="0" w:space="0" w:color="auto"/>
        <w:right w:val="none" w:sz="0" w:space="0" w:color="auto"/>
      </w:divBdr>
    </w:div>
    <w:div w:id="735515951">
      <w:bodyDiv w:val="1"/>
      <w:marLeft w:val="0"/>
      <w:marRight w:val="0"/>
      <w:marTop w:val="0"/>
      <w:marBottom w:val="0"/>
      <w:divBdr>
        <w:top w:val="none" w:sz="0" w:space="0" w:color="auto"/>
        <w:left w:val="none" w:sz="0" w:space="0" w:color="auto"/>
        <w:bottom w:val="none" w:sz="0" w:space="0" w:color="auto"/>
        <w:right w:val="none" w:sz="0" w:space="0" w:color="auto"/>
      </w:divBdr>
    </w:div>
    <w:div w:id="735669354">
      <w:bodyDiv w:val="1"/>
      <w:marLeft w:val="0"/>
      <w:marRight w:val="0"/>
      <w:marTop w:val="0"/>
      <w:marBottom w:val="0"/>
      <w:divBdr>
        <w:top w:val="none" w:sz="0" w:space="0" w:color="auto"/>
        <w:left w:val="none" w:sz="0" w:space="0" w:color="auto"/>
        <w:bottom w:val="none" w:sz="0" w:space="0" w:color="auto"/>
        <w:right w:val="none" w:sz="0" w:space="0" w:color="auto"/>
      </w:divBdr>
    </w:div>
    <w:div w:id="735854583">
      <w:bodyDiv w:val="1"/>
      <w:marLeft w:val="0"/>
      <w:marRight w:val="0"/>
      <w:marTop w:val="0"/>
      <w:marBottom w:val="0"/>
      <w:divBdr>
        <w:top w:val="none" w:sz="0" w:space="0" w:color="auto"/>
        <w:left w:val="none" w:sz="0" w:space="0" w:color="auto"/>
        <w:bottom w:val="none" w:sz="0" w:space="0" w:color="auto"/>
        <w:right w:val="none" w:sz="0" w:space="0" w:color="auto"/>
      </w:divBdr>
    </w:div>
    <w:div w:id="736053649">
      <w:bodyDiv w:val="1"/>
      <w:marLeft w:val="0"/>
      <w:marRight w:val="0"/>
      <w:marTop w:val="0"/>
      <w:marBottom w:val="0"/>
      <w:divBdr>
        <w:top w:val="none" w:sz="0" w:space="0" w:color="auto"/>
        <w:left w:val="none" w:sz="0" w:space="0" w:color="auto"/>
        <w:bottom w:val="none" w:sz="0" w:space="0" w:color="auto"/>
        <w:right w:val="none" w:sz="0" w:space="0" w:color="auto"/>
      </w:divBdr>
    </w:div>
    <w:div w:id="736973336">
      <w:bodyDiv w:val="1"/>
      <w:marLeft w:val="0"/>
      <w:marRight w:val="0"/>
      <w:marTop w:val="0"/>
      <w:marBottom w:val="0"/>
      <w:divBdr>
        <w:top w:val="none" w:sz="0" w:space="0" w:color="auto"/>
        <w:left w:val="none" w:sz="0" w:space="0" w:color="auto"/>
        <w:bottom w:val="none" w:sz="0" w:space="0" w:color="auto"/>
        <w:right w:val="none" w:sz="0" w:space="0" w:color="auto"/>
      </w:divBdr>
    </w:div>
    <w:div w:id="736976745">
      <w:bodyDiv w:val="1"/>
      <w:marLeft w:val="0"/>
      <w:marRight w:val="0"/>
      <w:marTop w:val="0"/>
      <w:marBottom w:val="0"/>
      <w:divBdr>
        <w:top w:val="none" w:sz="0" w:space="0" w:color="auto"/>
        <w:left w:val="none" w:sz="0" w:space="0" w:color="auto"/>
        <w:bottom w:val="none" w:sz="0" w:space="0" w:color="auto"/>
        <w:right w:val="none" w:sz="0" w:space="0" w:color="auto"/>
      </w:divBdr>
    </w:div>
    <w:div w:id="737092029">
      <w:bodyDiv w:val="1"/>
      <w:marLeft w:val="0"/>
      <w:marRight w:val="0"/>
      <w:marTop w:val="0"/>
      <w:marBottom w:val="0"/>
      <w:divBdr>
        <w:top w:val="none" w:sz="0" w:space="0" w:color="auto"/>
        <w:left w:val="none" w:sz="0" w:space="0" w:color="auto"/>
        <w:bottom w:val="none" w:sz="0" w:space="0" w:color="auto"/>
        <w:right w:val="none" w:sz="0" w:space="0" w:color="auto"/>
      </w:divBdr>
    </w:div>
    <w:div w:id="737366003">
      <w:bodyDiv w:val="1"/>
      <w:marLeft w:val="0"/>
      <w:marRight w:val="0"/>
      <w:marTop w:val="0"/>
      <w:marBottom w:val="0"/>
      <w:divBdr>
        <w:top w:val="none" w:sz="0" w:space="0" w:color="auto"/>
        <w:left w:val="none" w:sz="0" w:space="0" w:color="auto"/>
        <w:bottom w:val="none" w:sz="0" w:space="0" w:color="auto"/>
        <w:right w:val="none" w:sz="0" w:space="0" w:color="auto"/>
      </w:divBdr>
    </w:div>
    <w:div w:id="737479006">
      <w:bodyDiv w:val="1"/>
      <w:marLeft w:val="0"/>
      <w:marRight w:val="0"/>
      <w:marTop w:val="0"/>
      <w:marBottom w:val="0"/>
      <w:divBdr>
        <w:top w:val="none" w:sz="0" w:space="0" w:color="auto"/>
        <w:left w:val="none" w:sz="0" w:space="0" w:color="auto"/>
        <w:bottom w:val="none" w:sz="0" w:space="0" w:color="auto"/>
        <w:right w:val="none" w:sz="0" w:space="0" w:color="auto"/>
      </w:divBdr>
    </w:div>
    <w:div w:id="737481347">
      <w:bodyDiv w:val="1"/>
      <w:marLeft w:val="0"/>
      <w:marRight w:val="0"/>
      <w:marTop w:val="0"/>
      <w:marBottom w:val="0"/>
      <w:divBdr>
        <w:top w:val="none" w:sz="0" w:space="0" w:color="auto"/>
        <w:left w:val="none" w:sz="0" w:space="0" w:color="auto"/>
        <w:bottom w:val="none" w:sz="0" w:space="0" w:color="auto"/>
        <w:right w:val="none" w:sz="0" w:space="0" w:color="auto"/>
      </w:divBdr>
    </w:div>
    <w:div w:id="737898063">
      <w:bodyDiv w:val="1"/>
      <w:marLeft w:val="0"/>
      <w:marRight w:val="0"/>
      <w:marTop w:val="0"/>
      <w:marBottom w:val="0"/>
      <w:divBdr>
        <w:top w:val="none" w:sz="0" w:space="0" w:color="auto"/>
        <w:left w:val="none" w:sz="0" w:space="0" w:color="auto"/>
        <w:bottom w:val="none" w:sz="0" w:space="0" w:color="auto"/>
        <w:right w:val="none" w:sz="0" w:space="0" w:color="auto"/>
      </w:divBdr>
    </w:div>
    <w:div w:id="737899652">
      <w:bodyDiv w:val="1"/>
      <w:marLeft w:val="0"/>
      <w:marRight w:val="0"/>
      <w:marTop w:val="0"/>
      <w:marBottom w:val="0"/>
      <w:divBdr>
        <w:top w:val="none" w:sz="0" w:space="0" w:color="auto"/>
        <w:left w:val="none" w:sz="0" w:space="0" w:color="auto"/>
        <w:bottom w:val="none" w:sz="0" w:space="0" w:color="auto"/>
        <w:right w:val="none" w:sz="0" w:space="0" w:color="auto"/>
      </w:divBdr>
    </w:div>
    <w:div w:id="738406071">
      <w:bodyDiv w:val="1"/>
      <w:marLeft w:val="0"/>
      <w:marRight w:val="0"/>
      <w:marTop w:val="0"/>
      <w:marBottom w:val="0"/>
      <w:divBdr>
        <w:top w:val="none" w:sz="0" w:space="0" w:color="auto"/>
        <w:left w:val="none" w:sz="0" w:space="0" w:color="auto"/>
        <w:bottom w:val="none" w:sz="0" w:space="0" w:color="auto"/>
        <w:right w:val="none" w:sz="0" w:space="0" w:color="auto"/>
      </w:divBdr>
    </w:div>
    <w:div w:id="738673646">
      <w:bodyDiv w:val="1"/>
      <w:marLeft w:val="0"/>
      <w:marRight w:val="0"/>
      <w:marTop w:val="0"/>
      <w:marBottom w:val="0"/>
      <w:divBdr>
        <w:top w:val="none" w:sz="0" w:space="0" w:color="auto"/>
        <w:left w:val="none" w:sz="0" w:space="0" w:color="auto"/>
        <w:bottom w:val="none" w:sz="0" w:space="0" w:color="auto"/>
        <w:right w:val="none" w:sz="0" w:space="0" w:color="auto"/>
      </w:divBdr>
    </w:div>
    <w:div w:id="738868525">
      <w:bodyDiv w:val="1"/>
      <w:marLeft w:val="0"/>
      <w:marRight w:val="0"/>
      <w:marTop w:val="0"/>
      <w:marBottom w:val="0"/>
      <w:divBdr>
        <w:top w:val="none" w:sz="0" w:space="0" w:color="auto"/>
        <w:left w:val="none" w:sz="0" w:space="0" w:color="auto"/>
        <w:bottom w:val="none" w:sz="0" w:space="0" w:color="auto"/>
        <w:right w:val="none" w:sz="0" w:space="0" w:color="auto"/>
      </w:divBdr>
    </w:div>
    <w:div w:id="739408075">
      <w:bodyDiv w:val="1"/>
      <w:marLeft w:val="0"/>
      <w:marRight w:val="0"/>
      <w:marTop w:val="0"/>
      <w:marBottom w:val="0"/>
      <w:divBdr>
        <w:top w:val="none" w:sz="0" w:space="0" w:color="auto"/>
        <w:left w:val="none" w:sz="0" w:space="0" w:color="auto"/>
        <w:bottom w:val="none" w:sz="0" w:space="0" w:color="auto"/>
        <w:right w:val="none" w:sz="0" w:space="0" w:color="auto"/>
      </w:divBdr>
    </w:div>
    <w:div w:id="739444711">
      <w:bodyDiv w:val="1"/>
      <w:marLeft w:val="0"/>
      <w:marRight w:val="0"/>
      <w:marTop w:val="0"/>
      <w:marBottom w:val="0"/>
      <w:divBdr>
        <w:top w:val="none" w:sz="0" w:space="0" w:color="auto"/>
        <w:left w:val="none" w:sz="0" w:space="0" w:color="auto"/>
        <w:bottom w:val="none" w:sz="0" w:space="0" w:color="auto"/>
        <w:right w:val="none" w:sz="0" w:space="0" w:color="auto"/>
      </w:divBdr>
    </w:div>
    <w:div w:id="740104380">
      <w:bodyDiv w:val="1"/>
      <w:marLeft w:val="0"/>
      <w:marRight w:val="0"/>
      <w:marTop w:val="0"/>
      <w:marBottom w:val="0"/>
      <w:divBdr>
        <w:top w:val="none" w:sz="0" w:space="0" w:color="auto"/>
        <w:left w:val="none" w:sz="0" w:space="0" w:color="auto"/>
        <w:bottom w:val="none" w:sz="0" w:space="0" w:color="auto"/>
        <w:right w:val="none" w:sz="0" w:space="0" w:color="auto"/>
      </w:divBdr>
    </w:div>
    <w:div w:id="740836555">
      <w:bodyDiv w:val="1"/>
      <w:marLeft w:val="0"/>
      <w:marRight w:val="0"/>
      <w:marTop w:val="0"/>
      <w:marBottom w:val="0"/>
      <w:divBdr>
        <w:top w:val="none" w:sz="0" w:space="0" w:color="auto"/>
        <w:left w:val="none" w:sz="0" w:space="0" w:color="auto"/>
        <w:bottom w:val="none" w:sz="0" w:space="0" w:color="auto"/>
        <w:right w:val="none" w:sz="0" w:space="0" w:color="auto"/>
      </w:divBdr>
    </w:div>
    <w:div w:id="740955091">
      <w:bodyDiv w:val="1"/>
      <w:marLeft w:val="0"/>
      <w:marRight w:val="0"/>
      <w:marTop w:val="0"/>
      <w:marBottom w:val="0"/>
      <w:divBdr>
        <w:top w:val="none" w:sz="0" w:space="0" w:color="auto"/>
        <w:left w:val="none" w:sz="0" w:space="0" w:color="auto"/>
        <w:bottom w:val="none" w:sz="0" w:space="0" w:color="auto"/>
        <w:right w:val="none" w:sz="0" w:space="0" w:color="auto"/>
      </w:divBdr>
    </w:div>
    <w:div w:id="741217811">
      <w:bodyDiv w:val="1"/>
      <w:marLeft w:val="0"/>
      <w:marRight w:val="0"/>
      <w:marTop w:val="0"/>
      <w:marBottom w:val="0"/>
      <w:divBdr>
        <w:top w:val="none" w:sz="0" w:space="0" w:color="auto"/>
        <w:left w:val="none" w:sz="0" w:space="0" w:color="auto"/>
        <w:bottom w:val="none" w:sz="0" w:space="0" w:color="auto"/>
        <w:right w:val="none" w:sz="0" w:space="0" w:color="auto"/>
      </w:divBdr>
    </w:div>
    <w:div w:id="741368587">
      <w:bodyDiv w:val="1"/>
      <w:marLeft w:val="0"/>
      <w:marRight w:val="0"/>
      <w:marTop w:val="0"/>
      <w:marBottom w:val="0"/>
      <w:divBdr>
        <w:top w:val="none" w:sz="0" w:space="0" w:color="auto"/>
        <w:left w:val="none" w:sz="0" w:space="0" w:color="auto"/>
        <w:bottom w:val="none" w:sz="0" w:space="0" w:color="auto"/>
        <w:right w:val="none" w:sz="0" w:space="0" w:color="auto"/>
      </w:divBdr>
    </w:div>
    <w:div w:id="741608784">
      <w:bodyDiv w:val="1"/>
      <w:marLeft w:val="0"/>
      <w:marRight w:val="0"/>
      <w:marTop w:val="0"/>
      <w:marBottom w:val="0"/>
      <w:divBdr>
        <w:top w:val="none" w:sz="0" w:space="0" w:color="auto"/>
        <w:left w:val="none" w:sz="0" w:space="0" w:color="auto"/>
        <w:bottom w:val="none" w:sz="0" w:space="0" w:color="auto"/>
        <w:right w:val="none" w:sz="0" w:space="0" w:color="auto"/>
      </w:divBdr>
    </w:div>
    <w:div w:id="742021203">
      <w:bodyDiv w:val="1"/>
      <w:marLeft w:val="0"/>
      <w:marRight w:val="0"/>
      <w:marTop w:val="0"/>
      <w:marBottom w:val="0"/>
      <w:divBdr>
        <w:top w:val="none" w:sz="0" w:space="0" w:color="auto"/>
        <w:left w:val="none" w:sz="0" w:space="0" w:color="auto"/>
        <w:bottom w:val="none" w:sz="0" w:space="0" w:color="auto"/>
        <w:right w:val="none" w:sz="0" w:space="0" w:color="auto"/>
      </w:divBdr>
    </w:div>
    <w:div w:id="742411691">
      <w:bodyDiv w:val="1"/>
      <w:marLeft w:val="0"/>
      <w:marRight w:val="0"/>
      <w:marTop w:val="0"/>
      <w:marBottom w:val="0"/>
      <w:divBdr>
        <w:top w:val="none" w:sz="0" w:space="0" w:color="auto"/>
        <w:left w:val="none" w:sz="0" w:space="0" w:color="auto"/>
        <w:bottom w:val="none" w:sz="0" w:space="0" w:color="auto"/>
        <w:right w:val="none" w:sz="0" w:space="0" w:color="auto"/>
      </w:divBdr>
    </w:div>
    <w:div w:id="742483023">
      <w:bodyDiv w:val="1"/>
      <w:marLeft w:val="0"/>
      <w:marRight w:val="0"/>
      <w:marTop w:val="0"/>
      <w:marBottom w:val="0"/>
      <w:divBdr>
        <w:top w:val="none" w:sz="0" w:space="0" w:color="auto"/>
        <w:left w:val="none" w:sz="0" w:space="0" w:color="auto"/>
        <w:bottom w:val="none" w:sz="0" w:space="0" w:color="auto"/>
        <w:right w:val="none" w:sz="0" w:space="0" w:color="auto"/>
      </w:divBdr>
    </w:div>
    <w:div w:id="743188482">
      <w:bodyDiv w:val="1"/>
      <w:marLeft w:val="0"/>
      <w:marRight w:val="0"/>
      <w:marTop w:val="0"/>
      <w:marBottom w:val="0"/>
      <w:divBdr>
        <w:top w:val="none" w:sz="0" w:space="0" w:color="auto"/>
        <w:left w:val="none" w:sz="0" w:space="0" w:color="auto"/>
        <w:bottom w:val="none" w:sz="0" w:space="0" w:color="auto"/>
        <w:right w:val="none" w:sz="0" w:space="0" w:color="auto"/>
      </w:divBdr>
    </w:div>
    <w:div w:id="743260900">
      <w:bodyDiv w:val="1"/>
      <w:marLeft w:val="0"/>
      <w:marRight w:val="0"/>
      <w:marTop w:val="0"/>
      <w:marBottom w:val="0"/>
      <w:divBdr>
        <w:top w:val="none" w:sz="0" w:space="0" w:color="auto"/>
        <w:left w:val="none" w:sz="0" w:space="0" w:color="auto"/>
        <w:bottom w:val="none" w:sz="0" w:space="0" w:color="auto"/>
        <w:right w:val="none" w:sz="0" w:space="0" w:color="auto"/>
      </w:divBdr>
    </w:div>
    <w:div w:id="743651674">
      <w:bodyDiv w:val="1"/>
      <w:marLeft w:val="0"/>
      <w:marRight w:val="0"/>
      <w:marTop w:val="0"/>
      <w:marBottom w:val="0"/>
      <w:divBdr>
        <w:top w:val="none" w:sz="0" w:space="0" w:color="auto"/>
        <w:left w:val="none" w:sz="0" w:space="0" w:color="auto"/>
        <w:bottom w:val="none" w:sz="0" w:space="0" w:color="auto"/>
        <w:right w:val="none" w:sz="0" w:space="0" w:color="auto"/>
      </w:divBdr>
    </w:div>
    <w:div w:id="743835770">
      <w:bodyDiv w:val="1"/>
      <w:marLeft w:val="0"/>
      <w:marRight w:val="0"/>
      <w:marTop w:val="0"/>
      <w:marBottom w:val="0"/>
      <w:divBdr>
        <w:top w:val="none" w:sz="0" w:space="0" w:color="auto"/>
        <w:left w:val="none" w:sz="0" w:space="0" w:color="auto"/>
        <w:bottom w:val="none" w:sz="0" w:space="0" w:color="auto"/>
        <w:right w:val="none" w:sz="0" w:space="0" w:color="auto"/>
      </w:divBdr>
    </w:div>
    <w:div w:id="743843414">
      <w:bodyDiv w:val="1"/>
      <w:marLeft w:val="0"/>
      <w:marRight w:val="0"/>
      <w:marTop w:val="0"/>
      <w:marBottom w:val="0"/>
      <w:divBdr>
        <w:top w:val="none" w:sz="0" w:space="0" w:color="auto"/>
        <w:left w:val="none" w:sz="0" w:space="0" w:color="auto"/>
        <w:bottom w:val="none" w:sz="0" w:space="0" w:color="auto"/>
        <w:right w:val="none" w:sz="0" w:space="0" w:color="auto"/>
      </w:divBdr>
    </w:div>
    <w:div w:id="743843755">
      <w:bodyDiv w:val="1"/>
      <w:marLeft w:val="0"/>
      <w:marRight w:val="0"/>
      <w:marTop w:val="0"/>
      <w:marBottom w:val="0"/>
      <w:divBdr>
        <w:top w:val="none" w:sz="0" w:space="0" w:color="auto"/>
        <w:left w:val="none" w:sz="0" w:space="0" w:color="auto"/>
        <w:bottom w:val="none" w:sz="0" w:space="0" w:color="auto"/>
        <w:right w:val="none" w:sz="0" w:space="0" w:color="auto"/>
      </w:divBdr>
    </w:div>
    <w:div w:id="744106655">
      <w:bodyDiv w:val="1"/>
      <w:marLeft w:val="0"/>
      <w:marRight w:val="0"/>
      <w:marTop w:val="0"/>
      <w:marBottom w:val="0"/>
      <w:divBdr>
        <w:top w:val="none" w:sz="0" w:space="0" w:color="auto"/>
        <w:left w:val="none" w:sz="0" w:space="0" w:color="auto"/>
        <w:bottom w:val="none" w:sz="0" w:space="0" w:color="auto"/>
        <w:right w:val="none" w:sz="0" w:space="0" w:color="auto"/>
      </w:divBdr>
    </w:div>
    <w:div w:id="744110138">
      <w:bodyDiv w:val="1"/>
      <w:marLeft w:val="0"/>
      <w:marRight w:val="0"/>
      <w:marTop w:val="0"/>
      <w:marBottom w:val="0"/>
      <w:divBdr>
        <w:top w:val="none" w:sz="0" w:space="0" w:color="auto"/>
        <w:left w:val="none" w:sz="0" w:space="0" w:color="auto"/>
        <w:bottom w:val="none" w:sz="0" w:space="0" w:color="auto"/>
        <w:right w:val="none" w:sz="0" w:space="0" w:color="auto"/>
      </w:divBdr>
    </w:div>
    <w:div w:id="744375438">
      <w:bodyDiv w:val="1"/>
      <w:marLeft w:val="0"/>
      <w:marRight w:val="0"/>
      <w:marTop w:val="0"/>
      <w:marBottom w:val="0"/>
      <w:divBdr>
        <w:top w:val="none" w:sz="0" w:space="0" w:color="auto"/>
        <w:left w:val="none" w:sz="0" w:space="0" w:color="auto"/>
        <w:bottom w:val="none" w:sz="0" w:space="0" w:color="auto"/>
        <w:right w:val="none" w:sz="0" w:space="0" w:color="auto"/>
      </w:divBdr>
    </w:div>
    <w:div w:id="744377309">
      <w:bodyDiv w:val="1"/>
      <w:marLeft w:val="0"/>
      <w:marRight w:val="0"/>
      <w:marTop w:val="0"/>
      <w:marBottom w:val="0"/>
      <w:divBdr>
        <w:top w:val="none" w:sz="0" w:space="0" w:color="auto"/>
        <w:left w:val="none" w:sz="0" w:space="0" w:color="auto"/>
        <w:bottom w:val="none" w:sz="0" w:space="0" w:color="auto"/>
        <w:right w:val="none" w:sz="0" w:space="0" w:color="auto"/>
      </w:divBdr>
    </w:div>
    <w:div w:id="744571167">
      <w:bodyDiv w:val="1"/>
      <w:marLeft w:val="0"/>
      <w:marRight w:val="0"/>
      <w:marTop w:val="0"/>
      <w:marBottom w:val="0"/>
      <w:divBdr>
        <w:top w:val="none" w:sz="0" w:space="0" w:color="auto"/>
        <w:left w:val="none" w:sz="0" w:space="0" w:color="auto"/>
        <w:bottom w:val="none" w:sz="0" w:space="0" w:color="auto"/>
        <w:right w:val="none" w:sz="0" w:space="0" w:color="auto"/>
      </w:divBdr>
    </w:div>
    <w:div w:id="744649535">
      <w:bodyDiv w:val="1"/>
      <w:marLeft w:val="0"/>
      <w:marRight w:val="0"/>
      <w:marTop w:val="0"/>
      <w:marBottom w:val="0"/>
      <w:divBdr>
        <w:top w:val="none" w:sz="0" w:space="0" w:color="auto"/>
        <w:left w:val="none" w:sz="0" w:space="0" w:color="auto"/>
        <w:bottom w:val="none" w:sz="0" w:space="0" w:color="auto"/>
        <w:right w:val="none" w:sz="0" w:space="0" w:color="auto"/>
      </w:divBdr>
    </w:div>
    <w:div w:id="744650750">
      <w:bodyDiv w:val="1"/>
      <w:marLeft w:val="0"/>
      <w:marRight w:val="0"/>
      <w:marTop w:val="0"/>
      <w:marBottom w:val="0"/>
      <w:divBdr>
        <w:top w:val="none" w:sz="0" w:space="0" w:color="auto"/>
        <w:left w:val="none" w:sz="0" w:space="0" w:color="auto"/>
        <w:bottom w:val="none" w:sz="0" w:space="0" w:color="auto"/>
        <w:right w:val="none" w:sz="0" w:space="0" w:color="auto"/>
      </w:divBdr>
    </w:div>
    <w:div w:id="744692660">
      <w:bodyDiv w:val="1"/>
      <w:marLeft w:val="0"/>
      <w:marRight w:val="0"/>
      <w:marTop w:val="0"/>
      <w:marBottom w:val="0"/>
      <w:divBdr>
        <w:top w:val="none" w:sz="0" w:space="0" w:color="auto"/>
        <w:left w:val="none" w:sz="0" w:space="0" w:color="auto"/>
        <w:bottom w:val="none" w:sz="0" w:space="0" w:color="auto"/>
        <w:right w:val="none" w:sz="0" w:space="0" w:color="auto"/>
      </w:divBdr>
    </w:div>
    <w:div w:id="745079202">
      <w:bodyDiv w:val="1"/>
      <w:marLeft w:val="0"/>
      <w:marRight w:val="0"/>
      <w:marTop w:val="0"/>
      <w:marBottom w:val="0"/>
      <w:divBdr>
        <w:top w:val="none" w:sz="0" w:space="0" w:color="auto"/>
        <w:left w:val="none" w:sz="0" w:space="0" w:color="auto"/>
        <w:bottom w:val="none" w:sz="0" w:space="0" w:color="auto"/>
        <w:right w:val="none" w:sz="0" w:space="0" w:color="auto"/>
      </w:divBdr>
    </w:div>
    <w:div w:id="745229632">
      <w:bodyDiv w:val="1"/>
      <w:marLeft w:val="0"/>
      <w:marRight w:val="0"/>
      <w:marTop w:val="0"/>
      <w:marBottom w:val="0"/>
      <w:divBdr>
        <w:top w:val="none" w:sz="0" w:space="0" w:color="auto"/>
        <w:left w:val="none" w:sz="0" w:space="0" w:color="auto"/>
        <w:bottom w:val="none" w:sz="0" w:space="0" w:color="auto"/>
        <w:right w:val="none" w:sz="0" w:space="0" w:color="auto"/>
      </w:divBdr>
    </w:div>
    <w:div w:id="745299455">
      <w:bodyDiv w:val="1"/>
      <w:marLeft w:val="0"/>
      <w:marRight w:val="0"/>
      <w:marTop w:val="0"/>
      <w:marBottom w:val="0"/>
      <w:divBdr>
        <w:top w:val="none" w:sz="0" w:space="0" w:color="auto"/>
        <w:left w:val="none" w:sz="0" w:space="0" w:color="auto"/>
        <w:bottom w:val="none" w:sz="0" w:space="0" w:color="auto"/>
        <w:right w:val="none" w:sz="0" w:space="0" w:color="auto"/>
      </w:divBdr>
    </w:div>
    <w:div w:id="745344593">
      <w:bodyDiv w:val="1"/>
      <w:marLeft w:val="0"/>
      <w:marRight w:val="0"/>
      <w:marTop w:val="0"/>
      <w:marBottom w:val="0"/>
      <w:divBdr>
        <w:top w:val="none" w:sz="0" w:space="0" w:color="auto"/>
        <w:left w:val="none" w:sz="0" w:space="0" w:color="auto"/>
        <w:bottom w:val="none" w:sz="0" w:space="0" w:color="auto"/>
        <w:right w:val="none" w:sz="0" w:space="0" w:color="auto"/>
      </w:divBdr>
    </w:div>
    <w:div w:id="745420693">
      <w:bodyDiv w:val="1"/>
      <w:marLeft w:val="0"/>
      <w:marRight w:val="0"/>
      <w:marTop w:val="0"/>
      <w:marBottom w:val="0"/>
      <w:divBdr>
        <w:top w:val="none" w:sz="0" w:space="0" w:color="auto"/>
        <w:left w:val="none" w:sz="0" w:space="0" w:color="auto"/>
        <w:bottom w:val="none" w:sz="0" w:space="0" w:color="auto"/>
        <w:right w:val="none" w:sz="0" w:space="0" w:color="auto"/>
      </w:divBdr>
    </w:div>
    <w:div w:id="745493474">
      <w:bodyDiv w:val="1"/>
      <w:marLeft w:val="0"/>
      <w:marRight w:val="0"/>
      <w:marTop w:val="0"/>
      <w:marBottom w:val="0"/>
      <w:divBdr>
        <w:top w:val="none" w:sz="0" w:space="0" w:color="auto"/>
        <w:left w:val="none" w:sz="0" w:space="0" w:color="auto"/>
        <w:bottom w:val="none" w:sz="0" w:space="0" w:color="auto"/>
        <w:right w:val="none" w:sz="0" w:space="0" w:color="auto"/>
      </w:divBdr>
    </w:div>
    <w:div w:id="745878406">
      <w:bodyDiv w:val="1"/>
      <w:marLeft w:val="0"/>
      <w:marRight w:val="0"/>
      <w:marTop w:val="0"/>
      <w:marBottom w:val="0"/>
      <w:divBdr>
        <w:top w:val="none" w:sz="0" w:space="0" w:color="auto"/>
        <w:left w:val="none" w:sz="0" w:space="0" w:color="auto"/>
        <w:bottom w:val="none" w:sz="0" w:space="0" w:color="auto"/>
        <w:right w:val="none" w:sz="0" w:space="0" w:color="auto"/>
      </w:divBdr>
    </w:div>
    <w:div w:id="745886346">
      <w:bodyDiv w:val="1"/>
      <w:marLeft w:val="0"/>
      <w:marRight w:val="0"/>
      <w:marTop w:val="0"/>
      <w:marBottom w:val="0"/>
      <w:divBdr>
        <w:top w:val="none" w:sz="0" w:space="0" w:color="auto"/>
        <w:left w:val="none" w:sz="0" w:space="0" w:color="auto"/>
        <w:bottom w:val="none" w:sz="0" w:space="0" w:color="auto"/>
        <w:right w:val="none" w:sz="0" w:space="0" w:color="auto"/>
      </w:divBdr>
    </w:div>
    <w:div w:id="746461636">
      <w:bodyDiv w:val="1"/>
      <w:marLeft w:val="0"/>
      <w:marRight w:val="0"/>
      <w:marTop w:val="0"/>
      <w:marBottom w:val="0"/>
      <w:divBdr>
        <w:top w:val="none" w:sz="0" w:space="0" w:color="auto"/>
        <w:left w:val="none" w:sz="0" w:space="0" w:color="auto"/>
        <w:bottom w:val="none" w:sz="0" w:space="0" w:color="auto"/>
        <w:right w:val="none" w:sz="0" w:space="0" w:color="auto"/>
      </w:divBdr>
    </w:div>
    <w:div w:id="746614680">
      <w:bodyDiv w:val="1"/>
      <w:marLeft w:val="0"/>
      <w:marRight w:val="0"/>
      <w:marTop w:val="0"/>
      <w:marBottom w:val="0"/>
      <w:divBdr>
        <w:top w:val="none" w:sz="0" w:space="0" w:color="auto"/>
        <w:left w:val="none" w:sz="0" w:space="0" w:color="auto"/>
        <w:bottom w:val="none" w:sz="0" w:space="0" w:color="auto"/>
        <w:right w:val="none" w:sz="0" w:space="0" w:color="auto"/>
      </w:divBdr>
    </w:div>
    <w:div w:id="746852992">
      <w:bodyDiv w:val="1"/>
      <w:marLeft w:val="0"/>
      <w:marRight w:val="0"/>
      <w:marTop w:val="0"/>
      <w:marBottom w:val="0"/>
      <w:divBdr>
        <w:top w:val="none" w:sz="0" w:space="0" w:color="auto"/>
        <w:left w:val="none" w:sz="0" w:space="0" w:color="auto"/>
        <w:bottom w:val="none" w:sz="0" w:space="0" w:color="auto"/>
        <w:right w:val="none" w:sz="0" w:space="0" w:color="auto"/>
      </w:divBdr>
    </w:div>
    <w:div w:id="746925510">
      <w:bodyDiv w:val="1"/>
      <w:marLeft w:val="0"/>
      <w:marRight w:val="0"/>
      <w:marTop w:val="0"/>
      <w:marBottom w:val="0"/>
      <w:divBdr>
        <w:top w:val="none" w:sz="0" w:space="0" w:color="auto"/>
        <w:left w:val="none" w:sz="0" w:space="0" w:color="auto"/>
        <w:bottom w:val="none" w:sz="0" w:space="0" w:color="auto"/>
        <w:right w:val="none" w:sz="0" w:space="0" w:color="auto"/>
      </w:divBdr>
    </w:div>
    <w:div w:id="747069299">
      <w:bodyDiv w:val="1"/>
      <w:marLeft w:val="0"/>
      <w:marRight w:val="0"/>
      <w:marTop w:val="0"/>
      <w:marBottom w:val="0"/>
      <w:divBdr>
        <w:top w:val="none" w:sz="0" w:space="0" w:color="auto"/>
        <w:left w:val="none" w:sz="0" w:space="0" w:color="auto"/>
        <w:bottom w:val="none" w:sz="0" w:space="0" w:color="auto"/>
        <w:right w:val="none" w:sz="0" w:space="0" w:color="auto"/>
      </w:divBdr>
    </w:div>
    <w:div w:id="747196991">
      <w:bodyDiv w:val="1"/>
      <w:marLeft w:val="0"/>
      <w:marRight w:val="0"/>
      <w:marTop w:val="0"/>
      <w:marBottom w:val="0"/>
      <w:divBdr>
        <w:top w:val="none" w:sz="0" w:space="0" w:color="auto"/>
        <w:left w:val="none" w:sz="0" w:space="0" w:color="auto"/>
        <w:bottom w:val="none" w:sz="0" w:space="0" w:color="auto"/>
        <w:right w:val="none" w:sz="0" w:space="0" w:color="auto"/>
      </w:divBdr>
    </w:div>
    <w:div w:id="747458422">
      <w:bodyDiv w:val="1"/>
      <w:marLeft w:val="0"/>
      <w:marRight w:val="0"/>
      <w:marTop w:val="0"/>
      <w:marBottom w:val="0"/>
      <w:divBdr>
        <w:top w:val="none" w:sz="0" w:space="0" w:color="auto"/>
        <w:left w:val="none" w:sz="0" w:space="0" w:color="auto"/>
        <w:bottom w:val="none" w:sz="0" w:space="0" w:color="auto"/>
        <w:right w:val="none" w:sz="0" w:space="0" w:color="auto"/>
      </w:divBdr>
    </w:div>
    <w:div w:id="747580455">
      <w:bodyDiv w:val="1"/>
      <w:marLeft w:val="0"/>
      <w:marRight w:val="0"/>
      <w:marTop w:val="0"/>
      <w:marBottom w:val="0"/>
      <w:divBdr>
        <w:top w:val="none" w:sz="0" w:space="0" w:color="auto"/>
        <w:left w:val="none" w:sz="0" w:space="0" w:color="auto"/>
        <w:bottom w:val="none" w:sz="0" w:space="0" w:color="auto"/>
        <w:right w:val="none" w:sz="0" w:space="0" w:color="auto"/>
      </w:divBdr>
    </w:div>
    <w:div w:id="747849169">
      <w:bodyDiv w:val="1"/>
      <w:marLeft w:val="0"/>
      <w:marRight w:val="0"/>
      <w:marTop w:val="0"/>
      <w:marBottom w:val="0"/>
      <w:divBdr>
        <w:top w:val="none" w:sz="0" w:space="0" w:color="auto"/>
        <w:left w:val="none" w:sz="0" w:space="0" w:color="auto"/>
        <w:bottom w:val="none" w:sz="0" w:space="0" w:color="auto"/>
        <w:right w:val="none" w:sz="0" w:space="0" w:color="auto"/>
      </w:divBdr>
    </w:div>
    <w:div w:id="748379906">
      <w:bodyDiv w:val="1"/>
      <w:marLeft w:val="0"/>
      <w:marRight w:val="0"/>
      <w:marTop w:val="0"/>
      <w:marBottom w:val="0"/>
      <w:divBdr>
        <w:top w:val="none" w:sz="0" w:space="0" w:color="auto"/>
        <w:left w:val="none" w:sz="0" w:space="0" w:color="auto"/>
        <w:bottom w:val="none" w:sz="0" w:space="0" w:color="auto"/>
        <w:right w:val="none" w:sz="0" w:space="0" w:color="auto"/>
      </w:divBdr>
    </w:div>
    <w:div w:id="749545186">
      <w:bodyDiv w:val="1"/>
      <w:marLeft w:val="0"/>
      <w:marRight w:val="0"/>
      <w:marTop w:val="0"/>
      <w:marBottom w:val="0"/>
      <w:divBdr>
        <w:top w:val="none" w:sz="0" w:space="0" w:color="auto"/>
        <w:left w:val="none" w:sz="0" w:space="0" w:color="auto"/>
        <w:bottom w:val="none" w:sz="0" w:space="0" w:color="auto"/>
        <w:right w:val="none" w:sz="0" w:space="0" w:color="auto"/>
      </w:divBdr>
    </w:div>
    <w:div w:id="749809950">
      <w:bodyDiv w:val="1"/>
      <w:marLeft w:val="0"/>
      <w:marRight w:val="0"/>
      <w:marTop w:val="0"/>
      <w:marBottom w:val="0"/>
      <w:divBdr>
        <w:top w:val="none" w:sz="0" w:space="0" w:color="auto"/>
        <w:left w:val="none" w:sz="0" w:space="0" w:color="auto"/>
        <w:bottom w:val="none" w:sz="0" w:space="0" w:color="auto"/>
        <w:right w:val="none" w:sz="0" w:space="0" w:color="auto"/>
      </w:divBdr>
    </w:div>
    <w:div w:id="750661367">
      <w:bodyDiv w:val="1"/>
      <w:marLeft w:val="0"/>
      <w:marRight w:val="0"/>
      <w:marTop w:val="0"/>
      <w:marBottom w:val="0"/>
      <w:divBdr>
        <w:top w:val="none" w:sz="0" w:space="0" w:color="auto"/>
        <w:left w:val="none" w:sz="0" w:space="0" w:color="auto"/>
        <w:bottom w:val="none" w:sz="0" w:space="0" w:color="auto"/>
        <w:right w:val="none" w:sz="0" w:space="0" w:color="auto"/>
      </w:divBdr>
    </w:div>
    <w:div w:id="751123430">
      <w:bodyDiv w:val="1"/>
      <w:marLeft w:val="0"/>
      <w:marRight w:val="0"/>
      <w:marTop w:val="0"/>
      <w:marBottom w:val="0"/>
      <w:divBdr>
        <w:top w:val="none" w:sz="0" w:space="0" w:color="auto"/>
        <w:left w:val="none" w:sz="0" w:space="0" w:color="auto"/>
        <w:bottom w:val="none" w:sz="0" w:space="0" w:color="auto"/>
        <w:right w:val="none" w:sz="0" w:space="0" w:color="auto"/>
      </w:divBdr>
    </w:div>
    <w:div w:id="751438820">
      <w:bodyDiv w:val="1"/>
      <w:marLeft w:val="0"/>
      <w:marRight w:val="0"/>
      <w:marTop w:val="0"/>
      <w:marBottom w:val="0"/>
      <w:divBdr>
        <w:top w:val="none" w:sz="0" w:space="0" w:color="auto"/>
        <w:left w:val="none" w:sz="0" w:space="0" w:color="auto"/>
        <w:bottom w:val="none" w:sz="0" w:space="0" w:color="auto"/>
        <w:right w:val="none" w:sz="0" w:space="0" w:color="auto"/>
      </w:divBdr>
    </w:div>
    <w:div w:id="751464220">
      <w:bodyDiv w:val="1"/>
      <w:marLeft w:val="0"/>
      <w:marRight w:val="0"/>
      <w:marTop w:val="0"/>
      <w:marBottom w:val="0"/>
      <w:divBdr>
        <w:top w:val="none" w:sz="0" w:space="0" w:color="auto"/>
        <w:left w:val="none" w:sz="0" w:space="0" w:color="auto"/>
        <w:bottom w:val="none" w:sz="0" w:space="0" w:color="auto"/>
        <w:right w:val="none" w:sz="0" w:space="0" w:color="auto"/>
      </w:divBdr>
    </w:div>
    <w:div w:id="751465658">
      <w:bodyDiv w:val="1"/>
      <w:marLeft w:val="0"/>
      <w:marRight w:val="0"/>
      <w:marTop w:val="0"/>
      <w:marBottom w:val="0"/>
      <w:divBdr>
        <w:top w:val="none" w:sz="0" w:space="0" w:color="auto"/>
        <w:left w:val="none" w:sz="0" w:space="0" w:color="auto"/>
        <w:bottom w:val="none" w:sz="0" w:space="0" w:color="auto"/>
        <w:right w:val="none" w:sz="0" w:space="0" w:color="auto"/>
      </w:divBdr>
    </w:div>
    <w:div w:id="751777654">
      <w:bodyDiv w:val="1"/>
      <w:marLeft w:val="0"/>
      <w:marRight w:val="0"/>
      <w:marTop w:val="0"/>
      <w:marBottom w:val="0"/>
      <w:divBdr>
        <w:top w:val="none" w:sz="0" w:space="0" w:color="auto"/>
        <w:left w:val="none" w:sz="0" w:space="0" w:color="auto"/>
        <w:bottom w:val="none" w:sz="0" w:space="0" w:color="auto"/>
        <w:right w:val="none" w:sz="0" w:space="0" w:color="auto"/>
      </w:divBdr>
    </w:div>
    <w:div w:id="752243425">
      <w:bodyDiv w:val="1"/>
      <w:marLeft w:val="0"/>
      <w:marRight w:val="0"/>
      <w:marTop w:val="0"/>
      <w:marBottom w:val="0"/>
      <w:divBdr>
        <w:top w:val="none" w:sz="0" w:space="0" w:color="auto"/>
        <w:left w:val="none" w:sz="0" w:space="0" w:color="auto"/>
        <w:bottom w:val="none" w:sz="0" w:space="0" w:color="auto"/>
        <w:right w:val="none" w:sz="0" w:space="0" w:color="auto"/>
      </w:divBdr>
    </w:div>
    <w:div w:id="752287916">
      <w:bodyDiv w:val="1"/>
      <w:marLeft w:val="0"/>
      <w:marRight w:val="0"/>
      <w:marTop w:val="0"/>
      <w:marBottom w:val="0"/>
      <w:divBdr>
        <w:top w:val="none" w:sz="0" w:space="0" w:color="auto"/>
        <w:left w:val="none" w:sz="0" w:space="0" w:color="auto"/>
        <w:bottom w:val="none" w:sz="0" w:space="0" w:color="auto"/>
        <w:right w:val="none" w:sz="0" w:space="0" w:color="auto"/>
      </w:divBdr>
    </w:div>
    <w:div w:id="752358891">
      <w:bodyDiv w:val="1"/>
      <w:marLeft w:val="0"/>
      <w:marRight w:val="0"/>
      <w:marTop w:val="0"/>
      <w:marBottom w:val="0"/>
      <w:divBdr>
        <w:top w:val="none" w:sz="0" w:space="0" w:color="auto"/>
        <w:left w:val="none" w:sz="0" w:space="0" w:color="auto"/>
        <w:bottom w:val="none" w:sz="0" w:space="0" w:color="auto"/>
        <w:right w:val="none" w:sz="0" w:space="0" w:color="auto"/>
      </w:divBdr>
    </w:div>
    <w:div w:id="752504945">
      <w:bodyDiv w:val="1"/>
      <w:marLeft w:val="0"/>
      <w:marRight w:val="0"/>
      <w:marTop w:val="0"/>
      <w:marBottom w:val="0"/>
      <w:divBdr>
        <w:top w:val="none" w:sz="0" w:space="0" w:color="auto"/>
        <w:left w:val="none" w:sz="0" w:space="0" w:color="auto"/>
        <w:bottom w:val="none" w:sz="0" w:space="0" w:color="auto"/>
        <w:right w:val="none" w:sz="0" w:space="0" w:color="auto"/>
      </w:divBdr>
    </w:div>
    <w:div w:id="753084784">
      <w:bodyDiv w:val="1"/>
      <w:marLeft w:val="0"/>
      <w:marRight w:val="0"/>
      <w:marTop w:val="0"/>
      <w:marBottom w:val="0"/>
      <w:divBdr>
        <w:top w:val="none" w:sz="0" w:space="0" w:color="auto"/>
        <w:left w:val="none" w:sz="0" w:space="0" w:color="auto"/>
        <w:bottom w:val="none" w:sz="0" w:space="0" w:color="auto"/>
        <w:right w:val="none" w:sz="0" w:space="0" w:color="auto"/>
      </w:divBdr>
    </w:div>
    <w:div w:id="753431771">
      <w:bodyDiv w:val="1"/>
      <w:marLeft w:val="0"/>
      <w:marRight w:val="0"/>
      <w:marTop w:val="0"/>
      <w:marBottom w:val="0"/>
      <w:divBdr>
        <w:top w:val="none" w:sz="0" w:space="0" w:color="auto"/>
        <w:left w:val="none" w:sz="0" w:space="0" w:color="auto"/>
        <w:bottom w:val="none" w:sz="0" w:space="0" w:color="auto"/>
        <w:right w:val="none" w:sz="0" w:space="0" w:color="auto"/>
      </w:divBdr>
    </w:div>
    <w:div w:id="753668379">
      <w:bodyDiv w:val="1"/>
      <w:marLeft w:val="0"/>
      <w:marRight w:val="0"/>
      <w:marTop w:val="0"/>
      <w:marBottom w:val="0"/>
      <w:divBdr>
        <w:top w:val="none" w:sz="0" w:space="0" w:color="auto"/>
        <w:left w:val="none" w:sz="0" w:space="0" w:color="auto"/>
        <w:bottom w:val="none" w:sz="0" w:space="0" w:color="auto"/>
        <w:right w:val="none" w:sz="0" w:space="0" w:color="auto"/>
      </w:divBdr>
    </w:div>
    <w:div w:id="754060767">
      <w:bodyDiv w:val="1"/>
      <w:marLeft w:val="0"/>
      <w:marRight w:val="0"/>
      <w:marTop w:val="0"/>
      <w:marBottom w:val="0"/>
      <w:divBdr>
        <w:top w:val="none" w:sz="0" w:space="0" w:color="auto"/>
        <w:left w:val="none" w:sz="0" w:space="0" w:color="auto"/>
        <w:bottom w:val="none" w:sz="0" w:space="0" w:color="auto"/>
        <w:right w:val="none" w:sz="0" w:space="0" w:color="auto"/>
      </w:divBdr>
    </w:div>
    <w:div w:id="754128783">
      <w:bodyDiv w:val="1"/>
      <w:marLeft w:val="0"/>
      <w:marRight w:val="0"/>
      <w:marTop w:val="0"/>
      <w:marBottom w:val="0"/>
      <w:divBdr>
        <w:top w:val="none" w:sz="0" w:space="0" w:color="auto"/>
        <w:left w:val="none" w:sz="0" w:space="0" w:color="auto"/>
        <w:bottom w:val="none" w:sz="0" w:space="0" w:color="auto"/>
        <w:right w:val="none" w:sz="0" w:space="0" w:color="auto"/>
      </w:divBdr>
    </w:div>
    <w:div w:id="754135721">
      <w:bodyDiv w:val="1"/>
      <w:marLeft w:val="0"/>
      <w:marRight w:val="0"/>
      <w:marTop w:val="0"/>
      <w:marBottom w:val="0"/>
      <w:divBdr>
        <w:top w:val="none" w:sz="0" w:space="0" w:color="auto"/>
        <w:left w:val="none" w:sz="0" w:space="0" w:color="auto"/>
        <w:bottom w:val="none" w:sz="0" w:space="0" w:color="auto"/>
        <w:right w:val="none" w:sz="0" w:space="0" w:color="auto"/>
      </w:divBdr>
    </w:div>
    <w:div w:id="754477908">
      <w:bodyDiv w:val="1"/>
      <w:marLeft w:val="0"/>
      <w:marRight w:val="0"/>
      <w:marTop w:val="0"/>
      <w:marBottom w:val="0"/>
      <w:divBdr>
        <w:top w:val="none" w:sz="0" w:space="0" w:color="auto"/>
        <w:left w:val="none" w:sz="0" w:space="0" w:color="auto"/>
        <w:bottom w:val="none" w:sz="0" w:space="0" w:color="auto"/>
        <w:right w:val="none" w:sz="0" w:space="0" w:color="auto"/>
      </w:divBdr>
    </w:div>
    <w:div w:id="755174721">
      <w:bodyDiv w:val="1"/>
      <w:marLeft w:val="0"/>
      <w:marRight w:val="0"/>
      <w:marTop w:val="0"/>
      <w:marBottom w:val="0"/>
      <w:divBdr>
        <w:top w:val="none" w:sz="0" w:space="0" w:color="auto"/>
        <w:left w:val="none" w:sz="0" w:space="0" w:color="auto"/>
        <w:bottom w:val="none" w:sz="0" w:space="0" w:color="auto"/>
        <w:right w:val="none" w:sz="0" w:space="0" w:color="auto"/>
      </w:divBdr>
    </w:div>
    <w:div w:id="755515217">
      <w:bodyDiv w:val="1"/>
      <w:marLeft w:val="0"/>
      <w:marRight w:val="0"/>
      <w:marTop w:val="0"/>
      <w:marBottom w:val="0"/>
      <w:divBdr>
        <w:top w:val="none" w:sz="0" w:space="0" w:color="auto"/>
        <w:left w:val="none" w:sz="0" w:space="0" w:color="auto"/>
        <w:bottom w:val="none" w:sz="0" w:space="0" w:color="auto"/>
        <w:right w:val="none" w:sz="0" w:space="0" w:color="auto"/>
      </w:divBdr>
    </w:div>
    <w:div w:id="755638900">
      <w:bodyDiv w:val="1"/>
      <w:marLeft w:val="0"/>
      <w:marRight w:val="0"/>
      <w:marTop w:val="0"/>
      <w:marBottom w:val="0"/>
      <w:divBdr>
        <w:top w:val="none" w:sz="0" w:space="0" w:color="auto"/>
        <w:left w:val="none" w:sz="0" w:space="0" w:color="auto"/>
        <w:bottom w:val="none" w:sz="0" w:space="0" w:color="auto"/>
        <w:right w:val="none" w:sz="0" w:space="0" w:color="auto"/>
      </w:divBdr>
    </w:div>
    <w:div w:id="755827148">
      <w:bodyDiv w:val="1"/>
      <w:marLeft w:val="0"/>
      <w:marRight w:val="0"/>
      <w:marTop w:val="0"/>
      <w:marBottom w:val="0"/>
      <w:divBdr>
        <w:top w:val="none" w:sz="0" w:space="0" w:color="auto"/>
        <w:left w:val="none" w:sz="0" w:space="0" w:color="auto"/>
        <w:bottom w:val="none" w:sz="0" w:space="0" w:color="auto"/>
        <w:right w:val="none" w:sz="0" w:space="0" w:color="auto"/>
      </w:divBdr>
    </w:div>
    <w:div w:id="755828035">
      <w:bodyDiv w:val="1"/>
      <w:marLeft w:val="0"/>
      <w:marRight w:val="0"/>
      <w:marTop w:val="0"/>
      <w:marBottom w:val="0"/>
      <w:divBdr>
        <w:top w:val="none" w:sz="0" w:space="0" w:color="auto"/>
        <w:left w:val="none" w:sz="0" w:space="0" w:color="auto"/>
        <w:bottom w:val="none" w:sz="0" w:space="0" w:color="auto"/>
        <w:right w:val="none" w:sz="0" w:space="0" w:color="auto"/>
      </w:divBdr>
    </w:div>
    <w:div w:id="756249721">
      <w:bodyDiv w:val="1"/>
      <w:marLeft w:val="0"/>
      <w:marRight w:val="0"/>
      <w:marTop w:val="0"/>
      <w:marBottom w:val="0"/>
      <w:divBdr>
        <w:top w:val="none" w:sz="0" w:space="0" w:color="auto"/>
        <w:left w:val="none" w:sz="0" w:space="0" w:color="auto"/>
        <w:bottom w:val="none" w:sz="0" w:space="0" w:color="auto"/>
        <w:right w:val="none" w:sz="0" w:space="0" w:color="auto"/>
      </w:divBdr>
    </w:div>
    <w:div w:id="756708070">
      <w:bodyDiv w:val="1"/>
      <w:marLeft w:val="0"/>
      <w:marRight w:val="0"/>
      <w:marTop w:val="0"/>
      <w:marBottom w:val="0"/>
      <w:divBdr>
        <w:top w:val="none" w:sz="0" w:space="0" w:color="auto"/>
        <w:left w:val="none" w:sz="0" w:space="0" w:color="auto"/>
        <w:bottom w:val="none" w:sz="0" w:space="0" w:color="auto"/>
        <w:right w:val="none" w:sz="0" w:space="0" w:color="auto"/>
      </w:divBdr>
    </w:div>
    <w:div w:id="758066119">
      <w:bodyDiv w:val="1"/>
      <w:marLeft w:val="0"/>
      <w:marRight w:val="0"/>
      <w:marTop w:val="0"/>
      <w:marBottom w:val="0"/>
      <w:divBdr>
        <w:top w:val="none" w:sz="0" w:space="0" w:color="auto"/>
        <w:left w:val="none" w:sz="0" w:space="0" w:color="auto"/>
        <w:bottom w:val="none" w:sz="0" w:space="0" w:color="auto"/>
        <w:right w:val="none" w:sz="0" w:space="0" w:color="auto"/>
      </w:divBdr>
    </w:div>
    <w:div w:id="758478996">
      <w:bodyDiv w:val="1"/>
      <w:marLeft w:val="0"/>
      <w:marRight w:val="0"/>
      <w:marTop w:val="0"/>
      <w:marBottom w:val="0"/>
      <w:divBdr>
        <w:top w:val="none" w:sz="0" w:space="0" w:color="auto"/>
        <w:left w:val="none" w:sz="0" w:space="0" w:color="auto"/>
        <w:bottom w:val="none" w:sz="0" w:space="0" w:color="auto"/>
        <w:right w:val="none" w:sz="0" w:space="0" w:color="auto"/>
      </w:divBdr>
    </w:div>
    <w:div w:id="758868144">
      <w:bodyDiv w:val="1"/>
      <w:marLeft w:val="0"/>
      <w:marRight w:val="0"/>
      <w:marTop w:val="0"/>
      <w:marBottom w:val="0"/>
      <w:divBdr>
        <w:top w:val="none" w:sz="0" w:space="0" w:color="auto"/>
        <w:left w:val="none" w:sz="0" w:space="0" w:color="auto"/>
        <w:bottom w:val="none" w:sz="0" w:space="0" w:color="auto"/>
        <w:right w:val="none" w:sz="0" w:space="0" w:color="auto"/>
      </w:divBdr>
    </w:div>
    <w:div w:id="759058989">
      <w:bodyDiv w:val="1"/>
      <w:marLeft w:val="0"/>
      <w:marRight w:val="0"/>
      <w:marTop w:val="0"/>
      <w:marBottom w:val="0"/>
      <w:divBdr>
        <w:top w:val="none" w:sz="0" w:space="0" w:color="auto"/>
        <w:left w:val="none" w:sz="0" w:space="0" w:color="auto"/>
        <w:bottom w:val="none" w:sz="0" w:space="0" w:color="auto"/>
        <w:right w:val="none" w:sz="0" w:space="0" w:color="auto"/>
      </w:divBdr>
    </w:div>
    <w:div w:id="759065316">
      <w:bodyDiv w:val="1"/>
      <w:marLeft w:val="0"/>
      <w:marRight w:val="0"/>
      <w:marTop w:val="0"/>
      <w:marBottom w:val="0"/>
      <w:divBdr>
        <w:top w:val="none" w:sz="0" w:space="0" w:color="auto"/>
        <w:left w:val="none" w:sz="0" w:space="0" w:color="auto"/>
        <w:bottom w:val="none" w:sz="0" w:space="0" w:color="auto"/>
        <w:right w:val="none" w:sz="0" w:space="0" w:color="auto"/>
      </w:divBdr>
    </w:div>
    <w:div w:id="759372115">
      <w:bodyDiv w:val="1"/>
      <w:marLeft w:val="0"/>
      <w:marRight w:val="0"/>
      <w:marTop w:val="0"/>
      <w:marBottom w:val="0"/>
      <w:divBdr>
        <w:top w:val="none" w:sz="0" w:space="0" w:color="auto"/>
        <w:left w:val="none" w:sz="0" w:space="0" w:color="auto"/>
        <w:bottom w:val="none" w:sz="0" w:space="0" w:color="auto"/>
        <w:right w:val="none" w:sz="0" w:space="0" w:color="auto"/>
      </w:divBdr>
    </w:div>
    <w:div w:id="759522433">
      <w:bodyDiv w:val="1"/>
      <w:marLeft w:val="0"/>
      <w:marRight w:val="0"/>
      <w:marTop w:val="0"/>
      <w:marBottom w:val="0"/>
      <w:divBdr>
        <w:top w:val="none" w:sz="0" w:space="0" w:color="auto"/>
        <w:left w:val="none" w:sz="0" w:space="0" w:color="auto"/>
        <w:bottom w:val="none" w:sz="0" w:space="0" w:color="auto"/>
        <w:right w:val="none" w:sz="0" w:space="0" w:color="auto"/>
      </w:divBdr>
    </w:div>
    <w:div w:id="760178813">
      <w:bodyDiv w:val="1"/>
      <w:marLeft w:val="0"/>
      <w:marRight w:val="0"/>
      <w:marTop w:val="0"/>
      <w:marBottom w:val="0"/>
      <w:divBdr>
        <w:top w:val="none" w:sz="0" w:space="0" w:color="auto"/>
        <w:left w:val="none" w:sz="0" w:space="0" w:color="auto"/>
        <w:bottom w:val="none" w:sz="0" w:space="0" w:color="auto"/>
        <w:right w:val="none" w:sz="0" w:space="0" w:color="auto"/>
      </w:divBdr>
    </w:div>
    <w:div w:id="760420142">
      <w:bodyDiv w:val="1"/>
      <w:marLeft w:val="0"/>
      <w:marRight w:val="0"/>
      <w:marTop w:val="0"/>
      <w:marBottom w:val="0"/>
      <w:divBdr>
        <w:top w:val="none" w:sz="0" w:space="0" w:color="auto"/>
        <w:left w:val="none" w:sz="0" w:space="0" w:color="auto"/>
        <w:bottom w:val="none" w:sz="0" w:space="0" w:color="auto"/>
        <w:right w:val="none" w:sz="0" w:space="0" w:color="auto"/>
      </w:divBdr>
    </w:div>
    <w:div w:id="760684527">
      <w:bodyDiv w:val="1"/>
      <w:marLeft w:val="0"/>
      <w:marRight w:val="0"/>
      <w:marTop w:val="0"/>
      <w:marBottom w:val="0"/>
      <w:divBdr>
        <w:top w:val="none" w:sz="0" w:space="0" w:color="auto"/>
        <w:left w:val="none" w:sz="0" w:space="0" w:color="auto"/>
        <w:bottom w:val="none" w:sz="0" w:space="0" w:color="auto"/>
        <w:right w:val="none" w:sz="0" w:space="0" w:color="auto"/>
      </w:divBdr>
    </w:div>
    <w:div w:id="760873278">
      <w:bodyDiv w:val="1"/>
      <w:marLeft w:val="0"/>
      <w:marRight w:val="0"/>
      <w:marTop w:val="0"/>
      <w:marBottom w:val="0"/>
      <w:divBdr>
        <w:top w:val="none" w:sz="0" w:space="0" w:color="auto"/>
        <w:left w:val="none" w:sz="0" w:space="0" w:color="auto"/>
        <w:bottom w:val="none" w:sz="0" w:space="0" w:color="auto"/>
        <w:right w:val="none" w:sz="0" w:space="0" w:color="auto"/>
      </w:divBdr>
    </w:div>
    <w:div w:id="761341358">
      <w:bodyDiv w:val="1"/>
      <w:marLeft w:val="0"/>
      <w:marRight w:val="0"/>
      <w:marTop w:val="0"/>
      <w:marBottom w:val="0"/>
      <w:divBdr>
        <w:top w:val="none" w:sz="0" w:space="0" w:color="auto"/>
        <w:left w:val="none" w:sz="0" w:space="0" w:color="auto"/>
        <w:bottom w:val="none" w:sz="0" w:space="0" w:color="auto"/>
        <w:right w:val="none" w:sz="0" w:space="0" w:color="auto"/>
      </w:divBdr>
    </w:div>
    <w:div w:id="761342541">
      <w:bodyDiv w:val="1"/>
      <w:marLeft w:val="0"/>
      <w:marRight w:val="0"/>
      <w:marTop w:val="0"/>
      <w:marBottom w:val="0"/>
      <w:divBdr>
        <w:top w:val="none" w:sz="0" w:space="0" w:color="auto"/>
        <w:left w:val="none" w:sz="0" w:space="0" w:color="auto"/>
        <w:bottom w:val="none" w:sz="0" w:space="0" w:color="auto"/>
        <w:right w:val="none" w:sz="0" w:space="0" w:color="auto"/>
      </w:divBdr>
    </w:div>
    <w:div w:id="761728876">
      <w:bodyDiv w:val="1"/>
      <w:marLeft w:val="0"/>
      <w:marRight w:val="0"/>
      <w:marTop w:val="0"/>
      <w:marBottom w:val="0"/>
      <w:divBdr>
        <w:top w:val="none" w:sz="0" w:space="0" w:color="auto"/>
        <w:left w:val="none" w:sz="0" w:space="0" w:color="auto"/>
        <w:bottom w:val="none" w:sz="0" w:space="0" w:color="auto"/>
        <w:right w:val="none" w:sz="0" w:space="0" w:color="auto"/>
      </w:divBdr>
    </w:div>
    <w:div w:id="762191103">
      <w:bodyDiv w:val="1"/>
      <w:marLeft w:val="0"/>
      <w:marRight w:val="0"/>
      <w:marTop w:val="0"/>
      <w:marBottom w:val="0"/>
      <w:divBdr>
        <w:top w:val="none" w:sz="0" w:space="0" w:color="auto"/>
        <w:left w:val="none" w:sz="0" w:space="0" w:color="auto"/>
        <w:bottom w:val="none" w:sz="0" w:space="0" w:color="auto"/>
        <w:right w:val="none" w:sz="0" w:space="0" w:color="auto"/>
      </w:divBdr>
    </w:div>
    <w:div w:id="762335157">
      <w:bodyDiv w:val="1"/>
      <w:marLeft w:val="0"/>
      <w:marRight w:val="0"/>
      <w:marTop w:val="0"/>
      <w:marBottom w:val="0"/>
      <w:divBdr>
        <w:top w:val="none" w:sz="0" w:space="0" w:color="auto"/>
        <w:left w:val="none" w:sz="0" w:space="0" w:color="auto"/>
        <w:bottom w:val="none" w:sz="0" w:space="0" w:color="auto"/>
        <w:right w:val="none" w:sz="0" w:space="0" w:color="auto"/>
      </w:divBdr>
    </w:div>
    <w:div w:id="763064812">
      <w:bodyDiv w:val="1"/>
      <w:marLeft w:val="0"/>
      <w:marRight w:val="0"/>
      <w:marTop w:val="0"/>
      <w:marBottom w:val="0"/>
      <w:divBdr>
        <w:top w:val="none" w:sz="0" w:space="0" w:color="auto"/>
        <w:left w:val="none" w:sz="0" w:space="0" w:color="auto"/>
        <w:bottom w:val="none" w:sz="0" w:space="0" w:color="auto"/>
        <w:right w:val="none" w:sz="0" w:space="0" w:color="auto"/>
      </w:divBdr>
    </w:div>
    <w:div w:id="763458985">
      <w:bodyDiv w:val="1"/>
      <w:marLeft w:val="0"/>
      <w:marRight w:val="0"/>
      <w:marTop w:val="0"/>
      <w:marBottom w:val="0"/>
      <w:divBdr>
        <w:top w:val="none" w:sz="0" w:space="0" w:color="auto"/>
        <w:left w:val="none" w:sz="0" w:space="0" w:color="auto"/>
        <w:bottom w:val="none" w:sz="0" w:space="0" w:color="auto"/>
        <w:right w:val="none" w:sz="0" w:space="0" w:color="auto"/>
      </w:divBdr>
    </w:div>
    <w:div w:id="763964562">
      <w:bodyDiv w:val="1"/>
      <w:marLeft w:val="0"/>
      <w:marRight w:val="0"/>
      <w:marTop w:val="0"/>
      <w:marBottom w:val="0"/>
      <w:divBdr>
        <w:top w:val="none" w:sz="0" w:space="0" w:color="auto"/>
        <w:left w:val="none" w:sz="0" w:space="0" w:color="auto"/>
        <w:bottom w:val="none" w:sz="0" w:space="0" w:color="auto"/>
        <w:right w:val="none" w:sz="0" w:space="0" w:color="auto"/>
      </w:divBdr>
    </w:div>
    <w:div w:id="764111649">
      <w:bodyDiv w:val="1"/>
      <w:marLeft w:val="0"/>
      <w:marRight w:val="0"/>
      <w:marTop w:val="0"/>
      <w:marBottom w:val="0"/>
      <w:divBdr>
        <w:top w:val="none" w:sz="0" w:space="0" w:color="auto"/>
        <w:left w:val="none" w:sz="0" w:space="0" w:color="auto"/>
        <w:bottom w:val="none" w:sz="0" w:space="0" w:color="auto"/>
        <w:right w:val="none" w:sz="0" w:space="0" w:color="auto"/>
      </w:divBdr>
    </w:div>
    <w:div w:id="764494539">
      <w:bodyDiv w:val="1"/>
      <w:marLeft w:val="0"/>
      <w:marRight w:val="0"/>
      <w:marTop w:val="0"/>
      <w:marBottom w:val="0"/>
      <w:divBdr>
        <w:top w:val="none" w:sz="0" w:space="0" w:color="auto"/>
        <w:left w:val="none" w:sz="0" w:space="0" w:color="auto"/>
        <w:bottom w:val="none" w:sz="0" w:space="0" w:color="auto"/>
        <w:right w:val="none" w:sz="0" w:space="0" w:color="auto"/>
      </w:divBdr>
    </w:div>
    <w:div w:id="764501966">
      <w:bodyDiv w:val="1"/>
      <w:marLeft w:val="0"/>
      <w:marRight w:val="0"/>
      <w:marTop w:val="0"/>
      <w:marBottom w:val="0"/>
      <w:divBdr>
        <w:top w:val="none" w:sz="0" w:space="0" w:color="auto"/>
        <w:left w:val="none" w:sz="0" w:space="0" w:color="auto"/>
        <w:bottom w:val="none" w:sz="0" w:space="0" w:color="auto"/>
        <w:right w:val="none" w:sz="0" w:space="0" w:color="auto"/>
      </w:divBdr>
    </w:div>
    <w:div w:id="764764032">
      <w:bodyDiv w:val="1"/>
      <w:marLeft w:val="0"/>
      <w:marRight w:val="0"/>
      <w:marTop w:val="0"/>
      <w:marBottom w:val="0"/>
      <w:divBdr>
        <w:top w:val="none" w:sz="0" w:space="0" w:color="auto"/>
        <w:left w:val="none" w:sz="0" w:space="0" w:color="auto"/>
        <w:bottom w:val="none" w:sz="0" w:space="0" w:color="auto"/>
        <w:right w:val="none" w:sz="0" w:space="0" w:color="auto"/>
      </w:divBdr>
    </w:div>
    <w:div w:id="765619472">
      <w:bodyDiv w:val="1"/>
      <w:marLeft w:val="0"/>
      <w:marRight w:val="0"/>
      <w:marTop w:val="0"/>
      <w:marBottom w:val="0"/>
      <w:divBdr>
        <w:top w:val="none" w:sz="0" w:space="0" w:color="auto"/>
        <w:left w:val="none" w:sz="0" w:space="0" w:color="auto"/>
        <w:bottom w:val="none" w:sz="0" w:space="0" w:color="auto"/>
        <w:right w:val="none" w:sz="0" w:space="0" w:color="auto"/>
      </w:divBdr>
    </w:div>
    <w:div w:id="766312955">
      <w:bodyDiv w:val="1"/>
      <w:marLeft w:val="0"/>
      <w:marRight w:val="0"/>
      <w:marTop w:val="0"/>
      <w:marBottom w:val="0"/>
      <w:divBdr>
        <w:top w:val="none" w:sz="0" w:space="0" w:color="auto"/>
        <w:left w:val="none" w:sz="0" w:space="0" w:color="auto"/>
        <w:bottom w:val="none" w:sz="0" w:space="0" w:color="auto"/>
        <w:right w:val="none" w:sz="0" w:space="0" w:color="auto"/>
      </w:divBdr>
    </w:div>
    <w:div w:id="767040923">
      <w:bodyDiv w:val="1"/>
      <w:marLeft w:val="0"/>
      <w:marRight w:val="0"/>
      <w:marTop w:val="0"/>
      <w:marBottom w:val="0"/>
      <w:divBdr>
        <w:top w:val="none" w:sz="0" w:space="0" w:color="auto"/>
        <w:left w:val="none" w:sz="0" w:space="0" w:color="auto"/>
        <w:bottom w:val="none" w:sz="0" w:space="0" w:color="auto"/>
        <w:right w:val="none" w:sz="0" w:space="0" w:color="auto"/>
      </w:divBdr>
    </w:div>
    <w:div w:id="767315911">
      <w:bodyDiv w:val="1"/>
      <w:marLeft w:val="0"/>
      <w:marRight w:val="0"/>
      <w:marTop w:val="0"/>
      <w:marBottom w:val="0"/>
      <w:divBdr>
        <w:top w:val="none" w:sz="0" w:space="0" w:color="auto"/>
        <w:left w:val="none" w:sz="0" w:space="0" w:color="auto"/>
        <w:bottom w:val="none" w:sz="0" w:space="0" w:color="auto"/>
        <w:right w:val="none" w:sz="0" w:space="0" w:color="auto"/>
      </w:divBdr>
    </w:div>
    <w:div w:id="767580826">
      <w:bodyDiv w:val="1"/>
      <w:marLeft w:val="0"/>
      <w:marRight w:val="0"/>
      <w:marTop w:val="0"/>
      <w:marBottom w:val="0"/>
      <w:divBdr>
        <w:top w:val="none" w:sz="0" w:space="0" w:color="auto"/>
        <w:left w:val="none" w:sz="0" w:space="0" w:color="auto"/>
        <w:bottom w:val="none" w:sz="0" w:space="0" w:color="auto"/>
        <w:right w:val="none" w:sz="0" w:space="0" w:color="auto"/>
      </w:divBdr>
    </w:div>
    <w:div w:id="767697521">
      <w:bodyDiv w:val="1"/>
      <w:marLeft w:val="0"/>
      <w:marRight w:val="0"/>
      <w:marTop w:val="0"/>
      <w:marBottom w:val="0"/>
      <w:divBdr>
        <w:top w:val="none" w:sz="0" w:space="0" w:color="auto"/>
        <w:left w:val="none" w:sz="0" w:space="0" w:color="auto"/>
        <w:bottom w:val="none" w:sz="0" w:space="0" w:color="auto"/>
        <w:right w:val="none" w:sz="0" w:space="0" w:color="auto"/>
      </w:divBdr>
    </w:div>
    <w:div w:id="768353524">
      <w:bodyDiv w:val="1"/>
      <w:marLeft w:val="0"/>
      <w:marRight w:val="0"/>
      <w:marTop w:val="0"/>
      <w:marBottom w:val="0"/>
      <w:divBdr>
        <w:top w:val="none" w:sz="0" w:space="0" w:color="auto"/>
        <w:left w:val="none" w:sz="0" w:space="0" w:color="auto"/>
        <w:bottom w:val="none" w:sz="0" w:space="0" w:color="auto"/>
        <w:right w:val="none" w:sz="0" w:space="0" w:color="auto"/>
      </w:divBdr>
    </w:div>
    <w:div w:id="769005959">
      <w:bodyDiv w:val="1"/>
      <w:marLeft w:val="0"/>
      <w:marRight w:val="0"/>
      <w:marTop w:val="0"/>
      <w:marBottom w:val="0"/>
      <w:divBdr>
        <w:top w:val="none" w:sz="0" w:space="0" w:color="auto"/>
        <w:left w:val="none" w:sz="0" w:space="0" w:color="auto"/>
        <w:bottom w:val="none" w:sz="0" w:space="0" w:color="auto"/>
        <w:right w:val="none" w:sz="0" w:space="0" w:color="auto"/>
      </w:divBdr>
    </w:div>
    <w:div w:id="769470588">
      <w:bodyDiv w:val="1"/>
      <w:marLeft w:val="0"/>
      <w:marRight w:val="0"/>
      <w:marTop w:val="0"/>
      <w:marBottom w:val="0"/>
      <w:divBdr>
        <w:top w:val="none" w:sz="0" w:space="0" w:color="auto"/>
        <w:left w:val="none" w:sz="0" w:space="0" w:color="auto"/>
        <w:bottom w:val="none" w:sz="0" w:space="0" w:color="auto"/>
        <w:right w:val="none" w:sz="0" w:space="0" w:color="auto"/>
      </w:divBdr>
    </w:div>
    <w:div w:id="769593891">
      <w:bodyDiv w:val="1"/>
      <w:marLeft w:val="0"/>
      <w:marRight w:val="0"/>
      <w:marTop w:val="0"/>
      <w:marBottom w:val="0"/>
      <w:divBdr>
        <w:top w:val="none" w:sz="0" w:space="0" w:color="auto"/>
        <w:left w:val="none" w:sz="0" w:space="0" w:color="auto"/>
        <w:bottom w:val="none" w:sz="0" w:space="0" w:color="auto"/>
        <w:right w:val="none" w:sz="0" w:space="0" w:color="auto"/>
      </w:divBdr>
    </w:div>
    <w:div w:id="769739652">
      <w:bodyDiv w:val="1"/>
      <w:marLeft w:val="0"/>
      <w:marRight w:val="0"/>
      <w:marTop w:val="0"/>
      <w:marBottom w:val="0"/>
      <w:divBdr>
        <w:top w:val="none" w:sz="0" w:space="0" w:color="auto"/>
        <w:left w:val="none" w:sz="0" w:space="0" w:color="auto"/>
        <w:bottom w:val="none" w:sz="0" w:space="0" w:color="auto"/>
        <w:right w:val="none" w:sz="0" w:space="0" w:color="auto"/>
      </w:divBdr>
    </w:div>
    <w:div w:id="769853156">
      <w:bodyDiv w:val="1"/>
      <w:marLeft w:val="0"/>
      <w:marRight w:val="0"/>
      <w:marTop w:val="0"/>
      <w:marBottom w:val="0"/>
      <w:divBdr>
        <w:top w:val="none" w:sz="0" w:space="0" w:color="auto"/>
        <w:left w:val="none" w:sz="0" w:space="0" w:color="auto"/>
        <w:bottom w:val="none" w:sz="0" w:space="0" w:color="auto"/>
        <w:right w:val="none" w:sz="0" w:space="0" w:color="auto"/>
      </w:divBdr>
    </w:div>
    <w:div w:id="770013151">
      <w:bodyDiv w:val="1"/>
      <w:marLeft w:val="0"/>
      <w:marRight w:val="0"/>
      <w:marTop w:val="0"/>
      <w:marBottom w:val="0"/>
      <w:divBdr>
        <w:top w:val="none" w:sz="0" w:space="0" w:color="auto"/>
        <w:left w:val="none" w:sz="0" w:space="0" w:color="auto"/>
        <w:bottom w:val="none" w:sz="0" w:space="0" w:color="auto"/>
        <w:right w:val="none" w:sz="0" w:space="0" w:color="auto"/>
      </w:divBdr>
    </w:div>
    <w:div w:id="770205960">
      <w:bodyDiv w:val="1"/>
      <w:marLeft w:val="0"/>
      <w:marRight w:val="0"/>
      <w:marTop w:val="0"/>
      <w:marBottom w:val="0"/>
      <w:divBdr>
        <w:top w:val="none" w:sz="0" w:space="0" w:color="auto"/>
        <w:left w:val="none" w:sz="0" w:space="0" w:color="auto"/>
        <w:bottom w:val="none" w:sz="0" w:space="0" w:color="auto"/>
        <w:right w:val="none" w:sz="0" w:space="0" w:color="auto"/>
      </w:divBdr>
    </w:div>
    <w:div w:id="770513100">
      <w:bodyDiv w:val="1"/>
      <w:marLeft w:val="0"/>
      <w:marRight w:val="0"/>
      <w:marTop w:val="0"/>
      <w:marBottom w:val="0"/>
      <w:divBdr>
        <w:top w:val="none" w:sz="0" w:space="0" w:color="auto"/>
        <w:left w:val="none" w:sz="0" w:space="0" w:color="auto"/>
        <w:bottom w:val="none" w:sz="0" w:space="0" w:color="auto"/>
        <w:right w:val="none" w:sz="0" w:space="0" w:color="auto"/>
      </w:divBdr>
    </w:div>
    <w:div w:id="771972608">
      <w:bodyDiv w:val="1"/>
      <w:marLeft w:val="0"/>
      <w:marRight w:val="0"/>
      <w:marTop w:val="0"/>
      <w:marBottom w:val="0"/>
      <w:divBdr>
        <w:top w:val="none" w:sz="0" w:space="0" w:color="auto"/>
        <w:left w:val="none" w:sz="0" w:space="0" w:color="auto"/>
        <w:bottom w:val="none" w:sz="0" w:space="0" w:color="auto"/>
        <w:right w:val="none" w:sz="0" w:space="0" w:color="auto"/>
      </w:divBdr>
    </w:div>
    <w:div w:id="772045530">
      <w:bodyDiv w:val="1"/>
      <w:marLeft w:val="0"/>
      <w:marRight w:val="0"/>
      <w:marTop w:val="0"/>
      <w:marBottom w:val="0"/>
      <w:divBdr>
        <w:top w:val="none" w:sz="0" w:space="0" w:color="auto"/>
        <w:left w:val="none" w:sz="0" w:space="0" w:color="auto"/>
        <w:bottom w:val="none" w:sz="0" w:space="0" w:color="auto"/>
        <w:right w:val="none" w:sz="0" w:space="0" w:color="auto"/>
      </w:divBdr>
    </w:div>
    <w:div w:id="772673563">
      <w:bodyDiv w:val="1"/>
      <w:marLeft w:val="0"/>
      <w:marRight w:val="0"/>
      <w:marTop w:val="0"/>
      <w:marBottom w:val="0"/>
      <w:divBdr>
        <w:top w:val="none" w:sz="0" w:space="0" w:color="auto"/>
        <w:left w:val="none" w:sz="0" w:space="0" w:color="auto"/>
        <w:bottom w:val="none" w:sz="0" w:space="0" w:color="auto"/>
        <w:right w:val="none" w:sz="0" w:space="0" w:color="auto"/>
      </w:divBdr>
    </w:div>
    <w:div w:id="772747060">
      <w:bodyDiv w:val="1"/>
      <w:marLeft w:val="0"/>
      <w:marRight w:val="0"/>
      <w:marTop w:val="0"/>
      <w:marBottom w:val="0"/>
      <w:divBdr>
        <w:top w:val="none" w:sz="0" w:space="0" w:color="auto"/>
        <w:left w:val="none" w:sz="0" w:space="0" w:color="auto"/>
        <w:bottom w:val="none" w:sz="0" w:space="0" w:color="auto"/>
        <w:right w:val="none" w:sz="0" w:space="0" w:color="auto"/>
      </w:divBdr>
    </w:div>
    <w:div w:id="772823223">
      <w:bodyDiv w:val="1"/>
      <w:marLeft w:val="0"/>
      <w:marRight w:val="0"/>
      <w:marTop w:val="0"/>
      <w:marBottom w:val="0"/>
      <w:divBdr>
        <w:top w:val="none" w:sz="0" w:space="0" w:color="auto"/>
        <w:left w:val="none" w:sz="0" w:space="0" w:color="auto"/>
        <w:bottom w:val="none" w:sz="0" w:space="0" w:color="auto"/>
        <w:right w:val="none" w:sz="0" w:space="0" w:color="auto"/>
      </w:divBdr>
    </w:div>
    <w:div w:id="773357020">
      <w:bodyDiv w:val="1"/>
      <w:marLeft w:val="0"/>
      <w:marRight w:val="0"/>
      <w:marTop w:val="0"/>
      <w:marBottom w:val="0"/>
      <w:divBdr>
        <w:top w:val="none" w:sz="0" w:space="0" w:color="auto"/>
        <w:left w:val="none" w:sz="0" w:space="0" w:color="auto"/>
        <w:bottom w:val="none" w:sz="0" w:space="0" w:color="auto"/>
        <w:right w:val="none" w:sz="0" w:space="0" w:color="auto"/>
      </w:divBdr>
    </w:div>
    <w:div w:id="773552766">
      <w:bodyDiv w:val="1"/>
      <w:marLeft w:val="0"/>
      <w:marRight w:val="0"/>
      <w:marTop w:val="0"/>
      <w:marBottom w:val="0"/>
      <w:divBdr>
        <w:top w:val="none" w:sz="0" w:space="0" w:color="auto"/>
        <w:left w:val="none" w:sz="0" w:space="0" w:color="auto"/>
        <w:bottom w:val="none" w:sz="0" w:space="0" w:color="auto"/>
        <w:right w:val="none" w:sz="0" w:space="0" w:color="auto"/>
      </w:divBdr>
    </w:div>
    <w:div w:id="773863815">
      <w:bodyDiv w:val="1"/>
      <w:marLeft w:val="0"/>
      <w:marRight w:val="0"/>
      <w:marTop w:val="0"/>
      <w:marBottom w:val="0"/>
      <w:divBdr>
        <w:top w:val="none" w:sz="0" w:space="0" w:color="auto"/>
        <w:left w:val="none" w:sz="0" w:space="0" w:color="auto"/>
        <w:bottom w:val="none" w:sz="0" w:space="0" w:color="auto"/>
        <w:right w:val="none" w:sz="0" w:space="0" w:color="auto"/>
      </w:divBdr>
    </w:div>
    <w:div w:id="774059026">
      <w:bodyDiv w:val="1"/>
      <w:marLeft w:val="0"/>
      <w:marRight w:val="0"/>
      <w:marTop w:val="0"/>
      <w:marBottom w:val="0"/>
      <w:divBdr>
        <w:top w:val="none" w:sz="0" w:space="0" w:color="auto"/>
        <w:left w:val="none" w:sz="0" w:space="0" w:color="auto"/>
        <w:bottom w:val="none" w:sz="0" w:space="0" w:color="auto"/>
        <w:right w:val="none" w:sz="0" w:space="0" w:color="auto"/>
      </w:divBdr>
    </w:div>
    <w:div w:id="774592218">
      <w:bodyDiv w:val="1"/>
      <w:marLeft w:val="0"/>
      <w:marRight w:val="0"/>
      <w:marTop w:val="0"/>
      <w:marBottom w:val="0"/>
      <w:divBdr>
        <w:top w:val="none" w:sz="0" w:space="0" w:color="auto"/>
        <w:left w:val="none" w:sz="0" w:space="0" w:color="auto"/>
        <w:bottom w:val="none" w:sz="0" w:space="0" w:color="auto"/>
        <w:right w:val="none" w:sz="0" w:space="0" w:color="auto"/>
      </w:divBdr>
    </w:div>
    <w:div w:id="775174771">
      <w:bodyDiv w:val="1"/>
      <w:marLeft w:val="0"/>
      <w:marRight w:val="0"/>
      <w:marTop w:val="0"/>
      <w:marBottom w:val="0"/>
      <w:divBdr>
        <w:top w:val="none" w:sz="0" w:space="0" w:color="auto"/>
        <w:left w:val="none" w:sz="0" w:space="0" w:color="auto"/>
        <w:bottom w:val="none" w:sz="0" w:space="0" w:color="auto"/>
        <w:right w:val="none" w:sz="0" w:space="0" w:color="auto"/>
      </w:divBdr>
    </w:div>
    <w:div w:id="775559289">
      <w:bodyDiv w:val="1"/>
      <w:marLeft w:val="0"/>
      <w:marRight w:val="0"/>
      <w:marTop w:val="0"/>
      <w:marBottom w:val="0"/>
      <w:divBdr>
        <w:top w:val="none" w:sz="0" w:space="0" w:color="auto"/>
        <w:left w:val="none" w:sz="0" w:space="0" w:color="auto"/>
        <w:bottom w:val="none" w:sz="0" w:space="0" w:color="auto"/>
        <w:right w:val="none" w:sz="0" w:space="0" w:color="auto"/>
      </w:divBdr>
    </w:div>
    <w:div w:id="776174642">
      <w:bodyDiv w:val="1"/>
      <w:marLeft w:val="0"/>
      <w:marRight w:val="0"/>
      <w:marTop w:val="0"/>
      <w:marBottom w:val="0"/>
      <w:divBdr>
        <w:top w:val="none" w:sz="0" w:space="0" w:color="auto"/>
        <w:left w:val="none" w:sz="0" w:space="0" w:color="auto"/>
        <w:bottom w:val="none" w:sz="0" w:space="0" w:color="auto"/>
        <w:right w:val="none" w:sz="0" w:space="0" w:color="auto"/>
      </w:divBdr>
    </w:div>
    <w:div w:id="777260706">
      <w:bodyDiv w:val="1"/>
      <w:marLeft w:val="0"/>
      <w:marRight w:val="0"/>
      <w:marTop w:val="0"/>
      <w:marBottom w:val="0"/>
      <w:divBdr>
        <w:top w:val="none" w:sz="0" w:space="0" w:color="auto"/>
        <w:left w:val="none" w:sz="0" w:space="0" w:color="auto"/>
        <w:bottom w:val="none" w:sz="0" w:space="0" w:color="auto"/>
        <w:right w:val="none" w:sz="0" w:space="0" w:color="auto"/>
      </w:divBdr>
    </w:div>
    <w:div w:id="777332749">
      <w:bodyDiv w:val="1"/>
      <w:marLeft w:val="0"/>
      <w:marRight w:val="0"/>
      <w:marTop w:val="0"/>
      <w:marBottom w:val="0"/>
      <w:divBdr>
        <w:top w:val="none" w:sz="0" w:space="0" w:color="auto"/>
        <w:left w:val="none" w:sz="0" w:space="0" w:color="auto"/>
        <w:bottom w:val="none" w:sz="0" w:space="0" w:color="auto"/>
        <w:right w:val="none" w:sz="0" w:space="0" w:color="auto"/>
      </w:divBdr>
    </w:div>
    <w:div w:id="777337442">
      <w:bodyDiv w:val="1"/>
      <w:marLeft w:val="0"/>
      <w:marRight w:val="0"/>
      <w:marTop w:val="0"/>
      <w:marBottom w:val="0"/>
      <w:divBdr>
        <w:top w:val="none" w:sz="0" w:space="0" w:color="auto"/>
        <w:left w:val="none" w:sz="0" w:space="0" w:color="auto"/>
        <w:bottom w:val="none" w:sz="0" w:space="0" w:color="auto"/>
        <w:right w:val="none" w:sz="0" w:space="0" w:color="auto"/>
      </w:divBdr>
    </w:div>
    <w:div w:id="777480396">
      <w:bodyDiv w:val="1"/>
      <w:marLeft w:val="0"/>
      <w:marRight w:val="0"/>
      <w:marTop w:val="0"/>
      <w:marBottom w:val="0"/>
      <w:divBdr>
        <w:top w:val="none" w:sz="0" w:space="0" w:color="auto"/>
        <w:left w:val="none" w:sz="0" w:space="0" w:color="auto"/>
        <w:bottom w:val="none" w:sz="0" w:space="0" w:color="auto"/>
        <w:right w:val="none" w:sz="0" w:space="0" w:color="auto"/>
      </w:divBdr>
    </w:div>
    <w:div w:id="777717711">
      <w:bodyDiv w:val="1"/>
      <w:marLeft w:val="0"/>
      <w:marRight w:val="0"/>
      <w:marTop w:val="0"/>
      <w:marBottom w:val="0"/>
      <w:divBdr>
        <w:top w:val="none" w:sz="0" w:space="0" w:color="auto"/>
        <w:left w:val="none" w:sz="0" w:space="0" w:color="auto"/>
        <w:bottom w:val="none" w:sz="0" w:space="0" w:color="auto"/>
        <w:right w:val="none" w:sz="0" w:space="0" w:color="auto"/>
      </w:divBdr>
    </w:div>
    <w:div w:id="777993236">
      <w:bodyDiv w:val="1"/>
      <w:marLeft w:val="0"/>
      <w:marRight w:val="0"/>
      <w:marTop w:val="0"/>
      <w:marBottom w:val="0"/>
      <w:divBdr>
        <w:top w:val="none" w:sz="0" w:space="0" w:color="auto"/>
        <w:left w:val="none" w:sz="0" w:space="0" w:color="auto"/>
        <w:bottom w:val="none" w:sz="0" w:space="0" w:color="auto"/>
        <w:right w:val="none" w:sz="0" w:space="0" w:color="auto"/>
      </w:divBdr>
    </w:div>
    <w:div w:id="778716178">
      <w:bodyDiv w:val="1"/>
      <w:marLeft w:val="0"/>
      <w:marRight w:val="0"/>
      <w:marTop w:val="0"/>
      <w:marBottom w:val="0"/>
      <w:divBdr>
        <w:top w:val="none" w:sz="0" w:space="0" w:color="auto"/>
        <w:left w:val="none" w:sz="0" w:space="0" w:color="auto"/>
        <w:bottom w:val="none" w:sz="0" w:space="0" w:color="auto"/>
        <w:right w:val="none" w:sz="0" w:space="0" w:color="auto"/>
      </w:divBdr>
    </w:div>
    <w:div w:id="778916556">
      <w:bodyDiv w:val="1"/>
      <w:marLeft w:val="0"/>
      <w:marRight w:val="0"/>
      <w:marTop w:val="0"/>
      <w:marBottom w:val="0"/>
      <w:divBdr>
        <w:top w:val="none" w:sz="0" w:space="0" w:color="auto"/>
        <w:left w:val="none" w:sz="0" w:space="0" w:color="auto"/>
        <w:bottom w:val="none" w:sz="0" w:space="0" w:color="auto"/>
        <w:right w:val="none" w:sz="0" w:space="0" w:color="auto"/>
      </w:divBdr>
    </w:div>
    <w:div w:id="779379905">
      <w:bodyDiv w:val="1"/>
      <w:marLeft w:val="0"/>
      <w:marRight w:val="0"/>
      <w:marTop w:val="0"/>
      <w:marBottom w:val="0"/>
      <w:divBdr>
        <w:top w:val="none" w:sz="0" w:space="0" w:color="auto"/>
        <w:left w:val="none" w:sz="0" w:space="0" w:color="auto"/>
        <w:bottom w:val="none" w:sz="0" w:space="0" w:color="auto"/>
        <w:right w:val="none" w:sz="0" w:space="0" w:color="auto"/>
      </w:divBdr>
    </w:div>
    <w:div w:id="779839222">
      <w:bodyDiv w:val="1"/>
      <w:marLeft w:val="0"/>
      <w:marRight w:val="0"/>
      <w:marTop w:val="0"/>
      <w:marBottom w:val="0"/>
      <w:divBdr>
        <w:top w:val="none" w:sz="0" w:space="0" w:color="auto"/>
        <w:left w:val="none" w:sz="0" w:space="0" w:color="auto"/>
        <w:bottom w:val="none" w:sz="0" w:space="0" w:color="auto"/>
        <w:right w:val="none" w:sz="0" w:space="0" w:color="auto"/>
      </w:divBdr>
    </w:div>
    <w:div w:id="780103351">
      <w:bodyDiv w:val="1"/>
      <w:marLeft w:val="0"/>
      <w:marRight w:val="0"/>
      <w:marTop w:val="0"/>
      <w:marBottom w:val="0"/>
      <w:divBdr>
        <w:top w:val="none" w:sz="0" w:space="0" w:color="auto"/>
        <w:left w:val="none" w:sz="0" w:space="0" w:color="auto"/>
        <w:bottom w:val="none" w:sz="0" w:space="0" w:color="auto"/>
        <w:right w:val="none" w:sz="0" w:space="0" w:color="auto"/>
      </w:divBdr>
    </w:div>
    <w:div w:id="780296222">
      <w:bodyDiv w:val="1"/>
      <w:marLeft w:val="0"/>
      <w:marRight w:val="0"/>
      <w:marTop w:val="0"/>
      <w:marBottom w:val="0"/>
      <w:divBdr>
        <w:top w:val="none" w:sz="0" w:space="0" w:color="auto"/>
        <w:left w:val="none" w:sz="0" w:space="0" w:color="auto"/>
        <w:bottom w:val="none" w:sz="0" w:space="0" w:color="auto"/>
        <w:right w:val="none" w:sz="0" w:space="0" w:color="auto"/>
      </w:divBdr>
    </w:div>
    <w:div w:id="780421152">
      <w:bodyDiv w:val="1"/>
      <w:marLeft w:val="0"/>
      <w:marRight w:val="0"/>
      <w:marTop w:val="0"/>
      <w:marBottom w:val="0"/>
      <w:divBdr>
        <w:top w:val="none" w:sz="0" w:space="0" w:color="auto"/>
        <w:left w:val="none" w:sz="0" w:space="0" w:color="auto"/>
        <w:bottom w:val="none" w:sz="0" w:space="0" w:color="auto"/>
        <w:right w:val="none" w:sz="0" w:space="0" w:color="auto"/>
      </w:divBdr>
    </w:div>
    <w:div w:id="781532129">
      <w:bodyDiv w:val="1"/>
      <w:marLeft w:val="0"/>
      <w:marRight w:val="0"/>
      <w:marTop w:val="0"/>
      <w:marBottom w:val="0"/>
      <w:divBdr>
        <w:top w:val="none" w:sz="0" w:space="0" w:color="auto"/>
        <w:left w:val="none" w:sz="0" w:space="0" w:color="auto"/>
        <w:bottom w:val="none" w:sz="0" w:space="0" w:color="auto"/>
        <w:right w:val="none" w:sz="0" w:space="0" w:color="auto"/>
      </w:divBdr>
    </w:div>
    <w:div w:id="783043072">
      <w:bodyDiv w:val="1"/>
      <w:marLeft w:val="0"/>
      <w:marRight w:val="0"/>
      <w:marTop w:val="0"/>
      <w:marBottom w:val="0"/>
      <w:divBdr>
        <w:top w:val="none" w:sz="0" w:space="0" w:color="auto"/>
        <w:left w:val="none" w:sz="0" w:space="0" w:color="auto"/>
        <w:bottom w:val="none" w:sz="0" w:space="0" w:color="auto"/>
        <w:right w:val="none" w:sz="0" w:space="0" w:color="auto"/>
      </w:divBdr>
    </w:div>
    <w:div w:id="783117602">
      <w:bodyDiv w:val="1"/>
      <w:marLeft w:val="0"/>
      <w:marRight w:val="0"/>
      <w:marTop w:val="0"/>
      <w:marBottom w:val="0"/>
      <w:divBdr>
        <w:top w:val="none" w:sz="0" w:space="0" w:color="auto"/>
        <w:left w:val="none" w:sz="0" w:space="0" w:color="auto"/>
        <w:bottom w:val="none" w:sz="0" w:space="0" w:color="auto"/>
        <w:right w:val="none" w:sz="0" w:space="0" w:color="auto"/>
      </w:divBdr>
    </w:div>
    <w:div w:id="783695897">
      <w:bodyDiv w:val="1"/>
      <w:marLeft w:val="0"/>
      <w:marRight w:val="0"/>
      <w:marTop w:val="0"/>
      <w:marBottom w:val="0"/>
      <w:divBdr>
        <w:top w:val="none" w:sz="0" w:space="0" w:color="auto"/>
        <w:left w:val="none" w:sz="0" w:space="0" w:color="auto"/>
        <w:bottom w:val="none" w:sz="0" w:space="0" w:color="auto"/>
        <w:right w:val="none" w:sz="0" w:space="0" w:color="auto"/>
      </w:divBdr>
    </w:div>
    <w:div w:id="783888687">
      <w:bodyDiv w:val="1"/>
      <w:marLeft w:val="0"/>
      <w:marRight w:val="0"/>
      <w:marTop w:val="0"/>
      <w:marBottom w:val="0"/>
      <w:divBdr>
        <w:top w:val="none" w:sz="0" w:space="0" w:color="auto"/>
        <w:left w:val="none" w:sz="0" w:space="0" w:color="auto"/>
        <w:bottom w:val="none" w:sz="0" w:space="0" w:color="auto"/>
        <w:right w:val="none" w:sz="0" w:space="0" w:color="auto"/>
      </w:divBdr>
    </w:div>
    <w:div w:id="783958020">
      <w:bodyDiv w:val="1"/>
      <w:marLeft w:val="0"/>
      <w:marRight w:val="0"/>
      <w:marTop w:val="0"/>
      <w:marBottom w:val="0"/>
      <w:divBdr>
        <w:top w:val="none" w:sz="0" w:space="0" w:color="auto"/>
        <w:left w:val="none" w:sz="0" w:space="0" w:color="auto"/>
        <w:bottom w:val="none" w:sz="0" w:space="0" w:color="auto"/>
        <w:right w:val="none" w:sz="0" w:space="0" w:color="auto"/>
      </w:divBdr>
    </w:div>
    <w:div w:id="784083321">
      <w:bodyDiv w:val="1"/>
      <w:marLeft w:val="0"/>
      <w:marRight w:val="0"/>
      <w:marTop w:val="0"/>
      <w:marBottom w:val="0"/>
      <w:divBdr>
        <w:top w:val="none" w:sz="0" w:space="0" w:color="auto"/>
        <w:left w:val="none" w:sz="0" w:space="0" w:color="auto"/>
        <w:bottom w:val="none" w:sz="0" w:space="0" w:color="auto"/>
        <w:right w:val="none" w:sz="0" w:space="0" w:color="auto"/>
      </w:divBdr>
    </w:div>
    <w:div w:id="784232443">
      <w:bodyDiv w:val="1"/>
      <w:marLeft w:val="0"/>
      <w:marRight w:val="0"/>
      <w:marTop w:val="0"/>
      <w:marBottom w:val="0"/>
      <w:divBdr>
        <w:top w:val="none" w:sz="0" w:space="0" w:color="auto"/>
        <w:left w:val="none" w:sz="0" w:space="0" w:color="auto"/>
        <w:bottom w:val="none" w:sz="0" w:space="0" w:color="auto"/>
        <w:right w:val="none" w:sz="0" w:space="0" w:color="auto"/>
      </w:divBdr>
    </w:div>
    <w:div w:id="784273047">
      <w:bodyDiv w:val="1"/>
      <w:marLeft w:val="0"/>
      <w:marRight w:val="0"/>
      <w:marTop w:val="0"/>
      <w:marBottom w:val="0"/>
      <w:divBdr>
        <w:top w:val="none" w:sz="0" w:space="0" w:color="auto"/>
        <w:left w:val="none" w:sz="0" w:space="0" w:color="auto"/>
        <w:bottom w:val="none" w:sz="0" w:space="0" w:color="auto"/>
        <w:right w:val="none" w:sz="0" w:space="0" w:color="auto"/>
      </w:divBdr>
    </w:div>
    <w:div w:id="785151161">
      <w:bodyDiv w:val="1"/>
      <w:marLeft w:val="0"/>
      <w:marRight w:val="0"/>
      <w:marTop w:val="0"/>
      <w:marBottom w:val="0"/>
      <w:divBdr>
        <w:top w:val="none" w:sz="0" w:space="0" w:color="auto"/>
        <w:left w:val="none" w:sz="0" w:space="0" w:color="auto"/>
        <w:bottom w:val="none" w:sz="0" w:space="0" w:color="auto"/>
        <w:right w:val="none" w:sz="0" w:space="0" w:color="auto"/>
      </w:divBdr>
    </w:div>
    <w:div w:id="785194904">
      <w:bodyDiv w:val="1"/>
      <w:marLeft w:val="0"/>
      <w:marRight w:val="0"/>
      <w:marTop w:val="0"/>
      <w:marBottom w:val="0"/>
      <w:divBdr>
        <w:top w:val="none" w:sz="0" w:space="0" w:color="auto"/>
        <w:left w:val="none" w:sz="0" w:space="0" w:color="auto"/>
        <w:bottom w:val="none" w:sz="0" w:space="0" w:color="auto"/>
        <w:right w:val="none" w:sz="0" w:space="0" w:color="auto"/>
      </w:divBdr>
    </w:div>
    <w:div w:id="785276786">
      <w:bodyDiv w:val="1"/>
      <w:marLeft w:val="0"/>
      <w:marRight w:val="0"/>
      <w:marTop w:val="0"/>
      <w:marBottom w:val="0"/>
      <w:divBdr>
        <w:top w:val="none" w:sz="0" w:space="0" w:color="auto"/>
        <w:left w:val="none" w:sz="0" w:space="0" w:color="auto"/>
        <w:bottom w:val="none" w:sz="0" w:space="0" w:color="auto"/>
        <w:right w:val="none" w:sz="0" w:space="0" w:color="auto"/>
      </w:divBdr>
    </w:div>
    <w:div w:id="785386319">
      <w:bodyDiv w:val="1"/>
      <w:marLeft w:val="0"/>
      <w:marRight w:val="0"/>
      <w:marTop w:val="0"/>
      <w:marBottom w:val="0"/>
      <w:divBdr>
        <w:top w:val="none" w:sz="0" w:space="0" w:color="auto"/>
        <w:left w:val="none" w:sz="0" w:space="0" w:color="auto"/>
        <w:bottom w:val="none" w:sz="0" w:space="0" w:color="auto"/>
        <w:right w:val="none" w:sz="0" w:space="0" w:color="auto"/>
      </w:divBdr>
    </w:div>
    <w:div w:id="785581717">
      <w:bodyDiv w:val="1"/>
      <w:marLeft w:val="0"/>
      <w:marRight w:val="0"/>
      <w:marTop w:val="0"/>
      <w:marBottom w:val="0"/>
      <w:divBdr>
        <w:top w:val="none" w:sz="0" w:space="0" w:color="auto"/>
        <w:left w:val="none" w:sz="0" w:space="0" w:color="auto"/>
        <w:bottom w:val="none" w:sz="0" w:space="0" w:color="auto"/>
        <w:right w:val="none" w:sz="0" w:space="0" w:color="auto"/>
      </w:divBdr>
    </w:div>
    <w:div w:id="785782194">
      <w:bodyDiv w:val="1"/>
      <w:marLeft w:val="0"/>
      <w:marRight w:val="0"/>
      <w:marTop w:val="0"/>
      <w:marBottom w:val="0"/>
      <w:divBdr>
        <w:top w:val="none" w:sz="0" w:space="0" w:color="auto"/>
        <w:left w:val="none" w:sz="0" w:space="0" w:color="auto"/>
        <w:bottom w:val="none" w:sz="0" w:space="0" w:color="auto"/>
        <w:right w:val="none" w:sz="0" w:space="0" w:color="auto"/>
      </w:divBdr>
    </w:div>
    <w:div w:id="785850734">
      <w:bodyDiv w:val="1"/>
      <w:marLeft w:val="0"/>
      <w:marRight w:val="0"/>
      <w:marTop w:val="0"/>
      <w:marBottom w:val="0"/>
      <w:divBdr>
        <w:top w:val="none" w:sz="0" w:space="0" w:color="auto"/>
        <w:left w:val="none" w:sz="0" w:space="0" w:color="auto"/>
        <w:bottom w:val="none" w:sz="0" w:space="0" w:color="auto"/>
        <w:right w:val="none" w:sz="0" w:space="0" w:color="auto"/>
      </w:divBdr>
    </w:div>
    <w:div w:id="786394136">
      <w:bodyDiv w:val="1"/>
      <w:marLeft w:val="0"/>
      <w:marRight w:val="0"/>
      <w:marTop w:val="0"/>
      <w:marBottom w:val="0"/>
      <w:divBdr>
        <w:top w:val="none" w:sz="0" w:space="0" w:color="auto"/>
        <w:left w:val="none" w:sz="0" w:space="0" w:color="auto"/>
        <w:bottom w:val="none" w:sz="0" w:space="0" w:color="auto"/>
        <w:right w:val="none" w:sz="0" w:space="0" w:color="auto"/>
      </w:divBdr>
    </w:div>
    <w:div w:id="786631028">
      <w:bodyDiv w:val="1"/>
      <w:marLeft w:val="0"/>
      <w:marRight w:val="0"/>
      <w:marTop w:val="0"/>
      <w:marBottom w:val="0"/>
      <w:divBdr>
        <w:top w:val="none" w:sz="0" w:space="0" w:color="auto"/>
        <w:left w:val="none" w:sz="0" w:space="0" w:color="auto"/>
        <w:bottom w:val="none" w:sz="0" w:space="0" w:color="auto"/>
        <w:right w:val="none" w:sz="0" w:space="0" w:color="auto"/>
      </w:divBdr>
    </w:div>
    <w:div w:id="786773746">
      <w:bodyDiv w:val="1"/>
      <w:marLeft w:val="0"/>
      <w:marRight w:val="0"/>
      <w:marTop w:val="0"/>
      <w:marBottom w:val="0"/>
      <w:divBdr>
        <w:top w:val="none" w:sz="0" w:space="0" w:color="auto"/>
        <w:left w:val="none" w:sz="0" w:space="0" w:color="auto"/>
        <w:bottom w:val="none" w:sz="0" w:space="0" w:color="auto"/>
        <w:right w:val="none" w:sz="0" w:space="0" w:color="auto"/>
      </w:divBdr>
    </w:div>
    <w:div w:id="786848261">
      <w:bodyDiv w:val="1"/>
      <w:marLeft w:val="0"/>
      <w:marRight w:val="0"/>
      <w:marTop w:val="0"/>
      <w:marBottom w:val="0"/>
      <w:divBdr>
        <w:top w:val="none" w:sz="0" w:space="0" w:color="auto"/>
        <w:left w:val="none" w:sz="0" w:space="0" w:color="auto"/>
        <w:bottom w:val="none" w:sz="0" w:space="0" w:color="auto"/>
        <w:right w:val="none" w:sz="0" w:space="0" w:color="auto"/>
      </w:divBdr>
    </w:div>
    <w:div w:id="786896143">
      <w:bodyDiv w:val="1"/>
      <w:marLeft w:val="0"/>
      <w:marRight w:val="0"/>
      <w:marTop w:val="0"/>
      <w:marBottom w:val="0"/>
      <w:divBdr>
        <w:top w:val="none" w:sz="0" w:space="0" w:color="auto"/>
        <w:left w:val="none" w:sz="0" w:space="0" w:color="auto"/>
        <w:bottom w:val="none" w:sz="0" w:space="0" w:color="auto"/>
        <w:right w:val="none" w:sz="0" w:space="0" w:color="auto"/>
      </w:divBdr>
    </w:div>
    <w:div w:id="786965869">
      <w:bodyDiv w:val="1"/>
      <w:marLeft w:val="0"/>
      <w:marRight w:val="0"/>
      <w:marTop w:val="0"/>
      <w:marBottom w:val="0"/>
      <w:divBdr>
        <w:top w:val="none" w:sz="0" w:space="0" w:color="auto"/>
        <w:left w:val="none" w:sz="0" w:space="0" w:color="auto"/>
        <w:bottom w:val="none" w:sz="0" w:space="0" w:color="auto"/>
        <w:right w:val="none" w:sz="0" w:space="0" w:color="auto"/>
      </w:divBdr>
    </w:div>
    <w:div w:id="786965891">
      <w:bodyDiv w:val="1"/>
      <w:marLeft w:val="0"/>
      <w:marRight w:val="0"/>
      <w:marTop w:val="0"/>
      <w:marBottom w:val="0"/>
      <w:divBdr>
        <w:top w:val="none" w:sz="0" w:space="0" w:color="auto"/>
        <w:left w:val="none" w:sz="0" w:space="0" w:color="auto"/>
        <w:bottom w:val="none" w:sz="0" w:space="0" w:color="auto"/>
        <w:right w:val="none" w:sz="0" w:space="0" w:color="auto"/>
      </w:divBdr>
    </w:div>
    <w:div w:id="787092151">
      <w:bodyDiv w:val="1"/>
      <w:marLeft w:val="0"/>
      <w:marRight w:val="0"/>
      <w:marTop w:val="0"/>
      <w:marBottom w:val="0"/>
      <w:divBdr>
        <w:top w:val="none" w:sz="0" w:space="0" w:color="auto"/>
        <w:left w:val="none" w:sz="0" w:space="0" w:color="auto"/>
        <w:bottom w:val="none" w:sz="0" w:space="0" w:color="auto"/>
        <w:right w:val="none" w:sz="0" w:space="0" w:color="auto"/>
      </w:divBdr>
    </w:div>
    <w:div w:id="788007742">
      <w:bodyDiv w:val="1"/>
      <w:marLeft w:val="0"/>
      <w:marRight w:val="0"/>
      <w:marTop w:val="0"/>
      <w:marBottom w:val="0"/>
      <w:divBdr>
        <w:top w:val="none" w:sz="0" w:space="0" w:color="auto"/>
        <w:left w:val="none" w:sz="0" w:space="0" w:color="auto"/>
        <w:bottom w:val="none" w:sz="0" w:space="0" w:color="auto"/>
        <w:right w:val="none" w:sz="0" w:space="0" w:color="auto"/>
      </w:divBdr>
    </w:div>
    <w:div w:id="788475149">
      <w:bodyDiv w:val="1"/>
      <w:marLeft w:val="0"/>
      <w:marRight w:val="0"/>
      <w:marTop w:val="0"/>
      <w:marBottom w:val="0"/>
      <w:divBdr>
        <w:top w:val="none" w:sz="0" w:space="0" w:color="auto"/>
        <w:left w:val="none" w:sz="0" w:space="0" w:color="auto"/>
        <w:bottom w:val="none" w:sz="0" w:space="0" w:color="auto"/>
        <w:right w:val="none" w:sz="0" w:space="0" w:color="auto"/>
      </w:divBdr>
    </w:div>
    <w:div w:id="788745478">
      <w:bodyDiv w:val="1"/>
      <w:marLeft w:val="0"/>
      <w:marRight w:val="0"/>
      <w:marTop w:val="0"/>
      <w:marBottom w:val="0"/>
      <w:divBdr>
        <w:top w:val="none" w:sz="0" w:space="0" w:color="auto"/>
        <w:left w:val="none" w:sz="0" w:space="0" w:color="auto"/>
        <w:bottom w:val="none" w:sz="0" w:space="0" w:color="auto"/>
        <w:right w:val="none" w:sz="0" w:space="0" w:color="auto"/>
      </w:divBdr>
    </w:div>
    <w:div w:id="790173016">
      <w:bodyDiv w:val="1"/>
      <w:marLeft w:val="0"/>
      <w:marRight w:val="0"/>
      <w:marTop w:val="0"/>
      <w:marBottom w:val="0"/>
      <w:divBdr>
        <w:top w:val="none" w:sz="0" w:space="0" w:color="auto"/>
        <w:left w:val="none" w:sz="0" w:space="0" w:color="auto"/>
        <w:bottom w:val="none" w:sz="0" w:space="0" w:color="auto"/>
        <w:right w:val="none" w:sz="0" w:space="0" w:color="auto"/>
      </w:divBdr>
    </w:div>
    <w:div w:id="790779173">
      <w:bodyDiv w:val="1"/>
      <w:marLeft w:val="0"/>
      <w:marRight w:val="0"/>
      <w:marTop w:val="0"/>
      <w:marBottom w:val="0"/>
      <w:divBdr>
        <w:top w:val="none" w:sz="0" w:space="0" w:color="auto"/>
        <w:left w:val="none" w:sz="0" w:space="0" w:color="auto"/>
        <w:bottom w:val="none" w:sz="0" w:space="0" w:color="auto"/>
        <w:right w:val="none" w:sz="0" w:space="0" w:color="auto"/>
      </w:divBdr>
    </w:div>
    <w:div w:id="790784778">
      <w:bodyDiv w:val="1"/>
      <w:marLeft w:val="0"/>
      <w:marRight w:val="0"/>
      <w:marTop w:val="0"/>
      <w:marBottom w:val="0"/>
      <w:divBdr>
        <w:top w:val="none" w:sz="0" w:space="0" w:color="auto"/>
        <w:left w:val="none" w:sz="0" w:space="0" w:color="auto"/>
        <w:bottom w:val="none" w:sz="0" w:space="0" w:color="auto"/>
        <w:right w:val="none" w:sz="0" w:space="0" w:color="auto"/>
      </w:divBdr>
    </w:div>
    <w:div w:id="790785814">
      <w:bodyDiv w:val="1"/>
      <w:marLeft w:val="0"/>
      <w:marRight w:val="0"/>
      <w:marTop w:val="0"/>
      <w:marBottom w:val="0"/>
      <w:divBdr>
        <w:top w:val="none" w:sz="0" w:space="0" w:color="auto"/>
        <w:left w:val="none" w:sz="0" w:space="0" w:color="auto"/>
        <w:bottom w:val="none" w:sz="0" w:space="0" w:color="auto"/>
        <w:right w:val="none" w:sz="0" w:space="0" w:color="auto"/>
      </w:divBdr>
    </w:div>
    <w:div w:id="791482135">
      <w:bodyDiv w:val="1"/>
      <w:marLeft w:val="0"/>
      <w:marRight w:val="0"/>
      <w:marTop w:val="0"/>
      <w:marBottom w:val="0"/>
      <w:divBdr>
        <w:top w:val="none" w:sz="0" w:space="0" w:color="auto"/>
        <w:left w:val="none" w:sz="0" w:space="0" w:color="auto"/>
        <w:bottom w:val="none" w:sz="0" w:space="0" w:color="auto"/>
        <w:right w:val="none" w:sz="0" w:space="0" w:color="auto"/>
      </w:divBdr>
    </w:div>
    <w:div w:id="791747443">
      <w:bodyDiv w:val="1"/>
      <w:marLeft w:val="0"/>
      <w:marRight w:val="0"/>
      <w:marTop w:val="0"/>
      <w:marBottom w:val="0"/>
      <w:divBdr>
        <w:top w:val="none" w:sz="0" w:space="0" w:color="auto"/>
        <w:left w:val="none" w:sz="0" w:space="0" w:color="auto"/>
        <w:bottom w:val="none" w:sz="0" w:space="0" w:color="auto"/>
        <w:right w:val="none" w:sz="0" w:space="0" w:color="auto"/>
      </w:divBdr>
    </w:div>
    <w:div w:id="791941779">
      <w:bodyDiv w:val="1"/>
      <w:marLeft w:val="0"/>
      <w:marRight w:val="0"/>
      <w:marTop w:val="0"/>
      <w:marBottom w:val="0"/>
      <w:divBdr>
        <w:top w:val="none" w:sz="0" w:space="0" w:color="auto"/>
        <w:left w:val="none" w:sz="0" w:space="0" w:color="auto"/>
        <w:bottom w:val="none" w:sz="0" w:space="0" w:color="auto"/>
        <w:right w:val="none" w:sz="0" w:space="0" w:color="auto"/>
      </w:divBdr>
    </w:div>
    <w:div w:id="792135668">
      <w:bodyDiv w:val="1"/>
      <w:marLeft w:val="0"/>
      <w:marRight w:val="0"/>
      <w:marTop w:val="0"/>
      <w:marBottom w:val="0"/>
      <w:divBdr>
        <w:top w:val="none" w:sz="0" w:space="0" w:color="auto"/>
        <w:left w:val="none" w:sz="0" w:space="0" w:color="auto"/>
        <w:bottom w:val="none" w:sz="0" w:space="0" w:color="auto"/>
        <w:right w:val="none" w:sz="0" w:space="0" w:color="auto"/>
      </w:divBdr>
    </w:div>
    <w:div w:id="792139766">
      <w:bodyDiv w:val="1"/>
      <w:marLeft w:val="0"/>
      <w:marRight w:val="0"/>
      <w:marTop w:val="0"/>
      <w:marBottom w:val="0"/>
      <w:divBdr>
        <w:top w:val="none" w:sz="0" w:space="0" w:color="auto"/>
        <w:left w:val="none" w:sz="0" w:space="0" w:color="auto"/>
        <w:bottom w:val="none" w:sz="0" w:space="0" w:color="auto"/>
        <w:right w:val="none" w:sz="0" w:space="0" w:color="auto"/>
      </w:divBdr>
    </w:div>
    <w:div w:id="792362590">
      <w:bodyDiv w:val="1"/>
      <w:marLeft w:val="0"/>
      <w:marRight w:val="0"/>
      <w:marTop w:val="0"/>
      <w:marBottom w:val="0"/>
      <w:divBdr>
        <w:top w:val="none" w:sz="0" w:space="0" w:color="auto"/>
        <w:left w:val="none" w:sz="0" w:space="0" w:color="auto"/>
        <w:bottom w:val="none" w:sz="0" w:space="0" w:color="auto"/>
        <w:right w:val="none" w:sz="0" w:space="0" w:color="auto"/>
      </w:divBdr>
    </w:div>
    <w:div w:id="792404627">
      <w:bodyDiv w:val="1"/>
      <w:marLeft w:val="0"/>
      <w:marRight w:val="0"/>
      <w:marTop w:val="0"/>
      <w:marBottom w:val="0"/>
      <w:divBdr>
        <w:top w:val="none" w:sz="0" w:space="0" w:color="auto"/>
        <w:left w:val="none" w:sz="0" w:space="0" w:color="auto"/>
        <w:bottom w:val="none" w:sz="0" w:space="0" w:color="auto"/>
        <w:right w:val="none" w:sz="0" w:space="0" w:color="auto"/>
      </w:divBdr>
    </w:div>
    <w:div w:id="792945572">
      <w:bodyDiv w:val="1"/>
      <w:marLeft w:val="0"/>
      <w:marRight w:val="0"/>
      <w:marTop w:val="0"/>
      <w:marBottom w:val="0"/>
      <w:divBdr>
        <w:top w:val="none" w:sz="0" w:space="0" w:color="auto"/>
        <w:left w:val="none" w:sz="0" w:space="0" w:color="auto"/>
        <w:bottom w:val="none" w:sz="0" w:space="0" w:color="auto"/>
        <w:right w:val="none" w:sz="0" w:space="0" w:color="auto"/>
      </w:divBdr>
    </w:div>
    <w:div w:id="792987329">
      <w:bodyDiv w:val="1"/>
      <w:marLeft w:val="0"/>
      <w:marRight w:val="0"/>
      <w:marTop w:val="0"/>
      <w:marBottom w:val="0"/>
      <w:divBdr>
        <w:top w:val="none" w:sz="0" w:space="0" w:color="auto"/>
        <w:left w:val="none" w:sz="0" w:space="0" w:color="auto"/>
        <w:bottom w:val="none" w:sz="0" w:space="0" w:color="auto"/>
        <w:right w:val="none" w:sz="0" w:space="0" w:color="auto"/>
      </w:divBdr>
    </w:div>
    <w:div w:id="793330243">
      <w:bodyDiv w:val="1"/>
      <w:marLeft w:val="0"/>
      <w:marRight w:val="0"/>
      <w:marTop w:val="0"/>
      <w:marBottom w:val="0"/>
      <w:divBdr>
        <w:top w:val="none" w:sz="0" w:space="0" w:color="auto"/>
        <w:left w:val="none" w:sz="0" w:space="0" w:color="auto"/>
        <w:bottom w:val="none" w:sz="0" w:space="0" w:color="auto"/>
        <w:right w:val="none" w:sz="0" w:space="0" w:color="auto"/>
      </w:divBdr>
    </w:div>
    <w:div w:id="793451306">
      <w:bodyDiv w:val="1"/>
      <w:marLeft w:val="0"/>
      <w:marRight w:val="0"/>
      <w:marTop w:val="0"/>
      <w:marBottom w:val="0"/>
      <w:divBdr>
        <w:top w:val="none" w:sz="0" w:space="0" w:color="auto"/>
        <w:left w:val="none" w:sz="0" w:space="0" w:color="auto"/>
        <w:bottom w:val="none" w:sz="0" w:space="0" w:color="auto"/>
        <w:right w:val="none" w:sz="0" w:space="0" w:color="auto"/>
      </w:divBdr>
    </w:div>
    <w:div w:id="793476507">
      <w:bodyDiv w:val="1"/>
      <w:marLeft w:val="0"/>
      <w:marRight w:val="0"/>
      <w:marTop w:val="0"/>
      <w:marBottom w:val="0"/>
      <w:divBdr>
        <w:top w:val="none" w:sz="0" w:space="0" w:color="auto"/>
        <w:left w:val="none" w:sz="0" w:space="0" w:color="auto"/>
        <w:bottom w:val="none" w:sz="0" w:space="0" w:color="auto"/>
        <w:right w:val="none" w:sz="0" w:space="0" w:color="auto"/>
      </w:divBdr>
    </w:div>
    <w:div w:id="793519850">
      <w:bodyDiv w:val="1"/>
      <w:marLeft w:val="0"/>
      <w:marRight w:val="0"/>
      <w:marTop w:val="0"/>
      <w:marBottom w:val="0"/>
      <w:divBdr>
        <w:top w:val="none" w:sz="0" w:space="0" w:color="auto"/>
        <w:left w:val="none" w:sz="0" w:space="0" w:color="auto"/>
        <w:bottom w:val="none" w:sz="0" w:space="0" w:color="auto"/>
        <w:right w:val="none" w:sz="0" w:space="0" w:color="auto"/>
      </w:divBdr>
    </w:div>
    <w:div w:id="793523726">
      <w:bodyDiv w:val="1"/>
      <w:marLeft w:val="0"/>
      <w:marRight w:val="0"/>
      <w:marTop w:val="0"/>
      <w:marBottom w:val="0"/>
      <w:divBdr>
        <w:top w:val="none" w:sz="0" w:space="0" w:color="auto"/>
        <w:left w:val="none" w:sz="0" w:space="0" w:color="auto"/>
        <w:bottom w:val="none" w:sz="0" w:space="0" w:color="auto"/>
        <w:right w:val="none" w:sz="0" w:space="0" w:color="auto"/>
      </w:divBdr>
    </w:div>
    <w:div w:id="794107155">
      <w:bodyDiv w:val="1"/>
      <w:marLeft w:val="0"/>
      <w:marRight w:val="0"/>
      <w:marTop w:val="0"/>
      <w:marBottom w:val="0"/>
      <w:divBdr>
        <w:top w:val="none" w:sz="0" w:space="0" w:color="auto"/>
        <w:left w:val="none" w:sz="0" w:space="0" w:color="auto"/>
        <w:bottom w:val="none" w:sz="0" w:space="0" w:color="auto"/>
        <w:right w:val="none" w:sz="0" w:space="0" w:color="auto"/>
      </w:divBdr>
    </w:div>
    <w:div w:id="794254929">
      <w:bodyDiv w:val="1"/>
      <w:marLeft w:val="0"/>
      <w:marRight w:val="0"/>
      <w:marTop w:val="0"/>
      <w:marBottom w:val="0"/>
      <w:divBdr>
        <w:top w:val="none" w:sz="0" w:space="0" w:color="auto"/>
        <w:left w:val="none" w:sz="0" w:space="0" w:color="auto"/>
        <w:bottom w:val="none" w:sz="0" w:space="0" w:color="auto"/>
        <w:right w:val="none" w:sz="0" w:space="0" w:color="auto"/>
      </w:divBdr>
    </w:div>
    <w:div w:id="794493864">
      <w:bodyDiv w:val="1"/>
      <w:marLeft w:val="0"/>
      <w:marRight w:val="0"/>
      <w:marTop w:val="0"/>
      <w:marBottom w:val="0"/>
      <w:divBdr>
        <w:top w:val="none" w:sz="0" w:space="0" w:color="auto"/>
        <w:left w:val="none" w:sz="0" w:space="0" w:color="auto"/>
        <w:bottom w:val="none" w:sz="0" w:space="0" w:color="auto"/>
        <w:right w:val="none" w:sz="0" w:space="0" w:color="auto"/>
      </w:divBdr>
    </w:div>
    <w:div w:id="794952482">
      <w:bodyDiv w:val="1"/>
      <w:marLeft w:val="0"/>
      <w:marRight w:val="0"/>
      <w:marTop w:val="0"/>
      <w:marBottom w:val="0"/>
      <w:divBdr>
        <w:top w:val="none" w:sz="0" w:space="0" w:color="auto"/>
        <w:left w:val="none" w:sz="0" w:space="0" w:color="auto"/>
        <w:bottom w:val="none" w:sz="0" w:space="0" w:color="auto"/>
        <w:right w:val="none" w:sz="0" w:space="0" w:color="auto"/>
      </w:divBdr>
    </w:div>
    <w:div w:id="795027087">
      <w:bodyDiv w:val="1"/>
      <w:marLeft w:val="0"/>
      <w:marRight w:val="0"/>
      <w:marTop w:val="0"/>
      <w:marBottom w:val="0"/>
      <w:divBdr>
        <w:top w:val="none" w:sz="0" w:space="0" w:color="auto"/>
        <w:left w:val="none" w:sz="0" w:space="0" w:color="auto"/>
        <w:bottom w:val="none" w:sz="0" w:space="0" w:color="auto"/>
        <w:right w:val="none" w:sz="0" w:space="0" w:color="auto"/>
      </w:divBdr>
    </w:div>
    <w:div w:id="795099351">
      <w:bodyDiv w:val="1"/>
      <w:marLeft w:val="0"/>
      <w:marRight w:val="0"/>
      <w:marTop w:val="0"/>
      <w:marBottom w:val="0"/>
      <w:divBdr>
        <w:top w:val="none" w:sz="0" w:space="0" w:color="auto"/>
        <w:left w:val="none" w:sz="0" w:space="0" w:color="auto"/>
        <w:bottom w:val="none" w:sz="0" w:space="0" w:color="auto"/>
        <w:right w:val="none" w:sz="0" w:space="0" w:color="auto"/>
      </w:divBdr>
    </w:div>
    <w:div w:id="796096536">
      <w:bodyDiv w:val="1"/>
      <w:marLeft w:val="0"/>
      <w:marRight w:val="0"/>
      <w:marTop w:val="0"/>
      <w:marBottom w:val="0"/>
      <w:divBdr>
        <w:top w:val="none" w:sz="0" w:space="0" w:color="auto"/>
        <w:left w:val="none" w:sz="0" w:space="0" w:color="auto"/>
        <w:bottom w:val="none" w:sz="0" w:space="0" w:color="auto"/>
        <w:right w:val="none" w:sz="0" w:space="0" w:color="auto"/>
      </w:divBdr>
    </w:div>
    <w:div w:id="796224080">
      <w:bodyDiv w:val="1"/>
      <w:marLeft w:val="0"/>
      <w:marRight w:val="0"/>
      <w:marTop w:val="0"/>
      <w:marBottom w:val="0"/>
      <w:divBdr>
        <w:top w:val="none" w:sz="0" w:space="0" w:color="auto"/>
        <w:left w:val="none" w:sz="0" w:space="0" w:color="auto"/>
        <w:bottom w:val="none" w:sz="0" w:space="0" w:color="auto"/>
        <w:right w:val="none" w:sz="0" w:space="0" w:color="auto"/>
      </w:divBdr>
    </w:div>
    <w:div w:id="796485215">
      <w:bodyDiv w:val="1"/>
      <w:marLeft w:val="0"/>
      <w:marRight w:val="0"/>
      <w:marTop w:val="0"/>
      <w:marBottom w:val="0"/>
      <w:divBdr>
        <w:top w:val="none" w:sz="0" w:space="0" w:color="auto"/>
        <w:left w:val="none" w:sz="0" w:space="0" w:color="auto"/>
        <w:bottom w:val="none" w:sz="0" w:space="0" w:color="auto"/>
        <w:right w:val="none" w:sz="0" w:space="0" w:color="auto"/>
      </w:divBdr>
    </w:div>
    <w:div w:id="797338514">
      <w:bodyDiv w:val="1"/>
      <w:marLeft w:val="0"/>
      <w:marRight w:val="0"/>
      <w:marTop w:val="0"/>
      <w:marBottom w:val="0"/>
      <w:divBdr>
        <w:top w:val="none" w:sz="0" w:space="0" w:color="auto"/>
        <w:left w:val="none" w:sz="0" w:space="0" w:color="auto"/>
        <w:bottom w:val="none" w:sz="0" w:space="0" w:color="auto"/>
        <w:right w:val="none" w:sz="0" w:space="0" w:color="auto"/>
      </w:divBdr>
    </w:div>
    <w:div w:id="797921335">
      <w:bodyDiv w:val="1"/>
      <w:marLeft w:val="0"/>
      <w:marRight w:val="0"/>
      <w:marTop w:val="0"/>
      <w:marBottom w:val="0"/>
      <w:divBdr>
        <w:top w:val="none" w:sz="0" w:space="0" w:color="auto"/>
        <w:left w:val="none" w:sz="0" w:space="0" w:color="auto"/>
        <w:bottom w:val="none" w:sz="0" w:space="0" w:color="auto"/>
        <w:right w:val="none" w:sz="0" w:space="0" w:color="auto"/>
      </w:divBdr>
    </w:div>
    <w:div w:id="798566923">
      <w:bodyDiv w:val="1"/>
      <w:marLeft w:val="0"/>
      <w:marRight w:val="0"/>
      <w:marTop w:val="0"/>
      <w:marBottom w:val="0"/>
      <w:divBdr>
        <w:top w:val="none" w:sz="0" w:space="0" w:color="auto"/>
        <w:left w:val="none" w:sz="0" w:space="0" w:color="auto"/>
        <w:bottom w:val="none" w:sz="0" w:space="0" w:color="auto"/>
        <w:right w:val="none" w:sz="0" w:space="0" w:color="auto"/>
      </w:divBdr>
    </w:div>
    <w:div w:id="799032273">
      <w:bodyDiv w:val="1"/>
      <w:marLeft w:val="0"/>
      <w:marRight w:val="0"/>
      <w:marTop w:val="0"/>
      <w:marBottom w:val="0"/>
      <w:divBdr>
        <w:top w:val="none" w:sz="0" w:space="0" w:color="auto"/>
        <w:left w:val="none" w:sz="0" w:space="0" w:color="auto"/>
        <w:bottom w:val="none" w:sz="0" w:space="0" w:color="auto"/>
        <w:right w:val="none" w:sz="0" w:space="0" w:color="auto"/>
      </w:divBdr>
    </w:div>
    <w:div w:id="799106313">
      <w:bodyDiv w:val="1"/>
      <w:marLeft w:val="0"/>
      <w:marRight w:val="0"/>
      <w:marTop w:val="0"/>
      <w:marBottom w:val="0"/>
      <w:divBdr>
        <w:top w:val="none" w:sz="0" w:space="0" w:color="auto"/>
        <w:left w:val="none" w:sz="0" w:space="0" w:color="auto"/>
        <w:bottom w:val="none" w:sz="0" w:space="0" w:color="auto"/>
        <w:right w:val="none" w:sz="0" w:space="0" w:color="auto"/>
      </w:divBdr>
    </w:div>
    <w:div w:id="799302887">
      <w:bodyDiv w:val="1"/>
      <w:marLeft w:val="0"/>
      <w:marRight w:val="0"/>
      <w:marTop w:val="0"/>
      <w:marBottom w:val="0"/>
      <w:divBdr>
        <w:top w:val="none" w:sz="0" w:space="0" w:color="auto"/>
        <w:left w:val="none" w:sz="0" w:space="0" w:color="auto"/>
        <w:bottom w:val="none" w:sz="0" w:space="0" w:color="auto"/>
        <w:right w:val="none" w:sz="0" w:space="0" w:color="auto"/>
      </w:divBdr>
    </w:div>
    <w:div w:id="800881639">
      <w:bodyDiv w:val="1"/>
      <w:marLeft w:val="0"/>
      <w:marRight w:val="0"/>
      <w:marTop w:val="0"/>
      <w:marBottom w:val="0"/>
      <w:divBdr>
        <w:top w:val="none" w:sz="0" w:space="0" w:color="auto"/>
        <w:left w:val="none" w:sz="0" w:space="0" w:color="auto"/>
        <w:bottom w:val="none" w:sz="0" w:space="0" w:color="auto"/>
        <w:right w:val="none" w:sz="0" w:space="0" w:color="auto"/>
      </w:divBdr>
    </w:div>
    <w:div w:id="801653117">
      <w:bodyDiv w:val="1"/>
      <w:marLeft w:val="0"/>
      <w:marRight w:val="0"/>
      <w:marTop w:val="0"/>
      <w:marBottom w:val="0"/>
      <w:divBdr>
        <w:top w:val="none" w:sz="0" w:space="0" w:color="auto"/>
        <w:left w:val="none" w:sz="0" w:space="0" w:color="auto"/>
        <w:bottom w:val="none" w:sz="0" w:space="0" w:color="auto"/>
        <w:right w:val="none" w:sz="0" w:space="0" w:color="auto"/>
      </w:divBdr>
    </w:div>
    <w:div w:id="802038346">
      <w:bodyDiv w:val="1"/>
      <w:marLeft w:val="0"/>
      <w:marRight w:val="0"/>
      <w:marTop w:val="0"/>
      <w:marBottom w:val="0"/>
      <w:divBdr>
        <w:top w:val="none" w:sz="0" w:space="0" w:color="auto"/>
        <w:left w:val="none" w:sz="0" w:space="0" w:color="auto"/>
        <w:bottom w:val="none" w:sz="0" w:space="0" w:color="auto"/>
        <w:right w:val="none" w:sz="0" w:space="0" w:color="auto"/>
      </w:divBdr>
    </w:div>
    <w:div w:id="802112495">
      <w:bodyDiv w:val="1"/>
      <w:marLeft w:val="0"/>
      <w:marRight w:val="0"/>
      <w:marTop w:val="0"/>
      <w:marBottom w:val="0"/>
      <w:divBdr>
        <w:top w:val="none" w:sz="0" w:space="0" w:color="auto"/>
        <w:left w:val="none" w:sz="0" w:space="0" w:color="auto"/>
        <w:bottom w:val="none" w:sz="0" w:space="0" w:color="auto"/>
        <w:right w:val="none" w:sz="0" w:space="0" w:color="auto"/>
      </w:divBdr>
    </w:div>
    <w:div w:id="802382401">
      <w:bodyDiv w:val="1"/>
      <w:marLeft w:val="0"/>
      <w:marRight w:val="0"/>
      <w:marTop w:val="0"/>
      <w:marBottom w:val="0"/>
      <w:divBdr>
        <w:top w:val="none" w:sz="0" w:space="0" w:color="auto"/>
        <w:left w:val="none" w:sz="0" w:space="0" w:color="auto"/>
        <w:bottom w:val="none" w:sz="0" w:space="0" w:color="auto"/>
        <w:right w:val="none" w:sz="0" w:space="0" w:color="auto"/>
      </w:divBdr>
    </w:div>
    <w:div w:id="802775162">
      <w:bodyDiv w:val="1"/>
      <w:marLeft w:val="0"/>
      <w:marRight w:val="0"/>
      <w:marTop w:val="0"/>
      <w:marBottom w:val="0"/>
      <w:divBdr>
        <w:top w:val="none" w:sz="0" w:space="0" w:color="auto"/>
        <w:left w:val="none" w:sz="0" w:space="0" w:color="auto"/>
        <w:bottom w:val="none" w:sz="0" w:space="0" w:color="auto"/>
        <w:right w:val="none" w:sz="0" w:space="0" w:color="auto"/>
      </w:divBdr>
    </w:div>
    <w:div w:id="802965701">
      <w:bodyDiv w:val="1"/>
      <w:marLeft w:val="0"/>
      <w:marRight w:val="0"/>
      <w:marTop w:val="0"/>
      <w:marBottom w:val="0"/>
      <w:divBdr>
        <w:top w:val="none" w:sz="0" w:space="0" w:color="auto"/>
        <w:left w:val="none" w:sz="0" w:space="0" w:color="auto"/>
        <w:bottom w:val="none" w:sz="0" w:space="0" w:color="auto"/>
        <w:right w:val="none" w:sz="0" w:space="0" w:color="auto"/>
      </w:divBdr>
    </w:div>
    <w:div w:id="803237784">
      <w:bodyDiv w:val="1"/>
      <w:marLeft w:val="0"/>
      <w:marRight w:val="0"/>
      <w:marTop w:val="0"/>
      <w:marBottom w:val="0"/>
      <w:divBdr>
        <w:top w:val="none" w:sz="0" w:space="0" w:color="auto"/>
        <w:left w:val="none" w:sz="0" w:space="0" w:color="auto"/>
        <w:bottom w:val="none" w:sz="0" w:space="0" w:color="auto"/>
        <w:right w:val="none" w:sz="0" w:space="0" w:color="auto"/>
      </w:divBdr>
    </w:div>
    <w:div w:id="803304953">
      <w:bodyDiv w:val="1"/>
      <w:marLeft w:val="0"/>
      <w:marRight w:val="0"/>
      <w:marTop w:val="0"/>
      <w:marBottom w:val="0"/>
      <w:divBdr>
        <w:top w:val="none" w:sz="0" w:space="0" w:color="auto"/>
        <w:left w:val="none" w:sz="0" w:space="0" w:color="auto"/>
        <w:bottom w:val="none" w:sz="0" w:space="0" w:color="auto"/>
        <w:right w:val="none" w:sz="0" w:space="0" w:color="auto"/>
      </w:divBdr>
    </w:div>
    <w:div w:id="803423209">
      <w:bodyDiv w:val="1"/>
      <w:marLeft w:val="0"/>
      <w:marRight w:val="0"/>
      <w:marTop w:val="0"/>
      <w:marBottom w:val="0"/>
      <w:divBdr>
        <w:top w:val="none" w:sz="0" w:space="0" w:color="auto"/>
        <w:left w:val="none" w:sz="0" w:space="0" w:color="auto"/>
        <w:bottom w:val="none" w:sz="0" w:space="0" w:color="auto"/>
        <w:right w:val="none" w:sz="0" w:space="0" w:color="auto"/>
      </w:divBdr>
    </w:div>
    <w:div w:id="803547360">
      <w:bodyDiv w:val="1"/>
      <w:marLeft w:val="0"/>
      <w:marRight w:val="0"/>
      <w:marTop w:val="0"/>
      <w:marBottom w:val="0"/>
      <w:divBdr>
        <w:top w:val="none" w:sz="0" w:space="0" w:color="auto"/>
        <w:left w:val="none" w:sz="0" w:space="0" w:color="auto"/>
        <w:bottom w:val="none" w:sz="0" w:space="0" w:color="auto"/>
        <w:right w:val="none" w:sz="0" w:space="0" w:color="auto"/>
      </w:divBdr>
    </w:div>
    <w:div w:id="803696402">
      <w:bodyDiv w:val="1"/>
      <w:marLeft w:val="0"/>
      <w:marRight w:val="0"/>
      <w:marTop w:val="0"/>
      <w:marBottom w:val="0"/>
      <w:divBdr>
        <w:top w:val="none" w:sz="0" w:space="0" w:color="auto"/>
        <w:left w:val="none" w:sz="0" w:space="0" w:color="auto"/>
        <w:bottom w:val="none" w:sz="0" w:space="0" w:color="auto"/>
        <w:right w:val="none" w:sz="0" w:space="0" w:color="auto"/>
      </w:divBdr>
    </w:div>
    <w:div w:id="803735934">
      <w:bodyDiv w:val="1"/>
      <w:marLeft w:val="0"/>
      <w:marRight w:val="0"/>
      <w:marTop w:val="0"/>
      <w:marBottom w:val="0"/>
      <w:divBdr>
        <w:top w:val="none" w:sz="0" w:space="0" w:color="auto"/>
        <w:left w:val="none" w:sz="0" w:space="0" w:color="auto"/>
        <w:bottom w:val="none" w:sz="0" w:space="0" w:color="auto"/>
        <w:right w:val="none" w:sz="0" w:space="0" w:color="auto"/>
      </w:divBdr>
    </w:div>
    <w:div w:id="803809099">
      <w:bodyDiv w:val="1"/>
      <w:marLeft w:val="0"/>
      <w:marRight w:val="0"/>
      <w:marTop w:val="0"/>
      <w:marBottom w:val="0"/>
      <w:divBdr>
        <w:top w:val="none" w:sz="0" w:space="0" w:color="auto"/>
        <w:left w:val="none" w:sz="0" w:space="0" w:color="auto"/>
        <w:bottom w:val="none" w:sz="0" w:space="0" w:color="auto"/>
        <w:right w:val="none" w:sz="0" w:space="0" w:color="auto"/>
      </w:divBdr>
    </w:div>
    <w:div w:id="804808594">
      <w:bodyDiv w:val="1"/>
      <w:marLeft w:val="0"/>
      <w:marRight w:val="0"/>
      <w:marTop w:val="0"/>
      <w:marBottom w:val="0"/>
      <w:divBdr>
        <w:top w:val="none" w:sz="0" w:space="0" w:color="auto"/>
        <w:left w:val="none" w:sz="0" w:space="0" w:color="auto"/>
        <w:bottom w:val="none" w:sz="0" w:space="0" w:color="auto"/>
        <w:right w:val="none" w:sz="0" w:space="0" w:color="auto"/>
      </w:divBdr>
    </w:div>
    <w:div w:id="805047566">
      <w:bodyDiv w:val="1"/>
      <w:marLeft w:val="0"/>
      <w:marRight w:val="0"/>
      <w:marTop w:val="0"/>
      <w:marBottom w:val="0"/>
      <w:divBdr>
        <w:top w:val="none" w:sz="0" w:space="0" w:color="auto"/>
        <w:left w:val="none" w:sz="0" w:space="0" w:color="auto"/>
        <w:bottom w:val="none" w:sz="0" w:space="0" w:color="auto"/>
        <w:right w:val="none" w:sz="0" w:space="0" w:color="auto"/>
      </w:divBdr>
    </w:div>
    <w:div w:id="805128643">
      <w:bodyDiv w:val="1"/>
      <w:marLeft w:val="0"/>
      <w:marRight w:val="0"/>
      <w:marTop w:val="0"/>
      <w:marBottom w:val="0"/>
      <w:divBdr>
        <w:top w:val="none" w:sz="0" w:space="0" w:color="auto"/>
        <w:left w:val="none" w:sz="0" w:space="0" w:color="auto"/>
        <w:bottom w:val="none" w:sz="0" w:space="0" w:color="auto"/>
        <w:right w:val="none" w:sz="0" w:space="0" w:color="auto"/>
      </w:divBdr>
    </w:div>
    <w:div w:id="805271619">
      <w:bodyDiv w:val="1"/>
      <w:marLeft w:val="0"/>
      <w:marRight w:val="0"/>
      <w:marTop w:val="0"/>
      <w:marBottom w:val="0"/>
      <w:divBdr>
        <w:top w:val="none" w:sz="0" w:space="0" w:color="auto"/>
        <w:left w:val="none" w:sz="0" w:space="0" w:color="auto"/>
        <w:bottom w:val="none" w:sz="0" w:space="0" w:color="auto"/>
        <w:right w:val="none" w:sz="0" w:space="0" w:color="auto"/>
      </w:divBdr>
    </w:div>
    <w:div w:id="805971829">
      <w:bodyDiv w:val="1"/>
      <w:marLeft w:val="0"/>
      <w:marRight w:val="0"/>
      <w:marTop w:val="0"/>
      <w:marBottom w:val="0"/>
      <w:divBdr>
        <w:top w:val="none" w:sz="0" w:space="0" w:color="auto"/>
        <w:left w:val="none" w:sz="0" w:space="0" w:color="auto"/>
        <w:bottom w:val="none" w:sz="0" w:space="0" w:color="auto"/>
        <w:right w:val="none" w:sz="0" w:space="0" w:color="auto"/>
      </w:divBdr>
    </w:div>
    <w:div w:id="806123415">
      <w:bodyDiv w:val="1"/>
      <w:marLeft w:val="0"/>
      <w:marRight w:val="0"/>
      <w:marTop w:val="0"/>
      <w:marBottom w:val="0"/>
      <w:divBdr>
        <w:top w:val="none" w:sz="0" w:space="0" w:color="auto"/>
        <w:left w:val="none" w:sz="0" w:space="0" w:color="auto"/>
        <w:bottom w:val="none" w:sz="0" w:space="0" w:color="auto"/>
        <w:right w:val="none" w:sz="0" w:space="0" w:color="auto"/>
      </w:divBdr>
    </w:div>
    <w:div w:id="806509661">
      <w:bodyDiv w:val="1"/>
      <w:marLeft w:val="0"/>
      <w:marRight w:val="0"/>
      <w:marTop w:val="0"/>
      <w:marBottom w:val="0"/>
      <w:divBdr>
        <w:top w:val="none" w:sz="0" w:space="0" w:color="auto"/>
        <w:left w:val="none" w:sz="0" w:space="0" w:color="auto"/>
        <w:bottom w:val="none" w:sz="0" w:space="0" w:color="auto"/>
        <w:right w:val="none" w:sz="0" w:space="0" w:color="auto"/>
      </w:divBdr>
    </w:div>
    <w:div w:id="806556271">
      <w:bodyDiv w:val="1"/>
      <w:marLeft w:val="0"/>
      <w:marRight w:val="0"/>
      <w:marTop w:val="0"/>
      <w:marBottom w:val="0"/>
      <w:divBdr>
        <w:top w:val="none" w:sz="0" w:space="0" w:color="auto"/>
        <w:left w:val="none" w:sz="0" w:space="0" w:color="auto"/>
        <w:bottom w:val="none" w:sz="0" w:space="0" w:color="auto"/>
        <w:right w:val="none" w:sz="0" w:space="0" w:color="auto"/>
      </w:divBdr>
    </w:div>
    <w:div w:id="806974760">
      <w:bodyDiv w:val="1"/>
      <w:marLeft w:val="0"/>
      <w:marRight w:val="0"/>
      <w:marTop w:val="0"/>
      <w:marBottom w:val="0"/>
      <w:divBdr>
        <w:top w:val="none" w:sz="0" w:space="0" w:color="auto"/>
        <w:left w:val="none" w:sz="0" w:space="0" w:color="auto"/>
        <w:bottom w:val="none" w:sz="0" w:space="0" w:color="auto"/>
        <w:right w:val="none" w:sz="0" w:space="0" w:color="auto"/>
      </w:divBdr>
    </w:div>
    <w:div w:id="806976279">
      <w:bodyDiv w:val="1"/>
      <w:marLeft w:val="0"/>
      <w:marRight w:val="0"/>
      <w:marTop w:val="0"/>
      <w:marBottom w:val="0"/>
      <w:divBdr>
        <w:top w:val="none" w:sz="0" w:space="0" w:color="auto"/>
        <w:left w:val="none" w:sz="0" w:space="0" w:color="auto"/>
        <w:bottom w:val="none" w:sz="0" w:space="0" w:color="auto"/>
        <w:right w:val="none" w:sz="0" w:space="0" w:color="auto"/>
      </w:divBdr>
    </w:div>
    <w:div w:id="807015180">
      <w:bodyDiv w:val="1"/>
      <w:marLeft w:val="0"/>
      <w:marRight w:val="0"/>
      <w:marTop w:val="0"/>
      <w:marBottom w:val="0"/>
      <w:divBdr>
        <w:top w:val="none" w:sz="0" w:space="0" w:color="auto"/>
        <w:left w:val="none" w:sz="0" w:space="0" w:color="auto"/>
        <w:bottom w:val="none" w:sz="0" w:space="0" w:color="auto"/>
        <w:right w:val="none" w:sz="0" w:space="0" w:color="auto"/>
      </w:divBdr>
    </w:div>
    <w:div w:id="807237043">
      <w:bodyDiv w:val="1"/>
      <w:marLeft w:val="0"/>
      <w:marRight w:val="0"/>
      <w:marTop w:val="0"/>
      <w:marBottom w:val="0"/>
      <w:divBdr>
        <w:top w:val="none" w:sz="0" w:space="0" w:color="auto"/>
        <w:left w:val="none" w:sz="0" w:space="0" w:color="auto"/>
        <w:bottom w:val="none" w:sz="0" w:space="0" w:color="auto"/>
        <w:right w:val="none" w:sz="0" w:space="0" w:color="auto"/>
      </w:divBdr>
    </w:div>
    <w:div w:id="807629949">
      <w:bodyDiv w:val="1"/>
      <w:marLeft w:val="0"/>
      <w:marRight w:val="0"/>
      <w:marTop w:val="0"/>
      <w:marBottom w:val="0"/>
      <w:divBdr>
        <w:top w:val="none" w:sz="0" w:space="0" w:color="auto"/>
        <w:left w:val="none" w:sz="0" w:space="0" w:color="auto"/>
        <w:bottom w:val="none" w:sz="0" w:space="0" w:color="auto"/>
        <w:right w:val="none" w:sz="0" w:space="0" w:color="auto"/>
      </w:divBdr>
    </w:div>
    <w:div w:id="807668163">
      <w:bodyDiv w:val="1"/>
      <w:marLeft w:val="0"/>
      <w:marRight w:val="0"/>
      <w:marTop w:val="0"/>
      <w:marBottom w:val="0"/>
      <w:divBdr>
        <w:top w:val="none" w:sz="0" w:space="0" w:color="auto"/>
        <w:left w:val="none" w:sz="0" w:space="0" w:color="auto"/>
        <w:bottom w:val="none" w:sz="0" w:space="0" w:color="auto"/>
        <w:right w:val="none" w:sz="0" w:space="0" w:color="auto"/>
      </w:divBdr>
    </w:div>
    <w:div w:id="808397025">
      <w:bodyDiv w:val="1"/>
      <w:marLeft w:val="0"/>
      <w:marRight w:val="0"/>
      <w:marTop w:val="0"/>
      <w:marBottom w:val="0"/>
      <w:divBdr>
        <w:top w:val="none" w:sz="0" w:space="0" w:color="auto"/>
        <w:left w:val="none" w:sz="0" w:space="0" w:color="auto"/>
        <w:bottom w:val="none" w:sz="0" w:space="0" w:color="auto"/>
        <w:right w:val="none" w:sz="0" w:space="0" w:color="auto"/>
      </w:divBdr>
    </w:div>
    <w:div w:id="808401455">
      <w:bodyDiv w:val="1"/>
      <w:marLeft w:val="0"/>
      <w:marRight w:val="0"/>
      <w:marTop w:val="0"/>
      <w:marBottom w:val="0"/>
      <w:divBdr>
        <w:top w:val="none" w:sz="0" w:space="0" w:color="auto"/>
        <w:left w:val="none" w:sz="0" w:space="0" w:color="auto"/>
        <w:bottom w:val="none" w:sz="0" w:space="0" w:color="auto"/>
        <w:right w:val="none" w:sz="0" w:space="0" w:color="auto"/>
      </w:divBdr>
    </w:div>
    <w:div w:id="808866690">
      <w:bodyDiv w:val="1"/>
      <w:marLeft w:val="0"/>
      <w:marRight w:val="0"/>
      <w:marTop w:val="0"/>
      <w:marBottom w:val="0"/>
      <w:divBdr>
        <w:top w:val="none" w:sz="0" w:space="0" w:color="auto"/>
        <w:left w:val="none" w:sz="0" w:space="0" w:color="auto"/>
        <w:bottom w:val="none" w:sz="0" w:space="0" w:color="auto"/>
        <w:right w:val="none" w:sz="0" w:space="0" w:color="auto"/>
      </w:divBdr>
    </w:div>
    <w:div w:id="808940781">
      <w:bodyDiv w:val="1"/>
      <w:marLeft w:val="0"/>
      <w:marRight w:val="0"/>
      <w:marTop w:val="0"/>
      <w:marBottom w:val="0"/>
      <w:divBdr>
        <w:top w:val="none" w:sz="0" w:space="0" w:color="auto"/>
        <w:left w:val="none" w:sz="0" w:space="0" w:color="auto"/>
        <w:bottom w:val="none" w:sz="0" w:space="0" w:color="auto"/>
        <w:right w:val="none" w:sz="0" w:space="0" w:color="auto"/>
      </w:divBdr>
    </w:div>
    <w:div w:id="809323252">
      <w:bodyDiv w:val="1"/>
      <w:marLeft w:val="0"/>
      <w:marRight w:val="0"/>
      <w:marTop w:val="0"/>
      <w:marBottom w:val="0"/>
      <w:divBdr>
        <w:top w:val="none" w:sz="0" w:space="0" w:color="auto"/>
        <w:left w:val="none" w:sz="0" w:space="0" w:color="auto"/>
        <w:bottom w:val="none" w:sz="0" w:space="0" w:color="auto"/>
        <w:right w:val="none" w:sz="0" w:space="0" w:color="auto"/>
      </w:divBdr>
    </w:div>
    <w:div w:id="809594443">
      <w:bodyDiv w:val="1"/>
      <w:marLeft w:val="0"/>
      <w:marRight w:val="0"/>
      <w:marTop w:val="0"/>
      <w:marBottom w:val="0"/>
      <w:divBdr>
        <w:top w:val="none" w:sz="0" w:space="0" w:color="auto"/>
        <w:left w:val="none" w:sz="0" w:space="0" w:color="auto"/>
        <w:bottom w:val="none" w:sz="0" w:space="0" w:color="auto"/>
        <w:right w:val="none" w:sz="0" w:space="0" w:color="auto"/>
      </w:divBdr>
    </w:div>
    <w:div w:id="809664146">
      <w:bodyDiv w:val="1"/>
      <w:marLeft w:val="0"/>
      <w:marRight w:val="0"/>
      <w:marTop w:val="0"/>
      <w:marBottom w:val="0"/>
      <w:divBdr>
        <w:top w:val="none" w:sz="0" w:space="0" w:color="auto"/>
        <w:left w:val="none" w:sz="0" w:space="0" w:color="auto"/>
        <w:bottom w:val="none" w:sz="0" w:space="0" w:color="auto"/>
        <w:right w:val="none" w:sz="0" w:space="0" w:color="auto"/>
      </w:divBdr>
    </w:div>
    <w:div w:id="809790180">
      <w:bodyDiv w:val="1"/>
      <w:marLeft w:val="0"/>
      <w:marRight w:val="0"/>
      <w:marTop w:val="0"/>
      <w:marBottom w:val="0"/>
      <w:divBdr>
        <w:top w:val="none" w:sz="0" w:space="0" w:color="auto"/>
        <w:left w:val="none" w:sz="0" w:space="0" w:color="auto"/>
        <w:bottom w:val="none" w:sz="0" w:space="0" w:color="auto"/>
        <w:right w:val="none" w:sz="0" w:space="0" w:color="auto"/>
      </w:divBdr>
    </w:div>
    <w:div w:id="809859875">
      <w:bodyDiv w:val="1"/>
      <w:marLeft w:val="0"/>
      <w:marRight w:val="0"/>
      <w:marTop w:val="0"/>
      <w:marBottom w:val="0"/>
      <w:divBdr>
        <w:top w:val="none" w:sz="0" w:space="0" w:color="auto"/>
        <w:left w:val="none" w:sz="0" w:space="0" w:color="auto"/>
        <w:bottom w:val="none" w:sz="0" w:space="0" w:color="auto"/>
        <w:right w:val="none" w:sz="0" w:space="0" w:color="auto"/>
      </w:divBdr>
    </w:div>
    <w:div w:id="809907256">
      <w:bodyDiv w:val="1"/>
      <w:marLeft w:val="0"/>
      <w:marRight w:val="0"/>
      <w:marTop w:val="0"/>
      <w:marBottom w:val="0"/>
      <w:divBdr>
        <w:top w:val="none" w:sz="0" w:space="0" w:color="auto"/>
        <w:left w:val="none" w:sz="0" w:space="0" w:color="auto"/>
        <w:bottom w:val="none" w:sz="0" w:space="0" w:color="auto"/>
        <w:right w:val="none" w:sz="0" w:space="0" w:color="auto"/>
      </w:divBdr>
    </w:div>
    <w:div w:id="810243841">
      <w:bodyDiv w:val="1"/>
      <w:marLeft w:val="0"/>
      <w:marRight w:val="0"/>
      <w:marTop w:val="0"/>
      <w:marBottom w:val="0"/>
      <w:divBdr>
        <w:top w:val="none" w:sz="0" w:space="0" w:color="auto"/>
        <w:left w:val="none" w:sz="0" w:space="0" w:color="auto"/>
        <w:bottom w:val="none" w:sz="0" w:space="0" w:color="auto"/>
        <w:right w:val="none" w:sz="0" w:space="0" w:color="auto"/>
      </w:divBdr>
    </w:div>
    <w:div w:id="810908802">
      <w:bodyDiv w:val="1"/>
      <w:marLeft w:val="0"/>
      <w:marRight w:val="0"/>
      <w:marTop w:val="0"/>
      <w:marBottom w:val="0"/>
      <w:divBdr>
        <w:top w:val="none" w:sz="0" w:space="0" w:color="auto"/>
        <w:left w:val="none" w:sz="0" w:space="0" w:color="auto"/>
        <w:bottom w:val="none" w:sz="0" w:space="0" w:color="auto"/>
        <w:right w:val="none" w:sz="0" w:space="0" w:color="auto"/>
      </w:divBdr>
    </w:div>
    <w:div w:id="811288922">
      <w:bodyDiv w:val="1"/>
      <w:marLeft w:val="0"/>
      <w:marRight w:val="0"/>
      <w:marTop w:val="0"/>
      <w:marBottom w:val="0"/>
      <w:divBdr>
        <w:top w:val="none" w:sz="0" w:space="0" w:color="auto"/>
        <w:left w:val="none" w:sz="0" w:space="0" w:color="auto"/>
        <w:bottom w:val="none" w:sz="0" w:space="0" w:color="auto"/>
        <w:right w:val="none" w:sz="0" w:space="0" w:color="auto"/>
      </w:divBdr>
    </w:div>
    <w:div w:id="811483836">
      <w:bodyDiv w:val="1"/>
      <w:marLeft w:val="0"/>
      <w:marRight w:val="0"/>
      <w:marTop w:val="0"/>
      <w:marBottom w:val="0"/>
      <w:divBdr>
        <w:top w:val="none" w:sz="0" w:space="0" w:color="auto"/>
        <w:left w:val="none" w:sz="0" w:space="0" w:color="auto"/>
        <w:bottom w:val="none" w:sz="0" w:space="0" w:color="auto"/>
        <w:right w:val="none" w:sz="0" w:space="0" w:color="auto"/>
      </w:divBdr>
    </w:div>
    <w:div w:id="812212171">
      <w:bodyDiv w:val="1"/>
      <w:marLeft w:val="0"/>
      <w:marRight w:val="0"/>
      <w:marTop w:val="0"/>
      <w:marBottom w:val="0"/>
      <w:divBdr>
        <w:top w:val="none" w:sz="0" w:space="0" w:color="auto"/>
        <w:left w:val="none" w:sz="0" w:space="0" w:color="auto"/>
        <w:bottom w:val="none" w:sz="0" w:space="0" w:color="auto"/>
        <w:right w:val="none" w:sz="0" w:space="0" w:color="auto"/>
      </w:divBdr>
    </w:div>
    <w:div w:id="812523285">
      <w:bodyDiv w:val="1"/>
      <w:marLeft w:val="0"/>
      <w:marRight w:val="0"/>
      <w:marTop w:val="0"/>
      <w:marBottom w:val="0"/>
      <w:divBdr>
        <w:top w:val="none" w:sz="0" w:space="0" w:color="auto"/>
        <w:left w:val="none" w:sz="0" w:space="0" w:color="auto"/>
        <w:bottom w:val="none" w:sz="0" w:space="0" w:color="auto"/>
        <w:right w:val="none" w:sz="0" w:space="0" w:color="auto"/>
      </w:divBdr>
    </w:div>
    <w:div w:id="813108155">
      <w:bodyDiv w:val="1"/>
      <w:marLeft w:val="0"/>
      <w:marRight w:val="0"/>
      <w:marTop w:val="0"/>
      <w:marBottom w:val="0"/>
      <w:divBdr>
        <w:top w:val="none" w:sz="0" w:space="0" w:color="auto"/>
        <w:left w:val="none" w:sz="0" w:space="0" w:color="auto"/>
        <w:bottom w:val="none" w:sz="0" w:space="0" w:color="auto"/>
        <w:right w:val="none" w:sz="0" w:space="0" w:color="auto"/>
      </w:divBdr>
    </w:div>
    <w:div w:id="813133863">
      <w:bodyDiv w:val="1"/>
      <w:marLeft w:val="0"/>
      <w:marRight w:val="0"/>
      <w:marTop w:val="0"/>
      <w:marBottom w:val="0"/>
      <w:divBdr>
        <w:top w:val="none" w:sz="0" w:space="0" w:color="auto"/>
        <w:left w:val="none" w:sz="0" w:space="0" w:color="auto"/>
        <w:bottom w:val="none" w:sz="0" w:space="0" w:color="auto"/>
        <w:right w:val="none" w:sz="0" w:space="0" w:color="auto"/>
      </w:divBdr>
    </w:div>
    <w:div w:id="813957300">
      <w:bodyDiv w:val="1"/>
      <w:marLeft w:val="0"/>
      <w:marRight w:val="0"/>
      <w:marTop w:val="0"/>
      <w:marBottom w:val="0"/>
      <w:divBdr>
        <w:top w:val="none" w:sz="0" w:space="0" w:color="auto"/>
        <w:left w:val="none" w:sz="0" w:space="0" w:color="auto"/>
        <w:bottom w:val="none" w:sz="0" w:space="0" w:color="auto"/>
        <w:right w:val="none" w:sz="0" w:space="0" w:color="auto"/>
      </w:divBdr>
    </w:div>
    <w:div w:id="814494318">
      <w:bodyDiv w:val="1"/>
      <w:marLeft w:val="0"/>
      <w:marRight w:val="0"/>
      <w:marTop w:val="0"/>
      <w:marBottom w:val="0"/>
      <w:divBdr>
        <w:top w:val="none" w:sz="0" w:space="0" w:color="auto"/>
        <w:left w:val="none" w:sz="0" w:space="0" w:color="auto"/>
        <w:bottom w:val="none" w:sz="0" w:space="0" w:color="auto"/>
        <w:right w:val="none" w:sz="0" w:space="0" w:color="auto"/>
      </w:divBdr>
    </w:div>
    <w:div w:id="814644472">
      <w:bodyDiv w:val="1"/>
      <w:marLeft w:val="0"/>
      <w:marRight w:val="0"/>
      <w:marTop w:val="0"/>
      <w:marBottom w:val="0"/>
      <w:divBdr>
        <w:top w:val="none" w:sz="0" w:space="0" w:color="auto"/>
        <w:left w:val="none" w:sz="0" w:space="0" w:color="auto"/>
        <w:bottom w:val="none" w:sz="0" w:space="0" w:color="auto"/>
        <w:right w:val="none" w:sz="0" w:space="0" w:color="auto"/>
      </w:divBdr>
    </w:div>
    <w:div w:id="815300261">
      <w:bodyDiv w:val="1"/>
      <w:marLeft w:val="0"/>
      <w:marRight w:val="0"/>
      <w:marTop w:val="0"/>
      <w:marBottom w:val="0"/>
      <w:divBdr>
        <w:top w:val="none" w:sz="0" w:space="0" w:color="auto"/>
        <w:left w:val="none" w:sz="0" w:space="0" w:color="auto"/>
        <w:bottom w:val="none" w:sz="0" w:space="0" w:color="auto"/>
        <w:right w:val="none" w:sz="0" w:space="0" w:color="auto"/>
      </w:divBdr>
    </w:div>
    <w:div w:id="815419017">
      <w:bodyDiv w:val="1"/>
      <w:marLeft w:val="0"/>
      <w:marRight w:val="0"/>
      <w:marTop w:val="0"/>
      <w:marBottom w:val="0"/>
      <w:divBdr>
        <w:top w:val="none" w:sz="0" w:space="0" w:color="auto"/>
        <w:left w:val="none" w:sz="0" w:space="0" w:color="auto"/>
        <w:bottom w:val="none" w:sz="0" w:space="0" w:color="auto"/>
        <w:right w:val="none" w:sz="0" w:space="0" w:color="auto"/>
      </w:divBdr>
    </w:div>
    <w:div w:id="815534130">
      <w:bodyDiv w:val="1"/>
      <w:marLeft w:val="0"/>
      <w:marRight w:val="0"/>
      <w:marTop w:val="0"/>
      <w:marBottom w:val="0"/>
      <w:divBdr>
        <w:top w:val="none" w:sz="0" w:space="0" w:color="auto"/>
        <w:left w:val="none" w:sz="0" w:space="0" w:color="auto"/>
        <w:bottom w:val="none" w:sz="0" w:space="0" w:color="auto"/>
        <w:right w:val="none" w:sz="0" w:space="0" w:color="auto"/>
      </w:divBdr>
    </w:div>
    <w:div w:id="815606491">
      <w:bodyDiv w:val="1"/>
      <w:marLeft w:val="0"/>
      <w:marRight w:val="0"/>
      <w:marTop w:val="0"/>
      <w:marBottom w:val="0"/>
      <w:divBdr>
        <w:top w:val="none" w:sz="0" w:space="0" w:color="auto"/>
        <w:left w:val="none" w:sz="0" w:space="0" w:color="auto"/>
        <w:bottom w:val="none" w:sz="0" w:space="0" w:color="auto"/>
        <w:right w:val="none" w:sz="0" w:space="0" w:color="auto"/>
      </w:divBdr>
    </w:div>
    <w:div w:id="816267270">
      <w:bodyDiv w:val="1"/>
      <w:marLeft w:val="0"/>
      <w:marRight w:val="0"/>
      <w:marTop w:val="0"/>
      <w:marBottom w:val="0"/>
      <w:divBdr>
        <w:top w:val="none" w:sz="0" w:space="0" w:color="auto"/>
        <w:left w:val="none" w:sz="0" w:space="0" w:color="auto"/>
        <w:bottom w:val="none" w:sz="0" w:space="0" w:color="auto"/>
        <w:right w:val="none" w:sz="0" w:space="0" w:color="auto"/>
      </w:divBdr>
    </w:div>
    <w:div w:id="817038500">
      <w:bodyDiv w:val="1"/>
      <w:marLeft w:val="0"/>
      <w:marRight w:val="0"/>
      <w:marTop w:val="0"/>
      <w:marBottom w:val="0"/>
      <w:divBdr>
        <w:top w:val="none" w:sz="0" w:space="0" w:color="auto"/>
        <w:left w:val="none" w:sz="0" w:space="0" w:color="auto"/>
        <w:bottom w:val="none" w:sz="0" w:space="0" w:color="auto"/>
        <w:right w:val="none" w:sz="0" w:space="0" w:color="auto"/>
      </w:divBdr>
    </w:div>
    <w:div w:id="817459624">
      <w:bodyDiv w:val="1"/>
      <w:marLeft w:val="0"/>
      <w:marRight w:val="0"/>
      <w:marTop w:val="0"/>
      <w:marBottom w:val="0"/>
      <w:divBdr>
        <w:top w:val="none" w:sz="0" w:space="0" w:color="auto"/>
        <w:left w:val="none" w:sz="0" w:space="0" w:color="auto"/>
        <w:bottom w:val="none" w:sz="0" w:space="0" w:color="auto"/>
        <w:right w:val="none" w:sz="0" w:space="0" w:color="auto"/>
      </w:divBdr>
    </w:div>
    <w:div w:id="817956572">
      <w:bodyDiv w:val="1"/>
      <w:marLeft w:val="0"/>
      <w:marRight w:val="0"/>
      <w:marTop w:val="0"/>
      <w:marBottom w:val="0"/>
      <w:divBdr>
        <w:top w:val="none" w:sz="0" w:space="0" w:color="auto"/>
        <w:left w:val="none" w:sz="0" w:space="0" w:color="auto"/>
        <w:bottom w:val="none" w:sz="0" w:space="0" w:color="auto"/>
        <w:right w:val="none" w:sz="0" w:space="0" w:color="auto"/>
      </w:divBdr>
    </w:div>
    <w:div w:id="818348270">
      <w:bodyDiv w:val="1"/>
      <w:marLeft w:val="0"/>
      <w:marRight w:val="0"/>
      <w:marTop w:val="0"/>
      <w:marBottom w:val="0"/>
      <w:divBdr>
        <w:top w:val="none" w:sz="0" w:space="0" w:color="auto"/>
        <w:left w:val="none" w:sz="0" w:space="0" w:color="auto"/>
        <w:bottom w:val="none" w:sz="0" w:space="0" w:color="auto"/>
        <w:right w:val="none" w:sz="0" w:space="0" w:color="auto"/>
      </w:divBdr>
    </w:div>
    <w:div w:id="819031292">
      <w:bodyDiv w:val="1"/>
      <w:marLeft w:val="0"/>
      <w:marRight w:val="0"/>
      <w:marTop w:val="0"/>
      <w:marBottom w:val="0"/>
      <w:divBdr>
        <w:top w:val="none" w:sz="0" w:space="0" w:color="auto"/>
        <w:left w:val="none" w:sz="0" w:space="0" w:color="auto"/>
        <w:bottom w:val="none" w:sz="0" w:space="0" w:color="auto"/>
        <w:right w:val="none" w:sz="0" w:space="0" w:color="auto"/>
      </w:divBdr>
    </w:div>
    <w:div w:id="820003167">
      <w:bodyDiv w:val="1"/>
      <w:marLeft w:val="0"/>
      <w:marRight w:val="0"/>
      <w:marTop w:val="0"/>
      <w:marBottom w:val="0"/>
      <w:divBdr>
        <w:top w:val="none" w:sz="0" w:space="0" w:color="auto"/>
        <w:left w:val="none" w:sz="0" w:space="0" w:color="auto"/>
        <w:bottom w:val="none" w:sz="0" w:space="0" w:color="auto"/>
        <w:right w:val="none" w:sz="0" w:space="0" w:color="auto"/>
      </w:divBdr>
    </w:div>
    <w:div w:id="820124074">
      <w:bodyDiv w:val="1"/>
      <w:marLeft w:val="0"/>
      <w:marRight w:val="0"/>
      <w:marTop w:val="0"/>
      <w:marBottom w:val="0"/>
      <w:divBdr>
        <w:top w:val="none" w:sz="0" w:space="0" w:color="auto"/>
        <w:left w:val="none" w:sz="0" w:space="0" w:color="auto"/>
        <w:bottom w:val="none" w:sz="0" w:space="0" w:color="auto"/>
        <w:right w:val="none" w:sz="0" w:space="0" w:color="auto"/>
      </w:divBdr>
    </w:div>
    <w:div w:id="820315574">
      <w:bodyDiv w:val="1"/>
      <w:marLeft w:val="0"/>
      <w:marRight w:val="0"/>
      <w:marTop w:val="0"/>
      <w:marBottom w:val="0"/>
      <w:divBdr>
        <w:top w:val="none" w:sz="0" w:space="0" w:color="auto"/>
        <w:left w:val="none" w:sz="0" w:space="0" w:color="auto"/>
        <w:bottom w:val="none" w:sz="0" w:space="0" w:color="auto"/>
        <w:right w:val="none" w:sz="0" w:space="0" w:color="auto"/>
      </w:divBdr>
    </w:div>
    <w:div w:id="820543432">
      <w:bodyDiv w:val="1"/>
      <w:marLeft w:val="0"/>
      <w:marRight w:val="0"/>
      <w:marTop w:val="0"/>
      <w:marBottom w:val="0"/>
      <w:divBdr>
        <w:top w:val="none" w:sz="0" w:space="0" w:color="auto"/>
        <w:left w:val="none" w:sz="0" w:space="0" w:color="auto"/>
        <w:bottom w:val="none" w:sz="0" w:space="0" w:color="auto"/>
        <w:right w:val="none" w:sz="0" w:space="0" w:color="auto"/>
      </w:divBdr>
    </w:div>
    <w:div w:id="821234113">
      <w:bodyDiv w:val="1"/>
      <w:marLeft w:val="0"/>
      <w:marRight w:val="0"/>
      <w:marTop w:val="0"/>
      <w:marBottom w:val="0"/>
      <w:divBdr>
        <w:top w:val="none" w:sz="0" w:space="0" w:color="auto"/>
        <w:left w:val="none" w:sz="0" w:space="0" w:color="auto"/>
        <w:bottom w:val="none" w:sz="0" w:space="0" w:color="auto"/>
        <w:right w:val="none" w:sz="0" w:space="0" w:color="auto"/>
      </w:divBdr>
    </w:div>
    <w:div w:id="821429565">
      <w:bodyDiv w:val="1"/>
      <w:marLeft w:val="0"/>
      <w:marRight w:val="0"/>
      <w:marTop w:val="0"/>
      <w:marBottom w:val="0"/>
      <w:divBdr>
        <w:top w:val="none" w:sz="0" w:space="0" w:color="auto"/>
        <w:left w:val="none" w:sz="0" w:space="0" w:color="auto"/>
        <w:bottom w:val="none" w:sz="0" w:space="0" w:color="auto"/>
        <w:right w:val="none" w:sz="0" w:space="0" w:color="auto"/>
      </w:divBdr>
    </w:div>
    <w:div w:id="821504385">
      <w:bodyDiv w:val="1"/>
      <w:marLeft w:val="0"/>
      <w:marRight w:val="0"/>
      <w:marTop w:val="0"/>
      <w:marBottom w:val="0"/>
      <w:divBdr>
        <w:top w:val="none" w:sz="0" w:space="0" w:color="auto"/>
        <w:left w:val="none" w:sz="0" w:space="0" w:color="auto"/>
        <w:bottom w:val="none" w:sz="0" w:space="0" w:color="auto"/>
        <w:right w:val="none" w:sz="0" w:space="0" w:color="auto"/>
      </w:divBdr>
    </w:div>
    <w:div w:id="821511120">
      <w:bodyDiv w:val="1"/>
      <w:marLeft w:val="0"/>
      <w:marRight w:val="0"/>
      <w:marTop w:val="0"/>
      <w:marBottom w:val="0"/>
      <w:divBdr>
        <w:top w:val="none" w:sz="0" w:space="0" w:color="auto"/>
        <w:left w:val="none" w:sz="0" w:space="0" w:color="auto"/>
        <w:bottom w:val="none" w:sz="0" w:space="0" w:color="auto"/>
        <w:right w:val="none" w:sz="0" w:space="0" w:color="auto"/>
      </w:divBdr>
    </w:div>
    <w:div w:id="821777784">
      <w:bodyDiv w:val="1"/>
      <w:marLeft w:val="0"/>
      <w:marRight w:val="0"/>
      <w:marTop w:val="0"/>
      <w:marBottom w:val="0"/>
      <w:divBdr>
        <w:top w:val="none" w:sz="0" w:space="0" w:color="auto"/>
        <w:left w:val="none" w:sz="0" w:space="0" w:color="auto"/>
        <w:bottom w:val="none" w:sz="0" w:space="0" w:color="auto"/>
        <w:right w:val="none" w:sz="0" w:space="0" w:color="auto"/>
      </w:divBdr>
    </w:div>
    <w:div w:id="821778556">
      <w:bodyDiv w:val="1"/>
      <w:marLeft w:val="0"/>
      <w:marRight w:val="0"/>
      <w:marTop w:val="0"/>
      <w:marBottom w:val="0"/>
      <w:divBdr>
        <w:top w:val="none" w:sz="0" w:space="0" w:color="auto"/>
        <w:left w:val="none" w:sz="0" w:space="0" w:color="auto"/>
        <w:bottom w:val="none" w:sz="0" w:space="0" w:color="auto"/>
        <w:right w:val="none" w:sz="0" w:space="0" w:color="auto"/>
      </w:divBdr>
    </w:div>
    <w:div w:id="821821536">
      <w:bodyDiv w:val="1"/>
      <w:marLeft w:val="0"/>
      <w:marRight w:val="0"/>
      <w:marTop w:val="0"/>
      <w:marBottom w:val="0"/>
      <w:divBdr>
        <w:top w:val="none" w:sz="0" w:space="0" w:color="auto"/>
        <w:left w:val="none" w:sz="0" w:space="0" w:color="auto"/>
        <w:bottom w:val="none" w:sz="0" w:space="0" w:color="auto"/>
        <w:right w:val="none" w:sz="0" w:space="0" w:color="auto"/>
      </w:divBdr>
    </w:div>
    <w:div w:id="822165171">
      <w:bodyDiv w:val="1"/>
      <w:marLeft w:val="0"/>
      <w:marRight w:val="0"/>
      <w:marTop w:val="0"/>
      <w:marBottom w:val="0"/>
      <w:divBdr>
        <w:top w:val="none" w:sz="0" w:space="0" w:color="auto"/>
        <w:left w:val="none" w:sz="0" w:space="0" w:color="auto"/>
        <w:bottom w:val="none" w:sz="0" w:space="0" w:color="auto"/>
        <w:right w:val="none" w:sz="0" w:space="0" w:color="auto"/>
      </w:divBdr>
    </w:div>
    <w:div w:id="822235726">
      <w:bodyDiv w:val="1"/>
      <w:marLeft w:val="0"/>
      <w:marRight w:val="0"/>
      <w:marTop w:val="0"/>
      <w:marBottom w:val="0"/>
      <w:divBdr>
        <w:top w:val="none" w:sz="0" w:space="0" w:color="auto"/>
        <w:left w:val="none" w:sz="0" w:space="0" w:color="auto"/>
        <w:bottom w:val="none" w:sz="0" w:space="0" w:color="auto"/>
        <w:right w:val="none" w:sz="0" w:space="0" w:color="auto"/>
      </w:divBdr>
    </w:div>
    <w:div w:id="822502070">
      <w:bodyDiv w:val="1"/>
      <w:marLeft w:val="0"/>
      <w:marRight w:val="0"/>
      <w:marTop w:val="0"/>
      <w:marBottom w:val="0"/>
      <w:divBdr>
        <w:top w:val="none" w:sz="0" w:space="0" w:color="auto"/>
        <w:left w:val="none" w:sz="0" w:space="0" w:color="auto"/>
        <w:bottom w:val="none" w:sz="0" w:space="0" w:color="auto"/>
        <w:right w:val="none" w:sz="0" w:space="0" w:color="auto"/>
      </w:divBdr>
    </w:div>
    <w:div w:id="822619847">
      <w:bodyDiv w:val="1"/>
      <w:marLeft w:val="0"/>
      <w:marRight w:val="0"/>
      <w:marTop w:val="0"/>
      <w:marBottom w:val="0"/>
      <w:divBdr>
        <w:top w:val="none" w:sz="0" w:space="0" w:color="auto"/>
        <w:left w:val="none" w:sz="0" w:space="0" w:color="auto"/>
        <w:bottom w:val="none" w:sz="0" w:space="0" w:color="auto"/>
        <w:right w:val="none" w:sz="0" w:space="0" w:color="auto"/>
      </w:divBdr>
    </w:div>
    <w:div w:id="822966502">
      <w:bodyDiv w:val="1"/>
      <w:marLeft w:val="0"/>
      <w:marRight w:val="0"/>
      <w:marTop w:val="0"/>
      <w:marBottom w:val="0"/>
      <w:divBdr>
        <w:top w:val="none" w:sz="0" w:space="0" w:color="auto"/>
        <w:left w:val="none" w:sz="0" w:space="0" w:color="auto"/>
        <w:bottom w:val="none" w:sz="0" w:space="0" w:color="auto"/>
        <w:right w:val="none" w:sz="0" w:space="0" w:color="auto"/>
      </w:divBdr>
    </w:div>
    <w:div w:id="823349896">
      <w:bodyDiv w:val="1"/>
      <w:marLeft w:val="0"/>
      <w:marRight w:val="0"/>
      <w:marTop w:val="0"/>
      <w:marBottom w:val="0"/>
      <w:divBdr>
        <w:top w:val="none" w:sz="0" w:space="0" w:color="auto"/>
        <w:left w:val="none" w:sz="0" w:space="0" w:color="auto"/>
        <w:bottom w:val="none" w:sz="0" w:space="0" w:color="auto"/>
        <w:right w:val="none" w:sz="0" w:space="0" w:color="auto"/>
      </w:divBdr>
    </w:div>
    <w:div w:id="823662676">
      <w:bodyDiv w:val="1"/>
      <w:marLeft w:val="0"/>
      <w:marRight w:val="0"/>
      <w:marTop w:val="0"/>
      <w:marBottom w:val="0"/>
      <w:divBdr>
        <w:top w:val="none" w:sz="0" w:space="0" w:color="auto"/>
        <w:left w:val="none" w:sz="0" w:space="0" w:color="auto"/>
        <w:bottom w:val="none" w:sz="0" w:space="0" w:color="auto"/>
        <w:right w:val="none" w:sz="0" w:space="0" w:color="auto"/>
      </w:divBdr>
    </w:div>
    <w:div w:id="824054586">
      <w:bodyDiv w:val="1"/>
      <w:marLeft w:val="0"/>
      <w:marRight w:val="0"/>
      <w:marTop w:val="0"/>
      <w:marBottom w:val="0"/>
      <w:divBdr>
        <w:top w:val="none" w:sz="0" w:space="0" w:color="auto"/>
        <w:left w:val="none" w:sz="0" w:space="0" w:color="auto"/>
        <w:bottom w:val="none" w:sz="0" w:space="0" w:color="auto"/>
        <w:right w:val="none" w:sz="0" w:space="0" w:color="auto"/>
      </w:divBdr>
    </w:div>
    <w:div w:id="824324026">
      <w:bodyDiv w:val="1"/>
      <w:marLeft w:val="0"/>
      <w:marRight w:val="0"/>
      <w:marTop w:val="0"/>
      <w:marBottom w:val="0"/>
      <w:divBdr>
        <w:top w:val="none" w:sz="0" w:space="0" w:color="auto"/>
        <w:left w:val="none" w:sz="0" w:space="0" w:color="auto"/>
        <w:bottom w:val="none" w:sz="0" w:space="0" w:color="auto"/>
        <w:right w:val="none" w:sz="0" w:space="0" w:color="auto"/>
      </w:divBdr>
    </w:div>
    <w:div w:id="824514080">
      <w:bodyDiv w:val="1"/>
      <w:marLeft w:val="0"/>
      <w:marRight w:val="0"/>
      <w:marTop w:val="0"/>
      <w:marBottom w:val="0"/>
      <w:divBdr>
        <w:top w:val="none" w:sz="0" w:space="0" w:color="auto"/>
        <w:left w:val="none" w:sz="0" w:space="0" w:color="auto"/>
        <w:bottom w:val="none" w:sz="0" w:space="0" w:color="auto"/>
        <w:right w:val="none" w:sz="0" w:space="0" w:color="auto"/>
      </w:divBdr>
    </w:div>
    <w:div w:id="825098542">
      <w:bodyDiv w:val="1"/>
      <w:marLeft w:val="0"/>
      <w:marRight w:val="0"/>
      <w:marTop w:val="0"/>
      <w:marBottom w:val="0"/>
      <w:divBdr>
        <w:top w:val="none" w:sz="0" w:space="0" w:color="auto"/>
        <w:left w:val="none" w:sz="0" w:space="0" w:color="auto"/>
        <w:bottom w:val="none" w:sz="0" w:space="0" w:color="auto"/>
        <w:right w:val="none" w:sz="0" w:space="0" w:color="auto"/>
      </w:divBdr>
    </w:div>
    <w:div w:id="825121843">
      <w:bodyDiv w:val="1"/>
      <w:marLeft w:val="0"/>
      <w:marRight w:val="0"/>
      <w:marTop w:val="0"/>
      <w:marBottom w:val="0"/>
      <w:divBdr>
        <w:top w:val="none" w:sz="0" w:space="0" w:color="auto"/>
        <w:left w:val="none" w:sz="0" w:space="0" w:color="auto"/>
        <w:bottom w:val="none" w:sz="0" w:space="0" w:color="auto"/>
        <w:right w:val="none" w:sz="0" w:space="0" w:color="auto"/>
      </w:divBdr>
    </w:div>
    <w:div w:id="825442144">
      <w:bodyDiv w:val="1"/>
      <w:marLeft w:val="0"/>
      <w:marRight w:val="0"/>
      <w:marTop w:val="0"/>
      <w:marBottom w:val="0"/>
      <w:divBdr>
        <w:top w:val="none" w:sz="0" w:space="0" w:color="auto"/>
        <w:left w:val="none" w:sz="0" w:space="0" w:color="auto"/>
        <w:bottom w:val="none" w:sz="0" w:space="0" w:color="auto"/>
        <w:right w:val="none" w:sz="0" w:space="0" w:color="auto"/>
      </w:divBdr>
    </w:div>
    <w:div w:id="825510715">
      <w:bodyDiv w:val="1"/>
      <w:marLeft w:val="0"/>
      <w:marRight w:val="0"/>
      <w:marTop w:val="0"/>
      <w:marBottom w:val="0"/>
      <w:divBdr>
        <w:top w:val="none" w:sz="0" w:space="0" w:color="auto"/>
        <w:left w:val="none" w:sz="0" w:space="0" w:color="auto"/>
        <w:bottom w:val="none" w:sz="0" w:space="0" w:color="auto"/>
        <w:right w:val="none" w:sz="0" w:space="0" w:color="auto"/>
      </w:divBdr>
    </w:div>
    <w:div w:id="825587417">
      <w:bodyDiv w:val="1"/>
      <w:marLeft w:val="0"/>
      <w:marRight w:val="0"/>
      <w:marTop w:val="0"/>
      <w:marBottom w:val="0"/>
      <w:divBdr>
        <w:top w:val="none" w:sz="0" w:space="0" w:color="auto"/>
        <w:left w:val="none" w:sz="0" w:space="0" w:color="auto"/>
        <w:bottom w:val="none" w:sz="0" w:space="0" w:color="auto"/>
        <w:right w:val="none" w:sz="0" w:space="0" w:color="auto"/>
      </w:divBdr>
    </w:div>
    <w:div w:id="825632308">
      <w:bodyDiv w:val="1"/>
      <w:marLeft w:val="0"/>
      <w:marRight w:val="0"/>
      <w:marTop w:val="0"/>
      <w:marBottom w:val="0"/>
      <w:divBdr>
        <w:top w:val="none" w:sz="0" w:space="0" w:color="auto"/>
        <w:left w:val="none" w:sz="0" w:space="0" w:color="auto"/>
        <w:bottom w:val="none" w:sz="0" w:space="0" w:color="auto"/>
        <w:right w:val="none" w:sz="0" w:space="0" w:color="auto"/>
      </w:divBdr>
    </w:div>
    <w:div w:id="825826830">
      <w:bodyDiv w:val="1"/>
      <w:marLeft w:val="0"/>
      <w:marRight w:val="0"/>
      <w:marTop w:val="0"/>
      <w:marBottom w:val="0"/>
      <w:divBdr>
        <w:top w:val="none" w:sz="0" w:space="0" w:color="auto"/>
        <w:left w:val="none" w:sz="0" w:space="0" w:color="auto"/>
        <w:bottom w:val="none" w:sz="0" w:space="0" w:color="auto"/>
        <w:right w:val="none" w:sz="0" w:space="0" w:color="auto"/>
      </w:divBdr>
    </w:div>
    <w:div w:id="826358466">
      <w:bodyDiv w:val="1"/>
      <w:marLeft w:val="0"/>
      <w:marRight w:val="0"/>
      <w:marTop w:val="0"/>
      <w:marBottom w:val="0"/>
      <w:divBdr>
        <w:top w:val="none" w:sz="0" w:space="0" w:color="auto"/>
        <w:left w:val="none" w:sz="0" w:space="0" w:color="auto"/>
        <w:bottom w:val="none" w:sz="0" w:space="0" w:color="auto"/>
        <w:right w:val="none" w:sz="0" w:space="0" w:color="auto"/>
      </w:divBdr>
    </w:div>
    <w:div w:id="826703121">
      <w:bodyDiv w:val="1"/>
      <w:marLeft w:val="0"/>
      <w:marRight w:val="0"/>
      <w:marTop w:val="0"/>
      <w:marBottom w:val="0"/>
      <w:divBdr>
        <w:top w:val="none" w:sz="0" w:space="0" w:color="auto"/>
        <w:left w:val="none" w:sz="0" w:space="0" w:color="auto"/>
        <w:bottom w:val="none" w:sz="0" w:space="0" w:color="auto"/>
        <w:right w:val="none" w:sz="0" w:space="0" w:color="auto"/>
      </w:divBdr>
    </w:div>
    <w:div w:id="827134902">
      <w:bodyDiv w:val="1"/>
      <w:marLeft w:val="0"/>
      <w:marRight w:val="0"/>
      <w:marTop w:val="0"/>
      <w:marBottom w:val="0"/>
      <w:divBdr>
        <w:top w:val="none" w:sz="0" w:space="0" w:color="auto"/>
        <w:left w:val="none" w:sz="0" w:space="0" w:color="auto"/>
        <w:bottom w:val="none" w:sz="0" w:space="0" w:color="auto"/>
        <w:right w:val="none" w:sz="0" w:space="0" w:color="auto"/>
      </w:divBdr>
    </w:div>
    <w:div w:id="827357218">
      <w:bodyDiv w:val="1"/>
      <w:marLeft w:val="0"/>
      <w:marRight w:val="0"/>
      <w:marTop w:val="0"/>
      <w:marBottom w:val="0"/>
      <w:divBdr>
        <w:top w:val="none" w:sz="0" w:space="0" w:color="auto"/>
        <w:left w:val="none" w:sz="0" w:space="0" w:color="auto"/>
        <w:bottom w:val="none" w:sz="0" w:space="0" w:color="auto"/>
        <w:right w:val="none" w:sz="0" w:space="0" w:color="auto"/>
      </w:divBdr>
    </w:div>
    <w:div w:id="827592650">
      <w:bodyDiv w:val="1"/>
      <w:marLeft w:val="0"/>
      <w:marRight w:val="0"/>
      <w:marTop w:val="0"/>
      <w:marBottom w:val="0"/>
      <w:divBdr>
        <w:top w:val="none" w:sz="0" w:space="0" w:color="auto"/>
        <w:left w:val="none" w:sz="0" w:space="0" w:color="auto"/>
        <w:bottom w:val="none" w:sz="0" w:space="0" w:color="auto"/>
        <w:right w:val="none" w:sz="0" w:space="0" w:color="auto"/>
      </w:divBdr>
    </w:div>
    <w:div w:id="827599916">
      <w:bodyDiv w:val="1"/>
      <w:marLeft w:val="0"/>
      <w:marRight w:val="0"/>
      <w:marTop w:val="0"/>
      <w:marBottom w:val="0"/>
      <w:divBdr>
        <w:top w:val="none" w:sz="0" w:space="0" w:color="auto"/>
        <w:left w:val="none" w:sz="0" w:space="0" w:color="auto"/>
        <w:bottom w:val="none" w:sz="0" w:space="0" w:color="auto"/>
        <w:right w:val="none" w:sz="0" w:space="0" w:color="auto"/>
      </w:divBdr>
    </w:div>
    <w:div w:id="828447117">
      <w:bodyDiv w:val="1"/>
      <w:marLeft w:val="0"/>
      <w:marRight w:val="0"/>
      <w:marTop w:val="0"/>
      <w:marBottom w:val="0"/>
      <w:divBdr>
        <w:top w:val="none" w:sz="0" w:space="0" w:color="auto"/>
        <w:left w:val="none" w:sz="0" w:space="0" w:color="auto"/>
        <w:bottom w:val="none" w:sz="0" w:space="0" w:color="auto"/>
        <w:right w:val="none" w:sz="0" w:space="0" w:color="auto"/>
      </w:divBdr>
    </w:div>
    <w:div w:id="828600935">
      <w:bodyDiv w:val="1"/>
      <w:marLeft w:val="0"/>
      <w:marRight w:val="0"/>
      <w:marTop w:val="0"/>
      <w:marBottom w:val="0"/>
      <w:divBdr>
        <w:top w:val="none" w:sz="0" w:space="0" w:color="auto"/>
        <w:left w:val="none" w:sz="0" w:space="0" w:color="auto"/>
        <w:bottom w:val="none" w:sz="0" w:space="0" w:color="auto"/>
        <w:right w:val="none" w:sz="0" w:space="0" w:color="auto"/>
      </w:divBdr>
    </w:div>
    <w:div w:id="828638956">
      <w:bodyDiv w:val="1"/>
      <w:marLeft w:val="0"/>
      <w:marRight w:val="0"/>
      <w:marTop w:val="0"/>
      <w:marBottom w:val="0"/>
      <w:divBdr>
        <w:top w:val="none" w:sz="0" w:space="0" w:color="auto"/>
        <w:left w:val="none" w:sz="0" w:space="0" w:color="auto"/>
        <w:bottom w:val="none" w:sz="0" w:space="0" w:color="auto"/>
        <w:right w:val="none" w:sz="0" w:space="0" w:color="auto"/>
      </w:divBdr>
    </w:div>
    <w:div w:id="829446240">
      <w:bodyDiv w:val="1"/>
      <w:marLeft w:val="0"/>
      <w:marRight w:val="0"/>
      <w:marTop w:val="0"/>
      <w:marBottom w:val="0"/>
      <w:divBdr>
        <w:top w:val="none" w:sz="0" w:space="0" w:color="auto"/>
        <w:left w:val="none" w:sz="0" w:space="0" w:color="auto"/>
        <w:bottom w:val="none" w:sz="0" w:space="0" w:color="auto"/>
        <w:right w:val="none" w:sz="0" w:space="0" w:color="auto"/>
      </w:divBdr>
    </w:div>
    <w:div w:id="829519228">
      <w:bodyDiv w:val="1"/>
      <w:marLeft w:val="0"/>
      <w:marRight w:val="0"/>
      <w:marTop w:val="0"/>
      <w:marBottom w:val="0"/>
      <w:divBdr>
        <w:top w:val="none" w:sz="0" w:space="0" w:color="auto"/>
        <w:left w:val="none" w:sz="0" w:space="0" w:color="auto"/>
        <w:bottom w:val="none" w:sz="0" w:space="0" w:color="auto"/>
        <w:right w:val="none" w:sz="0" w:space="0" w:color="auto"/>
      </w:divBdr>
    </w:div>
    <w:div w:id="830411906">
      <w:bodyDiv w:val="1"/>
      <w:marLeft w:val="0"/>
      <w:marRight w:val="0"/>
      <w:marTop w:val="0"/>
      <w:marBottom w:val="0"/>
      <w:divBdr>
        <w:top w:val="none" w:sz="0" w:space="0" w:color="auto"/>
        <w:left w:val="none" w:sz="0" w:space="0" w:color="auto"/>
        <w:bottom w:val="none" w:sz="0" w:space="0" w:color="auto"/>
        <w:right w:val="none" w:sz="0" w:space="0" w:color="auto"/>
      </w:divBdr>
    </w:div>
    <w:div w:id="830632995">
      <w:bodyDiv w:val="1"/>
      <w:marLeft w:val="0"/>
      <w:marRight w:val="0"/>
      <w:marTop w:val="0"/>
      <w:marBottom w:val="0"/>
      <w:divBdr>
        <w:top w:val="none" w:sz="0" w:space="0" w:color="auto"/>
        <w:left w:val="none" w:sz="0" w:space="0" w:color="auto"/>
        <w:bottom w:val="none" w:sz="0" w:space="0" w:color="auto"/>
        <w:right w:val="none" w:sz="0" w:space="0" w:color="auto"/>
      </w:divBdr>
    </w:div>
    <w:div w:id="830756451">
      <w:bodyDiv w:val="1"/>
      <w:marLeft w:val="0"/>
      <w:marRight w:val="0"/>
      <w:marTop w:val="0"/>
      <w:marBottom w:val="0"/>
      <w:divBdr>
        <w:top w:val="none" w:sz="0" w:space="0" w:color="auto"/>
        <w:left w:val="none" w:sz="0" w:space="0" w:color="auto"/>
        <w:bottom w:val="none" w:sz="0" w:space="0" w:color="auto"/>
        <w:right w:val="none" w:sz="0" w:space="0" w:color="auto"/>
      </w:divBdr>
    </w:div>
    <w:div w:id="831025821">
      <w:bodyDiv w:val="1"/>
      <w:marLeft w:val="0"/>
      <w:marRight w:val="0"/>
      <w:marTop w:val="0"/>
      <w:marBottom w:val="0"/>
      <w:divBdr>
        <w:top w:val="none" w:sz="0" w:space="0" w:color="auto"/>
        <w:left w:val="none" w:sz="0" w:space="0" w:color="auto"/>
        <w:bottom w:val="none" w:sz="0" w:space="0" w:color="auto"/>
        <w:right w:val="none" w:sz="0" w:space="0" w:color="auto"/>
      </w:divBdr>
    </w:div>
    <w:div w:id="831290183">
      <w:bodyDiv w:val="1"/>
      <w:marLeft w:val="0"/>
      <w:marRight w:val="0"/>
      <w:marTop w:val="0"/>
      <w:marBottom w:val="0"/>
      <w:divBdr>
        <w:top w:val="none" w:sz="0" w:space="0" w:color="auto"/>
        <w:left w:val="none" w:sz="0" w:space="0" w:color="auto"/>
        <w:bottom w:val="none" w:sz="0" w:space="0" w:color="auto"/>
        <w:right w:val="none" w:sz="0" w:space="0" w:color="auto"/>
      </w:divBdr>
    </w:div>
    <w:div w:id="831409280">
      <w:bodyDiv w:val="1"/>
      <w:marLeft w:val="0"/>
      <w:marRight w:val="0"/>
      <w:marTop w:val="0"/>
      <w:marBottom w:val="0"/>
      <w:divBdr>
        <w:top w:val="none" w:sz="0" w:space="0" w:color="auto"/>
        <w:left w:val="none" w:sz="0" w:space="0" w:color="auto"/>
        <w:bottom w:val="none" w:sz="0" w:space="0" w:color="auto"/>
        <w:right w:val="none" w:sz="0" w:space="0" w:color="auto"/>
      </w:divBdr>
    </w:div>
    <w:div w:id="831674730">
      <w:bodyDiv w:val="1"/>
      <w:marLeft w:val="0"/>
      <w:marRight w:val="0"/>
      <w:marTop w:val="0"/>
      <w:marBottom w:val="0"/>
      <w:divBdr>
        <w:top w:val="none" w:sz="0" w:space="0" w:color="auto"/>
        <w:left w:val="none" w:sz="0" w:space="0" w:color="auto"/>
        <w:bottom w:val="none" w:sz="0" w:space="0" w:color="auto"/>
        <w:right w:val="none" w:sz="0" w:space="0" w:color="auto"/>
      </w:divBdr>
    </w:div>
    <w:div w:id="832721908">
      <w:bodyDiv w:val="1"/>
      <w:marLeft w:val="0"/>
      <w:marRight w:val="0"/>
      <w:marTop w:val="0"/>
      <w:marBottom w:val="0"/>
      <w:divBdr>
        <w:top w:val="none" w:sz="0" w:space="0" w:color="auto"/>
        <w:left w:val="none" w:sz="0" w:space="0" w:color="auto"/>
        <w:bottom w:val="none" w:sz="0" w:space="0" w:color="auto"/>
        <w:right w:val="none" w:sz="0" w:space="0" w:color="auto"/>
      </w:divBdr>
    </w:div>
    <w:div w:id="832915910">
      <w:bodyDiv w:val="1"/>
      <w:marLeft w:val="0"/>
      <w:marRight w:val="0"/>
      <w:marTop w:val="0"/>
      <w:marBottom w:val="0"/>
      <w:divBdr>
        <w:top w:val="none" w:sz="0" w:space="0" w:color="auto"/>
        <w:left w:val="none" w:sz="0" w:space="0" w:color="auto"/>
        <w:bottom w:val="none" w:sz="0" w:space="0" w:color="auto"/>
        <w:right w:val="none" w:sz="0" w:space="0" w:color="auto"/>
      </w:divBdr>
    </w:div>
    <w:div w:id="833960091">
      <w:bodyDiv w:val="1"/>
      <w:marLeft w:val="0"/>
      <w:marRight w:val="0"/>
      <w:marTop w:val="0"/>
      <w:marBottom w:val="0"/>
      <w:divBdr>
        <w:top w:val="none" w:sz="0" w:space="0" w:color="auto"/>
        <w:left w:val="none" w:sz="0" w:space="0" w:color="auto"/>
        <w:bottom w:val="none" w:sz="0" w:space="0" w:color="auto"/>
        <w:right w:val="none" w:sz="0" w:space="0" w:color="auto"/>
      </w:divBdr>
    </w:div>
    <w:div w:id="834225048">
      <w:bodyDiv w:val="1"/>
      <w:marLeft w:val="0"/>
      <w:marRight w:val="0"/>
      <w:marTop w:val="0"/>
      <w:marBottom w:val="0"/>
      <w:divBdr>
        <w:top w:val="none" w:sz="0" w:space="0" w:color="auto"/>
        <w:left w:val="none" w:sz="0" w:space="0" w:color="auto"/>
        <w:bottom w:val="none" w:sz="0" w:space="0" w:color="auto"/>
        <w:right w:val="none" w:sz="0" w:space="0" w:color="auto"/>
      </w:divBdr>
    </w:div>
    <w:div w:id="834301494">
      <w:bodyDiv w:val="1"/>
      <w:marLeft w:val="0"/>
      <w:marRight w:val="0"/>
      <w:marTop w:val="0"/>
      <w:marBottom w:val="0"/>
      <w:divBdr>
        <w:top w:val="none" w:sz="0" w:space="0" w:color="auto"/>
        <w:left w:val="none" w:sz="0" w:space="0" w:color="auto"/>
        <w:bottom w:val="none" w:sz="0" w:space="0" w:color="auto"/>
        <w:right w:val="none" w:sz="0" w:space="0" w:color="auto"/>
      </w:divBdr>
    </w:div>
    <w:div w:id="835265938">
      <w:bodyDiv w:val="1"/>
      <w:marLeft w:val="0"/>
      <w:marRight w:val="0"/>
      <w:marTop w:val="0"/>
      <w:marBottom w:val="0"/>
      <w:divBdr>
        <w:top w:val="none" w:sz="0" w:space="0" w:color="auto"/>
        <w:left w:val="none" w:sz="0" w:space="0" w:color="auto"/>
        <w:bottom w:val="none" w:sz="0" w:space="0" w:color="auto"/>
        <w:right w:val="none" w:sz="0" w:space="0" w:color="auto"/>
      </w:divBdr>
    </w:div>
    <w:div w:id="835849834">
      <w:bodyDiv w:val="1"/>
      <w:marLeft w:val="0"/>
      <w:marRight w:val="0"/>
      <w:marTop w:val="0"/>
      <w:marBottom w:val="0"/>
      <w:divBdr>
        <w:top w:val="none" w:sz="0" w:space="0" w:color="auto"/>
        <w:left w:val="none" w:sz="0" w:space="0" w:color="auto"/>
        <w:bottom w:val="none" w:sz="0" w:space="0" w:color="auto"/>
        <w:right w:val="none" w:sz="0" w:space="0" w:color="auto"/>
      </w:divBdr>
    </w:div>
    <w:div w:id="836379483">
      <w:bodyDiv w:val="1"/>
      <w:marLeft w:val="0"/>
      <w:marRight w:val="0"/>
      <w:marTop w:val="0"/>
      <w:marBottom w:val="0"/>
      <w:divBdr>
        <w:top w:val="none" w:sz="0" w:space="0" w:color="auto"/>
        <w:left w:val="none" w:sz="0" w:space="0" w:color="auto"/>
        <w:bottom w:val="none" w:sz="0" w:space="0" w:color="auto"/>
        <w:right w:val="none" w:sz="0" w:space="0" w:color="auto"/>
      </w:divBdr>
    </w:div>
    <w:div w:id="836843615">
      <w:bodyDiv w:val="1"/>
      <w:marLeft w:val="0"/>
      <w:marRight w:val="0"/>
      <w:marTop w:val="0"/>
      <w:marBottom w:val="0"/>
      <w:divBdr>
        <w:top w:val="none" w:sz="0" w:space="0" w:color="auto"/>
        <w:left w:val="none" w:sz="0" w:space="0" w:color="auto"/>
        <w:bottom w:val="none" w:sz="0" w:space="0" w:color="auto"/>
        <w:right w:val="none" w:sz="0" w:space="0" w:color="auto"/>
      </w:divBdr>
    </w:div>
    <w:div w:id="837187066">
      <w:bodyDiv w:val="1"/>
      <w:marLeft w:val="0"/>
      <w:marRight w:val="0"/>
      <w:marTop w:val="0"/>
      <w:marBottom w:val="0"/>
      <w:divBdr>
        <w:top w:val="none" w:sz="0" w:space="0" w:color="auto"/>
        <w:left w:val="none" w:sz="0" w:space="0" w:color="auto"/>
        <w:bottom w:val="none" w:sz="0" w:space="0" w:color="auto"/>
        <w:right w:val="none" w:sz="0" w:space="0" w:color="auto"/>
      </w:divBdr>
    </w:div>
    <w:div w:id="837229289">
      <w:bodyDiv w:val="1"/>
      <w:marLeft w:val="0"/>
      <w:marRight w:val="0"/>
      <w:marTop w:val="0"/>
      <w:marBottom w:val="0"/>
      <w:divBdr>
        <w:top w:val="none" w:sz="0" w:space="0" w:color="auto"/>
        <w:left w:val="none" w:sz="0" w:space="0" w:color="auto"/>
        <w:bottom w:val="none" w:sz="0" w:space="0" w:color="auto"/>
        <w:right w:val="none" w:sz="0" w:space="0" w:color="auto"/>
      </w:divBdr>
    </w:div>
    <w:div w:id="837385667">
      <w:bodyDiv w:val="1"/>
      <w:marLeft w:val="0"/>
      <w:marRight w:val="0"/>
      <w:marTop w:val="0"/>
      <w:marBottom w:val="0"/>
      <w:divBdr>
        <w:top w:val="none" w:sz="0" w:space="0" w:color="auto"/>
        <w:left w:val="none" w:sz="0" w:space="0" w:color="auto"/>
        <w:bottom w:val="none" w:sz="0" w:space="0" w:color="auto"/>
        <w:right w:val="none" w:sz="0" w:space="0" w:color="auto"/>
      </w:divBdr>
    </w:div>
    <w:div w:id="837428564">
      <w:bodyDiv w:val="1"/>
      <w:marLeft w:val="0"/>
      <w:marRight w:val="0"/>
      <w:marTop w:val="0"/>
      <w:marBottom w:val="0"/>
      <w:divBdr>
        <w:top w:val="none" w:sz="0" w:space="0" w:color="auto"/>
        <w:left w:val="none" w:sz="0" w:space="0" w:color="auto"/>
        <w:bottom w:val="none" w:sz="0" w:space="0" w:color="auto"/>
        <w:right w:val="none" w:sz="0" w:space="0" w:color="auto"/>
      </w:divBdr>
    </w:div>
    <w:div w:id="838039154">
      <w:bodyDiv w:val="1"/>
      <w:marLeft w:val="0"/>
      <w:marRight w:val="0"/>
      <w:marTop w:val="0"/>
      <w:marBottom w:val="0"/>
      <w:divBdr>
        <w:top w:val="none" w:sz="0" w:space="0" w:color="auto"/>
        <w:left w:val="none" w:sz="0" w:space="0" w:color="auto"/>
        <w:bottom w:val="none" w:sz="0" w:space="0" w:color="auto"/>
        <w:right w:val="none" w:sz="0" w:space="0" w:color="auto"/>
      </w:divBdr>
    </w:div>
    <w:div w:id="838499454">
      <w:bodyDiv w:val="1"/>
      <w:marLeft w:val="0"/>
      <w:marRight w:val="0"/>
      <w:marTop w:val="0"/>
      <w:marBottom w:val="0"/>
      <w:divBdr>
        <w:top w:val="none" w:sz="0" w:space="0" w:color="auto"/>
        <w:left w:val="none" w:sz="0" w:space="0" w:color="auto"/>
        <w:bottom w:val="none" w:sz="0" w:space="0" w:color="auto"/>
        <w:right w:val="none" w:sz="0" w:space="0" w:color="auto"/>
      </w:divBdr>
    </w:div>
    <w:div w:id="840122685">
      <w:bodyDiv w:val="1"/>
      <w:marLeft w:val="0"/>
      <w:marRight w:val="0"/>
      <w:marTop w:val="0"/>
      <w:marBottom w:val="0"/>
      <w:divBdr>
        <w:top w:val="none" w:sz="0" w:space="0" w:color="auto"/>
        <w:left w:val="none" w:sz="0" w:space="0" w:color="auto"/>
        <w:bottom w:val="none" w:sz="0" w:space="0" w:color="auto"/>
        <w:right w:val="none" w:sz="0" w:space="0" w:color="auto"/>
      </w:divBdr>
    </w:div>
    <w:div w:id="840462155">
      <w:bodyDiv w:val="1"/>
      <w:marLeft w:val="0"/>
      <w:marRight w:val="0"/>
      <w:marTop w:val="0"/>
      <w:marBottom w:val="0"/>
      <w:divBdr>
        <w:top w:val="none" w:sz="0" w:space="0" w:color="auto"/>
        <w:left w:val="none" w:sz="0" w:space="0" w:color="auto"/>
        <w:bottom w:val="none" w:sz="0" w:space="0" w:color="auto"/>
        <w:right w:val="none" w:sz="0" w:space="0" w:color="auto"/>
      </w:divBdr>
    </w:div>
    <w:div w:id="840588264">
      <w:bodyDiv w:val="1"/>
      <w:marLeft w:val="0"/>
      <w:marRight w:val="0"/>
      <w:marTop w:val="0"/>
      <w:marBottom w:val="0"/>
      <w:divBdr>
        <w:top w:val="none" w:sz="0" w:space="0" w:color="auto"/>
        <w:left w:val="none" w:sz="0" w:space="0" w:color="auto"/>
        <w:bottom w:val="none" w:sz="0" w:space="0" w:color="auto"/>
        <w:right w:val="none" w:sz="0" w:space="0" w:color="auto"/>
      </w:divBdr>
    </w:div>
    <w:div w:id="840699466">
      <w:bodyDiv w:val="1"/>
      <w:marLeft w:val="0"/>
      <w:marRight w:val="0"/>
      <w:marTop w:val="0"/>
      <w:marBottom w:val="0"/>
      <w:divBdr>
        <w:top w:val="none" w:sz="0" w:space="0" w:color="auto"/>
        <w:left w:val="none" w:sz="0" w:space="0" w:color="auto"/>
        <w:bottom w:val="none" w:sz="0" w:space="0" w:color="auto"/>
        <w:right w:val="none" w:sz="0" w:space="0" w:color="auto"/>
      </w:divBdr>
    </w:div>
    <w:div w:id="841240752">
      <w:bodyDiv w:val="1"/>
      <w:marLeft w:val="0"/>
      <w:marRight w:val="0"/>
      <w:marTop w:val="0"/>
      <w:marBottom w:val="0"/>
      <w:divBdr>
        <w:top w:val="none" w:sz="0" w:space="0" w:color="auto"/>
        <w:left w:val="none" w:sz="0" w:space="0" w:color="auto"/>
        <w:bottom w:val="none" w:sz="0" w:space="0" w:color="auto"/>
        <w:right w:val="none" w:sz="0" w:space="0" w:color="auto"/>
      </w:divBdr>
    </w:div>
    <w:div w:id="841431245">
      <w:bodyDiv w:val="1"/>
      <w:marLeft w:val="0"/>
      <w:marRight w:val="0"/>
      <w:marTop w:val="0"/>
      <w:marBottom w:val="0"/>
      <w:divBdr>
        <w:top w:val="none" w:sz="0" w:space="0" w:color="auto"/>
        <w:left w:val="none" w:sz="0" w:space="0" w:color="auto"/>
        <w:bottom w:val="none" w:sz="0" w:space="0" w:color="auto"/>
        <w:right w:val="none" w:sz="0" w:space="0" w:color="auto"/>
      </w:divBdr>
    </w:div>
    <w:div w:id="841699912">
      <w:bodyDiv w:val="1"/>
      <w:marLeft w:val="0"/>
      <w:marRight w:val="0"/>
      <w:marTop w:val="0"/>
      <w:marBottom w:val="0"/>
      <w:divBdr>
        <w:top w:val="none" w:sz="0" w:space="0" w:color="auto"/>
        <w:left w:val="none" w:sz="0" w:space="0" w:color="auto"/>
        <w:bottom w:val="none" w:sz="0" w:space="0" w:color="auto"/>
        <w:right w:val="none" w:sz="0" w:space="0" w:color="auto"/>
      </w:divBdr>
    </w:div>
    <w:div w:id="841705008">
      <w:bodyDiv w:val="1"/>
      <w:marLeft w:val="0"/>
      <w:marRight w:val="0"/>
      <w:marTop w:val="0"/>
      <w:marBottom w:val="0"/>
      <w:divBdr>
        <w:top w:val="none" w:sz="0" w:space="0" w:color="auto"/>
        <w:left w:val="none" w:sz="0" w:space="0" w:color="auto"/>
        <w:bottom w:val="none" w:sz="0" w:space="0" w:color="auto"/>
        <w:right w:val="none" w:sz="0" w:space="0" w:color="auto"/>
      </w:divBdr>
    </w:div>
    <w:div w:id="841822479">
      <w:bodyDiv w:val="1"/>
      <w:marLeft w:val="0"/>
      <w:marRight w:val="0"/>
      <w:marTop w:val="0"/>
      <w:marBottom w:val="0"/>
      <w:divBdr>
        <w:top w:val="none" w:sz="0" w:space="0" w:color="auto"/>
        <w:left w:val="none" w:sz="0" w:space="0" w:color="auto"/>
        <w:bottom w:val="none" w:sz="0" w:space="0" w:color="auto"/>
        <w:right w:val="none" w:sz="0" w:space="0" w:color="auto"/>
      </w:divBdr>
    </w:div>
    <w:div w:id="842234869">
      <w:bodyDiv w:val="1"/>
      <w:marLeft w:val="0"/>
      <w:marRight w:val="0"/>
      <w:marTop w:val="0"/>
      <w:marBottom w:val="0"/>
      <w:divBdr>
        <w:top w:val="none" w:sz="0" w:space="0" w:color="auto"/>
        <w:left w:val="none" w:sz="0" w:space="0" w:color="auto"/>
        <w:bottom w:val="none" w:sz="0" w:space="0" w:color="auto"/>
        <w:right w:val="none" w:sz="0" w:space="0" w:color="auto"/>
      </w:divBdr>
    </w:div>
    <w:div w:id="842276824">
      <w:bodyDiv w:val="1"/>
      <w:marLeft w:val="0"/>
      <w:marRight w:val="0"/>
      <w:marTop w:val="0"/>
      <w:marBottom w:val="0"/>
      <w:divBdr>
        <w:top w:val="none" w:sz="0" w:space="0" w:color="auto"/>
        <w:left w:val="none" w:sz="0" w:space="0" w:color="auto"/>
        <w:bottom w:val="none" w:sz="0" w:space="0" w:color="auto"/>
        <w:right w:val="none" w:sz="0" w:space="0" w:color="auto"/>
      </w:divBdr>
    </w:div>
    <w:div w:id="842283568">
      <w:bodyDiv w:val="1"/>
      <w:marLeft w:val="0"/>
      <w:marRight w:val="0"/>
      <w:marTop w:val="0"/>
      <w:marBottom w:val="0"/>
      <w:divBdr>
        <w:top w:val="none" w:sz="0" w:space="0" w:color="auto"/>
        <w:left w:val="none" w:sz="0" w:space="0" w:color="auto"/>
        <w:bottom w:val="none" w:sz="0" w:space="0" w:color="auto"/>
        <w:right w:val="none" w:sz="0" w:space="0" w:color="auto"/>
      </w:divBdr>
    </w:div>
    <w:div w:id="842664878">
      <w:bodyDiv w:val="1"/>
      <w:marLeft w:val="0"/>
      <w:marRight w:val="0"/>
      <w:marTop w:val="0"/>
      <w:marBottom w:val="0"/>
      <w:divBdr>
        <w:top w:val="none" w:sz="0" w:space="0" w:color="auto"/>
        <w:left w:val="none" w:sz="0" w:space="0" w:color="auto"/>
        <w:bottom w:val="none" w:sz="0" w:space="0" w:color="auto"/>
        <w:right w:val="none" w:sz="0" w:space="0" w:color="auto"/>
      </w:divBdr>
    </w:div>
    <w:div w:id="842739519">
      <w:bodyDiv w:val="1"/>
      <w:marLeft w:val="0"/>
      <w:marRight w:val="0"/>
      <w:marTop w:val="0"/>
      <w:marBottom w:val="0"/>
      <w:divBdr>
        <w:top w:val="none" w:sz="0" w:space="0" w:color="auto"/>
        <w:left w:val="none" w:sz="0" w:space="0" w:color="auto"/>
        <w:bottom w:val="none" w:sz="0" w:space="0" w:color="auto"/>
        <w:right w:val="none" w:sz="0" w:space="0" w:color="auto"/>
      </w:divBdr>
    </w:div>
    <w:div w:id="842747127">
      <w:bodyDiv w:val="1"/>
      <w:marLeft w:val="0"/>
      <w:marRight w:val="0"/>
      <w:marTop w:val="0"/>
      <w:marBottom w:val="0"/>
      <w:divBdr>
        <w:top w:val="none" w:sz="0" w:space="0" w:color="auto"/>
        <w:left w:val="none" w:sz="0" w:space="0" w:color="auto"/>
        <w:bottom w:val="none" w:sz="0" w:space="0" w:color="auto"/>
        <w:right w:val="none" w:sz="0" w:space="0" w:color="auto"/>
      </w:divBdr>
    </w:div>
    <w:div w:id="842814508">
      <w:bodyDiv w:val="1"/>
      <w:marLeft w:val="0"/>
      <w:marRight w:val="0"/>
      <w:marTop w:val="0"/>
      <w:marBottom w:val="0"/>
      <w:divBdr>
        <w:top w:val="none" w:sz="0" w:space="0" w:color="auto"/>
        <w:left w:val="none" w:sz="0" w:space="0" w:color="auto"/>
        <w:bottom w:val="none" w:sz="0" w:space="0" w:color="auto"/>
        <w:right w:val="none" w:sz="0" w:space="0" w:color="auto"/>
      </w:divBdr>
    </w:div>
    <w:div w:id="843012384">
      <w:bodyDiv w:val="1"/>
      <w:marLeft w:val="0"/>
      <w:marRight w:val="0"/>
      <w:marTop w:val="0"/>
      <w:marBottom w:val="0"/>
      <w:divBdr>
        <w:top w:val="none" w:sz="0" w:space="0" w:color="auto"/>
        <w:left w:val="none" w:sz="0" w:space="0" w:color="auto"/>
        <w:bottom w:val="none" w:sz="0" w:space="0" w:color="auto"/>
        <w:right w:val="none" w:sz="0" w:space="0" w:color="auto"/>
      </w:divBdr>
    </w:div>
    <w:div w:id="843202052">
      <w:bodyDiv w:val="1"/>
      <w:marLeft w:val="0"/>
      <w:marRight w:val="0"/>
      <w:marTop w:val="0"/>
      <w:marBottom w:val="0"/>
      <w:divBdr>
        <w:top w:val="none" w:sz="0" w:space="0" w:color="auto"/>
        <w:left w:val="none" w:sz="0" w:space="0" w:color="auto"/>
        <w:bottom w:val="none" w:sz="0" w:space="0" w:color="auto"/>
        <w:right w:val="none" w:sz="0" w:space="0" w:color="auto"/>
      </w:divBdr>
    </w:div>
    <w:div w:id="843279811">
      <w:bodyDiv w:val="1"/>
      <w:marLeft w:val="0"/>
      <w:marRight w:val="0"/>
      <w:marTop w:val="0"/>
      <w:marBottom w:val="0"/>
      <w:divBdr>
        <w:top w:val="none" w:sz="0" w:space="0" w:color="auto"/>
        <w:left w:val="none" w:sz="0" w:space="0" w:color="auto"/>
        <w:bottom w:val="none" w:sz="0" w:space="0" w:color="auto"/>
        <w:right w:val="none" w:sz="0" w:space="0" w:color="auto"/>
      </w:divBdr>
    </w:div>
    <w:div w:id="843325150">
      <w:bodyDiv w:val="1"/>
      <w:marLeft w:val="0"/>
      <w:marRight w:val="0"/>
      <w:marTop w:val="0"/>
      <w:marBottom w:val="0"/>
      <w:divBdr>
        <w:top w:val="none" w:sz="0" w:space="0" w:color="auto"/>
        <w:left w:val="none" w:sz="0" w:space="0" w:color="auto"/>
        <w:bottom w:val="none" w:sz="0" w:space="0" w:color="auto"/>
        <w:right w:val="none" w:sz="0" w:space="0" w:color="auto"/>
      </w:divBdr>
    </w:div>
    <w:div w:id="843712339">
      <w:bodyDiv w:val="1"/>
      <w:marLeft w:val="0"/>
      <w:marRight w:val="0"/>
      <w:marTop w:val="0"/>
      <w:marBottom w:val="0"/>
      <w:divBdr>
        <w:top w:val="none" w:sz="0" w:space="0" w:color="auto"/>
        <w:left w:val="none" w:sz="0" w:space="0" w:color="auto"/>
        <w:bottom w:val="none" w:sz="0" w:space="0" w:color="auto"/>
        <w:right w:val="none" w:sz="0" w:space="0" w:color="auto"/>
      </w:divBdr>
    </w:div>
    <w:div w:id="843939022">
      <w:bodyDiv w:val="1"/>
      <w:marLeft w:val="0"/>
      <w:marRight w:val="0"/>
      <w:marTop w:val="0"/>
      <w:marBottom w:val="0"/>
      <w:divBdr>
        <w:top w:val="none" w:sz="0" w:space="0" w:color="auto"/>
        <w:left w:val="none" w:sz="0" w:space="0" w:color="auto"/>
        <w:bottom w:val="none" w:sz="0" w:space="0" w:color="auto"/>
        <w:right w:val="none" w:sz="0" w:space="0" w:color="auto"/>
      </w:divBdr>
    </w:div>
    <w:div w:id="844324003">
      <w:bodyDiv w:val="1"/>
      <w:marLeft w:val="0"/>
      <w:marRight w:val="0"/>
      <w:marTop w:val="0"/>
      <w:marBottom w:val="0"/>
      <w:divBdr>
        <w:top w:val="none" w:sz="0" w:space="0" w:color="auto"/>
        <w:left w:val="none" w:sz="0" w:space="0" w:color="auto"/>
        <w:bottom w:val="none" w:sz="0" w:space="0" w:color="auto"/>
        <w:right w:val="none" w:sz="0" w:space="0" w:color="auto"/>
      </w:divBdr>
    </w:div>
    <w:div w:id="844438700">
      <w:bodyDiv w:val="1"/>
      <w:marLeft w:val="0"/>
      <w:marRight w:val="0"/>
      <w:marTop w:val="0"/>
      <w:marBottom w:val="0"/>
      <w:divBdr>
        <w:top w:val="none" w:sz="0" w:space="0" w:color="auto"/>
        <w:left w:val="none" w:sz="0" w:space="0" w:color="auto"/>
        <w:bottom w:val="none" w:sz="0" w:space="0" w:color="auto"/>
        <w:right w:val="none" w:sz="0" w:space="0" w:color="auto"/>
      </w:divBdr>
    </w:div>
    <w:div w:id="844513592">
      <w:bodyDiv w:val="1"/>
      <w:marLeft w:val="0"/>
      <w:marRight w:val="0"/>
      <w:marTop w:val="0"/>
      <w:marBottom w:val="0"/>
      <w:divBdr>
        <w:top w:val="none" w:sz="0" w:space="0" w:color="auto"/>
        <w:left w:val="none" w:sz="0" w:space="0" w:color="auto"/>
        <w:bottom w:val="none" w:sz="0" w:space="0" w:color="auto"/>
        <w:right w:val="none" w:sz="0" w:space="0" w:color="auto"/>
      </w:divBdr>
    </w:div>
    <w:div w:id="844588960">
      <w:bodyDiv w:val="1"/>
      <w:marLeft w:val="0"/>
      <w:marRight w:val="0"/>
      <w:marTop w:val="0"/>
      <w:marBottom w:val="0"/>
      <w:divBdr>
        <w:top w:val="none" w:sz="0" w:space="0" w:color="auto"/>
        <w:left w:val="none" w:sz="0" w:space="0" w:color="auto"/>
        <w:bottom w:val="none" w:sz="0" w:space="0" w:color="auto"/>
        <w:right w:val="none" w:sz="0" w:space="0" w:color="auto"/>
      </w:divBdr>
    </w:div>
    <w:div w:id="845292666">
      <w:bodyDiv w:val="1"/>
      <w:marLeft w:val="0"/>
      <w:marRight w:val="0"/>
      <w:marTop w:val="0"/>
      <w:marBottom w:val="0"/>
      <w:divBdr>
        <w:top w:val="none" w:sz="0" w:space="0" w:color="auto"/>
        <w:left w:val="none" w:sz="0" w:space="0" w:color="auto"/>
        <w:bottom w:val="none" w:sz="0" w:space="0" w:color="auto"/>
        <w:right w:val="none" w:sz="0" w:space="0" w:color="auto"/>
      </w:divBdr>
    </w:div>
    <w:div w:id="845438128">
      <w:bodyDiv w:val="1"/>
      <w:marLeft w:val="0"/>
      <w:marRight w:val="0"/>
      <w:marTop w:val="0"/>
      <w:marBottom w:val="0"/>
      <w:divBdr>
        <w:top w:val="none" w:sz="0" w:space="0" w:color="auto"/>
        <w:left w:val="none" w:sz="0" w:space="0" w:color="auto"/>
        <w:bottom w:val="none" w:sz="0" w:space="0" w:color="auto"/>
        <w:right w:val="none" w:sz="0" w:space="0" w:color="auto"/>
      </w:divBdr>
    </w:div>
    <w:div w:id="845632792">
      <w:bodyDiv w:val="1"/>
      <w:marLeft w:val="0"/>
      <w:marRight w:val="0"/>
      <w:marTop w:val="0"/>
      <w:marBottom w:val="0"/>
      <w:divBdr>
        <w:top w:val="none" w:sz="0" w:space="0" w:color="auto"/>
        <w:left w:val="none" w:sz="0" w:space="0" w:color="auto"/>
        <w:bottom w:val="none" w:sz="0" w:space="0" w:color="auto"/>
        <w:right w:val="none" w:sz="0" w:space="0" w:color="auto"/>
      </w:divBdr>
    </w:div>
    <w:div w:id="846411250">
      <w:bodyDiv w:val="1"/>
      <w:marLeft w:val="0"/>
      <w:marRight w:val="0"/>
      <w:marTop w:val="0"/>
      <w:marBottom w:val="0"/>
      <w:divBdr>
        <w:top w:val="none" w:sz="0" w:space="0" w:color="auto"/>
        <w:left w:val="none" w:sz="0" w:space="0" w:color="auto"/>
        <w:bottom w:val="none" w:sz="0" w:space="0" w:color="auto"/>
        <w:right w:val="none" w:sz="0" w:space="0" w:color="auto"/>
      </w:divBdr>
    </w:div>
    <w:div w:id="847211111">
      <w:bodyDiv w:val="1"/>
      <w:marLeft w:val="0"/>
      <w:marRight w:val="0"/>
      <w:marTop w:val="0"/>
      <w:marBottom w:val="0"/>
      <w:divBdr>
        <w:top w:val="none" w:sz="0" w:space="0" w:color="auto"/>
        <w:left w:val="none" w:sz="0" w:space="0" w:color="auto"/>
        <w:bottom w:val="none" w:sz="0" w:space="0" w:color="auto"/>
        <w:right w:val="none" w:sz="0" w:space="0" w:color="auto"/>
      </w:divBdr>
    </w:div>
    <w:div w:id="847719317">
      <w:bodyDiv w:val="1"/>
      <w:marLeft w:val="0"/>
      <w:marRight w:val="0"/>
      <w:marTop w:val="0"/>
      <w:marBottom w:val="0"/>
      <w:divBdr>
        <w:top w:val="none" w:sz="0" w:space="0" w:color="auto"/>
        <w:left w:val="none" w:sz="0" w:space="0" w:color="auto"/>
        <w:bottom w:val="none" w:sz="0" w:space="0" w:color="auto"/>
        <w:right w:val="none" w:sz="0" w:space="0" w:color="auto"/>
      </w:divBdr>
    </w:div>
    <w:div w:id="847913756">
      <w:bodyDiv w:val="1"/>
      <w:marLeft w:val="0"/>
      <w:marRight w:val="0"/>
      <w:marTop w:val="0"/>
      <w:marBottom w:val="0"/>
      <w:divBdr>
        <w:top w:val="none" w:sz="0" w:space="0" w:color="auto"/>
        <w:left w:val="none" w:sz="0" w:space="0" w:color="auto"/>
        <w:bottom w:val="none" w:sz="0" w:space="0" w:color="auto"/>
        <w:right w:val="none" w:sz="0" w:space="0" w:color="auto"/>
      </w:divBdr>
    </w:div>
    <w:div w:id="848060229">
      <w:bodyDiv w:val="1"/>
      <w:marLeft w:val="0"/>
      <w:marRight w:val="0"/>
      <w:marTop w:val="0"/>
      <w:marBottom w:val="0"/>
      <w:divBdr>
        <w:top w:val="none" w:sz="0" w:space="0" w:color="auto"/>
        <w:left w:val="none" w:sz="0" w:space="0" w:color="auto"/>
        <w:bottom w:val="none" w:sz="0" w:space="0" w:color="auto"/>
        <w:right w:val="none" w:sz="0" w:space="0" w:color="auto"/>
      </w:divBdr>
    </w:div>
    <w:div w:id="848370559">
      <w:bodyDiv w:val="1"/>
      <w:marLeft w:val="0"/>
      <w:marRight w:val="0"/>
      <w:marTop w:val="0"/>
      <w:marBottom w:val="0"/>
      <w:divBdr>
        <w:top w:val="none" w:sz="0" w:space="0" w:color="auto"/>
        <w:left w:val="none" w:sz="0" w:space="0" w:color="auto"/>
        <w:bottom w:val="none" w:sz="0" w:space="0" w:color="auto"/>
        <w:right w:val="none" w:sz="0" w:space="0" w:color="auto"/>
      </w:divBdr>
    </w:div>
    <w:div w:id="848561586">
      <w:bodyDiv w:val="1"/>
      <w:marLeft w:val="0"/>
      <w:marRight w:val="0"/>
      <w:marTop w:val="0"/>
      <w:marBottom w:val="0"/>
      <w:divBdr>
        <w:top w:val="none" w:sz="0" w:space="0" w:color="auto"/>
        <w:left w:val="none" w:sz="0" w:space="0" w:color="auto"/>
        <w:bottom w:val="none" w:sz="0" w:space="0" w:color="auto"/>
        <w:right w:val="none" w:sz="0" w:space="0" w:color="auto"/>
      </w:divBdr>
    </w:div>
    <w:div w:id="848639956">
      <w:bodyDiv w:val="1"/>
      <w:marLeft w:val="0"/>
      <w:marRight w:val="0"/>
      <w:marTop w:val="0"/>
      <w:marBottom w:val="0"/>
      <w:divBdr>
        <w:top w:val="none" w:sz="0" w:space="0" w:color="auto"/>
        <w:left w:val="none" w:sz="0" w:space="0" w:color="auto"/>
        <w:bottom w:val="none" w:sz="0" w:space="0" w:color="auto"/>
        <w:right w:val="none" w:sz="0" w:space="0" w:color="auto"/>
      </w:divBdr>
    </w:div>
    <w:div w:id="849610995">
      <w:bodyDiv w:val="1"/>
      <w:marLeft w:val="0"/>
      <w:marRight w:val="0"/>
      <w:marTop w:val="0"/>
      <w:marBottom w:val="0"/>
      <w:divBdr>
        <w:top w:val="none" w:sz="0" w:space="0" w:color="auto"/>
        <w:left w:val="none" w:sz="0" w:space="0" w:color="auto"/>
        <w:bottom w:val="none" w:sz="0" w:space="0" w:color="auto"/>
        <w:right w:val="none" w:sz="0" w:space="0" w:color="auto"/>
      </w:divBdr>
    </w:div>
    <w:div w:id="849637228">
      <w:bodyDiv w:val="1"/>
      <w:marLeft w:val="0"/>
      <w:marRight w:val="0"/>
      <w:marTop w:val="0"/>
      <w:marBottom w:val="0"/>
      <w:divBdr>
        <w:top w:val="none" w:sz="0" w:space="0" w:color="auto"/>
        <w:left w:val="none" w:sz="0" w:space="0" w:color="auto"/>
        <w:bottom w:val="none" w:sz="0" w:space="0" w:color="auto"/>
        <w:right w:val="none" w:sz="0" w:space="0" w:color="auto"/>
      </w:divBdr>
    </w:div>
    <w:div w:id="849755811">
      <w:bodyDiv w:val="1"/>
      <w:marLeft w:val="0"/>
      <w:marRight w:val="0"/>
      <w:marTop w:val="0"/>
      <w:marBottom w:val="0"/>
      <w:divBdr>
        <w:top w:val="none" w:sz="0" w:space="0" w:color="auto"/>
        <w:left w:val="none" w:sz="0" w:space="0" w:color="auto"/>
        <w:bottom w:val="none" w:sz="0" w:space="0" w:color="auto"/>
        <w:right w:val="none" w:sz="0" w:space="0" w:color="auto"/>
      </w:divBdr>
    </w:div>
    <w:div w:id="849757133">
      <w:bodyDiv w:val="1"/>
      <w:marLeft w:val="0"/>
      <w:marRight w:val="0"/>
      <w:marTop w:val="0"/>
      <w:marBottom w:val="0"/>
      <w:divBdr>
        <w:top w:val="none" w:sz="0" w:space="0" w:color="auto"/>
        <w:left w:val="none" w:sz="0" w:space="0" w:color="auto"/>
        <w:bottom w:val="none" w:sz="0" w:space="0" w:color="auto"/>
        <w:right w:val="none" w:sz="0" w:space="0" w:color="auto"/>
      </w:divBdr>
    </w:div>
    <w:div w:id="850219212">
      <w:bodyDiv w:val="1"/>
      <w:marLeft w:val="0"/>
      <w:marRight w:val="0"/>
      <w:marTop w:val="0"/>
      <w:marBottom w:val="0"/>
      <w:divBdr>
        <w:top w:val="none" w:sz="0" w:space="0" w:color="auto"/>
        <w:left w:val="none" w:sz="0" w:space="0" w:color="auto"/>
        <w:bottom w:val="none" w:sz="0" w:space="0" w:color="auto"/>
        <w:right w:val="none" w:sz="0" w:space="0" w:color="auto"/>
      </w:divBdr>
    </w:div>
    <w:div w:id="850339143">
      <w:bodyDiv w:val="1"/>
      <w:marLeft w:val="0"/>
      <w:marRight w:val="0"/>
      <w:marTop w:val="0"/>
      <w:marBottom w:val="0"/>
      <w:divBdr>
        <w:top w:val="none" w:sz="0" w:space="0" w:color="auto"/>
        <w:left w:val="none" w:sz="0" w:space="0" w:color="auto"/>
        <w:bottom w:val="none" w:sz="0" w:space="0" w:color="auto"/>
        <w:right w:val="none" w:sz="0" w:space="0" w:color="auto"/>
      </w:divBdr>
    </w:div>
    <w:div w:id="850802168">
      <w:bodyDiv w:val="1"/>
      <w:marLeft w:val="0"/>
      <w:marRight w:val="0"/>
      <w:marTop w:val="0"/>
      <w:marBottom w:val="0"/>
      <w:divBdr>
        <w:top w:val="none" w:sz="0" w:space="0" w:color="auto"/>
        <w:left w:val="none" w:sz="0" w:space="0" w:color="auto"/>
        <w:bottom w:val="none" w:sz="0" w:space="0" w:color="auto"/>
        <w:right w:val="none" w:sz="0" w:space="0" w:color="auto"/>
      </w:divBdr>
    </w:div>
    <w:div w:id="850994226">
      <w:bodyDiv w:val="1"/>
      <w:marLeft w:val="0"/>
      <w:marRight w:val="0"/>
      <w:marTop w:val="0"/>
      <w:marBottom w:val="0"/>
      <w:divBdr>
        <w:top w:val="none" w:sz="0" w:space="0" w:color="auto"/>
        <w:left w:val="none" w:sz="0" w:space="0" w:color="auto"/>
        <w:bottom w:val="none" w:sz="0" w:space="0" w:color="auto"/>
        <w:right w:val="none" w:sz="0" w:space="0" w:color="auto"/>
      </w:divBdr>
    </w:div>
    <w:div w:id="851838182">
      <w:bodyDiv w:val="1"/>
      <w:marLeft w:val="0"/>
      <w:marRight w:val="0"/>
      <w:marTop w:val="0"/>
      <w:marBottom w:val="0"/>
      <w:divBdr>
        <w:top w:val="none" w:sz="0" w:space="0" w:color="auto"/>
        <w:left w:val="none" w:sz="0" w:space="0" w:color="auto"/>
        <w:bottom w:val="none" w:sz="0" w:space="0" w:color="auto"/>
        <w:right w:val="none" w:sz="0" w:space="0" w:color="auto"/>
      </w:divBdr>
    </w:div>
    <w:div w:id="851995484">
      <w:bodyDiv w:val="1"/>
      <w:marLeft w:val="0"/>
      <w:marRight w:val="0"/>
      <w:marTop w:val="0"/>
      <w:marBottom w:val="0"/>
      <w:divBdr>
        <w:top w:val="none" w:sz="0" w:space="0" w:color="auto"/>
        <w:left w:val="none" w:sz="0" w:space="0" w:color="auto"/>
        <w:bottom w:val="none" w:sz="0" w:space="0" w:color="auto"/>
        <w:right w:val="none" w:sz="0" w:space="0" w:color="auto"/>
      </w:divBdr>
    </w:div>
    <w:div w:id="852577349">
      <w:bodyDiv w:val="1"/>
      <w:marLeft w:val="0"/>
      <w:marRight w:val="0"/>
      <w:marTop w:val="0"/>
      <w:marBottom w:val="0"/>
      <w:divBdr>
        <w:top w:val="none" w:sz="0" w:space="0" w:color="auto"/>
        <w:left w:val="none" w:sz="0" w:space="0" w:color="auto"/>
        <w:bottom w:val="none" w:sz="0" w:space="0" w:color="auto"/>
        <w:right w:val="none" w:sz="0" w:space="0" w:color="auto"/>
      </w:divBdr>
    </w:div>
    <w:div w:id="853302439">
      <w:bodyDiv w:val="1"/>
      <w:marLeft w:val="0"/>
      <w:marRight w:val="0"/>
      <w:marTop w:val="0"/>
      <w:marBottom w:val="0"/>
      <w:divBdr>
        <w:top w:val="none" w:sz="0" w:space="0" w:color="auto"/>
        <w:left w:val="none" w:sz="0" w:space="0" w:color="auto"/>
        <w:bottom w:val="none" w:sz="0" w:space="0" w:color="auto"/>
        <w:right w:val="none" w:sz="0" w:space="0" w:color="auto"/>
      </w:divBdr>
    </w:div>
    <w:div w:id="853808678">
      <w:bodyDiv w:val="1"/>
      <w:marLeft w:val="0"/>
      <w:marRight w:val="0"/>
      <w:marTop w:val="0"/>
      <w:marBottom w:val="0"/>
      <w:divBdr>
        <w:top w:val="none" w:sz="0" w:space="0" w:color="auto"/>
        <w:left w:val="none" w:sz="0" w:space="0" w:color="auto"/>
        <w:bottom w:val="none" w:sz="0" w:space="0" w:color="auto"/>
        <w:right w:val="none" w:sz="0" w:space="0" w:color="auto"/>
      </w:divBdr>
    </w:div>
    <w:div w:id="854464071">
      <w:bodyDiv w:val="1"/>
      <w:marLeft w:val="0"/>
      <w:marRight w:val="0"/>
      <w:marTop w:val="0"/>
      <w:marBottom w:val="0"/>
      <w:divBdr>
        <w:top w:val="none" w:sz="0" w:space="0" w:color="auto"/>
        <w:left w:val="none" w:sz="0" w:space="0" w:color="auto"/>
        <w:bottom w:val="none" w:sz="0" w:space="0" w:color="auto"/>
        <w:right w:val="none" w:sz="0" w:space="0" w:color="auto"/>
      </w:divBdr>
    </w:div>
    <w:div w:id="854616747">
      <w:bodyDiv w:val="1"/>
      <w:marLeft w:val="0"/>
      <w:marRight w:val="0"/>
      <w:marTop w:val="0"/>
      <w:marBottom w:val="0"/>
      <w:divBdr>
        <w:top w:val="none" w:sz="0" w:space="0" w:color="auto"/>
        <w:left w:val="none" w:sz="0" w:space="0" w:color="auto"/>
        <w:bottom w:val="none" w:sz="0" w:space="0" w:color="auto"/>
        <w:right w:val="none" w:sz="0" w:space="0" w:color="auto"/>
      </w:divBdr>
    </w:div>
    <w:div w:id="855079924">
      <w:bodyDiv w:val="1"/>
      <w:marLeft w:val="0"/>
      <w:marRight w:val="0"/>
      <w:marTop w:val="0"/>
      <w:marBottom w:val="0"/>
      <w:divBdr>
        <w:top w:val="none" w:sz="0" w:space="0" w:color="auto"/>
        <w:left w:val="none" w:sz="0" w:space="0" w:color="auto"/>
        <w:bottom w:val="none" w:sz="0" w:space="0" w:color="auto"/>
        <w:right w:val="none" w:sz="0" w:space="0" w:color="auto"/>
      </w:divBdr>
    </w:div>
    <w:div w:id="855655261">
      <w:bodyDiv w:val="1"/>
      <w:marLeft w:val="0"/>
      <w:marRight w:val="0"/>
      <w:marTop w:val="0"/>
      <w:marBottom w:val="0"/>
      <w:divBdr>
        <w:top w:val="none" w:sz="0" w:space="0" w:color="auto"/>
        <w:left w:val="none" w:sz="0" w:space="0" w:color="auto"/>
        <w:bottom w:val="none" w:sz="0" w:space="0" w:color="auto"/>
        <w:right w:val="none" w:sz="0" w:space="0" w:color="auto"/>
      </w:divBdr>
    </w:div>
    <w:div w:id="855775962">
      <w:bodyDiv w:val="1"/>
      <w:marLeft w:val="0"/>
      <w:marRight w:val="0"/>
      <w:marTop w:val="0"/>
      <w:marBottom w:val="0"/>
      <w:divBdr>
        <w:top w:val="none" w:sz="0" w:space="0" w:color="auto"/>
        <w:left w:val="none" w:sz="0" w:space="0" w:color="auto"/>
        <w:bottom w:val="none" w:sz="0" w:space="0" w:color="auto"/>
        <w:right w:val="none" w:sz="0" w:space="0" w:color="auto"/>
      </w:divBdr>
    </w:div>
    <w:div w:id="855849989">
      <w:bodyDiv w:val="1"/>
      <w:marLeft w:val="0"/>
      <w:marRight w:val="0"/>
      <w:marTop w:val="0"/>
      <w:marBottom w:val="0"/>
      <w:divBdr>
        <w:top w:val="none" w:sz="0" w:space="0" w:color="auto"/>
        <w:left w:val="none" w:sz="0" w:space="0" w:color="auto"/>
        <w:bottom w:val="none" w:sz="0" w:space="0" w:color="auto"/>
        <w:right w:val="none" w:sz="0" w:space="0" w:color="auto"/>
      </w:divBdr>
    </w:div>
    <w:div w:id="856114090">
      <w:bodyDiv w:val="1"/>
      <w:marLeft w:val="0"/>
      <w:marRight w:val="0"/>
      <w:marTop w:val="0"/>
      <w:marBottom w:val="0"/>
      <w:divBdr>
        <w:top w:val="none" w:sz="0" w:space="0" w:color="auto"/>
        <w:left w:val="none" w:sz="0" w:space="0" w:color="auto"/>
        <w:bottom w:val="none" w:sz="0" w:space="0" w:color="auto"/>
        <w:right w:val="none" w:sz="0" w:space="0" w:color="auto"/>
      </w:divBdr>
    </w:div>
    <w:div w:id="856314653">
      <w:bodyDiv w:val="1"/>
      <w:marLeft w:val="0"/>
      <w:marRight w:val="0"/>
      <w:marTop w:val="0"/>
      <w:marBottom w:val="0"/>
      <w:divBdr>
        <w:top w:val="none" w:sz="0" w:space="0" w:color="auto"/>
        <w:left w:val="none" w:sz="0" w:space="0" w:color="auto"/>
        <w:bottom w:val="none" w:sz="0" w:space="0" w:color="auto"/>
        <w:right w:val="none" w:sz="0" w:space="0" w:color="auto"/>
      </w:divBdr>
    </w:div>
    <w:div w:id="856505975">
      <w:bodyDiv w:val="1"/>
      <w:marLeft w:val="0"/>
      <w:marRight w:val="0"/>
      <w:marTop w:val="0"/>
      <w:marBottom w:val="0"/>
      <w:divBdr>
        <w:top w:val="none" w:sz="0" w:space="0" w:color="auto"/>
        <w:left w:val="none" w:sz="0" w:space="0" w:color="auto"/>
        <w:bottom w:val="none" w:sz="0" w:space="0" w:color="auto"/>
        <w:right w:val="none" w:sz="0" w:space="0" w:color="auto"/>
      </w:divBdr>
    </w:div>
    <w:div w:id="856508518">
      <w:bodyDiv w:val="1"/>
      <w:marLeft w:val="0"/>
      <w:marRight w:val="0"/>
      <w:marTop w:val="0"/>
      <w:marBottom w:val="0"/>
      <w:divBdr>
        <w:top w:val="none" w:sz="0" w:space="0" w:color="auto"/>
        <w:left w:val="none" w:sz="0" w:space="0" w:color="auto"/>
        <w:bottom w:val="none" w:sz="0" w:space="0" w:color="auto"/>
        <w:right w:val="none" w:sz="0" w:space="0" w:color="auto"/>
      </w:divBdr>
    </w:div>
    <w:div w:id="856582191">
      <w:bodyDiv w:val="1"/>
      <w:marLeft w:val="0"/>
      <w:marRight w:val="0"/>
      <w:marTop w:val="0"/>
      <w:marBottom w:val="0"/>
      <w:divBdr>
        <w:top w:val="none" w:sz="0" w:space="0" w:color="auto"/>
        <w:left w:val="none" w:sz="0" w:space="0" w:color="auto"/>
        <w:bottom w:val="none" w:sz="0" w:space="0" w:color="auto"/>
        <w:right w:val="none" w:sz="0" w:space="0" w:color="auto"/>
      </w:divBdr>
    </w:div>
    <w:div w:id="857424136">
      <w:bodyDiv w:val="1"/>
      <w:marLeft w:val="0"/>
      <w:marRight w:val="0"/>
      <w:marTop w:val="0"/>
      <w:marBottom w:val="0"/>
      <w:divBdr>
        <w:top w:val="none" w:sz="0" w:space="0" w:color="auto"/>
        <w:left w:val="none" w:sz="0" w:space="0" w:color="auto"/>
        <w:bottom w:val="none" w:sz="0" w:space="0" w:color="auto"/>
        <w:right w:val="none" w:sz="0" w:space="0" w:color="auto"/>
      </w:divBdr>
    </w:div>
    <w:div w:id="857737861">
      <w:bodyDiv w:val="1"/>
      <w:marLeft w:val="0"/>
      <w:marRight w:val="0"/>
      <w:marTop w:val="0"/>
      <w:marBottom w:val="0"/>
      <w:divBdr>
        <w:top w:val="none" w:sz="0" w:space="0" w:color="auto"/>
        <w:left w:val="none" w:sz="0" w:space="0" w:color="auto"/>
        <w:bottom w:val="none" w:sz="0" w:space="0" w:color="auto"/>
        <w:right w:val="none" w:sz="0" w:space="0" w:color="auto"/>
      </w:divBdr>
    </w:div>
    <w:div w:id="857891075">
      <w:bodyDiv w:val="1"/>
      <w:marLeft w:val="0"/>
      <w:marRight w:val="0"/>
      <w:marTop w:val="0"/>
      <w:marBottom w:val="0"/>
      <w:divBdr>
        <w:top w:val="none" w:sz="0" w:space="0" w:color="auto"/>
        <w:left w:val="none" w:sz="0" w:space="0" w:color="auto"/>
        <w:bottom w:val="none" w:sz="0" w:space="0" w:color="auto"/>
        <w:right w:val="none" w:sz="0" w:space="0" w:color="auto"/>
      </w:divBdr>
    </w:div>
    <w:div w:id="857961625">
      <w:bodyDiv w:val="1"/>
      <w:marLeft w:val="0"/>
      <w:marRight w:val="0"/>
      <w:marTop w:val="0"/>
      <w:marBottom w:val="0"/>
      <w:divBdr>
        <w:top w:val="none" w:sz="0" w:space="0" w:color="auto"/>
        <w:left w:val="none" w:sz="0" w:space="0" w:color="auto"/>
        <w:bottom w:val="none" w:sz="0" w:space="0" w:color="auto"/>
        <w:right w:val="none" w:sz="0" w:space="0" w:color="auto"/>
      </w:divBdr>
    </w:div>
    <w:div w:id="857962823">
      <w:bodyDiv w:val="1"/>
      <w:marLeft w:val="0"/>
      <w:marRight w:val="0"/>
      <w:marTop w:val="0"/>
      <w:marBottom w:val="0"/>
      <w:divBdr>
        <w:top w:val="none" w:sz="0" w:space="0" w:color="auto"/>
        <w:left w:val="none" w:sz="0" w:space="0" w:color="auto"/>
        <w:bottom w:val="none" w:sz="0" w:space="0" w:color="auto"/>
        <w:right w:val="none" w:sz="0" w:space="0" w:color="auto"/>
      </w:divBdr>
    </w:div>
    <w:div w:id="858352677">
      <w:bodyDiv w:val="1"/>
      <w:marLeft w:val="0"/>
      <w:marRight w:val="0"/>
      <w:marTop w:val="0"/>
      <w:marBottom w:val="0"/>
      <w:divBdr>
        <w:top w:val="none" w:sz="0" w:space="0" w:color="auto"/>
        <w:left w:val="none" w:sz="0" w:space="0" w:color="auto"/>
        <w:bottom w:val="none" w:sz="0" w:space="0" w:color="auto"/>
        <w:right w:val="none" w:sz="0" w:space="0" w:color="auto"/>
      </w:divBdr>
    </w:div>
    <w:div w:id="859926653">
      <w:bodyDiv w:val="1"/>
      <w:marLeft w:val="0"/>
      <w:marRight w:val="0"/>
      <w:marTop w:val="0"/>
      <w:marBottom w:val="0"/>
      <w:divBdr>
        <w:top w:val="none" w:sz="0" w:space="0" w:color="auto"/>
        <w:left w:val="none" w:sz="0" w:space="0" w:color="auto"/>
        <w:bottom w:val="none" w:sz="0" w:space="0" w:color="auto"/>
        <w:right w:val="none" w:sz="0" w:space="0" w:color="auto"/>
      </w:divBdr>
    </w:div>
    <w:div w:id="860124430">
      <w:bodyDiv w:val="1"/>
      <w:marLeft w:val="0"/>
      <w:marRight w:val="0"/>
      <w:marTop w:val="0"/>
      <w:marBottom w:val="0"/>
      <w:divBdr>
        <w:top w:val="none" w:sz="0" w:space="0" w:color="auto"/>
        <w:left w:val="none" w:sz="0" w:space="0" w:color="auto"/>
        <w:bottom w:val="none" w:sz="0" w:space="0" w:color="auto"/>
        <w:right w:val="none" w:sz="0" w:space="0" w:color="auto"/>
      </w:divBdr>
    </w:div>
    <w:div w:id="860241149">
      <w:bodyDiv w:val="1"/>
      <w:marLeft w:val="0"/>
      <w:marRight w:val="0"/>
      <w:marTop w:val="0"/>
      <w:marBottom w:val="0"/>
      <w:divBdr>
        <w:top w:val="none" w:sz="0" w:space="0" w:color="auto"/>
        <w:left w:val="none" w:sz="0" w:space="0" w:color="auto"/>
        <w:bottom w:val="none" w:sz="0" w:space="0" w:color="auto"/>
        <w:right w:val="none" w:sz="0" w:space="0" w:color="auto"/>
      </w:divBdr>
    </w:div>
    <w:div w:id="860358718">
      <w:bodyDiv w:val="1"/>
      <w:marLeft w:val="0"/>
      <w:marRight w:val="0"/>
      <w:marTop w:val="0"/>
      <w:marBottom w:val="0"/>
      <w:divBdr>
        <w:top w:val="none" w:sz="0" w:space="0" w:color="auto"/>
        <w:left w:val="none" w:sz="0" w:space="0" w:color="auto"/>
        <w:bottom w:val="none" w:sz="0" w:space="0" w:color="auto"/>
        <w:right w:val="none" w:sz="0" w:space="0" w:color="auto"/>
      </w:divBdr>
    </w:div>
    <w:div w:id="860514695">
      <w:bodyDiv w:val="1"/>
      <w:marLeft w:val="0"/>
      <w:marRight w:val="0"/>
      <w:marTop w:val="0"/>
      <w:marBottom w:val="0"/>
      <w:divBdr>
        <w:top w:val="none" w:sz="0" w:space="0" w:color="auto"/>
        <w:left w:val="none" w:sz="0" w:space="0" w:color="auto"/>
        <w:bottom w:val="none" w:sz="0" w:space="0" w:color="auto"/>
        <w:right w:val="none" w:sz="0" w:space="0" w:color="auto"/>
      </w:divBdr>
    </w:div>
    <w:div w:id="860556366">
      <w:bodyDiv w:val="1"/>
      <w:marLeft w:val="0"/>
      <w:marRight w:val="0"/>
      <w:marTop w:val="0"/>
      <w:marBottom w:val="0"/>
      <w:divBdr>
        <w:top w:val="none" w:sz="0" w:space="0" w:color="auto"/>
        <w:left w:val="none" w:sz="0" w:space="0" w:color="auto"/>
        <w:bottom w:val="none" w:sz="0" w:space="0" w:color="auto"/>
        <w:right w:val="none" w:sz="0" w:space="0" w:color="auto"/>
      </w:divBdr>
    </w:div>
    <w:div w:id="861016427">
      <w:bodyDiv w:val="1"/>
      <w:marLeft w:val="0"/>
      <w:marRight w:val="0"/>
      <w:marTop w:val="0"/>
      <w:marBottom w:val="0"/>
      <w:divBdr>
        <w:top w:val="none" w:sz="0" w:space="0" w:color="auto"/>
        <w:left w:val="none" w:sz="0" w:space="0" w:color="auto"/>
        <w:bottom w:val="none" w:sz="0" w:space="0" w:color="auto"/>
        <w:right w:val="none" w:sz="0" w:space="0" w:color="auto"/>
      </w:divBdr>
    </w:div>
    <w:div w:id="861163248">
      <w:bodyDiv w:val="1"/>
      <w:marLeft w:val="0"/>
      <w:marRight w:val="0"/>
      <w:marTop w:val="0"/>
      <w:marBottom w:val="0"/>
      <w:divBdr>
        <w:top w:val="none" w:sz="0" w:space="0" w:color="auto"/>
        <w:left w:val="none" w:sz="0" w:space="0" w:color="auto"/>
        <w:bottom w:val="none" w:sz="0" w:space="0" w:color="auto"/>
        <w:right w:val="none" w:sz="0" w:space="0" w:color="auto"/>
      </w:divBdr>
    </w:div>
    <w:div w:id="861280731">
      <w:bodyDiv w:val="1"/>
      <w:marLeft w:val="0"/>
      <w:marRight w:val="0"/>
      <w:marTop w:val="0"/>
      <w:marBottom w:val="0"/>
      <w:divBdr>
        <w:top w:val="none" w:sz="0" w:space="0" w:color="auto"/>
        <w:left w:val="none" w:sz="0" w:space="0" w:color="auto"/>
        <w:bottom w:val="none" w:sz="0" w:space="0" w:color="auto"/>
        <w:right w:val="none" w:sz="0" w:space="0" w:color="auto"/>
      </w:divBdr>
    </w:div>
    <w:div w:id="861672126">
      <w:bodyDiv w:val="1"/>
      <w:marLeft w:val="0"/>
      <w:marRight w:val="0"/>
      <w:marTop w:val="0"/>
      <w:marBottom w:val="0"/>
      <w:divBdr>
        <w:top w:val="none" w:sz="0" w:space="0" w:color="auto"/>
        <w:left w:val="none" w:sz="0" w:space="0" w:color="auto"/>
        <w:bottom w:val="none" w:sz="0" w:space="0" w:color="auto"/>
        <w:right w:val="none" w:sz="0" w:space="0" w:color="auto"/>
      </w:divBdr>
    </w:div>
    <w:div w:id="862090372">
      <w:bodyDiv w:val="1"/>
      <w:marLeft w:val="0"/>
      <w:marRight w:val="0"/>
      <w:marTop w:val="0"/>
      <w:marBottom w:val="0"/>
      <w:divBdr>
        <w:top w:val="none" w:sz="0" w:space="0" w:color="auto"/>
        <w:left w:val="none" w:sz="0" w:space="0" w:color="auto"/>
        <w:bottom w:val="none" w:sz="0" w:space="0" w:color="auto"/>
        <w:right w:val="none" w:sz="0" w:space="0" w:color="auto"/>
      </w:divBdr>
    </w:div>
    <w:div w:id="862476065">
      <w:bodyDiv w:val="1"/>
      <w:marLeft w:val="0"/>
      <w:marRight w:val="0"/>
      <w:marTop w:val="0"/>
      <w:marBottom w:val="0"/>
      <w:divBdr>
        <w:top w:val="none" w:sz="0" w:space="0" w:color="auto"/>
        <w:left w:val="none" w:sz="0" w:space="0" w:color="auto"/>
        <w:bottom w:val="none" w:sz="0" w:space="0" w:color="auto"/>
        <w:right w:val="none" w:sz="0" w:space="0" w:color="auto"/>
      </w:divBdr>
    </w:div>
    <w:div w:id="862594740">
      <w:bodyDiv w:val="1"/>
      <w:marLeft w:val="0"/>
      <w:marRight w:val="0"/>
      <w:marTop w:val="0"/>
      <w:marBottom w:val="0"/>
      <w:divBdr>
        <w:top w:val="none" w:sz="0" w:space="0" w:color="auto"/>
        <w:left w:val="none" w:sz="0" w:space="0" w:color="auto"/>
        <w:bottom w:val="none" w:sz="0" w:space="0" w:color="auto"/>
        <w:right w:val="none" w:sz="0" w:space="0" w:color="auto"/>
      </w:divBdr>
    </w:div>
    <w:div w:id="862673703">
      <w:bodyDiv w:val="1"/>
      <w:marLeft w:val="0"/>
      <w:marRight w:val="0"/>
      <w:marTop w:val="0"/>
      <w:marBottom w:val="0"/>
      <w:divBdr>
        <w:top w:val="none" w:sz="0" w:space="0" w:color="auto"/>
        <w:left w:val="none" w:sz="0" w:space="0" w:color="auto"/>
        <w:bottom w:val="none" w:sz="0" w:space="0" w:color="auto"/>
        <w:right w:val="none" w:sz="0" w:space="0" w:color="auto"/>
      </w:divBdr>
    </w:div>
    <w:div w:id="863133630">
      <w:bodyDiv w:val="1"/>
      <w:marLeft w:val="0"/>
      <w:marRight w:val="0"/>
      <w:marTop w:val="0"/>
      <w:marBottom w:val="0"/>
      <w:divBdr>
        <w:top w:val="none" w:sz="0" w:space="0" w:color="auto"/>
        <w:left w:val="none" w:sz="0" w:space="0" w:color="auto"/>
        <w:bottom w:val="none" w:sz="0" w:space="0" w:color="auto"/>
        <w:right w:val="none" w:sz="0" w:space="0" w:color="auto"/>
      </w:divBdr>
    </w:div>
    <w:div w:id="863399138">
      <w:bodyDiv w:val="1"/>
      <w:marLeft w:val="0"/>
      <w:marRight w:val="0"/>
      <w:marTop w:val="0"/>
      <w:marBottom w:val="0"/>
      <w:divBdr>
        <w:top w:val="none" w:sz="0" w:space="0" w:color="auto"/>
        <w:left w:val="none" w:sz="0" w:space="0" w:color="auto"/>
        <w:bottom w:val="none" w:sz="0" w:space="0" w:color="auto"/>
        <w:right w:val="none" w:sz="0" w:space="0" w:color="auto"/>
      </w:divBdr>
    </w:div>
    <w:div w:id="863400429">
      <w:bodyDiv w:val="1"/>
      <w:marLeft w:val="0"/>
      <w:marRight w:val="0"/>
      <w:marTop w:val="0"/>
      <w:marBottom w:val="0"/>
      <w:divBdr>
        <w:top w:val="none" w:sz="0" w:space="0" w:color="auto"/>
        <w:left w:val="none" w:sz="0" w:space="0" w:color="auto"/>
        <w:bottom w:val="none" w:sz="0" w:space="0" w:color="auto"/>
        <w:right w:val="none" w:sz="0" w:space="0" w:color="auto"/>
      </w:divBdr>
    </w:div>
    <w:div w:id="863442975">
      <w:bodyDiv w:val="1"/>
      <w:marLeft w:val="0"/>
      <w:marRight w:val="0"/>
      <w:marTop w:val="0"/>
      <w:marBottom w:val="0"/>
      <w:divBdr>
        <w:top w:val="none" w:sz="0" w:space="0" w:color="auto"/>
        <w:left w:val="none" w:sz="0" w:space="0" w:color="auto"/>
        <w:bottom w:val="none" w:sz="0" w:space="0" w:color="auto"/>
        <w:right w:val="none" w:sz="0" w:space="0" w:color="auto"/>
      </w:divBdr>
    </w:div>
    <w:div w:id="863516353">
      <w:bodyDiv w:val="1"/>
      <w:marLeft w:val="0"/>
      <w:marRight w:val="0"/>
      <w:marTop w:val="0"/>
      <w:marBottom w:val="0"/>
      <w:divBdr>
        <w:top w:val="none" w:sz="0" w:space="0" w:color="auto"/>
        <w:left w:val="none" w:sz="0" w:space="0" w:color="auto"/>
        <w:bottom w:val="none" w:sz="0" w:space="0" w:color="auto"/>
        <w:right w:val="none" w:sz="0" w:space="0" w:color="auto"/>
      </w:divBdr>
    </w:div>
    <w:div w:id="863710556">
      <w:bodyDiv w:val="1"/>
      <w:marLeft w:val="0"/>
      <w:marRight w:val="0"/>
      <w:marTop w:val="0"/>
      <w:marBottom w:val="0"/>
      <w:divBdr>
        <w:top w:val="none" w:sz="0" w:space="0" w:color="auto"/>
        <w:left w:val="none" w:sz="0" w:space="0" w:color="auto"/>
        <w:bottom w:val="none" w:sz="0" w:space="0" w:color="auto"/>
        <w:right w:val="none" w:sz="0" w:space="0" w:color="auto"/>
      </w:divBdr>
    </w:div>
    <w:div w:id="863860770">
      <w:bodyDiv w:val="1"/>
      <w:marLeft w:val="0"/>
      <w:marRight w:val="0"/>
      <w:marTop w:val="0"/>
      <w:marBottom w:val="0"/>
      <w:divBdr>
        <w:top w:val="none" w:sz="0" w:space="0" w:color="auto"/>
        <w:left w:val="none" w:sz="0" w:space="0" w:color="auto"/>
        <w:bottom w:val="none" w:sz="0" w:space="0" w:color="auto"/>
        <w:right w:val="none" w:sz="0" w:space="0" w:color="auto"/>
      </w:divBdr>
    </w:div>
    <w:div w:id="863904356">
      <w:bodyDiv w:val="1"/>
      <w:marLeft w:val="0"/>
      <w:marRight w:val="0"/>
      <w:marTop w:val="0"/>
      <w:marBottom w:val="0"/>
      <w:divBdr>
        <w:top w:val="none" w:sz="0" w:space="0" w:color="auto"/>
        <w:left w:val="none" w:sz="0" w:space="0" w:color="auto"/>
        <w:bottom w:val="none" w:sz="0" w:space="0" w:color="auto"/>
        <w:right w:val="none" w:sz="0" w:space="0" w:color="auto"/>
      </w:divBdr>
    </w:div>
    <w:div w:id="864251543">
      <w:bodyDiv w:val="1"/>
      <w:marLeft w:val="0"/>
      <w:marRight w:val="0"/>
      <w:marTop w:val="0"/>
      <w:marBottom w:val="0"/>
      <w:divBdr>
        <w:top w:val="none" w:sz="0" w:space="0" w:color="auto"/>
        <w:left w:val="none" w:sz="0" w:space="0" w:color="auto"/>
        <w:bottom w:val="none" w:sz="0" w:space="0" w:color="auto"/>
        <w:right w:val="none" w:sz="0" w:space="0" w:color="auto"/>
      </w:divBdr>
    </w:div>
    <w:div w:id="865562643">
      <w:bodyDiv w:val="1"/>
      <w:marLeft w:val="0"/>
      <w:marRight w:val="0"/>
      <w:marTop w:val="0"/>
      <w:marBottom w:val="0"/>
      <w:divBdr>
        <w:top w:val="none" w:sz="0" w:space="0" w:color="auto"/>
        <w:left w:val="none" w:sz="0" w:space="0" w:color="auto"/>
        <w:bottom w:val="none" w:sz="0" w:space="0" w:color="auto"/>
        <w:right w:val="none" w:sz="0" w:space="0" w:color="auto"/>
      </w:divBdr>
    </w:div>
    <w:div w:id="865601676">
      <w:bodyDiv w:val="1"/>
      <w:marLeft w:val="0"/>
      <w:marRight w:val="0"/>
      <w:marTop w:val="0"/>
      <w:marBottom w:val="0"/>
      <w:divBdr>
        <w:top w:val="none" w:sz="0" w:space="0" w:color="auto"/>
        <w:left w:val="none" w:sz="0" w:space="0" w:color="auto"/>
        <w:bottom w:val="none" w:sz="0" w:space="0" w:color="auto"/>
        <w:right w:val="none" w:sz="0" w:space="0" w:color="auto"/>
      </w:divBdr>
    </w:div>
    <w:div w:id="865681316">
      <w:bodyDiv w:val="1"/>
      <w:marLeft w:val="0"/>
      <w:marRight w:val="0"/>
      <w:marTop w:val="0"/>
      <w:marBottom w:val="0"/>
      <w:divBdr>
        <w:top w:val="none" w:sz="0" w:space="0" w:color="auto"/>
        <w:left w:val="none" w:sz="0" w:space="0" w:color="auto"/>
        <w:bottom w:val="none" w:sz="0" w:space="0" w:color="auto"/>
        <w:right w:val="none" w:sz="0" w:space="0" w:color="auto"/>
      </w:divBdr>
    </w:div>
    <w:div w:id="866063046">
      <w:bodyDiv w:val="1"/>
      <w:marLeft w:val="0"/>
      <w:marRight w:val="0"/>
      <w:marTop w:val="0"/>
      <w:marBottom w:val="0"/>
      <w:divBdr>
        <w:top w:val="none" w:sz="0" w:space="0" w:color="auto"/>
        <w:left w:val="none" w:sz="0" w:space="0" w:color="auto"/>
        <w:bottom w:val="none" w:sz="0" w:space="0" w:color="auto"/>
        <w:right w:val="none" w:sz="0" w:space="0" w:color="auto"/>
      </w:divBdr>
    </w:div>
    <w:div w:id="866063224">
      <w:bodyDiv w:val="1"/>
      <w:marLeft w:val="0"/>
      <w:marRight w:val="0"/>
      <w:marTop w:val="0"/>
      <w:marBottom w:val="0"/>
      <w:divBdr>
        <w:top w:val="none" w:sz="0" w:space="0" w:color="auto"/>
        <w:left w:val="none" w:sz="0" w:space="0" w:color="auto"/>
        <w:bottom w:val="none" w:sz="0" w:space="0" w:color="auto"/>
        <w:right w:val="none" w:sz="0" w:space="0" w:color="auto"/>
      </w:divBdr>
    </w:div>
    <w:div w:id="866137129">
      <w:bodyDiv w:val="1"/>
      <w:marLeft w:val="0"/>
      <w:marRight w:val="0"/>
      <w:marTop w:val="0"/>
      <w:marBottom w:val="0"/>
      <w:divBdr>
        <w:top w:val="none" w:sz="0" w:space="0" w:color="auto"/>
        <w:left w:val="none" w:sz="0" w:space="0" w:color="auto"/>
        <w:bottom w:val="none" w:sz="0" w:space="0" w:color="auto"/>
        <w:right w:val="none" w:sz="0" w:space="0" w:color="auto"/>
      </w:divBdr>
    </w:div>
    <w:div w:id="866258112">
      <w:bodyDiv w:val="1"/>
      <w:marLeft w:val="0"/>
      <w:marRight w:val="0"/>
      <w:marTop w:val="0"/>
      <w:marBottom w:val="0"/>
      <w:divBdr>
        <w:top w:val="none" w:sz="0" w:space="0" w:color="auto"/>
        <w:left w:val="none" w:sz="0" w:space="0" w:color="auto"/>
        <w:bottom w:val="none" w:sz="0" w:space="0" w:color="auto"/>
        <w:right w:val="none" w:sz="0" w:space="0" w:color="auto"/>
      </w:divBdr>
    </w:div>
    <w:div w:id="866410201">
      <w:bodyDiv w:val="1"/>
      <w:marLeft w:val="0"/>
      <w:marRight w:val="0"/>
      <w:marTop w:val="0"/>
      <w:marBottom w:val="0"/>
      <w:divBdr>
        <w:top w:val="none" w:sz="0" w:space="0" w:color="auto"/>
        <w:left w:val="none" w:sz="0" w:space="0" w:color="auto"/>
        <w:bottom w:val="none" w:sz="0" w:space="0" w:color="auto"/>
        <w:right w:val="none" w:sz="0" w:space="0" w:color="auto"/>
      </w:divBdr>
    </w:div>
    <w:div w:id="866452736">
      <w:bodyDiv w:val="1"/>
      <w:marLeft w:val="0"/>
      <w:marRight w:val="0"/>
      <w:marTop w:val="0"/>
      <w:marBottom w:val="0"/>
      <w:divBdr>
        <w:top w:val="none" w:sz="0" w:space="0" w:color="auto"/>
        <w:left w:val="none" w:sz="0" w:space="0" w:color="auto"/>
        <w:bottom w:val="none" w:sz="0" w:space="0" w:color="auto"/>
        <w:right w:val="none" w:sz="0" w:space="0" w:color="auto"/>
      </w:divBdr>
    </w:div>
    <w:div w:id="866526059">
      <w:bodyDiv w:val="1"/>
      <w:marLeft w:val="0"/>
      <w:marRight w:val="0"/>
      <w:marTop w:val="0"/>
      <w:marBottom w:val="0"/>
      <w:divBdr>
        <w:top w:val="none" w:sz="0" w:space="0" w:color="auto"/>
        <w:left w:val="none" w:sz="0" w:space="0" w:color="auto"/>
        <w:bottom w:val="none" w:sz="0" w:space="0" w:color="auto"/>
        <w:right w:val="none" w:sz="0" w:space="0" w:color="auto"/>
      </w:divBdr>
    </w:div>
    <w:div w:id="866717699">
      <w:bodyDiv w:val="1"/>
      <w:marLeft w:val="0"/>
      <w:marRight w:val="0"/>
      <w:marTop w:val="0"/>
      <w:marBottom w:val="0"/>
      <w:divBdr>
        <w:top w:val="none" w:sz="0" w:space="0" w:color="auto"/>
        <w:left w:val="none" w:sz="0" w:space="0" w:color="auto"/>
        <w:bottom w:val="none" w:sz="0" w:space="0" w:color="auto"/>
        <w:right w:val="none" w:sz="0" w:space="0" w:color="auto"/>
      </w:divBdr>
    </w:div>
    <w:div w:id="867059924">
      <w:bodyDiv w:val="1"/>
      <w:marLeft w:val="0"/>
      <w:marRight w:val="0"/>
      <w:marTop w:val="0"/>
      <w:marBottom w:val="0"/>
      <w:divBdr>
        <w:top w:val="none" w:sz="0" w:space="0" w:color="auto"/>
        <w:left w:val="none" w:sz="0" w:space="0" w:color="auto"/>
        <w:bottom w:val="none" w:sz="0" w:space="0" w:color="auto"/>
        <w:right w:val="none" w:sz="0" w:space="0" w:color="auto"/>
      </w:divBdr>
    </w:div>
    <w:div w:id="867110017">
      <w:bodyDiv w:val="1"/>
      <w:marLeft w:val="0"/>
      <w:marRight w:val="0"/>
      <w:marTop w:val="0"/>
      <w:marBottom w:val="0"/>
      <w:divBdr>
        <w:top w:val="none" w:sz="0" w:space="0" w:color="auto"/>
        <w:left w:val="none" w:sz="0" w:space="0" w:color="auto"/>
        <w:bottom w:val="none" w:sz="0" w:space="0" w:color="auto"/>
        <w:right w:val="none" w:sz="0" w:space="0" w:color="auto"/>
      </w:divBdr>
    </w:div>
    <w:div w:id="867833901">
      <w:bodyDiv w:val="1"/>
      <w:marLeft w:val="0"/>
      <w:marRight w:val="0"/>
      <w:marTop w:val="0"/>
      <w:marBottom w:val="0"/>
      <w:divBdr>
        <w:top w:val="none" w:sz="0" w:space="0" w:color="auto"/>
        <w:left w:val="none" w:sz="0" w:space="0" w:color="auto"/>
        <w:bottom w:val="none" w:sz="0" w:space="0" w:color="auto"/>
        <w:right w:val="none" w:sz="0" w:space="0" w:color="auto"/>
      </w:divBdr>
    </w:div>
    <w:div w:id="868185521">
      <w:bodyDiv w:val="1"/>
      <w:marLeft w:val="0"/>
      <w:marRight w:val="0"/>
      <w:marTop w:val="0"/>
      <w:marBottom w:val="0"/>
      <w:divBdr>
        <w:top w:val="none" w:sz="0" w:space="0" w:color="auto"/>
        <w:left w:val="none" w:sz="0" w:space="0" w:color="auto"/>
        <w:bottom w:val="none" w:sz="0" w:space="0" w:color="auto"/>
        <w:right w:val="none" w:sz="0" w:space="0" w:color="auto"/>
      </w:divBdr>
    </w:div>
    <w:div w:id="868563368">
      <w:bodyDiv w:val="1"/>
      <w:marLeft w:val="0"/>
      <w:marRight w:val="0"/>
      <w:marTop w:val="0"/>
      <w:marBottom w:val="0"/>
      <w:divBdr>
        <w:top w:val="none" w:sz="0" w:space="0" w:color="auto"/>
        <w:left w:val="none" w:sz="0" w:space="0" w:color="auto"/>
        <w:bottom w:val="none" w:sz="0" w:space="0" w:color="auto"/>
        <w:right w:val="none" w:sz="0" w:space="0" w:color="auto"/>
      </w:divBdr>
    </w:div>
    <w:div w:id="869146639">
      <w:bodyDiv w:val="1"/>
      <w:marLeft w:val="0"/>
      <w:marRight w:val="0"/>
      <w:marTop w:val="0"/>
      <w:marBottom w:val="0"/>
      <w:divBdr>
        <w:top w:val="none" w:sz="0" w:space="0" w:color="auto"/>
        <w:left w:val="none" w:sz="0" w:space="0" w:color="auto"/>
        <w:bottom w:val="none" w:sz="0" w:space="0" w:color="auto"/>
        <w:right w:val="none" w:sz="0" w:space="0" w:color="auto"/>
      </w:divBdr>
    </w:div>
    <w:div w:id="869993656">
      <w:bodyDiv w:val="1"/>
      <w:marLeft w:val="0"/>
      <w:marRight w:val="0"/>
      <w:marTop w:val="0"/>
      <w:marBottom w:val="0"/>
      <w:divBdr>
        <w:top w:val="none" w:sz="0" w:space="0" w:color="auto"/>
        <w:left w:val="none" w:sz="0" w:space="0" w:color="auto"/>
        <w:bottom w:val="none" w:sz="0" w:space="0" w:color="auto"/>
        <w:right w:val="none" w:sz="0" w:space="0" w:color="auto"/>
      </w:divBdr>
    </w:div>
    <w:div w:id="869999151">
      <w:bodyDiv w:val="1"/>
      <w:marLeft w:val="0"/>
      <w:marRight w:val="0"/>
      <w:marTop w:val="0"/>
      <w:marBottom w:val="0"/>
      <w:divBdr>
        <w:top w:val="none" w:sz="0" w:space="0" w:color="auto"/>
        <w:left w:val="none" w:sz="0" w:space="0" w:color="auto"/>
        <w:bottom w:val="none" w:sz="0" w:space="0" w:color="auto"/>
        <w:right w:val="none" w:sz="0" w:space="0" w:color="auto"/>
      </w:divBdr>
    </w:div>
    <w:div w:id="870266796">
      <w:bodyDiv w:val="1"/>
      <w:marLeft w:val="0"/>
      <w:marRight w:val="0"/>
      <w:marTop w:val="0"/>
      <w:marBottom w:val="0"/>
      <w:divBdr>
        <w:top w:val="none" w:sz="0" w:space="0" w:color="auto"/>
        <w:left w:val="none" w:sz="0" w:space="0" w:color="auto"/>
        <w:bottom w:val="none" w:sz="0" w:space="0" w:color="auto"/>
        <w:right w:val="none" w:sz="0" w:space="0" w:color="auto"/>
      </w:divBdr>
    </w:div>
    <w:div w:id="870725941">
      <w:bodyDiv w:val="1"/>
      <w:marLeft w:val="0"/>
      <w:marRight w:val="0"/>
      <w:marTop w:val="0"/>
      <w:marBottom w:val="0"/>
      <w:divBdr>
        <w:top w:val="none" w:sz="0" w:space="0" w:color="auto"/>
        <w:left w:val="none" w:sz="0" w:space="0" w:color="auto"/>
        <w:bottom w:val="none" w:sz="0" w:space="0" w:color="auto"/>
        <w:right w:val="none" w:sz="0" w:space="0" w:color="auto"/>
      </w:divBdr>
    </w:div>
    <w:div w:id="870798232">
      <w:bodyDiv w:val="1"/>
      <w:marLeft w:val="0"/>
      <w:marRight w:val="0"/>
      <w:marTop w:val="0"/>
      <w:marBottom w:val="0"/>
      <w:divBdr>
        <w:top w:val="none" w:sz="0" w:space="0" w:color="auto"/>
        <w:left w:val="none" w:sz="0" w:space="0" w:color="auto"/>
        <w:bottom w:val="none" w:sz="0" w:space="0" w:color="auto"/>
        <w:right w:val="none" w:sz="0" w:space="0" w:color="auto"/>
      </w:divBdr>
    </w:div>
    <w:div w:id="870992184">
      <w:bodyDiv w:val="1"/>
      <w:marLeft w:val="0"/>
      <w:marRight w:val="0"/>
      <w:marTop w:val="0"/>
      <w:marBottom w:val="0"/>
      <w:divBdr>
        <w:top w:val="none" w:sz="0" w:space="0" w:color="auto"/>
        <w:left w:val="none" w:sz="0" w:space="0" w:color="auto"/>
        <w:bottom w:val="none" w:sz="0" w:space="0" w:color="auto"/>
        <w:right w:val="none" w:sz="0" w:space="0" w:color="auto"/>
      </w:divBdr>
    </w:div>
    <w:div w:id="871308713">
      <w:bodyDiv w:val="1"/>
      <w:marLeft w:val="0"/>
      <w:marRight w:val="0"/>
      <w:marTop w:val="0"/>
      <w:marBottom w:val="0"/>
      <w:divBdr>
        <w:top w:val="none" w:sz="0" w:space="0" w:color="auto"/>
        <w:left w:val="none" w:sz="0" w:space="0" w:color="auto"/>
        <w:bottom w:val="none" w:sz="0" w:space="0" w:color="auto"/>
        <w:right w:val="none" w:sz="0" w:space="0" w:color="auto"/>
      </w:divBdr>
    </w:div>
    <w:div w:id="871455750">
      <w:bodyDiv w:val="1"/>
      <w:marLeft w:val="0"/>
      <w:marRight w:val="0"/>
      <w:marTop w:val="0"/>
      <w:marBottom w:val="0"/>
      <w:divBdr>
        <w:top w:val="none" w:sz="0" w:space="0" w:color="auto"/>
        <w:left w:val="none" w:sz="0" w:space="0" w:color="auto"/>
        <w:bottom w:val="none" w:sz="0" w:space="0" w:color="auto"/>
        <w:right w:val="none" w:sz="0" w:space="0" w:color="auto"/>
      </w:divBdr>
    </w:div>
    <w:div w:id="871772818">
      <w:bodyDiv w:val="1"/>
      <w:marLeft w:val="0"/>
      <w:marRight w:val="0"/>
      <w:marTop w:val="0"/>
      <w:marBottom w:val="0"/>
      <w:divBdr>
        <w:top w:val="none" w:sz="0" w:space="0" w:color="auto"/>
        <w:left w:val="none" w:sz="0" w:space="0" w:color="auto"/>
        <w:bottom w:val="none" w:sz="0" w:space="0" w:color="auto"/>
        <w:right w:val="none" w:sz="0" w:space="0" w:color="auto"/>
      </w:divBdr>
    </w:div>
    <w:div w:id="871964933">
      <w:bodyDiv w:val="1"/>
      <w:marLeft w:val="0"/>
      <w:marRight w:val="0"/>
      <w:marTop w:val="0"/>
      <w:marBottom w:val="0"/>
      <w:divBdr>
        <w:top w:val="none" w:sz="0" w:space="0" w:color="auto"/>
        <w:left w:val="none" w:sz="0" w:space="0" w:color="auto"/>
        <w:bottom w:val="none" w:sz="0" w:space="0" w:color="auto"/>
        <w:right w:val="none" w:sz="0" w:space="0" w:color="auto"/>
      </w:divBdr>
    </w:div>
    <w:div w:id="871966708">
      <w:bodyDiv w:val="1"/>
      <w:marLeft w:val="0"/>
      <w:marRight w:val="0"/>
      <w:marTop w:val="0"/>
      <w:marBottom w:val="0"/>
      <w:divBdr>
        <w:top w:val="none" w:sz="0" w:space="0" w:color="auto"/>
        <w:left w:val="none" w:sz="0" w:space="0" w:color="auto"/>
        <w:bottom w:val="none" w:sz="0" w:space="0" w:color="auto"/>
        <w:right w:val="none" w:sz="0" w:space="0" w:color="auto"/>
      </w:divBdr>
    </w:div>
    <w:div w:id="872378024">
      <w:bodyDiv w:val="1"/>
      <w:marLeft w:val="0"/>
      <w:marRight w:val="0"/>
      <w:marTop w:val="0"/>
      <w:marBottom w:val="0"/>
      <w:divBdr>
        <w:top w:val="none" w:sz="0" w:space="0" w:color="auto"/>
        <w:left w:val="none" w:sz="0" w:space="0" w:color="auto"/>
        <w:bottom w:val="none" w:sz="0" w:space="0" w:color="auto"/>
        <w:right w:val="none" w:sz="0" w:space="0" w:color="auto"/>
      </w:divBdr>
    </w:div>
    <w:div w:id="872502840">
      <w:bodyDiv w:val="1"/>
      <w:marLeft w:val="0"/>
      <w:marRight w:val="0"/>
      <w:marTop w:val="0"/>
      <w:marBottom w:val="0"/>
      <w:divBdr>
        <w:top w:val="none" w:sz="0" w:space="0" w:color="auto"/>
        <w:left w:val="none" w:sz="0" w:space="0" w:color="auto"/>
        <w:bottom w:val="none" w:sz="0" w:space="0" w:color="auto"/>
        <w:right w:val="none" w:sz="0" w:space="0" w:color="auto"/>
      </w:divBdr>
    </w:div>
    <w:div w:id="872770553">
      <w:bodyDiv w:val="1"/>
      <w:marLeft w:val="0"/>
      <w:marRight w:val="0"/>
      <w:marTop w:val="0"/>
      <w:marBottom w:val="0"/>
      <w:divBdr>
        <w:top w:val="none" w:sz="0" w:space="0" w:color="auto"/>
        <w:left w:val="none" w:sz="0" w:space="0" w:color="auto"/>
        <w:bottom w:val="none" w:sz="0" w:space="0" w:color="auto"/>
        <w:right w:val="none" w:sz="0" w:space="0" w:color="auto"/>
      </w:divBdr>
    </w:div>
    <w:div w:id="873034359">
      <w:bodyDiv w:val="1"/>
      <w:marLeft w:val="0"/>
      <w:marRight w:val="0"/>
      <w:marTop w:val="0"/>
      <w:marBottom w:val="0"/>
      <w:divBdr>
        <w:top w:val="none" w:sz="0" w:space="0" w:color="auto"/>
        <w:left w:val="none" w:sz="0" w:space="0" w:color="auto"/>
        <w:bottom w:val="none" w:sz="0" w:space="0" w:color="auto"/>
        <w:right w:val="none" w:sz="0" w:space="0" w:color="auto"/>
      </w:divBdr>
    </w:div>
    <w:div w:id="873420023">
      <w:bodyDiv w:val="1"/>
      <w:marLeft w:val="0"/>
      <w:marRight w:val="0"/>
      <w:marTop w:val="0"/>
      <w:marBottom w:val="0"/>
      <w:divBdr>
        <w:top w:val="none" w:sz="0" w:space="0" w:color="auto"/>
        <w:left w:val="none" w:sz="0" w:space="0" w:color="auto"/>
        <w:bottom w:val="none" w:sz="0" w:space="0" w:color="auto"/>
        <w:right w:val="none" w:sz="0" w:space="0" w:color="auto"/>
      </w:divBdr>
    </w:div>
    <w:div w:id="874122798">
      <w:bodyDiv w:val="1"/>
      <w:marLeft w:val="0"/>
      <w:marRight w:val="0"/>
      <w:marTop w:val="0"/>
      <w:marBottom w:val="0"/>
      <w:divBdr>
        <w:top w:val="none" w:sz="0" w:space="0" w:color="auto"/>
        <w:left w:val="none" w:sz="0" w:space="0" w:color="auto"/>
        <w:bottom w:val="none" w:sz="0" w:space="0" w:color="auto"/>
        <w:right w:val="none" w:sz="0" w:space="0" w:color="auto"/>
      </w:divBdr>
    </w:div>
    <w:div w:id="874191540">
      <w:bodyDiv w:val="1"/>
      <w:marLeft w:val="0"/>
      <w:marRight w:val="0"/>
      <w:marTop w:val="0"/>
      <w:marBottom w:val="0"/>
      <w:divBdr>
        <w:top w:val="none" w:sz="0" w:space="0" w:color="auto"/>
        <w:left w:val="none" w:sz="0" w:space="0" w:color="auto"/>
        <w:bottom w:val="none" w:sz="0" w:space="0" w:color="auto"/>
        <w:right w:val="none" w:sz="0" w:space="0" w:color="auto"/>
      </w:divBdr>
    </w:div>
    <w:div w:id="874542999">
      <w:bodyDiv w:val="1"/>
      <w:marLeft w:val="0"/>
      <w:marRight w:val="0"/>
      <w:marTop w:val="0"/>
      <w:marBottom w:val="0"/>
      <w:divBdr>
        <w:top w:val="none" w:sz="0" w:space="0" w:color="auto"/>
        <w:left w:val="none" w:sz="0" w:space="0" w:color="auto"/>
        <w:bottom w:val="none" w:sz="0" w:space="0" w:color="auto"/>
        <w:right w:val="none" w:sz="0" w:space="0" w:color="auto"/>
      </w:divBdr>
    </w:div>
    <w:div w:id="874655206">
      <w:bodyDiv w:val="1"/>
      <w:marLeft w:val="0"/>
      <w:marRight w:val="0"/>
      <w:marTop w:val="0"/>
      <w:marBottom w:val="0"/>
      <w:divBdr>
        <w:top w:val="none" w:sz="0" w:space="0" w:color="auto"/>
        <w:left w:val="none" w:sz="0" w:space="0" w:color="auto"/>
        <w:bottom w:val="none" w:sz="0" w:space="0" w:color="auto"/>
        <w:right w:val="none" w:sz="0" w:space="0" w:color="auto"/>
      </w:divBdr>
    </w:div>
    <w:div w:id="875584177">
      <w:bodyDiv w:val="1"/>
      <w:marLeft w:val="0"/>
      <w:marRight w:val="0"/>
      <w:marTop w:val="0"/>
      <w:marBottom w:val="0"/>
      <w:divBdr>
        <w:top w:val="none" w:sz="0" w:space="0" w:color="auto"/>
        <w:left w:val="none" w:sz="0" w:space="0" w:color="auto"/>
        <w:bottom w:val="none" w:sz="0" w:space="0" w:color="auto"/>
        <w:right w:val="none" w:sz="0" w:space="0" w:color="auto"/>
      </w:divBdr>
    </w:div>
    <w:div w:id="875773054">
      <w:bodyDiv w:val="1"/>
      <w:marLeft w:val="0"/>
      <w:marRight w:val="0"/>
      <w:marTop w:val="0"/>
      <w:marBottom w:val="0"/>
      <w:divBdr>
        <w:top w:val="none" w:sz="0" w:space="0" w:color="auto"/>
        <w:left w:val="none" w:sz="0" w:space="0" w:color="auto"/>
        <w:bottom w:val="none" w:sz="0" w:space="0" w:color="auto"/>
        <w:right w:val="none" w:sz="0" w:space="0" w:color="auto"/>
      </w:divBdr>
    </w:div>
    <w:div w:id="876284216">
      <w:bodyDiv w:val="1"/>
      <w:marLeft w:val="0"/>
      <w:marRight w:val="0"/>
      <w:marTop w:val="0"/>
      <w:marBottom w:val="0"/>
      <w:divBdr>
        <w:top w:val="none" w:sz="0" w:space="0" w:color="auto"/>
        <w:left w:val="none" w:sz="0" w:space="0" w:color="auto"/>
        <w:bottom w:val="none" w:sz="0" w:space="0" w:color="auto"/>
        <w:right w:val="none" w:sz="0" w:space="0" w:color="auto"/>
      </w:divBdr>
    </w:div>
    <w:div w:id="876428073">
      <w:bodyDiv w:val="1"/>
      <w:marLeft w:val="0"/>
      <w:marRight w:val="0"/>
      <w:marTop w:val="0"/>
      <w:marBottom w:val="0"/>
      <w:divBdr>
        <w:top w:val="none" w:sz="0" w:space="0" w:color="auto"/>
        <w:left w:val="none" w:sz="0" w:space="0" w:color="auto"/>
        <w:bottom w:val="none" w:sz="0" w:space="0" w:color="auto"/>
        <w:right w:val="none" w:sz="0" w:space="0" w:color="auto"/>
      </w:divBdr>
    </w:div>
    <w:div w:id="876625797">
      <w:bodyDiv w:val="1"/>
      <w:marLeft w:val="0"/>
      <w:marRight w:val="0"/>
      <w:marTop w:val="0"/>
      <w:marBottom w:val="0"/>
      <w:divBdr>
        <w:top w:val="none" w:sz="0" w:space="0" w:color="auto"/>
        <w:left w:val="none" w:sz="0" w:space="0" w:color="auto"/>
        <w:bottom w:val="none" w:sz="0" w:space="0" w:color="auto"/>
        <w:right w:val="none" w:sz="0" w:space="0" w:color="auto"/>
      </w:divBdr>
    </w:div>
    <w:div w:id="876968922">
      <w:bodyDiv w:val="1"/>
      <w:marLeft w:val="0"/>
      <w:marRight w:val="0"/>
      <w:marTop w:val="0"/>
      <w:marBottom w:val="0"/>
      <w:divBdr>
        <w:top w:val="none" w:sz="0" w:space="0" w:color="auto"/>
        <w:left w:val="none" w:sz="0" w:space="0" w:color="auto"/>
        <w:bottom w:val="none" w:sz="0" w:space="0" w:color="auto"/>
        <w:right w:val="none" w:sz="0" w:space="0" w:color="auto"/>
      </w:divBdr>
    </w:div>
    <w:div w:id="877011510">
      <w:bodyDiv w:val="1"/>
      <w:marLeft w:val="0"/>
      <w:marRight w:val="0"/>
      <w:marTop w:val="0"/>
      <w:marBottom w:val="0"/>
      <w:divBdr>
        <w:top w:val="none" w:sz="0" w:space="0" w:color="auto"/>
        <w:left w:val="none" w:sz="0" w:space="0" w:color="auto"/>
        <w:bottom w:val="none" w:sz="0" w:space="0" w:color="auto"/>
        <w:right w:val="none" w:sz="0" w:space="0" w:color="auto"/>
      </w:divBdr>
    </w:div>
    <w:div w:id="877205656">
      <w:bodyDiv w:val="1"/>
      <w:marLeft w:val="0"/>
      <w:marRight w:val="0"/>
      <w:marTop w:val="0"/>
      <w:marBottom w:val="0"/>
      <w:divBdr>
        <w:top w:val="none" w:sz="0" w:space="0" w:color="auto"/>
        <w:left w:val="none" w:sz="0" w:space="0" w:color="auto"/>
        <w:bottom w:val="none" w:sz="0" w:space="0" w:color="auto"/>
        <w:right w:val="none" w:sz="0" w:space="0" w:color="auto"/>
      </w:divBdr>
    </w:div>
    <w:div w:id="877625163">
      <w:bodyDiv w:val="1"/>
      <w:marLeft w:val="0"/>
      <w:marRight w:val="0"/>
      <w:marTop w:val="0"/>
      <w:marBottom w:val="0"/>
      <w:divBdr>
        <w:top w:val="none" w:sz="0" w:space="0" w:color="auto"/>
        <w:left w:val="none" w:sz="0" w:space="0" w:color="auto"/>
        <w:bottom w:val="none" w:sz="0" w:space="0" w:color="auto"/>
        <w:right w:val="none" w:sz="0" w:space="0" w:color="auto"/>
      </w:divBdr>
    </w:div>
    <w:div w:id="877663563">
      <w:bodyDiv w:val="1"/>
      <w:marLeft w:val="0"/>
      <w:marRight w:val="0"/>
      <w:marTop w:val="0"/>
      <w:marBottom w:val="0"/>
      <w:divBdr>
        <w:top w:val="none" w:sz="0" w:space="0" w:color="auto"/>
        <w:left w:val="none" w:sz="0" w:space="0" w:color="auto"/>
        <w:bottom w:val="none" w:sz="0" w:space="0" w:color="auto"/>
        <w:right w:val="none" w:sz="0" w:space="0" w:color="auto"/>
      </w:divBdr>
    </w:div>
    <w:div w:id="878124522">
      <w:bodyDiv w:val="1"/>
      <w:marLeft w:val="0"/>
      <w:marRight w:val="0"/>
      <w:marTop w:val="0"/>
      <w:marBottom w:val="0"/>
      <w:divBdr>
        <w:top w:val="none" w:sz="0" w:space="0" w:color="auto"/>
        <w:left w:val="none" w:sz="0" w:space="0" w:color="auto"/>
        <w:bottom w:val="none" w:sz="0" w:space="0" w:color="auto"/>
        <w:right w:val="none" w:sz="0" w:space="0" w:color="auto"/>
      </w:divBdr>
    </w:div>
    <w:div w:id="878279119">
      <w:bodyDiv w:val="1"/>
      <w:marLeft w:val="0"/>
      <w:marRight w:val="0"/>
      <w:marTop w:val="0"/>
      <w:marBottom w:val="0"/>
      <w:divBdr>
        <w:top w:val="none" w:sz="0" w:space="0" w:color="auto"/>
        <w:left w:val="none" w:sz="0" w:space="0" w:color="auto"/>
        <w:bottom w:val="none" w:sz="0" w:space="0" w:color="auto"/>
        <w:right w:val="none" w:sz="0" w:space="0" w:color="auto"/>
      </w:divBdr>
    </w:div>
    <w:div w:id="878398875">
      <w:bodyDiv w:val="1"/>
      <w:marLeft w:val="0"/>
      <w:marRight w:val="0"/>
      <w:marTop w:val="0"/>
      <w:marBottom w:val="0"/>
      <w:divBdr>
        <w:top w:val="none" w:sz="0" w:space="0" w:color="auto"/>
        <w:left w:val="none" w:sz="0" w:space="0" w:color="auto"/>
        <w:bottom w:val="none" w:sz="0" w:space="0" w:color="auto"/>
        <w:right w:val="none" w:sz="0" w:space="0" w:color="auto"/>
      </w:divBdr>
    </w:div>
    <w:div w:id="878468658">
      <w:bodyDiv w:val="1"/>
      <w:marLeft w:val="0"/>
      <w:marRight w:val="0"/>
      <w:marTop w:val="0"/>
      <w:marBottom w:val="0"/>
      <w:divBdr>
        <w:top w:val="none" w:sz="0" w:space="0" w:color="auto"/>
        <w:left w:val="none" w:sz="0" w:space="0" w:color="auto"/>
        <w:bottom w:val="none" w:sz="0" w:space="0" w:color="auto"/>
        <w:right w:val="none" w:sz="0" w:space="0" w:color="auto"/>
      </w:divBdr>
    </w:div>
    <w:div w:id="878975382">
      <w:bodyDiv w:val="1"/>
      <w:marLeft w:val="0"/>
      <w:marRight w:val="0"/>
      <w:marTop w:val="0"/>
      <w:marBottom w:val="0"/>
      <w:divBdr>
        <w:top w:val="none" w:sz="0" w:space="0" w:color="auto"/>
        <w:left w:val="none" w:sz="0" w:space="0" w:color="auto"/>
        <w:bottom w:val="none" w:sz="0" w:space="0" w:color="auto"/>
        <w:right w:val="none" w:sz="0" w:space="0" w:color="auto"/>
      </w:divBdr>
    </w:div>
    <w:div w:id="878975544">
      <w:bodyDiv w:val="1"/>
      <w:marLeft w:val="0"/>
      <w:marRight w:val="0"/>
      <w:marTop w:val="0"/>
      <w:marBottom w:val="0"/>
      <w:divBdr>
        <w:top w:val="none" w:sz="0" w:space="0" w:color="auto"/>
        <w:left w:val="none" w:sz="0" w:space="0" w:color="auto"/>
        <w:bottom w:val="none" w:sz="0" w:space="0" w:color="auto"/>
        <w:right w:val="none" w:sz="0" w:space="0" w:color="auto"/>
      </w:divBdr>
    </w:div>
    <w:div w:id="879124017">
      <w:bodyDiv w:val="1"/>
      <w:marLeft w:val="0"/>
      <w:marRight w:val="0"/>
      <w:marTop w:val="0"/>
      <w:marBottom w:val="0"/>
      <w:divBdr>
        <w:top w:val="none" w:sz="0" w:space="0" w:color="auto"/>
        <w:left w:val="none" w:sz="0" w:space="0" w:color="auto"/>
        <w:bottom w:val="none" w:sz="0" w:space="0" w:color="auto"/>
        <w:right w:val="none" w:sz="0" w:space="0" w:color="auto"/>
      </w:divBdr>
    </w:div>
    <w:div w:id="879321194">
      <w:bodyDiv w:val="1"/>
      <w:marLeft w:val="0"/>
      <w:marRight w:val="0"/>
      <w:marTop w:val="0"/>
      <w:marBottom w:val="0"/>
      <w:divBdr>
        <w:top w:val="none" w:sz="0" w:space="0" w:color="auto"/>
        <w:left w:val="none" w:sz="0" w:space="0" w:color="auto"/>
        <w:bottom w:val="none" w:sz="0" w:space="0" w:color="auto"/>
        <w:right w:val="none" w:sz="0" w:space="0" w:color="auto"/>
      </w:divBdr>
    </w:div>
    <w:div w:id="879322189">
      <w:bodyDiv w:val="1"/>
      <w:marLeft w:val="0"/>
      <w:marRight w:val="0"/>
      <w:marTop w:val="0"/>
      <w:marBottom w:val="0"/>
      <w:divBdr>
        <w:top w:val="none" w:sz="0" w:space="0" w:color="auto"/>
        <w:left w:val="none" w:sz="0" w:space="0" w:color="auto"/>
        <w:bottom w:val="none" w:sz="0" w:space="0" w:color="auto"/>
        <w:right w:val="none" w:sz="0" w:space="0" w:color="auto"/>
      </w:divBdr>
    </w:div>
    <w:div w:id="879585472">
      <w:bodyDiv w:val="1"/>
      <w:marLeft w:val="0"/>
      <w:marRight w:val="0"/>
      <w:marTop w:val="0"/>
      <w:marBottom w:val="0"/>
      <w:divBdr>
        <w:top w:val="none" w:sz="0" w:space="0" w:color="auto"/>
        <w:left w:val="none" w:sz="0" w:space="0" w:color="auto"/>
        <w:bottom w:val="none" w:sz="0" w:space="0" w:color="auto"/>
        <w:right w:val="none" w:sz="0" w:space="0" w:color="auto"/>
      </w:divBdr>
    </w:div>
    <w:div w:id="879977843">
      <w:bodyDiv w:val="1"/>
      <w:marLeft w:val="0"/>
      <w:marRight w:val="0"/>
      <w:marTop w:val="0"/>
      <w:marBottom w:val="0"/>
      <w:divBdr>
        <w:top w:val="none" w:sz="0" w:space="0" w:color="auto"/>
        <w:left w:val="none" w:sz="0" w:space="0" w:color="auto"/>
        <w:bottom w:val="none" w:sz="0" w:space="0" w:color="auto"/>
        <w:right w:val="none" w:sz="0" w:space="0" w:color="auto"/>
      </w:divBdr>
    </w:div>
    <w:div w:id="880093161">
      <w:bodyDiv w:val="1"/>
      <w:marLeft w:val="0"/>
      <w:marRight w:val="0"/>
      <w:marTop w:val="0"/>
      <w:marBottom w:val="0"/>
      <w:divBdr>
        <w:top w:val="none" w:sz="0" w:space="0" w:color="auto"/>
        <w:left w:val="none" w:sz="0" w:space="0" w:color="auto"/>
        <w:bottom w:val="none" w:sz="0" w:space="0" w:color="auto"/>
        <w:right w:val="none" w:sz="0" w:space="0" w:color="auto"/>
      </w:divBdr>
    </w:div>
    <w:div w:id="880751342">
      <w:bodyDiv w:val="1"/>
      <w:marLeft w:val="0"/>
      <w:marRight w:val="0"/>
      <w:marTop w:val="0"/>
      <w:marBottom w:val="0"/>
      <w:divBdr>
        <w:top w:val="none" w:sz="0" w:space="0" w:color="auto"/>
        <w:left w:val="none" w:sz="0" w:space="0" w:color="auto"/>
        <w:bottom w:val="none" w:sz="0" w:space="0" w:color="auto"/>
        <w:right w:val="none" w:sz="0" w:space="0" w:color="auto"/>
      </w:divBdr>
    </w:div>
    <w:div w:id="880824031">
      <w:bodyDiv w:val="1"/>
      <w:marLeft w:val="0"/>
      <w:marRight w:val="0"/>
      <w:marTop w:val="0"/>
      <w:marBottom w:val="0"/>
      <w:divBdr>
        <w:top w:val="none" w:sz="0" w:space="0" w:color="auto"/>
        <w:left w:val="none" w:sz="0" w:space="0" w:color="auto"/>
        <w:bottom w:val="none" w:sz="0" w:space="0" w:color="auto"/>
        <w:right w:val="none" w:sz="0" w:space="0" w:color="auto"/>
      </w:divBdr>
    </w:div>
    <w:div w:id="881284930">
      <w:bodyDiv w:val="1"/>
      <w:marLeft w:val="0"/>
      <w:marRight w:val="0"/>
      <w:marTop w:val="0"/>
      <w:marBottom w:val="0"/>
      <w:divBdr>
        <w:top w:val="none" w:sz="0" w:space="0" w:color="auto"/>
        <w:left w:val="none" w:sz="0" w:space="0" w:color="auto"/>
        <w:bottom w:val="none" w:sz="0" w:space="0" w:color="auto"/>
        <w:right w:val="none" w:sz="0" w:space="0" w:color="auto"/>
      </w:divBdr>
    </w:div>
    <w:div w:id="881286831">
      <w:bodyDiv w:val="1"/>
      <w:marLeft w:val="0"/>
      <w:marRight w:val="0"/>
      <w:marTop w:val="0"/>
      <w:marBottom w:val="0"/>
      <w:divBdr>
        <w:top w:val="none" w:sz="0" w:space="0" w:color="auto"/>
        <w:left w:val="none" w:sz="0" w:space="0" w:color="auto"/>
        <w:bottom w:val="none" w:sz="0" w:space="0" w:color="auto"/>
        <w:right w:val="none" w:sz="0" w:space="0" w:color="auto"/>
      </w:divBdr>
    </w:div>
    <w:div w:id="881524954">
      <w:bodyDiv w:val="1"/>
      <w:marLeft w:val="0"/>
      <w:marRight w:val="0"/>
      <w:marTop w:val="0"/>
      <w:marBottom w:val="0"/>
      <w:divBdr>
        <w:top w:val="none" w:sz="0" w:space="0" w:color="auto"/>
        <w:left w:val="none" w:sz="0" w:space="0" w:color="auto"/>
        <w:bottom w:val="none" w:sz="0" w:space="0" w:color="auto"/>
        <w:right w:val="none" w:sz="0" w:space="0" w:color="auto"/>
      </w:divBdr>
    </w:div>
    <w:div w:id="881746737">
      <w:bodyDiv w:val="1"/>
      <w:marLeft w:val="0"/>
      <w:marRight w:val="0"/>
      <w:marTop w:val="0"/>
      <w:marBottom w:val="0"/>
      <w:divBdr>
        <w:top w:val="none" w:sz="0" w:space="0" w:color="auto"/>
        <w:left w:val="none" w:sz="0" w:space="0" w:color="auto"/>
        <w:bottom w:val="none" w:sz="0" w:space="0" w:color="auto"/>
        <w:right w:val="none" w:sz="0" w:space="0" w:color="auto"/>
      </w:divBdr>
    </w:div>
    <w:div w:id="882058111">
      <w:bodyDiv w:val="1"/>
      <w:marLeft w:val="0"/>
      <w:marRight w:val="0"/>
      <w:marTop w:val="0"/>
      <w:marBottom w:val="0"/>
      <w:divBdr>
        <w:top w:val="none" w:sz="0" w:space="0" w:color="auto"/>
        <w:left w:val="none" w:sz="0" w:space="0" w:color="auto"/>
        <w:bottom w:val="none" w:sz="0" w:space="0" w:color="auto"/>
        <w:right w:val="none" w:sz="0" w:space="0" w:color="auto"/>
      </w:divBdr>
    </w:div>
    <w:div w:id="882131409">
      <w:bodyDiv w:val="1"/>
      <w:marLeft w:val="0"/>
      <w:marRight w:val="0"/>
      <w:marTop w:val="0"/>
      <w:marBottom w:val="0"/>
      <w:divBdr>
        <w:top w:val="none" w:sz="0" w:space="0" w:color="auto"/>
        <w:left w:val="none" w:sz="0" w:space="0" w:color="auto"/>
        <w:bottom w:val="none" w:sz="0" w:space="0" w:color="auto"/>
        <w:right w:val="none" w:sz="0" w:space="0" w:color="auto"/>
      </w:divBdr>
    </w:div>
    <w:div w:id="882255504">
      <w:bodyDiv w:val="1"/>
      <w:marLeft w:val="0"/>
      <w:marRight w:val="0"/>
      <w:marTop w:val="0"/>
      <w:marBottom w:val="0"/>
      <w:divBdr>
        <w:top w:val="none" w:sz="0" w:space="0" w:color="auto"/>
        <w:left w:val="none" w:sz="0" w:space="0" w:color="auto"/>
        <w:bottom w:val="none" w:sz="0" w:space="0" w:color="auto"/>
        <w:right w:val="none" w:sz="0" w:space="0" w:color="auto"/>
      </w:divBdr>
    </w:div>
    <w:div w:id="882448503">
      <w:bodyDiv w:val="1"/>
      <w:marLeft w:val="0"/>
      <w:marRight w:val="0"/>
      <w:marTop w:val="0"/>
      <w:marBottom w:val="0"/>
      <w:divBdr>
        <w:top w:val="none" w:sz="0" w:space="0" w:color="auto"/>
        <w:left w:val="none" w:sz="0" w:space="0" w:color="auto"/>
        <w:bottom w:val="none" w:sz="0" w:space="0" w:color="auto"/>
        <w:right w:val="none" w:sz="0" w:space="0" w:color="auto"/>
      </w:divBdr>
    </w:div>
    <w:div w:id="882522323">
      <w:bodyDiv w:val="1"/>
      <w:marLeft w:val="0"/>
      <w:marRight w:val="0"/>
      <w:marTop w:val="0"/>
      <w:marBottom w:val="0"/>
      <w:divBdr>
        <w:top w:val="none" w:sz="0" w:space="0" w:color="auto"/>
        <w:left w:val="none" w:sz="0" w:space="0" w:color="auto"/>
        <w:bottom w:val="none" w:sz="0" w:space="0" w:color="auto"/>
        <w:right w:val="none" w:sz="0" w:space="0" w:color="auto"/>
      </w:divBdr>
    </w:div>
    <w:div w:id="883099295">
      <w:bodyDiv w:val="1"/>
      <w:marLeft w:val="0"/>
      <w:marRight w:val="0"/>
      <w:marTop w:val="0"/>
      <w:marBottom w:val="0"/>
      <w:divBdr>
        <w:top w:val="none" w:sz="0" w:space="0" w:color="auto"/>
        <w:left w:val="none" w:sz="0" w:space="0" w:color="auto"/>
        <w:bottom w:val="none" w:sz="0" w:space="0" w:color="auto"/>
        <w:right w:val="none" w:sz="0" w:space="0" w:color="auto"/>
      </w:divBdr>
    </w:div>
    <w:div w:id="883367322">
      <w:bodyDiv w:val="1"/>
      <w:marLeft w:val="0"/>
      <w:marRight w:val="0"/>
      <w:marTop w:val="0"/>
      <w:marBottom w:val="0"/>
      <w:divBdr>
        <w:top w:val="none" w:sz="0" w:space="0" w:color="auto"/>
        <w:left w:val="none" w:sz="0" w:space="0" w:color="auto"/>
        <w:bottom w:val="none" w:sz="0" w:space="0" w:color="auto"/>
        <w:right w:val="none" w:sz="0" w:space="0" w:color="auto"/>
      </w:divBdr>
    </w:div>
    <w:div w:id="883446585">
      <w:bodyDiv w:val="1"/>
      <w:marLeft w:val="0"/>
      <w:marRight w:val="0"/>
      <w:marTop w:val="0"/>
      <w:marBottom w:val="0"/>
      <w:divBdr>
        <w:top w:val="none" w:sz="0" w:space="0" w:color="auto"/>
        <w:left w:val="none" w:sz="0" w:space="0" w:color="auto"/>
        <w:bottom w:val="none" w:sz="0" w:space="0" w:color="auto"/>
        <w:right w:val="none" w:sz="0" w:space="0" w:color="auto"/>
      </w:divBdr>
    </w:div>
    <w:div w:id="883636559">
      <w:bodyDiv w:val="1"/>
      <w:marLeft w:val="0"/>
      <w:marRight w:val="0"/>
      <w:marTop w:val="0"/>
      <w:marBottom w:val="0"/>
      <w:divBdr>
        <w:top w:val="none" w:sz="0" w:space="0" w:color="auto"/>
        <w:left w:val="none" w:sz="0" w:space="0" w:color="auto"/>
        <w:bottom w:val="none" w:sz="0" w:space="0" w:color="auto"/>
        <w:right w:val="none" w:sz="0" w:space="0" w:color="auto"/>
      </w:divBdr>
    </w:div>
    <w:div w:id="883714648">
      <w:bodyDiv w:val="1"/>
      <w:marLeft w:val="0"/>
      <w:marRight w:val="0"/>
      <w:marTop w:val="0"/>
      <w:marBottom w:val="0"/>
      <w:divBdr>
        <w:top w:val="none" w:sz="0" w:space="0" w:color="auto"/>
        <w:left w:val="none" w:sz="0" w:space="0" w:color="auto"/>
        <w:bottom w:val="none" w:sz="0" w:space="0" w:color="auto"/>
        <w:right w:val="none" w:sz="0" w:space="0" w:color="auto"/>
      </w:divBdr>
    </w:div>
    <w:div w:id="884147808">
      <w:bodyDiv w:val="1"/>
      <w:marLeft w:val="0"/>
      <w:marRight w:val="0"/>
      <w:marTop w:val="0"/>
      <w:marBottom w:val="0"/>
      <w:divBdr>
        <w:top w:val="none" w:sz="0" w:space="0" w:color="auto"/>
        <w:left w:val="none" w:sz="0" w:space="0" w:color="auto"/>
        <w:bottom w:val="none" w:sz="0" w:space="0" w:color="auto"/>
        <w:right w:val="none" w:sz="0" w:space="0" w:color="auto"/>
      </w:divBdr>
    </w:div>
    <w:div w:id="884752365">
      <w:bodyDiv w:val="1"/>
      <w:marLeft w:val="0"/>
      <w:marRight w:val="0"/>
      <w:marTop w:val="0"/>
      <w:marBottom w:val="0"/>
      <w:divBdr>
        <w:top w:val="none" w:sz="0" w:space="0" w:color="auto"/>
        <w:left w:val="none" w:sz="0" w:space="0" w:color="auto"/>
        <w:bottom w:val="none" w:sz="0" w:space="0" w:color="auto"/>
        <w:right w:val="none" w:sz="0" w:space="0" w:color="auto"/>
      </w:divBdr>
    </w:div>
    <w:div w:id="884754190">
      <w:bodyDiv w:val="1"/>
      <w:marLeft w:val="0"/>
      <w:marRight w:val="0"/>
      <w:marTop w:val="0"/>
      <w:marBottom w:val="0"/>
      <w:divBdr>
        <w:top w:val="none" w:sz="0" w:space="0" w:color="auto"/>
        <w:left w:val="none" w:sz="0" w:space="0" w:color="auto"/>
        <w:bottom w:val="none" w:sz="0" w:space="0" w:color="auto"/>
        <w:right w:val="none" w:sz="0" w:space="0" w:color="auto"/>
      </w:divBdr>
    </w:div>
    <w:div w:id="884872646">
      <w:bodyDiv w:val="1"/>
      <w:marLeft w:val="0"/>
      <w:marRight w:val="0"/>
      <w:marTop w:val="0"/>
      <w:marBottom w:val="0"/>
      <w:divBdr>
        <w:top w:val="none" w:sz="0" w:space="0" w:color="auto"/>
        <w:left w:val="none" w:sz="0" w:space="0" w:color="auto"/>
        <w:bottom w:val="none" w:sz="0" w:space="0" w:color="auto"/>
        <w:right w:val="none" w:sz="0" w:space="0" w:color="auto"/>
      </w:divBdr>
    </w:div>
    <w:div w:id="885022803">
      <w:bodyDiv w:val="1"/>
      <w:marLeft w:val="0"/>
      <w:marRight w:val="0"/>
      <w:marTop w:val="0"/>
      <w:marBottom w:val="0"/>
      <w:divBdr>
        <w:top w:val="none" w:sz="0" w:space="0" w:color="auto"/>
        <w:left w:val="none" w:sz="0" w:space="0" w:color="auto"/>
        <w:bottom w:val="none" w:sz="0" w:space="0" w:color="auto"/>
        <w:right w:val="none" w:sz="0" w:space="0" w:color="auto"/>
      </w:divBdr>
    </w:div>
    <w:div w:id="885222716">
      <w:bodyDiv w:val="1"/>
      <w:marLeft w:val="0"/>
      <w:marRight w:val="0"/>
      <w:marTop w:val="0"/>
      <w:marBottom w:val="0"/>
      <w:divBdr>
        <w:top w:val="none" w:sz="0" w:space="0" w:color="auto"/>
        <w:left w:val="none" w:sz="0" w:space="0" w:color="auto"/>
        <w:bottom w:val="none" w:sz="0" w:space="0" w:color="auto"/>
        <w:right w:val="none" w:sz="0" w:space="0" w:color="auto"/>
      </w:divBdr>
    </w:div>
    <w:div w:id="885264517">
      <w:bodyDiv w:val="1"/>
      <w:marLeft w:val="0"/>
      <w:marRight w:val="0"/>
      <w:marTop w:val="0"/>
      <w:marBottom w:val="0"/>
      <w:divBdr>
        <w:top w:val="none" w:sz="0" w:space="0" w:color="auto"/>
        <w:left w:val="none" w:sz="0" w:space="0" w:color="auto"/>
        <w:bottom w:val="none" w:sz="0" w:space="0" w:color="auto"/>
        <w:right w:val="none" w:sz="0" w:space="0" w:color="auto"/>
      </w:divBdr>
    </w:div>
    <w:div w:id="885415442">
      <w:bodyDiv w:val="1"/>
      <w:marLeft w:val="0"/>
      <w:marRight w:val="0"/>
      <w:marTop w:val="0"/>
      <w:marBottom w:val="0"/>
      <w:divBdr>
        <w:top w:val="none" w:sz="0" w:space="0" w:color="auto"/>
        <w:left w:val="none" w:sz="0" w:space="0" w:color="auto"/>
        <w:bottom w:val="none" w:sz="0" w:space="0" w:color="auto"/>
        <w:right w:val="none" w:sz="0" w:space="0" w:color="auto"/>
      </w:divBdr>
    </w:div>
    <w:div w:id="885682299">
      <w:bodyDiv w:val="1"/>
      <w:marLeft w:val="0"/>
      <w:marRight w:val="0"/>
      <w:marTop w:val="0"/>
      <w:marBottom w:val="0"/>
      <w:divBdr>
        <w:top w:val="none" w:sz="0" w:space="0" w:color="auto"/>
        <w:left w:val="none" w:sz="0" w:space="0" w:color="auto"/>
        <w:bottom w:val="none" w:sz="0" w:space="0" w:color="auto"/>
        <w:right w:val="none" w:sz="0" w:space="0" w:color="auto"/>
      </w:divBdr>
    </w:div>
    <w:div w:id="885994247">
      <w:bodyDiv w:val="1"/>
      <w:marLeft w:val="0"/>
      <w:marRight w:val="0"/>
      <w:marTop w:val="0"/>
      <w:marBottom w:val="0"/>
      <w:divBdr>
        <w:top w:val="none" w:sz="0" w:space="0" w:color="auto"/>
        <w:left w:val="none" w:sz="0" w:space="0" w:color="auto"/>
        <w:bottom w:val="none" w:sz="0" w:space="0" w:color="auto"/>
        <w:right w:val="none" w:sz="0" w:space="0" w:color="auto"/>
      </w:divBdr>
    </w:div>
    <w:div w:id="886068575">
      <w:bodyDiv w:val="1"/>
      <w:marLeft w:val="0"/>
      <w:marRight w:val="0"/>
      <w:marTop w:val="0"/>
      <w:marBottom w:val="0"/>
      <w:divBdr>
        <w:top w:val="none" w:sz="0" w:space="0" w:color="auto"/>
        <w:left w:val="none" w:sz="0" w:space="0" w:color="auto"/>
        <w:bottom w:val="none" w:sz="0" w:space="0" w:color="auto"/>
        <w:right w:val="none" w:sz="0" w:space="0" w:color="auto"/>
      </w:divBdr>
    </w:div>
    <w:div w:id="887690711">
      <w:bodyDiv w:val="1"/>
      <w:marLeft w:val="0"/>
      <w:marRight w:val="0"/>
      <w:marTop w:val="0"/>
      <w:marBottom w:val="0"/>
      <w:divBdr>
        <w:top w:val="none" w:sz="0" w:space="0" w:color="auto"/>
        <w:left w:val="none" w:sz="0" w:space="0" w:color="auto"/>
        <w:bottom w:val="none" w:sz="0" w:space="0" w:color="auto"/>
        <w:right w:val="none" w:sz="0" w:space="0" w:color="auto"/>
      </w:divBdr>
    </w:div>
    <w:div w:id="888035137">
      <w:bodyDiv w:val="1"/>
      <w:marLeft w:val="0"/>
      <w:marRight w:val="0"/>
      <w:marTop w:val="0"/>
      <w:marBottom w:val="0"/>
      <w:divBdr>
        <w:top w:val="none" w:sz="0" w:space="0" w:color="auto"/>
        <w:left w:val="none" w:sz="0" w:space="0" w:color="auto"/>
        <w:bottom w:val="none" w:sz="0" w:space="0" w:color="auto"/>
        <w:right w:val="none" w:sz="0" w:space="0" w:color="auto"/>
      </w:divBdr>
    </w:div>
    <w:div w:id="888296473">
      <w:bodyDiv w:val="1"/>
      <w:marLeft w:val="0"/>
      <w:marRight w:val="0"/>
      <w:marTop w:val="0"/>
      <w:marBottom w:val="0"/>
      <w:divBdr>
        <w:top w:val="none" w:sz="0" w:space="0" w:color="auto"/>
        <w:left w:val="none" w:sz="0" w:space="0" w:color="auto"/>
        <w:bottom w:val="none" w:sz="0" w:space="0" w:color="auto"/>
        <w:right w:val="none" w:sz="0" w:space="0" w:color="auto"/>
      </w:divBdr>
    </w:div>
    <w:div w:id="888344610">
      <w:bodyDiv w:val="1"/>
      <w:marLeft w:val="0"/>
      <w:marRight w:val="0"/>
      <w:marTop w:val="0"/>
      <w:marBottom w:val="0"/>
      <w:divBdr>
        <w:top w:val="none" w:sz="0" w:space="0" w:color="auto"/>
        <w:left w:val="none" w:sz="0" w:space="0" w:color="auto"/>
        <w:bottom w:val="none" w:sz="0" w:space="0" w:color="auto"/>
        <w:right w:val="none" w:sz="0" w:space="0" w:color="auto"/>
      </w:divBdr>
    </w:div>
    <w:div w:id="888690262">
      <w:bodyDiv w:val="1"/>
      <w:marLeft w:val="0"/>
      <w:marRight w:val="0"/>
      <w:marTop w:val="0"/>
      <w:marBottom w:val="0"/>
      <w:divBdr>
        <w:top w:val="none" w:sz="0" w:space="0" w:color="auto"/>
        <w:left w:val="none" w:sz="0" w:space="0" w:color="auto"/>
        <w:bottom w:val="none" w:sz="0" w:space="0" w:color="auto"/>
        <w:right w:val="none" w:sz="0" w:space="0" w:color="auto"/>
      </w:divBdr>
    </w:div>
    <w:div w:id="888876193">
      <w:bodyDiv w:val="1"/>
      <w:marLeft w:val="0"/>
      <w:marRight w:val="0"/>
      <w:marTop w:val="0"/>
      <w:marBottom w:val="0"/>
      <w:divBdr>
        <w:top w:val="none" w:sz="0" w:space="0" w:color="auto"/>
        <w:left w:val="none" w:sz="0" w:space="0" w:color="auto"/>
        <w:bottom w:val="none" w:sz="0" w:space="0" w:color="auto"/>
        <w:right w:val="none" w:sz="0" w:space="0" w:color="auto"/>
      </w:divBdr>
    </w:div>
    <w:div w:id="890271495">
      <w:bodyDiv w:val="1"/>
      <w:marLeft w:val="0"/>
      <w:marRight w:val="0"/>
      <w:marTop w:val="0"/>
      <w:marBottom w:val="0"/>
      <w:divBdr>
        <w:top w:val="none" w:sz="0" w:space="0" w:color="auto"/>
        <w:left w:val="none" w:sz="0" w:space="0" w:color="auto"/>
        <w:bottom w:val="none" w:sz="0" w:space="0" w:color="auto"/>
        <w:right w:val="none" w:sz="0" w:space="0" w:color="auto"/>
      </w:divBdr>
    </w:div>
    <w:div w:id="891232821">
      <w:bodyDiv w:val="1"/>
      <w:marLeft w:val="0"/>
      <w:marRight w:val="0"/>
      <w:marTop w:val="0"/>
      <w:marBottom w:val="0"/>
      <w:divBdr>
        <w:top w:val="none" w:sz="0" w:space="0" w:color="auto"/>
        <w:left w:val="none" w:sz="0" w:space="0" w:color="auto"/>
        <w:bottom w:val="none" w:sz="0" w:space="0" w:color="auto"/>
        <w:right w:val="none" w:sz="0" w:space="0" w:color="auto"/>
      </w:divBdr>
    </w:div>
    <w:div w:id="891311167">
      <w:bodyDiv w:val="1"/>
      <w:marLeft w:val="0"/>
      <w:marRight w:val="0"/>
      <w:marTop w:val="0"/>
      <w:marBottom w:val="0"/>
      <w:divBdr>
        <w:top w:val="none" w:sz="0" w:space="0" w:color="auto"/>
        <w:left w:val="none" w:sz="0" w:space="0" w:color="auto"/>
        <w:bottom w:val="none" w:sz="0" w:space="0" w:color="auto"/>
        <w:right w:val="none" w:sz="0" w:space="0" w:color="auto"/>
      </w:divBdr>
    </w:div>
    <w:div w:id="891580410">
      <w:bodyDiv w:val="1"/>
      <w:marLeft w:val="0"/>
      <w:marRight w:val="0"/>
      <w:marTop w:val="0"/>
      <w:marBottom w:val="0"/>
      <w:divBdr>
        <w:top w:val="none" w:sz="0" w:space="0" w:color="auto"/>
        <w:left w:val="none" w:sz="0" w:space="0" w:color="auto"/>
        <w:bottom w:val="none" w:sz="0" w:space="0" w:color="auto"/>
        <w:right w:val="none" w:sz="0" w:space="0" w:color="auto"/>
      </w:divBdr>
    </w:div>
    <w:div w:id="891888380">
      <w:bodyDiv w:val="1"/>
      <w:marLeft w:val="0"/>
      <w:marRight w:val="0"/>
      <w:marTop w:val="0"/>
      <w:marBottom w:val="0"/>
      <w:divBdr>
        <w:top w:val="none" w:sz="0" w:space="0" w:color="auto"/>
        <w:left w:val="none" w:sz="0" w:space="0" w:color="auto"/>
        <w:bottom w:val="none" w:sz="0" w:space="0" w:color="auto"/>
        <w:right w:val="none" w:sz="0" w:space="0" w:color="auto"/>
      </w:divBdr>
    </w:div>
    <w:div w:id="892277030">
      <w:bodyDiv w:val="1"/>
      <w:marLeft w:val="0"/>
      <w:marRight w:val="0"/>
      <w:marTop w:val="0"/>
      <w:marBottom w:val="0"/>
      <w:divBdr>
        <w:top w:val="none" w:sz="0" w:space="0" w:color="auto"/>
        <w:left w:val="none" w:sz="0" w:space="0" w:color="auto"/>
        <w:bottom w:val="none" w:sz="0" w:space="0" w:color="auto"/>
        <w:right w:val="none" w:sz="0" w:space="0" w:color="auto"/>
      </w:divBdr>
    </w:div>
    <w:div w:id="892539293">
      <w:bodyDiv w:val="1"/>
      <w:marLeft w:val="0"/>
      <w:marRight w:val="0"/>
      <w:marTop w:val="0"/>
      <w:marBottom w:val="0"/>
      <w:divBdr>
        <w:top w:val="none" w:sz="0" w:space="0" w:color="auto"/>
        <w:left w:val="none" w:sz="0" w:space="0" w:color="auto"/>
        <w:bottom w:val="none" w:sz="0" w:space="0" w:color="auto"/>
        <w:right w:val="none" w:sz="0" w:space="0" w:color="auto"/>
      </w:divBdr>
    </w:div>
    <w:div w:id="893348074">
      <w:bodyDiv w:val="1"/>
      <w:marLeft w:val="0"/>
      <w:marRight w:val="0"/>
      <w:marTop w:val="0"/>
      <w:marBottom w:val="0"/>
      <w:divBdr>
        <w:top w:val="none" w:sz="0" w:space="0" w:color="auto"/>
        <w:left w:val="none" w:sz="0" w:space="0" w:color="auto"/>
        <w:bottom w:val="none" w:sz="0" w:space="0" w:color="auto"/>
        <w:right w:val="none" w:sz="0" w:space="0" w:color="auto"/>
      </w:divBdr>
    </w:div>
    <w:div w:id="893539585">
      <w:bodyDiv w:val="1"/>
      <w:marLeft w:val="0"/>
      <w:marRight w:val="0"/>
      <w:marTop w:val="0"/>
      <w:marBottom w:val="0"/>
      <w:divBdr>
        <w:top w:val="none" w:sz="0" w:space="0" w:color="auto"/>
        <w:left w:val="none" w:sz="0" w:space="0" w:color="auto"/>
        <w:bottom w:val="none" w:sz="0" w:space="0" w:color="auto"/>
        <w:right w:val="none" w:sz="0" w:space="0" w:color="auto"/>
      </w:divBdr>
    </w:div>
    <w:div w:id="894118818">
      <w:bodyDiv w:val="1"/>
      <w:marLeft w:val="0"/>
      <w:marRight w:val="0"/>
      <w:marTop w:val="0"/>
      <w:marBottom w:val="0"/>
      <w:divBdr>
        <w:top w:val="none" w:sz="0" w:space="0" w:color="auto"/>
        <w:left w:val="none" w:sz="0" w:space="0" w:color="auto"/>
        <w:bottom w:val="none" w:sz="0" w:space="0" w:color="auto"/>
        <w:right w:val="none" w:sz="0" w:space="0" w:color="auto"/>
      </w:divBdr>
    </w:div>
    <w:div w:id="894197736">
      <w:bodyDiv w:val="1"/>
      <w:marLeft w:val="0"/>
      <w:marRight w:val="0"/>
      <w:marTop w:val="0"/>
      <w:marBottom w:val="0"/>
      <w:divBdr>
        <w:top w:val="none" w:sz="0" w:space="0" w:color="auto"/>
        <w:left w:val="none" w:sz="0" w:space="0" w:color="auto"/>
        <w:bottom w:val="none" w:sz="0" w:space="0" w:color="auto"/>
        <w:right w:val="none" w:sz="0" w:space="0" w:color="auto"/>
      </w:divBdr>
    </w:div>
    <w:div w:id="894706749">
      <w:bodyDiv w:val="1"/>
      <w:marLeft w:val="0"/>
      <w:marRight w:val="0"/>
      <w:marTop w:val="0"/>
      <w:marBottom w:val="0"/>
      <w:divBdr>
        <w:top w:val="none" w:sz="0" w:space="0" w:color="auto"/>
        <w:left w:val="none" w:sz="0" w:space="0" w:color="auto"/>
        <w:bottom w:val="none" w:sz="0" w:space="0" w:color="auto"/>
        <w:right w:val="none" w:sz="0" w:space="0" w:color="auto"/>
      </w:divBdr>
    </w:div>
    <w:div w:id="894899683">
      <w:bodyDiv w:val="1"/>
      <w:marLeft w:val="0"/>
      <w:marRight w:val="0"/>
      <w:marTop w:val="0"/>
      <w:marBottom w:val="0"/>
      <w:divBdr>
        <w:top w:val="none" w:sz="0" w:space="0" w:color="auto"/>
        <w:left w:val="none" w:sz="0" w:space="0" w:color="auto"/>
        <w:bottom w:val="none" w:sz="0" w:space="0" w:color="auto"/>
        <w:right w:val="none" w:sz="0" w:space="0" w:color="auto"/>
      </w:divBdr>
    </w:div>
    <w:div w:id="895161301">
      <w:bodyDiv w:val="1"/>
      <w:marLeft w:val="0"/>
      <w:marRight w:val="0"/>
      <w:marTop w:val="0"/>
      <w:marBottom w:val="0"/>
      <w:divBdr>
        <w:top w:val="none" w:sz="0" w:space="0" w:color="auto"/>
        <w:left w:val="none" w:sz="0" w:space="0" w:color="auto"/>
        <w:bottom w:val="none" w:sz="0" w:space="0" w:color="auto"/>
        <w:right w:val="none" w:sz="0" w:space="0" w:color="auto"/>
      </w:divBdr>
    </w:div>
    <w:div w:id="895236721">
      <w:bodyDiv w:val="1"/>
      <w:marLeft w:val="0"/>
      <w:marRight w:val="0"/>
      <w:marTop w:val="0"/>
      <w:marBottom w:val="0"/>
      <w:divBdr>
        <w:top w:val="none" w:sz="0" w:space="0" w:color="auto"/>
        <w:left w:val="none" w:sz="0" w:space="0" w:color="auto"/>
        <w:bottom w:val="none" w:sz="0" w:space="0" w:color="auto"/>
        <w:right w:val="none" w:sz="0" w:space="0" w:color="auto"/>
      </w:divBdr>
    </w:div>
    <w:div w:id="895355503">
      <w:bodyDiv w:val="1"/>
      <w:marLeft w:val="0"/>
      <w:marRight w:val="0"/>
      <w:marTop w:val="0"/>
      <w:marBottom w:val="0"/>
      <w:divBdr>
        <w:top w:val="none" w:sz="0" w:space="0" w:color="auto"/>
        <w:left w:val="none" w:sz="0" w:space="0" w:color="auto"/>
        <w:bottom w:val="none" w:sz="0" w:space="0" w:color="auto"/>
        <w:right w:val="none" w:sz="0" w:space="0" w:color="auto"/>
      </w:divBdr>
    </w:div>
    <w:div w:id="895556270">
      <w:bodyDiv w:val="1"/>
      <w:marLeft w:val="0"/>
      <w:marRight w:val="0"/>
      <w:marTop w:val="0"/>
      <w:marBottom w:val="0"/>
      <w:divBdr>
        <w:top w:val="none" w:sz="0" w:space="0" w:color="auto"/>
        <w:left w:val="none" w:sz="0" w:space="0" w:color="auto"/>
        <w:bottom w:val="none" w:sz="0" w:space="0" w:color="auto"/>
        <w:right w:val="none" w:sz="0" w:space="0" w:color="auto"/>
      </w:divBdr>
    </w:div>
    <w:div w:id="895942807">
      <w:bodyDiv w:val="1"/>
      <w:marLeft w:val="0"/>
      <w:marRight w:val="0"/>
      <w:marTop w:val="0"/>
      <w:marBottom w:val="0"/>
      <w:divBdr>
        <w:top w:val="none" w:sz="0" w:space="0" w:color="auto"/>
        <w:left w:val="none" w:sz="0" w:space="0" w:color="auto"/>
        <w:bottom w:val="none" w:sz="0" w:space="0" w:color="auto"/>
        <w:right w:val="none" w:sz="0" w:space="0" w:color="auto"/>
      </w:divBdr>
    </w:div>
    <w:div w:id="895968348">
      <w:bodyDiv w:val="1"/>
      <w:marLeft w:val="0"/>
      <w:marRight w:val="0"/>
      <w:marTop w:val="0"/>
      <w:marBottom w:val="0"/>
      <w:divBdr>
        <w:top w:val="none" w:sz="0" w:space="0" w:color="auto"/>
        <w:left w:val="none" w:sz="0" w:space="0" w:color="auto"/>
        <w:bottom w:val="none" w:sz="0" w:space="0" w:color="auto"/>
        <w:right w:val="none" w:sz="0" w:space="0" w:color="auto"/>
      </w:divBdr>
    </w:div>
    <w:div w:id="895969244">
      <w:bodyDiv w:val="1"/>
      <w:marLeft w:val="0"/>
      <w:marRight w:val="0"/>
      <w:marTop w:val="0"/>
      <w:marBottom w:val="0"/>
      <w:divBdr>
        <w:top w:val="none" w:sz="0" w:space="0" w:color="auto"/>
        <w:left w:val="none" w:sz="0" w:space="0" w:color="auto"/>
        <w:bottom w:val="none" w:sz="0" w:space="0" w:color="auto"/>
        <w:right w:val="none" w:sz="0" w:space="0" w:color="auto"/>
      </w:divBdr>
    </w:div>
    <w:div w:id="896208511">
      <w:bodyDiv w:val="1"/>
      <w:marLeft w:val="0"/>
      <w:marRight w:val="0"/>
      <w:marTop w:val="0"/>
      <w:marBottom w:val="0"/>
      <w:divBdr>
        <w:top w:val="none" w:sz="0" w:space="0" w:color="auto"/>
        <w:left w:val="none" w:sz="0" w:space="0" w:color="auto"/>
        <w:bottom w:val="none" w:sz="0" w:space="0" w:color="auto"/>
        <w:right w:val="none" w:sz="0" w:space="0" w:color="auto"/>
      </w:divBdr>
    </w:div>
    <w:div w:id="896665128">
      <w:bodyDiv w:val="1"/>
      <w:marLeft w:val="0"/>
      <w:marRight w:val="0"/>
      <w:marTop w:val="0"/>
      <w:marBottom w:val="0"/>
      <w:divBdr>
        <w:top w:val="none" w:sz="0" w:space="0" w:color="auto"/>
        <w:left w:val="none" w:sz="0" w:space="0" w:color="auto"/>
        <w:bottom w:val="none" w:sz="0" w:space="0" w:color="auto"/>
        <w:right w:val="none" w:sz="0" w:space="0" w:color="auto"/>
      </w:divBdr>
    </w:div>
    <w:div w:id="896942223">
      <w:bodyDiv w:val="1"/>
      <w:marLeft w:val="0"/>
      <w:marRight w:val="0"/>
      <w:marTop w:val="0"/>
      <w:marBottom w:val="0"/>
      <w:divBdr>
        <w:top w:val="none" w:sz="0" w:space="0" w:color="auto"/>
        <w:left w:val="none" w:sz="0" w:space="0" w:color="auto"/>
        <w:bottom w:val="none" w:sz="0" w:space="0" w:color="auto"/>
        <w:right w:val="none" w:sz="0" w:space="0" w:color="auto"/>
      </w:divBdr>
    </w:div>
    <w:div w:id="897009065">
      <w:bodyDiv w:val="1"/>
      <w:marLeft w:val="0"/>
      <w:marRight w:val="0"/>
      <w:marTop w:val="0"/>
      <w:marBottom w:val="0"/>
      <w:divBdr>
        <w:top w:val="none" w:sz="0" w:space="0" w:color="auto"/>
        <w:left w:val="none" w:sz="0" w:space="0" w:color="auto"/>
        <w:bottom w:val="none" w:sz="0" w:space="0" w:color="auto"/>
        <w:right w:val="none" w:sz="0" w:space="0" w:color="auto"/>
      </w:divBdr>
    </w:div>
    <w:div w:id="897204814">
      <w:bodyDiv w:val="1"/>
      <w:marLeft w:val="0"/>
      <w:marRight w:val="0"/>
      <w:marTop w:val="0"/>
      <w:marBottom w:val="0"/>
      <w:divBdr>
        <w:top w:val="none" w:sz="0" w:space="0" w:color="auto"/>
        <w:left w:val="none" w:sz="0" w:space="0" w:color="auto"/>
        <w:bottom w:val="none" w:sz="0" w:space="0" w:color="auto"/>
        <w:right w:val="none" w:sz="0" w:space="0" w:color="auto"/>
      </w:divBdr>
    </w:div>
    <w:div w:id="897518295">
      <w:bodyDiv w:val="1"/>
      <w:marLeft w:val="0"/>
      <w:marRight w:val="0"/>
      <w:marTop w:val="0"/>
      <w:marBottom w:val="0"/>
      <w:divBdr>
        <w:top w:val="none" w:sz="0" w:space="0" w:color="auto"/>
        <w:left w:val="none" w:sz="0" w:space="0" w:color="auto"/>
        <w:bottom w:val="none" w:sz="0" w:space="0" w:color="auto"/>
        <w:right w:val="none" w:sz="0" w:space="0" w:color="auto"/>
      </w:divBdr>
    </w:div>
    <w:div w:id="897744390">
      <w:bodyDiv w:val="1"/>
      <w:marLeft w:val="0"/>
      <w:marRight w:val="0"/>
      <w:marTop w:val="0"/>
      <w:marBottom w:val="0"/>
      <w:divBdr>
        <w:top w:val="none" w:sz="0" w:space="0" w:color="auto"/>
        <w:left w:val="none" w:sz="0" w:space="0" w:color="auto"/>
        <w:bottom w:val="none" w:sz="0" w:space="0" w:color="auto"/>
        <w:right w:val="none" w:sz="0" w:space="0" w:color="auto"/>
      </w:divBdr>
    </w:div>
    <w:div w:id="897786614">
      <w:bodyDiv w:val="1"/>
      <w:marLeft w:val="0"/>
      <w:marRight w:val="0"/>
      <w:marTop w:val="0"/>
      <w:marBottom w:val="0"/>
      <w:divBdr>
        <w:top w:val="none" w:sz="0" w:space="0" w:color="auto"/>
        <w:left w:val="none" w:sz="0" w:space="0" w:color="auto"/>
        <w:bottom w:val="none" w:sz="0" w:space="0" w:color="auto"/>
        <w:right w:val="none" w:sz="0" w:space="0" w:color="auto"/>
      </w:divBdr>
    </w:div>
    <w:div w:id="898252009">
      <w:bodyDiv w:val="1"/>
      <w:marLeft w:val="0"/>
      <w:marRight w:val="0"/>
      <w:marTop w:val="0"/>
      <w:marBottom w:val="0"/>
      <w:divBdr>
        <w:top w:val="none" w:sz="0" w:space="0" w:color="auto"/>
        <w:left w:val="none" w:sz="0" w:space="0" w:color="auto"/>
        <w:bottom w:val="none" w:sz="0" w:space="0" w:color="auto"/>
        <w:right w:val="none" w:sz="0" w:space="0" w:color="auto"/>
      </w:divBdr>
    </w:div>
    <w:div w:id="898594612">
      <w:bodyDiv w:val="1"/>
      <w:marLeft w:val="0"/>
      <w:marRight w:val="0"/>
      <w:marTop w:val="0"/>
      <w:marBottom w:val="0"/>
      <w:divBdr>
        <w:top w:val="none" w:sz="0" w:space="0" w:color="auto"/>
        <w:left w:val="none" w:sz="0" w:space="0" w:color="auto"/>
        <w:bottom w:val="none" w:sz="0" w:space="0" w:color="auto"/>
        <w:right w:val="none" w:sz="0" w:space="0" w:color="auto"/>
      </w:divBdr>
    </w:div>
    <w:div w:id="899442783">
      <w:bodyDiv w:val="1"/>
      <w:marLeft w:val="0"/>
      <w:marRight w:val="0"/>
      <w:marTop w:val="0"/>
      <w:marBottom w:val="0"/>
      <w:divBdr>
        <w:top w:val="none" w:sz="0" w:space="0" w:color="auto"/>
        <w:left w:val="none" w:sz="0" w:space="0" w:color="auto"/>
        <w:bottom w:val="none" w:sz="0" w:space="0" w:color="auto"/>
        <w:right w:val="none" w:sz="0" w:space="0" w:color="auto"/>
      </w:divBdr>
    </w:div>
    <w:div w:id="899941757">
      <w:bodyDiv w:val="1"/>
      <w:marLeft w:val="0"/>
      <w:marRight w:val="0"/>
      <w:marTop w:val="0"/>
      <w:marBottom w:val="0"/>
      <w:divBdr>
        <w:top w:val="none" w:sz="0" w:space="0" w:color="auto"/>
        <w:left w:val="none" w:sz="0" w:space="0" w:color="auto"/>
        <w:bottom w:val="none" w:sz="0" w:space="0" w:color="auto"/>
        <w:right w:val="none" w:sz="0" w:space="0" w:color="auto"/>
      </w:divBdr>
    </w:div>
    <w:div w:id="900363388">
      <w:bodyDiv w:val="1"/>
      <w:marLeft w:val="0"/>
      <w:marRight w:val="0"/>
      <w:marTop w:val="0"/>
      <w:marBottom w:val="0"/>
      <w:divBdr>
        <w:top w:val="none" w:sz="0" w:space="0" w:color="auto"/>
        <w:left w:val="none" w:sz="0" w:space="0" w:color="auto"/>
        <w:bottom w:val="none" w:sz="0" w:space="0" w:color="auto"/>
        <w:right w:val="none" w:sz="0" w:space="0" w:color="auto"/>
      </w:divBdr>
    </w:div>
    <w:div w:id="900483639">
      <w:bodyDiv w:val="1"/>
      <w:marLeft w:val="0"/>
      <w:marRight w:val="0"/>
      <w:marTop w:val="0"/>
      <w:marBottom w:val="0"/>
      <w:divBdr>
        <w:top w:val="none" w:sz="0" w:space="0" w:color="auto"/>
        <w:left w:val="none" w:sz="0" w:space="0" w:color="auto"/>
        <w:bottom w:val="none" w:sz="0" w:space="0" w:color="auto"/>
        <w:right w:val="none" w:sz="0" w:space="0" w:color="auto"/>
      </w:divBdr>
    </w:div>
    <w:div w:id="901795837">
      <w:bodyDiv w:val="1"/>
      <w:marLeft w:val="0"/>
      <w:marRight w:val="0"/>
      <w:marTop w:val="0"/>
      <w:marBottom w:val="0"/>
      <w:divBdr>
        <w:top w:val="none" w:sz="0" w:space="0" w:color="auto"/>
        <w:left w:val="none" w:sz="0" w:space="0" w:color="auto"/>
        <w:bottom w:val="none" w:sz="0" w:space="0" w:color="auto"/>
        <w:right w:val="none" w:sz="0" w:space="0" w:color="auto"/>
      </w:divBdr>
    </w:div>
    <w:div w:id="901910236">
      <w:bodyDiv w:val="1"/>
      <w:marLeft w:val="0"/>
      <w:marRight w:val="0"/>
      <w:marTop w:val="0"/>
      <w:marBottom w:val="0"/>
      <w:divBdr>
        <w:top w:val="none" w:sz="0" w:space="0" w:color="auto"/>
        <w:left w:val="none" w:sz="0" w:space="0" w:color="auto"/>
        <w:bottom w:val="none" w:sz="0" w:space="0" w:color="auto"/>
        <w:right w:val="none" w:sz="0" w:space="0" w:color="auto"/>
      </w:divBdr>
    </w:div>
    <w:div w:id="902181874">
      <w:bodyDiv w:val="1"/>
      <w:marLeft w:val="0"/>
      <w:marRight w:val="0"/>
      <w:marTop w:val="0"/>
      <w:marBottom w:val="0"/>
      <w:divBdr>
        <w:top w:val="none" w:sz="0" w:space="0" w:color="auto"/>
        <w:left w:val="none" w:sz="0" w:space="0" w:color="auto"/>
        <w:bottom w:val="none" w:sz="0" w:space="0" w:color="auto"/>
        <w:right w:val="none" w:sz="0" w:space="0" w:color="auto"/>
      </w:divBdr>
    </w:div>
    <w:div w:id="902372561">
      <w:bodyDiv w:val="1"/>
      <w:marLeft w:val="0"/>
      <w:marRight w:val="0"/>
      <w:marTop w:val="0"/>
      <w:marBottom w:val="0"/>
      <w:divBdr>
        <w:top w:val="none" w:sz="0" w:space="0" w:color="auto"/>
        <w:left w:val="none" w:sz="0" w:space="0" w:color="auto"/>
        <w:bottom w:val="none" w:sz="0" w:space="0" w:color="auto"/>
        <w:right w:val="none" w:sz="0" w:space="0" w:color="auto"/>
      </w:divBdr>
    </w:div>
    <w:div w:id="902638824">
      <w:bodyDiv w:val="1"/>
      <w:marLeft w:val="0"/>
      <w:marRight w:val="0"/>
      <w:marTop w:val="0"/>
      <w:marBottom w:val="0"/>
      <w:divBdr>
        <w:top w:val="none" w:sz="0" w:space="0" w:color="auto"/>
        <w:left w:val="none" w:sz="0" w:space="0" w:color="auto"/>
        <w:bottom w:val="none" w:sz="0" w:space="0" w:color="auto"/>
        <w:right w:val="none" w:sz="0" w:space="0" w:color="auto"/>
      </w:divBdr>
    </w:div>
    <w:div w:id="902713282">
      <w:bodyDiv w:val="1"/>
      <w:marLeft w:val="0"/>
      <w:marRight w:val="0"/>
      <w:marTop w:val="0"/>
      <w:marBottom w:val="0"/>
      <w:divBdr>
        <w:top w:val="none" w:sz="0" w:space="0" w:color="auto"/>
        <w:left w:val="none" w:sz="0" w:space="0" w:color="auto"/>
        <w:bottom w:val="none" w:sz="0" w:space="0" w:color="auto"/>
        <w:right w:val="none" w:sz="0" w:space="0" w:color="auto"/>
      </w:divBdr>
    </w:div>
    <w:div w:id="903221077">
      <w:bodyDiv w:val="1"/>
      <w:marLeft w:val="0"/>
      <w:marRight w:val="0"/>
      <w:marTop w:val="0"/>
      <w:marBottom w:val="0"/>
      <w:divBdr>
        <w:top w:val="none" w:sz="0" w:space="0" w:color="auto"/>
        <w:left w:val="none" w:sz="0" w:space="0" w:color="auto"/>
        <w:bottom w:val="none" w:sz="0" w:space="0" w:color="auto"/>
        <w:right w:val="none" w:sz="0" w:space="0" w:color="auto"/>
      </w:divBdr>
    </w:div>
    <w:div w:id="903221091">
      <w:bodyDiv w:val="1"/>
      <w:marLeft w:val="0"/>
      <w:marRight w:val="0"/>
      <w:marTop w:val="0"/>
      <w:marBottom w:val="0"/>
      <w:divBdr>
        <w:top w:val="none" w:sz="0" w:space="0" w:color="auto"/>
        <w:left w:val="none" w:sz="0" w:space="0" w:color="auto"/>
        <w:bottom w:val="none" w:sz="0" w:space="0" w:color="auto"/>
        <w:right w:val="none" w:sz="0" w:space="0" w:color="auto"/>
      </w:divBdr>
    </w:div>
    <w:div w:id="903370475">
      <w:bodyDiv w:val="1"/>
      <w:marLeft w:val="0"/>
      <w:marRight w:val="0"/>
      <w:marTop w:val="0"/>
      <w:marBottom w:val="0"/>
      <w:divBdr>
        <w:top w:val="none" w:sz="0" w:space="0" w:color="auto"/>
        <w:left w:val="none" w:sz="0" w:space="0" w:color="auto"/>
        <w:bottom w:val="none" w:sz="0" w:space="0" w:color="auto"/>
        <w:right w:val="none" w:sz="0" w:space="0" w:color="auto"/>
      </w:divBdr>
    </w:div>
    <w:div w:id="903875773">
      <w:bodyDiv w:val="1"/>
      <w:marLeft w:val="0"/>
      <w:marRight w:val="0"/>
      <w:marTop w:val="0"/>
      <w:marBottom w:val="0"/>
      <w:divBdr>
        <w:top w:val="none" w:sz="0" w:space="0" w:color="auto"/>
        <w:left w:val="none" w:sz="0" w:space="0" w:color="auto"/>
        <w:bottom w:val="none" w:sz="0" w:space="0" w:color="auto"/>
        <w:right w:val="none" w:sz="0" w:space="0" w:color="auto"/>
      </w:divBdr>
    </w:div>
    <w:div w:id="903878983">
      <w:bodyDiv w:val="1"/>
      <w:marLeft w:val="0"/>
      <w:marRight w:val="0"/>
      <w:marTop w:val="0"/>
      <w:marBottom w:val="0"/>
      <w:divBdr>
        <w:top w:val="none" w:sz="0" w:space="0" w:color="auto"/>
        <w:left w:val="none" w:sz="0" w:space="0" w:color="auto"/>
        <w:bottom w:val="none" w:sz="0" w:space="0" w:color="auto"/>
        <w:right w:val="none" w:sz="0" w:space="0" w:color="auto"/>
      </w:divBdr>
    </w:div>
    <w:div w:id="903880593">
      <w:bodyDiv w:val="1"/>
      <w:marLeft w:val="0"/>
      <w:marRight w:val="0"/>
      <w:marTop w:val="0"/>
      <w:marBottom w:val="0"/>
      <w:divBdr>
        <w:top w:val="none" w:sz="0" w:space="0" w:color="auto"/>
        <w:left w:val="none" w:sz="0" w:space="0" w:color="auto"/>
        <w:bottom w:val="none" w:sz="0" w:space="0" w:color="auto"/>
        <w:right w:val="none" w:sz="0" w:space="0" w:color="auto"/>
      </w:divBdr>
    </w:div>
    <w:div w:id="904144362">
      <w:bodyDiv w:val="1"/>
      <w:marLeft w:val="0"/>
      <w:marRight w:val="0"/>
      <w:marTop w:val="0"/>
      <w:marBottom w:val="0"/>
      <w:divBdr>
        <w:top w:val="none" w:sz="0" w:space="0" w:color="auto"/>
        <w:left w:val="none" w:sz="0" w:space="0" w:color="auto"/>
        <w:bottom w:val="none" w:sz="0" w:space="0" w:color="auto"/>
        <w:right w:val="none" w:sz="0" w:space="0" w:color="auto"/>
      </w:divBdr>
    </w:div>
    <w:div w:id="904219060">
      <w:bodyDiv w:val="1"/>
      <w:marLeft w:val="0"/>
      <w:marRight w:val="0"/>
      <w:marTop w:val="0"/>
      <w:marBottom w:val="0"/>
      <w:divBdr>
        <w:top w:val="none" w:sz="0" w:space="0" w:color="auto"/>
        <w:left w:val="none" w:sz="0" w:space="0" w:color="auto"/>
        <w:bottom w:val="none" w:sz="0" w:space="0" w:color="auto"/>
        <w:right w:val="none" w:sz="0" w:space="0" w:color="auto"/>
      </w:divBdr>
    </w:div>
    <w:div w:id="905146426">
      <w:bodyDiv w:val="1"/>
      <w:marLeft w:val="0"/>
      <w:marRight w:val="0"/>
      <w:marTop w:val="0"/>
      <w:marBottom w:val="0"/>
      <w:divBdr>
        <w:top w:val="none" w:sz="0" w:space="0" w:color="auto"/>
        <w:left w:val="none" w:sz="0" w:space="0" w:color="auto"/>
        <w:bottom w:val="none" w:sz="0" w:space="0" w:color="auto"/>
        <w:right w:val="none" w:sz="0" w:space="0" w:color="auto"/>
      </w:divBdr>
    </w:div>
    <w:div w:id="905382720">
      <w:bodyDiv w:val="1"/>
      <w:marLeft w:val="0"/>
      <w:marRight w:val="0"/>
      <w:marTop w:val="0"/>
      <w:marBottom w:val="0"/>
      <w:divBdr>
        <w:top w:val="none" w:sz="0" w:space="0" w:color="auto"/>
        <w:left w:val="none" w:sz="0" w:space="0" w:color="auto"/>
        <w:bottom w:val="none" w:sz="0" w:space="0" w:color="auto"/>
        <w:right w:val="none" w:sz="0" w:space="0" w:color="auto"/>
      </w:divBdr>
    </w:div>
    <w:div w:id="905530682">
      <w:bodyDiv w:val="1"/>
      <w:marLeft w:val="0"/>
      <w:marRight w:val="0"/>
      <w:marTop w:val="0"/>
      <w:marBottom w:val="0"/>
      <w:divBdr>
        <w:top w:val="none" w:sz="0" w:space="0" w:color="auto"/>
        <w:left w:val="none" w:sz="0" w:space="0" w:color="auto"/>
        <w:bottom w:val="none" w:sz="0" w:space="0" w:color="auto"/>
        <w:right w:val="none" w:sz="0" w:space="0" w:color="auto"/>
      </w:divBdr>
    </w:div>
    <w:div w:id="905914047">
      <w:bodyDiv w:val="1"/>
      <w:marLeft w:val="0"/>
      <w:marRight w:val="0"/>
      <w:marTop w:val="0"/>
      <w:marBottom w:val="0"/>
      <w:divBdr>
        <w:top w:val="none" w:sz="0" w:space="0" w:color="auto"/>
        <w:left w:val="none" w:sz="0" w:space="0" w:color="auto"/>
        <w:bottom w:val="none" w:sz="0" w:space="0" w:color="auto"/>
        <w:right w:val="none" w:sz="0" w:space="0" w:color="auto"/>
      </w:divBdr>
    </w:div>
    <w:div w:id="906258780">
      <w:bodyDiv w:val="1"/>
      <w:marLeft w:val="0"/>
      <w:marRight w:val="0"/>
      <w:marTop w:val="0"/>
      <w:marBottom w:val="0"/>
      <w:divBdr>
        <w:top w:val="none" w:sz="0" w:space="0" w:color="auto"/>
        <w:left w:val="none" w:sz="0" w:space="0" w:color="auto"/>
        <w:bottom w:val="none" w:sz="0" w:space="0" w:color="auto"/>
        <w:right w:val="none" w:sz="0" w:space="0" w:color="auto"/>
      </w:divBdr>
    </w:div>
    <w:div w:id="906304996">
      <w:bodyDiv w:val="1"/>
      <w:marLeft w:val="0"/>
      <w:marRight w:val="0"/>
      <w:marTop w:val="0"/>
      <w:marBottom w:val="0"/>
      <w:divBdr>
        <w:top w:val="none" w:sz="0" w:space="0" w:color="auto"/>
        <w:left w:val="none" w:sz="0" w:space="0" w:color="auto"/>
        <w:bottom w:val="none" w:sz="0" w:space="0" w:color="auto"/>
        <w:right w:val="none" w:sz="0" w:space="0" w:color="auto"/>
      </w:divBdr>
    </w:div>
    <w:div w:id="906888141">
      <w:bodyDiv w:val="1"/>
      <w:marLeft w:val="0"/>
      <w:marRight w:val="0"/>
      <w:marTop w:val="0"/>
      <w:marBottom w:val="0"/>
      <w:divBdr>
        <w:top w:val="none" w:sz="0" w:space="0" w:color="auto"/>
        <w:left w:val="none" w:sz="0" w:space="0" w:color="auto"/>
        <w:bottom w:val="none" w:sz="0" w:space="0" w:color="auto"/>
        <w:right w:val="none" w:sz="0" w:space="0" w:color="auto"/>
      </w:divBdr>
    </w:div>
    <w:div w:id="906919642">
      <w:bodyDiv w:val="1"/>
      <w:marLeft w:val="0"/>
      <w:marRight w:val="0"/>
      <w:marTop w:val="0"/>
      <w:marBottom w:val="0"/>
      <w:divBdr>
        <w:top w:val="none" w:sz="0" w:space="0" w:color="auto"/>
        <w:left w:val="none" w:sz="0" w:space="0" w:color="auto"/>
        <w:bottom w:val="none" w:sz="0" w:space="0" w:color="auto"/>
        <w:right w:val="none" w:sz="0" w:space="0" w:color="auto"/>
      </w:divBdr>
    </w:div>
    <w:div w:id="906963911">
      <w:bodyDiv w:val="1"/>
      <w:marLeft w:val="0"/>
      <w:marRight w:val="0"/>
      <w:marTop w:val="0"/>
      <w:marBottom w:val="0"/>
      <w:divBdr>
        <w:top w:val="none" w:sz="0" w:space="0" w:color="auto"/>
        <w:left w:val="none" w:sz="0" w:space="0" w:color="auto"/>
        <w:bottom w:val="none" w:sz="0" w:space="0" w:color="auto"/>
        <w:right w:val="none" w:sz="0" w:space="0" w:color="auto"/>
      </w:divBdr>
    </w:div>
    <w:div w:id="907687051">
      <w:bodyDiv w:val="1"/>
      <w:marLeft w:val="0"/>
      <w:marRight w:val="0"/>
      <w:marTop w:val="0"/>
      <w:marBottom w:val="0"/>
      <w:divBdr>
        <w:top w:val="none" w:sz="0" w:space="0" w:color="auto"/>
        <w:left w:val="none" w:sz="0" w:space="0" w:color="auto"/>
        <w:bottom w:val="none" w:sz="0" w:space="0" w:color="auto"/>
        <w:right w:val="none" w:sz="0" w:space="0" w:color="auto"/>
      </w:divBdr>
    </w:div>
    <w:div w:id="907958275">
      <w:bodyDiv w:val="1"/>
      <w:marLeft w:val="0"/>
      <w:marRight w:val="0"/>
      <w:marTop w:val="0"/>
      <w:marBottom w:val="0"/>
      <w:divBdr>
        <w:top w:val="none" w:sz="0" w:space="0" w:color="auto"/>
        <w:left w:val="none" w:sz="0" w:space="0" w:color="auto"/>
        <w:bottom w:val="none" w:sz="0" w:space="0" w:color="auto"/>
        <w:right w:val="none" w:sz="0" w:space="0" w:color="auto"/>
      </w:divBdr>
    </w:div>
    <w:div w:id="908153275">
      <w:bodyDiv w:val="1"/>
      <w:marLeft w:val="0"/>
      <w:marRight w:val="0"/>
      <w:marTop w:val="0"/>
      <w:marBottom w:val="0"/>
      <w:divBdr>
        <w:top w:val="none" w:sz="0" w:space="0" w:color="auto"/>
        <w:left w:val="none" w:sz="0" w:space="0" w:color="auto"/>
        <w:bottom w:val="none" w:sz="0" w:space="0" w:color="auto"/>
        <w:right w:val="none" w:sz="0" w:space="0" w:color="auto"/>
      </w:divBdr>
    </w:div>
    <w:div w:id="908884988">
      <w:bodyDiv w:val="1"/>
      <w:marLeft w:val="0"/>
      <w:marRight w:val="0"/>
      <w:marTop w:val="0"/>
      <w:marBottom w:val="0"/>
      <w:divBdr>
        <w:top w:val="none" w:sz="0" w:space="0" w:color="auto"/>
        <w:left w:val="none" w:sz="0" w:space="0" w:color="auto"/>
        <w:bottom w:val="none" w:sz="0" w:space="0" w:color="auto"/>
        <w:right w:val="none" w:sz="0" w:space="0" w:color="auto"/>
      </w:divBdr>
    </w:div>
    <w:div w:id="908925691">
      <w:bodyDiv w:val="1"/>
      <w:marLeft w:val="0"/>
      <w:marRight w:val="0"/>
      <w:marTop w:val="0"/>
      <w:marBottom w:val="0"/>
      <w:divBdr>
        <w:top w:val="none" w:sz="0" w:space="0" w:color="auto"/>
        <w:left w:val="none" w:sz="0" w:space="0" w:color="auto"/>
        <w:bottom w:val="none" w:sz="0" w:space="0" w:color="auto"/>
        <w:right w:val="none" w:sz="0" w:space="0" w:color="auto"/>
      </w:divBdr>
    </w:div>
    <w:div w:id="909312111">
      <w:bodyDiv w:val="1"/>
      <w:marLeft w:val="0"/>
      <w:marRight w:val="0"/>
      <w:marTop w:val="0"/>
      <w:marBottom w:val="0"/>
      <w:divBdr>
        <w:top w:val="none" w:sz="0" w:space="0" w:color="auto"/>
        <w:left w:val="none" w:sz="0" w:space="0" w:color="auto"/>
        <w:bottom w:val="none" w:sz="0" w:space="0" w:color="auto"/>
        <w:right w:val="none" w:sz="0" w:space="0" w:color="auto"/>
      </w:divBdr>
    </w:div>
    <w:div w:id="909969348">
      <w:bodyDiv w:val="1"/>
      <w:marLeft w:val="0"/>
      <w:marRight w:val="0"/>
      <w:marTop w:val="0"/>
      <w:marBottom w:val="0"/>
      <w:divBdr>
        <w:top w:val="none" w:sz="0" w:space="0" w:color="auto"/>
        <w:left w:val="none" w:sz="0" w:space="0" w:color="auto"/>
        <w:bottom w:val="none" w:sz="0" w:space="0" w:color="auto"/>
        <w:right w:val="none" w:sz="0" w:space="0" w:color="auto"/>
      </w:divBdr>
    </w:div>
    <w:div w:id="910581830">
      <w:bodyDiv w:val="1"/>
      <w:marLeft w:val="0"/>
      <w:marRight w:val="0"/>
      <w:marTop w:val="0"/>
      <w:marBottom w:val="0"/>
      <w:divBdr>
        <w:top w:val="none" w:sz="0" w:space="0" w:color="auto"/>
        <w:left w:val="none" w:sz="0" w:space="0" w:color="auto"/>
        <w:bottom w:val="none" w:sz="0" w:space="0" w:color="auto"/>
        <w:right w:val="none" w:sz="0" w:space="0" w:color="auto"/>
      </w:divBdr>
    </w:div>
    <w:div w:id="910846065">
      <w:bodyDiv w:val="1"/>
      <w:marLeft w:val="0"/>
      <w:marRight w:val="0"/>
      <w:marTop w:val="0"/>
      <w:marBottom w:val="0"/>
      <w:divBdr>
        <w:top w:val="none" w:sz="0" w:space="0" w:color="auto"/>
        <w:left w:val="none" w:sz="0" w:space="0" w:color="auto"/>
        <w:bottom w:val="none" w:sz="0" w:space="0" w:color="auto"/>
        <w:right w:val="none" w:sz="0" w:space="0" w:color="auto"/>
      </w:divBdr>
    </w:div>
    <w:div w:id="910850612">
      <w:bodyDiv w:val="1"/>
      <w:marLeft w:val="0"/>
      <w:marRight w:val="0"/>
      <w:marTop w:val="0"/>
      <w:marBottom w:val="0"/>
      <w:divBdr>
        <w:top w:val="none" w:sz="0" w:space="0" w:color="auto"/>
        <w:left w:val="none" w:sz="0" w:space="0" w:color="auto"/>
        <w:bottom w:val="none" w:sz="0" w:space="0" w:color="auto"/>
        <w:right w:val="none" w:sz="0" w:space="0" w:color="auto"/>
      </w:divBdr>
    </w:div>
    <w:div w:id="910962480">
      <w:bodyDiv w:val="1"/>
      <w:marLeft w:val="0"/>
      <w:marRight w:val="0"/>
      <w:marTop w:val="0"/>
      <w:marBottom w:val="0"/>
      <w:divBdr>
        <w:top w:val="none" w:sz="0" w:space="0" w:color="auto"/>
        <w:left w:val="none" w:sz="0" w:space="0" w:color="auto"/>
        <w:bottom w:val="none" w:sz="0" w:space="0" w:color="auto"/>
        <w:right w:val="none" w:sz="0" w:space="0" w:color="auto"/>
      </w:divBdr>
    </w:div>
    <w:div w:id="911085365">
      <w:bodyDiv w:val="1"/>
      <w:marLeft w:val="0"/>
      <w:marRight w:val="0"/>
      <w:marTop w:val="0"/>
      <w:marBottom w:val="0"/>
      <w:divBdr>
        <w:top w:val="none" w:sz="0" w:space="0" w:color="auto"/>
        <w:left w:val="none" w:sz="0" w:space="0" w:color="auto"/>
        <w:bottom w:val="none" w:sz="0" w:space="0" w:color="auto"/>
        <w:right w:val="none" w:sz="0" w:space="0" w:color="auto"/>
      </w:divBdr>
    </w:div>
    <w:div w:id="911159585">
      <w:bodyDiv w:val="1"/>
      <w:marLeft w:val="0"/>
      <w:marRight w:val="0"/>
      <w:marTop w:val="0"/>
      <w:marBottom w:val="0"/>
      <w:divBdr>
        <w:top w:val="none" w:sz="0" w:space="0" w:color="auto"/>
        <w:left w:val="none" w:sz="0" w:space="0" w:color="auto"/>
        <w:bottom w:val="none" w:sz="0" w:space="0" w:color="auto"/>
        <w:right w:val="none" w:sz="0" w:space="0" w:color="auto"/>
      </w:divBdr>
    </w:div>
    <w:div w:id="911618377">
      <w:bodyDiv w:val="1"/>
      <w:marLeft w:val="0"/>
      <w:marRight w:val="0"/>
      <w:marTop w:val="0"/>
      <w:marBottom w:val="0"/>
      <w:divBdr>
        <w:top w:val="none" w:sz="0" w:space="0" w:color="auto"/>
        <w:left w:val="none" w:sz="0" w:space="0" w:color="auto"/>
        <w:bottom w:val="none" w:sz="0" w:space="0" w:color="auto"/>
        <w:right w:val="none" w:sz="0" w:space="0" w:color="auto"/>
      </w:divBdr>
    </w:div>
    <w:div w:id="911619841">
      <w:bodyDiv w:val="1"/>
      <w:marLeft w:val="0"/>
      <w:marRight w:val="0"/>
      <w:marTop w:val="0"/>
      <w:marBottom w:val="0"/>
      <w:divBdr>
        <w:top w:val="none" w:sz="0" w:space="0" w:color="auto"/>
        <w:left w:val="none" w:sz="0" w:space="0" w:color="auto"/>
        <w:bottom w:val="none" w:sz="0" w:space="0" w:color="auto"/>
        <w:right w:val="none" w:sz="0" w:space="0" w:color="auto"/>
      </w:divBdr>
    </w:div>
    <w:div w:id="911697084">
      <w:bodyDiv w:val="1"/>
      <w:marLeft w:val="0"/>
      <w:marRight w:val="0"/>
      <w:marTop w:val="0"/>
      <w:marBottom w:val="0"/>
      <w:divBdr>
        <w:top w:val="none" w:sz="0" w:space="0" w:color="auto"/>
        <w:left w:val="none" w:sz="0" w:space="0" w:color="auto"/>
        <w:bottom w:val="none" w:sz="0" w:space="0" w:color="auto"/>
        <w:right w:val="none" w:sz="0" w:space="0" w:color="auto"/>
      </w:divBdr>
    </w:div>
    <w:div w:id="911700214">
      <w:bodyDiv w:val="1"/>
      <w:marLeft w:val="0"/>
      <w:marRight w:val="0"/>
      <w:marTop w:val="0"/>
      <w:marBottom w:val="0"/>
      <w:divBdr>
        <w:top w:val="none" w:sz="0" w:space="0" w:color="auto"/>
        <w:left w:val="none" w:sz="0" w:space="0" w:color="auto"/>
        <w:bottom w:val="none" w:sz="0" w:space="0" w:color="auto"/>
        <w:right w:val="none" w:sz="0" w:space="0" w:color="auto"/>
      </w:divBdr>
    </w:div>
    <w:div w:id="912085225">
      <w:bodyDiv w:val="1"/>
      <w:marLeft w:val="0"/>
      <w:marRight w:val="0"/>
      <w:marTop w:val="0"/>
      <w:marBottom w:val="0"/>
      <w:divBdr>
        <w:top w:val="none" w:sz="0" w:space="0" w:color="auto"/>
        <w:left w:val="none" w:sz="0" w:space="0" w:color="auto"/>
        <w:bottom w:val="none" w:sz="0" w:space="0" w:color="auto"/>
        <w:right w:val="none" w:sz="0" w:space="0" w:color="auto"/>
      </w:divBdr>
    </w:div>
    <w:div w:id="912086536">
      <w:bodyDiv w:val="1"/>
      <w:marLeft w:val="0"/>
      <w:marRight w:val="0"/>
      <w:marTop w:val="0"/>
      <w:marBottom w:val="0"/>
      <w:divBdr>
        <w:top w:val="none" w:sz="0" w:space="0" w:color="auto"/>
        <w:left w:val="none" w:sz="0" w:space="0" w:color="auto"/>
        <w:bottom w:val="none" w:sz="0" w:space="0" w:color="auto"/>
        <w:right w:val="none" w:sz="0" w:space="0" w:color="auto"/>
      </w:divBdr>
    </w:div>
    <w:div w:id="912393846">
      <w:bodyDiv w:val="1"/>
      <w:marLeft w:val="0"/>
      <w:marRight w:val="0"/>
      <w:marTop w:val="0"/>
      <w:marBottom w:val="0"/>
      <w:divBdr>
        <w:top w:val="none" w:sz="0" w:space="0" w:color="auto"/>
        <w:left w:val="none" w:sz="0" w:space="0" w:color="auto"/>
        <w:bottom w:val="none" w:sz="0" w:space="0" w:color="auto"/>
        <w:right w:val="none" w:sz="0" w:space="0" w:color="auto"/>
      </w:divBdr>
    </w:div>
    <w:div w:id="913468677">
      <w:bodyDiv w:val="1"/>
      <w:marLeft w:val="0"/>
      <w:marRight w:val="0"/>
      <w:marTop w:val="0"/>
      <w:marBottom w:val="0"/>
      <w:divBdr>
        <w:top w:val="none" w:sz="0" w:space="0" w:color="auto"/>
        <w:left w:val="none" w:sz="0" w:space="0" w:color="auto"/>
        <w:bottom w:val="none" w:sz="0" w:space="0" w:color="auto"/>
        <w:right w:val="none" w:sz="0" w:space="0" w:color="auto"/>
      </w:divBdr>
    </w:div>
    <w:div w:id="913707709">
      <w:bodyDiv w:val="1"/>
      <w:marLeft w:val="0"/>
      <w:marRight w:val="0"/>
      <w:marTop w:val="0"/>
      <w:marBottom w:val="0"/>
      <w:divBdr>
        <w:top w:val="none" w:sz="0" w:space="0" w:color="auto"/>
        <w:left w:val="none" w:sz="0" w:space="0" w:color="auto"/>
        <w:bottom w:val="none" w:sz="0" w:space="0" w:color="auto"/>
        <w:right w:val="none" w:sz="0" w:space="0" w:color="auto"/>
      </w:divBdr>
    </w:div>
    <w:div w:id="913779436">
      <w:bodyDiv w:val="1"/>
      <w:marLeft w:val="0"/>
      <w:marRight w:val="0"/>
      <w:marTop w:val="0"/>
      <w:marBottom w:val="0"/>
      <w:divBdr>
        <w:top w:val="none" w:sz="0" w:space="0" w:color="auto"/>
        <w:left w:val="none" w:sz="0" w:space="0" w:color="auto"/>
        <w:bottom w:val="none" w:sz="0" w:space="0" w:color="auto"/>
        <w:right w:val="none" w:sz="0" w:space="0" w:color="auto"/>
      </w:divBdr>
    </w:div>
    <w:div w:id="914121637">
      <w:bodyDiv w:val="1"/>
      <w:marLeft w:val="0"/>
      <w:marRight w:val="0"/>
      <w:marTop w:val="0"/>
      <w:marBottom w:val="0"/>
      <w:divBdr>
        <w:top w:val="none" w:sz="0" w:space="0" w:color="auto"/>
        <w:left w:val="none" w:sz="0" w:space="0" w:color="auto"/>
        <w:bottom w:val="none" w:sz="0" w:space="0" w:color="auto"/>
        <w:right w:val="none" w:sz="0" w:space="0" w:color="auto"/>
      </w:divBdr>
    </w:div>
    <w:div w:id="914778480">
      <w:bodyDiv w:val="1"/>
      <w:marLeft w:val="0"/>
      <w:marRight w:val="0"/>
      <w:marTop w:val="0"/>
      <w:marBottom w:val="0"/>
      <w:divBdr>
        <w:top w:val="none" w:sz="0" w:space="0" w:color="auto"/>
        <w:left w:val="none" w:sz="0" w:space="0" w:color="auto"/>
        <w:bottom w:val="none" w:sz="0" w:space="0" w:color="auto"/>
        <w:right w:val="none" w:sz="0" w:space="0" w:color="auto"/>
      </w:divBdr>
    </w:div>
    <w:div w:id="914970005">
      <w:bodyDiv w:val="1"/>
      <w:marLeft w:val="0"/>
      <w:marRight w:val="0"/>
      <w:marTop w:val="0"/>
      <w:marBottom w:val="0"/>
      <w:divBdr>
        <w:top w:val="none" w:sz="0" w:space="0" w:color="auto"/>
        <w:left w:val="none" w:sz="0" w:space="0" w:color="auto"/>
        <w:bottom w:val="none" w:sz="0" w:space="0" w:color="auto"/>
        <w:right w:val="none" w:sz="0" w:space="0" w:color="auto"/>
      </w:divBdr>
    </w:div>
    <w:div w:id="915018015">
      <w:bodyDiv w:val="1"/>
      <w:marLeft w:val="0"/>
      <w:marRight w:val="0"/>
      <w:marTop w:val="0"/>
      <w:marBottom w:val="0"/>
      <w:divBdr>
        <w:top w:val="none" w:sz="0" w:space="0" w:color="auto"/>
        <w:left w:val="none" w:sz="0" w:space="0" w:color="auto"/>
        <w:bottom w:val="none" w:sz="0" w:space="0" w:color="auto"/>
        <w:right w:val="none" w:sz="0" w:space="0" w:color="auto"/>
      </w:divBdr>
    </w:div>
    <w:div w:id="915550652">
      <w:bodyDiv w:val="1"/>
      <w:marLeft w:val="0"/>
      <w:marRight w:val="0"/>
      <w:marTop w:val="0"/>
      <w:marBottom w:val="0"/>
      <w:divBdr>
        <w:top w:val="none" w:sz="0" w:space="0" w:color="auto"/>
        <w:left w:val="none" w:sz="0" w:space="0" w:color="auto"/>
        <w:bottom w:val="none" w:sz="0" w:space="0" w:color="auto"/>
        <w:right w:val="none" w:sz="0" w:space="0" w:color="auto"/>
      </w:divBdr>
    </w:div>
    <w:div w:id="916014614">
      <w:bodyDiv w:val="1"/>
      <w:marLeft w:val="0"/>
      <w:marRight w:val="0"/>
      <w:marTop w:val="0"/>
      <w:marBottom w:val="0"/>
      <w:divBdr>
        <w:top w:val="none" w:sz="0" w:space="0" w:color="auto"/>
        <w:left w:val="none" w:sz="0" w:space="0" w:color="auto"/>
        <w:bottom w:val="none" w:sz="0" w:space="0" w:color="auto"/>
        <w:right w:val="none" w:sz="0" w:space="0" w:color="auto"/>
      </w:divBdr>
    </w:div>
    <w:div w:id="916398586">
      <w:bodyDiv w:val="1"/>
      <w:marLeft w:val="0"/>
      <w:marRight w:val="0"/>
      <w:marTop w:val="0"/>
      <w:marBottom w:val="0"/>
      <w:divBdr>
        <w:top w:val="none" w:sz="0" w:space="0" w:color="auto"/>
        <w:left w:val="none" w:sz="0" w:space="0" w:color="auto"/>
        <w:bottom w:val="none" w:sz="0" w:space="0" w:color="auto"/>
        <w:right w:val="none" w:sz="0" w:space="0" w:color="auto"/>
      </w:divBdr>
    </w:div>
    <w:div w:id="916549025">
      <w:bodyDiv w:val="1"/>
      <w:marLeft w:val="0"/>
      <w:marRight w:val="0"/>
      <w:marTop w:val="0"/>
      <w:marBottom w:val="0"/>
      <w:divBdr>
        <w:top w:val="none" w:sz="0" w:space="0" w:color="auto"/>
        <w:left w:val="none" w:sz="0" w:space="0" w:color="auto"/>
        <w:bottom w:val="none" w:sz="0" w:space="0" w:color="auto"/>
        <w:right w:val="none" w:sz="0" w:space="0" w:color="auto"/>
      </w:divBdr>
    </w:div>
    <w:div w:id="916984293">
      <w:bodyDiv w:val="1"/>
      <w:marLeft w:val="0"/>
      <w:marRight w:val="0"/>
      <w:marTop w:val="0"/>
      <w:marBottom w:val="0"/>
      <w:divBdr>
        <w:top w:val="none" w:sz="0" w:space="0" w:color="auto"/>
        <w:left w:val="none" w:sz="0" w:space="0" w:color="auto"/>
        <w:bottom w:val="none" w:sz="0" w:space="0" w:color="auto"/>
        <w:right w:val="none" w:sz="0" w:space="0" w:color="auto"/>
      </w:divBdr>
    </w:div>
    <w:div w:id="917207677">
      <w:bodyDiv w:val="1"/>
      <w:marLeft w:val="0"/>
      <w:marRight w:val="0"/>
      <w:marTop w:val="0"/>
      <w:marBottom w:val="0"/>
      <w:divBdr>
        <w:top w:val="none" w:sz="0" w:space="0" w:color="auto"/>
        <w:left w:val="none" w:sz="0" w:space="0" w:color="auto"/>
        <w:bottom w:val="none" w:sz="0" w:space="0" w:color="auto"/>
        <w:right w:val="none" w:sz="0" w:space="0" w:color="auto"/>
      </w:divBdr>
    </w:div>
    <w:div w:id="917254944">
      <w:bodyDiv w:val="1"/>
      <w:marLeft w:val="0"/>
      <w:marRight w:val="0"/>
      <w:marTop w:val="0"/>
      <w:marBottom w:val="0"/>
      <w:divBdr>
        <w:top w:val="none" w:sz="0" w:space="0" w:color="auto"/>
        <w:left w:val="none" w:sz="0" w:space="0" w:color="auto"/>
        <w:bottom w:val="none" w:sz="0" w:space="0" w:color="auto"/>
        <w:right w:val="none" w:sz="0" w:space="0" w:color="auto"/>
      </w:divBdr>
    </w:div>
    <w:div w:id="917523590">
      <w:bodyDiv w:val="1"/>
      <w:marLeft w:val="0"/>
      <w:marRight w:val="0"/>
      <w:marTop w:val="0"/>
      <w:marBottom w:val="0"/>
      <w:divBdr>
        <w:top w:val="none" w:sz="0" w:space="0" w:color="auto"/>
        <w:left w:val="none" w:sz="0" w:space="0" w:color="auto"/>
        <w:bottom w:val="none" w:sz="0" w:space="0" w:color="auto"/>
        <w:right w:val="none" w:sz="0" w:space="0" w:color="auto"/>
      </w:divBdr>
    </w:div>
    <w:div w:id="917713468">
      <w:bodyDiv w:val="1"/>
      <w:marLeft w:val="0"/>
      <w:marRight w:val="0"/>
      <w:marTop w:val="0"/>
      <w:marBottom w:val="0"/>
      <w:divBdr>
        <w:top w:val="none" w:sz="0" w:space="0" w:color="auto"/>
        <w:left w:val="none" w:sz="0" w:space="0" w:color="auto"/>
        <w:bottom w:val="none" w:sz="0" w:space="0" w:color="auto"/>
        <w:right w:val="none" w:sz="0" w:space="0" w:color="auto"/>
      </w:divBdr>
    </w:div>
    <w:div w:id="918291460">
      <w:bodyDiv w:val="1"/>
      <w:marLeft w:val="0"/>
      <w:marRight w:val="0"/>
      <w:marTop w:val="0"/>
      <w:marBottom w:val="0"/>
      <w:divBdr>
        <w:top w:val="none" w:sz="0" w:space="0" w:color="auto"/>
        <w:left w:val="none" w:sz="0" w:space="0" w:color="auto"/>
        <w:bottom w:val="none" w:sz="0" w:space="0" w:color="auto"/>
        <w:right w:val="none" w:sz="0" w:space="0" w:color="auto"/>
      </w:divBdr>
    </w:div>
    <w:div w:id="918636392">
      <w:bodyDiv w:val="1"/>
      <w:marLeft w:val="0"/>
      <w:marRight w:val="0"/>
      <w:marTop w:val="0"/>
      <w:marBottom w:val="0"/>
      <w:divBdr>
        <w:top w:val="none" w:sz="0" w:space="0" w:color="auto"/>
        <w:left w:val="none" w:sz="0" w:space="0" w:color="auto"/>
        <w:bottom w:val="none" w:sz="0" w:space="0" w:color="auto"/>
        <w:right w:val="none" w:sz="0" w:space="0" w:color="auto"/>
      </w:divBdr>
    </w:div>
    <w:div w:id="919294499">
      <w:bodyDiv w:val="1"/>
      <w:marLeft w:val="0"/>
      <w:marRight w:val="0"/>
      <w:marTop w:val="0"/>
      <w:marBottom w:val="0"/>
      <w:divBdr>
        <w:top w:val="none" w:sz="0" w:space="0" w:color="auto"/>
        <w:left w:val="none" w:sz="0" w:space="0" w:color="auto"/>
        <w:bottom w:val="none" w:sz="0" w:space="0" w:color="auto"/>
        <w:right w:val="none" w:sz="0" w:space="0" w:color="auto"/>
      </w:divBdr>
    </w:div>
    <w:div w:id="919489134">
      <w:bodyDiv w:val="1"/>
      <w:marLeft w:val="0"/>
      <w:marRight w:val="0"/>
      <w:marTop w:val="0"/>
      <w:marBottom w:val="0"/>
      <w:divBdr>
        <w:top w:val="none" w:sz="0" w:space="0" w:color="auto"/>
        <w:left w:val="none" w:sz="0" w:space="0" w:color="auto"/>
        <w:bottom w:val="none" w:sz="0" w:space="0" w:color="auto"/>
        <w:right w:val="none" w:sz="0" w:space="0" w:color="auto"/>
      </w:divBdr>
    </w:div>
    <w:div w:id="919681738">
      <w:bodyDiv w:val="1"/>
      <w:marLeft w:val="0"/>
      <w:marRight w:val="0"/>
      <w:marTop w:val="0"/>
      <w:marBottom w:val="0"/>
      <w:divBdr>
        <w:top w:val="none" w:sz="0" w:space="0" w:color="auto"/>
        <w:left w:val="none" w:sz="0" w:space="0" w:color="auto"/>
        <w:bottom w:val="none" w:sz="0" w:space="0" w:color="auto"/>
        <w:right w:val="none" w:sz="0" w:space="0" w:color="auto"/>
      </w:divBdr>
    </w:div>
    <w:div w:id="919825940">
      <w:bodyDiv w:val="1"/>
      <w:marLeft w:val="0"/>
      <w:marRight w:val="0"/>
      <w:marTop w:val="0"/>
      <w:marBottom w:val="0"/>
      <w:divBdr>
        <w:top w:val="none" w:sz="0" w:space="0" w:color="auto"/>
        <w:left w:val="none" w:sz="0" w:space="0" w:color="auto"/>
        <w:bottom w:val="none" w:sz="0" w:space="0" w:color="auto"/>
        <w:right w:val="none" w:sz="0" w:space="0" w:color="auto"/>
      </w:divBdr>
    </w:div>
    <w:div w:id="920216295">
      <w:bodyDiv w:val="1"/>
      <w:marLeft w:val="0"/>
      <w:marRight w:val="0"/>
      <w:marTop w:val="0"/>
      <w:marBottom w:val="0"/>
      <w:divBdr>
        <w:top w:val="none" w:sz="0" w:space="0" w:color="auto"/>
        <w:left w:val="none" w:sz="0" w:space="0" w:color="auto"/>
        <w:bottom w:val="none" w:sz="0" w:space="0" w:color="auto"/>
        <w:right w:val="none" w:sz="0" w:space="0" w:color="auto"/>
      </w:divBdr>
    </w:div>
    <w:div w:id="920986393">
      <w:bodyDiv w:val="1"/>
      <w:marLeft w:val="0"/>
      <w:marRight w:val="0"/>
      <w:marTop w:val="0"/>
      <w:marBottom w:val="0"/>
      <w:divBdr>
        <w:top w:val="none" w:sz="0" w:space="0" w:color="auto"/>
        <w:left w:val="none" w:sz="0" w:space="0" w:color="auto"/>
        <w:bottom w:val="none" w:sz="0" w:space="0" w:color="auto"/>
        <w:right w:val="none" w:sz="0" w:space="0" w:color="auto"/>
      </w:divBdr>
    </w:div>
    <w:div w:id="921109475">
      <w:bodyDiv w:val="1"/>
      <w:marLeft w:val="0"/>
      <w:marRight w:val="0"/>
      <w:marTop w:val="0"/>
      <w:marBottom w:val="0"/>
      <w:divBdr>
        <w:top w:val="none" w:sz="0" w:space="0" w:color="auto"/>
        <w:left w:val="none" w:sz="0" w:space="0" w:color="auto"/>
        <w:bottom w:val="none" w:sz="0" w:space="0" w:color="auto"/>
        <w:right w:val="none" w:sz="0" w:space="0" w:color="auto"/>
      </w:divBdr>
    </w:div>
    <w:div w:id="921765827">
      <w:bodyDiv w:val="1"/>
      <w:marLeft w:val="0"/>
      <w:marRight w:val="0"/>
      <w:marTop w:val="0"/>
      <w:marBottom w:val="0"/>
      <w:divBdr>
        <w:top w:val="none" w:sz="0" w:space="0" w:color="auto"/>
        <w:left w:val="none" w:sz="0" w:space="0" w:color="auto"/>
        <w:bottom w:val="none" w:sz="0" w:space="0" w:color="auto"/>
        <w:right w:val="none" w:sz="0" w:space="0" w:color="auto"/>
      </w:divBdr>
    </w:div>
    <w:div w:id="921792670">
      <w:bodyDiv w:val="1"/>
      <w:marLeft w:val="0"/>
      <w:marRight w:val="0"/>
      <w:marTop w:val="0"/>
      <w:marBottom w:val="0"/>
      <w:divBdr>
        <w:top w:val="none" w:sz="0" w:space="0" w:color="auto"/>
        <w:left w:val="none" w:sz="0" w:space="0" w:color="auto"/>
        <w:bottom w:val="none" w:sz="0" w:space="0" w:color="auto"/>
        <w:right w:val="none" w:sz="0" w:space="0" w:color="auto"/>
      </w:divBdr>
    </w:div>
    <w:div w:id="921839763">
      <w:bodyDiv w:val="1"/>
      <w:marLeft w:val="0"/>
      <w:marRight w:val="0"/>
      <w:marTop w:val="0"/>
      <w:marBottom w:val="0"/>
      <w:divBdr>
        <w:top w:val="none" w:sz="0" w:space="0" w:color="auto"/>
        <w:left w:val="none" w:sz="0" w:space="0" w:color="auto"/>
        <w:bottom w:val="none" w:sz="0" w:space="0" w:color="auto"/>
        <w:right w:val="none" w:sz="0" w:space="0" w:color="auto"/>
      </w:divBdr>
    </w:div>
    <w:div w:id="922030901">
      <w:bodyDiv w:val="1"/>
      <w:marLeft w:val="0"/>
      <w:marRight w:val="0"/>
      <w:marTop w:val="0"/>
      <w:marBottom w:val="0"/>
      <w:divBdr>
        <w:top w:val="none" w:sz="0" w:space="0" w:color="auto"/>
        <w:left w:val="none" w:sz="0" w:space="0" w:color="auto"/>
        <w:bottom w:val="none" w:sz="0" w:space="0" w:color="auto"/>
        <w:right w:val="none" w:sz="0" w:space="0" w:color="auto"/>
      </w:divBdr>
    </w:div>
    <w:div w:id="922302168">
      <w:bodyDiv w:val="1"/>
      <w:marLeft w:val="0"/>
      <w:marRight w:val="0"/>
      <w:marTop w:val="0"/>
      <w:marBottom w:val="0"/>
      <w:divBdr>
        <w:top w:val="none" w:sz="0" w:space="0" w:color="auto"/>
        <w:left w:val="none" w:sz="0" w:space="0" w:color="auto"/>
        <w:bottom w:val="none" w:sz="0" w:space="0" w:color="auto"/>
        <w:right w:val="none" w:sz="0" w:space="0" w:color="auto"/>
      </w:divBdr>
    </w:div>
    <w:div w:id="922765757">
      <w:bodyDiv w:val="1"/>
      <w:marLeft w:val="0"/>
      <w:marRight w:val="0"/>
      <w:marTop w:val="0"/>
      <w:marBottom w:val="0"/>
      <w:divBdr>
        <w:top w:val="none" w:sz="0" w:space="0" w:color="auto"/>
        <w:left w:val="none" w:sz="0" w:space="0" w:color="auto"/>
        <w:bottom w:val="none" w:sz="0" w:space="0" w:color="auto"/>
        <w:right w:val="none" w:sz="0" w:space="0" w:color="auto"/>
      </w:divBdr>
    </w:div>
    <w:div w:id="923295276">
      <w:bodyDiv w:val="1"/>
      <w:marLeft w:val="0"/>
      <w:marRight w:val="0"/>
      <w:marTop w:val="0"/>
      <w:marBottom w:val="0"/>
      <w:divBdr>
        <w:top w:val="none" w:sz="0" w:space="0" w:color="auto"/>
        <w:left w:val="none" w:sz="0" w:space="0" w:color="auto"/>
        <w:bottom w:val="none" w:sz="0" w:space="0" w:color="auto"/>
        <w:right w:val="none" w:sz="0" w:space="0" w:color="auto"/>
      </w:divBdr>
    </w:div>
    <w:div w:id="923495448">
      <w:bodyDiv w:val="1"/>
      <w:marLeft w:val="0"/>
      <w:marRight w:val="0"/>
      <w:marTop w:val="0"/>
      <w:marBottom w:val="0"/>
      <w:divBdr>
        <w:top w:val="none" w:sz="0" w:space="0" w:color="auto"/>
        <w:left w:val="none" w:sz="0" w:space="0" w:color="auto"/>
        <w:bottom w:val="none" w:sz="0" w:space="0" w:color="auto"/>
        <w:right w:val="none" w:sz="0" w:space="0" w:color="auto"/>
      </w:divBdr>
    </w:div>
    <w:div w:id="923799162">
      <w:bodyDiv w:val="1"/>
      <w:marLeft w:val="0"/>
      <w:marRight w:val="0"/>
      <w:marTop w:val="0"/>
      <w:marBottom w:val="0"/>
      <w:divBdr>
        <w:top w:val="none" w:sz="0" w:space="0" w:color="auto"/>
        <w:left w:val="none" w:sz="0" w:space="0" w:color="auto"/>
        <w:bottom w:val="none" w:sz="0" w:space="0" w:color="auto"/>
        <w:right w:val="none" w:sz="0" w:space="0" w:color="auto"/>
      </w:divBdr>
    </w:div>
    <w:div w:id="923957370">
      <w:bodyDiv w:val="1"/>
      <w:marLeft w:val="0"/>
      <w:marRight w:val="0"/>
      <w:marTop w:val="0"/>
      <w:marBottom w:val="0"/>
      <w:divBdr>
        <w:top w:val="none" w:sz="0" w:space="0" w:color="auto"/>
        <w:left w:val="none" w:sz="0" w:space="0" w:color="auto"/>
        <w:bottom w:val="none" w:sz="0" w:space="0" w:color="auto"/>
        <w:right w:val="none" w:sz="0" w:space="0" w:color="auto"/>
      </w:divBdr>
    </w:div>
    <w:div w:id="924344642">
      <w:bodyDiv w:val="1"/>
      <w:marLeft w:val="0"/>
      <w:marRight w:val="0"/>
      <w:marTop w:val="0"/>
      <w:marBottom w:val="0"/>
      <w:divBdr>
        <w:top w:val="none" w:sz="0" w:space="0" w:color="auto"/>
        <w:left w:val="none" w:sz="0" w:space="0" w:color="auto"/>
        <w:bottom w:val="none" w:sz="0" w:space="0" w:color="auto"/>
        <w:right w:val="none" w:sz="0" w:space="0" w:color="auto"/>
      </w:divBdr>
    </w:div>
    <w:div w:id="925572350">
      <w:bodyDiv w:val="1"/>
      <w:marLeft w:val="0"/>
      <w:marRight w:val="0"/>
      <w:marTop w:val="0"/>
      <w:marBottom w:val="0"/>
      <w:divBdr>
        <w:top w:val="none" w:sz="0" w:space="0" w:color="auto"/>
        <w:left w:val="none" w:sz="0" w:space="0" w:color="auto"/>
        <w:bottom w:val="none" w:sz="0" w:space="0" w:color="auto"/>
        <w:right w:val="none" w:sz="0" w:space="0" w:color="auto"/>
      </w:divBdr>
    </w:div>
    <w:div w:id="925959085">
      <w:bodyDiv w:val="1"/>
      <w:marLeft w:val="0"/>
      <w:marRight w:val="0"/>
      <w:marTop w:val="0"/>
      <w:marBottom w:val="0"/>
      <w:divBdr>
        <w:top w:val="none" w:sz="0" w:space="0" w:color="auto"/>
        <w:left w:val="none" w:sz="0" w:space="0" w:color="auto"/>
        <w:bottom w:val="none" w:sz="0" w:space="0" w:color="auto"/>
        <w:right w:val="none" w:sz="0" w:space="0" w:color="auto"/>
      </w:divBdr>
    </w:div>
    <w:div w:id="926035036">
      <w:bodyDiv w:val="1"/>
      <w:marLeft w:val="0"/>
      <w:marRight w:val="0"/>
      <w:marTop w:val="0"/>
      <w:marBottom w:val="0"/>
      <w:divBdr>
        <w:top w:val="none" w:sz="0" w:space="0" w:color="auto"/>
        <w:left w:val="none" w:sz="0" w:space="0" w:color="auto"/>
        <w:bottom w:val="none" w:sz="0" w:space="0" w:color="auto"/>
        <w:right w:val="none" w:sz="0" w:space="0" w:color="auto"/>
      </w:divBdr>
    </w:div>
    <w:div w:id="926115518">
      <w:bodyDiv w:val="1"/>
      <w:marLeft w:val="0"/>
      <w:marRight w:val="0"/>
      <w:marTop w:val="0"/>
      <w:marBottom w:val="0"/>
      <w:divBdr>
        <w:top w:val="none" w:sz="0" w:space="0" w:color="auto"/>
        <w:left w:val="none" w:sz="0" w:space="0" w:color="auto"/>
        <w:bottom w:val="none" w:sz="0" w:space="0" w:color="auto"/>
        <w:right w:val="none" w:sz="0" w:space="0" w:color="auto"/>
      </w:divBdr>
    </w:div>
    <w:div w:id="926577116">
      <w:bodyDiv w:val="1"/>
      <w:marLeft w:val="0"/>
      <w:marRight w:val="0"/>
      <w:marTop w:val="0"/>
      <w:marBottom w:val="0"/>
      <w:divBdr>
        <w:top w:val="none" w:sz="0" w:space="0" w:color="auto"/>
        <w:left w:val="none" w:sz="0" w:space="0" w:color="auto"/>
        <w:bottom w:val="none" w:sz="0" w:space="0" w:color="auto"/>
        <w:right w:val="none" w:sz="0" w:space="0" w:color="auto"/>
      </w:divBdr>
    </w:div>
    <w:div w:id="926768768">
      <w:bodyDiv w:val="1"/>
      <w:marLeft w:val="0"/>
      <w:marRight w:val="0"/>
      <w:marTop w:val="0"/>
      <w:marBottom w:val="0"/>
      <w:divBdr>
        <w:top w:val="none" w:sz="0" w:space="0" w:color="auto"/>
        <w:left w:val="none" w:sz="0" w:space="0" w:color="auto"/>
        <w:bottom w:val="none" w:sz="0" w:space="0" w:color="auto"/>
        <w:right w:val="none" w:sz="0" w:space="0" w:color="auto"/>
      </w:divBdr>
    </w:div>
    <w:div w:id="926813520">
      <w:bodyDiv w:val="1"/>
      <w:marLeft w:val="0"/>
      <w:marRight w:val="0"/>
      <w:marTop w:val="0"/>
      <w:marBottom w:val="0"/>
      <w:divBdr>
        <w:top w:val="none" w:sz="0" w:space="0" w:color="auto"/>
        <w:left w:val="none" w:sz="0" w:space="0" w:color="auto"/>
        <w:bottom w:val="none" w:sz="0" w:space="0" w:color="auto"/>
        <w:right w:val="none" w:sz="0" w:space="0" w:color="auto"/>
      </w:divBdr>
    </w:div>
    <w:div w:id="927274399">
      <w:bodyDiv w:val="1"/>
      <w:marLeft w:val="0"/>
      <w:marRight w:val="0"/>
      <w:marTop w:val="0"/>
      <w:marBottom w:val="0"/>
      <w:divBdr>
        <w:top w:val="none" w:sz="0" w:space="0" w:color="auto"/>
        <w:left w:val="none" w:sz="0" w:space="0" w:color="auto"/>
        <w:bottom w:val="none" w:sz="0" w:space="0" w:color="auto"/>
        <w:right w:val="none" w:sz="0" w:space="0" w:color="auto"/>
      </w:divBdr>
    </w:div>
    <w:div w:id="927350986">
      <w:bodyDiv w:val="1"/>
      <w:marLeft w:val="0"/>
      <w:marRight w:val="0"/>
      <w:marTop w:val="0"/>
      <w:marBottom w:val="0"/>
      <w:divBdr>
        <w:top w:val="none" w:sz="0" w:space="0" w:color="auto"/>
        <w:left w:val="none" w:sz="0" w:space="0" w:color="auto"/>
        <w:bottom w:val="none" w:sz="0" w:space="0" w:color="auto"/>
        <w:right w:val="none" w:sz="0" w:space="0" w:color="auto"/>
      </w:divBdr>
    </w:div>
    <w:div w:id="927469045">
      <w:bodyDiv w:val="1"/>
      <w:marLeft w:val="0"/>
      <w:marRight w:val="0"/>
      <w:marTop w:val="0"/>
      <w:marBottom w:val="0"/>
      <w:divBdr>
        <w:top w:val="none" w:sz="0" w:space="0" w:color="auto"/>
        <w:left w:val="none" w:sz="0" w:space="0" w:color="auto"/>
        <w:bottom w:val="none" w:sz="0" w:space="0" w:color="auto"/>
        <w:right w:val="none" w:sz="0" w:space="0" w:color="auto"/>
      </w:divBdr>
    </w:div>
    <w:div w:id="927612697">
      <w:bodyDiv w:val="1"/>
      <w:marLeft w:val="0"/>
      <w:marRight w:val="0"/>
      <w:marTop w:val="0"/>
      <w:marBottom w:val="0"/>
      <w:divBdr>
        <w:top w:val="none" w:sz="0" w:space="0" w:color="auto"/>
        <w:left w:val="none" w:sz="0" w:space="0" w:color="auto"/>
        <w:bottom w:val="none" w:sz="0" w:space="0" w:color="auto"/>
        <w:right w:val="none" w:sz="0" w:space="0" w:color="auto"/>
      </w:divBdr>
    </w:div>
    <w:div w:id="928125813">
      <w:bodyDiv w:val="1"/>
      <w:marLeft w:val="0"/>
      <w:marRight w:val="0"/>
      <w:marTop w:val="0"/>
      <w:marBottom w:val="0"/>
      <w:divBdr>
        <w:top w:val="none" w:sz="0" w:space="0" w:color="auto"/>
        <w:left w:val="none" w:sz="0" w:space="0" w:color="auto"/>
        <w:bottom w:val="none" w:sz="0" w:space="0" w:color="auto"/>
        <w:right w:val="none" w:sz="0" w:space="0" w:color="auto"/>
      </w:divBdr>
    </w:div>
    <w:div w:id="928387860">
      <w:bodyDiv w:val="1"/>
      <w:marLeft w:val="0"/>
      <w:marRight w:val="0"/>
      <w:marTop w:val="0"/>
      <w:marBottom w:val="0"/>
      <w:divBdr>
        <w:top w:val="none" w:sz="0" w:space="0" w:color="auto"/>
        <w:left w:val="none" w:sz="0" w:space="0" w:color="auto"/>
        <w:bottom w:val="none" w:sz="0" w:space="0" w:color="auto"/>
        <w:right w:val="none" w:sz="0" w:space="0" w:color="auto"/>
      </w:divBdr>
    </w:div>
    <w:div w:id="928779984">
      <w:bodyDiv w:val="1"/>
      <w:marLeft w:val="0"/>
      <w:marRight w:val="0"/>
      <w:marTop w:val="0"/>
      <w:marBottom w:val="0"/>
      <w:divBdr>
        <w:top w:val="none" w:sz="0" w:space="0" w:color="auto"/>
        <w:left w:val="none" w:sz="0" w:space="0" w:color="auto"/>
        <w:bottom w:val="none" w:sz="0" w:space="0" w:color="auto"/>
        <w:right w:val="none" w:sz="0" w:space="0" w:color="auto"/>
      </w:divBdr>
    </w:div>
    <w:div w:id="928805511">
      <w:bodyDiv w:val="1"/>
      <w:marLeft w:val="0"/>
      <w:marRight w:val="0"/>
      <w:marTop w:val="0"/>
      <w:marBottom w:val="0"/>
      <w:divBdr>
        <w:top w:val="none" w:sz="0" w:space="0" w:color="auto"/>
        <w:left w:val="none" w:sz="0" w:space="0" w:color="auto"/>
        <w:bottom w:val="none" w:sz="0" w:space="0" w:color="auto"/>
        <w:right w:val="none" w:sz="0" w:space="0" w:color="auto"/>
      </w:divBdr>
    </w:div>
    <w:div w:id="928924201">
      <w:bodyDiv w:val="1"/>
      <w:marLeft w:val="0"/>
      <w:marRight w:val="0"/>
      <w:marTop w:val="0"/>
      <w:marBottom w:val="0"/>
      <w:divBdr>
        <w:top w:val="none" w:sz="0" w:space="0" w:color="auto"/>
        <w:left w:val="none" w:sz="0" w:space="0" w:color="auto"/>
        <w:bottom w:val="none" w:sz="0" w:space="0" w:color="auto"/>
        <w:right w:val="none" w:sz="0" w:space="0" w:color="auto"/>
      </w:divBdr>
    </w:div>
    <w:div w:id="928998900">
      <w:bodyDiv w:val="1"/>
      <w:marLeft w:val="0"/>
      <w:marRight w:val="0"/>
      <w:marTop w:val="0"/>
      <w:marBottom w:val="0"/>
      <w:divBdr>
        <w:top w:val="none" w:sz="0" w:space="0" w:color="auto"/>
        <w:left w:val="none" w:sz="0" w:space="0" w:color="auto"/>
        <w:bottom w:val="none" w:sz="0" w:space="0" w:color="auto"/>
        <w:right w:val="none" w:sz="0" w:space="0" w:color="auto"/>
      </w:divBdr>
    </w:div>
    <w:div w:id="929043396">
      <w:bodyDiv w:val="1"/>
      <w:marLeft w:val="0"/>
      <w:marRight w:val="0"/>
      <w:marTop w:val="0"/>
      <w:marBottom w:val="0"/>
      <w:divBdr>
        <w:top w:val="none" w:sz="0" w:space="0" w:color="auto"/>
        <w:left w:val="none" w:sz="0" w:space="0" w:color="auto"/>
        <w:bottom w:val="none" w:sz="0" w:space="0" w:color="auto"/>
        <w:right w:val="none" w:sz="0" w:space="0" w:color="auto"/>
      </w:divBdr>
    </w:div>
    <w:div w:id="930310729">
      <w:bodyDiv w:val="1"/>
      <w:marLeft w:val="0"/>
      <w:marRight w:val="0"/>
      <w:marTop w:val="0"/>
      <w:marBottom w:val="0"/>
      <w:divBdr>
        <w:top w:val="none" w:sz="0" w:space="0" w:color="auto"/>
        <w:left w:val="none" w:sz="0" w:space="0" w:color="auto"/>
        <w:bottom w:val="none" w:sz="0" w:space="0" w:color="auto"/>
        <w:right w:val="none" w:sz="0" w:space="0" w:color="auto"/>
      </w:divBdr>
    </w:div>
    <w:div w:id="931085214">
      <w:bodyDiv w:val="1"/>
      <w:marLeft w:val="0"/>
      <w:marRight w:val="0"/>
      <w:marTop w:val="0"/>
      <w:marBottom w:val="0"/>
      <w:divBdr>
        <w:top w:val="none" w:sz="0" w:space="0" w:color="auto"/>
        <w:left w:val="none" w:sz="0" w:space="0" w:color="auto"/>
        <w:bottom w:val="none" w:sz="0" w:space="0" w:color="auto"/>
        <w:right w:val="none" w:sz="0" w:space="0" w:color="auto"/>
      </w:divBdr>
    </w:div>
    <w:div w:id="931473433">
      <w:bodyDiv w:val="1"/>
      <w:marLeft w:val="0"/>
      <w:marRight w:val="0"/>
      <w:marTop w:val="0"/>
      <w:marBottom w:val="0"/>
      <w:divBdr>
        <w:top w:val="none" w:sz="0" w:space="0" w:color="auto"/>
        <w:left w:val="none" w:sz="0" w:space="0" w:color="auto"/>
        <w:bottom w:val="none" w:sz="0" w:space="0" w:color="auto"/>
        <w:right w:val="none" w:sz="0" w:space="0" w:color="auto"/>
      </w:divBdr>
    </w:div>
    <w:div w:id="931477090">
      <w:bodyDiv w:val="1"/>
      <w:marLeft w:val="0"/>
      <w:marRight w:val="0"/>
      <w:marTop w:val="0"/>
      <w:marBottom w:val="0"/>
      <w:divBdr>
        <w:top w:val="none" w:sz="0" w:space="0" w:color="auto"/>
        <w:left w:val="none" w:sz="0" w:space="0" w:color="auto"/>
        <w:bottom w:val="none" w:sz="0" w:space="0" w:color="auto"/>
        <w:right w:val="none" w:sz="0" w:space="0" w:color="auto"/>
      </w:divBdr>
    </w:div>
    <w:div w:id="932325446">
      <w:bodyDiv w:val="1"/>
      <w:marLeft w:val="0"/>
      <w:marRight w:val="0"/>
      <w:marTop w:val="0"/>
      <w:marBottom w:val="0"/>
      <w:divBdr>
        <w:top w:val="none" w:sz="0" w:space="0" w:color="auto"/>
        <w:left w:val="none" w:sz="0" w:space="0" w:color="auto"/>
        <w:bottom w:val="none" w:sz="0" w:space="0" w:color="auto"/>
        <w:right w:val="none" w:sz="0" w:space="0" w:color="auto"/>
      </w:divBdr>
    </w:div>
    <w:div w:id="932475195">
      <w:bodyDiv w:val="1"/>
      <w:marLeft w:val="0"/>
      <w:marRight w:val="0"/>
      <w:marTop w:val="0"/>
      <w:marBottom w:val="0"/>
      <w:divBdr>
        <w:top w:val="none" w:sz="0" w:space="0" w:color="auto"/>
        <w:left w:val="none" w:sz="0" w:space="0" w:color="auto"/>
        <w:bottom w:val="none" w:sz="0" w:space="0" w:color="auto"/>
        <w:right w:val="none" w:sz="0" w:space="0" w:color="auto"/>
      </w:divBdr>
    </w:div>
    <w:div w:id="932587375">
      <w:bodyDiv w:val="1"/>
      <w:marLeft w:val="0"/>
      <w:marRight w:val="0"/>
      <w:marTop w:val="0"/>
      <w:marBottom w:val="0"/>
      <w:divBdr>
        <w:top w:val="none" w:sz="0" w:space="0" w:color="auto"/>
        <w:left w:val="none" w:sz="0" w:space="0" w:color="auto"/>
        <w:bottom w:val="none" w:sz="0" w:space="0" w:color="auto"/>
        <w:right w:val="none" w:sz="0" w:space="0" w:color="auto"/>
      </w:divBdr>
    </w:div>
    <w:div w:id="932595254">
      <w:bodyDiv w:val="1"/>
      <w:marLeft w:val="0"/>
      <w:marRight w:val="0"/>
      <w:marTop w:val="0"/>
      <w:marBottom w:val="0"/>
      <w:divBdr>
        <w:top w:val="none" w:sz="0" w:space="0" w:color="auto"/>
        <w:left w:val="none" w:sz="0" w:space="0" w:color="auto"/>
        <w:bottom w:val="none" w:sz="0" w:space="0" w:color="auto"/>
        <w:right w:val="none" w:sz="0" w:space="0" w:color="auto"/>
      </w:divBdr>
    </w:div>
    <w:div w:id="933392739">
      <w:bodyDiv w:val="1"/>
      <w:marLeft w:val="0"/>
      <w:marRight w:val="0"/>
      <w:marTop w:val="0"/>
      <w:marBottom w:val="0"/>
      <w:divBdr>
        <w:top w:val="none" w:sz="0" w:space="0" w:color="auto"/>
        <w:left w:val="none" w:sz="0" w:space="0" w:color="auto"/>
        <w:bottom w:val="none" w:sz="0" w:space="0" w:color="auto"/>
        <w:right w:val="none" w:sz="0" w:space="0" w:color="auto"/>
      </w:divBdr>
    </w:div>
    <w:div w:id="933443236">
      <w:bodyDiv w:val="1"/>
      <w:marLeft w:val="0"/>
      <w:marRight w:val="0"/>
      <w:marTop w:val="0"/>
      <w:marBottom w:val="0"/>
      <w:divBdr>
        <w:top w:val="none" w:sz="0" w:space="0" w:color="auto"/>
        <w:left w:val="none" w:sz="0" w:space="0" w:color="auto"/>
        <w:bottom w:val="none" w:sz="0" w:space="0" w:color="auto"/>
        <w:right w:val="none" w:sz="0" w:space="0" w:color="auto"/>
      </w:divBdr>
    </w:div>
    <w:div w:id="933586526">
      <w:bodyDiv w:val="1"/>
      <w:marLeft w:val="0"/>
      <w:marRight w:val="0"/>
      <w:marTop w:val="0"/>
      <w:marBottom w:val="0"/>
      <w:divBdr>
        <w:top w:val="none" w:sz="0" w:space="0" w:color="auto"/>
        <w:left w:val="none" w:sz="0" w:space="0" w:color="auto"/>
        <w:bottom w:val="none" w:sz="0" w:space="0" w:color="auto"/>
        <w:right w:val="none" w:sz="0" w:space="0" w:color="auto"/>
      </w:divBdr>
    </w:div>
    <w:div w:id="933637290">
      <w:bodyDiv w:val="1"/>
      <w:marLeft w:val="0"/>
      <w:marRight w:val="0"/>
      <w:marTop w:val="0"/>
      <w:marBottom w:val="0"/>
      <w:divBdr>
        <w:top w:val="none" w:sz="0" w:space="0" w:color="auto"/>
        <w:left w:val="none" w:sz="0" w:space="0" w:color="auto"/>
        <w:bottom w:val="none" w:sz="0" w:space="0" w:color="auto"/>
        <w:right w:val="none" w:sz="0" w:space="0" w:color="auto"/>
      </w:divBdr>
    </w:div>
    <w:div w:id="934479082">
      <w:bodyDiv w:val="1"/>
      <w:marLeft w:val="0"/>
      <w:marRight w:val="0"/>
      <w:marTop w:val="0"/>
      <w:marBottom w:val="0"/>
      <w:divBdr>
        <w:top w:val="none" w:sz="0" w:space="0" w:color="auto"/>
        <w:left w:val="none" w:sz="0" w:space="0" w:color="auto"/>
        <w:bottom w:val="none" w:sz="0" w:space="0" w:color="auto"/>
        <w:right w:val="none" w:sz="0" w:space="0" w:color="auto"/>
      </w:divBdr>
    </w:div>
    <w:div w:id="935593624">
      <w:bodyDiv w:val="1"/>
      <w:marLeft w:val="0"/>
      <w:marRight w:val="0"/>
      <w:marTop w:val="0"/>
      <w:marBottom w:val="0"/>
      <w:divBdr>
        <w:top w:val="none" w:sz="0" w:space="0" w:color="auto"/>
        <w:left w:val="none" w:sz="0" w:space="0" w:color="auto"/>
        <w:bottom w:val="none" w:sz="0" w:space="0" w:color="auto"/>
        <w:right w:val="none" w:sz="0" w:space="0" w:color="auto"/>
      </w:divBdr>
    </w:div>
    <w:div w:id="935594932">
      <w:bodyDiv w:val="1"/>
      <w:marLeft w:val="0"/>
      <w:marRight w:val="0"/>
      <w:marTop w:val="0"/>
      <w:marBottom w:val="0"/>
      <w:divBdr>
        <w:top w:val="none" w:sz="0" w:space="0" w:color="auto"/>
        <w:left w:val="none" w:sz="0" w:space="0" w:color="auto"/>
        <w:bottom w:val="none" w:sz="0" w:space="0" w:color="auto"/>
        <w:right w:val="none" w:sz="0" w:space="0" w:color="auto"/>
      </w:divBdr>
    </w:div>
    <w:div w:id="935747726">
      <w:bodyDiv w:val="1"/>
      <w:marLeft w:val="0"/>
      <w:marRight w:val="0"/>
      <w:marTop w:val="0"/>
      <w:marBottom w:val="0"/>
      <w:divBdr>
        <w:top w:val="none" w:sz="0" w:space="0" w:color="auto"/>
        <w:left w:val="none" w:sz="0" w:space="0" w:color="auto"/>
        <w:bottom w:val="none" w:sz="0" w:space="0" w:color="auto"/>
        <w:right w:val="none" w:sz="0" w:space="0" w:color="auto"/>
      </w:divBdr>
    </w:div>
    <w:div w:id="936212229">
      <w:bodyDiv w:val="1"/>
      <w:marLeft w:val="0"/>
      <w:marRight w:val="0"/>
      <w:marTop w:val="0"/>
      <w:marBottom w:val="0"/>
      <w:divBdr>
        <w:top w:val="none" w:sz="0" w:space="0" w:color="auto"/>
        <w:left w:val="none" w:sz="0" w:space="0" w:color="auto"/>
        <w:bottom w:val="none" w:sz="0" w:space="0" w:color="auto"/>
        <w:right w:val="none" w:sz="0" w:space="0" w:color="auto"/>
      </w:divBdr>
    </w:div>
    <w:div w:id="936525658">
      <w:bodyDiv w:val="1"/>
      <w:marLeft w:val="0"/>
      <w:marRight w:val="0"/>
      <w:marTop w:val="0"/>
      <w:marBottom w:val="0"/>
      <w:divBdr>
        <w:top w:val="none" w:sz="0" w:space="0" w:color="auto"/>
        <w:left w:val="none" w:sz="0" w:space="0" w:color="auto"/>
        <w:bottom w:val="none" w:sz="0" w:space="0" w:color="auto"/>
        <w:right w:val="none" w:sz="0" w:space="0" w:color="auto"/>
      </w:divBdr>
    </w:div>
    <w:div w:id="936868745">
      <w:bodyDiv w:val="1"/>
      <w:marLeft w:val="0"/>
      <w:marRight w:val="0"/>
      <w:marTop w:val="0"/>
      <w:marBottom w:val="0"/>
      <w:divBdr>
        <w:top w:val="none" w:sz="0" w:space="0" w:color="auto"/>
        <w:left w:val="none" w:sz="0" w:space="0" w:color="auto"/>
        <w:bottom w:val="none" w:sz="0" w:space="0" w:color="auto"/>
        <w:right w:val="none" w:sz="0" w:space="0" w:color="auto"/>
      </w:divBdr>
    </w:div>
    <w:div w:id="936986317">
      <w:bodyDiv w:val="1"/>
      <w:marLeft w:val="0"/>
      <w:marRight w:val="0"/>
      <w:marTop w:val="0"/>
      <w:marBottom w:val="0"/>
      <w:divBdr>
        <w:top w:val="none" w:sz="0" w:space="0" w:color="auto"/>
        <w:left w:val="none" w:sz="0" w:space="0" w:color="auto"/>
        <w:bottom w:val="none" w:sz="0" w:space="0" w:color="auto"/>
        <w:right w:val="none" w:sz="0" w:space="0" w:color="auto"/>
      </w:divBdr>
    </w:div>
    <w:div w:id="937100352">
      <w:bodyDiv w:val="1"/>
      <w:marLeft w:val="0"/>
      <w:marRight w:val="0"/>
      <w:marTop w:val="0"/>
      <w:marBottom w:val="0"/>
      <w:divBdr>
        <w:top w:val="none" w:sz="0" w:space="0" w:color="auto"/>
        <w:left w:val="none" w:sz="0" w:space="0" w:color="auto"/>
        <w:bottom w:val="none" w:sz="0" w:space="0" w:color="auto"/>
        <w:right w:val="none" w:sz="0" w:space="0" w:color="auto"/>
      </w:divBdr>
    </w:div>
    <w:div w:id="937326200">
      <w:bodyDiv w:val="1"/>
      <w:marLeft w:val="0"/>
      <w:marRight w:val="0"/>
      <w:marTop w:val="0"/>
      <w:marBottom w:val="0"/>
      <w:divBdr>
        <w:top w:val="none" w:sz="0" w:space="0" w:color="auto"/>
        <w:left w:val="none" w:sz="0" w:space="0" w:color="auto"/>
        <w:bottom w:val="none" w:sz="0" w:space="0" w:color="auto"/>
        <w:right w:val="none" w:sz="0" w:space="0" w:color="auto"/>
      </w:divBdr>
    </w:div>
    <w:div w:id="937373450">
      <w:bodyDiv w:val="1"/>
      <w:marLeft w:val="0"/>
      <w:marRight w:val="0"/>
      <w:marTop w:val="0"/>
      <w:marBottom w:val="0"/>
      <w:divBdr>
        <w:top w:val="none" w:sz="0" w:space="0" w:color="auto"/>
        <w:left w:val="none" w:sz="0" w:space="0" w:color="auto"/>
        <w:bottom w:val="none" w:sz="0" w:space="0" w:color="auto"/>
        <w:right w:val="none" w:sz="0" w:space="0" w:color="auto"/>
      </w:divBdr>
    </w:div>
    <w:div w:id="937829917">
      <w:bodyDiv w:val="1"/>
      <w:marLeft w:val="0"/>
      <w:marRight w:val="0"/>
      <w:marTop w:val="0"/>
      <w:marBottom w:val="0"/>
      <w:divBdr>
        <w:top w:val="none" w:sz="0" w:space="0" w:color="auto"/>
        <w:left w:val="none" w:sz="0" w:space="0" w:color="auto"/>
        <w:bottom w:val="none" w:sz="0" w:space="0" w:color="auto"/>
        <w:right w:val="none" w:sz="0" w:space="0" w:color="auto"/>
      </w:divBdr>
    </w:div>
    <w:div w:id="938021253">
      <w:bodyDiv w:val="1"/>
      <w:marLeft w:val="0"/>
      <w:marRight w:val="0"/>
      <w:marTop w:val="0"/>
      <w:marBottom w:val="0"/>
      <w:divBdr>
        <w:top w:val="none" w:sz="0" w:space="0" w:color="auto"/>
        <w:left w:val="none" w:sz="0" w:space="0" w:color="auto"/>
        <w:bottom w:val="none" w:sz="0" w:space="0" w:color="auto"/>
        <w:right w:val="none" w:sz="0" w:space="0" w:color="auto"/>
      </w:divBdr>
    </w:div>
    <w:div w:id="939333651">
      <w:bodyDiv w:val="1"/>
      <w:marLeft w:val="0"/>
      <w:marRight w:val="0"/>
      <w:marTop w:val="0"/>
      <w:marBottom w:val="0"/>
      <w:divBdr>
        <w:top w:val="none" w:sz="0" w:space="0" w:color="auto"/>
        <w:left w:val="none" w:sz="0" w:space="0" w:color="auto"/>
        <w:bottom w:val="none" w:sz="0" w:space="0" w:color="auto"/>
        <w:right w:val="none" w:sz="0" w:space="0" w:color="auto"/>
      </w:divBdr>
    </w:div>
    <w:div w:id="939794642">
      <w:bodyDiv w:val="1"/>
      <w:marLeft w:val="0"/>
      <w:marRight w:val="0"/>
      <w:marTop w:val="0"/>
      <w:marBottom w:val="0"/>
      <w:divBdr>
        <w:top w:val="none" w:sz="0" w:space="0" w:color="auto"/>
        <w:left w:val="none" w:sz="0" w:space="0" w:color="auto"/>
        <w:bottom w:val="none" w:sz="0" w:space="0" w:color="auto"/>
        <w:right w:val="none" w:sz="0" w:space="0" w:color="auto"/>
      </w:divBdr>
    </w:div>
    <w:div w:id="939877759">
      <w:bodyDiv w:val="1"/>
      <w:marLeft w:val="0"/>
      <w:marRight w:val="0"/>
      <w:marTop w:val="0"/>
      <w:marBottom w:val="0"/>
      <w:divBdr>
        <w:top w:val="none" w:sz="0" w:space="0" w:color="auto"/>
        <w:left w:val="none" w:sz="0" w:space="0" w:color="auto"/>
        <w:bottom w:val="none" w:sz="0" w:space="0" w:color="auto"/>
        <w:right w:val="none" w:sz="0" w:space="0" w:color="auto"/>
      </w:divBdr>
    </w:div>
    <w:div w:id="939920087">
      <w:bodyDiv w:val="1"/>
      <w:marLeft w:val="0"/>
      <w:marRight w:val="0"/>
      <w:marTop w:val="0"/>
      <w:marBottom w:val="0"/>
      <w:divBdr>
        <w:top w:val="none" w:sz="0" w:space="0" w:color="auto"/>
        <w:left w:val="none" w:sz="0" w:space="0" w:color="auto"/>
        <w:bottom w:val="none" w:sz="0" w:space="0" w:color="auto"/>
        <w:right w:val="none" w:sz="0" w:space="0" w:color="auto"/>
      </w:divBdr>
    </w:div>
    <w:div w:id="940063402">
      <w:bodyDiv w:val="1"/>
      <w:marLeft w:val="0"/>
      <w:marRight w:val="0"/>
      <w:marTop w:val="0"/>
      <w:marBottom w:val="0"/>
      <w:divBdr>
        <w:top w:val="none" w:sz="0" w:space="0" w:color="auto"/>
        <w:left w:val="none" w:sz="0" w:space="0" w:color="auto"/>
        <w:bottom w:val="none" w:sz="0" w:space="0" w:color="auto"/>
        <w:right w:val="none" w:sz="0" w:space="0" w:color="auto"/>
      </w:divBdr>
    </w:div>
    <w:div w:id="940069905">
      <w:bodyDiv w:val="1"/>
      <w:marLeft w:val="0"/>
      <w:marRight w:val="0"/>
      <w:marTop w:val="0"/>
      <w:marBottom w:val="0"/>
      <w:divBdr>
        <w:top w:val="none" w:sz="0" w:space="0" w:color="auto"/>
        <w:left w:val="none" w:sz="0" w:space="0" w:color="auto"/>
        <w:bottom w:val="none" w:sz="0" w:space="0" w:color="auto"/>
        <w:right w:val="none" w:sz="0" w:space="0" w:color="auto"/>
      </w:divBdr>
    </w:div>
    <w:div w:id="940382749">
      <w:bodyDiv w:val="1"/>
      <w:marLeft w:val="0"/>
      <w:marRight w:val="0"/>
      <w:marTop w:val="0"/>
      <w:marBottom w:val="0"/>
      <w:divBdr>
        <w:top w:val="none" w:sz="0" w:space="0" w:color="auto"/>
        <w:left w:val="none" w:sz="0" w:space="0" w:color="auto"/>
        <w:bottom w:val="none" w:sz="0" w:space="0" w:color="auto"/>
        <w:right w:val="none" w:sz="0" w:space="0" w:color="auto"/>
      </w:divBdr>
    </w:div>
    <w:div w:id="940458820">
      <w:bodyDiv w:val="1"/>
      <w:marLeft w:val="0"/>
      <w:marRight w:val="0"/>
      <w:marTop w:val="0"/>
      <w:marBottom w:val="0"/>
      <w:divBdr>
        <w:top w:val="none" w:sz="0" w:space="0" w:color="auto"/>
        <w:left w:val="none" w:sz="0" w:space="0" w:color="auto"/>
        <w:bottom w:val="none" w:sz="0" w:space="0" w:color="auto"/>
        <w:right w:val="none" w:sz="0" w:space="0" w:color="auto"/>
      </w:divBdr>
    </w:div>
    <w:div w:id="940604203">
      <w:bodyDiv w:val="1"/>
      <w:marLeft w:val="0"/>
      <w:marRight w:val="0"/>
      <w:marTop w:val="0"/>
      <w:marBottom w:val="0"/>
      <w:divBdr>
        <w:top w:val="none" w:sz="0" w:space="0" w:color="auto"/>
        <w:left w:val="none" w:sz="0" w:space="0" w:color="auto"/>
        <w:bottom w:val="none" w:sz="0" w:space="0" w:color="auto"/>
        <w:right w:val="none" w:sz="0" w:space="0" w:color="auto"/>
      </w:divBdr>
    </w:div>
    <w:div w:id="940720095">
      <w:bodyDiv w:val="1"/>
      <w:marLeft w:val="0"/>
      <w:marRight w:val="0"/>
      <w:marTop w:val="0"/>
      <w:marBottom w:val="0"/>
      <w:divBdr>
        <w:top w:val="none" w:sz="0" w:space="0" w:color="auto"/>
        <w:left w:val="none" w:sz="0" w:space="0" w:color="auto"/>
        <w:bottom w:val="none" w:sz="0" w:space="0" w:color="auto"/>
        <w:right w:val="none" w:sz="0" w:space="0" w:color="auto"/>
      </w:divBdr>
    </w:div>
    <w:div w:id="941300351">
      <w:bodyDiv w:val="1"/>
      <w:marLeft w:val="0"/>
      <w:marRight w:val="0"/>
      <w:marTop w:val="0"/>
      <w:marBottom w:val="0"/>
      <w:divBdr>
        <w:top w:val="none" w:sz="0" w:space="0" w:color="auto"/>
        <w:left w:val="none" w:sz="0" w:space="0" w:color="auto"/>
        <w:bottom w:val="none" w:sz="0" w:space="0" w:color="auto"/>
        <w:right w:val="none" w:sz="0" w:space="0" w:color="auto"/>
      </w:divBdr>
    </w:div>
    <w:div w:id="941450501">
      <w:bodyDiv w:val="1"/>
      <w:marLeft w:val="0"/>
      <w:marRight w:val="0"/>
      <w:marTop w:val="0"/>
      <w:marBottom w:val="0"/>
      <w:divBdr>
        <w:top w:val="none" w:sz="0" w:space="0" w:color="auto"/>
        <w:left w:val="none" w:sz="0" w:space="0" w:color="auto"/>
        <w:bottom w:val="none" w:sz="0" w:space="0" w:color="auto"/>
        <w:right w:val="none" w:sz="0" w:space="0" w:color="auto"/>
      </w:divBdr>
    </w:div>
    <w:div w:id="941567823">
      <w:bodyDiv w:val="1"/>
      <w:marLeft w:val="0"/>
      <w:marRight w:val="0"/>
      <w:marTop w:val="0"/>
      <w:marBottom w:val="0"/>
      <w:divBdr>
        <w:top w:val="none" w:sz="0" w:space="0" w:color="auto"/>
        <w:left w:val="none" w:sz="0" w:space="0" w:color="auto"/>
        <w:bottom w:val="none" w:sz="0" w:space="0" w:color="auto"/>
        <w:right w:val="none" w:sz="0" w:space="0" w:color="auto"/>
      </w:divBdr>
    </w:div>
    <w:div w:id="941571566">
      <w:bodyDiv w:val="1"/>
      <w:marLeft w:val="0"/>
      <w:marRight w:val="0"/>
      <w:marTop w:val="0"/>
      <w:marBottom w:val="0"/>
      <w:divBdr>
        <w:top w:val="none" w:sz="0" w:space="0" w:color="auto"/>
        <w:left w:val="none" w:sz="0" w:space="0" w:color="auto"/>
        <w:bottom w:val="none" w:sz="0" w:space="0" w:color="auto"/>
        <w:right w:val="none" w:sz="0" w:space="0" w:color="auto"/>
      </w:divBdr>
    </w:div>
    <w:div w:id="942298090">
      <w:bodyDiv w:val="1"/>
      <w:marLeft w:val="0"/>
      <w:marRight w:val="0"/>
      <w:marTop w:val="0"/>
      <w:marBottom w:val="0"/>
      <w:divBdr>
        <w:top w:val="none" w:sz="0" w:space="0" w:color="auto"/>
        <w:left w:val="none" w:sz="0" w:space="0" w:color="auto"/>
        <w:bottom w:val="none" w:sz="0" w:space="0" w:color="auto"/>
        <w:right w:val="none" w:sz="0" w:space="0" w:color="auto"/>
      </w:divBdr>
    </w:div>
    <w:div w:id="942373365">
      <w:bodyDiv w:val="1"/>
      <w:marLeft w:val="0"/>
      <w:marRight w:val="0"/>
      <w:marTop w:val="0"/>
      <w:marBottom w:val="0"/>
      <w:divBdr>
        <w:top w:val="none" w:sz="0" w:space="0" w:color="auto"/>
        <w:left w:val="none" w:sz="0" w:space="0" w:color="auto"/>
        <w:bottom w:val="none" w:sz="0" w:space="0" w:color="auto"/>
        <w:right w:val="none" w:sz="0" w:space="0" w:color="auto"/>
      </w:divBdr>
    </w:div>
    <w:div w:id="943226239">
      <w:bodyDiv w:val="1"/>
      <w:marLeft w:val="0"/>
      <w:marRight w:val="0"/>
      <w:marTop w:val="0"/>
      <w:marBottom w:val="0"/>
      <w:divBdr>
        <w:top w:val="none" w:sz="0" w:space="0" w:color="auto"/>
        <w:left w:val="none" w:sz="0" w:space="0" w:color="auto"/>
        <w:bottom w:val="none" w:sz="0" w:space="0" w:color="auto"/>
        <w:right w:val="none" w:sz="0" w:space="0" w:color="auto"/>
      </w:divBdr>
    </w:div>
    <w:div w:id="943271105">
      <w:bodyDiv w:val="1"/>
      <w:marLeft w:val="0"/>
      <w:marRight w:val="0"/>
      <w:marTop w:val="0"/>
      <w:marBottom w:val="0"/>
      <w:divBdr>
        <w:top w:val="none" w:sz="0" w:space="0" w:color="auto"/>
        <w:left w:val="none" w:sz="0" w:space="0" w:color="auto"/>
        <w:bottom w:val="none" w:sz="0" w:space="0" w:color="auto"/>
        <w:right w:val="none" w:sz="0" w:space="0" w:color="auto"/>
      </w:divBdr>
    </w:div>
    <w:div w:id="944191277">
      <w:bodyDiv w:val="1"/>
      <w:marLeft w:val="0"/>
      <w:marRight w:val="0"/>
      <w:marTop w:val="0"/>
      <w:marBottom w:val="0"/>
      <w:divBdr>
        <w:top w:val="none" w:sz="0" w:space="0" w:color="auto"/>
        <w:left w:val="none" w:sz="0" w:space="0" w:color="auto"/>
        <w:bottom w:val="none" w:sz="0" w:space="0" w:color="auto"/>
        <w:right w:val="none" w:sz="0" w:space="0" w:color="auto"/>
      </w:divBdr>
    </w:div>
    <w:div w:id="944315038">
      <w:bodyDiv w:val="1"/>
      <w:marLeft w:val="0"/>
      <w:marRight w:val="0"/>
      <w:marTop w:val="0"/>
      <w:marBottom w:val="0"/>
      <w:divBdr>
        <w:top w:val="none" w:sz="0" w:space="0" w:color="auto"/>
        <w:left w:val="none" w:sz="0" w:space="0" w:color="auto"/>
        <w:bottom w:val="none" w:sz="0" w:space="0" w:color="auto"/>
        <w:right w:val="none" w:sz="0" w:space="0" w:color="auto"/>
      </w:divBdr>
    </w:div>
    <w:div w:id="944574427">
      <w:bodyDiv w:val="1"/>
      <w:marLeft w:val="0"/>
      <w:marRight w:val="0"/>
      <w:marTop w:val="0"/>
      <w:marBottom w:val="0"/>
      <w:divBdr>
        <w:top w:val="none" w:sz="0" w:space="0" w:color="auto"/>
        <w:left w:val="none" w:sz="0" w:space="0" w:color="auto"/>
        <w:bottom w:val="none" w:sz="0" w:space="0" w:color="auto"/>
        <w:right w:val="none" w:sz="0" w:space="0" w:color="auto"/>
      </w:divBdr>
    </w:div>
    <w:div w:id="944581141">
      <w:bodyDiv w:val="1"/>
      <w:marLeft w:val="0"/>
      <w:marRight w:val="0"/>
      <w:marTop w:val="0"/>
      <w:marBottom w:val="0"/>
      <w:divBdr>
        <w:top w:val="none" w:sz="0" w:space="0" w:color="auto"/>
        <w:left w:val="none" w:sz="0" w:space="0" w:color="auto"/>
        <w:bottom w:val="none" w:sz="0" w:space="0" w:color="auto"/>
        <w:right w:val="none" w:sz="0" w:space="0" w:color="auto"/>
      </w:divBdr>
    </w:div>
    <w:div w:id="944922959">
      <w:bodyDiv w:val="1"/>
      <w:marLeft w:val="0"/>
      <w:marRight w:val="0"/>
      <w:marTop w:val="0"/>
      <w:marBottom w:val="0"/>
      <w:divBdr>
        <w:top w:val="none" w:sz="0" w:space="0" w:color="auto"/>
        <w:left w:val="none" w:sz="0" w:space="0" w:color="auto"/>
        <w:bottom w:val="none" w:sz="0" w:space="0" w:color="auto"/>
        <w:right w:val="none" w:sz="0" w:space="0" w:color="auto"/>
      </w:divBdr>
    </w:div>
    <w:div w:id="945120823">
      <w:bodyDiv w:val="1"/>
      <w:marLeft w:val="0"/>
      <w:marRight w:val="0"/>
      <w:marTop w:val="0"/>
      <w:marBottom w:val="0"/>
      <w:divBdr>
        <w:top w:val="none" w:sz="0" w:space="0" w:color="auto"/>
        <w:left w:val="none" w:sz="0" w:space="0" w:color="auto"/>
        <w:bottom w:val="none" w:sz="0" w:space="0" w:color="auto"/>
        <w:right w:val="none" w:sz="0" w:space="0" w:color="auto"/>
      </w:divBdr>
    </w:div>
    <w:div w:id="945890433">
      <w:bodyDiv w:val="1"/>
      <w:marLeft w:val="0"/>
      <w:marRight w:val="0"/>
      <w:marTop w:val="0"/>
      <w:marBottom w:val="0"/>
      <w:divBdr>
        <w:top w:val="none" w:sz="0" w:space="0" w:color="auto"/>
        <w:left w:val="none" w:sz="0" w:space="0" w:color="auto"/>
        <w:bottom w:val="none" w:sz="0" w:space="0" w:color="auto"/>
        <w:right w:val="none" w:sz="0" w:space="0" w:color="auto"/>
      </w:divBdr>
    </w:div>
    <w:div w:id="946229223">
      <w:bodyDiv w:val="1"/>
      <w:marLeft w:val="0"/>
      <w:marRight w:val="0"/>
      <w:marTop w:val="0"/>
      <w:marBottom w:val="0"/>
      <w:divBdr>
        <w:top w:val="none" w:sz="0" w:space="0" w:color="auto"/>
        <w:left w:val="none" w:sz="0" w:space="0" w:color="auto"/>
        <w:bottom w:val="none" w:sz="0" w:space="0" w:color="auto"/>
        <w:right w:val="none" w:sz="0" w:space="0" w:color="auto"/>
      </w:divBdr>
    </w:div>
    <w:div w:id="946237448">
      <w:bodyDiv w:val="1"/>
      <w:marLeft w:val="0"/>
      <w:marRight w:val="0"/>
      <w:marTop w:val="0"/>
      <w:marBottom w:val="0"/>
      <w:divBdr>
        <w:top w:val="none" w:sz="0" w:space="0" w:color="auto"/>
        <w:left w:val="none" w:sz="0" w:space="0" w:color="auto"/>
        <w:bottom w:val="none" w:sz="0" w:space="0" w:color="auto"/>
        <w:right w:val="none" w:sz="0" w:space="0" w:color="auto"/>
      </w:divBdr>
    </w:div>
    <w:div w:id="946501636">
      <w:bodyDiv w:val="1"/>
      <w:marLeft w:val="0"/>
      <w:marRight w:val="0"/>
      <w:marTop w:val="0"/>
      <w:marBottom w:val="0"/>
      <w:divBdr>
        <w:top w:val="none" w:sz="0" w:space="0" w:color="auto"/>
        <w:left w:val="none" w:sz="0" w:space="0" w:color="auto"/>
        <w:bottom w:val="none" w:sz="0" w:space="0" w:color="auto"/>
        <w:right w:val="none" w:sz="0" w:space="0" w:color="auto"/>
      </w:divBdr>
    </w:div>
    <w:div w:id="946617859">
      <w:bodyDiv w:val="1"/>
      <w:marLeft w:val="0"/>
      <w:marRight w:val="0"/>
      <w:marTop w:val="0"/>
      <w:marBottom w:val="0"/>
      <w:divBdr>
        <w:top w:val="none" w:sz="0" w:space="0" w:color="auto"/>
        <w:left w:val="none" w:sz="0" w:space="0" w:color="auto"/>
        <w:bottom w:val="none" w:sz="0" w:space="0" w:color="auto"/>
        <w:right w:val="none" w:sz="0" w:space="0" w:color="auto"/>
      </w:divBdr>
    </w:div>
    <w:div w:id="946736488">
      <w:bodyDiv w:val="1"/>
      <w:marLeft w:val="0"/>
      <w:marRight w:val="0"/>
      <w:marTop w:val="0"/>
      <w:marBottom w:val="0"/>
      <w:divBdr>
        <w:top w:val="none" w:sz="0" w:space="0" w:color="auto"/>
        <w:left w:val="none" w:sz="0" w:space="0" w:color="auto"/>
        <w:bottom w:val="none" w:sz="0" w:space="0" w:color="auto"/>
        <w:right w:val="none" w:sz="0" w:space="0" w:color="auto"/>
      </w:divBdr>
    </w:div>
    <w:div w:id="947199746">
      <w:bodyDiv w:val="1"/>
      <w:marLeft w:val="0"/>
      <w:marRight w:val="0"/>
      <w:marTop w:val="0"/>
      <w:marBottom w:val="0"/>
      <w:divBdr>
        <w:top w:val="none" w:sz="0" w:space="0" w:color="auto"/>
        <w:left w:val="none" w:sz="0" w:space="0" w:color="auto"/>
        <w:bottom w:val="none" w:sz="0" w:space="0" w:color="auto"/>
        <w:right w:val="none" w:sz="0" w:space="0" w:color="auto"/>
      </w:divBdr>
    </w:div>
    <w:div w:id="947540348">
      <w:bodyDiv w:val="1"/>
      <w:marLeft w:val="0"/>
      <w:marRight w:val="0"/>
      <w:marTop w:val="0"/>
      <w:marBottom w:val="0"/>
      <w:divBdr>
        <w:top w:val="none" w:sz="0" w:space="0" w:color="auto"/>
        <w:left w:val="none" w:sz="0" w:space="0" w:color="auto"/>
        <w:bottom w:val="none" w:sz="0" w:space="0" w:color="auto"/>
        <w:right w:val="none" w:sz="0" w:space="0" w:color="auto"/>
      </w:divBdr>
    </w:div>
    <w:div w:id="948201264">
      <w:bodyDiv w:val="1"/>
      <w:marLeft w:val="0"/>
      <w:marRight w:val="0"/>
      <w:marTop w:val="0"/>
      <w:marBottom w:val="0"/>
      <w:divBdr>
        <w:top w:val="none" w:sz="0" w:space="0" w:color="auto"/>
        <w:left w:val="none" w:sz="0" w:space="0" w:color="auto"/>
        <w:bottom w:val="none" w:sz="0" w:space="0" w:color="auto"/>
        <w:right w:val="none" w:sz="0" w:space="0" w:color="auto"/>
      </w:divBdr>
    </w:div>
    <w:div w:id="948507848">
      <w:bodyDiv w:val="1"/>
      <w:marLeft w:val="0"/>
      <w:marRight w:val="0"/>
      <w:marTop w:val="0"/>
      <w:marBottom w:val="0"/>
      <w:divBdr>
        <w:top w:val="none" w:sz="0" w:space="0" w:color="auto"/>
        <w:left w:val="none" w:sz="0" w:space="0" w:color="auto"/>
        <w:bottom w:val="none" w:sz="0" w:space="0" w:color="auto"/>
        <w:right w:val="none" w:sz="0" w:space="0" w:color="auto"/>
      </w:divBdr>
    </w:div>
    <w:div w:id="949119448">
      <w:bodyDiv w:val="1"/>
      <w:marLeft w:val="0"/>
      <w:marRight w:val="0"/>
      <w:marTop w:val="0"/>
      <w:marBottom w:val="0"/>
      <w:divBdr>
        <w:top w:val="none" w:sz="0" w:space="0" w:color="auto"/>
        <w:left w:val="none" w:sz="0" w:space="0" w:color="auto"/>
        <w:bottom w:val="none" w:sz="0" w:space="0" w:color="auto"/>
        <w:right w:val="none" w:sz="0" w:space="0" w:color="auto"/>
      </w:divBdr>
    </w:div>
    <w:div w:id="949896015">
      <w:bodyDiv w:val="1"/>
      <w:marLeft w:val="0"/>
      <w:marRight w:val="0"/>
      <w:marTop w:val="0"/>
      <w:marBottom w:val="0"/>
      <w:divBdr>
        <w:top w:val="none" w:sz="0" w:space="0" w:color="auto"/>
        <w:left w:val="none" w:sz="0" w:space="0" w:color="auto"/>
        <w:bottom w:val="none" w:sz="0" w:space="0" w:color="auto"/>
        <w:right w:val="none" w:sz="0" w:space="0" w:color="auto"/>
      </w:divBdr>
    </w:div>
    <w:div w:id="949968679">
      <w:bodyDiv w:val="1"/>
      <w:marLeft w:val="0"/>
      <w:marRight w:val="0"/>
      <w:marTop w:val="0"/>
      <w:marBottom w:val="0"/>
      <w:divBdr>
        <w:top w:val="none" w:sz="0" w:space="0" w:color="auto"/>
        <w:left w:val="none" w:sz="0" w:space="0" w:color="auto"/>
        <w:bottom w:val="none" w:sz="0" w:space="0" w:color="auto"/>
        <w:right w:val="none" w:sz="0" w:space="0" w:color="auto"/>
      </w:divBdr>
    </w:div>
    <w:div w:id="950434581">
      <w:bodyDiv w:val="1"/>
      <w:marLeft w:val="0"/>
      <w:marRight w:val="0"/>
      <w:marTop w:val="0"/>
      <w:marBottom w:val="0"/>
      <w:divBdr>
        <w:top w:val="none" w:sz="0" w:space="0" w:color="auto"/>
        <w:left w:val="none" w:sz="0" w:space="0" w:color="auto"/>
        <w:bottom w:val="none" w:sz="0" w:space="0" w:color="auto"/>
        <w:right w:val="none" w:sz="0" w:space="0" w:color="auto"/>
      </w:divBdr>
    </w:div>
    <w:div w:id="950549476">
      <w:bodyDiv w:val="1"/>
      <w:marLeft w:val="0"/>
      <w:marRight w:val="0"/>
      <w:marTop w:val="0"/>
      <w:marBottom w:val="0"/>
      <w:divBdr>
        <w:top w:val="none" w:sz="0" w:space="0" w:color="auto"/>
        <w:left w:val="none" w:sz="0" w:space="0" w:color="auto"/>
        <w:bottom w:val="none" w:sz="0" w:space="0" w:color="auto"/>
        <w:right w:val="none" w:sz="0" w:space="0" w:color="auto"/>
      </w:divBdr>
    </w:div>
    <w:div w:id="951285494">
      <w:bodyDiv w:val="1"/>
      <w:marLeft w:val="0"/>
      <w:marRight w:val="0"/>
      <w:marTop w:val="0"/>
      <w:marBottom w:val="0"/>
      <w:divBdr>
        <w:top w:val="none" w:sz="0" w:space="0" w:color="auto"/>
        <w:left w:val="none" w:sz="0" w:space="0" w:color="auto"/>
        <w:bottom w:val="none" w:sz="0" w:space="0" w:color="auto"/>
        <w:right w:val="none" w:sz="0" w:space="0" w:color="auto"/>
      </w:divBdr>
    </w:div>
    <w:div w:id="952059918">
      <w:bodyDiv w:val="1"/>
      <w:marLeft w:val="0"/>
      <w:marRight w:val="0"/>
      <w:marTop w:val="0"/>
      <w:marBottom w:val="0"/>
      <w:divBdr>
        <w:top w:val="none" w:sz="0" w:space="0" w:color="auto"/>
        <w:left w:val="none" w:sz="0" w:space="0" w:color="auto"/>
        <w:bottom w:val="none" w:sz="0" w:space="0" w:color="auto"/>
        <w:right w:val="none" w:sz="0" w:space="0" w:color="auto"/>
      </w:divBdr>
    </w:div>
    <w:div w:id="952785094">
      <w:bodyDiv w:val="1"/>
      <w:marLeft w:val="0"/>
      <w:marRight w:val="0"/>
      <w:marTop w:val="0"/>
      <w:marBottom w:val="0"/>
      <w:divBdr>
        <w:top w:val="none" w:sz="0" w:space="0" w:color="auto"/>
        <w:left w:val="none" w:sz="0" w:space="0" w:color="auto"/>
        <w:bottom w:val="none" w:sz="0" w:space="0" w:color="auto"/>
        <w:right w:val="none" w:sz="0" w:space="0" w:color="auto"/>
      </w:divBdr>
    </w:div>
    <w:div w:id="952785718">
      <w:bodyDiv w:val="1"/>
      <w:marLeft w:val="0"/>
      <w:marRight w:val="0"/>
      <w:marTop w:val="0"/>
      <w:marBottom w:val="0"/>
      <w:divBdr>
        <w:top w:val="none" w:sz="0" w:space="0" w:color="auto"/>
        <w:left w:val="none" w:sz="0" w:space="0" w:color="auto"/>
        <w:bottom w:val="none" w:sz="0" w:space="0" w:color="auto"/>
        <w:right w:val="none" w:sz="0" w:space="0" w:color="auto"/>
      </w:divBdr>
    </w:div>
    <w:div w:id="953437753">
      <w:bodyDiv w:val="1"/>
      <w:marLeft w:val="0"/>
      <w:marRight w:val="0"/>
      <w:marTop w:val="0"/>
      <w:marBottom w:val="0"/>
      <w:divBdr>
        <w:top w:val="none" w:sz="0" w:space="0" w:color="auto"/>
        <w:left w:val="none" w:sz="0" w:space="0" w:color="auto"/>
        <w:bottom w:val="none" w:sz="0" w:space="0" w:color="auto"/>
        <w:right w:val="none" w:sz="0" w:space="0" w:color="auto"/>
      </w:divBdr>
    </w:div>
    <w:div w:id="953485253">
      <w:bodyDiv w:val="1"/>
      <w:marLeft w:val="0"/>
      <w:marRight w:val="0"/>
      <w:marTop w:val="0"/>
      <w:marBottom w:val="0"/>
      <w:divBdr>
        <w:top w:val="none" w:sz="0" w:space="0" w:color="auto"/>
        <w:left w:val="none" w:sz="0" w:space="0" w:color="auto"/>
        <w:bottom w:val="none" w:sz="0" w:space="0" w:color="auto"/>
        <w:right w:val="none" w:sz="0" w:space="0" w:color="auto"/>
      </w:divBdr>
    </w:div>
    <w:div w:id="954021374">
      <w:bodyDiv w:val="1"/>
      <w:marLeft w:val="0"/>
      <w:marRight w:val="0"/>
      <w:marTop w:val="0"/>
      <w:marBottom w:val="0"/>
      <w:divBdr>
        <w:top w:val="none" w:sz="0" w:space="0" w:color="auto"/>
        <w:left w:val="none" w:sz="0" w:space="0" w:color="auto"/>
        <w:bottom w:val="none" w:sz="0" w:space="0" w:color="auto"/>
        <w:right w:val="none" w:sz="0" w:space="0" w:color="auto"/>
      </w:divBdr>
    </w:div>
    <w:div w:id="954410822">
      <w:bodyDiv w:val="1"/>
      <w:marLeft w:val="0"/>
      <w:marRight w:val="0"/>
      <w:marTop w:val="0"/>
      <w:marBottom w:val="0"/>
      <w:divBdr>
        <w:top w:val="none" w:sz="0" w:space="0" w:color="auto"/>
        <w:left w:val="none" w:sz="0" w:space="0" w:color="auto"/>
        <w:bottom w:val="none" w:sz="0" w:space="0" w:color="auto"/>
        <w:right w:val="none" w:sz="0" w:space="0" w:color="auto"/>
      </w:divBdr>
    </w:div>
    <w:div w:id="954676579">
      <w:bodyDiv w:val="1"/>
      <w:marLeft w:val="0"/>
      <w:marRight w:val="0"/>
      <w:marTop w:val="0"/>
      <w:marBottom w:val="0"/>
      <w:divBdr>
        <w:top w:val="none" w:sz="0" w:space="0" w:color="auto"/>
        <w:left w:val="none" w:sz="0" w:space="0" w:color="auto"/>
        <w:bottom w:val="none" w:sz="0" w:space="0" w:color="auto"/>
        <w:right w:val="none" w:sz="0" w:space="0" w:color="auto"/>
      </w:divBdr>
    </w:div>
    <w:div w:id="954676857">
      <w:bodyDiv w:val="1"/>
      <w:marLeft w:val="0"/>
      <w:marRight w:val="0"/>
      <w:marTop w:val="0"/>
      <w:marBottom w:val="0"/>
      <w:divBdr>
        <w:top w:val="none" w:sz="0" w:space="0" w:color="auto"/>
        <w:left w:val="none" w:sz="0" w:space="0" w:color="auto"/>
        <w:bottom w:val="none" w:sz="0" w:space="0" w:color="auto"/>
        <w:right w:val="none" w:sz="0" w:space="0" w:color="auto"/>
      </w:divBdr>
    </w:div>
    <w:div w:id="955407464">
      <w:bodyDiv w:val="1"/>
      <w:marLeft w:val="0"/>
      <w:marRight w:val="0"/>
      <w:marTop w:val="0"/>
      <w:marBottom w:val="0"/>
      <w:divBdr>
        <w:top w:val="none" w:sz="0" w:space="0" w:color="auto"/>
        <w:left w:val="none" w:sz="0" w:space="0" w:color="auto"/>
        <w:bottom w:val="none" w:sz="0" w:space="0" w:color="auto"/>
        <w:right w:val="none" w:sz="0" w:space="0" w:color="auto"/>
      </w:divBdr>
    </w:div>
    <w:div w:id="955873014">
      <w:bodyDiv w:val="1"/>
      <w:marLeft w:val="0"/>
      <w:marRight w:val="0"/>
      <w:marTop w:val="0"/>
      <w:marBottom w:val="0"/>
      <w:divBdr>
        <w:top w:val="none" w:sz="0" w:space="0" w:color="auto"/>
        <w:left w:val="none" w:sz="0" w:space="0" w:color="auto"/>
        <w:bottom w:val="none" w:sz="0" w:space="0" w:color="auto"/>
        <w:right w:val="none" w:sz="0" w:space="0" w:color="auto"/>
      </w:divBdr>
    </w:div>
    <w:div w:id="956254977">
      <w:bodyDiv w:val="1"/>
      <w:marLeft w:val="0"/>
      <w:marRight w:val="0"/>
      <w:marTop w:val="0"/>
      <w:marBottom w:val="0"/>
      <w:divBdr>
        <w:top w:val="none" w:sz="0" w:space="0" w:color="auto"/>
        <w:left w:val="none" w:sz="0" w:space="0" w:color="auto"/>
        <w:bottom w:val="none" w:sz="0" w:space="0" w:color="auto"/>
        <w:right w:val="none" w:sz="0" w:space="0" w:color="auto"/>
      </w:divBdr>
    </w:div>
    <w:div w:id="956451250">
      <w:bodyDiv w:val="1"/>
      <w:marLeft w:val="0"/>
      <w:marRight w:val="0"/>
      <w:marTop w:val="0"/>
      <w:marBottom w:val="0"/>
      <w:divBdr>
        <w:top w:val="none" w:sz="0" w:space="0" w:color="auto"/>
        <w:left w:val="none" w:sz="0" w:space="0" w:color="auto"/>
        <w:bottom w:val="none" w:sz="0" w:space="0" w:color="auto"/>
        <w:right w:val="none" w:sz="0" w:space="0" w:color="auto"/>
      </w:divBdr>
    </w:div>
    <w:div w:id="956839173">
      <w:bodyDiv w:val="1"/>
      <w:marLeft w:val="0"/>
      <w:marRight w:val="0"/>
      <w:marTop w:val="0"/>
      <w:marBottom w:val="0"/>
      <w:divBdr>
        <w:top w:val="none" w:sz="0" w:space="0" w:color="auto"/>
        <w:left w:val="none" w:sz="0" w:space="0" w:color="auto"/>
        <w:bottom w:val="none" w:sz="0" w:space="0" w:color="auto"/>
        <w:right w:val="none" w:sz="0" w:space="0" w:color="auto"/>
      </w:divBdr>
    </w:div>
    <w:div w:id="956913555">
      <w:bodyDiv w:val="1"/>
      <w:marLeft w:val="0"/>
      <w:marRight w:val="0"/>
      <w:marTop w:val="0"/>
      <w:marBottom w:val="0"/>
      <w:divBdr>
        <w:top w:val="none" w:sz="0" w:space="0" w:color="auto"/>
        <w:left w:val="none" w:sz="0" w:space="0" w:color="auto"/>
        <w:bottom w:val="none" w:sz="0" w:space="0" w:color="auto"/>
        <w:right w:val="none" w:sz="0" w:space="0" w:color="auto"/>
      </w:divBdr>
    </w:div>
    <w:div w:id="957681286">
      <w:bodyDiv w:val="1"/>
      <w:marLeft w:val="0"/>
      <w:marRight w:val="0"/>
      <w:marTop w:val="0"/>
      <w:marBottom w:val="0"/>
      <w:divBdr>
        <w:top w:val="none" w:sz="0" w:space="0" w:color="auto"/>
        <w:left w:val="none" w:sz="0" w:space="0" w:color="auto"/>
        <w:bottom w:val="none" w:sz="0" w:space="0" w:color="auto"/>
        <w:right w:val="none" w:sz="0" w:space="0" w:color="auto"/>
      </w:divBdr>
    </w:div>
    <w:div w:id="958487106">
      <w:bodyDiv w:val="1"/>
      <w:marLeft w:val="0"/>
      <w:marRight w:val="0"/>
      <w:marTop w:val="0"/>
      <w:marBottom w:val="0"/>
      <w:divBdr>
        <w:top w:val="none" w:sz="0" w:space="0" w:color="auto"/>
        <w:left w:val="none" w:sz="0" w:space="0" w:color="auto"/>
        <w:bottom w:val="none" w:sz="0" w:space="0" w:color="auto"/>
        <w:right w:val="none" w:sz="0" w:space="0" w:color="auto"/>
      </w:divBdr>
    </w:div>
    <w:div w:id="958878150">
      <w:bodyDiv w:val="1"/>
      <w:marLeft w:val="0"/>
      <w:marRight w:val="0"/>
      <w:marTop w:val="0"/>
      <w:marBottom w:val="0"/>
      <w:divBdr>
        <w:top w:val="none" w:sz="0" w:space="0" w:color="auto"/>
        <w:left w:val="none" w:sz="0" w:space="0" w:color="auto"/>
        <w:bottom w:val="none" w:sz="0" w:space="0" w:color="auto"/>
        <w:right w:val="none" w:sz="0" w:space="0" w:color="auto"/>
      </w:divBdr>
    </w:div>
    <w:div w:id="959648091">
      <w:bodyDiv w:val="1"/>
      <w:marLeft w:val="0"/>
      <w:marRight w:val="0"/>
      <w:marTop w:val="0"/>
      <w:marBottom w:val="0"/>
      <w:divBdr>
        <w:top w:val="none" w:sz="0" w:space="0" w:color="auto"/>
        <w:left w:val="none" w:sz="0" w:space="0" w:color="auto"/>
        <w:bottom w:val="none" w:sz="0" w:space="0" w:color="auto"/>
        <w:right w:val="none" w:sz="0" w:space="0" w:color="auto"/>
      </w:divBdr>
    </w:div>
    <w:div w:id="959720663">
      <w:bodyDiv w:val="1"/>
      <w:marLeft w:val="0"/>
      <w:marRight w:val="0"/>
      <w:marTop w:val="0"/>
      <w:marBottom w:val="0"/>
      <w:divBdr>
        <w:top w:val="none" w:sz="0" w:space="0" w:color="auto"/>
        <w:left w:val="none" w:sz="0" w:space="0" w:color="auto"/>
        <w:bottom w:val="none" w:sz="0" w:space="0" w:color="auto"/>
        <w:right w:val="none" w:sz="0" w:space="0" w:color="auto"/>
      </w:divBdr>
    </w:div>
    <w:div w:id="960458622">
      <w:bodyDiv w:val="1"/>
      <w:marLeft w:val="0"/>
      <w:marRight w:val="0"/>
      <w:marTop w:val="0"/>
      <w:marBottom w:val="0"/>
      <w:divBdr>
        <w:top w:val="none" w:sz="0" w:space="0" w:color="auto"/>
        <w:left w:val="none" w:sz="0" w:space="0" w:color="auto"/>
        <w:bottom w:val="none" w:sz="0" w:space="0" w:color="auto"/>
        <w:right w:val="none" w:sz="0" w:space="0" w:color="auto"/>
      </w:divBdr>
    </w:div>
    <w:div w:id="961420847">
      <w:bodyDiv w:val="1"/>
      <w:marLeft w:val="0"/>
      <w:marRight w:val="0"/>
      <w:marTop w:val="0"/>
      <w:marBottom w:val="0"/>
      <w:divBdr>
        <w:top w:val="none" w:sz="0" w:space="0" w:color="auto"/>
        <w:left w:val="none" w:sz="0" w:space="0" w:color="auto"/>
        <w:bottom w:val="none" w:sz="0" w:space="0" w:color="auto"/>
        <w:right w:val="none" w:sz="0" w:space="0" w:color="auto"/>
      </w:divBdr>
    </w:div>
    <w:div w:id="961493042">
      <w:bodyDiv w:val="1"/>
      <w:marLeft w:val="0"/>
      <w:marRight w:val="0"/>
      <w:marTop w:val="0"/>
      <w:marBottom w:val="0"/>
      <w:divBdr>
        <w:top w:val="none" w:sz="0" w:space="0" w:color="auto"/>
        <w:left w:val="none" w:sz="0" w:space="0" w:color="auto"/>
        <w:bottom w:val="none" w:sz="0" w:space="0" w:color="auto"/>
        <w:right w:val="none" w:sz="0" w:space="0" w:color="auto"/>
      </w:divBdr>
    </w:div>
    <w:div w:id="961958457">
      <w:bodyDiv w:val="1"/>
      <w:marLeft w:val="0"/>
      <w:marRight w:val="0"/>
      <w:marTop w:val="0"/>
      <w:marBottom w:val="0"/>
      <w:divBdr>
        <w:top w:val="none" w:sz="0" w:space="0" w:color="auto"/>
        <w:left w:val="none" w:sz="0" w:space="0" w:color="auto"/>
        <w:bottom w:val="none" w:sz="0" w:space="0" w:color="auto"/>
        <w:right w:val="none" w:sz="0" w:space="0" w:color="auto"/>
      </w:divBdr>
    </w:div>
    <w:div w:id="962149514">
      <w:bodyDiv w:val="1"/>
      <w:marLeft w:val="0"/>
      <w:marRight w:val="0"/>
      <w:marTop w:val="0"/>
      <w:marBottom w:val="0"/>
      <w:divBdr>
        <w:top w:val="none" w:sz="0" w:space="0" w:color="auto"/>
        <w:left w:val="none" w:sz="0" w:space="0" w:color="auto"/>
        <w:bottom w:val="none" w:sz="0" w:space="0" w:color="auto"/>
        <w:right w:val="none" w:sz="0" w:space="0" w:color="auto"/>
      </w:divBdr>
    </w:div>
    <w:div w:id="962151013">
      <w:bodyDiv w:val="1"/>
      <w:marLeft w:val="0"/>
      <w:marRight w:val="0"/>
      <w:marTop w:val="0"/>
      <w:marBottom w:val="0"/>
      <w:divBdr>
        <w:top w:val="none" w:sz="0" w:space="0" w:color="auto"/>
        <w:left w:val="none" w:sz="0" w:space="0" w:color="auto"/>
        <w:bottom w:val="none" w:sz="0" w:space="0" w:color="auto"/>
        <w:right w:val="none" w:sz="0" w:space="0" w:color="auto"/>
      </w:divBdr>
    </w:div>
    <w:div w:id="962423223">
      <w:bodyDiv w:val="1"/>
      <w:marLeft w:val="0"/>
      <w:marRight w:val="0"/>
      <w:marTop w:val="0"/>
      <w:marBottom w:val="0"/>
      <w:divBdr>
        <w:top w:val="none" w:sz="0" w:space="0" w:color="auto"/>
        <w:left w:val="none" w:sz="0" w:space="0" w:color="auto"/>
        <w:bottom w:val="none" w:sz="0" w:space="0" w:color="auto"/>
        <w:right w:val="none" w:sz="0" w:space="0" w:color="auto"/>
      </w:divBdr>
    </w:div>
    <w:div w:id="962534928">
      <w:bodyDiv w:val="1"/>
      <w:marLeft w:val="0"/>
      <w:marRight w:val="0"/>
      <w:marTop w:val="0"/>
      <w:marBottom w:val="0"/>
      <w:divBdr>
        <w:top w:val="none" w:sz="0" w:space="0" w:color="auto"/>
        <w:left w:val="none" w:sz="0" w:space="0" w:color="auto"/>
        <w:bottom w:val="none" w:sz="0" w:space="0" w:color="auto"/>
        <w:right w:val="none" w:sz="0" w:space="0" w:color="auto"/>
      </w:divBdr>
    </w:div>
    <w:div w:id="962618164">
      <w:bodyDiv w:val="1"/>
      <w:marLeft w:val="0"/>
      <w:marRight w:val="0"/>
      <w:marTop w:val="0"/>
      <w:marBottom w:val="0"/>
      <w:divBdr>
        <w:top w:val="none" w:sz="0" w:space="0" w:color="auto"/>
        <w:left w:val="none" w:sz="0" w:space="0" w:color="auto"/>
        <w:bottom w:val="none" w:sz="0" w:space="0" w:color="auto"/>
        <w:right w:val="none" w:sz="0" w:space="0" w:color="auto"/>
      </w:divBdr>
    </w:div>
    <w:div w:id="963117359">
      <w:bodyDiv w:val="1"/>
      <w:marLeft w:val="0"/>
      <w:marRight w:val="0"/>
      <w:marTop w:val="0"/>
      <w:marBottom w:val="0"/>
      <w:divBdr>
        <w:top w:val="none" w:sz="0" w:space="0" w:color="auto"/>
        <w:left w:val="none" w:sz="0" w:space="0" w:color="auto"/>
        <w:bottom w:val="none" w:sz="0" w:space="0" w:color="auto"/>
        <w:right w:val="none" w:sz="0" w:space="0" w:color="auto"/>
      </w:divBdr>
    </w:div>
    <w:div w:id="963122106">
      <w:bodyDiv w:val="1"/>
      <w:marLeft w:val="0"/>
      <w:marRight w:val="0"/>
      <w:marTop w:val="0"/>
      <w:marBottom w:val="0"/>
      <w:divBdr>
        <w:top w:val="none" w:sz="0" w:space="0" w:color="auto"/>
        <w:left w:val="none" w:sz="0" w:space="0" w:color="auto"/>
        <w:bottom w:val="none" w:sz="0" w:space="0" w:color="auto"/>
        <w:right w:val="none" w:sz="0" w:space="0" w:color="auto"/>
      </w:divBdr>
    </w:div>
    <w:div w:id="963656485">
      <w:bodyDiv w:val="1"/>
      <w:marLeft w:val="0"/>
      <w:marRight w:val="0"/>
      <w:marTop w:val="0"/>
      <w:marBottom w:val="0"/>
      <w:divBdr>
        <w:top w:val="none" w:sz="0" w:space="0" w:color="auto"/>
        <w:left w:val="none" w:sz="0" w:space="0" w:color="auto"/>
        <w:bottom w:val="none" w:sz="0" w:space="0" w:color="auto"/>
        <w:right w:val="none" w:sz="0" w:space="0" w:color="auto"/>
      </w:divBdr>
    </w:div>
    <w:div w:id="963728860">
      <w:bodyDiv w:val="1"/>
      <w:marLeft w:val="0"/>
      <w:marRight w:val="0"/>
      <w:marTop w:val="0"/>
      <w:marBottom w:val="0"/>
      <w:divBdr>
        <w:top w:val="none" w:sz="0" w:space="0" w:color="auto"/>
        <w:left w:val="none" w:sz="0" w:space="0" w:color="auto"/>
        <w:bottom w:val="none" w:sz="0" w:space="0" w:color="auto"/>
        <w:right w:val="none" w:sz="0" w:space="0" w:color="auto"/>
      </w:divBdr>
    </w:div>
    <w:div w:id="963730150">
      <w:bodyDiv w:val="1"/>
      <w:marLeft w:val="0"/>
      <w:marRight w:val="0"/>
      <w:marTop w:val="0"/>
      <w:marBottom w:val="0"/>
      <w:divBdr>
        <w:top w:val="none" w:sz="0" w:space="0" w:color="auto"/>
        <w:left w:val="none" w:sz="0" w:space="0" w:color="auto"/>
        <w:bottom w:val="none" w:sz="0" w:space="0" w:color="auto"/>
        <w:right w:val="none" w:sz="0" w:space="0" w:color="auto"/>
      </w:divBdr>
    </w:div>
    <w:div w:id="963733519">
      <w:bodyDiv w:val="1"/>
      <w:marLeft w:val="0"/>
      <w:marRight w:val="0"/>
      <w:marTop w:val="0"/>
      <w:marBottom w:val="0"/>
      <w:divBdr>
        <w:top w:val="none" w:sz="0" w:space="0" w:color="auto"/>
        <w:left w:val="none" w:sz="0" w:space="0" w:color="auto"/>
        <w:bottom w:val="none" w:sz="0" w:space="0" w:color="auto"/>
        <w:right w:val="none" w:sz="0" w:space="0" w:color="auto"/>
      </w:divBdr>
    </w:div>
    <w:div w:id="963970934">
      <w:bodyDiv w:val="1"/>
      <w:marLeft w:val="0"/>
      <w:marRight w:val="0"/>
      <w:marTop w:val="0"/>
      <w:marBottom w:val="0"/>
      <w:divBdr>
        <w:top w:val="none" w:sz="0" w:space="0" w:color="auto"/>
        <w:left w:val="none" w:sz="0" w:space="0" w:color="auto"/>
        <w:bottom w:val="none" w:sz="0" w:space="0" w:color="auto"/>
        <w:right w:val="none" w:sz="0" w:space="0" w:color="auto"/>
      </w:divBdr>
    </w:div>
    <w:div w:id="963997161">
      <w:bodyDiv w:val="1"/>
      <w:marLeft w:val="0"/>
      <w:marRight w:val="0"/>
      <w:marTop w:val="0"/>
      <w:marBottom w:val="0"/>
      <w:divBdr>
        <w:top w:val="none" w:sz="0" w:space="0" w:color="auto"/>
        <w:left w:val="none" w:sz="0" w:space="0" w:color="auto"/>
        <w:bottom w:val="none" w:sz="0" w:space="0" w:color="auto"/>
        <w:right w:val="none" w:sz="0" w:space="0" w:color="auto"/>
      </w:divBdr>
    </w:div>
    <w:div w:id="964311794">
      <w:bodyDiv w:val="1"/>
      <w:marLeft w:val="0"/>
      <w:marRight w:val="0"/>
      <w:marTop w:val="0"/>
      <w:marBottom w:val="0"/>
      <w:divBdr>
        <w:top w:val="none" w:sz="0" w:space="0" w:color="auto"/>
        <w:left w:val="none" w:sz="0" w:space="0" w:color="auto"/>
        <w:bottom w:val="none" w:sz="0" w:space="0" w:color="auto"/>
        <w:right w:val="none" w:sz="0" w:space="0" w:color="auto"/>
      </w:divBdr>
    </w:div>
    <w:div w:id="964458228">
      <w:bodyDiv w:val="1"/>
      <w:marLeft w:val="0"/>
      <w:marRight w:val="0"/>
      <w:marTop w:val="0"/>
      <w:marBottom w:val="0"/>
      <w:divBdr>
        <w:top w:val="none" w:sz="0" w:space="0" w:color="auto"/>
        <w:left w:val="none" w:sz="0" w:space="0" w:color="auto"/>
        <w:bottom w:val="none" w:sz="0" w:space="0" w:color="auto"/>
        <w:right w:val="none" w:sz="0" w:space="0" w:color="auto"/>
      </w:divBdr>
    </w:div>
    <w:div w:id="964579406">
      <w:bodyDiv w:val="1"/>
      <w:marLeft w:val="0"/>
      <w:marRight w:val="0"/>
      <w:marTop w:val="0"/>
      <w:marBottom w:val="0"/>
      <w:divBdr>
        <w:top w:val="none" w:sz="0" w:space="0" w:color="auto"/>
        <w:left w:val="none" w:sz="0" w:space="0" w:color="auto"/>
        <w:bottom w:val="none" w:sz="0" w:space="0" w:color="auto"/>
        <w:right w:val="none" w:sz="0" w:space="0" w:color="auto"/>
      </w:divBdr>
    </w:div>
    <w:div w:id="964852883">
      <w:bodyDiv w:val="1"/>
      <w:marLeft w:val="0"/>
      <w:marRight w:val="0"/>
      <w:marTop w:val="0"/>
      <w:marBottom w:val="0"/>
      <w:divBdr>
        <w:top w:val="none" w:sz="0" w:space="0" w:color="auto"/>
        <w:left w:val="none" w:sz="0" w:space="0" w:color="auto"/>
        <w:bottom w:val="none" w:sz="0" w:space="0" w:color="auto"/>
        <w:right w:val="none" w:sz="0" w:space="0" w:color="auto"/>
      </w:divBdr>
    </w:div>
    <w:div w:id="965159888">
      <w:bodyDiv w:val="1"/>
      <w:marLeft w:val="0"/>
      <w:marRight w:val="0"/>
      <w:marTop w:val="0"/>
      <w:marBottom w:val="0"/>
      <w:divBdr>
        <w:top w:val="none" w:sz="0" w:space="0" w:color="auto"/>
        <w:left w:val="none" w:sz="0" w:space="0" w:color="auto"/>
        <w:bottom w:val="none" w:sz="0" w:space="0" w:color="auto"/>
        <w:right w:val="none" w:sz="0" w:space="0" w:color="auto"/>
      </w:divBdr>
    </w:div>
    <w:div w:id="965356079">
      <w:bodyDiv w:val="1"/>
      <w:marLeft w:val="0"/>
      <w:marRight w:val="0"/>
      <w:marTop w:val="0"/>
      <w:marBottom w:val="0"/>
      <w:divBdr>
        <w:top w:val="none" w:sz="0" w:space="0" w:color="auto"/>
        <w:left w:val="none" w:sz="0" w:space="0" w:color="auto"/>
        <w:bottom w:val="none" w:sz="0" w:space="0" w:color="auto"/>
        <w:right w:val="none" w:sz="0" w:space="0" w:color="auto"/>
      </w:divBdr>
    </w:div>
    <w:div w:id="965500031">
      <w:bodyDiv w:val="1"/>
      <w:marLeft w:val="0"/>
      <w:marRight w:val="0"/>
      <w:marTop w:val="0"/>
      <w:marBottom w:val="0"/>
      <w:divBdr>
        <w:top w:val="none" w:sz="0" w:space="0" w:color="auto"/>
        <w:left w:val="none" w:sz="0" w:space="0" w:color="auto"/>
        <w:bottom w:val="none" w:sz="0" w:space="0" w:color="auto"/>
        <w:right w:val="none" w:sz="0" w:space="0" w:color="auto"/>
      </w:divBdr>
    </w:div>
    <w:div w:id="965503477">
      <w:bodyDiv w:val="1"/>
      <w:marLeft w:val="0"/>
      <w:marRight w:val="0"/>
      <w:marTop w:val="0"/>
      <w:marBottom w:val="0"/>
      <w:divBdr>
        <w:top w:val="none" w:sz="0" w:space="0" w:color="auto"/>
        <w:left w:val="none" w:sz="0" w:space="0" w:color="auto"/>
        <w:bottom w:val="none" w:sz="0" w:space="0" w:color="auto"/>
        <w:right w:val="none" w:sz="0" w:space="0" w:color="auto"/>
      </w:divBdr>
    </w:div>
    <w:div w:id="965889530">
      <w:bodyDiv w:val="1"/>
      <w:marLeft w:val="0"/>
      <w:marRight w:val="0"/>
      <w:marTop w:val="0"/>
      <w:marBottom w:val="0"/>
      <w:divBdr>
        <w:top w:val="none" w:sz="0" w:space="0" w:color="auto"/>
        <w:left w:val="none" w:sz="0" w:space="0" w:color="auto"/>
        <w:bottom w:val="none" w:sz="0" w:space="0" w:color="auto"/>
        <w:right w:val="none" w:sz="0" w:space="0" w:color="auto"/>
      </w:divBdr>
    </w:div>
    <w:div w:id="967315606">
      <w:bodyDiv w:val="1"/>
      <w:marLeft w:val="0"/>
      <w:marRight w:val="0"/>
      <w:marTop w:val="0"/>
      <w:marBottom w:val="0"/>
      <w:divBdr>
        <w:top w:val="none" w:sz="0" w:space="0" w:color="auto"/>
        <w:left w:val="none" w:sz="0" w:space="0" w:color="auto"/>
        <w:bottom w:val="none" w:sz="0" w:space="0" w:color="auto"/>
        <w:right w:val="none" w:sz="0" w:space="0" w:color="auto"/>
      </w:divBdr>
    </w:div>
    <w:div w:id="967392152">
      <w:bodyDiv w:val="1"/>
      <w:marLeft w:val="0"/>
      <w:marRight w:val="0"/>
      <w:marTop w:val="0"/>
      <w:marBottom w:val="0"/>
      <w:divBdr>
        <w:top w:val="none" w:sz="0" w:space="0" w:color="auto"/>
        <w:left w:val="none" w:sz="0" w:space="0" w:color="auto"/>
        <w:bottom w:val="none" w:sz="0" w:space="0" w:color="auto"/>
        <w:right w:val="none" w:sz="0" w:space="0" w:color="auto"/>
      </w:divBdr>
    </w:div>
    <w:div w:id="967662062">
      <w:bodyDiv w:val="1"/>
      <w:marLeft w:val="0"/>
      <w:marRight w:val="0"/>
      <w:marTop w:val="0"/>
      <w:marBottom w:val="0"/>
      <w:divBdr>
        <w:top w:val="none" w:sz="0" w:space="0" w:color="auto"/>
        <w:left w:val="none" w:sz="0" w:space="0" w:color="auto"/>
        <w:bottom w:val="none" w:sz="0" w:space="0" w:color="auto"/>
        <w:right w:val="none" w:sz="0" w:space="0" w:color="auto"/>
      </w:divBdr>
    </w:div>
    <w:div w:id="967668448">
      <w:bodyDiv w:val="1"/>
      <w:marLeft w:val="0"/>
      <w:marRight w:val="0"/>
      <w:marTop w:val="0"/>
      <w:marBottom w:val="0"/>
      <w:divBdr>
        <w:top w:val="none" w:sz="0" w:space="0" w:color="auto"/>
        <w:left w:val="none" w:sz="0" w:space="0" w:color="auto"/>
        <w:bottom w:val="none" w:sz="0" w:space="0" w:color="auto"/>
        <w:right w:val="none" w:sz="0" w:space="0" w:color="auto"/>
      </w:divBdr>
    </w:div>
    <w:div w:id="967975033">
      <w:bodyDiv w:val="1"/>
      <w:marLeft w:val="0"/>
      <w:marRight w:val="0"/>
      <w:marTop w:val="0"/>
      <w:marBottom w:val="0"/>
      <w:divBdr>
        <w:top w:val="none" w:sz="0" w:space="0" w:color="auto"/>
        <w:left w:val="none" w:sz="0" w:space="0" w:color="auto"/>
        <w:bottom w:val="none" w:sz="0" w:space="0" w:color="auto"/>
        <w:right w:val="none" w:sz="0" w:space="0" w:color="auto"/>
      </w:divBdr>
    </w:div>
    <w:div w:id="967978742">
      <w:bodyDiv w:val="1"/>
      <w:marLeft w:val="0"/>
      <w:marRight w:val="0"/>
      <w:marTop w:val="0"/>
      <w:marBottom w:val="0"/>
      <w:divBdr>
        <w:top w:val="none" w:sz="0" w:space="0" w:color="auto"/>
        <w:left w:val="none" w:sz="0" w:space="0" w:color="auto"/>
        <w:bottom w:val="none" w:sz="0" w:space="0" w:color="auto"/>
        <w:right w:val="none" w:sz="0" w:space="0" w:color="auto"/>
      </w:divBdr>
    </w:div>
    <w:div w:id="968049228">
      <w:bodyDiv w:val="1"/>
      <w:marLeft w:val="0"/>
      <w:marRight w:val="0"/>
      <w:marTop w:val="0"/>
      <w:marBottom w:val="0"/>
      <w:divBdr>
        <w:top w:val="none" w:sz="0" w:space="0" w:color="auto"/>
        <w:left w:val="none" w:sz="0" w:space="0" w:color="auto"/>
        <w:bottom w:val="none" w:sz="0" w:space="0" w:color="auto"/>
        <w:right w:val="none" w:sz="0" w:space="0" w:color="auto"/>
      </w:divBdr>
    </w:div>
    <w:div w:id="969170458">
      <w:bodyDiv w:val="1"/>
      <w:marLeft w:val="0"/>
      <w:marRight w:val="0"/>
      <w:marTop w:val="0"/>
      <w:marBottom w:val="0"/>
      <w:divBdr>
        <w:top w:val="none" w:sz="0" w:space="0" w:color="auto"/>
        <w:left w:val="none" w:sz="0" w:space="0" w:color="auto"/>
        <w:bottom w:val="none" w:sz="0" w:space="0" w:color="auto"/>
        <w:right w:val="none" w:sz="0" w:space="0" w:color="auto"/>
      </w:divBdr>
    </w:div>
    <w:div w:id="969357364">
      <w:bodyDiv w:val="1"/>
      <w:marLeft w:val="0"/>
      <w:marRight w:val="0"/>
      <w:marTop w:val="0"/>
      <w:marBottom w:val="0"/>
      <w:divBdr>
        <w:top w:val="none" w:sz="0" w:space="0" w:color="auto"/>
        <w:left w:val="none" w:sz="0" w:space="0" w:color="auto"/>
        <w:bottom w:val="none" w:sz="0" w:space="0" w:color="auto"/>
        <w:right w:val="none" w:sz="0" w:space="0" w:color="auto"/>
      </w:divBdr>
    </w:div>
    <w:div w:id="970020333">
      <w:bodyDiv w:val="1"/>
      <w:marLeft w:val="0"/>
      <w:marRight w:val="0"/>
      <w:marTop w:val="0"/>
      <w:marBottom w:val="0"/>
      <w:divBdr>
        <w:top w:val="none" w:sz="0" w:space="0" w:color="auto"/>
        <w:left w:val="none" w:sz="0" w:space="0" w:color="auto"/>
        <w:bottom w:val="none" w:sz="0" w:space="0" w:color="auto"/>
        <w:right w:val="none" w:sz="0" w:space="0" w:color="auto"/>
      </w:divBdr>
    </w:div>
    <w:div w:id="970280601">
      <w:bodyDiv w:val="1"/>
      <w:marLeft w:val="0"/>
      <w:marRight w:val="0"/>
      <w:marTop w:val="0"/>
      <w:marBottom w:val="0"/>
      <w:divBdr>
        <w:top w:val="none" w:sz="0" w:space="0" w:color="auto"/>
        <w:left w:val="none" w:sz="0" w:space="0" w:color="auto"/>
        <w:bottom w:val="none" w:sz="0" w:space="0" w:color="auto"/>
        <w:right w:val="none" w:sz="0" w:space="0" w:color="auto"/>
      </w:divBdr>
    </w:div>
    <w:div w:id="970675244">
      <w:bodyDiv w:val="1"/>
      <w:marLeft w:val="0"/>
      <w:marRight w:val="0"/>
      <w:marTop w:val="0"/>
      <w:marBottom w:val="0"/>
      <w:divBdr>
        <w:top w:val="none" w:sz="0" w:space="0" w:color="auto"/>
        <w:left w:val="none" w:sz="0" w:space="0" w:color="auto"/>
        <w:bottom w:val="none" w:sz="0" w:space="0" w:color="auto"/>
        <w:right w:val="none" w:sz="0" w:space="0" w:color="auto"/>
      </w:divBdr>
    </w:div>
    <w:div w:id="970866864">
      <w:bodyDiv w:val="1"/>
      <w:marLeft w:val="0"/>
      <w:marRight w:val="0"/>
      <w:marTop w:val="0"/>
      <w:marBottom w:val="0"/>
      <w:divBdr>
        <w:top w:val="none" w:sz="0" w:space="0" w:color="auto"/>
        <w:left w:val="none" w:sz="0" w:space="0" w:color="auto"/>
        <w:bottom w:val="none" w:sz="0" w:space="0" w:color="auto"/>
        <w:right w:val="none" w:sz="0" w:space="0" w:color="auto"/>
      </w:divBdr>
    </w:div>
    <w:div w:id="971598453">
      <w:bodyDiv w:val="1"/>
      <w:marLeft w:val="0"/>
      <w:marRight w:val="0"/>
      <w:marTop w:val="0"/>
      <w:marBottom w:val="0"/>
      <w:divBdr>
        <w:top w:val="none" w:sz="0" w:space="0" w:color="auto"/>
        <w:left w:val="none" w:sz="0" w:space="0" w:color="auto"/>
        <w:bottom w:val="none" w:sz="0" w:space="0" w:color="auto"/>
        <w:right w:val="none" w:sz="0" w:space="0" w:color="auto"/>
      </w:divBdr>
    </w:div>
    <w:div w:id="972055315">
      <w:bodyDiv w:val="1"/>
      <w:marLeft w:val="0"/>
      <w:marRight w:val="0"/>
      <w:marTop w:val="0"/>
      <w:marBottom w:val="0"/>
      <w:divBdr>
        <w:top w:val="none" w:sz="0" w:space="0" w:color="auto"/>
        <w:left w:val="none" w:sz="0" w:space="0" w:color="auto"/>
        <w:bottom w:val="none" w:sz="0" w:space="0" w:color="auto"/>
        <w:right w:val="none" w:sz="0" w:space="0" w:color="auto"/>
      </w:divBdr>
    </w:div>
    <w:div w:id="972447918">
      <w:bodyDiv w:val="1"/>
      <w:marLeft w:val="0"/>
      <w:marRight w:val="0"/>
      <w:marTop w:val="0"/>
      <w:marBottom w:val="0"/>
      <w:divBdr>
        <w:top w:val="none" w:sz="0" w:space="0" w:color="auto"/>
        <w:left w:val="none" w:sz="0" w:space="0" w:color="auto"/>
        <w:bottom w:val="none" w:sz="0" w:space="0" w:color="auto"/>
        <w:right w:val="none" w:sz="0" w:space="0" w:color="auto"/>
      </w:divBdr>
    </w:div>
    <w:div w:id="972977065">
      <w:bodyDiv w:val="1"/>
      <w:marLeft w:val="0"/>
      <w:marRight w:val="0"/>
      <w:marTop w:val="0"/>
      <w:marBottom w:val="0"/>
      <w:divBdr>
        <w:top w:val="none" w:sz="0" w:space="0" w:color="auto"/>
        <w:left w:val="none" w:sz="0" w:space="0" w:color="auto"/>
        <w:bottom w:val="none" w:sz="0" w:space="0" w:color="auto"/>
        <w:right w:val="none" w:sz="0" w:space="0" w:color="auto"/>
      </w:divBdr>
    </w:div>
    <w:div w:id="973289716">
      <w:bodyDiv w:val="1"/>
      <w:marLeft w:val="0"/>
      <w:marRight w:val="0"/>
      <w:marTop w:val="0"/>
      <w:marBottom w:val="0"/>
      <w:divBdr>
        <w:top w:val="none" w:sz="0" w:space="0" w:color="auto"/>
        <w:left w:val="none" w:sz="0" w:space="0" w:color="auto"/>
        <w:bottom w:val="none" w:sz="0" w:space="0" w:color="auto"/>
        <w:right w:val="none" w:sz="0" w:space="0" w:color="auto"/>
      </w:divBdr>
    </w:div>
    <w:div w:id="973368221">
      <w:bodyDiv w:val="1"/>
      <w:marLeft w:val="0"/>
      <w:marRight w:val="0"/>
      <w:marTop w:val="0"/>
      <w:marBottom w:val="0"/>
      <w:divBdr>
        <w:top w:val="none" w:sz="0" w:space="0" w:color="auto"/>
        <w:left w:val="none" w:sz="0" w:space="0" w:color="auto"/>
        <w:bottom w:val="none" w:sz="0" w:space="0" w:color="auto"/>
        <w:right w:val="none" w:sz="0" w:space="0" w:color="auto"/>
      </w:divBdr>
    </w:div>
    <w:div w:id="973408260">
      <w:bodyDiv w:val="1"/>
      <w:marLeft w:val="0"/>
      <w:marRight w:val="0"/>
      <w:marTop w:val="0"/>
      <w:marBottom w:val="0"/>
      <w:divBdr>
        <w:top w:val="none" w:sz="0" w:space="0" w:color="auto"/>
        <w:left w:val="none" w:sz="0" w:space="0" w:color="auto"/>
        <w:bottom w:val="none" w:sz="0" w:space="0" w:color="auto"/>
        <w:right w:val="none" w:sz="0" w:space="0" w:color="auto"/>
      </w:divBdr>
    </w:div>
    <w:div w:id="973562235">
      <w:bodyDiv w:val="1"/>
      <w:marLeft w:val="0"/>
      <w:marRight w:val="0"/>
      <w:marTop w:val="0"/>
      <w:marBottom w:val="0"/>
      <w:divBdr>
        <w:top w:val="none" w:sz="0" w:space="0" w:color="auto"/>
        <w:left w:val="none" w:sz="0" w:space="0" w:color="auto"/>
        <w:bottom w:val="none" w:sz="0" w:space="0" w:color="auto"/>
        <w:right w:val="none" w:sz="0" w:space="0" w:color="auto"/>
      </w:divBdr>
    </w:div>
    <w:div w:id="973943533">
      <w:bodyDiv w:val="1"/>
      <w:marLeft w:val="0"/>
      <w:marRight w:val="0"/>
      <w:marTop w:val="0"/>
      <w:marBottom w:val="0"/>
      <w:divBdr>
        <w:top w:val="none" w:sz="0" w:space="0" w:color="auto"/>
        <w:left w:val="none" w:sz="0" w:space="0" w:color="auto"/>
        <w:bottom w:val="none" w:sz="0" w:space="0" w:color="auto"/>
        <w:right w:val="none" w:sz="0" w:space="0" w:color="auto"/>
      </w:divBdr>
    </w:div>
    <w:div w:id="974219797">
      <w:bodyDiv w:val="1"/>
      <w:marLeft w:val="0"/>
      <w:marRight w:val="0"/>
      <w:marTop w:val="0"/>
      <w:marBottom w:val="0"/>
      <w:divBdr>
        <w:top w:val="none" w:sz="0" w:space="0" w:color="auto"/>
        <w:left w:val="none" w:sz="0" w:space="0" w:color="auto"/>
        <w:bottom w:val="none" w:sz="0" w:space="0" w:color="auto"/>
        <w:right w:val="none" w:sz="0" w:space="0" w:color="auto"/>
      </w:divBdr>
    </w:div>
    <w:div w:id="974674209">
      <w:bodyDiv w:val="1"/>
      <w:marLeft w:val="0"/>
      <w:marRight w:val="0"/>
      <w:marTop w:val="0"/>
      <w:marBottom w:val="0"/>
      <w:divBdr>
        <w:top w:val="none" w:sz="0" w:space="0" w:color="auto"/>
        <w:left w:val="none" w:sz="0" w:space="0" w:color="auto"/>
        <w:bottom w:val="none" w:sz="0" w:space="0" w:color="auto"/>
        <w:right w:val="none" w:sz="0" w:space="0" w:color="auto"/>
      </w:divBdr>
    </w:div>
    <w:div w:id="975450556">
      <w:bodyDiv w:val="1"/>
      <w:marLeft w:val="0"/>
      <w:marRight w:val="0"/>
      <w:marTop w:val="0"/>
      <w:marBottom w:val="0"/>
      <w:divBdr>
        <w:top w:val="none" w:sz="0" w:space="0" w:color="auto"/>
        <w:left w:val="none" w:sz="0" w:space="0" w:color="auto"/>
        <w:bottom w:val="none" w:sz="0" w:space="0" w:color="auto"/>
        <w:right w:val="none" w:sz="0" w:space="0" w:color="auto"/>
      </w:divBdr>
    </w:div>
    <w:div w:id="975450807">
      <w:bodyDiv w:val="1"/>
      <w:marLeft w:val="0"/>
      <w:marRight w:val="0"/>
      <w:marTop w:val="0"/>
      <w:marBottom w:val="0"/>
      <w:divBdr>
        <w:top w:val="none" w:sz="0" w:space="0" w:color="auto"/>
        <w:left w:val="none" w:sz="0" w:space="0" w:color="auto"/>
        <w:bottom w:val="none" w:sz="0" w:space="0" w:color="auto"/>
        <w:right w:val="none" w:sz="0" w:space="0" w:color="auto"/>
      </w:divBdr>
    </w:div>
    <w:div w:id="975794949">
      <w:bodyDiv w:val="1"/>
      <w:marLeft w:val="0"/>
      <w:marRight w:val="0"/>
      <w:marTop w:val="0"/>
      <w:marBottom w:val="0"/>
      <w:divBdr>
        <w:top w:val="none" w:sz="0" w:space="0" w:color="auto"/>
        <w:left w:val="none" w:sz="0" w:space="0" w:color="auto"/>
        <w:bottom w:val="none" w:sz="0" w:space="0" w:color="auto"/>
        <w:right w:val="none" w:sz="0" w:space="0" w:color="auto"/>
      </w:divBdr>
    </w:div>
    <w:div w:id="976106541">
      <w:bodyDiv w:val="1"/>
      <w:marLeft w:val="0"/>
      <w:marRight w:val="0"/>
      <w:marTop w:val="0"/>
      <w:marBottom w:val="0"/>
      <w:divBdr>
        <w:top w:val="none" w:sz="0" w:space="0" w:color="auto"/>
        <w:left w:val="none" w:sz="0" w:space="0" w:color="auto"/>
        <w:bottom w:val="none" w:sz="0" w:space="0" w:color="auto"/>
        <w:right w:val="none" w:sz="0" w:space="0" w:color="auto"/>
      </w:divBdr>
    </w:div>
    <w:div w:id="976301244">
      <w:bodyDiv w:val="1"/>
      <w:marLeft w:val="0"/>
      <w:marRight w:val="0"/>
      <w:marTop w:val="0"/>
      <w:marBottom w:val="0"/>
      <w:divBdr>
        <w:top w:val="none" w:sz="0" w:space="0" w:color="auto"/>
        <w:left w:val="none" w:sz="0" w:space="0" w:color="auto"/>
        <w:bottom w:val="none" w:sz="0" w:space="0" w:color="auto"/>
        <w:right w:val="none" w:sz="0" w:space="0" w:color="auto"/>
      </w:divBdr>
    </w:div>
    <w:div w:id="977107232">
      <w:bodyDiv w:val="1"/>
      <w:marLeft w:val="0"/>
      <w:marRight w:val="0"/>
      <w:marTop w:val="0"/>
      <w:marBottom w:val="0"/>
      <w:divBdr>
        <w:top w:val="none" w:sz="0" w:space="0" w:color="auto"/>
        <w:left w:val="none" w:sz="0" w:space="0" w:color="auto"/>
        <w:bottom w:val="none" w:sz="0" w:space="0" w:color="auto"/>
        <w:right w:val="none" w:sz="0" w:space="0" w:color="auto"/>
      </w:divBdr>
    </w:div>
    <w:div w:id="977997374">
      <w:bodyDiv w:val="1"/>
      <w:marLeft w:val="0"/>
      <w:marRight w:val="0"/>
      <w:marTop w:val="0"/>
      <w:marBottom w:val="0"/>
      <w:divBdr>
        <w:top w:val="none" w:sz="0" w:space="0" w:color="auto"/>
        <w:left w:val="none" w:sz="0" w:space="0" w:color="auto"/>
        <w:bottom w:val="none" w:sz="0" w:space="0" w:color="auto"/>
        <w:right w:val="none" w:sz="0" w:space="0" w:color="auto"/>
      </w:divBdr>
    </w:div>
    <w:div w:id="978607348">
      <w:bodyDiv w:val="1"/>
      <w:marLeft w:val="0"/>
      <w:marRight w:val="0"/>
      <w:marTop w:val="0"/>
      <w:marBottom w:val="0"/>
      <w:divBdr>
        <w:top w:val="none" w:sz="0" w:space="0" w:color="auto"/>
        <w:left w:val="none" w:sz="0" w:space="0" w:color="auto"/>
        <w:bottom w:val="none" w:sz="0" w:space="0" w:color="auto"/>
        <w:right w:val="none" w:sz="0" w:space="0" w:color="auto"/>
      </w:divBdr>
    </w:div>
    <w:div w:id="978613272">
      <w:bodyDiv w:val="1"/>
      <w:marLeft w:val="0"/>
      <w:marRight w:val="0"/>
      <w:marTop w:val="0"/>
      <w:marBottom w:val="0"/>
      <w:divBdr>
        <w:top w:val="none" w:sz="0" w:space="0" w:color="auto"/>
        <w:left w:val="none" w:sz="0" w:space="0" w:color="auto"/>
        <w:bottom w:val="none" w:sz="0" w:space="0" w:color="auto"/>
        <w:right w:val="none" w:sz="0" w:space="0" w:color="auto"/>
      </w:divBdr>
    </w:div>
    <w:div w:id="979115684">
      <w:bodyDiv w:val="1"/>
      <w:marLeft w:val="0"/>
      <w:marRight w:val="0"/>
      <w:marTop w:val="0"/>
      <w:marBottom w:val="0"/>
      <w:divBdr>
        <w:top w:val="none" w:sz="0" w:space="0" w:color="auto"/>
        <w:left w:val="none" w:sz="0" w:space="0" w:color="auto"/>
        <w:bottom w:val="none" w:sz="0" w:space="0" w:color="auto"/>
        <w:right w:val="none" w:sz="0" w:space="0" w:color="auto"/>
      </w:divBdr>
    </w:div>
    <w:div w:id="979773045">
      <w:bodyDiv w:val="1"/>
      <w:marLeft w:val="0"/>
      <w:marRight w:val="0"/>
      <w:marTop w:val="0"/>
      <w:marBottom w:val="0"/>
      <w:divBdr>
        <w:top w:val="none" w:sz="0" w:space="0" w:color="auto"/>
        <w:left w:val="none" w:sz="0" w:space="0" w:color="auto"/>
        <w:bottom w:val="none" w:sz="0" w:space="0" w:color="auto"/>
        <w:right w:val="none" w:sz="0" w:space="0" w:color="auto"/>
      </w:divBdr>
    </w:div>
    <w:div w:id="980235186">
      <w:bodyDiv w:val="1"/>
      <w:marLeft w:val="0"/>
      <w:marRight w:val="0"/>
      <w:marTop w:val="0"/>
      <w:marBottom w:val="0"/>
      <w:divBdr>
        <w:top w:val="none" w:sz="0" w:space="0" w:color="auto"/>
        <w:left w:val="none" w:sz="0" w:space="0" w:color="auto"/>
        <w:bottom w:val="none" w:sz="0" w:space="0" w:color="auto"/>
        <w:right w:val="none" w:sz="0" w:space="0" w:color="auto"/>
      </w:divBdr>
    </w:div>
    <w:div w:id="980305248">
      <w:bodyDiv w:val="1"/>
      <w:marLeft w:val="0"/>
      <w:marRight w:val="0"/>
      <w:marTop w:val="0"/>
      <w:marBottom w:val="0"/>
      <w:divBdr>
        <w:top w:val="none" w:sz="0" w:space="0" w:color="auto"/>
        <w:left w:val="none" w:sz="0" w:space="0" w:color="auto"/>
        <w:bottom w:val="none" w:sz="0" w:space="0" w:color="auto"/>
        <w:right w:val="none" w:sz="0" w:space="0" w:color="auto"/>
      </w:divBdr>
    </w:div>
    <w:div w:id="981158387">
      <w:bodyDiv w:val="1"/>
      <w:marLeft w:val="0"/>
      <w:marRight w:val="0"/>
      <w:marTop w:val="0"/>
      <w:marBottom w:val="0"/>
      <w:divBdr>
        <w:top w:val="none" w:sz="0" w:space="0" w:color="auto"/>
        <w:left w:val="none" w:sz="0" w:space="0" w:color="auto"/>
        <w:bottom w:val="none" w:sz="0" w:space="0" w:color="auto"/>
        <w:right w:val="none" w:sz="0" w:space="0" w:color="auto"/>
      </w:divBdr>
    </w:div>
    <w:div w:id="981277236">
      <w:bodyDiv w:val="1"/>
      <w:marLeft w:val="0"/>
      <w:marRight w:val="0"/>
      <w:marTop w:val="0"/>
      <w:marBottom w:val="0"/>
      <w:divBdr>
        <w:top w:val="none" w:sz="0" w:space="0" w:color="auto"/>
        <w:left w:val="none" w:sz="0" w:space="0" w:color="auto"/>
        <w:bottom w:val="none" w:sz="0" w:space="0" w:color="auto"/>
        <w:right w:val="none" w:sz="0" w:space="0" w:color="auto"/>
      </w:divBdr>
    </w:div>
    <w:div w:id="981496390">
      <w:bodyDiv w:val="1"/>
      <w:marLeft w:val="0"/>
      <w:marRight w:val="0"/>
      <w:marTop w:val="0"/>
      <w:marBottom w:val="0"/>
      <w:divBdr>
        <w:top w:val="none" w:sz="0" w:space="0" w:color="auto"/>
        <w:left w:val="none" w:sz="0" w:space="0" w:color="auto"/>
        <w:bottom w:val="none" w:sz="0" w:space="0" w:color="auto"/>
        <w:right w:val="none" w:sz="0" w:space="0" w:color="auto"/>
      </w:divBdr>
    </w:div>
    <w:div w:id="982199213">
      <w:bodyDiv w:val="1"/>
      <w:marLeft w:val="0"/>
      <w:marRight w:val="0"/>
      <w:marTop w:val="0"/>
      <w:marBottom w:val="0"/>
      <w:divBdr>
        <w:top w:val="none" w:sz="0" w:space="0" w:color="auto"/>
        <w:left w:val="none" w:sz="0" w:space="0" w:color="auto"/>
        <w:bottom w:val="none" w:sz="0" w:space="0" w:color="auto"/>
        <w:right w:val="none" w:sz="0" w:space="0" w:color="auto"/>
      </w:divBdr>
    </w:div>
    <w:div w:id="982349827">
      <w:bodyDiv w:val="1"/>
      <w:marLeft w:val="0"/>
      <w:marRight w:val="0"/>
      <w:marTop w:val="0"/>
      <w:marBottom w:val="0"/>
      <w:divBdr>
        <w:top w:val="none" w:sz="0" w:space="0" w:color="auto"/>
        <w:left w:val="none" w:sz="0" w:space="0" w:color="auto"/>
        <w:bottom w:val="none" w:sz="0" w:space="0" w:color="auto"/>
        <w:right w:val="none" w:sz="0" w:space="0" w:color="auto"/>
      </w:divBdr>
    </w:div>
    <w:div w:id="983660610">
      <w:bodyDiv w:val="1"/>
      <w:marLeft w:val="0"/>
      <w:marRight w:val="0"/>
      <w:marTop w:val="0"/>
      <w:marBottom w:val="0"/>
      <w:divBdr>
        <w:top w:val="none" w:sz="0" w:space="0" w:color="auto"/>
        <w:left w:val="none" w:sz="0" w:space="0" w:color="auto"/>
        <w:bottom w:val="none" w:sz="0" w:space="0" w:color="auto"/>
        <w:right w:val="none" w:sz="0" w:space="0" w:color="auto"/>
      </w:divBdr>
    </w:div>
    <w:div w:id="984897716">
      <w:bodyDiv w:val="1"/>
      <w:marLeft w:val="0"/>
      <w:marRight w:val="0"/>
      <w:marTop w:val="0"/>
      <w:marBottom w:val="0"/>
      <w:divBdr>
        <w:top w:val="none" w:sz="0" w:space="0" w:color="auto"/>
        <w:left w:val="none" w:sz="0" w:space="0" w:color="auto"/>
        <w:bottom w:val="none" w:sz="0" w:space="0" w:color="auto"/>
        <w:right w:val="none" w:sz="0" w:space="0" w:color="auto"/>
      </w:divBdr>
    </w:div>
    <w:div w:id="985669828">
      <w:bodyDiv w:val="1"/>
      <w:marLeft w:val="0"/>
      <w:marRight w:val="0"/>
      <w:marTop w:val="0"/>
      <w:marBottom w:val="0"/>
      <w:divBdr>
        <w:top w:val="none" w:sz="0" w:space="0" w:color="auto"/>
        <w:left w:val="none" w:sz="0" w:space="0" w:color="auto"/>
        <w:bottom w:val="none" w:sz="0" w:space="0" w:color="auto"/>
        <w:right w:val="none" w:sz="0" w:space="0" w:color="auto"/>
      </w:divBdr>
    </w:div>
    <w:div w:id="986057727">
      <w:bodyDiv w:val="1"/>
      <w:marLeft w:val="0"/>
      <w:marRight w:val="0"/>
      <w:marTop w:val="0"/>
      <w:marBottom w:val="0"/>
      <w:divBdr>
        <w:top w:val="none" w:sz="0" w:space="0" w:color="auto"/>
        <w:left w:val="none" w:sz="0" w:space="0" w:color="auto"/>
        <w:bottom w:val="none" w:sz="0" w:space="0" w:color="auto"/>
        <w:right w:val="none" w:sz="0" w:space="0" w:color="auto"/>
      </w:divBdr>
    </w:div>
    <w:div w:id="986590445">
      <w:bodyDiv w:val="1"/>
      <w:marLeft w:val="0"/>
      <w:marRight w:val="0"/>
      <w:marTop w:val="0"/>
      <w:marBottom w:val="0"/>
      <w:divBdr>
        <w:top w:val="none" w:sz="0" w:space="0" w:color="auto"/>
        <w:left w:val="none" w:sz="0" w:space="0" w:color="auto"/>
        <w:bottom w:val="none" w:sz="0" w:space="0" w:color="auto"/>
        <w:right w:val="none" w:sz="0" w:space="0" w:color="auto"/>
      </w:divBdr>
    </w:div>
    <w:div w:id="987367896">
      <w:bodyDiv w:val="1"/>
      <w:marLeft w:val="0"/>
      <w:marRight w:val="0"/>
      <w:marTop w:val="0"/>
      <w:marBottom w:val="0"/>
      <w:divBdr>
        <w:top w:val="none" w:sz="0" w:space="0" w:color="auto"/>
        <w:left w:val="none" w:sz="0" w:space="0" w:color="auto"/>
        <w:bottom w:val="none" w:sz="0" w:space="0" w:color="auto"/>
        <w:right w:val="none" w:sz="0" w:space="0" w:color="auto"/>
      </w:divBdr>
    </w:div>
    <w:div w:id="987585869">
      <w:bodyDiv w:val="1"/>
      <w:marLeft w:val="0"/>
      <w:marRight w:val="0"/>
      <w:marTop w:val="0"/>
      <w:marBottom w:val="0"/>
      <w:divBdr>
        <w:top w:val="none" w:sz="0" w:space="0" w:color="auto"/>
        <w:left w:val="none" w:sz="0" w:space="0" w:color="auto"/>
        <w:bottom w:val="none" w:sz="0" w:space="0" w:color="auto"/>
        <w:right w:val="none" w:sz="0" w:space="0" w:color="auto"/>
      </w:divBdr>
    </w:div>
    <w:div w:id="987586090">
      <w:bodyDiv w:val="1"/>
      <w:marLeft w:val="0"/>
      <w:marRight w:val="0"/>
      <w:marTop w:val="0"/>
      <w:marBottom w:val="0"/>
      <w:divBdr>
        <w:top w:val="none" w:sz="0" w:space="0" w:color="auto"/>
        <w:left w:val="none" w:sz="0" w:space="0" w:color="auto"/>
        <w:bottom w:val="none" w:sz="0" w:space="0" w:color="auto"/>
        <w:right w:val="none" w:sz="0" w:space="0" w:color="auto"/>
      </w:divBdr>
    </w:div>
    <w:div w:id="988249649">
      <w:bodyDiv w:val="1"/>
      <w:marLeft w:val="0"/>
      <w:marRight w:val="0"/>
      <w:marTop w:val="0"/>
      <w:marBottom w:val="0"/>
      <w:divBdr>
        <w:top w:val="none" w:sz="0" w:space="0" w:color="auto"/>
        <w:left w:val="none" w:sz="0" w:space="0" w:color="auto"/>
        <w:bottom w:val="none" w:sz="0" w:space="0" w:color="auto"/>
        <w:right w:val="none" w:sz="0" w:space="0" w:color="auto"/>
      </w:divBdr>
    </w:div>
    <w:div w:id="988634837">
      <w:bodyDiv w:val="1"/>
      <w:marLeft w:val="0"/>
      <w:marRight w:val="0"/>
      <w:marTop w:val="0"/>
      <w:marBottom w:val="0"/>
      <w:divBdr>
        <w:top w:val="none" w:sz="0" w:space="0" w:color="auto"/>
        <w:left w:val="none" w:sz="0" w:space="0" w:color="auto"/>
        <w:bottom w:val="none" w:sz="0" w:space="0" w:color="auto"/>
        <w:right w:val="none" w:sz="0" w:space="0" w:color="auto"/>
      </w:divBdr>
    </w:div>
    <w:div w:id="988679688">
      <w:bodyDiv w:val="1"/>
      <w:marLeft w:val="0"/>
      <w:marRight w:val="0"/>
      <w:marTop w:val="0"/>
      <w:marBottom w:val="0"/>
      <w:divBdr>
        <w:top w:val="none" w:sz="0" w:space="0" w:color="auto"/>
        <w:left w:val="none" w:sz="0" w:space="0" w:color="auto"/>
        <w:bottom w:val="none" w:sz="0" w:space="0" w:color="auto"/>
        <w:right w:val="none" w:sz="0" w:space="0" w:color="auto"/>
      </w:divBdr>
    </w:div>
    <w:div w:id="988903356">
      <w:bodyDiv w:val="1"/>
      <w:marLeft w:val="0"/>
      <w:marRight w:val="0"/>
      <w:marTop w:val="0"/>
      <w:marBottom w:val="0"/>
      <w:divBdr>
        <w:top w:val="none" w:sz="0" w:space="0" w:color="auto"/>
        <w:left w:val="none" w:sz="0" w:space="0" w:color="auto"/>
        <w:bottom w:val="none" w:sz="0" w:space="0" w:color="auto"/>
        <w:right w:val="none" w:sz="0" w:space="0" w:color="auto"/>
      </w:divBdr>
    </w:div>
    <w:div w:id="989015362">
      <w:bodyDiv w:val="1"/>
      <w:marLeft w:val="0"/>
      <w:marRight w:val="0"/>
      <w:marTop w:val="0"/>
      <w:marBottom w:val="0"/>
      <w:divBdr>
        <w:top w:val="none" w:sz="0" w:space="0" w:color="auto"/>
        <w:left w:val="none" w:sz="0" w:space="0" w:color="auto"/>
        <w:bottom w:val="none" w:sz="0" w:space="0" w:color="auto"/>
        <w:right w:val="none" w:sz="0" w:space="0" w:color="auto"/>
      </w:divBdr>
    </w:div>
    <w:div w:id="989136645">
      <w:bodyDiv w:val="1"/>
      <w:marLeft w:val="0"/>
      <w:marRight w:val="0"/>
      <w:marTop w:val="0"/>
      <w:marBottom w:val="0"/>
      <w:divBdr>
        <w:top w:val="none" w:sz="0" w:space="0" w:color="auto"/>
        <w:left w:val="none" w:sz="0" w:space="0" w:color="auto"/>
        <w:bottom w:val="none" w:sz="0" w:space="0" w:color="auto"/>
        <w:right w:val="none" w:sz="0" w:space="0" w:color="auto"/>
      </w:divBdr>
    </w:div>
    <w:div w:id="989790268">
      <w:bodyDiv w:val="1"/>
      <w:marLeft w:val="0"/>
      <w:marRight w:val="0"/>
      <w:marTop w:val="0"/>
      <w:marBottom w:val="0"/>
      <w:divBdr>
        <w:top w:val="none" w:sz="0" w:space="0" w:color="auto"/>
        <w:left w:val="none" w:sz="0" w:space="0" w:color="auto"/>
        <w:bottom w:val="none" w:sz="0" w:space="0" w:color="auto"/>
        <w:right w:val="none" w:sz="0" w:space="0" w:color="auto"/>
      </w:divBdr>
    </w:div>
    <w:div w:id="990448843">
      <w:bodyDiv w:val="1"/>
      <w:marLeft w:val="0"/>
      <w:marRight w:val="0"/>
      <w:marTop w:val="0"/>
      <w:marBottom w:val="0"/>
      <w:divBdr>
        <w:top w:val="none" w:sz="0" w:space="0" w:color="auto"/>
        <w:left w:val="none" w:sz="0" w:space="0" w:color="auto"/>
        <w:bottom w:val="none" w:sz="0" w:space="0" w:color="auto"/>
        <w:right w:val="none" w:sz="0" w:space="0" w:color="auto"/>
      </w:divBdr>
    </w:div>
    <w:div w:id="990477623">
      <w:bodyDiv w:val="1"/>
      <w:marLeft w:val="0"/>
      <w:marRight w:val="0"/>
      <w:marTop w:val="0"/>
      <w:marBottom w:val="0"/>
      <w:divBdr>
        <w:top w:val="none" w:sz="0" w:space="0" w:color="auto"/>
        <w:left w:val="none" w:sz="0" w:space="0" w:color="auto"/>
        <w:bottom w:val="none" w:sz="0" w:space="0" w:color="auto"/>
        <w:right w:val="none" w:sz="0" w:space="0" w:color="auto"/>
      </w:divBdr>
    </w:div>
    <w:div w:id="991370991">
      <w:bodyDiv w:val="1"/>
      <w:marLeft w:val="0"/>
      <w:marRight w:val="0"/>
      <w:marTop w:val="0"/>
      <w:marBottom w:val="0"/>
      <w:divBdr>
        <w:top w:val="none" w:sz="0" w:space="0" w:color="auto"/>
        <w:left w:val="none" w:sz="0" w:space="0" w:color="auto"/>
        <w:bottom w:val="none" w:sz="0" w:space="0" w:color="auto"/>
        <w:right w:val="none" w:sz="0" w:space="0" w:color="auto"/>
      </w:divBdr>
    </w:div>
    <w:div w:id="991447613">
      <w:bodyDiv w:val="1"/>
      <w:marLeft w:val="0"/>
      <w:marRight w:val="0"/>
      <w:marTop w:val="0"/>
      <w:marBottom w:val="0"/>
      <w:divBdr>
        <w:top w:val="none" w:sz="0" w:space="0" w:color="auto"/>
        <w:left w:val="none" w:sz="0" w:space="0" w:color="auto"/>
        <w:bottom w:val="none" w:sz="0" w:space="0" w:color="auto"/>
        <w:right w:val="none" w:sz="0" w:space="0" w:color="auto"/>
      </w:divBdr>
    </w:div>
    <w:div w:id="991834946">
      <w:bodyDiv w:val="1"/>
      <w:marLeft w:val="0"/>
      <w:marRight w:val="0"/>
      <w:marTop w:val="0"/>
      <w:marBottom w:val="0"/>
      <w:divBdr>
        <w:top w:val="none" w:sz="0" w:space="0" w:color="auto"/>
        <w:left w:val="none" w:sz="0" w:space="0" w:color="auto"/>
        <w:bottom w:val="none" w:sz="0" w:space="0" w:color="auto"/>
        <w:right w:val="none" w:sz="0" w:space="0" w:color="auto"/>
      </w:divBdr>
    </w:div>
    <w:div w:id="992219123">
      <w:bodyDiv w:val="1"/>
      <w:marLeft w:val="0"/>
      <w:marRight w:val="0"/>
      <w:marTop w:val="0"/>
      <w:marBottom w:val="0"/>
      <w:divBdr>
        <w:top w:val="none" w:sz="0" w:space="0" w:color="auto"/>
        <w:left w:val="none" w:sz="0" w:space="0" w:color="auto"/>
        <w:bottom w:val="none" w:sz="0" w:space="0" w:color="auto"/>
        <w:right w:val="none" w:sz="0" w:space="0" w:color="auto"/>
      </w:divBdr>
    </w:div>
    <w:div w:id="992294504">
      <w:bodyDiv w:val="1"/>
      <w:marLeft w:val="0"/>
      <w:marRight w:val="0"/>
      <w:marTop w:val="0"/>
      <w:marBottom w:val="0"/>
      <w:divBdr>
        <w:top w:val="none" w:sz="0" w:space="0" w:color="auto"/>
        <w:left w:val="none" w:sz="0" w:space="0" w:color="auto"/>
        <w:bottom w:val="none" w:sz="0" w:space="0" w:color="auto"/>
        <w:right w:val="none" w:sz="0" w:space="0" w:color="auto"/>
      </w:divBdr>
    </w:div>
    <w:div w:id="992635769">
      <w:bodyDiv w:val="1"/>
      <w:marLeft w:val="0"/>
      <w:marRight w:val="0"/>
      <w:marTop w:val="0"/>
      <w:marBottom w:val="0"/>
      <w:divBdr>
        <w:top w:val="none" w:sz="0" w:space="0" w:color="auto"/>
        <w:left w:val="none" w:sz="0" w:space="0" w:color="auto"/>
        <w:bottom w:val="none" w:sz="0" w:space="0" w:color="auto"/>
        <w:right w:val="none" w:sz="0" w:space="0" w:color="auto"/>
      </w:divBdr>
    </w:div>
    <w:div w:id="992753603">
      <w:bodyDiv w:val="1"/>
      <w:marLeft w:val="0"/>
      <w:marRight w:val="0"/>
      <w:marTop w:val="0"/>
      <w:marBottom w:val="0"/>
      <w:divBdr>
        <w:top w:val="none" w:sz="0" w:space="0" w:color="auto"/>
        <w:left w:val="none" w:sz="0" w:space="0" w:color="auto"/>
        <w:bottom w:val="none" w:sz="0" w:space="0" w:color="auto"/>
        <w:right w:val="none" w:sz="0" w:space="0" w:color="auto"/>
      </w:divBdr>
    </w:div>
    <w:div w:id="992760677">
      <w:bodyDiv w:val="1"/>
      <w:marLeft w:val="0"/>
      <w:marRight w:val="0"/>
      <w:marTop w:val="0"/>
      <w:marBottom w:val="0"/>
      <w:divBdr>
        <w:top w:val="none" w:sz="0" w:space="0" w:color="auto"/>
        <w:left w:val="none" w:sz="0" w:space="0" w:color="auto"/>
        <w:bottom w:val="none" w:sz="0" w:space="0" w:color="auto"/>
        <w:right w:val="none" w:sz="0" w:space="0" w:color="auto"/>
      </w:divBdr>
    </w:div>
    <w:div w:id="992834569">
      <w:bodyDiv w:val="1"/>
      <w:marLeft w:val="0"/>
      <w:marRight w:val="0"/>
      <w:marTop w:val="0"/>
      <w:marBottom w:val="0"/>
      <w:divBdr>
        <w:top w:val="none" w:sz="0" w:space="0" w:color="auto"/>
        <w:left w:val="none" w:sz="0" w:space="0" w:color="auto"/>
        <w:bottom w:val="none" w:sz="0" w:space="0" w:color="auto"/>
        <w:right w:val="none" w:sz="0" w:space="0" w:color="auto"/>
      </w:divBdr>
    </w:div>
    <w:div w:id="992948527">
      <w:bodyDiv w:val="1"/>
      <w:marLeft w:val="0"/>
      <w:marRight w:val="0"/>
      <w:marTop w:val="0"/>
      <w:marBottom w:val="0"/>
      <w:divBdr>
        <w:top w:val="none" w:sz="0" w:space="0" w:color="auto"/>
        <w:left w:val="none" w:sz="0" w:space="0" w:color="auto"/>
        <w:bottom w:val="none" w:sz="0" w:space="0" w:color="auto"/>
        <w:right w:val="none" w:sz="0" w:space="0" w:color="auto"/>
      </w:divBdr>
    </w:div>
    <w:div w:id="992951728">
      <w:bodyDiv w:val="1"/>
      <w:marLeft w:val="0"/>
      <w:marRight w:val="0"/>
      <w:marTop w:val="0"/>
      <w:marBottom w:val="0"/>
      <w:divBdr>
        <w:top w:val="none" w:sz="0" w:space="0" w:color="auto"/>
        <w:left w:val="none" w:sz="0" w:space="0" w:color="auto"/>
        <w:bottom w:val="none" w:sz="0" w:space="0" w:color="auto"/>
        <w:right w:val="none" w:sz="0" w:space="0" w:color="auto"/>
      </w:divBdr>
    </w:div>
    <w:div w:id="993290243">
      <w:bodyDiv w:val="1"/>
      <w:marLeft w:val="0"/>
      <w:marRight w:val="0"/>
      <w:marTop w:val="0"/>
      <w:marBottom w:val="0"/>
      <w:divBdr>
        <w:top w:val="none" w:sz="0" w:space="0" w:color="auto"/>
        <w:left w:val="none" w:sz="0" w:space="0" w:color="auto"/>
        <w:bottom w:val="none" w:sz="0" w:space="0" w:color="auto"/>
        <w:right w:val="none" w:sz="0" w:space="0" w:color="auto"/>
      </w:divBdr>
    </w:div>
    <w:div w:id="993753136">
      <w:bodyDiv w:val="1"/>
      <w:marLeft w:val="0"/>
      <w:marRight w:val="0"/>
      <w:marTop w:val="0"/>
      <w:marBottom w:val="0"/>
      <w:divBdr>
        <w:top w:val="none" w:sz="0" w:space="0" w:color="auto"/>
        <w:left w:val="none" w:sz="0" w:space="0" w:color="auto"/>
        <w:bottom w:val="none" w:sz="0" w:space="0" w:color="auto"/>
        <w:right w:val="none" w:sz="0" w:space="0" w:color="auto"/>
      </w:divBdr>
    </w:div>
    <w:div w:id="994144215">
      <w:bodyDiv w:val="1"/>
      <w:marLeft w:val="0"/>
      <w:marRight w:val="0"/>
      <w:marTop w:val="0"/>
      <w:marBottom w:val="0"/>
      <w:divBdr>
        <w:top w:val="none" w:sz="0" w:space="0" w:color="auto"/>
        <w:left w:val="none" w:sz="0" w:space="0" w:color="auto"/>
        <w:bottom w:val="none" w:sz="0" w:space="0" w:color="auto"/>
        <w:right w:val="none" w:sz="0" w:space="0" w:color="auto"/>
      </w:divBdr>
    </w:div>
    <w:div w:id="994185051">
      <w:bodyDiv w:val="1"/>
      <w:marLeft w:val="0"/>
      <w:marRight w:val="0"/>
      <w:marTop w:val="0"/>
      <w:marBottom w:val="0"/>
      <w:divBdr>
        <w:top w:val="none" w:sz="0" w:space="0" w:color="auto"/>
        <w:left w:val="none" w:sz="0" w:space="0" w:color="auto"/>
        <w:bottom w:val="none" w:sz="0" w:space="0" w:color="auto"/>
        <w:right w:val="none" w:sz="0" w:space="0" w:color="auto"/>
      </w:divBdr>
    </w:div>
    <w:div w:id="994333881">
      <w:bodyDiv w:val="1"/>
      <w:marLeft w:val="0"/>
      <w:marRight w:val="0"/>
      <w:marTop w:val="0"/>
      <w:marBottom w:val="0"/>
      <w:divBdr>
        <w:top w:val="none" w:sz="0" w:space="0" w:color="auto"/>
        <w:left w:val="none" w:sz="0" w:space="0" w:color="auto"/>
        <w:bottom w:val="none" w:sz="0" w:space="0" w:color="auto"/>
        <w:right w:val="none" w:sz="0" w:space="0" w:color="auto"/>
      </w:divBdr>
    </w:div>
    <w:div w:id="994606950">
      <w:bodyDiv w:val="1"/>
      <w:marLeft w:val="0"/>
      <w:marRight w:val="0"/>
      <w:marTop w:val="0"/>
      <w:marBottom w:val="0"/>
      <w:divBdr>
        <w:top w:val="none" w:sz="0" w:space="0" w:color="auto"/>
        <w:left w:val="none" w:sz="0" w:space="0" w:color="auto"/>
        <w:bottom w:val="none" w:sz="0" w:space="0" w:color="auto"/>
        <w:right w:val="none" w:sz="0" w:space="0" w:color="auto"/>
      </w:divBdr>
    </w:div>
    <w:div w:id="994840900">
      <w:bodyDiv w:val="1"/>
      <w:marLeft w:val="0"/>
      <w:marRight w:val="0"/>
      <w:marTop w:val="0"/>
      <w:marBottom w:val="0"/>
      <w:divBdr>
        <w:top w:val="none" w:sz="0" w:space="0" w:color="auto"/>
        <w:left w:val="none" w:sz="0" w:space="0" w:color="auto"/>
        <w:bottom w:val="none" w:sz="0" w:space="0" w:color="auto"/>
        <w:right w:val="none" w:sz="0" w:space="0" w:color="auto"/>
      </w:divBdr>
    </w:div>
    <w:div w:id="995111336">
      <w:bodyDiv w:val="1"/>
      <w:marLeft w:val="0"/>
      <w:marRight w:val="0"/>
      <w:marTop w:val="0"/>
      <w:marBottom w:val="0"/>
      <w:divBdr>
        <w:top w:val="none" w:sz="0" w:space="0" w:color="auto"/>
        <w:left w:val="none" w:sz="0" w:space="0" w:color="auto"/>
        <w:bottom w:val="none" w:sz="0" w:space="0" w:color="auto"/>
        <w:right w:val="none" w:sz="0" w:space="0" w:color="auto"/>
      </w:divBdr>
    </w:div>
    <w:div w:id="995500078">
      <w:bodyDiv w:val="1"/>
      <w:marLeft w:val="0"/>
      <w:marRight w:val="0"/>
      <w:marTop w:val="0"/>
      <w:marBottom w:val="0"/>
      <w:divBdr>
        <w:top w:val="none" w:sz="0" w:space="0" w:color="auto"/>
        <w:left w:val="none" w:sz="0" w:space="0" w:color="auto"/>
        <w:bottom w:val="none" w:sz="0" w:space="0" w:color="auto"/>
        <w:right w:val="none" w:sz="0" w:space="0" w:color="auto"/>
      </w:divBdr>
    </w:div>
    <w:div w:id="995649587">
      <w:bodyDiv w:val="1"/>
      <w:marLeft w:val="0"/>
      <w:marRight w:val="0"/>
      <w:marTop w:val="0"/>
      <w:marBottom w:val="0"/>
      <w:divBdr>
        <w:top w:val="none" w:sz="0" w:space="0" w:color="auto"/>
        <w:left w:val="none" w:sz="0" w:space="0" w:color="auto"/>
        <w:bottom w:val="none" w:sz="0" w:space="0" w:color="auto"/>
        <w:right w:val="none" w:sz="0" w:space="0" w:color="auto"/>
      </w:divBdr>
    </w:div>
    <w:div w:id="996035329">
      <w:bodyDiv w:val="1"/>
      <w:marLeft w:val="0"/>
      <w:marRight w:val="0"/>
      <w:marTop w:val="0"/>
      <w:marBottom w:val="0"/>
      <w:divBdr>
        <w:top w:val="none" w:sz="0" w:space="0" w:color="auto"/>
        <w:left w:val="none" w:sz="0" w:space="0" w:color="auto"/>
        <w:bottom w:val="none" w:sz="0" w:space="0" w:color="auto"/>
        <w:right w:val="none" w:sz="0" w:space="0" w:color="auto"/>
      </w:divBdr>
    </w:div>
    <w:div w:id="996107074">
      <w:bodyDiv w:val="1"/>
      <w:marLeft w:val="0"/>
      <w:marRight w:val="0"/>
      <w:marTop w:val="0"/>
      <w:marBottom w:val="0"/>
      <w:divBdr>
        <w:top w:val="none" w:sz="0" w:space="0" w:color="auto"/>
        <w:left w:val="none" w:sz="0" w:space="0" w:color="auto"/>
        <w:bottom w:val="none" w:sz="0" w:space="0" w:color="auto"/>
        <w:right w:val="none" w:sz="0" w:space="0" w:color="auto"/>
      </w:divBdr>
    </w:div>
    <w:div w:id="997155962">
      <w:bodyDiv w:val="1"/>
      <w:marLeft w:val="0"/>
      <w:marRight w:val="0"/>
      <w:marTop w:val="0"/>
      <w:marBottom w:val="0"/>
      <w:divBdr>
        <w:top w:val="none" w:sz="0" w:space="0" w:color="auto"/>
        <w:left w:val="none" w:sz="0" w:space="0" w:color="auto"/>
        <w:bottom w:val="none" w:sz="0" w:space="0" w:color="auto"/>
        <w:right w:val="none" w:sz="0" w:space="0" w:color="auto"/>
      </w:divBdr>
    </w:div>
    <w:div w:id="997731688">
      <w:bodyDiv w:val="1"/>
      <w:marLeft w:val="0"/>
      <w:marRight w:val="0"/>
      <w:marTop w:val="0"/>
      <w:marBottom w:val="0"/>
      <w:divBdr>
        <w:top w:val="none" w:sz="0" w:space="0" w:color="auto"/>
        <w:left w:val="none" w:sz="0" w:space="0" w:color="auto"/>
        <w:bottom w:val="none" w:sz="0" w:space="0" w:color="auto"/>
        <w:right w:val="none" w:sz="0" w:space="0" w:color="auto"/>
      </w:divBdr>
    </w:div>
    <w:div w:id="997879294">
      <w:bodyDiv w:val="1"/>
      <w:marLeft w:val="0"/>
      <w:marRight w:val="0"/>
      <w:marTop w:val="0"/>
      <w:marBottom w:val="0"/>
      <w:divBdr>
        <w:top w:val="none" w:sz="0" w:space="0" w:color="auto"/>
        <w:left w:val="none" w:sz="0" w:space="0" w:color="auto"/>
        <w:bottom w:val="none" w:sz="0" w:space="0" w:color="auto"/>
        <w:right w:val="none" w:sz="0" w:space="0" w:color="auto"/>
      </w:divBdr>
    </w:div>
    <w:div w:id="998192315">
      <w:bodyDiv w:val="1"/>
      <w:marLeft w:val="0"/>
      <w:marRight w:val="0"/>
      <w:marTop w:val="0"/>
      <w:marBottom w:val="0"/>
      <w:divBdr>
        <w:top w:val="none" w:sz="0" w:space="0" w:color="auto"/>
        <w:left w:val="none" w:sz="0" w:space="0" w:color="auto"/>
        <w:bottom w:val="none" w:sz="0" w:space="0" w:color="auto"/>
        <w:right w:val="none" w:sz="0" w:space="0" w:color="auto"/>
      </w:divBdr>
    </w:div>
    <w:div w:id="998655595">
      <w:bodyDiv w:val="1"/>
      <w:marLeft w:val="0"/>
      <w:marRight w:val="0"/>
      <w:marTop w:val="0"/>
      <w:marBottom w:val="0"/>
      <w:divBdr>
        <w:top w:val="none" w:sz="0" w:space="0" w:color="auto"/>
        <w:left w:val="none" w:sz="0" w:space="0" w:color="auto"/>
        <w:bottom w:val="none" w:sz="0" w:space="0" w:color="auto"/>
        <w:right w:val="none" w:sz="0" w:space="0" w:color="auto"/>
      </w:divBdr>
    </w:div>
    <w:div w:id="998735010">
      <w:bodyDiv w:val="1"/>
      <w:marLeft w:val="0"/>
      <w:marRight w:val="0"/>
      <w:marTop w:val="0"/>
      <w:marBottom w:val="0"/>
      <w:divBdr>
        <w:top w:val="none" w:sz="0" w:space="0" w:color="auto"/>
        <w:left w:val="none" w:sz="0" w:space="0" w:color="auto"/>
        <w:bottom w:val="none" w:sz="0" w:space="0" w:color="auto"/>
        <w:right w:val="none" w:sz="0" w:space="0" w:color="auto"/>
      </w:divBdr>
    </w:div>
    <w:div w:id="998768961">
      <w:bodyDiv w:val="1"/>
      <w:marLeft w:val="0"/>
      <w:marRight w:val="0"/>
      <w:marTop w:val="0"/>
      <w:marBottom w:val="0"/>
      <w:divBdr>
        <w:top w:val="none" w:sz="0" w:space="0" w:color="auto"/>
        <w:left w:val="none" w:sz="0" w:space="0" w:color="auto"/>
        <w:bottom w:val="none" w:sz="0" w:space="0" w:color="auto"/>
        <w:right w:val="none" w:sz="0" w:space="0" w:color="auto"/>
      </w:divBdr>
    </w:div>
    <w:div w:id="998920598">
      <w:bodyDiv w:val="1"/>
      <w:marLeft w:val="0"/>
      <w:marRight w:val="0"/>
      <w:marTop w:val="0"/>
      <w:marBottom w:val="0"/>
      <w:divBdr>
        <w:top w:val="none" w:sz="0" w:space="0" w:color="auto"/>
        <w:left w:val="none" w:sz="0" w:space="0" w:color="auto"/>
        <w:bottom w:val="none" w:sz="0" w:space="0" w:color="auto"/>
        <w:right w:val="none" w:sz="0" w:space="0" w:color="auto"/>
      </w:divBdr>
    </w:div>
    <w:div w:id="999112894">
      <w:bodyDiv w:val="1"/>
      <w:marLeft w:val="0"/>
      <w:marRight w:val="0"/>
      <w:marTop w:val="0"/>
      <w:marBottom w:val="0"/>
      <w:divBdr>
        <w:top w:val="none" w:sz="0" w:space="0" w:color="auto"/>
        <w:left w:val="none" w:sz="0" w:space="0" w:color="auto"/>
        <w:bottom w:val="none" w:sz="0" w:space="0" w:color="auto"/>
        <w:right w:val="none" w:sz="0" w:space="0" w:color="auto"/>
      </w:divBdr>
    </w:div>
    <w:div w:id="999234075">
      <w:bodyDiv w:val="1"/>
      <w:marLeft w:val="0"/>
      <w:marRight w:val="0"/>
      <w:marTop w:val="0"/>
      <w:marBottom w:val="0"/>
      <w:divBdr>
        <w:top w:val="none" w:sz="0" w:space="0" w:color="auto"/>
        <w:left w:val="none" w:sz="0" w:space="0" w:color="auto"/>
        <w:bottom w:val="none" w:sz="0" w:space="0" w:color="auto"/>
        <w:right w:val="none" w:sz="0" w:space="0" w:color="auto"/>
      </w:divBdr>
    </w:div>
    <w:div w:id="1000161212">
      <w:bodyDiv w:val="1"/>
      <w:marLeft w:val="0"/>
      <w:marRight w:val="0"/>
      <w:marTop w:val="0"/>
      <w:marBottom w:val="0"/>
      <w:divBdr>
        <w:top w:val="none" w:sz="0" w:space="0" w:color="auto"/>
        <w:left w:val="none" w:sz="0" w:space="0" w:color="auto"/>
        <w:bottom w:val="none" w:sz="0" w:space="0" w:color="auto"/>
        <w:right w:val="none" w:sz="0" w:space="0" w:color="auto"/>
      </w:divBdr>
    </w:div>
    <w:div w:id="1000619911">
      <w:bodyDiv w:val="1"/>
      <w:marLeft w:val="0"/>
      <w:marRight w:val="0"/>
      <w:marTop w:val="0"/>
      <w:marBottom w:val="0"/>
      <w:divBdr>
        <w:top w:val="none" w:sz="0" w:space="0" w:color="auto"/>
        <w:left w:val="none" w:sz="0" w:space="0" w:color="auto"/>
        <w:bottom w:val="none" w:sz="0" w:space="0" w:color="auto"/>
        <w:right w:val="none" w:sz="0" w:space="0" w:color="auto"/>
      </w:divBdr>
    </w:div>
    <w:div w:id="1000693086">
      <w:bodyDiv w:val="1"/>
      <w:marLeft w:val="0"/>
      <w:marRight w:val="0"/>
      <w:marTop w:val="0"/>
      <w:marBottom w:val="0"/>
      <w:divBdr>
        <w:top w:val="none" w:sz="0" w:space="0" w:color="auto"/>
        <w:left w:val="none" w:sz="0" w:space="0" w:color="auto"/>
        <w:bottom w:val="none" w:sz="0" w:space="0" w:color="auto"/>
        <w:right w:val="none" w:sz="0" w:space="0" w:color="auto"/>
      </w:divBdr>
    </w:div>
    <w:div w:id="1000889783">
      <w:bodyDiv w:val="1"/>
      <w:marLeft w:val="0"/>
      <w:marRight w:val="0"/>
      <w:marTop w:val="0"/>
      <w:marBottom w:val="0"/>
      <w:divBdr>
        <w:top w:val="none" w:sz="0" w:space="0" w:color="auto"/>
        <w:left w:val="none" w:sz="0" w:space="0" w:color="auto"/>
        <w:bottom w:val="none" w:sz="0" w:space="0" w:color="auto"/>
        <w:right w:val="none" w:sz="0" w:space="0" w:color="auto"/>
      </w:divBdr>
    </w:div>
    <w:div w:id="1001197880">
      <w:bodyDiv w:val="1"/>
      <w:marLeft w:val="0"/>
      <w:marRight w:val="0"/>
      <w:marTop w:val="0"/>
      <w:marBottom w:val="0"/>
      <w:divBdr>
        <w:top w:val="none" w:sz="0" w:space="0" w:color="auto"/>
        <w:left w:val="none" w:sz="0" w:space="0" w:color="auto"/>
        <w:bottom w:val="none" w:sz="0" w:space="0" w:color="auto"/>
        <w:right w:val="none" w:sz="0" w:space="0" w:color="auto"/>
      </w:divBdr>
    </w:div>
    <w:div w:id="1001392940">
      <w:bodyDiv w:val="1"/>
      <w:marLeft w:val="0"/>
      <w:marRight w:val="0"/>
      <w:marTop w:val="0"/>
      <w:marBottom w:val="0"/>
      <w:divBdr>
        <w:top w:val="none" w:sz="0" w:space="0" w:color="auto"/>
        <w:left w:val="none" w:sz="0" w:space="0" w:color="auto"/>
        <w:bottom w:val="none" w:sz="0" w:space="0" w:color="auto"/>
        <w:right w:val="none" w:sz="0" w:space="0" w:color="auto"/>
      </w:divBdr>
    </w:div>
    <w:div w:id="1001469748">
      <w:bodyDiv w:val="1"/>
      <w:marLeft w:val="0"/>
      <w:marRight w:val="0"/>
      <w:marTop w:val="0"/>
      <w:marBottom w:val="0"/>
      <w:divBdr>
        <w:top w:val="none" w:sz="0" w:space="0" w:color="auto"/>
        <w:left w:val="none" w:sz="0" w:space="0" w:color="auto"/>
        <w:bottom w:val="none" w:sz="0" w:space="0" w:color="auto"/>
        <w:right w:val="none" w:sz="0" w:space="0" w:color="auto"/>
      </w:divBdr>
    </w:div>
    <w:div w:id="1001588798">
      <w:bodyDiv w:val="1"/>
      <w:marLeft w:val="0"/>
      <w:marRight w:val="0"/>
      <w:marTop w:val="0"/>
      <w:marBottom w:val="0"/>
      <w:divBdr>
        <w:top w:val="none" w:sz="0" w:space="0" w:color="auto"/>
        <w:left w:val="none" w:sz="0" w:space="0" w:color="auto"/>
        <w:bottom w:val="none" w:sz="0" w:space="0" w:color="auto"/>
        <w:right w:val="none" w:sz="0" w:space="0" w:color="auto"/>
      </w:divBdr>
    </w:div>
    <w:div w:id="1001615280">
      <w:bodyDiv w:val="1"/>
      <w:marLeft w:val="0"/>
      <w:marRight w:val="0"/>
      <w:marTop w:val="0"/>
      <w:marBottom w:val="0"/>
      <w:divBdr>
        <w:top w:val="none" w:sz="0" w:space="0" w:color="auto"/>
        <w:left w:val="none" w:sz="0" w:space="0" w:color="auto"/>
        <w:bottom w:val="none" w:sz="0" w:space="0" w:color="auto"/>
        <w:right w:val="none" w:sz="0" w:space="0" w:color="auto"/>
      </w:divBdr>
    </w:div>
    <w:div w:id="1001658162">
      <w:bodyDiv w:val="1"/>
      <w:marLeft w:val="0"/>
      <w:marRight w:val="0"/>
      <w:marTop w:val="0"/>
      <w:marBottom w:val="0"/>
      <w:divBdr>
        <w:top w:val="none" w:sz="0" w:space="0" w:color="auto"/>
        <w:left w:val="none" w:sz="0" w:space="0" w:color="auto"/>
        <w:bottom w:val="none" w:sz="0" w:space="0" w:color="auto"/>
        <w:right w:val="none" w:sz="0" w:space="0" w:color="auto"/>
      </w:divBdr>
    </w:div>
    <w:div w:id="1001932841">
      <w:bodyDiv w:val="1"/>
      <w:marLeft w:val="0"/>
      <w:marRight w:val="0"/>
      <w:marTop w:val="0"/>
      <w:marBottom w:val="0"/>
      <w:divBdr>
        <w:top w:val="none" w:sz="0" w:space="0" w:color="auto"/>
        <w:left w:val="none" w:sz="0" w:space="0" w:color="auto"/>
        <w:bottom w:val="none" w:sz="0" w:space="0" w:color="auto"/>
        <w:right w:val="none" w:sz="0" w:space="0" w:color="auto"/>
      </w:divBdr>
    </w:div>
    <w:div w:id="1002707612">
      <w:bodyDiv w:val="1"/>
      <w:marLeft w:val="0"/>
      <w:marRight w:val="0"/>
      <w:marTop w:val="0"/>
      <w:marBottom w:val="0"/>
      <w:divBdr>
        <w:top w:val="none" w:sz="0" w:space="0" w:color="auto"/>
        <w:left w:val="none" w:sz="0" w:space="0" w:color="auto"/>
        <w:bottom w:val="none" w:sz="0" w:space="0" w:color="auto"/>
        <w:right w:val="none" w:sz="0" w:space="0" w:color="auto"/>
      </w:divBdr>
    </w:div>
    <w:div w:id="1003241170">
      <w:bodyDiv w:val="1"/>
      <w:marLeft w:val="0"/>
      <w:marRight w:val="0"/>
      <w:marTop w:val="0"/>
      <w:marBottom w:val="0"/>
      <w:divBdr>
        <w:top w:val="none" w:sz="0" w:space="0" w:color="auto"/>
        <w:left w:val="none" w:sz="0" w:space="0" w:color="auto"/>
        <w:bottom w:val="none" w:sz="0" w:space="0" w:color="auto"/>
        <w:right w:val="none" w:sz="0" w:space="0" w:color="auto"/>
      </w:divBdr>
    </w:div>
    <w:div w:id="1003360859">
      <w:bodyDiv w:val="1"/>
      <w:marLeft w:val="0"/>
      <w:marRight w:val="0"/>
      <w:marTop w:val="0"/>
      <w:marBottom w:val="0"/>
      <w:divBdr>
        <w:top w:val="none" w:sz="0" w:space="0" w:color="auto"/>
        <w:left w:val="none" w:sz="0" w:space="0" w:color="auto"/>
        <w:bottom w:val="none" w:sz="0" w:space="0" w:color="auto"/>
        <w:right w:val="none" w:sz="0" w:space="0" w:color="auto"/>
      </w:divBdr>
    </w:div>
    <w:div w:id="1003699888">
      <w:bodyDiv w:val="1"/>
      <w:marLeft w:val="0"/>
      <w:marRight w:val="0"/>
      <w:marTop w:val="0"/>
      <w:marBottom w:val="0"/>
      <w:divBdr>
        <w:top w:val="none" w:sz="0" w:space="0" w:color="auto"/>
        <w:left w:val="none" w:sz="0" w:space="0" w:color="auto"/>
        <w:bottom w:val="none" w:sz="0" w:space="0" w:color="auto"/>
        <w:right w:val="none" w:sz="0" w:space="0" w:color="auto"/>
      </w:divBdr>
    </w:div>
    <w:div w:id="1004742346">
      <w:bodyDiv w:val="1"/>
      <w:marLeft w:val="0"/>
      <w:marRight w:val="0"/>
      <w:marTop w:val="0"/>
      <w:marBottom w:val="0"/>
      <w:divBdr>
        <w:top w:val="none" w:sz="0" w:space="0" w:color="auto"/>
        <w:left w:val="none" w:sz="0" w:space="0" w:color="auto"/>
        <w:bottom w:val="none" w:sz="0" w:space="0" w:color="auto"/>
        <w:right w:val="none" w:sz="0" w:space="0" w:color="auto"/>
      </w:divBdr>
    </w:div>
    <w:div w:id="1004934463">
      <w:bodyDiv w:val="1"/>
      <w:marLeft w:val="0"/>
      <w:marRight w:val="0"/>
      <w:marTop w:val="0"/>
      <w:marBottom w:val="0"/>
      <w:divBdr>
        <w:top w:val="none" w:sz="0" w:space="0" w:color="auto"/>
        <w:left w:val="none" w:sz="0" w:space="0" w:color="auto"/>
        <w:bottom w:val="none" w:sz="0" w:space="0" w:color="auto"/>
        <w:right w:val="none" w:sz="0" w:space="0" w:color="auto"/>
      </w:divBdr>
    </w:div>
    <w:div w:id="1005479228">
      <w:bodyDiv w:val="1"/>
      <w:marLeft w:val="0"/>
      <w:marRight w:val="0"/>
      <w:marTop w:val="0"/>
      <w:marBottom w:val="0"/>
      <w:divBdr>
        <w:top w:val="none" w:sz="0" w:space="0" w:color="auto"/>
        <w:left w:val="none" w:sz="0" w:space="0" w:color="auto"/>
        <w:bottom w:val="none" w:sz="0" w:space="0" w:color="auto"/>
        <w:right w:val="none" w:sz="0" w:space="0" w:color="auto"/>
      </w:divBdr>
    </w:div>
    <w:div w:id="1006786572">
      <w:bodyDiv w:val="1"/>
      <w:marLeft w:val="0"/>
      <w:marRight w:val="0"/>
      <w:marTop w:val="0"/>
      <w:marBottom w:val="0"/>
      <w:divBdr>
        <w:top w:val="none" w:sz="0" w:space="0" w:color="auto"/>
        <w:left w:val="none" w:sz="0" w:space="0" w:color="auto"/>
        <w:bottom w:val="none" w:sz="0" w:space="0" w:color="auto"/>
        <w:right w:val="none" w:sz="0" w:space="0" w:color="auto"/>
      </w:divBdr>
    </w:div>
    <w:div w:id="1006978230">
      <w:bodyDiv w:val="1"/>
      <w:marLeft w:val="0"/>
      <w:marRight w:val="0"/>
      <w:marTop w:val="0"/>
      <w:marBottom w:val="0"/>
      <w:divBdr>
        <w:top w:val="none" w:sz="0" w:space="0" w:color="auto"/>
        <w:left w:val="none" w:sz="0" w:space="0" w:color="auto"/>
        <w:bottom w:val="none" w:sz="0" w:space="0" w:color="auto"/>
        <w:right w:val="none" w:sz="0" w:space="0" w:color="auto"/>
      </w:divBdr>
    </w:div>
    <w:div w:id="1007100095">
      <w:bodyDiv w:val="1"/>
      <w:marLeft w:val="0"/>
      <w:marRight w:val="0"/>
      <w:marTop w:val="0"/>
      <w:marBottom w:val="0"/>
      <w:divBdr>
        <w:top w:val="none" w:sz="0" w:space="0" w:color="auto"/>
        <w:left w:val="none" w:sz="0" w:space="0" w:color="auto"/>
        <w:bottom w:val="none" w:sz="0" w:space="0" w:color="auto"/>
        <w:right w:val="none" w:sz="0" w:space="0" w:color="auto"/>
      </w:divBdr>
    </w:div>
    <w:div w:id="1007294747">
      <w:bodyDiv w:val="1"/>
      <w:marLeft w:val="0"/>
      <w:marRight w:val="0"/>
      <w:marTop w:val="0"/>
      <w:marBottom w:val="0"/>
      <w:divBdr>
        <w:top w:val="none" w:sz="0" w:space="0" w:color="auto"/>
        <w:left w:val="none" w:sz="0" w:space="0" w:color="auto"/>
        <w:bottom w:val="none" w:sz="0" w:space="0" w:color="auto"/>
        <w:right w:val="none" w:sz="0" w:space="0" w:color="auto"/>
      </w:divBdr>
    </w:div>
    <w:div w:id="1007635116">
      <w:bodyDiv w:val="1"/>
      <w:marLeft w:val="0"/>
      <w:marRight w:val="0"/>
      <w:marTop w:val="0"/>
      <w:marBottom w:val="0"/>
      <w:divBdr>
        <w:top w:val="none" w:sz="0" w:space="0" w:color="auto"/>
        <w:left w:val="none" w:sz="0" w:space="0" w:color="auto"/>
        <w:bottom w:val="none" w:sz="0" w:space="0" w:color="auto"/>
        <w:right w:val="none" w:sz="0" w:space="0" w:color="auto"/>
      </w:divBdr>
    </w:div>
    <w:div w:id="1008216834">
      <w:bodyDiv w:val="1"/>
      <w:marLeft w:val="0"/>
      <w:marRight w:val="0"/>
      <w:marTop w:val="0"/>
      <w:marBottom w:val="0"/>
      <w:divBdr>
        <w:top w:val="none" w:sz="0" w:space="0" w:color="auto"/>
        <w:left w:val="none" w:sz="0" w:space="0" w:color="auto"/>
        <w:bottom w:val="none" w:sz="0" w:space="0" w:color="auto"/>
        <w:right w:val="none" w:sz="0" w:space="0" w:color="auto"/>
      </w:divBdr>
    </w:div>
    <w:div w:id="1008291612">
      <w:bodyDiv w:val="1"/>
      <w:marLeft w:val="0"/>
      <w:marRight w:val="0"/>
      <w:marTop w:val="0"/>
      <w:marBottom w:val="0"/>
      <w:divBdr>
        <w:top w:val="none" w:sz="0" w:space="0" w:color="auto"/>
        <w:left w:val="none" w:sz="0" w:space="0" w:color="auto"/>
        <w:bottom w:val="none" w:sz="0" w:space="0" w:color="auto"/>
        <w:right w:val="none" w:sz="0" w:space="0" w:color="auto"/>
      </w:divBdr>
    </w:div>
    <w:div w:id="1008363596">
      <w:bodyDiv w:val="1"/>
      <w:marLeft w:val="0"/>
      <w:marRight w:val="0"/>
      <w:marTop w:val="0"/>
      <w:marBottom w:val="0"/>
      <w:divBdr>
        <w:top w:val="none" w:sz="0" w:space="0" w:color="auto"/>
        <w:left w:val="none" w:sz="0" w:space="0" w:color="auto"/>
        <w:bottom w:val="none" w:sz="0" w:space="0" w:color="auto"/>
        <w:right w:val="none" w:sz="0" w:space="0" w:color="auto"/>
      </w:divBdr>
    </w:div>
    <w:div w:id="1008410809">
      <w:bodyDiv w:val="1"/>
      <w:marLeft w:val="0"/>
      <w:marRight w:val="0"/>
      <w:marTop w:val="0"/>
      <w:marBottom w:val="0"/>
      <w:divBdr>
        <w:top w:val="none" w:sz="0" w:space="0" w:color="auto"/>
        <w:left w:val="none" w:sz="0" w:space="0" w:color="auto"/>
        <w:bottom w:val="none" w:sz="0" w:space="0" w:color="auto"/>
        <w:right w:val="none" w:sz="0" w:space="0" w:color="auto"/>
      </w:divBdr>
    </w:div>
    <w:div w:id="1008680328">
      <w:bodyDiv w:val="1"/>
      <w:marLeft w:val="0"/>
      <w:marRight w:val="0"/>
      <w:marTop w:val="0"/>
      <w:marBottom w:val="0"/>
      <w:divBdr>
        <w:top w:val="none" w:sz="0" w:space="0" w:color="auto"/>
        <w:left w:val="none" w:sz="0" w:space="0" w:color="auto"/>
        <w:bottom w:val="none" w:sz="0" w:space="0" w:color="auto"/>
        <w:right w:val="none" w:sz="0" w:space="0" w:color="auto"/>
      </w:divBdr>
    </w:div>
    <w:div w:id="1008681226">
      <w:bodyDiv w:val="1"/>
      <w:marLeft w:val="0"/>
      <w:marRight w:val="0"/>
      <w:marTop w:val="0"/>
      <w:marBottom w:val="0"/>
      <w:divBdr>
        <w:top w:val="none" w:sz="0" w:space="0" w:color="auto"/>
        <w:left w:val="none" w:sz="0" w:space="0" w:color="auto"/>
        <w:bottom w:val="none" w:sz="0" w:space="0" w:color="auto"/>
        <w:right w:val="none" w:sz="0" w:space="0" w:color="auto"/>
      </w:divBdr>
    </w:div>
    <w:div w:id="1008875336">
      <w:bodyDiv w:val="1"/>
      <w:marLeft w:val="0"/>
      <w:marRight w:val="0"/>
      <w:marTop w:val="0"/>
      <w:marBottom w:val="0"/>
      <w:divBdr>
        <w:top w:val="none" w:sz="0" w:space="0" w:color="auto"/>
        <w:left w:val="none" w:sz="0" w:space="0" w:color="auto"/>
        <w:bottom w:val="none" w:sz="0" w:space="0" w:color="auto"/>
        <w:right w:val="none" w:sz="0" w:space="0" w:color="auto"/>
      </w:divBdr>
    </w:div>
    <w:div w:id="1008945257">
      <w:bodyDiv w:val="1"/>
      <w:marLeft w:val="0"/>
      <w:marRight w:val="0"/>
      <w:marTop w:val="0"/>
      <w:marBottom w:val="0"/>
      <w:divBdr>
        <w:top w:val="none" w:sz="0" w:space="0" w:color="auto"/>
        <w:left w:val="none" w:sz="0" w:space="0" w:color="auto"/>
        <w:bottom w:val="none" w:sz="0" w:space="0" w:color="auto"/>
        <w:right w:val="none" w:sz="0" w:space="0" w:color="auto"/>
      </w:divBdr>
    </w:div>
    <w:div w:id="1009210098">
      <w:bodyDiv w:val="1"/>
      <w:marLeft w:val="0"/>
      <w:marRight w:val="0"/>
      <w:marTop w:val="0"/>
      <w:marBottom w:val="0"/>
      <w:divBdr>
        <w:top w:val="none" w:sz="0" w:space="0" w:color="auto"/>
        <w:left w:val="none" w:sz="0" w:space="0" w:color="auto"/>
        <w:bottom w:val="none" w:sz="0" w:space="0" w:color="auto"/>
        <w:right w:val="none" w:sz="0" w:space="0" w:color="auto"/>
      </w:divBdr>
    </w:div>
    <w:div w:id="1009601446">
      <w:bodyDiv w:val="1"/>
      <w:marLeft w:val="0"/>
      <w:marRight w:val="0"/>
      <w:marTop w:val="0"/>
      <w:marBottom w:val="0"/>
      <w:divBdr>
        <w:top w:val="none" w:sz="0" w:space="0" w:color="auto"/>
        <w:left w:val="none" w:sz="0" w:space="0" w:color="auto"/>
        <w:bottom w:val="none" w:sz="0" w:space="0" w:color="auto"/>
        <w:right w:val="none" w:sz="0" w:space="0" w:color="auto"/>
      </w:divBdr>
    </w:div>
    <w:div w:id="1009792605">
      <w:bodyDiv w:val="1"/>
      <w:marLeft w:val="0"/>
      <w:marRight w:val="0"/>
      <w:marTop w:val="0"/>
      <w:marBottom w:val="0"/>
      <w:divBdr>
        <w:top w:val="none" w:sz="0" w:space="0" w:color="auto"/>
        <w:left w:val="none" w:sz="0" w:space="0" w:color="auto"/>
        <w:bottom w:val="none" w:sz="0" w:space="0" w:color="auto"/>
        <w:right w:val="none" w:sz="0" w:space="0" w:color="auto"/>
      </w:divBdr>
    </w:div>
    <w:div w:id="1010521312">
      <w:bodyDiv w:val="1"/>
      <w:marLeft w:val="0"/>
      <w:marRight w:val="0"/>
      <w:marTop w:val="0"/>
      <w:marBottom w:val="0"/>
      <w:divBdr>
        <w:top w:val="none" w:sz="0" w:space="0" w:color="auto"/>
        <w:left w:val="none" w:sz="0" w:space="0" w:color="auto"/>
        <w:bottom w:val="none" w:sz="0" w:space="0" w:color="auto"/>
        <w:right w:val="none" w:sz="0" w:space="0" w:color="auto"/>
      </w:divBdr>
    </w:div>
    <w:div w:id="1011372016">
      <w:bodyDiv w:val="1"/>
      <w:marLeft w:val="0"/>
      <w:marRight w:val="0"/>
      <w:marTop w:val="0"/>
      <w:marBottom w:val="0"/>
      <w:divBdr>
        <w:top w:val="none" w:sz="0" w:space="0" w:color="auto"/>
        <w:left w:val="none" w:sz="0" w:space="0" w:color="auto"/>
        <w:bottom w:val="none" w:sz="0" w:space="0" w:color="auto"/>
        <w:right w:val="none" w:sz="0" w:space="0" w:color="auto"/>
      </w:divBdr>
    </w:div>
    <w:div w:id="1011639435">
      <w:bodyDiv w:val="1"/>
      <w:marLeft w:val="0"/>
      <w:marRight w:val="0"/>
      <w:marTop w:val="0"/>
      <w:marBottom w:val="0"/>
      <w:divBdr>
        <w:top w:val="none" w:sz="0" w:space="0" w:color="auto"/>
        <w:left w:val="none" w:sz="0" w:space="0" w:color="auto"/>
        <w:bottom w:val="none" w:sz="0" w:space="0" w:color="auto"/>
        <w:right w:val="none" w:sz="0" w:space="0" w:color="auto"/>
      </w:divBdr>
    </w:div>
    <w:div w:id="1011882409">
      <w:bodyDiv w:val="1"/>
      <w:marLeft w:val="0"/>
      <w:marRight w:val="0"/>
      <w:marTop w:val="0"/>
      <w:marBottom w:val="0"/>
      <w:divBdr>
        <w:top w:val="none" w:sz="0" w:space="0" w:color="auto"/>
        <w:left w:val="none" w:sz="0" w:space="0" w:color="auto"/>
        <w:bottom w:val="none" w:sz="0" w:space="0" w:color="auto"/>
        <w:right w:val="none" w:sz="0" w:space="0" w:color="auto"/>
      </w:divBdr>
    </w:div>
    <w:div w:id="1012220134">
      <w:bodyDiv w:val="1"/>
      <w:marLeft w:val="0"/>
      <w:marRight w:val="0"/>
      <w:marTop w:val="0"/>
      <w:marBottom w:val="0"/>
      <w:divBdr>
        <w:top w:val="none" w:sz="0" w:space="0" w:color="auto"/>
        <w:left w:val="none" w:sz="0" w:space="0" w:color="auto"/>
        <w:bottom w:val="none" w:sz="0" w:space="0" w:color="auto"/>
        <w:right w:val="none" w:sz="0" w:space="0" w:color="auto"/>
      </w:divBdr>
    </w:div>
    <w:div w:id="1012531698">
      <w:bodyDiv w:val="1"/>
      <w:marLeft w:val="0"/>
      <w:marRight w:val="0"/>
      <w:marTop w:val="0"/>
      <w:marBottom w:val="0"/>
      <w:divBdr>
        <w:top w:val="none" w:sz="0" w:space="0" w:color="auto"/>
        <w:left w:val="none" w:sz="0" w:space="0" w:color="auto"/>
        <w:bottom w:val="none" w:sz="0" w:space="0" w:color="auto"/>
        <w:right w:val="none" w:sz="0" w:space="0" w:color="auto"/>
      </w:divBdr>
    </w:div>
    <w:div w:id="1013803476">
      <w:bodyDiv w:val="1"/>
      <w:marLeft w:val="0"/>
      <w:marRight w:val="0"/>
      <w:marTop w:val="0"/>
      <w:marBottom w:val="0"/>
      <w:divBdr>
        <w:top w:val="none" w:sz="0" w:space="0" w:color="auto"/>
        <w:left w:val="none" w:sz="0" w:space="0" w:color="auto"/>
        <w:bottom w:val="none" w:sz="0" w:space="0" w:color="auto"/>
        <w:right w:val="none" w:sz="0" w:space="0" w:color="auto"/>
      </w:divBdr>
    </w:div>
    <w:div w:id="1013997680">
      <w:bodyDiv w:val="1"/>
      <w:marLeft w:val="0"/>
      <w:marRight w:val="0"/>
      <w:marTop w:val="0"/>
      <w:marBottom w:val="0"/>
      <w:divBdr>
        <w:top w:val="none" w:sz="0" w:space="0" w:color="auto"/>
        <w:left w:val="none" w:sz="0" w:space="0" w:color="auto"/>
        <w:bottom w:val="none" w:sz="0" w:space="0" w:color="auto"/>
        <w:right w:val="none" w:sz="0" w:space="0" w:color="auto"/>
      </w:divBdr>
    </w:div>
    <w:div w:id="1013999455">
      <w:bodyDiv w:val="1"/>
      <w:marLeft w:val="0"/>
      <w:marRight w:val="0"/>
      <w:marTop w:val="0"/>
      <w:marBottom w:val="0"/>
      <w:divBdr>
        <w:top w:val="none" w:sz="0" w:space="0" w:color="auto"/>
        <w:left w:val="none" w:sz="0" w:space="0" w:color="auto"/>
        <w:bottom w:val="none" w:sz="0" w:space="0" w:color="auto"/>
        <w:right w:val="none" w:sz="0" w:space="0" w:color="auto"/>
      </w:divBdr>
    </w:div>
    <w:div w:id="1014189958">
      <w:bodyDiv w:val="1"/>
      <w:marLeft w:val="0"/>
      <w:marRight w:val="0"/>
      <w:marTop w:val="0"/>
      <w:marBottom w:val="0"/>
      <w:divBdr>
        <w:top w:val="none" w:sz="0" w:space="0" w:color="auto"/>
        <w:left w:val="none" w:sz="0" w:space="0" w:color="auto"/>
        <w:bottom w:val="none" w:sz="0" w:space="0" w:color="auto"/>
        <w:right w:val="none" w:sz="0" w:space="0" w:color="auto"/>
      </w:divBdr>
    </w:div>
    <w:div w:id="1014376768">
      <w:bodyDiv w:val="1"/>
      <w:marLeft w:val="0"/>
      <w:marRight w:val="0"/>
      <w:marTop w:val="0"/>
      <w:marBottom w:val="0"/>
      <w:divBdr>
        <w:top w:val="none" w:sz="0" w:space="0" w:color="auto"/>
        <w:left w:val="none" w:sz="0" w:space="0" w:color="auto"/>
        <w:bottom w:val="none" w:sz="0" w:space="0" w:color="auto"/>
        <w:right w:val="none" w:sz="0" w:space="0" w:color="auto"/>
      </w:divBdr>
    </w:div>
    <w:div w:id="1014457962">
      <w:bodyDiv w:val="1"/>
      <w:marLeft w:val="0"/>
      <w:marRight w:val="0"/>
      <w:marTop w:val="0"/>
      <w:marBottom w:val="0"/>
      <w:divBdr>
        <w:top w:val="none" w:sz="0" w:space="0" w:color="auto"/>
        <w:left w:val="none" w:sz="0" w:space="0" w:color="auto"/>
        <w:bottom w:val="none" w:sz="0" w:space="0" w:color="auto"/>
        <w:right w:val="none" w:sz="0" w:space="0" w:color="auto"/>
      </w:divBdr>
    </w:div>
    <w:div w:id="1014649348">
      <w:bodyDiv w:val="1"/>
      <w:marLeft w:val="0"/>
      <w:marRight w:val="0"/>
      <w:marTop w:val="0"/>
      <w:marBottom w:val="0"/>
      <w:divBdr>
        <w:top w:val="none" w:sz="0" w:space="0" w:color="auto"/>
        <w:left w:val="none" w:sz="0" w:space="0" w:color="auto"/>
        <w:bottom w:val="none" w:sz="0" w:space="0" w:color="auto"/>
        <w:right w:val="none" w:sz="0" w:space="0" w:color="auto"/>
      </w:divBdr>
    </w:div>
    <w:div w:id="1014724612">
      <w:bodyDiv w:val="1"/>
      <w:marLeft w:val="0"/>
      <w:marRight w:val="0"/>
      <w:marTop w:val="0"/>
      <w:marBottom w:val="0"/>
      <w:divBdr>
        <w:top w:val="none" w:sz="0" w:space="0" w:color="auto"/>
        <w:left w:val="none" w:sz="0" w:space="0" w:color="auto"/>
        <w:bottom w:val="none" w:sz="0" w:space="0" w:color="auto"/>
        <w:right w:val="none" w:sz="0" w:space="0" w:color="auto"/>
      </w:divBdr>
    </w:div>
    <w:div w:id="1015810488">
      <w:bodyDiv w:val="1"/>
      <w:marLeft w:val="0"/>
      <w:marRight w:val="0"/>
      <w:marTop w:val="0"/>
      <w:marBottom w:val="0"/>
      <w:divBdr>
        <w:top w:val="none" w:sz="0" w:space="0" w:color="auto"/>
        <w:left w:val="none" w:sz="0" w:space="0" w:color="auto"/>
        <w:bottom w:val="none" w:sz="0" w:space="0" w:color="auto"/>
        <w:right w:val="none" w:sz="0" w:space="0" w:color="auto"/>
      </w:divBdr>
    </w:div>
    <w:div w:id="1016886611">
      <w:bodyDiv w:val="1"/>
      <w:marLeft w:val="0"/>
      <w:marRight w:val="0"/>
      <w:marTop w:val="0"/>
      <w:marBottom w:val="0"/>
      <w:divBdr>
        <w:top w:val="none" w:sz="0" w:space="0" w:color="auto"/>
        <w:left w:val="none" w:sz="0" w:space="0" w:color="auto"/>
        <w:bottom w:val="none" w:sz="0" w:space="0" w:color="auto"/>
        <w:right w:val="none" w:sz="0" w:space="0" w:color="auto"/>
      </w:divBdr>
    </w:div>
    <w:div w:id="1017465766">
      <w:bodyDiv w:val="1"/>
      <w:marLeft w:val="0"/>
      <w:marRight w:val="0"/>
      <w:marTop w:val="0"/>
      <w:marBottom w:val="0"/>
      <w:divBdr>
        <w:top w:val="none" w:sz="0" w:space="0" w:color="auto"/>
        <w:left w:val="none" w:sz="0" w:space="0" w:color="auto"/>
        <w:bottom w:val="none" w:sz="0" w:space="0" w:color="auto"/>
        <w:right w:val="none" w:sz="0" w:space="0" w:color="auto"/>
      </w:divBdr>
    </w:div>
    <w:div w:id="1017583617">
      <w:bodyDiv w:val="1"/>
      <w:marLeft w:val="0"/>
      <w:marRight w:val="0"/>
      <w:marTop w:val="0"/>
      <w:marBottom w:val="0"/>
      <w:divBdr>
        <w:top w:val="none" w:sz="0" w:space="0" w:color="auto"/>
        <w:left w:val="none" w:sz="0" w:space="0" w:color="auto"/>
        <w:bottom w:val="none" w:sz="0" w:space="0" w:color="auto"/>
        <w:right w:val="none" w:sz="0" w:space="0" w:color="auto"/>
      </w:divBdr>
    </w:div>
    <w:div w:id="1017925115">
      <w:bodyDiv w:val="1"/>
      <w:marLeft w:val="0"/>
      <w:marRight w:val="0"/>
      <w:marTop w:val="0"/>
      <w:marBottom w:val="0"/>
      <w:divBdr>
        <w:top w:val="none" w:sz="0" w:space="0" w:color="auto"/>
        <w:left w:val="none" w:sz="0" w:space="0" w:color="auto"/>
        <w:bottom w:val="none" w:sz="0" w:space="0" w:color="auto"/>
        <w:right w:val="none" w:sz="0" w:space="0" w:color="auto"/>
      </w:divBdr>
    </w:div>
    <w:div w:id="1018892082">
      <w:bodyDiv w:val="1"/>
      <w:marLeft w:val="0"/>
      <w:marRight w:val="0"/>
      <w:marTop w:val="0"/>
      <w:marBottom w:val="0"/>
      <w:divBdr>
        <w:top w:val="none" w:sz="0" w:space="0" w:color="auto"/>
        <w:left w:val="none" w:sz="0" w:space="0" w:color="auto"/>
        <w:bottom w:val="none" w:sz="0" w:space="0" w:color="auto"/>
        <w:right w:val="none" w:sz="0" w:space="0" w:color="auto"/>
      </w:divBdr>
    </w:div>
    <w:div w:id="1019114166">
      <w:bodyDiv w:val="1"/>
      <w:marLeft w:val="0"/>
      <w:marRight w:val="0"/>
      <w:marTop w:val="0"/>
      <w:marBottom w:val="0"/>
      <w:divBdr>
        <w:top w:val="none" w:sz="0" w:space="0" w:color="auto"/>
        <w:left w:val="none" w:sz="0" w:space="0" w:color="auto"/>
        <w:bottom w:val="none" w:sz="0" w:space="0" w:color="auto"/>
        <w:right w:val="none" w:sz="0" w:space="0" w:color="auto"/>
      </w:divBdr>
    </w:div>
    <w:div w:id="1019627963">
      <w:bodyDiv w:val="1"/>
      <w:marLeft w:val="0"/>
      <w:marRight w:val="0"/>
      <w:marTop w:val="0"/>
      <w:marBottom w:val="0"/>
      <w:divBdr>
        <w:top w:val="none" w:sz="0" w:space="0" w:color="auto"/>
        <w:left w:val="none" w:sz="0" w:space="0" w:color="auto"/>
        <w:bottom w:val="none" w:sz="0" w:space="0" w:color="auto"/>
        <w:right w:val="none" w:sz="0" w:space="0" w:color="auto"/>
      </w:divBdr>
    </w:div>
    <w:div w:id="1019816291">
      <w:bodyDiv w:val="1"/>
      <w:marLeft w:val="0"/>
      <w:marRight w:val="0"/>
      <w:marTop w:val="0"/>
      <w:marBottom w:val="0"/>
      <w:divBdr>
        <w:top w:val="none" w:sz="0" w:space="0" w:color="auto"/>
        <w:left w:val="none" w:sz="0" w:space="0" w:color="auto"/>
        <w:bottom w:val="none" w:sz="0" w:space="0" w:color="auto"/>
        <w:right w:val="none" w:sz="0" w:space="0" w:color="auto"/>
      </w:divBdr>
    </w:div>
    <w:div w:id="1020203527">
      <w:bodyDiv w:val="1"/>
      <w:marLeft w:val="0"/>
      <w:marRight w:val="0"/>
      <w:marTop w:val="0"/>
      <w:marBottom w:val="0"/>
      <w:divBdr>
        <w:top w:val="none" w:sz="0" w:space="0" w:color="auto"/>
        <w:left w:val="none" w:sz="0" w:space="0" w:color="auto"/>
        <w:bottom w:val="none" w:sz="0" w:space="0" w:color="auto"/>
        <w:right w:val="none" w:sz="0" w:space="0" w:color="auto"/>
      </w:divBdr>
    </w:div>
    <w:div w:id="1020279715">
      <w:bodyDiv w:val="1"/>
      <w:marLeft w:val="0"/>
      <w:marRight w:val="0"/>
      <w:marTop w:val="0"/>
      <w:marBottom w:val="0"/>
      <w:divBdr>
        <w:top w:val="none" w:sz="0" w:space="0" w:color="auto"/>
        <w:left w:val="none" w:sz="0" w:space="0" w:color="auto"/>
        <w:bottom w:val="none" w:sz="0" w:space="0" w:color="auto"/>
        <w:right w:val="none" w:sz="0" w:space="0" w:color="auto"/>
      </w:divBdr>
    </w:div>
    <w:div w:id="1020396388">
      <w:bodyDiv w:val="1"/>
      <w:marLeft w:val="0"/>
      <w:marRight w:val="0"/>
      <w:marTop w:val="0"/>
      <w:marBottom w:val="0"/>
      <w:divBdr>
        <w:top w:val="none" w:sz="0" w:space="0" w:color="auto"/>
        <w:left w:val="none" w:sz="0" w:space="0" w:color="auto"/>
        <w:bottom w:val="none" w:sz="0" w:space="0" w:color="auto"/>
        <w:right w:val="none" w:sz="0" w:space="0" w:color="auto"/>
      </w:divBdr>
    </w:div>
    <w:div w:id="1020594260">
      <w:bodyDiv w:val="1"/>
      <w:marLeft w:val="0"/>
      <w:marRight w:val="0"/>
      <w:marTop w:val="0"/>
      <w:marBottom w:val="0"/>
      <w:divBdr>
        <w:top w:val="none" w:sz="0" w:space="0" w:color="auto"/>
        <w:left w:val="none" w:sz="0" w:space="0" w:color="auto"/>
        <w:bottom w:val="none" w:sz="0" w:space="0" w:color="auto"/>
        <w:right w:val="none" w:sz="0" w:space="0" w:color="auto"/>
      </w:divBdr>
    </w:div>
    <w:div w:id="1020736774">
      <w:bodyDiv w:val="1"/>
      <w:marLeft w:val="0"/>
      <w:marRight w:val="0"/>
      <w:marTop w:val="0"/>
      <w:marBottom w:val="0"/>
      <w:divBdr>
        <w:top w:val="none" w:sz="0" w:space="0" w:color="auto"/>
        <w:left w:val="none" w:sz="0" w:space="0" w:color="auto"/>
        <w:bottom w:val="none" w:sz="0" w:space="0" w:color="auto"/>
        <w:right w:val="none" w:sz="0" w:space="0" w:color="auto"/>
      </w:divBdr>
    </w:div>
    <w:div w:id="1020857616">
      <w:bodyDiv w:val="1"/>
      <w:marLeft w:val="0"/>
      <w:marRight w:val="0"/>
      <w:marTop w:val="0"/>
      <w:marBottom w:val="0"/>
      <w:divBdr>
        <w:top w:val="none" w:sz="0" w:space="0" w:color="auto"/>
        <w:left w:val="none" w:sz="0" w:space="0" w:color="auto"/>
        <w:bottom w:val="none" w:sz="0" w:space="0" w:color="auto"/>
        <w:right w:val="none" w:sz="0" w:space="0" w:color="auto"/>
      </w:divBdr>
    </w:div>
    <w:div w:id="1021275883">
      <w:bodyDiv w:val="1"/>
      <w:marLeft w:val="0"/>
      <w:marRight w:val="0"/>
      <w:marTop w:val="0"/>
      <w:marBottom w:val="0"/>
      <w:divBdr>
        <w:top w:val="none" w:sz="0" w:space="0" w:color="auto"/>
        <w:left w:val="none" w:sz="0" w:space="0" w:color="auto"/>
        <w:bottom w:val="none" w:sz="0" w:space="0" w:color="auto"/>
        <w:right w:val="none" w:sz="0" w:space="0" w:color="auto"/>
      </w:divBdr>
    </w:div>
    <w:div w:id="1021278023">
      <w:bodyDiv w:val="1"/>
      <w:marLeft w:val="0"/>
      <w:marRight w:val="0"/>
      <w:marTop w:val="0"/>
      <w:marBottom w:val="0"/>
      <w:divBdr>
        <w:top w:val="none" w:sz="0" w:space="0" w:color="auto"/>
        <w:left w:val="none" w:sz="0" w:space="0" w:color="auto"/>
        <w:bottom w:val="none" w:sz="0" w:space="0" w:color="auto"/>
        <w:right w:val="none" w:sz="0" w:space="0" w:color="auto"/>
      </w:divBdr>
    </w:div>
    <w:div w:id="1021517124">
      <w:bodyDiv w:val="1"/>
      <w:marLeft w:val="0"/>
      <w:marRight w:val="0"/>
      <w:marTop w:val="0"/>
      <w:marBottom w:val="0"/>
      <w:divBdr>
        <w:top w:val="none" w:sz="0" w:space="0" w:color="auto"/>
        <w:left w:val="none" w:sz="0" w:space="0" w:color="auto"/>
        <w:bottom w:val="none" w:sz="0" w:space="0" w:color="auto"/>
        <w:right w:val="none" w:sz="0" w:space="0" w:color="auto"/>
      </w:divBdr>
    </w:div>
    <w:div w:id="1021592535">
      <w:bodyDiv w:val="1"/>
      <w:marLeft w:val="0"/>
      <w:marRight w:val="0"/>
      <w:marTop w:val="0"/>
      <w:marBottom w:val="0"/>
      <w:divBdr>
        <w:top w:val="none" w:sz="0" w:space="0" w:color="auto"/>
        <w:left w:val="none" w:sz="0" w:space="0" w:color="auto"/>
        <w:bottom w:val="none" w:sz="0" w:space="0" w:color="auto"/>
        <w:right w:val="none" w:sz="0" w:space="0" w:color="auto"/>
      </w:divBdr>
    </w:div>
    <w:div w:id="1021736822">
      <w:bodyDiv w:val="1"/>
      <w:marLeft w:val="0"/>
      <w:marRight w:val="0"/>
      <w:marTop w:val="0"/>
      <w:marBottom w:val="0"/>
      <w:divBdr>
        <w:top w:val="none" w:sz="0" w:space="0" w:color="auto"/>
        <w:left w:val="none" w:sz="0" w:space="0" w:color="auto"/>
        <w:bottom w:val="none" w:sz="0" w:space="0" w:color="auto"/>
        <w:right w:val="none" w:sz="0" w:space="0" w:color="auto"/>
      </w:divBdr>
    </w:div>
    <w:div w:id="1021857336">
      <w:bodyDiv w:val="1"/>
      <w:marLeft w:val="0"/>
      <w:marRight w:val="0"/>
      <w:marTop w:val="0"/>
      <w:marBottom w:val="0"/>
      <w:divBdr>
        <w:top w:val="none" w:sz="0" w:space="0" w:color="auto"/>
        <w:left w:val="none" w:sz="0" w:space="0" w:color="auto"/>
        <w:bottom w:val="none" w:sz="0" w:space="0" w:color="auto"/>
        <w:right w:val="none" w:sz="0" w:space="0" w:color="auto"/>
      </w:divBdr>
    </w:div>
    <w:div w:id="1022588361">
      <w:bodyDiv w:val="1"/>
      <w:marLeft w:val="0"/>
      <w:marRight w:val="0"/>
      <w:marTop w:val="0"/>
      <w:marBottom w:val="0"/>
      <w:divBdr>
        <w:top w:val="none" w:sz="0" w:space="0" w:color="auto"/>
        <w:left w:val="none" w:sz="0" w:space="0" w:color="auto"/>
        <w:bottom w:val="none" w:sz="0" w:space="0" w:color="auto"/>
        <w:right w:val="none" w:sz="0" w:space="0" w:color="auto"/>
      </w:divBdr>
    </w:div>
    <w:div w:id="1022704398">
      <w:bodyDiv w:val="1"/>
      <w:marLeft w:val="0"/>
      <w:marRight w:val="0"/>
      <w:marTop w:val="0"/>
      <w:marBottom w:val="0"/>
      <w:divBdr>
        <w:top w:val="none" w:sz="0" w:space="0" w:color="auto"/>
        <w:left w:val="none" w:sz="0" w:space="0" w:color="auto"/>
        <w:bottom w:val="none" w:sz="0" w:space="0" w:color="auto"/>
        <w:right w:val="none" w:sz="0" w:space="0" w:color="auto"/>
      </w:divBdr>
    </w:div>
    <w:div w:id="1022782417">
      <w:bodyDiv w:val="1"/>
      <w:marLeft w:val="0"/>
      <w:marRight w:val="0"/>
      <w:marTop w:val="0"/>
      <w:marBottom w:val="0"/>
      <w:divBdr>
        <w:top w:val="none" w:sz="0" w:space="0" w:color="auto"/>
        <w:left w:val="none" w:sz="0" w:space="0" w:color="auto"/>
        <w:bottom w:val="none" w:sz="0" w:space="0" w:color="auto"/>
        <w:right w:val="none" w:sz="0" w:space="0" w:color="auto"/>
      </w:divBdr>
    </w:div>
    <w:div w:id="1022782557">
      <w:bodyDiv w:val="1"/>
      <w:marLeft w:val="0"/>
      <w:marRight w:val="0"/>
      <w:marTop w:val="0"/>
      <w:marBottom w:val="0"/>
      <w:divBdr>
        <w:top w:val="none" w:sz="0" w:space="0" w:color="auto"/>
        <w:left w:val="none" w:sz="0" w:space="0" w:color="auto"/>
        <w:bottom w:val="none" w:sz="0" w:space="0" w:color="auto"/>
        <w:right w:val="none" w:sz="0" w:space="0" w:color="auto"/>
      </w:divBdr>
    </w:div>
    <w:div w:id="1023630019">
      <w:bodyDiv w:val="1"/>
      <w:marLeft w:val="0"/>
      <w:marRight w:val="0"/>
      <w:marTop w:val="0"/>
      <w:marBottom w:val="0"/>
      <w:divBdr>
        <w:top w:val="none" w:sz="0" w:space="0" w:color="auto"/>
        <w:left w:val="none" w:sz="0" w:space="0" w:color="auto"/>
        <w:bottom w:val="none" w:sz="0" w:space="0" w:color="auto"/>
        <w:right w:val="none" w:sz="0" w:space="0" w:color="auto"/>
      </w:divBdr>
    </w:div>
    <w:div w:id="1023937006">
      <w:bodyDiv w:val="1"/>
      <w:marLeft w:val="0"/>
      <w:marRight w:val="0"/>
      <w:marTop w:val="0"/>
      <w:marBottom w:val="0"/>
      <w:divBdr>
        <w:top w:val="none" w:sz="0" w:space="0" w:color="auto"/>
        <w:left w:val="none" w:sz="0" w:space="0" w:color="auto"/>
        <w:bottom w:val="none" w:sz="0" w:space="0" w:color="auto"/>
        <w:right w:val="none" w:sz="0" w:space="0" w:color="auto"/>
      </w:divBdr>
    </w:div>
    <w:div w:id="1024089415">
      <w:bodyDiv w:val="1"/>
      <w:marLeft w:val="0"/>
      <w:marRight w:val="0"/>
      <w:marTop w:val="0"/>
      <w:marBottom w:val="0"/>
      <w:divBdr>
        <w:top w:val="none" w:sz="0" w:space="0" w:color="auto"/>
        <w:left w:val="none" w:sz="0" w:space="0" w:color="auto"/>
        <w:bottom w:val="none" w:sz="0" w:space="0" w:color="auto"/>
        <w:right w:val="none" w:sz="0" w:space="0" w:color="auto"/>
      </w:divBdr>
    </w:div>
    <w:div w:id="1024135229">
      <w:bodyDiv w:val="1"/>
      <w:marLeft w:val="0"/>
      <w:marRight w:val="0"/>
      <w:marTop w:val="0"/>
      <w:marBottom w:val="0"/>
      <w:divBdr>
        <w:top w:val="none" w:sz="0" w:space="0" w:color="auto"/>
        <w:left w:val="none" w:sz="0" w:space="0" w:color="auto"/>
        <w:bottom w:val="none" w:sz="0" w:space="0" w:color="auto"/>
        <w:right w:val="none" w:sz="0" w:space="0" w:color="auto"/>
      </w:divBdr>
    </w:div>
    <w:div w:id="1024290499">
      <w:bodyDiv w:val="1"/>
      <w:marLeft w:val="0"/>
      <w:marRight w:val="0"/>
      <w:marTop w:val="0"/>
      <w:marBottom w:val="0"/>
      <w:divBdr>
        <w:top w:val="none" w:sz="0" w:space="0" w:color="auto"/>
        <w:left w:val="none" w:sz="0" w:space="0" w:color="auto"/>
        <w:bottom w:val="none" w:sz="0" w:space="0" w:color="auto"/>
        <w:right w:val="none" w:sz="0" w:space="0" w:color="auto"/>
      </w:divBdr>
    </w:div>
    <w:div w:id="1024556747">
      <w:bodyDiv w:val="1"/>
      <w:marLeft w:val="0"/>
      <w:marRight w:val="0"/>
      <w:marTop w:val="0"/>
      <w:marBottom w:val="0"/>
      <w:divBdr>
        <w:top w:val="none" w:sz="0" w:space="0" w:color="auto"/>
        <w:left w:val="none" w:sz="0" w:space="0" w:color="auto"/>
        <w:bottom w:val="none" w:sz="0" w:space="0" w:color="auto"/>
        <w:right w:val="none" w:sz="0" w:space="0" w:color="auto"/>
      </w:divBdr>
    </w:div>
    <w:div w:id="1024864445">
      <w:bodyDiv w:val="1"/>
      <w:marLeft w:val="0"/>
      <w:marRight w:val="0"/>
      <w:marTop w:val="0"/>
      <w:marBottom w:val="0"/>
      <w:divBdr>
        <w:top w:val="none" w:sz="0" w:space="0" w:color="auto"/>
        <w:left w:val="none" w:sz="0" w:space="0" w:color="auto"/>
        <w:bottom w:val="none" w:sz="0" w:space="0" w:color="auto"/>
        <w:right w:val="none" w:sz="0" w:space="0" w:color="auto"/>
      </w:divBdr>
    </w:div>
    <w:div w:id="1024868689">
      <w:bodyDiv w:val="1"/>
      <w:marLeft w:val="0"/>
      <w:marRight w:val="0"/>
      <w:marTop w:val="0"/>
      <w:marBottom w:val="0"/>
      <w:divBdr>
        <w:top w:val="none" w:sz="0" w:space="0" w:color="auto"/>
        <w:left w:val="none" w:sz="0" w:space="0" w:color="auto"/>
        <w:bottom w:val="none" w:sz="0" w:space="0" w:color="auto"/>
        <w:right w:val="none" w:sz="0" w:space="0" w:color="auto"/>
      </w:divBdr>
    </w:div>
    <w:div w:id="1025904966">
      <w:bodyDiv w:val="1"/>
      <w:marLeft w:val="0"/>
      <w:marRight w:val="0"/>
      <w:marTop w:val="0"/>
      <w:marBottom w:val="0"/>
      <w:divBdr>
        <w:top w:val="none" w:sz="0" w:space="0" w:color="auto"/>
        <w:left w:val="none" w:sz="0" w:space="0" w:color="auto"/>
        <w:bottom w:val="none" w:sz="0" w:space="0" w:color="auto"/>
        <w:right w:val="none" w:sz="0" w:space="0" w:color="auto"/>
      </w:divBdr>
    </w:div>
    <w:div w:id="1026371371">
      <w:bodyDiv w:val="1"/>
      <w:marLeft w:val="0"/>
      <w:marRight w:val="0"/>
      <w:marTop w:val="0"/>
      <w:marBottom w:val="0"/>
      <w:divBdr>
        <w:top w:val="none" w:sz="0" w:space="0" w:color="auto"/>
        <w:left w:val="none" w:sz="0" w:space="0" w:color="auto"/>
        <w:bottom w:val="none" w:sz="0" w:space="0" w:color="auto"/>
        <w:right w:val="none" w:sz="0" w:space="0" w:color="auto"/>
      </w:divBdr>
    </w:div>
    <w:div w:id="1026519303">
      <w:bodyDiv w:val="1"/>
      <w:marLeft w:val="0"/>
      <w:marRight w:val="0"/>
      <w:marTop w:val="0"/>
      <w:marBottom w:val="0"/>
      <w:divBdr>
        <w:top w:val="none" w:sz="0" w:space="0" w:color="auto"/>
        <w:left w:val="none" w:sz="0" w:space="0" w:color="auto"/>
        <w:bottom w:val="none" w:sz="0" w:space="0" w:color="auto"/>
        <w:right w:val="none" w:sz="0" w:space="0" w:color="auto"/>
      </w:divBdr>
    </w:div>
    <w:div w:id="1026521592">
      <w:bodyDiv w:val="1"/>
      <w:marLeft w:val="0"/>
      <w:marRight w:val="0"/>
      <w:marTop w:val="0"/>
      <w:marBottom w:val="0"/>
      <w:divBdr>
        <w:top w:val="none" w:sz="0" w:space="0" w:color="auto"/>
        <w:left w:val="none" w:sz="0" w:space="0" w:color="auto"/>
        <w:bottom w:val="none" w:sz="0" w:space="0" w:color="auto"/>
        <w:right w:val="none" w:sz="0" w:space="0" w:color="auto"/>
      </w:divBdr>
    </w:div>
    <w:div w:id="1026826670">
      <w:bodyDiv w:val="1"/>
      <w:marLeft w:val="0"/>
      <w:marRight w:val="0"/>
      <w:marTop w:val="0"/>
      <w:marBottom w:val="0"/>
      <w:divBdr>
        <w:top w:val="none" w:sz="0" w:space="0" w:color="auto"/>
        <w:left w:val="none" w:sz="0" w:space="0" w:color="auto"/>
        <w:bottom w:val="none" w:sz="0" w:space="0" w:color="auto"/>
        <w:right w:val="none" w:sz="0" w:space="0" w:color="auto"/>
      </w:divBdr>
    </w:div>
    <w:div w:id="1027097104">
      <w:bodyDiv w:val="1"/>
      <w:marLeft w:val="0"/>
      <w:marRight w:val="0"/>
      <w:marTop w:val="0"/>
      <w:marBottom w:val="0"/>
      <w:divBdr>
        <w:top w:val="none" w:sz="0" w:space="0" w:color="auto"/>
        <w:left w:val="none" w:sz="0" w:space="0" w:color="auto"/>
        <w:bottom w:val="none" w:sz="0" w:space="0" w:color="auto"/>
        <w:right w:val="none" w:sz="0" w:space="0" w:color="auto"/>
      </w:divBdr>
    </w:div>
    <w:div w:id="1027215774">
      <w:bodyDiv w:val="1"/>
      <w:marLeft w:val="0"/>
      <w:marRight w:val="0"/>
      <w:marTop w:val="0"/>
      <w:marBottom w:val="0"/>
      <w:divBdr>
        <w:top w:val="none" w:sz="0" w:space="0" w:color="auto"/>
        <w:left w:val="none" w:sz="0" w:space="0" w:color="auto"/>
        <w:bottom w:val="none" w:sz="0" w:space="0" w:color="auto"/>
        <w:right w:val="none" w:sz="0" w:space="0" w:color="auto"/>
      </w:divBdr>
    </w:div>
    <w:div w:id="1027415849">
      <w:bodyDiv w:val="1"/>
      <w:marLeft w:val="0"/>
      <w:marRight w:val="0"/>
      <w:marTop w:val="0"/>
      <w:marBottom w:val="0"/>
      <w:divBdr>
        <w:top w:val="none" w:sz="0" w:space="0" w:color="auto"/>
        <w:left w:val="none" w:sz="0" w:space="0" w:color="auto"/>
        <w:bottom w:val="none" w:sz="0" w:space="0" w:color="auto"/>
        <w:right w:val="none" w:sz="0" w:space="0" w:color="auto"/>
      </w:divBdr>
    </w:div>
    <w:div w:id="1027563766">
      <w:bodyDiv w:val="1"/>
      <w:marLeft w:val="0"/>
      <w:marRight w:val="0"/>
      <w:marTop w:val="0"/>
      <w:marBottom w:val="0"/>
      <w:divBdr>
        <w:top w:val="none" w:sz="0" w:space="0" w:color="auto"/>
        <w:left w:val="none" w:sz="0" w:space="0" w:color="auto"/>
        <w:bottom w:val="none" w:sz="0" w:space="0" w:color="auto"/>
        <w:right w:val="none" w:sz="0" w:space="0" w:color="auto"/>
      </w:divBdr>
    </w:div>
    <w:div w:id="1027681640">
      <w:bodyDiv w:val="1"/>
      <w:marLeft w:val="0"/>
      <w:marRight w:val="0"/>
      <w:marTop w:val="0"/>
      <w:marBottom w:val="0"/>
      <w:divBdr>
        <w:top w:val="none" w:sz="0" w:space="0" w:color="auto"/>
        <w:left w:val="none" w:sz="0" w:space="0" w:color="auto"/>
        <w:bottom w:val="none" w:sz="0" w:space="0" w:color="auto"/>
        <w:right w:val="none" w:sz="0" w:space="0" w:color="auto"/>
      </w:divBdr>
    </w:div>
    <w:div w:id="1028481532">
      <w:bodyDiv w:val="1"/>
      <w:marLeft w:val="0"/>
      <w:marRight w:val="0"/>
      <w:marTop w:val="0"/>
      <w:marBottom w:val="0"/>
      <w:divBdr>
        <w:top w:val="none" w:sz="0" w:space="0" w:color="auto"/>
        <w:left w:val="none" w:sz="0" w:space="0" w:color="auto"/>
        <w:bottom w:val="none" w:sz="0" w:space="0" w:color="auto"/>
        <w:right w:val="none" w:sz="0" w:space="0" w:color="auto"/>
      </w:divBdr>
    </w:div>
    <w:div w:id="1028526502">
      <w:bodyDiv w:val="1"/>
      <w:marLeft w:val="0"/>
      <w:marRight w:val="0"/>
      <w:marTop w:val="0"/>
      <w:marBottom w:val="0"/>
      <w:divBdr>
        <w:top w:val="none" w:sz="0" w:space="0" w:color="auto"/>
        <w:left w:val="none" w:sz="0" w:space="0" w:color="auto"/>
        <w:bottom w:val="none" w:sz="0" w:space="0" w:color="auto"/>
        <w:right w:val="none" w:sz="0" w:space="0" w:color="auto"/>
      </w:divBdr>
    </w:div>
    <w:div w:id="1028801175">
      <w:bodyDiv w:val="1"/>
      <w:marLeft w:val="0"/>
      <w:marRight w:val="0"/>
      <w:marTop w:val="0"/>
      <w:marBottom w:val="0"/>
      <w:divBdr>
        <w:top w:val="none" w:sz="0" w:space="0" w:color="auto"/>
        <w:left w:val="none" w:sz="0" w:space="0" w:color="auto"/>
        <w:bottom w:val="none" w:sz="0" w:space="0" w:color="auto"/>
        <w:right w:val="none" w:sz="0" w:space="0" w:color="auto"/>
      </w:divBdr>
    </w:div>
    <w:div w:id="1029142251">
      <w:bodyDiv w:val="1"/>
      <w:marLeft w:val="0"/>
      <w:marRight w:val="0"/>
      <w:marTop w:val="0"/>
      <w:marBottom w:val="0"/>
      <w:divBdr>
        <w:top w:val="none" w:sz="0" w:space="0" w:color="auto"/>
        <w:left w:val="none" w:sz="0" w:space="0" w:color="auto"/>
        <w:bottom w:val="none" w:sz="0" w:space="0" w:color="auto"/>
        <w:right w:val="none" w:sz="0" w:space="0" w:color="auto"/>
      </w:divBdr>
    </w:div>
    <w:div w:id="1029180628">
      <w:bodyDiv w:val="1"/>
      <w:marLeft w:val="0"/>
      <w:marRight w:val="0"/>
      <w:marTop w:val="0"/>
      <w:marBottom w:val="0"/>
      <w:divBdr>
        <w:top w:val="none" w:sz="0" w:space="0" w:color="auto"/>
        <w:left w:val="none" w:sz="0" w:space="0" w:color="auto"/>
        <w:bottom w:val="none" w:sz="0" w:space="0" w:color="auto"/>
        <w:right w:val="none" w:sz="0" w:space="0" w:color="auto"/>
      </w:divBdr>
    </w:div>
    <w:div w:id="1030498097">
      <w:bodyDiv w:val="1"/>
      <w:marLeft w:val="0"/>
      <w:marRight w:val="0"/>
      <w:marTop w:val="0"/>
      <w:marBottom w:val="0"/>
      <w:divBdr>
        <w:top w:val="none" w:sz="0" w:space="0" w:color="auto"/>
        <w:left w:val="none" w:sz="0" w:space="0" w:color="auto"/>
        <w:bottom w:val="none" w:sz="0" w:space="0" w:color="auto"/>
        <w:right w:val="none" w:sz="0" w:space="0" w:color="auto"/>
      </w:divBdr>
    </w:div>
    <w:div w:id="1030837550">
      <w:bodyDiv w:val="1"/>
      <w:marLeft w:val="0"/>
      <w:marRight w:val="0"/>
      <w:marTop w:val="0"/>
      <w:marBottom w:val="0"/>
      <w:divBdr>
        <w:top w:val="none" w:sz="0" w:space="0" w:color="auto"/>
        <w:left w:val="none" w:sz="0" w:space="0" w:color="auto"/>
        <w:bottom w:val="none" w:sz="0" w:space="0" w:color="auto"/>
        <w:right w:val="none" w:sz="0" w:space="0" w:color="auto"/>
      </w:divBdr>
    </w:div>
    <w:div w:id="1030884462">
      <w:bodyDiv w:val="1"/>
      <w:marLeft w:val="0"/>
      <w:marRight w:val="0"/>
      <w:marTop w:val="0"/>
      <w:marBottom w:val="0"/>
      <w:divBdr>
        <w:top w:val="none" w:sz="0" w:space="0" w:color="auto"/>
        <w:left w:val="none" w:sz="0" w:space="0" w:color="auto"/>
        <w:bottom w:val="none" w:sz="0" w:space="0" w:color="auto"/>
        <w:right w:val="none" w:sz="0" w:space="0" w:color="auto"/>
      </w:divBdr>
    </w:div>
    <w:div w:id="1031221833">
      <w:bodyDiv w:val="1"/>
      <w:marLeft w:val="0"/>
      <w:marRight w:val="0"/>
      <w:marTop w:val="0"/>
      <w:marBottom w:val="0"/>
      <w:divBdr>
        <w:top w:val="none" w:sz="0" w:space="0" w:color="auto"/>
        <w:left w:val="none" w:sz="0" w:space="0" w:color="auto"/>
        <w:bottom w:val="none" w:sz="0" w:space="0" w:color="auto"/>
        <w:right w:val="none" w:sz="0" w:space="0" w:color="auto"/>
      </w:divBdr>
    </w:div>
    <w:div w:id="1031954403">
      <w:bodyDiv w:val="1"/>
      <w:marLeft w:val="0"/>
      <w:marRight w:val="0"/>
      <w:marTop w:val="0"/>
      <w:marBottom w:val="0"/>
      <w:divBdr>
        <w:top w:val="none" w:sz="0" w:space="0" w:color="auto"/>
        <w:left w:val="none" w:sz="0" w:space="0" w:color="auto"/>
        <w:bottom w:val="none" w:sz="0" w:space="0" w:color="auto"/>
        <w:right w:val="none" w:sz="0" w:space="0" w:color="auto"/>
      </w:divBdr>
    </w:div>
    <w:div w:id="1032151026">
      <w:bodyDiv w:val="1"/>
      <w:marLeft w:val="0"/>
      <w:marRight w:val="0"/>
      <w:marTop w:val="0"/>
      <w:marBottom w:val="0"/>
      <w:divBdr>
        <w:top w:val="none" w:sz="0" w:space="0" w:color="auto"/>
        <w:left w:val="none" w:sz="0" w:space="0" w:color="auto"/>
        <w:bottom w:val="none" w:sz="0" w:space="0" w:color="auto"/>
        <w:right w:val="none" w:sz="0" w:space="0" w:color="auto"/>
      </w:divBdr>
    </w:div>
    <w:div w:id="1032264182">
      <w:bodyDiv w:val="1"/>
      <w:marLeft w:val="0"/>
      <w:marRight w:val="0"/>
      <w:marTop w:val="0"/>
      <w:marBottom w:val="0"/>
      <w:divBdr>
        <w:top w:val="none" w:sz="0" w:space="0" w:color="auto"/>
        <w:left w:val="none" w:sz="0" w:space="0" w:color="auto"/>
        <w:bottom w:val="none" w:sz="0" w:space="0" w:color="auto"/>
        <w:right w:val="none" w:sz="0" w:space="0" w:color="auto"/>
      </w:divBdr>
    </w:div>
    <w:div w:id="1032732817">
      <w:bodyDiv w:val="1"/>
      <w:marLeft w:val="0"/>
      <w:marRight w:val="0"/>
      <w:marTop w:val="0"/>
      <w:marBottom w:val="0"/>
      <w:divBdr>
        <w:top w:val="none" w:sz="0" w:space="0" w:color="auto"/>
        <w:left w:val="none" w:sz="0" w:space="0" w:color="auto"/>
        <w:bottom w:val="none" w:sz="0" w:space="0" w:color="auto"/>
        <w:right w:val="none" w:sz="0" w:space="0" w:color="auto"/>
      </w:divBdr>
    </w:div>
    <w:div w:id="1032851451">
      <w:bodyDiv w:val="1"/>
      <w:marLeft w:val="0"/>
      <w:marRight w:val="0"/>
      <w:marTop w:val="0"/>
      <w:marBottom w:val="0"/>
      <w:divBdr>
        <w:top w:val="none" w:sz="0" w:space="0" w:color="auto"/>
        <w:left w:val="none" w:sz="0" w:space="0" w:color="auto"/>
        <w:bottom w:val="none" w:sz="0" w:space="0" w:color="auto"/>
        <w:right w:val="none" w:sz="0" w:space="0" w:color="auto"/>
      </w:divBdr>
    </w:div>
    <w:div w:id="1033726966">
      <w:bodyDiv w:val="1"/>
      <w:marLeft w:val="0"/>
      <w:marRight w:val="0"/>
      <w:marTop w:val="0"/>
      <w:marBottom w:val="0"/>
      <w:divBdr>
        <w:top w:val="none" w:sz="0" w:space="0" w:color="auto"/>
        <w:left w:val="none" w:sz="0" w:space="0" w:color="auto"/>
        <w:bottom w:val="none" w:sz="0" w:space="0" w:color="auto"/>
        <w:right w:val="none" w:sz="0" w:space="0" w:color="auto"/>
      </w:divBdr>
    </w:div>
    <w:div w:id="1034189083">
      <w:bodyDiv w:val="1"/>
      <w:marLeft w:val="0"/>
      <w:marRight w:val="0"/>
      <w:marTop w:val="0"/>
      <w:marBottom w:val="0"/>
      <w:divBdr>
        <w:top w:val="none" w:sz="0" w:space="0" w:color="auto"/>
        <w:left w:val="none" w:sz="0" w:space="0" w:color="auto"/>
        <w:bottom w:val="none" w:sz="0" w:space="0" w:color="auto"/>
        <w:right w:val="none" w:sz="0" w:space="0" w:color="auto"/>
      </w:divBdr>
    </w:div>
    <w:div w:id="1034232239">
      <w:bodyDiv w:val="1"/>
      <w:marLeft w:val="0"/>
      <w:marRight w:val="0"/>
      <w:marTop w:val="0"/>
      <w:marBottom w:val="0"/>
      <w:divBdr>
        <w:top w:val="none" w:sz="0" w:space="0" w:color="auto"/>
        <w:left w:val="none" w:sz="0" w:space="0" w:color="auto"/>
        <w:bottom w:val="none" w:sz="0" w:space="0" w:color="auto"/>
        <w:right w:val="none" w:sz="0" w:space="0" w:color="auto"/>
      </w:divBdr>
    </w:div>
    <w:div w:id="1034430464">
      <w:bodyDiv w:val="1"/>
      <w:marLeft w:val="0"/>
      <w:marRight w:val="0"/>
      <w:marTop w:val="0"/>
      <w:marBottom w:val="0"/>
      <w:divBdr>
        <w:top w:val="none" w:sz="0" w:space="0" w:color="auto"/>
        <w:left w:val="none" w:sz="0" w:space="0" w:color="auto"/>
        <w:bottom w:val="none" w:sz="0" w:space="0" w:color="auto"/>
        <w:right w:val="none" w:sz="0" w:space="0" w:color="auto"/>
      </w:divBdr>
    </w:div>
    <w:div w:id="1034693621">
      <w:bodyDiv w:val="1"/>
      <w:marLeft w:val="0"/>
      <w:marRight w:val="0"/>
      <w:marTop w:val="0"/>
      <w:marBottom w:val="0"/>
      <w:divBdr>
        <w:top w:val="none" w:sz="0" w:space="0" w:color="auto"/>
        <w:left w:val="none" w:sz="0" w:space="0" w:color="auto"/>
        <w:bottom w:val="none" w:sz="0" w:space="0" w:color="auto"/>
        <w:right w:val="none" w:sz="0" w:space="0" w:color="auto"/>
      </w:divBdr>
    </w:div>
    <w:div w:id="1034696037">
      <w:bodyDiv w:val="1"/>
      <w:marLeft w:val="0"/>
      <w:marRight w:val="0"/>
      <w:marTop w:val="0"/>
      <w:marBottom w:val="0"/>
      <w:divBdr>
        <w:top w:val="none" w:sz="0" w:space="0" w:color="auto"/>
        <w:left w:val="none" w:sz="0" w:space="0" w:color="auto"/>
        <w:bottom w:val="none" w:sz="0" w:space="0" w:color="auto"/>
        <w:right w:val="none" w:sz="0" w:space="0" w:color="auto"/>
      </w:divBdr>
    </w:div>
    <w:div w:id="1034770573">
      <w:bodyDiv w:val="1"/>
      <w:marLeft w:val="0"/>
      <w:marRight w:val="0"/>
      <w:marTop w:val="0"/>
      <w:marBottom w:val="0"/>
      <w:divBdr>
        <w:top w:val="none" w:sz="0" w:space="0" w:color="auto"/>
        <w:left w:val="none" w:sz="0" w:space="0" w:color="auto"/>
        <w:bottom w:val="none" w:sz="0" w:space="0" w:color="auto"/>
        <w:right w:val="none" w:sz="0" w:space="0" w:color="auto"/>
      </w:divBdr>
    </w:div>
    <w:div w:id="1035273312">
      <w:bodyDiv w:val="1"/>
      <w:marLeft w:val="0"/>
      <w:marRight w:val="0"/>
      <w:marTop w:val="0"/>
      <w:marBottom w:val="0"/>
      <w:divBdr>
        <w:top w:val="none" w:sz="0" w:space="0" w:color="auto"/>
        <w:left w:val="none" w:sz="0" w:space="0" w:color="auto"/>
        <w:bottom w:val="none" w:sz="0" w:space="0" w:color="auto"/>
        <w:right w:val="none" w:sz="0" w:space="0" w:color="auto"/>
      </w:divBdr>
    </w:div>
    <w:div w:id="1035547079">
      <w:bodyDiv w:val="1"/>
      <w:marLeft w:val="0"/>
      <w:marRight w:val="0"/>
      <w:marTop w:val="0"/>
      <w:marBottom w:val="0"/>
      <w:divBdr>
        <w:top w:val="none" w:sz="0" w:space="0" w:color="auto"/>
        <w:left w:val="none" w:sz="0" w:space="0" w:color="auto"/>
        <w:bottom w:val="none" w:sz="0" w:space="0" w:color="auto"/>
        <w:right w:val="none" w:sz="0" w:space="0" w:color="auto"/>
      </w:divBdr>
    </w:div>
    <w:div w:id="1036387538">
      <w:bodyDiv w:val="1"/>
      <w:marLeft w:val="0"/>
      <w:marRight w:val="0"/>
      <w:marTop w:val="0"/>
      <w:marBottom w:val="0"/>
      <w:divBdr>
        <w:top w:val="none" w:sz="0" w:space="0" w:color="auto"/>
        <w:left w:val="none" w:sz="0" w:space="0" w:color="auto"/>
        <w:bottom w:val="none" w:sz="0" w:space="0" w:color="auto"/>
        <w:right w:val="none" w:sz="0" w:space="0" w:color="auto"/>
      </w:divBdr>
    </w:div>
    <w:div w:id="1036660572">
      <w:bodyDiv w:val="1"/>
      <w:marLeft w:val="0"/>
      <w:marRight w:val="0"/>
      <w:marTop w:val="0"/>
      <w:marBottom w:val="0"/>
      <w:divBdr>
        <w:top w:val="none" w:sz="0" w:space="0" w:color="auto"/>
        <w:left w:val="none" w:sz="0" w:space="0" w:color="auto"/>
        <w:bottom w:val="none" w:sz="0" w:space="0" w:color="auto"/>
        <w:right w:val="none" w:sz="0" w:space="0" w:color="auto"/>
      </w:divBdr>
    </w:div>
    <w:div w:id="1037007417">
      <w:bodyDiv w:val="1"/>
      <w:marLeft w:val="0"/>
      <w:marRight w:val="0"/>
      <w:marTop w:val="0"/>
      <w:marBottom w:val="0"/>
      <w:divBdr>
        <w:top w:val="none" w:sz="0" w:space="0" w:color="auto"/>
        <w:left w:val="none" w:sz="0" w:space="0" w:color="auto"/>
        <w:bottom w:val="none" w:sz="0" w:space="0" w:color="auto"/>
        <w:right w:val="none" w:sz="0" w:space="0" w:color="auto"/>
      </w:divBdr>
    </w:div>
    <w:div w:id="1037042981">
      <w:bodyDiv w:val="1"/>
      <w:marLeft w:val="0"/>
      <w:marRight w:val="0"/>
      <w:marTop w:val="0"/>
      <w:marBottom w:val="0"/>
      <w:divBdr>
        <w:top w:val="none" w:sz="0" w:space="0" w:color="auto"/>
        <w:left w:val="none" w:sz="0" w:space="0" w:color="auto"/>
        <w:bottom w:val="none" w:sz="0" w:space="0" w:color="auto"/>
        <w:right w:val="none" w:sz="0" w:space="0" w:color="auto"/>
      </w:divBdr>
    </w:div>
    <w:div w:id="1037045142">
      <w:bodyDiv w:val="1"/>
      <w:marLeft w:val="0"/>
      <w:marRight w:val="0"/>
      <w:marTop w:val="0"/>
      <w:marBottom w:val="0"/>
      <w:divBdr>
        <w:top w:val="none" w:sz="0" w:space="0" w:color="auto"/>
        <w:left w:val="none" w:sz="0" w:space="0" w:color="auto"/>
        <w:bottom w:val="none" w:sz="0" w:space="0" w:color="auto"/>
        <w:right w:val="none" w:sz="0" w:space="0" w:color="auto"/>
      </w:divBdr>
    </w:div>
    <w:div w:id="1037318814">
      <w:bodyDiv w:val="1"/>
      <w:marLeft w:val="0"/>
      <w:marRight w:val="0"/>
      <w:marTop w:val="0"/>
      <w:marBottom w:val="0"/>
      <w:divBdr>
        <w:top w:val="none" w:sz="0" w:space="0" w:color="auto"/>
        <w:left w:val="none" w:sz="0" w:space="0" w:color="auto"/>
        <w:bottom w:val="none" w:sz="0" w:space="0" w:color="auto"/>
        <w:right w:val="none" w:sz="0" w:space="0" w:color="auto"/>
      </w:divBdr>
    </w:div>
    <w:div w:id="1037776672">
      <w:bodyDiv w:val="1"/>
      <w:marLeft w:val="0"/>
      <w:marRight w:val="0"/>
      <w:marTop w:val="0"/>
      <w:marBottom w:val="0"/>
      <w:divBdr>
        <w:top w:val="none" w:sz="0" w:space="0" w:color="auto"/>
        <w:left w:val="none" w:sz="0" w:space="0" w:color="auto"/>
        <w:bottom w:val="none" w:sz="0" w:space="0" w:color="auto"/>
        <w:right w:val="none" w:sz="0" w:space="0" w:color="auto"/>
      </w:divBdr>
    </w:div>
    <w:div w:id="1038043318">
      <w:bodyDiv w:val="1"/>
      <w:marLeft w:val="0"/>
      <w:marRight w:val="0"/>
      <w:marTop w:val="0"/>
      <w:marBottom w:val="0"/>
      <w:divBdr>
        <w:top w:val="none" w:sz="0" w:space="0" w:color="auto"/>
        <w:left w:val="none" w:sz="0" w:space="0" w:color="auto"/>
        <w:bottom w:val="none" w:sz="0" w:space="0" w:color="auto"/>
        <w:right w:val="none" w:sz="0" w:space="0" w:color="auto"/>
      </w:divBdr>
    </w:div>
    <w:div w:id="1038049871">
      <w:bodyDiv w:val="1"/>
      <w:marLeft w:val="0"/>
      <w:marRight w:val="0"/>
      <w:marTop w:val="0"/>
      <w:marBottom w:val="0"/>
      <w:divBdr>
        <w:top w:val="none" w:sz="0" w:space="0" w:color="auto"/>
        <w:left w:val="none" w:sz="0" w:space="0" w:color="auto"/>
        <w:bottom w:val="none" w:sz="0" w:space="0" w:color="auto"/>
        <w:right w:val="none" w:sz="0" w:space="0" w:color="auto"/>
      </w:divBdr>
    </w:div>
    <w:div w:id="1038894293">
      <w:bodyDiv w:val="1"/>
      <w:marLeft w:val="0"/>
      <w:marRight w:val="0"/>
      <w:marTop w:val="0"/>
      <w:marBottom w:val="0"/>
      <w:divBdr>
        <w:top w:val="none" w:sz="0" w:space="0" w:color="auto"/>
        <w:left w:val="none" w:sz="0" w:space="0" w:color="auto"/>
        <w:bottom w:val="none" w:sz="0" w:space="0" w:color="auto"/>
        <w:right w:val="none" w:sz="0" w:space="0" w:color="auto"/>
      </w:divBdr>
    </w:div>
    <w:div w:id="1039162819">
      <w:bodyDiv w:val="1"/>
      <w:marLeft w:val="0"/>
      <w:marRight w:val="0"/>
      <w:marTop w:val="0"/>
      <w:marBottom w:val="0"/>
      <w:divBdr>
        <w:top w:val="none" w:sz="0" w:space="0" w:color="auto"/>
        <w:left w:val="none" w:sz="0" w:space="0" w:color="auto"/>
        <w:bottom w:val="none" w:sz="0" w:space="0" w:color="auto"/>
        <w:right w:val="none" w:sz="0" w:space="0" w:color="auto"/>
      </w:divBdr>
    </w:div>
    <w:div w:id="1039427451">
      <w:bodyDiv w:val="1"/>
      <w:marLeft w:val="0"/>
      <w:marRight w:val="0"/>
      <w:marTop w:val="0"/>
      <w:marBottom w:val="0"/>
      <w:divBdr>
        <w:top w:val="none" w:sz="0" w:space="0" w:color="auto"/>
        <w:left w:val="none" w:sz="0" w:space="0" w:color="auto"/>
        <w:bottom w:val="none" w:sz="0" w:space="0" w:color="auto"/>
        <w:right w:val="none" w:sz="0" w:space="0" w:color="auto"/>
      </w:divBdr>
    </w:div>
    <w:div w:id="1040015520">
      <w:bodyDiv w:val="1"/>
      <w:marLeft w:val="0"/>
      <w:marRight w:val="0"/>
      <w:marTop w:val="0"/>
      <w:marBottom w:val="0"/>
      <w:divBdr>
        <w:top w:val="none" w:sz="0" w:space="0" w:color="auto"/>
        <w:left w:val="none" w:sz="0" w:space="0" w:color="auto"/>
        <w:bottom w:val="none" w:sz="0" w:space="0" w:color="auto"/>
        <w:right w:val="none" w:sz="0" w:space="0" w:color="auto"/>
      </w:divBdr>
    </w:div>
    <w:div w:id="1040210306">
      <w:bodyDiv w:val="1"/>
      <w:marLeft w:val="0"/>
      <w:marRight w:val="0"/>
      <w:marTop w:val="0"/>
      <w:marBottom w:val="0"/>
      <w:divBdr>
        <w:top w:val="none" w:sz="0" w:space="0" w:color="auto"/>
        <w:left w:val="none" w:sz="0" w:space="0" w:color="auto"/>
        <w:bottom w:val="none" w:sz="0" w:space="0" w:color="auto"/>
        <w:right w:val="none" w:sz="0" w:space="0" w:color="auto"/>
      </w:divBdr>
    </w:div>
    <w:div w:id="1040279024">
      <w:bodyDiv w:val="1"/>
      <w:marLeft w:val="0"/>
      <w:marRight w:val="0"/>
      <w:marTop w:val="0"/>
      <w:marBottom w:val="0"/>
      <w:divBdr>
        <w:top w:val="none" w:sz="0" w:space="0" w:color="auto"/>
        <w:left w:val="none" w:sz="0" w:space="0" w:color="auto"/>
        <w:bottom w:val="none" w:sz="0" w:space="0" w:color="auto"/>
        <w:right w:val="none" w:sz="0" w:space="0" w:color="auto"/>
      </w:divBdr>
    </w:div>
    <w:div w:id="1040477418">
      <w:bodyDiv w:val="1"/>
      <w:marLeft w:val="0"/>
      <w:marRight w:val="0"/>
      <w:marTop w:val="0"/>
      <w:marBottom w:val="0"/>
      <w:divBdr>
        <w:top w:val="none" w:sz="0" w:space="0" w:color="auto"/>
        <w:left w:val="none" w:sz="0" w:space="0" w:color="auto"/>
        <w:bottom w:val="none" w:sz="0" w:space="0" w:color="auto"/>
        <w:right w:val="none" w:sz="0" w:space="0" w:color="auto"/>
      </w:divBdr>
    </w:div>
    <w:div w:id="1040667287">
      <w:bodyDiv w:val="1"/>
      <w:marLeft w:val="0"/>
      <w:marRight w:val="0"/>
      <w:marTop w:val="0"/>
      <w:marBottom w:val="0"/>
      <w:divBdr>
        <w:top w:val="none" w:sz="0" w:space="0" w:color="auto"/>
        <w:left w:val="none" w:sz="0" w:space="0" w:color="auto"/>
        <w:bottom w:val="none" w:sz="0" w:space="0" w:color="auto"/>
        <w:right w:val="none" w:sz="0" w:space="0" w:color="auto"/>
      </w:divBdr>
    </w:div>
    <w:div w:id="1040861266">
      <w:bodyDiv w:val="1"/>
      <w:marLeft w:val="0"/>
      <w:marRight w:val="0"/>
      <w:marTop w:val="0"/>
      <w:marBottom w:val="0"/>
      <w:divBdr>
        <w:top w:val="none" w:sz="0" w:space="0" w:color="auto"/>
        <w:left w:val="none" w:sz="0" w:space="0" w:color="auto"/>
        <w:bottom w:val="none" w:sz="0" w:space="0" w:color="auto"/>
        <w:right w:val="none" w:sz="0" w:space="0" w:color="auto"/>
      </w:divBdr>
    </w:div>
    <w:div w:id="1040864321">
      <w:bodyDiv w:val="1"/>
      <w:marLeft w:val="0"/>
      <w:marRight w:val="0"/>
      <w:marTop w:val="0"/>
      <w:marBottom w:val="0"/>
      <w:divBdr>
        <w:top w:val="none" w:sz="0" w:space="0" w:color="auto"/>
        <w:left w:val="none" w:sz="0" w:space="0" w:color="auto"/>
        <w:bottom w:val="none" w:sz="0" w:space="0" w:color="auto"/>
        <w:right w:val="none" w:sz="0" w:space="0" w:color="auto"/>
      </w:divBdr>
    </w:div>
    <w:div w:id="1041393896">
      <w:bodyDiv w:val="1"/>
      <w:marLeft w:val="0"/>
      <w:marRight w:val="0"/>
      <w:marTop w:val="0"/>
      <w:marBottom w:val="0"/>
      <w:divBdr>
        <w:top w:val="none" w:sz="0" w:space="0" w:color="auto"/>
        <w:left w:val="none" w:sz="0" w:space="0" w:color="auto"/>
        <w:bottom w:val="none" w:sz="0" w:space="0" w:color="auto"/>
        <w:right w:val="none" w:sz="0" w:space="0" w:color="auto"/>
      </w:divBdr>
    </w:div>
    <w:div w:id="1042023259">
      <w:bodyDiv w:val="1"/>
      <w:marLeft w:val="0"/>
      <w:marRight w:val="0"/>
      <w:marTop w:val="0"/>
      <w:marBottom w:val="0"/>
      <w:divBdr>
        <w:top w:val="none" w:sz="0" w:space="0" w:color="auto"/>
        <w:left w:val="none" w:sz="0" w:space="0" w:color="auto"/>
        <w:bottom w:val="none" w:sz="0" w:space="0" w:color="auto"/>
        <w:right w:val="none" w:sz="0" w:space="0" w:color="auto"/>
      </w:divBdr>
    </w:div>
    <w:div w:id="1042168656">
      <w:bodyDiv w:val="1"/>
      <w:marLeft w:val="0"/>
      <w:marRight w:val="0"/>
      <w:marTop w:val="0"/>
      <w:marBottom w:val="0"/>
      <w:divBdr>
        <w:top w:val="none" w:sz="0" w:space="0" w:color="auto"/>
        <w:left w:val="none" w:sz="0" w:space="0" w:color="auto"/>
        <w:bottom w:val="none" w:sz="0" w:space="0" w:color="auto"/>
        <w:right w:val="none" w:sz="0" w:space="0" w:color="auto"/>
      </w:divBdr>
    </w:div>
    <w:div w:id="1042241856">
      <w:bodyDiv w:val="1"/>
      <w:marLeft w:val="0"/>
      <w:marRight w:val="0"/>
      <w:marTop w:val="0"/>
      <w:marBottom w:val="0"/>
      <w:divBdr>
        <w:top w:val="none" w:sz="0" w:space="0" w:color="auto"/>
        <w:left w:val="none" w:sz="0" w:space="0" w:color="auto"/>
        <w:bottom w:val="none" w:sz="0" w:space="0" w:color="auto"/>
        <w:right w:val="none" w:sz="0" w:space="0" w:color="auto"/>
      </w:divBdr>
    </w:div>
    <w:div w:id="1042285684">
      <w:bodyDiv w:val="1"/>
      <w:marLeft w:val="0"/>
      <w:marRight w:val="0"/>
      <w:marTop w:val="0"/>
      <w:marBottom w:val="0"/>
      <w:divBdr>
        <w:top w:val="none" w:sz="0" w:space="0" w:color="auto"/>
        <w:left w:val="none" w:sz="0" w:space="0" w:color="auto"/>
        <w:bottom w:val="none" w:sz="0" w:space="0" w:color="auto"/>
        <w:right w:val="none" w:sz="0" w:space="0" w:color="auto"/>
      </w:divBdr>
    </w:div>
    <w:div w:id="1042635863">
      <w:bodyDiv w:val="1"/>
      <w:marLeft w:val="0"/>
      <w:marRight w:val="0"/>
      <w:marTop w:val="0"/>
      <w:marBottom w:val="0"/>
      <w:divBdr>
        <w:top w:val="none" w:sz="0" w:space="0" w:color="auto"/>
        <w:left w:val="none" w:sz="0" w:space="0" w:color="auto"/>
        <w:bottom w:val="none" w:sz="0" w:space="0" w:color="auto"/>
        <w:right w:val="none" w:sz="0" w:space="0" w:color="auto"/>
      </w:divBdr>
    </w:div>
    <w:div w:id="1042705314">
      <w:bodyDiv w:val="1"/>
      <w:marLeft w:val="0"/>
      <w:marRight w:val="0"/>
      <w:marTop w:val="0"/>
      <w:marBottom w:val="0"/>
      <w:divBdr>
        <w:top w:val="none" w:sz="0" w:space="0" w:color="auto"/>
        <w:left w:val="none" w:sz="0" w:space="0" w:color="auto"/>
        <w:bottom w:val="none" w:sz="0" w:space="0" w:color="auto"/>
        <w:right w:val="none" w:sz="0" w:space="0" w:color="auto"/>
      </w:divBdr>
    </w:div>
    <w:div w:id="1042747698">
      <w:bodyDiv w:val="1"/>
      <w:marLeft w:val="0"/>
      <w:marRight w:val="0"/>
      <w:marTop w:val="0"/>
      <w:marBottom w:val="0"/>
      <w:divBdr>
        <w:top w:val="none" w:sz="0" w:space="0" w:color="auto"/>
        <w:left w:val="none" w:sz="0" w:space="0" w:color="auto"/>
        <w:bottom w:val="none" w:sz="0" w:space="0" w:color="auto"/>
        <w:right w:val="none" w:sz="0" w:space="0" w:color="auto"/>
      </w:divBdr>
    </w:div>
    <w:div w:id="1042947015">
      <w:bodyDiv w:val="1"/>
      <w:marLeft w:val="0"/>
      <w:marRight w:val="0"/>
      <w:marTop w:val="0"/>
      <w:marBottom w:val="0"/>
      <w:divBdr>
        <w:top w:val="none" w:sz="0" w:space="0" w:color="auto"/>
        <w:left w:val="none" w:sz="0" w:space="0" w:color="auto"/>
        <w:bottom w:val="none" w:sz="0" w:space="0" w:color="auto"/>
        <w:right w:val="none" w:sz="0" w:space="0" w:color="auto"/>
      </w:divBdr>
    </w:div>
    <w:div w:id="1043015794">
      <w:bodyDiv w:val="1"/>
      <w:marLeft w:val="0"/>
      <w:marRight w:val="0"/>
      <w:marTop w:val="0"/>
      <w:marBottom w:val="0"/>
      <w:divBdr>
        <w:top w:val="none" w:sz="0" w:space="0" w:color="auto"/>
        <w:left w:val="none" w:sz="0" w:space="0" w:color="auto"/>
        <w:bottom w:val="none" w:sz="0" w:space="0" w:color="auto"/>
        <w:right w:val="none" w:sz="0" w:space="0" w:color="auto"/>
      </w:divBdr>
    </w:div>
    <w:div w:id="1043021412">
      <w:bodyDiv w:val="1"/>
      <w:marLeft w:val="0"/>
      <w:marRight w:val="0"/>
      <w:marTop w:val="0"/>
      <w:marBottom w:val="0"/>
      <w:divBdr>
        <w:top w:val="none" w:sz="0" w:space="0" w:color="auto"/>
        <w:left w:val="none" w:sz="0" w:space="0" w:color="auto"/>
        <w:bottom w:val="none" w:sz="0" w:space="0" w:color="auto"/>
        <w:right w:val="none" w:sz="0" w:space="0" w:color="auto"/>
      </w:divBdr>
    </w:div>
    <w:div w:id="1043139023">
      <w:bodyDiv w:val="1"/>
      <w:marLeft w:val="0"/>
      <w:marRight w:val="0"/>
      <w:marTop w:val="0"/>
      <w:marBottom w:val="0"/>
      <w:divBdr>
        <w:top w:val="none" w:sz="0" w:space="0" w:color="auto"/>
        <w:left w:val="none" w:sz="0" w:space="0" w:color="auto"/>
        <w:bottom w:val="none" w:sz="0" w:space="0" w:color="auto"/>
        <w:right w:val="none" w:sz="0" w:space="0" w:color="auto"/>
      </w:divBdr>
    </w:div>
    <w:div w:id="1043483970">
      <w:bodyDiv w:val="1"/>
      <w:marLeft w:val="0"/>
      <w:marRight w:val="0"/>
      <w:marTop w:val="0"/>
      <w:marBottom w:val="0"/>
      <w:divBdr>
        <w:top w:val="none" w:sz="0" w:space="0" w:color="auto"/>
        <w:left w:val="none" w:sz="0" w:space="0" w:color="auto"/>
        <w:bottom w:val="none" w:sz="0" w:space="0" w:color="auto"/>
        <w:right w:val="none" w:sz="0" w:space="0" w:color="auto"/>
      </w:divBdr>
    </w:div>
    <w:div w:id="1043864500">
      <w:bodyDiv w:val="1"/>
      <w:marLeft w:val="0"/>
      <w:marRight w:val="0"/>
      <w:marTop w:val="0"/>
      <w:marBottom w:val="0"/>
      <w:divBdr>
        <w:top w:val="none" w:sz="0" w:space="0" w:color="auto"/>
        <w:left w:val="none" w:sz="0" w:space="0" w:color="auto"/>
        <w:bottom w:val="none" w:sz="0" w:space="0" w:color="auto"/>
        <w:right w:val="none" w:sz="0" w:space="0" w:color="auto"/>
      </w:divBdr>
    </w:div>
    <w:div w:id="1043941386">
      <w:bodyDiv w:val="1"/>
      <w:marLeft w:val="0"/>
      <w:marRight w:val="0"/>
      <w:marTop w:val="0"/>
      <w:marBottom w:val="0"/>
      <w:divBdr>
        <w:top w:val="none" w:sz="0" w:space="0" w:color="auto"/>
        <w:left w:val="none" w:sz="0" w:space="0" w:color="auto"/>
        <w:bottom w:val="none" w:sz="0" w:space="0" w:color="auto"/>
        <w:right w:val="none" w:sz="0" w:space="0" w:color="auto"/>
      </w:divBdr>
    </w:div>
    <w:div w:id="1044210596">
      <w:bodyDiv w:val="1"/>
      <w:marLeft w:val="0"/>
      <w:marRight w:val="0"/>
      <w:marTop w:val="0"/>
      <w:marBottom w:val="0"/>
      <w:divBdr>
        <w:top w:val="none" w:sz="0" w:space="0" w:color="auto"/>
        <w:left w:val="none" w:sz="0" w:space="0" w:color="auto"/>
        <w:bottom w:val="none" w:sz="0" w:space="0" w:color="auto"/>
        <w:right w:val="none" w:sz="0" w:space="0" w:color="auto"/>
      </w:divBdr>
    </w:div>
    <w:div w:id="1044476269">
      <w:bodyDiv w:val="1"/>
      <w:marLeft w:val="0"/>
      <w:marRight w:val="0"/>
      <w:marTop w:val="0"/>
      <w:marBottom w:val="0"/>
      <w:divBdr>
        <w:top w:val="none" w:sz="0" w:space="0" w:color="auto"/>
        <w:left w:val="none" w:sz="0" w:space="0" w:color="auto"/>
        <w:bottom w:val="none" w:sz="0" w:space="0" w:color="auto"/>
        <w:right w:val="none" w:sz="0" w:space="0" w:color="auto"/>
      </w:divBdr>
    </w:div>
    <w:div w:id="1044673863">
      <w:bodyDiv w:val="1"/>
      <w:marLeft w:val="0"/>
      <w:marRight w:val="0"/>
      <w:marTop w:val="0"/>
      <w:marBottom w:val="0"/>
      <w:divBdr>
        <w:top w:val="none" w:sz="0" w:space="0" w:color="auto"/>
        <w:left w:val="none" w:sz="0" w:space="0" w:color="auto"/>
        <w:bottom w:val="none" w:sz="0" w:space="0" w:color="auto"/>
        <w:right w:val="none" w:sz="0" w:space="0" w:color="auto"/>
      </w:divBdr>
    </w:div>
    <w:div w:id="1045057709">
      <w:bodyDiv w:val="1"/>
      <w:marLeft w:val="0"/>
      <w:marRight w:val="0"/>
      <w:marTop w:val="0"/>
      <w:marBottom w:val="0"/>
      <w:divBdr>
        <w:top w:val="none" w:sz="0" w:space="0" w:color="auto"/>
        <w:left w:val="none" w:sz="0" w:space="0" w:color="auto"/>
        <w:bottom w:val="none" w:sz="0" w:space="0" w:color="auto"/>
        <w:right w:val="none" w:sz="0" w:space="0" w:color="auto"/>
      </w:divBdr>
    </w:div>
    <w:div w:id="1045064643">
      <w:bodyDiv w:val="1"/>
      <w:marLeft w:val="0"/>
      <w:marRight w:val="0"/>
      <w:marTop w:val="0"/>
      <w:marBottom w:val="0"/>
      <w:divBdr>
        <w:top w:val="none" w:sz="0" w:space="0" w:color="auto"/>
        <w:left w:val="none" w:sz="0" w:space="0" w:color="auto"/>
        <w:bottom w:val="none" w:sz="0" w:space="0" w:color="auto"/>
        <w:right w:val="none" w:sz="0" w:space="0" w:color="auto"/>
      </w:divBdr>
    </w:div>
    <w:div w:id="1045523358">
      <w:bodyDiv w:val="1"/>
      <w:marLeft w:val="0"/>
      <w:marRight w:val="0"/>
      <w:marTop w:val="0"/>
      <w:marBottom w:val="0"/>
      <w:divBdr>
        <w:top w:val="none" w:sz="0" w:space="0" w:color="auto"/>
        <w:left w:val="none" w:sz="0" w:space="0" w:color="auto"/>
        <w:bottom w:val="none" w:sz="0" w:space="0" w:color="auto"/>
        <w:right w:val="none" w:sz="0" w:space="0" w:color="auto"/>
      </w:divBdr>
    </w:div>
    <w:div w:id="1045638921">
      <w:bodyDiv w:val="1"/>
      <w:marLeft w:val="0"/>
      <w:marRight w:val="0"/>
      <w:marTop w:val="0"/>
      <w:marBottom w:val="0"/>
      <w:divBdr>
        <w:top w:val="none" w:sz="0" w:space="0" w:color="auto"/>
        <w:left w:val="none" w:sz="0" w:space="0" w:color="auto"/>
        <w:bottom w:val="none" w:sz="0" w:space="0" w:color="auto"/>
        <w:right w:val="none" w:sz="0" w:space="0" w:color="auto"/>
      </w:divBdr>
    </w:div>
    <w:div w:id="1045787192">
      <w:bodyDiv w:val="1"/>
      <w:marLeft w:val="0"/>
      <w:marRight w:val="0"/>
      <w:marTop w:val="0"/>
      <w:marBottom w:val="0"/>
      <w:divBdr>
        <w:top w:val="none" w:sz="0" w:space="0" w:color="auto"/>
        <w:left w:val="none" w:sz="0" w:space="0" w:color="auto"/>
        <w:bottom w:val="none" w:sz="0" w:space="0" w:color="auto"/>
        <w:right w:val="none" w:sz="0" w:space="0" w:color="auto"/>
      </w:divBdr>
    </w:div>
    <w:div w:id="1045787881">
      <w:bodyDiv w:val="1"/>
      <w:marLeft w:val="0"/>
      <w:marRight w:val="0"/>
      <w:marTop w:val="0"/>
      <w:marBottom w:val="0"/>
      <w:divBdr>
        <w:top w:val="none" w:sz="0" w:space="0" w:color="auto"/>
        <w:left w:val="none" w:sz="0" w:space="0" w:color="auto"/>
        <w:bottom w:val="none" w:sz="0" w:space="0" w:color="auto"/>
        <w:right w:val="none" w:sz="0" w:space="0" w:color="auto"/>
      </w:divBdr>
    </w:div>
    <w:div w:id="1047030391">
      <w:bodyDiv w:val="1"/>
      <w:marLeft w:val="0"/>
      <w:marRight w:val="0"/>
      <w:marTop w:val="0"/>
      <w:marBottom w:val="0"/>
      <w:divBdr>
        <w:top w:val="none" w:sz="0" w:space="0" w:color="auto"/>
        <w:left w:val="none" w:sz="0" w:space="0" w:color="auto"/>
        <w:bottom w:val="none" w:sz="0" w:space="0" w:color="auto"/>
        <w:right w:val="none" w:sz="0" w:space="0" w:color="auto"/>
      </w:divBdr>
    </w:div>
    <w:div w:id="1048532203">
      <w:bodyDiv w:val="1"/>
      <w:marLeft w:val="0"/>
      <w:marRight w:val="0"/>
      <w:marTop w:val="0"/>
      <w:marBottom w:val="0"/>
      <w:divBdr>
        <w:top w:val="none" w:sz="0" w:space="0" w:color="auto"/>
        <w:left w:val="none" w:sz="0" w:space="0" w:color="auto"/>
        <w:bottom w:val="none" w:sz="0" w:space="0" w:color="auto"/>
        <w:right w:val="none" w:sz="0" w:space="0" w:color="auto"/>
      </w:divBdr>
    </w:div>
    <w:div w:id="1048534799">
      <w:bodyDiv w:val="1"/>
      <w:marLeft w:val="0"/>
      <w:marRight w:val="0"/>
      <w:marTop w:val="0"/>
      <w:marBottom w:val="0"/>
      <w:divBdr>
        <w:top w:val="none" w:sz="0" w:space="0" w:color="auto"/>
        <w:left w:val="none" w:sz="0" w:space="0" w:color="auto"/>
        <w:bottom w:val="none" w:sz="0" w:space="0" w:color="auto"/>
        <w:right w:val="none" w:sz="0" w:space="0" w:color="auto"/>
      </w:divBdr>
    </w:div>
    <w:div w:id="1048794790">
      <w:bodyDiv w:val="1"/>
      <w:marLeft w:val="0"/>
      <w:marRight w:val="0"/>
      <w:marTop w:val="0"/>
      <w:marBottom w:val="0"/>
      <w:divBdr>
        <w:top w:val="none" w:sz="0" w:space="0" w:color="auto"/>
        <w:left w:val="none" w:sz="0" w:space="0" w:color="auto"/>
        <w:bottom w:val="none" w:sz="0" w:space="0" w:color="auto"/>
        <w:right w:val="none" w:sz="0" w:space="0" w:color="auto"/>
      </w:divBdr>
    </w:div>
    <w:div w:id="1049066416">
      <w:bodyDiv w:val="1"/>
      <w:marLeft w:val="0"/>
      <w:marRight w:val="0"/>
      <w:marTop w:val="0"/>
      <w:marBottom w:val="0"/>
      <w:divBdr>
        <w:top w:val="none" w:sz="0" w:space="0" w:color="auto"/>
        <w:left w:val="none" w:sz="0" w:space="0" w:color="auto"/>
        <w:bottom w:val="none" w:sz="0" w:space="0" w:color="auto"/>
        <w:right w:val="none" w:sz="0" w:space="0" w:color="auto"/>
      </w:divBdr>
    </w:div>
    <w:div w:id="1049453083">
      <w:bodyDiv w:val="1"/>
      <w:marLeft w:val="0"/>
      <w:marRight w:val="0"/>
      <w:marTop w:val="0"/>
      <w:marBottom w:val="0"/>
      <w:divBdr>
        <w:top w:val="none" w:sz="0" w:space="0" w:color="auto"/>
        <w:left w:val="none" w:sz="0" w:space="0" w:color="auto"/>
        <w:bottom w:val="none" w:sz="0" w:space="0" w:color="auto"/>
        <w:right w:val="none" w:sz="0" w:space="0" w:color="auto"/>
      </w:divBdr>
    </w:div>
    <w:div w:id="1049569234">
      <w:bodyDiv w:val="1"/>
      <w:marLeft w:val="0"/>
      <w:marRight w:val="0"/>
      <w:marTop w:val="0"/>
      <w:marBottom w:val="0"/>
      <w:divBdr>
        <w:top w:val="none" w:sz="0" w:space="0" w:color="auto"/>
        <w:left w:val="none" w:sz="0" w:space="0" w:color="auto"/>
        <w:bottom w:val="none" w:sz="0" w:space="0" w:color="auto"/>
        <w:right w:val="none" w:sz="0" w:space="0" w:color="auto"/>
      </w:divBdr>
    </w:div>
    <w:div w:id="1049768039">
      <w:bodyDiv w:val="1"/>
      <w:marLeft w:val="0"/>
      <w:marRight w:val="0"/>
      <w:marTop w:val="0"/>
      <w:marBottom w:val="0"/>
      <w:divBdr>
        <w:top w:val="none" w:sz="0" w:space="0" w:color="auto"/>
        <w:left w:val="none" w:sz="0" w:space="0" w:color="auto"/>
        <w:bottom w:val="none" w:sz="0" w:space="0" w:color="auto"/>
        <w:right w:val="none" w:sz="0" w:space="0" w:color="auto"/>
      </w:divBdr>
    </w:div>
    <w:div w:id="1050224052">
      <w:bodyDiv w:val="1"/>
      <w:marLeft w:val="0"/>
      <w:marRight w:val="0"/>
      <w:marTop w:val="0"/>
      <w:marBottom w:val="0"/>
      <w:divBdr>
        <w:top w:val="none" w:sz="0" w:space="0" w:color="auto"/>
        <w:left w:val="none" w:sz="0" w:space="0" w:color="auto"/>
        <w:bottom w:val="none" w:sz="0" w:space="0" w:color="auto"/>
        <w:right w:val="none" w:sz="0" w:space="0" w:color="auto"/>
      </w:divBdr>
    </w:div>
    <w:div w:id="1050570131">
      <w:bodyDiv w:val="1"/>
      <w:marLeft w:val="0"/>
      <w:marRight w:val="0"/>
      <w:marTop w:val="0"/>
      <w:marBottom w:val="0"/>
      <w:divBdr>
        <w:top w:val="none" w:sz="0" w:space="0" w:color="auto"/>
        <w:left w:val="none" w:sz="0" w:space="0" w:color="auto"/>
        <w:bottom w:val="none" w:sz="0" w:space="0" w:color="auto"/>
        <w:right w:val="none" w:sz="0" w:space="0" w:color="auto"/>
      </w:divBdr>
    </w:div>
    <w:div w:id="1050762363">
      <w:bodyDiv w:val="1"/>
      <w:marLeft w:val="0"/>
      <w:marRight w:val="0"/>
      <w:marTop w:val="0"/>
      <w:marBottom w:val="0"/>
      <w:divBdr>
        <w:top w:val="none" w:sz="0" w:space="0" w:color="auto"/>
        <w:left w:val="none" w:sz="0" w:space="0" w:color="auto"/>
        <w:bottom w:val="none" w:sz="0" w:space="0" w:color="auto"/>
        <w:right w:val="none" w:sz="0" w:space="0" w:color="auto"/>
      </w:divBdr>
    </w:div>
    <w:div w:id="1050768569">
      <w:bodyDiv w:val="1"/>
      <w:marLeft w:val="0"/>
      <w:marRight w:val="0"/>
      <w:marTop w:val="0"/>
      <w:marBottom w:val="0"/>
      <w:divBdr>
        <w:top w:val="none" w:sz="0" w:space="0" w:color="auto"/>
        <w:left w:val="none" w:sz="0" w:space="0" w:color="auto"/>
        <w:bottom w:val="none" w:sz="0" w:space="0" w:color="auto"/>
        <w:right w:val="none" w:sz="0" w:space="0" w:color="auto"/>
      </w:divBdr>
    </w:div>
    <w:div w:id="1051147532">
      <w:bodyDiv w:val="1"/>
      <w:marLeft w:val="0"/>
      <w:marRight w:val="0"/>
      <w:marTop w:val="0"/>
      <w:marBottom w:val="0"/>
      <w:divBdr>
        <w:top w:val="none" w:sz="0" w:space="0" w:color="auto"/>
        <w:left w:val="none" w:sz="0" w:space="0" w:color="auto"/>
        <w:bottom w:val="none" w:sz="0" w:space="0" w:color="auto"/>
        <w:right w:val="none" w:sz="0" w:space="0" w:color="auto"/>
      </w:divBdr>
    </w:div>
    <w:div w:id="1051341886">
      <w:bodyDiv w:val="1"/>
      <w:marLeft w:val="0"/>
      <w:marRight w:val="0"/>
      <w:marTop w:val="0"/>
      <w:marBottom w:val="0"/>
      <w:divBdr>
        <w:top w:val="none" w:sz="0" w:space="0" w:color="auto"/>
        <w:left w:val="none" w:sz="0" w:space="0" w:color="auto"/>
        <w:bottom w:val="none" w:sz="0" w:space="0" w:color="auto"/>
        <w:right w:val="none" w:sz="0" w:space="0" w:color="auto"/>
      </w:divBdr>
    </w:div>
    <w:div w:id="1051348747">
      <w:bodyDiv w:val="1"/>
      <w:marLeft w:val="0"/>
      <w:marRight w:val="0"/>
      <w:marTop w:val="0"/>
      <w:marBottom w:val="0"/>
      <w:divBdr>
        <w:top w:val="none" w:sz="0" w:space="0" w:color="auto"/>
        <w:left w:val="none" w:sz="0" w:space="0" w:color="auto"/>
        <w:bottom w:val="none" w:sz="0" w:space="0" w:color="auto"/>
        <w:right w:val="none" w:sz="0" w:space="0" w:color="auto"/>
      </w:divBdr>
    </w:div>
    <w:div w:id="1051419731">
      <w:bodyDiv w:val="1"/>
      <w:marLeft w:val="0"/>
      <w:marRight w:val="0"/>
      <w:marTop w:val="0"/>
      <w:marBottom w:val="0"/>
      <w:divBdr>
        <w:top w:val="none" w:sz="0" w:space="0" w:color="auto"/>
        <w:left w:val="none" w:sz="0" w:space="0" w:color="auto"/>
        <w:bottom w:val="none" w:sz="0" w:space="0" w:color="auto"/>
        <w:right w:val="none" w:sz="0" w:space="0" w:color="auto"/>
      </w:divBdr>
    </w:div>
    <w:div w:id="1051806316">
      <w:bodyDiv w:val="1"/>
      <w:marLeft w:val="0"/>
      <w:marRight w:val="0"/>
      <w:marTop w:val="0"/>
      <w:marBottom w:val="0"/>
      <w:divBdr>
        <w:top w:val="none" w:sz="0" w:space="0" w:color="auto"/>
        <w:left w:val="none" w:sz="0" w:space="0" w:color="auto"/>
        <w:bottom w:val="none" w:sz="0" w:space="0" w:color="auto"/>
        <w:right w:val="none" w:sz="0" w:space="0" w:color="auto"/>
      </w:divBdr>
    </w:div>
    <w:div w:id="1052847034">
      <w:bodyDiv w:val="1"/>
      <w:marLeft w:val="0"/>
      <w:marRight w:val="0"/>
      <w:marTop w:val="0"/>
      <w:marBottom w:val="0"/>
      <w:divBdr>
        <w:top w:val="none" w:sz="0" w:space="0" w:color="auto"/>
        <w:left w:val="none" w:sz="0" w:space="0" w:color="auto"/>
        <w:bottom w:val="none" w:sz="0" w:space="0" w:color="auto"/>
        <w:right w:val="none" w:sz="0" w:space="0" w:color="auto"/>
      </w:divBdr>
    </w:div>
    <w:div w:id="1052850931">
      <w:bodyDiv w:val="1"/>
      <w:marLeft w:val="0"/>
      <w:marRight w:val="0"/>
      <w:marTop w:val="0"/>
      <w:marBottom w:val="0"/>
      <w:divBdr>
        <w:top w:val="none" w:sz="0" w:space="0" w:color="auto"/>
        <w:left w:val="none" w:sz="0" w:space="0" w:color="auto"/>
        <w:bottom w:val="none" w:sz="0" w:space="0" w:color="auto"/>
        <w:right w:val="none" w:sz="0" w:space="0" w:color="auto"/>
      </w:divBdr>
    </w:div>
    <w:div w:id="1053191480">
      <w:bodyDiv w:val="1"/>
      <w:marLeft w:val="0"/>
      <w:marRight w:val="0"/>
      <w:marTop w:val="0"/>
      <w:marBottom w:val="0"/>
      <w:divBdr>
        <w:top w:val="none" w:sz="0" w:space="0" w:color="auto"/>
        <w:left w:val="none" w:sz="0" w:space="0" w:color="auto"/>
        <w:bottom w:val="none" w:sz="0" w:space="0" w:color="auto"/>
        <w:right w:val="none" w:sz="0" w:space="0" w:color="auto"/>
      </w:divBdr>
    </w:div>
    <w:div w:id="1053307267">
      <w:bodyDiv w:val="1"/>
      <w:marLeft w:val="0"/>
      <w:marRight w:val="0"/>
      <w:marTop w:val="0"/>
      <w:marBottom w:val="0"/>
      <w:divBdr>
        <w:top w:val="none" w:sz="0" w:space="0" w:color="auto"/>
        <w:left w:val="none" w:sz="0" w:space="0" w:color="auto"/>
        <w:bottom w:val="none" w:sz="0" w:space="0" w:color="auto"/>
        <w:right w:val="none" w:sz="0" w:space="0" w:color="auto"/>
      </w:divBdr>
    </w:div>
    <w:div w:id="1053314726">
      <w:bodyDiv w:val="1"/>
      <w:marLeft w:val="0"/>
      <w:marRight w:val="0"/>
      <w:marTop w:val="0"/>
      <w:marBottom w:val="0"/>
      <w:divBdr>
        <w:top w:val="none" w:sz="0" w:space="0" w:color="auto"/>
        <w:left w:val="none" w:sz="0" w:space="0" w:color="auto"/>
        <w:bottom w:val="none" w:sz="0" w:space="0" w:color="auto"/>
        <w:right w:val="none" w:sz="0" w:space="0" w:color="auto"/>
      </w:divBdr>
    </w:div>
    <w:div w:id="1053890445">
      <w:bodyDiv w:val="1"/>
      <w:marLeft w:val="0"/>
      <w:marRight w:val="0"/>
      <w:marTop w:val="0"/>
      <w:marBottom w:val="0"/>
      <w:divBdr>
        <w:top w:val="none" w:sz="0" w:space="0" w:color="auto"/>
        <w:left w:val="none" w:sz="0" w:space="0" w:color="auto"/>
        <w:bottom w:val="none" w:sz="0" w:space="0" w:color="auto"/>
        <w:right w:val="none" w:sz="0" w:space="0" w:color="auto"/>
      </w:divBdr>
    </w:div>
    <w:div w:id="1054043590">
      <w:bodyDiv w:val="1"/>
      <w:marLeft w:val="0"/>
      <w:marRight w:val="0"/>
      <w:marTop w:val="0"/>
      <w:marBottom w:val="0"/>
      <w:divBdr>
        <w:top w:val="none" w:sz="0" w:space="0" w:color="auto"/>
        <w:left w:val="none" w:sz="0" w:space="0" w:color="auto"/>
        <w:bottom w:val="none" w:sz="0" w:space="0" w:color="auto"/>
        <w:right w:val="none" w:sz="0" w:space="0" w:color="auto"/>
      </w:divBdr>
    </w:div>
    <w:div w:id="1054157100">
      <w:bodyDiv w:val="1"/>
      <w:marLeft w:val="0"/>
      <w:marRight w:val="0"/>
      <w:marTop w:val="0"/>
      <w:marBottom w:val="0"/>
      <w:divBdr>
        <w:top w:val="none" w:sz="0" w:space="0" w:color="auto"/>
        <w:left w:val="none" w:sz="0" w:space="0" w:color="auto"/>
        <w:bottom w:val="none" w:sz="0" w:space="0" w:color="auto"/>
        <w:right w:val="none" w:sz="0" w:space="0" w:color="auto"/>
      </w:divBdr>
    </w:div>
    <w:div w:id="1054741818">
      <w:bodyDiv w:val="1"/>
      <w:marLeft w:val="0"/>
      <w:marRight w:val="0"/>
      <w:marTop w:val="0"/>
      <w:marBottom w:val="0"/>
      <w:divBdr>
        <w:top w:val="none" w:sz="0" w:space="0" w:color="auto"/>
        <w:left w:val="none" w:sz="0" w:space="0" w:color="auto"/>
        <w:bottom w:val="none" w:sz="0" w:space="0" w:color="auto"/>
        <w:right w:val="none" w:sz="0" w:space="0" w:color="auto"/>
      </w:divBdr>
    </w:div>
    <w:div w:id="1054812945">
      <w:bodyDiv w:val="1"/>
      <w:marLeft w:val="0"/>
      <w:marRight w:val="0"/>
      <w:marTop w:val="0"/>
      <w:marBottom w:val="0"/>
      <w:divBdr>
        <w:top w:val="none" w:sz="0" w:space="0" w:color="auto"/>
        <w:left w:val="none" w:sz="0" w:space="0" w:color="auto"/>
        <w:bottom w:val="none" w:sz="0" w:space="0" w:color="auto"/>
        <w:right w:val="none" w:sz="0" w:space="0" w:color="auto"/>
      </w:divBdr>
    </w:div>
    <w:div w:id="1055005433">
      <w:bodyDiv w:val="1"/>
      <w:marLeft w:val="0"/>
      <w:marRight w:val="0"/>
      <w:marTop w:val="0"/>
      <w:marBottom w:val="0"/>
      <w:divBdr>
        <w:top w:val="none" w:sz="0" w:space="0" w:color="auto"/>
        <w:left w:val="none" w:sz="0" w:space="0" w:color="auto"/>
        <w:bottom w:val="none" w:sz="0" w:space="0" w:color="auto"/>
        <w:right w:val="none" w:sz="0" w:space="0" w:color="auto"/>
      </w:divBdr>
    </w:div>
    <w:div w:id="1055159244">
      <w:bodyDiv w:val="1"/>
      <w:marLeft w:val="0"/>
      <w:marRight w:val="0"/>
      <w:marTop w:val="0"/>
      <w:marBottom w:val="0"/>
      <w:divBdr>
        <w:top w:val="none" w:sz="0" w:space="0" w:color="auto"/>
        <w:left w:val="none" w:sz="0" w:space="0" w:color="auto"/>
        <w:bottom w:val="none" w:sz="0" w:space="0" w:color="auto"/>
        <w:right w:val="none" w:sz="0" w:space="0" w:color="auto"/>
      </w:divBdr>
    </w:div>
    <w:div w:id="1055423725">
      <w:bodyDiv w:val="1"/>
      <w:marLeft w:val="0"/>
      <w:marRight w:val="0"/>
      <w:marTop w:val="0"/>
      <w:marBottom w:val="0"/>
      <w:divBdr>
        <w:top w:val="none" w:sz="0" w:space="0" w:color="auto"/>
        <w:left w:val="none" w:sz="0" w:space="0" w:color="auto"/>
        <w:bottom w:val="none" w:sz="0" w:space="0" w:color="auto"/>
        <w:right w:val="none" w:sz="0" w:space="0" w:color="auto"/>
      </w:divBdr>
    </w:div>
    <w:div w:id="1057437738">
      <w:bodyDiv w:val="1"/>
      <w:marLeft w:val="0"/>
      <w:marRight w:val="0"/>
      <w:marTop w:val="0"/>
      <w:marBottom w:val="0"/>
      <w:divBdr>
        <w:top w:val="none" w:sz="0" w:space="0" w:color="auto"/>
        <w:left w:val="none" w:sz="0" w:space="0" w:color="auto"/>
        <w:bottom w:val="none" w:sz="0" w:space="0" w:color="auto"/>
        <w:right w:val="none" w:sz="0" w:space="0" w:color="auto"/>
      </w:divBdr>
    </w:div>
    <w:div w:id="1058438753">
      <w:bodyDiv w:val="1"/>
      <w:marLeft w:val="0"/>
      <w:marRight w:val="0"/>
      <w:marTop w:val="0"/>
      <w:marBottom w:val="0"/>
      <w:divBdr>
        <w:top w:val="none" w:sz="0" w:space="0" w:color="auto"/>
        <w:left w:val="none" w:sz="0" w:space="0" w:color="auto"/>
        <w:bottom w:val="none" w:sz="0" w:space="0" w:color="auto"/>
        <w:right w:val="none" w:sz="0" w:space="0" w:color="auto"/>
      </w:divBdr>
    </w:div>
    <w:div w:id="1058943098">
      <w:bodyDiv w:val="1"/>
      <w:marLeft w:val="0"/>
      <w:marRight w:val="0"/>
      <w:marTop w:val="0"/>
      <w:marBottom w:val="0"/>
      <w:divBdr>
        <w:top w:val="none" w:sz="0" w:space="0" w:color="auto"/>
        <w:left w:val="none" w:sz="0" w:space="0" w:color="auto"/>
        <w:bottom w:val="none" w:sz="0" w:space="0" w:color="auto"/>
        <w:right w:val="none" w:sz="0" w:space="0" w:color="auto"/>
      </w:divBdr>
    </w:div>
    <w:div w:id="1059090006">
      <w:bodyDiv w:val="1"/>
      <w:marLeft w:val="0"/>
      <w:marRight w:val="0"/>
      <w:marTop w:val="0"/>
      <w:marBottom w:val="0"/>
      <w:divBdr>
        <w:top w:val="none" w:sz="0" w:space="0" w:color="auto"/>
        <w:left w:val="none" w:sz="0" w:space="0" w:color="auto"/>
        <w:bottom w:val="none" w:sz="0" w:space="0" w:color="auto"/>
        <w:right w:val="none" w:sz="0" w:space="0" w:color="auto"/>
      </w:divBdr>
    </w:div>
    <w:div w:id="1059137374">
      <w:bodyDiv w:val="1"/>
      <w:marLeft w:val="0"/>
      <w:marRight w:val="0"/>
      <w:marTop w:val="0"/>
      <w:marBottom w:val="0"/>
      <w:divBdr>
        <w:top w:val="none" w:sz="0" w:space="0" w:color="auto"/>
        <w:left w:val="none" w:sz="0" w:space="0" w:color="auto"/>
        <w:bottom w:val="none" w:sz="0" w:space="0" w:color="auto"/>
        <w:right w:val="none" w:sz="0" w:space="0" w:color="auto"/>
      </w:divBdr>
    </w:div>
    <w:div w:id="1059206546">
      <w:bodyDiv w:val="1"/>
      <w:marLeft w:val="0"/>
      <w:marRight w:val="0"/>
      <w:marTop w:val="0"/>
      <w:marBottom w:val="0"/>
      <w:divBdr>
        <w:top w:val="none" w:sz="0" w:space="0" w:color="auto"/>
        <w:left w:val="none" w:sz="0" w:space="0" w:color="auto"/>
        <w:bottom w:val="none" w:sz="0" w:space="0" w:color="auto"/>
        <w:right w:val="none" w:sz="0" w:space="0" w:color="auto"/>
      </w:divBdr>
    </w:div>
    <w:div w:id="1059984272">
      <w:bodyDiv w:val="1"/>
      <w:marLeft w:val="0"/>
      <w:marRight w:val="0"/>
      <w:marTop w:val="0"/>
      <w:marBottom w:val="0"/>
      <w:divBdr>
        <w:top w:val="none" w:sz="0" w:space="0" w:color="auto"/>
        <w:left w:val="none" w:sz="0" w:space="0" w:color="auto"/>
        <w:bottom w:val="none" w:sz="0" w:space="0" w:color="auto"/>
        <w:right w:val="none" w:sz="0" w:space="0" w:color="auto"/>
      </w:divBdr>
    </w:div>
    <w:div w:id="1059985280">
      <w:bodyDiv w:val="1"/>
      <w:marLeft w:val="0"/>
      <w:marRight w:val="0"/>
      <w:marTop w:val="0"/>
      <w:marBottom w:val="0"/>
      <w:divBdr>
        <w:top w:val="none" w:sz="0" w:space="0" w:color="auto"/>
        <w:left w:val="none" w:sz="0" w:space="0" w:color="auto"/>
        <w:bottom w:val="none" w:sz="0" w:space="0" w:color="auto"/>
        <w:right w:val="none" w:sz="0" w:space="0" w:color="auto"/>
      </w:divBdr>
    </w:div>
    <w:div w:id="1060328080">
      <w:bodyDiv w:val="1"/>
      <w:marLeft w:val="0"/>
      <w:marRight w:val="0"/>
      <w:marTop w:val="0"/>
      <w:marBottom w:val="0"/>
      <w:divBdr>
        <w:top w:val="none" w:sz="0" w:space="0" w:color="auto"/>
        <w:left w:val="none" w:sz="0" w:space="0" w:color="auto"/>
        <w:bottom w:val="none" w:sz="0" w:space="0" w:color="auto"/>
        <w:right w:val="none" w:sz="0" w:space="0" w:color="auto"/>
      </w:divBdr>
    </w:div>
    <w:div w:id="1060396831">
      <w:bodyDiv w:val="1"/>
      <w:marLeft w:val="0"/>
      <w:marRight w:val="0"/>
      <w:marTop w:val="0"/>
      <w:marBottom w:val="0"/>
      <w:divBdr>
        <w:top w:val="none" w:sz="0" w:space="0" w:color="auto"/>
        <w:left w:val="none" w:sz="0" w:space="0" w:color="auto"/>
        <w:bottom w:val="none" w:sz="0" w:space="0" w:color="auto"/>
        <w:right w:val="none" w:sz="0" w:space="0" w:color="auto"/>
      </w:divBdr>
    </w:div>
    <w:div w:id="1060636121">
      <w:bodyDiv w:val="1"/>
      <w:marLeft w:val="0"/>
      <w:marRight w:val="0"/>
      <w:marTop w:val="0"/>
      <w:marBottom w:val="0"/>
      <w:divBdr>
        <w:top w:val="none" w:sz="0" w:space="0" w:color="auto"/>
        <w:left w:val="none" w:sz="0" w:space="0" w:color="auto"/>
        <w:bottom w:val="none" w:sz="0" w:space="0" w:color="auto"/>
        <w:right w:val="none" w:sz="0" w:space="0" w:color="auto"/>
      </w:divBdr>
    </w:div>
    <w:div w:id="1060637885">
      <w:bodyDiv w:val="1"/>
      <w:marLeft w:val="0"/>
      <w:marRight w:val="0"/>
      <w:marTop w:val="0"/>
      <w:marBottom w:val="0"/>
      <w:divBdr>
        <w:top w:val="none" w:sz="0" w:space="0" w:color="auto"/>
        <w:left w:val="none" w:sz="0" w:space="0" w:color="auto"/>
        <w:bottom w:val="none" w:sz="0" w:space="0" w:color="auto"/>
        <w:right w:val="none" w:sz="0" w:space="0" w:color="auto"/>
      </w:divBdr>
    </w:div>
    <w:div w:id="1060716903">
      <w:bodyDiv w:val="1"/>
      <w:marLeft w:val="0"/>
      <w:marRight w:val="0"/>
      <w:marTop w:val="0"/>
      <w:marBottom w:val="0"/>
      <w:divBdr>
        <w:top w:val="none" w:sz="0" w:space="0" w:color="auto"/>
        <w:left w:val="none" w:sz="0" w:space="0" w:color="auto"/>
        <w:bottom w:val="none" w:sz="0" w:space="0" w:color="auto"/>
        <w:right w:val="none" w:sz="0" w:space="0" w:color="auto"/>
      </w:divBdr>
    </w:div>
    <w:div w:id="1061296780">
      <w:bodyDiv w:val="1"/>
      <w:marLeft w:val="0"/>
      <w:marRight w:val="0"/>
      <w:marTop w:val="0"/>
      <w:marBottom w:val="0"/>
      <w:divBdr>
        <w:top w:val="none" w:sz="0" w:space="0" w:color="auto"/>
        <w:left w:val="none" w:sz="0" w:space="0" w:color="auto"/>
        <w:bottom w:val="none" w:sz="0" w:space="0" w:color="auto"/>
        <w:right w:val="none" w:sz="0" w:space="0" w:color="auto"/>
      </w:divBdr>
    </w:div>
    <w:div w:id="1061365284">
      <w:bodyDiv w:val="1"/>
      <w:marLeft w:val="0"/>
      <w:marRight w:val="0"/>
      <w:marTop w:val="0"/>
      <w:marBottom w:val="0"/>
      <w:divBdr>
        <w:top w:val="none" w:sz="0" w:space="0" w:color="auto"/>
        <w:left w:val="none" w:sz="0" w:space="0" w:color="auto"/>
        <w:bottom w:val="none" w:sz="0" w:space="0" w:color="auto"/>
        <w:right w:val="none" w:sz="0" w:space="0" w:color="auto"/>
      </w:divBdr>
    </w:div>
    <w:div w:id="1061367281">
      <w:bodyDiv w:val="1"/>
      <w:marLeft w:val="0"/>
      <w:marRight w:val="0"/>
      <w:marTop w:val="0"/>
      <w:marBottom w:val="0"/>
      <w:divBdr>
        <w:top w:val="none" w:sz="0" w:space="0" w:color="auto"/>
        <w:left w:val="none" w:sz="0" w:space="0" w:color="auto"/>
        <w:bottom w:val="none" w:sz="0" w:space="0" w:color="auto"/>
        <w:right w:val="none" w:sz="0" w:space="0" w:color="auto"/>
      </w:divBdr>
    </w:div>
    <w:div w:id="1061440662">
      <w:bodyDiv w:val="1"/>
      <w:marLeft w:val="0"/>
      <w:marRight w:val="0"/>
      <w:marTop w:val="0"/>
      <w:marBottom w:val="0"/>
      <w:divBdr>
        <w:top w:val="none" w:sz="0" w:space="0" w:color="auto"/>
        <w:left w:val="none" w:sz="0" w:space="0" w:color="auto"/>
        <w:bottom w:val="none" w:sz="0" w:space="0" w:color="auto"/>
        <w:right w:val="none" w:sz="0" w:space="0" w:color="auto"/>
      </w:divBdr>
    </w:div>
    <w:div w:id="1061832936">
      <w:bodyDiv w:val="1"/>
      <w:marLeft w:val="0"/>
      <w:marRight w:val="0"/>
      <w:marTop w:val="0"/>
      <w:marBottom w:val="0"/>
      <w:divBdr>
        <w:top w:val="none" w:sz="0" w:space="0" w:color="auto"/>
        <w:left w:val="none" w:sz="0" w:space="0" w:color="auto"/>
        <w:bottom w:val="none" w:sz="0" w:space="0" w:color="auto"/>
        <w:right w:val="none" w:sz="0" w:space="0" w:color="auto"/>
      </w:divBdr>
    </w:div>
    <w:div w:id="1062101400">
      <w:bodyDiv w:val="1"/>
      <w:marLeft w:val="0"/>
      <w:marRight w:val="0"/>
      <w:marTop w:val="0"/>
      <w:marBottom w:val="0"/>
      <w:divBdr>
        <w:top w:val="none" w:sz="0" w:space="0" w:color="auto"/>
        <w:left w:val="none" w:sz="0" w:space="0" w:color="auto"/>
        <w:bottom w:val="none" w:sz="0" w:space="0" w:color="auto"/>
        <w:right w:val="none" w:sz="0" w:space="0" w:color="auto"/>
      </w:divBdr>
    </w:div>
    <w:div w:id="1062101964">
      <w:bodyDiv w:val="1"/>
      <w:marLeft w:val="0"/>
      <w:marRight w:val="0"/>
      <w:marTop w:val="0"/>
      <w:marBottom w:val="0"/>
      <w:divBdr>
        <w:top w:val="none" w:sz="0" w:space="0" w:color="auto"/>
        <w:left w:val="none" w:sz="0" w:space="0" w:color="auto"/>
        <w:bottom w:val="none" w:sz="0" w:space="0" w:color="auto"/>
        <w:right w:val="none" w:sz="0" w:space="0" w:color="auto"/>
      </w:divBdr>
    </w:div>
    <w:div w:id="1062143495">
      <w:bodyDiv w:val="1"/>
      <w:marLeft w:val="0"/>
      <w:marRight w:val="0"/>
      <w:marTop w:val="0"/>
      <w:marBottom w:val="0"/>
      <w:divBdr>
        <w:top w:val="none" w:sz="0" w:space="0" w:color="auto"/>
        <w:left w:val="none" w:sz="0" w:space="0" w:color="auto"/>
        <w:bottom w:val="none" w:sz="0" w:space="0" w:color="auto"/>
        <w:right w:val="none" w:sz="0" w:space="0" w:color="auto"/>
      </w:divBdr>
    </w:div>
    <w:div w:id="1062370824">
      <w:bodyDiv w:val="1"/>
      <w:marLeft w:val="0"/>
      <w:marRight w:val="0"/>
      <w:marTop w:val="0"/>
      <w:marBottom w:val="0"/>
      <w:divBdr>
        <w:top w:val="none" w:sz="0" w:space="0" w:color="auto"/>
        <w:left w:val="none" w:sz="0" w:space="0" w:color="auto"/>
        <w:bottom w:val="none" w:sz="0" w:space="0" w:color="auto"/>
        <w:right w:val="none" w:sz="0" w:space="0" w:color="auto"/>
      </w:divBdr>
    </w:div>
    <w:div w:id="1062950886">
      <w:bodyDiv w:val="1"/>
      <w:marLeft w:val="0"/>
      <w:marRight w:val="0"/>
      <w:marTop w:val="0"/>
      <w:marBottom w:val="0"/>
      <w:divBdr>
        <w:top w:val="none" w:sz="0" w:space="0" w:color="auto"/>
        <w:left w:val="none" w:sz="0" w:space="0" w:color="auto"/>
        <w:bottom w:val="none" w:sz="0" w:space="0" w:color="auto"/>
        <w:right w:val="none" w:sz="0" w:space="0" w:color="auto"/>
      </w:divBdr>
    </w:div>
    <w:div w:id="1062951409">
      <w:bodyDiv w:val="1"/>
      <w:marLeft w:val="0"/>
      <w:marRight w:val="0"/>
      <w:marTop w:val="0"/>
      <w:marBottom w:val="0"/>
      <w:divBdr>
        <w:top w:val="none" w:sz="0" w:space="0" w:color="auto"/>
        <w:left w:val="none" w:sz="0" w:space="0" w:color="auto"/>
        <w:bottom w:val="none" w:sz="0" w:space="0" w:color="auto"/>
        <w:right w:val="none" w:sz="0" w:space="0" w:color="auto"/>
      </w:divBdr>
    </w:div>
    <w:div w:id="1063066422">
      <w:bodyDiv w:val="1"/>
      <w:marLeft w:val="0"/>
      <w:marRight w:val="0"/>
      <w:marTop w:val="0"/>
      <w:marBottom w:val="0"/>
      <w:divBdr>
        <w:top w:val="none" w:sz="0" w:space="0" w:color="auto"/>
        <w:left w:val="none" w:sz="0" w:space="0" w:color="auto"/>
        <w:bottom w:val="none" w:sz="0" w:space="0" w:color="auto"/>
        <w:right w:val="none" w:sz="0" w:space="0" w:color="auto"/>
      </w:divBdr>
    </w:div>
    <w:div w:id="1063791757">
      <w:bodyDiv w:val="1"/>
      <w:marLeft w:val="0"/>
      <w:marRight w:val="0"/>
      <w:marTop w:val="0"/>
      <w:marBottom w:val="0"/>
      <w:divBdr>
        <w:top w:val="none" w:sz="0" w:space="0" w:color="auto"/>
        <w:left w:val="none" w:sz="0" w:space="0" w:color="auto"/>
        <w:bottom w:val="none" w:sz="0" w:space="0" w:color="auto"/>
        <w:right w:val="none" w:sz="0" w:space="0" w:color="auto"/>
      </w:divBdr>
    </w:div>
    <w:div w:id="1063916531">
      <w:bodyDiv w:val="1"/>
      <w:marLeft w:val="0"/>
      <w:marRight w:val="0"/>
      <w:marTop w:val="0"/>
      <w:marBottom w:val="0"/>
      <w:divBdr>
        <w:top w:val="none" w:sz="0" w:space="0" w:color="auto"/>
        <w:left w:val="none" w:sz="0" w:space="0" w:color="auto"/>
        <w:bottom w:val="none" w:sz="0" w:space="0" w:color="auto"/>
        <w:right w:val="none" w:sz="0" w:space="0" w:color="auto"/>
      </w:divBdr>
    </w:div>
    <w:div w:id="1063985785">
      <w:bodyDiv w:val="1"/>
      <w:marLeft w:val="0"/>
      <w:marRight w:val="0"/>
      <w:marTop w:val="0"/>
      <w:marBottom w:val="0"/>
      <w:divBdr>
        <w:top w:val="none" w:sz="0" w:space="0" w:color="auto"/>
        <w:left w:val="none" w:sz="0" w:space="0" w:color="auto"/>
        <w:bottom w:val="none" w:sz="0" w:space="0" w:color="auto"/>
        <w:right w:val="none" w:sz="0" w:space="0" w:color="auto"/>
      </w:divBdr>
    </w:div>
    <w:div w:id="1064378706">
      <w:bodyDiv w:val="1"/>
      <w:marLeft w:val="0"/>
      <w:marRight w:val="0"/>
      <w:marTop w:val="0"/>
      <w:marBottom w:val="0"/>
      <w:divBdr>
        <w:top w:val="none" w:sz="0" w:space="0" w:color="auto"/>
        <w:left w:val="none" w:sz="0" w:space="0" w:color="auto"/>
        <w:bottom w:val="none" w:sz="0" w:space="0" w:color="auto"/>
        <w:right w:val="none" w:sz="0" w:space="0" w:color="auto"/>
      </w:divBdr>
    </w:div>
    <w:div w:id="1064717172">
      <w:bodyDiv w:val="1"/>
      <w:marLeft w:val="0"/>
      <w:marRight w:val="0"/>
      <w:marTop w:val="0"/>
      <w:marBottom w:val="0"/>
      <w:divBdr>
        <w:top w:val="none" w:sz="0" w:space="0" w:color="auto"/>
        <w:left w:val="none" w:sz="0" w:space="0" w:color="auto"/>
        <w:bottom w:val="none" w:sz="0" w:space="0" w:color="auto"/>
        <w:right w:val="none" w:sz="0" w:space="0" w:color="auto"/>
      </w:divBdr>
    </w:div>
    <w:div w:id="1065493811">
      <w:bodyDiv w:val="1"/>
      <w:marLeft w:val="0"/>
      <w:marRight w:val="0"/>
      <w:marTop w:val="0"/>
      <w:marBottom w:val="0"/>
      <w:divBdr>
        <w:top w:val="none" w:sz="0" w:space="0" w:color="auto"/>
        <w:left w:val="none" w:sz="0" w:space="0" w:color="auto"/>
        <w:bottom w:val="none" w:sz="0" w:space="0" w:color="auto"/>
        <w:right w:val="none" w:sz="0" w:space="0" w:color="auto"/>
      </w:divBdr>
    </w:div>
    <w:div w:id="1066605106">
      <w:bodyDiv w:val="1"/>
      <w:marLeft w:val="0"/>
      <w:marRight w:val="0"/>
      <w:marTop w:val="0"/>
      <w:marBottom w:val="0"/>
      <w:divBdr>
        <w:top w:val="none" w:sz="0" w:space="0" w:color="auto"/>
        <w:left w:val="none" w:sz="0" w:space="0" w:color="auto"/>
        <w:bottom w:val="none" w:sz="0" w:space="0" w:color="auto"/>
        <w:right w:val="none" w:sz="0" w:space="0" w:color="auto"/>
      </w:divBdr>
    </w:div>
    <w:div w:id="1066760341">
      <w:bodyDiv w:val="1"/>
      <w:marLeft w:val="0"/>
      <w:marRight w:val="0"/>
      <w:marTop w:val="0"/>
      <w:marBottom w:val="0"/>
      <w:divBdr>
        <w:top w:val="none" w:sz="0" w:space="0" w:color="auto"/>
        <w:left w:val="none" w:sz="0" w:space="0" w:color="auto"/>
        <w:bottom w:val="none" w:sz="0" w:space="0" w:color="auto"/>
        <w:right w:val="none" w:sz="0" w:space="0" w:color="auto"/>
      </w:divBdr>
    </w:div>
    <w:div w:id="1066874490">
      <w:bodyDiv w:val="1"/>
      <w:marLeft w:val="0"/>
      <w:marRight w:val="0"/>
      <w:marTop w:val="0"/>
      <w:marBottom w:val="0"/>
      <w:divBdr>
        <w:top w:val="none" w:sz="0" w:space="0" w:color="auto"/>
        <w:left w:val="none" w:sz="0" w:space="0" w:color="auto"/>
        <w:bottom w:val="none" w:sz="0" w:space="0" w:color="auto"/>
        <w:right w:val="none" w:sz="0" w:space="0" w:color="auto"/>
      </w:divBdr>
    </w:div>
    <w:div w:id="1066952498">
      <w:bodyDiv w:val="1"/>
      <w:marLeft w:val="0"/>
      <w:marRight w:val="0"/>
      <w:marTop w:val="0"/>
      <w:marBottom w:val="0"/>
      <w:divBdr>
        <w:top w:val="none" w:sz="0" w:space="0" w:color="auto"/>
        <w:left w:val="none" w:sz="0" w:space="0" w:color="auto"/>
        <w:bottom w:val="none" w:sz="0" w:space="0" w:color="auto"/>
        <w:right w:val="none" w:sz="0" w:space="0" w:color="auto"/>
      </w:divBdr>
    </w:div>
    <w:div w:id="1067217474">
      <w:bodyDiv w:val="1"/>
      <w:marLeft w:val="0"/>
      <w:marRight w:val="0"/>
      <w:marTop w:val="0"/>
      <w:marBottom w:val="0"/>
      <w:divBdr>
        <w:top w:val="none" w:sz="0" w:space="0" w:color="auto"/>
        <w:left w:val="none" w:sz="0" w:space="0" w:color="auto"/>
        <w:bottom w:val="none" w:sz="0" w:space="0" w:color="auto"/>
        <w:right w:val="none" w:sz="0" w:space="0" w:color="auto"/>
      </w:divBdr>
    </w:div>
    <w:div w:id="1067613473">
      <w:bodyDiv w:val="1"/>
      <w:marLeft w:val="0"/>
      <w:marRight w:val="0"/>
      <w:marTop w:val="0"/>
      <w:marBottom w:val="0"/>
      <w:divBdr>
        <w:top w:val="none" w:sz="0" w:space="0" w:color="auto"/>
        <w:left w:val="none" w:sz="0" w:space="0" w:color="auto"/>
        <w:bottom w:val="none" w:sz="0" w:space="0" w:color="auto"/>
        <w:right w:val="none" w:sz="0" w:space="0" w:color="auto"/>
      </w:divBdr>
    </w:div>
    <w:div w:id="1067800183">
      <w:bodyDiv w:val="1"/>
      <w:marLeft w:val="0"/>
      <w:marRight w:val="0"/>
      <w:marTop w:val="0"/>
      <w:marBottom w:val="0"/>
      <w:divBdr>
        <w:top w:val="none" w:sz="0" w:space="0" w:color="auto"/>
        <w:left w:val="none" w:sz="0" w:space="0" w:color="auto"/>
        <w:bottom w:val="none" w:sz="0" w:space="0" w:color="auto"/>
        <w:right w:val="none" w:sz="0" w:space="0" w:color="auto"/>
      </w:divBdr>
    </w:div>
    <w:div w:id="1068304039">
      <w:bodyDiv w:val="1"/>
      <w:marLeft w:val="0"/>
      <w:marRight w:val="0"/>
      <w:marTop w:val="0"/>
      <w:marBottom w:val="0"/>
      <w:divBdr>
        <w:top w:val="none" w:sz="0" w:space="0" w:color="auto"/>
        <w:left w:val="none" w:sz="0" w:space="0" w:color="auto"/>
        <w:bottom w:val="none" w:sz="0" w:space="0" w:color="auto"/>
        <w:right w:val="none" w:sz="0" w:space="0" w:color="auto"/>
      </w:divBdr>
    </w:div>
    <w:div w:id="1068459662">
      <w:bodyDiv w:val="1"/>
      <w:marLeft w:val="0"/>
      <w:marRight w:val="0"/>
      <w:marTop w:val="0"/>
      <w:marBottom w:val="0"/>
      <w:divBdr>
        <w:top w:val="none" w:sz="0" w:space="0" w:color="auto"/>
        <w:left w:val="none" w:sz="0" w:space="0" w:color="auto"/>
        <w:bottom w:val="none" w:sz="0" w:space="0" w:color="auto"/>
        <w:right w:val="none" w:sz="0" w:space="0" w:color="auto"/>
      </w:divBdr>
    </w:div>
    <w:div w:id="1068651091">
      <w:bodyDiv w:val="1"/>
      <w:marLeft w:val="0"/>
      <w:marRight w:val="0"/>
      <w:marTop w:val="0"/>
      <w:marBottom w:val="0"/>
      <w:divBdr>
        <w:top w:val="none" w:sz="0" w:space="0" w:color="auto"/>
        <w:left w:val="none" w:sz="0" w:space="0" w:color="auto"/>
        <w:bottom w:val="none" w:sz="0" w:space="0" w:color="auto"/>
        <w:right w:val="none" w:sz="0" w:space="0" w:color="auto"/>
      </w:divBdr>
    </w:div>
    <w:div w:id="1069771604">
      <w:bodyDiv w:val="1"/>
      <w:marLeft w:val="0"/>
      <w:marRight w:val="0"/>
      <w:marTop w:val="0"/>
      <w:marBottom w:val="0"/>
      <w:divBdr>
        <w:top w:val="none" w:sz="0" w:space="0" w:color="auto"/>
        <w:left w:val="none" w:sz="0" w:space="0" w:color="auto"/>
        <w:bottom w:val="none" w:sz="0" w:space="0" w:color="auto"/>
        <w:right w:val="none" w:sz="0" w:space="0" w:color="auto"/>
      </w:divBdr>
    </w:div>
    <w:div w:id="1069839674">
      <w:bodyDiv w:val="1"/>
      <w:marLeft w:val="0"/>
      <w:marRight w:val="0"/>
      <w:marTop w:val="0"/>
      <w:marBottom w:val="0"/>
      <w:divBdr>
        <w:top w:val="none" w:sz="0" w:space="0" w:color="auto"/>
        <w:left w:val="none" w:sz="0" w:space="0" w:color="auto"/>
        <w:bottom w:val="none" w:sz="0" w:space="0" w:color="auto"/>
        <w:right w:val="none" w:sz="0" w:space="0" w:color="auto"/>
      </w:divBdr>
    </w:div>
    <w:div w:id="1070158090">
      <w:bodyDiv w:val="1"/>
      <w:marLeft w:val="0"/>
      <w:marRight w:val="0"/>
      <w:marTop w:val="0"/>
      <w:marBottom w:val="0"/>
      <w:divBdr>
        <w:top w:val="none" w:sz="0" w:space="0" w:color="auto"/>
        <w:left w:val="none" w:sz="0" w:space="0" w:color="auto"/>
        <w:bottom w:val="none" w:sz="0" w:space="0" w:color="auto"/>
        <w:right w:val="none" w:sz="0" w:space="0" w:color="auto"/>
      </w:divBdr>
    </w:div>
    <w:div w:id="1070612840">
      <w:bodyDiv w:val="1"/>
      <w:marLeft w:val="0"/>
      <w:marRight w:val="0"/>
      <w:marTop w:val="0"/>
      <w:marBottom w:val="0"/>
      <w:divBdr>
        <w:top w:val="none" w:sz="0" w:space="0" w:color="auto"/>
        <w:left w:val="none" w:sz="0" w:space="0" w:color="auto"/>
        <w:bottom w:val="none" w:sz="0" w:space="0" w:color="auto"/>
        <w:right w:val="none" w:sz="0" w:space="0" w:color="auto"/>
      </w:divBdr>
    </w:div>
    <w:div w:id="1070811194">
      <w:bodyDiv w:val="1"/>
      <w:marLeft w:val="0"/>
      <w:marRight w:val="0"/>
      <w:marTop w:val="0"/>
      <w:marBottom w:val="0"/>
      <w:divBdr>
        <w:top w:val="none" w:sz="0" w:space="0" w:color="auto"/>
        <w:left w:val="none" w:sz="0" w:space="0" w:color="auto"/>
        <w:bottom w:val="none" w:sz="0" w:space="0" w:color="auto"/>
        <w:right w:val="none" w:sz="0" w:space="0" w:color="auto"/>
      </w:divBdr>
    </w:div>
    <w:div w:id="1071467220">
      <w:bodyDiv w:val="1"/>
      <w:marLeft w:val="0"/>
      <w:marRight w:val="0"/>
      <w:marTop w:val="0"/>
      <w:marBottom w:val="0"/>
      <w:divBdr>
        <w:top w:val="none" w:sz="0" w:space="0" w:color="auto"/>
        <w:left w:val="none" w:sz="0" w:space="0" w:color="auto"/>
        <w:bottom w:val="none" w:sz="0" w:space="0" w:color="auto"/>
        <w:right w:val="none" w:sz="0" w:space="0" w:color="auto"/>
      </w:divBdr>
    </w:div>
    <w:div w:id="1072506378">
      <w:bodyDiv w:val="1"/>
      <w:marLeft w:val="0"/>
      <w:marRight w:val="0"/>
      <w:marTop w:val="0"/>
      <w:marBottom w:val="0"/>
      <w:divBdr>
        <w:top w:val="none" w:sz="0" w:space="0" w:color="auto"/>
        <w:left w:val="none" w:sz="0" w:space="0" w:color="auto"/>
        <w:bottom w:val="none" w:sz="0" w:space="0" w:color="auto"/>
        <w:right w:val="none" w:sz="0" w:space="0" w:color="auto"/>
      </w:divBdr>
    </w:div>
    <w:div w:id="1072657430">
      <w:bodyDiv w:val="1"/>
      <w:marLeft w:val="0"/>
      <w:marRight w:val="0"/>
      <w:marTop w:val="0"/>
      <w:marBottom w:val="0"/>
      <w:divBdr>
        <w:top w:val="none" w:sz="0" w:space="0" w:color="auto"/>
        <w:left w:val="none" w:sz="0" w:space="0" w:color="auto"/>
        <w:bottom w:val="none" w:sz="0" w:space="0" w:color="auto"/>
        <w:right w:val="none" w:sz="0" w:space="0" w:color="auto"/>
      </w:divBdr>
    </w:div>
    <w:div w:id="1074359421">
      <w:bodyDiv w:val="1"/>
      <w:marLeft w:val="0"/>
      <w:marRight w:val="0"/>
      <w:marTop w:val="0"/>
      <w:marBottom w:val="0"/>
      <w:divBdr>
        <w:top w:val="none" w:sz="0" w:space="0" w:color="auto"/>
        <w:left w:val="none" w:sz="0" w:space="0" w:color="auto"/>
        <w:bottom w:val="none" w:sz="0" w:space="0" w:color="auto"/>
        <w:right w:val="none" w:sz="0" w:space="0" w:color="auto"/>
      </w:divBdr>
    </w:div>
    <w:div w:id="1074472133">
      <w:bodyDiv w:val="1"/>
      <w:marLeft w:val="0"/>
      <w:marRight w:val="0"/>
      <w:marTop w:val="0"/>
      <w:marBottom w:val="0"/>
      <w:divBdr>
        <w:top w:val="none" w:sz="0" w:space="0" w:color="auto"/>
        <w:left w:val="none" w:sz="0" w:space="0" w:color="auto"/>
        <w:bottom w:val="none" w:sz="0" w:space="0" w:color="auto"/>
        <w:right w:val="none" w:sz="0" w:space="0" w:color="auto"/>
      </w:divBdr>
    </w:div>
    <w:div w:id="1074624334">
      <w:bodyDiv w:val="1"/>
      <w:marLeft w:val="0"/>
      <w:marRight w:val="0"/>
      <w:marTop w:val="0"/>
      <w:marBottom w:val="0"/>
      <w:divBdr>
        <w:top w:val="none" w:sz="0" w:space="0" w:color="auto"/>
        <w:left w:val="none" w:sz="0" w:space="0" w:color="auto"/>
        <w:bottom w:val="none" w:sz="0" w:space="0" w:color="auto"/>
        <w:right w:val="none" w:sz="0" w:space="0" w:color="auto"/>
      </w:divBdr>
    </w:div>
    <w:div w:id="1074933337">
      <w:bodyDiv w:val="1"/>
      <w:marLeft w:val="0"/>
      <w:marRight w:val="0"/>
      <w:marTop w:val="0"/>
      <w:marBottom w:val="0"/>
      <w:divBdr>
        <w:top w:val="none" w:sz="0" w:space="0" w:color="auto"/>
        <w:left w:val="none" w:sz="0" w:space="0" w:color="auto"/>
        <w:bottom w:val="none" w:sz="0" w:space="0" w:color="auto"/>
        <w:right w:val="none" w:sz="0" w:space="0" w:color="auto"/>
      </w:divBdr>
    </w:div>
    <w:div w:id="1074935011">
      <w:bodyDiv w:val="1"/>
      <w:marLeft w:val="0"/>
      <w:marRight w:val="0"/>
      <w:marTop w:val="0"/>
      <w:marBottom w:val="0"/>
      <w:divBdr>
        <w:top w:val="none" w:sz="0" w:space="0" w:color="auto"/>
        <w:left w:val="none" w:sz="0" w:space="0" w:color="auto"/>
        <w:bottom w:val="none" w:sz="0" w:space="0" w:color="auto"/>
        <w:right w:val="none" w:sz="0" w:space="0" w:color="auto"/>
      </w:divBdr>
    </w:div>
    <w:div w:id="1075468473">
      <w:bodyDiv w:val="1"/>
      <w:marLeft w:val="0"/>
      <w:marRight w:val="0"/>
      <w:marTop w:val="0"/>
      <w:marBottom w:val="0"/>
      <w:divBdr>
        <w:top w:val="none" w:sz="0" w:space="0" w:color="auto"/>
        <w:left w:val="none" w:sz="0" w:space="0" w:color="auto"/>
        <w:bottom w:val="none" w:sz="0" w:space="0" w:color="auto"/>
        <w:right w:val="none" w:sz="0" w:space="0" w:color="auto"/>
      </w:divBdr>
    </w:div>
    <w:div w:id="1075468908">
      <w:bodyDiv w:val="1"/>
      <w:marLeft w:val="0"/>
      <w:marRight w:val="0"/>
      <w:marTop w:val="0"/>
      <w:marBottom w:val="0"/>
      <w:divBdr>
        <w:top w:val="none" w:sz="0" w:space="0" w:color="auto"/>
        <w:left w:val="none" w:sz="0" w:space="0" w:color="auto"/>
        <w:bottom w:val="none" w:sz="0" w:space="0" w:color="auto"/>
        <w:right w:val="none" w:sz="0" w:space="0" w:color="auto"/>
      </w:divBdr>
    </w:div>
    <w:div w:id="1076440496">
      <w:bodyDiv w:val="1"/>
      <w:marLeft w:val="0"/>
      <w:marRight w:val="0"/>
      <w:marTop w:val="0"/>
      <w:marBottom w:val="0"/>
      <w:divBdr>
        <w:top w:val="none" w:sz="0" w:space="0" w:color="auto"/>
        <w:left w:val="none" w:sz="0" w:space="0" w:color="auto"/>
        <w:bottom w:val="none" w:sz="0" w:space="0" w:color="auto"/>
        <w:right w:val="none" w:sz="0" w:space="0" w:color="auto"/>
      </w:divBdr>
    </w:div>
    <w:div w:id="1077246289">
      <w:bodyDiv w:val="1"/>
      <w:marLeft w:val="0"/>
      <w:marRight w:val="0"/>
      <w:marTop w:val="0"/>
      <w:marBottom w:val="0"/>
      <w:divBdr>
        <w:top w:val="none" w:sz="0" w:space="0" w:color="auto"/>
        <w:left w:val="none" w:sz="0" w:space="0" w:color="auto"/>
        <w:bottom w:val="none" w:sz="0" w:space="0" w:color="auto"/>
        <w:right w:val="none" w:sz="0" w:space="0" w:color="auto"/>
      </w:divBdr>
    </w:div>
    <w:div w:id="1077438005">
      <w:bodyDiv w:val="1"/>
      <w:marLeft w:val="0"/>
      <w:marRight w:val="0"/>
      <w:marTop w:val="0"/>
      <w:marBottom w:val="0"/>
      <w:divBdr>
        <w:top w:val="none" w:sz="0" w:space="0" w:color="auto"/>
        <w:left w:val="none" w:sz="0" w:space="0" w:color="auto"/>
        <w:bottom w:val="none" w:sz="0" w:space="0" w:color="auto"/>
        <w:right w:val="none" w:sz="0" w:space="0" w:color="auto"/>
      </w:divBdr>
    </w:div>
    <w:div w:id="1077938319">
      <w:bodyDiv w:val="1"/>
      <w:marLeft w:val="0"/>
      <w:marRight w:val="0"/>
      <w:marTop w:val="0"/>
      <w:marBottom w:val="0"/>
      <w:divBdr>
        <w:top w:val="none" w:sz="0" w:space="0" w:color="auto"/>
        <w:left w:val="none" w:sz="0" w:space="0" w:color="auto"/>
        <w:bottom w:val="none" w:sz="0" w:space="0" w:color="auto"/>
        <w:right w:val="none" w:sz="0" w:space="0" w:color="auto"/>
      </w:divBdr>
    </w:div>
    <w:div w:id="1078091323">
      <w:bodyDiv w:val="1"/>
      <w:marLeft w:val="0"/>
      <w:marRight w:val="0"/>
      <w:marTop w:val="0"/>
      <w:marBottom w:val="0"/>
      <w:divBdr>
        <w:top w:val="none" w:sz="0" w:space="0" w:color="auto"/>
        <w:left w:val="none" w:sz="0" w:space="0" w:color="auto"/>
        <w:bottom w:val="none" w:sz="0" w:space="0" w:color="auto"/>
        <w:right w:val="none" w:sz="0" w:space="0" w:color="auto"/>
      </w:divBdr>
    </w:div>
    <w:div w:id="1078096094">
      <w:bodyDiv w:val="1"/>
      <w:marLeft w:val="0"/>
      <w:marRight w:val="0"/>
      <w:marTop w:val="0"/>
      <w:marBottom w:val="0"/>
      <w:divBdr>
        <w:top w:val="none" w:sz="0" w:space="0" w:color="auto"/>
        <w:left w:val="none" w:sz="0" w:space="0" w:color="auto"/>
        <w:bottom w:val="none" w:sz="0" w:space="0" w:color="auto"/>
        <w:right w:val="none" w:sz="0" w:space="0" w:color="auto"/>
      </w:divBdr>
    </w:div>
    <w:div w:id="1078526650">
      <w:bodyDiv w:val="1"/>
      <w:marLeft w:val="0"/>
      <w:marRight w:val="0"/>
      <w:marTop w:val="0"/>
      <w:marBottom w:val="0"/>
      <w:divBdr>
        <w:top w:val="none" w:sz="0" w:space="0" w:color="auto"/>
        <w:left w:val="none" w:sz="0" w:space="0" w:color="auto"/>
        <w:bottom w:val="none" w:sz="0" w:space="0" w:color="auto"/>
        <w:right w:val="none" w:sz="0" w:space="0" w:color="auto"/>
      </w:divBdr>
    </w:div>
    <w:div w:id="1078671987">
      <w:bodyDiv w:val="1"/>
      <w:marLeft w:val="0"/>
      <w:marRight w:val="0"/>
      <w:marTop w:val="0"/>
      <w:marBottom w:val="0"/>
      <w:divBdr>
        <w:top w:val="none" w:sz="0" w:space="0" w:color="auto"/>
        <w:left w:val="none" w:sz="0" w:space="0" w:color="auto"/>
        <w:bottom w:val="none" w:sz="0" w:space="0" w:color="auto"/>
        <w:right w:val="none" w:sz="0" w:space="0" w:color="auto"/>
      </w:divBdr>
    </w:div>
    <w:div w:id="1078749832">
      <w:bodyDiv w:val="1"/>
      <w:marLeft w:val="0"/>
      <w:marRight w:val="0"/>
      <w:marTop w:val="0"/>
      <w:marBottom w:val="0"/>
      <w:divBdr>
        <w:top w:val="none" w:sz="0" w:space="0" w:color="auto"/>
        <w:left w:val="none" w:sz="0" w:space="0" w:color="auto"/>
        <w:bottom w:val="none" w:sz="0" w:space="0" w:color="auto"/>
        <w:right w:val="none" w:sz="0" w:space="0" w:color="auto"/>
      </w:divBdr>
    </w:div>
    <w:div w:id="1079523736">
      <w:bodyDiv w:val="1"/>
      <w:marLeft w:val="0"/>
      <w:marRight w:val="0"/>
      <w:marTop w:val="0"/>
      <w:marBottom w:val="0"/>
      <w:divBdr>
        <w:top w:val="none" w:sz="0" w:space="0" w:color="auto"/>
        <w:left w:val="none" w:sz="0" w:space="0" w:color="auto"/>
        <w:bottom w:val="none" w:sz="0" w:space="0" w:color="auto"/>
        <w:right w:val="none" w:sz="0" w:space="0" w:color="auto"/>
      </w:divBdr>
    </w:div>
    <w:div w:id="1079594560">
      <w:bodyDiv w:val="1"/>
      <w:marLeft w:val="0"/>
      <w:marRight w:val="0"/>
      <w:marTop w:val="0"/>
      <w:marBottom w:val="0"/>
      <w:divBdr>
        <w:top w:val="none" w:sz="0" w:space="0" w:color="auto"/>
        <w:left w:val="none" w:sz="0" w:space="0" w:color="auto"/>
        <w:bottom w:val="none" w:sz="0" w:space="0" w:color="auto"/>
        <w:right w:val="none" w:sz="0" w:space="0" w:color="auto"/>
      </w:divBdr>
    </w:div>
    <w:div w:id="1079912112">
      <w:bodyDiv w:val="1"/>
      <w:marLeft w:val="0"/>
      <w:marRight w:val="0"/>
      <w:marTop w:val="0"/>
      <w:marBottom w:val="0"/>
      <w:divBdr>
        <w:top w:val="none" w:sz="0" w:space="0" w:color="auto"/>
        <w:left w:val="none" w:sz="0" w:space="0" w:color="auto"/>
        <w:bottom w:val="none" w:sz="0" w:space="0" w:color="auto"/>
        <w:right w:val="none" w:sz="0" w:space="0" w:color="auto"/>
      </w:divBdr>
    </w:div>
    <w:div w:id="1080253950">
      <w:bodyDiv w:val="1"/>
      <w:marLeft w:val="0"/>
      <w:marRight w:val="0"/>
      <w:marTop w:val="0"/>
      <w:marBottom w:val="0"/>
      <w:divBdr>
        <w:top w:val="none" w:sz="0" w:space="0" w:color="auto"/>
        <w:left w:val="none" w:sz="0" w:space="0" w:color="auto"/>
        <w:bottom w:val="none" w:sz="0" w:space="0" w:color="auto"/>
        <w:right w:val="none" w:sz="0" w:space="0" w:color="auto"/>
      </w:divBdr>
    </w:div>
    <w:div w:id="1080256377">
      <w:bodyDiv w:val="1"/>
      <w:marLeft w:val="0"/>
      <w:marRight w:val="0"/>
      <w:marTop w:val="0"/>
      <w:marBottom w:val="0"/>
      <w:divBdr>
        <w:top w:val="none" w:sz="0" w:space="0" w:color="auto"/>
        <w:left w:val="none" w:sz="0" w:space="0" w:color="auto"/>
        <w:bottom w:val="none" w:sz="0" w:space="0" w:color="auto"/>
        <w:right w:val="none" w:sz="0" w:space="0" w:color="auto"/>
      </w:divBdr>
    </w:div>
    <w:div w:id="1080367196">
      <w:bodyDiv w:val="1"/>
      <w:marLeft w:val="0"/>
      <w:marRight w:val="0"/>
      <w:marTop w:val="0"/>
      <w:marBottom w:val="0"/>
      <w:divBdr>
        <w:top w:val="none" w:sz="0" w:space="0" w:color="auto"/>
        <w:left w:val="none" w:sz="0" w:space="0" w:color="auto"/>
        <w:bottom w:val="none" w:sz="0" w:space="0" w:color="auto"/>
        <w:right w:val="none" w:sz="0" w:space="0" w:color="auto"/>
      </w:divBdr>
    </w:div>
    <w:div w:id="1081029159">
      <w:bodyDiv w:val="1"/>
      <w:marLeft w:val="0"/>
      <w:marRight w:val="0"/>
      <w:marTop w:val="0"/>
      <w:marBottom w:val="0"/>
      <w:divBdr>
        <w:top w:val="none" w:sz="0" w:space="0" w:color="auto"/>
        <w:left w:val="none" w:sz="0" w:space="0" w:color="auto"/>
        <w:bottom w:val="none" w:sz="0" w:space="0" w:color="auto"/>
        <w:right w:val="none" w:sz="0" w:space="0" w:color="auto"/>
      </w:divBdr>
    </w:div>
    <w:div w:id="1081678414">
      <w:bodyDiv w:val="1"/>
      <w:marLeft w:val="0"/>
      <w:marRight w:val="0"/>
      <w:marTop w:val="0"/>
      <w:marBottom w:val="0"/>
      <w:divBdr>
        <w:top w:val="none" w:sz="0" w:space="0" w:color="auto"/>
        <w:left w:val="none" w:sz="0" w:space="0" w:color="auto"/>
        <w:bottom w:val="none" w:sz="0" w:space="0" w:color="auto"/>
        <w:right w:val="none" w:sz="0" w:space="0" w:color="auto"/>
      </w:divBdr>
    </w:div>
    <w:div w:id="1081947796">
      <w:bodyDiv w:val="1"/>
      <w:marLeft w:val="0"/>
      <w:marRight w:val="0"/>
      <w:marTop w:val="0"/>
      <w:marBottom w:val="0"/>
      <w:divBdr>
        <w:top w:val="none" w:sz="0" w:space="0" w:color="auto"/>
        <w:left w:val="none" w:sz="0" w:space="0" w:color="auto"/>
        <w:bottom w:val="none" w:sz="0" w:space="0" w:color="auto"/>
        <w:right w:val="none" w:sz="0" w:space="0" w:color="auto"/>
      </w:divBdr>
    </w:div>
    <w:div w:id="1081953242">
      <w:bodyDiv w:val="1"/>
      <w:marLeft w:val="0"/>
      <w:marRight w:val="0"/>
      <w:marTop w:val="0"/>
      <w:marBottom w:val="0"/>
      <w:divBdr>
        <w:top w:val="none" w:sz="0" w:space="0" w:color="auto"/>
        <w:left w:val="none" w:sz="0" w:space="0" w:color="auto"/>
        <w:bottom w:val="none" w:sz="0" w:space="0" w:color="auto"/>
        <w:right w:val="none" w:sz="0" w:space="0" w:color="auto"/>
      </w:divBdr>
    </w:div>
    <w:div w:id="1082338502">
      <w:bodyDiv w:val="1"/>
      <w:marLeft w:val="0"/>
      <w:marRight w:val="0"/>
      <w:marTop w:val="0"/>
      <w:marBottom w:val="0"/>
      <w:divBdr>
        <w:top w:val="none" w:sz="0" w:space="0" w:color="auto"/>
        <w:left w:val="none" w:sz="0" w:space="0" w:color="auto"/>
        <w:bottom w:val="none" w:sz="0" w:space="0" w:color="auto"/>
        <w:right w:val="none" w:sz="0" w:space="0" w:color="auto"/>
      </w:divBdr>
    </w:div>
    <w:div w:id="1082408129">
      <w:bodyDiv w:val="1"/>
      <w:marLeft w:val="0"/>
      <w:marRight w:val="0"/>
      <w:marTop w:val="0"/>
      <w:marBottom w:val="0"/>
      <w:divBdr>
        <w:top w:val="none" w:sz="0" w:space="0" w:color="auto"/>
        <w:left w:val="none" w:sz="0" w:space="0" w:color="auto"/>
        <w:bottom w:val="none" w:sz="0" w:space="0" w:color="auto"/>
        <w:right w:val="none" w:sz="0" w:space="0" w:color="auto"/>
      </w:divBdr>
    </w:div>
    <w:div w:id="1082917050">
      <w:bodyDiv w:val="1"/>
      <w:marLeft w:val="0"/>
      <w:marRight w:val="0"/>
      <w:marTop w:val="0"/>
      <w:marBottom w:val="0"/>
      <w:divBdr>
        <w:top w:val="none" w:sz="0" w:space="0" w:color="auto"/>
        <w:left w:val="none" w:sz="0" w:space="0" w:color="auto"/>
        <w:bottom w:val="none" w:sz="0" w:space="0" w:color="auto"/>
        <w:right w:val="none" w:sz="0" w:space="0" w:color="auto"/>
      </w:divBdr>
    </w:div>
    <w:div w:id="1082993778">
      <w:bodyDiv w:val="1"/>
      <w:marLeft w:val="0"/>
      <w:marRight w:val="0"/>
      <w:marTop w:val="0"/>
      <w:marBottom w:val="0"/>
      <w:divBdr>
        <w:top w:val="none" w:sz="0" w:space="0" w:color="auto"/>
        <w:left w:val="none" w:sz="0" w:space="0" w:color="auto"/>
        <w:bottom w:val="none" w:sz="0" w:space="0" w:color="auto"/>
        <w:right w:val="none" w:sz="0" w:space="0" w:color="auto"/>
      </w:divBdr>
    </w:div>
    <w:div w:id="1083719238">
      <w:bodyDiv w:val="1"/>
      <w:marLeft w:val="0"/>
      <w:marRight w:val="0"/>
      <w:marTop w:val="0"/>
      <w:marBottom w:val="0"/>
      <w:divBdr>
        <w:top w:val="none" w:sz="0" w:space="0" w:color="auto"/>
        <w:left w:val="none" w:sz="0" w:space="0" w:color="auto"/>
        <w:bottom w:val="none" w:sz="0" w:space="0" w:color="auto"/>
        <w:right w:val="none" w:sz="0" w:space="0" w:color="auto"/>
      </w:divBdr>
    </w:div>
    <w:div w:id="1084105843">
      <w:bodyDiv w:val="1"/>
      <w:marLeft w:val="0"/>
      <w:marRight w:val="0"/>
      <w:marTop w:val="0"/>
      <w:marBottom w:val="0"/>
      <w:divBdr>
        <w:top w:val="none" w:sz="0" w:space="0" w:color="auto"/>
        <w:left w:val="none" w:sz="0" w:space="0" w:color="auto"/>
        <w:bottom w:val="none" w:sz="0" w:space="0" w:color="auto"/>
        <w:right w:val="none" w:sz="0" w:space="0" w:color="auto"/>
      </w:divBdr>
    </w:div>
    <w:div w:id="1084299878">
      <w:bodyDiv w:val="1"/>
      <w:marLeft w:val="0"/>
      <w:marRight w:val="0"/>
      <w:marTop w:val="0"/>
      <w:marBottom w:val="0"/>
      <w:divBdr>
        <w:top w:val="none" w:sz="0" w:space="0" w:color="auto"/>
        <w:left w:val="none" w:sz="0" w:space="0" w:color="auto"/>
        <w:bottom w:val="none" w:sz="0" w:space="0" w:color="auto"/>
        <w:right w:val="none" w:sz="0" w:space="0" w:color="auto"/>
      </w:divBdr>
    </w:div>
    <w:div w:id="1084373990">
      <w:bodyDiv w:val="1"/>
      <w:marLeft w:val="0"/>
      <w:marRight w:val="0"/>
      <w:marTop w:val="0"/>
      <w:marBottom w:val="0"/>
      <w:divBdr>
        <w:top w:val="none" w:sz="0" w:space="0" w:color="auto"/>
        <w:left w:val="none" w:sz="0" w:space="0" w:color="auto"/>
        <w:bottom w:val="none" w:sz="0" w:space="0" w:color="auto"/>
        <w:right w:val="none" w:sz="0" w:space="0" w:color="auto"/>
      </w:divBdr>
    </w:div>
    <w:div w:id="1084448640">
      <w:bodyDiv w:val="1"/>
      <w:marLeft w:val="0"/>
      <w:marRight w:val="0"/>
      <w:marTop w:val="0"/>
      <w:marBottom w:val="0"/>
      <w:divBdr>
        <w:top w:val="none" w:sz="0" w:space="0" w:color="auto"/>
        <w:left w:val="none" w:sz="0" w:space="0" w:color="auto"/>
        <w:bottom w:val="none" w:sz="0" w:space="0" w:color="auto"/>
        <w:right w:val="none" w:sz="0" w:space="0" w:color="auto"/>
      </w:divBdr>
    </w:div>
    <w:div w:id="1084961333">
      <w:bodyDiv w:val="1"/>
      <w:marLeft w:val="0"/>
      <w:marRight w:val="0"/>
      <w:marTop w:val="0"/>
      <w:marBottom w:val="0"/>
      <w:divBdr>
        <w:top w:val="none" w:sz="0" w:space="0" w:color="auto"/>
        <w:left w:val="none" w:sz="0" w:space="0" w:color="auto"/>
        <w:bottom w:val="none" w:sz="0" w:space="0" w:color="auto"/>
        <w:right w:val="none" w:sz="0" w:space="0" w:color="auto"/>
      </w:divBdr>
    </w:div>
    <w:div w:id="1085106640">
      <w:bodyDiv w:val="1"/>
      <w:marLeft w:val="0"/>
      <w:marRight w:val="0"/>
      <w:marTop w:val="0"/>
      <w:marBottom w:val="0"/>
      <w:divBdr>
        <w:top w:val="none" w:sz="0" w:space="0" w:color="auto"/>
        <w:left w:val="none" w:sz="0" w:space="0" w:color="auto"/>
        <w:bottom w:val="none" w:sz="0" w:space="0" w:color="auto"/>
        <w:right w:val="none" w:sz="0" w:space="0" w:color="auto"/>
      </w:divBdr>
    </w:div>
    <w:div w:id="1085153814">
      <w:bodyDiv w:val="1"/>
      <w:marLeft w:val="0"/>
      <w:marRight w:val="0"/>
      <w:marTop w:val="0"/>
      <w:marBottom w:val="0"/>
      <w:divBdr>
        <w:top w:val="none" w:sz="0" w:space="0" w:color="auto"/>
        <w:left w:val="none" w:sz="0" w:space="0" w:color="auto"/>
        <w:bottom w:val="none" w:sz="0" w:space="0" w:color="auto"/>
        <w:right w:val="none" w:sz="0" w:space="0" w:color="auto"/>
      </w:divBdr>
    </w:div>
    <w:div w:id="1085493951">
      <w:bodyDiv w:val="1"/>
      <w:marLeft w:val="0"/>
      <w:marRight w:val="0"/>
      <w:marTop w:val="0"/>
      <w:marBottom w:val="0"/>
      <w:divBdr>
        <w:top w:val="none" w:sz="0" w:space="0" w:color="auto"/>
        <w:left w:val="none" w:sz="0" w:space="0" w:color="auto"/>
        <w:bottom w:val="none" w:sz="0" w:space="0" w:color="auto"/>
        <w:right w:val="none" w:sz="0" w:space="0" w:color="auto"/>
      </w:divBdr>
    </w:div>
    <w:div w:id="1085494586">
      <w:bodyDiv w:val="1"/>
      <w:marLeft w:val="0"/>
      <w:marRight w:val="0"/>
      <w:marTop w:val="0"/>
      <w:marBottom w:val="0"/>
      <w:divBdr>
        <w:top w:val="none" w:sz="0" w:space="0" w:color="auto"/>
        <w:left w:val="none" w:sz="0" w:space="0" w:color="auto"/>
        <w:bottom w:val="none" w:sz="0" w:space="0" w:color="auto"/>
        <w:right w:val="none" w:sz="0" w:space="0" w:color="auto"/>
      </w:divBdr>
    </w:div>
    <w:div w:id="1085688446">
      <w:bodyDiv w:val="1"/>
      <w:marLeft w:val="0"/>
      <w:marRight w:val="0"/>
      <w:marTop w:val="0"/>
      <w:marBottom w:val="0"/>
      <w:divBdr>
        <w:top w:val="none" w:sz="0" w:space="0" w:color="auto"/>
        <w:left w:val="none" w:sz="0" w:space="0" w:color="auto"/>
        <w:bottom w:val="none" w:sz="0" w:space="0" w:color="auto"/>
        <w:right w:val="none" w:sz="0" w:space="0" w:color="auto"/>
      </w:divBdr>
    </w:div>
    <w:div w:id="1086418590">
      <w:bodyDiv w:val="1"/>
      <w:marLeft w:val="0"/>
      <w:marRight w:val="0"/>
      <w:marTop w:val="0"/>
      <w:marBottom w:val="0"/>
      <w:divBdr>
        <w:top w:val="none" w:sz="0" w:space="0" w:color="auto"/>
        <w:left w:val="none" w:sz="0" w:space="0" w:color="auto"/>
        <w:bottom w:val="none" w:sz="0" w:space="0" w:color="auto"/>
        <w:right w:val="none" w:sz="0" w:space="0" w:color="auto"/>
      </w:divBdr>
    </w:div>
    <w:div w:id="1086460020">
      <w:bodyDiv w:val="1"/>
      <w:marLeft w:val="0"/>
      <w:marRight w:val="0"/>
      <w:marTop w:val="0"/>
      <w:marBottom w:val="0"/>
      <w:divBdr>
        <w:top w:val="none" w:sz="0" w:space="0" w:color="auto"/>
        <w:left w:val="none" w:sz="0" w:space="0" w:color="auto"/>
        <w:bottom w:val="none" w:sz="0" w:space="0" w:color="auto"/>
        <w:right w:val="none" w:sz="0" w:space="0" w:color="auto"/>
      </w:divBdr>
    </w:div>
    <w:div w:id="1086729730">
      <w:bodyDiv w:val="1"/>
      <w:marLeft w:val="0"/>
      <w:marRight w:val="0"/>
      <w:marTop w:val="0"/>
      <w:marBottom w:val="0"/>
      <w:divBdr>
        <w:top w:val="none" w:sz="0" w:space="0" w:color="auto"/>
        <w:left w:val="none" w:sz="0" w:space="0" w:color="auto"/>
        <w:bottom w:val="none" w:sz="0" w:space="0" w:color="auto"/>
        <w:right w:val="none" w:sz="0" w:space="0" w:color="auto"/>
      </w:divBdr>
    </w:div>
    <w:div w:id="1086923777">
      <w:bodyDiv w:val="1"/>
      <w:marLeft w:val="0"/>
      <w:marRight w:val="0"/>
      <w:marTop w:val="0"/>
      <w:marBottom w:val="0"/>
      <w:divBdr>
        <w:top w:val="none" w:sz="0" w:space="0" w:color="auto"/>
        <w:left w:val="none" w:sz="0" w:space="0" w:color="auto"/>
        <w:bottom w:val="none" w:sz="0" w:space="0" w:color="auto"/>
        <w:right w:val="none" w:sz="0" w:space="0" w:color="auto"/>
      </w:divBdr>
    </w:div>
    <w:div w:id="1087188101">
      <w:bodyDiv w:val="1"/>
      <w:marLeft w:val="0"/>
      <w:marRight w:val="0"/>
      <w:marTop w:val="0"/>
      <w:marBottom w:val="0"/>
      <w:divBdr>
        <w:top w:val="none" w:sz="0" w:space="0" w:color="auto"/>
        <w:left w:val="none" w:sz="0" w:space="0" w:color="auto"/>
        <w:bottom w:val="none" w:sz="0" w:space="0" w:color="auto"/>
        <w:right w:val="none" w:sz="0" w:space="0" w:color="auto"/>
      </w:divBdr>
    </w:div>
    <w:div w:id="1087188663">
      <w:bodyDiv w:val="1"/>
      <w:marLeft w:val="0"/>
      <w:marRight w:val="0"/>
      <w:marTop w:val="0"/>
      <w:marBottom w:val="0"/>
      <w:divBdr>
        <w:top w:val="none" w:sz="0" w:space="0" w:color="auto"/>
        <w:left w:val="none" w:sz="0" w:space="0" w:color="auto"/>
        <w:bottom w:val="none" w:sz="0" w:space="0" w:color="auto"/>
        <w:right w:val="none" w:sz="0" w:space="0" w:color="auto"/>
      </w:divBdr>
    </w:div>
    <w:div w:id="1087193088">
      <w:bodyDiv w:val="1"/>
      <w:marLeft w:val="0"/>
      <w:marRight w:val="0"/>
      <w:marTop w:val="0"/>
      <w:marBottom w:val="0"/>
      <w:divBdr>
        <w:top w:val="none" w:sz="0" w:space="0" w:color="auto"/>
        <w:left w:val="none" w:sz="0" w:space="0" w:color="auto"/>
        <w:bottom w:val="none" w:sz="0" w:space="0" w:color="auto"/>
        <w:right w:val="none" w:sz="0" w:space="0" w:color="auto"/>
      </w:divBdr>
    </w:div>
    <w:div w:id="1087381603">
      <w:bodyDiv w:val="1"/>
      <w:marLeft w:val="0"/>
      <w:marRight w:val="0"/>
      <w:marTop w:val="0"/>
      <w:marBottom w:val="0"/>
      <w:divBdr>
        <w:top w:val="none" w:sz="0" w:space="0" w:color="auto"/>
        <w:left w:val="none" w:sz="0" w:space="0" w:color="auto"/>
        <w:bottom w:val="none" w:sz="0" w:space="0" w:color="auto"/>
        <w:right w:val="none" w:sz="0" w:space="0" w:color="auto"/>
      </w:divBdr>
    </w:div>
    <w:div w:id="1088042348">
      <w:bodyDiv w:val="1"/>
      <w:marLeft w:val="0"/>
      <w:marRight w:val="0"/>
      <w:marTop w:val="0"/>
      <w:marBottom w:val="0"/>
      <w:divBdr>
        <w:top w:val="none" w:sz="0" w:space="0" w:color="auto"/>
        <w:left w:val="none" w:sz="0" w:space="0" w:color="auto"/>
        <w:bottom w:val="none" w:sz="0" w:space="0" w:color="auto"/>
        <w:right w:val="none" w:sz="0" w:space="0" w:color="auto"/>
      </w:divBdr>
    </w:div>
    <w:div w:id="1088381937">
      <w:bodyDiv w:val="1"/>
      <w:marLeft w:val="0"/>
      <w:marRight w:val="0"/>
      <w:marTop w:val="0"/>
      <w:marBottom w:val="0"/>
      <w:divBdr>
        <w:top w:val="none" w:sz="0" w:space="0" w:color="auto"/>
        <w:left w:val="none" w:sz="0" w:space="0" w:color="auto"/>
        <w:bottom w:val="none" w:sz="0" w:space="0" w:color="auto"/>
        <w:right w:val="none" w:sz="0" w:space="0" w:color="auto"/>
      </w:divBdr>
    </w:div>
    <w:div w:id="1088386078">
      <w:bodyDiv w:val="1"/>
      <w:marLeft w:val="0"/>
      <w:marRight w:val="0"/>
      <w:marTop w:val="0"/>
      <w:marBottom w:val="0"/>
      <w:divBdr>
        <w:top w:val="none" w:sz="0" w:space="0" w:color="auto"/>
        <w:left w:val="none" w:sz="0" w:space="0" w:color="auto"/>
        <w:bottom w:val="none" w:sz="0" w:space="0" w:color="auto"/>
        <w:right w:val="none" w:sz="0" w:space="0" w:color="auto"/>
      </w:divBdr>
    </w:div>
    <w:div w:id="1088423257">
      <w:bodyDiv w:val="1"/>
      <w:marLeft w:val="0"/>
      <w:marRight w:val="0"/>
      <w:marTop w:val="0"/>
      <w:marBottom w:val="0"/>
      <w:divBdr>
        <w:top w:val="none" w:sz="0" w:space="0" w:color="auto"/>
        <w:left w:val="none" w:sz="0" w:space="0" w:color="auto"/>
        <w:bottom w:val="none" w:sz="0" w:space="0" w:color="auto"/>
        <w:right w:val="none" w:sz="0" w:space="0" w:color="auto"/>
      </w:divBdr>
    </w:div>
    <w:div w:id="1088690784">
      <w:bodyDiv w:val="1"/>
      <w:marLeft w:val="0"/>
      <w:marRight w:val="0"/>
      <w:marTop w:val="0"/>
      <w:marBottom w:val="0"/>
      <w:divBdr>
        <w:top w:val="none" w:sz="0" w:space="0" w:color="auto"/>
        <w:left w:val="none" w:sz="0" w:space="0" w:color="auto"/>
        <w:bottom w:val="none" w:sz="0" w:space="0" w:color="auto"/>
        <w:right w:val="none" w:sz="0" w:space="0" w:color="auto"/>
      </w:divBdr>
    </w:div>
    <w:div w:id="1088888098">
      <w:bodyDiv w:val="1"/>
      <w:marLeft w:val="0"/>
      <w:marRight w:val="0"/>
      <w:marTop w:val="0"/>
      <w:marBottom w:val="0"/>
      <w:divBdr>
        <w:top w:val="none" w:sz="0" w:space="0" w:color="auto"/>
        <w:left w:val="none" w:sz="0" w:space="0" w:color="auto"/>
        <w:bottom w:val="none" w:sz="0" w:space="0" w:color="auto"/>
        <w:right w:val="none" w:sz="0" w:space="0" w:color="auto"/>
      </w:divBdr>
    </w:div>
    <w:div w:id="1089473473">
      <w:bodyDiv w:val="1"/>
      <w:marLeft w:val="0"/>
      <w:marRight w:val="0"/>
      <w:marTop w:val="0"/>
      <w:marBottom w:val="0"/>
      <w:divBdr>
        <w:top w:val="none" w:sz="0" w:space="0" w:color="auto"/>
        <w:left w:val="none" w:sz="0" w:space="0" w:color="auto"/>
        <w:bottom w:val="none" w:sz="0" w:space="0" w:color="auto"/>
        <w:right w:val="none" w:sz="0" w:space="0" w:color="auto"/>
      </w:divBdr>
    </w:div>
    <w:div w:id="1091007973">
      <w:bodyDiv w:val="1"/>
      <w:marLeft w:val="0"/>
      <w:marRight w:val="0"/>
      <w:marTop w:val="0"/>
      <w:marBottom w:val="0"/>
      <w:divBdr>
        <w:top w:val="none" w:sz="0" w:space="0" w:color="auto"/>
        <w:left w:val="none" w:sz="0" w:space="0" w:color="auto"/>
        <w:bottom w:val="none" w:sz="0" w:space="0" w:color="auto"/>
        <w:right w:val="none" w:sz="0" w:space="0" w:color="auto"/>
      </w:divBdr>
    </w:div>
    <w:div w:id="1091124113">
      <w:bodyDiv w:val="1"/>
      <w:marLeft w:val="0"/>
      <w:marRight w:val="0"/>
      <w:marTop w:val="0"/>
      <w:marBottom w:val="0"/>
      <w:divBdr>
        <w:top w:val="none" w:sz="0" w:space="0" w:color="auto"/>
        <w:left w:val="none" w:sz="0" w:space="0" w:color="auto"/>
        <w:bottom w:val="none" w:sz="0" w:space="0" w:color="auto"/>
        <w:right w:val="none" w:sz="0" w:space="0" w:color="auto"/>
      </w:divBdr>
    </w:div>
    <w:div w:id="1092235834">
      <w:bodyDiv w:val="1"/>
      <w:marLeft w:val="0"/>
      <w:marRight w:val="0"/>
      <w:marTop w:val="0"/>
      <w:marBottom w:val="0"/>
      <w:divBdr>
        <w:top w:val="none" w:sz="0" w:space="0" w:color="auto"/>
        <w:left w:val="none" w:sz="0" w:space="0" w:color="auto"/>
        <w:bottom w:val="none" w:sz="0" w:space="0" w:color="auto"/>
        <w:right w:val="none" w:sz="0" w:space="0" w:color="auto"/>
      </w:divBdr>
    </w:div>
    <w:div w:id="1092243749">
      <w:bodyDiv w:val="1"/>
      <w:marLeft w:val="0"/>
      <w:marRight w:val="0"/>
      <w:marTop w:val="0"/>
      <w:marBottom w:val="0"/>
      <w:divBdr>
        <w:top w:val="none" w:sz="0" w:space="0" w:color="auto"/>
        <w:left w:val="none" w:sz="0" w:space="0" w:color="auto"/>
        <w:bottom w:val="none" w:sz="0" w:space="0" w:color="auto"/>
        <w:right w:val="none" w:sz="0" w:space="0" w:color="auto"/>
      </w:divBdr>
    </w:div>
    <w:div w:id="1092511918">
      <w:bodyDiv w:val="1"/>
      <w:marLeft w:val="0"/>
      <w:marRight w:val="0"/>
      <w:marTop w:val="0"/>
      <w:marBottom w:val="0"/>
      <w:divBdr>
        <w:top w:val="none" w:sz="0" w:space="0" w:color="auto"/>
        <w:left w:val="none" w:sz="0" w:space="0" w:color="auto"/>
        <w:bottom w:val="none" w:sz="0" w:space="0" w:color="auto"/>
        <w:right w:val="none" w:sz="0" w:space="0" w:color="auto"/>
      </w:divBdr>
    </w:div>
    <w:div w:id="1092705317">
      <w:bodyDiv w:val="1"/>
      <w:marLeft w:val="0"/>
      <w:marRight w:val="0"/>
      <w:marTop w:val="0"/>
      <w:marBottom w:val="0"/>
      <w:divBdr>
        <w:top w:val="none" w:sz="0" w:space="0" w:color="auto"/>
        <w:left w:val="none" w:sz="0" w:space="0" w:color="auto"/>
        <w:bottom w:val="none" w:sz="0" w:space="0" w:color="auto"/>
        <w:right w:val="none" w:sz="0" w:space="0" w:color="auto"/>
      </w:divBdr>
    </w:div>
    <w:div w:id="1093480441">
      <w:bodyDiv w:val="1"/>
      <w:marLeft w:val="0"/>
      <w:marRight w:val="0"/>
      <w:marTop w:val="0"/>
      <w:marBottom w:val="0"/>
      <w:divBdr>
        <w:top w:val="none" w:sz="0" w:space="0" w:color="auto"/>
        <w:left w:val="none" w:sz="0" w:space="0" w:color="auto"/>
        <w:bottom w:val="none" w:sz="0" w:space="0" w:color="auto"/>
        <w:right w:val="none" w:sz="0" w:space="0" w:color="auto"/>
      </w:divBdr>
    </w:div>
    <w:div w:id="1093745892">
      <w:bodyDiv w:val="1"/>
      <w:marLeft w:val="0"/>
      <w:marRight w:val="0"/>
      <w:marTop w:val="0"/>
      <w:marBottom w:val="0"/>
      <w:divBdr>
        <w:top w:val="none" w:sz="0" w:space="0" w:color="auto"/>
        <w:left w:val="none" w:sz="0" w:space="0" w:color="auto"/>
        <w:bottom w:val="none" w:sz="0" w:space="0" w:color="auto"/>
        <w:right w:val="none" w:sz="0" w:space="0" w:color="auto"/>
      </w:divBdr>
    </w:div>
    <w:div w:id="1094015663">
      <w:bodyDiv w:val="1"/>
      <w:marLeft w:val="0"/>
      <w:marRight w:val="0"/>
      <w:marTop w:val="0"/>
      <w:marBottom w:val="0"/>
      <w:divBdr>
        <w:top w:val="none" w:sz="0" w:space="0" w:color="auto"/>
        <w:left w:val="none" w:sz="0" w:space="0" w:color="auto"/>
        <w:bottom w:val="none" w:sz="0" w:space="0" w:color="auto"/>
        <w:right w:val="none" w:sz="0" w:space="0" w:color="auto"/>
      </w:divBdr>
    </w:div>
    <w:div w:id="1094321793">
      <w:bodyDiv w:val="1"/>
      <w:marLeft w:val="0"/>
      <w:marRight w:val="0"/>
      <w:marTop w:val="0"/>
      <w:marBottom w:val="0"/>
      <w:divBdr>
        <w:top w:val="none" w:sz="0" w:space="0" w:color="auto"/>
        <w:left w:val="none" w:sz="0" w:space="0" w:color="auto"/>
        <w:bottom w:val="none" w:sz="0" w:space="0" w:color="auto"/>
        <w:right w:val="none" w:sz="0" w:space="0" w:color="auto"/>
      </w:divBdr>
    </w:div>
    <w:div w:id="1094476584">
      <w:bodyDiv w:val="1"/>
      <w:marLeft w:val="0"/>
      <w:marRight w:val="0"/>
      <w:marTop w:val="0"/>
      <w:marBottom w:val="0"/>
      <w:divBdr>
        <w:top w:val="none" w:sz="0" w:space="0" w:color="auto"/>
        <w:left w:val="none" w:sz="0" w:space="0" w:color="auto"/>
        <w:bottom w:val="none" w:sz="0" w:space="0" w:color="auto"/>
        <w:right w:val="none" w:sz="0" w:space="0" w:color="auto"/>
      </w:divBdr>
    </w:div>
    <w:div w:id="1094739137">
      <w:bodyDiv w:val="1"/>
      <w:marLeft w:val="0"/>
      <w:marRight w:val="0"/>
      <w:marTop w:val="0"/>
      <w:marBottom w:val="0"/>
      <w:divBdr>
        <w:top w:val="none" w:sz="0" w:space="0" w:color="auto"/>
        <w:left w:val="none" w:sz="0" w:space="0" w:color="auto"/>
        <w:bottom w:val="none" w:sz="0" w:space="0" w:color="auto"/>
        <w:right w:val="none" w:sz="0" w:space="0" w:color="auto"/>
      </w:divBdr>
    </w:div>
    <w:div w:id="1095125932">
      <w:bodyDiv w:val="1"/>
      <w:marLeft w:val="0"/>
      <w:marRight w:val="0"/>
      <w:marTop w:val="0"/>
      <w:marBottom w:val="0"/>
      <w:divBdr>
        <w:top w:val="none" w:sz="0" w:space="0" w:color="auto"/>
        <w:left w:val="none" w:sz="0" w:space="0" w:color="auto"/>
        <w:bottom w:val="none" w:sz="0" w:space="0" w:color="auto"/>
        <w:right w:val="none" w:sz="0" w:space="0" w:color="auto"/>
      </w:divBdr>
    </w:div>
    <w:div w:id="1095252817">
      <w:bodyDiv w:val="1"/>
      <w:marLeft w:val="0"/>
      <w:marRight w:val="0"/>
      <w:marTop w:val="0"/>
      <w:marBottom w:val="0"/>
      <w:divBdr>
        <w:top w:val="none" w:sz="0" w:space="0" w:color="auto"/>
        <w:left w:val="none" w:sz="0" w:space="0" w:color="auto"/>
        <w:bottom w:val="none" w:sz="0" w:space="0" w:color="auto"/>
        <w:right w:val="none" w:sz="0" w:space="0" w:color="auto"/>
      </w:divBdr>
    </w:div>
    <w:div w:id="1095637158">
      <w:bodyDiv w:val="1"/>
      <w:marLeft w:val="0"/>
      <w:marRight w:val="0"/>
      <w:marTop w:val="0"/>
      <w:marBottom w:val="0"/>
      <w:divBdr>
        <w:top w:val="none" w:sz="0" w:space="0" w:color="auto"/>
        <w:left w:val="none" w:sz="0" w:space="0" w:color="auto"/>
        <w:bottom w:val="none" w:sz="0" w:space="0" w:color="auto"/>
        <w:right w:val="none" w:sz="0" w:space="0" w:color="auto"/>
      </w:divBdr>
    </w:div>
    <w:div w:id="1095706416">
      <w:bodyDiv w:val="1"/>
      <w:marLeft w:val="0"/>
      <w:marRight w:val="0"/>
      <w:marTop w:val="0"/>
      <w:marBottom w:val="0"/>
      <w:divBdr>
        <w:top w:val="none" w:sz="0" w:space="0" w:color="auto"/>
        <w:left w:val="none" w:sz="0" w:space="0" w:color="auto"/>
        <w:bottom w:val="none" w:sz="0" w:space="0" w:color="auto"/>
        <w:right w:val="none" w:sz="0" w:space="0" w:color="auto"/>
      </w:divBdr>
    </w:div>
    <w:div w:id="1095706780">
      <w:bodyDiv w:val="1"/>
      <w:marLeft w:val="0"/>
      <w:marRight w:val="0"/>
      <w:marTop w:val="0"/>
      <w:marBottom w:val="0"/>
      <w:divBdr>
        <w:top w:val="none" w:sz="0" w:space="0" w:color="auto"/>
        <w:left w:val="none" w:sz="0" w:space="0" w:color="auto"/>
        <w:bottom w:val="none" w:sz="0" w:space="0" w:color="auto"/>
        <w:right w:val="none" w:sz="0" w:space="0" w:color="auto"/>
      </w:divBdr>
    </w:div>
    <w:div w:id="1096251630">
      <w:bodyDiv w:val="1"/>
      <w:marLeft w:val="0"/>
      <w:marRight w:val="0"/>
      <w:marTop w:val="0"/>
      <w:marBottom w:val="0"/>
      <w:divBdr>
        <w:top w:val="none" w:sz="0" w:space="0" w:color="auto"/>
        <w:left w:val="none" w:sz="0" w:space="0" w:color="auto"/>
        <w:bottom w:val="none" w:sz="0" w:space="0" w:color="auto"/>
        <w:right w:val="none" w:sz="0" w:space="0" w:color="auto"/>
      </w:divBdr>
    </w:div>
    <w:div w:id="1096293874">
      <w:bodyDiv w:val="1"/>
      <w:marLeft w:val="0"/>
      <w:marRight w:val="0"/>
      <w:marTop w:val="0"/>
      <w:marBottom w:val="0"/>
      <w:divBdr>
        <w:top w:val="none" w:sz="0" w:space="0" w:color="auto"/>
        <w:left w:val="none" w:sz="0" w:space="0" w:color="auto"/>
        <w:bottom w:val="none" w:sz="0" w:space="0" w:color="auto"/>
        <w:right w:val="none" w:sz="0" w:space="0" w:color="auto"/>
      </w:divBdr>
    </w:div>
    <w:div w:id="1096514232">
      <w:bodyDiv w:val="1"/>
      <w:marLeft w:val="0"/>
      <w:marRight w:val="0"/>
      <w:marTop w:val="0"/>
      <w:marBottom w:val="0"/>
      <w:divBdr>
        <w:top w:val="none" w:sz="0" w:space="0" w:color="auto"/>
        <w:left w:val="none" w:sz="0" w:space="0" w:color="auto"/>
        <w:bottom w:val="none" w:sz="0" w:space="0" w:color="auto"/>
        <w:right w:val="none" w:sz="0" w:space="0" w:color="auto"/>
      </w:divBdr>
    </w:div>
    <w:div w:id="1097284542">
      <w:bodyDiv w:val="1"/>
      <w:marLeft w:val="0"/>
      <w:marRight w:val="0"/>
      <w:marTop w:val="0"/>
      <w:marBottom w:val="0"/>
      <w:divBdr>
        <w:top w:val="none" w:sz="0" w:space="0" w:color="auto"/>
        <w:left w:val="none" w:sz="0" w:space="0" w:color="auto"/>
        <w:bottom w:val="none" w:sz="0" w:space="0" w:color="auto"/>
        <w:right w:val="none" w:sz="0" w:space="0" w:color="auto"/>
      </w:divBdr>
    </w:div>
    <w:div w:id="1097948672">
      <w:bodyDiv w:val="1"/>
      <w:marLeft w:val="0"/>
      <w:marRight w:val="0"/>
      <w:marTop w:val="0"/>
      <w:marBottom w:val="0"/>
      <w:divBdr>
        <w:top w:val="none" w:sz="0" w:space="0" w:color="auto"/>
        <w:left w:val="none" w:sz="0" w:space="0" w:color="auto"/>
        <w:bottom w:val="none" w:sz="0" w:space="0" w:color="auto"/>
        <w:right w:val="none" w:sz="0" w:space="0" w:color="auto"/>
      </w:divBdr>
    </w:div>
    <w:div w:id="1098259860">
      <w:bodyDiv w:val="1"/>
      <w:marLeft w:val="0"/>
      <w:marRight w:val="0"/>
      <w:marTop w:val="0"/>
      <w:marBottom w:val="0"/>
      <w:divBdr>
        <w:top w:val="none" w:sz="0" w:space="0" w:color="auto"/>
        <w:left w:val="none" w:sz="0" w:space="0" w:color="auto"/>
        <w:bottom w:val="none" w:sz="0" w:space="0" w:color="auto"/>
        <w:right w:val="none" w:sz="0" w:space="0" w:color="auto"/>
      </w:divBdr>
    </w:div>
    <w:div w:id="1098450191">
      <w:bodyDiv w:val="1"/>
      <w:marLeft w:val="0"/>
      <w:marRight w:val="0"/>
      <w:marTop w:val="0"/>
      <w:marBottom w:val="0"/>
      <w:divBdr>
        <w:top w:val="none" w:sz="0" w:space="0" w:color="auto"/>
        <w:left w:val="none" w:sz="0" w:space="0" w:color="auto"/>
        <w:bottom w:val="none" w:sz="0" w:space="0" w:color="auto"/>
        <w:right w:val="none" w:sz="0" w:space="0" w:color="auto"/>
      </w:divBdr>
    </w:div>
    <w:div w:id="1098479740">
      <w:bodyDiv w:val="1"/>
      <w:marLeft w:val="0"/>
      <w:marRight w:val="0"/>
      <w:marTop w:val="0"/>
      <w:marBottom w:val="0"/>
      <w:divBdr>
        <w:top w:val="none" w:sz="0" w:space="0" w:color="auto"/>
        <w:left w:val="none" w:sz="0" w:space="0" w:color="auto"/>
        <w:bottom w:val="none" w:sz="0" w:space="0" w:color="auto"/>
        <w:right w:val="none" w:sz="0" w:space="0" w:color="auto"/>
      </w:divBdr>
    </w:div>
    <w:div w:id="1098526664">
      <w:bodyDiv w:val="1"/>
      <w:marLeft w:val="0"/>
      <w:marRight w:val="0"/>
      <w:marTop w:val="0"/>
      <w:marBottom w:val="0"/>
      <w:divBdr>
        <w:top w:val="none" w:sz="0" w:space="0" w:color="auto"/>
        <w:left w:val="none" w:sz="0" w:space="0" w:color="auto"/>
        <w:bottom w:val="none" w:sz="0" w:space="0" w:color="auto"/>
        <w:right w:val="none" w:sz="0" w:space="0" w:color="auto"/>
      </w:divBdr>
    </w:div>
    <w:div w:id="1099834774">
      <w:bodyDiv w:val="1"/>
      <w:marLeft w:val="0"/>
      <w:marRight w:val="0"/>
      <w:marTop w:val="0"/>
      <w:marBottom w:val="0"/>
      <w:divBdr>
        <w:top w:val="none" w:sz="0" w:space="0" w:color="auto"/>
        <w:left w:val="none" w:sz="0" w:space="0" w:color="auto"/>
        <w:bottom w:val="none" w:sz="0" w:space="0" w:color="auto"/>
        <w:right w:val="none" w:sz="0" w:space="0" w:color="auto"/>
      </w:divBdr>
    </w:div>
    <w:div w:id="1100447680">
      <w:bodyDiv w:val="1"/>
      <w:marLeft w:val="0"/>
      <w:marRight w:val="0"/>
      <w:marTop w:val="0"/>
      <w:marBottom w:val="0"/>
      <w:divBdr>
        <w:top w:val="none" w:sz="0" w:space="0" w:color="auto"/>
        <w:left w:val="none" w:sz="0" w:space="0" w:color="auto"/>
        <w:bottom w:val="none" w:sz="0" w:space="0" w:color="auto"/>
        <w:right w:val="none" w:sz="0" w:space="0" w:color="auto"/>
      </w:divBdr>
    </w:div>
    <w:div w:id="1100564651">
      <w:bodyDiv w:val="1"/>
      <w:marLeft w:val="0"/>
      <w:marRight w:val="0"/>
      <w:marTop w:val="0"/>
      <w:marBottom w:val="0"/>
      <w:divBdr>
        <w:top w:val="none" w:sz="0" w:space="0" w:color="auto"/>
        <w:left w:val="none" w:sz="0" w:space="0" w:color="auto"/>
        <w:bottom w:val="none" w:sz="0" w:space="0" w:color="auto"/>
        <w:right w:val="none" w:sz="0" w:space="0" w:color="auto"/>
      </w:divBdr>
    </w:div>
    <w:div w:id="1101224047">
      <w:bodyDiv w:val="1"/>
      <w:marLeft w:val="0"/>
      <w:marRight w:val="0"/>
      <w:marTop w:val="0"/>
      <w:marBottom w:val="0"/>
      <w:divBdr>
        <w:top w:val="none" w:sz="0" w:space="0" w:color="auto"/>
        <w:left w:val="none" w:sz="0" w:space="0" w:color="auto"/>
        <w:bottom w:val="none" w:sz="0" w:space="0" w:color="auto"/>
        <w:right w:val="none" w:sz="0" w:space="0" w:color="auto"/>
      </w:divBdr>
    </w:div>
    <w:div w:id="1101490112">
      <w:bodyDiv w:val="1"/>
      <w:marLeft w:val="0"/>
      <w:marRight w:val="0"/>
      <w:marTop w:val="0"/>
      <w:marBottom w:val="0"/>
      <w:divBdr>
        <w:top w:val="none" w:sz="0" w:space="0" w:color="auto"/>
        <w:left w:val="none" w:sz="0" w:space="0" w:color="auto"/>
        <w:bottom w:val="none" w:sz="0" w:space="0" w:color="auto"/>
        <w:right w:val="none" w:sz="0" w:space="0" w:color="auto"/>
      </w:divBdr>
    </w:div>
    <w:div w:id="1102188605">
      <w:bodyDiv w:val="1"/>
      <w:marLeft w:val="0"/>
      <w:marRight w:val="0"/>
      <w:marTop w:val="0"/>
      <w:marBottom w:val="0"/>
      <w:divBdr>
        <w:top w:val="none" w:sz="0" w:space="0" w:color="auto"/>
        <w:left w:val="none" w:sz="0" w:space="0" w:color="auto"/>
        <w:bottom w:val="none" w:sz="0" w:space="0" w:color="auto"/>
        <w:right w:val="none" w:sz="0" w:space="0" w:color="auto"/>
      </w:divBdr>
    </w:div>
    <w:div w:id="1102803940">
      <w:bodyDiv w:val="1"/>
      <w:marLeft w:val="0"/>
      <w:marRight w:val="0"/>
      <w:marTop w:val="0"/>
      <w:marBottom w:val="0"/>
      <w:divBdr>
        <w:top w:val="none" w:sz="0" w:space="0" w:color="auto"/>
        <w:left w:val="none" w:sz="0" w:space="0" w:color="auto"/>
        <w:bottom w:val="none" w:sz="0" w:space="0" w:color="auto"/>
        <w:right w:val="none" w:sz="0" w:space="0" w:color="auto"/>
      </w:divBdr>
    </w:div>
    <w:div w:id="1103039260">
      <w:bodyDiv w:val="1"/>
      <w:marLeft w:val="0"/>
      <w:marRight w:val="0"/>
      <w:marTop w:val="0"/>
      <w:marBottom w:val="0"/>
      <w:divBdr>
        <w:top w:val="none" w:sz="0" w:space="0" w:color="auto"/>
        <w:left w:val="none" w:sz="0" w:space="0" w:color="auto"/>
        <w:bottom w:val="none" w:sz="0" w:space="0" w:color="auto"/>
        <w:right w:val="none" w:sz="0" w:space="0" w:color="auto"/>
      </w:divBdr>
    </w:div>
    <w:div w:id="1103189969">
      <w:bodyDiv w:val="1"/>
      <w:marLeft w:val="0"/>
      <w:marRight w:val="0"/>
      <w:marTop w:val="0"/>
      <w:marBottom w:val="0"/>
      <w:divBdr>
        <w:top w:val="none" w:sz="0" w:space="0" w:color="auto"/>
        <w:left w:val="none" w:sz="0" w:space="0" w:color="auto"/>
        <w:bottom w:val="none" w:sz="0" w:space="0" w:color="auto"/>
        <w:right w:val="none" w:sz="0" w:space="0" w:color="auto"/>
      </w:divBdr>
    </w:div>
    <w:div w:id="1103380290">
      <w:bodyDiv w:val="1"/>
      <w:marLeft w:val="0"/>
      <w:marRight w:val="0"/>
      <w:marTop w:val="0"/>
      <w:marBottom w:val="0"/>
      <w:divBdr>
        <w:top w:val="none" w:sz="0" w:space="0" w:color="auto"/>
        <w:left w:val="none" w:sz="0" w:space="0" w:color="auto"/>
        <w:bottom w:val="none" w:sz="0" w:space="0" w:color="auto"/>
        <w:right w:val="none" w:sz="0" w:space="0" w:color="auto"/>
      </w:divBdr>
    </w:div>
    <w:div w:id="1103837236">
      <w:bodyDiv w:val="1"/>
      <w:marLeft w:val="0"/>
      <w:marRight w:val="0"/>
      <w:marTop w:val="0"/>
      <w:marBottom w:val="0"/>
      <w:divBdr>
        <w:top w:val="none" w:sz="0" w:space="0" w:color="auto"/>
        <w:left w:val="none" w:sz="0" w:space="0" w:color="auto"/>
        <w:bottom w:val="none" w:sz="0" w:space="0" w:color="auto"/>
        <w:right w:val="none" w:sz="0" w:space="0" w:color="auto"/>
      </w:divBdr>
    </w:div>
    <w:div w:id="1103919220">
      <w:bodyDiv w:val="1"/>
      <w:marLeft w:val="0"/>
      <w:marRight w:val="0"/>
      <w:marTop w:val="0"/>
      <w:marBottom w:val="0"/>
      <w:divBdr>
        <w:top w:val="none" w:sz="0" w:space="0" w:color="auto"/>
        <w:left w:val="none" w:sz="0" w:space="0" w:color="auto"/>
        <w:bottom w:val="none" w:sz="0" w:space="0" w:color="auto"/>
        <w:right w:val="none" w:sz="0" w:space="0" w:color="auto"/>
      </w:divBdr>
    </w:div>
    <w:div w:id="1104226811">
      <w:bodyDiv w:val="1"/>
      <w:marLeft w:val="0"/>
      <w:marRight w:val="0"/>
      <w:marTop w:val="0"/>
      <w:marBottom w:val="0"/>
      <w:divBdr>
        <w:top w:val="none" w:sz="0" w:space="0" w:color="auto"/>
        <w:left w:val="none" w:sz="0" w:space="0" w:color="auto"/>
        <w:bottom w:val="none" w:sz="0" w:space="0" w:color="auto"/>
        <w:right w:val="none" w:sz="0" w:space="0" w:color="auto"/>
      </w:divBdr>
    </w:div>
    <w:div w:id="1104619396">
      <w:bodyDiv w:val="1"/>
      <w:marLeft w:val="0"/>
      <w:marRight w:val="0"/>
      <w:marTop w:val="0"/>
      <w:marBottom w:val="0"/>
      <w:divBdr>
        <w:top w:val="none" w:sz="0" w:space="0" w:color="auto"/>
        <w:left w:val="none" w:sz="0" w:space="0" w:color="auto"/>
        <w:bottom w:val="none" w:sz="0" w:space="0" w:color="auto"/>
        <w:right w:val="none" w:sz="0" w:space="0" w:color="auto"/>
      </w:divBdr>
    </w:div>
    <w:div w:id="1104619490">
      <w:bodyDiv w:val="1"/>
      <w:marLeft w:val="0"/>
      <w:marRight w:val="0"/>
      <w:marTop w:val="0"/>
      <w:marBottom w:val="0"/>
      <w:divBdr>
        <w:top w:val="none" w:sz="0" w:space="0" w:color="auto"/>
        <w:left w:val="none" w:sz="0" w:space="0" w:color="auto"/>
        <w:bottom w:val="none" w:sz="0" w:space="0" w:color="auto"/>
        <w:right w:val="none" w:sz="0" w:space="0" w:color="auto"/>
      </w:divBdr>
    </w:div>
    <w:div w:id="1105229152">
      <w:bodyDiv w:val="1"/>
      <w:marLeft w:val="0"/>
      <w:marRight w:val="0"/>
      <w:marTop w:val="0"/>
      <w:marBottom w:val="0"/>
      <w:divBdr>
        <w:top w:val="none" w:sz="0" w:space="0" w:color="auto"/>
        <w:left w:val="none" w:sz="0" w:space="0" w:color="auto"/>
        <w:bottom w:val="none" w:sz="0" w:space="0" w:color="auto"/>
        <w:right w:val="none" w:sz="0" w:space="0" w:color="auto"/>
      </w:divBdr>
    </w:div>
    <w:div w:id="1105686823">
      <w:bodyDiv w:val="1"/>
      <w:marLeft w:val="0"/>
      <w:marRight w:val="0"/>
      <w:marTop w:val="0"/>
      <w:marBottom w:val="0"/>
      <w:divBdr>
        <w:top w:val="none" w:sz="0" w:space="0" w:color="auto"/>
        <w:left w:val="none" w:sz="0" w:space="0" w:color="auto"/>
        <w:bottom w:val="none" w:sz="0" w:space="0" w:color="auto"/>
        <w:right w:val="none" w:sz="0" w:space="0" w:color="auto"/>
      </w:divBdr>
    </w:div>
    <w:div w:id="1106341511">
      <w:bodyDiv w:val="1"/>
      <w:marLeft w:val="0"/>
      <w:marRight w:val="0"/>
      <w:marTop w:val="0"/>
      <w:marBottom w:val="0"/>
      <w:divBdr>
        <w:top w:val="none" w:sz="0" w:space="0" w:color="auto"/>
        <w:left w:val="none" w:sz="0" w:space="0" w:color="auto"/>
        <w:bottom w:val="none" w:sz="0" w:space="0" w:color="auto"/>
        <w:right w:val="none" w:sz="0" w:space="0" w:color="auto"/>
      </w:divBdr>
    </w:div>
    <w:div w:id="1106657008">
      <w:bodyDiv w:val="1"/>
      <w:marLeft w:val="0"/>
      <w:marRight w:val="0"/>
      <w:marTop w:val="0"/>
      <w:marBottom w:val="0"/>
      <w:divBdr>
        <w:top w:val="none" w:sz="0" w:space="0" w:color="auto"/>
        <w:left w:val="none" w:sz="0" w:space="0" w:color="auto"/>
        <w:bottom w:val="none" w:sz="0" w:space="0" w:color="auto"/>
        <w:right w:val="none" w:sz="0" w:space="0" w:color="auto"/>
      </w:divBdr>
    </w:div>
    <w:div w:id="1107117112">
      <w:bodyDiv w:val="1"/>
      <w:marLeft w:val="0"/>
      <w:marRight w:val="0"/>
      <w:marTop w:val="0"/>
      <w:marBottom w:val="0"/>
      <w:divBdr>
        <w:top w:val="none" w:sz="0" w:space="0" w:color="auto"/>
        <w:left w:val="none" w:sz="0" w:space="0" w:color="auto"/>
        <w:bottom w:val="none" w:sz="0" w:space="0" w:color="auto"/>
        <w:right w:val="none" w:sz="0" w:space="0" w:color="auto"/>
      </w:divBdr>
    </w:div>
    <w:div w:id="1107892926">
      <w:bodyDiv w:val="1"/>
      <w:marLeft w:val="0"/>
      <w:marRight w:val="0"/>
      <w:marTop w:val="0"/>
      <w:marBottom w:val="0"/>
      <w:divBdr>
        <w:top w:val="none" w:sz="0" w:space="0" w:color="auto"/>
        <w:left w:val="none" w:sz="0" w:space="0" w:color="auto"/>
        <w:bottom w:val="none" w:sz="0" w:space="0" w:color="auto"/>
        <w:right w:val="none" w:sz="0" w:space="0" w:color="auto"/>
      </w:divBdr>
    </w:div>
    <w:div w:id="1108619166">
      <w:bodyDiv w:val="1"/>
      <w:marLeft w:val="0"/>
      <w:marRight w:val="0"/>
      <w:marTop w:val="0"/>
      <w:marBottom w:val="0"/>
      <w:divBdr>
        <w:top w:val="none" w:sz="0" w:space="0" w:color="auto"/>
        <w:left w:val="none" w:sz="0" w:space="0" w:color="auto"/>
        <w:bottom w:val="none" w:sz="0" w:space="0" w:color="auto"/>
        <w:right w:val="none" w:sz="0" w:space="0" w:color="auto"/>
      </w:divBdr>
    </w:div>
    <w:div w:id="1108738305">
      <w:bodyDiv w:val="1"/>
      <w:marLeft w:val="0"/>
      <w:marRight w:val="0"/>
      <w:marTop w:val="0"/>
      <w:marBottom w:val="0"/>
      <w:divBdr>
        <w:top w:val="none" w:sz="0" w:space="0" w:color="auto"/>
        <w:left w:val="none" w:sz="0" w:space="0" w:color="auto"/>
        <w:bottom w:val="none" w:sz="0" w:space="0" w:color="auto"/>
        <w:right w:val="none" w:sz="0" w:space="0" w:color="auto"/>
      </w:divBdr>
    </w:div>
    <w:div w:id="1109159234">
      <w:bodyDiv w:val="1"/>
      <w:marLeft w:val="0"/>
      <w:marRight w:val="0"/>
      <w:marTop w:val="0"/>
      <w:marBottom w:val="0"/>
      <w:divBdr>
        <w:top w:val="none" w:sz="0" w:space="0" w:color="auto"/>
        <w:left w:val="none" w:sz="0" w:space="0" w:color="auto"/>
        <w:bottom w:val="none" w:sz="0" w:space="0" w:color="auto"/>
        <w:right w:val="none" w:sz="0" w:space="0" w:color="auto"/>
      </w:divBdr>
    </w:div>
    <w:div w:id="1109543584">
      <w:bodyDiv w:val="1"/>
      <w:marLeft w:val="0"/>
      <w:marRight w:val="0"/>
      <w:marTop w:val="0"/>
      <w:marBottom w:val="0"/>
      <w:divBdr>
        <w:top w:val="none" w:sz="0" w:space="0" w:color="auto"/>
        <w:left w:val="none" w:sz="0" w:space="0" w:color="auto"/>
        <w:bottom w:val="none" w:sz="0" w:space="0" w:color="auto"/>
        <w:right w:val="none" w:sz="0" w:space="0" w:color="auto"/>
      </w:divBdr>
    </w:div>
    <w:div w:id="1109812884">
      <w:bodyDiv w:val="1"/>
      <w:marLeft w:val="0"/>
      <w:marRight w:val="0"/>
      <w:marTop w:val="0"/>
      <w:marBottom w:val="0"/>
      <w:divBdr>
        <w:top w:val="none" w:sz="0" w:space="0" w:color="auto"/>
        <w:left w:val="none" w:sz="0" w:space="0" w:color="auto"/>
        <w:bottom w:val="none" w:sz="0" w:space="0" w:color="auto"/>
        <w:right w:val="none" w:sz="0" w:space="0" w:color="auto"/>
      </w:divBdr>
    </w:div>
    <w:div w:id="1109854238">
      <w:bodyDiv w:val="1"/>
      <w:marLeft w:val="0"/>
      <w:marRight w:val="0"/>
      <w:marTop w:val="0"/>
      <w:marBottom w:val="0"/>
      <w:divBdr>
        <w:top w:val="none" w:sz="0" w:space="0" w:color="auto"/>
        <w:left w:val="none" w:sz="0" w:space="0" w:color="auto"/>
        <w:bottom w:val="none" w:sz="0" w:space="0" w:color="auto"/>
        <w:right w:val="none" w:sz="0" w:space="0" w:color="auto"/>
      </w:divBdr>
    </w:div>
    <w:div w:id="1110590723">
      <w:bodyDiv w:val="1"/>
      <w:marLeft w:val="0"/>
      <w:marRight w:val="0"/>
      <w:marTop w:val="0"/>
      <w:marBottom w:val="0"/>
      <w:divBdr>
        <w:top w:val="none" w:sz="0" w:space="0" w:color="auto"/>
        <w:left w:val="none" w:sz="0" w:space="0" w:color="auto"/>
        <w:bottom w:val="none" w:sz="0" w:space="0" w:color="auto"/>
        <w:right w:val="none" w:sz="0" w:space="0" w:color="auto"/>
      </w:divBdr>
    </w:div>
    <w:div w:id="1110705863">
      <w:bodyDiv w:val="1"/>
      <w:marLeft w:val="0"/>
      <w:marRight w:val="0"/>
      <w:marTop w:val="0"/>
      <w:marBottom w:val="0"/>
      <w:divBdr>
        <w:top w:val="none" w:sz="0" w:space="0" w:color="auto"/>
        <w:left w:val="none" w:sz="0" w:space="0" w:color="auto"/>
        <w:bottom w:val="none" w:sz="0" w:space="0" w:color="auto"/>
        <w:right w:val="none" w:sz="0" w:space="0" w:color="auto"/>
      </w:divBdr>
    </w:div>
    <w:div w:id="1110736601">
      <w:bodyDiv w:val="1"/>
      <w:marLeft w:val="0"/>
      <w:marRight w:val="0"/>
      <w:marTop w:val="0"/>
      <w:marBottom w:val="0"/>
      <w:divBdr>
        <w:top w:val="none" w:sz="0" w:space="0" w:color="auto"/>
        <w:left w:val="none" w:sz="0" w:space="0" w:color="auto"/>
        <w:bottom w:val="none" w:sz="0" w:space="0" w:color="auto"/>
        <w:right w:val="none" w:sz="0" w:space="0" w:color="auto"/>
      </w:divBdr>
    </w:div>
    <w:div w:id="1110971768">
      <w:bodyDiv w:val="1"/>
      <w:marLeft w:val="0"/>
      <w:marRight w:val="0"/>
      <w:marTop w:val="0"/>
      <w:marBottom w:val="0"/>
      <w:divBdr>
        <w:top w:val="none" w:sz="0" w:space="0" w:color="auto"/>
        <w:left w:val="none" w:sz="0" w:space="0" w:color="auto"/>
        <w:bottom w:val="none" w:sz="0" w:space="0" w:color="auto"/>
        <w:right w:val="none" w:sz="0" w:space="0" w:color="auto"/>
      </w:divBdr>
    </w:div>
    <w:div w:id="1111124283">
      <w:bodyDiv w:val="1"/>
      <w:marLeft w:val="0"/>
      <w:marRight w:val="0"/>
      <w:marTop w:val="0"/>
      <w:marBottom w:val="0"/>
      <w:divBdr>
        <w:top w:val="none" w:sz="0" w:space="0" w:color="auto"/>
        <w:left w:val="none" w:sz="0" w:space="0" w:color="auto"/>
        <w:bottom w:val="none" w:sz="0" w:space="0" w:color="auto"/>
        <w:right w:val="none" w:sz="0" w:space="0" w:color="auto"/>
      </w:divBdr>
    </w:div>
    <w:div w:id="1111126428">
      <w:bodyDiv w:val="1"/>
      <w:marLeft w:val="0"/>
      <w:marRight w:val="0"/>
      <w:marTop w:val="0"/>
      <w:marBottom w:val="0"/>
      <w:divBdr>
        <w:top w:val="none" w:sz="0" w:space="0" w:color="auto"/>
        <w:left w:val="none" w:sz="0" w:space="0" w:color="auto"/>
        <w:bottom w:val="none" w:sz="0" w:space="0" w:color="auto"/>
        <w:right w:val="none" w:sz="0" w:space="0" w:color="auto"/>
      </w:divBdr>
    </w:div>
    <w:div w:id="1111128439">
      <w:bodyDiv w:val="1"/>
      <w:marLeft w:val="0"/>
      <w:marRight w:val="0"/>
      <w:marTop w:val="0"/>
      <w:marBottom w:val="0"/>
      <w:divBdr>
        <w:top w:val="none" w:sz="0" w:space="0" w:color="auto"/>
        <w:left w:val="none" w:sz="0" w:space="0" w:color="auto"/>
        <w:bottom w:val="none" w:sz="0" w:space="0" w:color="auto"/>
        <w:right w:val="none" w:sz="0" w:space="0" w:color="auto"/>
      </w:divBdr>
    </w:div>
    <w:div w:id="1111170775">
      <w:bodyDiv w:val="1"/>
      <w:marLeft w:val="0"/>
      <w:marRight w:val="0"/>
      <w:marTop w:val="0"/>
      <w:marBottom w:val="0"/>
      <w:divBdr>
        <w:top w:val="none" w:sz="0" w:space="0" w:color="auto"/>
        <w:left w:val="none" w:sz="0" w:space="0" w:color="auto"/>
        <w:bottom w:val="none" w:sz="0" w:space="0" w:color="auto"/>
        <w:right w:val="none" w:sz="0" w:space="0" w:color="auto"/>
      </w:divBdr>
    </w:div>
    <w:div w:id="1111322047">
      <w:bodyDiv w:val="1"/>
      <w:marLeft w:val="0"/>
      <w:marRight w:val="0"/>
      <w:marTop w:val="0"/>
      <w:marBottom w:val="0"/>
      <w:divBdr>
        <w:top w:val="none" w:sz="0" w:space="0" w:color="auto"/>
        <w:left w:val="none" w:sz="0" w:space="0" w:color="auto"/>
        <w:bottom w:val="none" w:sz="0" w:space="0" w:color="auto"/>
        <w:right w:val="none" w:sz="0" w:space="0" w:color="auto"/>
      </w:divBdr>
    </w:div>
    <w:div w:id="1111785192">
      <w:bodyDiv w:val="1"/>
      <w:marLeft w:val="0"/>
      <w:marRight w:val="0"/>
      <w:marTop w:val="0"/>
      <w:marBottom w:val="0"/>
      <w:divBdr>
        <w:top w:val="none" w:sz="0" w:space="0" w:color="auto"/>
        <w:left w:val="none" w:sz="0" w:space="0" w:color="auto"/>
        <w:bottom w:val="none" w:sz="0" w:space="0" w:color="auto"/>
        <w:right w:val="none" w:sz="0" w:space="0" w:color="auto"/>
      </w:divBdr>
    </w:div>
    <w:div w:id="1112015911">
      <w:bodyDiv w:val="1"/>
      <w:marLeft w:val="0"/>
      <w:marRight w:val="0"/>
      <w:marTop w:val="0"/>
      <w:marBottom w:val="0"/>
      <w:divBdr>
        <w:top w:val="none" w:sz="0" w:space="0" w:color="auto"/>
        <w:left w:val="none" w:sz="0" w:space="0" w:color="auto"/>
        <w:bottom w:val="none" w:sz="0" w:space="0" w:color="auto"/>
        <w:right w:val="none" w:sz="0" w:space="0" w:color="auto"/>
      </w:divBdr>
    </w:div>
    <w:div w:id="1112241693">
      <w:bodyDiv w:val="1"/>
      <w:marLeft w:val="0"/>
      <w:marRight w:val="0"/>
      <w:marTop w:val="0"/>
      <w:marBottom w:val="0"/>
      <w:divBdr>
        <w:top w:val="none" w:sz="0" w:space="0" w:color="auto"/>
        <w:left w:val="none" w:sz="0" w:space="0" w:color="auto"/>
        <w:bottom w:val="none" w:sz="0" w:space="0" w:color="auto"/>
        <w:right w:val="none" w:sz="0" w:space="0" w:color="auto"/>
      </w:divBdr>
    </w:div>
    <w:div w:id="1112819447">
      <w:bodyDiv w:val="1"/>
      <w:marLeft w:val="0"/>
      <w:marRight w:val="0"/>
      <w:marTop w:val="0"/>
      <w:marBottom w:val="0"/>
      <w:divBdr>
        <w:top w:val="none" w:sz="0" w:space="0" w:color="auto"/>
        <w:left w:val="none" w:sz="0" w:space="0" w:color="auto"/>
        <w:bottom w:val="none" w:sz="0" w:space="0" w:color="auto"/>
        <w:right w:val="none" w:sz="0" w:space="0" w:color="auto"/>
      </w:divBdr>
    </w:div>
    <w:div w:id="1112894526">
      <w:bodyDiv w:val="1"/>
      <w:marLeft w:val="0"/>
      <w:marRight w:val="0"/>
      <w:marTop w:val="0"/>
      <w:marBottom w:val="0"/>
      <w:divBdr>
        <w:top w:val="none" w:sz="0" w:space="0" w:color="auto"/>
        <w:left w:val="none" w:sz="0" w:space="0" w:color="auto"/>
        <w:bottom w:val="none" w:sz="0" w:space="0" w:color="auto"/>
        <w:right w:val="none" w:sz="0" w:space="0" w:color="auto"/>
      </w:divBdr>
    </w:div>
    <w:div w:id="1112942591">
      <w:bodyDiv w:val="1"/>
      <w:marLeft w:val="0"/>
      <w:marRight w:val="0"/>
      <w:marTop w:val="0"/>
      <w:marBottom w:val="0"/>
      <w:divBdr>
        <w:top w:val="none" w:sz="0" w:space="0" w:color="auto"/>
        <w:left w:val="none" w:sz="0" w:space="0" w:color="auto"/>
        <w:bottom w:val="none" w:sz="0" w:space="0" w:color="auto"/>
        <w:right w:val="none" w:sz="0" w:space="0" w:color="auto"/>
      </w:divBdr>
    </w:div>
    <w:div w:id="1113093268">
      <w:bodyDiv w:val="1"/>
      <w:marLeft w:val="0"/>
      <w:marRight w:val="0"/>
      <w:marTop w:val="0"/>
      <w:marBottom w:val="0"/>
      <w:divBdr>
        <w:top w:val="none" w:sz="0" w:space="0" w:color="auto"/>
        <w:left w:val="none" w:sz="0" w:space="0" w:color="auto"/>
        <w:bottom w:val="none" w:sz="0" w:space="0" w:color="auto"/>
        <w:right w:val="none" w:sz="0" w:space="0" w:color="auto"/>
      </w:divBdr>
    </w:div>
    <w:div w:id="1113208497">
      <w:bodyDiv w:val="1"/>
      <w:marLeft w:val="0"/>
      <w:marRight w:val="0"/>
      <w:marTop w:val="0"/>
      <w:marBottom w:val="0"/>
      <w:divBdr>
        <w:top w:val="none" w:sz="0" w:space="0" w:color="auto"/>
        <w:left w:val="none" w:sz="0" w:space="0" w:color="auto"/>
        <w:bottom w:val="none" w:sz="0" w:space="0" w:color="auto"/>
        <w:right w:val="none" w:sz="0" w:space="0" w:color="auto"/>
      </w:divBdr>
    </w:div>
    <w:div w:id="1113596354">
      <w:bodyDiv w:val="1"/>
      <w:marLeft w:val="0"/>
      <w:marRight w:val="0"/>
      <w:marTop w:val="0"/>
      <w:marBottom w:val="0"/>
      <w:divBdr>
        <w:top w:val="none" w:sz="0" w:space="0" w:color="auto"/>
        <w:left w:val="none" w:sz="0" w:space="0" w:color="auto"/>
        <w:bottom w:val="none" w:sz="0" w:space="0" w:color="auto"/>
        <w:right w:val="none" w:sz="0" w:space="0" w:color="auto"/>
      </w:divBdr>
    </w:div>
    <w:div w:id="1113668178">
      <w:bodyDiv w:val="1"/>
      <w:marLeft w:val="0"/>
      <w:marRight w:val="0"/>
      <w:marTop w:val="0"/>
      <w:marBottom w:val="0"/>
      <w:divBdr>
        <w:top w:val="none" w:sz="0" w:space="0" w:color="auto"/>
        <w:left w:val="none" w:sz="0" w:space="0" w:color="auto"/>
        <w:bottom w:val="none" w:sz="0" w:space="0" w:color="auto"/>
        <w:right w:val="none" w:sz="0" w:space="0" w:color="auto"/>
      </w:divBdr>
    </w:div>
    <w:div w:id="1114404051">
      <w:bodyDiv w:val="1"/>
      <w:marLeft w:val="0"/>
      <w:marRight w:val="0"/>
      <w:marTop w:val="0"/>
      <w:marBottom w:val="0"/>
      <w:divBdr>
        <w:top w:val="none" w:sz="0" w:space="0" w:color="auto"/>
        <w:left w:val="none" w:sz="0" w:space="0" w:color="auto"/>
        <w:bottom w:val="none" w:sz="0" w:space="0" w:color="auto"/>
        <w:right w:val="none" w:sz="0" w:space="0" w:color="auto"/>
      </w:divBdr>
    </w:div>
    <w:div w:id="1114792002">
      <w:bodyDiv w:val="1"/>
      <w:marLeft w:val="0"/>
      <w:marRight w:val="0"/>
      <w:marTop w:val="0"/>
      <w:marBottom w:val="0"/>
      <w:divBdr>
        <w:top w:val="none" w:sz="0" w:space="0" w:color="auto"/>
        <w:left w:val="none" w:sz="0" w:space="0" w:color="auto"/>
        <w:bottom w:val="none" w:sz="0" w:space="0" w:color="auto"/>
        <w:right w:val="none" w:sz="0" w:space="0" w:color="auto"/>
      </w:divBdr>
    </w:div>
    <w:div w:id="1114904997">
      <w:bodyDiv w:val="1"/>
      <w:marLeft w:val="0"/>
      <w:marRight w:val="0"/>
      <w:marTop w:val="0"/>
      <w:marBottom w:val="0"/>
      <w:divBdr>
        <w:top w:val="none" w:sz="0" w:space="0" w:color="auto"/>
        <w:left w:val="none" w:sz="0" w:space="0" w:color="auto"/>
        <w:bottom w:val="none" w:sz="0" w:space="0" w:color="auto"/>
        <w:right w:val="none" w:sz="0" w:space="0" w:color="auto"/>
      </w:divBdr>
    </w:div>
    <w:div w:id="1115096846">
      <w:bodyDiv w:val="1"/>
      <w:marLeft w:val="0"/>
      <w:marRight w:val="0"/>
      <w:marTop w:val="0"/>
      <w:marBottom w:val="0"/>
      <w:divBdr>
        <w:top w:val="none" w:sz="0" w:space="0" w:color="auto"/>
        <w:left w:val="none" w:sz="0" w:space="0" w:color="auto"/>
        <w:bottom w:val="none" w:sz="0" w:space="0" w:color="auto"/>
        <w:right w:val="none" w:sz="0" w:space="0" w:color="auto"/>
      </w:divBdr>
    </w:div>
    <w:div w:id="1115247063">
      <w:bodyDiv w:val="1"/>
      <w:marLeft w:val="0"/>
      <w:marRight w:val="0"/>
      <w:marTop w:val="0"/>
      <w:marBottom w:val="0"/>
      <w:divBdr>
        <w:top w:val="none" w:sz="0" w:space="0" w:color="auto"/>
        <w:left w:val="none" w:sz="0" w:space="0" w:color="auto"/>
        <w:bottom w:val="none" w:sz="0" w:space="0" w:color="auto"/>
        <w:right w:val="none" w:sz="0" w:space="0" w:color="auto"/>
      </w:divBdr>
    </w:div>
    <w:div w:id="1115250347">
      <w:bodyDiv w:val="1"/>
      <w:marLeft w:val="0"/>
      <w:marRight w:val="0"/>
      <w:marTop w:val="0"/>
      <w:marBottom w:val="0"/>
      <w:divBdr>
        <w:top w:val="none" w:sz="0" w:space="0" w:color="auto"/>
        <w:left w:val="none" w:sz="0" w:space="0" w:color="auto"/>
        <w:bottom w:val="none" w:sz="0" w:space="0" w:color="auto"/>
        <w:right w:val="none" w:sz="0" w:space="0" w:color="auto"/>
      </w:divBdr>
    </w:div>
    <w:div w:id="1115753696">
      <w:bodyDiv w:val="1"/>
      <w:marLeft w:val="0"/>
      <w:marRight w:val="0"/>
      <w:marTop w:val="0"/>
      <w:marBottom w:val="0"/>
      <w:divBdr>
        <w:top w:val="none" w:sz="0" w:space="0" w:color="auto"/>
        <w:left w:val="none" w:sz="0" w:space="0" w:color="auto"/>
        <w:bottom w:val="none" w:sz="0" w:space="0" w:color="auto"/>
        <w:right w:val="none" w:sz="0" w:space="0" w:color="auto"/>
      </w:divBdr>
    </w:div>
    <w:div w:id="1116170714">
      <w:bodyDiv w:val="1"/>
      <w:marLeft w:val="0"/>
      <w:marRight w:val="0"/>
      <w:marTop w:val="0"/>
      <w:marBottom w:val="0"/>
      <w:divBdr>
        <w:top w:val="none" w:sz="0" w:space="0" w:color="auto"/>
        <w:left w:val="none" w:sz="0" w:space="0" w:color="auto"/>
        <w:bottom w:val="none" w:sz="0" w:space="0" w:color="auto"/>
        <w:right w:val="none" w:sz="0" w:space="0" w:color="auto"/>
      </w:divBdr>
    </w:div>
    <w:div w:id="1116758322">
      <w:bodyDiv w:val="1"/>
      <w:marLeft w:val="0"/>
      <w:marRight w:val="0"/>
      <w:marTop w:val="0"/>
      <w:marBottom w:val="0"/>
      <w:divBdr>
        <w:top w:val="none" w:sz="0" w:space="0" w:color="auto"/>
        <w:left w:val="none" w:sz="0" w:space="0" w:color="auto"/>
        <w:bottom w:val="none" w:sz="0" w:space="0" w:color="auto"/>
        <w:right w:val="none" w:sz="0" w:space="0" w:color="auto"/>
      </w:divBdr>
    </w:div>
    <w:div w:id="1116948962">
      <w:bodyDiv w:val="1"/>
      <w:marLeft w:val="0"/>
      <w:marRight w:val="0"/>
      <w:marTop w:val="0"/>
      <w:marBottom w:val="0"/>
      <w:divBdr>
        <w:top w:val="none" w:sz="0" w:space="0" w:color="auto"/>
        <w:left w:val="none" w:sz="0" w:space="0" w:color="auto"/>
        <w:bottom w:val="none" w:sz="0" w:space="0" w:color="auto"/>
        <w:right w:val="none" w:sz="0" w:space="0" w:color="auto"/>
      </w:divBdr>
    </w:div>
    <w:div w:id="1116951809">
      <w:bodyDiv w:val="1"/>
      <w:marLeft w:val="0"/>
      <w:marRight w:val="0"/>
      <w:marTop w:val="0"/>
      <w:marBottom w:val="0"/>
      <w:divBdr>
        <w:top w:val="none" w:sz="0" w:space="0" w:color="auto"/>
        <w:left w:val="none" w:sz="0" w:space="0" w:color="auto"/>
        <w:bottom w:val="none" w:sz="0" w:space="0" w:color="auto"/>
        <w:right w:val="none" w:sz="0" w:space="0" w:color="auto"/>
      </w:divBdr>
    </w:div>
    <w:div w:id="1117024753">
      <w:bodyDiv w:val="1"/>
      <w:marLeft w:val="0"/>
      <w:marRight w:val="0"/>
      <w:marTop w:val="0"/>
      <w:marBottom w:val="0"/>
      <w:divBdr>
        <w:top w:val="none" w:sz="0" w:space="0" w:color="auto"/>
        <w:left w:val="none" w:sz="0" w:space="0" w:color="auto"/>
        <w:bottom w:val="none" w:sz="0" w:space="0" w:color="auto"/>
        <w:right w:val="none" w:sz="0" w:space="0" w:color="auto"/>
      </w:divBdr>
    </w:div>
    <w:div w:id="1117329228">
      <w:bodyDiv w:val="1"/>
      <w:marLeft w:val="0"/>
      <w:marRight w:val="0"/>
      <w:marTop w:val="0"/>
      <w:marBottom w:val="0"/>
      <w:divBdr>
        <w:top w:val="none" w:sz="0" w:space="0" w:color="auto"/>
        <w:left w:val="none" w:sz="0" w:space="0" w:color="auto"/>
        <w:bottom w:val="none" w:sz="0" w:space="0" w:color="auto"/>
        <w:right w:val="none" w:sz="0" w:space="0" w:color="auto"/>
      </w:divBdr>
    </w:div>
    <w:div w:id="1117869474">
      <w:bodyDiv w:val="1"/>
      <w:marLeft w:val="0"/>
      <w:marRight w:val="0"/>
      <w:marTop w:val="0"/>
      <w:marBottom w:val="0"/>
      <w:divBdr>
        <w:top w:val="none" w:sz="0" w:space="0" w:color="auto"/>
        <w:left w:val="none" w:sz="0" w:space="0" w:color="auto"/>
        <w:bottom w:val="none" w:sz="0" w:space="0" w:color="auto"/>
        <w:right w:val="none" w:sz="0" w:space="0" w:color="auto"/>
      </w:divBdr>
    </w:div>
    <w:div w:id="1117871256">
      <w:bodyDiv w:val="1"/>
      <w:marLeft w:val="0"/>
      <w:marRight w:val="0"/>
      <w:marTop w:val="0"/>
      <w:marBottom w:val="0"/>
      <w:divBdr>
        <w:top w:val="none" w:sz="0" w:space="0" w:color="auto"/>
        <w:left w:val="none" w:sz="0" w:space="0" w:color="auto"/>
        <w:bottom w:val="none" w:sz="0" w:space="0" w:color="auto"/>
        <w:right w:val="none" w:sz="0" w:space="0" w:color="auto"/>
      </w:divBdr>
    </w:div>
    <w:div w:id="1118064451">
      <w:bodyDiv w:val="1"/>
      <w:marLeft w:val="0"/>
      <w:marRight w:val="0"/>
      <w:marTop w:val="0"/>
      <w:marBottom w:val="0"/>
      <w:divBdr>
        <w:top w:val="none" w:sz="0" w:space="0" w:color="auto"/>
        <w:left w:val="none" w:sz="0" w:space="0" w:color="auto"/>
        <w:bottom w:val="none" w:sz="0" w:space="0" w:color="auto"/>
        <w:right w:val="none" w:sz="0" w:space="0" w:color="auto"/>
      </w:divBdr>
    </w:div>
    <w:div w:id="1118451513">
      <w:bodyDiv w:val="1"/>
      <w:marLeft w:val="0"/>
      <w:marRight w:val="0"/>
      <w:marTop w:val="0"/>
      <w:marBottom w:val="0"/>
      <w:divBdr>
        <w:top w:val="none" w:sz="0" w:space="0" w:color="auto"/>
        <w:left w:val="none" w:sz="0" w:space="0" w:color="auto"/>
        <w:bottom w:val="none" w:sz="0" w:space="0" w:color="auto"/>
        <w:right w:val="none" w:sz="0" w:space="0" w:color="auto"/>
      </w:divBdr>
    </w:div>
    <w:div w:id="1119182659">
      <w:bodyDiv w:val="1"/>
      <w:marLeft w:val="0"/>
      <w:marRight w:val="0"/>
      <w:marTop w:val="0"/>
      <w:marBottom w:val="0"/>
      <w:divBdr>
        <w:top w:val="none" w:sz="0" w:space="0" w:color="auto"/>
        <w:left w:val="none" w:sz="0" w:space="0" w:color="auto"/>
        <w:bottom w:val="none" w:sz="0" w:space="0" w:color="auto"/>
        <w:right w:val="none" w:sz="0" w:space="0" w:color="auto"/>
      </w:divBdr>
    </w:div>
    <w:div w:id="1121845385">
      <w:bodyDiv w:val="1"/>
      <w:marLeft w:val="0"/>
      <w:marRight w:val="0"/>
      <w:marTop w:val="0"/>
      <w:marBottom w:val="0"/>
      <w:divBdr>
        <w:top w:val="none" w:sz="0" w:space="0" w:color="auto"/>
        <w:left w:val="none" w:sz="0" w:space="0" w:color="auto"/>
        <w:bottom w:val="none" w:sz="0" w:space="0" w:color="auto"/>
        <w:right w:val="none" w:sz="0" w:space="0" w:color="auto"/>
      </w:divBdr>
    </w:div>
    <w:div w:id="1121919630">
      <w:bodyDiv w:val="1"/>
      <w:marLeft w:val="0"/>
      <w:marRight w:val="0"/>
      <w:marTop w:val="0"/>
      <w:marBottom w:val="0"/>
      <w:divBdr>
        <w:top w:val="none" w:sz="0" w:space="0" w:color="auto"/>
        <w:left w:val="none" w:sz="0" w:space="0" w:color="auto"/>
        <w:bottom w:val="none" w:sz="0" w:space="0" w:color="auto"/>
        <w:right w:val="none" w:sz="0" w:space="0" w:color="auto"/>
      </w:divBdr>
    </w:div>
    <w:div w:id="1122261853">
      <w:bodyDiv w:val="1"/>
      <w:marLeft w:val="0"/>
      <w:marRight w:val="0"/>
      <w:marTop w:val="0"/>
      <w:marBottom w:val="0"/>
      <w:divBdr>
        <w:top w:val="none" w:sz="0" w:space="0" w:color="auto"/>
        <w:left w:val="none" w:sz="0" w:space="0" w:color="auto"/>
        <w:bottom w:val="none" w:sz="0" w:space="0" w:color="auto"/>
        <w:right w:val="none" w:sz="0" w:space="0" w:color="auto"/>
      </w:divBdr>
    </w:div>
    <w:div w:id="1122384743">
      <w:bodyDiv w:val="1"/>
      <w:marLeft w:val="0"/>
      <w:marRight w:val="0"/>
      <w:marTop w:val="0"/>
      <w:marBottom w:val="0"/>
      <w:divBdr>
        <w:top w:val="none" w:sz="0" w:space="0" w:color="auto"/>
        <w:left w:val="none" w:sz="0" w:space="0" w:color="auto"/>
        <w:bottom w:val="none" w:sz="0" w:space="0" w:color="auto"/>
        <w:right w:val="none" w:sz="0" w:space="0" w:color="auto"/>
      </w:divBdr>
    </w:div>
    <w:div w:id="1122459627">
      <w:bodyDiv w:val="1"/>
      <w:marLeft w:val="0"/>
      <w:marRight w:val="0"/>
      <w:marTop w:val="0"/>
      <w:marBottom w:val="0"/>
      <w:divBdr>
        <w:top w:val="none" w:sz="0" w:space="0" w:color="auto"/>
        <w:left w:val="none" w:sz="0" w:space="0" w:color="auto"/>
        <w:bottom w:val="none" w:sz="0" w:space="0" w:color="auto"/>
        <w:right w:val="none" w:sz="0" w:space="0" w:color="auto"/>
      </w:divBdr>
    </w:div>
    <w:div w:id="1122843053">
      <w:bodyDiv w:val="1"/>
      <w:marLeft w:val="0"/>
      <w:marRight w:val="0"/>
      <w:marTop w:val="0"/>
      <w:marBottom w:val="0"/>
      <w:divBdr>
        <w:top w:val="none" w:sz="0" w:space="0" w:color="auto"/>
        <w:left w:val="none" w:sz="0" w:space="0" w:color="auto"/>
        <w:bottom w:val="none" w:sz="0" w:space="0" w:color="auto"/>
        <w:right w:val="none" w:sz="0" w:space="0" w:color="auto"/>
      </w:divBdr>
    </w:div>
    <w:div w:id="1122921878">
      <w:bodyDiv w:val="1"/>
      <w:marLeft w:val="0"/>
      <w:marRight w:val="0"/>
      <w:marTop w:val="0"/>
      <w:marBottom w:val="0"/>
      <w:divBdr>
        <w:top w:val="none" w:sz="0" w:space="0" w:color="auto"/>
        <w:left w:val="none" w:sz="0" w:space="0" w:color="auto"/>
        <w:bottom w:val="none" w:sz="0" w:space="0" w:color="auto"/>
        <w:right w:val="none" w:sz="0" w:space="0" w:color="auto"/>
      </w:divBdr>
    </w:div>
    <w:div w:id="1122991140">
      <w:bodyDiv w:val="1"/>
      <w:marLeft w:val="0"/>
      <w:marRight w:val="0"/>
      <w:marTop w:val="0"/>
      <w:marBottom w:val="0"/>
      <w:divBdr>
        <w:top w:val="none" w:sz="0" w:space="0" w:color="auto"/>
        <w:left w:val="none" w:sz="0" w:space="0" w:color="auto"/>
        <w:bottom w:val="none" w:sz="0" w:space="0" w:color="auto"/>
        <w:right w:val="none" w:sz="0" w:space="0" w:color="auto"/>
      </w:divBdr>
    </w:div>
    <w:div w:id="1123309965">
      <w:bodyDiv w:val="1"/>
      <w:marLeft w:val="0"/>
      <w:marRight w:val="0"/>
      <w:marTop w:val="0"/>
      <w:marBottom w:val="0"/>
      <w:divBdr>
        <w:top w:val="none" w:sz="0" w:space="0" w:color="auto"/>
        <w:left w:val="none" w:sz="0" w:space="0" w:color="auto"/>
        <w:bottom w:val="none" w:sz="0" w:space="0" w:color="auto"/>
        <w:right w:val="none" w:sz="0" w:space="0" w:color="auto"/>
      </w:divBdr>
    </w:div>
    <w:div w:id="1125125621">
      <w:bodyDiv w:val="1"/>
      <w:marLeft w:val="0"/>
      <w:marRight w:val="0"/>
      <w:marTop w:val="0"/>
      <w:marBottom w:val="0"/>
      <w:divBdr>
        <w:top w:val="none" w:sz="0" w:space="0" w:color="auto"/>
        <w:left w:val="none" w:sz="0" w:space="0" w:color="auto"/>
        <w:bottom w:val="none" w:sz="0" w:space="0" w:color="auto"/>
        <w:right w:val="none" w:sz="0" w:space="0" w:color="auto"/>
      </w:divBdr>
    </w:div>
    <w:div w:id="1125391170">
      <w:bodyDiv w:val="1"/>
      <w:marLeft w:val="0"/>
      <w:marRight w:val="0"/>
      <w:marTop w:val="0"/>
      <w:marBottom w:val="0"/>
      <w:divBdr>
        <w:top w:val="none" w:sz="0" w:space="0" w:color="auto"/>
        <w:left w:val="none" w:sz="0" w:space="0" w:color="auto"/>
        <w:bottom w:val="none" w:sz="0" w:space="0" w:color="auto"/>
        <w:right w:val="none" w:sz="0" w:space="0" w:color="auto"/>
      </w:divBdr>
    </w:div>
    <w:div w:id="1125539103">
      <w:bodyDiv w:val="1"/>
      <w:marLeft w:val="0"/>
      <w:marRight w:val="0"/>
      <w:marTop w:val="0"/>
      <w:marBottom w:val="0"/>
      <w:divBdr>
        <w:top w:val="none" w:sz="0" w:space="0" w:color="auto"/>
        <w:left w:val="none" w:sz="0" w:space="0" w:color="auto"/>
        <w:bottom w:val="none" w:sz="0" w:space="0" w:color="auto"/>
        <w:right w:val="none" w:sz="0" w:space="0" w:color="auto"/>
      </w:divBdr>
    </w:div>
    <w:div w:id="1125806548">
      <w:bodyDiv w:val="1"/>
      <w:marLeft w:val="0"/>
      <w:marRight w:val="0"/>
      <w:marTop w:val="0"/>
      <w:marBottom w:val="0"/>
      <w:divBdr>
        <w:top w:val="none" w:sz="0" w:space="0" w:color="auto"/>
        <w:left w:val="none" w:sz="0" w:space="0" w:color="auto"/>
        <w:bottom w:val="none" w:sz="0" w:space="0" w:color="auto"/>
        <w:right w:val="none" w:sz="0" w:space="0" w:color="auto"/>
      </w:divBdr>
    </w:div>
    <w:div w:id="1125931854">
      <w:bodyDiv w:val="1"/>
      <w:marLeft w:val="0"/>
      <w:marRight w:val="0"/>
      <w:marTop w:val="0"/>
      <w:marBottom w:val="0"/>
      <w:divBdr>
        <w:top w:val="none" w:sz="0" w:space="0" w:color="auto"/>
        <w:left w:val="none" w:sz="0" w:space="0" w:color="auto"/>
        <w:bottom w:val="none" w:sz="0" w:space="0" w:color="auto"/>
        <w:right w:val="none" w:sz="0" w:space="0" w:color="auto"/>
      </w:divBdr>
    </w:div>
    <w:div w:id="1126124115">
      <w:bodyDiv w:val="1"/>
      <w:marLeft w:val="0"/>
      <w:marRight w:val="0"/>
      <w:marTop w:val="0"/>
      <w:marBottom w:val="0"/>
      <w:divBdr>
        <w:top w:val="none" w:sz="0" w:space="0" w:color="auto"/>
        <w:left w:val="none" w:sz="0" w:space="0" w:color="auto"/>
        <w:bottom w:val="none" w:sz="0" w:space="0" w:color="auto"/>
        <w:right w:val="none" w:sz="0" w:space="0" w:color="auto"/>
      </w:divBdr>
    </w:div>
    <w:div w:id="1126268261">
      <w:bodyDiv w:val="1"/>
      <w:marLeft w:val="0"/>
      <w:marRight w:val="0"/>
      <w:marTop w:val="0"/>
      <w:marBottom w:val="0"/>
      <w:divBdr>
        <w:top w:val="none" w:sz="0" w:space="0" w:color="auto"/>
        <w:left w:val="none" w:sz="0" w:space="0" w:color="auto"/>
        <w:bottom w:val="none" w:sz="0" w:space="0" w:color="auto"/>
        <w:right w:val="none" w:sz="0" w:space="0" w:color="auto"/>
      </w:divBdr>
    </w:div>
    <w:div w:id="1126387998">
      <w:bodyDiv w:val="1"/>
      <w:marLeft w:val="0"/>
      <w:marRight w:val="0"/>
      <w:marTop w:val="0"/>
      <w:marBottom w:val="0"/>
      <w:divBdr>
        <w:top w:val="none" w:sz="0" w:space="0" w:color="auto"/>
        <w:left w:val="none" w:sz="0" w:space="0" w:color="auto"/>
        <w:bottom w:val="none" w:sz="0" w:space="0" w:color="auto"/>
        <w:right w:val="none" w:sz="0" w:space="0" w:color="auto"/>
      </w:divBdr>
    </w:div>
    <w:div w:id="1126581574">
      <w:bodyDiv w:val="1"/>
      <w:marLeft w:val="0"/>
      <w:marRight w:val="0"/>
      <w:marTop w:val="0"/>
      <w:marBottom w:val="0"/>
      <w:divBdr>
        <w:top w:val="none" w:sz="0" w:space="0" w:color="auto"/>
        <w:left w:val="none" w:sz="0" w:space="0" w:color="auto"/>
        <w:bottom w:val="none" w:sz="0" w:space="0" w:color="auto"/>
        <w:right w:val="none" w:sz="0" w:space="0" w:color="auto"/>
      </w:divBdr>
    </w:div>
    <w:div w:id="1126660846">
      <w:bodyDiv w:val="1"/>
      <w:marLeft w:val="0"/>
      <w:marRight w:val="0"/>
      <w:marTop w:val="0"/>
      <w:marBottom w:val="0"/>
      <w:divBdr>
        <w:top w:val="none" w:sz="0" w:space="0" w:color="auto"/>
        <w:left w:val="none" w:sz="0" w:space="0" w:color="auto"/>
        <w:bottom w:val="none" w:sz="0" w:space="0" w:color="auto"/>
        <w:right w:val="none" w:sz="0" w:space="0" w:color="auto"/>
      </w:divBdr>
    </w:div>
    <w:div w:id="1127089981">
      <w:bodyDiv w:val="1"/>
      <w:marLeft w:val="0"/>
      <w:marRight w:val="0"/>
      <w:marTop w:val="0"/>
      <w:marBottom w:val="0"/>
      <w:divBdr>
        <w:top w:val="none" w:sz="0" w:space="0" w:color="auto"/>
        <w:left w:val="none" w:sz="0" w:space="0" w:color="auto"/>
        <w:bottom w:val="none" w:sz="0" w:space="0" w:color="auto"/>
        <w:right w:val="none" w:sz="0" w:space="0" w:color="auto"/>
      </w:divBdr>
    </w:div>
    <w:div w:id="1127315795">
      <w:bodyDiv w:val="1"/>
      <w:marLeft w:val="0"/>
      <w:marRight w:val="0"/>
      <w:marTop w:val="0"/>
      <w:marBottom w:val="0"/>
      <w:divBdr>
        <w:top w:val="none" w:sz="0" w:space="0" w:color="auto"/>
        <w:left w:val="none" w:sz="0" w:space="0" w:color="auto"/>
        <w:bottom w:val="none" w:sz="0" w:space="0" w:color="auto"/>
        <w:right w:val="none" w:sz="0" w:space="0" w:color="auto"/>
      </w:divBdr>
    </w:div>
    <w:div w:id="1128471716">
      <w:bodyDiv w:val="1"/>
      <w:marLeft w:val="0"/>
      <w:marRight w:val="0"/>
      <w:marTop w:val="0"/>
      <w:marBottom w:val="0"/>
      <w:divBdr>
        <w:top w:val="none" w:sz="0" w:space="0" w:color="auto"/>
        <w:left w:val="none" w:sz="0" w:space="0" w:color="auto"/>
        <w:bottom w:val="none" w:sz="0" w:space="0" w:color="auto"/>
        <w:right w:val="none" w:sz="0" w:space="0" w:color="auto"/>
      </w:divBdr>
    </w:div>
    <w:div w:id="1128740863">
      <w:bodyDiv w:val="1"/>
      <w:marLeft w:val="0"/>
      <w:marRight w:val="0"/>
      <w:marTop w:val="0"/>
      <w:marBottom w:val="0"/>
      <w:divBdr>
        <w:top w:val="none" w:sz="0" w:space="0" w:color="auto"/>
        <w:left w:val="none" w:sz="0" w:space="0" w:color="auto"/>
        <w:bottom w:val="none" w:sz="0" w:space="0" w:color="auto"/>
        <w:right w:val="none" w:sz="0" w:space="0" w:color="auto"/>
      </w:divBdr>
    </w:div>
    <w:div w:id="1129126484">
      <w:bodyDiv w:val="1"/>
      <w:marLeft w:val="0"/>
      <w:marRight w:val="0"/>
      <w:marTop w:val="0"/>
      <w:marBottom w:val="0"/>
      <w:divBdr>
        <w:top w:val="none" w:sz="0" w:space="0" w:color="auto"/>
        <w:left w:val="none" w:sz="0" w:space="0" w:color="auto"/>
        <w:bottom w:val="none" w:sz="0" w:space="0" w:color="auto"/>
        <w:right w:val="none" w:sz="0" w:space="0" w:color="auto"/>
      </w:divBdr>
    </w:div>
    <w:div w:id="1129326855">
      <w:bodyDiv w:val="1"/>
      <w:marLeft w:val="0"/>
      <w:marRight w:val="0"/>
      <w:marTop w:val="0"/>
      <w:marBottom w:val="0"/>
      <w:divBdr>
        <w:top w:val="none" w:sz="0" w:space="0" w:color="auto"/>
        <w:left w:val="none" w:sz="0" w:space="0" w:color="auto"/>
        <w:bottom w:val="none" w:sz="0" w:space="0" w:color="auto"/>
        <w:right w:val="none" w:sz="0" w:space="0" w:color="auto"/>
      </w:divBdr>
    </w:div>
    <w:div w:id="1129544703">
      <w:bodyDiv w:val="1"/>
      <w:marLeft w:val="0"/>
      <w:marRight w:val="0"/>
      <w:marTop w:val="0"/>
      <w:marBottom w:val="0"/>
      <w:divBdr>
        <w:top w:val="none" w:sz="0" w:space="0" w:color="auto"/>
        <w:left w:val="none" w:sz="0" w:space="0" w:color="auto"/>
        <w:bottom w:val="none" w:sz="0" w:space="0" w:color="auto"/>
        <w:right w:val="none" w:sz="0" w:space="0" w:color="auto"/>
      </w:divBdr>
    </w:div>
    <w:div w:id="1129784739">
      <w:bodyDiv w:val="1"/>
      <w:marLeft w:val="0"/>
      <w:marRight w:val="0"/>
      <w:marTop w:val="0"/>
      <w:marBottom w:val="0"/>
      <w:divBdr>
        <w:top w:val="none" w:sz="0" w:space="0" w:color="auto"/>
        <w:left w:val="none" w:sz="0" w:space="0" w:color="auto"/>
        <w:bottom w:val="none" w:sz="0" w:space="0" w:color="auto"/>
        <w:right w:val="none" w:sz="0" w:space="0" w:color="auto"/>
      </w:divBdr>
    </w:div>
    <w:div w:id="1130440756">
      <w:bodyDiv w:val="1"/>
      <w:marLeft w:val="0"/>
      <w:marRight w:val="0"/>
      <w:marTop w:val="0"/>
      <w:marBottom w:val="0"/>
      <w:divBdr>
        <w:top w:val="none" w:sz="0" w:space="0" w:color="auto"/>
        <w:left w:val="none" w:sz="0" w:space="0" w:color="auto"/>
        <w:bottom w:val="none" w:sz="0" w:space="0" w:color="auto"/>
        <w:right w:val="none" w:sz="0" w:space="0" w:color="auto"/>
      </w:divBdr>
    </w:div>
    <w:div w:id="1130636058">
      <w:bodyDiv w:val="1"/>
      <w:marLeft w:val="0"/>
      <w:marRight w:val="0"/>
      <w:marTop w:val="0"/>
      <w:marBottom w:val="0"/>
      <w:divBdr>
        <w:top w:val="none" w:sz="0" w:space="0" w:color="auto"/>
        <w:left w:val="none" w:sz="0" w:space="0" w:color="auto"/>
        <w:bottom w:val="none" w:sz="0" w:space="0" w:color="auto"/>
        <w:right w:val="none" w:sz="0" w:space="0" w:color="auto"/>
      </w:divBdr>
    </w:div>
    <w:div w:id="1130854185">
      <w:bodyDiv w:val="1"/>
      <w:marLeft w:val="0"/>
      <w:marRight w:val="0"/>
      <w:marTop w:val="0"/>
      <w:marBottom w:val="0"/>
      <w:divBdr>
        <w:top w:val="none" w:sz="0" w:space="0" w:color="auto"/>
        <w:left w:val="none" w:sz="0" w:space="0" w:color="auto"/>
        <w:bottom w:val="none" w:sz="0" w:space="0" w:color="auto"/>
        <w:right w:val="none" w:sz="0" w:space="0" w:color="auto"/>
      </w:divBdr>
    </w:div>
    <w:div w:id="1132406709">
      <w:bodyDiv w:val="1"/>
      <w:marLeft w:val="0"/>
      <w:marRight w:val="0"/>
      <w:marTop w:val="0"/>
      <w:marBottom w:val="0"/>
      <w:divBdr>
        <w:top w:val="none" w:sz="0" w:space="0" w:color="auto"/>
        <w:left w:val="none" w:sz="0" w:space="0" w:color="auto"/>
        <w:bottom w:val="none" w:sz="0" w:space="0" w:color="auto"/>
        <w:right w:val="none" w:sz="0" w:space="0" w:color="auto"/>
      </w:divBdr>
    </w:div>
    <w:div w:id="1132408490">
      <w:bodyDiv w:val="1"/>
      <w:marLeft w:val="0"/>
      <w:marRight w:val="0"/>
      <w:marTop w:val="0"/>
      <w:marBottom w:val="0"/>
      <w:divBdr>
        <w:top w:val="none" w:sz="0" w:space="0" w:color="auto"/>
        <w:left w:val="none" w:sz="0" w:space="0" w:color="auto"/>
        <w:bottom w:val="none" w:sz="0" w:space="0" w:color="auto"/>
        <w:right w:val="none" w:sz="0" w:space="0" w:color="auto"/>
      </w:divBdr>
    </w:div>
    <w:div w:id="1132745469">
      <w:bodyDiv w:val="1"/>
      <w:marLeft w:val="0"/>
      <w:marRight w:val="0"/>
      <w:marTop w:val="0"/>
      <w:marBottom w:val="0"/>
      <w:divBdr>
        <w:top w:val="none" w:sz="0" w:space="0" w:color="auto"/>
        <w:left w:val="none" w:sz="0" w:space="0" w:color="auto"/>
        <w:bottom w:val="none" w:sz="0" w:space="0" w:color="auto"/>
        <w:right w:val="none" w:sz="0" w:space="0" w:color="auto"/>
      </w:divBdr>
    </w:div>
    <w:div w:id="1132867150">
      <w:bodyDiv w:val="1"/>
      <w:marLeft w:val="0"/>
      <w:marRight w:val="0"/>
      <w:marTop w:val="0"/>
      <w:marBottom w:val="0"/>
      <w:divBdr>
        <w:top w:val="none" w:sz="0" w:space="0" w:color="auto"/>
        <w:left w:val="none" w:sz="0" w:space="0" w:color="auto"/>
        <w:bottom w:val="none" w:sz="0" w:space="0" w:color="auto"/>
        <w:right w:val="none" w:sz="0" w:space="0" w:color="auto"/>
      </w:divBdr>
    </w:div>
    <w:div w:id="1133137529">
      <w:bodyDiv w:val="1"/>
      <w:marLeft w:val="0"/>
      <w:marRight w:val="0"/>
      <w:marTop w:val="0"/>
      <w:marBottom w:val="0"/>
      <w:divBdr>
        <w:top w:val="none" w:sz="0" w:space="0" w:color="auto"/>
        <w:left w:val="none" w:sz="0" w:space="0" w:color="auto"/>
        <w:bottom w:val="none" w:sz="0" w:space="0" w:color="auto"/>
        <w:right w:val="none" w:sz="0" w:space="0" w:color="auto"/>
      </w:divBdr>
    </w:div>
    <w:div w:id="1133254479">
      <w:bodyDiv w:val="1"/>
      <w:marLeft w:val="0"/>
      <w:marRight w:val="0"/>
      <w:marTop w:val="0"/>
      <w:marBottom w:val="0"/>
      <w:divBdr>
        <w:top w:val="none" w:sz="0" w:space="0" w:color="auto"/>
        <w:left w:val="none" w:sz="0" w:space="0" w:color="auto"/>
        <w:bottom w:val="none" w:sz="0" w:space="0" w:color="auto"/>
        <w:right w:val="none" w:sz="0" w:space="0" w:color="auto"/>
      </w:divBdr>
    </w:div>
    <w:div w:id="1133517985">
      <w:bodyDiv w:val="1"/>
      <w:marLeft w:val="0"/>
      <w:marRight w:val="0"/>
      <w:marTop w:val="0"/>
      <w:marBottom w:val="0"/>
      <w:divBdr>
        <w:top w:val="none" w:sz="0" w:space="0" w:color="auto"/>
        <w:left w:val="none" w:sz="0" w:space="0" w:color="auto"/>
        <w:bottom w:val="none" w:sz="0" w:space="0" w:color="auto"/>
        <w:right w:val="none" w:sz="0" w:space="0" w:color="auto"/>
      </w:divBdr>
    </w:div>
    <w:div w:id="1133671949">
      <w:bodyDiv w:val="1"/>
      <w:marLeft w:val="0"/>
      <w:marRight w:val="0"/>
      <w:marTop w:val="0"/>
      <w:marBottom w:val="0"/>
      <w:divBdr>
        <w:top w:val="none" w:sz="0" w:space="0" w:color="auto"/>
        <w:left w:val="none" w:sz="0" w:space="0" w:color="auto"/>
        <w:bottom w:val="none" w:sz="0" w:space="0" w:color="auto"/>
        <w:right w:val="none" w:sz="0" w:space="0" w:color="auto"/>
      </w:divBdr>
    </w:div>
    <w:div w:id="1133719163">
      <w:bodyDiv w:val="1"/>
      <w:marLeft w:val="0"/>
      <w:marRight w:val="0"/>
      <w:marTop w:val="0"/>
      <w:marBottom w:val="0"/>
      <w:divBdr>
        <w:top w:val="none" w:sz="0" w:space="0" w:color="auto"/>
        <w:left w:val="none" w:sz="0" w:space="0" w:color="auto"/>
        <w:bottom w:val="none" w:sz="0" w:space="0" w:color="auto"/>
        <w:right w:val="none" w:sz="0" w:space="0" w:color="auto"/>
      </w:divBdr>
    </w:div>
    <w:div w:id="1133869743">
      <w:bodyDiv w:val="1"/>
      <w:marLeft w:val="0"/>
      <w:marRight w:val="0"/>
      <w:marTop w:val="0"/>
      <w:marBottom w:val="0"/>
      <w:divBdr>
        <w:top w:val="none" w:sz="0" w:space="0" w:color="auto"/>
        <w:left w:val="none" w:sz="0" w:space="0" w:color="auto"/>
        <w:bottom w:val="none" w:sz="0" w:space="0" w:color="auto"/>
        <w:right w:val="none" w:sz="0" w:space="0" w:color="auto"/>
      </w:divBdr>
    </w:div>
    <w:div w:id="1133988962">
      <w:bodyDiv w:val="1"/>
      <w:marLeft w:val="0"/>
      <w:marRight w:val="0"/>
      <w:marTop w:val="0"/>
      <w:marBottom w:val="0"/>
      <w:divBdr>
        <w:top w:val="none" w:sz="0" w:space="0" w:color="auto"/>
        <w:left w:val="none" w:sz="0" w:space="0" w:color="auto"/>
        <w:bottom w:val="none" w:sz="0" w:space="0" w:color="auto"/>
        <w:right w:val="none" w:sz="0" w:space="0" w:color="auto"/>
      </w:divBdr>
    </w:div>
    <w:div w:id="1134105871">
      <w:bodyDiv w:val="1"/>
      <w:marLeft w:val="0"/>
      <w:marRight w:val="0"/>
      <w:marTop w:val="0"/>
      <w:marBottom w:val="0"/>
      <w:divBdr>
        <w:top w:val="none" w:sz="0" w:space="0" w:color="auto"/>
        <w:left w:val="none" w:sz="0" w:space="0" w:color="auto"/>
        <w:bottom w:val="none" w:sz="0" w:space="0" w:color="auto"/>
        <w:right w:val="none" w:sz="0" w:space="0" w:color="auto"/>
      </w:divBdr>
    </w:div>
    <w:div w:id="1134175368">
      <w:bodyDiv w:val="1"/>
      <w:marLeft w:val="0"/>
      <w:marRight w:val="0"/>
      <w:marTop w:val="0"/>
      <w:marBottom w:val="0"/>
      <w:divBdr>
        <w:top w:val="none" w:sz="0" w:space="0" w:color="auto"/>
        <w:left w:val="none" w:sz="0" w:space="0" w:color="auto"/>
        <w:bottom w:val="none" w:sz="0" w:space="0" w:color="auto"/>
        <w:right w:val="none" w:sz="0" w:space="0" w:color="auto"/>
      </w:divBdr>
    </w:div>
    <w:div w:id="1134254791">
      <w:bodyDiv w:val="1"/>
      <w:marLeft w:val="0"/>
      <w:marRight w:val="0"/>
      <w:marTop w:val="0"/>
      <w:marBottom w:val="0"/>
      <w:divBdr>
        <w:top w:val="none" w:sz="0" w:space="0" w:color="auto"/>
        <w:left w:val="none" w:sz="0" w:space="0" w:color="auto"/>
        <w:bottom w:val="none" w:sz="0" w:space="0" w:color="auto"/>
        <w:right w:val="none" w:sz="0" w:space="0" w:color="auto"/>
      </w:divBdr>
    </w:div>
    <w:div w:id="1134323574">
      <w:bodyDiv w:val="1"/>
      <w:marLeft w:val="0"/>
      <w:marRight w:val="0"/>
      <w:marTop w:val="0"/>
      <w:marBottom w:val="0"/>
      <w:divBdr>
        <w:top w:val="none" w:sz="0" w:space="0" w:color="auto"/>
        <w:left w:val="none" w:sz="0" w:space="0" w:color="auto"/>
        <w:bottom w:val="none" w:sz="0" w:space="0" w:color="auto"/>
        <w:right w:val="none" w:sz="0" w:space="0" w:color="auto"/>
      </w:divBdr>
    </w:div>
    <w:div w:id="1134563488">
      <w:bodyDiv w:val="1"/>
      <w:marLeft w:val="0"/>
      <w:marRight w:val="0"/>
      <w:marTop w:val="0"/>
      <w:marBottom w:val="0"/>
      <w:divBdr>
        <w:top w:val="none" w:sz="0" w:space="0" w:color="auto"/>
        <w:left w:val="none" w:sz="0" w:space="0" w:color="auto"/>
        <w:bottom w:val="none" w:sz="0" w:space="0" w:color="auto"/>
        <w:right w:val="none" w:sz="0" w:space="0" w:color="auto"/>
      </w:divBdr>
    </w:div>
    <w:div w:id="1134955111">
      <w:bodyDiv w:val="1"/>
      <w:marLeft w:val="0"/>
      <w:marRight w:val="0"/>
      <w:marTop w:val="0"/>
      <w:marBottom w:val="0"/>
      <w:divBdr>
        <w:top w:val="none" w:sz="0" w:space="0" w:color="auto"/>
        <w:left w:val="none" w:sz="0" w:space="0" w:color="auto"/>
        <w:bottom w:val="none" w:sz="0" w:space="0" w:color="auto"/>
        <w:right w:val="none" w:sz="0" w:space="0" w:color="auto"/>
      </w:divBdr>
    </w:div>
    <w:div w:id="1135024696">
      <w:bodyDiv w:val="1"/>
      <w:marLeft w:val="0"/>
      <w:marRight w:val="0"/>
      <w:marTop w:val="0"/>
      <w:marBottom w:val="0"/>
      <w:divBdr>
        <w:top w:val="none" w:sz="0" w:space="0" w:color="auto"/>
        <w:left w:val="none" w:sz="0" w:space="0" w:color="auto"/>
        <w:bottom w:val="none" w:sz="0" w:space="0" w:color="auto"/>
        <w:right w:val="none" w:sz="0" w:space="0" w:color="auto"/>
      </w:divBdr>
    </w:div>
    <w:div w:id="1135173023">
      <w:bodyDiv w:val="1"/>
      <w:marLeft w:val="0"/>
      <w:marRight w:val="0"/>
      <w:marTop w:val="0"/>
      <w:marBottom w:val="0"/>
      <w:divBdr>
        <w:top w:val="none" w:sz="0" w:space="0" w:color="auto"/>
        <w:left w:val="none" w:sz="0" w:space="0" w:color="auto"/>
        <w:bottom w:val="none" w:sz="0" w:space="0" w:color="auto"/>
        <w:right w:val="none" w:sz="0" w:space="0" w:color="auto"/>
      </w:divBdr>
    </w:div>
    <w:div w:id="1135369522">
      <w:bodyDiv w:val="1"/>
      <w:marLeft w:val="0"/>
      <w:marRight w:val="0"/>
      <w:marTop w:val="0"/>
      <w:marBottom w:val="0"/>
      <w:divBdr>
        <w:top w:val="none" w:sz="0" w:space="0" w:color="auto"/>
        <w:left w:val="none" w:sz="0" w:space="0" w:color="auto"/>
        <w:bottom w:val="none" w:sz="0" w:space="0" w:color="auto"/>
        <w:right w:val="none" w:sz="0" w:space="0" w:color="auto"/>
      </w:divBdr>
    </w:div>
    <w:div w:id="1135639306">
      <w:bodyDiv w:val="1"/>
      <w:marLeft w:val="0"/>
      <w:marRight w:val="0"/>
      <w:marTop w:val="0"/>
      <w:marBottom w:val="0"/>
      <w:divBdr>
        <w:top w:val="none" w:sz="0" w:space="0" w:color="auto"/>
        <w:left w:val="none" w:sz="0" w:space="0" w:color="auto"/>
        <w:bottom w:val="none" w:sz="0" w:space="0" w:color="auto"/>
        <w:right w:val="none" w:sz="0" w:space="0" w:color="auto"/>
      </w:divBdr>
    </w:div>
    <w:div w:id="1135682507">
      <w:bodyDiv w:val="1"/>
      <w:marLeft w:val="0"/>
      <w:marRight w:val="0"/>
      <w:marTop w:val="0"/>
      <w:marBottom w:val="0"/>
      <w:divBdr>
        <w:top w:val="none" w:sz="0" w:space="0" w:color="auto"/>
        <w:left w:val="none" w:sz="0" w:space="0" w:color="auto"/>
        <w:bottom w:val="none" w:sz="0" w:space="0" w:color="auto"/>
        <w:right w:val="none" w:sz="0" w:space="0" w:color="auto"/>
      </w:divBdr>
    </w:div>
    <w:div w:id="1136072833">
      <w:bodyDiv w:val="1"/>
      <w:marLeft w:val="0"/>
      <w:marRight w:val="0"/>
      <w:marTop w:val="0"/>
      <w:marBottom w:val="0"/>
      <w:divBdr>
        <w:top w:val="none" w:sz="0" w:space="0" w:color="auto"/>
        <w:left w:val="none" w:sz="0" w:space="0" w:color="auto"/>
        <w:bottom w:val="none" w:sz="0" w:space="0" w:color="auto"/>
        <w:right w:val="none" w:sz="0" w:space="0" w:color="auto"/>
      </w:divBdr>
    </w:div>
    <w:div w:id="1136214539">
      <w:bodyDiv w:val="1"/>
      <w:marLeft w:val="0"/>
      <w:marRight w:val="0"/>
      <w:marTop w:val="0"/>
      <w:marBottom w:val="0"/>
      <w:divBdr>
        <w:top w:val="none" w:sz="0" w:space="0" w:color="auto"/>
        <w:left w:val="none" w:sz="0" w:space="0" w:color="auto"/>
        <w:bottom w:val="none" w:sz="0" w:space="0" w:color="auto"/>
        <w:right w:val="none" w:sz="0" w:space="0" w:color="auto"/>
      </w:divBdr>
    </w:div>
    <w:div w:id="1136410453">
      <w:bodyDiv w:val="1"/>
      <w:marLeft w:val="0"/>
      <w:marRight w:val="0"/>
      <w:marTop w:val="0"/>
      <w:marBottom w:val="0"/>
      <w:divBdr>
        <w:top w:val="none" w:sz="0" w:space="0" w:color="auto"/>
        <w:left w:val="none" w:sz="0" w:space="0" w:color="auto"/>
        <w:bottom w:val="none" w:sz="0" w:space="0" w:color="auto"/>
        <w:right w:val="none" w:sz="0" w:space="0" w:color="auto"/>
      </w:divBdr>
    </w:div>
    <w:div w:id="1136416377">
      <w:bodyDiv w:val="1"/>
      <w:marLeft w:val="0"/>
      <w:marRight w:val="0"/>
      <w:marTop w:val="0"/>
      <w:marBottom w:val="0"/>
      <w:divBdr>
        <w:top w:val="none" w:sz="0" w:space="0" w:color="auto"/>
        <w:left w:val="none" w:sz="0" w:space="0" w:color="auto"/>
        <w:bottom w:val="none" w:sz="0" w:space="0" w:color="auto"/>
        <w:right w:val="none" w:sz="0" w:space="0" w:color="auto"/>
      </w:divBdr>
    </w:div>
    <w:div w:id="1137915912">
      <w:bodyDiv w:val="1"/>
      <w:marLeft w:val="0"/>
      <w:marRight w:val="0"/>
      <w:marTop w:val="0"/>
      <w:marBottom w:val="0"/>
      <w:divBdr>
        <w:top w:val="none" w:sz="0" w:space="0" w:color="auto"/>
        <w:left w:val="none" w:sz="0" w:space="0" w:color="auto"/>
        <w:bottom w:val="none" w:sz="0" w:space="0" w:color="auto"/>
        <w:right w:val="none" w:sz="0" w:space="0" w:color="auto"/>
      </w:divBdr>
    </w:div>
    <w:div w:id="1138037503">
      <w:bodyDiv w:val="1"/>
      <w:marLeft w:val="0"/>
      <w:marRight w:val="0"/>
      <w:marTop w:val="0"/>
      <w:marBottom w:val="0"/>
      <w:divBdr>
        <w:top w:val="none" w:sz="0" w:space="0" w:color="auto"/>
        <w:left w:val="none" w:sz="0" w:space="0" w:color="auto"/>
        <w:bottom w:val="none" w:sz="0" w:space="0" w:color="auto"/>
        <w:right w:val="none" w:sz="0" w:space="0" w:color="auto"/>
      </w:divBdr>
    </w:div>
    <w:div w:id="1138834990">
      <w:bodyDiv w:val="1"/>
      <w:marLeft w:val="0"/>
      <w:marRight w:val="0"/>
      <w:marTop w:val="0"/>
      <w:marBottom w:val="0"/>
      <w:divBdr>
        <w:top w:val="none" w:sz="0" w:space="0" w:color="auto"/>
        <w:left w:val="none" w:sz="0" w:space="0" w:color="auto"/>
        <w:bottom w:val="none" w:sz="0" w:space="0" w:color="auto"/>
        <w:right w:val="none" w:sz="0" w:space="0" w:color="auto"/>
      </w:divBdr>
    </w:div>
    <w:div w:id="1139349307">
      <w:bodyDiv w:val="1"/>
      <w:marLeft w:val="0"/>
      <w:marRight w:val="0"/>
      <w:marTop w:val="0"/>
      <w:marBottom w:val="0"/>
      <w:divBdr>
        <w:top w:val="none" w:sz="0" w:space="0" w:color="auto"/>
        <w:left w:val="none" w:sz="0" w:space="0" w:color="auto"/>
        <w:bottom w:val="none" w:sz="0" w:space="0" w:color="auto"/>
        <w:right w:val="none" w:sz="0" w:space="0" w:color="auto"/>
      </w:divBdr>
    </w:div>
    <w:div w:id="1139493476">
      <w:bodyDiv w:val="1"/>
      <w:marLeft w:val="0"/>
      <w:marRight w:val="0"/>
      <w:marTop w:val="0"/>
      <w:marBottom w:val="0"/>
      <w:divBdr>
        <w:top w:val="none" w:sz="0" w:space="0" w:color="auto"/>
        <w:left w:val="none" w:sz="0" w:space="0" w:color="auto"/>
        <w:bottom w:val="none" w:sz="0" w:space="0" w:color="auto"/>
        <w:right w:val="none" w:sz="0" w:space="0" w:color="auto"/>
      </w:divBdr>
    </w:div>
    <w:div w:id="1139571102">
      <w:bodyDiv w:val="1"/>
      <w:marLeft w:val="0"/>
      <w:marRight w:val="0"/>
      <w:marTop w:val="0"/>
      <w:marBottom w:val="0"/>
      <w:divBdr>
        <w:top w:val="none" w:sz="0" w:space="0" w:color="auto"/>
        <w:left w:val="none" w:sz="0" w:space="0" w:color="auto"/>
        <w:bottom w:val="none" w:sz="0" w:space="0" w:color="auto"/>
        <w:right w:val="none" w:sz="0" w:space="0" w:color="auto"/>
      </w:divBdr>
    </w:div>
    <w:div w:id="1139768543">
      <w:bodyDiv w:val="1"/>
      <w:marLeft w:val="0"/>
      <w:marRight w:val="0"/>
      <w:marTop w:val="0"/>
      <w:marBottom w:val="0"/>
      <w:divBdr>
        <w:top w:val="none" w:sz="0" w:space="0" w:color="auto"/>
        <w:left w:val="none" w:sz="0" w:space="0" w:color="auto"/>
        <w:bottom w:val="none" w:sz="0" w:space="0" w:color="auto"/>
        <w:right w:val="none" w:sz="0" w:space="0" w:color="auto"/>
      </w:divBdr>
    </w:div>
    <w:div w:id="1139808788">
      <w:bodyDiv w:val="1"/>
      <w:marLeft w:val="0"/>
      <w:marRight w:val="0"/>
      <w:marTop w:val="0"/>
      <w:marBottom w:val="0"/>
      <w:divBdr>
        <w:top w:val="none" w:sz="0" w:space="0" w:color="auto"/>
        <w:left w:val="none" w:sz="0" w:space="0" w:color="auto"/>
        <w:bottom w:val="none" w:sz="0" w:space="0" w:color="auto"/>
        <w:right w:val="none" w:sz="0" w:space="0" w:color="auto"/>
      </w:divBdr>
    </w:div>
    <w:div w:id="1140073124">
      <w:bodyDiv w:val="1"/>
      <w:marLeft w:val="0"/>
      <w:marRight w:val="0"/>
      <w:marTop w:val="0"/>
      <w:marBottom w:val="0"/>
      <w:divBdr>
        <w:top w:val="none" w:sz="0" w:space="0" w:color="auto"/>
        <w:left w:val="none" w:sz="0" w:space="0" w:color="auto"/>
        <w:bottom w:val="none" w:sz="0" w:space="0" w:color="auto"/>
        <w:right w:val="none" w:sz="0" w:space="0" w:color="auto"/>
      </w:divBdr>
    </w:div>
    <w:div w:id="1140150088">
      <w:bodyDiv w:val="1"/>
      <w:marLeft w:val="0"/>
      <w:marRight w:val="0"/>
      <w:marTop w:val="0"/>
      <w:marBottom w:val="0"/>
      <w:divBdr>
        <w:top w:val="none" w:sz="0" w:space="0" w:color="auto"/>
        <w:left w:val="none" w:sz="0" w:space="0" w:color="auto"/>
        <w:bottom w:val="none" w:sz="0" w:space="0" w:color="auto"/>
        <w:right w:val="none" w:sz="0" w:space="0" w:color="auto"/>
      </w:divBdr>
    </w:div>
    <w:div w:id="1140540715">
      <w:bodyDiv w:val="1"/>
      <w:marLeft w:val="0"/>
      <w:marRight w:val="0"/>
      <w:marTop w:val="0"/>
      <w:marBottom w:val="0"/>
      <w:divBdr>
        <w:top w:val="none" w:sz="0" w:space="0" w:color="auto"/>
        <w:left w:val="none" w:sz="0" w:space="0" w:color="auto"/>
        <w:bottom w:val="none" w:sz="0" w:space="0" w:color="auto"/>
        <w:right w:val="none" w:sz="0" w:space="0" w:color="auto"/>
      </w:divBdr>
    </w:div>
    <w:div w:id="1140809819">
      <w:bodyDiv w:val="1"/>
      <w:marLeft w:val="0"/>
      <w:marRight w:val="0"/>
      <w:marTop w:val="0"/>
      <w:marBottom w:val="0"/>
      <w:divBdr>
        <w:top w:val="none" w:sz="0" w:space="0" w:color="auto"/>
        <w:left w:val="none" w:sz="0" w:space="0" w:color="auto"/>
        <w:bottom w:val="none" w:sz="0" w:space="0" w:color="auto"/>
        <w:right w:val="none" w:sz="0" w:space="0" w:color="auto"/>
      </w:divBdr>
    </w:div>
    <w:div w:id="1140876162">
      <w:bodyDiv w:val="1"/>
      <w:marLeft w:val="0"/>
      <w:marRight w:val="0"/>
      <w:marTop w:val="0"/>
      <w:marBottom w:val="0"/>
      <w:divBdr>
        <w:top w:val="none" w:sz="0" w:space="0" w:color="auto"/>
        <w:left w:val="none" w:sz="0" w:space="0" w:color="auto"/>
        <w:bottom w:val="none" w:sz="0" w:space="0" w:color="auto"/>
        <w:right w:val="none" w:sz="0" w:space="0" w:color="auto"/>
      </w:divBdr>
    </w:div>
    <w:div w:id="1140995015">
      <w:bodyDiv w:val="1"/>
      <w:marLeft w:val="0"/>
      <w:marRight w:val="0"/>
      <w:marTop w:val="0"/>
      <w:marBottom w:val="0"/>
      <w:divBdr>
        <w:top w:val="none" w:sz="0" w:space="0" w:color="auto"/>
        <w:left w:val="none" w:sz="0" w:space="0" w:color="auto"/>
        <w:bottom w:val="none" w:sz="0" w:space="0" w:color="auto"/>
        <w:right w:val="none" w:sz="0" w:space="0" w:color="auto"/>
      </w:divBdr>
    </w:div>
    <w:div w:id="1141461878">
      <w:bodyDiv w:val="1"/>
      <w:marLeft w:val="0"/>
      <w:marRight w:val="0"/>
      <w:marTop w:val="0"/>
      <w:marBottom w:val="0"/>
      <w:divBdr>
        <w:top w:val="none" w:sz="0" w:space="0" w:color="auto"/>
        <w:left w:val="none" w:sz="0" w:space="0" w:color="auto"/>
        <w:bottom w:val="none" w:sz="0" w:space="0" w:color="auto"/>
        <w:right w:val="none" w:sz="0" w:space="0" w:color="auto"/>
      </w:divBdr>
    </w:div>
    <w:div w:id="1142116632">
      <w:bodyDiv w:val="1"/>
      <w:marLeft w:val="0"/>
      <w:marRight w:val="0"/>
      <w:marTop w:val="0"/>
      <w:marBottom w:val="0"/>
      <w:divBdr>
        <w:top w:val="none" w:sz="0" w:space="0" w:color="auto"/>
        <w:left w:val="none" w:sz="0" w:space="0" w:color="auto"/>
        <w:bottom w:val="none" w:sz="0" w:space="0" w:color="auto"/>
        <w:right w:val="none" w:sz="0" w:space="0" w:color="auto"/>
      </w:divBdr>
    </w:div>
    <w:div w:id="1142430095">
      <w:bodyDiv w:val="1"/>
      <w:marLeft w:val="0"/>
      <w:marRight w:val="0"/>
      <w:marTop w:val="0"/>
      <w:marBottom w:val="0"/>
      <w:divBdr>
        <w:top w:val="none" w:sz="0" w:space="0" w:color="auto"/>
        <w:left w:val="none" w:sz="0" w:space="0" w:color="auto"/>
        <w:bottom w:val="none" w:sz="0" w:space="0" w:color="auto"/>
        <w:right w:val="none" w:sz="0" w:space="0" w:color="auto"/>
      </w:divBdr>
    </w:div>
    <w:div w:id="1142573416">
      <w:bodyDiv w:val="1"/>
      <w:marLeft w:val="0"/>
      <w:marRight w:val="0"/>
      <w:marTop w:val="0"/>
      <w:marBottom w:val="0"/>
      <w:divBdr>
        <w:top w:val="none" w:sz="0" w:space="0" w:color="auto"/>
        <w:left w:val="none" w:sz="0" w:space="0" w:color="auto"/>
        <w:bottom w:val="none" w:sz="0" w:space="0" w:color="auto"/>
        <w:right w:val="none" w:sz="0" w:space="0" w:color="auto"/>
      </w:divBdr>
    </w:div>
    <w:div w:id="1142700908">
      <w:bodyDiv w:val="1"/>
      <w:marLeft w:val="0"/>
      <w:marRight w:val="0"/>
      <w:marTop w:val="0"/>
      <w:marBottom w:val="0"/>
      <w:divBdr>
        <w:top w:val="none" w:sz="0" w:space="0" w:color="auto"/>
        <w:left w:val="none" w:sz="0" w:space="0" w:color="auto"/>
        <w:bottom w:val="none" w:sz="0" w:space="0" w:color="auto"/>
        <w:right w:val="none" w:sz="0" w:space="0" w:color="auto"/>
      </w:divBdr>
    </w:div>
    <w:div w:id="1142960420">
      <w:bodyDiv w:val="1"/>
      <w:marLeft w:val="0"/>
      <w:marRight w:val="0"/>
      <w:marTop w:val="0"/>
      <w:marBottom w:val="0"/>
      <w:divBdr>
        <w:top w:val="none" w:sz="0" w:space="0" w:color="auto"/>
        <w:left w:val="none" w:sz="0" w:space="0" w:color="auto"/>
        <w:bottom w:val="none" w:sz="0" w:space="0" w:color="auto"/>
        <w:right w:val="none" w:sz="0" w:space="0" w:color="auto"/>
      </w:divBdr>
    </w:div>
    <w:div w:id="1142963179">
      <w:bodyDiv w:val="1"/>
      <w:marLeft w:val="0"/>
      <w:marRight w:val="0"/>
      <w:marTop w:val="0"/>
      <w:marBottom w:val="0"/>
      <w:divBdr>
        <w:top w:val="none" w:sz="0" w:space="0" w:color="auto"/>
        <w:left w:val="none" w:sz="0" w:space="0" w:color="auto"/>
        <w:bottom w:val="none" w:sz="0" w:space="0" w:color="auto"/>
        <w:right w:val="none" w:sz="0" w:space="0" w:color="auto"/>
      </w:divBdr>
    </w:div>
    <w:div w:id="1142966898">
      <w:bodyDiv w:val="1"/>
      <w:marLeft w:val="0"/>
      <w:marRight w:val="0"/>
      <w:marTop w:val="0"/>
      <w:marBottom w:val="0"/>
      <w:divBdr>
        <w:top w:val="none" w:sz="0" w:space="0" w:color="auto"/>
        <w:left w:val="none" w:sz="0" w:space="0" w:color="auto"/>
        <w:bottom w:val="none" w:sz="0" w:space="0" w:color="auto"/>
        <w:right w:val="none" w:sz="0" w:space="0" w:color="auto"/>
      </w:divBdr>
    </w:div>
    <w:div w:id="1143814824">
      <w:bodyDiv w:val="1"/>
      <w:marLeft w:val="0"/>
      <w:marRight w:val="0"/>
      <w:marTop w:val="0"/>
      <w:marBottom w:val="0"/>
      <w:divBdr>
        <w:top w:val="none" w:sz="0" w:space="0" w:color="auto"/>
        <w:left w:val="none" w:sz="0" w:space="0" w:color="auto"/>
        <w:bottom w:val="none" w:sz="0" w:space="0" w:color="auto"/>
        <w:right w:val="none" w:sz="0" w:space="0" w:color="auto"/>
      </w:divBdr>
    </w:div>
    <w:div w:id="1143933347">
      <w:bodyDiv w:val="1"/>
      <w:marLeft w:val="0"/>
      <w:marRight w:val="0"/>
      <w:marTop w:val="0"/>
      <w:marBottom w:val="0"/>
      <w:divBdr>
        <w:top w:val="none" w:sz="0" w:space="0" w:color="auto"/>
        <w:left w:val="none" w:sz="0" w:space="0" w:color="auto"/>
        <w:bottom w:val="none" w:sz="0" w:space="0" w:color="auto"/>
        <w:right w:val="none" w:sz="0" w:space="0" w:color="auto"/>
      </w:divBdr>
    </w:div>
    <w:div w:id="1144196397">
      <w:bodyDiv w:val="1"/>
      <w:marLeft w:val="0"/>
      <w:marRight w:val="0"/>
      <w:marTop w:val="0"/>
      <w:marBottom w:val="0"/>
      <w:divBdr>
        <w:top w:val="none" w:sz="0" w:space="0" w:color="auto"/>
        <w:left w:val="none" w:sz="0" w:space="0" w:color="auto"/>
        <w:bottom w:val="none" w:sz="0" w:space="0" w:color="auto"/>
        <w:right w:val="none" w:sz="0" w:space="0" w:color="auto"/>
      </w:divBdr>
    </w:div>
    <w:div w:id="1144735592">
      <w:bodyDiv w:val="1"/>
      <w:marLeft w:val="0"/>
      <w:marRight w:val="0"/>
      <w:marTop w:val="0"/>
      <w:marBottom w:val="0"/>
      <w:divBdr>
        <w:top w:val="none" w:sz="0" w:space="0" w:color="auto"/>
        <w:left w:val="none" w:sz="0" w:space="0" w:color="auto"/>
        <w:bottom w:val="none" w:sz="0" w:space="0" w:color="auto"/>
        <w:right w:val="none" w:sz="0" w:space="0" w:color="auto"/>
      </w:divBdr>
    </w:div>
    <w:div w:id="1145005165">
      <w:bodyDiv w:val="1"/>
      <w:marLeft w:val="0"/>
      <w:marRight w:val="0"/>
      <w:marTop w:val="0"/>
      <w:marBottom w:val="0"/>
      <w:divBdr>
        <w:top w:val="none" w:sz="0" w:space="0" w:color="auto"/>
        <w:left w:val="none" w:sz="0" w:space="0" w:color="auto"/>
        <w:bottom w:val="none" w:sz="0" w:space="0" w:color="auto"/>
        <w:right w:val="none" w:sz="0" w:space="0" w:color="auto"/>
      </w:divBdr>
    </w:div>
    <w:div w:id="1145007844">
      <w:bodyDiv w:val="1"/>
      <w:marLeft w:val="0"/>
      <w:marRight w:val="0"/>
      <w:marTop w:val="0"/>
      <w:marBottom w:val="0"/>
      <w:divBdr>
        <w:top w:val="none" w:sz="0" w:space="0" w:color="auto"/>
        <w:left w:val="none" w:sz="0" w:space="0" w:color="auto"/>
        <w:bottom w:val="none" w:sz="0" w:space="0" w:color="auto"/>
        <w:right w:val="none" w:sz="0" w:space="0" w:color="auto"/>
      </w:divBdr>
    </w:div>
    <w:div w:id="1145049032">
      <w:bodyDiv w:val="1"/>
      <w:marLeft w:val="0"/>
      <w:marRight w:val="0"/>
      <w:marTop w:val="0"/>
      <w:marBottom w:val="0"/>
      <w:divBdr>
        <w:top w:val="none" w:sz="0" w:space="0" w:color="auto"/>
        <w:left w:val="none" w:sz="0" w:space="0" w:color="auto"/>
        <w:bottom w:val="none" w:sz="0" w:space="0" w:color="auto"/>
        <w:right w:val="none" w:sz="0" w:space="0" w:color="auto"/>
      </w:divBdr>
    </w:div>
    <w:div w:id="1145393153">
      <w:bodyDiv w:val="1"/>
      <w:marLeft w:val="0"/>
      <w:marRight w:val="0"/>
      <w:marTop w:val="0"/>
      <w:marBottom w:val="0"/>
      <w:divBdr>
        <w:top w:val="none" w:sz="0" w:space="0" w:color="auto"/>
        <w:left w:val="none" w:sz="0" w:space="0" w:color="auto"/>
        <w:bottom w:val="none" w:sz="0" w:space="0" w:color="auto"/>
        <w:right w:val="none" w:sz="0" w:space="0" w:color="auto"/>
      </w:divBdr>
    </w:div>
    <w:div w:id="1145582812">
      <w:bodyDiv w:val="1"/>
      <w:marLeft w:val="0"/>
      <w:marRight w:val="0"/>
      <w:marTop w:val="0"/>
      <w:marBottom w:val="0"/>
      <w:divBdr>
        <w:top w:val="none" w:sz="0" w:space="0" w:color="auto"/>
        <w:left w:val="none" w:sz="0" w:space="0" w:color="auto"/>
        <w:bottom w:val="none" w:sz="0" w:space="0" w:color="auto"/>
        <w:right w:val="none" w:sz="0" w:space="0" w:color="auto"/>
      </w:divBdr>
    </w:div>
    <w:div w:id="1146047330">
      <w:bodyDiv w:val="1"/>
      <w:marLeft w:val="0"/>
      <w:marRight w:val="0"/>
      <w:marTop w:val="0"/>
      <w:marBottom w:val="0"/>
      <w:divBdr>
        <w:top w:val="none" w:sz="0" w:space="0" w:color="auto"/>
        <w:left w:val="none" w:sz="0" w:space="0" w:color="auto"/>
        <w:bottom w:val="none" w:sz="0" w:space="0" w:color="auto"/>
        <w:right w:val="none" w:sz="0" w:space="0" w:color="auto"/>
      </w:divBdr>
    </w:div>
    <w:div w:id="1146318877">
      <w:bodyDiv w:val="1"/>
      <w:marLeft w:val="0"/>
      <w:marRight w:val="0"/>
      <w:marTop w:val="0"/>
      <w:marBottom w:val="0"/>
      <w:divBdr>
        <w:top w:val="none" w:sz="0" w:space="0" w:color="auto"/>
        <w:left w:val="none" w:sz="0" w:space="0" w:color="auto"/>
        <w:bottom w:val="none" w:sz="0" w:space="0" w:color="auto"/>
        <w:right w:val="none" w:sz="0" w:space="0" w:color="auto"/>
      </w:divBdr>
    </w:div>
    <w:div w:id="1147477110">
      <w:bodyDiv w:val="1"/>
      <w:marLeft w:val="0"/>
      <w:marRight w:val="0"/>
      <w:marTop w:val="0"/>
      <w:marBottom w:val="0"/>
      <w:divBdr>
        <w:top w:val="none" w:sz="0" w:space="0" w:color="auto"/>
        <w:left w:val="none" w:sz="0" w:space="0" w:color="auto"/>
        <w:bottom w:val="none" w:sz="0" w:space="0" w:color="auto"/>
        <w:right w:val="none" w:sz="0" w:space="0" w:color="auto"/>
      </w:divBdr>
    </w:div>
    <w:div w:id="1147548990">
      <w:bodyDiv w:val="1"/>
      <w:marLeft w:val="0"/>
      <w:marRight w:val="0"/>
      <w:marTop w:val="0"/>
      <w:marBottom w:val="0"/>
      <w:divBdr>
        <w:top w:val="none" w:sz="0" w:space="0" w:color="auto"/>
        <w:left w:val="none" w:sz="0" w:space="0" w:color="auto"/>
        <w:bottom w:val="none" w:sz="0" w:space="0" w:color="auto"/>
        <w:right w:val="none" w:sz="0" w:space="0" w:color="auto"/>
      </w:divBdr>
    </w:div>
    <w:div w:id="1147625016">
      <w:bodyDiv w:val="1"/>
      <w:marLeft w:val="0"/>
      <w:marRight w:val="0"/>
      <w:marTop w:val="0"/>
      <w:marBottom w:val="0"/>
      <w:divBdr>
        <w:top w:val="none" w:sz="0" w:space="0" w:color="auto"/>
        <w:left w:val="none" w:sz="0" w:space="0" w:color="auto"/>
        <w:bottom w:val="none" w:sz="0" w:space="0" w:color="auto"/>
        <w:right w:val="none" w:sz="0" w:space="0" w:color="auto"/>
      </w:divBdr>
    </w:div>
    <w:div w:id="1147671669">
      <w:bodyDiv w:val="1"/>
      <w:marLeft w:val="0"/>
      <w:marRight w:val="0"/>
      <w:marTop w:val="0"/>
      <w:marBottom w:val="0"/>
      <w:divBdr>
        <w:top w:val="none" w:sz="0" w:space="0" w:color="auto"/>
        <w:left w:val="none" w:sz="0" w:space="0" w:color="auto"/>
        <w:bottom w:val="none" w:sz="0" w:space="0" w:color="auto"/>
        <w:right w:val="none" w:sz="0" w:space="0" w:color="auto"/>
      </w:divBdr>
    </w:div>
    <w:div w:id="1148277414">
      <w:bodyDiv w:val="1"/>
      <w:marLeft w:val="0"/>
      <w:marRight w:val="0"/>
      <w:marTop w:val="0"/>
      <w:marBottom w:val="0"/>
      <w:divBdr>
        <w:top w:val="none" w:sz="0" w:space="0" w:color="auto"/>
        <w:left w:val="none" w:sz="0" w:space="0" w:color="auto"/>
        <w:bottom w:val="none" w:sz="0" w:space="0" w:color="auto"/>
        <w:right w:val="none" w:sz="0" w:space="0" w:color="auto"/>
      </w:divBdr>
    </w:div>
    <w:div w:id="1148938308">
      <w:bodyDiv w:val="1"/>
      <w:marLeft w:val="0"/>
      <w:marRight w:val="0"/>
      <w:marTop w:val="0"/>
      <w:marBottom w:val="0"/>
      <w:divBdr>
        <w:top w:val="none" w:sz="0" w:space="0" w:color="auto"/>
        <w:left w:val="none" w:sz="0" w:space="0" w:color="auto"/>
        <w:bottom w:val="none" w:sz="0" w:space="0" w:color="auto"/>
        <w:right w:val="none" w:sz="0" w:space="0" w:color="auto"/>
      </w:divBdr>
    </w:div>
    <w:div w:id="1149206165">
      <w:bodyDiv w:val="1"/>
      <w:marLeft w:val="0"/>
      <w:marRight w:val="0"/>
      <w:marTop w:val="0"/>
      <w:marBottom w:val="0"/>
      <w:divBdr>
        <w:top w:val="none" w:sz="0" w:space="0" w:color="auto"/>
        <w:left w:val="none" w:sz="0" w:space="0" w:color="auto"/>
        <w:bottom w:val="none" w:sz="0" w:space="0" w:color="auto"/>
        <w:right w:val="none" w:sz="0" w:space="0" w:color="auto"/>
      </w:divBdr>
    </w:div>
    <w:div w:id="1149324945">
      <w:bodyDiv w:val="1"/>
      <w:marLeft w:val="0"/>
      <w:marRight w:val="0"/>
      <w:marTop w:val="0"/>
      <w:marBottom w:val="0"/>
      <w:divBdr>
        <w:top w:val="none" w:sz="0" w:space="0" w:color="auto"/>
        <w:left w:val="none" w:sz="0" w:space="0" w:color="auto"/>
        <w:bottom w:val="none" w:sz="0" w:space="0" w:color="auto"/>
        <w:right w:val="none" w:sz="0" w:space="0" w:color="auto"/>
      </w:divBdr>
    </w:div>
    <w:div w:id="1149402542">
      <w:bodyDiv w:val="1"/>
      <w:marLeft w:val="0"/>
      <w:marRight w:val="0"/>
      <w:marTop w:val="0"/>
      <w:marBottom w:val="0"/>
      <w:divBdr>
        <w:top w:val="none" w:sz="0" w:space="0" w:color="auto"/>
        <w:left w:val="none" w:sz="0" w:space="0" w:color="auto"/>
        <w:bottom w:val="none" w:sz="0" w:space="0" w:color="auto"/>
        <w:right w:val="none" w:sz="0" w:space="0" w:color="auto"/>
      </w:divBdr>
    </w:div>
    <w:div w:id="1149444785">
      <w:bodyDiv w:val="1"/>
      <w:marLeft w:val="0"/>
      <w:marRight w:val="0"/>
      <w:marTop w:val="0"/>
      <w:marBottom w:val="0"/>
      <w:divBdr>
        <w:top w:val="none" w:sz="0" w:space="0" w:color="auto"/>
        <w:left w:val="none" w:sz="0" w:space="0" w:color="auto"/>
        <w:bottom w:val="none" w:sz="0" w:space="0" w:color="auto"/>
        <w:right w:val="none" w:sz="0" w:space="0" w:color="auto"/>
      </w:divBdr>
    </w:div>
    <w:div w:id="1149591909">
      <w:bodyDiv w:val="1"/>
      <w:marLeft w:val="0"/>
      <w:marRight w:val="0"/>
      <w:marTop w:val="0"/>
      <w:marBottom w:val="0"/>
      <w:divBdr>
        <w:top w:val="none" w:sz="0" w:space="0" w:color="auto"/>
        <w:left w:val="none" w:sz="0" w:space="0" w:color="auto"/>
        <w:bottom w:val="none" w:sz="0" w:space="0" w:color="auto"/>
        <w:right w:val="none" w:sz="0" w:space="0" w:color="auto"/>
      </w:divBdr>
    </w:div>
    <w:div w:id="1150630787">
      <w:bodyDiv w:val="1"/>
      <w:marLeft w:val="0"/>
      <w:marRight w:val="0"/>
      <w:marTop w:val="0"/>
      <w:marBottom w:val="0"/>
      <w:divBdr>
        <w:top w:val="none" w:sz="0" w:space="0" w:color="auto"/>
        <w:left w:val="none" w:sz="0" w:space="0" w:color="auto"/>
        <w:bottom w:val="none" w:sz="0" w:space="0" w:color="auto"/>
        <w:right w:val="none" w:sz="0" w:space="0" w:color="auto"/>
      </w:divBdr>
    </w:div>
    <w:div w:id="1150631070">
      <w:bodyDiv w:val="1"/>
      <w:marLeft w:val="0"/>
      <w:marRight w:val="0"/>
      <w:marTop w:val="0"/>
      <w:marBottom w:val="0"/>
      <w:divBdr>
        <w:top w:val="none" w:sz="0" w:space="0" w:color="auto"/>
        <w:left w:val="none" w:sz="0" w:space="0" w:color="auto"/>
        <w:bottom w:val="none" w:sz="0" w:space="0" w:color="auto"/>
        <w:right w:val="none" w:sz="0" w:space="0" w:color="auto"/>
      </w:divBdr>
    </w:div>
    <w:div w:id="1151368416">
      <w:bodyDiv w:val="1"/>
      <w:marLeft w:val="0"/>
      <w:marRight w:val="0"/>
      <w:marTop w:val="0"/>
      <w:marBottom w:val="0"/>
      <w:divBdr>
        <w:top w:val="none" w:sz="0" w:space="0" w:color="auto"/>
        <w:left w:val="none" w:sz="0" w:space="0" w:color="auto"/>
        <w:bottom w:val="none" w:sz="0" w:space="0" w:color="auto"/>
        <w:right w:val="none" w:sz="0" w:space="0" w:color="auto"/>
      </w:divBdr>
    </w:div>
    <w:div w:id="1151796735">
      <w:bodyDiv w:val="1"/>
      <w:marLeft w:val="0"/>
      <w:marRight w:val="0"/>
      <w:marTop w:val="0"/>
      <w:marBottom w:val="0"/>
      <w:divBdr>
        <w:top w:val="none" w:sz="0" w:space="0" w:color="auto"/>
        <w:left w:val="none" w:sz="0" w:space="0" w:color="auto"/>
        <w:bottom w:val="none" w:sz="0" w:space="0" w:color="auto"/>
        <w:right w:val="none" w:sz="0" w:space="0" w:color="auto"/>
      </w:divBdr>
    </w:div>
    <w:div w:id="1151946174">
      <w:bodyDiv w:val="1"/>
      <w:marLeft w:val="0"/>
      <w:marRight w:val="0"/>
      <w:marTop w:val="0"/>
      <w:marBottom w:val="0"/>
      <w:divBdr>
        <w:top w:val="none" w:sz="0" w:space="0" w:color="auto"/>
        <w:left w:val="none" w:sz="0" w:space="0" w:color="auto"/>
        <w:bottom w:val="none" w:sz="0" w:space="0" w:color="auto"/>
        <w:right w:val="none" w:sz="0" w:space="0" w:color="auto"/>
      </w:divBdr>
    </w:div>
    <w:div w:id="1152331732">
      <w:bodyDiv w:val="1"/>
      <w:marLeft w:val="0"/>
      <w:marRight w:val="0"/>
      <w:marTop w:val="0"/>
      <w:marBottom w:val="0"/>
      <w:divBdr>
        <w:top w:val="none" w:sz="0" w:space="0" w:color="auto"/>
        <w:left w:val="none" w:sz="0" w:space="0" w:color="auto"/>
        <w:bottom w:val="none" w:sz="0" w:space="0" w:color="auto"/>
        <w:right w:val="none" w:sz="0" w:space="0" w:color="auto"/>
      </w:divBdr>
    </w:div>
    <w:div w:id="1153108958">
      <w:bodyDiv w:val="1"/>
      <w:marLeft w:val="0"/>
      <w:marRight w:val="0"/>
      <w:marTop w:val="0"/>
      <w:marBottom w:val="0"/>
      <w:divBdr>
        <w:top w:val="none" w:sz="0" w:space="0" w:color="auto"/>
        <w:left w:val="none" w:sz="0" w:space="0" w:color="auto"/>
        <w:bottom w:val="none" w:sz="0" w:space="0" w:color="auto"/>
        <w:right w:val="none" w:sz="0" w:space="0" w:color="auto"/>
      </w:divBdr>
    </w:div>
    <w:div w:id="1153256979">
      <w:bodyDiv w:val="1"/>
      <w:marLeft w:val="0"/>
      <w:marRight w:val="0"/>
      <w:marTop w:val="0"/>
      <w:marBottom w:val="0"/>
      <w:divBdr>
        <w:top w:val="none" w:sz="0" w:space="0" w:color="auto"/>
        <w:left w:val="none" w:sz="0" w:space="0" w:color="auto"/>
        <w:bottom w:val="none" w:sz="0" w:space="0" w:color="auto"/>
        <w:right w:val="none" w:sz="0" w:space="0" w:color="auto"/>
      </w:divBdr>
    </w:div>
    <w:div w:id="1153528030">
      <w:bodyDiv w:val="1"/>
      <w:marLeft w:val="0"/>
      <w:marRight w:val="0"/>
      <w:marTop w:val="0"/>
      <w:marBottom w:val="0"/>
      <w:divBdr>
        <w:top w:val="none" w:sz="0" w:space="0" w:color="auto"/>
        <w:left w:val="none" w:sz="0" w:space="0" w:color="auto"/>
        <w:bottom w:val="none" w:sz="0" w:space="0" w:color="auto"/>
        <w:right w:val="none" w:sz="0" w:space="0" w:color="auto"/>
      </w:divBdr>
    </w:div>
    <w:div w:id="1153793881">
      <w:bodyDiv w:val="1"/>
      <w:marLeft w:val="0"/>
      <w:marRight w:val="0"/>
      <w:marTop w:val="0"/>
      <w:marBottom w:val="0"/>
      <w:divBdr>
        <w:top w:val="none" w:sz="0" w:space="0" w:color="auto"/>
        <w:left w:val="none" w:sz="0" w:space="0" w:color="auto"/>
        <w:bottom w:val="none" w:sz="0" w:space="0" w:color="auto"/>
        <w:right w:val="none" w:sz="0" w:space="0" w:color="auto"/>
      </w:divBdr>
    </w:div>
    <w:div w:id="1154178458">
      <w:bodyDiv w:val="1"/>
      <w:marLeft w:val="0"/>
      <w:marRight w:val="0"/>
      <w:marTop w:val="0"/>
      <w:marBottom w:val="0"/>
      <w:divBdr>
        <w:top w:val="none" w:sz="0" w:space="0" w:color="auto"/>
        <w:left w:val="none" w:sz="0" w:space="0" w:color="auto"/>
        <w:bottom w:val="none" w:sz="0" w:space="0" w:color="auto"/>
        <w:right w:val="none" w:sz="0" w:space="0" w:color="auto"/>
      </w:divBdr>
    </w:div>
    <w:div w:id="1154688481">
      <w:bodyDiv w:val="1"/>
      <w:marLeft w:val="0"/>
      <w:marRight w:val="0"/>
      <w:marTop w:val="0"/>
      <w:marBottom w:val="0"/>
      <w:divBdr>
        <w:top w:val="none" w:sz="0" w:space="0" w:color="auto"/>
        <w:left w:val="none" w:sz="0" w:space="0" w:color="auto"/>
        <w:bottom w:val="none" w:sz="0" w:space="0" w:color="auto"/>
        <w:right w:val="none" w:sz="0" w:space="0" w:color="auto"/>
      </w:divBdr>
    </w:div>
    <w:div w:id="1154906756">
      <w:bodyDiv w:val="1"/>
      <w:marLeft w:val="0"/>
      <w:marRight w:val="0"/>
      <w:marTop w:val="0"/>
      <w:marBottom w:val="0"/>
      <w:divBdr>
        <w:top w:val="none" w:sz="0" w:space="0" w:color="auto"/>
        <w:left w:val="none" w:sz="0" w:space="0" w:color="auto"/>
        <w:bottom w:val="none" w:sz="0" w:space="0" w:color="auto"/>
        <w:right w:val="none" w:sz="0" w:space="0" w:color="auto"/>
      </w:divBdr>
    </w:div>
    <w:div w:id="1155149834">
      <w:bodyDiv w:val="1"/>
      <w:marLeft w:val="0"/>
      <w:marRight w:val="0"/>
      <w:marTop w:val="0"/>
      <w:marBottom w:val="0"/>
      <w:divBdr>
        <w:top w:val="none" w:sz="0" w:space="0" w:color="auto"/>
        <w:left w:val="none" w:sz="0" w:space="0" w:color="auto"/>
        <w:bottom w:val="none" w:sz="0" w:space="0" w:color="auto"/>
        <w:right w:val="none" w:sz="0" w:space="0" w:color="auto"/>
      </w:divBdr>
    </w:div>
    <w:div w:id="1155226181">
      <w:bodyDiv w:val="1"/>
      <w:marLeft w:val="0"/>
      <w:marRight w:val="0"/>
      <w:marTop w:val="0"/>
      <w:marBottom w:val="0"/>
      <w:divBdr>
        <w:top w:val="none" w:sz="0" w:space="0" w:color="auto"/>
        <w:left w:val="none" w:sz="0" w:space="0" w:color="auto"/>
        <w:bottom w:val="none" w:sz="0" w:space="0" w:color="auto"/>
        <w:right w:val="none" w:sz="0" w:space="0" w:color="auto"/>
      </w:divBdr>
    </w:div>
    <w:div w:id="1155801398">
      <w:bodyDiv w:val="1"/>
      <w:marLeft w:val="0"/>
      <w:marRight w:val="0"/>
      <w:marTop w:val="0"/>
      <w:marBottom w:val="0"/>
      <w:divBdr>
        <w:top w:val="none" w:sz="0" w:space="0" w:color="auto"/>
        <w:left w:val="none" w:sz="0" w:space="0" w:color="auto"/>
        <w:bottom w:val="none" w:sz="0" w:space="0" w:color="auto"/>
        <w:right w:val="none" w:sz="0" w:space="0" w:color="auto"/>
      </w:divBdr>
    </w:div>
    <w:div w:id="1156066059">
      <w:bodyDiv w:val="1"/>
      <w:marLeft w:val="0"/>
      <w:marRight w:val="0"/>
      <w:marTop w:val="0"/>
      <w:marBottom w:val="0"/>
      <w:divBdr>
        <w:top w:val="none" w:sz="0" w:space="0" w:color="auto"/>
        <w:left w:val="none" w:sz="0" w:space="0" w:color="auto"/>
        <w:bottom w:val="none" w:sz="0" w:space="0" w:color="auto"/>
        <w:right w:val="none" w:sz="0" w:space="0" w:color="auto"/>
      </w:divBdr>
    </w:div>
    <w:div w:id="1156338335">
      <w:bodyDiv w:val="1"/>
      <w:marLeft w:val="0"/>
      <w:marRight w:val="0"/>
      <w:marTop w:val="0"/>
      <w:marBottom w:val="0"/>
      <w:divBdr>
        <w:top w:val="none" w:sz="0" w:space="0" w:color="auto"/>
        <w:left w:val="none" w:sz="0" w:space="0" w:color="auto"/>
        <w:bottom w:val="none" w:sz="0" w:space="0" w:color="auto"/>
        <w:right w:val="none" w:sz="0" w:space="0" w:color="auto"/>
      </w:divBdr>
    </w:div>
    <w:div w:id="1156610858">
      <w:bodyDiv w:val="1"/>
      <w:marLeft w:val="0"/>
      <w:marRight w:val="0"/>
      <w:marTop w:val="0"/>
      <w:marBottom w:val="0"/>
      <w:divBdr>
        <w:top w:val="none" w:sz="0" w:space="0" w:color="auto"/>
        <w:left w:val="none" w:sz="0" w:space="0" w:color="auto"/>
        <w:bottom w:val="none" w:sz="0" w:space="0" w:color="auto"/>
        <w:right w:val="none" w:sz="0" w:space="0" w:color="auto"/>
      </w:divBdr>
    </w:div>
    <w:div w:id="1157529499">
      <w:bodyDiv w:val="1"/>
      <w:marLeft w:val="0"/>
      <w:marRight w:val="0"/>
      <w:marTop w:val="0"/>
      <w:marBottom w:val="0"/>
      <w:divBdr>
        <w:top w:val="none" w:sz="0" w:space="0" w:color="auto"/>
        <w:left w:val="none" w:sz="0" w:space="0" w:color="auto"/>
        <w:bottom w:val="none" w:sz="0" w:space="0" w:color="auto"/>
        <w:right w:val="none" w:sz="0" w:space="0" w:color="auto"/>
      </w:divBdr>
    </w:div>
    <w:div w:id="1157574031">
      <w:bodyDiv w:val="1"/>
      <w:marLeft w:val="0"/>
      <w:marRight w:val="0"/>
      <w:marTop w:val="0"/>
      <w:marBottom w:val="0"/>
      <w:divBdr>
        <w:top w:val="none" w:sz="0" w:space="0" w:color="auto"/>
        <w:left w:val="none" w:sz="0" w:space="0" w:color="auto"/>
        <w:bottom w:val="none" w:sz="0" w:space="0" w:color="auto"/>
        <w:right w:val="none" w:sz="0" w:space="0" w:color="auto"/>
      </w:divBdr>
    </w:div>
    <w:div w:id="1157957176">
      <w:bodyDiv w:val="1"/>
      <w:marLeft w:val="0"/>
      <w:marRight w:val="0"/>
      <w:marTop w:val="0"/>
      <w:marBottom w:val="0"/>
      <w:divBdr>
        <w:top w:val="none" w:sz="0" w:space="0" w:color="auto"/>
        <w:left w:val="none" w:sz="0" w:space="0" w:color="auto"/>
        <w:bottom w:val="none" w:sz="0" w:space="0" w:color="auto"/>
        <w:right w:val="none" w:sz="0" w:space="0" w:color="auto"/>
      </w:divBdr>
    </w:div>
    <w:div w:id="1158233449">
      <w:bodyDiv w:val="1"/>
      <w:marLeft w:val="0"/>
      <w:marRight w:val="0"/>
      <w:marTop w:val="0"/>
      <w:marBottom w:val="0"/>
      <w:divBdr>
        <w:top w:val="none" w:sz="0" w:space="0" w:color="auto"/>
        <w:left w:val="none" w:sz="0" w:space="0" w:color="auto"/>
        <w:bottom w:val="none" w:sz="0" w:space="0" w:color="auto"/>
        <w:right w:val="none" w:sz="0" w:space="0" w:color="auto"/>
      </w:divBdr>
    </w:div>
    <w:div w:id="1158377906">
      <w:bodyDiv w:val="1"/>
      <w:marLeft w:val="0"/>
      <w:marRight w:val="0"/>
      <w:marTop w:val="0"/>
      <w:marBottom w:val="0"/>
      <w:divBdr>
        <w:top w:val="none" w:sz="0" w:space="0" w:color="auto"/>
        <w:left w:val="none" w:sz="0" w:space="0" w:color="auto"/>
        <w:bottom w:val="none" w:sz="0" w:space="0" w:color="auto"/>
        <w:right w:val="none" w:sz="0" w:space="0" w:color="auto"/>
      </w:divBdr>
    </w:div>
    <w:div w:id="1158880616">
      <w:bodyDiv w:val="1"/>
      <w:marLeft w:val="0"/>
      <w:marRight w:val="0"/>
      <w:marTop w:val="0"/>
      <w:marBottom w:val="0"/>
      <w:divBdr>
        <w:top w:val="none" w:sz="0" w:space="0" w:color="auto"/>
        <w:left w:val="none" w:sz="0" w:space="0" w:color="auto"/>
        <w:bottom w:val="none" w:sz="0" w:space="0" w:color="auto"/>
        <w:right w:val="none" w:sz="0" w:space="0" w:color="auto"/>
      </w:divBdr>
    </w:div>
    <w:div w:id="1158880836">
      <w:bodyDiv w:val="1"/>
      <w:marLeft w:val="0"/>
      <w:marRight w:val="0"/>
      <w:marTop w:val="0"/>
      <w:marBottom w:val="0"/>
      <w:divBdr>
        <w:top w:val="none" w:sz="0" w:space="0" w:color="auto"/>
        <w:left w:val="none" w:sz="0" w:space="0" w:color="auto"/>
        <w:bottom w:val="none" w:sz="0" w:space="0" w:color="auto"/>
        <w:right w:val="none" w:sz="0" w:space="0" w:color="auto"/>
      </w:divBdr>
    </w:div>
    <w:div w:id="1159880904">
      <w:bodyDiv w:val="1"/>
      <w:marLeft w:val="0"/>
      <w:marRight w:val="0"/>
      <w:marTop w:val="0"/>
      <w:marBottom w:val="0"/>
      <w:divBdr>
        <w:top w:val="none" w:sz="0" w:space="0" w:color="auto"/>
        <w:left w:val="none" w:sz="0" w:space="0" w:color="auto"/>
        <w:bottom w:val="none" w:sz="0" w:space="0" w:color="auto"/>
        <w:right w:val="none" w:sz="0" w:space="0" w:color="auto"/>
      </w:divBdr>
    </w:div>
    <w:div w:id="1160846540">
      <w:bodyDiv w:val="1"/>
      <w:marLeft w:val="0"/>
      <w:marRight w:val="0"/>
      <w:marTop w:val="0"/>
      <w:marBottom w:val="0"/>
      <w:divBdr>
        <w:top w:val="none" w:sz="0" w:space="0" w:color="auto"/>
        <w:left w:val="none" w:sz="0" w:space="0" w:color="auto"/>
        <w:bottom w:val="none" w:sz="0" w:space="0" w:color="auto"/>
        <w:right w:val="none" w:sz="0" w:space="0" w:color="auto"/>
      </w:divBdr>
    </w:div>
    <w:div w:id="1161001286">
      <w:bodyDiv w:val="1"/>
      <w:marLeft w:val="0"/>
      <w:marRight w:val="0"/>
      <w:marTop w:val="0"/>
      <w:marBottom w:val="0"/>
      <w:divBdr>
        <w:top w:val="none" w:sz="0" w:space="0" w:color="auto"/>
        <w:left w:val="none" w:sz="0" w:space="0" w:color="auto"/>
        <w:bottom w:val="none" w:sz="0" w:space="0" w:color="auto"/>
        <w:right w:val="none" w:sz="0" w:space="0" w:color="auto"/>
      </w:divBdr>
    </w:div>
    <w:div w:id="1161189555">
      <w:bodyDiv w:val="1"/>
      <w:marLeft w:val="0"/>
      <w:marRight w:val="0"/>
      <w:marTop w:val="0"/>
      <w:marBottom w:val="0"/>
      <w:divBdr>
        <w:top w:val="none" w:sz="0" w:space="0" w:color="auto"/>
        <w:left w:val="none" w:sz="0" w:space="0" w:color="auto"/>
        <w:bottom w:val="none" w:sz="0" w:space="0" w:color="auto"/>
        <w:right w:val="none" w:sz="0" w:space="0" w:color="auto"/>
      </w:divBdr>
    </w:div>
    <w:div w:id="1161198045">
      <w:bodyDiv w:val="1"/>
      <w:marLeft w:val="0"/>
      <w:marRight w:val="0"/>
      <w:marTop w:val="0"/>
      <w:marBottom w:val="0"/>
      <w:divBdr>
        <w:top w:val="none" w:sz="0" w:space="0" w:color="auto"/>
        <w:left w:val="none" w:sz="0" w:space="0" w:color="auto"/>
        <w:bottom w:val="none" w:sz="0" w:space="0" w:color="auto"/>
        <w:right w:val="none" w:sz="0" w:space="0" w:color="auto"/>
      </w:divBdr>
    </w:div>
    <w:div w:id="1161308446">
      <w:bodyDiv w:val="1"/>
      <w:marLeft w:val="0"/>
      <w:marRight w:val="0"/>
      <w:marTop w:val="0"/>
      <w:marBottom w:val="0"/>
      <w:divBdr>
        <w:top w:val="none" w:sz="0" w:space="0" w:color="auto"/>
        <w:left w:val="none" w:sz="0" w:space="0" w:color="auto"/>
        <w:bottom w:val="none" w:sz="0" w:space="0" w:color="auto"/>
        <w:right w:val="none" w:sz="0" w:space="0" w:color="auto"/>
      </w:divBdr>
    </w:div>
    <w:div w:id="1161315702">
      <w:bodyDiv w:val="1"/>
      <w:marLeft w:val="0"/>
      <w:marRight w:val="0"/>
      <w:marTop w:val="0"/>
      <w:marBottom w:val="0"/>
      <w:divBdr>
        <w:top w:val="none" w:sz="0" w:space="0" w:color="auto"/>
        <w:left w:val="none" w:sz="0" w:space="0" w:color="auto"/>
        <w:bottom w:val="none" w:sz="0" w:space="0" w:color="auto"/>
        <w:right w:val="none" w:sz="0" w:space="0" w:color="auto"/>
      </w:divBdr>
    </w:div>
    <w:div w:id="1161694292">
      <w:bodyDiv w:val="1"/>
      <w:marLeft w:val="0"/>
      <w:marRight w:val="0"/>
      <w:marTop w:val="0"/>
      <w:marBottom w:val="0"/>
      <w:divBdr>
        <w:top w:val="none" w:sz="0" w:space="0" w:color="auto"/>
        <w:left w:val="none" w:sz="0" w:space="0" w:color="auto"/>
        <w:bottom w:val="none" w:sz="0" w:space="0" w:color="auto"/>
        <w:right w:val="none" w:sz="0" w:space="0" w:color="auto"/>
      </w:divBdr>
    </w:div>
    <w:div w:id="1162159912">
      <w:bodyDiv w:val="1"/>
      <w:marLeft w:val="0"/>
      <w:marRight w:val="0"/>
      <w:marTop w:val="0"/>
      <w:marBottom w:val="0"/>
      <w:divBdr>
        <w:top w:val="none" w:sz="0" w:space="0" w:color="auto"/>
        <w:left w:val="none" w:sz="0" w:space="0" w:color="auto"/>
        <w:bottom w:val="none" w:sz="0" w:space="0" w:color="auto"/>
        <w:right w:val="none" w:sz="0" w:space="0" w:color="auto"/>
      </w:divBdr>
    </w:div>
    <w:div w:id="1162889001">
      <w:bodyDiv w:val="1"/>
      <w:marLeft w:val="0"/>
      <w:marRight w:val="0"/>
      <w:marTop w:val="0"/>
      <w:marBottom w:val="0"/>
      <w:divBdr>
        <w:top w:val="none" w:sz="0" w:space="0" w:color="auto"/>
        <w:left w:val="none" w:sz="0" w:space="0" w:color="auto"/>
        <w:bottom w:val="none" w:sz="0" w:space="0" w:color="auto"/>
        <w:right w:val="none" w:sz="0" w:space="0" w:color="auto"/>
      </w:divBdr>
    </w:div>
    <w:div w:id="1163815723">
      <w:bodyDiv w:val="1"/>
      <w:marLeft w:val="0"/>
      <w:marRight w:val="0"/>
      <w:marTop w:val="0"/>
      <w:marBottom w:val="0"/>
      <w:divBdr>
        <w:top w:val="none" w:sz="0" w:space="0" w:color="auto"/>
        <w:left w:val="none" w:sz="0" w:space="0" w:color="auto"/>
        <w:bottom w:val="none" w:sz="0" w:space="0" w:color="auto"/>
        <w:right w:val="none" w:sz="0" w:space="0" w:color="auto"/>
      </w:divBdr>
    </w:div>
    <w:div w:id="1163932174">
      <w:bodyDiv w:val="1"/>
      <w:marLeft w:val="0"/>
      <w:marRight w:val="0"/>
      <w:marTop w:val="0"/>
      <w:marBottom w:val="0"/>
      <w:divBdr>
        <w:top w:val="none" w:sz="0" w:space="0" w:color="auto"/>
        <w:left w:val="none" w:sz="0" w:space="0" w:color="auto"/>
        <w:bottom w:val="none" w:sz="0" w:space="0" w:color="auto"/>
        <w:right w:val="none" w:sz="0" w:space="0" w:color="auto"/>
      </w:divBdr>
    </w:div>
    <w:div w:id="1164082534">
      <w:bodyDiv w:val="1"/>
      <w:marLeft w:val="0"/>
      <w:marRight w:val="0"/>
      <w:marTop w:val="0"/>
      <w:marBottom w:val="0"/>
      <w:divBdr>
        <w:top w:val="none" w:sz="0" w:space="0" w:color="auto"/>
        <w:left w:val="none" w:sz="0" w:space="0" w:color="auto"/>
        <w:bottom w:val="none" w:sz="0" w:space="0" w:color="auto"/>
        <w:right w:val="none" w:sz="0" w:space="0" w:color="auto"/>
      </w:divBdr>
    </w:div>
    <w:div w:id="1164206155">
      <w:bodyDiv w:val="1"/>
      <w:marLeft w:val="0"/>
      <w:marRight w:val="0"/>
      <w:marTop w:val="0"/>
      <w:marBottom w:val="0"/>
      <w:divBdr>
        <w:top w:val="none" w:sz="0" w:space="0" w:color="auto"/>
        <w:left w:val="none" w:sz="0" w:space="0" w:color="auto"/>
        <w:bottom w:val="none" w:sz="0" w:space="0" w:color="auto"/>
        <w:right w:val="none" w:sz="0" w:space="0" w:color="auto"/>
      </w:divBdr>
    </w:div>
    <w:div w:id="1164659138">
      <w:bodyDiv w:val="1"/>
      <w:marLeft w:val="0"/>
      <w:marRight w:val="0"/>
      <w:marTop w:val="0"/>
      <w:marBottom w:val="0"/>
      <w:divBdr>
        <w:top w:val="none" w:sz="0" w:space="0" w:color="auto"/>
        <w:left w:val="none" w:sz="0" w:space="0" w:color="auto"/>
        <w:bottom w:val="none" w:sz="0" w:space="0" w:color="auto"/>
        <w:right w:val="none" w:sz="0" w:space="0" w:color="auto"/>
      </w:divBdr>
    </w:div>
    <w:div w:id="1164783704">
      <w:bodyDiv w:val="1"/>
      <w:marLeft w:val="0"/>
      <w:marRight w:val="0"/>
      <w:marTop w:val="0"/>
      <w:marBottom w:val="0"/>
      <w:divBdr>
        <w:top w:val="none" w:sz="0" w:space="0" w:color="auto"/>
        <w:left w:val="none" w:sz="0" w:space="0" w:color="auto"/>
        <w:bottom w:val="none" w:sz="0" w:space="0" w:color="auto"/>
        <w:right w:val="none" w:sz="0" w:space="0" w:color="auto"/>
      </w:divBdr>
    </w:div>
    <w:div w:id="1165049641">
      <w:bodyDiv w:val="1"/>
      <w:marLeft w:val="0"/>
      <w:marRight w:val="0"/>
      <w:marTop w:val="0"/>
      <w:marBottom w:val="0"/>
      <w:divBdr>
        <w:top w:val="none" w:sz="0" w:space="0" w:color="auto"/>
        <w:left w:val="none" w:sz="0" w:space="0" w:color="auto"/>
        <w:bottom w:val="none" w:sz="0" w:space="0" w:color="auto"/>
        <w:right w:val="none" w:sz="0" w:space="0" w:color="auto"/>
      </w:divBdr>
    </w:div>
    <w:div w:id="1165245130">
      <w:bodyDiv w:val="1"/>
      <w:marLeft w:val="0"/>
      <w:marRight w:val="0"/>
      <w:marTop w:val="0"/>
      <w:marBottom w:val="0"/>
      <w:divBdr>
        <w:top w:val="none" w:sz="0" w:space="0" w:color="auto"/>
        <w:left w:val="none" w:sz="0" w:space="0" w:color="auto"/>
        <w:bottom w:val="none" w:sz="0" w:space="0" w:color="auto"/>
        <w:right w:val="none" w:sz="0" w:space="0" w:color="auto"/>
      </w:divBdr>
    </w:div>
    <w:div w:id="1165633155">
      <w:bodyDiv w:val="1"/>
      <w:marLeft w:val="0"/>
      <w:marRight w:val="0"/>
      <w:marTop w:val="0"/>
      <w:marBottom w:val="0"/>
      <w:divBdr>
        <w:top w:val="none" w:sz="0" w:space="0" w:color="auto"/>
        <w:left w:val="none" w:sz="0" w:space="0" w:color="auto"/>
        <w:bottom w:val="none" w:sz="0" w:space="0" w:color="auto"/>
        <w:right w:val="none" w:sz="0" w:space="0" w:color="auto"/>
      </w:divBdr>
    </w:div>
    <w:div w:id="1166020222">
      <w:bodyDiv w:val="1"/>
      <w:marLeft w:val="0"/>
      <w:marRight w:val="0"/>
      <w:marTop w:val="0"/>
      <w:marBottom w:val="0"/>
      <w:divBdr>
        <w:top w:val="none" w:sz="0" w:space="0" w:color="auto"/>
        <w:left w:val="none" w:sz="0" w:space="0" w:color="auto"/>
        <w:bottom w:val="none" w:sz="0" w:space="0" w:color="auto"/>
        <w:right w:val="none" w:sz="0" w:space="0" w:color="auto"/>
      </w:divBdr>
    </w:div>
    <w:div w:id="1166286589">
      <w:bodyDiv w:val="1"/>
      <w:marLeft w:val="0"/>
      <w:marRight w:val="0"/>
      <w:marTop w:val="0"/>
      <w:marBottom w:val="0"/>
      <w:divBdr>
        <w:top w:val="none" w:sz="0" w:space="0" w:color="auto"/>
        <w:left w:val="none" w:sz="0" w:space="0" w:color="auto"/>
        <w:bottom w:val="none" w:sz="0" w:space="0" w:color="auto"/>
        <w:right w:val="none" w:sz="0" w:space="0" w:color="auto"/>
      </w:divBdr>
    </w:div>
    <w:div w:id="1166440502">
      <w:bodyDiv w:val="1"/>
      <w:marLeft w:val="0"/>
      <w:marRight w:val="0"/>
      <w:marTop w:val="0"/>
      <w:marBottom w:val="0"/>
      <w:divBdr>
        <w:top w:val="none" w:sz="0" w:space="0" w:color="auto"/>
        <w:left w:val="none" w:sz="0" w:space="0" w:color="auto"/>
        <w:bottom w:val="none" w:sz="0" w:space="0" w:color="auto"/>
        <w:right w:val="none" w:sz="0" w:space="0" w:color="auto"/>
      </w:divBdr>
    </w:div>
    <w:div w:id="1166483369">
      <w:bodyDiv w:val="1"/>
      <w:marLeft w:val="0"/>
      <w:marRight w:val="0"/>
      <w:marTop w:val="0"/>
      <w:marBottom w:val="0"/>
      <w:divBdr>
        <w:top w:val="none" w:sz="0" w:space="0" w:color="auto"/>
        <w:left w:val="none" w:sz="0" w:space="0" w:color="auto"/>
        <w:bottom w:val="none" w:sz="0" w:space="0" w:color="auto"/>
        <w:right w:val="none" w:sz="0" w:space="0" w:color="auto"/>
      </w:divBdr>
    </w:div>
    <w:div w:id="1167091512">
      <w:bodyDiv w:val="1"/>
      <w:marLeft w:val="0"/>
      <w:marRight w:val="0"/>
      <w:marTop w:val="0"/>
      <w:marBottom w:val="0"/>
      <w:divBdr>
        <w:top w:val="none" w:sz="0" w:space="0" w:color="auto"/>
        <w:left w:val="none" w:sz="0" w:space="0" w:color="auto"/>
        <w:bottom w:val="none" w:sz="0" w:space="0" w:color="auto"/>
        <w:right w:val="none" w:sz="0" w:space="0" w:color="auto"/>
      </w:divBdr>
    </w:div>
    <w:div w:id="1167592920">
      <w:bodyDiv w:val="1"/>
      <w:marLeft w:val="0"/>
      <w:marRight w:val="0"/>
      <w:marTop w:val="0"/>
      <w:marBottom w:val="0"/>
      <w:divBdr>
        <w:top w:val="none" w:sz="0" w:space="0" w:color="auto"/>
        <w:left w:val="none" w:sz="0" w:space="0" w:color="auto"/>
        <w:bottom w:val="none" w:sz="0" w:space="0" w:color="auto"/>
        <w:right w:val="none" w:sz="0" w:space="0" w:color="auto"/>
      </w:divBdr>
    </w:div>
    <w:div w:id="1167598896">
      <w:bodyDiv w:val="1"/>
      <w:marLeft w:val="0"/>
      <w:marRight w:val="0"/>
      <w:marTop w:val="0"/>
      <w:marBottom w:val="0"/>
      <w:divBdr>
        <w:top w:val="none" w:sz="0" w:space="0" w:color="auto"/>
        <w:left w:val="none" w:sz="0" w:space="0" w:color="auto"/>
        <w:bottom w:val="none" w:sz="0" w:space="0" w:color="auto"/>
        <w:right w:val="none" w:sz="0" w:space="0" w:color="auto"/>
      </w:divBdr>
    </w:div>
    <w:div w:id="1167944895">
      <w:bodyDiv w:val="1"/>
      <w:marLeft w:val="0"/>
      <w:marRight w:val="0"/>
      <w:marTop w:val="0"/>
      <w:marBottom w:val="0"/>
      <w:divBdr>
        <w:top w:val="none" w:sz="0" w:space="0" w:color="auto"/>
        <w:left w:val="none" w:sz="0" w:space="0" w:color="auto"/>
        <w:bottom w:val="none" w:sz="0" w:space="0" w:color="auto"/>
        <w:right w:val="none" w:sz="0" w:space="0" w:color="auto"/>
      </w:divBdr>
    </w:div>
    <w:div w:id="1168058481">
      <w:bodyDiv w:val="1"/>
      <w:marLeft w:val="0"/>
      <w:marRight w:val="0"/>
      <w:marTop w:val="0"/>
      <w:marBottom w:val="0"/>
      <w:divBdr>
        <w:top w:val="none" w:sz="0" w:space="0" w:color="auto"/>
        <w:left w:val="none" w:sz="0" w:space="0" w:color="auto"/>
        <w:bottom w:val="none" w:sz="0" w:space="0" w:color="auto"/>
        <w:right w:val="none" w:sz="0" w:space="0" w:color="auto"/>
      </w:divBdr>
    </w:div>
    <w:div w:id="1169102869">
      <w:bodyDiv w:val="1"/>
      <w:marLeft w:val="0"/>
      <w:marRight w:val="0"/>
      <w:marTop w:val="0"/>
      <w:marBottom w:val="0"/>
      <w:divBdr>
        <w:top w:val="none" w:sz="0" w:space="0" w:color="auto"/>
        <w:left w:val="none" w:sz="0" w:space="0" w:color="auto"/>
        <w:bottom w:val="none" w:sz="0" w:space="0" w:color="auto"/>
        <w:right w:val="none" w:sz="0" w:space="0" w:color="auto"/>
      </w:divBdr>
    </w:div>
    <w:div w:id="1169176195">
      <w:bodyDiv w:val="1"/>
      <w:marLeft w:val="0"/>
      <w:marRight w:val="0"/>
      <w:marTop w:val="0"/>
      <w:marBottom w:val="0"/>
      <w:divBdr>
        <w:top w:val="none" w:sz="0" w:space="0" w:color="auto"/>
        <w:left w:val="none" w:sz="0" w:space="0" w:color="auto"/>
        <w:bottom w:val="none" w:sz="0" w:space="0" w:color="auto"/>
        <w:right w:val="none" w:sz="0" w:space="0" w:color="auto"/>
      </w:divBdr>
    </w:div>
    <w:div w:id="1169177907">
      <w:bodyDiv w:val="1"/>
      <w:marLeft w:val="0"/>
      <w:marRight w:val="0"/>
      <w:marTop w:val="0"/>
      <w:marBottom w:val="0"/>
      <w:divBdr>
        <w:top w:val="none" w:sz="0" w:space="0" w:color="auto"/>
        <w:left w:val="none" w:sz="0" w:space="0" w:color="auto"/>
        <w:bottom w:val="none" w:sz="0" w:space="0" w:color="auto"/>
        <w:right w:val="none" w:sz="0" w:space="0" w:color="auto"/>
      </w:divBdr>
    </w:div>
    <w:div w:id="1170146101">
      <w:bodyDiv w:val="1"/>
      <w:marLeft w:val="0"/>
      <w:marRight w:val="0"/>
      <w:marTop w:val="0"/>
      <w:marBottom w:val="0"/>
      <w:divBdr>
        <w:top w:val="none" w:sz="0" w:space="0" w:color="auto"/>
        <w:left w:val="none" w:sz="0" w:space="0" w:color="auto"/>
        <w:bottom w:val="none" w:sz="0" w:space="0" w:color="auto"/>
        <w:right w:val="none" w:sz="0" w:space="0" w:color="auto"/>
      </w:divBdr>
    </w:div>
    <w:div w:id="1170750272">
      <w:bodyDiv w:val="1"/>
      <w:marLeft w:val="0"/>
      <w:marRight w:val="0"/>
      <w:marTop w:val="0"/>
      <w:marBottom w:val="0"/>
      <w:divBdr>
        <w:top w:val="none" w:sz="0" w:space="0" w:color="auto"/>
        <w:left w:val="none" w:sz="0" w:space="0" w:color="auto"/>
        <w:bottom w:val="none" w:sz="0" w:space="0" w:color="auto"/>
        <w:right w:val="none" w:sz="0" w:space="0" w:color="auto"/>
      </w:divBdr>
    </w:div>
    <w:div w:id="1170831060">
      <w:bodyDiv w:val="1"/>
      <w:marLeft w:val="0"/>
      <w:marRight w:val="0"/>
      <w:marTop w:val="0"/>
      <w:marBottom w:val="0"/>
      <w:divBdr>
        <w:top w:val="none" w:sz="0" w:space="0" w:color="auto"/>
        <w:left w:val="none" w:sz="0" w:space="0" w:color="auto"/>
        <w:bottom w:val="none" w:sz="0" w:space="0" w:color="auto"/>
        <w:right w:val="none" w:sz="0" w:space="0" w:color="auto"/>
      </w:divBdr>
    </w:div>
    <w:div w:id="1171261163">
      <w:bodyDiv w:val="1"/>
      <w:marLeft w:val="0"/>
      <w:marRight w:val="0"/>
      <w:marTop w:val="0"/>
      <w:marBottom w:val="0"/>
      <w:divBdr>
        <w:top w:val="none" w:sz="0" w:space="0" w:color="auto"/>
        <w:left w:val="none" w:sz="0" w:space="0" w:color="auto"/>
        <w:bottom w:val="none" w:sz="0" w:space="0" w:color="auto"/>
        <w:right w:val="none" w:sz="0" w:space="0" w:color="auto"/>
      </w:divBdr>
    </w:div>
    <w:div w:id="1171676829">
      <w:bodyDiv w:val="1"/>
      <w:marLeft w:val="0"/>
      <w:marRight w:val="0"/>
      <w:marTop w:val="0"/>
      <w:marBottom w:val="0"/>
      <w:divBdr>
        <w:top w:val="none" w:sz="0" w:space="0" w:color="auto"/>
        <w:left w:val="none" w:sz="0" w:space="0" w:color="auto"/>
        <w:bottom w:val="none" w:sz="0" w:space="0" w:color="auto"/>
        <w:right w:val="none" w:sz="0" w:space="0" w:color="auto"/>
      </w:divBdr>
    </w:div>
    <w:div w:id="1172060941">
      <w:bodyDiv w:val="1"/>
      <w:marLeft w:val="0"/>
      <w:marRight w:val="0"/>
      <w:marTop w:val="0"/>
      <w:marBottom w:val="0"/>
      <w:divBdr>
        <w:top w:val="none" w:sz="0" w:space="0" w:color="auto"/>
        <w:left w:val="none" w:sz="0" w:space="0" w:color="auto"/>
        <w:bottom w:val="none" w:sz="0" w:space="0" w:color="auto"/>
        <w:right w:val="none" w:sz="0" w:space="0" w:color="auto"/>
      </w:divBdr>
    </w:div>
    <w:div w:id="1172332995">
      <w:bodyDiv w:val="1"/>
      <w:marLeft w:val="0"/>
      <w:marRight w:val="0"/>
      <w:marTop w:val="0"/>
      <w:marBottom w:val="0"/>
      <w:divBdr>
        <w:top w:val="none" w:sz="0" w:space="0" w:color="auto"/>
        <w:left w:val="none" w:sz="0" w:space="0" w:color="auto"/>
        <w:bottom w:val="none" w:sz="0" w:space="0" w:color="auto"/>
        <w:right w:val="none" w:sz="0" w:space="0" w:color="auto"/>
      </w:divBdr>
    </w:div>
    <w:div w:id="1172836540">
      <w:bodyDiv w:val="1"/>
      <w:marLeft w:val="0"/>
      <w:marRight w:val="0"/>
      <w:marTop w:val="0"/>
      <w:marBottom w:val="0"/>
      <w:divBdr>
        <w:top w:val="none" w:sz="0" w:space="0" w:color="auto"/>
        <w:left w:val="none" w:sz="0" w:space="0" w:color="auto"/>
        <w:bottom w:val="none" w:sz="0" w:space="0" w:color="auto"/>
        <w:right w:val="none" w:sz="0" w:space="0" w:color="auto"/>
      </w:divBdr>
    </w:div>
    <w:div w:id="1173377556">
      <w:bodyDiv w:val="1"/>
      <w:marLeft w:val="0"/>
      <w:marRight w:val="0"/>
      <w:marTop w:val="0"/>
      <w:marBottom w:val="0"/>
      <w:divBdr>
        <w:top w:val="none" w:sz="0" w:space="0" w:color="auto"/>
        <w:left w:val="none" w:sz="0" w:space="0" w:color="auto"/>
        <w:bottom w:val="none" w:sz="0" w:space="0" w:color="auto"/>
        <w:right w:val="none" w:sz="0" w:space="0" w:color="auto"/>
      </w:divBdr>
    </w:div>
    <w:div w:id="1173571432">
      <w:bodyDiv w:val="1"/>
      <w:marLeft w:val="0"/>
      <w:marRight w:val="0"/>
      <w:marTop w:val="0"/>
      <w:marBottom w:val="0"/>
      <w:divBdr>
        <w:top w:val="none" w:sz="0" w:space="0" w:color="auto"/>
        <w:left w:val="none" w:sz="0" w:space="0" w:color="auto"/>
        <w:bottom w:val="none" w:sz="0" w:space="0" w:color="auto"/>
        <w:right w:val="none" w:sz="0" w:space="0" w:color="auto"/>
      </w:divBdr>
    </w:div>
    <w:div w:id="1173912212">
      <w:bodyDiv w:val="1"/>
      <w:marLeft w:val="0"/>
      <w:marRight w:val="0"/>
      <w:marTop w:val="0"/>
      <w:marBottom w:val="0"/>
      <w:divBdr>
        <w:top w:val="none" w:sz="0" w:space="0" w:color="auto"/>
        <w:left w:val="none" w:sz="0" w:space="0" w:color="auto"/>
        <w:bottom w:val="none" w:sz="0" w:space="0" w:color="auto"/>
        <w:right w:val="none" w:sz="0" w:space="0" w:color="auto"/>
      </w:divBdr>
    </w:div>
    <w:div w:id="1174148018">
      <w:bodyDiv w:val="1"/>
      <w:marLeft w:val="0"/>
      <w:marRight w:val="0"/>
      <w:marTop w:val="0"/>
      <w:marBottom w:val="0"/>
      <w:divBdr>
        <w:top w:val="none" w:sz="0" w:space="0" w:color="auto"/>
        <w:left w:val="none" w:sz="0" w:space="0" w:color="auto"/>
        <w:bottom w:val="none" w:sz="0" w:space="0" w:color="auto"/>
        <w:right w:val="none" w:sz="0" w:space="0" w:color="auto"/>
      </w:divBdr>
    </w:div>
    <w:div w:id="1174340269">
      <w:bodyDiv w:val="1"/>
      <w:marLeft w:val="0"/>
      <w:marRight w:val="0"/>
      <w:marTop w:val="0"/>
      <w:marBottom w:val="0"/>
      <w:divBdr>
        <w:top w:val="none" w:sz="0" w:space="0" w:color="auto"/>
        <w:left w:val="none" w:sz="0" w:space="0" w:color="auto"/>
        <w:bottom w:val="none" w:sz="0" w:space="0" w:color="auto"/>
        <w:right w:val="none" w:sz="0" w:space="0" w:color="auto"/>
      </w:divBdr>
    </w:div>
    <w:div w:id="1174342502">
      <w:bodyDiv w:val="1"/>
      <w:marLeft w:val="0"/>
      <w:marRight w:val="0"/>
      <w:marTop w:val="0"/>
      <w:marBottom w:val="0"/>
      <w:divBdr>
        <w:top w:val="none" w:sz="0" w:space="0" w:color="auto"/>
        <w:left w:val="none" w:sz="0" w:space="0" w:color="auto"/>
        <w:bottom w:val="none" w:sz="0" w:space="0" w:color="auto"/>
        <w:right w:val="none" w:sz="0" w:space="0" w:color="auto"/>
      </w:divBdr>
    </w:div>
    <w:div w:id="1174807981">
      <w:bodyDiv w:val="1"/>
      <w:marLeft w:val="0"/>
      <w:marRight w:val="0"/>
      <w:marTop w:val="0"/>
      <w:marBottom w:val="0"/>
      <w:divBdr>
        <w:top w:val="none" w:sz="0" w:space="0" w:color="auto"/>
        <w:left w:val="none" w:sz="0" w:space="0" w:color="auto"/>
        <w:bottom w:val="none" w:sz="0" w:space="0" w:color="auto"/>
        <w:right w:val="none" w:sz="0" w:space="0" w:color="auto"/>
      </w:divBdr>
    </w:div>
    <w:div w:id="1175800762">
      <w:bodyDiv w:val="1"/>
      <w:marLeft w:val="0"/>
      <w:marRight w:val="0"/>
      <w:marTop w:val="0"/>
      <w:marBottom w:val="0"/>
      <w:divBdr>
        <w:top w:val="none" w:sz="0" w:space="0" w:color="auto"/>
        <w:left w:val="none" w:sz="0" w:space="0" w:color="auto"/>
        <w:bottom w:val="none" w:sz="0" w:space="0" w:color="auto"/>
        <w:right w:val="none" w:sz="0" w:space="0" w:color="auto"/>
      </w:divBdr>
    </w:div>
    <w:div w:id="1175998932">
      <w:bodyDiv w:val="1"/>
      <w:marLeft w:val="0"/>
      <w:marRight w:val="0"/>
      <w:marTop w:val="0"/>
      <w:marBottom w:val="0"/>
      <w:divBdr>
        <w:top w:val="none" w:sz="0" w:space="0" w:color="auto"/>
        <w:left w:val="none" w:sz="0" w:space="0" w:color="auto"/>
        <w:bottom w:val="none" w:sz="0" w:space="0" w:color="auto"/>
        <w:right w:val="none" w:sz="0" w:space="0" w:color="auto"/>
      </w:divBdr>
    </w:div>
    <w:div w:id="1176264980">
      <w:bodyDiv w:val="1"/>
      <w:marLeft w:val="0"/>
      <w:marRight w:val="0"/>
      <w:marTop w:val="0"/>
      <w:marBottom w:val="0"/>
      <w:divBdr>
        <w:top w:val="none" w:sz="0" w:space="0" w:color="auto"/>
        <w:left w:val="none" w:sz="0" w:space="0" w:color="auto"/>
        <w:bottom w:val="none" w:sz="0" w:space="0" w:color="auto"/>
        <w:right w:val="none" w:sz="0" w:space="0" w:color="auto"/>
      </w:divBdr>
    </w:div>
    <w:div w:id="1176266422">
      <w:bodyDiv w:val="1"/>
      <w:marLeft w:val="0"/>
      <w:marRight w:val="0"/>
      <w:marTop w:val="0"/>
      <w:marBottom w:val="0"/>
      <w:divBdr>
        <w:top w:val="none" w:sz="0" w:space="0" w:color="auto"/>
        <w:left w:val="none" w:sz="0" w:space="0" w:color="auto"/>
        <w:bottom w:val="none" w:sz="0" w:space="0" w:color="auto"/>
        <w:right w:val="none" w:sz="0" w:space="0" w:color="auto"/>
      </w:divBdr>
    </w:div>
    <w:div w:id="1176308152">
      <w:bodyDiv w:val="1"/>
      <w:marLeft w:val="0"/>
      <w:marRight w:val="0"/>
      <w:marTop w:val="0"/>
      <w:marBottom w:val="0"/>
      <w:divBdr>
        <w:top w:val="none" w:sz="0" w:space="0" w:color="auto"/>
        <w:left w:val="none" w:sz="0" w:space="0" w:color="auto"/>
        <w:bottom w:val="none" w:sz="0" w:space="0" w:color="auto"/>
        <w:right w:val="none" w:sz="0" w:space="0" w:color="auto"/>
      </w:divBdr>
    </w:div>
    <w:div w:id="1176311998">
      <w:bodyDiv w:val="1"/>
      <w:marLeft w:val="0"/>
      <w:marRight w:val="0"/>
      <w:marTop w:val="0"/>
      <w:marBottom w:val="0"/>
      <w:divBdr>
        <w:top w:val="none" w:sz="0" w:space="0" w:color="auto"/>
        <w:left w:val="none" w:sz="0" w:space="0" w:color="auto"/>
        <w:bottom w:val="none" w:sz="0" w:space="0" w:color="auto"/>
        <w:right w:val="none" w:sz="0" w:space="0" w:color="auto"/>
      </w:divBdr>
    </w:div>
    <w:div w:id="1176337093">
      <w:bodyDiv w:val="1"/>
      <w:marLeft w:val="0"/>
      <w:marRight w:val="0"/>
      <w:marTop w:val="0"/>
      <w:marBottom w:val="0"/>
      <w:divBdr>
        <w:top w:val="none" w:sz="0" w:space="0" w:color="auto"/>
        <w:left w:val="none" w:sz="0" w:space="0" w:color="auto"/>
        <w:bottom w:val="none" w:sz="0" w:space="0" w:color="auto"/>
        <w:right w:val="none" w:sz="0" w:space="0" w:color="auto"/>
      </w:divBdr>
    </w:div>
    <w:div w:id="1176845669">
      <w:bodyDiv w:val="1"/>
      <w:marLeft w:val="0"/>
      <w:marRight w:val="0"/>
      <w:marTop w:val="0"/>
      <w:marBottom w:val="0"/>
      <w:divBdr>
        <w:top w:val="none" w:sz="0" w:space="0" w:color="auto"/>
        <w:left w:val="none" w:sz="0" w:space="0" w:color="auto"/>
        <w:bottom w:val="none" w:sz="0" w:space="0" w:color="auto"/>
        <w:right w:val="none" w:sz="0" w:space="0" w:color="auto"/>
      </w:divBdr>
    </w:div>
    <w:div w:id="1176916368">
      <w:bodyDiv w:val="1"/>
      <w:marLeft w:val="0"/>
      <w:marRight w:val="0"/>
      <w:marTop w:val="0"/>
      <w:marBottom w:val="0"/>
      <w:divBdr>
        <w:top w:val="none" w:sz="0" w:space="0" w:color="auto"/>
        <w:left w:val="none" w:sz="0" w:space="0" w:color="auto"/>
        <w:bottom w:val="none" w:sz="0" w:space="0" w:color="auto"/>
        <w:right w:val="none" w:sz="0" w:space="0" w:color="auto"/>
      </w:divBdr>
    </w:div>
    <w:div w:id="1177118864">
      <w:bodyDiv w:val="1"/>
      <w:marLeft w:val="0"/>
      <w:marRight w:val="0"/>
      <w:marTop w:val="0"/>
      <w:marBottom w:val="0"/>
      <w:divBdr>
        <w:top w:val="none" w:sz="0" w:space="0" w:color="auto"/>
        <w:left w:val="none" w:sz="0" w:space="0" w:color="auto"/>
        <w:bottom w:val="none" w:sz="0" w:space="0" w:color="auto"/>
        <w:right w:val="none" w:sz="0" w:space="0" w:color="auto"/>
      </w:divBdr>
    </w:div>
    <w:div w:id="1177311865">
      <w:bodyDiv w:val="1"/>
      <w:marLeft w:val="0"/>
      <w:marRight w:val="0"/>
      <w:marTop w:val="0"/>
      <w:marBottom w:val="0"/>
      <w:divBdr>
        <w:top w:val="none" w:sz="0" w:space="0" w:color="auto"/>
        <w:left w:val="none" w:sz="0" w:space="0" w:color="auto"/>
        <w:bottom w:val="none" w:sz="0" w:space="0" w:color="auto"/>
        <w:right w:val="none" w:sz="0" w:space="0" w:color="auto"/>
      </w:divBdr>
    </w:div>
    <w:div w:id="1177885757">
      <w:bodyDiv w:val="1"/>
      <w:marLeft w:val="0"/>
      <w:marRight w:val="0"/>
      <w:marTop w:val="0"/>
      <w:marBottom w:val="0"/>
      <w:divBdr>
        <w:top w:val="none" w:sz="0" w:space="0" w:color="auto"/>
        <w:left w:val="none" w:sz="0" w:space="0" w:color="auto"/>
        <w:bottom w:val="none" w:sz="0" w:space="0" w:color="auto"/>
        <w:right w:val="none" w:sz="0" w:space="0" w:color="auto"/>
      </w:divBdr>
    </w:div>
    <w:div w:id="1177886268">
      <w:bodyDiv w:val="1"/>
      <w:marLeft w:val="0"/>
      <w:marRight w:val="0"/>
      <w:marTop w:val="0"/>
      <w:marBottom w:val="0"/>
      <w:divBdr>
        <w:top w:val="none" w:sz="0" w:space="0" w:color="auto"/>
        <w:left w:val="none" w:sz="0" w:space="0" w:color="auto"/>
        <w:bottom w:val="none" w:sz="0" w:space="0" w:color="auto"/>
        <w:right w:val="none" w:sz="0" w:space="0" w:color="auto"/>
      </w:divBdr>
    </w:div>
    <w:div w:id="1177890688">
      <w:bodyDiv w:val="1"/>
      <w:marLeft w:val="0"/>
      <w:marRight w:val="0"/>
      <w:marTop w:val="0"/>
      <w:marBottom w:val="0"/>
      <w:divBdr>
        <w:top w:val="none" w:sz="0" w:space="0" w:color="auto"/>
        <w:left w:val="none" w:sz="0" w:space="0" w:color="auto"/>
        <w:bottom w:val="none" w:sz="0" w:space="0" w:color="auto"/>
        <w:right w:val="none" w:sz="0" w:space="0" w:color="auto"/>
      </w:divBdr>
    </w:div>
    <w:div w:id="1178227973">
      <w:bodyDiv w:val="1"/>
      <w:marLeft w:val="0"/>
      <w:marRight w:val="0"/>
      <w:marTop w:val="0"/>
      <w:marBottom w:val="0"/>
      <w:divBdr>
        <w:top w:val="none" w:sz="0" w:space="0" w:color="auto"/>
        <w:left w:val="none" w:sz="0" w:space="0" w:color="auto"/>
        <w:bottom w:val="none" w:sz="0" w:space="0" w:color="auto"/>
        <w:right w:val="none" w:sz="0" w:space="0" w:color="auto"/>
      </w:divBdr>
    </w:div>
    <w:div w:id="1178344901">
      <w:bodyDiv w:val="1"/>
      <w:marLeft w:val="0"/>
      <w:marRight w:val="0"/>
      <w:marTop w:val="0"/>
      <w:marBottom w:val="0"/>
      <w:divBdr>
        <w:top w:val="none" w:sz="0" w:space="0" w:color="auto"/>
        <w:left w:val="none" w:sz="0" w:space="0" w:color="auto"/>
        <w:bottom w:val="none" w:sz="0" w:space="0" w:color="auto"/>
        <w:right w:val="none" w:sz="0" w:space="0" w:color="auto"/>
      </w:divBdr>
    </w:div>
    <w:div w:id="1178537909">
      <w:bodyDiv w:val="1"/>
      <w:marLeft w:val="0"/>
      <w:marRight w:val="0"/>
      <w:marTop w:val="0"/>
      <w:marBottom w:val="0"/>
      <w:divBdr>
        <w:top w:val="none" w:sz="0" w:space="0" w:color="auto"/>
        <w:left w:val="none" w:sz="0" w:space="0" w:color="auto"/>
        <w:bottom w:val="none" w:sz="0" w:space="0" w:color="auto"/>
        <w:right w:val="none" w:sz="0" w:space="0" w:color="auto"/>
      </w:divBdr>
    </w:div>
    <w:div w:id="1178890957">
      <w:bodyDiv w:val="1"/>
      <w:marLeft w:val="0"/>
      <w:marRight w:val="0"/>
      <w:marTop w:val="0"/>
      <w:marBottom w:val="0"/>
      <w:divBdr>
        <w:top w:val="none" w:sz="0" w:space="0" w:color="auto"/>
        <w:left w:val="none" w:sz="0" w:space="0" w:color="auto"/>
        <w:bottom w:val="none" w:sz="0" w:space="0" w:color="auto"/>
        <w:right w:val="none" w:sz="0" w:space="0" w:color="auto"/>
      </w:divBdr>
    </w:div>
    <w:div w:id="1179197996">
      <w:bodyDiv w:val="1"/>
      <w:marLeft w:val="0"/>
      <w:marRight w:val="0"/>
      <w:marTop w:val="0"/>
      <w:marBottom w:val="0"/>
      <w:divBdr>
        <w:top w:val="none" w:sz="0" w:space="0" w:color="auto"/>
        <w:left w:val="none" w:sz="0" w:space="0" w:color="auto"/>
        <w:bottom w:val="none" w:sz="0" w:space="0" w:color="auto"/>
        <w:right w:val="none" w:sz="0" w:space="0" w:color="auto"/>
      </w:divBdr>
    </w:div>
    <w:div w:id="1179734126">
      <w:bodyDiv w:val="1"/>
      <w:marLeft w:val="0"/>
      <w:marRight w:val="0"/>
      <w:marTop w:val="0"/>
      <w:marBottom w:val="0"/>
      <w:divBdr>
        <w:top w:val="none" w:sz="0" w:space="0" w:color="auto"/>
        <w:left w:val="none" w:sz="0" w:space="0" w:color="auto"/>
        <w:bottom w:val="none" w:sz="0" w:space="0" w:color="auto"/>
        <w:right w:val="none" w:sz="0" w:space="0" w:color="auto"/>
      </w:divBdr>
    </w:div>
    <w:div w:id="1179852008">
      <w:bodyDiv w:val="1"/>
      <w:marLeft w:val="0"/>
      <w:marRight w:val="0"/>
      <w:marTop w:val="0"/>
      <w:marBottom w:val="0"/>
      <w:divBdr>
        <w:top w:val="none" w:sz="0" w:space="0" w:color="auto"/>
        <w:left w:val="none" w:sz="0" w:space="0" w:color="auto"/>
        <w:bottom w:val="none" w:sz="0" w:space="0" w:color="auto"/>
        <w:right w:val="none" w:sz="0" w:space="0" w:color="auto"/>
      </w:divBdr>
    </w:div>
    <w:div w:id="1179933367">
      <w:bodyDiv w:val="1"/>
      <w:marLeft w:val="0"/>
      <w:marRight w:val="0"/>
      <w:marTop w:val="0"/>
      <w:marBottom w:val="0"/>
      <w:divBdr>
        <w:top w:val="none" w:sz="0" w:space="0" w:color="auto"/>
        <w:left w:val="none" w:sz="0" w:space="0" w:color="auto"/>
        <w:bottom w:val="none" w:sz="0" w:space="0" w:color="auto"/>
        <w:right w:val="none" w:sz="0" w:space="0" w:color="auto"/>
      </w:divBdr>
    </w:div>
    <w:div w:id="1180046274">
      <w:bodyDiv w:val="1"/>
      <w:marLeft w:val="0"/>
      <w:marRight w:val="0"/>
      <w:marTop w:val="0"/>
      <w:marBottom w:val="0"/>
      <w:divBdr>
        <w:top w:val="none" w:sz="0" w:space="0" w:color="auto"/>
        <w:left w:val="none" w:sz="0" w:space="0" w:color="auto"/>
        <w:bottom w:val="none" w:sz="0" w:space="0" w:color="auto"/>
        <w:right w:val="none" w:sz="0" w:space="0" w:color="auto"/>
      </w:divBdr>
    </w:div>
    <w:div w:id="1180122704">
      <w:bodyDiv w:val="1"/>
      <w:marLeft w:val="0"/>
      <w:marRight w:val="0"/>
      <w:marTop w:val="0"/>
      <w:marBottom w:val="0"/>
      <w:divBdr>
        <w:top w:val="none" w:sz="0" w:space="0" w:color="auto"/>
        <w:left w:val="none" w:sz="0" w:space="0" w:color="auto"/>
        <w:bottom w:val="none" w:sz="0" w:space="0" w:color="auto"/>
        <w:right w:val="none" w:sz="0" w:space="0" w:color="auto"/>
      </w:divBdr>
    </w:div>
    <w:div w:id="1180269512">
      <w:bodyDiv w:val="1"/>
      <w:marLeft w:val="0"/>
      <w:marRight w:val="0"/>
      <w:marTop w:val="0"/>
      <w:marBottom w:val="0"/>
      <w:divBdr>
        <w:top w:val="none" w:sz="0" w:space="0" w:color="auto"/>
        <w:left w:val="none" w:sz="0" w:space="0" w:color="auto"/>
        <w:bottom w:val="none" w:sz="0" w:space="0" w:color="auto"/>
        <w:right w:val="none" w:sz="0" w:space="0" w:color="auto"/>
      </w:divBdr>
    </w:div>
    <w:div w:id="1180311067">
      <w:bodyDiv w:val="1"/>
      <w:marLeft w:val="0"/>
      <w:marRight w:val="0"/>
      <w:marTop w:val="0"/>
      <w:marBottom w:val="0"/>
      <w:divBdr>
        <w:top w:val="none" w:sz="0" w:space="0" w:color="auto"/>
        <w:left w:val="none" w:sz="0" w:space="0" w:color="auto"/>
        <w:bottom w:val="none" w:sz="0" w:space="0" w:color="auto"/>
        <w:right w:val="none" w:sz="0" w:space="0" w:color="auto"/>
      </w:divBdr>
    </w:div>
    <w:div w:id="1180392039">
      <w:bodyDiv w:val="1"/>
      <w:marLeft w:val="0"/>
      <w:marRight w:val="0"/>
      <w:marTop w:val="0"/>
      <w:marBottom w:val="0"/>
      <w:divBdr>
        <w:top w:val="none" w:sz="0" w:space="0" w:color="auto"/>
        <w:left w:val="none" w:sz="0" w:space="0" w:color="auto"/>
        <w:bottom w:val="none" w:sz="0" w:space="0" w:color="auto"/>
        <w:right w:val="none" w:sz="0" w:space="0" w:color="auto"/>
      </w:divBdr>
    </w:div>
    <w:div w:id="1180660481">
      <w:bodyDiv w:val="1"/>
      <w:marLeft w:val="0"/>
      <w:marRight w:val="0"/>
      <w:marTop w:val="0"/>
      <w:marBottom w:val="0"/>
      <w:divBdr>
        <w:top w:val="none" w:sz="0" w:space="0" w:color="auto"/>
        <w:left w:val="none" w:sz="0" w:space="0" w:color="auto"/>
        <w:bottom w:val="none" w:sz="0" w:space="0" w:color="auto"/>
        <w:right w:val="none" w:sz="0" w:space="0" w:color="auto"/>
      </w:divBdr>
    </w:div>
    <w:div w:id="1180698466">
      <w:bodyDiv w:val="1"/>
      <w:marLeft w:val="0"/>
      <w:marRight w:val="0"/>
      <w:marTop w:val="0"/>
      <w:marBottom w:val="0"/>
      <w:divBdr>
        <w:top w:val="none" w:sz="0" w:space="0" w:color="auto"/>
        <w:left w:val="none" w:sz="0" w:space="0" w:color="auto"/>
        <w:bottom w:val="none" w:sz="0" w:space="0" w:color="auto"/>
        <w:right w:val="none" w:sz="0" w:space="0" w:color="auto"/>
      </w:divBdr>
    </w:div>
    <w:div w:id="1180972617">
      <w:bodyDiv w:val="1"/>
      <w:marLeft w:val="0"/>
      <w:marRight w:val="0"/>
      <w:marTop w:val="0"/>
      <w:marBottom w:val="0"/>
      <w:divBdr>
        <w:top w:val="none" w:sz="0" w:space="0" w:color="auto"/>
        <w:left w:val="none" w:sz="0" w:space="0" w:color="auto"/>
        <w:bottom w:val="none" w:sz="0" w:space="0" w:color="auto"/>
        <w:right w:val="none" w:sz="0" w:space="0" w:color="auto"/>
      </w:divBdr>
    </w:div>
    <w:div w:id="1181427479">
      <w:bodyDiv w:val="1"/>
      <w:marLeft w:val="0"/>
      <w:marRight w:val="0"/>
      <w:marTop w:val="0"/>
      <w:marBottom w:val="0"/>
      <w:divBdr>
        <w:top w:val="none" w:sz="0" w:space="0" w:color="auto"/>
        <w:left w:val="none" w:sz="0" w:space="0" w:color="auto"/>
        <w:bottom w:val="none" w:sz="0" w:space="0" w:color="auto"/>
        <w:right w:val="none" w:sz="0" w:space="0" w:color="auto"/>
      </w:divBdr>
    </w:div>
    <w:div w:id="1181553148">
      <w:bodyDiv w:val="1"/>
      <w:marLeft w:val="0"/>
      <w:marRight w:val="0"/>
      <w:marTop w:val="0"/>
      <w:marBottom w:val="0"/>
      <w:divBdr>
        <w:top w:val="none" w:sz="0" w:space="0" w:color="auto"/>
        <w:left w:val="none" w:sz="0" w:space="0" w:color="auto"/>
        <w:bottom w:val="none" w:sz="0" w:space="0" w:color="auto"/>
        <w:right w:val="none" w:sz="0" w:space="0" w:color="auto"/>
      </w:divBdr>
    </w:div>
    <w:div w:id="1181621154">
      <w:bodyDiv w:val="1"/>
      <w:marLeft w:val="0"/>
      <w:marRight w:val="0"/>
      <w:marTop w:val="0"/>
      <w:marBottom w:val="0"/>
      <w:divBdr>
        <w:top w:val="none" w:sz="0" w:space="0" w:color="auto"/>
        <w:left w:val="none" w:sz="0" w:space="0" w:color="auto"/>
        <w:bottom w:val="none" w:sz="0" w:space="0" w:color="auto"/>
        <w:right w:val="none" w:sz="0" w:space="0" w:color="auto"/>
      </w:divBdr>
    </w:div>
    <w:div w:id="1181699835">
      <w:bodyDiv w:val="1"/>
      <w:marLeft w:val="0"/>
      <w:marRight w:val="0"/>
      <w:marTop w:val="0"/>
      <w:marBottom w:val="0"/>
      <w:divBdr>
        <w:top w:val="none" w:sz="0" w:space="0" w:color="auto"/>
        <w:left w:val="none" w:sz="0" w:space="0" w:color="auto"/>
        <w:bottom w:val="none" w:sz="0" w:space="0" w:color="auto"/>
        <w:right w:val="none" w:sz="0" w:space="0" w:color="auto"/>
      </w:divBdr>
    </w:div>
    <w:div w:id="1182088278">
      <w:bodyDiv w:val="1"/>
      <w:marLeft w:val="0"/>
      <w:marRight w:val="0"/>
      <w:marTop w:val="0"/>
      <w:marBottom w:val="0"/>
      <w:divBdr>
        <w:top w:val="none" w:sz="0" w:space="0" w:color="auto"/>
        <w:left w:val="none" w:sz="0" w:space="0" w:color="auto"/>
        <w:bottom w:val="none" w:sz="0" w:space="0" w:color="auto"/>
        <w:right w:val="none" w:sz="0" w:space="0" w:color="auto"/>
      </w:divBdr>
    </w:div>
    <w:div w:id="1182276766">
      <w:bodyDiv w:val="1"/>
      <w:marLeft w:val="0"/>
      <w:marRight w:val="0"/>
      <w:marTop w:val="0"/>
      <w:marBottom w:val="0"/>
      <w:divBdr>
        <w:top w:val="none" w:sz="0" w:space="0" w:color="auto"/>
        <w:left w:val="none" w:sz="0" w:space="0" w:color="auto"/>
        <w:bottom w:val="none" w:sz="0" w:space="0" w:color="auto"/>
        <w:right w:val="none" w:sz="0" w:space="0" w:color="auto"/>
      </w:divBdr>
    </w:div>
    <w:div w:id="1182277311">
      <w:bodyDiv w:val="1"/>
      <w:marLeft w:val="0"/>
      <w:marRight w:val="0"/>
      <w:marTop w:val="0"/>
      <w:marBottom w:val="0"/>
      <w:divBdr>
        <w:top w:val="none" w:sz="0" w:space="0" w:color="auto"/>
        <w:left w:val="none" w:sz="0" w:space="0" w:color="auto"/>
        <w:bottom w:val="none" w:sz="0" w:space="0" w:color="auto"/>
        <w:right w:val="none" w:sz="0" w:space="0" w:color="auto"/>
      </w:divBdr>
    </w:div>
    <w:div w:id="1182282285">
      <w:bodyDiv w:val="1"/>
      <w:marLeft w:val="0"/>
      <w:marRight w:val="0"/>
      <w:marTop w:val="0"/>
      <w:marBottom w:val="0"/>
      <w:divBdr>
        <w:top w:val="none" w:sz="0" w:space="0" w:color="auto"/>
        <w:left w:val="none" w:sz="0" w:space="0" w:color="auto"/>
        <w:bottom w:val="none" w:sz="0" w:space="0" w:color="auto"/>
        <w:right w:val="none" w:sz="0" w:space="0" w:color="auto"/>
      </w:divBdr>
    </w:div>
    <w:div w:id="1182358498">
      <w:bodyDiv w:val="1"/>
      <w:marLeft w:val="0"/>
      <w:marRight w:val="0"/>
      <w:marTop w:val="0"/>
      <w:marBottom w:val="0"/>
      <w:divBdr>
        <w:top w:val="none" w:sz="0" w:space="0" w:color="auto"/>
        <w:left w:val="none" w:sz="0" w:space="0" w:color="auto"/>
        <w:bottom w:val="none" w:sz="0" w:space="0" w:color="auto"/>
        <w:right w:val="none" w:sz="0" w:space="0" w:color="auto"/>
      </w:divBdr>
    </w:div>
    <w:div w:id="1182401670">
      <w:bodyDiv w:val="1"/>
      <w:marLeft w:val="0"/>
      <w:marRight w:val="0"/>
      <w:marTop w:val="0"/>
      <w:marBottom w:val="0"/>
      <w:divBdr>
        <w:top w:val="none" w:sz="0" w:space="0" w:color="auto"/>
        <w:left w:val="none" w:sz="0" w:space="0" w:color="auto"/>
        <w:bottom w:val="none" w:sz="0" w:space="0" w:color="auto"/>
        <w:right w:val="none" w:sz="0" w:space="0" w:color="auto"/>
      </w:divBdr>
    </w:div>
    <w:div w:id="1182552527">
      <w:bodyDiv w:val="1"/>
      <w:marLeft w:val="0"/>
      <w:marRight w:val="0"/>
      <w:marTop w:val="0"/>
      <w:marBottom w:val="0"/>
      <w:divBdr>
        <w:top w:val="none" w:sz="0" w:space="0" w:color="auto"/>
        <w:left w:val="none" w:sz="0" w:space="0" w:color="auto"/>
        <w:bottom w:val="none" w:sz="0" w:space="0" w:color="auto"/>
        <w:right w:val="none" w:sz="0" w:space="0" w:color="auto"/>
      </w:divBdr>
    </w:div>
    <w:div w:id="1182667983">
      <w:bodyDiv w:val="1"/>
      <w:marLeft w:val="0"/>
      <w:marRight w:val="0"/>
      <w:marTop w:val="0"/>
      <w:marBottom w:val="0"/>
      <w:divBdr>
        <w:top w:val="none" w:sz="0" w:space="0" w:color="auto"/>
        <w:left w:val="none" w:sz="0" w:space="0" w:color="auto"/>
        <w:bottom w:val="none" w:sz="0" w:space="0" w:color="auto"/>
        <w:right w:val="none" w:sz="0" w:space="0" w:color="auto"/>
      </w:divBdr>
    </w:div>
    <w:div w:id="1182815963">
      <w:bodyDiv w:val="1"/>
      <w:marLeft w:val="0"/>
      <w:marRight w:val="0"/>
      <w:marTop w:val="0"/>
      <w:marBottom w:val="0"/>
      <w:divBdr>
        <w:top w:val="none" w:sz="0" w:space="0" w:color="auto"/>
        <w:left w:val="none" w:sz="0" w:space="0" w:color="auto"/>
        <w:bottom w:val="none" w:sz="0" w:space="0" w:color="auto"/>
        <w:right w:val="none" w:sz="0" w:space="0" w:color="auto"/>
      </w:divBdr>
    </w:div>
    <w:div w:id="1183204075">
      <w:bodyDiv w:val="1"/>
      <w:marLeft w:val="0"/>
      <w:marRight w:val="0"/>
      <w:marTop w:val="0"/>
      <w:marBottom w:val="0"/>
      <w:divBdr>
        <w:top w:val="none" w:sz="0" w:space="0" w:color="auto"/>
        <w:left w:val="none" w:sz="0" w:space="0" w:color="auto"/>
        <w:bottom w:val="none" w:sz="0" w:space="0" w:color="auto"/>
        <w:right w:val="none" w:sz="0" w:space="0" w:color="auto"/>
      </w:divBdr>
    </w:div>
    <w:div w:id="1183206662">
      <w:bodyDiv w:val="1"/>
      <w:marLeft w:val="0"/>
      <w:marRight w:val="0"/>
      <w:marTop w:val="0"/>
      <w:marBottom w:val="0"/>
      <w:divBdr>
        <w:top w:val="none" w:sz="0" w:space="0" w:color="auto"/>
        <w:left w:val="none" w:sz="0" w:space="0" w:color="auto"/>
        <w:bottom w:val="none" w:sz="0" w:space="0" w:color="auto"/>
        <w:right w:val="none" w:sz="0" w:space="0" w:color="auto"/>
      </w:divBdr>
    </w:div>
    <w:div w:id="1183322329">
      <w:bodyDiv w:val="1"/>
      <w:marLeft w:val="0"/>
      <w:marRight w:val="0"/>
      <w:marTop w:val="0"/>
      <w:marBottom w:val="0"/>
      <w:divBdr>
        <w:top w:val="none" w:sz="0" w:space="0" w:color="auto"/>
        <w:left w:val="none" w:sz="0" w:space="0" w:color="auto"/>
        <w:bottom w:val="none" w:sz="0" w:space="0" w:color="auto"/>
        <w:right w:val="none" w:sz="0" w:space="0" w:color="auto"/>
      </w:divBdr>
    </w:div>
    <w:div w:id="1183666405">
      <w:bodyDiv w:val="1"/>
      <w:marLeft w:val="0"/>
      <w:marRight w:val="0"/>
      <w:marTop w:val="0"/>
      <w:marBottom w:val="0"/>
      <w:divBdr>
        <w:top w:val="none" w:sz="0" w:space="0" w:color="auto"/>
        <w:left w:val="none" w:sz="0" w:space="0" w:color="auto"/>
        <w:bottom w:val="none" w:sz="0" w:space="0" w:color="auto"/>
        <w:right w:val="none" w:sz="0" w:space="0" w:color="auto"/>
      </w:divBdr>
    </w:div>
    <w:div w:id="1183786941">
      <w:bodyDiv w:val="1"/>
      <w:marLeft w:val="0"/>
      <w:marRight w:val="0"/>
      <w:marTop w:val="0"/>
      <w:marBottom w:val="0"/>
      <w:divBdr>
        <w:top w:val="none" w:sz="0" w:space="0" w:color="auto"/>
        <w:left w:val="none" w:sz="0" w:space="0" w:color="auto"/>
        <w:bottom w:val="none" w:sz="0" w:space="0" w:color="auto"/>
        <w:right w:val="none" w:sz="0" w:space="0" w:color="auto"/>
      </w:divBdr>
    </w:div>
    <w:div w:id="1183858657">
      <w:bodyDiv w:val="1"/>
      <w:marLeft w:val="0"/>
      <w:marRight w:val="0"/>
      <w:marTop w:val="0"/>
      <w:marBottom w:val="0"/>
      <w:divBdr>
        <w:top w:val="none" w:sz="0" w:space="0" w:color="auto"/>
        <w:left w:val="none" w:sz="0" w:space="0" w:color="auto"/>
        <w:bottom w:val="none" w:sz="0" w:space="0" w:color="auto"/>
        <w:right w:val="none" w:sz="0" w:space="0" w:color="auto"/>
      </w:divBdr>
    </w:div>
    <w:div w:id="1183863491">
      <w:bodyDiv w:val="1"/>
      <w:marLeft w:val="0"/>
      <w:marRight w:val="0"/>
      <w:marTop w:val="0"/>
      <w:marBottom w:val="0"/>
      <w:divBdr>
        <w:top w:val="none" w:sz="0" w:space="0" w:color="auto"/>
        <w:left w:val="none" w:sz="0" w:space="0" w:color="auto"/>
        <w:bottom w:val="none" w:sz="0" w:space="0" w:color="auto"/>
        <w:right w:val="none" w:sz="0" w:space="0" w:color="auto"/>
      </w:divBdr>
    </w:div>
    <w:div w:id="1184055162">
      <w:bodyDiv w:val="1"/>
      <w:marLeft w:val="0"/>
      <w:marRight w:val="0"/>
      <w:marTop w:val="0"/>
      <w:marBottom w:val="0"/>
      <w:divBdr>
        <w:top w:val="none" w:sz="0" w:space="0" w:color="auto"/>
        <w:left w:val="none" w:sz="0" w:space="0" w:color="auto"/>
        <w:bottom w:val="none" w:sz="0" w:space="0" w:color="auto"/>
        <w:right w:val="none" w:sz="0" w:space="0" w:color="auto"/>
      </w:divBdr>
    </w:div>
    <w:div w:id="1184441192">
      <w:bodyDiv w:val="1"/>
      <w:marLeft w:val="0"/>
      <w:marRight w:val="0"/>
      <w:marTop w:val="0"/>
      <w:marBottom w:val="0"/>
      <w:divBdr>
        <w:top w:val="none" w:sz="0" w:space="0" w:color="auto"/>
        <w:left w:val="none" w:sz="0" w:space="0" w:color="auto"/>
        <w:bottom w:val="none" w:sz="0" w:space="0" w:color="auto"/>
        <w:right w:val="none" w:sz="0" w:space="0" w:color="auto"/>
      </w:divBdr>
    </w:div>
    <w:div w:id="1184518791">
      <w:bodyDiv w:val="1"/>
      <w:marLeft w:val="0"/>
      <w:marRight w:val="0"/>
      <w:marTop w:val="0"/>
      <w:marBottom w:val="0"/>
      <w:divBdr>
        <w:top w:val="none" w:sz="0" w:space="0" w:color="auto"/>
        <w:left w:val="none" w:sz="0" w:space="0" w:color="auto"/>
        <w:bottom w:val="none" w:sz="0" w:space="0" w:color="auto"/>
        <w:right w:val="none" w:sz="0" w:space="0" w:color="auto"/>
      </w:divBdr>
    </w:div>
    <w:div w:id="1184592206">
      <w:bodyDiv w:val="1"/>
      <w:marLeft w:val="0"/>
      <w:marRight w:val="0"/>
      <w:marTop w:val="0"/>
      <w:marBottom w:val="0"/>
      <w:divBdr>
        <w:top w:val="none" w:sz="0" w:space="0" w:color="auto"/>
        <w:left w:val="none" w:sz="0" w:space="0" w:color="auto"/>
        <w:bottom w:val="none" w:sz="0" w:space="0" w:color="auto"/>
        <w:right w:val="none" w:sz="0" w:space="0" w:color="auto"/>
      </w:divBdr>
    </w:div>
    <w:div w:id="1184787010">
      <w:bodyDiv w:val="1"/>
      <w:marLeft w:val="0"/>
      <w:marRight w:val="0"/>
      <w:marTop w:val="0"/>
      <w:marBottom w:val="0"/>
      <w:divBdr>
        <w:top w:val="none" w:sz="0" w:space="0" w:color="auto"/>
        <w:left w:val="none" w:sz="0" w:space="0" w:color="auto"/>
        <w:bottom w:val="none" w:sz="0" w:space="0" w:color="auto"/>
        <w:right w:val="none" w:sz="0" w:space="0" w:color="auto"/>
      </w:divBdr>
    </w:div>
    <w:div w:id="1184827764">
      <w:bodyDiv w:val="1"/>
      <w:marLeft w:val="0"/>
      <w:marRight w:val="0"/>
      <w:marTop w:val="0"/>
      <w:marBottom w:val="0"/>
      <w:divBdr>
        <w:top w:val="none" w:sz="0" w:space="0" w:color="auto"/>
        <w:left w:val="none" w:sz="0" w:space="0" w:color="auto"/>
        <w:bottom w:val="none" w:sz="0" w:space="0" w:color="auto"/>
        <w:right w:val="none" w:sz="0" w:space="0" w:color="auto"/>
      </w:divBdr>
    </w:div>
    <w:div w:id="1184902469">
      <w:bodyDiv w:val="1"/>
      <w:marLeft w:val="0"/>
      <w:marRight w:val="0"/>
      <w:marTop w:val="0"/>
      <w:marBottom w:val="0"/>
      <w:divBdr>
        <w:top w:val="none" w:sz="0" w:space="0" w:color="auto"/>
        <w:left w:val="none" w:sz="0" w:space="0" w:color="auto"/>
        <w:bottom w:val="none" w:sz="0" w:space="0" w:color="auto"/>
        <w:right w:val="none" w:sz="0" w:space="0" w:color="auto"/>
      </w:divBdr>
    </w:div>
    <w:div w:id="1184903960">
      <w:bodyDiv w:val="1"/>
      <w:marLeft w:val="0"/>
      <w:marRight w:val="0"/>
      <w:marTop w:val="0"/>
      <w:marBottom w:val="0"/>
      <w:divBdr>
        <w:top w:val="none" w:sz="0" w:space="0" w:color="auto"/>
        <w:left w:val="none" w:sz="0" w:space="0" w:color="auto"/>
        <w:bottom w:val="none" w:sz="0" w:space="0" w:color="auto"/>
        <w:right w:val="none" w:sz="0" w:space="0" w:color="auto"/>
      </w:divBdr>
    </w:div>
    <w:div w:id="1184906876">
      <w:bodyDiv w:val="1"/>
      <w:marLeft w:val="0"/>
      <w:marRight w:val="0"/>
      <w:marTop w:val="0"/>
      <w:marBottom w:val="0"/>
      <w:divBdr>
        <w:top w:val="none" w:sz="0" w:space="0" w:color="auto"/>
        <w:left w:val="none" w:sz="0" w:space="0" w:color="auto"/>
        <w:bottom w:val="none" w:sz="0" w:space="0" w:color="auto"/>
        <w:right w:val="none" w:sz="0" w:space="0" w:color="auto"/>
      </w:divBdr>
    </w:div>
    <w:div w:id="1185174144">
      <w:bodyDiv w:val="1"/>
      <w:marLeft w:val="0"/>
      <w:marRight w:val="0"/>
      <w:marTop w:val="0"/>
      <w:marBottom w:val="0"/>
      <w:divBdr>
        <w:top w:val="none" w:sz="0" w:space="0" w:color="auto"/>
        <w:left w:val="none" w:sz="0" w:space="0" w:color="auto"/>
        <w:bottom w:val="none" w:sz="0" w:space="0" w:color="auto"/>
        <w:right w:val="none" w:sz="0" w:space="0" w:color="auto"/>
      </w:divBdr>
    </w:div>
    <w:div w:id="1185246073">
      <w:bodyDiv w:val="1"/>
      <w:marLeft w:val="0"/>
      <w:marRight w:val="0"/>
      <w:marTop w:val="0"/>
      <w:marBottom w:val="0"/>
      <w:divBdr>
        <w:top w:val="none" w:sz="0" w:space="0" w:color="auto"/>
        <w:left w:val="none" w:sz="0" w:space="0" w:color="auto"/>
        <w:bottom w:val="none" w:sz="0" w:space="0" w:color="auto"/>
        <w:right w:val="none" w:sz="0" w:space="0" w:color="auto"/>
      </w:divBdr>
    </w:div>
    <w:div w:id="1185359570">
      <w:bodyDiv w:val="1"/>
      <w:marLeft w:val="0"/>
      <w:marRight w:val="0"/>
      <w:marTop w:val="0"/>
      <w:marBottom w:val="0"/>
      <w:divBdr>
        <w:top w:val="none" w:sz="0" w:space="0" w:color="auto"/>
        <w:left w:val="none" w:sz="0" w:space="0" w:color="auto"/>
        <w:bottom w:val="none" w:sz="0" w:space="0" w:color="auto"/>
        <w:right w:val="none" w:sz="0" w:space="0" w:color="auto"/>
      </w:divBdr>
    </w:div>
    <w:div w:id="1185434660">
      <w:bodyDiv w:val="1"/>
      <w:marLeft w:val="0"/>
      <w:marRight w:val="0"/>
      <w:marTop w:val="0"/>
      <w:marBottom w:val="0"/>
      <w:divBdr>
        <w:top w:val="none" w:sz="0" w:space="0" w:color="auto"/>
        <w:left w:val="none" w:sz="0" w:space="0" w:color="auto"/>
        <w:bottom w:val="none" w:sz="0" w:space="0" w:color="auto"/>
        <w:right w:val="none" w:sz="0" w:space="0" w:color="auto"/>
      </w:divBdr>
    </w:div>
    <w:div w:id="1185634038">
      <w:bodyDiv w:val="1"/>
      <w:marLeft w:val="0"/>
      <w:marRight w:val="0"/>
      <w:marTop w:val="0"/>
      <w:marBottom w:val="0"/>
      <w:divBdr>
        <w:top w:val="none" w:sz="0" w:space="0" w:color="auto"/>
        <w:left w:val="none" w:sz="0" w:space="0" w:color="auto"/>
        <w:bottom w:val="none" w:sz="0" w:space="0" w:color="auto"/>
        <w:right w:val="none" w:sz="0" w:space="0" w:color="auto"/>
      </w:divBdr>
    </w:div>
    <w:div w:id="1186362308">
      <w:bodyDiv w:val="1"/>
      <w:marLeft w:val="0"/>
      <w:marRight w:val="0"/>
      <w:marTop w:val="0"/>
      <w:marBottom w:val="0"/>
      <w:divBdr>
        <w:top w:val="none" w:sz="0" w:space="0" w:color="auto"/>
        <w:left w:val="none" w:sz="0" w:space="0" w:color="auto"/>
        <w:bottom w:val="none" w:sz="0" w:space="0" w:color="auto"/>
        <w:right w:val="none" w:sz="0" w:space="0" w:color="auto"/>
      </w:divBdr>
    </w:div>
    <w:div w:id="1186602248">
      <w:bodyDiv w:val="1"/>
      <w:marLeft w:val="0"/>
      <w:marRight w:val="0"/>
      <w:marTop w:val="0"/>
      <w:marBottom w:val="0"/>
      <w:divBdr>
        <w:top w:val="none" w:sz="0" w:space="0" w:color="auto"/>
        <w:left w:val="none" w:sz="0" w:space="0" w:color="auto"/>
        <w:bottom w:val="none" w:sz="0" w:space="0" w:color="auto"/>
        <w:right w:val="none" w:sz="0" w:space="0" w:color="auto"/>
      </w:divBdr>
    </w:div>
    <w:div w:id="1186602969">
      <w:bodyDiv w:val="1"/>
      <w:marLeft w:val="0"/>
      <w:marRight w:val="0"/>
      <w:marTop w:val="0"/>
      <w:marBottom w:val="0"/>
      <w:divBdr>
        <w:top w:val="none" w:sz="0" w:space="0" w:color="auto"/>
        <w:left w:val="none" w:sz="0" w:space="0" w:color="auto"/>
        <w:bottom w:val="none" w:sz="0" w:space="0" w:color="auto"/>
        <w:right w:val="none" w:sz="0" w:space="0" w:color="auto"/>
      </w:divBdr>
    </w:div>
    <w:div w:id="1186794747">
      <w:bodyDiv w:val="1"/>
      <w:marLeft w:val="0"/>
      <w:marRight w:val="0"/>
      <w:marTop w:val="0"/>
      <w:marBottom w:val="0"/>
      <w:divBdr>
        <w:top w:val="none" w:sz="0" w:space="0" w:color="auto"/>
        <w:left w:val="none" w:sz="0" w:space="0" w:color="auto"/>
        <w:bottom w:val="none" w:sz="0" w:space="0" w:color="auto"/>
        <w:right w:val="none" w:sz="0" w:space="0" w:color="auto"/>
      </w:divBdr>
    </w:div>
    <w:div w:id="1186867993">
      <w:bodyDiv w:val="1"/>
      <w:marLeft w:val="0"/>
      <w:marRight w:val="0"/>
      <w:marTop w:val="0"/>
      <w:marBottom w:val="0"/>
      <w:divBdr>
        <w:top w:val="none" w:sz="0" w:space="0" w:color="auto"/>
        <w:left w:val="none" w:sz="0" w:space="0" w:color="auto"/>
        <w:bottom w:val="none" w:sz="0" w:space="0" w:color="auto"/>
        <w:right w:val="none" w:sz="0" w:space="0" w:color="auto"/>
      </w:divBdr>
    </w:div>
    <w:div w:id="1187519915">
      <w:bodyDiv w:val="1"/>
      <w:marLeft w:val="0"/>
      <w:marRight w:val="0"/>
      <w:marTop w:val="0"/>
      <w:marBottom w:val="0"/>
      <w:divBdr>
        <w:top w:val="none" w:sz="0" w:space="0" w:color="auto"/>
        <w:left w:val="none" w:sz="0" w:space="0" w:color="auto"/>
        <w:bottom w:val="none" w:sz="0" w:space="0" w:color="auto"/>
        <w:right w:val="none" w:sz="0" w:space="0" w:color="auto"/>
      </w:divBdr>
    </w:div>
    <w:div w:id="1187525441">
      <w:bodyDiv w:val="1"/>
      <w:marLeft w:val="0"/>
      <w:marRight w:val="0"/>
      <w:marTop w:val="0"/>
      <w:marBottom w:val="0"/>
      <w:divBdr>
        <w:top w:val="none" w:sz="0" w:space="0" w:color="auto"/>
        <w:left w:val="none" w:sz="0" w:space="0" w:color="auto"/>
        <w:bottom w:val="none" w:sz="0" w:space="0" w:color="auto"/>
        <w:right w:val="none" w:sz="0" w:space="0" w:color="auto"/>
      </w:divBdr>
    </w:div>
    <w:div w:id="1187670551">
      <w:bodyDiv w:val="1"/>
      <w:marLeft w:val="0"/>
      <w:marRight w:val="0"/>
      <w:marTop w:val="0"/>
      <w:marBottom w:val="0"/>
      <w:divBdr>
        <w:top w:val="none" w:sz="0" w:space="0" w:color="auto"/>
        <w:left w:val="none" w:sz="0" w:space="0" w:color="auto"/>
        <w:bottom w:val="none" w:sz="0" w:space="0" w:color="auto"/>
        <w:right w:val="none" w:sz="0" w:space="0" w:color="auto"/>
      </w:divBdr>
    </w:div>
    <w:div w:id="1187787708">
      <w:bodyDiv w:val="1"/>
      <w:marLeft w:val="0"/>
      <w:marRight w:val="0"/>
      <w:marTop w:val="0"/>
      <w:marBottom w:val="0"/>
      <w:divBdr>
        <w:top w:val="none" w:sz="0" w:space="0" w:color="auto"/>
        <w:left w:val="none" w:sz="0" w:space="0" w:color="auto"/>
        <w:bottom w:val="none" w:sz="0" w:space="0" w:color="auto"/>
        <w:right w:val="none" w:sz="0" w:space="0" w:color="auto"/>
      </w:divBdr>
    </w:div>
    <w:div w:id="1187794404">
      <w:bodyDiv w:val="1"/>
      <w:marLeft w:val="0"/>
      <w:marRight w:val="0"/>
      <w:marTop w:val="0"/>
      <w:marBottom w:val="0"/>
      <w:divBdr>
        <w:top w:val="none" w:sz="0" w:space="0" w:color="auto"/>
        <w:left w:val="none" w:sz="0" w:space="0" w:color="auto"/>
        <w:bottom w:val="none" w:sz="0" w:space="0" w:color="auto"/>
        <w:right w:val="none" w:sz="0" w:space="0" w:color="auto"/>
      </w:divBdr>
    </w:div>
    <w:div w:id="1188250523">
      <w:bodyDiv w:val="1"/>
      <w:marLeft w:val="0"/>
      <w:marRight w:val="0"/>
      <w:marTop w:val="0"/>
      <w:marBottom w:val="0"/>
      <w:divBdr>
        <w:top w:val="none" w:sz="0" w:space="0" w:color="auto"/>
        <w:left w:val="none" w:sz="0" w:space="0" w:color="auto"/>
        <w:bottom w:val="none" w:sz="0" w:space="0" w:color="auto"/>
        <w:right w:val="none" w:sz="0" w:space="0" w:color="auto"/>
      </w:divBdr>
    </w:div>
    <w:div w:id="1188564887">
      <w:bodyDiv w:val="1"/>
      <w:marLeft w:val="0"/>
      <w:marRight w:val="0"/>
      <w:marTop w:val="0"/>
      <w:marBottom w:val="0"/>
      <w:divBdr>
        <w:top w:val="none" w:sz="0" w:space="0" w:color="auto"/>
        <w:left w:val="none" w:sz="0" w:space="0" w:color="auto"/>
        <w:bottom w:val="none" w:sz="0" w:space="0" w:color="auto"/>
        <w:right w:val="none" w:sz="0" w:space="0" w:color="auto"/>
      </w:divBdr>
    </w:div>
    <w:div w:id="1188640903">
      <w:bodyDiv w:val="1"/>
      <w:marLeft w:val="0"/>
      <w:marRight w:val="0"/>
      <w:marTop w:val="0"/>
      <w:marBottom w:val="0"/>
      <w:divBdr>
        <w:top w:val="none" w:sz="0" w:space="0" w:color="auto"/>
        <w:left w:val="none" w:sz="0" w:space="0" w:color="auto"/>
        <w:bottom w:val="none" w:sz="0" w:space="0" w:color="auto"/>
        <w:right w:val="none" w:sz="0" w:space="0" w:color="auto"/>
      </w:divBdr>
    </w:div>
    <w:div w:id="1189105011">
      <w:bodyDiv w:val="1"/>
      <w:marLeft w:val="0"/>
      <w:marRight w:val="0"/>
      <w:marTop w:val="0"/>
      <w:marBottom w:val="0"/>
      <w:divBdr>
        <w:top w:val="none" w:sz="0" w:space="0" w:color="auto"/>
        <w:left w:val="none" w:sz="0" w:space="0" w:color="auto"/>
        <w:bottom w:val="none" w:sz="0" w:space="0" w:color="auto"/>
        <w:right w:val="none" w:sz="0" w:space="0" w:color="auto"/>
      </w:divBdr>
    </w:div>
    <w:div w:id="1189757382">
      <w:bodyDiv w:val="1"/>
      <w:marLeft w:val="0"/>
      <w:marRight w:val="0"/>
      <w:marTop w:val="0"/>
      <w:marBottom w:val="0"/>
      <w:divBdr>
        <w:top w:val="none" w:sz="0" w:space="0" w:color="auto"/>
        <w:left w:val="none" w:sz="0" w:space="0" w:color="auto"/>
        <w:bottom w:val="none" w:sz="0" w:space="0" w:color="auto"/>
        <w:right w:val="none" w:sz="0" w:space="0" w:color="auto"/>
      </w:divBdr>
    </w:div>
    <w:div w:id="1189950780">
      <w:bodyDiv w:val="1"/>
      <w:marLeft w:val="0"/>
      <w:marRight w:val="0"/>
      <w:marTop w:val="0"/>
      <w:marBottom w:val="0"/>
      <w:divBdr>
        <w:top w:val="none" w:sz="0" w:space="0" w:color="auto"/>
        <w:left w:val="none" w:sz="0" w:space="0" w:color="auto"/>
        <w:bottom w:val="none" w:sz="0" w:space="0" w:color="auto"/>
        <w:right w:val="none" w:sz="0" w:space="0" w:color="auto"/>
      </w:divBdr>
    </w:div>
    <w:div w:id="1190531459">
      <w:bodyDiv w:val="1"/>
      <w:marLeft w:val="0"/>
      <w:marRight w:val="0"/>
      <w:marTop w:val="0"/>
      <w:marBottom w:val="0"/>
      <w:divBdr>
        <w:top w:val="none" w:sz="0" w:space="0" w:color="auto"/>
        <w:left w:val="none" w:sz="0" w:space="0" w:color="auto"/>
        <w:bottom w:val="none" w:sz="0" w:space="0" w:color="auto"/>
        <w:right w:val="none" w:sz="0" w:space="0" w:color="auto"/>
      </w:divBdr>
    </w:div>
    <w:div w:id="1191339624">
      <w:bodyDiv w:val="1"/>
      <w:marLeft w:val="0"/>
      <w:marRight w:val="0"/>
      <w:marTop w:val="0"/>
      <w:marBottom w:val="0"/>
      <w:divBdr>
        <w:top w:val="none" w:sz="0" w:space="0" w:color="auto"/>
        <w:left w:val="none" w:sz="0" w:space="0" w:color="auto"/>
        <w:bottom w:val="none" w:sz="0" w:space="0" w:color="auto"/>
        <w:right w:val="none" w:sz="0" w:space="0" w:color="auto"/>
      </w:divBdr>
    </w:div>
    <w:div w:id="1191380206">
      <w:bodyDiv w:val="1"/>
      <w:marLeft w:val="0"/>
      <w:marRight w:val="0"/>
      <w:marTop w:val="0"/>
      <w:marBottom w:val="0"/>
      <w:divBdr>
        <w:top w:val="none" w:sz="0" w:space="0" w:color="auto"/>
        <w:left w:val="none" w:sz="0" w:space="0" w:color="auto"/>
        <w:bottom w:val="none" w:sz="0" w:space="0" w:color="auto"/>
        <w:right w:val="none" w:sz="0" w:space="0" w:color="auto"/>
      </w:divBdr>
    </w:div>
    <w:div w:id="1191530570">
      <w:bodyDiv w:val="1"/>
      <w:marLeft w:val="0"/>
      <w:marRight w:val="0"/>
      <w:marTop w:val="0"/>
      <w:marBottom w:val="0"/>
      <w:divBdr>
        <w:top w:val="none" w:sz="0" w:space="0" w:color="auto"/>
        <w:left w:val="none" w:sz="0" w:space="0" w:color="auto"/>
        <w:bottom w:val="none" w:sz="0" w:space="0" w:color="auto"/>
        <w:right w:val="none" w:sz="0" w:space="0" w:color="auto"/>
      </w:divBdr>
    </w:div>
    <w:div w:id="1191600638">
      <w:bodyDiv w:val="1"/>
      <w:marLeft w:val="0"/>
      <w:marRight w:val="0"/>
      <w:marTop w:val="0"/>
      <w:marBottom w:val="0"/>
      <w:divBdr>
        <w:top w:val="none" w:sz="0" w:space="0" w:color="auto"/>
        <w:left w:val="none" w:sz="0" w:space="0" w:color="auto"/>
        <w:bottom w:val="none" w:sz="0" w:space="0" w:color="auto"/>
        <w:right w:val="none" w:sz="0" w:space="0" w:color="auto"/>
      </w:divBdr>
    </w:div>
    <w:div w:id="1191725567">
      <w:bodyDiv w:val="1"/>
      <w:marLeft w:val="0"/>
      <w:marRight w:val="0"/>
      <w:marTop w:val="0"/>
      <w:marBottom w:val="0"/>
      <w:divBdr>
        <w:top w:val="none" w:sz="0" w:space="0" w:color="auto"/>
        <w:left w:val="none" w:sz="0" w:space="0" w:color="auto"/>
        <w:bottom w:val="none" w:sz="0" w:space="0" w:color="auto"/>
        <w:right w:val="none" w:sz="0" w:space="0" w:color="auto"/>
      </w:divBdr>
    </w:div>
    <w:div w:id="1191840366">
      <w:bodyDiv w:val="1"/>
      <w:marLeft w:val="0"/>
      <w:marRight w:val="0"/>
      <w:marTop w:val="0"/>
      <w:marBottom w:val="0"/>
      <w:divBdr>
        <w:top w:val="none" w:sz="0" w:space="0" w:color="auto"/>
        <w:left w:val="none" w:sz="0" w:space="0" w:color="auto"/>
        <w:bottom w:val="none" w:sz="0" w:space="0" w:color="auto"/>
        <w:right w:val="none" w:sz="0" w:space="0" w:color="auto"/>
      </w:divBdr>
    </w:div>
    <w:div w:id="1191920867">
      <w:bodyDiv w:val="1"/>
      <w:marLeft w:val="0"/>
      <w:marRight w:val="0"/>
      <w:marTop w:val="0"/>
      <w:marBottom w:val="0"/>
      <w:divBdr>
        <w:top w:val="none" w:sz="0" w:space="0" w:color="auto"/>
        <w:left w:val="none" w:sz="0" w:space="0" w:color="auto"/>
        <w:bottom w:val="none" w:sz="0" w:space="0" w:color="auto"/>
        <w:right w:val="none" w:sz="0" w:space="0" w:color="auto"/>
      </w:divBdr>
    </w:div>
    <w:div w:id="1192107108">
      <w:bodyDiv w:val="1"/>
      <w:marLeft w:val="0"/>
      <w:marRight w:val="0"/>
      <w:marTop w:val="0"/>
      <w:marBottom w:val="0"/>
      <w:divBdr>
        <w:top w:val="none" w:sz="0" w:space="0" w:color="auto"/>
        <w:left w:val="none" w:sz="0" w:space="0" w:color="auto"/>
        <w:bottom w:val="none" w:sz="0" w:space="0" w:color="auto"/>
        <w:right w:val="none" w:sz="0" w:space="0" w:color="auto"/>
      </w:divBdr>
    </w:div>
    <w:div w:id="1192261707">
      <w:bodyDiv w:val="1"/>
      <w:marLeft w:val="0"/>
      <w:marRight w:val="0"/>
      <w:marTop w:val="0"/>
      <w:marBottom w:val="0"/>
      <w:divBdr>
        <w:top w:val="none" w:sz="0" w:space="0" w:color="auto"/>
        <w:left w:val="none" w:sz="0" w:space="0" w:color="auto"/>
        <w:bottom w:val="none" w:sz="0" w:space="0" w:color="auto"/>
        <w:right w:val="none" w:sz="0" w:space="0" w:color="auto"/>
      </w:divBdr>
    </w:div>
    <w:div w:id="1192693777">
      <w:bodyDiv w:val="1"/>
      <w:marLeft w:val="0"/>
      <w:marRight w:val="0"/>
      <w:marTop w:val="0"/>
      <w:marBottom w:val="0"/>
      <w:divBdr>
        <w:top w:val="none" w:sz="0" w:space="0" w:color="auto"/>
        <w:left w:val="none" w:sz="0" w:space="0" w:color="auto"/>
        <w:bottom w:val="none" w:sz="0" w:space="0" w:color="auto"/>
        <w:right w:val="none" w:sz="0" w:space="0" w:color="auto"/>
      </w:divBdr>
    </w:div>
    <w:div w:id="1192887188">
      <w:bodyDiv w:val="1"/>
      <w:marLeft w:val="0"/>
      <w:marRight w:val="0"/>
      <w:marTop w:val="0"/>
      <w:marBottom w:val="0"/>
      <w:divBdr>
        <w:top w:val="none" w:sz="0" w:space="0" w:color="auto"/>
        <w:left w:val="none" w:sz="0" w:space="0" w:color="auto"/>
        <w:bottom w:val="none" w:sz="0" w:space="0" w:color="auto"/>
        <w:right w:val="none" w:sz="0" w:space="0" w:color="auto"/>
      </w:divBdr>
    </w:div>
    <w:div w:id="1193762700">
      <w:bodyDiv w:val="1"/>
      <w:marLeft w:val="0"/>
      <w:marRight w:val="0"/>
      <w:marTop w:val="0"/>
      <w:marBottom w:val="0"/>
      <w:divBdr>
        <w:top w:val="none" w:sz="0" w:space="0" w:color="auto"/>
        <w:left w:val="none" w:sz="0" w:space="0" w:color="auto"/>
        <w:bottom w:val="none" w:sz="0" w:space="0" w:color="auto"/>
        <w:right w:val="none" w:sz="0" w:space="0" w:color="auto"/>
      </w:divBdr>
    </w:div>
    <w:div w:id="1194418175">
      <w:bodyDiv w:val="1"/>
      <w:marLeft w:val="0"/>
      <w:marRight w:val="0"/>
      <w:marTop w:val="0"/>
      <w:marBottom w:val="0"/>
      <w:divBdr>
        <w:top w:val="none" w:sz="0" w:space="0" w:color="auto"/>
        <w:left w:val="none" w:sz="0" w:space="0" w:color="auto"/>
        <w:bottom w:val="none" w:sz="0" w:space="0" w:color="auto"/>
        <w:right w:val="none" w:sz="0" w:space="0" w:color="auto"/>
      </w:divBdr>
    </w:div>
    <w:div w:id="1194537049">
      <w:bodyDiv w:val="1"/>
      <w:marLeft w:val="0"/>
      <w:marRight w:val="0"/>
      <w:marTop w:val="0"/>
      <w:marBottom w:val="0"/>
      <w:divBdr>
        <w:top w:val="none" w:sz="0" w:space="0" w:color="auto"/>
        <w:left w:val="none" w:sz="0" w:space="0" w:color="auto"/>
        <w:bottom w:val="none" w:sz="0" w:space="0" w:color="auto"/>
        <w:right w:val="none" w:sz="0" w:space="0" w:color="auto"/>
      </w:divBdr>
    </w:div>
    <w:div w:id="1194539358">
      <w:bodyDiv w:val="1"/>
      <w:marLeft w:val="0"/>
      <w:marRight w:val="0"/>
      <w:marTop w:val="0"/>
      <w:marBottom w:val="0"/>
      <w:divBdr>
        <w:top w:val="none" w:sz="0" w:space="0" w:color="auto"/>
        <w:left w:val="none" w:sz="0" w:space="0" w:color="auto"/>
        <w:bottom w:val="none" w:sz="0" w:space="0" w:color="auto"/>
        <w:right w:val="none" w:sz="0" w:space="0" w:color="auto"/>
      </w:divBdr>
    </w:div>
    <w:div w:id="1194658778">
      <w:bodyDiv w:val="1"/>
      <w:marLeft w:val="0"/>
      <w:marRight w:val="0"/>
      <w:marTop w:val="0"/>
      <w:marBottom w:val="0"/>
      <w:divBdr>
        <w:top w:val="none" w:sz="0" w:space="0" w:color="auto"/>
        <w:left w:val="none" w:sz="0" w:space="0" w:color="auto"/>
        <w:bottom w:val="none" w:sz="0" w:space="0" w:color="auto"/>
        <w:right w:val="none" w:sz="0" w:space="0" w:color="auto"/>
      </w:divBdr>
    </w:div>
    <w:div w:id="1194685117">
      <w:bodyDiv w:val="1"/>
      <w:marLeft w:val="0"/>
      <w:marRight w:val="0"/>
      <w:marTop w:val="0"/>
      <w:marBottom w:val="0"/>
      <w:divBdr>
        <w:top w:val="none" w:sz="0" w:space="0" w:color="auto"/>
        <w:left w:val="none" w:sz="0" w:space="0" w:color="auto"/>
        <w:bottom w:val="none" w:sz="0" w:space="0" w:color="auto"/>
        <w:right w:val="none" w:sz="0" w:space="0" w:color="auto"/>
      </w:divBdr>
    </w:div>
    <w:div w:id="1194687169">
      <w:bodyDiv w:val="1"/>
      <w:marLeft w:val="0"/>
      <w:marRight w:val="0"/>
      <w:marTop w:val="0"/>
      <w:marBottom w:val="0"/>
      <w:divBdr>
        <w:top w:val="none" w:sz="0" w:space="0" w:color="auto"/>
        <w:left w:val="none" w:sz="0" w:space="0" w:color="auto"/>
        <w:bottom w:val="none" w:sz="0" w:space="0" w:color="auto"/>
        <w:right w:val="none" w:sz="0" w:space="0" w:color="auto"/>
      </w:divBdr>
    </w:div>
    <w:div w:id="1194735273">
      <w:bodyDiv w:val="1"/>
      <w:marLeft w:val="0"/>
      <w:marRight w:val="0"/>
      <w:marTop w:val="0"/>
      <w:marBottom w:val="0"/>
      <w:divBdr>
        <w:top w:val="none" w:sz="0" w:space="0" w:color="auto"/>
        <w:left w:val="none" w:sz="0" w:space="0" w:color="auto"/>
        <w:bottom w:val="none" w:sz="0" w:space="0" w:color="auto"/>
        <w:right w:val="none" w:sz="0" w:space="0" w:color="auto"/>
      </w:divBdr>
    </w:div>
    <w:div w:id="1195509130">
      <w:bodyDiv w:val="1"/>
      <w:marLeft w:val="0"/>
      <w:marRight w:val="0"/>
      <w:marTop w:val="0"/>
      <w:marBottom w:val="0"/>
      <w:divBdr>
        <w:top w:val="none" w:sz="0" w:space="0" w:color="auto"/>
        <w:left w:val="none" w:sz="0" w:space="0" w:color="auto"/>
        <w:bottom w:val="none" w:sz="0" w:space="0" w:color="auto"/>
        <w:right w:val="none" w:sz="0" w:space="0" w:color="auto"/>
      </w:divBdr>
    </w:div>
    <w:div w:id="1195775188">
      <w:bodyDiv w:val="1"/>
      <w:marLeft w:val="0"/>
      <w:marRight w:val="0"/>
      <w:marTop w:val="0"/>
      <w:marBottom w:val="0"/>
      <w:divBdr>
        <w:top w:val="none" w:sz="0" w:space="0" w:color="auto"/>
        <w:left w:val="none" w:sz="0" w:space="0" w:color="auto"/>
        <w:bottom w:val="none" w:sz="0" w:space="0" w:color="auto"/>
        <w:right w:val="none" w:sz="0" w:space="0" w:color="auto"/>
      </w:divBdr>
    </w:div>
    <w:div w:id="1195849070">
      <w:bodyDiv w:val="1"/>
      <w:marLeft w:val="0"/>
      <w:marRight w:val="0"/>
      <w:marTop w:val="0"/>
      <w:marBottom w:val="0"/>
      <w:divBdr>
        <w:top w:val="none" w:sz="0" w:space="0" w:color="auto"/>
        <w:left w:val="none" w:sz="0" w:space="0" w:color="auto"/>
        <w:bottom w:val="none" w:sz="0" w:space="0" w:color="auto"/>
        <w:right w:val="none" w:sz="0" w:space="0" w:color="auto"/>
      </w:divBdr>
    </w:div>
    <w:div w:id="1196384799">
      <w:bodyDiv w:val="1"/>
      <w:marLeft w:val="0"/>
      <w:marRight w:val="0"/>
      <w:marTop w:val="0"/>
      <w:marBottom w:val="0"/>
      <w:divBdr>
        <w:top w:val="none" w:sz="0" w:space="0" w:color="auto"/>
        <w:left w:val="none" w:sz="0" w:space="0" w:color="auto"/>
        <w:bottom w:val="none" w:sz="0" w:space="0" w:color="auto"/>
        <w:right w:val="none" w:sz="0" w:space="0" w:color="auto"/>
      </w:divBdr>
    </w:div>
    <w:div w:id="1196500859">
      <w:bodyDiv w:val="1"/>
      <w:marLeft w:val="0"/>
      <w:marRight w:val="0"/>
      <w:marTop w:val="0"/>
      <w:marBottom w:val="0"/>
      <w:divBdr>
        <w:top w:val="none" w:sz="0" w:space="0" w:color="auto"/>
        <w:left w:val="none" w:sz="0" w:space="0" w:color="auto"/>
        <w:bottom w:val="none" w:sz="0" w:space="0" w:color="auto"/>
        <w:right w:val="none" w:sz="0" w:space="0" w:color="auto"/>
      </w:divBdr>
    </w:div>
    <w:div w:id="1196886110">
      <w:bodyDiv w:val="1"/>
      <w:marLeft w:val="0"/>
      <w:marRight w:val="0"/>
      <w:marTop w:val="0"/>
      <w:marBottom w:val="0"/>
      <w:divBdr>
        <w:top w:val="none" w:sz="0" w:space="0" w:color="auto"/>
        <w:left w:val="none" w:sz="0" w:space="0" w:color="auto"/>
        <w:bottom w:val="none" w:sz="0" w:space="0" w:color="auto"/>
        <w:right w:val="none" w:sz="0" w:space="0" w:color="auto"/>
      </w:divBdr>
    </w:div>
    <w:div w:id="1197036047">
      <w:bodyDiv w:val="1"/>
      <w:marLeft w:val="0"/>
      <w:marRight w:val="0"/>
      <w:marTop w:val="0"/>
      <w:marBottom w:val="0"/>
      <w:divBdr>
        <w:top w:val="none" w:sz="0" w:space="0" w:color="auto"/>
        <w:left w:val="none" w:sz="0" w:space="0" w:color="auto"/>
        <w:bottom w:val="none" w:sz="0" w:space="0" w:color="auto"/>
        <w:right w:val="none" w:sz="0" w:space="0" w:color="auto"/>
      </w:divBdr>
    </w:div>
    <w:div w:id="1197039114">
      <w:bodyDiv w:val="1"/>
      <w:marLeft w:val="0"/>
      <w:marRight w:val="0"/>
      <w:marTop w:val="0"/>
      <w:marBottom w:val="0"/>
      <w:divBdr>
        <w:top w:val="none" w:sz="0" w:space="0" w:color="auto"/>
        <w:left w:val="none" w:sz="0" w:space="0" w:color="auto"/>
        <w:bottom w:val="none" w:sz="0" w:space="0" w:color="auto"/>
        <w:right w:val="none" w:sz="0" w:space="0" w:color="auto"/>
      </w:divBdr>
    </w:div>
    <w:div w:id="1197042421">
      <w:bodyDiv w:val="1"/>
      <w:marLeft w:val="0"/>
      <w:marRight w:val="0"/>
      <w:marTop w:val="0"/>
      <w:marBottom w:val="0"/>
      <w:divBdr>
        <w:top w:val="none" w:sz="0" w:space="0" w:color="auto"/>
        <w:left w:val="none" w:sz="0" w:space="0" w:color="auto"/>
        <w:bottom w:val="none" w:sz="0" w:space="0" w:color="auto"/>
        <w:right w:val="none" w:sz="0" w:space="0" w:color="auto"/>
      </w:divBdr>
    </w:div>
    <w:div w:id="1197238261">
      <w:bodyDiv w:val="1"/>
      <w:marLeft w:val="0"/>
      <w:marRight w:val="0"/>
      <w:marTop w:val="0"/>
      <w:marBottom w:val="0"/>
      <w:divBdr>
        <w:top w:val="none" w:sz="0" w:space="0" w:color="auto"/>
        <w:left w:val="none" w:sz="0" w:space="0" w:color="auto"/>
        <w:bottom w:val="none" w:sz="0" w:space="0" w:color="auto"/>
        <w:right w:val="none" w:sz="0" w:space="0" w:color="auto"/>
      </w:divBdr>
    </w:div>
    <w:div w:id="1197348913">
      <w:bodyDiv w:val="1"/>
      <w:marLeft w:val="0"/>
      <w:marRight w:val="0"/>
      <w:marTop w:val="0"/>
      <w:marBottom w:val="0"/>
      <w:divBdr>
        <w:top w:val="none" w:sz="0" w:space="0" w:color="auto"/>
        <w:left w:val="none" w:sz="0" w:space="0" w:color="auto"/>
        <w:bottom w:val="none" w:sz="0" w:space="0" w:color="auto"/>
        <w:right w:val="none" w:sz="0" w:space="0" w:color="auto"/>
      </w:divBdr>
    </w:div>
    <w:div w:id="1197499410">
      <w:bodyDiv w:val="1"/>
      <w:marLeft w:val="0"/>
      <w:marRight w:val="0"/>
      <w:marTop w:val="0"/>
      <w:marBottom w:val="0"/>
      <w:divBdr>
        <w:top w:val="none" w:sz="0" w:space="0" w:color="auto"/>
        <w:left w:val="none" w:sz="0" w:space="0" w:color="auto"/>
        <w:bottom w:val="none" w:sz="0" w:space="0" w:color="auto"/>
        <w:right w:val="none" w:sz="0" w:space="0" w:color="auto"/>
      </w:divBdr>
    </w:div>
    <w:div w:id="1197737628">
      <w:bodyDiv w:val="1"/>
      <w:marLeft w:val="0"/>
      <w:marRight w:val="0"/>
      <w:marTop w:val="0"/>
      <w:marBottom w:val="0"/>
      <w:divBdr>
        <w:top w:val="none" w:sz="0" w:space="0" w:color="auto"/>
        <w:left w:val="none" w:sz="0" w:space="0" w:color="auto"/>
        <w:bottom w:val="none" w:sz="0" w:space="0" w:color="auto"/>
        <w:right w:val="none" w:sz="0" w:space="0" w:color="auto"/>
      </w:divBdr>
    </w:div>
    <w:div w:id="1198198757">
      <w:bodyDiv w:val="1"/>
      <w:marLeft w:val="0"/>
      <w:marRight w:val="0"/>
      <w:marTop w:val="0"/>
      <w:marBottom w:val="0"/>
      <w:divBdr>
        <w:top w:val="none" w:sz="0" w:space="0" w:color="auto"/>
        <w:left w:val="none" w:sz="0" w:space="0" w:color="auto"/>
        <w:bottom w:val="none" w:sz="0" w:space="0" w:color="auto"/>
        <w:right w:val="none" w:sz="0" w:space="0" w:color="auto"/>
      </w:divBdr>
    </w:div>
    <w:div w:id="1198468269">
      <w:bodyDiv w:val="1"/>
      <w:marLeft w:val="0"/>
      <w:marRight w:val="0"/>
      <w:marTop w:val="0"/>
      <w:marBottom w:val="0"/>
      <w:divBdr>
        <w:top w:val="none" w:sz="0" w:space="0" w:color="auto"/>
        <w:left w:val="none" w:sz="0" w:space="0" w:color="auto"/>
        <w:bottom w:val="none" w:sz="0" w:space="0" w:color="auto"/>
        <w:right w:val="none" w:sz="0" w:space="0" w:color="auto"/>
      </w:divBdr>
    </w:div>
    <w:div w:id="1198541656">
      <w:bodyDiv w:val="1"/>
      <w:marLeft w:val="0"/>
      <w:marRight w:val="0"/>
      <w:marTop w:val="0"/>
      <w:marBottom w:val="0"/>
      <w:divBdr>
        <w:top w:val="none" w:sz="0" w:space="0" w:color="auto"/>
        <w:left w:val="none" w:sz="0" w:space="0" w:color="auto"/>
        <w:bottom w:val="none" w:sz="0" w:space="0" w:color="auto"/>
        <w:right w:val="none" w:sz="0" w:space="0" w:color="auto"/>
      </w:divBdr>
    </w:div>
    <w:div w:id="1198816861">
      <w:bodyDiv w:val="1"/>
      <w:marLeft w:val="0"/>
      <w:marRight w:val="0"/>
      <w:marTop w:val="0"/>
      <w:marBottom w:val="0"/>
      <w:divBdr>
        <w:top w:val="none" w:sz="0" w:space="0" w:color="auto"/>
        <w:left w:val="none" w:sz="0" w:space="0" w:color="auto"/>
        <w:bottom w:val="none" w:sz="0" w:space="0" w:color="auto"/>
        <w:right w:val="none" w:sz="0" w:space="0" w:color="auto"/>
      </w:divBdr>
    </w:div>
    <w:div w:id="1198851286">
      <w:bodyDiv w:val="1"/>
      <w:marLeft w:val="0"/>
      <w:marRight w:val="0"/>
      <w:marTop w:val="0"/>
      <w:marBottom w:val="0"/>
      <w:divBdr>
        <w:top w:val="none" w:sz="0" w:space="0" w:color="auto"/>
        <w:left w:val="none" w:sz="0" w:space="0" w:color="auto"/>
        <w:bottom w:val="none" w:sz="0" w:space="0" w:color="auto"/>
        <w:right w:val="none" w:sz="0" w:space="0" w:color="auto"/>
      </w:divBdr>
    </w:div>
    <w:div w:id="1199322716">
      <w:bodyDiv w:val="1"/>
      <w:marLeft w:val="0"/>
      <w:marRight w:val="0"/>
      <w:marTop w:val="0"/>
      <w:marBottom w:val="0"/>
      <w:divBdr>
        <w:top w:val="none" w:sz="0" w:space="0" w:color="auto"/>
        <w:left w:val="none" w:sz="0" w:space="0" w:color="auto"/>
        <w:bottom w:val="none" w:sz="0" w:space="0" w:color="auto"/>
        <w:right w:val="none" w:sz="0" w:space="0" w:color="auto"/>
      </w:divBdr>
    </w:div>
    <w:div w:id="1199510549">
      <w:bodyDiv w:val="1"/>
      <w:marLeft w:val="0"/>
      <w:marRight w:val="0"/>
      <w:marTop w:val="0"/>
      <w:marBottom w:val="0"/>
      <w:divBdr>
        <w:top w:val="none" w:sz="0" w:space="0" w:color="auto"/>
        <w:left w:val="none" w:sz="0" w:space="0" w:color="auto"/>
        <w:bottom w:val="none" w:sz="0" w:space="0" w:color="auto"/>
        <w:right w:val="none" w:sz="0" w:space="0" w:color="auto"/>
      </w:divBdr>
    </w:div>
    <w:div w:id="1199851912">
      <w:bodyDiv w:val="1"/>
      <w:marLeft w:val="0"/>
      <w:marRight w:val="0"/>
      <w:marTop w:val="0"/>
      <w:marBottom w:val="0"/>
      <w:divBdr>
        <w:top w:val="none" w:sz="0" w:space="0" w:color="auto"/>
        <w:left w:val="none" w:sz="0" w:space="0" w:color="auto"/>
        <w:bottom w:val="none" w:sz="0" w:space="0" w:color="auto"/>
        <w:right w:val="none" w:sz="0" w:space="0" w:color="auto"/>
      </w:divBdr>
    </w:div>
    <w:div w:id="1200124235">
      <w:bodyDiv w:val="1"/>
      <w:marLeft w:val="0"/>
      <w:marRight w:val="0"/>
      <w:marTop w:val="0"/>
      <w:marBottom w:val="0"/>
      <w:divBdr>
        <w:top w:val="none" w:sz="0" w:space="0" w:color="auto"/>
        <w:left w:val="none" w:sz="0" w:space="0" w:color="auto"/>
        <w:bottom w:val="none" w:sz="0" w:space="0" w:color="auto"/>
        <w:right w:val="none" w:sz="0" w:space="0" w:color="auto"/>
      </w:divBdr>
    </w:div>
    <w:div w:id="1200314283">
      <w:bodyDiv w:val="1"/>
      <w:marLeft w:val="0"/>
      <w:marRight w:val="0"/>
      <w:marTop w:val="0"/>
      <w:marBottom w:val="0"/>
      <w:divBdr>
        <w:top w:val="none" w:sz="0" w:space="0" w:color="auto"/>
        <w:left w:val="none" w:sz="0" w:space="0" w:color="auto"/>
        <w:bottom w:val="none" w:sz="0" w:space="0" w:color="auto"/>
        <w:right w:val="none" w:sz="0" w:space="0" w:color="auto"/>
      </w:divBdr>
    </w:div>
    <w:div w:id="1200317190">
      <w:bodyDiv w:val="1"/>
      <w:marLeft w:val="0"/>
      <w:marRight w:val="0"/>
      <w:marTop w:val="0"/>
      <w:marBottom w:val="0"/>
      <w:divBdr>
        <w:top w:val="none" w:sz="0" w:space="0" w:color="auto"/>
        <w:left w:val="none" w:sz="0" w:space="0" w:color="auto"/>
        <w:bottom w:val="none" w:sz="0" w:space="0" w:color="auto"/>
        <w:right w:val="none" w:sz="0" w:space="0" w:color="auto"/>
      </w:divBdr>
    </w:div>
    <w:div w:id="1200557202">
      <w:bodyDiv w:val="1"/>
      <w:marLeft w:val="0"/>
      <w:marRight w:val="0"/>
      <w:marTop w:val="0"/>
      <w:marBottom w:val="0"/>
      <w:divBdr>
        <w:top w:val="none" w:sz="0" w:space="0" w:color="auto"/>
        <w:left w:val="none" w:sz="0" w:space="0" w:color="auto"/>
        <w:bottom w:val="none" w:sz="0" w:space="0" w:color="auto"/>
        <w:right w:val="none" w:sz="0" w:space="0" w:color="auto"/>
      </w:divBdr>
    </w:div>
    <w:div w:id="1201285186">
      <w:bodyDiv w:val="1"/>
      <w:marLeft w:val="0"/>
      <w:marRight w:val="0"/>
      <w:marTop w:val="0"/>
      <w:marBottom w:val="0"/>
      <w:divBdr>
        <w:top w:val="none" w:sz="0" w:space="0" w:color="auto"/>
        <w:left w:val="none" w:sz="0" w:space="0" w:color="auto"/>
        <w:bottom w:val="none" w:sz="0" w:space="0" w:color="auto"/>
        <w:right w:val="none" w:sz="0" w:space="0" w:color="auto"/>
      </w:divBdr>
    </w:div>
    <w:div w:id="1201744369">
      <w:bodyDiv w:val="1"/>
      <w:marLeft w:val="0"/>
      <w:marRight w:val="0"/>
      <w:marTop w:val="0"/>
      <w:marBottom w:val="0"/>
      <w:divBdr>
        <w:top w:val="none" w:sz="0" w:space="0" w:color="auto"/>
        <w:left w:val="none" w:sz="0" w:space="0" w:color="auto"/>
        <w:bottom w:val="none" w:sz="0" w:space="0" w:color="auto"/>
        <w:right w:val="none" w:sz="0" w:space="0" w:color="auto"/>
      </w:divBdr>
    </w:div>
    <w:div w:id="1203395950">
      <w:bodyDiv w:val="1"/>
      <w:marLeft w:val="0"/>
      <w:marRight w:val="0"/>
      <w:marTop w:val="0"/>
      <w:marBottom w:val="0"/>
      <w:divBdr>
        <w:top w:val="none" w:sz="0" w:space="0" w:color="auto"/>
        <w:left w:val="none" w:sz="0" w:space="0" w:color="auto"/>
        <w:bottom w:val="none" w:sz="0" w:space="0" w:color="auto"/>
        <w:right w:val="none" w:sz="0" w:space="0" w:color="auto"/>
      </w:divBdr>
    </w:div>
    <w:div w:id="1203396159">
      <w:bodyDiv w:val="1"/>
      <w:marLeft w:val="0"/>
      <w:marRight w:val="0"/>
      <w:marTop w:val="0"/>
      <w:marBottom w:val="0"/>
      <w:divBdr>
        <w:top w:val="none" w:sz="0" w:space="0" w:color="auto"/>
        <w:left w:val="none" w:sz="0" w:space="0" w:color="auto"/>
        <w:bottom w:val="none" w:sz="0" w:space="0" w:color="auto"/>
        <w:right w:val="none" w:sz="0" w:space="0" w:color="auto"/>
      </w:divBdr>
    </w:div>
    <w:div w:id="1203637041">
      <w:bodyDiv w:val="1"/>
      <w:marLeft w:val="0"/>
      <w:marRight w:val="0"/>
      <w:marTop w:val="0"/>
      <w:marBottom w:val="0"/>
      <w:divBdr>
        <w:top w:val="none" w:sz="0" w:space="0" w:color="auto"/>
        <w:left w:val="none" w:sz="0" w:space="0" w:color="auto"/>
        <w:bottom w:val="none" w:sz="0" w:space="0" w:color="auto"/>
        <w:right w:val="none" w:sz="0" w:space="0" w:color="auto"/>
      </w:divBdr>
    </w:div>
    <w:div w:id="1204102228">
      <w:bodyDiv w:val="1"/>
      <w:marLeft w:val="0"/>
      <w:marRight w:val="0"/>
      <w:marTop w:val="0"/>
      <w:marBottom w:val="0"/>
      <w:divBdr>
        <w:top w:val="none" w:sz="0" w:space="0" w:color="auto"/>
        <w:left w:val="none" w:sz="0" w:space="0" w:color="auto"/>
        <w:bottom w:val="none" w:sz="0" w:space="0" w:color="auto"/>
        <w:right w:val="none" w:sz="0" w:space="0" w:color="auto"/>
      </w:divBdr>
    </w:div>
    <w:div w:id="1204362693">
      <w:bodyDiv w:val="1"/>
      <w:marLeft w:val="0"/>
      <w:marRight w:val="0"/>
      <w:marTop w:val="0"/>
      <w:marBottom w:val="0"/>
      <w:divBdr>
        <w:top w:val="none" w:sz="0" w:space="0" w:color="auto"/>
        <w:left w:val="none" w:sz="0" w:space="0" w:color="auto"/>
        <w:bottom w:val="none" w:sz="0" w:space="0" w:color="auto"/>
        <w:right w:val="none" w:sz="0" w:space="0" w:color="auto"/>
      </w:divBdr>
    </w:div>
    <w:div w:id="1205022842">
      <w:bodyDiv w:val="1"/>
      <w:marLeft w:val="0"/>
      <w:marRight w:val="0"/>
      <w:marTop w:val="0"/>
      <w:marBottom w:val="0"/>
      <w:divBdr>
        <w:top w:val="none" w:sz="0" w:space="0" w:color="auto"/>
        <w:left w:val="none" w:sz="0" w:space="0" w:color="auto"/>
        <w:bottom w:val="none" w:sz="0" w:space="0" w:color="auto"/>
        <w:right w:val="none" w:sz="0" w:space="0" w:color="auto"/>
      </w:divBdr>
    </w:div>
    <w:div w:id="1205752167">
      <w:bodyDiv w:val="1"/>
      <w:marLeft w:val="0"/>
      <w:marRight w:val="0"/>
      <w:marTop w:val="0"/>
      <w:marBottom w:val="0"/>
      <w:divBdr>
        <w:top w:val="none" w:sz="0" w:space="0" w:color="auto"/>
        <w:left w:val="none" w:sz="0" w:space="0" w:color="auto"/>
        <w:bottom w:val="none" w:sz="0" w:space="0" w:color="auto"/>
        <w:right w:val="none" w:sz="0" w:space="0" w:color="auto"/>
      </w:divBdr>
    </w:div>
    <w:div w:id="1206144067">
      <w:bodyDiv w:val="1"/>
      <w:marLeft w:val="0"/>
      <w:marRight w:val="0"/>
      <w:marTop w:val="0"/>
      <w:marBottom w:val="0"/>
      <w:divBdr>
        <w:top w:val="none" w:sz="0" w:space="0" w:color="auto"/>
        <w:left w:val="none" w:sz="0" w:space="0" w:color="auto"/>
        <w:bottom w:val="none" w:sz="0" w:space="0" w:color="auto"/>
        <w:right w:val="none" w:sz="0" w:space="0" w:color="auto"/>
      </w:divBdr>
    </w:div>
    <w:div w:id="1206868616">
      <w:bodyDiv w:val="1"/>
      <w:marLeft w:val="0"/>
      <w:marRight w:val="0"/>
      <w:marTop w:val="0"/>
      <w:marBottom w:val="0"/>
      <w:divBdr>
        <w:top w:val="none" w:sz="0" w:space="0" w:color="auto"/>
        <w:left w:val="none" w:sz="0" w:space="0" w:color="auto"/>
        <w:bottom w:val="none" w:sz="0" w:space="0" w:color="auto"/>
        <w:right w:val="none" w:sz="0" w:space="0" w:color="auto"/>
      </w:divBdr>
    </w:div>
    <w:div w:id="1207330110">
      <w:bodyDiv w:val="1"/>
      <w:marLeft w:val="0"/>
      <w:marRight w:val="0"/>
      <w:marTop w:val="0"/>
      <w:marBottom w:val="0"/>
      <w:divBdr>
        <w:top w:val="none" w:sz="0" w:space="0" w:color="auto"/>
        <w:left w:val="none" w:sz="0" w:space="0" w:color="auto"/>
        <w:bottom w:val="none" w:sz="0" w:space="0" w:color="auto"/>
        <w:right w:val="none" w:sz="0" w:space="0" w:color="auto"/>
      </w:divBdr>
    </w:div>
    <w:div w:id="1207717265">
      <w:bodyDiv w:val="1"/>
      <w:marLeft w:val="0"/>
      <w:marRight w:val="0"/>
      <w:marTop w:val="0"/>
      <w:marBottom w:val="0"/>
      <w:divBdr>
        <w:top w:val="none" w:sz="0" w:space="0" w:color="auto"/>
        <w:left w:val="none" w:sz="0" w:space="0" w:color="auto"/>
        <w:bottom w:val="none" w:sz="0" w:space="0" w:color="auto"/>
        <w:right w:val="none" w:sz="0" w:space="0" w:color="auto"/>
      </w:divBdr>
    </w:div>
    <w:div w:id="1207794831">
      <w:bodyDiv w:val="1"/>
      <w:marLeft w:val="0"/>
      <w:marRight w:val="0"/>
      <w:marTop w:val="0"/>
      <w:marBottom w:val="0"/>
      <w:divBdr>
        <w:top w:val="none" w:sz="0" w:space="0" w:color="auto"/>
        <w:left w:val="none" w:sz="0" w:space="0" w:color="auto"/>
        <w:bottom w:val="none" w:sz="0" w:space="0" w:color="auto"/>
        <w:right w:val="none" w:sz="0" w:space="0" w:color="auto"/>
      </w:divBdr>
    </w:div>
    <w:div w:id="1207832891">
      <w:bodyDiv w:val="1"/>
      <w:marLeft w:val="0"/>
      <w:marRight w:val="0"/>
      <w:marTop w:val="0"/>
      <w:marBottom w:val="0"/>
      <w:divBdr>
        <w:top w:val="none" w:sz="0" w:space="0" w:color="auto"/>
        <w:left w:val="none" w:sz="0" w:space="0" w:color="auto"/>
        <w:bottom w:val="none" w:sz="0" w:space="0" w:color="auto"/>
        <w:right w:val="none" w:sz="0" w:space="0" w:color="auto"/>
      </w:divBdr>
    </w:div>
    <w:div w:id="1207837862">
      <w:bodyDiv w:val="1"/>
      <w:marLeft w:val="0"/>
      <w:marRight w:val="0"/>
      <w:marTop w:val="0"/>
      <w:marBottom w:val="0"/>
      <w:divBdr>
        <w:top w:val="none" w:sz="0" w:space="0" w:color="auto"/>
        <w:left w:val="none" w:sz="0" w:space="0" w:color="auto"/>
        <w:bottom w:val="none" w:sz="0" w:space="0" w:color="auto"/>
        <w:right w:val="none" w:sz="0" w:space="0" w:color="auto"/>
      </w:divBdr>
    </w:div>
    <w:div w:id="1208184235">
      <w:bodyDiv w:val="1"/>
      <w:marLeft w:val="0"/>
      <w:marRight w:val="0"/>
      <w:marTop w:val="0"/>
      <w:marBottom w:val="0"/>
      <w:divBdr>
        <w:top w:val="none" w:sz="0" w:space="0" w:color="auto"/>
        <w:left w:val="none" w:sz="0" w:space="0" w:color="auto"/>
        <w:bottom w:val="none" w:sz="0" w:space="0" w:color="auto"/>
        <w:right w:val="none" w:sz="0" w:space="0" w:color="auto"/>
      </w:divBdr>
    </w:div>
    <w:div w:id="1208251556">
      <w:bodyDiv w:val="1"/>
      <w:marLeft w:val="0"/>
      <w:marRight w:val="0"/>
      <w:marTop w:val="0"/>
      <w:marBottom w:val="0"/>
      <w:divBdr>
        <w:top w:val="none" w:sz="0" w:space="0" w:color="auto"/>
        <w:left w:val="none" w:sz="0" w:space="0" w:color="auto"/>
        <w:bottom w:val="none" w:sz="0" w:space="0" w:color="auto"/>
        <w:right w:val="none" w:sz="0" w:space="0" w:color="auto"/>
      </w:divBdr>
    </w:div>
    <w:div w:id="1208762223">
      <w:bodyDiv w:val="1"/>
      <w:marLeft w:val="0"/>
      <w:marRight w:val="0"/>
      <w:marTop w:val="0"/>
      <w:marBottom w:val="0"/>
      <w:divBdr>
        <w:top w:val="none" w:sz="0" w:space="0" w:color="auto"/>
        <w:left w:val="none" w:sz="0" w:space="0" w:color="auto"/>
        <w:bottom w:val="none" w:sz="0" w:space="0" w:color="auto"/>
        <w:right w:val="none" w:sz="0" w:space="0" w:color="auto"/>
      </w:divBdr>
    </w:div>
    <w:div w:id="1208835694">
      <w:bodyDiv w:val="1"/>
      <w:marLeft w:val="0"/>
      <w:marRight w:val="0"/>
      <w:marTop w:val="0"/>
      <w:marBottom w:val="0"/>
      <w:divBdr>
        <w:top w:val="none" w:sz="0" w:space="0" w:color="auto"/>
        <w:left w:val="none" w:sz="0" w:space="0" w:color="auto"/>
        <w:bottom w:val="none" w:sz="0" w:space="0" w:color="auto"/>
        <w:right w:val="none" w:sz="0" w:space="0" w:color="auto"/>
      </w:divBdr>
    </w:div>
    <w:div w:id="1208958037">
      <w:bodyDiv w:val="1"/>
      <w:marLeft w:val="0"/>
      <w:marRight w:val="0"/>
      <w:marTop w:val="0"/>
      <w:marBottom w:val="0"/>
      <w:divBdr>
        <w:top w:val="none" w:sz="0" w:space="0" w:color="auto"/>
        <w:left w:val="none" w:sz="0" w:space="0" w:color="auto"/>
        <w:bottom w:val="none" w:sz="0" w:space="0" w:color="auto"/>
        <w:right w:val="none" w:sz="0" w:space="0" w:color="auto"/>
      </w:divBdr>
    </w:div>
    <w:div w:id="1209416763">
      <w:bodyDiv w:val="1"/>
      <w:marLeft w:val="0"/>
      <w:marRight w:val="0"/>
      <w:marTop w:val="0"/>
      <w:marBottom w:val="0"/>
      <w:divBdr>
        <w:top w:val="none" w:sz="0" w:space="0" w:color="auto"/>
        <w:left w:val="none" w:sz="0" w:space="0" w:color="auto"/>
        <w:bottom w:val="none" w:sz="0" w:space="0" w:color="auto"/>
        <w:right w:val="none" w:sz="0" w:space="0" w:color="auto"/>
      </w:divBdr>
    </w:div>
    <w:div w:id="1209417437">
      <w:bodyDiv w:val="1"/>
      <w:marLeft w:val="0"/>
      <w:marRight w:val="0"/>
      <w:marTop w:val="0"/>
      <w:marBottom w:val="0"/>
      <w:divBdr>
        <w:top w:val="none" w:sz="0" w:space="0" w:color="auto"/>
        <w:left w:val="none" w:sz="0" w:space="0" w:color="auto"/>
        <w:bottom w:val="none" w:sz="0" w:space="0" w:color="auto"/>
        <w:right w:val="none" w:sz="0" w:space="0" w:color="auto"/>
      </w:divBdr>
    </w:div>
    <w:div w:id="1209564871">
      <w:bodyDiv w:val="1"/>
      <w:marLeft w:val="0"/>
      <w:marRight w:val="0"/>
      <w:marTop w:val="0"/>
      <w:marBottom w:val="0"/>
      <w:divBdr>
        <w:top w:val="none" w:sz="0" w:space="0" w:color="auto"/>
        <w:left w:val="none" w:sz="0" w:space="0" w:color="auto"/>
        <w:bottom w:val="none" w:sz="0" w:space="0" w:color="auto"/>
        <w:right w:val="none" w:sz="0" w:space="0" w:color="auto"/>
      </w:divBdr>
    </w:div>
    <w:div w:id="1209873991">
      <w:bodyDiv w:val="1"/>
      <w:marLeft w:val="0"/>
      <w:marRight w:val="0"/>
      <w:marTop w:val="0"/>
      <w:marBottom w:val="0"/>
      <w:divBdr>
        <w:top w:val="none" w:sz="0" w:space="0" w:color="auto"/>
        <w:left w:val="none" w:sz="0" w:space="0" w:color="auto"/>
        <w:bottom w:val="none" w:sz="0" w:space="0" w:color="auto"/>
        <w:right w:val="none" w:sz="0" w:space="0" w:color="auto"/>
      </w:divBdr>
    </w:div>
    <w:div w:id="1210144608">
      <w:bodyDiv w:val="1"/>
      <w:marLeft w:val="0"/>
      <w:marRight w:val="0"/>
      <w:marTop w:val="0"/>
      <w:marBottom w:val="0"/>
      <w:divBdr>
        <w:top w:val="none" w:sz="0" w:space="0" w:color="auto"/>
        <w:left w:val="none" w:sz="0" w:space="0" w:color="auto"/>
        <w:bottom w:val="none" w:sz="0" w:space="0" w:color="auto"/>
        <w:right w:val="none" w:sz="0" w:space="0" w:color="auto"/>
      </w:divBdr>
    </w:div>
    <w:div w:id="1210385526">
      <w:bodyDiv w:val="1"/>
      <w:marLeft w:val="0"/>
      <w:marRight w:val="0"/>
      <w:marTop w:val="0"/>
      <w:marBottom w:val="0"/>
      <w:divBdr>
        <w:top w:val="none" w:sz="0" w:space="0" w:color="auto"/>
        <w:left w:val="none" w:sz="0" w:space="0" w:color="auto"/>
        <w:bottom w:val="none" w:sz="0" w:space="0" w:color="auto"/>
        <w:right w:val="none" w:sz="0" w:space="0" w:color="auto"/>
      </w:divBdr>
    </w:div>
    <w:div w:id="1210461217">
      <w:bodyDiv w:val="1"/>
      <w:marLeft w:val="0"/>
      <w:marRight w:val="0"/>
      <w:marTop w:val="0"/>
      <w:marBottom w:val="0"/>
      <w:divBdr>
        <w:top w:val="none" w:sz="0" w:space="0" w:color="auto"/>
        <w:left w:val="none" w:sz="0" w:space="0" w:color="auto"/>
        <w:bottom w:val="none" w:sz="0" w:space="0" w:color="auto"/>
        <w:right w:val="none" w:sz="0" w:space="0" w:color="auto"/>
      </w:divBdr>
    </w:div>
    <w:div w:id="1211068486">
      <w:bodyDiv w:val="1"/>
      <w:marLeft w:val="0"/>
      <w:marRight w:val="0"/>
      <w:marTop w:val="0"/>
      <w:marBottom w:val="0"/>
      <w:divBdr>
        <w:top w:val="none" w:sz="0" w:space="0" w:color="auto"/>
        <w:left w:val="none" w:sz="0" w:space="0" w:color="auto"/>
        <w:bottom w:val="none" w:sz="0" w:space="0" w:color="auto"/>
        <w:right w:val="none" w:sz="0" w:space="0" w:color="auto"/>
      </w:divBdr>
    </w:div>
    <w:div w:id="1211310470">
      <w:bodyDiv w:val="1"/>
      <w:marLeft w:val="0"/>
      <w:marRight w:val="0"/>
      <w:marTop w:val="0"/>
      <w:marBottom w:val="0"/>
      <w:divBdr>
        <w:top w:val="none" w:sz="0" w:space="0" w:color="auto"/>
        <w:left w:val="none" w:sz="0" w:space="0" w:color="auto"/>
        <w:bottom w:val="none" w:sz="0" w:space="0" w:color="auto"/>
        <w:right w:val="none" w:sz="0" w:space="0" w:color="auto"/>
      </w:divBdr>
    </w:div>
    <w:div w:id="1212771388">
      <w:bodyDiv w:val="1"/>
      <w:marLeft w:val="0"/>
      <w:marRight w:val="0"/>
      <w:marTop w:val="0"/>
      <w:marBottom w:val="0"/>
      <w:divBdr>
        <w:top w:val="none" w:sz="0" w:space="0" w:color="auto"/>
        <w:left w:val="none" w:sz="0" w:space="0" w:color="auto"/>
        <w:bottom w:val="none" w:sz="0" w:space="0" w:color="auto"/>
        <w:right w:val="none" w:sz="0" w:space="0" w:color="auto"/>
      </w:divBdr>
    </w:div>
    <w:div w:id="1213350939">
      <w:bodyDiv w:val="1"/>
      <w:marLeft w:val="0"/>
      <w:marRight w:val="0"/>
      <w:marTop w:val="0"/>
      <w:marBottom w:val="0"/>
      <w:divBdr>
        <w:top w:val="none" w:sz="0" w:space="0" w:color="auto"/>
        <w:left w:val="none" w:sz="0" w:space="0" w:color="auto"/>
        <w:bottom w:val="none" w:sz="0" w:space="0" w:color="auto"/>
        <w:right w:val="none" w:sz="0" w:space="0" w:color="auto"/>
      </w:divBdr>
    </w:div>
    <w:div w:id="1213617744">
      <w:bodyDiv w:val="1"/>
      <w:marLeft w:val="0"/>
      <w:marRight w:val="0"/>
      <w:marTop w:val="0"/>
      <w:marBottom w:val="0"/>
      <w:divBdr>
        <w:top w:val="none" w:sz="0" w:space="0" w:color="auto"/>
        <w:left w:val="none" w:sz="0" w:space="0" w:color="auto"/>
        <w:bottom w:val="none" w:sz="0" w:space="0" w:color="auto"/>
        <w:right w:val="none" w:sz="0" w:space="0" w:color="auto"/>
      </w:divBdr>
    </w:div>
    <w:div w:id="1214737292">
      <w:bodyDiv w:val="1"/>
      <w:marLeft w:val="0"/>
      <w:marRight w:val="0"/>
      <w:marTop w:val="0"/>
      <w:marBottom w:val="0"/>
      <w:divBdr>
        <w:top w:val="none" w:sz="0" w:space="0" w:color="auto"/>
        <w:left w:val="none" w:sz="0" w:space="0" w:color="auto"/>
        <w:bottom w:val="none" w:sz="0" w:space="0" w:color="auto"/>
        <w:right w:val="none" w:sz="0" w:space="0" w:color="auto"/>
      </w:divBdr>
    </w:div>
    <w:div w:id="1214997989">
      <w:bodyDiv w:val="1"/>
      <w:marLeft w:val="0"/>
      <w:marRight w:val="0"/>
      <w:marTop w:val="0"/>
      <w:marBottom w:val="0"/>
      <w:divBdr>
        <w:top w:val="none" w:sz="0" w:space="0" w:color="auto"/>
        <w:left w:val="none" w:sz="0" w:space="0" w:color="auto"/>
        <w:bottom w:val="none" w:sz="0" w:space="0" w:color="auto"/>
        <w:right w:val="none" w:sz="0" w:space="0" w:color="auto"/>
      </w:divBdr>
    </w:div>
    <w:div w:id="1215192214">
      <w:bodyDiv w:val="1"/>
      <w:marLeft w:val="0"/>
      <w:marRight w:val="0"/>
      <w:marTop w:val="0"/>
      <w:marBottom w:val="0"/>
      <w:divBdr>
        <w:top w:val="none" w:sz="0" w:space="0" w:color="auto"/>
        <w:left w:val="none" w:sz="0" w:space="0" w:color="auto"/>
        <w:bottom w:val="none" w:sz="0" w:space="0" w:color="auto"/>
        <w:right w:val="none" w:sz="0" w:space="0" w:color="auto"/>
      </w:divBdr>
    </w:div>
    <w:div w:id="1215504138">
      <w:bodyDiv w:val="1"/>
      <w:marLeft w:val="0"/>
      <w:marRight w:val="0"/>
      <w:marTop w:val="0"/>
      <w:marBottom w:val="0"/>
      <w:divBdr>
        <w:top w:val="none" w:sz="0" w:space="0" w:color="auto"/>
        <w:left w:val="none" w:sz="0" w:space="0" w:color="auto"/>
        <w:bottom w:val="none" w:sz="0" w:space="0" w:color="auto"/>
        <w:right w:val="none" w:sz="0" w:space="0" w:color="auto"/>
      </w:divBdr>
    </w:div>
    <w:div w:id="1215702891">
      <w:bodyDiv w:val="1"/>
      <w:marLeft w:val="0"/>
      <w:marRight w:val="0"/>
      <w:marTop w:val="0"/>
      <w:marBottom w:val="0"/>
      <w:divBdr>
        <w:top w:val="none" w:sz="0" w:space="0" w:color="auto"/>
        <w:left w:val="none" w:sz="0" w:space="0" w:color="auto"/>
        <w:bottom w:val="none" w:sz="0" w:space="0" w:color="auto"/>
        <w:right w:val="none" w:sz="0" w:space="0" w:color="auto"/>
      </w:divBdr>
    </w:div>
    <w:div w:id="1216116522">
      <w:bodyDiv w:val="1"/>
      <w:marLeft w:val="0"/>
      <w:marRight w:val="0"/>
      <w:marTop w:val="0"/>
      <w:marBottom w:val="0"/>
      <w:divBdr>
        <w:top w:val="none" w:sz="0" w:space="0" w:color="auto"/>
        <w:left w:val="none" w:sz="0" w:space="0" w:color="auto"/>
        <w:bottom w:val="none" w:sz="0" w:space="0" w:color="auto"/>
        <w:right w:val="none" w:sz="0" w:space="0" w:color="auto"/>
      </w:divBdr>
    </w:div>
    <w:div w:id="1216356350">
      <w:bodyDiv w:val="1"/>
      <w:marLeft w:val="0"/>
      <w:marRight w:val="0"/>
      <w:marTop w:val="0"/>
      <w:marBottom w:val="0"/>
      <w:divBdr>
        <w:top w:val="none" w:sz="0" w:space="0" w:color="auto"/>
        <w:left w:val="none" w:sz="0" w:space="0" w:color="auto"/>
        <w:bottom w:val="none" w:sz="0" w:space="0" w:color="auto"/>
        <w:right w:val="none" w:sz="0" w:space="0" w:color="auto"/>
      </w:divBdr>
    </w:div>
    <w:div w:id="1218399497">
      <w:bodyDiv w:val="1"/>
      <w:marLeft w:val="0"/>
      <w:marRight w:val="0"/>
      <w:marTop w:val="0"/>
      <w:marBottom w:val="0"/>
      <w:divBdr>
        <w:top w:val="none" w:sz="0" w:space="0" w:color="auto"/>
        <w:left w:val="none" w:sz="0" w:space="0" w:color="auto"/>
        <w:bottom w:val="none" w:sz="0" w:space="0" w:color="auto"/>
        <w:right w:val="none" w:sz="0" w:space="0" w:color="auto"/>
      </w:divBdr>
    </w:div>
    <w:div w:id="1218516989">
      <w:bodyDiv w:val="1"/>
      <w:marLeft w:val="0"/>
      <w:marRight w:val="0"/>
      <w:marTop w:val="0"/>
      <w:marBottom w:val="0"/>
      <w:divBdr>
        <w:top w:val="none" w:sz="0" w:space="0" w:color="auto"/>
        <w:left w:val="none" w:sz="0" w:space="0" w:color="auto"/>
        <w:bottom w:val="none" w:sz="0" w:space="0" w:color="auto"/>
        <w:right w:val="none" w:sz="0" w:space="0" w:color="auto"/>
      </w:divBdr>
    </w:div>
    <w:div w:id="1218659957">
      <w:bodyDiv w:val="1"/>
      <w:marLeft w:val="0"/>
      <w:marRight w:val="0"/>
      <w:marTop w:val="0"/>
      <w:marBottom w:val="0"/>
      <w:divBdr>
        <w:top w:val="none" w:sz="0" w:space="0" w:color="auto"/>
        <w:left w:val="none" w:sz="0" w:space="0" w:color="auto"/>
        <w:bottom w:val="none" w:sz="0" w:space="0" w:color="auto"/>
        <w:right w:val="none" w:sz="0" w:space="0" w:color="auto"/>
      </w:divBdr>
    </w:div>
    <w:div w:id="1219631920">
      <w:bodyDiv w:val="1"/>
      <w:marLeft w:val="0"/>
      <w:marRight w:val="0"/>
      <w:marTop w:val="0"/>
      <w:marBottom w:val="0"/>
      <w:divBdr>
        <w:top w:val="none" w:sz="0" w:space="0" w:color="auto"/>
        <w:left w:val="none" w:sz="0" w:space="0" w:color="auto"/>
        <w:bottom w:val="none" w:sz="0" w:space="0" w:color="auto"/>
        <w:right w:val="none" w:sz="0" w:space="0" w:color="auto"/>
      </w:divBdr>
    </w:div>
    <w:div w:id="1220092866">
      <w:bodyDiv w:val="1"/>
      <w:marLeft w:val="0"/>
      <w:marRight w:val="0"/>
      <w:marTop w:val="0"/>
      <w:marBottom w:val="0"/>
      <w:divBdr>
        <w:top w:val="none" w:sz="0" w:space="0" w:color="auto"/>
        <w:left w:val="none" w:sz="0" w:space="0" w:color="auto"/>
        <w:bottom w:val="none" w:sz="0" w:space="0" w:color="auto"/>
        <w:right w:val="none" w:sz="0" w:space="0" w:color="auto"/>
      </w:divBdr>
    </w:div>
    <w:div w:id="1221019498">
      <w:bodyDiv w:val="1"/>
      <w:marLeft w:val="0"/>
      <w:marRight w:val="0"/>
      <w:marTop w:val="0"/>
      <w:marBottom w:val="0"/>
      <w:divBdr>
        <w:top w:val="none" w:sz="0" w:space="0" w:color="auto"/>
        <w:left w:val="none" w:sz="0" w:space="0" w:color="auto"/>
        <w:bottom w:val="none" w:sz="0" w:space="0" w:color="auto"/>
        <w:right w:val="none" w:sz="0" w:space="0" w:color="auto"/>
      </w:divBdr>
    </w:div>
    <w:div w:id="1221748721">
      <w:bodyDiv w:val="1"/>
      <w:marLeft w:val="0"/>
      <w:marRight w:val="0"/>
      <w:marTop w:val="0"/>
      <w:marBottom w:val="0"/>
      <w:divBdr>
        <w:top w:val="none" w:sz="0" w:space="0" w:color="auto"/>
        <w:left w:val="none" w:sz="0" w:space="0" w:color="auto"/>
        <w:bottom w:val="none" w:sz="0" w:space="0" w:color="auto"/>
        <w:right w:val="none" w:sz="0" w:space="0" w:color="auto"/>
      </w:divBdr>
    </w:div>
    <w:div w:id="1221870221">
      <w:bodyDiv w:val="1"/>
      <w:marLeft w:val="0"/>
      <w:marRight w:val="0"/>
      <w:marTop w:val="0"/>
      <w:marBottom w:val="0"/>
      <w:divBdr>
        <w:top w:val="none" w:sz="0" w:space="0" w:color="auto"/>
        <w:left w:val="none" w:sz="0" w:space="0" w:color="auto"/>
        <w:bottom w:val="none" w:sz="0" w:space="0" w:color="auto"/>
        <w:right w:val="none" w:sz="0" w:space="0" w:color="auto"/>
      </w:divBdr>
    </w:div>
    <w:div w:id="1222016241">
      <w:bodyDiv w:val="1"/>
      <w:marLeft w:val="0"/>
      <w:marRight w:val="0"/>
      <w:marTop w:val="0"/>
      <w:marBottom w:val="0"/>
      <w:divBdr>
        <w:top w:val="none" w:sz="0" w:space="0" w:color="auto"/>
        <w:left w:val="none" w:sz="0" w:space="0" w:color="auto"/>
        <w:bottom w:val="none" w:sz="0" w:space="0" w:color="auto"/>
        <w:right w:val="none" w:sz="0" w:space="0" w:color="auto"/>
      </w:divBdr>
    </w:div>
    <w:div w:id="1222524147">
      <w:bodyDiv w:val="1"/>
      <w:marLeft w:val="0"/>
      <w:marRight w:val="0"/>
      <w:marTop w:val="0"/>
      <w:marBottom w:val="0"/>
      <w:divBdr>
        <w:top w:val="none" w:sz="0" w:space="0" w:color="auto"/>
        <w:left w:val="none" w:sz="0" w:space="0" w:color="auto"/>
        <w:bottom w:val="none" w:sz="0" w:space="0" w:color="auto"/>
        <w:right w:val="none" w:sz="0" w:space="0" w:color="auto"/>
      </w:divBdr>
    </w:div>
    <w:div w:id="1222668304">
      <w:bodyDiv w:val="1"/>
      <w:marLeft w:val="0"/>
      <w:marRight w:val="0"/>
      <w:marTop w:val="0"/>
      <w:marBottom w:val="0"/>
      <w:divBdr>
        <w:top w:val="none" w:sz="0" w:space="0" w:color="auto"/>
        <w:left w:val="none" w:sz="0" w:space="0" w:color="auto"/>
        <w:bottom w:val="none" w:sz="0" w:space="0" w:color="auto"/>
        <w:right w:val="none" w:sz="0" w:space="0" w:color="auto"/>
      </w:divBdr>
    </w:div>
    <w:div w:id="1222790448">
      <w:bodyDiv w:val="1"/>
      <w:marLeft w:val="0"/>
      <w:marRight w:val="0"/>
      <w:marTop w:val="0"/>
      <w:marBottom w:val="0"/>
      <w:divBdr>
        <w:top w:val="none" w:sz="0" w:space="0" w:color="auto"/>
        <w:left w:val="none" w:sz="0" w:space="0" w:color="auto"/>
        <w:bottom w:val="none" w:sz="0" w:space="0" w:color="auto"/>
        <w:right w:val="none" w:sz="0" w:space="0" w:color="auto"/>
      </w:divBdr>
    </w:div>
    <w:div w:id="1222792322">
      <w:bodyDiv w:val="1"/>
      <w:marLeft w:val="0"/>
      <w:marRight w:val="0"/>
      <w:marTop w:val="0"/>
      <w:marBottom w:val="0"/>
      <w:divBdr>
        <w:top w:val="none" w:sz="0" w:space="0" w:color="auto"/>
        <w:left w:val="none" w:sz="0" w:space="0" w:color="auto"/>
        <w:bottom w:val="none" w:sz="0" w:space="0" w:color="auto"/>
        <w:right w:val="none" w:sz="0" w:space="0" w:color="auto"/>
      </w:divBdr>
    </w:div>
    <w:div w:id="1223129325">
      <w:bodyDiv w:val="1"/>
      <w:marLeft w:val="0"/>
      <w:marRight w:val="0"/>
      <w:marTop w:val="0"/>
      <w:marBottom w:val="0"/>
      <w:divBdr>
        <w:top w:val="none" w:sz="0" w:space="0" w:color="auto"/>
        <w:left w:val="none" w:sz="0" w:space="0" w:color="auto"/>
        <w:bottom w:val="none" w:sz="0" w:space="0" w:color="auto"/>
        <w:right w:val="none" w:sz="0" w:space="0" w:color="auto"/>
      </w:divBdr>
    </w:div>
    <w:div w:id="1223520486">
      <w:bodyDiv w:val="1"/>
      <w:marLeft w:val="0"/>
      <w:marRight w:val="0"/>
      <w:marTop w:val="0"/>
      <w:marBottom w:val="0"/>
      <w:divBdr>
        <w:top w:val="none" w:sz="0" w:space="0" w:color="auto"/>
        <w:left w:val="none" w:sz="0" w:space="0" w:color="auto"/>
        <w:bottom w:val="none" w:sz="0" w:space="0" w:color="auto"/>
        <w:right w:val="none" w:sz="0" w:space="0" w:color="auto"/>
      </w:divBdr>
    </w:div>
    <w:div w:id="1223520646">
      <w:bodyDiv w:val="1"/>
      <w:marLeft w:val="0"/>
      <w:marRight w:val="0"/>
      <w:marTop w:val="0"/>
      <w:marBottom w:val="0"/>
      <w:divBdr>
        <w:top w:val="none" w:sz="0" w:space="0" w:color="auto"/>
        <w:left w:val="none" w:sz="0" w:space="0" w:color="auto"/>
        <w:bottom w:val="none" w:sz="0" w:space="0" w:color="auto"/>
        <w:right w:val="none" w:sz="0" w:space="0" w:color="auto"/>
      </w:divBdr>
    </w:div>
    <w:div w:id="1224095685">
      <w:bodyDiv w:val="1"/>
      <w:marLeft w:val="0"/>
      <w:marRight w:val="0"/>
      <w:marTop w:val="0"/>
      <w:marBottom w:val="0"/>
      <w:divBdr>
        <w:top w:val="none" w:sz="0" w:space="0" w:color="auto"/>
        <w:left w:val="none" w:sz="0" w:space="0" w:color="auto"/>
        <w:bottom w:val="none" w:sz="0" w:space="0" w:color="auto"/>
        <w:right w:val="none" w:sz="0" w:space="0" w:color="auto"/>
      </w:divBdr>
    </w:div>
    <w:div w:id="1224755112">
      <w:bodyDiv w:val="1"/>
      <w:marLeft w:val="0"/>
      <w:marRight w:val="0"/>
      <w:marTop w:val="0"/>
      <w:marBottom w:val="0"/>
      <w:divBdr>
        <w:top w:val="none" w:sz="0" w:space="0" w:color="auto"/>
        <w:left w:val="none" w:sz="0" w:space="0" w:color="auto"/>
        <w:bottom w:val="none" w:sz="0" w:space="0" w:color="auto"/>
        <w:right w:val="none" w:sz="0" w:space="0" w:color="auto"/>
      </w:divBdr>
    </w:div>
    <w:div w:id="1224802478">
      <w:bodyDiv w:val="1"/>
      <w:marLeft w:val="0"/>
      <w:marRight w:val="0"/>
      <w:marTop w:val="0"/>
      <w:marBottom w:val="0"/>
      <w:divBdr>
        <w:top w:val="none" w:sz="0" w:space="0" w:color="auto"/>
        <w:left w:val="none" w:sz="0" w:space="0" w:color="auto"/>
        <w:bottom w:val="none" w:sz="0" w:space="0" w:color="auto"/>
        <w:right w:val="none" w:sz="0" w:space="0" w:color="auto"/>
      </w:divBdr>
    </w:div>
    <w:div w:id="1225338856">
      <w:bodyDiv w:val="1"/>
      <w:marLeft w:val="0"/>
      <w:marRight w:val="0"/>
      <w:marTop w:val="0"/>
      <w:marBottom w:val="0"/>
      <w:divBdr>
        <w:top w:val="none" w:sz="0" w:space="0" w:color="auto"/>
        <w:left w:val="none" w:sz="0" w:space="0" w:color="auto"/>
        <w:bottom w:val="none" w:sz="0" w:space="0" w:color="auto"/>
        <w:right w:val="none" w:sz="0" w:space="0" w:color="auto"/>
      </w:divBdr>
    </w:div>
    <w:div w:id="1225339282">
      <w:bodyDiv w:val="1"/>
      <w:marLeft w:val="0"/>
      <w:marRight w:val="0"/>
      <w:marTop w:val="0"/>
      <w:marBottom w:val="0"/>
      <w:divBdr>
        <w:top w:val="none" w:sz="0" w:space="0" w:color="auto"/>
        <w:left w:val="none" w:sz="0" w:space="0" w:color="auto"/>
        <w:bottom w:val="none" w:sz="0" w:space="0" w:color="auto"/>
        <w:right w:val="none" w:sz="0" w:space="0" w:color="auto"/>
      </w:divBdr>
    </w:div>
    <w:div w:id="1225532703">
      <w:bodyDiv w:val="1"/>
      <w:marLeft w:val="0"/>
      <w:marRight w:val="0"/>
      <w:marTop w:val="0"/>
      <w:marBottom w:val="0"/>
      <w:divBdr>
        <w:top w:val="none" w:sz="0" w:space="0" w:color="auto"/>
        <w:left w:val="none" w:sz="0" w:space="0" w:color="auto"/>
        <w:bottom w:val="none" w:sz="0" w:space="0" w:color="auto"/>
        <w:right w:val="none" w:sz="0" w:space="0" w:color="auto"/>
      </w:divBdr>
    </w:div>
    <w:div w:id="1225720628">
      <w:bodyDiv w:val="1"/>
      <w:marLeft w:val="0"/>
      <w:marRight w:val="0"/>
      <w:marTop w:val="0"/>
      <w:marBottom w:val="0"/>
      <w:divBdr>
        <w:top w:val="none" w:sz="0" w:space="0" w:color="auto"/>
        <w:left w:val="none" w:sz="0" w:space="0" w:color="auto"/>
        <w:bottom w:val="none" w:sz="0" w:space="0" w:color="auto"/>
        <w:right w:val="none" w:sz="0" w:space="0" w:color="auto"/>
      </w:divBdr>
    </w:div>
    <w:div w:id="1225869107">
      <w:bodyDiv w:val="1"/>
      <w:marLeft w:val="0"/>
      <w:marRight w:val="0"/>
      <w:marTop w:val="0"/>
      <w:marBottom w:val="0"/>
      <w:divBdr>
        <w:top w:val="none" w:sz="0" w:space="0" w:color="auto"/>
        <w:left w:val="none" w:sz="0" w:space="0" w:color="auto"/>
        <w:bottom w:val="none" w:sz="0" w:space="0" w:color="auto"/>
        <w:right w:val="none" w:sz="0" w:space="0" w:color="auto"/>
      </w:divBdr>
    </w:div>
    <w:div w:id="1226797942">
      <w:bodyDiv w:val="1"/>
      <w:marLeft w:val="0"/>
      <w:marRight w:val="0"/>
      <w:marTop w:val="0"/>
      <w:marBottom w:val="0"/>
      <w:divBdr>
        <w:top w:val="none" w:sz="0" w:space="0" w:color="auto"/>
        <w:left w:val="none" w:sz="0" w:space="0" w:color="auto"/>
        <w:bottom w:val="none" w:sz="0" w:space="0" w:color="auto"/>
        <w:right w:val="none" w:sz="0" w:space="0" w:color="auto"/>
      </w:divBdr>
    </w:div>
    <w:div w:id="1226910485">
      <w:bodyDiv w:val="1"/>
      <w:marLeft w:val="0"/>
      <w:marRight w:val="0"/>
      <w:marTop w:val="0"/>
      <w:marBottom w:val="0"/>
      <w:divBdr>
        <w:top w:val="none" w:sz="0" w:space="0" w:color="auto"/>
        <w:left w:val="none" w:sz="0" w:space="0" w:color="auto"/>
        <w:bottom w:val="none" w:sz="0" w:space="0" w:color="auto"/>
        <w:right w:val="none" w:sz="0" w:space="0" w:color="auto"/>
      </w:divBdr>
    </w:div>
    <w:div w:id="1226988197">
      <w:bodyDiv w:val="1"/>
      <w:marLeft w:val="0"/>
      <w:marRight w:val="0"/>
      <w:marTop w:val="0"/>
      <w:marBottom w:val="0"/>
      <w:divBdr>
        <w:top w:val="none" w:sz="0" w:space="0" w:color="auto"/>
        <w:left w:val="none" w:sz="0" w:space="0" w:color="auto"/>
        <w:bottom w:val="none" w:sz="0" w:space="0" w:color="auto"/>
        <w:right w:val="none" w:sz="0" w:space="0" w:color="auto"/>
      </w:divBdr>
    </w:div>
    <w:div w:id="1226991217">
      <w:bodyDiv w:val="1"/>
      <w:marLeft w:val="0"/>
      <w:marRight w:val="0"/>
      <w:marTop w:val="0"/>
      <w:marBottom w:val="0"/>
      <w:divBdr>
        <w:top w:val="none" w:sz="0" w:space="0" w:color="auto"/>
        <w:left w:val="none" w:sz="0" w:space="0" w:color="auto"/>
        <w:bottom w:val="none" w:sz="0" w:space="0" w:color="auto"/>
        <w:right w:val="none" w:sz="0" w:space="0" w:color="auto"/>
      </w:divBdr>
    </w:div>
    <w:div w:id="1227036019">
      <w:bodyDiv w:val="1"/>
      <w:marLeft w:val="0"/>
      <w:marRight w:val="0"/>
      <w:marTop w:val="0"/>
      <w:marBottom w:val="0"/>
      <w:divBdr>
        <w:top w:val="none" w:sz="0" w:space="0" w:color="auto"/>
        <w:left w:val="none" w:sz="0" w:space="0" w:color="auto"/>
        <w:bottom w:val="none" w:sz="0" w:space="0" w:color="auto"/>
        <w:right w:val="none" w:sz="0" w:space="0" w:color="auto"/>
      </w:divBdr>
    </w:div>
    <w:div w:id="1227839428">
      <w:bodyDiv w:val="1"/>
      <w:marLeft w:val="0"/>
      <w:marRight w:val="0"/>
      <w:marTop w:val="0"/>
      <w:marBottom w:val="0"/>
      <w:divBdr>
        <w:top w:val="none" w:sz="0" w:space="0" w:color="auto"/>
        <w:left w:val="none" w:sz="0" w:space="0" w:color="auto"/>
        <w:bottom w:val="none" w:sz="0" w:space="0" w:color="auto"/>
        <w:right w:val="none" w:sz="0" w:space="0" w:color="auto"/>
      </w:divBdr>
    </w:div>
    <w:div w:id="1227882581">
      <w:bodyDiv w:val="1"/>
      <w:marLeft w:val="0"/>
      <w:marRight w:val="0"/>
      <w:marTop w:val="0"/>
      <w:marBottom w:val="0"/>
      <w:divBdr>
        <w:top w:val="none" w:sz="0" w:space="0" w:color="auto"/>
        <w:left w:val="none" w:sz="0" w:space="0" w:color="auto"/>
        <w:bottom w:val="none" w:sz="0" w:space="0" w:color="auto"/>
        <w:right w:val="none" w:sz="0" w:space="0" w:color="auto"/>
      </w:divBdr>
    </w:div>
    <w:div w:id="1227914877">
      <w:bodyDiv w:val="1"/>
      <w:marLeft w:val="0"/>
      <w:marRight w:val="0"/>
      <w:marTop w:val="0"/>
      <w:marBottom w:val="0"/>
      <w:divBdr>
        <w:top w:val="none" w:sz="0" w:space="0" w:color="auto"/>
        <w:left w:val="none" w:sz="0" w:space="0" w:color="auto"/>
        <w:bottom w:val="none" w:sz="0" w:space="0" w:color="auto"/>
        <w:right w:val="none" w:sz="0" w:space="0" w:color="auto"/>
      </w:divBdr>
    </w:div>
    <w:div w:id="1228491155">
      <w:bodyDiv w:val="1"/>
      <w:marLeft w:val="0"/>
      <w:marRight w:val="0"/>
      <w:marTop w:val="0"/>
      <w:marBottom w:val="0"/>
      <w:divBdr>
        <w:top w:val="none" w:sz="0" w:space="0" w:color="auto"/>
        <w:left w:val="none" w:sz="0" w:space="0" w:color="auto"/>
        <w:bottom w:val="none" w:sz="0" w:space="0" w:color="auto"/>
        <w:right w:val="none" w:sz="0" w:space="0" w:color="auto"/>
      </w:divBdr>
    </w:div>
    <w:div w:id="1228684250">
      <w:bodyDiv w:val="1"/>
      <w:marLeft w:val="0"/>
      <w:marRight w:val="0"/>
      <w:marTop w:val="0"/>
      <w:marBottom w:val="0"/>
      <w:divBdr>
        <w:top w:val="none" w:sz="0" w:space="0" w:color="auto"/>
        <w:left w:val="none" w:sz="0" w:space="0" w:color="auto"/>
        <w:bottom w:val="none" w:sz="0" w:space="0" w:color="auto"/>
        <w:right w:val="none" w:sz="0" w:space="0" w:color="auto"/>
      </w:divBdr>
    </w:div>
    <w:div w:id="1229002949">
      <w:bodyDiv w:val="1"/>
      <w:marLeft w:val="0"/>
      <w:marRight w:val="0"/>
      <w:marTop w:val="0"/>
      <w:marBottom w:val="0"/>
      <w:divBdr>
        <w:top w:val="none" w:sz="0" w:space="0" w:color="auto"/>
        <w:left w:val="none" w:sz="0" w:space="0" w:color="auto"/>
        <w:bottom w:val="none" w:sz="0" w:space="0" w:color="auto"/>
        <w:right w:val="none" w:sz="0" w:space="0" w:color="auto"/>
      </w:divBdr>
    </w:div>
    <w:div w:id="1229076653">
      <w:bodyDiv w:val="1"/>
      <w:marLeft w:val="0"/>
      <w:marRight w:val="0"/>
      <w:marTop w:val="0"/>
      <w:marBottom w:val="0"/>
      <w:divBdr>
        <w:top w:val="none" w:sz="0" w:space="0" w:color="auto"/>
        <w:left w:val="none" w:sz="0" w:space="0" w:color="auto"/>
        <w:bottom w:val="none" w:sz="0" w:space="0" w:color="auto"/>
        <w:right w:val="none" w:sz="0" w:space="0" w:color="auto"/>
      </w:divBdr>
    </w:div>
    <w:div w:id="1229346025">
      <w:bodyDiv w:val="1"/>
      <w:marLeft w:val="0"/>
      <w:marRight w:val="0"/>
      <w:marTop w:val="0"/>
      <w:marBottom w:val="0"/>
      <w:divBdr>
        <w:top w:val="none" w:sz="0" w:space="0" w:color="auto"/>
        <w:left w:val="none" w:sz="0" w:space="0" w:color="auto"/>
        <w:bottom w:val="none" w:sz="0" w:space="0" w:color="auto"/>
        <w:right w:val="none" w:sz="0" w:space="0" w:color="auto"/>
      </w:divBdr>
    </w:div>
    <w:div w:id="1230575030">
      <w:bodyDiv w:val="1"/>
      <w:marLeft w:val="0"/>
      <w:marRight w:val="0"/>
      <w:marTop w:val="0"/>
      <w:marBottom w:val="0"/>
      <w:divBdr>
        <w:top w:val="none" w:sz="0" w:space="0" w:color="auto"/>
        <w:left w:val="none" w:sz="0" w:space="0" w:color="auto"/>
        <w:bottom w:val="none" w:sz="0" w:space="0" w:color="auto"/>
        <w:right w:val="none" w:sz="0" w:space="0" w:color="auto"/>
      </w:divBdr>
    </w:div>
    <w:div w:id="1231305579">
      <w:bodyDiv w:val="1"/>
      <w:marLeft w:val="0"/>
      <w:marRight w:val="0"/>
      <w:marTop w:val="0"/>
      <w:marBottom w:val="0"/>
      <w:divBdr>
        <w:top w:val="none" w:sz="0" w:space="0" w:color="auto"/>
        <w:left w:val="none" w:sz="0" w:space="0" w:color="auto"/>
        <w:bottom w:val="none" w:sz="0" w:space="0" w:color="auto"/>
        <w:right w:val="none" w:sz="0" w:space="0" w:color="auto"/>
      </w:divBdr>
    </w:div>
    <w:div w:id="1231503918">
      <w:bodyDiv w:val="1"/>
      <w:marLeft w:val="0"/>
      <w:marRight w:val="0"/>
      <w:marTop w:val="0"/>
      <w:marBottom w:val="0"/>
      <w:divBdr>
        <w:top w:val="none" w:sz="0" w:space="0" w:color="auto"/>
        <w:left w:val="none" w:sz="0" w:space="0" w:color="auto"/>
        <w:bottom w:val="none" w:sz="0" w:space="0" w:color="auto"/>
        <w:right w:val="none" w:sz="0" w:space="0" w:color="auto"/>
      </w:divBdr>
    </w:div>
    <w:div w:id="1231648507">
      <w:bodyDiv w:val="1"/>
      <w:marLeft w:val="0"/>
      <w:marRight w:val="0"/>
      <w:marTop w:val="0"/>
      <w:marBottom w:val="0"/>
      <w:divBdr>
        <w:top w:val="none" w:sz="0" w:space="0" w:color="auto"/>
        <w:left w:val="none" w:sz="0" w:space="0" w:color="auto"/>
        <w:bottom w:val="none" w:sz="0" w:space="0" w:color="auto"/>
        <w:right w:val="none" w:sz="0" w:space="0" w:color="auto"/>
      </w:divBdr>
    </w:div>
    <w:div w:id="1231650291">
      <w:bodyDiv w:val="1"/>
      <w:marLeft w:val="0"/>
      <w:marRight w:val="0"/>
      <w:marTop w:val="0"/>
      <w:marBottom w:val="0"/>
      <w:divBdr>
        <w:top w:val="none" w:sz="0" w:space="0" w:color="auto"/>
        <w:left w:val="none" w:sz="0" w:space="0" w:color="auto"/>
        <w:bottom w:val="none" w:sz="0" w:space="0" w:color="auto"/>
        <w:right w:val="none" w:sz="0" w:space="0" w:color="auto"/>
      </w:divBdr>
    </w:div>
    <w:div w:id="1232083419">
      <w:bodyDiv w:val="1"/>
      <w:marLeft w:val="0"/>
      <w:marRight w:val="0"/>
      <w:marTop w:val="0"/>
      <w:marBottom w:val="0"/>
      <w:divBdr>
        <w:top w:val="none" w:sz="0" w:space="0" w:color="auto"/>
        <w:left w:val="none" w:sz="0" w:space="0" w:color="auto"/>
        <w:bottom w:val="none" w:sz="0" w:space="0" w:color="auto"/>
        <w:right w:val="none" w:sz="0" w:space="0" w:color="auto"/>
      </w:divBdr>
    </w:div>
    <w:div w:id="1232740534">
      <w:bodyDiv w:val="1"/>
      <w:marLeft w:val="0"/>
      <w:marRight w:val="0"/>
      <w:marTop w:val="0"/>
      <w:marBottom w:val="0"/>
      <w:divBdr>
        <w:top w:val="none" w:sz="0" w:space="0" w:color="auto"/>
        <w:left w:val="none" w:sz="0" w:space="0" w:color="auto"/>
        <w:bottom w:val="none" w:sz="0" w:space="0" w:color="auto"/>
        <w:right w:val="none" w:sz="0" w:space="0" w:color="auto"/>
      </w:divBdr>
    </w:div>
    <w:div w:id="1233078107">
      <w:bodyDiv w:val="1"/>
      <w:marLeft w:val="0"/>
      <w:marRight w:val="0"/>
      <w:marTop w:val="0"/>
      <w:marBottom w:val="0"/>
      <w:divBdr>
        <w:top w:val="none" w:sz="0" w:space="0" w:color="auto"/>
        <w:left w:val="none" w:sz="0" w:space="0" w:color="auto"/>
        <w:bottom w:val="none" w:sz="0" w:space="0" w:color="auto"/>
        <w:right w:val="none" w:sz="0" w:space="0" w:color="auto"/>
      </w:divBdr>
    </w:div>
    <w:div w:id="1233538639">
      <w:bodyDiv w:val="1"/>
      <w:marLeft w:val="0"/>
      <w:marRight w:val="0"/>
      <w:marTop w:val="0"/>
      <w:marBottom w:val="0"/>
      <w:divBdr>
        <w:top w:val="none" w:sz="0" w:space="0" w:color="auto"/>
        <w:left w:val="none" w:sz="0" w:space="0" w:color="auto"/>
        <w:bottom w:val="none" w:sz="0" w:space="0" w:color="auto"/>
        <w:right w:val="none" w:sz="0" w:space="0" w:color="auto"/>
      </w:divBdr>
    </w:div>
    <w:div w:id="1233662013">
      <w:bodyDiv w:val="1"/>
      <w:marLeft w:val="0"/>
      <w:marRight w:val="0"/>
      <w:marTop w:val="0"/>
      <w:marBottom w:val="0"/>
      <w:divBdr>
        <w:top w:val="none" w:sz="0" w:space="0" w:color="auto"/>
        <w:left w:val="none" w:sz="0" w:space="0" w:color="auto"/>
        <w:bottom w:val="none" w:sz="0" w:space="0" w:color="auto"/>
        <w:right w:val="none" w:sz="0" w:space="0" w:color="auto"/>
      </w:divBdr>
    </w:div>
    <w:div w:id="1234005774">
      <w:bodyDiv w:val="1"/>
      <w:marLeft w:val="0"/>
      <w:marRight w:val="0"/>
      <w:marTop w:val="0"/>
      <w:marBottom w:val="0"/>
      <w:divBdr>
        <w:top w:val="none" w:sz="0" w:space="0" w:color="auto"/>
        <w:left w:val="none" w:sz="0" w:space="0" w:color="auto"/>
        <w:bottom w:val="none" w:sz="0" w:space="0" w:color="auto"/>
        <w:right w:val="none" w:sz="0" w:space="0" w:color="auto"/>
      </w:divBdr>
    </w:div>
    <w:div w:id="1234319220">
      <w:bodyDiv w:val="1"/>
      <w:marLeft w:val="0"/>
      <w:marRight w:val="0"/>
      <w:marTop w:val="0"/>
      <w:marBottom w:val="0"/>
      <w:divBdr>
        <w:top w:val="none" w:sz="0" w:space="0" w:color="auto"/>
        <w:left w:val="none" w:sz="0" w:space="0" w:color="auto"/>
        <w:bottom w:val="none" w:sz="0" w:space="0" w:color="auto"/>
        <w:right w:val="none" w:sz="0" w:space="0" w:color="auto"/>
      </w:divBdr>
    </w:div>
    <w:div w:id="1234586206">
      <w:bodyDiv w:val="1"/>
      <w:marLeft w:val="0"/>
      <w:marRight w:val="0"/>
      <w:marTop w:val="0"/>
      <w:marBottom w:val="0"/>
      <w:divBdr>
        <w:top w:val="none" w:sz="0" w:space="0" w:color="auto"/>
        <w:left w:val="none" w:sz="0" w:space="0" w:color="auto"/>
        <w:bottom w:val="none" w:sz="0" w:space="0" w:color="auto"/>
        <w:right w:val="none" w:sz="0" w:space="0" w:color="auto"/>
      </w:divBdr>
    </w:div>
    <w:div w:id="1234701843">
      <w:bodyDiv w:val="1"/>
      <w:marLeft w:val="0"/>
      <w:marRight w:val="0"/>
      <w:marTop w:val="0"/>
      <w:marBottom w:val="0"/>
      <w:divBdr>
        <w:top w:val="none" w:sz="0" w:space="0" w:color="auto"/>
        <w:left w:val="none" w:sz="0" w:space="0" w:color="auto"/>
        <w:bottom w:val="none" w:sz="0" w:space="0" w:color="auto"/>
        <w:right w:val="none" w:sz="0" w:space="0" w:color="auto"/>
      </w:divBdr>
    </w:div>
    <w:div w:id="1235237788">
      <w:bodyDiv w:val="1"/>
      <w:marLeft w:val="0"/>
      <w:marRight w:val="0"/>
      <w:marTop w:val="0"/>
      <w:marBottom w:val="0"/>
      <w:divBdr>
        <w:top w:val="none" w:sz="0" w:space="0" w:color="auto"/>
        <w:left w:val="none" w:sz="0" w:space="0" w:color="auto"/>
        <w:bottom w:val="none" w:sz="0" w:space="0" w:color="auto"/>
        <w:right w:val="none" w:sz="0" w:space="0" w:color="auto"/>
      </w:divBdr>
    </w:div>
    <w:div w:id="1235582762">
      <w:bodyDiv w:val="1"/>
      <w:marLeft w:val="0"/>
      <w:marRight w:val="0"/>
      <w:marTop w:val="0"/>
      <w:marBottom w:val="0"/>
      <w:divBdr>
        <w:top w:val="none" w:sz="0" w:space="0" w:color="auto"/>
        <w:left w:val="none" w:sz="0" w:space="0" w:color="auto"/>
        <w:bottom w:val="none" w:sz="0" w:space="0" w:color="auto"/>
        <w:right w:val="none" w:sz="0" w:space="0" w:color="auto"/>
      </w:divBdr>
    </w:div>
    <w:div w:id="1235624430">
      <w:bodyDiv w:val="1"/>
      <w:marLeft w:val="0"/>
      <w:marRight w:val="0"/>
      <w:marTop w:val="0"/>
      <w:marBottom w:val="0"/>
      <w:divBdr>
        <w:top w:val="none" w:sz="0" w:space="0" w:color="auto"/>
        <w:left w:val="none" w:sz="0" w:space="0" w:color="auto"/>
        <w:bottom w:val="none" w:sz="0" w:space="0" w:color="auto"/>
        <w:right w:val="none" w:sz="0" w:space="0" w:color="auto"/>
      </w:divBdr>
    </w:div>
    <w:div w:id="1236084893">
      <w:bodyDiv w:val="1"/>
      <w:marLeft w:val="0"/>
      <w:marRight w:val="0"/>
      <w:marTop w:val="0"/>
      <w:marBottom w:val="0"/>
      <w:divBdr>
        <w:top w:val="none" w:sz="0" w:space="0" w:color="auto"/>
        <w:left w:val="none" w:sz="0" w:space="0" w:color="auto"/>
        <w:bottom w:val="none" w:sz="0" w:space="0" w:color="auto"/>
        <w:right w:val="none" w:sz="0" w:space="0" w:color="auto"/>
      </w:divBdr>
    </w:div>
    <w:div w:id="1236668905">
      <w:bodyDiv w:val="1"/>
      <w:marLeft w:val="0"/>
      <w:marRight w:val="0"/>
      <w:marTop w:val="0"/>
      <w:marBottom w:val="0"/>
      <w:divBdr>
        <w:top w:val="none" w:sz="0" w:space="0" w:color="auto"/>
        <w:left w:val="none" w:sz="0" w:space="0" w:color="auto"/>
        <w:bottom w:val="none" w:sz="0" w:space="0" w:color="auto"/>
        <w:right w:val="none" w:sz="0" w:space="0" w:color="auto"/>
      </w:divBdr>
    </w:div>
    <w:div w:id="1236863533">
      <w:bodyDiv w:val="1"/>
      <w:marLeft w:val="0"/>
      <w:marRight w:val="0"/>
      <w:marTop w:val="0"/>
      <w:marBottom w:val="0"/>
      <w:divBdr>
        <w:top w:val="none" w:sz="0" w:space="0" w:color="auto"/>
        <w:left w:val="none" w:sz="0" w:space="0" w:color="auto"/>
        <w:bottom w:val="none" w:sz="0" w:space="0" w:color="auto"/>
        <w:right w:val="none" w:sz="0" w:space="0" w:color="auto"/>
      </w:divBdr>
    </w:div>
    <w:div w:id="1236890642">
      <w:bodyDiv w:val="1"/>
      <w:marLeft w:val="0"/>
      <w:marRight w:val="0"/>
      <w:marTop w:val="0"/>
      <w:marBottom w:val="0"/>
      <w:divBdr>
        <w:top w:val="none" w:sz="0" w:space="0" w:color="auto"/>
        <w:left w:val="none" w:sz="0" w:space="0" w:color="auto"/>
        <w:bottom w:val="none" w:sz="0" w:space="0" w:color="auto"/>
        <w:right w:val="none" w:sz="0" w:space="0" w:color="auto"/>
      </w:divBdr>
    </w:div>
    <w:div w:id="1236939551">
      <w:bodyDiv w:val="1"/>
      <w:marLeft w:val="0"/>
      <w:marRight w:val="0"/>
      <w:marTop w:val="0"/>
      <w:marBottom w:val="0"/>
      <w:divBdr>
        <w:top w:val="none" w:sz="0" w:space="0" w:color="auto"/>
        <w:left w:val="none" w:sz="0" w:space="0" w:color="auto"/>
        <w:bottom w:val="none" w:sz="0" w:space="0" w:color="auto"/>
        <w:right w:val="none" w:sz="0" w:space="0" w:color="auto"/>
      </w:divBdr>
    </w:div>
    <w:div w:id="1237087524">
      <w:bodyDiv w:val="1"/>
      <w:marLeft w:val="0"/>
      <w:marRight w:val="0"/>
      <w:marTop w:val="0"/>
      <w:marBottom w:val="0"/>
      <w:divBdr>
        <w:top w:val="none" w:sz="0" w:space="0" w:color="auto"/>
        <w:left w:val="none" w:sz="0" w:space="0" w:color="auto"/>
        <w:bottom w:val="none" w:sz="0" w:space="0" w:color="auto"/>
        <w:right w:val="none" w:sz="0" w:space="0" w:color="auto"/>
      </w:divBdr>
    </w:div>
    <w:div w:id="1237208505">
      <w:bodyDiv w:val="1"/>
      <w:marLeft w:val="0"/>
      <w:marRight w:val="0"/>
      <w:marTop w:val="0"/>
      <w:marBottom w:val="0"/>
      <w:divBdr>
        <w:top w:val="none" w:sz="0" w:space="0" w:color="auto"/>
        <w:left w:val="none" w:sz="0" w:space="0" w:color="auto"/>
        <w:bottom w:val="none" w:sz="0" w:space="0" w:color="auto"/>
        <w:right w:val="none" w:sz="0" w:space="0" w:color="auto"/>
      </w:divBdr>
    </w:div>
    <w:div w:id="1237284057">
      <w:bodyDiv w:val="1"/>
      <w:marLeft w:val="0"/>
      <w:marRight w:val="0"/>
      <w:marTop w:val="0"/>
      <w:marBottom w:val="0"/>
      <w:divBdr>
        <w:top w:val="none" w:sz="0" w:space="0" w:color="auto"/>
        <w:left w:val="none" w:sz="0" w:space="0" w:color="auto"/>
        <w:bottom w:val="none" w:sz="0" w:space="0" w:color="auto"/>
        <w:right w:val="none" w:sz="0" w:space="0" w:color="auto"/>
      </w:divBdr>
    </w:div>
    <w:div w:id="1237979315">
      <w:bodyDiv w:val="1"/>
      <w:marLeft w:val="0"/>
      <w:marRight w:val="0"/>
      <w:marTop w:val="0"/>
      <w:marBottom w:val="0"/>
      <w:divBdr>
        <w:top w:val="none" w:sz="0" w:space="0" w:color="auto"/>
        <w:left w:val="none" w:sz="0" w:space="0" w:color="auto"/>
        <w:bottom w:val="none" w:sz="0" w:space="0" w:color="auto"/>
        <w:right w:val="none" w:sz="0" w:space="0" w:color="auto"/>
      </w:divBdr>
    </w:div>
    <w:div w:id="1238057592">
      <w:bodyDiv w:val="1"/>
      <w:marLeft w:val="0"/>
      <w:marRight w:val="0"/>
      <w:marTop w:val="0"/>
      <w:marBottom w:val="0"/>
      <w:divBdr>
        <w:top w:val="none" w:sz="0" w:space="0" w:color="auto"/>
        <w:left w:val="none" w:sz="0" w:space="0" w:color="auto"/>
        <w:bottom w:val="none" w:sz="0" w:space="0" w:color="auto"/>
        <w:right w:val="none" w:sz="0" w:space="0" w:color="auto"/>
      </w:divBdr>
    </w:div>
    <w:div w:id="1238203178">
      <w:bodyDiv w:val="1"/>
      <w:marLeft w:val="0"/>
      <w:marRight w:val="0"/>
      <w:marTop w:val="0"/>
      <w:marBottom w:val="0"/>
      <w:divBdr>
        <w:top w:val="none" w:sz="0" w:space="0" w:color="auto"/>
        <w:left w:val="none" w:sz="0" w:space="0" w:color="auto"/>
        <w:bottom w:val="none" w:sz="0" w:space="0" w:color="auto"/>
        <w:right w:val="none" w:sz="0" w:space="0" w:color="auto"/>
      </w:divBdr>
    </w:div>
    <w:div w:id="1238590678">
      <w:bodyDiv w:val="1"/>
      <w:marLeft w:val="0"/>
      <w:marRight w:val="0"/>
      <w:marTop w:val="0"/>
      <w:marBottom w:val="0"/>
      <w:divBdr>
        <w:top w:val="none" w:sz="0" w:space="0" w:color="auto"/>
        <w:left w:val="none" w:sz="0" w:space="0" w:color="auto"/>
        <w:bottom w:val="none" w:sz="0" w:space="0" w:color="auto"/>
        <w:right w:val="none" w:sz="0" w:space="0" w:color="auto"/>
      </w:divBdr>
    </w:div>
    <w:div w:id="1238633614">
      <w:bodyDiv w:val="1"/>
      <w:marLeft w:val="0"/>
      <w:marRight w:val="0"/>
      <w:marTop w:val="0"/>
      <w:marBottom w:val="0"/>
      <w:divBdr>
        <w:top w:val="none" w:sz="0" w:space="0" w:color="auto"/>
        <w:left w:val="none" w:sz="0" w:space="0" w:color="auto"/>
        <w:bottom w:val="none" w:sz="0" w:space="0" w:color="auto"/>
        <w:right w:val="none" w:sz="0" w:space="0" w:color="auto"/>
      </w:divBdr>
    </w:div>
    <w:div w:id="1239053145">
      <w:bodyDiv w:val="1"/>
      <w:marLeft w:val="0"/>
      <w:marRight w:val="0"/>
      <w:marTop w:val="0"/>
      <w:marBottom w:val="0"/>
      <w:divBdr>
        <w:top w:val="none" w:sz="0" w:space="0" w:color="auto"/>
        <w:left w:val="none" w:sz="0" w:space="0" w:color="auto"/>
        <w:bottom w:val="none" w:sz="0" w:space="0" w:color="auto"/>
        <w:right w:val="none" w:sz="0" w:space="0" w:color="auto"/>
      </w:divBdr>
    </w:div>
    <w:div w:id="1239097962">
      <w:bodyDiv w:val="1"/>
      <w:marLeft w:val="0"/>
      <w:marRight w:val="0"/>
      <w:marTop w:val="0"/>
      <w:marBottom w:val="0"/>
      <w:divBdr>
        <w:top w:val="none" w:sz="0" w:space="0" w:color="auto"/>
        <w:left w:val="none" w:sz="0" w:space="0" w:color="auto"/>
        <w:bottom w:val="none" w:sz="0" w:space="0" w:color="auto"/>
        <w:right w:val="none" w:sz="0" w:space="0" w:color="auto"/>
      </w:divBdr>
    </w:div>
    <w:div w:id="1239559884">
      <w:bodyDiv w:val="1"/>
      <w:marLeft w:val="0"/>
      <w:marRight w:val="0"/>
      <w:marTop w:val="0"/>
      <w:marBottom w:val="0"/>
      <w:divBdr>
        <w:top w:val="none" w:sz="0" w:space="0" w:color="auto"/>
        <w:left w:val="none" w:sz="0" w:space="0" w:color="auto"/>
        <w:bottom w:val="none" w:sz="0" w:space="0" w:color="auto"/>
        <w:right w:val="none" w:sz="0" w:space="0" w:color="auto"/>
      </w:divBdr>
    </w:div>
    <w:div w:id="1239634872">
      <w:bodyDiv w:val="1"/>
      <w:marLeft w:val="0"/>
      <w:marRight w:val="0"/>
      <w:marTop w:val="0"/>
      <w:marBottom w:val="0"/>
      <w:divBdr>
        <w:top w:val="none" w:sz="0" w:space="0" w:color="auto"/>
        <w:left w:val="none" w:sz="0" w:space="0" w:color="auto"/>
        <w:bottom w:val="none" w:sz="0" w:space="0" w:color="auto"/>
        <w:right w:val="none" w:sz="0" w:space="0" w:color="auto"/>
      </w:divBdr>
    </w:div>
    <w:div w:id="1240015469">
      <w:bodyDiv w:val="1"/>
      <w:marLeft w:val="0"/>
      <w:marRight w:val="0"/>
      <w:marTop w:val="0"/>
      <w:marBottom w:val="0"/>
      <w:divBdr>
        <w:top w:val="none" w:sz="0" w:space="0" w:color="auto"/>
        <w:left w:val="none" w:sz="0" w:space="0" w:color="auto"/>
        <w:bottom w:val="none" w:sz="0" w:space="0" w:color="auto"/>
        <w:right w:val="none" w:sz="0" w:space="0" w:color="auto"/>
      </w:divBdr>
    </w:div>
    <w:div w:id="1240361554">
      <w:bodyDiv w:val="1"/>
      <w:marLeft w:val="0"/>
      <w:marRight w:val="0"/>
      <w:marTop w:val="0"/>
      <w:marBottom w:val="0"/>
      <w:divBdr>
        <w:top w:val="none" w:sz="0" w:space="0" w:color="auto"/>
        <w:left w:val="none" w:sz="0" w:space="0" w:color="auto"/>
        <w:bottom w:val="none" w:sz="0" w:space="0" w:color="auto"/>
        <w:right w:val="none" w:sz="0" w:space="0" w:color="auto"/>
      </w:divBdr>
    </w:div>
    <w:div w:id="1240674137">
      <w:bodyDiv w:val="1"/>
      <w:marLeft w:val="0"/>
      <w:marRight w:val="0"/>
      <w:marTop w:val="0"/>
      <w:marBottom w:val="0"/>
      <w:divBdr>
        <w:top w:val="none" w:sz="0" w:space="0" w:color="auto"/>
        <w:left w:val="none" w:sz="0" w:space="0" w:color="auto"/>
        <w:bottom w:val="none" w:sz="0" w:space="0" w:color="auto"/>
        <w:right w:val="none" w:sz="0" w:space="0" w:color="auto"/>
      </w:divBdr>
    </w:div>
    <w:div w:id="1241058987">
      <w:bodyDiv w:val="1"/>
      <w:marLeft w:val="0"/>
      <w:marRight w:val="0"/>
      <w:marTop w:val="0"/>
      <w:marBottom w:val="0"/>
      <w:divBdr>
        <w:top w:val="none" w:sz="0" w:space="0" w:color="auto"/>
        <w:left w:val="none" w:sz="0" w:space="0" w:color="auto"/>
        <w:bottom w:val="none" w:sz="0" w:space="0" w:color="auto"/>
        <w:right w:val="none" w:sz="0" w:space="0" w:color="auto"/>
      </w:divBdr>
    </w:div>
    <w:div w:id="1241525760">
      <w:bodyDiv w:val="1"/>
      <w:marLeft w:val="0"/>
      <w:marRight w:val="0"/>
      <w:marTop w:val="0"/>
      <w:marBottom w:val="0"/>
      <w:divBdr>
        <w:top w:val="none" w:sz="0" w:space="0" w:color="auto"/>
        <w:left w:val="none" w:sz="0" w:space="0" w:color="auto"/>
        <w:bottom w:val="none" w:sz="0" w:space="0" w:color="auto"/>
        <w:right w:val="none" w:sz="0" w:space="0" w:color="auto"/>
      </w:divBdr>
    </w:div>
    <w:div w:id="1242132896">
      <w:bodyDiv w:val="1"/>
      <w:marLeft w:val="0"/>
      <w:marRight w:val="0"/>
      <w:marTop w:val="0"/>
      <w:marBottom w:val="0"/>
      <w:divBdr>
        <w:top w:val="none" w:sz="0" w:space="0" w:color="auto"/>
        <w:left w:val="none" w:sz="0" w:space="0" w:color="auto"/>
        <w:bottom w:val="none" w:sz="0" w:space="0" w:color="auto"/>
        <w:right w:val="none" w:sz="0" w:space="0" w:color="auto"/>
      </w:divBdr>
    </w:div>
    <w:div w:id="1242368261">
      <w:bodyDiv w:val="1"/>
      <w:marLeft w:val="0"/>
      <w:marRight w:val="0"/>
      <w:marTop w:val="0"/>
      <w:marBottom w:val="0"/>
      <w:divBdr>
        <w:top w:val="none" w:sz="0" w:space="0" w:color="auto"/>
        <w:left w:val="none" w:sz="0" w:space="0" w:color="auto"/>
        <w:bottom w:val="none" w:sz="0" w:space="0" w:color="auto"/>
        <w:right w:val="none" w:sz="0" w:space="0" w:color="auto"/>
      </w:divBdr>
    </w:div>
    <w:div w:id="1242518245">
      <w:bodyDiv w:val="1"/>
      <w:marLeft w:val="0"/>
      <w:marRight w:val="0"/>
      <w:marTop w:val="0"/>
      <w:marBottom w:val="0"/>
      <w:divBdr>
        <w:top w:val="none" w:sz="0" w:space="0" w:color="auto"/>
        <w:left w:val="none" w:sz="0" w:space="0" w:color="auto"/>
        <w:bottom w:val="none" w:sz="0" w:space="0" w:color="auto"/>
        <w:right w:val="none" w:sz="0" w:space="0" w:color="auto"/>
      </w:divBdr>
    </w:div>
    <w:div w:id="1242644770">
      <w:bodyDiv w:val="1"/>
      <w:marLeft w:val="0"/>
      <w:marRight w:val="0"/>
      <w:marTop w:val="0"/>
      <w:marBottom w:val="0"/>
      <w:divBdr>
        <w:top w:val="none" w:sz="0" w:space="0" w:color="auto"/>
        <w:left w:val="none" w:sz="0" w:space="0" w:color="auto"/>
        <w:bottom w:val="none" w:sz="0" w:space="0" w:color="auto"/>
        <w:right w:val="none" w:sz="0" w:space="0" w:color="auto"/>
      </w:divBdr>
    </w:div>
    <w:div w:id="1242908093">
      <w:bodyDiv w:val="1"/>
      <w:marLeft w:val="0"/>
      <w:marRight w:val="0"/>
      <w:marTop w:val="0"/>
      <w:marBottom w:val="0"/>
      <w:divBdr>
        <w:top w:val="none" w:sz="0" w:space="0" w:color="auto"/>
        <w:left w:val="none" w:sz="0" w:space="0" w:color="auto"/>
        <w:bottom w:val="none" w:sz="0" w:space="0" w:color="auto"/>
        <w:right w:val="none" w:sz="0" w:space="0" w:color="auto"/>
      </w:divBdr>
    </w:div>
    <w:div w:id="1243296823">
      <w:bodyDiv w:val="1"/>
      <w:marLeft w:val="0"/>
      <w:marRight w:val="0"/>
      <w:marTop w:val="0"/>
      <w:marBottom w:val="0"/>
      <w:divBdr>
        <w:top w:val="none" w:sz="0" w:space="0" w:color="auto"/>
        <w:left w:val="none" w:sz="0" w:space="0" w:color="auto"/>
        <w:bottom w:val="none" w:sz="0" w:space="0" w:color="auto"/>
        <w:right w:val="none" w:sz="0" w:space="0" w:color="auto"/>
      </w:divBdr>
    </w:div>
    <w:div w:id="1243374943">
      <w:bodyDiv w:val="1"/>
      <w:marLeft w:val="0"/>
      <w:marRight w:val="0"/>
      <w:marTop w:val="0"/>
      <w:marBottom w:val="0"/>
      <w:divBdr>
        <w:top w:val="none" w:sz="0" w:space="0" w:color="auto"/>
        <w:left w:val="none" w:sz="0" w:space="0" w:color="auto"/>
        <w:bottom w:val="none" w:sz="0" w:space="0" w:color="auto"/>
        <w:right w:val="none" w:sz="0" w:space="0" w:color="auto"/>
      </w:divBdr>
    </w:div>
    <w:div w:id="1243444051">
      <w:bodyDiv w:val="1"/>
      <w:marLeft w:val="0"/>
      <w:marRight w:val="0"/>
      <w:marTop w:val="0"/>
      <w:marBottom w:val="0"/>
      <w:divBdr>
        <w:top w:val="none" w:sz="0" w:space="0" w:color="auto"/>
        <w:left w:val="none" w:sz="0" w:space="0" w:color="auto"/>
        <w:bottom w:val="none" w:sz="0" w:space="0" w:color="auto"/>
        <w:right w:val="none" w:sz="0" w:space="0" w:color="auto"/>
      </w:divBdr>
    </w:div>
    <w:div w:id="1243563420">
      <w:bodyDiv w:val="1"/>
      <w:marLeft w:val="0"/>
      <w:marRight w:val="0"/>
      <w:marTop w:val="0"/>
      <w:marBottom w:val="0"/>
      <w:divBdr>
        <w:top w:val="none" w:sz="0" w:space="0" w:color="auto"/>
        <w:left w:val="none" w:sz="0" w:space="0" w:color="auto"/>
        <w:bottom w:val="none" w:sz="0" w:space="0" w:color="auto"/>
        <w:right w:val="none" w:sz="0" w:space="0" w:color="auto"/>
      </w:divBdr>
    </w:div>
    <w:div w:id="1244682890">
      <w:bodyDiv w:val="1"/>
      <w:marLeft w:val="0"/>
      <w:marRight w:val="0"/>
      <w:marTop w:val="0"/>
      <w:marBottom w:val="0"/>
      <w:divBdr>
        <w:top w:val="none" w:sz="0" w:space="0" w:color="auto"/>
        <w:left w:val="none" w:sz="0" w:space="0" w:color="auto"/>
        <w:bottom w:val="none" w:sz="0" w:space="0" w:color="auto"/>
        <w:right w:val="none" w:sz="0" w:space="0" w:color="auto"/>
      </w:divBdr>
    </w:div>
    <w:div w:id="1244952495">
      <w:bodyDiv w:val="1"/>
      <w:marLeft w:val="0"/>
      <w:marRight w:val="0"/>
      <w:marTop w:val="0"/>
      <w:marBottom w:val="0"/>
      <w:divBdr>
        <w:top w:val="none" w:sz="0" w:space="0" w:color="auto"/>
        <w:left w:val="none" w:sz="0" w:space="0" w:color="auto"/>
        <w:bottom w:val="none" w:sz="0" w:space="0" w:color="auto"/>
        <w:right w:val="none" w:sz="0" w:space="0" w:color="auto"/>
      </w:divBdr>
    </w:div>
    <w:div w:id="1244995677">
      <w:bodyDiv w:val="1"/>
      <w:marLeft w:val="0"/>
      <w:marRight w:val="0"/>
      <w:marTop w:val="0"/>
      <w:marBottom w:val="0"/>
      <w:divBdr>
        <w:top w:val="none" w:sz="0" w:space="0" w:color="auto"/>
        <w:left w:val="none" w:sz="0" w:space="0" w:color="auto"/>
        <w:bottom w:val="none" w:sz="0" w:space="0" w:color="auto"/>
        <w:right w:val="none" w:sz="0" w:space="0" w:color="auto"/>
      </w:divBdr>
    </w:div>
    <w:div w:id="1245452055">
      <w:bodyDiv w:val="1"/>
      <w:marLeft w:val="0"/>
      <w:marRight w:val="0"/>
      <w:marTop w:val="0"/>
      <w:marBottom w:val="0"/>
      <w:divBdr>
        <w:top w:val="none" w:sz="0" w:space="0" w:color="auto"/>
        <w:left w:val="none" w:sz="0" w:space="0" w:color="auto"/>
        <w:bottom w:val="none" w:sz="0" w:space="0" w:color="auto"/>
        <w:right w:val="none" w:sz="0" w:space="0" w:color="auto"/>
      </w:divBdr>
    </w:div>
    <w:div w:id="1245644248">
      <w:bodyDiv w:val="1"/>
      <w:marLeft w:val="0"/>
      <w:marRight w:val="0"/>
      <w:marTop w:val="0"/>
      <w:marBottom w:val="0"/>
      <w:divBdr>
        <w:top w:val="none" w:sz="0" w:space="0" w:color="auto"/>
        <w:left w:val="none" w:sz="0" w:space="0" w:color="auto"/>
        <w:bottom w:val="none" w:sz="0" w:space="0" w:color="auto"/>
        <w:right w:val="none" w:sz="0" w:space="0" w:color="auto"/>
      </w:divBdr>
    </w:div>
    <w:div w:id="1246768849">
      <w:bodyDiv w:val="1"/>
      <w:marLeft w:val="0"/>
      <w:marRight w:val="0"/>
      <w:marTop w:val="0"/>
      <w:marBottom w:val="0"/>
      <w:divBdr>
        <w:top w:val="none" w:sz="0" w:space="0" w:color="auto"/>
        <w:left w:val="none" w:sz="0" w:space="0" w:color="auto"/>
        <w:bottom w:val="none" w:sz="0" w:space="0" w:color="auto"/>
        <w:right w:val="none" w:sz="0" w:space="0" w:color="auto"/>
      </w:divBdr>
    </w:div>
    <w:div w:id="1246913506">
      <w:bodyDiv w:val="1"/>
      <w:marLeft w:val="0"/>
      <w:marRight w:val="0"/>
      <w:marTop w:val="0"/>
      <w:marBottom w:val="0"/>
      <w:divBdr>
        <w:top w:val="none" w:sz="0" w:space="0" w:color="auto"/>
        <w:left w:val="none" w:sz="0" w:space="0" w:color="auto"/>
        <w:bottom w:val="none" w:sz="0" w:space="0" w:color="auto"/>
        <w:right w:val="none" w:sz="0" w:space="0" w:color="auto"/>
      </w:divBdr>
    </w:div>
    <w:div w:id="1246960408">
      <w:bodyDiv w:val="1"/>
      <w:marLeft w:val="0"/>
      <w:marRight w:val="0"/>
      <w:marTop w:val="0"/>
      <w:marBottom w:val="0"/>
      <w:divBdr>
        <w:top w:val="none" w:sz="0" w:space="0" w:color="auto"/>
        <w:left w:val="none" w:sz="0" w:space="0" w:color="auto"/>
        <w:bottom w:val="none" w:sz="0" w:space="0" w:color="auto"/>
        <w:right w:val="none" w:sz="0" w:space="0" w:color="auto"/>
      </w:divBdr>
    </w:div>
    <w:div w:id="1247030589">
      <w:bodyDiv w:val="1"/>
      <w:marLeft w:val="0"/>
      <w:marRight w:val="0"/>
      <w:marTop w:val="0"/>
      <w:marBottom w:val="0"/>
      <w:divBdr>
        <w:top w:val="none" w:sz="0" w:space="0" w:color="auto"/>
        <w:left w:val="none" w:sz="0" w:space="0" w:color="auto"/>
        <w:bottom w:val="none" w:sz="0" w:space="0" w:color="auto"/>
        <w:right w:val="none" w:sz="0" w:space="0" w:color="auto"/>
      </w:divBdr>
    </w:div>
    <w:div w:id="1247110584">
      <w:bodyDiv w:val="1"/>
      <w:marLeft w:val="0"/>
      <w:marRight w:val="0"/>
      <w:marTop w:val="0"/>
      <w:marBottom w:val="0"/>
      <w:divBdr>
        <w:top w:val="none" w:sz="0" w:space="0" w:color="auto"/>
        <w:left w:val="none" w:sz="0" w:space="0" w:color="auto"/>
        <w:bottom w:val="none" w:sz="0" w:space="0" w:color="auto"/>
        <w:right w:val="none" w:sz="0" w:space="0" w:color="auto"/>
      </w:divBdr>
    </w:div>
    <w:div w:id="1247423566">
      <w:bodyDiv w:val="1"/>
      <w:marLeft w:val="0"/>
      <w:marRight w:val="0"/>
      <w:marTop w:val="0"/>
      <w:marBottom w:val="0"/>
      <w:divBdr>
        <w:top w:val="none" w:sz="0" w:space="0" w:color="auto"/>
        <w:left w:val="none" w:sz="0" w:space="0" w:color="auto"/>
        <w:bottom w:val="none" w:sz="0" w:space="0" w:color="auto"/>
        <w:right w:val="none" w:sz="0" w:space="0" w:color="auto"/>
      </w:divBdr>
    </w:div>
    <w:div w:id="1247572708">
      <w:bodyDiv w:val="1"/>
      <w:marLeft w:val="0"/>
      <w:marRight w:val="0"/>
      <w:marTop w:val="0"/>
      <w:marBottom w:val="0"/>
      <w:divBdr>
        <w:top w:val="none" w:sz="0" w:space="0" w:color="auto"/>
        <w:left w:val="none" w:sz="0" w:space="0" w:color="auto"/>
        <w:bottom w:val="none" w:sz="0" w:space="0" w:color="auto"/>
        <w:right w:val="none" w:sz="0" w:space="0" w:color="auto"/>
      </w:divBdr>
    </w:div>
    <w:div w:id="1247959593">
      <w:bodyDiv w:val="1"/>
      <w:marLeft w:val="0"/>
      <w:marRight w:val="0"/>
      <w:marTop w:val="0"/>
      <w:marBottom w:val="0"/>
      <w:divBdr>
        <w:top w:val="none" w:sz="0" w:space="0" w:color="auto"/>
        <w:left w:val="none" w:sz="0" w:space="0" w:color="auto"/>
        <w:bottom w:val="none" w:sz="0" w:space="0" w:color="auto"/>
        <w:right w:val="none" w:sz="0" w:space="0" w:color="auto"/>
      </w:divBdr>
    </w:div>
    <w:div w:id="1248687507">
      <w:bodyDiv w:val="1"/>
      <w:marLeft w:val="0"/>
      <w:marRight w:val="0"/>
      <w:marTop w:val="0"/>
      <w:marBottom w:val="0"/>
      <w:divBdr>
        <w:top w:val="none" w:sz="0" w:space="0" w:color="auto"/>
        <w:left w:val="none" w:sz="0" w:space="0" w:color="auto"/>
        <w:bottom w:val="none" w:sz="0" w:space="0" w:color="auto"/>
        <w:right w:val="none" w:sz="0" w:space="0" w:color="auto"/>
      </w:divBdr>
    </w:div>
    <w:div w:id="1248736628">
      <w:bodyDiv w:val="1"/>
      <w:marLeft w:val="0"/>
      <w:marRight w:val="0"/>
      <w:marTop w:val="0"/>
      <w:marBottom w:val="0"/>
      <w:divBdr>
        <w:top w:val="none" w:sz="0" w:space="0" w:color="auto"/>
        <w:left w:val="none" w:sz="0" w:space="0" w:color="auto"/>
        <w:bottom w:val="none" w:sz="0" w:space="0" w:color="auto"/>
        <w:right w:val="none" w:sz="0" w:space="0" w:color="auto"/>
      </w:divBdr>
    </w:div>
    <w:div w:id="1248809145">
      <w:bodyDiv w:val="1"/>
      <w:marLeft w:val="0"/>
      <w:marRight w:val="0"/>
      <w:marTop w:val="0"/>
      <w:marBottom w:val="0"/>
      <w:divBdr>
        <w:top w:val="none" w:sz="0" w:space="0" w:color="auto"/>
        <w:left w:val="none" w:sz="0" w:space="0" w:color="auto"/>
        <w:bottom w:val="none" w:sz="0" w:space="0" w:color="auto"/>
        <w:right w:val="none" w:sz="0" w:space="0" w:color="auto"/>
      </w:divBdr>
    </w:div>
    <w:div w:id="1248925128">
      <w:bodyDiv w:val="1"/>
      <w:marLeft w:val="0"/>
      <w:marRight w:val="0"/>
      <w:marTop w:val="0"/>
      <w:marBottom w:val="0"/>
      <w:divBdr>
        <w:top w:val="none" w:sz="0" w:space="0" w:color="auto"/>
        <w:left w:val="none" w:sz="0" w:space="0" w:color="auto"/>
        <w:bottom w:val="none" w:sz="0" w:space="0" w:color="auto"/>
        <w:right w:val="none" w:sz="0" w:space="0" w:color="auto"/>
      </w:divBdr>
    </w:div>
    <w:div w:id="1249922972">
      <w:bodyDiv w:val="1"/>
      <w:marLeft w:val="0"/>
      <w:marRight w:val="0"/>
      <w:marTop w:val="0"/>
      <w:marBottom w:val="0"/>
      <w:divBdr>
        <w:top w:val="none" w:sz="0" w:space="0" w:color="auto"/>
        <w:left w:val="none" w:sz="0" w:space="0" w:color="auto"/>
        <w:bottom w:val="none" w:sz="0" w:space="0" w:color="auto"/>
        <w:right w:val="none" w:sz="0" w:space="0" w:color="auto"/>
      </w:divBdr>
    </w:div>
    <w:div w:id="1250121486">
      <w:bodyDiv w:val="1"/>
      <w:marLeft w:val="0"/>
      <w:marRight w:val="0"/>
      <w:marTop w:val="0"/>
      <w:marBottom w:val="0"/>
      <w:divBdr>
        <w:top w:val="none" w:sz="0" w:space="0" w:color="auto"/>
        <w:left w:val="none" w:sz="0" w:space="0" w:color="auto"/>
        <w:bottom w:val="none" w:sz="0" w:space="0" w:color="auto"/>
        <w:right w:val="none" w:sz="0" w:space="0" w:color="auto"/>
      </w:divBdr>
    </w:div>
    <w:div w:id="1250431084">
      <w:bodyDiv w:val="1"/>
      <w:marLeft w:val="0"/>
      <w:marRight w:val="0"/>
      <w:marTop w:val="0"/>
      <w:marBottom w:val="0"/>
      <w:divBdr>
        <w:top w:val="none" w:sz="0" w:space="0" w:color="auto"/>
        <w:left w:val="none" w:sz="0" w:space="0" w:color="auto"/>
        <w:bottom w:val="none" w:sz="0" w:space="0" w:color="auto"/>
        <w:right w:val="none" w:sz="0" w:space="0" w:color="auto"/>
      </w:divBdr>
    </w:div>
    <w:div w:id="1250432459">
      <w:bodyDiv w:val="1"/>
      <w:marLeft w:val="0"/>
      <w:marRight w:val="0"/>
      <w:marTop w:val="0"/>
      <w:marBottom w:val="0"/>
      <w:divBdr>
        <w:top w:val="none" w:sz="0" w:space="0" w:color="auto"/>
        <w:left w:val="none" w:sz="0" w:space="0" w:color="auto"/>
        <w:bottom w:val="none" w:sz="0" w:space="0" w:color="auto"/>
        <w:right w:val="none" w:sz="0" w:space="0" w:color="auto"/>
      </w:divBdr>
    </w:div>
    <w:div w:id="1250845648">
      <w:bodyDiv w:val="1"/>
      <w:marLeft w:val="0"/>
      <w:marRight w:val="0"/>
      <w:marTop w:val="0"/>
      <w:marBottom w:val="0"/>
      <w:divBdr>
        <w:top w:val="none" w:sz="0" w:space="0" w:color="auto"/>
        <w:left w:val="none" w:sz="0" w:space="0" w:color="auto"/>
        <w:bottom w:val="none" w:sz="0" w:space="0" w:color="auto"/>
        <w:right w:val="none" w:sz="0" w:space="0" w:color="auto"/>
      </w:divBdr>
    </w:div>
    <w:div w:id="1251084315">
      <w:bodyDiv w:val="1"/>
      <w:marLeft w:val="0"/>
      <w:marRight w:val="0"/>
      <w:marTop w:val="0"/>
      <w:marBottom w:val="0"/>
      <w:divBdr>
        <w:top w:val="none" w:sz="0" w:space="0" w:color="auto"/>
        <w:left w:val="none" w:sz="0" w:space="0" w:color="auto"/>
        <w:bottom w:val="none" w:sz="0" w:space="0" w:color="auto"/>
        <w:right w:val="none" w:sz="0" w:space="0" w:color="auto"/>
      </w:divBdr>
    </w:div>
    <w:div w:id="1251812237">
      <w:bodyDiv w:val="1"/>
      <w:marLeft w:val="0"/>
      <w:marRight w:val="0"/>
      <w:marTop w:val="0"/>
      <w:marBottom w:val="0"/>
      <w:divBdr>
        <w:top w:val="none" w:sz="0" w:space="0" w:color="auto"/>
        <w:left w:val="none" w:sz="0" w:space="0" w:color="auto"/>
        <w:bottom w:val="none" w:sz="0" w:space="0" w:color="auto"/>
        <w:right w:val="none" w:sz="0" w:space="0" w:color="auto"/>
      </w:divBdr>
    </w:div>
    <w:div w:id="1251886688">
      <w:bodyDiv w:val="1"/>
      <w:marLeft w:val="0"/>
      <w:marRight w:val="0"/>
      <w:marTop w:val="0"/>
      <w:marBottom w:val="0"/>
      <w:divBdr>
        <w:top w:val="none" w:sz="0" w:space="0" w:color="auto"/>
        <w:left w:val="none" w:sz="0" w:space="0" w:color="auto"/>
        <w:bottom w:val="none" w:sz="0" w:space="0" w:color="auto"/>
        <w:right w:val="none" w:sz="0" w:space="0" w:color="auto"/>
      </w:divBdr>
    </w:div>
    <w:div w:id="1252009050">
      <w:bodyDiv w:val="1"/>
      <w:marLeft w:val="0"/>
      <w:marRight w:val="0"/>
      <w:marTop w:val="0"/>
      <w:marBottom w:val="0"/>
      <w:divBdr>
        <w:top w:val="none" w:sz="0" w:space="0" w:color="auto"/>
        <w:left w:val="none" w:sz="0" w:space="0" w:color="auto"/>
        <w:bottom w:val="none" w:sz="0" w:space="0" w:color="auto"/>
        <w:right w:val="none" w:sz="0" w:space="0" w:color="auto"/>
      </w:divBdr>
    </w:div>
    <w:div w:id="1252012335">
      <w:bodyDiv w:val="1"/>
      <w:marLeft w:val="0"/>
      <w:marRight w:val="0"/>
      <w:marTop w:val="0"/>
      <w:marBottom w:val="0"/>
      <w:divBdr>
        <w:top w:val="none" w:sz="0" w:space="0" w:color="auto"/>
        <w:left w:val="none" w:sz="0" w:space="0" w:color="auto"/>
        <w:bottom w:val="none" w:sz="0" w:space="0" w:color="auto"/>
        <w:right w:val="none" w:sz="0" w:space="0" w:color="auto"/>
      </w:divBdr>
    </w:div>
    <w:div w:id="1252086589">
      <w:bodyDiv w:val="1"/>
      <w:marLeft w:val="0"/>
      <w:marRight w:val="0"/>
      <w:marTop w:val="0"/>
      <w:marBottom w:val="0"/>
      <w:divBdr>
        <w:top w:val="none" w:sz="0" w:space="0" w:color="auto"/>
        <w:left w:val="none" w:sz="0" w:space="0" w:color="auto"/>
        <w:bottom w:val="none" w:sz="0" w:space="0" w:color="auto"/>
        <w:right w:val="none" w:sz="0" w:space="0" w:color="auto"/>
      </w:divBdr>
    </w:div>
    <w:div w:id="1252348033">
      <w:bodyDiv w:val="1"/>
      <w:marLeft w:val="0"/>
      <w:marRight w:val="0"/>
      <w:marTop w:val="0"/>
      <w:marBottom w:val="0"/>
      <w:divBdr>
        <w:top w:val="none" w:sz="0" w:space="0" w:color="auto"/>
        <w:left w:val="none" w:sz="0" w:space="0" w:color="auto"/>
        <w:bottom w:val="none" w:sz="0" w:space="0" w:color="auto"/>
        <w:right w:val="none" w:sz="0" w:space="0" w:color="auto"/>
      </w:divBdr>
    </w:div>
    <w:div w:id="1252350536">
      <w:bodyDiv w:val="1"/>
      <w:marLeft w:val="0"/>
      <w:marRight w:val="0"/>
      <w:marTop w:val="0"/>
      <w:marBottom w:val="0"/>
      <w:divBdr>
        <w:top w:val="none" w:sz="0" w:space="0" w:color="auto"/>
        <w:left w:val="none" w:sz="0" w:space="0" w:color="auto"/>
        <w:bottom w:val="none" w:sz="0" w:space="0" w:color="auto"/>
        <w:right w:val="none" w:sz="0" w:space="0" w:color="auto"/>
      </w:divBdr>
    </w:div>
    <w:div w:id="1253010168">
      <w:bodyDiv w:val="1"/>
      <w:marLeft w:val="0"/>
      <w:marRight w:val="0"/>
      <w:marTop w:val="0"/>
      <w:marBottom w:val="0"/>
      <w:divBdr>
        <w:top w:val="none" w:sz="0" w:space="0" w:color="auto"/>
        <w:left w:val="none" w:sz="0" w:space="0" w:color="auto"/>
        <w:bottom w:val="none" w:sz="0" w:space="0" w:color="auto"/>
        <w:right w:val="none" w:sz="0" w:space="0" w:color="auto"/>
      </w:divBdr>
    </w:div>
    <w:div w:id="1253397098">
      <w:bodyDiv w:val="1"/>
      <w:marLeft w:val="0"/>
      <w:marRight w:val="0"/>
      <w:marTop w:val="0"/>
      <w:marBottom w:val="0"/>
      <w:divBdr>
        <w:top w:val="none" w:sz="0" w:space="0" w:color="auto"/>
        <w:left w:val="none" w:sz="0" w:space="0" w:color="auto"/>
        <w:bottom w:val="none" w:sz="0" w:space="0" w:color="auto"/>
        <w:right w:val="none" w:sz="0" w:space="0" w:color="auto"/>
      </w:divBdr>
    </w:div>
    <w:div w:id="1253507940">
      <w:bodyDiv w:val="1"/>
      <w:marLeft w:val="0"/>
      <w:marRight w:val="0"/>
      <w:marTop w:val="0"/>
      <w:marBottom w:val="0"/>
      <w:divBdr>
        <w:top w:val="none" w:sz="0" w:space="0" w:color="auto"/>
        <w:left w:val="none" w:sz="0" w:space="0" w:color="auto"/>
        <w:bottom w:val="none" w:sz="0" w:space="0" w:color="auto"/>
        <w:right w:val="none" w:sz="0" w:space="0" w:color="auto"/>
      </w:divBdr>
    </w:div>
    <w:div w:id="1253514421">
      <w:bodyDiv w:val="1"/>
      <w:marLeft w:val="0"/>
      <w:marRight w:val="0"/>
      <w:marTop w:val="0"/>
      <w:marBottom w:val="0"/>
      <w:divBdr>
        <w:top w:val="none" w:sz="0" w:space="0" w:color="auto"/>
        <w:left w:val="none" w:sz="0" w:space="0" w:color="auto"/>
        <w:bottom w:val="none" w:sz="0" w:space="0" w:color="auto"/>
        <w:right w:val="none" w:sz="0" w:space="0" w:color="auto"/>
      </w:divBdr>
    </w:div>
    <w:div w:id="1253709080">
      <w:bodyDiv w:val="1"/>
      <w:marLeft w:val="0"/>
      <w:marRight w:val="0"/>
      <w:marTop w:val="0"/>
      <w:marBottom w:val="0"/>
      <w:divBdr>
        <w:top w:val="none" w:sz="0" w:space="0" w:color="auto"/>
        <w:left w:val="none" w:sz="0" w:space="0" w:color="auto"/>
        <w:bottom w:val="none" w:sz="0" w:space="0" w:color="auto"/>
        <w:right w:val="none" w:sz="0" w:space="0" w:color="auto"/>
      </w:divBdr>
    </w:div>
    <w:div w:id="1253902156">
      <w:bodyDiv w:val="1"/>
      <w:marLeft w:val="0"/>
      <w:marRight w:val="0"/>
      <w:marTop w:val="0"/>
      <w:marBottom w:val="0"/>
      <w:divBdr>
        <w:top w:val="none" w:sz="0" w:space="0" w:color="auto"/>
        <w:left w:val="none" w:sz="0" w:space="0" w:color="auto"/>
        <w:bottom w:val="none" w:sz="0" w:space="0" w:color="auto"/>
        <w:right w:val="none" w:sz="0" w:space="0" w:color="auto"/>
      </w:divBdr>
    </w:div>
    <w:div w:id="1253932392">
      <w:bodyDiv w:val="1"/>
      <w:marLeft w:val="0"/>
      <w:marRight w:val="0"/>
      <w:marTop w:val="0"/>
      <w:marBottom w:val="0"/>
      <w:divBdr>
        <w:top w:val="none" w:sz="0" w:space="0" w:color="auto"/>
        <w:left w:val="none" w:sz="0" w:space="0" w:color="auto"/>
        <w:bottom w:val="none" w:sz="0" w:space="0" w:color="auto"/>
        <w:right w:val="none" w:sz="0" w:space="0" w:color="auto"/>
      </w:divBdr>
    </w:div>
    <w:div w:id="1254128623">
      <w:bodyDiv w:val="1"/>
      <w:marLeft w:val="0"/>
      <w:marRight w:val="0"/>
      <w:marTop w:val="0"/>
      <w:marBottom w:val="0"/>
      <w:divBdr>
        <w:top w:val="none" w:sz="0" w:space="0" w:color="auto"/>
        <w:left w:val="none" w:sz="0" w:space="0" w:color="auto"/>
        <w:bottom w:val="none" w:sz="0" w:space="0" w:color="auto"/>
        <w:right w:val="none" w:sz="0" w:space="0" w:color="auto"/>
      </w:divBdr>
    </w:div>
    <w:div w:id="1254315525">
      <w:bodyDiv w:val="1"/>
      <w:marLeft w:val="0"/>
      <w:marRight w:val="0"/>
      <w:marTop w:val="0"/>
      <w:marBottom w:val="0"/>
      <w:divBdr>
        <w:top w:val="none" w:sz="0" w:space="0" w:color="auto"/>
        <w:left w:val="none" w:sz="0" w:space="0" w:color="auto"/>
        <w:bottom w:val="none" w:sz="0" w:space="0" w:color="auto"/>
        <w:right w:val="none" w:sz="0" w:space="0" w:color="auto"/>
      </w:divBdr>
    </w:div>
    <w:div w:id="1254974766">
      <w:bodyDiv w:val="1"/>
      <w:marLeft w:val="0"/>
      <w:marRight w:val="0"/>
      <w:marTop w:val="0"/>
      <w:marBottom w:val="0"/>
      <w:divBdr>
        <w:top w:val="none" w:sz="0" w:space="0" w:color="auto"/>
        <w:left w:val="none" w:sz="0" w:space="0" w:color="auto"/>
        <w:bottom w:val="none" w:sz="0" w:space="0" w:color="auto"/>
        <w:right w:val="none" w:sz="0" w:space="0" w:color="auto"/>
      </w:divBdr>
    </w:div>
    <w:div w:id="1255436554">
      <w:bodyDiv w:val="1"/>
      <w:marLeft w:val="0"/>
      <w:marRight w:val="0"/>
      <w:marTop w:val="0"/>
      <w:marBottom w:val="0"/>
      <w:divBdr>
        <w:top w:val="none" w:sz="0" w:space="0" w:color="auto"/>
        <w:left w:val="none" w:sz="0" w:space="0" w:color="auto"/>
        <w:bottom w:val="none" w:sz="0" w:space="0" w:color="auto"/>
        <w:right w:val="none" w:sz="0" w:space="0" w:color="auto"/>
      </w:divBdr>
    </w:div>
    <w:div w:id="1255478431">
      <w:bodyDiv w:val="1"/>
      <w:marLeft w:val="0"/>
      <w:marRight w:val="0"/>
      <w:marTop w:val="0"/>
      <w:marBottom w:val="0"/>
      <w:divBdr>
        <w:top w:val="none" w:sz="0" w:space="0" w:color="auto"/>
        <w:left w:val="none" w:sz="0" w:space="0" w:color="auto"/>
        <w:bottom w:val="none" w:sz="0" w:space="0" w:color="auto"/>
        <w:right w:val="none" w:sz="0" w:space="0" w:color="auto"/>
      </w:divBdr>
    </w:div>
    <w:div w:id="1255629879">
      <w:bodyDiv w:val="1"/>
      <w:marLeft w:val="0"/>
      <w:marRight w:val="0"/>
      <w:marTop w:val="0"/>
      <w:marBottom w:val="0"/>
      <w:divBdr>
        <w:top w:val="none" w:sz="0" w:space="0" w:color="auto"/>
        <w:left w:val="none" w:sz="0" w:space="0" w:color="auto"/>
        <w:bottom w:val="none" w:sz="0" w:space="0" w:color="auto"/>
        <w:right w:val="none" w:sz="0" w:space="0" w:color="auto"/>
      </w:divBdr>
    </w:div>
    <w:div w:id="1256667879">
      <w:bodyDiv w:val="1"/>
      <w:marLeft w:val="0"/>
      <w:marRight w:val="0"/>
      <w:marTop w:val="0"/>
      <w:marBottom w:val="0"/>
      <w:divBdr>
        <w:top w:val="none" w:sz="0" w:space="0" w:color="auto"/>
        <w:left w:val="none" w:sz="0" w:space="0" w:color="auto"/>
        <w:bottom w:val="none" w:sz="0" w:space="0" w:color="auto"/>
        <w:right w:val="none" w:sz="0" w:space="0" w:color="auto"/>
      </w:divBdr>
    </w:div>
    <w:div w:id="1256668531">
      <w:bodyDiv w:val="1"/>
      <w:marLeft w:val="0"/>
      <w:marRight w:val="0"/>
      <w:marTop w:val="0"/>
      <w:marBottom w:val="0"/>
      <w:divBdr>
        <w:top w:val="none" w:sz="0" w:space="0" w:color="auto"/>
        <w:left w:val="none" w:sz="0" w:space="0" w:color="auto"/>
        <w:bottom w:val="none" w:sz="0" w:space="0" w:color="auto"/>
        <w:right w:val="none" w:sz="0" w:space="0" w:color="auto"/>
      </w:divBdr>
    </w:div>
    <w:div w:id="1256674816">
      <w:bodyDiv w:val="1"/>
      <w:marLeft w:val="0"/>
      <w:marRight w:val="0"/>
      <w:marTop w:val="0"/>
      <w:marBottom w:val="0"/>
      <w:divBdr>
        <w:top w:val="none" w:sz="0" w:space="0" w:color="auto"/>
        <w:left w:val="none" w:sz="0" w:space="0" w:color="auto"/>
        <w:bottom w:val="none" w:sz="0" w:space="0" w:color="auto"/>
        <w:right w:val="none" w:sz="0" w:space="0" w:color="auto"/>
      </w:divBdr>
    </w:div>
    <w:div w:id="1256861238">
      <w:bodyDiv w:val="1"/>
      <w:marLeft w:val="0"/>
      <w:marRight w:val="0"/>
      <w:marTop w:val="0"/>
      <w:marBottom w:val="0"/>
      <w:divBdr>
        <w:top w:val="none" w:sz="0" w:space="0" w:color="auto"/>
        <w:left w:val="none" w:sz="0" w:space="0" w:color="auto"/>
        <w:bottom w:val="none" w:sz="0" w:space="0" w:color="auto"/>
        <w:right w:val="none" w:sz="0" w:space="0" w:color="auto"/>
      </w:divBdr>
    </w:div>
    <w:div w:id="1256934962">
      <w:bodyDiv w:val="1"/>
      <w:marLeft w:val="0"/>
      <w:marRight w:val="0"/>
      <w:marTop w:val="0"/>
      <w:marBottom w:val="0"/>
      <w:divBdr>
        <w:top w:val="none" w:sz="0" w:space="0" w:color="auto"/>
        <w:left w:val="none" w:sz="0" w:space="0" w:color="auto"/>
        <w:bottom w:val="none" w:sz="0" w:space="0" w:color="auto"/>
        <w:right w:val="none" w:sz="0" w:space="0" w:color="auto"/>
      </w:divBdr>
    </w:div>
    <w:div w:id="1257251379">
      <w:bodyDiv w:val="1"/>
      <w:marLeft w:val="0"/>
      <w:marRight w:val="0"/>
      <w:marTop w:val="0"/>
      <w:marBottom w:val="0"/>
      <w:divBdr>
        <w:top w:val="none" w:sz="0" w:space="0" w:color="auto"/>
        <w:left w:val="none" w:sz="0" w:space="0" w:color="auto"/>
        <w:bottom w:val="none" w:sz="0" w:space="0" w:color="auto"/>
        <w:right w:val="none" w:sz="0" w:space="0" w:color="auto"/>
      </w:divBdr>
    </w:div>
    <w:div w:id="1257399069">
      <w:bodyDiv w:val="1"/>
      <w:marLeft w:val="0"/>
      <w:marRight w:val="0"/>
      <w:marTop w:val="0"/>
      <w:marBottom w:val="0"/>
      <w:divBdr>
        <w:top w:val="none" w:sz="0" w:space="0" w:color="auto"/>
        <w:left w:val="none" w:sz="0" w:space="0" w:color="auto"/>
        <w:bottom w:val="none" w:sz="0" w:space="0" w:color="auto"/>
        <w:right w:val="none" w:sz="0" w:space="0" w:color="auto"/>
      </w:divBdr>
    </w:div>
    <w:div w:id="1258102947">
      <w:bodyDiv w:val="1"/>
      <w:marLeft w:val="0"/>
      <w:marRight w:val="0"/>
      <w:marTop w:val="0"/>
      <w:marBottom w:val="0"/>
      <w:divBdr>
        <w:top w:val="none" w:sz="0" w:space="0" w:color="auto"/>
        <w:left w:val="none" w:sz="0" w:space="0" w:color="auto"/>
        <w:bottom w:val="none" w:sz="0" w:space="0" w:color="auto"/>
        <w:right w:val="none" w:sz="0" w:space="0" w:color="auto"/>
      </w:divBdr>
    </w:div>
    <w:div w:id="1258322488">
      <w:bodyDiv w:val="1"/>
      <w:marLeft w:val="0"/>
      <w:marRight w:val="0"/>
      <w:marTop w:val="0"/>
      <w:marBottom w:val="0"/>
      <w:divBdr>
        <w:top w:val="none" w:sz="0" w:space="0" w:color="auto"/>
        <w:left w:val="none" w:sz="0" w:space="0" w:color="auto"/>
        <w:bottom w:val="none" w:sz="0" w:space="0" w:color="auto"/>
        <w:right w:val="none" w:sz="0" w:space="0" w:color="auto"/>
      </w:divBdr>
    </w:div>
    <w:div w:id="1258560651">
      <w:bodyDiv w:val="1"/>
      <w:marLeft w:val="0"/>
      <w:marRight w:val="0"/>
      <w:marTop w:val="0"/>
      <w:marBottom w:val="0"/>
      <w:divBdr>
        <w:top w:val="none" w:sz="0" w:space="0" w:color="auto"/>
        <w:left w:val="none" w:sz="0" w:space="0" w:color="auto"/>
        <w:bottom w:val="none" w:sz="0" w:space="0" w:color="auto"/>
        <w:right w:val="none" w:sz="0" w:space="0" w:color="auto"/>
      </w:divBdr>
    </w:div>
    <w:div w:id="1258754697">
      <w:bodyDiv w:val="1"/>
      <w:marLeft w:val="0"/>
      <w:marRight w:val="0"/>
      <w:marTop w:val="0"/>
      <w:marBottom w:val="0"/>
      <w:divBdr>
        <w:top w:val="none" w:sz="0" w:space="0" w:color="auto"/>
        <w:left w:val="none" w:sz="0" w:space="0" w:color="auto"/>
        <w:bottom w:val="none" w:sz="0" w:space="0" w:color="auto"/>
        <w:right w:val="none" w:sz="0" w:space="0" w:color="auto"/>
      </w:divBdr>
    </w:div>
    <w:div w:id="1258901248">
      <w:bodyDiv w:val="1"/>
      <w:marLeft w:val="0"/>
      <w:marRight w:val="0"/>
      <w:marTop w:val="0"/>
      <w:marBottom w:val="0"/>
      <w:divBdr>
        <w:top w:val="none" w:sz="0" w:space="0" w:color="auto"/>
        <w:left w:val="none" w:sz="0" w:space="0" w:color="auto"/>
        <w:bottom w:val="none" w:sz="0" w:space="0" w:color="auto"/>
        <w:right w:val="none" w:sz="0" w:space="0" w:color="auto"/>
      </w:divBdr>
    </w:div>
    <w:div w:id="1258901497">
      <w:bodyDiv w:val="1"/>
      <w:marLeft w:val="0"/>
      <w:marRight w:val="0"/>
      <w:marTop w:val="0"/>
      <w:marBottom w:val="0"/>
      <w:divBdr>
        <w:top w:val="none" w:sz="0" w:space="0" w:color="auto"/>
        <w:left w:val="none" w:sz="0" w:space="0" w:color="auto"/>
        <w:bottom w:val="none" w:sz="0" w:space="0" w:color="auto"/>
        <w:right w:val="none" w:sz="0" w:space="0" w:color="auto"/>
      </w:divBdr>
    </w:div>
    <w:div w:id="1258902285">
      <w:bodyDiv w:val="1"/>
      <w:marLeft w:val="0"/>
      <w:marRight w:val="0"/>
      <w:marTop w:val="0"/>
      <w:marBottom w:val="0"/>
      <w:divBdr>
        <w:top w:val="none" w:sz="0" w:space="0" w:color="auto"/>
        <w:left w:val="none" w:sz="0" w:space="0" w:color="auto"/>
        <w:bottom w:val="none" w:sz="0" w:space="0" w:color="auto"/>
        <w:right w:val="none" w:sz="0" w:space="0" w:color="auto"/>
      </w:divBdr>
    </w:div>
    <w:div w:id="1259481730">
      <w:bodyDiv w:val="1"/>
      <w:marLeft w:val="0"/>
      <w:marRight w:val="0"/>
      <w:marTop w:val="0"/>
      <w:marBottom w:val="0"/>
      <w:divBdr>
        <w:top w:val="none" w:sz="0" w:space="0" w:color="auto"/>
        <w:left w:val="none" w:sz="0" w:space="0" w:color="auto"/>
        <w:bottom w:val="none" w:sz="0" w:space="0" w:color="auto"/>
        <w:right w:val="none" w:sz="0" w:space="0" w:color="auto"/>
      </w:divBdr>
    </w:div>
    <w:div w:id="1259828952">
      <w:bodyDiv w:val="1"/>
      <w:marLeft w:val="0"/>
      <w:marRight w:val="0"/>
      <w:marTop w:val="0"/>
      <w:marBottom w:val="0"/>
      <w:divBdr>
        <w:top w:val="none" w:sz="0" w:space="0" w:color="auto"/>
        <w:left w:val="none" w:sz="0" w:space="0" w:color="auto"/>
        <w:bottom w:val="none" w:sz="0" w:space="0" w:color="auto"/>
        <w:right w:val="none" w:sz="0" w:space="0" w:color="auto"/>
      </w:divBdr>
    </w:div>
    <w:div w:id="1260288623">
      <w:bodyDiv w:val="1"/>
      <w:marLeft w:val="0"/>
      <w:marRight w:val="0"/>
      <w:marTop w:val="0"/>
      <w:marBottom w:val="0"/>
      <w:divBdr>
        <w:top w:val="none" w:sz="0" w:space="0" w:color="auto"/>
        <w:left w:val="none" w:sz="0" w:space="0" w:color="auto"/>
        <w:bottom w:val="none" w:sz="0" w:space="0" w:color="auto"/>
        <w:right w:val="none" w:sz="0" w:space="0" w:color="auto"/>
      </w:divBdr>
    </w:div>
    <w:div w:id="1260716439">
      <w:bodyDiv w:val="1"/>
      <w:marLeft w:val="0"/>
      <w:marRight w:val="0"/>
      <w:marTop w:val="0"/>
      <w:marBottom w:val="0"/>
      <w:divBdr>
        <w:top w:val="none" w:sz="0" w:space="0" w:color="auto"/>
        <w:left w:val="none" w:sz="0" w:space="0" w:color="auto"/>
        <w:bottom w:val="none" w:sz="0" w:space="0" w:color="auto"/>
        <w:right w:val="none" w:sz="0" w:space="0" w:color="auto"/>
      </w:divBdr>
    </w:div>
    <w:div w:id="1260867716">
      <w:bodyDiv w:val="1"/>
      <w:marLeft w:val="0"/>
      <w:marRight w:val="0"/>
      <w:marTop w:val="0"/>
      <w:marBottom w:val="0"/>
      <w:divBdr>
        <w:top w:val="none" w:sz="0" w:space="0" w:color="auto"/>
        <w:left w:val="none" w:sz="0" w:space="0" w:color="auto"/>
        <w:bottom w:val="none" w:sz="0" w:space="0" w:color="auto"/>
        <w:right w:val="none" w:sz="0" w:space="0" w:color="auto"/>
      </w:divBdr>
    </w:div>
    <w:div w:id="1261720660">
      <w:bodyDiv w:val="1"/>
      <w:marLeft w:val="0"/>
      <w:marRight w:val="0"/>
      <w:marTop w:val="0"/>
      <w:marBottom w:val="0"/>
      <w:divBdr>
        <w:top w:val="none" w:sz="0" w:space="0" w:color="auto"/>
        <w:left w:val="none" w:sz="0" w:space="0" w:color="auto"/>
        <w:bottom w:val="none" w:sz="0" w:space="0" w:color="auto"/>
        <w:right w:val="none" w:sz="0" w:space="0" w:color="auto"/>
      </w:divBdr>
    </w:div>
    <w:div w:id="1262109824">
      <w:bodyDiv w:val="1"/>
      <w:marLeft w:val="0"/>
      <w:marRight w:val="0"/>
      <w:marTop w:val="0"/>
      <w:marBottom w:val="0"/>
      <w:divBdr>
        <w:top w:val="none" w:sz="0" w:space="0" w:color="auto"/>
        <w:left w:val="none" w:sz="0" w:space="0" w:color="auto"/>
        <w:bottom w:val="none" w:sz="0" w:space="0" w:color="auto"/>
        <w:right w:val="none" w:sz="0" w:space="0" w:color="auto"/>
      </w:divBdr>
    </w:div>
    <w:div w:id="1262571141">
      <w:bodyDiv w:val="1"/>
      <w:marLeft w:val="0"/>
      <w:marRight w:val="0"/>
      <w:marTop w:val="0"/>
      <w:marBottom w:val="0"/>
      <w:divBdr>
        <w:top w:val="none" w:sz="0" w:space="0" w:color="auto"/>
        <w:left w:val="none" w:sz="0" w:space="0" w:color="auto"/>
        <w:bottom w:val="none" w:sz="0" w:space="0" w:color="auto"/>
        <w:right w:val="none" w:sz="0" w:space="0" w:color="auto"/>
      </w:divBdr>
    </w:div>
    <w:div w:id="1262765783">
      <w:bodyDiv w:val="1"/>
      <w:marLeft w:val="0"/>
      <w:marRight w:val="0"/>
      <w:marTop w:val="0"/>
      <w:marBottom w:val="0"/>
      <w:divBdr>
        <w:top w:val="none" w:sz="0" w:space="0" w:color="auto"/>
        <w:left w:val="none" w:sz="0" w:space="0" w:color="auto"/>
        <w:bottom w:val="none" w:sz="0" w:space="0" w:color="auto"/>
        <w:right w:val="none" w:sz="0" w:space="0" w:color="auto"/>
      </w:divBdr>
    </w:div>
    <w:div w:id="1263076967">
      <w:bodyDiv w:val="1"/>
      <w:marLeft w:val="0"/>
      <w:marRight w:val="0"/>
      <w:marTop w:val="0"/>
      <w:marBottom w:val="0"/>
      <w:divBdr>
        <w:top w:val="none" w:sz="0" w:space="0" w:color="auto"/>
        <w:left w:val="none" w:sz="0" w:space="0" w:color="auto"/>
        <w:bottom w:val="none" w:sz="0" w:space="0" w:color="auto"/>
        <w:right w:val="none" w:sz="0" w:space="0" w:color="auto"/>
      </w:divBdr>
    </w:div>
    <w:div w:id="1263100364">
      <w:bodyDiv w:val="1"/>
      <w:marLeft w:val="0"/>
      <w:marRight w:val="0"/>
      <w:marTop w:val="0"/>
      <w:marBottom w:val="0"/>
      <w:divBdr>
        <w:top w:val="none" w:sz="0" w:space="0" w:color="auto"/>
        <w:left w:val="none" w:sz="0" w:space="0" w:color="auto"/>
        <w:bottom w:val="none" w:sz="0" w:space="0" w:color="auto"/>
        <w:right w:val="none" w:sz="0" w:space="0" w:color="auto"/>
      </w:divBdr>
    </w:div>
    <w:div w:id="1263223908">
      <w:bodyDiv w:val="1"/>
      <w:marLeft w:val="0"/>
      <w:marRight w:val="0"/>
      <w:marTop w:val="0"/>
      <w:marBottom w:val="0"/>
      <w:divBdr>
        <w:top w:val="none" w:sz="0" w:space="0" w:color="auto"/>
        <w:left w:val="none" w:sz="0" w:space="0" w:color="auto"/>
        <w:bottom w:val="none" w:sz="0" w:space="0" w:color="auto"/>
        <w:right w:val="none" w:sz="0" w:space="0" w:color="auto"/>
      </w:divBdr>
    </w:div>
    <w:div w:id="1263563748">
      <w:bodyDiv w:val="1"/>
      <w:marLeft w:val="0"/>
      <w:marRight w:val="0"/>
      <w:marTop w:val="0"/>
      <w:marBottom w:val="0"/>
      <w:divBdr>
        <w:top w:val="none" w:sz="0" w:space="0" w:color="auto"/>
        <w:left w:val="none" w:sz="0" w:space="0" w:color="auto"/>
        <w:bottom w:val="none" w:sz="0" w:space="0" w:color="auto"/>
        <w:right w:val="none" w:sz="0" w:space="0" w:color="auto"/>
      </w:divBdr>
    </w:div>
    <w:div w:id="1263566493">
      <w:bodyDiv w:val="1"/>
      <w:marLeft w:val="0"/>
      <w:marRight w:val="0"/>
      <w:marTop w:val="0"/>
      <w:marBottom w:val="0"/>
      <w:divBdr>
        <w:top w:val="none" w:sz="0" w:space="0" w:color="auto"/>
        <w:left w:val="none" w:sz="0" w:space="0" w:color="auto"/>
        <w:bottom w:val="none" w:sz="0" w:space="0" w:color="auto"/>
        <w:right w:val="none" w:sz="0" w:space="0" w:color="auto"/>
      </w:divBdr>
    </w:div>
    <w:div w:id="1263680734">
      <w:bodyDiv w:val="1"/>
      <w:marLeft w:val="0"/>
      <w:marRight w:val="0"/>
      <w:marTop w:val="0"/>
      <w:marBottom w:val="0"/>
      <w:divBdr>
        <w:top w:val="none" w:sz="0" w:space="0" w:color="auto"/>
        <w:left w:val="none" w:sz="0" w:space="0" w:color="auto"/>
        <w:bottom w:val="none" w:sz="0" w:space="0" w:color="auto"/>
        <w:right w:val="none" w:sz="0" w:space="0" w:color="auto"/>
      </w:divBdr>
    </w:div>
    <w:div w:id="1263730867">
      <w:bodyDiv w:val="1"/>
      <w:marLeft w:val="0"/>
      <w:marRight w:val="0"/>
      <w:marTop w:val="0"/>
      <w:marBottom w:val="0"/>
      <w:divBdr>
        <w:top w:val="none" w:sz="0" w:space="0" w:color="auto"/>
        <w:left w:val="none" w:sz="0" w:space="0" w:color="auto"/>
        <w:bottom w:val="none" w:sz="0" w:space="0" w:color="auto"/>
        <w:right w:val="none" w:sz="0" w:space="0" w:color="auto"/>
      </w:divBdr>
    </w:div>
    <w:div w:id="1264192866">
      <w:bodyDiv w:val="1"/>
      <w:marLeft w:val="0"/>
      <w:marRight w:val="0"/>
      <w:marTop w:val="0"/>
      <w:marBottom w:val="0"/>
      <w:divBdr>
        <w:top w:val="none" w:sz="0" w:space="0" w:color="auto"/>
        <w:left w:val="none" w:sz="0" w:space="0" w:color="auto"/>
        <w:bottom w:val="none" w:sz="0" w:space="0" w:color="auto"/>
        <w:right w:val="none" w:sz="0" w:space="0" w:color="auto"/>
      </w:divBdr>
    </w:div>
    <w:div w:id="1264263388">
      <w:bodyDiv w:val="1"/>
      <w:marLeft w:val="0"/>
      <w:marRight w:val="0"/>
      <w:marTop w:val="0"/>
      <w:marBottom w:val="0"/>
      <w:divBdr>
        <w:top w:val="none" w:sz="0" w:space="0" w:color="auto"/>
        <w:left w:val="none" w:sz="0" w:space="0" w:color="auto"/>
        <w:bottom w:val="none" w:sz="0" w:space="0" w:color="auto"/>
        <w:right w:val="none" w:sz="0" w:space="0" w:color="auto"/>
      </w:divBdr>
    </w:div>
    <w:div w:id="1264652320">
      <w:bodyDiv w:val="1"/>
      <w:marLeft w:val="0"/>
      <w:marRight w:val="0"/>
      <w:marTop w:val="0"/>
      <w:marBottom w:val="0"/>
      <w:divBdr>
        <w:top w:val="none" w:sz="0" w:space="0" w:color="auto"/>
        <w:left w:val="none" w:sz="0" w:space="0" w:color="auto"/>
        <w:bottom w:val="none" w:sz="0" w:space="0" w:color="auto"/>
        <w:right w:val="none" w:sz="0" w:space="0" w:color="auto"/>
      </w:divBdr>
    </w:div>
    <w:div w:id="1264805984">
      <w:bodyDiv w:val="1"/>
      <w:marLeft w:val="0"/>
      <w:marRight w:val="0"/>
      <w:marTop w:val="0"/>
      <w:marBottom w:val="0"/>
      <w:divBdr>
        <w:top w:val="none" w:sz="0" w:space="0" w:color="auto"/>
        <w:left w:val="none" w:sz="0" w:space="0" w:color="auto"/>
        <w:bottom w:val="none" w:sz="0" w:space="0" w:color="auto"/>
        <w:right w:val="none" w:sz="0" w:space="0" w:color="auto"/>
      </w:divBdr>
    </w:div>
    <w:div w:id="1264844853">
      <w:bodyDiv w:val="1"/>
      <w:marLeft w:val="0"/>
      <w:marRight w:val="0"/>
      <w:marTop w:val="0"/>
      <w:marBottom w:val="0"/>
      <w:divBdr>
        <w:top w:val="none" w:sz="0" w:space="0" w:color="auto"/>
        <w:left w:val="none" w:sz="0" w:space="0" w:color="auto"/>
        <w:bottom w:val="none" w:sz="0" w:space="0" w:color="auto"/>
        <w:right w:val="none" w:sz="0" w:space="0" w:color="auto"/>
      </w:divBdr>
    </w:div>
    <w:div w:id="1265186309">
      <w:bodyDiv w:val="1"/>
      <w:marLeft w:val="0"/>
      <w:marRight w:val="0"/>
      <w:marTop w:val="0"/>
      <w:marBottom w:val="0"/>
      <w:divBdr>
        <w:top w:val="none" w:sz="0" w:space="0" w:color="auto"/>
        <w:left w:val="none" w:sz="0" w:space="0" w:color="auto"/>
        <w:bottom w:val="none" w:sz="0" w:space="0" w:color="auto"/>
        <w:right w:val="none" w:sz="0" w:space="0" w:color="auto"/>
      </w:divBdr>
    </w:div>
    <w:div w:id="1265528866">
      <w:bodyDiv w:val="1"/>
      <w:marLeft w:val="0"/>
      <w:marRight w:val="0"/>
      <w:marTop w:val="0"/>
      <w:marBottom w:val="0"/>
      <w:divBdr>
        <w:top w:val="none" w:sz="0" w:space="0" w:color="auto"/>
        <w:left w:val="none" w:sz="0" w:space="0" w:color="auto"/>
        <w:bottom w:val="none" w:sz="0" w:space="0" w:color="auto"/>
        <w:right w:val="none" w:sz="0" w:space="0" w:color="auto"/>
      </w:divBdr>
    </w:div>
    <w:div w:id="1265574309">
      <w:bodyDiv w:val="1"/>
      <w:marLeft w:val="0"/>
      <w:marRight w:val="0"/>
      <w:marTop w:val="0"/>
      <w:marBottom w:val="0"/>
      <w:divBdr>
        <w:top w:val="none" w:sz="0" w:space="0" w:color="auto"/>
        <w:left w:val="none" w:sz="0" w:space="0" w:color="auto"/>
        <w:bottom w:val="none" w:sz="0" w:space="0" w:color="auto"/>
        <w:right w:val="none" w:sz="0" w:space="0" w:color="auto"/>
      </w:divBdr>
    </w:div>
    <w:div w:id="1266838562">
      <w:bodyDiv w:val="1"/>
      <w:marLeft w:val="0"/>
      <w:marRight w:val="0"/>
      <w:marTop w:val="0"/>
      <w:marBottom w:val="0"/>
      <w:divBdr>
        <w:top w:val="none" w:sz="0" w:space="0" w:color="auto"/>
        <w:left w:val="none" w:sz="0" w:space="0" w:color="auto"/>
        <w:bottom w:val="none" w:sz="0" w:space="0" w:color="auto"/>
        <w:right w:val="none" w:sz="0" w:space="0" w:color="auto"/>
      </w:divBdr>
    </w:div>
    <w:div w:id="1267150647">
      <w:bodyDiv w:val="1"/>
      <w:marLeft w:val="0"/>
      <w:marRight w:val="0"/>
      <w:marTop w:val="0"/>
      <w:marBottom w:val="0"/>
      <w:divBdr>
        <w:top w:val="none" w:sz="0" w:space="0" w:color="auto"/>
        <w:left w:val="none" w:sz="0" w:space="0" w:color="auto"/>
        <w:bottom w:val="none" w:sz="0" w:space="0" w:color="auto"/>
        <w:right w:val="none" w:sz="0" w:space="0" w:color="auto"/>
      </w:divBdr>
    </w:div>
    <w:div w:id="1268274120">
      <w:bodyDiv w:val="1"/>
      <w:marLeft w:val="0"/>
      <w:marRight w:val="0"/>
      <w:marTop w:val="0"/>
      <w:marBottom w:val="0"/>
      <w:divBdr>
        <w:top w:val="none" w:sz="0" w:space="0" w:color="auto"/>
        <w:left w:val="none" w:sz="0" w:space="0" w:color="auto"/>
        <w:bottom w:val="none" w:sz="0" w:space="0" w:color="auto"/>
        <w:right w:val="none" w:sz="0" w:space="0" w:color="auto"/>
      </w:divBdr>
    </w:div>
    <w:div w:id="1268733965">
      <w:bodyDiv w:val="1"/>
      <w:marLeft w:val="0"/>
      <w:marRight w:val="0"/>
      <w:marTop w:val="0"/>
      <w:marBottom w:val="0"/>
      <w:divBdr>
        <w:top w:val="none" w:sz="0" w:space="0" w:color="auto"/>
        <w:left w:val="none" w:sz="0" w:space="0" w:color="auto"/>
        <w:bottom w:val="none" w:sz="0" w:space="0" w:color="auto"/>
        <w:right w:val="none" w:sz="0" w:space="0" w:color="auto"/>
      </w:divBdr>
    </w:div>
    <w:div w:id="1269433936">
      <w:bodyDiv w:val="1"/>
      <w:marLeft w:val="0"/>
      <w:marRight w:val="0"/>
      <w:marTop w:val="0"/>
      <w:marBottom w:val="0"/>
      <w:divBdr>
        <w:top w:val="none" w:sz="0" w:space="0" w:color="auto"/>
        <w:left w:val="none" w:sz="0" w:space="0" w:color="auto"/>
        <w:bottom w:val="none" w:sz="0" w:space="0" w:color="auto"/>
        <w:right w:val="none" w:sz="0" w:space="0" w:color="auto"/>
      </w:divBdr>
    </w:div>
    <w:div w:id="1269462809">
      <w:bodyDiv w:val="1"/>
      <w:marLeft w:val="0"/>
      <w:marRight w:val="0"/>
      <w:marTop w:val="0"/>
      <w:marBottom w:val="0"/>
      <w:divBdr>
        <w:top w:val="none" w:sz="0" w:space="0" w:color="auto"/>
        <w:left w:val="none" w:sz="0" w:space="0" w:color="auto"/>
        <w:bottom w:val="none" w:sz="0" w:space="0" w:color="auto"/>
        <w:right w:val="none" w:sz="0" w:space="0" w:color="auto"/>
      </w:divBdr>
    </w:div>
    <w:div w:id="1270966123">
      <w:bodyDiv w:val="1"/>
      <w:marLeft w:val="0"/>
      <w:marRight w:val="0"/>
      <w:marTop w:val="0"/>
      <w:marBottom w:val="0"/>
      <w:divBdr>
        <w:top w:val="none" w:sz="0" w:space="0" w:color="auto"/>
        <w:left w:val="none" w:sz="0" w:space="0" w:color="auto"/>
        <w:bottom w:val="none" w:sz="0" w:space="0" w:color="auto"/>
        <w:right w:val="none" w:sz="0" w:space="0" w:color="auto"/>
      </w:divBdr>
    </w:div>
    <w:div w:id="1271006274">
      <w:bodyDiv w:val="1"/>
      <w:marLeft w:val="0"/>
      <w:marRight w:val="0"/>
      <w:marTop w:val="0"/>
      <w:marBottom w:val="0"/>
      <w:divBdr>
        <w:top w:val="none" w:sz="0" w:space="0" w:color="auto"/>
        <w:left w:val="none" w:sz="0" w:space="0" w:color="auto"/>
        <w:bottom w:val="none" w:sz="0" w:space="0" w:color="auto"/>
        <w:right w:val="none" w:sz="0" w:space="0" w:color="auto"/>
      </w:divBdr>
    </w:div>
    <w:div w:id="1271083938">
      <w:bodyDiv w:val="1"/>
      <w:marLeft w:val="0"/>
      <w:marRight w:val="0"/>
      <w:marTop w:val="0"/>
      <w:marBottom w:val="0"/>
      <w:divBdr>
        <w:top w:val="none" w:sz="0" w:space="0" w:color="auto"/>
        <w:left w:val="none" w:sz="0" w:space="0" w:color="auto"/>
        <w:bottom w:val="none" w:sz="0" w:space="0" w:color="auto"/>
        <w:right w:val="none" w:sz="0" w:space="0" w:color="auto"/>
      </w:divBdr>
    </w:div>
    <w:div w:id="1271621496">
      <w:bodyDiv w:val="1"/>
      <w:marLeft w:val="0"/>
      <w:marRight w:val="0"/>
      <w:marTop w:val="0"/>
      <w:marBottom w:val="0"/>
      <w:divBdr>
        <w:top w:val="none" w:sz="0" w:space="0" w:color="auto"/>
        <w:left w:val="none" w:sz="0" w:space="0" w:color="auto"/>
        <w:bottom w:val="none" w:sz="0" w:space="0" w:color="auto"/>
        <w:right w:val="none" w:sz="0" w:space="0" w:color="auto"/>
      </w:divBdr>
    </w:div>
    <w:div w:id="1271668966">
      <w:bodyDiv w:val="1"/>
      <w:marLeft w:val="0"/>
      <w:marRight w:val="0"/>
      <w:marTop w:val="0"/>
      <w:marBottom w:val="0"/>
      <w:divBdr>
        <w:top w:val="none" w:sz="0" w:space="0" w:color="auto"/>
        <w:left w:val="none" w:sz="0" w:space="0" w:color="auto"/>
        <w:bottom w:val="none" w:sz="0" w:space="0" w:color="auto"/>
        <w:right w:val="none" w:sz="0" w:space="0" w:color="auto"/>
      </w:divBdr>
    </w:div>
    <w:div w:id="1271743343">
      <w:bodyDiv w:val="1"/>
      <w:marLeft w:val="0"/>
      <w:marRight w:val="0"/>
      <w:marTop w:val="0"/>
      <w:marBottom w:val="0"/>
      <w:divBdr>
        <w:top w:val="none" w:sz="0" w:space="0" w:color="auto"/>
        <w:left w:val="none" w:sz="0" w:space="0" w:color="auto"/>
        <w:bottom w:val="none" w:sz="0" w:space="0" w:color="auto"/>
        <w:right w:val="none" w:sz="0" w:space="0" w:color="auto"/>
      </w:divBdr>
    </w:div>
    <w:div w:id="1271819265">
      <w:bodyDiv w:val="1"/>
      <w:marLeft w:val="0"/>
      <w:marRight w:val="0"/>
      <w:marTop w:val="0"/>
      <w:marBottom w:val="0"/>
      <w:divBdr>
        <w:top w:val="none" w:sz="0" w:space="0" w:color="auto"/>
        <w:left w:val="none" w:sz="0" w:space="0" w:color="auto"/>
        <w:bottom w:val="none" w:sz="0" w:space="0" w:color="auto"/>
        <w:right w:val="none" w:sz="0" w:space="0" w:color="auto"/>
      </w:divBdr>
    </w:div>
    <w:div w:id="1272277248">
      <w:bodyDiv w:val="1"/>
      <w:marLeft w:val="0"/>
      <w:marRight w:val="0"/>
      <w:marTop w:val="0"/>
      <w:marBottom w:val="0"/>
      <w:divBdr>
        <w:top w:val="none" w:sz="0" w:space="0" w:color="auto"/>
        <w:left w:val="none" w:sz="0" w:space="0" w:color="auto"/>
        <w:bottom w:val="none" w:sz="0" w:space="0" w:color="auto"/>
        <w:right w:val="none" w:sz="0" w:space="0" w:color="auto"/>
      </w:divBdr>
    </w:div>
    <w:div w:id="1272472225">
      <w:bodyDiv w:val="1"/>
      <w:marLeft w:val="0"/>
      <w:marRight w:val="0"/>
      <w:marTop w:val="0"/>
      <w:marBottom w:val="0"/>
      <w:divBdr>
        <w:top w:val="none" w:sz="0" w:space="0" w:color="auto"/>
        <w:left w:val="none" w:sz="0" w:space="0" w:color="auto"/>
        <w:bottom w:val="none" w:sz="0" w:space="0" w:color="auto"/>
        <w:right w:val="none" w:sz="0" w:space="0" w:color="auto"/>
      </w:divBdr>
    </w:div>
    <w:div w:id="1272936741">
      <w:bodyDiv w:val="1"/>
      <w:marLeft w:val="0"/>
      <w:marRight w:val="0"/>
      <w:marTop w:val="0"/>
      <w:marBottom w:val="0"/>
      <w:divBdr>
        <w:top w:val="none" w:sz="0" w:space="0" w:color="auto"/>
        <w:left w:val="none" w:sz="0" w:space="0" w:color="auto"/>
        <w:bottom w:val="none" w:sz="0" w:space="0" w:color="auto"/>
        <w:right w:val="none" w:sz="0" w:space="0" w:color="auto"/>
      </w:divBdr>
    </w:div>
    <w:div w:id="1273055101">
      <w:bodyDiv w:val="1"/>
      <w:marLeft w:val="0"/>
      <w:marRight w:val="0"/>
      <w:marTop w:val="0"/>
      <w:marBottom w:val="0"/>
      <w:divBdr>
        <w:top w:val="none" w:sz="0" w:space="0" w:color="auto"/>
        <w:left w:val="none" w:sz="0" w:space="0" w:color="auto"/>
        <w:bottom w:val="none" w:sz="0" w:space="0" w:color="auto"/>
        <w:right w:val="none" w:sz="0" w:space="0" w:color="auto"/>
      </w:divBdr>
    </w:div>
    <w:div w:id="1273367597">
      <w:bodyDiv w:val="1"/>
      <w:marLeft w:val="0"/>
      <w:marRight w:val="0"/>
      <w:marTop w:val="0"/>
      <w:marBottom w:val="0"/>
      <w:divBdr>
        <w:top w:val="none" w:sz="0" w:space="0" w:color="auto"/>
        <w:left w:val="none" w:sz="0" w:space="0" w:color="auto"/>
        <w:bottom w:val="none" w:sz="0" w:space="0" w:color="auto"/>
        <w:right w:val="none" w:sz="0" w:space="0" w:color="auto"/>
      </w:divBdr>
    </w:div>
    <w:div w:id="1274248640">
      <w:bodyDiv w:val="1"/>
      <w:marLeft w:val="0"/>
      <w:marRight w:val="0"/>
      <w:marTop w:val="0"/>
      <w:marBottom w:val="0"/>
      <w:divBdr>
        <w:top w:val="none" w:sz="0" w:space="0" w:color="auto"/>
        <w:left w:val="none" w:sz="0" w:space="0" w:color="auto"/>
        <w:bottom w:val="none" w:sz="0" w:space="0" w:color="auto"/>
        <w:right w:val="none" w:sz="0" w:space="0" w:color="auto"/>
      </w:divBdr>
    </w:div>
    <w:div w:id="1274702907">
      <w:bodyDiv w:val="1"/>
      <w:marLeft w:val="0"/>
      <w:marRight w:val="0"/>
      <w:marTop w:val="0"/>
      <w:marBottom w:val="0"/>
      <w:divBdr>
        <w:top w:val="none" w:sz="0" w:space="0" w:color="auto"/>
        <w:left w:val="none" w:sz="0" w:space="0" w:color="auto"/>
        <w:bottom w:val="none" w:sz="0" w:space="0" w:color="auto"/>
        <w:right w:val="none" w:sz="0" w:space="0" w:color="auto"/>
      </w:divBdr>
    </w:div>
    <w:div w:id="1274901675">
      <w:bodyDiv w:val="1"/>
      <w:marLeft w:val="0"/>
      <w:marRight w:val="0"/>
      <w:marTop w:val="0"/>
      <w:marBottom w:val="0"/>
      <w:divBdr>
        <w:top w:val="none" w:sz="0" w:space="0" w:color="auto"/>
        <w:left w:val="none" w:sz="0" w:space="0" w:color="auto"/>
        <w:bottom w:val="none" w:sz="0" w:space="0" w:color="auto"/>
        <w:right w:val="none" w:sz="0" w:space="0" w:color="auto"/>
      </w:divBdr>
    </w:div>
    <w:div w:id="1275288654">
      <w:bodyDiv w:val="1"/>
      <w:marLeft w:val="0"/>
      <w:marRight w:val="0"/>
      <w:marTop w:val="0"/>
      <w:marBottom w:val="0"/>
      <w:divBdr>
        <w:top w:val="none" w:sz="0" w:space="0" w:color="auto"/>
        <w:left w:val="none" w:sz="0" w:space="0" w:color="auto"/>
        <w:bottom w:val="none" w:sz="0" w:space="0" w:color="auto"/>
        <w:right w:val="none" w:sz="0" w:space="0" w:color="auto"/>
      </w:divBdr>
    </w:div>
    <w:div w:id="1275484188">
      <w:bodyDiv w:val="1"/>
      <w:marLeft w:val="0"/>
      <w:marRight w:val="0"/>
      <w:marTop w:val="0"/>
      <w:marBottom w:val="0"/>
      <w:divBdr>
        <w:top w:val="none" w:sz="0" w:space="0" w:color="auto"/>
        <w:left w:val="none" w:sz="0" w:space="0" w:color="auto"/>
        <w:bottom w:val="none" w:sz="0" w:space="0" w:color="auto"/>
        <w:right w:val="none" w:sz="0" w:space="0" w:color="auto"/>
      </w:divBdr>
    </w:div>
    <w:div w:id="1275868790">
      <w:bodyDiv w:val="1"/>
      <w:marLeft w:val="0"/>
      <w:marRight w:val="0"/>
      <w:marTop w:val="0"/>
      <w:marBottom w:val="0"/>
      <w:divBdr>
        <w:top w:val="none" w:sz="0" w:space="0" w:color="auto"/>
        <w:left w:val="none" w:sz="0" w:space="0" w:color="auto"/>
        <w:bottom w:val="none" w:sz="0" w:space="0" w:color="auto"/>
        <w:right w:val="none" w:sz="0" w:space="0" w:color="auto"/>
      </w:divBdr>
    </w:div>
    <w:div w:id="1276516902">
      <w:bodyDiv w:val="1"/>
      <w:marLeft w:val="0"/>
      <w:marRight w:val="0"/>
      <w:marTop w:val="0"/>
      <w:marBottom w:val="0"/>
      <w:divBdr>
        <w:top w:val="none" w:sz="0" w:space="0" w:color="auto"/>
        <w:left w:val="none" w:sz="0" w:space="0" w:color="auto"/>
        <w:bottom w:val="none" w:sz="0" w:space="0" w:color="auto"/>
        <w:right w:val="none" w:sz="0" w:space="0" w:color="auto"/>
      </w:divBdr>
    </w:div>
    <w:div w:id="1276518874">
      <w:bodyDiv w:val="1"/>
      <w:marLeft w:val="0"/>
      <w:marRight w:val="0"/>
      <w:marTop w:val="0"/>
      <w:marBottom w:val="0"/>
      <w:divBdr>
        <w:top w:val="none" w:sz="0" w:space="0" w:color="auto"/>
        <w:left w:val="none" w:sz="0" w:space="0" w:color="auto"/>
        <w:bottom w:val="none" w:sz="0" w:space="0" w:color="auto"/>
        <w:right w:val="none" w:sz="0" w:space="0" w:color="auto"/>
      </w:divBdr>
    </w:div>
    <w:div w:id="1276522331">
      <w:bodyDiv w:val="1"/>
      <w:marLeft w:val="0"/>
      <w:marRight w:val="0"/>
      <w:marTop w:val="0"/>
      <w:marBottom w:val="0"/>
      <w:divBdr>
        <w:top w:val="none" w:sz="0" w:space="0" w:color="auto"/>
        <w:left w:val="none" w:sz="0" w:space="0" w:color="auto"/>
        <w:bottom w:val="none" w:sz="0" w:space="0" w:color="auto"/>
        <w:right w:val="none" w:sz="0" w:space="0" w:color="auto"/>
      </w:divBdr>
    </w:div>
    <w:div w:id="1276988437">
      <w:bodyDiv w:val="1"/>
      <w:marLeft w:val="0"/>
      <w:marRight w:val="0"/>
      <w:marTop w:val="0"/>
      <w:marBottom w:val="0"/>
      <w:divBdr>
        <w:top w:val="none" w:sz="0" w:space="0" w:color="auto"/>
        <w:left w:val="none" w:sz="0" w:space="0" w:color="auto"/>
        <w:bottom w:val="none" w:sz="0" w:space="0" w:color="auto"/>
        <w:right w:val="none" w:sz="0" w:space="0" w:color="auto"/>
      </w:divBdr>
    </w:div>
    <w:div w:id="1277104597">
      <w:bodyDiv w:val="1"/>
      <w:marLeft w:val="0"/>
      <w:marRight w:val="0"/>
      <w:marTop w:val="0"/>
      <w:marBottom w:val="0"/>
      <w:divBdr>
        <w:top w:val="none" w:sz="0" w:space="0" w:color="auto"/>
        <w:left w:val="none" w:sz="0" w:space="0" w:color="auto"/>
        <w:bottom w:val="none" w:sz="0" w:space="0" w:color="auto"/>
        <w:right w:val="none" w:sz="0" w:space="0" w:color="auto"/>
      </w:divBdr>
    </w:div>
    <w:div w:id="1277130470">
      <w:bodyDiv w:val="1"/>
      <w:marLeft w:val="0"/>
      <w:marRight w:val="0"/>
      <w:marTop w:val="0"/>
      <w:marBottom w:val="0"/>
      <w:divBdr>
        <w:top w:val="none" w:sz="0" w:space="0" w:color="auto"/>
        <w:left w:val="none" w:sz="0" w:space="0" w:color="auto"/>
        <w:bottom w:val="none" w:sz="0" w:space="0" w:color="auto"/>
        <w:right w:val="none" w:sz="0" w:space="0" w:color="auto"/>
      </w:divBdr>
    </w:div>
    <w:div w:id="1277447049">
      <w:bodyDiv w:val="1"/>
      <w:marLeft w:val="0"/>
      <w:marRight w:val="0"/>
      <w:marTop w:val="0"/>
      <w:marBottom w:val="0"/>
      <w:divBdr>
        <w:top w:val="none" w:sz="0" w:space="0" w:color="auto"/>
        <w:left w:val="none" w:sz="0" w:space="0" w:color="auto"/>
        <w:bottom w:val="none" w:sz="0" w:space="0" w:color="auto"/>
        <w:right w:val="none" w:sz="0" w:space="0" w:color="auto"/>
      </w:divBdr>
    </w:div>
    <w:div w:id="1278832309">
      <w:bodyDiv w:val="1"/>
      <w:marLeft w:val="0"/>
      <w:marRight w:val="0"/>
      <w:marTop w:val="0"/>
      <w:marBottom w:val="0"/>
      <w:divBdr>
        <w:top w:val="none" w:sz="0" w:space="0" w:color="auto"/>
        <w:left w:val="none" w:sz="0" w:space="0" w:color="auto"/>
        <w:bottom w:val="none" w:sz="0" w:space="0" w:color="auto"/>
        <w:right w:val="none" w:sz="0" w:space="0" w:color="auto"/>
      </w:divBdr>
    </w:div>
    <w:div w:id="1278876160">
      <w:bodyDiv w:val="1"/>
      <w:marLeft w:val="0"/>
      <w:marRight w:val="0"/>
      <w:marTop w:val="0"/>
      <w:marBottom w:val="0"/>
      <w:divBdr>
        <w:top w:val="none" w:sz="0" w:space="0" w:color="auto"/>
        <w:left w:val="none" w:sz="0" w:space="0" w:color="auto"/>
        <w:bottom w:val="none" w:sz="0" w:space="0" w:color="auto"/>
        <w:right w:val="none" w:sz="0" w:space="0" w:color="auto"/>
      </w:divBdr>
    </w:div>
    <w:div w:id="1279603040">
      <w:bodyDiv w:val="1"/>
      <w:marLeft w:val="0"/>
      <w:marRight w:val="0"/>
      <w:marTop w:val="0"/>
      <w:marBottom w:val="0"/>
      <w:divBdr>
        <w:top w:val="none" w:sz="0" w:space="0" w:color="auto"/>
        <w:left w:val="none" w:sz="0" w:space="0" w:color="auto"/>
        <w:bottom w:val="none" w:sz="0" w:space="0" w:color="auto"/>
        <w:right w:val="none" w:sz="0" w:space="0" w:color="auto"/>
      </w:divBdr>
    </w:div>
    <w:div w:id="1279677104">
      <w:bodyDiv w:val="1"/>
      <w:marLeft w:val="0"/>
      <w:marRight w:val="0"/>
      <w:marTop w:val="0"/>
      <w:marBottom w:val="0"/>
      <w:divBdr>
        <w:top w:val="none" w:sz="0" w:space="0" w:color="auto"/>
        <w:left w:val="none" w:sz="0" w:space="0" w:color="auto"/>
        <w:bottom w:val="none" w:sz="0" w:space="0" w:color="auto"/>
        <w:right w:val="none" w:sz="0" w:space="0" w:color="auto"/>
      </w:divBdr>
    </w:div>
    <w:div w:id="1280259387">
      <w:bodyDiv w:val="1"/>
      <w:marLeft w:val="0"/>
      <w:marRight w:val="0"/>
      <w:marTop w:val="0"/>
      <w:marBottom w:val="0"/>
      <w:divBdr>
        <w:top w:val="none" w:sz="0" w:space="0" w:color="auto"/>
        <w:left w:val="none" w:sz="0" w:space="0" w:color="auto"/>
        <w:bottom w:val="none" w:sz="0" w:space="0" w:color="auto"/>
        <w:right w:val="none" w:sz="0" w:space="0" w:color="auto"/>
      </w:divBdr>
    </w:div>
    <w:div w:id="1280406955">
      <w:bodyDiv w:val="1"/>
      <w:marLeft w:val="0"/>
      <w:marRight w:val="0"/>
      <w:marTop w:val="0"/>
      <w:marBottom w:val="0"/>
      <w:divBdr>
        <w:top w:val="none" w:sz="0" w:space="0" w:color="auto"/>
        <w:left w:val="none" w:sz="0" w:space="0" w:color="auto"/>
        <w:bottom w:val="none" w:sz="0" w:space="0" w:color="auto"/>
        <w:right w:val="none" w:sz="0" w:space="0" w:color="auto"/>
      </w:divBdr>
    </w:div>
    <w:div w:id="1280604330">
      <w:bodyDiv w:val="1"/>
      <w:marLeft w:val="0"/>
      <w:marRight w:val="0"/>
      <w:marTop w:val="0"/>
      <w:marBottom w:val="0"/>
      <w:divBdr>
        <w:top w:val="none" w:sz="0" w:space="0" w:color="auto"/>
        <w:left w:val="none" w:sz="0" w:space="0" w:color="auto"/>
        <w:bottom w:val="none" w:sz="0" w:space="0" w:color="auto"/>
        <w:right w:val="none" w:sz="0" w:space="0" w:color="auto"/>
      </w:divBdr>
    </w:div>
    <w:div w:id="1280604408">
      <w:bodyDiv w:val="1"/>
      <w:marLeft w:val="0"/>
      <w:marRight w:val="0"/>
      <w:marTop w:val="0"/>
      <w:marBottom w:val="0"/>
      <w:divBdr>
        <w:top w:val="none" w:sz="0" w:space="0" w:color="auto"/>
        <w:left w:val="none" w:sz="0" w:space="0" w:color="auto"/>
        <w:bottom w:val="none" w:sz="0" w:space="0" w:color="auto"/>
        <w:right w:val="none" w:sz="0" w:space="0" w:color="auto"/>
      </w:divBdr>
    </w:div>
    <w:div w:id="1280648984">
      <w:bodyDiv w:val="1"/>
      <w:marLeft w:val="0"/>
      <w:marRight w:val="0"/>
      <w:marTop w:val="0"/>
      <w:marBottom w:val="0"/>
      <w:divBdr>
        <w:top w:val="none" w:sz="0" w:space="0" w:color="auto"/>
        <w:left w:val="none" w:sz="0" w:space="0" w:color="auto"/>
        <w:bottom w:val="none" w:sz="0" w:space="0" w:color="auto"/>
        <w:right w:val="none" w:sz="0" w:space="0" w:color="auto"/>
      </w:divBdr>
    </w:div>
    <w:div w:id="1280919631">
      <w:bodyDiv w:val="1"/>
      <w:marLeft w:val="0"/>
      <w:marRight w:val="0"/>
      <w:marTop w:val="0"/>
      <w:marBottom w:val="0"/>
      <w:divBdr>
        <w:top w:val="none" w:sz="0" w:space="0" w:color="auto"/>
        <w:left w:val="none" w:sz="0" w:space="0" w:color="auto"/>
        <w:bottom w:val="none" w:sz="0" w:space="0" w:color="auto"/>
        <w:right w:val="none" w:sz="0" w:space="0" w:color="auto"/>
      </w:divBdr>
    </w:div>
    <w:div w:id="1280989680">
      <w:bodyDiv w:val="1"/>
      <w:marLeft w:val="0"/>
      <w:marRight w:val="0"/>
      <w:marTop w:val="0"/>
      <w:marBottom w:val="0"/>
      <w:divBdr>
        <w:top w:val="none" w:sz="0" w:space="0" w:color="auto"/>
        <w:left w:val="none" w:sz="0" w:space="0" w:color="auto"/>
        <w:bottom w:val="none" w:sz="0" w:space="0" w:color="auto"/>
        <w:right w:val="none" w:sz="0" w:space="0" w:color="auto"/>
      </w:divBdr>
    </w:div>
    <w:div w:id="1281110001">
      <w:bodyDiv w:val="1"/>
      <w:marLeft w:val="0"/>
      <w:marRight w:val="0"/>
      <w:marTop w:val="0"/>
      <w:marBottom w:val="0"/>
      <w:divBdr>
        <w:top w:val="none" w:sz="0" w:space="0" w:color="auto"/>
        <w:left w:val="none" w:sz="0" w:space="0" w:color="auto"/>
        <w:bottom w:val="none" w:sz="0" w:space="0" w:color="auto"/>
        <w:right w:val="none" w:sz="0" w:space="0" w:color="auto"/>
      </w:divBdr>
    </w:div>
    <w:div w:id="1281494945">
      <w:bodyDiv w:val="1"/>
      <w:marLeft w:val="0"/>
      <w:marRight w:val="0"/>
      <w:marTop w:val="0"/>
      <w:marBottom w:val="0"/>
      <w:divBdr>
        <w:top w:val="none" w:sz="0" w:space="0" w:color="auto"/>
        <w:left w:val="none" w:sz="0" w:space="0" w:color="auto"/>
        <w:bottom w:val="none" w:sz="0" w:space="0" w:color="auto"/>
        <w:right w:val="none" w:sz="0" w:space="0" w:color="auto"/>
      </w:divBdr>
    </w:div>
    <w:div w:id="1281760441">
      <w:bodyDiv w:val="1"/>
      <w:marLeft w:val="0"/>
      <w:marRight w:val="0"/>
      <w:marTop w:val="0"/>
      <w:marBottom w:val="0"/>
      <w:divBdr>
        <w:top w:val="none" w:sz="0" w:space="0" w:color="auto"/>
        <w:left w:val="none" w:sz="0" w:space="0" w:color="auto"/>
        <w:bottom w:val="none" w:sz="0" w:space="0" w:color="auto"/>
        <w:right w:val="none" w:sz="0" w:space="0" w:color="auto"/>
      </w:divBdr>
    </w:div>
    <w:div w:id="1281760546">
      <w:bodyDiv w:val="1"/>
      <w:marLeft w:val="0"/>
      <w:marRight w:val="0"/>
      <w:marTop w:val="0"/>
      <w:marBottom w:val="0"/>
      <w:divBdr>
        <w:top w:val="none" w:sz="0" w:space="0" w:color="auto"/>
        <w:left w:val="none" w:sz="0" w:space="0" w:color="auto"/>
        <w:bottom w:val="none" w:sz="0" w:space="0" w:color="auto"/>
        <w:right w:val="none" w:sz="0" w:space="0" w:color="auto"/>
      </w:divBdr>
    </w:div>
    <w:div w:id="1281762847">
      <w:bodyDiv w:val="1"/>
      <w:marLeft w:val="0"/>
      <w:marRight w:val="0"/>
      <w:marTop w:val="0"/>
      <w:marBottom w:val="0"/>
      <w:divBdr>
        <w:top w:val="none" w:sz="0" w:space="0" w:color="auto"/>
        <w:left w:val="none" w:sz="0" w:space="0" w:color="auto"/>
        <w:bottom w:val="none" w:sz="0" w:space="0" w:color="auto"/>
        <w:right w:val="none" w:sz="0" w:space="0" w:color="auto"/>
      </w:divBdr>
    </w:div>
    <w:div w:id="1281839560">
      <w:bodyDiv w:val="1"/>
      <w:marLeft w:val="0"/>
      <w:marRight w:val="0"/>
      <w:marTop w:val="0"/>
      <w:marBottom w:val="0"/>
      <w:divBdr>
        <w:top w:val="none" w:sz="0" w:space="0" w:color="auto"/>
        <w:left w:val="none" w:sz="0" w:space="0" w:color="auto"/>
        <w:bottom w:val="none" w:sz="0" w:space="0" w:color="auto"/>
        <w:right w:val="none" w:sz="0" w:space="0" w:color="auto"/>
      </w:divBdr>
    </w:div>
    <w:div w:id="1281958452">
      <w:bodyDiv w:val="1"/>
      <w:marLeft w:val="0"/>
      <w:marRight w:val="0"/>
      <w:marTop w:val="0"/>
      <w:marBottom w:val="0"/>
      <w:divBdr>
        <w:top w:val="none" w:sz="0" w:space="0" w:color="auto"/>
        <w:left w:val="none" w:sz="0" w:space="0" w:color="auto"/>
        <w:bottom w:val="none" w:sz="0" w:space="0" w:color="auto"/>
        <w:right w:val="none" w:sz="0" w:space="0" w:color="auto"/>
      </w:divBdr>
    </w:div>
    <w:div w:id="1283147478">
      <w:bodyDiv w:val="1"/>
      <w:marLeft w:val="0"/>
      <w:marRight w:val="0"/>
      <w:marTop w:val="0"/>
      <w:marBottom w:val="0"/>
      <w:divBdr>
        <w:top w:val="none" w:sz="0" w:space="0" w:color="auto"/>
        <w:left w:val="none" w:sz="0" w:space="0" w:color="auto"/>
        <w:bottom w:val="none" w:sz="0" w:space="0" w:color="auto"/>
        <w:right w:val="none" w:sz="0" w:space="0" w:color="auto"/>
      </w:divBdr>
    </w:div>
    <w:div w:id="1283267755">
      <w:bodyDiv w:val="1"/>
      <w:marLeft w:val="0"/>
      <w:marRight w:val="0"/>
      <w:marTop w:val="0"/>
      <w:marBottom w:val="0"/>
      <w:divBdr>
        <w:top w:val="none" w:sz="0" w:space="0" w:color="auto"/>
        <w:left w:val="none" w:sz="0" w:space="0" w:color="auto"/>
        <w:bottom w:val="none" w:sz="0" w:space="0" w:color="auto"/>
        <w:right w:val="none" w:sz="0" w:space="0" w:color="auto"/>
      </w:divBdr>
    </w:div>
    <w:div w:id="1283269766">
      <w:bodyDiv w:val="1"/>
      <w:marLeft w:val="0"/>
      <w:marRight w:val="0"/>
      <w:marTop w:val="0"/>
      <w:marBottom w:val="0"/>
      <w:divBdr>
        <w:top w:val="none" w:sz="0" w:space="0" w:color="auto"/>
        <w:left w:val="none" w:sz="0" w:space="0" w:color="auto"/>
        <w:bottom w:val="none" w:sz="0" w:space="0" w:color="auto"/>
        <w:right w:val="none" w:sz="0" w:space="0" w:color="auto"/>
      </w:divBdr>
    </w:div>
    <w:div w:id="1284844792">
      <w:bodyDiv w:val="1"/>
      <w:marLeft w:val="0"/>
      <w:marRight w:val="0"/>
      <w:marTop w:val="0"/>
      <w:marBottom w:val="0"/>
      <w:divBdr>
        <w:top w:val="none" w:sz="0" w:space="0" w:color="auto"/>
        <w:left w:val="none" w:sz="0" w:space="0" w:color="auto"/>
        <w:bottom w:val="none" w:sz="0" w:space="0" w:color="auto"/>
        <w:right w:val="none" w:sz="0" w:space="0" w:color="auto"/>
      </w:divBdr>
    </w:div>
    <w:div w:id="1284965603">
      <w:bodyDiv w:val="1"/>
      <w:marLeft w:val="0"/>
      <w:marRight w:val="0"/>
      <w:marTop w:val="0"/>
      <w:marBottom w:val="0"/>
      <w:divBdr>
        <w:top w:val="none" w:sz="0" w:space="0" w:color="auto"/>
        <w:left w:val="none" w:sz="0" w:space="0" w:color="auto"/>
        <w:bottom w:val="none" w:sz="0" w:space="0" w:color="auto"/>
        <w:right w:val="none" w:sz="0" w:space="0" w:color="auto"/>
      </w:divBdr>
    </w:div>
    <w:div w:id="1285844442">
      <w:bodyDiv w:val="1"/>
      <w:marLeft w:val="0"/>
      <w:marRight w:val="0"/>
      <w:marTop w:val="0"/>
      <w:marBottom w:val="0"/>
      <w:divBdr>
        <w:top w:val="none" w:sz="0" w:space="0" w:color="auto"/>
        <w:left w:val="none" w:sz="0" w:space="0" w:color="auto"/>
        <w:bottom w:val="none" w:sz="0" w:space="0" w:color="auto"/>
        <w:right w:val="none" w:sz="0" w:space="0" w:color="auto"/>
      </w:divBdr>
    </w:div>
    <w:div w:id="1285846648">
      <w:bodyDiv w:val="1"/>
      <w:marLeft w:val="0"/>
      <w:marRight w:val="0"/>
      <w:marTop w:val="0"/>
      <w:marBottom w:val="0"/>
      <w:divBdr>
        <w:top w:val="none" w:sz="0" w:space="0" w:color="auto"/>
        <w:left w:val="none" w:sz="0" w:space="0" w:color="auto"/>
        <w:bottom w:val="none" w:sz="0" w:space="0" w:color="auto"/>
        <w:right w:val="none" w:sz="0" w:space="0" w:color="auto"/>
      </w:divBdr>
    </w:div>
    <w:div w:id="1286304336">
      <w:bodyDiv w:val="1"/>
      <w:marLeft w:val="0"/>
      <w:marRight w:val="0"/>
      <w:marTop w:val="0"/>
      <w:marBottom w:val="0"/>
      <w:divBdr>
        <w:top w:val="none" w:sz="0" w:space="0" w:color="auto"/>
        <w:left w:val="none" w:sz="0" w:space="0" w:color="auto"/>
        <w:bottom w:val="none" w:sz="0" w:space="0" w:color="auto"/>
        <w:right w:val="none" w:sz="0" w:space="0" w:color="auto"/>
      </w:divBdr>
    </w:div>
    <w:div w:id="1286694019">
      <w:bodyDiv w:val="1"/>
      <w:marLeft w:val="0"/>
      <w:marRight w:val="0"/>
      <w:marTop w:val="0"/>
      <w:marBottom w:val="0"/>
      <w:divBdr>
        <w:top w:val="none" w:sz="0" w:space="0" w:color="auto"/>
        <w:left w:val="none" w:sz="0" w:space="0" w:color="auto"/>
        <w:bottom w:val="none" w:sz="0" w:space="0" w:color="auto"/>
        <w:right w:val="none" w:sz="0" w:space="0" w:color="auto"/>
      </w:divBdr>
    </w:div>
    <w:div w:id="1286695042">
      <w:bodyDiv w:val="1"/>
      <w:marLeft w:val="0"/>
      <w:marRight w:val="0"/>
      <w:marTop w:val="0"/>
      <w:marBottom w:val="0"/>
      <w:divBdr>
        <w:top w:val="none" w:sz="0" w:space="0" w:color="auto"/>
        <w:left w:val="none" w:sz="0" w:space="0" w:color="auto"/>
        <w:bottom w:val="none" w:sz="0" w:space="0" w:color="auto"/>
        <w:right w:val="none" w:sz="0" w:space="0" w:color="auto"/>
      </w:divBdr>
    </w:div>
    <w:div w:id="1287157269">
      <w:bodyDiv w:val="1"/>
      <w:marLeft w:val="0"/>
      <w:marRight w:val="0"/>
      <w:marTop w:val="0"/>
      <w:marBottom w:val="0"/>
      <w:divBdr>
        <w:top w:val="none" w:sz="0" w:space="0" w:color="auto"/>
        <w:left w:val="none" w:sz="0" w:space="0" w:color="auto"/>
        <w:bottom w:val="none" w:sz="0" w:space="0" w:color="auto"/>
        <w:right w:val="none" w:sz="0" w:space="0" w:color="auto"/>
      </w:divBdr>
    </w:div>
    <w:div w:id="1287813630">
      <w:bodyDiv w:val="1"/>
      <w:marLeft w:val="0"/>
      <w:marRight w:val="0"/>
      <w:marTop w:val="0"/>
      <w:marBottom w:val="0"/>
      <w:divBdr>
        <w:top w:val="none" w:sz="0" w:space="0" w:color="auto"/>
        <w:left w:val="none" w:sz="0" w:space="0" w:color="auto"/>
        <w:bottom w:val="none" w:sz="0" w:space="0" w:color="auto"/>
        <w:right w:val="none" w:sz="0" w:space="0" w:color="auto"/>
      </w:divBdr>
    </w:div>
    <w:div w:id="1287814766">
      <w:bodyDiv w:val="1"/>
      <w:marLeft w:val="0"/>
      <w:marRight w:val="0"/>
      <w:marTop w:val="0"/>
      <w:marBottom w:val="0"/>
      <w:divBdr>
        <w:top w:val="none" w:sz="0" w:space="0" w:color="auto"/>
        <w:left w:val="none" w:sz="0" w:space="0" w:color="auto"/>
        <w:bottom w:val="none" w:sz="0" w:space="0" w:color="auto"/>
        <w:right w:val="none" w:sz="0" w:space="0" w:color="auto"/>
      </w:divBdr>
    </w:div>
    <w:div w:id="1287925128">
      <w:bodyDiv w:val="1"/>
      <w:marLeft w:val="0"/>
      <w:marRight w:val="0"/>
      <w:marTop w:val="0"/>
      <w:marBottom w:val="0"/>
      <w:divBdr>
        <w:top w:val="none" w:sz="0" w:space="0" w:color="auto"/>
        <w:left w:val="none" w:sz="0" w:space="0" w:color="auto"/>
        <w:bottom w:val="none" w:sz="0" w:space="0" w:color="auto"/>
        <w:right w:val="none" w:sz="0" w:space="0" w:color="auto"/>
      </w:divBdr>
    </w:div>
    <w:div w:id="1288049615">
      <w:bodyDiv w:val="1"/>
      <w:marLeft w:val="0"/>
      <w:marRight w:val="0"/>
      <w:marTop w:val="0"/>
      <w:marBottom w:val="0"/>
      <w:divBdr>
        <w:top w:val="none" w:sz="0" w:space="0" w:color="auto"/>
        <w:left w:val="none" w:sz="0" w:space="0" w:color="auto"/>
        <w:bottom w:val="none" w:sz="0" w:space="0" w:color="auto"/>
        <w:right w:val="none" w:sz="0" w:space="0" w:color="auto"/>
      </w:divBdr>
    </w:div>
    <w:div w:id="1288195559">
      <w:bodyDiv w:val="1"/>
      <w:marLeft w:val="0"/>
      <w:marRight w:val="0"/>
      <w:marTop w:val="0"/>
      <w:marBottom w:val="0"/>
      <w:divBdr>
        <w:top w:val="none" w:sz="0" w:space="0" w:color="auto"/>
        <w:left w:val="none" w:sz="0" w:space="0" w:color="auto"/>
        <w:bottom w:val="none" w:sz="0" w:space="0" w:color="auto"/>
        <w:right w:val="none" w:sz="0" w:space="0" w:color="auto"/>
      </w:divBdr>
    </w:div>
    <w:div w:id="1288245265">
      <w:bodyDiv w:val="1"/>
      <w:marLeft w:val="0"/>
      <w:marRight w:val="0"/>
      <w:marTop w:val="0"/>
      <w:marBottom w:val="0"/>
      <w:divBdr>
        <w:top w:val="none" w:sz="0" w:space="0" w:color="auto"/>
        <w:left w:val="none" w:sz="0" w:space="0" w:color="auto"/>
        <w:bottom w:val="none" w:sz="0" w:space="0" w:color="auto"/>
        <w:right w:val="none" w:sz="0" w:space="0" w:color="auto"/>
      </w:divBdr>
    </w:div>
    <w:div w:id="1288849693">
      <w:bodyDiv w:val="1"/>
      <w:marLeft w:val="0"/>
      <w:marRight w:val="0"/>
      <w:marTop w:val="0"/>
      <w:marBottom w:val="0"/>
      <w:divBdr>
        <w:top w:val="none" w:sz="0" w:space="0" w:color="auto"/>
        <w:left w:val="none" w:sz="0" w:space="0" w:color="auto"/>
        <w:bottom w:val="none" w:sz="0" w:space="0" w:color="auto"/>
        <w:right w:val="none" w:sz="0" w:space="0" w:color="auto"/>
      </w:divBdr>
    </w:div>
    <w:div w:id="1288975748">
      <w:bodyDiv w:val="1"/>
      <w:marLeft w:val="0"/>
      <w:marRight w:val="0"/>
      <w:marTop w:val="0"/>
      <w:marBottom w:val="0"/>
      <w:divBdr>
        <w:top w:val="none" w:sz="0" w:space="0" w:color="auto"/>
        <w:left w:val="none" w:sz="0" w:space="0" w:color="auto"/>
        <w:bottom w:val="none" w:sz="0" w:space="0" w:color="auto"/>
        <w:right w:val="none" w:sz="0" w:space="0" w:color="auto"/>
      </w:divBdr>
    </w:div>
    <w:div w:id="1289316518">
      <w:bodyDiv w:val="1"/>
      <w:marLeft w:val="0"/>
      <w:marRight w:val="0"/>
      <w:marTop w:val="0"/>
      <w:marBottom w:val="0"/>
      <w:divBdr>
        <w:top w:val="none" w:sz="0" w:space="0" w:color="auto"/>
        <w:left w:val="none" w:sz="0" w:space="0" w:color="auto"/>
        <w:bottom w:val="none" w:sz="0" w:space="0" w:color="auto"/>
        <w:right w:val="none" w:sz="0" w:space="0" w:color="auto"/>
      </w:divBdr>
    </w:div>
    <w:div w:id="1289777893">
      <w:bodyDiv w:val="1"/>
      <w:marLeft w:val="0"/>
      <w:marRight w:val="0"/>
      <w:marTop w:val="0"/>
      <w:marBottom w:val="0"/>
      <w:divBdr>
        <w:top w:val="none" w:sz="0" w:space="0" w:color="auto"/>
        <w:left w:val="none" w:sz="0" w:space="0" w:color="auto"/>
        <w:bottom w:val="none" w:sz="0" w:space="0" w:color="auto"/>
        <w:right w:val="none" w:sz="0" w:space="0" w:color="auto"/>
      </w:divBdr>
    </w:div>
    <w:div w:id="1290211520">
      <w:bodyDiv w:val="1"/>
      <w:marLeft w:val="0"/>
      <w:marRight w:val="0"/>
      <w:marTop w:val="0"/>
      <w:marBottom w:val="0"/>
      <w:divBdr>
        <w:top w:val="none" w:sz="0" w:space="0" w:color="auto"/>
        <w:left w:val="none" w:sz="0" w:space="0" w:color="auto"/>
        <w:bottom w:val="none" w:sz="0" w:space="0" w:color="auto"/>
        <w:right w:val="none" w:sz="0" w:space="0" w:color="auto"/>
      </w:divBdr>
    </w:div>
    <w:div w:id="1290555744">
      <w:bodyDiv w:val="1"/>
      <w:marLeft w:val="0"/>
      <w:marRight w:val="0"/>
      <w:marTop w:val="0"/>
      <w:marBottom w:val="0"/>
      <w:divBdr>
        <w:top w:val="none" w:sz="0" w:space="0" w:color="auto"/>
        <w:left w:val="none" w:sz="0" w:space="0" w:color="auto"/>
        <w:bottom w:val="none" w:sz="0" w:space="0" w:color="auto"/>
        <w:right w:val="none" w:sz="0" w:space="0" w:color="auto"/>
      </w:divBdr>
    </w:div>
    <w:div w:id="1291014412">
      <w:bodyDiv w:val="1"/>
      <w:marLeft w:val="0"/>
      <w:marRight w:val="0"/>
      <w:marTop w:val="0"/>
      <w:marBottom w:val="0"/>
      <w:divBdr>
        <w:top w:val="none" w:sz="0" w:space="0" w:color="auto"/>
        <w:left w:val="none" w:sz="0" w:space="0" w:color="auto"/>
        <w:bottom w:val="none" w:sz="0" w:space="0" w:color="auto"/>
        <w:right w:val="none" w:sz="0" w:space="0" w:color="auto"/>
      </w:divBdr>
    </w:div>
    <w:div w:id="1292129821">
      <w:bodyDiv w:val="1"/>
      <w:marLeft w:val="0"/>
      <w:marRight w:val="0"/>
      <w:marTop w:val="0"/>
      <w:marBottom w:val="0"/>
      <w:divBdr>
        <w:top w:val="none" w:sz="0" w:space="0" w:color="auto"/>
        <w:left w:val="none" w:sz="0" w:space="0" w:color="auto"/>
        <w:bottom w:val="none" w:sz="0" w:space="0" w:color="auto"/>
        <w:right w:val="none" w:sz="0" w:space="0" w:color="auto"/>
      </w:divBdr>
    </w:div>
    <w:div w:id="1292639577">
      <w:bodyDiv w:val="1"/>
      <w:marLeft w:val="0"/>
      <w:marRight w:val="0"/>
      <w:marTop w:val="0"/>
      <w:marBottom w:val="0"/>
      <w:divBdr>
        <w:top w:val="none" w:sz="0" w:space="0" w:color="auto"/>
        <w:left w:val="none" w:sz="0" w:space="0" w:color="auto"/>
        <w:bottom w:val="none" w:sz="0" w:space="0" w:color="auto"/>
        <w:right w:val="none" w:sz="0" w:space="0" w:color="auto"/>
      </w:divBdr>
    </w:div>
    <w:div w:id="1293094014">
      <w:bodyDiv w:val="1"/>
      <w:marLeft w:val="0"/>
      <w:marRight w:val="0"/>
      <w:marTop w:val="0"/>
      <w:marBottom w:val="0"/>
      <w:divBdr>
        <w:top w:val="none" w:sz="0" w:space="0" w:color="auto"/>
        <w:left w:val="none" w:sz="0" w:space="0" w:color="auto"/>
        <w:bottom w:val="none" w:sz="0" w:space="0" w:color="auto"/>
        <w:right w:val="none" w:sz="0" w:space="0" w:color="auto"/>
      </w:divBdr>
    </w:div>
    <w:div w:id="1293251640">
      <w:bodyDiv w:val="1"/>
      <w:marLeft w:val="0"/>
      <w:marRight w:val="0"/>
      <w:marTop w:val="0"/>
      <w:marBottom w:val="0"/>
      <w:divBdr>
        <w:top w:val="none" w:sz="0" w:space="0" w:color="auto"/>
        <w:left w:val="none" w:sz="0" w:space="0" w:color="auto"/>
        <w:bottom w:val="none" w:sz="0" w:space="0" w:color="auto"/>
        <w:right w:val="none" w:sz="0" w:space="0" w:color="auto"/>
      </w:divBdr>
    </w:div>
    <w:div w:id="1293294273">
      <w:bodyDiv w:val="1"/>
      <w:marLeft w:val="0"/>
      <w:marRight w:val="0"/>
      <w:marTop w:val="0"/>
      <w:marBottom w:val="0"/>
      <w:divBdr>
        <w:top w:val="none" w:sz="0" w:space="0" w:color="auto"/>
        <w:left w:val="none" w:sz="0" w:space="0" w:color="auto"/>
        <w:bottom w:val="none" w:sz="0" w:space="0" w:color="auto"/>
        <w:right w:val="none" w:sz="0" w:space="0" w:color="auto"/>
      </w:divBdr>
    </w:div>
    <w:div w:id="1293514913">
      <w:bodyDiv w:val="1"/>
      <w:marLeft w:val="0"/>
      <w:marRight w:val="0"/>
      <w:marTop w:val="0"/>
      <w:marBottom w:val="0"/>
      <w:divBdr>
        <w:top w:val="none" w:sz="0" w:space="0" w:color="auto"/>
        <w:left w:val="none" w:sz="0" w:space="0" w:color="auto"/>
        <w:bottom w:val="none" w:sz="0" w:space="0" w:color="auto"/>
        <w:right w:val="none" w:sz="0" w:space="0" w:color="auto"/>
      </w:divBdr>
    </w:div>
    <w:div w:id="1294555472">
      <w:bodyDiv w:val="1"/>
      <w:marLeft w:val="0"/>
      <w:marRight w:val="0"/>
      <w:marTop w:val="0"/>
      <w:marBottom w:val="0"/>
      <w:divBdr>
        <w:top w:val="none" w:sz="0" w:space="0" w:color="auto"/>
        <w:left w:val="none" w:sz="0" w:space="0" w:color="auto"/>
        <w:bottom w:val="none" w:sz="0" w:space="0" w:color="auto"/>
        <w:right w:val="none" w:sz="0" w:space="0" w:color="auto"/>
      </w:divBdr>
    </w:div>
    <w:div w:id="1294823108">
      <w:bodyDiv w:val="1"/>
      <w:marLeft w:val="0"/>
      <w:marRight w:val="0"/>
      <w:marTop w:val="0"/>
      <w:marBottom w:val="0"/>
      <w:divBdr>
        <w:top w:val="none" w:sz="0" w:space="0" w:color="auto"/>
        <w:left w:val="none" w:sz="0" w:space="0" w:color="auto"/>
        <w:bottom w:val="none" w:sz="0" w:space="0" w:color="auto"/>
        <w:right w:val="none" w:sz="0" w:space="0" w:color="auto"/>
      </w:divBdr>
    </w:div>
    <w:div w:id="1294865501">
      <w:bodyDiv w:val="1"/>
      <w:marLeft w:val="0"/>
      <w:marRight w:val="0"/>
      <w:marTop w:val="0"/>
      <w:marBottom w:val="0"/>
      <w:divBdr>
        <w:top w:val="none" w:sz="0" w:space="0" w:color="auto"/>
        <w:left w:val="none" w:sz="0" w:space="0" w:color="auto"/>
        <w:bottom w:val="none" w:sz="0" w:space="0" w:color="auto"/>
        <w:right w:val="none" w:sz="0" w:space="0" w:color="auto"/>
      </w:divBdr>
    </w:div>
    <w:div w:id="1295407584">
      <w:bodyDiv w:val="1"/>
      <w:marLeft w:val="0"/>
      <w:marRight w:val="0"/>
      <w:marTop w:val="0"/>
      <w:marBottom w:val="0"/>
      <w:divBdr>
        <w:top w:val="none" w:sz="0" w:space="0" w:color="auto"/>
        <w:left w:val="none" w:sz="0" w:space="0" w:color="auto"/>
        <w:bottom w:val="none" w:sz="0" w:space="0" w:color="auto"/>
        <w:right w:val="none" w:sz="0" w:space="0" w:color="auto"/>
      </w:divBdr>
    </w:div>
    <w:div w:id="1295527872">
      <w:bodyDiv w:val="1"/>
      <w:marLeft w:val="0"/>
      <w:marRight w:val="0"/>
      <w:marTop w:val="0"/>
      <w:marBottom w:val="0"/>
      <w:divBdr>
        <w:top w:val="none" w:sz="0" w:space="0" w:color="auto"/>
        <w:left w:val="none" w:sz="0" w:space="0" w:color="auto"/>
        <w:bottom w:val="none" w:sz="0" w:space="0" w:color="auto"/>
        <w:right w:val="none" w:sz="0" w:space="0" w:color="auto"/>
      </w:divBdr>
    </w:div>
    <w:div w:id="1296252259">
      <w:bodyDiv w:val="1"/>
      <w:marLeft w:val="0"/>
      <w:marRight w:val="0"/>
      <w:marTop w:val="0"/>
      <w:marBottom w:val="0"/>
      <w:divBdr>
        <w:top w:val="none" w:sz="0" w:space="0" w:color="auto"/>
        <w:left w:val="none" w:sz="0" w:space="0" w:color="auto"/>
        <w:bottom w:val="none" w:sz="0" w:space="0" w:color="auto"/>
        <w:right w:val="none" w:sz="0" w:space="0" w:color="auto"/>
      </w:divBdr>
    </w:div>
    <w:div w:id="1296446153">
      <w:bodyDiv w:val="1"/>
      <w:marLeft w:val="0"/>
      <w:marRight w:val="0"/>
      <w:marTop w:val="0"/>
      <w:marBottom w:val="0"/>
      <w:divBdr>
        <w:top w:val="none" w:sz="0" w:space="0" w:color="auto"/>
        <w:left w:val="none" w:sz="0" w:space="0" w:color="auto"/>
        <w:bottom w:val="none" w:sz="0" w:space="0" w:color="auto"/>
        <w:right w:val="none" w:sz="0" w:space="0" w:color="auto"/>
      </w:divBdr>
    </w:div>
    <w:div w:id="1296564414">
      <w:bodyDiv w:val="1"/>
      <w:marLeft w:val="0"/>
      <w:marRight w:val="0"/>
      <w:marTop w:val="0"/>
      <w:marBottom w:val="0"/>
      <w:divBdr>
        <w:top w:val="none" w:sz="0" w:space="0" w:color="auto"/>
        <w:left w:val="none" w:sz="0" w:space="0" w:color="auto"/>
        <w:bottom w:val="none" w:sz="0" w:space="0" w:color="auto"/>
        <w:right w:val="none" w:sz="0" w:space="0" w:color="auto"/>
      </w:divBdr>
    </w:div>
    <w:div w:id="1297222475">
      <w:bodyDiv w:val="1"/>
      <w:marLeft w:val="0"/>
      <w:marRight w:val="0"/>
      <w:marTop w:val="0"/>
      <w:marBottom w:val="0"/>
      <w:divBdr>
        <w:top w:val="none" w:sz="0" w:space="0" w:color="auto"/>
        <w:left w:val="none" w:sz="0" w:space="0" w:color="auto"/>
        <w:bottom w:val="none" w:sz="0" w:space="0" w:color="auto"/>
        <w:right w:val="none" w:sz="0" w:space="0" w:color="auto"/>
      </w:divBdr>
    </w:div>
    <w:div w:id="1297296518">
      <w:bodyDiv w:val="1"/>
      <w:marLeft w:val="0"/>
      <w:marRight w:val="0"/>
      <w:marTop w:val="0"/>
      <w:marBottom w:val="0"/>
      <w:divBdr>
        <w:top w:val="none" w:sz="0" w:space="0" w:color="auto"/>
        <w:left w:val="none" w:sz="0" w:space="0" w:color="auto"/>
        <w:bottom w:val="none" w:sz="0" w:space="0" w:color="auto"/>
        <w:right w:val="none" w:sz="0" w:space="0" w:color="auto"/>
      </w:divBdr>
    </w:div>
    <w:div w:id="1298149002">
      <w:bodyDiv w:val="1"/>
      <w:marLeft w:val="0"/>
      <w:marRight w:val="0"/>
      <w:marTop w:val="0"/>
      <w:marBottom w:val="0"/>
      <w:divBdr>
        <w:top w:val="none" w:sz="0" w:space="0" w:color="auto"/>
        <w:left w:val="none" w:sz="0" w:space="0" w:color="auto"/>
        <w:bottom w:val="none" w:sz="0" w:space="0" w:color="auto"/>
        <w:right w:val="none" w:sz="0" w:space="0" w:color="auto"/>
      </w:divBdr>
    </w:div>
    <w:div w:id="1298150011">
      <w:bodyDiv w:val="1"/>
      <w:marLeft w:val="0"/>
      <w:marRight w:val="0"/>
      <w:marTop w:val="0"/>
      <w:marBottom w:val="0"/>
      <w:divBdr>
        <w:top w:val="none" w:sz="0" w:space="0" w:color="auto"/>
        <w:left w:val="none" w:sz="0" w:space="0" w:color="auto"/>
        <w:bottom w:val="none" w:sz="0" w:space="0" w:color="auto"/>
        <w:right w:val="none" w:sz="0" w:space="0" w:color="auto"/>
      </w:divBdr>
    </w:div>
    <w:div w:id="1298292782">
      <w:bodyDiv w:val="1"/>
      <w:marLeft w:val="0"/>
      <w:marRight w:val="0"/>
      <w:marTop w:val="0"/>
      <w:marBottom w:val="0"/>
      <w:divBdr>
        <w:top w:val="none" w:sz="0" w:space="0" w:color="auto"/>
        <w:left w:val="none" w:sz="0" w:space="0" w:color="auto"/>
        <w:bottom w:val="none" w:sz="0" w:space="0" w:color="auto"/>
        <w:right w:val="none" w:sz="0" w:space="0" w:color="auto"/>
      </w:divBdr>
    </w:div>
    <w:div w:id="1298603298">
      <w:bodyDiv w:val="1"/>
      <w:marLeft w:val="0"/>
      <w:marRight w:val="0"/>
      <w:marTop w:val="0"/>
      <w:marBottom w:val="0"/>
      <w:divBdr>
        <w:top w:val="none" w:sz="0" w:space="0" w:color="auto"/>
        <w:left w:val="none" w:sz="0" w:space="0" w:color="auto"/>
        <w:bottom w:val="none" w:sz="0" w:space="0" w:color="auto"/>
        <w:right w:val="none" w:sz="0" w:space="0" w:color="auto"/>
      </w:divBdr>
    </w:div>
    <w:div w:id="1298799526">
      <w:bodyDiv w:val="1"/>
      <w:marLeft w:val="0"/>
      <w:marRight w:val="0"/>
      <w:marTop w:val="0"/>
      <w:marBottom w:val="0"/>
      <w:divBdr>
        <w:top w:val="none" w:sz="0" w:space="0" w:color="auto"/>
        <w:left w:val="none" w:sz="0" w:space="0" w:color="auto"/>
        <w:bottom w:val="none" w:sz="0" w:space="0" w:color="auto"/>
        <w:right w:val="none" w:sz="0" w:space="0" w:color="auto"/>
      </w:divBdr>
    </w:div>
    <w:div w:id="1299144292">
      <w:bodyDiv w:val="1"/>
      <w:marLeft w:val="0"/>
      <w:marRight w:val="0"/>
      <w:marTop w:val="0"/>
      <w:marBottom w:val="0"/>
      <w:divBdr>
        <w:top w:val="none" w:sz="0" w:space="0" w:color="auto"/>
        <w:left w:val="none" w:sz="0" w:space="0" w:color="auto"/>
        <w:bottom w:val="none" w:sz="0" w:space="0" w:color="auto"/>
        <w:right w:val="none" w:sz="0" w:space="0" w:color="auto"/>
      </w:divBdr>
    </w:div>
    <w:div w:id="1299144652">
      <w:bodyDiv w:val="1"/>
      <w:marLeft w:val="0"/>
      <w:marRight w:val="0"/>
      <w:marTop w:val="0"/>
      <w:marBottom w:val="0"/>
      <w:divBdr>
        <w:top w:val="none" w:sz="0" w:space="0" w:color="auto"/>
        <w:left w:val="none" w:sz="0" w:space="0" w:color="auto"/>
        <w:bottom w:val="none" w:sz="0" w:space="0" w:color="auto"/>
        <w:right w:val="none" w:sz="0" w:space="0" w:color="auto"/>
      </w:divBdr>
    </w:div>
    <w:div w:id="1299459692">
      <w:bodyDiv w:val="1"/>
      <w:marLeft w:val="0"/>
      <w:marRight w:val="0"/>
      <w:marTop w:val="0"/>
      <w:marBottom w:val="0"/>
      <w:divBdr>
        <w:top w:val="none" w:sz="0" w:space="0" w:color="auto"/>
        <w:left w:val="none" w:sz="0" w:space="0" w:color="auto"/>
        <w:bottom w:val="none" w:sz="0" w:space="0" w:color="auto"/>
        <w:right w:val="none" w:sz="0" w:space="0" w:color="auto"/>
      </w:divBdr>
    </w:div>
    <w:div w:id="1300577873">
      <w:bodyDiv w:val="1"/>
      <w:marLeft w:val="0"/>
      <w:marRight w:val="0"/>
      <w:marTop w:val="0"/>
      <w:marBottom w:val="0"/>
      <w:divBdr>
        <w:top w:val="none" w:sz="0" w:space="0" w:color="auto"/>
        <w:left w:val="none" w:sz="0" w:space="0" w:color="auto"/>
        <w:bottom w:val="none" w:sz="0" w:space="0" w:color="auto"/>
        <w:right w:val="none" w:sz="0" w:space="0" w:color="auto"/>
      </w:divBdr>
    </w:div>
    <w:div w:id="1302227372">
      <w:bodyDiv w:val="1"/>
      <w:marLeft w:val="0"/>
      <w:marRight w:val="0"/>
      <w:marTop w:val="0"/>
      <w:marBottom w:val="0"/>
      <w:divBdr>
        <w:top w:val="none" w:sz="0" w:space="0" w:color="auto"/>
        <w:left w:val="none" w:sz="0" w:space="0" w:color="auto"/>
        <w:bottom w:val="none" w:sz="0" w:space="0" w:color="auto"/>
        <w:right w:val="none" w:sz="0" w:space="0" w:color="auto"/>
      </w:divBdr>
    </w:div>
    <w:div w:id="1303076643">
      <w:bodyDiv w:val="1"/>
      <w:marLeft w:val="0"/>
      <w:marRight w:val="0"/>
      <w:marTop w:val="0"/>
      <w:marBottom w:val="0"/>
      <w:divBdr>
        <w:top w:val="none" w:sz="0" w:space="0" w:color="auto"/>
        <w:left w:val="none" w:sz="0" w:space="0" w:color="auto"/>
        <w:bottom w:val="none" w:sz="0" w:space="0" w:color="auto"/>
        <w:right w:val="none" w:sz="0" w:space="0" w:color="auto"/>
      </w:divBdr>
    </w:div>
    <w:div w:id="1303190968">
      <w:bodyDiv w:val="1"/>
      <w:marLeft w:val="0"/>
      <w:marRight w:val="0"/>
      <w:marTop w:val="0"/>
      <w:marBottom w:val="0"/>
      <w:divBdr>
        <w:top w:val="none" w:sz="0" w:space="0" w:color="auto"/>
        <w:left w:val="none" w:sz="0" w:space="0" w:color="auto"/>
        <w:bottom w:val="none" w:sz="0" w:space="0" w:color="auto"/>
        <w:right w:val="none" w:sz="0" w:space="0" w:color="auto"/>
      </w:divBdr>
    </w:div>
    <w:div w:id="1303387657">
      <w:bodyDiv w:val="1"/>
      <w:marLeft w:val="0"/>
      <w:marRight w:val="0"/>
      <w:marTop w:val="0"/>
      <w:marBottom w:val="0"/>
      <w:divBdr>
        <w:top w:val="none" w:sz="0" w:space="0" w:color="auto"/>
        <w:left w:val="none" w:sz="0" w:space="0" w:color="auto"/>
        <w:bottom w:val="none" w:sz="0" w:space="0" w:color="auto"/>
        <w:right w:val="none" w:sz="0" w:space="0" w:color="auto"/>
      </w:divBdr>
    </w:div>
    <w:div w:id="1303536567">
      <w:bodyDiv w:val="1"/>
      <w:marLeft w:val="0"/>
      <w:marRight w:val="0"/>
      <w:marTop w:val="0"/>
      <w:marBottom w:val="0"/>
      <w:divBdr>
        <w:top w:val="none" w:sz="0" w:space="0" w:color="auto"/>
        <w:left w:val="none" w:sz="0" w:space="0" w:color="auto"/>
        <w:bottom w:val="none" w:sz="0" w:space="0" w:color="auto"/>
        <w:right w:val="none" w:sz="0" w:space="0" w:color="auto"/>
      </w:divBdr>
    </w:div>
    <w:div w:id="1303655721">
      <w:bodyDiv w:val="1"/>
      <w:marLeft w:val="0"/>
      <w:marRight w:val="0"/>
      <w:marTop w:val="0"/>
      <w:marBottom w:val="0"/>
      <w:divBdr>
        <w:top w:val="none" w:sz="0" w:space="0" w:color="auto"/>
        <w:left w:val="none" w:sz="0" w:space="0" w:color="auto"/>
        <w:bottom w:val="none" w:sz="0" w:space="0" w:color="auto"/>
        <w:right w:val="none" w:sz="0" w:space="0" w:color="auto"/>
      </w:divBdr>
    </w:div>
    <w:div w:id="1304040033">
      <w:bodyDiv w:val="1"/>
      <w:marLeft w:val="0"/>
      <w:marRight w:val="0"/>
      <w:marTop w:val="0"/>
      <w:marBottom w:val="0"/>
      <w:divBdr>
        <w:top w:val="none" w:sz="0" w:space="0" w:color="auto"/>
        <w:left w:val="none" w:sz="0" w:space="0" w:color="auto"/>
        <w:bottom w:val="none" w:sz="0" w:space="0" w:color="auto"/>
        <w:right w:val="none" w:sz="0" w:space="0" w:color="auto"/>
      </w:divBdr>
    </w:div>
    <w:div w:id="1304040909">
      <w:bodyDiv w:val="1"/>
      <w:marLeft w:val="0"/>
      <w:marRight w:val="0"/>
      <w:marTop w:val="0"/>
      <w:marBottom w:val="0"/>
      <w:divBdr>
        <w:top w:val="none" w:sz="0" w:space="0" w:color="auto"/>
        <w:left w:val="none" w:sz="0" w:space="0" w:color="auto"/>
        <w:bottom w:val="none" w:sz="0" w:space="0" w:color="auto"/>
        <w:right w:val="none" w:sz="0" w:space="0" w:color="auto"/>
      </w:divBdr>
    </w:div>
    <w:div w:id="1304700286">
      <w:bodyDiv w:val="1"/>
      <w:marLeft w:val="0"/>
      <w:marRight w:val="0"/>
      <w:marTop w:val="0"/>
      <w:marBottom w:val="0"/>
      <w:divBdr>
        <w:top w:val="none" w:sz="0" w:space="0" w:color="auto"/>
        <w:left w:val="none" w:sz="0" w:space="0" w:color="auto"/>
        <w:bottom w:val="none" w:sz="0" w:space="0" w:color="auto"/>
        <w:right w:val="none" w:sz="0" w:space="0" w:color="auto"/>
      </w:divBdr>
    </w:div>
    <w:div w:id="1305086785">
      <w:bodyDiv w:val="1"/>
      <w:marLeft w:val="0"/>
      <w:marRight w:val="0"/>
      <w:marTop w:val="0"/>
      <w:marBottom w:val="0"/>
      <w:divBdr>
        <w:top w:val="none" w:sz="0" w:space="0" w:color="auto"/>
        <w:left w:val="none" w:sz="0" w:space="0" w:color="auto"/>
        <w:bottom w:val="none" w:sz="0" w:space="0" w:color="auto"/>
        <w:right w:val="none" w:sz="0" w:space="0" w:color="auto"/>
      </w:divBdr>
    </w:div>
    <w:div w:id="1305155526">
      <w:bodyDiv w:val="1"/>
      <w:marLeft w:val="0"/>
      <w:marRight w:val="0"/>
      <w:marTop w:val="0"/>
      <w:marBottom w:val="0"/>
      <w:divBdr>
        <w:top w:val="none" w:sz="0" w:space="0" w:color="auto"/>
        <w:left w:val="none" w:sz="0" w:space="0" w:color="auto"/>
        <w:bottom w:val="none" w:sz="0" w:space="0" w:color="auto"/>
        <w:right w:val="none" w:sz="0" w:space="0" w:color="auto"/>
      </w:divBdr>
    </w:div>
    <w:div w:id="1305424762">
      <w:bodyDiv w:val="1"/>
      <w:marLeft w:val="0"/>
      <w:marRight w:val="0"/>
      <w:marTop w:val="0"/>
      <w:marBottom w:val="0"/>
      <w:divBdr>
        <w:top w:val="none" w:sz="0" w:space="0" w:color="auto"/>
        <w:left w:val="none" w:sz="0" w:space="0" w:color="auto"/>
        <w:bottom w:val="none" w:sz="0" w:space="0" w:color="auto"/>
        <w:right w:val="none" w:sz="0" w:space="0" w:color="auto"/>
      </w:divBdr>
    </w:div>
    <w:div w:id="1306083994">
      <w:bodyDiv w:val="1"/>
      <w:marLeft w:val="0"/>
      <w:marRight w:val="0"/>
      <w:marTop w:val="0"/>
      <w:marBottom w:val="0"/>
      <w:divBdr>
        <w:top w:val="none" w:sz="0" w:space="0" w:color="auto"/>
        <w:left w:val="none" w:sz="0" w:space="0" w:color="auto"/>
        <w:bottom w:val="none" w:sz="0" w:space="0" w:color="auto"/>
        <w:right w:val="none" w:sz="0" w:space="0" w:color="auto"/>
      </w:divBdr>
    </w:div>
    <w:div w:id="1306276741">
      <w:bodyDiv w:val="1"/>
      <w:marLeft w:val="0"/>
      <w:marRight w:val="0"/>
      <w:marTop w:val="0"/>
      <w:marBottom w:val="0"/>
      <w:divBdr>
        <w:top w:val="none" w:sz="0" w:space="0" w:color="auto"/>
        <w:left w:val="none" w:sz="0" w:space="0" w:color="auto"/>
        <w:bottom w:val="none" w:sz="0" w:space="0" w:color="auto"/>
        <w:right w:val="none" w:sz="0" w:space="0" w:color="auto"/>
      </w:divBdr>
    </w:div>
    <w:div w:id="1307516656">
      <w:bodyDiv w:val="1"/>
      <w:marLeft w:val="0"/>
      <w:marRight w:val="0"/>
      <w:marTop w:val="0"/>
      <w:marBottom w:val="0"/>
      <w:divBdr>
        <w:top w:val="none" w:sz="0" w:space="0" w:color="auto"/>
        <w:left w:val="none" w:sz="0" w:space="0" w:color="auto"/>
        <w:bottom w:val="none" w:sz="0" w:space="0" w:color="auto"/>
        <w:right w:val="none" w:sz="0" w:space="0" w:color="auto"/>
      </w:divBdr>
    </w:div>
    <w:div w:id="1307660746">
      <w:bodyDiv w:val="1"/>
      <w:marLeft w:val="0"/>
      <w:marRight w:val="0"/>
      <w:marTop w:val="0"/>
      <w:marBottom w:val="0"/>
      <w:divBdr>
        <w:top w:val="none" w:sz="0" w:space="0" w:color="auto"/>
        <w:left w:val="none" w:sz="0" w:space="0" w:color="auto"/>
        <w:bottom w:val="none" w:sz="0" w:space="0" w:color="auto"/>
        <w:right w:val="none" w:sz="0" w:space="0" w:color="auto"/>
      </w:divBdr>
    </w:div>
    <w:div w:id="1307781711">
      <w:bodyDiv w:val="1"/>
      <w:marLeft w:val="0"/>
      <w:marRight w:val="0"/>
      <w:marTop w:val="0"/>
      <w:marBottom w:val="0"/>
      <w:divBdr>
        <w:top w:val="none" w:sz="0" w:space="0" w:color="auto"/>
        <w:left w:val="none" w:sz="0" w:space="0" w:color="auto"/>
        <w:bottom w:val="none" w:sz="0" w:space="0" w:color="auto"/>
        <w:right w:val="none" w:sz="0" w:space="0" w:color="auto"/>
      </w:divBdr>
    </w:div>
    <w:div w:id="1307973318">
      <w:bodyDiv w:val="1"/>
      <w:marLeft w:val="0"/>
      <w:marRight w:val="0"/>
      <w:marTop w:val="0"/>
      <w:marBottom w:val="0"/>
      <w:divBdr>
        <w:top w:val="none" w:sz="0" w:space="0" w:color="auto"/>
        <w:left w:val="none" w:sz="0" w:space="0" w:color="auto"/>
        <w:bottom w:val="none" w:sz="0" w:space="0" w:color="auto"/>
        <w:right w:val="none" w:sz="0" w:space="0" w:color="auto"/>
      </w:divBdr>
    </w:div>
    <w:div w:id="1308820016">
      <w:bodyDiv w:val="1"/>
      <w:marLeft w:val="0"/>
      <w:marRight w:val="0"/>
      <w:marTop w:val="0"/>
      <w:marBottom w:val="0"/>
      <w:divBdr>
        <w:top w:val="none" w:sz="0" w:space="0" w:color="auto"/>
        <w:left w:val="none" w:sz="0" w:space="0" w:color="auto"/>
        <w:bottom w:val="none" w:sz="0" w:space="0" w:color="auto"/>
        <w:right w:val="none" w:sz="0" w:space="0" w:color="auto"/>
      </w:divBdr>
    </w:div>
    <w:div w:id="1309095450">
      <w:bodyDiv w:val="1"/>
      <w:marLeft w:val="0"/>
      <w:marRight w:val="0"/>
      <w:marTop w:val="0"/>
      <w:marBottom w:val="0"/>
      <w:divBdr>
        <w:top w:val="none" w:sz="0" w:space="0" w:color="auto"/>
        <w:left w:val="none" w:sz="0" w:space="0" w:color="auto"/>
        <w:bottom w:val="none" w:sz="0" w:space="0" w:color="auto"/>
        <w:right w:val="none" w:sz="0" w:space="0" w:color="auto"/>
      </w:divBdr>
    </w:div>
    <w:div w:id="1309745770">
      <w:bodyDiv w:val="1"/>
      <w:marLeft w:val="0"/>
      <w:marRight w:val="0"/>
      <w:marTop w:val="0"/>
      <w:marBottom w:val="0"/>
      <w:divBdr>
        <w:top w:val="none" w:sz="0" w:space="0" w:color="auto"/>
        <w:left w:val="none" w:sz="0" w:space="0" w:color="auto"/>
        <w:bottom w:val="none" w:sz="0" w:space="0" w:color="auto"/>
        <w:right w:val="none" w:sz="0" w:space="0" w:color="auto"/>
      </w:divBdr>
    </w:div>
    <w:div w:id="1309943828">
      <w:bodyDiv w:val="1"/>
      <w:marLeft w:val="0"/>
      <w:marRight w:val="0"/>
      <w:marTop w:val="0"/>
      <w:marBottom w:val="0"/>
      <w:divBdr>
        <w:top w:val="none" w:sz="0" w:space="0" w:color="auto"/>
        <w:left w:val="none" w:sz="0" w:space="0" w:color="auto"/>
        <w:bottom w:val="none" w:sz="0" w:space="0" w:color="auto"/>
        <w:right w:val="none" w:sz="0" w:space="0" w:color="auto"/>
      </w:divBdr>
    </w:div>
    <w:div w:id="1310744924">
      <w:bodyDiv w:val="1"/>
      <w:marLeft w:val="0"/>
      <w:marRight w:val="0"/>
      <w:marTop w:val="0"/>
      <w:marBottom w:val="0"/>
      <w:divBdr>
        <w:top w:val="none" w:sz="0" w:space="0" w:color="auto"/>
        <w:left w:val="none" w:sz="0" w:space="0" w:color="auto"/>
        <w:bottom w:val="none" w:sz="0" w:space="0" w:color="auto"/>
        <w:right w:val="none" w:sz="0" w:space="0" w:color="auto"/>
      </w:divBdr>
    </w:div>
    <w:div w:id="1311252224">
      <w:bodyDiv w:val="1"/>
      <w:marLeft w:val="0"/>
      <w:marRight w:val="0"/>
      <w:marTop w:val="0"/>
      <w:marBottom w:val="0"/>
      <w:divBdr>
        <w:top w:val="none" w:sz="0" w:space="0" w:color="auto"/>
        <w:left w:val="none" w:sz="0" w:space="0" w:color="auto"/>
        <w:bottom w:val="none" w:sz="0" w:space="0" w:color="auto"/>
        <w:right w:val="none" w:sz="0" w:space="0" w:color="auto"/>
      </w:divBdr>
    </w:div>
    <w:div w:id="1311322916">
      <w:bodyDiv w:val="1"/>
      <w:marLeft w:val="0"/>
      <w:marRight w:val="0"/>
      <w:marTop w:val="0"/>
      <w:marBottom w:val="0"/>
      <w:divBdr>
        <w:top w:val="none" w:sz="0" w:space="0" w:color="auto"/>
        <w:left w:val="none" w:sz="0" w:space="0" w:color="auto"/>
        <w:bottom w:val="none" w:sz="0" w:space="0" w:color="auto"/>
        <w:right w:val="none" w:sz="0" w:space="0" w:color="auto"/>
      </w:divBdr>
    </w:div>
    <w:div w:id="1311403305">
      <w:bodyDiv w:val="1"/>
      <w:marLeft w:val="0"/>
      <w:marRight w:val="0"/>
      <w:marTop w:val="0"/>
      <w:marBottom w:val="0"/>
      <w:divBdr>
        <w:top w:val="none" w:sz="0" w:space="0" w:color="auto"/>
        <w:left w:val="none" w:sz="0" w:space="0" w:color="auto"/>
        <w:bottom w:val="none" w:sz="0" w:space="0" w:color="auto"/>
        <w:right w:val="none" w:sz="0" w:space="0" w:color="auto"/>
      </w:divBdr>
    </w:div>
    <w:div w:id="1311442518">
      <w:bodyDiv w:val="1"/>
      <w:marLeft w:val="0"/>
      <w:marRight w:val="0"/>
      <w:marTop w:val="0"/>
      <w:marBottom w:val="0"/>
      <w:divBdr>
        <w:top w:val="none" w:sz="0" w:space="0" w:color="auto"/>
        <w:left w:val="none" w:sz="0" w:space="0" w:color="auto"/>
        <w:bottom w:val="none" w:sz="0" w:space="0" w:color="auto"/>
        <w:right w:val="none" w:sz="0" w:space="0" w:color="auto"/>
      </w:divBdr>
    </w:div>
    <w:div w:id="1311910349">
      <w:bodyDiv w:val="1"/>
      <w:marLeft w:val="0"/>
      <w:marRight w:val="0"/>
      <w:marTop w:val="0"/>
      <w:marBottom w:val="0"/>
      <w:divBdr>
        <w:top w:val="none" w:sz="0" w:space="0" w:color="auto"/>
        <w:left w:val="none" w:sz="0" w:space="0" w:color="auto"/>
        <w:bottom w:val="none" w:sz="0" w:space="0" w:color="auto"/>
        <w:right w:val="none" w:sz="0" w:space="0" w:color="auto"/>
      </w:divBdr>
    </w:div>
    <w:div w:id="1311978362">
      <w:bodyDiv w:val="1"/>
      <w:marLeft w:val="0"/>
      <w:marRight w:val="0"/>
      <w:marTop w:val="0"/>
      <w:marBottom w:val="0"/>
      <w:divBdr>
        <w:top w:val="none" w:sz="0" w:space="0" w:color="auto"/>
        <w:left w:val="none" w:sz="0" w:space="0" w:color="auto"/>
        <w:bottom w:val="none" w:sz="0" w:space="0" w:color="auto"/>
        <w:right w:val="none" w:sz="0" w:space="0" w:color="auto"/>
      </w:divBdr>
    </w:div>
    <w:div w:id="1311985771">
      <w:bodyDiv w:val="1"/>
      <w:marLeft w:val="0"/>
      <w:marRight w:val="0"/>
      <w:marTop w:val="0"/>
      <w:marBottom w:val="0"/>
      <w:divBdr>
        <w:top w:val="none" w:sz="0" w:space="0" w:color="auto"/>
        <w:left w:val="none" w:sz="0" w:space="0" w:color="auto"/>
        <w:bottom w:val="none" w:sz="0" w:space="0" w:color="auto"/>
        <w:right w:val="none" w:sz="0" w:space="0" w:color="auto"/>
      </w:divBdr>
    </w:div>
    <w:div w:id="1312370483">
      <w:bodyDiv w:val="1"/>
      <w:marLeft w:val="0"/>
      <w:marRight w:val="0"/>
      <w:marTop w:val="0"/>
      <w:marBottom w:val="0"/>
      <w:divBdr>
        <w:top w:val="none" w:sz="0" w:space="0" w:color="auto"/>
        <w:left w:val="none" w:sz="0" w:space="0" w:color="auto"/>
        <w:bottom w:val="none" w:sz="0" w:space="0" w:color="auto"/>
        <w:right w:val="none" w:sz="0" w:space="0" w:color="auto"/>
      </w:divBdr>
    </w:div>
    <w:div w:id="1313294608">
      <w:bodyDiv w:val="1"/>
      <w:marLeft w:val="0"/>
      <w:marRight w:val="0"/>
      <w:marTop w:val="0"/>
      <w:marBottom w:val="0"/>
      <w:divBdr>
        <w:top w:val="none" w:sz="0" w:space="0" w:color="auto"/>
        <w:left w:val="none" w:sz="0" w:space="0" w:color="auto"/>
        <w:bottom w:val="none" w:sz="0" w:space="0" w:color="auto"/>
        <w:right w:val="none" w:sz="0" w:space="0" w:color="auto"/>
      </w:divBdr>
    </w:div>
    <w:div w:id="1313607646">
      <w:bodyDiv w:val="1"/>
      <w:marLeft w:val="0"/>
      <w:marRight w:val="0"/>
      <w:marTop w:val="0"/>
      <w:marBottom w:val="0"/>
      <w:divBdr>
        <w:top w:val="none" w:sz="0" w:space="0" w:color="auto"/>
        <w:left w:val="none" w:sz="0" w:space="0" w:color="auto"/>
        <w:bottom w:val="none" w:sz="0" w:space="0" w:color="auto"/>
        <w:right w:val="none" w:sz="0" w:space="0" w:color="auto"/>
      </w:divBdr>
    </w:div>
    <w:div w:id="1313631584">
      <w:bodyDiv w:val="1"/>
      <w:marLeft w:val="0"/>
      <w:marRight w:val="0"/>
      <w:marTop w:val="0"/>
      <w:marBottom w:val="0"/>
      <w:divBdr>
        <w:top w:val="none" w:sz="0" w:space="0" w:color="auto"/>
        <w:left w:val="none" w:sz="0" w:space="0" w:color="auto"/>
        <w:bottom w:val="none" w:sz="0" w:space="0" w:color="auto"/>
        <w:right w:val="none" w:sz="0" w:space="0" w:color="auto"/>
      </w:divBdr>
    </w:div>
    <w:div w:id="1314211496">
      <w:bodyDiv w:val="1"/>
      <w:marLeft w:val="0"/>
      <w:marRight w:val="0"/>
      <w:marTop w:val="0"/>
      <w:marBottom w:val="0"/>
      <w:divBdr>
        <w:top w:val="none" w:sz="0" w:space="0" w:color="auto"/>
        <w:left w:val="none" w:sz="0" w:space="0" w:color="auto"/>
        <w:bottom w:val="none" w:sz="0" w:space="0" w:color="auto"/>
        <w:right w:val="none" w:sz="0" w:space="0" w:color="auto"/>
      </w:divBdr>
    </w:div>
    <w:div w:id="1314338172">
      <w:bodyDiv w:val="1"/>
      <w:marLeft w:val="0"/>
      <w:marRight w:val="0"/>
      <w:marTop w:val="0"/>
      <w:marBottom w:val="0"/>
      <w:divBdr>
        <w:top w:val="none" w:sz="0" w:space="0" w:color="auto"/>
        <w:left w:val="none" w:sz="0" w:space="0" w:color="auto"/>
        <w:bottom w:val="none" w:sz="0" w:space="0" w:color="auto"/>
        <w:right w:val="none" w:sz="0" w:space="0" w:color="auto"/>
      </w:divBdr>
    </w:div>
    <w:div w:id="1315329214">
      <w:bodyDiv w:val="1"/>
      <w:marLeft w:val="0"/>
      <w:marRight w:val="0"/>
      <w:marTop w:val="0"/>
      <w:marBottom w:val="0"/>
      <w:divBdr>
        <w:top w:val="none" w:sz="0" w:space="0" w:color="auto"/>
        <w:left w:val="none" w:sz="0" w:space="0" w:color="auto"/>
        <w:bottom w:val="none" w:sz="0" w:space="0" w:color="auto"/>
        <w:right w:val="none" w:sz="0" w:space="0" w:color="auto"/>
      </w:divBdr>
    </w:div>
    <w:div w:id="1315336783">
      <w:bodyDiv w:val="1"/>
      <w:marLeft w:val="0"/>
      <w:marRight w:val="0"/>
      <w:marTop w:val="0"/>
      <w:marBottom w:val="0"/>
      <w:divBdr>
        <w:top w:val="none" w:sz="0" w:space="0" w:color="auto"/>
        <w:left w:val="none" w:sz="0" w:space="0" w:color="auto"/>
        <w:bottom w:val="none" w:sz="0" w:space="0" w:color="auto"/>
        <w:right w:val="none" w:sz="0" w:space="0" w:color="auto"/>
      </w:divBdr>
    </w:div>
    <w:div w:id="1315836050">
      <w:bodyDiv w:val="1"/>
      <w:marLeft w:val="0"/>
      <w:marRight w:val="0"/>
      <w:marTop w:val="0"/>
      <w:marBottom w:val="0"/>
      <w:divBdr>
        <w:top w:val="none" w:sz="0" w:space="0" w:color="auto"/>
        <w:left w:val="none" w:sz="0" w:space="0" w:color="auto"/>
        <w:bottom w:val="none" w:sz="0" w:space="0" w:color="auto"/>
        <w:right w:val="none" w:sz="0" w:space="0" w:color="auto"/>
      </w:divBdr>
    </w:div>
    <w:div w:id="1316186440">
      <w:bodyDiv w:val="1"/>
      <w:marLeft w:val="0"/>
      <w:marRight w:val="0"/>
      <w:marTop w:val="0"/>
      <w:marBottom w:val="0"/>
      <w:divBdr>
        <w:top w:val="none" w:sz="0" w:space="0" w:color="auto"/>
        <w:left w:val="none" w:sz="0" w:space="0" w:color="auto"/>
        <w:bottom w:val="none" w:sz="0" w:space="0" w:color="auto"/>
        <w:right w:val="none" w:sz="0" w:space="0" w:color="auto"/>
      </w:divBdr>
    </w:div>
    <w:div w:id="1316226035">
      <w:bodyDiv w:val="1"/>
      <w:marLeft w:val="0"/>
      <w:marRight w:val="0"/>
      <w:marTop w:val="0"/>
      <w:marBottom w:val="0"/>
      <w:divBdr>
        <w:top w:val="none" w:sz="0" w:space="0" w:color="auto"/>
        <w:left w:val="none" w:sz="0" w:space="0" w:color="auto"/>
        <w:bottom w:val="none" w:sz="0" w:space="0" w:color="auto"/>
        <w:right w:val="none" w:sz="0" w:space="0" w:color="auto"/>
      </w:divBdr>
    </w:div>
    <w:div w:id="1316453252">
      <w:bodyDiv w:val="1"/>
      <w:marLeft w:val="0"/>
      <w:marRight w:val="0"/>
      <w:marTop w:val="0"/>
      <w:marBottom w:val="0"/>
      <w:divBdr>
        <w:top w:val="none" w:sz="0" w:space="0" w:color="auto"/>
        <w:left w:val="none" w:sz="0" w:space="0" w:color="auto"/>
        <w:bottom w:val="none" w:sz="0" w:space="0" w:color="auto"/>
        <w:right w:val="none" w:sz="0" w:space="0" w:color="auto"/>
      </w:divBdr>
    </w:div>
    <w:div w:id="1317105805">
      <w:bodyDiv w:val="1"/>
      <w:marLeft w:val="0"/>
      <w:marRight w:val="0"/>
      <w:marTop w:val="0"/>
      <w:marBottom w:val="0"/>
      <w:divBdr>
        <w:top w:val="none" w:sz="0" w:space="0" w:color="auto"/>
        <w:left w:val="none" w:sz="0" w:space="0" w:color="auto"/>
        <w:bottom w:val="none" w:sz="0" w:space="0" w:color="auto"/>
        <w:right w:val="none" w:sz="0" w:space="0" w:color="auto"/>
      </w:divBdr>
    </w:div>
    <w:div w:id="1317417369">
      <w:bodyDiv w:val="1"/>
      <w:marLeft w:val="0"/>
      <w:marRight w:val="0"/>
      <w:marTop w:val="0"/>
      <w:marBottom w:val="0"/>
      <w:divBdr>
        <w:top w:val="none" w:sz="0" w:space="0" w:color="auto"/>
        <w:left w:val="none" w:sz="0" w:space="0" w:color="auto"/>
        <w:bottom w:val="none" w:sz="0" w:space="0" w:color="auto"/>
        <w:right w:val="none" w:sz="0" w:space="0" w:color="auto"/>
      </w:divBdr>
    </w:div>
    <w:div w:id="1317684445">
      <w:bodyDiv w:val="1"/>
      <w:marLeft w:val="0"/>
      <w:marRight w:val="0"/>
      <w:marTop w:val="0"/>
      <w:marBottom w:val="0"/>
      <w:divBdr>
        <w:top w:val="none" w:sz="0" w:space="0" w:color="auto"/>
        <w:left w:val="none" w:sz="0" w:space="0" w:color="auto"/>
        <w:bottom w:val="none" w:sz="0" w:space="0" w:color="auto"/>
        <w:right w:val="none" w:sz="0" w:space="0" w:color="auto"/>
      </w:divBdr>
    </w:div>
    <w:div w:id="1318220484">
      <w:bodyDiv w:val="1"/>
      <w:marLeft w:val="0"/>
      <w:marRight w:val="0"/>
      <w:marTop w:val="0"/>
      <w:marBottom w:val="0"/>
      <w:divBdr>
        <w:top w:val="none" w:sz="0" w:space="0" w:color="auto"/>
        <w:left w:val="none" w:sz="0" w:space="0" w:color="auto"/>
        <w:bottom w:val="none" w:sz="0" w:space="0" w:color="auto"/>
        <w:right w:val="none" w:sz="0" w:space="0" w:color="auto"/>
      </w:divBdr>
    </w:div>
    <w:div w:id="1318223706">
      <w:bodyDiv w:val="1"/>
      <w:marLeft w:val="0"/>
      <w:marRight w:val="0"/>
      <w:marTop w:val="0"/>
      <w:marBottom w:val="0"/>
      <w:divBdr>
        <w:top w:val="none" w:sz="0" w:space="0" w:color="auto"/>
        <w:left w:val="none" w:sz="0" w:space="0" w:color="auto"/>
        <w:bottom w:val="none" w:sz="0" w:space="0" w:color="auto"/>
        <w:right w:val="none" w:sz="0" w:space="0" w:color="auto"/>
      </w:divBdr>
    </w:div>
    <w:div w:id="1318263626">
      <w:bodyDiv w:val="1"/>
      <w:marLeft w:val="0"/>
      <w:marRight w:val="0"/>
      <w:marTop w:val="0"/>
      <w:marBottom w:val="0"/>
      <w:divBdr>
        <w:top w:val="none" w:sz="0" w:space="0" w:color="auto"/>
        <w:left w:val="none" w:sz="0" w:space="0" w:color="auto"/>
        <w:bottom w:val="none" w:sz="0" w:space="0" w:color="auto"/>
        <w:right w:val="none" w:sz="0" w:space="0" w:color="auto"/>
      </w:divBdr>
    </w:div>
    <w:div w:id="1318339723">
      <w:bodyDiv w:val="1"/>
      <w:marLeft w:val="0"/>
      <w:marRight w:val="0"/>
      <w:marTop w:val="0"/>
      <w:marBottom w:val="0"/>
      <w:divBdr>
        <w:top w:val="none" w:sz="0" w:space="0" w:color="auto"/>
        <w:left w:val="none" w:sz="0" w:space="0" w:color="auto"/>
        <w:bottom w:val="none" w:sz="0" w:space="0" w:color="auto"/>
        <w:right w:val="none" w:sz="0" w:space="0" w:color="auto"/>
      </w:divBdr>
    </w:div>
    <w:div w:id="1318731955">
      <w:bodyDiv w:val="1"/>
      <w:marLeft w:val="0"/>
      <w:marRight w:val="0"/>
      <w:marTop w:val="0"/>
      <w:marBottom w:val="0"/>
      <w:divBdr>
        <w:top w:val="none" w:sz="0" w:space="0" w:color="auto"/>
        <w:left w:val="none" w:sz="0" w:space="0" w:color="auto"/>
        <w:bottom w:val="none" w:sz="0" w:space="0" w:color="auto"/>
        <w:right w:val="none" w:sz="0" w:space="0" w:color="auto"/>
      </w:divBdr>
    </w:div>
    <w:div w:id="1319573202">
      <w:bodyDiv w:val="1"/>
      <w:marLeft w:val="0"/>
      <w:marRight w:val="0"/>
      <w:marTop w:val="0"/>
      <w:marBottom w:val="0"/>
      <w:divBdr>
        <w:top w:val="none" w:sz="0" w:space="0" w:color="auto"/>
        <w:left w:val="none" w:sz="0" w:space="0" w:color="auto"/>
        <w:bottom w:val="none" w:sz="0" w:space="0" w:color="auto"/>
        <w:right w:val="none" w:sz="0" w:space="0" w:color="auto"/>
      </w:divBdr>
    </w:div>
    <w:div w:id="1320158730">
      <w:bodyDiv w:val="1"/>
      <w:marLeft w:val="0"/>
      <w:marRight w:val="0"/>
      <w:marTop w:val="0"/>
      <w:marBottom w:val="0"/>
      <w:divBdr>
        <w:top w:val="none" w:sz="0" w:space="0" w:color="auto"/>
        <w:left w:val="none" w:sz="0" w:space="0" w:color="auto"/>
        <w:bottom w:val="none" w:sz="0" w:space="0" w:color="auto"/>
        <w:right w:val="none" w:sz="0" w:space="0" w:color="auto"/>
      </w:divBdr>
    </w:div>
    <w:div w:id="1320184182">
      <w:bodyDiv w:val="1"/>
      <w:marLeft w:val="0"/>
      <w:marRight w:val="0"/>
      <w:marTop w:val="0"/>
      <w:marBottom w:val="0"/>
      <w:divBdr>
        <w:top w:val="none" w:sz="0" w:space="0" w:color="auto"/>
        <w:left w:val="none" w:sz="0" w:space="0" w:color="auto"/>
        <w:bottom w:val="none" w:sz="0" w:space="0" w:color="auto"/>
        <w:right w:val="none" w:sz="0" w:space="0" w:color="auto"/>
      </w:divBdr>
    </w:div>
    <w:div w:id="1320234686">
      <w:bodyDiv w:val="1"/>
      <w:marLeft w:val="0"/>
      <w:marRight w:val="0"/>
      <w:marTop w:val="0"/>
      <w:marBottom w:val="0"/>
      <w:divBdr>
        <w:top w:val="none" w:sz="0" w:space="0" w:color="auto"/>
        <w:left w:val="none" w:sz="0" w:space="0" w:color="auto"/>
        <w:bottom w:val="none" w:sz="0" w:space="0" w:color="auto"/>
        <w:right w:val="none" w:sz="0" w:space="0" w:color="auto"/>
      </w:divBdr>
    </w:div>
    <w:div w:id="1320767945">
      <w:bodyDiv w:val="1"/>
      <w:marLeft w:val="0"/>
      <w:marRight w:val="0"/>
      <w:marTop w:val="0"/>
      <w:marBottom w:val="0"/>
      <w:divBdr>
        <w:top w:val="none" w:sz="0" w:space="0" w:color="auto"/>
        <w:left w:val="none" w:sz="0" w:space="0" w:color="auto"/>
        <w:bottom w:val="none" w:sz="0" w:space="0" w:color="auto"/>
        <w:right w:val="none" w:sz="0" w:space="0" w:color="auto"/>
      </w:divBdr>
    </w:div>
    <w:div w:id="1320883801">
      <w:bodyDiv w:val="1"/>
      <w:marLeft w:val="0"/>
      <w:marRight w:val="0"/>
      <w:marTop w:val="0"/>
      <w:marBottom w:val="0"/>
      <w:divBdr>
        <w:top w:val="none" w:sz="0" w:space="0" w:color="auto"/>
        <w:left w:val="none" w:sz="0" w:space="0" w:color="auto"/>
        <w:bottom w:val="none" w:sz="0" w:space="0" w:color="auto"/>
        <w:right w:val="none" w:sz="0" w:space="0" w:color="auto"/>
      </w:divBdr>
    </w:div>
    <w:div w:id="1321076124">
      <w:bodyDiv w:val="1"/>
      <w:marLeft w:val="0"/>
      <w:marRight w:val="0"/>
      <w:marTop w:val="0"/>
      <w:marBottom w:val="0"/>
      <w:divBdr>
        <w:top w:val="none" w:sz="0" w:space="0" w:color="auto"/>
        <w:left w:val="none" w:sz="0" w:space="0" w:color="auto"/>
        <w:bottom w:val="none" w:sz="0" w:space="0" w:color="auto"/>
        <w:right w:val="none" w:sz="0" w:space="0" w:color="auto"/>
      </w:divBdr>
    </w:div>
    <w:div w:id="1321273442">
      <w:bodyDiv w:val="1"/>
      <w:marLeft w:val="0"/>
      <w:marRight w:val="0"/>
      <w:marTop w:val="0"/>
      <w:marBottom w:val="0"/>
      <w:divBdr>
        <w:top w:val="none" w:sz="0" w:space="0" w:color="auto"/>
        <w:left w:val="none" w:sz="0" w:space="0" w:color="auto"/>
        <w:bottom w:val="none" w:sz="0" w:space="0" w:color="auto"/>
        <w:right w:val="none" w:sz="0" w:space="0" w:color="auto"/>
      </w:divBdr>
    </w:div>
    <w:div w:id="1321346884">
      <w:bodyDiv w:val="1"/>
      <w:marLeft w:val="0"/>
      <w:marRight w:val="0"/>
      <w:marTop w:val="0"/>
      <w:marBottom w:val="0"/>
      <w:divBdr>
        <w:top w:val="none" w:sz="0" w:space="0" w:color="auto"/>
        <w:left w:val="none" w:sz="0" w:space="0" w:color="auto"/>
        <w:bottom w:val="none" w:sz="0" w:space="0" w:color="auto"/>
        <w:right w:val="none" w:sz="0" w:space="0" w:color="auto"/>
      </w:divBdr>
    </w:div>
    <w:div w:id="1322348562">
      <w:bodyDiv w:val="1"/>
      <w:marLeft w:val="0"/>
      <w:marRight w:val="0"/>
      <w:marTop w:val="0"/>
      <w:marBottom w:val="0"/>
      <w:divBdr>
        <w:top w:val="none" w:sz="0" w:space="0" w:color="auto"/>
        <w:left w:val="none" w:sz="0" w:space="0" w:color="auto"/>
        <w:bottom w:val="none" w:sz="0" w:space="0" w:color="auto"/>
        <w:right w:val="none" w:sz="0" w:space="0" w:color="auto"/>
      </w:divBdr>
    </w:div>
    <w:div w:id="1322582092">
      <w:bodyDiv w:val="1"/>
      <w:marLeft w:val="0"/>
      <w:marRight w:val="0"/>
      <w:marTop w:val="0"/>
      <w:marBottom w:val="0"/>
      <w:divBdr>
        <w:top w:val="none" w:sz="0" w:space="0" w:color="auto"/>
        <w:left w:val="none" w:sz="0" w:space="0" w:color="auto"/>
        <w:bottom w:val="none" w:sz="0" w:space="0" w:color="auto"/>
        <w:right w:val="none" w:sz="0" w:space="0" w:color="auto"/>
      </w:divBdr>
    </w:div>
    <w:div w:id="1322584928">
      <w:bodyDiv w:val="1"/>
      <w:marLeft w:val="0"/>
      <w:marRight w:val="0"/>
      <w:marTop w:val="0"/>
      <w:marBottom w:val="0"/>
      <w:divBdr>
        <w:top w:val="none" w:sz="0" w:space="0" w:color="auto"/>
        <w:left w:val="none" w:sz="0" w:space="0" w:color="auto"/>
        <w:bottom w:val="none" w:sz="0" w:space="0" w:color="auto"/>
        <w:right w:val="none" w:sz="0" w:space="0" w:color="auto"/>
      </w:divBdr>
    </w:div>
    <w:div w:id="1323199912">
      <w:bodyDiv w:val="1"/>
      <w:marLeft w:val="0"/>
      <w:marRight w:val="0"/>
      <w:marTop w:val="0"/>
      <w:marBottom w:val="0"/>
      <w:divBdr>
        <w:top w:val="none" w:sz="0" w:space="0" w:color="auto"/>
        <w:left w:val="none" w:sz="0" w:space="0" w:color="auto"/>
        <w:bottom w:val="none" w:sz="0" w:space="0" w:color="auto"/>
        <w:right w:val="none" w:sz="0" w:space="0" w:color="auto"/>
      </w:divBdr>
    </w:div>
    <w:div w:id="1323389629">
      <w:bodyDiv w:val="1"/>
      <w:marLeft w:val="0"/>
      <w:marRight w:val="0"/>
      <w:marTop w:val="0"/>
      <w:marBottom w:val="0"/>
      <w:divBdr>
        <w:top w:val="none" w:sz="0" w:space="0" w:color="auto"/>
        <w:left w:val="none" w:sz="0" w:space="0" w:color="auto"/>
        <w:bottom w:val="none" w:sz="0" w:space="0" w:color="auto"/>
        <w:right w:val="none" w:sz="0" w:space="0" w:color="auto"/>
      </w:divBdr>
    </w:div>
    <w:div w:id="1323389750">
      <w:bodyDiv w:val="1"/>
      <w:marLeft w:val="0"/>
      <w:marRight w:val="0"/>
      <w:marTop w:val="0"/>
      <w:marBottom w:val="0"/>
      <w:divBdr>
        <w:top w:val="none" w:sz="0" w:space="0" w:color="auto"/>
        <w:left w:val="none" w:sz="0" w:space="0" w:color="auto"/>
        <w:bottom w:val="none" w:sz="0" w:space="0" w:color="auto"/>
        <w:right w:val="none" w:sz="0" w:space="0" w:color="auto"/>
      </w:divBdr>
    </w:div>
    <w:div w:id="1323587781">
      <w:bodyDiv w:val="1"/>
      <w:marLeft w:val="0"/>
      <w:marRight w:val="0"/>
      <w:marTop w:val="0"/>
      <w:marBottom w:val="0"/>
      <w:divBdr>
        <w:top w:val="none" w:sz="0" w:space="0" w:color="auto"/>
        <w:left w:val="none" w:sz="0" w:space="0" w:color="auto"/>
        <w:bottom w:val="none" w:sz="0" w:space="0" w:color="auto"/>
        <w:right w:val="none" w:sz="0" w:space="0" w:color="auto"/>
      </w:divBdr>
    </w:div>
    <w:div w:id="1323894506">
      <w:bodyDiv w:val="1"/>
      <w:marLeft w:val="0"/>
      <w:marRight w:val="0"/>
      <w:marTop w:val="0"/>
      <w:marBottom w:val="0"/>
      <w:divBdr>
        <w:top w:val="none" w:sz="0" w:space="0" w:color="auto"/>
        <w:left w:val="none" w:sz="0" w:space="0" w:color="auto"/>
        <w:bottom w:val="none" w:sz="0" w:space="0" w:color="auto"/>
        <w:right w:val="none" w:sz="0" w:space="0" w:color="auto"/>
      </w:divBdr>
    </w:div>
    <w:div w:id="1324356096">
      <w:bodyDiv w:val="1"/>
      <w:marLeft w:val="0"/>
      <w:marRight w:val="0"/>
      <w:marTop w:val="0"/>
      <w:marBottom w:val="0"/>
      <w:divBdr>
        <w:top w:val="none" w:sz="0" w:space="0" w:color="auto"/>
        <w:left w:val="none" w:sz="0" w:space="0" w:color="auto"/>
        <w:bottom w:val="none" w:sz="0" w:space="0" w:color="auto"/>
        <w:right w:val="none" w:sz="0" w:space="0" w:color="auto"/>
      </w:divBdr>
    </w:div>
    <w:div w:id="1324964467">
      <w:bodyDiv w:val="1"/>
      <w:marLeft w:val="0"/>
      <w:marRight w:val="0"/>
      <w:marTop w:val="0"/>
      <w:marBottom w:val="0"/>
      <w:divBdr>
        <w:top w:val="none" w:sz="0" w:space="0" w:color="auto"/>
        <w:left w:val="none" w:sz="0" w:space="0" w:color="auto"/>
        <w:bottom w:val="none" w:sz="0" w:space="0" w:color="auto"/>
        <w:right w:val="none" w:sz="0" w:space="0" w:color="auto"/>
      </w:divBdr>
    </w:div>
    <w:div w:id="1325011644">
      <w:bodyDiv w:val="1"/>
      <w:marLeft w:val="0"/>
      <w:marRight w:val="0"/>
      <w:marTop w:val="0"/>
      <w:marBottom w:val="0"/>
      <w:divBdr>
        <w:top w:val="none" w:sz="0" w:space="0" w:color="auto"/>
        <w:left w:val="none" w:sz="0" w:space="0" w:color="auto"/>
        <w:bottom w:val="none" w:sz="0" w:space="0" w:color="auto"/>
        <w:right w:val="none" w:sz="0" w:space="0" w:color="auto"/>
      </w:divBdr>
    </w:div>
    <w:div w:id="1325086838">
      <w:bodyDiv w:val="1"/>
      <w:marLeft w:val="0"/>
      <w:marRight w:val="0"/>
      <w:marTop w:val="0"/>
      <w:marBottom w:val="0"/>
      <w:divBdr>
        <w:top w:val="none" w:sz="0" w:space="0" w:color="auto"/>
        <w:left w:val="none" w:sz="0" w:space="0" w:color="auto"/>
        <w:bottom w:val="none" w:sz="0" w:space="0" w:color="auto"/>
        <w:right w:val="none" w:sz="0" w:space="0" w:color="auto"/>
      </w:divBdr>
    </w:div>
    <w:div w:id="1325158060">
      <w:bodyDiv w:val="1"/>
      <w:marLeft w:val="0"/>
      <w:marRight w:val="0"/>
      <w:marTop w:val="0"/>
      <w:marBottom w:val="0"/>
      <w:divBdr>
        <w:top w:val="none" w:sz="0" w:space="0" w:color="auto"/>
        <w:left w:val="none" w:sz="0" w:space="0" w:color="auto"/>
        <w:bottom w:val="none" w:sz="0" w:space="0" w:color="auto"/>
        <w:right w:val="none" w:sz="0" w:space="0" w:color="auto"/>
      </w:divBdr>
    </w:div>
    <w:div w:id="1325206150">
      <w:bodyDiv w:val="1"/>
      <w:marLeft w:val="0"/>
      <w:marRight w:val="0"/>
      <w:marTop w:val="0"/>
      <w:marBottom w:val="0"/>
      <w:divBdr>
        <w:top w:val="none" w:sz="0" w:space="0" w:color="auto"/>
        <w:left w:val="none" w:sz="0" w:space="0" w:color="auto"/>
        <w:bottom w:val="none" w:sz="0" w:space="0" w:color="auto"/>
        <w:right w:val="none" w:sz="0" w:space="0" w:color="auto"/>
      </w:divBdr>
    </w:div>
    <w:div w:id="1325427614">
      <w:bodyDiv w:val="1"/>
      <w:marLeft w:val="0"/>
      <w:marRight w:val="0"/>
      <w:marTop w:val="0"/>
      <w:marBottom w:val="0"/>
      <w:divBdr>
        <w:top w:val="none" w:sz="0" w:space="0" w:color="auto"/>
        <w:left w:val="none" w:sz="0" w:space="0" w:color="auto"/>
        <w:bottom w:val="none" w:sz="0" w:space="0" w:color="auto"/>
        <w:right w:val="none" w:sz="0" w:space="0" w:color="auto"/>
      </w:divBdr>
    </w:div>
    <w:div w:id="1325627316">
      <w:bodyDiv w:val="1"/>
      <w:marLeft w:val="0"/>
      <w:marRight w:val="0"/>
      <w:marTop w:val="0"/>
      <w:marBottom w:val="0"/>
      <w:divBdr>
        <w:top w:val="none" w:sz="0" w:space="0" w:color="auto"/>
        <w:left w:val="none" w:sz="0" w:space="0" w:color="auto"/>
        <w:bottom w:val="none" w:sz="0" w:space="0" w:color="auto"/>
        <w:right w:val="none" w:sz="0" w:space="0" w:color="auto"/>
      </w:divBdr>
    </w:div>
    <w:div w:id="1325819088">
      <w:bodyDiv w:val="1"/>
      <w:marLeft w:val="0"/>
      <w:marRight w:val="0"/>
      <w:marTop w:val="0"/>
      <w:marBottom w:val="0"/>
      <w:divBdr>
        <w:top w:val="none" w:sz="0" w:space="0" w:color="auto"/>
        <w:left w:val="none" w:sz="0" w:space="0" w:color="auto"/>
        <w:bottom w:val="none" w:sz="0" w:space="0" w:color="auto"/>
        <w:right w:val="none" w:sz="0" w:space="0" w:color="auto"/>
      </w:divBdr>
    </w:div>
    <w:div w:id="1326006885">
      <w:bodyDiv w:val="1"/>
      <w:marLeft w:val="0"/>
      <w:marRight w:val="0"/>
      <w:marTop w:val="0"/>
      <w:marBottom w:val="0"/>
      <w:divBdr>
        <w:top w:val="none" w:sz="0" w:space="0" w:color="auto"/>
        <w:left w:val="none" w:sz="0" w:space="0" w:color="auto"/>
        <w:bottom w:val="none" w:sz="0" w:space="0" w:color="auto"/>
        <w:right w:val="none" w:sz="0" w:space="0" w:color="auto"/>
      </w:divBdr>
    </w:div>
    <w:div w:id="1326471797">
      <w:bodyDiv w:val="1"/>
      <w:marLeft w:val="0"/>
      <w:marRight w:val="0"/>
      <w:marTop w:val="0"/>
      <w:marBottom w:val="0"/>
      <w:divBdr>
        <w:top w:val="none" w:sz="0" w:space="0" w:color="auto"/>
        <w:left w:val="none" w:sz="0" w:space="0" w:color="auto"/>
        <w:bottom w:val="none" w:sz="0" w:space="0" w:color="auto"/>
        <w:right w:val="none" w:sz="0" w:space="0" w:color="auto"/>
      </w:divBdr>
    </w:div>
    <w:div w:id="1326982217">
      <w:bodyDiv w:val="1"/>
      <w:marLeft w:val="0"/>
      <w:marRight w:val="0"/>
      <w:marTop w:val="0"/>
      <w:marBottom w:val="0"/>
      <w:divBdr>
        <w:top w:val="none" w:sz="0" w:space="0" w:color="auto"/>
        <w:left w:val="none" w:sz="0" w:space="0" w:color="auto"/>
        <w:bottom w:val="none" w:sz="0" w:space="0" w:color="auto"/>
        <w:right w:val="none" w:sz="0" w:space="0" w:color="auto"/>
      </w:divBdr>
    </w:div>
    <w:div w:id="1327393394">
      <w:bodyDiv w:val="1"/>
      <w:marLeft w:val="0"/>
      <w:marRight w:val="0"/>
      <w:marTop w:val="0"/>
      <w:marBottom w:val="0"/>
      <w:divBdr>
        <w:top w:val="none" w:sz="0" w:space="0" w:color="auto"/>
        <w:left w:val="none" w:sz="0" w:space="0" w:color="auto"/>
        <w:bottom w:val="none" w:sz="0" w:space="0" w:color="auto"/>
        <w:right w:val="none" w:sz="0" w:space="0" w:color="auto"/>
      </w:divBdr>
    </w:div>
    <w:div w:id="1327630127">
      <w:bodyDiv w:val="1"/>
      <w:marLeft w:val="0"/>
      <w:marRight w:val="0"/>
      <w:marTop w:val="0"/>
      <w:marBottom w:val="0"/>
      <w:divBdr>
        <w:top w:val="none" w:sz="0" w:space="0" w:color="auto"/>
        <w:left w:val="none" w:sz="0" w:space="0" w:color="auto"/>
        <w:bottom w:val="none" w:sz="0" w:space="0" w:color="auto"/>
        <w:right w:val="none" w:sz="0" w:space="0" w:color="auto"/>
      </w:divBdr>
    </w:div>
    <w:div w:id="1327853995">
      <w:bodyDiv w:val="1"/>
      <w:marLeft w:val="0"/>
      <w:marRight w:val="0"/>
      <w:marTop w:val="0"/>
      <w:marBottom w:val="0"/>
      <w:divBdr>
        <w:top w:val="none" w:sz="0" w:space="0" w:color="auto"/>
        <w:left w:val="none" w:sz="0" w:space="0" w:color="auto"/>
        <w:bottom w:val="none" w:sz="0" w:space="0" w:color="auto"/>
        <w:right w:val="none" w:sz="0" w:space="0" w:color="auto"/>
      </w:divBdr>
    </w:div>
    <w:div w:id="1328166294">
      <w:bodyDiv w:val="1"/>
      <w:marLeft w:val="0"/>
      <w:marRight w:val="0"/>
      <w:marTop w:val="0"/>
      <w:marBottom w:val="0"/>
      <w:divBdr>
        <w:top w:val="none" w:sz="0" w:space="0" w:color="auto"/>
        <w:left w:val="none" w:sz="0" w:space="0" w:color="auto"/>
        <w:bottom w:val="none" w:sz="0" w:space="0" w:color="auto"/>
        <w:right w:val="none" w:sz="0" w:space="0" w:color="auto"/>
      </w:divBdr>
    </w:div>
    <w:div w:id="1328368034">
      <w:bodyDiv w:val="1"/>
      <w:marLeft w:val="0"/>
      <w:marRight w:val="0"/>
      <w:marTop w:val="0"/>
      <w:marBottom w:val="0"/>
      <w:divBdr>
        <w:top w:val="none" w:sz="0" w:space="0" w:color="auto"/>
        <w:left w:val="none" w:sz="0" w:space="0" w:color="auto"/>
        <w:bottom w:val="none" w:sz="0" w:space="0" w:color="auto"/>
        <w:right w:val="none" w:sz="0" w:space="0" w:color="auto"/>
      </w:divBdr>
    </w:div>
    <w:div w:id="1328511390">
      <w:bodyDiv w:val="1"/>
      <w:marLeft w:val="0"/>
      <w:marRight w:val="0"/>
      <w:marTop w:val="0"/>
      <w:marBottom w:val="0"/>
      <w:divBdr>
        <w:top w:val="none" w:sz="0" w:space="0" w:color="auto"/>
        <w:left w:val="none" w:sz="0" w:space="0" w:color="auto"/>
        <w:bottom w:val="none" w:sz="0" w:space="0" w:color="auto"/>
        <w:right w:val="none" w:sz="0" w:space="0" w:color="auto"/>
      </w:divBdr>
    </w:div>
    <w:div w:id="1329864125">
      <w:bodyDiv w:val="1"/>
      <w:marLeft w:val="0"/>
      <w:marRight w:val="0"/>
      <w:marTop w:val="0"/>
      <w:marBottom w:val="0"/>
      <w:divBdr>
        <w:top w:val="none" w:sz="0" w:space="0" w:color="auto"/>
        <w:left w:val="none" w:sz="0" w:space="0" w:color="auto"/>
        <w:bottom w:val="none" w:sz="0" w:space="0" w:color="auto"/>
        <w:right w:val="none" w:sz="0" w:space="0" w:color="auto"/>
      </w:divBdr>
    </w:div>
    <w:div w:id="1330254818">
      <w:bodyDiv w:val="1"/>
      <w:marLeft w:val="0"/>
      <w:marRight w:val="0"/>
      <w:marTop w:val="0"/>
      <w:marBottom w:val="0"/>
      <w:divBdr>
        <w:top w:val="none" w:sz="0" w:space="0" w:color="auto"/>
        <w:left w:val="none" w:sz="0" w:space="0" w:color="auto"/>
        <w:bottom w:val="none" w:sz="0" w:space="0" w:color="auto"/>
        <w:right w:val="none" w:sz="0" w:space="0" w:color="auto"/>
      </w:divBdr>
    </w:div>
    <w:div w:id="1330520309">
      <w:bodyDiv w:val="1"/>
      <w:marLeft w:val="0"/>
      <w:marRight w:val="0"/>
      <w:marTop w:val="0"/>
      <w:marBottom w:val="0"/>
      <w:divBdr>
        <w:top w:val="none" w:sz="0" w:space="0" w:color="auto"/>
        <w:left w:val="none" w:sz="0" w:space="0" w:color="auto"/>
        <w:bottom w:val="none" w:sz="0" w:space="0" w:color="auto"/>
        <w:right w:val="none" w:sz="0" w:space="0" w:color="auto"/>
      </w:divBdr>
    </w:div>
    <w:div w:id="1330600429">
      <w:bodyDiv w:val="1"/>
      <w:marLeft w:val="0"/>
      <w:marRight w:val="0"/>
      <w:marTop w:val="0"/>
      <w:marBottom w:val="0"/>
      <w:divBdr>
        <w:top w:val="none" w:sz="0" w:space="0" w:color="auto"/>
        <w:left w:val="none" w:sz="0" w:space="0" w:color="auto"/>
        <w:bottom w:val="none" w:sz="0" w:space="0" w:color="auto"/>
        <w:right w:val="none" w:sz="0" w:space="0" w:color="auto"/>
      </w:divBdr>
    </w:div>
    <w:div w:id="1330870414">
      <w:bodyDiv w:val="1"/>
      <w:marLeft w:val="0"/>
      <w:marRight w:val="0"/>
      <w:marTop w:val="0"/>
      <w:marBottom w:val="0"/>
      <w:divBdr>
        <w:top w:val="none" w:sz="0" w:space="0" w:color="auto"/>
        <w:left w:val="none" w:sz="0" w:space="0" w:color="auto"/>
        <w:bottom w:val="none" w:sz="0" w:space="0" w:color="auto"/>
        <w:right w:val="none" w:sz="0" w:space="0" w:color="auto"/>
      </w:divBdr>
    </w:div>
    <w:div w:id="1331174844">
      <w:bodyDiv w:val="1"/>
      <w:marLeft w:val="0"/>
      <w:marRight w:val="0"/>
      <w:marTop w:val="0"/>
      <w:marBottom w:val="0"/>
      <w:divBdr>
        <w:top w:val="none" w:sz="0" w:space="0" w:color="auto"/>
        <w:left w:val="none" w:sz="0" w:space="0" w:color="auto"/>
        <w:bottom w:val="none" w:sz="0" w:space="0" w:color="auto"/>
        <w:right w:val="none" w:sz="0" w:space="0" w:color="auto"/>
      </w:divBdr>
    </w:div>
    <w:div w:id="1331180020">
      <w:bodyDiv w:val="1"/>
      <w:marLeft w:val="0"/>
      <w:marRight w:val="0"/>
      <w:marTop w:val="0"/>
      <w:marBottom w:val="0"/>
      <w:divBdr>
        <w:top w:val="none" w:sz="0" w:space="0" w:color="auto"/>
        <w:left w:val="none" w:sz="0" w:space="0" w:color="auto"/>
        <w:bottom w:val="none" w:sz="0" w:space="0" w:color="auto"/>
        <w:right w:val="none" w:sz="0" w:space="0" w:color="auto"/>
      </w:divBdr>
    </w:div>
    <w:div w:id="1331181294">
      <w:bodyDiv w:val="1"/>
      <w:marLeft w:val="0"/>
      <w:marRight w:val="0"/>
      <w:marTop w:val="0"/>
      <w:marBottom w:val="0"/>
      <w:divBdr>
        <w:top w:val="none" w:sz="0" w:space="0" w:color="auto"/>
        <w:left w:val="none" w:sz="0" w:space="0" w:color="auto"/>
        <w:bottom w:val="none" w:sz="0" w:space="0" w:color="auto"/>
        <w:right w:val="none" w:sz="0" w:space="0" w:color="auto"/>
      </w:divBdr>
    </w:div>
    <w:div w:id="1331449126">
      <w:bodyDiv w:val="1"/>
      <w:marLeft w:val="0"/>
      <w:marRight w:val="0"/>
      <w:marTop w:val="0"/>
      <w:marBottom w:val="0"/>
      <w:divBdr>
        <w:top w:val="none" w:sz="0" w:space="0" w:color="auto"/>
        <w:left w:val="none" w:sz="0" w:space="0" w:color="auto"/>
        <w:bottom w:val="none" w:sz="0" w:space="0" w:color="auto"/>
        <w:right w:val="none" w:sz="0" w:space="0" w:color="auto"/>
      </w:divBdr>
    </w:div>
    <w:div w:id="1331519316">
      <w:bodyDiv w:val="1"/>
      <w:marLeft w:val="0"/>
      <w:marRight w:val="0"/>
      <w:marTop w:val="0"/>
      <w:marBottom w:val="0"/>
      <w:divBdr>
        <w:top w:val="none" w:sz="0" w:space="0" w:color="auto"/>
        <w:left w:val="none" w:sz="0" w:space="0" w:color="auto"/>
        <w:bottom w:val="none" w:sz="0" w:space="0" w:color="auto"/>
        <w:right w:val="none" w:sz="0" w:space="0" w:color="auto"/>
      </w:divBdr>
    </w:div>
    <w:div w:id="1331635596">
      <w:bodyDiv w:val="1"/>
      <w:marLeft w:val="0"/>
      <w:marRight w:val="0"/>
      <w:marTop w:val="0"/>
      <w:marBottom w:val="0"/>
      <w:divBdr>
        <w:top w:val="none" w:sz="0" w:space="0" w:color="auto"/>
        <w:left w:val="none" w:sz="0" w:space="0" w:color="auto"/>
        <w:bottom w:val="none" w:sz="0" w:space="0" w:color="auto"/>
        <w:right w:val="none" w:sz="0" w:space="0" w:color="auto"/>
      </w:divBdr>
    </w:div>
    <w:div w:id="1332952762">
      <w:bodyDiv w:val="1"/>
      <w:marLeft w:val="0"/>
      <w:marRight w:val="0"/>
      <w:marTop w:val="0"/>
      <w:marBottom w:val="0"/>
      <w:divBdr>
        <w:top w:val="none" w:sz="0" w:space="0" w:color="auto"/>
        <w:left w:val="none" w:sz="0" w:space="0" w:color="auto"/>
        <w:bottom w:val="none" w:sz="0" w:space="0" w:color="auto"/>
        <w:right w:val="none" w:sz="0" w:space="0" w:color="auto"/>
      </w:divBdr>
    </w:div>
    <w:div w:id="1332953692">
      <w:bodyDiv w:val="1"/>
      <w:marLeft w:val="0"/>
      <w:marRight w:val="0"/>
      <w:marTop w:val="0"/>
      <w:marBottom w:val="0"/>
      <w:divBdr>
        <w:top w:val="none" w:sz="0" w:space="0" w:color="auto"/>
        <w:left w:val="none" w:sz="0" w:space="0" w:color="auto"/>
        <w:bottom w:val="none" w:sz="0" w:space="0" w:color="auto"/>
        <w:right w:val="none" w:sz="0" w:space="0" w:color="auto"/>
      </w:divBdr>
    </w:div>
    <w:div w:id="1332954523">
      <w:bodyDiv w:val="1"/>
      <w:marLeft w:val="0"/>
      <w:marRight w:val="0"/>
      <w:marTop w:val="0"/>
      <w:marBottom w:val="0"/>
      <w:divBdr>
        <w:top w:val="none" w:sz="0" w:space="0" w:color="auto"/>
        <w:left w:val="none" w:sz="0" w:space="0" w:color="auto"/>
        <w:bottom w:val="none" w:sz="0" w:space="0" w:color="auto"/>
        <w:right w:val="none" w:sz="0" w:space="0" w:color="auto"/>
      </w:divBdr>
    </w:div>
    <w:div w:id="1333221406">
      <w:bodyDiv w:val="1"/>
      <w:marLeft w:val="0"/>
      <w:marRight w:val="0"/>
      <w:marTop w:val="0"/>
      <w:marBottom w:val="0"/>
      <w:divBdr>
        <w:top w:val="none" w:sz="0" w:space="0" w:color="auto"/>
        <w:left w:val="none" w:sz="0" w:space="0" w:color="auto"/>
        <w:bottom w:val="none" w:sz="0" w:space="0" w:color="auto"/>
        <w:right w:val="none" w:sz="0" w:space="0" w:color="auto"/>
      </w:divBdr>
    </w:div>
    <w:div w:id="1333292751">
      <w:bodyDiv w:val="1"/>
      <w:marLeft w:val="0"/>
      <w:marRight w:val="0"/>
      <w:marTop w:val="0"/>
      <w:marBottom w:val="0"/>
      <w:divBdr>
        <w:top w:val="none" w:sz="0" w:space="0" w:color="auto"/>
        <w:left w:val="none" w:sz="0" w:space="0" w:color="auto"/>
        <w:bottom w:val="none" w:sz="0" w:space="0" w:color="auto"/>
        <w:right w:val="none" w:sz="0" w:space="0" w:color="auto"/>
      </w:divBdr>
    </w:div>
    <w:div w:id="1333485592">
      <w:bodyDiv w:val="1"/>
      <w:marLeft w:val="0"/>
      <w:marRight w:val="0"/>
      <w:marTop w:val="0"/>
      <w:marBottom w:val="0"/>
      <w:divBdr>
        <w:top w:val="none" w:sz="0" w:space="0" w:color="auto"/>
        <w:left w:val="none" w:sz="0" w:space="0" w:color="auto"/>
        <w:bottom w:val="none" w:sz="0" w:space="0" w:color="auto"/>
        <w:right w:val="none" w:sz="0" w:space="0" w:color="auto"/>
      </w:divBdr>
    </w:div>
    <w:div w:id="1333993753">
      <w:bodyDiv w:val="1"/>
      <w:marLeft w:val="0"/>
      <w:marRight w:val="0"/>
      <w:marTop w:val="0"/>
      <w:marBottom w:val="0"/>
      <w:divBdr>
        <w:top w:val="none" w:sz="0" w:space="0" w:color="auto"/>
        <w:left w:val="none" w:sz="0" w:space="0" w:color="auto"/>
        <w:bottom w:val="none" w:sz="0" w:space="0" w:color="auto"/>
        <w:right w:val="none" w:sz="0" w:space="0" w:color="auto"/>
      </w:divBdr>
    </w:div>
    <w:div w:id="1334261940">
      <w:bodyDiv w:val="1"/>
      <w:marLeft w:val="0"/>
      <w:marRight w:val="0"/>
      <w:marTop w:val="0"/>
      <w:marBottom w:val="0"/>
      <w:divBdr>
        <w:top w:val="none" w:sz="0" w:space="0" w:color="auto"/>
        <w:left w:val="none" w:sz="0" w:space="0" w:color="auto"/>
        <w:bottom w:val="none" w:sz="0" w:space="0" w:color="auto"/>
        <w:right w:val="none" w:sz="0" w:space="0" w:color="auto"/>
      </w:divBdr>
    </w:div>
    <w:div w:id="1334450801">
      <w:bodyDiv w:val="1"/>
      <w:marLeft w:val="0"/>
      <w:marRight w:val="0"/>
      <w:marTop w:val="0"/>
      <w:marBottom w:val="0"/>
      <w:divBdr>
        <w:top w:val="none" w:sz="0" w:space="0" w:color="auto"/>
        <w:left w:val="none" w:sz="0" w:space="0" w:color="auto"/>
        <w:bottom w:val="none" w:sz="0" w:space="0" w:color="auto"/>
        <w:right w:val="none" w:sz="0" w:space="0" w:color="auto"/>
      </w:divBdr>
    </w:div>
    <w:div w:id="1334727391">
      <w:bodyDiv w:val="1"/>
      <w:marLeft w:val="0"/>
      <w:marRight w:val="0"/>
      <w:marTop w:val="0"/>
      <w:marBottom w:val="0"/>
      <w:divBdr>
        <w:top w:val="none" w:sz="0" w:space="0" w:color="auto"/>
        <w:left w:val="none" w:sz="0" w:space="0" w:color="auto"/>
        <w:bottom w:val="none" w:sz="0" w:space="0" w:color="auto"/>
        <w:right w:val="none" w:sz="0" w:space="0" w:color="auto"/>
      </w:divBdr>
    </w:div>
    <w:div w:id="1334797920">
      <w:bodyDiv w:val="1"/>
      <w:marLeft w:val="0"/>
      <w:marRight w:val="0"/>
      <w:marTop w:val="0"/>
      <w:marBottom w:val="0"/>
      <w:divBdr>
        <w:top w:val="none" w:sz="0" w:space="0" w:color="auto"/>
        <w:left w:val="none" w:sz="0" w:space="0" w:color="auto"/>
        <w:bottom w:val="none" w:sz="0" w:space="0" w:color="auto"/>
        <w:right w:val="none" w:sz="0" w:space="0" w:color="auto"/>
      </w:divBdr>
    </w:div>
    <w:div w:id="1335186105">
      <w:bodyDiv w:val="1"/>
      <w:marLeft w:val="0"/>
      <w:marRight w:val="0"/>
      <w:marTop w:val="0"/>
      <w:marBottom w:val="0"/>
      <w:divBdr>
        <w:top w:val="none" w:sz="0" w:space="0" w:color="auto"/>
        <w:left w:val="none" w:sz="0" w:space="0" w:color="auto"/>
        <w:bottom w:val="none" w:sz="0" w:space="0" w:color="auto"/>
        <w:right w:val="none" w:sz="0" w:space="0" w:color="auto"/>
      </w:divBdr>
    </w:div>
    <w:div w:id="1335642035">
      <w:bodyDiv w:val="1"/>
      <w:marLeft w:val="0"/>
      <w:marRight w:val="0"/>
      <w:marTop w:val="0"/>
      <w:marBottom w:val="0"/>
      <w:divBdr>
        <w:top w:val="none" w:sz="0" w:space="0" w:color="auto"/>
        <w:left w:val="none" w:sz="0" w:space="0" w:color="auto"/>
        <w:bottom w:val="none" w:sz="0" w:space="0" w:color="auto"/>
        <w:right w:val="none" w:sz="0" w:space="0" w:color="auto"/>
      </w:divBdr>
    </w:div>
    <w:div w:id="1335643732">
      <w:bodyDiv w:val="1"/>
      <w:marLeft w:val="0"/>
      <w:marRight w:val="0"/>
      <w:marTop w:val="0"/>
      <w:marBottom w:val="0"/>
      <w:divBdr>
        <w:top w:val="none" w:sz="0" w:space="0" w:color="auto"/>
        <w:left w:val="none" w:sz="0" w:space="0" w:color="auto"/>
        <w:bottom w:val="none" w:sz="0" w:space="0" w:color="auto"/>
        <w:right w:val="none" w:sz="0" w:space="0" w:color="auto"/>
      </w:divBdr>
    </w:div>
    <w:div w:id="1335886480">
      <w:bodyDiv w:val="1"/>
      <w:marLeft w:val="0"/>
      <w:marRight w:val="0"/>
      <w:marTop w:val="0"/>
      <w:marBottom w:val="0"/>
      <w:divBdr>
        <w:top w:val="none" w:sz="0" w:space="0" w:color="auto"/>
        <w:left w:val="none" w:sz="0" w:space="0" w:color="auto"/>
        <w:bottom w:val="none" w:sz="0" w:space="0" w:color="auto"/>
        <w:right w:val="none" w:sz="0" w:space="0" w:color="auto"/>
      </w:divBdr>
    </w:div>
    <w:div w:id="1335962351">
      <w:bodyDiv w:val="1"/>
      <w:marLeft w:val="0"/>
      <w:marRight w:val="0"/>
      <w:marTop w:val="0"/>
      <w:marBottom w:val="0"/>
      <w:divBdr>
        <w:top w:val="none" w:sz="0" w:space="0" w:color="auto"/>
        <w:left w:val="none" w:sz="0" w:space="0" w:color="auto"/>
        <w:bottom w:val="none" w:sz="0" w:space="0" w:color="auto"/>
        <w:right w:val="none" w:sz="0" w:space="0" w:color="auto"/>
      </w:divBdr>
    </w:div>
    <w:div w:id="1336106206">
      <w:bodyDiv w:val="1"/>
      <w:marLeft w:val="0"/>
      <w:marRight w:val="0"/>
      <w:marTop w:val="0"/>
      <w:marBottom w:val="0"/>
      <w:divBdr>
        <w:top w:val="none" w:sz="0" w:space="0" w:color="auto"/>
        <w:left w:val="none" w:sz="0" w:space="0" w:color="auto"/>
        <w:bottom w:val="none" w:sz="0" w:space="0" w:color="auto"/>
        <w:right w:val="none" w:sz="0" w:space="0" w:color="auto"/>
      </w:divBdr>
    </w:div>
    <w:div w:id="1336179676">
      <w:bodyDiv w:val="1"/>
      <w:marLeft w:val="0"/>
      <w:marRight w:val="0"/>
      <w:marTop w:val="0"/>
      <w:marBottom w:val="0"/>
      <w:divBdr>
        <w:top w:val="none" w:sz="0" w:space="0" w:color="auto"/>
        <w:left w:val="none" w:sz="0" w:space="0" w:color="auto"/>
        <w:bottom w:val="none" w:sz="0" w:space="0" w:color="auto"/>
        <w:right w:val="none" w:sz="0" w:space="0" w:color="auto"/>
      </w:divBdr>
    </w:div>
    <w:div w:id="1336760837">
      <w:bodyDiv w:val="1"/>
      <w:marLeft w:val="0"/>
      <w:marRight w:val="0"/>
      <w:marTop w:val="0"/>
      <w:marBottom w:val="0"/>
      <w:divBdr>
        <w:top w:val="none" w:sz="0" w:space="0" w:color="auto"/>
        <w:left w:val="none" w:sz="0" w:space="0" w:color="auto"/>
        <w:bottom w:val="none" w:sz="0" w:space="0" w:color="auto"/>
        <w:right w:val="none" w:sz="0" w:space="0" w:color="auto"/>
      </w:divBdr>
    </w:div>
    <w:div w:id="1336809987">
      <w:bodyDiv w:val="1"/>
      <w:marLeft w:val="0"/>
      <w:marRight w:val="0"/>
      <w:marTop w:val="0"/>
      <w:marBottom w:val="0"/>
      <w:divBdr>
        <w:top w:val="none" w:sz="0" w:space="0" w:color="auto"/>
        <w:left w:val="none" w:sz="0" w:space="0" w:color="auto"/>
        <w:bottom w:val="none" w:sz="0" w:space="0" w:color="auto"/>
        <w:right w:val="none" w:sz="0" w:space="0" w:color="auto"/>
      </w:divBdr>
    </w:div>
    <w:div w:id="1337004002">
      <w:bodyDiv w:val="1"/>
      <w:marLeft w:val="0"/>
      <w:marRight w:val="0"/>
      <w:marTop w:val="0"/>
      <w:marBottom w:val="0"/>
      <w:divBdr>
        <w:top w:val="none" w:sz="0" w:space="0" w:color="auto"/>
        <w:left w:val="none" w:sz="0" w:space="0" w:color="auto"/>
        <w:bottom w:val="none" w:sz="0" w:space="0" w:color="auto"/>
        <w:right w:val="none" w:sz="0" w:space="0" w:color="auto"/>
      </w:divBdr>
    </w:div>
    <w:div w:id="1337154393">
      <w:bodyDiv w:val="1"/>
      <w:marLeft w:val="0"/>
      <w:marRight w:val="0"/>
      <w:marTop w:val="0"/>
      <w:marBottom w:val="0"/>
      <w:divBdr>
        <w:top w:val="none" w:sz="0" w:space="0" w:color="auto"/>
        <w:left w:val="none" w:sz="0" w:space="0" w:color="auto"/>
        <w:bottom w:val="none" w:sz="0" w:space="0" w:color="auto"/>
        <w:right w:val="none" w:sz="0" w:space="0" w:color="auto"/>
      </w:divBdr>
    </w:div>
    <w:div w:id="1337271337">
      <w:bodyDiv w:val="1"/>
      <w:marLeft w:val="0"/>
      <w:marRight w:val="0"/>
      <w:marTop w:val="0"/>
      <w:marBottom w:val="0"/>
      <w:divBdr>
        <w:top w:val="none" w:sz="0" w:space="0" w:color="auto"/>
        <w:left w:val="none" w:sz="0" w:space="0" w:color="auto"/>
        <w:bottom w:val="none" w:sz="0" w:space="0" w:color="auto"/>
        <w:right w:val="none" w:sz="0" w:space="0" w:color="auto"/>
      </w:divBdr>
    </w:div>
    <w:div w:id="1337419927">
      <w:bodyDiv w:val="1"/>
      <w:marLeft w:val="0"/>
      <w:marRight w:val="0"/>
      <w:marTop w:val="0"/>
      <w:marBottom w:val="0"/>
      <w:divBdr>
        <w:top w:val="none" w:sz="0" w:space="0" w:color="auto"/>
        <w:left w:val="none" w:sz="0" w:space="0" w:color="auto"/>
        <w:bottom w:val="none" w:sz="0" w:space="0" w:color="auto"/>
        <w:right w:val="none" w:sz="0" w:space="0" w:color="auto"/>
      </w:divBdr>
    </w:div>
    <w:div w:id="1338118640">
      <w:bodyDiv w:val="1"/>
      <w:marLeft w:val="0"/>
      <w:marRight w:val="0"/>
      <w:marTop w:val="0"/>
      <w:marBottom w:val="0"/>
      <w:divBdr>
        <w:top w:val="none" w:sz="0" w:space="0" w:color="auto"/>
        <w:left w:val="none" w:sz="0" w:space="0" w:color="auto"/>
        <w:bottom w:val="none" w:sz="0" w:space="0" w:color="auto"/>
        <w:right w:val="none" w:sz="0" w:space="0" w:color="auto"/>
      </w:divBdr>
    </w:div>
    <w:div w:id="1339112671">
      <w:bodyDiv w:val="1"/>
      <w:marLeft w:val="0"/>
      <w:marRight w:val="0"/>
      <w:marTop w:val="0"/>
      <w:marBottom w:val="0"/>
      <w:divBdr>
        <w:top w:val="none" w:sz="0" w:space="0" w:color="auto"/>
        <w:left w:val="none" w:sz="0" w:space="0" w:color="auto"/>
        <w:bottom w:val="none" w:sz="0" w:space="0" w:color="auto"/>
        <w:right w:val="none" w:sz="0" w:space="0" w:color="auto"/>
      </w:divBdr>
    </w:div>
    <w:div w:id="1339386481">
      <w:bodyDiv w:val="1"/>
      <w:marLeft w:val="0"/>
      <w:marRight w:val="0"/>
      <w:marTop w:val="0"/>
      <w:marBottom w:val="0"/>
      <w:divBdr>
        <w:top w:val="none" w:sz="0" w:space="0" w:color="auto"/>
        <w:left w:val="none" w:sz="0" w:space="0" w:color="auto"/>
        <w:bottom w:val="none" w:sz="0" w:space="0" w:color="auto"/>
        <w:right w:val="none" w:sz="0" w:space="0" w:color="auto"/>
      </w:divBdr>
    </w:div>
    <w:div w:id="1339580216">
      <w:bodyDiv w:val="1"/>
      <w:marLeft w:val="0"/>
      <w:marRight w:val="0"/>
      <w:marTop w:val="0"/>
      <w:marBottom w:val="0"/>
      <w:divBdr>
        <w:top w:val="none" w:sz="0" w:space="0" w:color="auto"/>
        <w:left w:val="none" w:sz="0" w:space="0" w:color="auto"/>
        <w:bottom w:val="none" w:sz="0" w:space="0" w:color="auto"/>
        <w:right w:val="none" w:sz="0" w:space="0" w:color="auto"/>
      </w:divBdr>
    </w:div>
    <w:div w:id="1339621753">
      <w:bodyDiv w:val="1"/>
      <w:marLeft w:val="0"/>
      <w:marRight w:val="0"/>
      <w:marTop w:val="0"/>
      <w:marBottom w:val="0"/>
      <w:divBdr>
        <w:top w:val="none" w:sz="0" w:space="0" w:color="auto"/>
        <w:left w:val="none" w:sz="0" w:space="0" w:color="auto"/>
        <w:bottom w:val="none" w:sz="0" w:space="0" w:color="auto"/>
        <w:right w:val="none" w:sz="0" w:space="0" w:color="auto"/>
      </w:divBdr>
    </w:div>
    <w:div w:id="1339965135">
      <w:bodyDiv w:val="1"/>
      <w:marLeft w:val="0"/>
      <w:marRight w:val="0"/>
      <w:marTop w:val="0"/>
      <w:marBottom w:val="0"/>
      <w:divBdr>
        <w:top w:val="none" w:sz="0" w:space="0" w:color="auto"/>
        <w:left w:val="none" w:sz="0" w:space="0" w:color="auto"/>
        <w:bottom w:val="none" w:sz="0" w:space="0" w:color="auto"/>
        <w:right w:val="none" w:sz="0" w:space="0" w:color="auto"/>
      </w:divBdr>
    </w:div>
    <w:div w:id="1340158415">
      <w:bodyDiv w:val="1"/>
      <w:marLeft w:val="0"/>
      <w:marRight w:val="0"/>
      <w:marTop w:val="0"/>
      <w:marBottom w:val="0"/>
      <w:divBdr>
        <w:top w:val="none" w:sz="0" w:space="0" w:color="auto"/>
        <w:left w:val="none" w:sz="0" w:space="0" w:color="auto"/>
        <w:bottom w:val="none" w:sz="0" w:space="0" w:color="auto"/>
        <w:right w:val="none" w:sz="0" w:space="0" w:color="auto"/>
      </w:divBdr>
    </w:div>
    <w:div w:id="1340308116">
      <w:bodyDiv w:val="1"/>
      <w:marLeft w:val="0"/>
      <w:marRight w:val="0"/>
      <w:marTop w:val="0"/>
      <w:marBottom w:val="0"/>
      <w:divBdr>
        <w:top w:val="none" w:sz="0" w:space="0" w:color="auto"/>
        <w:left w:val="none" w:sz="0" w:space="0" w:color="auto"/>
        <w:bottom w:val="none" w:sz="0" w:space="0" w:color="auto"/>
        <w:right w:val="none" w:sz="0" w:space="0" w:color="auto"/>
      </w:divBdr>
    </w:div>
    <w:div w:id="1340811012">
      <w:bodyDiv w:val="1"/>
      <w:marLeft w:val="0"/>
      <w:marRight w:val="0"/>
      <w:marTop w:val="0"/>
      <w:marBottom w:val="0"/>
      <w:divBdr>
        <w:top w:val="none" w:sz="0" w:space="0" w:color="auto"/>
        <w:left w:val="none" w:sz="0" w:space="0" w:color="auto"/>
        <w:bottom w:val="none" w:sz="0" w:space="0" w:color="auto"/>
        <w:right w:val="none" w:sz="0" w:space="0" w:color="auto"/>
      </w:divBdr>
    </w:div>
    <w:div w:id="1340887223">
      <w:bodyDiv w:val="1"/>
      <w:marLeft w:val="0"/>
      <w:marRight w:val="0"/>
      <w:marTop w:val="0"/>
      <w:marBottom w:val="0"/>
      <w:divBdr>
        <w:top w:val="none" w:sz="0" w:space="0" w:color="auto"/>
        <w:left w:val="none" w:sz="0" w:space="0" w:color="auto"/>
        <w:bottom w:val="none" w:sz="0" w:space="0" w:color="auto"/>
        <w:right w:val="none" w:sz="0" w:space="0" w:color="auto"/>
      </w:divBdr>
    </w:div>
    <w:div w:id="1341619425">
      <w:bodyDiv w:val="1"/>
      <w:marLeft w:val="0"/>
      <w:marRight w:val="0"/>
      <w:marTop w:val="0"/>
      <w:marBottom w:val="0"/>
      <w:divBdr>
        <w:top w:val="none" w:sz="0" w:space="0" w:color="auto"/>
        <w:left w:val="none" w:sz="0" w:space="0" w:color="auto"/>
        <w:bottom w:val="none" w:sz="0" w:space="0" w:color="auto"/>
        <w:right w:val="none" w:sz="0" w:space="0" w:color="auto"/>
      </w:divBdr>
    </w:div>
    <w:div w:id="1341855991">
      <w:bodyDiv w:val="1"/>
      <w:marLeft w:val="0"/>
      <w:marRight w:val="0"/>
      <w:marTop w:val="0"/>
      <w:marBottom w:val="0"/>
      <w:divBdr>
        <w:top w:val="none" w:sz="0" w:space="0" w:color="auto"/>
        <w:left w:val="none" w:sz="0" w:space="0" w:color="auto"/>
        <w:bottom w:val="none" w:sz="0" w:space="0" w:color="auto"/>
        <w:right w:val="none" w:sz="0" w:space="0" w:color="auto"/>
      </w:divBdr>
    </w:div>
    <w:div w:id="1342316908">
      <w:bodyDiv w:val="1"/>
      <w:marLeft w:val="0"/>
      <w:marRight w:val="0"/>
      <w:marTop w:val="0"/>
      <w:marBottom w:val="0"/>
      <w:divBdr>
        <w:top w:val="none" w:sz="0" w:space="0" w:color="auto"/>
        <w:left w:val="none" w:sz="0" w:space="0" w:color="auto"/>
        <w:bottom w:val="none" w:sz="0" w:space="0" w:color="auto"/>
        <w:right w:val="none" w:sz="0" w:space="0" w:color="auto"/>
      </w:divBdr>
    </w:div>
    <w:div w:id="1342389124">
      <w:bodyDiv w:val="1"/>
      <w:marLeft w:val="0"/>
      <w:marRight w:val="0"/>
      <w:marTop w:val="0"/>
      <w:marBottom w:val="0"/>
      <w:divBdr>
        <w:top w:val="none" w:sz="0" w:space="0" w:color="auto"/>
        <w:left w:val="none" w:sz="0" w:space="0" w:color="auto"/>
        <w:bottom w:val="none" w:sz="0" w:space="0" w:color="auto"/>
        <w:right w:val="none" w:sz="0" w:space="0" w:color="auto"/>
      </w:divBdr>
    </w:div>
    <w:div w:id="1342393266">
      <w:bodyDiv w:val="1"/>
      <w:marLeft w:val="0"/>
      <w:marRight w:val="0"/>
      <w:marTop w:val="0"/>
      <w:marBottom w:val="0"/>
      <w:divBdr>
        <w:top w:val="none" w:sz="0" w:space="0" w:color="auto"/>
        <w:left w:val="none" w:sz="0" w:space="0" w:color="auto"/>
        <w:bottom w:val="none" w:sz="0" w:space="0" w:color="auto"/>
        <w:right w:val="none" w:sz="0" w:space="0" w:color="auto"/>
      </w:divBdr>
    </w:div>
    <w:div w:id="1342464111">
      <w:bodyDiv w:val="1"/>
      <w:marLeft w:val="0"/>
      <w:marRight w:val="0"/>
      <w:marTop w:val="0"/>
      <w:marBottom w:val="0"/>
      <w:divBdr>
        <w:top w:val="none" w:sz="0" w:space="0" w:color="auto"/>
        <w:left w:val="none" w:sz="0" w:space="0" w:color="auto"/>
        <w:bottom w:val="none" w:sz="0" w:space="0" w:color="auto"/>
        <w:right w:val="none" w:sz="0" w:space="0" w:color="auto"/>
      </w:divBdr>
    </w:div>
    <w:div w:id="1342706638">
      <w:bodyDiv w:val="1"/>
      <w:marLeft w:val="0"/>
      <w:marRight w:val="0"/>
      <w:marTop w:val="0"/>
      <w:marBottom w:val="0"/>
      <w:divBdr>
        <w:top w:val="none" w:sz="0" w:space="0" w:color="auto"/>
        <w:left w:val="none" w:sz="0" w:space="0" w:color="auto"/>
        <w:bottom w:val="none" w:sz="0" w:space="0" w:color="auto"/>
        <w:right w:val="none" w:sz="0" w:space="0" w:color="auto"/>
      </w:divBdr>
    </w:div>
    <w:div w:id="1342969190">
      <w:bodyDiv w:val="1"/>
      <w:marLeft w:val="0"/>
      <w:marRight w:val="0"/>
      <w:marTop w:val="0"/>
      <w:marBottom w:val="0"/>
      <w:divBdr>
        <w:top w:val="none" w:sz="0" w:space="0" w:color="auto"/>
        <w:left w:val="none" w:sz="0" w:space="0" w:color="auto"/>
        <w:bottom w:val="none" w:sz="0" w:space="0" w:color="auto"/>
        <w:right w:val="none" w:sz="0" w:space="0" w:color="auto"/>
      </w:divBdr>
    </w:div>
    <w:div w:id="1343044036">
      <w:bodyDiv w:val="1"/>
      <w:marLeft w:val="0"/>
      <w:marRight w:val="0"/>
      <w:marTop w:val="0"/>
      <w:marBottom w:val="0"/>
      <w:divBdr>
        <w:top w:val="none" w:sz="0" w:space="0" w:color="auto"/>
        <w:left w:val="none" w:sz="0" w:space="0" w:color="auto"/>
        <w:bottom w:val="none" w:sz="0" w:space="0" w:color="auto"/>
        <w:right w:val="none" w:sz="0" w:space="0" w:color="auto"/>
      </w:divBdr>
    </w:div>
    <w:div w:id="1343045074">
      <w:bodyDiv w:val="1"/>
      <w:marLeft w:val="0"/>
      <w:marRight w:val="0"/>
      <w:marTop w:val="0"/>
      <w:marBottom w:val="0"/>
      <w:divBdr>
        <w:top w:val="none" w:sz="0" w:space="0" w:color="auto"/>
        <w:left w:val="none" w:sz="0" w:space="0" w:color="auto"/>
        <w:bottom w:val="none" w:sz="0" w:space="0" w:color="auto"/>
        <w:right w:val="none" w:sz="0" w:space="0" w:color="auto"/>
      </w:divBdr>
    </w:div>
    <w:div w:id="1343122064">
      <w:bodyDiv w:val="1"/>
      <w:marLeft w:val="0"/>
      <w:marRight w:val="0"/>
      <w:marTop w:val="0"/>
      <w:marBottom w:val="0"/>
      <w:divBdr>
        <w:top w:val="none" w:sz="0" w:space="0" w:color="auto"/>
        <w:left w:val="none" w:sz="0" w:space="0" w:color="auto"/>
        <w:bottom w:val="none" w:sz="0" w:space="0" w:color="auto"/>
        <w:right w:val="none" w:sz="0" w:space="0" w:color="auto"/>
      </w:divBdr>
    </w:div>
    <w:div w:id="1343431462">
      <w:bodyDiv w:val="1"/>
      <w:marLeft w:val="0"/>
      <w:marRight w:val="0"/>
      <w:marTop w:val="0"/>
      <w:marBottom w:val="0"/>
      <w:divBdr>
        <w:top w:val="none" w:sz="0" w:space="0" w:color="auto"/>
        <w:left w:val="none" w:sz="0" w:space="0" w:color="auto"/>
        <w:bottom w:val="none" w:sz="0" w:space="0" w:color="auto"/>
        <w:right w:val="none" w:sz="0" w:space="0" w:color="auto"/>
      </w:divBdr>
    </w:div>
    <w:div w:id="1343438017">
      <w:bodyDiv w:val="1"/>
      <w:marLeft w:val="0"/>
      <w:marRight w:val="0"/>
      <w:marTop w:val="0"/>
      <w:marBottom w:val="0"/>
      <w:divBdr>
        <w:top w:val="none" w:sz="0" w:space="0" w:color="auto"/>
        <w:left w:val="none" w:sz="0" w:space="0" w:color="auto"/>
        <w:bottom w:val="none" w:sz="0" w:space="0" w:color="auto"/>
        <w:right w:val="none" w:sz="0" w:space="0" w:color="auto"/>
      </w:divBdr>
    </w:div>
    <w:div w:id="1343505152">
      <w:bodyDiv w:val="1"/>
      <w:marLeft w:val="0"/>
      <w:marRight w:val="0"/>
      <w:marTop w:val="0"/>
      <w:marBottom w:val="0"/>
      <w:divBdr>
        <w:top w:val="none" w:sz="0" w:space="0" w:color="auto"/>
        <w:left w:val="none" w:sz="0" w:space="0" w:color="auto"/>
        <w:bottom w:val="none" w:sz="0" w:space="0" w:color="auto"/>
        <w:right w:val="none" w:sz="0" w:space="0" w:color="auto"/>
      </w:divBdr>
    </w:div>
    <w:div w:id="1344238060">
      <w:bodyDiv w:val="1"/>
      <w:marLeft w:val="0"/>
      <w:marRight w:val="0"/>
      <w:marTop w:val="0"/>
      <w:marBottom w:val="0"/>
      <w:divBdr>
        <w:top w:val="none" w:sz="0" w:space="0" w:color="auto"/>
        <w:left w:val="none" w:sz="0" w:space="0" w:color="auto"/>
        <w:bottom w:val="none" w:sz="0" w:space="0" w:color="auto"/>
        <w:right w:val="none" w:sz="0" w:space="0" w:color="auto"/>
      </w:divBdr>
    </w:div>
    <w:div w:id="1345130837">
      <w:bodyDiv w:val="1"/>
      <w:marLeft w:val="0"/>
      <w:marRight w:val="0"/>
      <w:marTop w:val="0"/>
      <w:marBottom w:val="0"/>
      <w:divBdr>
        <w:top w:val="none" w:sz="0" w:space="0" w:color="auto"/>
        <w:left w:val="none" w:sz="0" w:space="0" w:color="auto"/>
        <w:bottom w:val="none" w:sz="0" w:space="0" w:color="auto"/>
        <w:right w:val="none" w:sz="0" w:space="0" w:color="auto"/>
      </w:divBdr>
    </w:div>
    <w:div w:id="1345590004">
      <w:bodyDiv w:val="1"/>
      <w:marLeft w:val="0"/>
      <w:marRight w:val="0"/>
      <w:marTop w:val="0"/>
      <w:marBottom w:val="0"/>
      <w:divBdr>
        <w:top w:val="none" w:sz="0" w:space="0" w:color="auto"/>
        <w:left w:val="none" w:sz="0" w:space="0" w:color="auto"/>
        <w:bottom w:val="none" w:sz="0" w:space="0" w:color="auto"/>
        <w:right w:val="none" w:sz="0" w:space="0" w:color="auto"/>
      </w:divBdr>
    </w:div>
    <w:div w:id="1345863665">
      <w:bodyDiv w:val="1"/>
      <w:marLeft w:val="0"/>
      <w:marRight w:val="0"/>
      <w:marTop w:val="0"/>
      <w:marBottom w:val="0"/>
      <w:divBdr>
        <w:top w:val="none" w:sz="0" w:space="0" w:color="auto"/>
        <w:left w:val="none" w:sz="0" w:space="0" w:color="auto"/>
        <w:bottom w:val="none" w:sz="0" w:space="0" w:color="auto"/>
        <w:right w:val="none" w:sz="0" w:space="0" w:color="auto"/>
      </w:divBdr>
    </w:div>
    <w:div w:id="1346009043">
      <w:bodyDiv w:val="1"/>
      <w:marLeft w:val="0"/>
      <w:marRight w:val="0"/>
      <w:marTop w:val="0"/>
      <w:marBottom w:val="0"/>
      <w:divBdr>
        <w:top w:val="none" w:sz="0" w:space="0" w:color="auto"/>
        <w:left w:val="none" w:sz="0" w:space="0" w:color="auto"/>
        <w:bottom w:val="none" w:sz="0" w:space="0" w:color="auto"/>
        <w:right w:val="none" w:sz="0" w:space="0" w:color="auto"/>
      </w:divBdr>
    </w:div>
    <w:div w:id="1346983168">
      <w:bodyDiv w:val="1"/>
      <w:marLeft w:val="0"/>
      <w:marRight w:val="0"/>
      <w:marTop w:val="0"/>
      <w:marBottom w:val="0"/>
      <w:divBdr>
        <w:top w:val="none" w:sz="0" w:space="0" w:color="auto"/>
        <w:left w:val="none" w:sz="0" w:space="0" w:color="auto"/>
        <w:bottom w:val="none" w:sz="0" w:space="0" w:color="auto"/>
        <w:right w:val="none" w:sz="0" w:space="0" w:color="auto"/>
      </w:divBdr>
    </w:div>
    <w:div w:id="1347052586">
      <w:bodyDiv w:val="1"/>
      <w:marLeft w:val="0"/>
      <w:marRight w:val="0"/>
      <w:marTop w:val="0"/>
      <w:marBottom w:val="0"/>
      <w:divBdr>
        <w:top w:val="none" w:sz="0" w:space="0" w:color="auto"/>
        <w:left w:val="none" w:sz="0" w:space="0" w:color="auto"/>
        <w:bottom w:val="none" w:sz="0" w:space="0" w:color="auto"/>
        <w:right w:val="none" w:sz="0" w:space="0" w:color="auto"/>
      </w:divBdr>
    </w:div>
    <w:div w:id="1347097537">
      <w:bodyDiv w:val="1"/>
      <w:marLeft w:val="0"/>
      <w:marRight w:val="0"/>
      <w:marTop w:val="0"/>
      <w:marBottom w:val="0"/>
      <w:divBdr>
        <w:top w:val="none" w:sz="0" w:space="0" w:color="auto"/>
        <w:left w:val="none" w:sz="0" w:space="0" w:color="auto"/>
        <w:bottom w:val="none" w:sz="0" w:space="0" w:color="auto"/>
        <w:right w:val="none" w:sz="0" w:space="0" w:color="auto"/>
      </w:divBdr>
    </w:div>
    <w:div w:id="1347248941">
      <w:bodyDiv w:val="1"/>
      <w:marLeft w:val="0"/>
      <w:marRight w:val="0"/>
      <w:marTop w:val="0"/>
      <w:marBottom w:val="0"/>
      <w:divBdr>
        <w:top w:val="none" w:sz="0" w:space="0" w:color="auto"/>
        <w:left w:val="none" w:sz="0" w:space="0" w:color="auto"/>
        <w:bottom w:val="none" w:sz="0" w:space="0" w:color="auto"/>
        <w:right w:val="none" w:sz="0" w:space="0" w:color="auto"/>
      </w:divBdr>
    </w:div>
    <w:div w:id="1348287166">
      <w:bodyDiv w:val="1"/>
      <w:marLeft w:val="0"/>
      <w:marRight w:val="0"/>
      <w:marTop w:val="0"/>
      <w:marBottom w:val="0"/>
      <w:divBdr>
        <w:top w:val="none" w:sz="0" w:space="0" w:color="auto"/>
        <w:left w:val="none" w:sz="0" w:space="0" w:color="auto"/>
        <w:bottom w:val="none" w:sz="0" w:space="0" w:color="auto"/>
        <w:right w:val="none" w:sz="0" w:space="0" w:color="auto"/>
      </w:divBdr>
    </w:div>
    <w:div w:id="1348288771">
      <w:bodyDiv w:val="1"/>
      <w:marLeft w:val="0"/>
      <w:marRight w:val="0"/>
      <w:marTop w:val="0"/>
      <w:marBottom w:val="0"/>
      <w:divBdr>
        <w:top w:val="none" w:sz="0" w:space="0" w:color="auto"/>
        <w:left w:val="none" w:sz="0" w:space="0" w:color="auto"/>
        <w:bottom w:val="none" w:sz="0" w:space="0" w:color="auto"/>
        <w:right w:val="none" w:sz="0" w:space="0" w:color="auto"/>
      </w:divBdr>
    </w:div>
    <w:div w:id="1349286730">
      <w:bodyDiv w:val="1"/>
      <w:marLeft w:val="0"/>
      <w:marRight w:val="0"/>
      <w:marTop w:val="0"/>
      <w:marBottom w:val="0"/>
      <w:divBdr>
        <w:top w:val="none" w:sz="0" w:space="0" w:color="auto"/>
        <w:left w:val="none" w:sz="0" w:space="0" w:color="auto"/>
        <w:bottom w:val="none" w:sz="0" w:space="0" w:color="auto"/>
        <w:right w:val="none" w:sz="0" w:space="0" w:color="auto"/>
      </w:divBdr>
    </w:div>
    <w:div w:id="1349677316">
      <w:bodyDiv w:val="1"/>
      <w:marLeft w:val="0"/>
      <w:marRight w:val="0"/>
      <w:marTop w:val="0"/>
      <w:marBottom w:val="0"/>
      <w:divBdr>
        <w:top w:val="none" w:sz="0" w:space="0" w:color="auto"/>
        <w:left w:val="none" w:sz="0" w:space="0" w:color="auto"/>
        <w:bottom w:val="none" w:sz="0" w:space="0" w:color="auto"/>
        <w:right w:val="none" w:sz="0" w:space="0" w:color="auto"/>
      </w:divBdr>
    </w:div>
    <w:div w:id="1349714153">
      <w:bodyDiv w:val="1"/>
      <w:marLeft w:val="0"/>
      <w:marRight w:val="0"/>
      <w:marTop w:val="0"/>
      <w:marBottom w:val="0"/>
      <w:divBdr>
        <w:top w:val="none" w:sz="0" w:space="0" w:color="auto"/>
        <w:left w:val="none" w:sz="0" w:space="0" w:color="auto"/>
        <w:bottom w:val="none" w:sz="0" w:space="0" w:color="auto"/>
        <w:right w:val="none" w:sz="0" w:space="0" w:color="auto"/>
      </w:divBdr>
    </w:div>
    <w:div w:id="1349720901">
      <w:bodyDiv w:val="1"/>
      <w:marLeft w:val="0"/>
      <w:marRight w:val="0"/>
      <w:marTop w:val="0"/>
      <w:marBottom w:val="0"/>
      <w:divBdr>
        <w:top w:val="none" w:sz="0" w:space="0" w:color="auto"/>
        <w:left w:val="none" w:sz="0" w:space="0" w:color="auto"/>
        <w:bottom w:val="none" w:sz="0" w:space="0" w:color="auto"/>
        <w:right w:val="none" w:sz="0" w:space="0" w:color="auto"/>
      </w:divBdr>
    </w:div>
    <w:div w:id="1349941263">
      <w:bodyDiv w:val="1"/>
      <w:marLeft w:val="0"/>
      <w:marRight w:val="0"/>
      <w:marTop w:val="0"/>
      <w:marBottom w:val="0"/>
      <w:divBdr>
        <w:top w:val="none" w:sz="0" w:space="0" w:color="auto"/>
        <w:left w:val="none" w:sz="0" w:space="0" w:color="auto"/>
        <w:bottom w:val="none" w:sz="0" w:space="0" w:color="auto"/>
        <w:right w:val="none" w:sz="0" w:space="0" w:color="auto"/>
      </w:divBdr>
    </w:div>
    <w:div w:id="1350598248">
      <w:bodyDiv w:val="1"/>
      <w:marLeft w:val="0"/>
      <w:marRight w:val="0"/>
      <w:marTop w:val="0"/>
      <w:marBottom w:val="0"/>
      <w:divBdr>
        <w:top w:val="none" w:sz="0" w:space="0" w:color="auto"/>
        <w:left w:val="none" w:sz="0" w:space="0" w:color="auto"/>
        <w:bottom w:val="none" w:sz="0" w:space="0" w:color="auto"/>
        <w:right w:val="none" w:sz="0" w:space="0" w:color="auto"/>
      </w:divBdr>
    </w:div>
    <w:div w:id="1350982255">
      <w:bodyDiv w:val="1"/>
      <w:marLeft w:val="0"/>
      <w:marRight w:val="0"/>
      <w:marTop w:val="0"/>
      <w:marBottom w:val="0"/>
      <w:divBdr>
        <w:top w:val="none" w:sz="0" w:space="0" w:color="auto"/>
        <w:left w:val="none" w:sz="0" w:space="0" w:color="auto"/>
        <w:bottom w:val="none" w:sz="0" w:space="0" w:color="auto"/>
        <w:right w:val="none" w:sz="0" w:space="0" w:color="auto"/>
      </w:divBdr>
    </w:div>
    <w:div w:id="1351030177">
      <w:bodyDiv w:val="1"/>
      <w:marLeft w:val="0"/>
      <w:marRight w:val="0"/>
      <w:marTop w:val="0"/>
      <w:marBottom w:val="0"/>
      <w:divBdr>
        <w:top w:val="none" w:sz="0" w:space="0" w:color="auto"/>
        <w:left w:val="none" w:sz="0" w:space="0" w:color="auto"/>
        <w:bottom w:val="none" w:sz="0" w:space="0" w:color="auto"/>
        <w:right w:val="none" w:sz="0" w:space="0" w:color="auto"/>
      </w:divBdr>
    </w:div>
    <w:div w:id="1351685054">
      <w:bodyDiv w:val="1"/>
      <w:marLeft w:val="0"/>
      <w:marRight w:val="0"/>
      <w:marTop w:val="0"/>
      <w:marBottom w:val="0"/>
      <w:divBdr>
        <w:top w:val="none" w:sz="0" w:space="0" w:color="auto"/>
        <w:left w:val="none" w:sz="0" w:space="0" w:color="auto"/>
        <w:bottom w:val="none" w:sz="0" w:space="0" w:color="auto"/>
        <w:right w:val="none" w:sz="0" w:space="0" w:color="auto"/>
      </w:divBdr>
    </w:div>
    <w:div w:id="1352367879">
      <w:bodyDiv w:val="1"/>
      <w:marLeft w:val="0"/>
      <w:marRight w:val="0"/>
      <w:marTop w:val="0"/>
      <w:marBottom w:val="0"/>
      <w:divBdr>
        <w:top w:val="none" w:sz="0" w:space="0" w:color="auto"/>
        <w:left w:val="none" w:sz="0" w:space="0" w:color="auto"/>
        <w:bottom w:val="none" w:sz="0" w:space="0" w:color="auto"/>
        <w:right w:val="none" w:sz="0" w:space="0" w:color="auto"/>
      </w:divBdr>
    </w:div>
    <w:div w:id="1352419727">
      <w:bodyDiv w:val="1"/>
      <w:marLeft w:val="0"/>
      <w:marRight w:val="0"/>
      <w:marTop w:val="0"/>
      <w:marBottom w:val="0"/>
      <w:divBdr>
        <w:top w:val="none" w:sz="0" w:space="0" w:color="auto"/>
        <w:left w:val="none" w:sz="0" w:space="0" w:color="auto"/>
        <w:bottom w:val="none" w:sz="0" w:space="0" w:color="auto"/>
        <w:right w:val="none" w:sz="0" w:space="0" w:color="auto"/>
      </w:divBdr>
    </w:div>
    <w:div w:id="1352494569">
      <w:bodyDiv w:val="1"/>
      <w:marLeft w:val="0"/>
      <w:marRight w:val="0"/>
      <w:marTop w:val="0"/>
      <w:marBottom w:val="0"/>
      <w:divBdr>
        <w:top w:val="none" w:sz="0" w:space="0" w:color="auto"/>
        <w:left w:val="none" w:sz="0" w:space="0" w:color="auto"/>
        <w:bottom w:val="none" w:sz="0" w:space="0" w:color="auto"/>
        <w:right w:val="none" w:sz="0" w:space="0" w:color="auto"/>
      </w:divBdr>
    </w:div>
    <w:div w:id="1352805100">
      <w:bodyDiv w:val="1"/>
      <w:marLeft w:val="0"/>
      <w:marRight w:val="0"/>
      <w:marTop w:val="0"/>
      <w:marBottom w:val="0"/>
      <w:divBdr>
        <w:top w:val="none" w:sz="0" w:space="0" w:color="auto"/>
        <w:left w:val="none" w:sz="0" w:space="0" w:color="auto"/>
        <w:bottom w:val="none" w:sz="0" w:space="0" w:color="auto"/>
        <w:right w:val="none" w:sz="0" w:space="0" w:color="auto"/>
      </w:divBdr>
    </w:div>
    <w:div w:id="1353065456">
      <w:bodyDiv w:val="1"/>
      <w:marLeft w:val="0"/>
      <w:marRight w:val="0"/>
      <w:marTop w:val="0"/>
      <w:marBottom w:val="0"/>
      <w:divBdr>
        <w:top w:val="none" w:sz="0" w:space="0" w:color="auto"/>
        <w:left w:val="none" w:sz="0" w:space="0" w:color="auto"/>
        <w:bottom w:val="none" w:sz="0" w:space="0" w:color="auto"/>
        <w:right w:val="none" w:sz="0" w:space="0" w:color="auto"/>
      </w:divBdr>
    </w:div>
    <w:div w:id="1353147079">
      <w:bodyDiv w:val="1"/>
      <w:marLeft w:val="0"/>
      <w:marRight w:val="0"/>
      <w:marTop w:val="0"/>
      <w:marBottom w:val="0"/>
      <w:divBdr>
        <w:top w:val="none" w:sz="0" w:space="0" w:color="auto"/>
        <w:left w:val="none" w:sz="0" w:space="0" w:color="auto"/>
        <w:bottom w:val="none" w:sz="0" w:space="0" w:color="auto"/>
        <w:right w:val="none" w:sz="0" w:space="0" w:color="auto"/>
      </w:divBdr>
    </w:div>
    <w:div w:id="1353147575">
      <w:bodyDiv w:val="1"/>
      <w:marLeft w:val="0"/>
      <w:marRight w:val="0"/>
      <w:marTop w:val="0"/>
      <w:marBottom w:val="0"/>
      <w:divBdr>
        <w:top w:val="none" w:sz="0" w:space="0" w:color="auto"/>
        <w:left w:val="none" w:sz="0" w:space="0" w:color="auto"/>
        <w:bottom w:val="none" w:sz="0" w:space="0" w:color="auto"/>
        <w:right w:val="none" w:sz="0" w:space="0" w:color="auto"/>
      </w:divBdr>
    </w:div>
    <w:div w:id="1353797306">
      <w:bodyDiv w:val="1"/>
      <w:marLeft w:val="0"/>
      <w:marRight w:val="0"/>
      <w:marTop w:val="0"/>
      <w:marBottom w:val="0"/>
      <w:divBdr>
        <w:top w:val="none" w:sz="0" w:space="0" w:color="auto"/>
        <w:left w:val="none" w:sz="0" w:space="0" w:color="auto"/>
        <w:bottom w:val="none" w:sz="0" w:space="0" w:color="auto"/>
        <w:right w:val="none" w:sz="0" w:space="0" w:color="auto"/>
      </w:divBdr>
    </w:div>
    <w:div w:id="1353916299">
      <w:bodyDiv w:val="1"/>
      <w:marLeft w:val="0"/>
      <w:marRight w:val="0"/>
      <w:marTop w:val="0"/>
      <w:marBottom w:val="0"/>
      <w:divBdr>
        <w:top w:val="none" w:sz="0" w:space="0" w:color="auto"/>
        <w:left w:val="none" w:sz="0" w:space="0" w:color="auto"/>
        <w:bottom w:val="none" w:sz="0" w:space="0" w:color="auto"/>
        <w:right w:val="none" w:sz="0" w:space="0" w:color="auto"/>
      </w:divBdr>
    </w:div>
    <w:div w:id="1354109667">
      <w:bodyDiv w:val="1"/>
      <w:marLeft w:val="0"/>
      <w:marRight w:val="0"/>
      <w:marTop w:val="0"/>
      <w:marBottom w:val="0"/>
      <w:divBdr>
        <w:top w:val="none" w:sz="0" w:space="0" w:color="auto"/>
        <w:left w:val="none" w:sz="0" w:space="0" w:color="auto"/>
        <w:bottom w:val="none" w:sz="0" w:space="0" w:color="auto"/>
        <w:right w:val="none" w:sz="0" w:space="0" w:color="auto"/>
      </w:divBdr>
    </w:div>
    <w:div w:id="1354109683">
      <w:bodyDiv w:val="1"/>
      <w:marLeft w:val="0"/>
      <w:marRight w:val="0"/>
      <w:marTop w:val="0"/>
      <w:marBottom w:val="0"/>
      <w:divBdr>
        <w:top w:val="none" w:sz="0" w:space="0" w:color="auto"/>
        <w:left w:val="none" w:sz="0" w:space="0" w:color="auto"/>
        <w:bottom w:val="none" w:sz="0" w:space="0" w:color="auto"/>
        <w:right w:val="none" w:sz="0" w:space="0" w:color="auto"/>
      </w:divBdr>
    </w:div>
    <w:div w:id="1354379110">
      <w:bodyDiv w:val="1"/>
      <w:marLeft w:val="0"/>
      <w:marRight w:val="0"/>
      <w:marTop w:val="0"/>
      <w:marBottom w:val="0"/>
      <w:divBdr>
        <w:top w:val="none" w:sz="0" w:space="0" w:color="auto"/>
        <w:left w:val="none" w:sz="0" w:space="0" w:color="auto"/>
        <w:bottom w:val="none" w:sz="0" w:space="0" w:color="auto"/>
        <w:right w:val="none" w:sz="0" w:space="0" w:color="auto"/>
      </w:divBdr>
    </w:div>
    <w:div w:id="1355225448">
      <w:bodyDiv w:val="1"/>
      <w:marLeft w:val="0"/>
      <w:marRight w:val="0"/>
      <w:marTop w:val="0"/>
      <w:marBottom w:val="0"/>
      <w:divBdr>
        <w:top w:val="none" w:sz="0" w:space="0" w:color="auto"/>
        <w:left w:val="none" w:sz="0" w:space="0" w:color="auto"/>
        <w:bottom w:val="none" w:sz="0" w:space="0" w:color="auto"/>
        <w:right w:val="none" w:sz="0" w:space="0" w:color="auto"/>
      </w:divBdr>
    </w:div>
    <w:div w:id="1355692143">
      <w:bodyDiv w:val="1"/>
      <w:marLeft w:val="0"/>
      <w:marRight w:val="0"/>
      <w:marTop w:val="0"/>
      <w:marBottom w:val="0"/>
      <w:divBdr>
        <w:top w:val="none" w:sz="0" w:space="0" w:color="auto"/>
        <w:left w:val="none" w:sz="0" w:space="0" w:color="auto"/>
        <w:bottom w:val="none" w:sz="0" w:space="0" w:color="auto"/>
        <w:right w:val="none" w:sz="0" w:space="0" w:color="auto"/>
      </w:divBdr>
    </w:div>
    <w:div w:id="1357123905">
      <w:bodyDiv w:val="1"/>
      <w:marLeft w:val="0"/>
      <w:marRight w:val="0"/>
      <w:marTop w:val="0"/>
      <w:marBottom w:val="0"/>
      <w:divBdr>
        <w:top w:val="none" w:sz="0" w:space="0" w:color="auto"/>
        <w:left w:val="none" w:sz="0" w:space="0" w:color="auto"/>
        <w:bottom w:val="none" w:sz="0" w:space="0" w:color="auto"/>
        <w:right w:val="none" w:sz="0" w:space="0" w:color="auto"/>
      </w:divBdr>
    </w:div>
    <w:div w:id="1357924286">
      <w:bodyDiv w:val="1"/>
      <w:marLeft w:val="0"/>
      <w:marRight w:val="0"/>
      <w:marTop w:val="0"/>
      <w:marBottom w:val="0"/>
      <w:divBdr>
        <w:top w:val="none" w:sz="0" w:space="0" w:color="auto"/>
        <w:left w:val="none" w:sz="0" w:space="0" w:color="auto"/>
        <w:bottom w:val="none" w:sz="0" w:space="0" w:color="auto"/>
        <w:right w:val="none" w:sz="0" w:space="0" w:color="auto"/>
      </w:divBdr>
    </w:div>
    <w:div w:id="1358235121">
      <w:bodyDiv w:val="1"/>
      <w:marLeft w:val="0"/>
      <w:marRight w:val="0"/>
      <w:marTop w:val="0"/>
      <w:marBottom w:val="0"/>
      <w:divBdr>
        <w:top w:val="none" w:sz="0" w:space="0" w:color="auto"/>
        <w:left w:val="none" w:sz="0" w:space="0" w:color="auto"/>
        <w:bottom w:val="none" w:sz="0" w:space="0" w:color="auto"/>
        <w:right w:val="none" w:sz="0" w:space="0" w:color="auto"/>
      </w:divBdr>
    </w:div>
    <w:div w:id="1358659508">
      <w:bodyDiv w:val="1"/>
      <w:marLeft w:val="0"/>
      <w:marRight w:val="0"/>
      <w:marTop w:val="0"/>
      <w:marBottom w:val="0"/>
      <w:divBdr>
        <w:top w:val="none" w:sz="0" w:space="0" w:color="auto"/>
        <w:left w:val="none" w:sz="0" w:space="0" w:color="auto"/>
        <w:bottom w:val="none" w:sz="0" w:space="0" w:color="auto"/>
        <w:right w:val="none" w:sz="0" w:space="0" w:color="auto"/>
      </w:divBdr>
    </w:div>
    <w:div w:id="1359115496">
      <w:bodyDiv w:val="1"/>
      <w:marLeft w:val="0"/>
      <w:marRight w:val="0"/>
      <w:marTop w:val="0"/>
      <w:marBottom w:val="0"/>
      <w:divBdr>
        <w:top w:val="none" w:sz="0" w:space="0" w:color="auto"/>
        <w:left w:val="none" w:sz="0" w:space="0" w:color="auto"/>
        <w:bottom w:val="none" w:sz="0" w:space="0" w:color="auto"/>
        <w:right w:val="none" w:sz="0" w:space="0" w:color="auto"/>
      </w:divBdr>
    </w:div>
    <w:div w:id="1359233108">
      <w:bodyDiv w:val="1"/>
      <w:marLeft w:val="0"/>
      <w:marRight w:val="0"/>
      <w:marTop w:val="0"/>
      <w:marBottom w:val="0"/>
      <w:divBdr>
        <w:top w:val="none" w:sz="0" w:space="0" w:color="auto"/>
        <w:left w:val="none" w:sz="0" w:space="0" w:color="auto"/>
        <w:bottom w:val="none" w:sz="0" w:space="0" w:color="auto"/>
        <w:right w:val="none" w:sz="0" w:space="0" w:color="auto"/>
      </w:divBdr>
    </w:div>
    <w:div w:id="1359357870">
      <w:bodyDiv w:val="1"/>
      <w:marLeft w:val="0"/>
      <w:marRight w:val="0"/>
      <w:marTop w:val="0"/>
      <w:marBottom w:val="0"/>
      <w:divBdr>
        <w:top w:val="none" w:sz="0" w:space="0" w:color="auto"/>
        <w:left w:val="none" w:sz="0" w:space="0" w:color="auto"/>
        <w:bottom w:val="none" w:sz="0" w:space="0" w:color="auto"/>
        <w:right w:val="none" w:sz="0" w:space="0" w:color="auto"/>
      </w:divBdr>
    </w:div>
    <w:div w:id="1360426064">
      <w:bodyDiv w:val="1"/>
      <w:marLeft w:val="0"/>
      <w:marRight w:val="0"/>
      <w:marTop w:val="0"/>
      <w:marBottom w:val="0"/>
      <w:divBdr>
        <w:top w:val="none" w:sz="0" w:space="0" w:color="auto"/>
        <w:left w:val="none" w:sz="0" w:space="0" w:color="auto"/>
        <w:bottom w:val="none" w:sz="0" w:space="0" w:color="auto"/>
        <w:right w:val="none" w:sz="0" w:space="0" w:color="auto"/>
      </w:divBdr>
    </w:div>
    <w:div w:id="1360468935">
      <w:bodyDiv w:val="1"/>
      <w:marLeft w:val="0"/>
      <w:marRight w:val="0"/>
      <w:marTop w:val="0"/>
      <w:marBottom w:val="0"/>
      <w:divBdr>
        <w:top w:val="none" w:sz="0" w:space="0" w:color="auto"/>
        <w:left w:val="none" w:sz="0" w:space="0" w:color="auto"/>
        <w:bottom w:val="none" w:sz="0" w:space="0" w:color="auto"/>
        <w:right w:val="none" w:sz="0" w:space="0" w:color="auto"/>
      </w:divBdr>
    </w:div>
    <w:div w:id="1360544839">
      <w:bodyDiv w:val="1"/>
      <w:marLeft w:val="0"/>
      <w:marRight w:val="0"/>
      <w:marTop w:val="0"/>
      <w:marBottom w:val="0"/>
      <w:divBdr>
        <w:top w:val="none" w:sz="0" w:space="0" w:color="auto"/>
        <w:left w:val="none" w:sz="0" w:space="0" w:color="auto"/>
        <w:bottom w:val="none" w:sz="0" w:space="0" w:color="auto"/>
        <w:right w:val="none" w:sz="0" w:space="0" w:color="auto"/>
      </w:divBdr>
    </w:div>
    <w:div w:id="1360816997">
      <w:bodyDiv w:val="1"/>
      <w:marLeft w:val="0"/>
      <w:marRight w:val="0"/>
      <w:marTop w:val="0"/>
      <w:marBottom w:val="0"/>
      <w:divBdr>
        <w:top w:val="none" w:sz="0" w:space="0" w:color="auto"/>
        <w:left w:val="none" w:sz="0" w:space="0" w:color="auto"/>
        <w:bottom w:val="none" w:sz="0" w:space="0" w:color="auto"/>
        <w:right w:val="none" w:sz="0" w:space="0" w:color="auto"/>
      </w:divBdr>
    </w:div>
    <w:div w:id="1360934470">
      <w:bodyDiv w:val="1"/>
      <w:marLeft w:val="0"/>
      <w:marRight w:val="0"/>
      <w:marTop w:val="0"/>
      <w:marBottom w:val="0"/>
      <w:divBdr>
        <w:top w:val="none" w:sz="0" w:space="0" w:color="auto"/>
        <w:left w:val="none" w:sz="0" w:space="0" w:color="auto"/>
        <w:bottom w:val="none" w:sz="0" w:space="0" w:color="auto"/>
        <w:right w:val="none" w:sz="0" w:space="0" w:color="auto"/>
      </w:divBdr>
    </w:div>
    <w:div w:id="1360934969">
      <w:bodyDiv w:val="1"/>
      <w:marLeft w:val="0"/>
      <w:marRight w:val="0"/>
      <w:marTop w:val="0"/>
      <w:marBottom w:val="0"/>
      <w:divBdr>
        <w:top w:val="none" w:sz="0" w:space="0" w:color="auto"/>
        <w:left w:val="none" w:sz="0" w:space="0" w:color="auto"/>
        <w:bottom w:val="none" w:sz="0" w:space="0" w:color="auto"/>
        <w:right w:val="none" w:sz="0" w:space="0" w:color="auto"/>
      </w:divBdr>
    </w:div>
    <w:div w:id="1361316208">
      <w:bodyDiv w:val="1"/>
      <w:marLeft w:val="0"/>
      <w:marRight w:val="0"/>
      <w:marTop w:val="0"/>
      <w:marBottom w:val="0"/>
      <w:divBdr>
        <w:top w:val="none" w:sz="0" w:space="0" w:color="auto"/>
        <w:left w:val="none" w:sz="0" w:space="0" w:color="auto"/>
        <w:bottom w:val="none" w:sz="0" w:space="0" w:color="auto"/>
        <w:right w:val="none" w:sz="0" w:space="0" w:color="auto"/>
      </w:divBdr>
    </w:div>
    <w:div w:id="1361510778">
      <w:bodyDiv w:val="1"/>
      <w:marLeft w:val="0"/>
      <w:marRight w:val="0"/>
      <w:marTop w:val="0"/>
      <w:marBottom w:val="0"/>
      <w:divBdr>
        <w:top w:val="none" w:sz="0" w:space="0" w:color="auto"/>
        <w:left w:val="none" w:sz="0" w:space="0" w:color="auto"/>
        <w:bottom w:val="none" w:sz="0" w:space="0" w:color="auto"/>
        <w:right w:val="none" w:sz="0" w:space="0" w:color="auto"/>
      </w:divBdr>
    </w:div>
    <w:div w:id="1362707179">
      <w:bodyDiv w:val="1"/>
      <w:marLeft w:val="0"/>
      <w:marRight w:val="0"/>
      <w:marTop w:val="0"/>
      <w:marBottom w:val="0"/>
      <w:divBdr>
        <w:top w:val="none" w:sz="0" w:space="0" w:color="auto"/>
        <w:left w:val="none" w:sz="0" w:space="0" w:color="auto"/>
        <w:bottom w:val="none" w:sz="0" w:space="0" w:color="auto"/>
        <w:right w:val="none" w:sz="0" w:space="0" w:color="auto"/>
      </w:divBdr>
    </w:div>
    <w:div w:id="1363360432">
      <w:bodyDiv w:val="1"/>
      <w:marLeft w:val="0"/>
      <w:marRight w:val="0"/>
      <w:marTop w:val="0"/>
      <w:marBottom w:val="0"/>
      <w:divBdr>
        <w:top w:val="none" w:sz="0" w:space="0" w:color="auto"/>
        <w:left w:val="none" w:sz="0" w:space="0" w:color="auto"/>
        <w:bottom w:val="none" w:sz="0" w:space="0" w:color="auto"/>
        <w:right w:val="none" w:sz="0" w:space="0" w:color="auto"/>
      </w:divBdr>
    </w:div>
    <w:div w:id="1363632374">
      <w:bodyDiv w:val="1"/>
      <w:marLeft w:val="0"/>
      <w:marRight w:val="0"/>
      <w:marTop w:val="0"/>
      <w:marBottom w:val="0"/>
      <w:divBdr>
        <w:top w:val="none" w:sz="0" w:space="0" w:color="auto"/>
        <w:left w:val="none" w:sz="0" w:space="0" w:color="auto"/>
        <w:bottom w:val="none" w:sz="0" w:space="0" w:color="auto"/>
        <w:right w:val="none" w:sz="0" w:space="0" w:color="auto"/>
      </w:divBdr>
    </w:div>
    <w:div w:id="1363750736">
      <w:bodyDiv w:val="1"/>
      <w:marLeft w:val="0"/>
      <w:marRight w:val="0"/>
      <w:marTop w:val="0"/>
      <w:marBottom w:val="0"/>
      <w:divBdr>
        <w:top w:val="none" w:sz="0" w:space="0" w:color="auto"/>
        <w:left w:val="none" w:sz="0" w:space="0" w:color="auto"/>
        <w:bottom w:val="none" w:sz="0" w:space="0" w:color="auto"/>
        <w:right w:val="none" w:sz="0" w:space="0" w:color="auto"/>
      </w:divBdr>
    </w:div>
    <w:div w:id="1364134363">
      <w:bodyDiv w:val="1"/>
      <w:marLeft w:val="0"/>
      <w:marRight w:val="0"/>
      <w:marTop w:val="0"/>
      <w:marBottom w:val="0"/>
      <w:divBdr>
        <w:top w:val="none" w:sz="0" w:space="0" w:color="auto"/>
        <w:left w:val="none" w:sz="0" w:space="0" w:color="auto"/>
        <w:bottom w:val="none" w:sz="0" w:space="0" w:color="auto"/>
        <w:right w:val="none" w:sz="0" w:space="0" w:color="auto"/>
      </w:divBdr>
    </w:div>
    <w:div w:id="1364556755">
      <w:bodyDiv w:val="1"/>
      <w:marLeft w:val="0"/>
      <w:marRight w:val="0"/>
      <w:marTop w:val="0"/>
      <w:marBottom w:val="0"/>
      <w:divBdr>
        <w:top w:val="none" w:sz="0" w:space="0" w:color="auto"/>
        <w:left w:val="none" w:sz="0" w:space="0" w:color="auto"/>
        <w:bottom w:val="none" w:sz="0" w:space="0" w:color="auto"/>
        <w:right w:val="none" w:sz="0" w:space="0" w:color="auto"/>
      </w:divBdr>
    </w:div>
    <w:div w:id="1364869403">
      <w:bodyDiv w:val="1"/>
      <w:marLeft w:val="0"/>
      <w:marRight w:val="0"/>
      <w:marTop w:val="0"/>
      <w:marBottom w:val="0"/>
      <w:divBdr>
        <w:top w:val="none" w:sz="0" w:space="0" w:color="auto"/>
        <w:left w:val="none" w:sz="0" w:space="0" w:color="auto"/>
        <w:bottom w:val="none" w:sz="0" w:space="0" w:color="auto"/>
        <w:right w:val="none" w:sz="0" w:space="0" w:color="auto"/>
      </w:divBdr>
    </w:div>
    <w:div w:id="1365015307">
      <w:bodyDiv w:val="1"/>
      <w:marLeft w:val="0"/>
      <w:marRight w:val="0"/>
      <w:marTop w:val="0"/>
      <w:marBottom w:val="0"/>
      <w:divBdr>
        <w:top w:val="none" w:sz="0" w:space="0" w:color="auto"/>
        <w:left w:val="none" w:sz="0" w:space="0" w:color="auto"/>
        <w:bottom w:val="none" w:sz="0" w:space="0" w:color="auto"/>
        <w:right w:val="none" w:sz="0" w:space="0" w:color="auto"/>
      </w:divBdr>
    </w:div>
    <w:div w:id="1365449281">
      <w:bodyDiv w:val="1"/>
      <w:marLeft w:val="0"/>
      <w:marRight w:val="0"/>
      <w:marTop w:val="0"/>
      <w:marBottom w:val="0"/>
      <w:divBdr>
        <w:top w:val="none" w:sz="0" w:space="0" w:color="auto"/>
        <w:left w:val="none" w:sz="0" w:space="0" w:color="auto"/>
        <w:bottom w:val="none" w:sz="0" w:space="0" w:color="auto"/>
        <w:right w:val="none" w:sz="0" w:space="0" w:color="auto"/>
      </w:divBdr>
    </w:div>
    <w:div w:id="1365906614">
      <w:bodyDiv w:val="1"/>
      <w:marLeft w:val="0"/>
      <w:marRight w:val="0"/>
      <w:marTop w:val="0"/>
      <w:marBottom w:val="0"/>
      <w:divBdr>
        <w:top w:val="none" w:sz="0" w:space="0" w:color="auto"/>
        <w:left w:val="none" w:sz="0" w:space="0" w:color="auto"/>
        <w:bottom w:val="none" w:sz="0" w:space="0" w:color="auto"/>
        <w:right w:val="none" w:sz="0" w:space="0" w:color="auto"/>
      </w:divBdr>
    </w:div>
    <w:div w:id="1366101621">
      <w:bodyDiv w:val="1"/>
      <w:marLeft w:val="0"/>
      <w:marRight w:val="0"/>
      <w:marTop w:val="0"/>
      <w:marBottom w:val="0"/>
      <w:divBdr>
        <w:top w:val="none" w:sz="0" w:space="0" w:color="auto"/>
        <w:left w:val="none" w:sz="0" w:space="0" w:color="auto"/>
        <w:bottom w:val="none" w:sz="0" w:space="0" w:color="auto"/>
        <w:right w:val="none" w:sz="0" w:space="0" w:color="auto"/>
      </w:divBdr>
    </w:div>
    <w:div w:id="1366255444">
      <w:bodyDiv w:val="1"/>
      <w:marLeft w:val="0"/>
      <w:marRight w:val="0"/>
      <w:marTop w:val="0"/>
      <w:marBottom w:val="0"/>
      <w:divBdr>
        <w:top w:val="none" w:sz="0" w:space="0" w:color="auto"/>
        <w:left w:val="none" w:sz="0" w:space="0" w:color="auto"/>
        <w:bottom w:val="none" w:sz="0" w:space="0" w:color="auto"/>
        <w:right w:val="none" w:sz="0" w:space="0" w:color="auto"/>
      </w:divBdr>
    </w:div>
    <w:div w:id="1366951964">
      <w:bodyDiv w:val="1"/>
      <w:marLeft w:val="0"/>
      <w:marRight w:val="0"/>
      <w:marTop w:val="0"/>
      <w:marBottom w:val="0"/>
      <w:divBdr>
        <w:top w:val="none" w:sz="0" w:space="0" w:color="auto"/>
        <w:left w:val="none" w:sz="0" w:space="0" w:color="auto"/>
        <w:bottom w:val="none" w:sz="0" w:space="0" w:color="auto"/>
        <w:right w:val="none" w:sz="0" w:space="0" w:color="auto"/>
      </w:divBdr>
    </w:div>
    <w:div w:id="1367296132">
      <w:bodyDiv w:val="1"/>
      <w:marLeft w:val="0"/>
      <w:marRight w:val="0"/>
      <w:marTop w:val="0"/>
      <w:marBottom w:val="0"/>
      <w:divBdr>
        <w:top w:val="none" w:sz="0" w:space="0" w:color="auto"/>
        <w:left w:val="none" w:sz="0" w:space="0" w:color="auto"/>
        <w:bottom w:val="none" w:sz="0" w:space="0" w:color="auto"/>
        <w:right w:val="none" w:sz="0" w:space="0" w:color="auto"/>
      </w:divBdr>
    </w:div>
    <w:div w:id="1368139707">
      <w:bodyDiv w:val="1"/>
      <w:marLeft w:val="0"/>
      <w:marRight w:val="0"/>
      <w:marTop w:val="0"/>
      <w:marBottom w:val="0"/>
      <w:divBdr>
        <w:top w:val="none" w:sz="0" w:space="0" w:color="auto"/>
        <w:left w:val="none" w:sz="0" w:space="0" w:color="auto"/>
        <w:bottom w:val="none" w:sz="0" w:space="0" w:color="auto"/>
        <w:right w:val="none" w:sz="0" w:space="0" w:color="auto"/>
      </w:divBdr>
    </w:div>
    <w:div w:id="1368524598">
      <w:bodyDiv w:val="1"/>
      <w:marLeft w:val="0"/>
      <w:marRight w:val="0"/>
      <w:marTop w:val="0"/>
      <w:marBottom w:val="0"/>
      <w:divBdr>
        <w:top w:val="none" w:sz="0" w:space="0" w:color="auto"/>
        <w:left w:val="none" w:sz="0" w:space="0" w:color="auto"/>
        <w:bottom w:val="none" w:sz="0" w:space="0" w:color="auto"/>
        <w:right w:val="none" w:sz="0" w:space="0" w:color="auto"/>
      </w:divBdr>
    </w:div>
    <w:div w:id="1369254542">
      <w:bodyDiv w:val="1"/>
      <w:marLeft w:val="0"/>
      <w:marRight w:val="0"/>
      <w:marTop w:val="0"/>
      <w:marBottom w:val="0"/>
      <w:divBdr>
        <w:top w:val="none" w:sz="0" w:space="0" w:color="auto"/>
        <w:left w:val="none" w:sz="0" w:space="0" w:color="auto"/>
        <w:bottom w:val="none" w:sz="0" w:space="0" w:color="auto"/>
        <w:right w:val="none" w:sz="0" w:space="0" w:color="auto"/>
      </w:divBdr>
    </w:div>
    <w:div w:id="1370639751">
      <w:bodyDiv w:val="1"/>
      <w:marLeft w:val="0"/>
      <w:marRight w:val="0"/>
      <w:marTop w:val="0"/>
      <w:marBottom w:val="0"/>
      <w:divBdr>
        <w:top w:val="none" w:sz="0" w:space="0" w:color="auto"/>
        <w:left w:val="none" w:sz="0" w:space="0" w:color="auto"/>
        <w:bottom w:val="none" w:sz="0" w:space="0" w:color="auto"/>
        <w:right w:val="none" w:sz="0" w:space="0" w:color="auto"/>
      </w:divBdr>
    </w:div>
    <w:div w:id="1370951443">
      <w:bodyDiv w:val="1"/>
      <w:marLeft w:val="0"/>
      <w:marRight w:val="0"/>
      <w:marTop w:val="0"/>
      <w:marBottom w:val="0"/>
      <w:divBdr>
        <w:top w:val="none" w:sz="0" w:space="0" w:color="auto"/>
        <w:left w:val="none" w:sz="0" w:space="0" w:color="auto"/>
        <w:bottom w:val="none" w:sz="0" w:space="0" w:color="auto"/>
        <w:right w:val="none" w:sz="0" w:space="0" w:color="auto"/>
      </w:divBdr>
    </w:div>
    <w:div w:id="1371224427">
      <w:bodyDiv w:val="1"/>
      <w:marLeft w:val="0"/>
      <w:marRight w:val="0"/>
      <w:marTop w:val="0"/>
      <w:marBottom w:val="0"/>
      <w:divBdr>
        <w:top w:val="none" w:sz="0" w:space="0" w:color="auto"/>
        <w:left w:val="none" w:sz="0" w:space="0" w:color="auto"/>
        <w:bottom w:val="none" w:sz="0" w:space="0" w:color="auto"/>
        <w:right w:val="none" w:sz="0" w:space="0" w:color="auto"/>
      </w:divBdr>
    </w:div>
    <w:div w:id="1371496247">
      <w:bodyDiv w:val="1"/>
      <w:marLeft w:val="0"/>
      <w:marRight w:val="0"/>
      <w:marTop w:val="0"/>
      <w:marBottom w:val="0"/>
      <w:divBdr>
        <w:top w:val="none" w:sz="0" w:space="0" w:color="auto"/>
        <w:left w:val="none" w:sz="0" w:space="0" w:color="auto"/>
        <w:bottom w:val="none" w:sz="0" w:space="0" w:color="auto"/>
        <w:right w:val="none" w:sz="0" w:space="0" w:color="auto"/>
      </w:divBdr>
    </w:div>
    <w:div w:id="1371566316">
      <w:bodyDiv w:val="1"/>
      <w:marLeft w:val="0"/>
      <w:marRight w:val="0"/>
      <w:marTop w:val="0"/>
      <w:marBottom w:val="0"/>
      <w:divBdr>
        <w:top w:val="none" w:sz="0" w:space="0" w:color="auto"/>
        <w:left w:val="none" w:sz="0" w:space="0" w:color="auto"/>
        <w:bottom w:val="none" w:sz="0" w:space="0" w:color="auto"/>
        <w:right w:val="none" w:sz="0" w:space="0" w:color="auto"/>
      </w:divBdr>
    </w:div>
    <w:div w:id="1371567932">
      <w:bodyDiv w:val="1"/>
      <w:marLeft w:val="0"/>
      <w:marRight w:val="0"/>
      <w:marTop w:val="0"/>
      <w:marBottom w:val="0"/>
      <w:divBdr>
        <w:top w:val="none" w:sz="0" w:space="0" w:color="auto"/>
        <w:left w:val="none" w:sz="0" w:space="0" w:color="auto"/>
        <w:bottom w:val="none" w:sz="0" w:space="0" w:color="auto"/>
        <w:right w:val="none" w:sz="0" w:space="0" w:color="auto"/>
      </w:divBdr>
    </w:div>
    <w:div w:id="1371610484">
      <w:bodyDiv w:val="1"/>
      <w:marLeft w:val="0"/>
      <w:marRight w:val="0"/>
      <w:marTop w:val="0"/>
      <w:marBottom w:val="0"/>
      <w:divBdr>
        <w:top w:val="none" w:sz="0" w:space="0" w:color="auto"/>
        <w:left w:val="none" w:sz="0" w:space="0" w:color="auto"/>
        <w:bottom w:val="none" w:sz="0" w:space="0" w:color="auto"/>
        <w:right w:val="none" w:sz="0" w:space="0" w:color="auto"/>
      </w:divBdr>
    </w:div>
    <w:div w:id="1371803868">
      <w:bodyDiv w:val="1"/>
      <w:marLeft w:val="0"/>
      <w:marRight w:val="0"/>
      <w:marTop w:val="0"/>
      <w:marBottom w:val="0"/>
      <w:divBdr>
        <w:top w:val="none" w:sz="0" w:space="0" w:color="auto"/>
        <w:left w:val="none" w:sz="0" w:space="0" w:color="auto"/>
        <w:bottom w:val="none" w:sz="0" w:space="0" w:color="auto"/>
        <w:right w:val="none" w:sz="0" w:space="0" w:color="auto"/>
      </w:divBdr>
    </w:div>
    <w:div w:id="1371955597">
      <w:bodyDiv w:val="1"/>
      <w:marLeft w:val="0"/>
      <w:marRight w:val="0"/>
      <w:marTop w:val="0"/>
      <w:marBottom w:val="0"/>
      <w:divBdr>
        <w:top w:val="none" w:sz="0" w:space="0" w:color="auto"/>
        <w:left w:val="none" w:sz="0" w:space="0" w:color="auto"/>
        <w:bottom w:val="none" w:sz="0" w:space="0" w:color="auto"/>
        <w:right w:val="none" w:sz="0" w:space="0" w:color="auto"/>
      </w:divBdr>
    </w:div>
    <w:div w:id="1372149515">
      <w:bodyDiv w:val="1"/>
      <w:marLeft w:val="0"/>
      <w:marRight w:val="0"/>
      <w:marTop w:val="0"/>
      <w:marBottom w:val="0"/>
      <w:divBdr>
        <w:top w:val="none" w:sz="0" w:space="0" w:color="auto"/>
        <w:left w:val="none" w:sz="0" w:space="0" w:color="auto"/>
        <w:bottom w:val="none" w:sz="0" w:space="0" w:color="auto"/>
        <w:right w:val="none" w:sz="0" w:space="0" w:color="auto"/>
      </w:divBdr>
    </w:div>
    <w:div w:id="1372267397">
      <w:bodyDiv w:val="1"/>
      <w:marLeft w:val="0"/>
      <w:marRight w:val="0"/>
      <w:marTop w:val="0"/>
      <w:marBottom w:val="0"/>
      <w:divBdr>
        <w:top w:val="none" w:sz="0" w:space="0" w:color="auto"/>
        <w:left w:val="none" w:sz="0" w:space="0" w:color="auto"/>
        <w:bottom w:val="none" w:sz="0" w:space="0" w:color="auto"/>
        <w:right w:val="none" w:sz="0" w:space="0" w:color="auto"/>
      </w:divBdr>
    </w:div>
    <w:div w:id="1372269537">
      <w:bodyDiv w:val="1"/>
      <w:marLeft w:val="0"/>
      <w:marRight w:val="0"/>
      <w:marTop w:val="0"/>
      <w:marBottom w:val="0"/>
      <w:divBdr>
        <w:top w:val="none" w:sz="0" w:space="0" w:color="auto"/>
        <w:left w:val="none" w:sz="0" w:space="0" w:color="auto"/>
        <w:bottom w:val="none" w:sz="0" w:space="0" w:color="auto"/>
        <w:right w:val="none" w:sz="0" w:space="0" w:color="auto"/>
      </w:divBdr>
    </w:div>
    <w:div w:id="1372996137">
      <w:bodyDiv w:val="1"/>
      <w:marLeft w:val="0"/>
      <w:marRight w:val="0"/>
      <w:marTop w:val="0"/>
      <w:marBottom w:val="0"/>
      <w:divBdr>
        <w:top w:val="none" w:sz="0" w:space="0" w:color="auto"/>
        <w:left w:val="none" w:sz="0" w:space="0" w:color="auto"/>
        <w:bottom w:val="none" w:sz="0" w:space="0" w:color="auto"/>
        <w:right w:val="none" w:sz="0" w:space="0" w:color="auto"/>
      </w:divBdr>
    </w:div>
    <w:div w:id="1373000929">
      <w:bodyDiv w:val="1"/>
      <w:marLeft w:val="0"/>
      <w:marRight w:val="0"/>
      <w:marTop w:val="0"/>
      <w:marBottom w:val="0"/>
      <w:divBdr>
        <w:top w:val="none" w:sz="0" w:space="0" w:color="auto"/>
        <w:left w:val="none" w:sz="0" w:space="0" w:color="auto"/>
        <w:bottom w:val="none" w:sz="0" w:space="0" w:color="auto"/>
        <w:right w:val="none" w:sz="0" w:space="0" w:color="auto"/>
      </w:divBdr>
    </w:div>
    <w:div w:id="1373070898">
      <w:bodyDiv w:val="1"/>
      <w:marLeft w:val="0"/>
      <w:marRight w:val="0"/>
      <w:marTop w:val="0"/>
      <w:marBottom w:val="0"/>
      <w:divBdr>
        <w:top w:val="none" w:sz="0" w:space="0" w:color="auto"/>
        <w:left w:val="none" w:sz="0" w:space="0" w:color="auto"/>
        <w:bottom w:val="none" w:sz="0" w:space="0" w:color="auto"/>
        <w:right w:val="none" w:sz="0" w:space="0" w:color="auto"/>
      </w:divBdr>
    </w:div>
    <w:div w:id="1373308692">
      <w:bodyDiv w:val="1"/>
      <w:marLeft w:val="0"/>
      <w:marRight w:val="0"/>
      <w:marTop w:val="0"/>
      <w:marBottom w:val="0"/>
      <w:divBdr>
        <w:top w:val="none" w:sz="0" w:space="0" w:color="auto"/>
        <w:left w:val="none" w:sz="0" w:space="0" w:color="auto"/>
        <w:bottom w:val="none" w:sz="0" w:space="0" w:color="auto"/>
        <w:right w:val="none" w:sz="0" w:space="0" w:color="auto"/>
      </w:divBdr>
    </w:div>
    <w:div w:id="1373575309">
      <w:bodyDiv w:val="1"/>
      <w:marLeft w:val="0"/>
      <w:marRight w:val="0"/>
      <w:marTop w:val="0"/>
      <w:marBottom w:val="0"/>
      <w:divBdr>
        <w:top w:val="none" w:sz="0" w:space="0" w:color="auto"/>
        <w:left w:val="none" w:sz="0" w:space="0" w:color="auto"/>
        <w:bottom w:val="none" w:sz="0" w:space="0" w:color="auto"/>
        <w:right w:val="none" w:sz="0" w:space="0" w:color="auto"/>
      </w:divBdr>
    </w:div>
    <w:div w:id="1373729231">
      <w:bodyDiv w:val="1"/>
      <w:marLeft w:val="0"/>
      <w:marRight w:val="0"/>
      <w:marTop w:val="0"/>
      <w:marBottom w:val="0"/>
      <w:divBdr>
        <w:top w:val="none" w:sz="0" w:space="0" w:color="auto"/>
        <w:left w:val="none" w:sz="0" w:space="0" w:color="auto"/>
        <w:bottom w:val="none" w:sz="0" w:space="0" w:color="auto"/>
        <w:right w:val="none" w:sz="0" w:space="0" w:color="auto"/>
      </w:divBdr>
    </w:div>
    <w:div w:id="1373729984">
      <w:bodyDiv w:val="1"/>
      <w:marLeft w:val="0"/>
      <w:marRight w:val="0"/>
      <w:marTop w:val="0"/>
      <w:marBottom w:val="0"/>
      <w:divBdr>
        <w:top w:val="none" w:sz="0" w:space="0" w:color="auto"/>
        <w:left w:val="none" w:sz="0" w:space="0" w:color="auto"/>
        <w:bottom w:val="none" w:sz="0" w:space="0" w:color="auto"/>
        <w:right w:val="none" w:sz="0" w:space="0" w:color="auto"/>
      </w:divBdr>
    </w:div>
    <w:div w:id="1373771100">
      <w:bodyDiv w:val="1"/>
      <w:marLeft w:val="0"/>
      <w:marRight w:val="0"/>
      <w:marTop w:val="0"/>
      <w:marBottom w:val="0"/>
      <w:divBdr>
        <w:top w:val="none" w:sz="0" w:space="0" w:color="auto"/>
        <w:left w:val="none" w:sz="0" w:space="0" w:color="auto"/>
        <w:bottom w:val="none" w:sz="0" w:space="0" w:color="auto"/>
        <w:right w:val="none" w:sz="0" w:space="0" w:color="auto"/>
      </w:divBdr>
    </w:div>
    <w:div w:id="1374234504">
      <w:bodyDiv w:val="1"/>
      <w:marLeft w:val="0"/>
      <w:marRight w:val="0"/>
      <w:marTop w:val="0"/>
      <w:marBottom w:val="0"/>
      <w:divBdr>
        <w:top w:val="none" w:sz="0" w:space="0" w:color="auto"/>
        <w:left w:val="none" w:sz="0" w:space="0" w:color="auto"/>
        <w:bottom w:val="none" w:sz="0" w:space="0" w:color="auto"/>
        <w:right w:val="none" w:sz="0" w:space="0" w:color="auto"/>
      </w:divBdr>
    </w:div>
    <w:div w:id="1374691776">
      <w:bodyDiv w:val="1"/>
      <w:marLeft w:val="0"/>
      <w:marRight w:val="0"/>
      <w:marTop w:val="0"/>
      <w:marBottom w:val="0"/>
      <w:divBdr>
        <w:top w:val="none" w:sz="0" w:space="0" w:color="auto"/>
        <w:left w:val="none" w:sz="0" w:space="0" w:color="auto"/>
        <w:bottom w:val="none" w:sz="0" w:space="0" w:color="auto"/>
        <w:right w:val="none" w:sz="0" w:space="0" w:color="auto"/>
      </w:divBdr>
    </w:div>
    <w:div w:id="1374770066">
      <w:bodyDiv w:val="1"/>
      <w:marLeft w:val="0"/>
      <w:marRight w:val="0"/>
      <w:marTop w:val="0"/>
      <w:marBottom w:val="0"/>
      <w:divBdr>
        <w:top w:val="none" w:sz="0" w:space="0" w:color="auto"/>
        <w:left w:val="none" w:sz="0" w:space="0" w:color="auto"/>
        <w:bottom w:val="none" w:sz="0" w:space="0" w:color="auto"/>
        <w:right w:val="none" w:sz="0" w:space="0" w:color="auto"/>
      </w:divBdr>
    </w:div>
    <w:div w:id="1374959518">
      <w:bodyDiv w:val="1"/>
      <w:marLeft w:val="0"/>
      <w:marRight w:val="0"/>
      <w:marTop w:val="0"/>
      <w:marBottom w:val="0"/>
      <w:divBdr>
        <w:top w:val="none" w:sz="0" w:space="0" w:color="auto"/>
        <w:left w:val="none" w:sz="0" w:space="0" w:color="auto"/>
        <w:bottom w:val="none" w:sz="0" w:space="0" w:color="auto"/>
        <w:right w:val="none" w:sz="0" w:space="0" w:color="auto"/>
      </w:divBdr>
    </w:div>
    <w:div w:id="1375229275">
      <w:bodyDiv w:val="1"/>
      <w:marLeft w:val="0"/>
      <w:marRight w:val="0"/>
      <w:marTop w:val="0"/>
      <w:marBottom w:val="0"/>
      <w:divBdr>
        <w:top w:val="none" w:sz="0" w:space="0" w:color="auto"/>
        <w:left w:val="none" w:sz="0" w:space="0" w:color="auto"/>
        <w:bottom w:val="none" w:sz="0" w:space="0" w:color="auto"/>
        <w:right w:val="none" w:sz="0" w:space="0" w:color="auto"/>
      </w:divBdr>
    </w:div>
    <w:div w:id="1375426051">
      <w:bodyDiv w:val="1"/>
      <w:marLeft w:val="0"/>
      <w:marRight w:val="0"/>
      <w:marTop w:val="0"/>
      <w:marBottom w:val="0"/>
      <w:divBdr>
        <w:top w:val="none" w:sz="0" w:space="0" w:color="auto"/>
        <w:left w:val="none" w:sz="0" w:space="0" w:color="auto"/>
        <w:bottom w:val="none" w:sz="0" w:space="0" w:color="auto"/>
        <w:right w:val="none" w:sz="0" w:space="0" w:color="auto"/>
      </w:divBdr>
    </w:div>
    <w:div w:id="1375764120">
      <w:bodyDiv w:val="1"/>
      <w:marLeft w:val="0"/>
      <w:marRight w:val="0"/>
      <w:marTop w:val="0"/>
      <w:marBottom w:val="0"/>
      <w:divBdr>
        <w:top w:val="none" w:sz="0" w:space="0" w:color="auto"/>
        <w:left w:val="none" w:sz="0" w:space="0" w:color="auto"/>
        <w:bottom w:val="none" w:sz="0" w:space="0" w:color="auto"/>
        <w:right w:val="none" w:sz="0" w:space="0" w:color="auto"/>
      </w:divBdr>
    </w:div>
    <w:div w:id="1376344235">
      <w:bodyDiv w:val="1"/>
      <w:marLeft w:val="0"/>
      <w:marRight w:val="0"/>
      <w:marTop w:val="0"/>
      <w:marBottom w:val="0"/>
      <w:divBdr>
        <w:top w:val="none" w:sz="0" w:space="0" w:color="auto"/>
        <w:left w:val="none" w:sz="0" w:space="0" w:color="auto"/>
        <w:bottom w:val="none" w:sz="0" w:space="0" w:color="auto"/>
        <w:right w:val="none" w:sz="0" w:space="0" w:color="auto"/>
      </w:divBdr>
    </w:div>
    <w:div w:id="1376350439">
      <w:bodyDiv w:val="1"/>
      <w:marLeft w:val="0"/>
      <w:marRight w:val="0"/>
      <w:marTop w:val="0"/>
      <w:marBottom w:val="0"/>
      <w:divBdr>
        <w:top w:val="none" w:sz="0" w:space="0" w:color="auto"/>
        <w:left w:val="none" w:sz="0" w:space="0" w:color="auto"/>
        <w:bottom w:val="none" w:sz="0" w:space="0" w:color="auto"/>
        <w:right w:val="none" w:sz="0" w:space="0" w:color="auto"/>
      </w:divBdr>
    </w:div>
    <w:div w:id="1376664708">
      <w:bodyDiv w:val="1"/>
      <w:marLeft w:val="0"/>
      <w:marRight w:val="0"/>
      <w:marTop w:val="0"/>
      <w:marBottom w:val="0"/>
      <w:divBdr>
        <w:top w:val="none" w:sz="0" w:space="0" w:color="auto"/>
        <w:left w:val="none" w:sz="0" w:space="0" w:color="auto"/>
        <w:bottom w:val="none" w:sz="0" w:space="0" w:color="auto"/>
        <w:right w:val="none" w:sz="0" w:space="0" w:color="auto"/>
      </w:divBdr>
    </w:div>
    <w:div w:id="1376810025">
      <w:bodyDiv w:val="1"/>
      <w:marLeft w:val="0"/>
      <w:marRight w:val="0"/>
      <w:marTop w:val="0"/>
      <w:marBottom w:val="0"/>
      <w:divBdr>
        <w:top w:val="none" w:sz="0" w:space="0" w:color="auto"/>
        <w:left w:val="none" w:sz="0" w:space="0" w:color="auto"/>
        <w:bottom w:val="none" w:sz="0" w:space="0" w:color="auto"/>
        <w:right w:val="none" w:sz="0" w:space="0" w:color="auto"/>
      </w:divBdr>
    </w:div>
    <w:div w:id="1376857134">
      <w:bodyDiv w:val="1"/>
      <w:marLeft w:val="0"/>
      <w:marRight w:val="0"/>
      <w:marTop w:val="0"/>
      <w:marBottom w:val="0"/>
      <w:divBdr>
        <w:top w:val="none" w:sz="0" w:space="0" w:color="auto"/>
        <w:left w:val="none" w:sz="0" w:space="0" w:color="auto"/>
        <w:bottom w:val="none" w:sz="0" w:space="0" w:color="auto"/>
        <w:right w:val="none" w:sz="0" w:space="0" w:color="auto"/>
      </w:divBdr>
    </w:div>
    <w:div w:id="1377122456">
      <w:bodyDiv w:val="1"/>
      <w:marLeft w:val="0"/>
      <w:marRight w:val="0"/>
      <w:marTop w:val="0"/>
      <w:marBottom w:val="0"/>
      <w:divBdr>
        <w:top w:val="none" w:sz="0" w:space="0" w:color="auto"/>
        <w:left w:val="none" w:sz="0" w:space="0" w:color="auto"/>
        <w:bottom w:val="none" w:sz="0" w:space="0" w:color="auto"/>
        <w:right w:val="none" w:sz="0" w:space="0" w:color="auto"/>
      </w:divBdr>
    </w:div>
    <w:div w:id="1377388217">
      <w:bodyDiv w:val="1"/>
      <w:marLeft w:val="0"/>
      <w:marRight w:val="0"/>
      <w:marTop w:val="0"/>
      <w:marBottom w:val="0"/>
      <w:divBdr>
        <w:top w:val="none" w:sz="0" w:space="0" w:color="auto"/>
        <w:left w:val="none" w:sz="0" w:space="0" w:color="auto"/>
        <w:bottom w:val="none" w:sz="0" w:space="0" w:color="auto"/>
        <w:right w:val="none" w:sz="0" w:space="0" w:color="auto"/>
      </w:divBdr>
    </w:div>
    <w:div w:id="1377390903">
      <w:bodyDiv w:val="1"/>
      <w:marLeft w:val="0"/>
      <w:marRight w:val="0"/>
      <w:marTop w:val="0"/>
      <w:marBottom w:val="0"/>
      <w:divBdr>
        <w:top w:val="none" w:sz="0" w:space="0" w:color="auto"/>
        <w:left w:val="none" w:sz="0" w:space="0" w:color="auto"/>
        <w:bottom w:val="none" w:sz="0" w:space="0" w:color="auto"/>
        <w:right w:val="none" w:sz="0" w:space="0" w:color="auto"/>
      </w:divBdr>
    </w:div>
    <w:div w:id="1377468387">
      <w:bodyDiv w:val="1"/>
      <w:marLeft w:val="0"/>
      <w:marRight w:val="0"/>
      <w:marTop w:val="0"/>
      <w:marBottom w:val="0"/>
      <w:divBdr>
        <w:top w:val="none" w:sz="0" w:space="0" w:color="auto"/>
        <w:left w:val="none" w:sz="0" w:space="0" w:color="auto"/>
        <w:bottom w:val="none" w:sz="0" w:space="0" w:color="auto"/>
        <w:right w:val="none" w:sz="0" w:space="0" w:color="auto"/>
      </w:divBdr>
    </w:div>
    <w:div w:id="1377662737">
      <w:bodyDiv w:val="1"/>
      <w:marLeft w:val="0"/>
      <w:marRight w:val="0"/>
      <w:marTop w:val="0"/>
      <w:marBottom w:val="0"/>
      <w:divBdr>
        <w:top w:val="none" w:sz="0" w:space="0" w:color="auto"/>
        <w:left w:val="none" w:sz="0" w:space="0" w:color="auto"/>
        <w:bottom w:val="none" w:sz="0" w:space="0" w:color="auto"/>
        <w:right w:val="none" w:sz="0" w:space="0" w:color="auto"/>
      </w:divBdr>
    </w:div>
    <w:div w:id="1378041641">
      <w:bodyDiv w:val="1"/>
      <w:marLeft w:val="0"/>
      <w:marRight w:val="0"/>
      <w:marTop w:val="0"/>
      <w:marBottom w:val="0"/>
      <w:divBdr>
        <w:top w:val="none" w:sz="0" w:space="0" w:color="auto"/>
        <w:left w:val="none" w:sz="0" w:space="0" w:color="auto"/>
        <w:bottom w:val="none" w:sz="0" w:space="0" w:color="auto"/>
        <w:right w:val="none" w:sz="0" w:space="0" w:color="auto"/>
      </w:divBdr>
    </w:div>
    <w:div w:id="1378235552">
      <w:bodyDiv w:val="1"/>
      <w:marLeft w:val="0"/>
      <w:marRight w:val="0"/>
      <w:marTop w:val="0"/>
      <w:marBottom w:val="0"/>
      <w:divBdr>
        <w:top w:val="none" w:sz="0" w:space="0" w:color="auto"/>
        <w:left w:val="none" w:sz="0" w:space="0" w:color="auto"/>
        <w:bottom w:val="none" w:sz="0" w:space="0" w:color="auto"/>
        <w:right w:val="none" w:sz="0" w:space="0" w:color="auto"/>
      </w:divBdr>
    </w:div>
    <w:div w:id="1378436357">
      <w:bodyDiv w:val="1"/>
      <w:marLeft w:val="0"/>
      <w:marRight w:val="0"/>
      <w:marTop w:val="0"/>
      <w:marBottom w:val="0"/>
      <w:divBdr>
        <w:top w:val="none" w:sz="0" w:space="0" w:color="auto"/>
        <w:left w:val="none" w:sz="0" w:space="0" w:color="auto"/>
        <w:bottom w:val="none" w:sz="0" w:space="0" w:color="auto"/>
        <w:right w:val="none" w:sz="0" w:space="0" w:color="auto"/>
      </w:divBdr>
    </w:div>
    <w:div w:id="1378624404">
      <w:bodyDiv w:val="1"/>
      <w:marLeft w:val="0"/>
      <w:marRight w:val="0"/>
      <w:marTop w:val="0"/>
      <w:marBottom w:val="0"/>
      <w:divBdr>
        <w:top w:val="none" w:sz="0" w:space="0" w:color="auto"/>
        <w:left w:val="none" w:sz="0" w:space="0" w:color="auto"/>
        <w:bottom w:val="none" w:sz="0" w:space="0" w:color="auto"/>
        <w:right w:val="none" w:sz="0" w:space="0" w:color="auto"/>
      </w:divBdr>
    </w:div>
    <w:div w:id="1378890020">
      <w:bodyDiv w:val="1"/>
      <w:marLeft w:val="0"/>
      <w:marRight w:val="0"/>
      <w:marTop w:val="0"/>
      <w:marBottom w:val="0"/>
      <w:divBdr>
        <w:top w:val="none" w:sz="0" w:space="0" w:color="auto"/>
        <w:left w:val="none" w:sz="0" w:space="0" w:color="auto"/>
        <w:bottom w:val="none" w:sz="0" w:space="0" w:color="auto"/>
        <w:right w:val="none" w:sz="0" w:space="0" w:color="auto"/>
      </w:divBdr>
    </w:div>
    <w:div w:id="1380520810">
      <w:bodyDiv w:val="1"/>
      <w:marLeft w:val="0"/>
      <w:marRight w:val="0"/>
      <w:marTop w:val="0"/>
      <w:marBottom w:val="0"/>
      <w:divBdr>
        <w:top w:val="none" w:sz="0" w:space="0" w:color="auto"/>
        <w:left w:val="none" w:sz="0" w:space="0" w:color="auto"/>
        <w:bottom w:val="none" w:sz="0" w:space="0" w:color="auto"/>
        <w:right w:val="none" w:sz="0" w:space="0" w:color="auto"/>
      </w:divBdr>
    </w:div>
    <w:div w:id="1380786790">
      <w:bodyDiv w:val="1"/>
      <w:marLeft w:val="0"/>
      <w:marRight w:val="0"/>
      <w:marTop w:val="0"/>
      <w:marBottom w:val="0"/>
      <w:divBdr>
        <w:top w:val="none" w:sz="0" w:space="0" w:color="auto"/>
        <w:left w:val="none" w:sz="0" w:space="0" w:color="auto"/>
        <w:bottom w:val="none" w:sz="0" w:space="0" w:color="auto"/>
        <w:right w:val="none" w:sz="0" w:space="0" w:color="auto"/>
      </w:divBdr>
    </w:div>
    <w:div w:id="1381250374">
      <w:bodyDiv w:val="1"/>
      <w:marLeft w:val="0"/>
      <w:marRight w:val="0"/>
      <w:marTop w:val="0"/>
      <w:marBottom w:val="0"/>
      <w:divBdr>
        <w:top w:val="none" w:sz="0" w:space="0" w:color="auto"/>
        <w:left w:val="none" w:sz="0" w:space="0" w:color="auto"/>
        <w:bottom w:val="none" w:sz="0" w:space="0" w:color="auto"/>
        <w:right w:val="none" w:sz="0" w:space="0" w:color="auto"/>
      </w:divBdr>
    </w:div>
    <w:div w:id="1381517419">
      <w:bodyDiv w:val="1"/>
      <w:marLeft w:val="0"/>
      <w:marRight w:val="0"/>
      <w:marTop w:val="0"/>
      <w:marBottom w:val="0"/>
      <w:divBdr>
        <w:top w:val="none" w:sz="0" w:space="0" w:color="auto"/>
        <w:left w:val="none" w:sz="0" w:space="0" w:color="auto"/>
        <w:bottom w:val="none" w:sz="0" w:space="0" w:color="auto"/>
        <w:right w:val="none" w:sz="0" w:space="0" w:color="auto"/>
      </w:divBdr>
    </w:div>
    <w:div w:id="1381858384">
      <w:bodyDiv w:val="1"/>
      <w:marLeft w:val="0"/>
      <w:marRight w:val="0"/>
      <w:marTop w:val="0"/>
      <w:marBottom w:val="0"/>
      <w:divBdr>
        <w:top w:val="none" w:sz="0" w:space="0" w:color="auto"/>
        <w:left w:val="none" w:sz="0" w:space="0" w:color="auto"/>
        <w:bottom w:val="none" w:sz="0" w:space="0" w:color="auto"/>
        <w:right w:val="none" w:sz="0" w:space="0" w:color="auto"/>
      </w:divBdr>
    </w:div>
    <w:div w:id="1381899223">
      <w:bodyDiv w:val="1"/>
      <w:marLeft w:val="0"/>
      <w:marRight w:val="0"/>
      <w:marTop w:val="0"/>
      <w:marBottom w:val="0"/>
      <w:divBdr>
        <w:top w:val="none" w:sz="0" w:space="0" w:color="auto"/>
        <w:left w:val="none" w:sz="0" w:space="0" w:color="auto"/>
        <w:bottom w:val="none" w:sz="0" w:space="0" w:color="auto"/>
        <w:right w:val="none" w:sz="0" w:space="0" w:color="auto"/>
      </w:divBdr>
    </w:div>
    <w:div w:id="1381980806">
      <w:bodyDiv w:val="1"/>
      <w:marLeft w:val="0"/>
      <w:marRight w:val="0"/>
      <w:marTop w:val="0"/>
      <w:marBottom w:val="0"/>
      <w:divBdr>
        <w:top w:val="none" w:sz="0" w:space="0" w:color="auto"/>
        <w:left w:val="none" w:sz="0" w:space="0" w:color="auto"/>
        <w:bottom w:val="none" w:sz="0" w:space="0" w:color="auto"/>
        <w:right w:val="none" w:sz="0" w:space="0" w:color="auto"/>
      </w:divBdr>
    </w:div>
    <w:div w:id="1382091464">
      <w:bodyDiv w:val="1"/>
      <w:marLeft w:val="0"/>
      <w:marRight w:val="0"/>
      <w:marTop w:val="0"/>
      <w:marBottom w:val="0"/>
      <w:divBdr>
        <w:top w:val="none" w:sz="0" w:space="0" w:color="auto"/>
        <w:left w:val="none" w:sz="0" w:space="0" w:color="auto"/>
        <w:bottom w:val="none" w:sz="0" w:space="0" w:color="auto"/>
        <w:right w:val="none" w:sz="0" w:space="0" w:color="auto"/>
      </w:divBdr>
    </w:div>
    <w:div w:id="1382826182">
      <w:bodyDiv w:val="1"/>
      <w:marLeft w:val="0"/>
      <w:marRight w:val="0"/>
      <w:marTop w:val="0"/>
      <w:marBottom w:val="0"/>
      <w:divBdr>
        <w:top w:val="none" w:sz="0" w:space="0" w:color="auto"/>
        <w:left w:val="none" w:sz="0" w:space="0" w:color="auto"/>
        <w:bottom w:val="none" w:sz="0" w:space="0" w:color="auto"/>
        <w:right w:val="none" w:sz="0" w:space="0" w:color="auto"/>
      </w:divBdr>
    </w:div>
    <w:div w:id="1383096191">
      <w:bodyDiv w:val="1"/>
      <w:marLeft w:val="0"/>
      <w:marRight w:val="0"/>
      <w:marTop w:val="0"/>
      <w:marBottom w:val="0"/>
      <w:divBdr>
        <w:top w:val="none" w:sz="0" w:space="0" w:color="auto"/>
        <w:left w:val="none" w:sz="0" w:space="0" w:color="auto"/>
        <w:bottom w:val="none" w:sz="0" w:space="0" w:color="auto"/>
        <w:right w:val="none" w:sz="0" w:space="0" w:color="auto"/>
      </w:divBdr>
    </w:div>
    <w:div w:id="1383208218">
      <w:bodyDiv w:val="1"/>
      <w:marLeft w:val="0"/>
      <w:marRight w:val="0"/>
      <w:marTop w:val="0"/>
      <w:marBottom w:val="0"/>
      <w:divBdr>
        <w:top w:val="none" w:sz="0" w:space="0" w:color="auto"/>
        <w:left w:val="none" w:sz="0" w:space="0" w:color="auto"/>
        <w:bottom w:val="none" w:sz="0" w:space="0" w:color="auto"/>
        <w:right w:val="none" w:sz="0" w:space="0" w:color="auto"/>
      </w:divBdr>
    </w:div>
    <w:div w:id="1383291542">
      <w:bodyDiv w:val="1"/>
      <w:marLeft w:val="0"/>
      <w:marRight w:val="0"/>
      <w:marTop w:val="0"/>
      <w:marBottom w:val="0"/>
      <w:divBdr>
        <w:top w:val="none" w:sz="0" w:space="0" w:color="auto"/>
        <w:left w:val="none" w:sz="0" w:space="0" w:color="auto"/>
        <w:bottom w:val="none" w:sz="0" w:space="0" w:color="auto"/>
        <w:right w:val="none" w:sz="0" w:space="0" w:color="auto"/>
      </w:divBdr>
    </w:div>
    <w:div w:id="1383403202">
      <w:bodyDiv w:val="1"/>
      <w:marLeft w:val="0"/>
      <w:marRight w:val="0"/>
      <w:marTop w:val="0"/>
      <w:marBottom w:val="0"/>
      <w:divBdr>
        <w:top w:val="none" w:sz="0" w:space="0" w:color="auto"/>
        <w:left w:val="none" w:sz="0" w:space="0" w:color="auto"/>
        <w:bottom w:val="none" w:sz="0" w:space="0" w:color="auto"/>
        <w:right w:val="none" w:sz="0" w:space="0" w:color="auto"/>
      </w:divBdr>
    </w:div>
    <w:div w:id="1383480056">
      <w:bodyDiv w:val="1"/>
      <w:marLeft w:val="0"/>
      <w:marRight w:val="0"/>
      <w:marTop w:val="0"/>
      <w:marBottom w:val="0"/>
      <w:divBdr>
        <w:top w:val="none" w:sz="0" w:space="0" w:color="auto"/>
        <w:left w:val="none" w:sz="0" w:space="0" w:color="auto"/>
        <w:bottom w:val="none" w:sz="0" w:space="0" w:color="auto"/>
        <w:right w:val="none" w:sz="0" w:space="0" w:color="auto"/>
      </w:divBdr>
    </w:div>
    <w:div w:id="1383556388">
      <w:bodyDiv w:val="1"/>
      <w:marLeft w:val="0"/>
      <w:marRight w:val="0"/>
      <w:marTop w:val="0"/>
      <w:marBottom w:val="0"/>
      <w:divBdr>
        <w:top w:val="none" w:sz="0" w:space="0" w:color="auto"/>
        <w:left w:val="none" w:sz="0" w:space="0" w:color="auto"/>
        <w:bottom w:val="none" w:sz="0" w:space="0" w:color="auto"/>
        <w:right w:val="none" w:sz="0" w:space="0" w:color="auto"/>
      </w:divBdr>
    </w:div>
    <w:div w:id="1383669963">
      <w:bodyDiv w:val="1"/>
      <w:marLeft w:val="0"/>
      <w:marRight w:val="0"/>
      <w:marTop w:val="0"/>
      <w:marBottom w:val="0"/>
      <w:divBdr>
        <w:top w:val="none" w:sz="0" w:space="0" w:color="auto"/>
        <w:left w:val="none" w:sz="0" w:space="0" w:color="auto"/>
        <w:bottom w:val="none" w:sz="0" w:space="0" w:color="auto"/>
        <w:right w:val="none" w:sz="0" w:space="0" w:color="auto"/>
      </w:divBdr>
    </w:div>
    <w:div w:id="1383754407">
      <w:bodyDiv w:val="1"/>
      <w:marLeft w:val="0"/>
      <w:marRight w:val="0"/>
      <w:marTop w:val="0"/>
      <w:marBottom w:val="0"/>
      <w:divBdr>
        <w:top w:val="none" w:sz="0" w:space="0" w:color="auto"/>
        <w:left w:val="none" w:sz="0" w:space="0" w:color="auto"/>
        <w:bottom w:val="none" w:sz="0" w:space="0" w:color="auto"/>
        <w:right w:val="none" w:sz="0" w:space="0" w:color="auto"/>
      </w:divBdr>
    </w:div>
    <w:div w:id="1383793012">
      <w:bodyDiv w:val="1"/>
      <w:marLeft w:val="0"/>
      <w:marRight w:val="0"/>
      <w:marTop w:val="0"/>
      <w:marBottom w:val="0"/>
      <w:divBdr>
        <w:top w:val="none" w:sz="0" w:space="0" w:color="auto"/>
        <w:left w:val="none" w:sz="0" w:space="0" w:color="auto"/>
        <w:bottom w:val="none" w:sz="0" w:space="0" w:color="auto"/>
        <w:right w:val="none" w:sz="0" w:space="0" w:color="auto"/>
      </w:divBdr>
    </w:div>
    <w:div w:id="1384327064">
      <w:bodyDiv w:val="1"/>
      <w:marLeft w:val="0"/>
      <w:marRight w:val="0"/>
      <w:marTop w:val="0"/>
      <w:marBottom w:val="0"/>
      <w:divBdr>
        <w:top w:val="none" w:sz="0" w:space="0" w:color="auto"/>
        <w:left w:val="none" w:sz="0" w:space="0" w:color="auto"/>
        <w:bottom w:val="none" w:sz="0" w:space="0" w:color="auto"/>
        <w:right w:val="none" w:sz="0" w:space="0" w:color="auto"/>
      </w:divBdr>
    </w:div>
    <w:div w:id="1384520894">
      <w:bodyDiv w:val="1"/>
      <w:marLeft w:val="0"/>
      <w:marRight w:val="0"/>
      <w:marTop w:val="0"/>
      <w:marBottom w:val="0"/>
      <w:divBdr>
        <w:top w:val="none" w:sz="0" w:space="0" w:color="auto"/>
        <w:left w:val="none" w:sz="0" w:space="0" w:color="auto"/>
        <w:bottom w:val="none" w:sz="0" w:space="0" w:color="auto"/>
        <w:right w:val="none" w:sz="0" w:space="0" w:color="auto"/>
      </w:divBdr>
    </w:div>
    <w:div w:id="1384524216">
      <w:bodyDiv w:val="1"/>
      <w:marLeft w:val="0"/>
      <w:marRight w:val="0"/>
      <w:marTop w:val="0"/>
      <w:marBottom w:val="0"/>
      <w:divBdr>
        <w:top w:val="none" w:sz="0" w:space="0" w:color="auto"/>
        <w:left w:val="none" w:sz="0" w:space="0" w:color="auto"/>
        <w:bottom w:val="none" w:sz="0" w:space="0" w:color="auto"/>
        <w:right w:val="none" w:sz="0" w:space="0" w:color="auto"/>
      </w:divBdr>
    </w:div>
    <w:div w:id="1384794134">
      <w:bodyDiv w:val="1"/>
      <w:marLeft w:val="0"/>
      <w:marRight w:val="0"/>
      <w:marTop w:val="0"/>
      <w:marBottom w:val="0"/>
      <w:divBdr>
        <w:top w:val="none" w:sz="0" w:space="0" w:color="auto"/>
        <w:left w:val="none" w:sz="0" w:space="0" w:color="auto"/>
        <w:bottom w:val="none" w:sz="0" w:space="0" w:color="auto"/>
        <w:right w:val="none" w:sz="0" w:space="0" w:color="auto"/>
      </w:divBdr>
    </w:div>
    <w:div w:id="1384987369">
      <w:bodyDiv w:val="1"/>
      <w:marLeft w:val="0"/>
      <w:marRight w:val="0"/>
      <w:marTop w:val="0"/>
      <w:marBottom w:val="0"/>
      <w:divBdr>
        <w:top w:val="none" w:sz="0" w:space="0" w:color="auto"/>
        <w:left w:val="none" w:sz="0" w:space="0" w:color="auto"/>
        <w:bottom w:val="none" w:sz="0" w:space="0" w:color="auto"/>
        <w:right w:val="none" w:sz="0" w:space="0" w:color="auto"/>
      </w:divBdr>
    </w:div>
    <w:div w:id="1385106223">
      <w:bodyDiv w:val="1"/>
      <w:marLeft w:val="0"/>
      <w:marRight w:val="0"/>
      <w:marTop w:val="0"/>
      <w:marBottom w:val="0"/>
      <w:divBdr>
        <w:top w:val="none" w:sz="0" w:space="0" w:color="auto"/>
        <w:left w:val="none" w:sz="0" w:space="0" w:color="auto"/>
        <w:bottom w:val="none" w:sz="0" w:space="0" w:color="auto"/>
        <w:right w:val="none" w:sz="0" w:space="0" w:color="auto"/>
      </w:divBdr>
    </w:div>
    <w:div w:id="1385830521">
      <w:bodyDiv w:val="1"/>
      <w:marLeft w:val="0"/>
      <w:marRight w:val="0"/>
      <w:marTop w:val="0"/>
      <w:marBottom w:val="0"/>
      <w:divBdr>
        <w:top w:val="none" w:sz="0" w:space="0" w:color="auto"/>
        <w:left w:val="none" w:sz="0" w:space="0" w:color="auto"/>
        <w:bottom w:val="none" w:sz="0" w:space="0" w:color="auto"/>
        <w:right w:val="none" w:sz="0" w:space="0" w:color="auto"/>
      </w:divBdr>
    </w:div>
    <w:div w:id="1385979549">
      <w:bodyDiv w:val="1"/>
      <w:marLeft w:val="0"/>
      <w:marRight w:val="0"/>
      <w:marTop w:val="0"/>
      <w:marBottom w:val="0"/>
      <w:divBdr>
        <w:top w:val="none" w:sz="0" w:space="0" w:color="auto"/>
        <w:left w:val="none" w:sz="0" w:space="0" w:color="auto"/>
        <w:bottom w:val="none" w:sz="0" w:space="0" w:color="auto"/>
        <w:right w:val="none" w:sz="0" w:space="0" w:color="auto"/>
      </w:divBdr>
    </w:div>
    <w:div w:id="1385984522">
      <w:bodyDiv w:val="1"/>
      <w:marLeft w:val="0"/>
      <w:marRight w:val="0"/>
      <w:marTop w:val="0"/>
      <w:marBottom w:val="0"/>
      <w:divBdr>
        <w:top w:val="none" w:sz="0" w:space="0" w:color="auto"/>
        <w:left w:val="none" w:sz="0" w:space="0" w:color="auto"/>
        <w:bottom w:val="none" w:sz="0" w:space="0" w:color="auto"/>
        <w:right w:val="none" w:sz="0" w:space="0" w:color="auto"/>
      </w:divBdr>
    </w:div>
    <w:div w:id="1386248667">
      <w:bodyDiv w:val="1"/>
      <w:marLeft w:val="0"/>
      <w:marRight w:val="0"/>
      <w:marTop w:val="0"/>
      <w:marBottom w:val="0"/>
      <w:divBdr>
        <w:top w:val="none" w:sz="0" w:space="0" w:color="auto"/>
        <w:left w:val="none" w:sz="0" w:space="0" w:color="auto"/>
        <w:bottom w:val="none" w:sz="0" w:space="0" w:color="auto"/>
        <w:right w:val="none" w:sz="0" w:space="0" w:color="auto"/>
      </w:divBdr>
    </w:div>
    <w:div w:id="1386873331">
      <w:bodyDiv w:val="1"/>
      <w:marLeft w:val="0"/>
      <w:marRight w:val="0"/>
      <w:marTop w:val="0"/>
      <w:marBottom w:val="0"/>
      <w:divBdr>
        <w:top w:val="none" w:sz="0" w:space="0" w:color="auto"/>
        <w:left w:val="none" w:sz="0" w:space="0" w:color="auto"/>
        <w:bottom w:val="none" w:sz="0" w:space="0" w:color="auto"/>
        <w:right w:val="none" w:sz="0" w:space="0" w:color="auto"/>
      </w:divBdr>
    </w:div>
    <w:div w:id="1387022629">
      <w:bodyDiv w:val="1"/>
      <w:marLeft w:val="0"/>
      <w:marRight w:val="0"/>
      <w:marTop w:val="0"/>
      <w:marBottom w:val="0"/>
      <w:divBdr>
        <w:top w:val="none" w:sz="0" w:space="0" w:color="auto"/>
        <w:left w:val="none" w:sz="0" w:space="0" w:color="auto"/>
        <w:bottom w:val="none" w:sz="0" w:space="0" w:color="auto"/>
        <w:right w:val="none" w:sz="0" w:space="0" w:color="auto"/>
      </w:divBdr>
    </w:div>
    <w:div w:id="1387028392">
      <w:bodyDiv w:val="1"/>
      <w:marLeft w:val="0"/>
      <w:marRight w:val="0"/>
      <w:marTop w:val="0"/>
      <w:marBottom w:val="0"/>
      <w:divBdr>
        <w:top w:val="none" w:sz="0" w:space="0" w:color="auto"/>
        <w:left w:val="none" w:sz="0" w:space="0" w:color="auto"/>
        <w:bottom w:val="none" w:sz="0" w:space="0" w:color="auto"/>
        <w:right w:val="none" w:sz="0" w:space="0" w:color="auto"/>
      </w:divBdr>
    </w:div>
    <w:div w:id="1387099699">
      <w:bodyDiv w:val="1"/>
      <w:marLeft w:val="0"/>
      <w:marRight w:val="0"/>
      <w:marTop w:val="0"/>
      <w:marBottom w:val="0"/>
      <w:divBdr>
        <w:top w:val="none" w:sz="0" w:space="0" w:color="auto"/>
        <w:left w:val="none" w:sz="0" w:space="0" w:color="auto"/>
        <w:bottom w:val="none" w:sz="0" w:space="0" w:color="auto"/>
        <w:right w:val="none" w:sz="0" w:space="0" w:color="auto"/>
      </w:divBdr>
    </w:div>
    <w:div w:id="1387291218">
      <w:bodyDiv w:val="1"/>
      <w:marLeft w:val="0"/>
      <w:marRight w:val="0"/>
      <w:marTop w:val="0"/>
      <w:marBottom w:val="0"/>
      <w:divBdr>
        <w:top w:val="none" w:sz="0" w:space="0" w:color="auto"/>
        <w:left w:val="none" w:sz="0" w:space="0" w:color="auto"/>
        <w:bottom w:val="none" w:sz="0" w:space="0" w:color="auto"/>
        <w:right w:val="none" w:sz="0" w:space="0" w:color="auto"/>
      </w:divBdr>
    </w:div>
    <w:div w:id="1387680134">
      <w:bodyDiv w:val="1"/>
      <w:marLeft w:val="0"/>
      <w:marRight w:val="0"/>
      <w:marTop w:val="0"/>
      <w:marBottom w:val="0"/>
      <w:divBdr>
        <w:top w:val="none" w:sz="0" w:space="0" w:color="auto"/>
        <w:left w:val="none" w:sz="0" w:space="0" w:color="auto"/>
        <w:bottom w:val="none" w:sz="0" w:space="0" w:color="auto"/>
        <w:right w:val="none" w:sz="0" w:space="0" w:color="auto"/>
      </w:divBdr>
    </w:div>
    <w:div w:id="1387724959">
      <w:bodyDiv w:val="1"/>
      <w:marLeft w:val="0"/>
      <w:marRight w:val="0"/>
      <w:marTop w:val="0"/>
      <w:marBottom w:val="0"/>
      <w:divBdr>
        <w:top w:val="none" w:sz="0" w:space="0" w:color="auto"/>
        <w:left w:val="none" w:sz="0" w:space="0" w:color="auto"/>
        <w:bottom w:val="none" w:sz="0" w:space="0" w:color="auto"/>
        <w:right w:val="none" w:sz="0" w:space="0" w:color="auto"/>
      </w:divBdr>
    </w:div>
    <w:div w:id="1388990464">
      <w:bodyDiv w:val="1"/>
      <w:marLeft w:val="0"/>
      <w:marRight w:val="0"/>
      <w:marTop w:val="0"/>
      <w:marBottom w:val="0"/>
      <w:divBdr>
        <w:top w:val="none" w:sz="0" w:space="0" w:color="auto"/>
        <w:left w:val="none" w:sz="0" w:space="0" w:color="auto"/>
        <w:bottom w:val="none" w:sz="0" w:space="0" w:color="auto"/>
        <w:right w:val="none" w:sz="0" w:space="0" w:color="auto"/>
      </w:divBdr>
    </w:div>
    <w:div w:id="1388991915">
      <w:bodyDiv w:val="1"/>
      <w:marLeft w:val="0"/>
      <w:marRight w:val="0"/>
      <w:marTop w:val="0"/>
      <w:marBottom w:val="0"/>
      <w:divBdr>
        <w:top w:val="none" w:sz="0" w:space="0" w:color="auto"/>
        <w:left w:val="none" w:sz="0" w:space="0" w:color="auto"/>
        <w:bottom w:val="none" w:sz="0" w:space="0" w:color="auto"/>
        <w:right w:val="none" w:sz="0" w:space="0" w:color="auto"/>
      </w:divBdr>
    </w:div>
    <w:div w:id="1389257754">
      <w:bodyDiv w:val="1"/>
      <w:marLeft w:val="0"/>
      <w:marRight w:val="0"/>
      <w:marTop w:val="0"/>
      <w:marBottom w:val="0"/>
      <w:divBdr>
        <w:top w:val="none" w:sz="0" w:space="0" w:color="auto"/>
        <w:left w:val="none" w:sz="0" w:space="0" w:color="auto"/>
        <w:bottom w:val="none" w:sz="0" w:space="0" w:color="auto"/>
        <w:right w:val="none" w:sz="0" w:space="0" w:color="auto"/>
      </w:divBdr>
    </w:div>
    <w:div w:id="1389458016">
      <w:bodyDiv w:val="1"/>
      <w:marLeft w:val="0"/>
      <w:marRight w:val="0"/>
      <w:marTop w:val="0"/>
      <w:marBottom w:val="0"/>
      <w:divBdr>
        <w:top w:val="none" w:sz="0" w:space="0" w:color="auto"/>
        <w:left w:val="none" w:sz="0" w:space="0" w:color="auto"/>
        <w:bottom w:val="none" w:sz="0" w:space="0" w:color="auto"/>
        <w:right w:val="none" w:sz="0" w:space="0" w:color="auto"/>
      </w:divBdr>
    </w:div>
    <w:div w:id="1389642866">
      <w:bodyDiv w:val="1"/>
      <w:marLeft w:val="0"/>
      <w:marRight w:val="0"/>
      <w:marTop w:val="0"/>
      <w:marBottom w:val="0"/>
      <w:divBdr>
        <w:top w:val="none" w:sz="0" w:space="0" w:color="auto"/>
        <w:left w:val="none" w:sz="0" w:space="0" w:color="auto"/>
        <w:bottom w:val="none" w:sz="0" w:space="0" w:color="auto"/>
        <w:right w:val="none" w:sz="0" w:space="0" w:color="auto"/>
      </w:divBdr>
    </w:div>
    <w:div w:id="1389645973">
      <w:bodyDiv w:val="1"/>
      <w:marLeft w:val="0"/>
      <w:marRight w:val="0"/>
      <w:marTop w:val="0"/>
      <w:marBottom w:val="0"/>
      <w:divBdr>
        <w:top w:val="none" w:sz="0" w:space="0" w:color="auto"/>
        <w:left w:val="none" w:sz="0" w:space="0" w:color="auto"/>
        <w:bottom w:val="none" w:sz="0" w:space="0" w:color="auto"/>
        <w:right w:val="none" w:sz="0" w:space="0" w:color="auto"/>
      </w:divBdr>
    </w:div>
    <w:div w:id="1390032392">
      <w:bodyDiv w:val="1"/>
      <w:marLeft w:val="0"/>
      <w:marRight w:val="0"/>
      <w:marTop w:val="0"/>
      <w:marBottom w:val="0"/>
      <w:divBdr>
        <w:top w:val="none" w:sz="0" w:space="0" w:color="auto"/>
        <w:left w:val="none" w:sz="0" w:space="0" w:color="auto"/>
        <w:bottom w:val="none" w:sz="0" w:space="0" w:color="auto"/>
        <w:right w:val="none" w:sz="0" w:space="0" w:color="auto"/>
      </w:divBdr>
    </w:div>
    <w:div w:id="1390035744">
      <w:bodyDiv w:val="1"/>
      <w:marLeft w:val="0"/>
      <w:marRight w:val="0"/>
      <w:marTop w:val="0"/>
      <w:marBottom w:val="0"/>
      <w:divBdr>
        <w:top w:val="none" w:sz="0" w:space="0" w:color="auto"/>
        <w:left w:val="none" w:sz="0" w:space="0" w:color="auto"/>
        <w:bottom w:val="none" w:sz="0" w:space="0" w:color="auto"/>
        <w:right w:val="none" w:sz="0" w:space="0" w:color="auto"/>
      </w:divBdr>
    </w:div>
    <w:div w:id="1391222987">
      <w:bodyDiv w:val="1"/>
      <w:marLeft w:val="0"/>
      <w:marRight w:val="0"/>
      <w:marTop w:val="0"/>
      <w:marBottom w:val="0"/>
      <w:divBdr>
        <w:top w:val="none" w:sz="0" w:space="0" w:color="auto"/>
        <w:left w:val="none" w:sz="0" w:space="0" w:color="auto"/>
        <w:bottom w:val="none" w:sz="0" w:space="0" w:color="auto"/>
        <w:right w:val="none" w:sz="0" w:space="0" w:color="auto"/>
      </w:divBdr>
    </w:div>
    <w:div w:id="1391659396">
      <w:bodyDiv w:val="1"/>
      <w:marLeft w:val="0"/>
      <w:marRight w:val="0"/>
      <w:marTop w:val="0"/>
      <w:marBottom w:val="0"/>
      <w:divBdr>
        <w:top w:val="none" w:sz="0" w:space="0" w:color="auto"/>
        <w:left w:val="none" w:sz="0" w:space="0" w:color="auto"/>
        <w:bottom w:val="none" w:sz="0" w:space="0" w:color="auto"/>
        <w:right w:val="none" w:sz="0" w:space="0" w:color="auto"/>
      </w:divBdr>
    </w:div>
    <w:div w:id="1392656265">
      <w:bodyDiv w:val="1"/>
      <w:marLeft w:val="0"/>
      <w:marRight w:val="0"/>
      <w:marTop w:val="0"/>
      <w:marBottom w:val="0"/>
      <w:divBdr>
        <w:top w:val="none" w:sz="0" w:space="0" w:color="auto"/>
        <w:left w:val="none" w:sz="0" w:space="0" w:color="auto"/>
        <w:bottom w:val="none" w:sz="0" w:space="0" w:color="auto"/>
        <w:right w:val="none" w:sz="0" w:space="0" w:color="auto"/>
      </w:divBdr>
    </w:div>
    <w:div w:id="1392774203">
      <w:bodyDiv w:val="1"/>
      <w:marLeft w:val="0"/>
      <w:marRight w:val="0"/>
      <w:marTop w:val="0"/>
      <w:marBottom w:val="0"/>
      <w:divBdr>
        <w:top w:val="none" w:sz="0" w:space="0" w:color="auto"/>
        <w:left w:val="none" w:sz="0" w:space="0" w:color="auto"/>
        <w:bottom w:val="none" w:sz="0" w:space="0" w:color="auto"/>
        <w:right w:val="none" w:sz="0" w:space="0" w:color="auto"/>
      </w:divBdr>
    </w:div>
    <w:div w:id="1392996637">
      <w:bodyDiv w:val="1"/>
      <w:marLeft w:val="0"/>
      <w:marRight w:val="0"/>
      <w:marTop w:val="0"/>
      <w:marBottom w:val="0"/>
      <w:divBdr>
        <w:top w:val="none" w:sz="0" w:space="0" w:color="auto"/>
        <w:left w:val="none" w:sz="0" w:space="0" w:color="auto"/>
        <w:bottom w:val="none" w:sz="0" w:space="0" w:color="auto"/>
        <w:right w:val="none" w:sz="0" w:space="0" w:color="auto"/>
      </w:divBdr>
    </w:div>
    <w:div w:id="1393576476">
      <w:bodyDiv w:val="1"/>
      <w:marLeft w:val="0"/>
      <w:marRight w:val="0"/>
      <w:marTop w:val="0"/>
      <w:marBottom w:val="0"/>
      <w:divBdr>
        <w:top w:val="none" w:sz="0" w:space="0" w:color="auto"/>
        <w:left w:val="none" w:sz="0" w:space="0" w:color="auto"/>
        <w:bottom w:val="none" w:sz="0" w:space="0" w:color="auto"/>
        <w:right w:val="none" w:sz="0" w:space="0" w:color="auto"/>
      </w:divBdr>
    </w:div>
    <w:div w:id="1393767496">
      <w:bodyDiv w:val="1"/>
      <w:marLeft w:val="0"/>
      <w:marRight w:val="0"/>
      <w:marTop w:val="0"/>
      <w:marBottom w:val="0"/>
      <w:divBdr>
        <w:top w:val="none" w:sz="0" w:space="0" w:color="auto"/>
        <w:left w:val="none" w:sz="0" w:space="0" w:color="auto"/>
        <w:bottom w:val="none" w:sz="0" w:space="0" w:color="auto"/>
        <w:right w:val="none" w:sz="0" w:space="0" w:color="auto"/>
      </w:divBdr>
    </w:div>
    <w:div w:id="1393842791">
      <w:bodyDiv w:val="1"/>
      <w:marLeft w:val="0"/>
      <w:marRight w:val="0"/>
      <w:marTop w:val="0"/>
      <w:marBottom w:val="0"/>
      <w:divBdr>
        <w:top w:val="none" w:sz="0" w:space="0" w:color="auto"/>
        <w:left w:val="none" w:sz="0" w:space="0" w:color="auto"/>
        <w:bottom w:val="none" w:sz="0" w:space="0" w:color="auto"/>
        <w:right w:val="none" w:sz="0" w:space="0" w:color="auto"/>
      </w:divBdr>
    </w:div>
    <w:div w:id="1393888223">
      <w:bodyDiv w:val="1"/>
      <w:marLeft w:val="0"/>
      <w:marRight w:val="0"/>
      <w:marTop w:val="0"/>
      <w:marBottom w:val="0"/>
      <w:divBdr>
        <w:top w:val="none" w:sz="0" w:space="0" w:color="auto"/>
        <w:left w:val="none" w:sz="0" w:space="0" w:color="auto"/>
        <w:bottom w:val="none" w:sz="0" w:space="0" w:color="auto"/>
        <w:right w:val="none" w:sz="0" w:space="0" w:color="auto"/>
      </w:divBdr>
    </w:div>
    <w:div w:id="1394040794">
      <w:bodyDiv w:val="1"/>
      <w:marLeft w:val="0"/>
      <w:marRight w:val="0"/>
      <w:marTop w:val="0"/>
      <w:marBottom w:val="0"/>
      <w:divBdr>
        <w:top w:val="none" w:sz="0" w:space="0" w:color="auto"/>
        <w:left w:val="none" w:sz="0" w:space="0" w:color="auto"/>
        <w:bottom w:val="none" w:sz="0" w:space="0" w:color="auto"/>
        <w:right w:val="none" w:sz="0" w:space="0" w:color="auto"/>
      </w:divBdr>
    </w:div>
    <w:div w:id="1394112256">
      <w:bodyDiv w:val="1"/>
      <w:marLeft w:val="0"/>
      <w:marRight w:val="0"/>
      <w:marTop w:val="0"/>
      <w:marBottom w:val="0"/>
      <w:divBdr>
        <w:top w:val="none" w:sz="0" w:space="0" w:color="auto"/>
        <w:left w:val="none" w:sz="0" w:space="0" w:color="auto"/>
        <w:bottom w:val="none" w:sz="0" w:space="0" w:color="auto"/>
        <w:right w:val="none" w:sz="0" w:space="0" w:color="auto"/>
      </w:divBdr>
    </w:div>
    <w:div w:id="1394963834">
      <w:bodyDiv w:val="1"/>
      <w:marLeft w:val="0"/>
      <w:marRight w:val="0"/>
      <w:marTop w:val="0"/>
      <w:marBottom w:val="0"/>
      <w:divBdr>
        <w:top w:val="none" w:sz="0" w:space="0" w:color="auto"/>
        <w:left w:val="none" w:sz="0" w:space="0" w:color="auto"/>
        <w:bottom w:val="none" w:sz="0" w:space="0" w:color="auto"/>
        <w:right w:val="none" w:sz="0" w:space="0" w:color="auto"/>
      </w:divBdr>
    </w:div>
    <w:div w:id="1395203669">
      <w:bodyDiv w:val="1"/>
      <w:marLeft w:val="0"/>
      <w:marRight w:val="0"/>
      <w:marTop w:val="0"/>
      <w:marBottom w:val="0"/>
      <w:divBdr>
        <w:top w:val="none" w:sz="0" w:space="0" w:color="auto"/>
        <w:left w:val="none" w:sz="0" w:space="0" w:color="auto"/>
        <w:bottom w:val="none" w:sz="0" w:space="0" w:color="auto"/>
        <w:right w:val="none" w:sz="0" w:space="0" w:color="auto"/>
      </w:divBdr>
    </w:div>
    <w:div w:id="1396001876">
      <w:bodyDiv w:val="1"/>
      <w:marLeft w:val="0"/>
      <w:marRight w:val="0"/>
      <w:marTop w:val="0"/>
      <w:marBottom w:val="0"/>
      <w:divBdr>
        <w:top w:val="none" w:sz="0" w:space="0" w:color="auto"/>
        <w:left w:val="none" w:sz="0" w:space="0" w:color="auto"/>
        <w:bottom w:val="none" w:sz="0" w:space="0" w:color="auto"/>
        <w:right w:val="none" w:sz="0" w:space="0" w:color="auto"/>
      </w:divBdr>
    </w:div>
    <w:div w:id="1396319711">
      <w:bodyDiv w:val="1"/>
      <w:marLeft w:val="0"/>
      <w:marRight w:val="0"/>
      <w:marTop w:val="0"/>
      <w:marBottom w:val="0"/>
      <w:divBdr>
        <w:top w:val="none" w:sz="0" w:space="0" w:color="auto"/>
        <w:left w:val="none" w:sz="0" w:space="0" w:color="auto"/>
        <w:bottom w:val="none" w:sz="0" w:space="0" w:color="auto"/>
        <w:right w:val="none" w:sz="0" w:space="0" w:color="auto"/>
      </w:divBdr>
    </w:div>
    <w:div w:id="1396588316">
      <w:bodyDiv w:val="1"/>
      <w:marLeft w:val="0"/>
      <w:marRight w:val="0"/>
      <w:marTop w:val="0"/>
      <w:marBottom w:val="0"/>
      <w:divBdr>
        <w:top w:val="none" w:sz="0" w:space="0" w:color="auto"/>
        <w:left w:val="none" w:sz="0" w:space="0" w:color="auto"/>
        <w:bottom w:val="none" w:sz="0" w:space="0" w:color="auto"/>
        <w:right w:val="none" w:sz="0" w:space="0" w:color="auto"/>
      </w:divBdr>
    </w:div>
    <w:div w:id="1396780919">
      <w:bodyDiv w:val="1"/>
      <w:marLeft w:val="0"/>
      <w:marRight w:val="0"/>
      <w:marTop w:val="0"/>
      <w:marBottom w:val="0"/>
      <w:divBdr>
        <w:top w:val="none" w:sz="0" w:space="0" w:color="auto"/>
        <w:left w:val="none" w:sz="0" w:space="0" w:color="auto"/>
        <w:bottom w:val="none" w:sz="0" w:space="0" w:color="auto"/>
        <w:right w:val="none" w:sz="0" w:space="0" w:color="auto"/>
      </w:divBdr>
    </w:div>
    <w:div w:id="1397364551">
      <w:bodyDiv w:val="1"/>
      <w:marLeft w:val="0"/>
      <w:marRight w:val="0"/>
      <w:marTop w:val="0"/>
      <w:marBottom w:val="0"/>
      <w:divBdr>
        <w:top w:val="none" w:sz="0" w:space="0" w:color="auto"/>
        <w:left w:val="none" w:sz="0" w:space="0" w:color="auto"/>
        <w:bottom w:val="none" w:sz="0" w:space="0" w:color="auto"/>
        <w:right w:val="none" w:sz="0" w:space="0" w:color="auto"/>
      </w:divBdr>
    </w:div>
    <w:div w:id="1397436804">
      <w:bodyDiv w:val="1"/>
      <w:marLeft w:val="0"/>
      <w:marRight w:val="0"/>
      <w:marTop w:val="0"/>
      <w:marBottom w:val="0"/>
      <w:divBdr>
        <w:top w:val="none" w:sz="0" w:space="0" w:color="auto"/>
        <w:left w:val="none" w:sz="0" w:space="0" w:color="auto"/>
        <w:bottom w:val="none" w:sz="0" w:space="0" w:color="auto"/>
        <w:right w:val="none" w:sz="0" w:space="0" w:color="auto"/>
      </w:divBdr>
    </w:div>
    <w:div w:id="1398017919">
      <w:bodyDiv w:val="1"/>
      <w:marLeft w:val="0"/>
      <w:marRight w:val="0"/>
      <w:marTop w:val="0"/>
      <w:marBottom w:val="0"/>
      <w:divBdr>
        <w:top w:val="none" w:sz="0" w:space="0" w:color="auto"/>
        <w:left w:val="none" w:sz="0" w:space="0" w:color="auto"/>
        <w:bottom w:val="none" w:sz="0" w:space="0" w:color="auto"/>
        <w:right w:val="none" w:sz="0" w:space="0" w:color="auto"/>
      </w:divBdr>
    </w:div>
    <w:div w:id="1398354342">
      <w:bodyDiv w:val="1"/>
      <w:marLeft w:val="0"/>
      <w:marRight w:val="0"/>
      <w:marTop w:val="0"/>
      <w:marBottom w:val="0"/>
      <w:divBdr>
        <w:top w:val="none" w:sz="0" w:space="0" w:color="auto"/>
        <w:left w:val="none" w:sz="0" w:space="0" w:color="auto"/>
        <w:bottom w:val="none" w:sz="0" w:space="0" w:color="auto"/>
        <w:right w:val="none" w:sz="0" w:space="0" w:color="auto"/>
      </w:divBdr>
    </w:div>
    <w:div w:id="1398742049">
      <w:bodyDiv w:val="1"/>
      <w:marLeft w:val="0"/>
      <w:marRight w:val="0"/>
      <w:marTop w:val="0"/>
      <w:marBottom w:val="0"/>
      <w:divBdr>
        <w:top w:val="none" w:sz="0" w:space="0" w:color="auto"/>
        <w:left w:val="none" w:sz="0" w:space="0" w:color="auto"/>
        <w:bottom w:val="none" w:sz="0" w:space="0" w:color="auto"/>
        <w:right w:val="none" w:sz="0" w:space="0" w:color="auto"/>
      </w:divBdr>
    </w:div>
    <w:div w:id="1398817143">
      <w:bodyDiv w:val="1"/>
      <w:marLeft w:val="0"/>
      <w:marRight w:val="0"/>
      <w:marTop w:val="0"/>
      <w:marBottom w:val="0"/>
      <w:divBdr>
        <w:top w:val="none" w:sz="0" w:space="0" w:color="auto"/>
        <w:left w:val="none" w:sz="0" w:space="0" w:color="auto"/>
        <w:bottom w:val="none" w:sz="0" w:space="0" w:color="auto"/>
        <w:right w:val="none" w:sz="0" w:space="0" w:color="auto"/>
      </w:divBdr>
    </w:div>
    <w:div w:id="1398894237">
      <w:bodyDiv w:val="1"/>
      <w:marLeft w:val="0"/>
      <w:marRight w:val="0"/>
      <w:marTop w:val="0"/>
      <w:marBottom w:val="0"/>
      <w:divBdr>
        <w:top w:val="none" w:sz="0" w:space="0" w:color="auto"/>
        <w:left w:val="none" w:sz="0" w:space="0" w:color="auto"/>
        <w:bottom w:val="none" w:sz="0" w:space="0" w:color="auto"/>
        <w:right w:val="none" w:sz="0" w:space="0" w:color="auto"/>
      </w:divBdr>
    </w:div>
    <w:div w:id="1398940670">
      <w:bodyDiv w:val="1"/>
      <w:marLeft w:val="0"/>
      <w:marRight w:val="0"/>
      <w:marTop w:val="0"/>
      <w:marBottom w:val="0"/>
      <w:divBdr>
        <w:top w:val="none" w:sz="0" w:space="0" w:color="auto"/>
        <w:left w:val="none" w:sz="0" w:space="0" w:color="auto"/>
        <w:bottom w:val="none" w:sz="0" w:space="0" w:color="auto"/>
        <w:right w:val="none" w:sz="0" w:space="0" w:color="auto"/>
      </w:divBdr>
    </w:div>
    <w:div w:id="1399015533">
      <w:bodyDiv w:val="1"/>
      <w:marLeft w:val="0"/>
      <w:marRight w:val="0"/>
      <w:marTop w:val="0"/>
      <w:marBottom w:val="0"/>
      <w:divBdr>
        <w:top w:val="none" w:sz="0" w:space="0" w:color="auto"/>
        <w:left w:val="none" w:sz="0" w:space="0" w:color="auto"/>
        <w:bottom w:val="none" w:sz="0" w:space="0" w:color="auto"/>
        <w:right w:val="none" w:sz="0" w:space="0" w:color="auto"/>
      </w:divBdr>
    </w:div>
    <w:div w:id="1399205641">
      <w:bodyDiv w:val="1"/>
      <w:marLeft w:val="0"/>
      <w:marRight w:val="0"/>
      <w:marTop w:val="0"/>
      <w:marBottom w:val="0"/>
      <w:divBdr>
        <w:top w:val="none" w:sz="0" w:space="0" w:color="auto"/>
        <w:left w:val="none" w:sz="0" w:space="0" w:color="auto"/>
        <w:bottom w:val="none" w:sz="0" w:space="0" w:color="auto"/>
        <w:right w:val="none" w:sz="0" w:space="0" w:color="auto"/>
      </w:divBdr>
    </w:div>
    <w:div w:id="1399474670">
      <w:bodyDiv w:val="1"/>
      <w:marLeft w:val="0"/>
      <w:marRight w:val="0"/>
      <w:marTop w:val="0"/>
      <w:marBottom w:val="0"/>
      <w:divBdr>
        <w:top w:val="none" w:sz="0" w:space="0" w:color="auto"/>
        <w:left w:val="none" w:sz="0" w:space="0" w:color="auto"/>
        <w:bottom w:val="none" w:sz="0" w:space="0" w:color="auto"/>
        <w:right w:val="none" w:sz="0" w:space="0" w:color="auto"/>
      </w:divBdr>
    </w:div>
    <w:div w:id="1400129954">
      <w:bodyDiv w:val="1"/>
      <w:marLeft w:val="0"/>
      <w:marRight w:val="0"/>
      <w:marTop w:val="0"/>
      <w:marBottom w:val="0"/>
      <w:divBdr>
        <w:top w:val="none" w:sz="0" w:space="0" w:color="auto"/>
        <w:left w:val="none" w:sz="0" w:space="0" w:color="auto"/>
        <w:bottom w:val="none" w:sz="0" w:space="0" w:color="auto"/>
        <w:right w:val="none" w:sz="0" w:space="0" w:color="auto"/>
      </w:divBdr>
    </w:div>
    <w:div w:id="1400639588">
      <w:bodyDiv w:val="1"/>
      <w:marLeft w:val="0"/>
      <w:marRight w:val="0"/>
      <w:marTop w:val="0"/>
      <w:marBottom w:val="0"/>
      <w:divBdr>
        <w:top w:val="none" w:sz="0" w:space="0" w:color="auto"/>
        <w:left w:val="none" w:sz="0" w:space="0" w:color="auto"/>
        <w:bottom w:val="none" w:sz="0" w:space="0" w:color="auto"/>
        <w:right w:val="none" w:sz="0" w:space="0" w:color="auto"/>
      </w:divBdr>
    </w:div>
    <w:div w:id="1400863058">
      <w:bodyDiv w:val="1"/>
      <w:marLeft w:val="0"/>
      <w:marRight w:val="0"/>
      <w:marTop w:val="0"/>
      <w:marBottom w:val="0"/>
      <w:divBdr>
        <w:top w:val="none" w:sz="0" w:space="0" w:color="auto"/>
        <w:left w:val="none" w:sz="0" w:space="0" w:color="auto"/>
        <w:bottom w:val="none" w:sz="0" w:space="0" w:color="auto"/>
        <w:right w:val="none" w:sz="0" w:space="0" w:color="auto"/>
      </w:divBdr>
    </w:div>
    <w:div w:id="1400905997">
      <w:bodyDiv w:val="1"/>
      <w:marLeft w:val="0"/>
      <w:marRight w:val="0"/>
      <w:marTop w:val="0"/>
      <w:marBottom w:val="0"/>
      <w:divBdr>
        <w:top w:val="none" w:sz="0" w:space="0" w:color="auto"/>
        <w:left w:val="none" w:sz="0" w:space="0" w:color="auto"/>
        <w:bottom w:val="none" w:sz="0" w:space="0" w:color="auto"/>
        <w:right w:val="none" w:sz="0" w:space="0" w:color="auto"/>
      </w:divBdr>
    </w:div>
    <w:div w:id="1401174959">
      <w:bodyDiv w:val="1"/>
      <w:marLeft w:val="0"/>
      <w:marRight w:val="0"/>
      <w:marTop w:val="0"/>
      <w:marBottom w:val="0"/>
      <w:divBdr>
        <w:top w:val="none" w:sz="0" w:space="0" w:color="auto"/>
        <w:left w:val="none" w:sz="0" w:space="0" w:color="auto"/>
        <w:bottom w:val="none" w:sz="0" w:space="0" w:color="auto"/>
        <w:right w:val="none" w:sz="0" w:space="0" w:color="auto"/>
      </w:divBdr>
    </w:div>
    <w:div w:id="1401292493">
      <w:bodyDiv w:val="1"/>
      <w:marLeft w:val="0"/>
      <w:marRight w:val="0"/>
      <w:marTop w:val="0"/>
      <w:marBottom w:val="0"/>
      <w:divBdr>
        <w:top w:val="none" w:sz="0" w:space="0" w:color="auto"/>
        <w:left w:val="none" w:sz="0" w:space="0" w:color="auto"/>
        <w:bottom w:val="none" w:sz="0" w:space="0" w:color="auto"/>
        <w:right w:val="none" w:sz="0" w:space="0" w:color="auto"/>
      </w:divBdr>
    </w:div>
    <w:div w:id="1401908021">
      <w:bodyDiv w:val="1"/>
      <w:marLeft w:val="0"/>
      <w:marRight w:val="0"/>
      <w:marTop w:val="0"/>
      <w:marBottom w:val="0"/>
      <w:divBdr>
        <w:top w:val="none" w:sz="0" w:space="0" w:color="auto"/>
        <w:left w:val="none" w:sz="0" w:space="0" w:color="auto"/>
        <w:bottom w:val="none" w:sz="0" w:space="0" w:color="auto"/>
        <w:right w:val="none" w:sz="0" w:space="0" w:color="auto"/>
      </w:divBdr>
    </w:div>
    <w:div w:id="1402099563">
      <w:bodyDiv w:val="1"/>
      <w:marLeft w:val="0"/>
      <w:marRight w:val="0"/>
      <w:marTop w:val="0"/>
      <w:marBottom w:val="0"/>
      <w:divBdr>
        <w:top w:val="none" w:sz="0" w:space="0" w:color="auto"/>
        <w:left w:val="none" w:sz="0" w:space="0" w:color="auto"/>
        <w:bottom w:val="none" w:sz="0" w:space="0" w:color="auto"/>
        <w:right w:val="none" w:sz="0" w:space="0" w:color="auto"/>
      </w:divBdr>
    </w:div>
    <w:div w:id="1402294986">
      <w:bodyDiv w:val="1"/>
      <w:marLeft w:val="0"/>
      <w:marRight w:val="0"/>
      <w:marTop w:val="0"/>
      <w:marBottom w:val="0"/>
      <w:divBdr>
        <w:top w:val="none" w:sz="0" w:space="0" w:color="auto"/>
        <w:left w:val="none" w:sz="0" w:space="0" w:color="auto"/>
        <w:bottom w:val="none" w:sz="0" w:space="0" w:color="auto"/>
        <w:right w:val="none" w:sz="0" w:space="0" w:color="auto"/>
      </w:divBdr>
    </w:div>
    <w:div w:id="1402361575">
      <w:bodyDiv w:val="1"/>
      <w:marLeft w:val="0"/>
      <w:marRight w:val="0"/>
      <w:marTop w:val="0"/>
      <w:marBottom w:val="0"/>
      <w:divBdr>
        <w:top w:val="none" w:sz="0" w:space="0" w:color="auto"/>
        <w:left w:val="none" w:sz="0" w:space="0" w:color="auto"/>
        <w:bottom w:val="none" w:sz="0" w:space="0" w:color="auto"/>
        <w:right w:val="none" w:sz="0" w:space="0" w:color="auto"/>
      </w:divBdr>
    </w:div>
    <w:div w:id="1403329013">
      <w:bodyDiv w:val="1"/>
      <w:marLeft w:val="0"/>
      <w:marRight w:val="0"/>
      <w:marTop w:val="0"/>
      <w:marBottom w:val="0"/>
      <w:divBdr>
        <w:top w:val="none" w:sz="0" w:space="0" w:color="auto"/>
        <w:left w:val="none" w:sz="0" w:space="0" w:color="auto"/>
        <w:bottom w:val="none" w:sz="0" w:space="0" w:color="auto"/>
        <w:right w:val="none" w:sz="0" w:space="0" w:color="auto"/>
      </w:divBdr>
    </w:div>
    <w:div w:id="1404182437">
      <w:bodyDiv w:val="1"/>
      <w:marLeft w:val="0"/>
      <w:marRight w:val="0"/>
      <w:marTop w:val="0"/>
      <w:marBottom w:val="0"/>
      <w:divBdr>
        <w:top w:val="none" w:sz="0" w:space="0" w:color="auto"/>
        <w:left w:val="none" w:sz="0" w:space="0" w:color="auto"/>
        <w:bottom w:val="none" w:sz="0" w:space="0" w:color="auto"/>
        <w:right w:val="none" w:sz="0" w:space="0" w:color="auto"/>
      </w:divBdr>
    </w:div>
    <w:div w:id="1404333701">
      <w:bodyDiv w:val="1"/>
      <w:marLeft w:val="0"/>
      <w:marRight w:val="0"/>
      <w:marTop w:val="0"/>
      <w:marBottom w:val="0"/>
      <w:divBdr>
        <w:top w:val="none" w:sz="0" w:space="0" w:color="auto"/>
        <w:left w:val="none" w:sz="0" w:space="0" w:color="auto"/>
        <w:bottom w:val="none" w:sz="0" w:space="0" w:color="auto"/>
        <w:right w:val="none" w:sz="0" w:space="0" w:color="auto"/>
      </w:divBdr>
    </w:div>
    <w:div w:id="1404599902">
      <w:bodyDiv w:val="1"/>
      <w:marLeft w:val="0"/>
      <w:marRight w:val="0"/>
      <w:marTop w:val="0"/>
      <w:marBottom w:val="0"/>
      <w:divBdr>
        <w:top w:val="none" w:sz="0" w:space="0" w:color="auto"/>
        <w:left w:val="none" w:sz="0" w:space="0" w:color="auto"/>
        <w:bottom w:val="none" w:sz="0" w:space="0" w:color="auto"/>
        <w:right w:val="none" w:sz="0" w:space="0" w:color="auto"/>
      </w:divBdr>
    </w:div>
    <w:div w:id="1404793682">
      <w:bodyDiv w:val="1"/>
      <w:marLeft w:val="0"/>
      <w:marRight w:val="0"/>
      <w:marTop w:val="0"/>
      <w:marBottom w:val="0"/>
      <w:divBdr>
        <w:top w:val="none" w:sz="0" w:space="0" w:color="auto"/>
        <w:left w:val="none" w:sz="0" w:space="0" w:color="auto"/>
        <w:bottom w:val="none" w:sz="0" w:space="0" w:color="auto"/>
        <w:right w:val="none" w:sz="0" w:space="0" w:color="auto"/>
      </w:divBdr>
    </w:div>
    <w:div w:id="1405757726">
      <w:bodyDiv w:val="1"/>
      <w:marLeft w:val="0"/>
      <w:marRight w:val="0"/>
      <w:marTop w:val="0"/>
      <w:marBottom w:val="0"/>
      <w:divBdr>
        <w:top w:val="none" w:sz="0" w:space="0" w:color="auto"/>
        <w:left w:val="none" w:sz="0" w:space="0" w:color="auto"/>
        <w:bottom w:val="none" w:sz="0" w:space="0" w:color="auto"/>
        <w:right w:val="none" w:sz="0" w:space="0" w:color="auto"/>
      </w:divBdr>
    </w:div>
    <w:div w:id="1405908931">
      <w:bodyDiv w:val="1"/>
      <w:marLeft w:val="0"/>
      <w:marRight w:val="0"/>
      <w:marTop w:val="0"/>
      <w:marBottom w:val="0"/>
      <w:divBdr>
        <w:top w:val="none" w:sz="0" w:space="0" w:color="auto"/>
        <w:left w:val="none" w:sz="0" w:space="0" w:color="auto"/>
        <w:bottom w:val="none" w:sz="0" w:space="0" w:color="auto"/>
        <w:right w:val="none" w:sz="0" w:space="0" w:color="auto"/>
      </w:divBdr>
    </w:div>
    <w:div w:id="1405954305">
      <w:bodyDiv w:val="1"/>
      <w:marLeft w:val="0"/>
      <w:marRight w:val="0"/>
      <w:marTop w:val="0"/>
      <w:marBottom w:val="0"/>
      <w:divBdr>
        <w:top w:val="none" w:sz="0" w:space="0" w:color="auto"/>
        <w:left w:val="none" w:sz="0" w:space="0" w:color="auto"/>
        <w:bottom w:val="none" w:sz="0" w:space="0" w:color="auto"/>
        <w:right w:val="none" w:sz="0" w:space="0" w:color="auto"/>
      </w:divBdr>
    </w:div>
    <w:div w:id="1405957970">
      <w:bodyDiv w:val="1"/>
      <w:marLeft w:val="0"/>
      <w:marRight w:val="0"/>
      <w:marTop w:val="0"/>
      <w:marBottom w:val="0"/>
      <w:divBdr>
        <w:top w:val="none" w:sz="0" w:space="0" w:color="auto"/>
        <w:left w:val="none" w:sz="0" w:space="0" w:color="auto"/>
        <w:bottom w:val="none" w:sz="0" w:space="0" w:color="auto"/>
        <w:right w:val="none" w:sz="0" w:space="0" w:color="auto"/>
      </w:divBdr>
    </w:div>
    <w:div w:id="1406106039">
      <w:bodyDiv w:val="1"/>
      <w:marLeft w:val="0"/>
      <w:marRight w:val="0"/>
      <w:marTop w:val="0"/>
      <w:marBottom w:val="0"/>
      <w:divBdr>
        <w:top w:val="none" w:sz="0" w:space="0" w:color="auto"/>
        <w:left w:val="none" w:sz="0" w:space="0" w:color="auto"/>
        <w:bottom w:val="none" w:sz="0" w:space="0" w:color="auto"/>
        <w:right w:val="none" w:sz="0" w:space="0" w:color="auto"/>
      </w:divBdr>
    </w:div>
    <w:div w:id="1406295893">
      <w:bodyDiv w:val="1"/>
      <w:marLeft w:val="0"/>
      <w:marRight w:val="0"/>
      <w:marTop w:val="0"/>
      <w:marBottom w:val="0"/>
      <w:divBdr>
        <w:top w:val="none" w:sz="0" w:space="0" w:color="auto"/>
        <w:left w:val="none" w:sz="0" w:space="0" w:color="auto"/>
        <w:bottom w:val="none" w:sz="0" w:space="0" w:color="auto"/>
        <w:right w:val="none" w:sz="0" w:space="0" w:color="auto"/>
      </w:divBdr>
    </w:div>
    <w:div w:id="1406416629">
      <w:bodyDiv w:val="1"/>
      <w:marLeft w:val="0"/>
      <w:marRight w:val="0"/>
      <w:marTop w:val="0"/>
      <w:marBottom w:val="0"/>
      <w:divBdr>
        <w:top w:val="none" w:sz="0" w:space="0" w:color="auto"/>
        <w:left w:val="none" w:sz="0" w:space="0" w:color="auto"/>
        <w:bottom w:val="none" w:sz="0" w:space="0" w:color="auto"/>
        <w:right w:val="none" w:sz="0" w:space="0" w:color="auto"/>
      </w:divBdr>
    </w:div>
    <w:div w:id="1406491031">
      <w:bodyDiv w:val="1"/>
      <w:marLeft w:val="0"/>
      <w:marRight w:val="0"/>
      <w:marTop w:val="0"/>
      <w:marBottom w:val="0"/>
      <w:divBdr>
        <w:top w:val="none" w:sz="0" w:space="0" w:color="auto"/>
        <w:left w:val="none" w:sz="0" w:space="0" w:color="auto"/>
        <w:bottom w:val="none" w:sz="0" w:space="0" w:color="auto"/>
        <w:right w:val="none" w:sz="0" w:space="0" w:color="auto"/>
      </w:divBdr>
    </w:div>
    <w:div w:id="1406679528">
      <w:bodyDiv w:val="1"/>
      <w:marLeft w:val="0"/>
      <w:marRight w:val="0"/>
      <w:marTop w:val="0"/>
      <w:marBottom w:val="0"/>
      <w:divBdr>
        <w:top w:val="none" w:sz="0" w:space="0" w:color="auto"/>
        <w:left w:val="none" w:sz="0" w:space="0" w:color="auto"/>
        <w:bottom w:val="none" w:sz="0" w:space="0" w:color="auto"/>
        <w:right w:val="none" w:sz="0" w:space="0" w:color="auto"/>
      </w:divBdr>
    </w:div>
    <w:div w:id="1407537218">
      <w:bodyDiv w:val="1"/>
      <w:marLeft w:val="0"/>
      <w:marRight w:val="0"/>
      <w:marTop w:val="0"/>
      <w:marBottom w:val="0"/>
      <w:divBdr>
        <w:top w:val="none" w:sz="0" w:space="0" w:color="auto"/>
        <w:left w:val="none" w:sz="0" w:space="0" w:color="auto"/>
        <w:bottom w:val="none" w:sz="0" w:space="0" w:color="auto"/>
        <w:right w:val="none" w:sz="0" w:space="0" w:color="auto"/>
      </w:divBdr>
    </w:div>
    <w:div w:id="1407914766">
      <w:bodyDiv w:val="1"/>
      <w:marLeft w:val="0"/>
      <w:marRight w:val="0"/>
      <w:marTop w:val="0"/>
      <w:marBottom w:val="0"/>
      <w:divBdr>
        <w:top w:val="none" w:sz="0" w:space="0" w:color="auto"/>
        <w:left w:val="none" w:sz="0" w:space="0" w:color="auto"/>
        <w:bottom w:val="none" w:sz="0" w:space="0" w:color="auto"/>
        <w:right w:val="none" w:sz="0" w:space="0" w:color="auto"/>
      </w:divBdr>
    </w:div>
    <w:div w:id="1407916228">
      <w:bodyDiv w:val="1"/>
      <w:marLeft w:val="0"/>
      <w:marRight w:val="0"/>
      <w:marTop w:val="0"/>
      <w:marBottom w:val="0"/>
      <w:divBdr>
        <w:top w:val="none" w:sz="0" w:space="0" w:color="auto"/>
        <w:left w:val="none" w:sz="0" w:space="0" w:color="auto"/>
        <w:bottom w:val="none" w:sz="0" w:space="0" w:color="auto"/>
        <w:right w:val="none" w:sz="0" w:space="0" w:color="auto"/>
      </w:divBdr>
    </w:div>
    <w:div w:id="1408113550">
      <w:bodyDiv w:val="1"/>
      <w:marLeft w:val="0"/>
      <w:marRight w:val="0"/>
      <w:marTop w:val="0"/>
      <w:marBottom w:val="0"/>
      <w:divBdr>
        <w:top w:val="none" w:sz="0" w:space="0" w:color="auto"/>
        <w:left w:val="none" w:sz="0" w:space="0" w:color="auto"/>
        <w:bottom w:val="none" w:sz="0" w:space="0" w:color="auto"/>
        <w:right w:val="none" w:sz="0" w:space="0" w:color="auto"/>
      </w:divBdr>
    </w:div>
    <w:div w:id="1408647259">
      <w:bodyDiv w:val="1"/>
      <w:marLeft w:val="0"/>
      <w:marRight w:val="0"/>
      <w:marTop w:val="0"/>
      <w:marBottom w:val="0"/>
      <w:divBdr>
        <w:top w:val="none" w:sz="0" w:space="0" w:color="auto"/>
        <w:left w:val="none" w:sz="0" w:space="0" w:color="auto"/>
        <w:bottom w:val="none" w:sz="0" w:space="0" w:color="auto"/>
        <w:right w:val="none" w:sz="0" w:space="0" w:color="auto"/>
      </w:divBdr>
    </w:div>
    <w:div w:id="1408963555">
      <w:bodyDiv w:val="1"/>
      <w:marLeft w:val="0"/>
      <w:marRight w:val="0"/>
      <w:marTop w:val="0"/>
      <w:marBottom w:val="0"/>
      <w:divBdr>
        <w:top w:val="none" w:sz="0" w:space="0" w:color="auto"/>
        <w:left w:val="none" w:sz="0" w:space="0" w:color="auto"/>
        <w:bottom w:val="none" w:sz="0" w:space="0" w:color="auto"/>
        <w:right w:val="none" w:sz="0" w:space="0" w:color="auto"/>
      </w:divBdr>
    </w:div>
    <w:div w:id="1409037583">
      <w:bodyDiv w:val="1"/>
      <w:marLeft w:val="0"/>
      <w:marRight w:val="0"/>
      <w:marTop w:val="0"/>
      <w:marBottom w:val="0"/>
      <w:divBdr>
        <w:top w:val="none" w:sz="0" w:space="0" w:color="auto"/>
        <w:left w:val="none" w:sz="0" w:space="0" w:color="auto"/>
        <w:bottom w:val="none" w:sz="0" w:space="0" w:color="auto"/>
        <w:right w:val="none" w:sz="0" w:space="0" w:color="auto"/>
      </w:divBdr>
    </w:div>
    <w:div w:id="1409645684">
      <w:bodyDiv w:val="1"/>
      <w:marLeft w:val="0"/>
      <w:marRight w:val="0"/>
      <w:marTop w:val="0"/>
      <w:marBottom w:val="0"/>
      <w:divBdr>
        <w:top w:val="none" w:sz="0" w:space="0" w:color="auto"/>
        <w:left w:val="none" w:sz="0" w:space="0" w:color="auto"/>
        <w:bottom w:val="none" w:sz="0" w:space="0" w:color="auto"/>
        <w:right w:val="none" w:sz="0" w:space="0" w:color="auto"/>
      </w:divBdr>
    </w:div>
    <w:div w:id="1409694672">
      <w:bodyDiv w:val="1"/>
      <w:marLeft w:val="0"/>
      <w:marRight w:val="0"/>
      <w:marTop w:val="0"/>
      <w:marBottom w:val="0"/>
      <w:divBdr>
        <w:top w:val="none" w:sz="0" w:space="0" w:color="auto"/>
        <w:left w:val="none" w:sz="0" w:space="0" w:color="auto"/>
        <w:bottom w:val="none" w:sz="0" w:space="0" w:color="auto"/>
        <w:right w:val="none" w:sz="0" w:space="0" w:color="auto"/>
      </w:divBdr>
    </w:div>
    <w:div w:id="1410038220">
      <w:bodyDiv w:val="1"/>
      <w:marLeft w:val="0"/>
      <w:marRight w:val="0"/>
      <w:marTop w:val="0"/>
      <w:marBottom w:val="0"/>
      <w:divBdr>
        <w:top w:val="none" w:sz="0" w:space="0" w:color="auto"/>
        <w:left w:val="none" w:sz="0" w:space="0" w:color="auto"/>
        <w:bottom w:val="none" w:sz="0" w:space="0" w:color="auto"/>
        <w:right w:val="none" w:sz="0" w:space="0" w:color="auto"/>
      </w:divBdr>
    </w:div>
    <w:div w:id="1410350636">
      <w:bodyDiv w:val="1"/>
      <w:marLeft w:val="0"/>
      <w:marRight w:val="0"/>
      <w:marTop w:val="0"/>
      <w:marBottom w:val="0"/>
      <w:divBdr>
        <w:top w:val="none" w:sz="0" w:space="0" w:color="auto"/>
        <w:left w:val="none" w:sz="0" w:space="0" w:color="auto"/>
        <w:bottom w:val="none" w:sz="0" w:space="0" w:color="auto"/>
        <w:right w:val="none" w:sz="0" w:space="0" w:color="auto"/>
      </w:divBdr>
    </w:div>
    <w:div w:id="1410498223">
      <w:bodyDiv w:val="1"/>
      <w:marLeft w:val="0"/>
      <w:marRight w:val="0"/>
      <w:marTop w:val="0"/>
      <w:marBottom w:val="0"/>
      <w:divBdr>
        <w:top w:val="none" w:sz="0" w:space="0" w:color="auto"/>
        <w:left w:val="none" w:sz="0" w:space="0" w:color="auto"/>
        <w:bottom w:val="none" w:sz="0" w:space="0" w:color="auto"/>
        <w:right w:val="none" w:sz="0" w:space="0" w:color="auto"/>
      </w:divBdr>
    </w:div>
    <w:div w:id="1410883168">
      <w:bodyDiv w:val="1"/>
      <w:marLeft w:val="0"/>
      <w:marRight w:val="0"/>
      <w:marTop w:val="0"/>
      <w:marBottom w:val="0"/>
      <w:divBdr>
        <w:top w:val="none" w:sz="0" w:space="0" w:color="auto"/>
        <w:left w:val="none" w:sz="0" w:space="0" w:color="auto"/>
        <w:bottom w:val="none" w:sz="0" w:space="0" w:color="auto"/>
        <w:right w:val="none" w:sz="0" w:space="0" w:color="auto"/>
      </w:divBdr>
    </w:div>
    <w:div w:id="1411073486">
      <w:bodyDiv w:val="1"/>
      <w:marLeft w:val="0"/>
      <w:marRight w:val="0"/>
      <w:marTop w:val="0"/>
      <w:marBottom w:val="0"/>
      <w:divBdr>
        <w:top w:val="none" w:sz="0" w:space="0" w:color="auto"/>
        <w:left w:val="none" w:sz="0" w:space="0" w:color="auto"/>
        <w:bottom w:val="none" w:sz="0" w:space="0" w:color="auto"/>
        <w:right w:val="none" w:sz="0" w:space="0" w:color="auto"/>
      </w:divBdr>
    </w:div>
    <w:div w:id="1411807909">
      <w:bodyDiv w:val="1"/>
      <w:marLeft w:val="0"/>
      <w:marRight w:val="0"/>
      <w:marTop w:val="0"/>
      <w:marBottom w:val="0"/>
      <w:divBdr>
        <w:top w:val="none" w:sz="0" w:space="0" w:color="auto"/>
        <w:left w:val="none" w:sz="0" w:space="0" w:color="auto"/>
        <w:bottom w:val="none" w:sz="0" w:space="0" w:color="auto"/>
        <w:right w:val="none" w:sz="0" w:space="0" w:color="auto"/>
      </w:divBdr>
    </w:div>
    <w:div w:id="1411928252">
      <w:bodyDiv w:val="1"/>
      <w:marLeft w:val="0"/>
      <w:marRight w:val="0"/>
      <w:marTop w:val="0"/>
      <w:marBottom w:val="0"/>
      <w:divBdr>
        <w:top w:val="none" w:sz="0" w:space="0" w:color="auto"/>
        <w:left w:val="none" w:sz="0" w:space="0" w:color="auto"/>
        <w:bottom w:val="none" w:sz="0" w:space="0" w:color="auto"/>
        <w:right w:val="none" w:sz="0" w:space="0" w:color="auto"/>
      </w:divBdr>
    </w:div>
    <w:div w:id="1412583330">
      <w:bodyDiv w:val="1"/>
      <w:marLeft w:val="0"/>
      <w:marRight w:val="0"/>
      <w:marTop w:val="0"/>
      <w:marBottom w:val="0"/>
      <w:divBdr>
        <w:top w:val="none" w:sz="0" w:space="0" w:color="auto"/>
        <w:left w:val="none" w:sz="0" w:space="0" w:color="auto"/>
        <w:bottom w:val="none" w:sz="0" w:space="0" w:color="auto"/>
        <w:right w:val="none" w:sz="0" w:space="0" w:color="auto"/>
      </w:divBdr>
    </w:div>
    <w:div w:id="1413117998">
      <w:bodyDiv w:val="1"/>
      <w:marLeft w:val="0"/>
      <w:marRight w:val="0"/>
      <w:marTop w:val="0"/>
      <w:marBottom w:val="0"/>
      <w:divBdr>
        <w:top w:val="none" w:sz="0" w:space="0" w:color="auto"/>
        <w:left w:val="none" w:sz="0" w:space="0" w:color="auto"/>
        <w:bottom w:val="none" w:sz="0" w:space="0" w:color="auto"/>
        <w:right w:val="none" w:sz="0" w:space="0" w:color="auto"/>
      </w:divBdr>
    </w:div>
    <w:div w:id="1413308818">
      <w:bodyDiv w:val="1"/>
      <w:marLeft w:val="0"/>
      <w:marRight w:val="0"/>
      <w:marTop w:val="0"/>
      <w:marBottom w:val="0"/>
      <w:divBdr>
        <w:top w:val="none" w:sz="0" w:space="0" w:color="auto"/>
        <w:left w:val="none" w:sz="0" w:space="0" w:color="auto"/>
        <w:bottom w:val="none" w:sz="0" w:space="0" w:color="auto"/>
        <w:right w:val="none" w:sz="0" w:space="0" w:color="auto"/>
      </w:divBdr>
    </w:div>
    <w:div w:id="1413358015">
      <w:bodyDiv w:val="1"/>
      <w:marLeft w:val="0"/>
      <w:marRight w:val="0"/>
      <w:marTop w:val="0"/>
      <w:marBottom w:val="0"/>
      <w:divBdr>
        <w:top w:val="none" w:sz="0" w:space="0" w:color="auto"/>
        <w:left w:val="none" w:sz="0" w:space="0" w:color="auto"/>
        <w:bottom w:val="none" w:sz="0" w:space="0" w:color="auto"/>
        <w:right w:val="none" w:sz="0" w:space="0" w:color="auto"/>
      </w:divBdr>
    </w:div>
    <w:div w:id="1414274326">
      <w:bodyDiv w:val="1"/>
      <w:marLeft w:val="0"/>
      <w:marRight w:val="0"/>
      <w:marTop w:val="0"/>
      <w:marBottom w:val="0"/>
      <w:divBdr>
        <w:top w:val="none" w:sz="0" w:space="0" w:color="auto"/>
        <w:left w:val="none" w:sz="0" w:space="0" w:color="auto"/>
        <w:bottom w:val="none" w:sz="0" w:space="0" w:color="auto"/>
        <w:right w:val="none" w:sz="0" w:space="0" w:color="auto"/>
      </w:divBdr>
    </w:div>
    <w:div w:id="1414356099">
      <w:bodyDiv w:val="1"/>
      <w:marLeft w:val="0"/>
      <w:marRight w:val="0"/>
      <w:marTop w:val="0"/>
      <w:marBottom w:val="0"/>
      <w:divBdr>
        <w:top w:val="none" w:sz="0" w:space="0" w:color="auto"/>
        <w:left w:val="none" w:sz="0" w:space="0" w:color="auto"/>
        <w:bottom w:val="none" w:sz="0" w:space="0" w:color="auto"/>
        <w:right w:val="none" w:sz="0" w:space="0" w:color="auto"/>
      </w:divBdr>
    </w:div>
    <w:div w:id="1414425401">
      <w:bodyDiv w:val="1"/>
      <w:marLeft w:val="0"/>
      <w:marRight w:val="0"/>
      <w:marTop w:val="0"/>
      <w:marBottom w:val="0"/>
      <w:divBdr>
        <w:top w:val="none" w:sz="0" w:space="0" w:color="auto"/>
        <w:left w:val="none" w:sz="0" w:space="0" w:color="auto"/>
        <w:bottom w:val="none" w:sz="0" w:space="0" w:color="auto"/>
        <w:right w:val="none" w:sz="0" w:space="0" w:color="auto"/>
      </w:divBdr>
    </w:div>
    <w:div w:id="1414546947">
      <w:bodyDiv w:val="1"/>
      <w:marLeft w:val="0"/>
      <w:marRight w:val="0"/>
      <w:marTop w:val="0"/>
      <w:marBottom w:val="0"/>
      <w:divBdr>
        <w:top w:val="none" w:sz="0" w:space="0" w:color="auto"/>
        <w:left w:val="none" w:sz="0" w:space="0" w:color="auto"/>
        <w:bottom w:val="none" w:sz="0" w:space="0" w:color="auto"/>
        <w:right w:val="none" w:sz="0" w:space="0" w:color="auto"/>
      </w:divBdr>
    </w:div>
    <w:div w:id="1414939049">
      <w:bodyDiv w:val="1"/>
      <w:marLeft w:val="0"/>
      <w:marRight w:val="0"/>
      <w:marTop w:val="0"/>
      <w:marBottom w:val="0"/>
      <w:divBdr>
        <w:top w:val="none" w:sz="0" w:space="0" w:color="auto"/>
        <w:left w:val="none" w:sz="0" w:space="0" w:color="auto"/>
        <w:bottom w:val="none" w:sz="0" w:space="0" w:color="auto"/>
        <w:right w:val="none" w:sz="0" w:space="0" w:color="auto"/>
      </w:divBdr>
    </w:div>
    <w:div w:id="1415131025">
      <w:bodyDiv w:val="1"/>
      <w:marLeft w:val="0"/>
      <w:marRight w:val="0"/>
      <w:marTop w:val="0"/>
      <w:marBottom w:val="0"/>
      <w:divBdr>
        <w:top w:val="none" w:sz="0" w:space="0" w:color="auto"/>
        <w:left w:val="none" w:sz="0" w:space="0" w:color="auto"/>
        <w:bottom w:val="none" w:sz="0" w:space="0" w:color="auto"/>
        <w:right w:val="none" w:sz="0" w:space="0" w:color="auto"/>
      </w:divBdr>
    </w:div>
    <w:div w:id="1416394178">
      <w:bodyDiv w:val="1"/>
      <w:marLeft w:val="0"/>
      <w:marRight w:val="0"/>
      <w:marTop w:val="0"/>
      <w:marBottom w:val="0"/>
      <w:divBdr>
        <w:top w:val="none" w:sz="0" w:space="0" w:color="auto"/>
        <w:left w:val="none" w:sz="0" w:space="0" w:color="auto"/>
        <w:bottom w:val="none" w:sz="0" w:space="0" w:color="auto"/>
        <w:right w:val="none" w:sz="0" w:space="0" w:color="auto"/>
      </w:divBdr>
    </w:div>
    <w:div w:id="1416439526">
      <w:bodyDiv w:val="1"/>
      <w:marLeft w:val="0"/>
      <w:marRight w:val="0"/>
      <w:marTop w:val="0"/>
      <w:marBottom w:val="0"/>
      <w:divBdr>
        <w:top w:val="none" w:sz="0" w:space="0" w:color="auto"/>
        <w:left w:val="none" w:sz="0" w:space="0" w:color="auto"/>
        <w:bottom w:val="none" w:sz="0" w:space="0" w:color="auto"/>
        <w:right w:val="none" w:sz="0" w:space="0" w:color="auto"/>
      </w:divBdr>
    </w:div>
    <w:div w:id="1417093261">
      <w:bodyDiv w:val="1"/>
      <w:marLeft w:val="0"/>
      <w:marRight w:val="0"/>
      <w:marTop w:val="0"/>
      <w:marBottom w:val="0"/>
      <w:divBdr>
        <w:top w:val="none" w:sz="0" w:space="0" w:color="auto"/>
        <w:left w:val="none" w:sz="0" w:space="0" w:color="auto"/>
        <w:bottom w:val="none" w:sz="0" w:space="0" w:color="auto"/>
        <w:right w:val="none" w:sz="0" w:space="0" w:color="auto"/>
      </w:divBdr>
    </w:div>
    <w:div w:id="1417677922">
      <w:bodyDiv w:val="1"/>
      <w:marLeft w:val="0"/>
      <w:marRight w:val="0"/>
      <w:marTop w:val="0"/>
      <w:marBottom w:val="0"/>
      <w:divBdr>
        <w:top w:val="none" w:sz="0" w:space="0" w:color="auto"/>
        <w:left w:val="none" w:sz="0" w:space="0" w:color="auto"/>
        <w:bottom w:val="none" w:sz="0" w:space="0" w:color="auto"/>
        <w:right w:val="none" w:sz="0" w:space="0" w:color="auto"/>
      </w:divBdr>
    </w:div>
    <w:div w:id="1417822557">
      <w:bodyDiv w:val="1"/>
      <w:marLeft w:val="0"/>
      <w:marRight w:val="0"/>
      <w:marTop w:val="0"/>
      <w:marBottom w:val="0"/>
      <w:divBdr>
        <w:top w:val="none" w:sz="0" w:space="0" w:color="auto"/>
        <w:left w:val="none" w:sz="0" w:space="0" w:color="auto"/>
        <w:bottom w:val="none" w:sz="0" w:space="0" w:color="auto"/>
        <w:right w:val="none" w:sz="0" w:space="0" w:color="auto"/>
      </w:divBdr>
    </w:div>
    <w:div w:id="1417822826">
      <w:bodyDiv w:val="1"/>
      <w:marLeft w:val="0"/>
      <w:marRight w:val="0"/>
      <w:marTop w:val="0"/>
      <w:marBottom w:val="0"/>
      <w:divBdr>
        <w:top w:val="none" w:sz="0" w:space="0" w:color="auto"/>
        <w:left w:val="none" w:sz="0" w:space="0" w:color="auto"/>
        <w:bottom w:val="none" w:sz="0" w:space="0" w:color="auto"/>
        <w:right w:val="none" w:sz="0" w:space="0" w:color="auto"/>
      </w:divBdr>
    </w:div>
    <w:div w:id="1418090279">
      <w:bodyDiv w:val="1"/>
      <w:marLeft w:val="0"/>
      <w:marRight w:val="0"/>
      <w:marTop w:val="0"/>
      <w:marBottom w:val="0"/>
      <w:divBdr>
        <w:top w:val="none" w:sz="0" w:space="0" w:color="auto"/>
        <w:left w:val="none" w:sz="0" w:space="0" w:color="auto"/>
        <w:bottom w:val="none" w:sz="0" w:space="0" w:color="auto"/>
        <w:right w:val="none" w:sz="0" w:space="0" w:color="auto"/>
      </w:divBdr>
    </w:div>
    <w:div w:id="1418743179">
      <w:bodyDiv w:val="1"/>
      <w:marLeft w:val="0"/>
      <w:marRight w:val="0"/>
      <w:marTop w:val="0"/>
      <w:marBottom w:val="0"/>
      <w:divBdr>
        <w:top w:val="none" w:sz="0" w:space="0" w:color="auto"/>
        <w:left w:val="none" w:sz="0" w:space="0" w:color="auto"/>
        <w:bottom w:val="none" w:sz="0" w:space="0" w:color="auto"/>
        <w:right w:val="none" w:sz="0" w:space="0" w:color="auto"/>
      </w:divBdr>
    </w:div>
    <w:div w:id="1418861095">
      <w:bodyDiv w:val="1"/>
      <w:marLeft w:val="0"/>
      <w:marRight w:val="0"/>
      <w:marTop w:val="0"/>
      <w:marBottom w:val="0"/>
      <w:divBdr>
        <w:top w:val="none" w:sz="0" w:space="0" w:color="auto"/>
        <w:left w:val="none" w:sz="0" w:space="0" w:color="auto"/>
        <w:bottom w:val="none" w:sz="0" w:space="0" w:color="auto"/>
        <w:right w:val="none" w:sz="0" w:space="0" w:color="auto"/>
      </w:divBdr>
    </w:div>
    <w:div w:id="1418868762">
      <w:bodyDiv w:val="1"/>
      <w:marLeft w:val="0"/>
      <w:marRight w:val="0"/>
      <w:marTop w:val="0"/>
      <w:marBottom w:val="0"/>
      <w:divBdr>
        <w:top w:val="none" w:sz="0" w:space="0" w:color="auto"/>
        <w:left w:val="none" w:sz="0" w:space="0" w:color="auto"/>
        <w:bottom w:val="none" w:sz="0" w:space="0" w:color="auto"/>
        <w:right w:val="none" w:sz="0" w:space="0" w:color="auto"/>
      </w:divBdr>
    </w:div>
    <w:div w:id="1419061037">
      <w:bodyDiv w:val="1"/>
      <w:marLeft w:val="0"/>
      <w:marRight w:val="0"/>
      <w:marTop w:val="0"/>
      <w:marBottom w:val="0"/>
      <w:divBdr>
        <w:top w:val="none" w:sz="0" w:space="0" w:color="auto"/>
        <w:left w:val="none" w:sz="0" w:space="0" w:color="auto"/>
        <w:bottom w:val="none" w:sz="0" w:space="0" w:color="auto"/>
        <w:right w:val="none" w:sz="0" w:space="0" w:color="auto"/>
      </w:divBdr>
    </w:div>
    <w:div w:id="1419062416">
      <w:bodyDiv w:val="1"/>
      <w:marLeft w:val="0"/>
      <w:marRight w:val="0"/>
      <w:marTop w:val="0"/>
      <w:marBottom w:val="0"/>
      <w:divBdr>
        <w:top w:val="none" w:sz="0" w:space="0" w:color="auto"/>
        <w:left w:val="none" w:sz="0" w:space="0" w:color="auto"/>
        <w:bottom w:val="none" w:sz="0" w:space="0" w:color="auto"/>
        <w:right w:val="none" w:sz="0" w:space="0" w:color="auto"/>
      </w:divBdr>
    </w:div>
    <w:div w:id="1419251767">
      <w:bodyDiv w:val="1"/>
      <w:marLeft w:val="0"/>
      <w:marRight w:val="0"/>
      <w:marTop w:val="0"/>
      <w:marBottom w:val="0"/>
      <w:divBdr>
        <w:top w:val="none" w:sz="0" w:space="0" w:color="auto"/>
        <w:left w:val="none" w:sz="0" w:space="0" w:color="auto"/>
        <w:bottom w:val="none" w:sz="0" w:space="0" w:color="auto"/>
        <w:right w:val="none" w:sz="0" w:space="0" w:color="auto"/>
      </w:divBdr>
    </w:div>
    <w:div w:id="1421095697">
      <w:bodyDiv w:val="1"/>
      <w:marLeft w:val="0"/>
      <w:marRight w:val="0"/>
      <w:marTop w:val="0"/>
      <w:marBottom w:val="0"/>
      <w:divBdr>
        <w:top w:val="none" w:sz="0" w:space="0" w:color="auto"/>
        <w:left w:val="none" w:sz="0" w:space="0" w:color="auto"/>
        <w:bottom w:val="none" w:sz="0" w:space="0" w:color="auto"/>
        <w:right w:val="none" w:sz="0" w:space="0" w:color="auto"/>
      </w:divBdr>
    </w:div>
    <w:div w:id="1421218547">
      <w:bodyDiv w:val="1"/>
      <w:marLeft w:val="0"/>
      <w:marRight w:val="0"/>
      <w:marTop w:val="0"/>
      <w:marBottom w:val="0"/>
      <w:divBdr>
        <w:top w:val="none" w:sz="0" w:space="0" w:color="auto"/>
        <w:left w:val="none" w:sz="0" w:space="0" w:color="auto"/>
        <w:bottom w:val="none" w:sz="0" w:space="0" w:color="auto"/>
        <w:right w:val="none" w:sz="0" w:space="0" w:color="auto"/>
      </w:divBdr>
    </w:div>
    <w:div w:id="1421292825">
      <w:bodyDiv w:val="1"/>
      <w:marLeft w:val="0"/>
      <w:marRight w:val="0"/>
      <w:marTop w:val="0"/>
      <w:marBottom w:val="0"/>
      <w:divBdr>
        <w:top w:val="none" w:sz="0" w:space="0" w:color="auto"/>
        <w:left w:val="none" w:sz="0" w:space="0" w:color="auto"/>
        <w:bottom w:val="none" w:sz="0" w:space="0" w:color="auto"/>
        <w:right w:val="none" w:sz="0" w:space="0" w:color="auto"/>
      </w:divBdr>
    </w:div>
    <w:div w:id="1421483219">
      <w:bodyDiv w:val="1"/>
      <w:marLeft w:val="0"/>
      <w:marRight w:val="0"/>
      <w:marTop w:val="0"/>
      <w:marBottom w:val="0"/>
      <w:divBdr>
        <w:top w:val="none" w:sz="0" w:space="0" w:color="auto"/>
        <w:left w:val="none" w:sz="0" w:space="0" w:color="auto"/>
        <w:bottom w:val="none" w:sz="0" w:space="0" w:color="auto"/>
        <w:right w:val="none" w:sz="0" w:space="0" w:color="auto"/>
      </w:divBdr>
    </w:div>
    <w:div w:id="1422019555">
      <w:bodyDiv w:val="1"/>
      <w:marLeft w:val="0"/>
      <w:marRight w:val="0"/>
      <w:marTop w:val="0"/>
      <w:marBottom w:val="0"/>
      <w:divBdr>
        <w:top w:val="none" w:sz="0" w:space="0" w:color="auto"/>
        <w:left w:val="none" w:sz="0" w:space="0" w:color="auto"/>
        <w:bottom w:val="none" w:sz="0" w:space="0" w:color="auto"/>
        <w:right w:val="none" w:sz="0" w:space="0" w:color="auto"/>
      </w:divBdr>
    </w:div>
    <w:div w:id="1422334370">
      <w:bodyDiv w:val="1"/>
      <w:marLeft w:val="0"/>
      <w:marRight w:val="0"/>
      <w:marTop w:val="0"/>
      <w:marBottom w:val="0"/>
      <w:divBdr>
        <w:top w:val="none" w:sz="0" w:space="0" w:color="auto"/>
        <w:left w:val="none" w:sz="0" w:space="0" w:color="auto"/>
        <w:bottom w:val="none" w:sz="0" w:space="0" w:color="auto"/>
        <w:right w:val="none" w:sz="0" w:space="0" w:color="auto"/>
      </w:divBdr>
    </w:div>
    <w:div w:id="1422993962">
      <w:bodyDiv w:val="1"/>
      <w:marLeft w:val="0"/>
      <w:marRight w:val="0"/>
      <w:marTop w:val="0"/>
      <w:marBottom w:val="0"/>
      <w:divBdr>
        <w:top w:val="none" w:sz="0" w:space="0" w:color="auto"/>
        <w:left w:val="none" w:sz="0" w:space="0" w:color="auto"/>
        <w:bottom w:val="none" w:sz="0" w:space="0" w:color="auto"/>
        <w:right w:val="none" w:sz="0" w:space="0" w:color="auto"/>
      </w:divBdr>
    </w:div>
    <w:div w:id="1422994803">
      <w:bodyDiv w:val="1"/>
      <w:marLeft w:val="0"/>
      <w:marRight w:val="0"/>
      <w:marTop w:val="0"/>
      <w:marBottom w:val="0"/>
      <w:divBdr>
        <w:top w:val="none" w:sz="0" w:space="0" w:color="auto"/>
        <w:left w:val="none" w:sz="0" w:space="0" w:color="auto"/>
        <w:bottom w:val="none" w:sz="0" w:space="0" w:color="auto"/>
        <w:right w:val="none" w:sz="0" w:space="0" w:color="auto"/>
      </w:divBdr>
    </w:div>
    <w:div w:id="1423330597">
      <w:bodyDiv w:val="1"/>
      <w:marLeft w:val="0"/>
      <w:marRight w:val="0"/>
      <w:marTop w:val="0"/>
      <w:marBottom w:val="0"/>
      <w:divBdr>
        <w:top w:val="none" w:sz="0" w:space="0" w:color="auto"/>
        <w:left w:val="none" w:sz="0" w:space="0" w:color="auto"/>
        <w:bottom w:val="none" w:sz="0" w:space="0" w:color="auto"/>
        <w:right w:val="none" w:sz="0" w:space="0" w:color="auto"/>
      </w:divBdr>
    </w:div>
    <w:div w:id="1423406876">
      <w:bodyDiv w:val="1"/>
      <w:marLeft w:val="0"/>
      <w:marRight w:val="0"/>
      <w:marTop w:val="0"/>
      <w:marBottom w:val="0"/>
      <w:divBdr>
        <w:top w:val="none" w:sz="0" w:space="0" w:color="auto"/>
        <w:left w:val="none" w:sz="0" w:space="0" w:color="auto"/>
        <w:bottom w:val="none" w:sz="0" w:space="0" w:color="auto"/>
        <w:right w:val="none" w:sz="0" w:space="0" w:color="auto"/>
      </w:divBdr>
    </w:div>
    <w:div w:id="1423524378">
      <w:bodyDiv w:val="1"/>
      <w:marLeft w:val="0"/>
      <w:marRight w:val="0"/>
      <w:marTop w:val="0"/>
      <w:marBottom w:val="0"/>
      <w:divBdr>
        <w:top w:val="none" w:sz="0" w:space="0" w:color="auto"/>
        <w:left w:val="none" w:sz="0" w:space="0" w:color="auto"/>
        <w:bottom w:val="none" w:sz="0" w:space="0" w:color="auto"/>
        <w:right w:val="none" w:sz="0" w:space="0" w:color="auto"/>
      </w:divBdr>
    </w:div>
    <w:div w:id="1423526043">
      <w:bodyDiv w:val="1"/>
      <w:marLeft w:val="0"/>
      <w:marRight w:val="0"/>
      <w:marTop w:val="0"/>
      <w:marBottom w:val="0"/>
      <w:divBdr>
        <w:top w:val="none" w:sz="0" w:space="0" w:color="auto"/>
        <w:left w:val="none" w:sz="0" w:space="0" w:color="auto"/>
        <w:bottom w:val="none" w:sz="0" w:space="0" w:color="auto"/>
        <w:right w:val="none" w:sz="0" w:space="0" w:color="auto"/>
      </w:divBdr>
    </w:div>
    <w:div w:id="1423991075">
      <w:bodyDiv w:val="1"/>
      <w:marLeft w:val="0"/>
      <w:marRight w:val="0"/>
      <w:marTop w:val="0"/>
      <w:marBottom w:val="0"/>
      <w:divBdr>
        <w:top w:val="none" w:sz="0" w:space="0" w:color="auto"/>
        <w:left w:val="none" w:sz="0" w:space="0" w:color="auto"/>
        <w:bottom w:val="none" w:sz="0" w:space="0" w:color="auto"/>
        <w:right w:val="none" w:sz="0" w:space="0" w:color="auto"/>
      </w:divBdr>
    </w:div>
    <w:div w:id="1424491430">
      <w:bodyDiv w:val="1"/>
      <w:marLeft w:val="0"/>
      <w:marRight w:val="0"/>
      <w:marTop w:val="0"/>
      <w:marBottom w:val="0"/>
      <w:divBdr>
        <w:top w:val="none" w:sz="0" w:space="0" w:color="auto"/>
        <w:left w:val="none" w:sz="0" w:space="0" w:color="auto"/>
        <w:bottom w:val="none" w:sz="0" w:space="0" w:color="auto"/>
        <w:right w:val="none" w:sz="0" w:space="0" w:color="auto"/>
      </w:divBdr>
    </w:div>
    <w:div w:id="1425033078">
      <w:bodyDiv w:val="1"/>
      <w:marLeft w:val="0"/>
      <w:marRight w:val="0"/>
      <w:marTop w:val="0"/>
      <w:marBottom w:val="0"/>
      <w:divBdr>
        <w:top w:val="none" w:sz="0" w:space="0" w:color="auto"/>
        <w:left w:val="none" w:sz="0" w:space="0" w:color="auto"/>
        <w:bottom w:val="none" w:sz="0" w:space="0" w:color="auto"/>
        <w:right w:val="none" w:sz="0" w:space="0" w:color="auto"/>
      </w:divBdr>
    </w:div>
    <w:div w:id="1425104305">
      <w:bodyDiv w:val="1"/>
      <w:marLeft w:val="0"/>
      <w:marRight w:val="0"/>
      <w:marTop w:val="0"/>
      <w:marBottom w:val="0"/>
      <w:divBdr>
        <w:top w:val="none" w:sz="0" w:space="0" w:color="auto"/>
        <w:left w:val="none" w:sz="0" w:space="0" w:color="auto"/>
        <w:bottom w:val="none" w:sz="0" w:space="0" w:color="auto"/>
        <w:right w:val="none" w:sz="0" w:space="0" w:color="auto"/>
      </w:divBdr>
    </w:div>
    <w:div w:id="1425415566">
      <w:bodyDiv w:val="1"/>
      <w:marLeft w:val="0"/>
      <w:marRight w:val="0"/>
      <w:marTop w:val="0"/>
      <w:marBottom w:val="0"/>
      <w:divBdr>
        <w:top w:val="none" w:sz="0" w:space="0" w:color="auto"/>
        <w:left w:val="none" w:sz="0" w:space="0" w:color="auto"/>
        <w:bottom w:val="none" w:sz="0" w:space="0" w:color="auto"/>
        <w:right w:val="none" w:sz="0" w:space="0" w:color="auto"/>
      </w:divBdr>
    </w:div>
    <w:div w:id="1425957254">
      <w:bodyDiv w:val="1"/>
      <w:marLeft w:val="0"/>
      <w:marRight w:val="0"/>
      <w:marTop w:val="0"/>
      <w:marBottom w:val="0"/>
      <w:divBdr>
        <w:top w:val="none" w:sz="0" w:space="0" w:color="auto"/>
        <w:left w:val="none" w:sz="0" w:space="0" w:color="auto"/>
        <w:bottom w:val="none" w:sz="0" w:space="0" w:color="auto"/>
        <w:right w:val="none" w:sz="0" w:space="0" w:color="auto"/>
      </w:divBdr>
    </w:div>
    <w:div w:id="1426458875">
      <w:bodyDiv w:val="1"/>
      <w:marLeft w:val="0"/>
      <w:marRight w:val="0"/>
      <w:marTop w:val="0"/>
      <w:marBottom w:val="0"/>
      <w:divBdr>
        <w:top w:val="none" w:sz="0" w:space="0" w:color="auto"/>
        <w:left w:val="none" w:sz="0" w:space="0" w:color="auto"/>
        <w:bottom w:val="none" w:sz="0" w:space="0" w:color="auto"/>
        <w:right w:val="none" w:sz="0" w:space="0" w:color="auto"/>
      </w:divBdr>
    </w:div>
    <w:div w:id="1426725914">
      <w:bodyDiv w:val="1"/>
      <w:marLeft w:val="0"/>
      <w:marRight w:val="0"/>
      <w:marTop w:val="0"/>
      <w:marBottom w:val="0"/>
      <w:divBdr>
        <w:top w:val="none" w:sz="0" w:space="0" w:color="auto"/>
        <w:left w:val="none" w:sz="0" w:space="0" w:color="auto"/>
        <w:bottom w:val="none" w:sz="0" w:space="0" w:color="auto"/>
        <w:right w:val="none" w:sz="0" w:space="0" w:color="auto"/>
      </w:divBdr>
    </w:div>
    <w:div w:id="1426920992">
      <w:bodyDiv w:val="1"/>
      <w:marLeft w:val="0"/>
      <w:marRight w:val="0"/>
      <w:marTop w:val="0"/>
      <w:marBottom w:val="0"/>
      <w:divBdr>
        <w:top w:val="none" w:sz="0" w:space="0" w:color="auto"/>
        <w:left w:val="none" w:sz="0" w:space="0" w:color="auto"/>
        <w:bottom w:val="none" w:sz="0" w:space="0" w:color="auto"/>
        <w:right w:val="none" w:sz="0" w:space="0" w:color="auto"/>
      </w:divBdr>
    </w:div>
    <w:div w:id="1426998520">
      <w:bodyDiv w:val="1"/>
      <w:marLeft w:val="0"/>
      <w:marRight w:val="0"/>
      <w:marTop w:val="0"/>
      <w:marBottom w:val="0"/>
      <w:divBdr>
        <w:top w:val="none" w:sz="0" w:space="0" w:color="auto"/>
        <w:left w:val="none" w:sz="0" w:space="0" w:color="auto"/>
        <w:bottom w:val="none" w:sz="0" w:space="0" w:color="auto"/>
        <w:right w:val="none" w:sz="0" w:space="0" w:color="auto"/>
      </w:divBdr>
    </w:div>
    <w:div w:id="1427582400">
      <w:bodyDiv w:val="1"/>
      <w:marLeft w:val="0"/>
      <w:marRight w:val="0"/>
      <w:marTop w:val="0"/>
      <w:marBottom w:val="0"/>
      <w:divBdr>
        <w:top w:val="none" w:sz="0" w:space="0" w:color="auto"/>
        <w:left w:val="none" w:sz="0" w:space="0" w:color="auto"/>
        <w:bottom w:val="none" w:sz="0" w:space="0" w:color="auto"/>
        <w:right w:val="none" w:sz="0" w:space="0" w:color="auto"/>
      </w:divBdr>
    </w:div>
    <w:div w:id="1427921206">
      <w:bodyDiv w:val="1"/>
      <w:marLeft w:val="0"/>
      <w:marRight w:val="0"/>
      <w:marTop w:val="0"/>
      <w:marBottom w:val="0"/>
      <w:divBdr>
        <w:top w:val="none" w:sz="0" w:space="0" w:color="auto"/>
        <w:left w:val="none" w:sz="0" w:space="0" w:color="auto"/>
        <w:bottom w:val="none" w:sz="0" w:space="0" w:color="auto"/>
        <w:right w:val="none" w:sz="0" w:space="0" w:color="auto"/>
      </w:divBdr>
    </w:div>
    <w:div w:id="1428160849">
      <w:bodyDiv w:val="1"/>
      <w:marLeft w:val="0"/>
      <w:marRight w:val="0"/>
      <w:marTop w:val="0"/>
      <w:marBottom w:val="0"/>
      <w:divBdr>
        <w:top w:val="none" w:sz="0" w:space="0" w:color="auto"/>
        <w:left w:val="none" w:sz="0" w:space="0" w:color="auto"/>
        <w:bottom w:val="none" w:sz="0" w:space="0" w:color="auto"/>
        <w:right w:val="none" w:sz="0" w:space="0" w:color="auto"/>
      </w:divBdr>
    </w:div>
    <w:div w:id="1429159645">
      <w:bodyDiv w:val="1"/>
      <w:marLeft w:val="0"/>
      <w:marRight w:val="0"/>
      <w:marTop w:val="0"/>
      <w:marBottom w:val="0"/>
      <w:divBdr>
        <w:top w:val="none" w:sz="0" w:space="0" w:color="auto"/>
        <w:left w:val="none" w:sz="0" w:space="0" w:color="auto"/>
        <w:bottom w:val="none" w:sz="0" w:space="0" w:color="auto"/>
        <w:right w:val="none" w:sz="0" w:space="0" w:color="auto"/>
      </w:divBdr>
    </w:div>
    <w:div w:id="1430736986">
      <w:bodyDiv w:val="1"/>
      <w:marLeft w:val="0"/>
      <w:marRight w:val="0"/>
      <w:marTop w:val="0"/>
      <w:marBottom w:val="0"/>
      <w:divBdr>
        <w:top w:val="none" w:sz="0" w:space="0" w:color="auto"/>
        <w:left w:val="none" w:sz="0" w:space="0" w:color="auto"/>
        <w:bottom w:val="none" w:sz="0" w:space="0" w:color="auto"/>
        <w:right w:val="none" w:sz="0" w:space="0" w:color="auto"/>
      </w:divBdr>
    </w:div>
    <w:div w:id="1430926498">
      <w:bodyDiv w:val="1"/>
      <w:marLeft w:val="0"/>
      <w:marRight w:val="0"/>
      <w:marTop w:val="0"/>
      <w:marBottom w:val="0"/>
      <w:divBdr>
        <w:top w:val="none" w:sz="0" w:space="0" w:color="auto"/>
        <w:left w:val="none" w:sz="0" w:space="0" w:color="auto"/>
        <w:bottom w:val="none" w:sz="0" w:space="0" w:color="auto"/>
        <w:right w:val="none" w:sz="0" w:space="0" w:color="auto"/>
      </w:divBdr>
    </w:div>
    <w:div w:id="1431660325">
      <w:bodyDiv w:val="1"/>
      <w:marLeft w:val="0"/>
      <w:marRight w:val="0"/>
      <w:marTop w:val="0"/>
      <w:marBottom w:val="0"/>
      <w:divBdr>
        <w:top w:val="none" w:sz="0" w:space="0" w:color="auto"/>
        <w:left w:val="none" w:sz="0" w:space="0" w:color="auto"/>
        <w:bottom w:val="none" w:sz="0" w:space="0" w:color="auto"/>
        <w:right w:val="none" w:sz="0" w:space="0" w:color="auto"/>
      </w:divBdr>
    </w:div>
    <w:div w:id="1432044549">
      <w:bodyDiv w:val="1"/>
      <w:marLeft w:val="0"/>
      <w:marRight w:val="0"/>
      <w:marTop w:val="0"/>
      <w:marBottom w:val="0"/>
      <w:divBdr>
        <w:top w:val="none" w:sz="0" w:space="0" w:color="auto"/>
        <w:left w:val="none" w:sz="0" w:space="0" w:color="auto"/>
        <w:bottom w:val="none" w:sz="0" w:space="0" w:color="auto"/>
        <w:right w:val="none" w:sz="0" w:space="0" w:color="auto"/>
      </w:divBdr>
    </w:div>
    <w:div w:id="1432168663">
      <w:bodyDiv w:val="1"/>
      <w:marLeft w:val="0"/>
      <w:marRight w:val="0"/>
      <w:marTop w:val="0"/>
      <w:marBottom w:val="0"/>
      <w:divBdr>
        <w:top w:val="none" w:sz="0" w:space="0" w:color="auto"/>
        <w:left w:val="none" w:sz="0" w:space="0" w:color="auto"/>
        <w:bottom w:val="none" w:sz="0" w:space="0" w:color="auto"/>
        <w:right w:val="none" w:sz="0" w:space="0" w:color="auto"/>
      </w:divBdr>
    </w:div>
    <w:div w:id="1432387315">
      <w:bodyDiv w:val="1"/>
      <w:marLeft w:val="0"/>
      <w:marRight w:val="0"/>
      <w:marTop w:val="0"/>
      <w:marBottom w:val="0"/>
      <w:divBdr>
        <w:top w:val="none" w:sz="0" w:space="0" w:color="auto"/>
        <w:left w:val="none" w:sz="0" w:space="0" w:color="auto"/>
        <w:bottom w:val="none" w:sz="0" w:space="0" w:color="auto"/>
        <w:right w:val="none" w:sz="0" w:space="0" w:color="auto"/>
      </w:divBdr>
    </w:div>
    <w:div w:id="1432429434">
      <w:bodyDiv w:val="1"/>
      <w:marLeft w:val="0"/>
      <w:marRight w:val="0"/>
      <w:marTop w:val="0"/>
      <w:marBottom w:val="0"/>
      <w:divBdr>
        <w:top w:val="none" w:sz="0" w:space="0" w:color="auto"/>
        <w:left w:val="none" w:sz="0" w:space="0" w:color="auto"/>
        <w:bottom w:val="none" w:sz="0" w:space="0" w:color="auto"/>
        <w:right w:val="none" w:sz="0" w:space="0" w:color="auto"/>
      </w:divBdr>
    </w:div>
    <w:div w:id="1432622839">
      <w:bodyDiv w:val="1"/>
      <w:marLeft w:val="0"/>
      <w:marRight w:val="0"/>
      <w:marTop w:val="0"/>
      <w:marBottom w:val="0"/>
      <w:divBdr>
        <w:top w:val="none" w:sz="0" w:space="0" w:color="auto"/>
        <w:left w:val="none" w:sz="0" w:space="0" w:color="auto"/>
        <w:bottom w:val="none" w:sz="0" w:space="0" w:color="auto"/>
        <w:right w:val="none" w:sz="0" w:space="0" w:color="auto"/>
      </w:divBdr>
    </w:div>
    <w:div w:id="1433433841">
      <w:bodyDiv w:val="1"/>
      <w:marLeft w:val="0"/>
      <w:marRight w:val="0"/>
      <w:marTop w:val="0"/>
      <w:marBottom w:val="0"/>
      <w:divBdr>
        <w:top w:val="none" w:sz="0" w:space="0" w:color="auto"/>
        <w:left w:val="none" w:sz="0" w:space="0" w:color="auto"/>
        <w:bottom w:val="none" w:sz="0" w:space="0" w:color="auto"/>
        <w:right w:val="none" w:sz="0" w:space="0" w:color="auto"/>
      </w:divBdr>
    </w:div>
    <w:div w:id="1433671943">
      <w:bodyDiv w:val="1"/>
      <w:marLeft w:val="0"/>
      <w:marRight w:val="0"/>
      <w:marTop w:val="0"/>
      <w:marBottom w:val="0"/>
      <w:divBdr>
        <w:top w:val="none" w:sz="0" w:space="0" w:color="auto"/>
        <w:left w:val="none" w:sz="0" w:space="0" w:color="auto"/>
        <w:bottom w:val="none" w:sz="0" w:space="0" w:color="auto"/>
        <w:right w:val="none" w:sz="0" w:space="0" w:color="auto"/>
      </w:divBdr>
    </w:div>
    <w:div w:id="1435249817">
      <w:bodyDiv w:val="1"/>
      <w:marLeft w:val="0"/>
      <w:marRight w:val="0"/>
      <w:marTop w:val="0"/>
      <w:marBottom w:val="0"/>
      <w:divBdr>
        <w:top w:val="none" w:sz="0" w:space="0" w:color="auto"/>
        <w:left w:val="none" w:sz="0" w:space="0" w:color="auto"/>
        <w:bottom w:val="none" w:sz="0" w:space="0" w:color="auto"/>
        <w:right w:val="none" w:sz="0" w:space="0" w:color="auto"/>
      </w:divBdr>
    </w:div>
    <w:div w:id="1436746910">
      <w:bodyDiv w:val="1"/>
      <w:marLeft w:val="0"/>
      <w:marRight w:val="0"/>
      <w:marTop w:val="0"/>
      <w:marBottom w:val="0"/>
      <w:divBdr>
        <w:top w:val="none" w:sz="0" w:space="0" w:color="auto"/>
        <w:left w:val="none" w:sz="0" w:space="0" w:color="auto"/>
        <w:bottom w:val="none" w:sz="0" w:space="0" w:color="auto"/>
        <w:right w:val="none" w:sz="0" w:space="0" w:color="auto"/>
      </w:divBdr>
    </w:div>
    <w:div w:id="1437598293">
      <w:bodyDiv w:val="1"/>
      <w:marLeft w:val="0"/>
      <w:marRight w:val="0"/>
      <w:marTop w:val="0"/>
      <w:marBottom w:val="0"/>
      <w:divBdr>
        <w:top w:val="none" w:sz="0" w:space="0" w:color="auto"/>
        <w:left w:val="none" w:sz="0" w:space="0" w:color="auto"/>
        <w:bottom w:val="none" w:sz="0" w:space="0" w:color="auto"/>
        <w:right w:val="none" w:sz="0" w:space="0" w:color="auto"/>
      </w:divBdr>
    </w:div>
    <w:div w:id="1437946402">
      <w:bodyDiv w:val="1"/>
      <w:marLeft w:val="0"/>
      <w:marRight w:val="0"/>
      <w:marTop w:val="0"/>
      <w:marBottom w:val="0"/>
      <w:divBdr>
        <w:top w:val="none" w:sz="0" w:space="0" w:color="auto"/>
        <w:left w:val="none" w:sz="0" w:space="0" w:color="auto"/>
        <w:bottom w:val="none" w:sz="0" w:space="0" w:color="auto"/>
        <w:right w:val="none" w:sz="0" w:space="0" w:color="auto"/>
      </w:divBdr>
    </w:div>
    <w:div w:id="1438254570">
      <w:bodyDiv w:val="1"/>
      <w:marLeft w:val="0"/>
      <w:marRight w:val="0"/>
      <w:marTop w:val="0"/>
      <w:marBottom w:val="0"/>
      <w:divBdr>
        <w:top w:val="none" w:sz="0" w:space="0" w:color="auto"/>
        <w:left w:val="none" w:sz="0" w:space="0" w:color="auto"/>
        <w:bottom w:val="none" w:sz="0" w:space="0" w:color="auto"/>
        <w:right w:val="none" w:sz="0" w:space="0" w:color="auto"/>
      </w:divBdr>
    </w:div>
    <w:div w:id="1438259535">
      <w:bodyDiv w:val="1"/>
      <w:marLeft w:val="0"/>
      <w:marRight w:val="0"/>
      <w:marTop w:val="0"/>
      <w:marBottom w:val="0"/>
      <w:divBdr>
        <w:top w:val="none" w:sz="0" w:space="0" w:color="auto"/>
        <w:left w:val="none" w:sz="0" w:space="0" w:color="auto"/>
        <w:bottom w:val="none" w:sz="0" w:space="0" w:color="auto"/>
        <w:right w:val="none" w:sz="0" w:space="0" w:color="auto"/>
      </w:divBdr>
    </w:div>
    <w:div w:id="1438479534">
      <w:bodyDiv w:val="1"/>
      <w:marLeft w:val="0"/>
      <w:marRight w:val="0"/>
      <w:marTop w:val="0"/>
      <w:marBottom w:val="0"/>
      <w:divBdr>
        <w:top w:val="none" w:sz="0" w:space="0" w:color="auto"/>
        <w:left w:val="none" w:sz="0" w:space="0" w:color="auto"/>
        <w:bottom w:val="none" w:sz="0" w:space="0" w:color="auto"/>
        <w:right w:val="none" w:sz="0" w:space="0" w:color="auto"/>
      </w:divBdr>
    </w:div>
    <w:div w:id="1438676871">
      <w:bodyDiv w:val="1"/>
      <w:marLeft w:val="0"/>
      <w:marRight w:val="0"/>
      <w:marTop w:val="0"/>
      <w:marBottom w:val="0"/>
      <w:divBdr>
        <w:top w:val="none" w:sz="0" w:space="0" w:color="auto"/>
        <w:left w:val="none" w:sz="0" w:space="0" w:color="auto"/>
        <w:bottom w:val="none" w:sz="0" w:space="0" w:color="auto"/>
        <w:right w:val="none" w:sz="0" w:space="0" w:color="auto"/>
      </w:divBdr>
    </w:div>
    <w:div w:id="1438913247">
      <w:bodyDiv w:val="1"/>
      <w:marLeft w:val="0"/>
      <w:marRight w:val="0"/>
      <w:marTop w:val="0"/>
      <w:marBottom w:val="0"/>
      <w:divBdr>
        <w:top w:val="none" w:sz="0" w:space="0" w:color="auto"/>
        <w:left w:val="none" w:sz="0" w:space="0" w:color="auto"/>
        <w:bottom w:val="none" w:sz="0" w:space="0" w:color="auto"/>
        <w:right w:val="none" w:sz="0" w:space="0" w:color="auto"/>
      </w:divBdr>
    </w:div>
    <w:div w:id="1439132153">
      <w:bodyDiv w:val="1"/>
      <w:marLeft w:val="0"/>
      <w:marRight w:val="0"/>
      <w:marTop w:val="0"/>
      <w:marBottom w:val="0"/>
      <w:divBdr>
        <w:top w:val="none" w:sz="0" w:space="0" w:color="auto"/>
        <w:left w:val="none" w:sz="0" w:space="0" w:color="auto"/>
        <w:bottom w:val="none" w:sz="0" w:space="0" w:color="auto"/>
        <w:right w:val="none" w:sz="0" w:space="0" w:color="auto"/>
      </w:divBdr>
    </w:div>
    <w:div w:id="1439443392">
      <w:bodyDiv w:val="1"/>
      <w:marLeft w:val="0"/>
      <w:marRight w:val="0"/>
      <w:marTop w:val="0"/>
      <w:marBottom w:val="0"/>
      <w:divBdr>
        <w:top w:val="none" w:sz="0" w:space="0" w:color="auto"/>
        <w:left w:val="none" w:sz="0" w:space="0" w:color="auto"/>
        <w:bottom w:val="none" w:sz="0" w:space="0" w:color="auto"/>
        <w:right w:val="none" w:sz="0" w:space="0" w:color="auto"/>
      </w:divBdr>
    </w:div>
    <w:div w:id="1439569498">
      <w:bodyDiv w:val="1"/>
      <w:marLeft w:val="0"/>
      <w:marRight w:val="0"/>
      <w:marTop w:val="0"/>
      <w:marBottom w:val="0"/>
      <w:divBdr>
        <w:top w:val="none" w:sz="0" w:space="0" w:color="auto"/>
        <w:left w:val="none" w:sz="0" w:space="0" w:color="auto"/>
        <w:bottom w:val="none" w:sz="0" w:space="0" w:color="auto"/>
        <w:right w:val="none" w:sz="0" w:space="0" w:color="auto"/>
      </w:divBdr>
    </w:div>
    <w:div w:id="1440173987">
      <w:bodyDiv w:val="1"/>
      <w:marLeft w:val="0"/>
      <w:marRight w:val="0"/>
      <w:marTop w:val="0"/>
      <w:marBottom w:val="0"/>
      <w:divBdr>
        <w:top w:val="none" w:sz="0" w:space="0" w:color="auto"/>
        <w:left w:val="none" w:sz="0" w:space="0" w:color="auto"/>
        <w:bottom w:val="none" w:sz="0" w:space="0" w:color="auto"/>
        <w:right w:val="none" w:sz="0" w:space="0" w:color="auto"/>
      </w:divBdr>
    </w:div>
    <w:div w:id="1440299512">
      <w:bodyDiv w:val="1"/>
      <w:marLeft w:val="0"/>
      <w:marRight w:val="0"/>
      <w:marTop w:val="0"/>
      <w:marBottom w:val="0"/>
      <w:divBdr>
        <w:top w:val="none" w:sz="0" w:space="0" w:color="auto"/>
        <w:left w:val="none" w:sz="0" w:space="0" w:color="auto"/>
        <w:bottom w:val="none" w:sz="0" w:space="0" w:color="auto"/>
        <w:right w:val="none" w:sz="0" w:space="0" w:color="auto"/>
      </w:divBdr>
    </w:div>
    <w:div w:id="1440447433">
      <w:bodyDiv w:val="1"/>
      <w:marLeft w:val="0"/>
      <w:marRight w:val="0"/>
      <w:marTop w:val="0"/>
      <w:marBottom w:val="0"/>
      <w:divBdr>
        <w:top w:val="none" w:sz="0" w:space="0" w:color="auto"/>
        <w:left w:val="none" w:sz="0" w:space="0" w:color="auto"/>
        <w:bottom w:val="none" w:sz="0" w:space="0" w:color="auto"/>
        <w:right w:val="none" w:sz="0" w:space="0" w:color="auto"/>
      </w:divBdr>
    </w:div>
    <w:div w:id="1440491678">
      <w:bodyDiv w:val="1"/>
      <w:marLeft w:val="0"/>
      <w:marRight w:val="0"/>
      <w:marTop w:val="0"/>
      <w:marBottom w:val="0"/>
      <w:divBdr>
        <w:top w:val="none" w:sz="0" w:space="0" w:color="auto"/>
        <w:left w:val="none" w:sz="0" w:space="0" w:color="auto"/>
        <w:bottom w:val="none" w:sz="0" w:space="0" w:color="auto"/>
        <w:right w:val="none" w:sz="0" w:space="0" w:color="auto"/>
      </w:divBdr>
    </w:div>
    <w:div w:id="1440641725">
      <w:bodyDiv w:val="1"/>
      <w:marLeft w:val="0"/>
      <w:marRight w:val="0"/>
      <w:marTop w:val="0"/>
      <w:marBottom w:val="0"/>
      <w:divBdr>
        <w:top w:val="none" w:sz="0" w:space="0" w:color="auto"/>
        <w:left w:val="none" w:sz="0" w:space="0" w:color="auto"/>
        <w:bottom w:val="none" w:sz="0" w:space="0" w:color="auto"/>
        <w:right w:val="none" w:sz="0" w:space="0" w:color="auto"/>
      </w:divBdr>
    </w:div>
    <w:div w:id="1441028391">
      <w:bodyDiv w:val="1"/>
      <w:marLeft w:val="0"/>
      <w:marRight w:val="0"/>
      <w:marTop w:val="0"/>
      <w:marBottom w:val="0"/>
      <w:divBdr>
        <w:top w:val="none" w:sz="0" w:space="0" w:color="auto"/>
        <w:left w:val="none" w:sz="0" w:space="0" w:color="auto"/>
        <w:bottom w:val="none" w:sz="0" w:space="0" w:color="auto"/>
        <w:right w:val="none" w:sz="0" w:space="0" w:color="auto"/>
      </w:divBdr>
    </w:div>
    <w:div w:id="1441029184">
      <w:bodyDiv w:val="1"/>
      <w:marLeft w:val="0"/>
      <w:marRight w:val="0"/>
      <w:marTop w:val="0"/>
      <w:marBottom w:val="0"/>
      <w:divBdr>
        <w:top w:val="none" w:sz="0" w:space="0" w:color="auto"/>
        <w:left w:val="none" w:sz="0" w:space="0" w:color="auto"/>
        <w:bottom w:val="none" w:sz="0" w:space="0" w:color="auto"/>
        <w:right w:val="none" w:sz="0" w:space="0" w:color="auto"/>
      </w:divBdr>
    </w:div>
    <w:div w:id="1441334509">
      <w:bodyDiv w:val="1"/>
      <w:marLeft w:val="0"/>
      <w:marRight w:val="0"/>
      <w:marTop w:val="0"/>
      <w:marBottom w:val="0"/>
      <w:divBdr>
        <w:top w:val="none" w:sz="0" w:space="0" w:color="auto"/>
        <w:left w:val="none" w:sz="0" w:space="0" w:color="auto"/>
        <w:bottom w:val="none" w:sz="0" w:space="0" w:color="auto"/>
        <w:right w:val="none" w:sz="0" w:space="0" w:color="auto"/>
      </w:divBdr>
    </w:div>
    <w:div w:id="1441875689">
      <w:bodyDiv w:val="1"/>
      <w:marLeft w:val="0"/>
      <w:marRight w:val="0"/>
      <w:marTop w:val="0"/>
      <w:marBottom w:val="0"/>
      <w:divBdr>
        <w:top w:val="none" w:sz="0" w:space="0" w:color="auto"/>
        <w:left w:val="none" w:sz="0" w:space="0" w:color="auto"/>
        <w:bottom w:val="none" w:sz="0" w:space="0" w:color="auto"/>
        <w:right w:val="none" w:sz="0" w:space="0" w:color="auto"/>
      </w:divBdr>
    </w:div>
    <w:div w:id="1442414104">
      <w:bodyDiv w:val="1"/>
      <w:marLeft w:val="0"/>
      <w:marRight w:val="0"/>
      <w:marTop w:val="0"/>
      <w:marBottom w:val="0"/>
      <w:divBdr>
        <w:top w:val="none" w:sz="0" w:space="0" w:color="auto"/>
        <w:left w:val="none" w:sz="0" w:space="0" w:color="auto"/>
        <w:bottom w:val="none" w:sz="0" w:space="0" w:color="auto"/>
        <w:right w:val="none" w:sz="0" w:space="0" w:color="auto"/>
      </w:divBdr>
    </w:div>
    <w:div w:id="1442457882">
      <w:bodyDiv w:val="1"/>
      <w:marLeft w:val="0"/>
      <w:marRight w:val="0"/>
      <w:marTop w:val="0"/>
      <w:marBottom w:val="0"/>
      <w:divBdr>
        <w:top w:val="none" w:sz="0" w:space="0" w:color="auto"/>
        <w:left w:val="none" w:sz="0" w:space="0" w:color="auto"/>
        <w:bottom w:val="none" w:sz="0" w:space="0" w:color="auto"/>
        <w:right w:val="none" w:sz="0" w:space="0" w:color="auto"/>
      </w:divBdr>
    </w:div>
    <w:div w:id="1443183473">
      <w:bodyDiv w:val="1"/>
      <w:marLeft w:val="0"/>
      <w:marRight w:val="0"/>
      <w:marTop w:val="0"/>
      <w:marBottom w:val="0"/>
      <w:divBdr>
        <w:top w:val="none" w:sz="0" w:space="0" w:color="auto"/>
        <w:left w:val="none" w:sz="0" w:space="0" w:color="auto"/>
        <w:bottom w:val="none" w:sz="0" w:space="0" w:color="auto"/>
        <w:right w:val="none" w:sz="0" w:space="0" w:color="auto"/>
      </w:divBdr>
    </w:div>
    <w:div w:id="1443301548">
      <w:bodyDiv w:val="1"/>
      <w:marLeft w:val="0"/>
      <w:marRight w:val="0"/>
      <w:marTop w:val="0"/>
      <w:marBottom w:val="0"/>
      <w:divBdr>
        <w:top w:val="none" w:sz="0" w:space="0" w:color="auto"/>
        <w:left w:val="none" w:sz="0" w:space="0" w:color="auto"/>
        <w:bottom w:val="none" w:sz="0" w:space="0" w:color="auto"/>
        <w:right w:val="none" w:sz="0" w:space="0" w:color="auto"/>
      </w:divBdr>
    </w:div>
    <w:div w:id="1443644263">
      <w:bodyDiv w:val="1"/>
      <w:marLeft w:val="0"/>
      <w:marRight w:val="0"/>
      <w:marTop w:val="0"/>
      <w:marBottom w:val="0"/>
      <w:divBdr>
        <w:top w:val="none" w:sz="0" w:space="0" w:color="auto"/>
        <w:left w:val="none" w:sz="0" w:space="0" w:color="auto"/>
        <w:bottom w:val="none" w:sz="0" w:space="0" w:color="auto"/>
        <w:right w:val="none" w:sz="0" w:space="0" w:color="auto"/>
      </w:divBdr>
    </w:div>
    <w:div w:id="1444689399">
      <w:bodyDiv w:val="1"/>
      <w:marLeft w:val="0"/>
      <w:marRight w:val="0"/>
      <w:marTop w:val="0"/>
      <w:marBottom w:val="0"/>
      <w:divBdr>
        <w:top w:val="none" w:sz="0" w:space="0" w:color="auto"/>
        <w:left w:val="none" w:sz="0" w:space="0" w:color="auto"/>
        <w:bottom w:val="none" w:sz="0" w:space="0" w:color="auto"/>
        <w:right w:val="none" w:sz="0" w:space="0" w:color="auto"/>
      </w:divBdr>
    </w:div>
    <w:div w:id="1445150366">
      <w:bodyDiv w:val="1"/>
      <w:marLeft w:val="0"/>
      <w:marRight w:val="0"/>
      <w:marTop w:val="0"/>
      <w:marBottom w:val="0"/>
      <w:divBdr>
        <w:top w:val="none" w:sz="0" w:space="0" w:color="auto"/>
        <w:left w:val="none" w:sz="0" w:space="0" w:color="auto"/>
        <w:bottom w:val="none" w:sz="0" w:space="0" w:color="auto"/>
        <w:right w:val="none" w:sz="0" w:space="0" w:color="auto"/>
      </w:divBdr>
    </w:div>
    <w:div w:id="1445465478">
      <w:bodyDiv w:val="1"/>
      <w:marLeft w:val="0"/>
      <w:marRight w:val="0"/>
      <w:marTop w:val="0"/>
      <w:marBottom w:val="0"/>
      <w:divBdr>
        <w:top w:val="none" w:sz="0" w:space="0" w:color="auto"/>
        <w:left w:val="none" w:sz="0" w:space="0" w:color="auto"/>
        <w:bottom w:val="none" w:sz="0" w:space="0" w:color="auto"/>
        <w:right w:val="none" w:sz="0" w:space="0" w:color="auto"/>
      </w:divBdr>
    </w:div>
    <w:div w:id="1445494584">
      <w:bodyDiv w:val="1"/>
      <w:marLeft w:val="0"/>
      <w:marRight w:val="0"/>
      <w:marTop w:val="0"/>
      <w:marBottom w:val="0"/>
      <w:divBdr>
        <w:top w:val="none" w:sz="0" w:space="0" w:color="auto"/>
        <w:left w:val="none" w:sz="0" w:space="0" w:color="auto"/>
        <w:bottom w:val="none" w:sz="0" w:space="0" w:color="auto"/>
        <w:right w:val="none" w:sz="0" w:space="0" w:color="auto"/>
      </w:divBdr>
    </w:div>
    <w:div w:id="1446120449">
      <w:bodyDiv w:val="1"/>
      <w:marLeft w:val="0"/>
      <w:marRight w:val="0"/>
      <w:marTop w:val="0"/>
      <w:marBottom w:val="0"/>
      <w:divBdr>
        <w:top w:val="none" w:sz="0" w:space="0" w:color="auto"/>
        <w:left w:val="none" w:sz="0" w:space="0" w:color="auto"/>
        <w:bottom w:val="none" w:sz="0" w:space="0" w:color="auto"/>
        <w:right w:val="none" w:sz="0" w:space="0" w:color="auto"/>
      </w:divBdr>
    </w:div>
    <w:div w:id="1446146663">
      <w:bodyDiv w:val="1"/>
      <w:marLeft w:val="0"/>
      <w:marRight w:val="0"/>
      <w:marTop w:val="0"/>
      <w:marBottom w:val="0"/>
      <w:divBdr>
        <w:top w:val="none" w:sz="0" w:space="0" w:color="auto"/>
        <w:left w:val="none" w:sz="0" w:space="0" w:color="auto"/>
        <w:bottom w:val="none" w:sz="0" w:space="0" w:color="auto"/>
        <w:right w:val="none" w:sz="0" w:space="0" w:color="auto"/>
      </w:divBdr>
    </w:div>
    <w:div w:id="1446383948">
      <w:bodyDiv w:val="1"/>
      <w:marLeft w:val="0"/>
      <w:marRight w:val="0"/>
      <w:marTop w:val="0"/>
      <w:marBottom w:val="0"/>
      <w:divBdr>
        <w:top w:val="none" w:sz="0" w:space="0" w:color="auto"/>
        <w:left w:val="none" w:sz="0" w:space="0" w:color="auto"/>
        <w:bottom w:val="none" w:sz="0" w:space="0" w:color="auto"/>
        <w:right w:val="none" w:sz="0" w:space="0" w:color="auto"/>
      </w:divBdr>
    </w:div>
    <w:div w:id="1446656214">
      <w:bodyDiv w:val="1"/>
      <w:marLeft w:val="0"/>
      <w:marRight w:val="0"/>
      <w:marTop w:val="0"/>
      <w:marBottom w:val="0"/>
      <w:divBdr>
        <w:top w:val="none" w:sz="0" w:space="0" w:color="auto"/>
        <w:left w:val="none" w:sz="0" w:space="0" w:color="auto"/>
        <w:bottom w:val="none" w:sz="0" w:space="0" w:color="auto"/>
        <w:right w:val="none" w:sz="0" w:space="0" w:color="auto"/>
      </w:divBdr>
    </w:div>
    <w:div w:id="1446730627">
      <w:bodyDiv w:val="1"/>
      <w:marLeft w:val="0"/>
      <w:marRight w:val="0"/>
      <w:marTop w:val="0"/>
      <w:marBottom w:val="0"/>
      <w:divBdr>
        <w:top w:val="none" w:sz="0" w:space="0" w:color="auto"/>
        <w:left w:val="none" w:sz="0" w:space="0" w:color="auto"/>
        <w:bottom w:val="none" w:sz="0" w:space="0" w:color="auto"/>
        <w:right w:val="none" w:sz="0" w:space="0" w:color="auto"/>
      </w:divBdr>
    </w:div>
    <w:div w:id="1446775530">
      <w:bodyDiv w:val="1"/>
      <w:marLeft w:val="0"/>
      <w:marRight w:val="0"/>
      <w:marTop w:val="0"/>
      <w:marBottom w:val="0"/>
      <w:divBdr>
        <w:top w:val="none" w:sz="0" w:space="0" w:color="auto"/>
        <w:left w:val="none" w:sz="0" w:space="0" w:color="auto"/>
        <w:bottom w:val="none" w:sz="0" w:space="0" w:color="auto"/>
        <w:right w:val="none" w:sz="0" w:space="0" w:color="auto"/>
      </w:divBdr>
    </w:div>
    <w:div w:id="1446969613">
      <w:bodyDiv w:val="1"/>
      <w:marLeft w:val="0"/>
      <w:marRight w:val="0"/>
      <w:marTop w:val="0"/>
      <w:marBottom w:val="0"/>
      <w:divBdr>
        <w:top w:val="none" w:sz="0" w:space="0" w:color="auto"/>
        <w:left w:val="none" w:sz="0" w:space="0" w:color="auto"/>
        <w:bottom w:val="none" w:sz="0" w:space="0" w:color="auto"/>
        <w:right w:val="none" w:sz="0" w:space="0" w:color="auto"/>
      </w:divBdr>
    </w:div>
    <w:div w:id="1447039874">
      <w:bodyDiv w:val="1"/>
      <w:marLeft w:val="0"/>
      <w:marRight w:val="0"/>
      <w:marTop w:val="0"/>
      <w:marBottom w:val="0"/>
      <w:divBdr>
        <w:top w:val="none" w:sz="0" w:space="0" w:color="auto"/>
        <w:left w:val="none" w:sz="0" w:space="0" w:color="auto"/>
        <w:bottom w:val="none" w:sz="0" w:space="0" w:color="auto"/>
        <w:right w:val="none" w:sz="0" w:space="0" w:color="auto"/>
      </w:divBdr>
    </w:div>
    <w:div w:id="1447116376">
      <w:bodyDiv w:val="1"/>
      <w:marLeft w:val="0"/>
      <w:marRight w:val="0"/>
      <w:marTop w:val="0"/>
      <w:marBottom w:val="0"/>
      <w:divBdr>
        <w:top w:val="none" w:sz="0" w:space="0" w:color="auto"/>
        <w:left w:val="none" w:sz="0" w:space="0" w:color="auto"/>
        <w:bottom w:val="none" w:sz="0" w:space="0" w:color="auto"/>
        <w:right w:val="none" w:sz="0" w:space="0" w:color="auto"/>
      </w:divBdr>
    </w:div>
    <w:div w:id="1447892630">
      <w:bodyDiv w:val="1"/>
      <w:marLeft w:val="0"/>
      <w:marRight w:val="0"/>
      <w:marTop w:val="0"/>
      <w:marBottom w:val="0"/>
      <w:divBdr>
        <w:top w:val="none" w:sz="0" w:space="0" w:color="auto"/>
        <w:left w:val="none" w:sz="0" w:space="0" w:color="auto"/>
        <w:bottom w:val="none" w:sz="0" w:space="0" w:color="auto"/>
        <w:right w:val="none" w:sz="0" w:space="0" w:color="auto"/>
      </w:divBdr>
    </w:div>
    <w:div w:id="1448044340">
      <w:bodyDiv w:val="1"/>
      <w:marLeft w:val="0"/>
      <w:marRight w:val="0"/>
      <w:marTop w:val="0"/>
      <w:marBottom w:val="0"/>
      <w:divBdr>
        <w:top w:val="none" w:sz="0" w:space="0" w:color="auto"/>
        <w:left w:val="none" w:sz="0" w:space="0" w:color="auto"/>
        <w:bottom w:val="none" w:sz="0" w:space="0" w:color="auto"/>
        <w:right w:val="none" w:sz="0" w:space="0" w:color="auto"/>
      </w:divBdr>
    </w:div>
    <w:div w:id="1448233655">
      <w:bodyDiv w:val="1"/>
      <w:marLeft w:val="0"/>
      <w:marRight w:val="0"/>
      <w:marTop w:val="0"/>
      <w:marBottom w:val="0"/>
      <w:divBdr>
        <w:top w:val="none" w:sz="0" w:space="0" w:color="auto"/>
        <w:left w:val="none" w:sz="0" w:space="0" w:color="auto"/>
        <w:bottom w:val="none" w:sz="0" w:space="0" w:color="auto"/>
        <w:right w:val="none" w:sz="0" w:space="0" w:color="auto"/>
      </w:divBdr>
    </w:div>
    <w:div w:id="1449272644">
      <w:bodyDiv w:val="1"/>
      <w:marLeft w:val="0"/>
      <w:marRight w:val="0"/>
      <w:marTop w:val="0"/>
      <w:marBottom w:val="0"/>
      <w:divBdr>
        <w:top w:val="none" w:sz="0" w:space="0" w:color="auto"/>
        <w:left w:val="none" w:sz="0" w:space="0" w:color="auto"/>
        <w:bottom w:val="none" w:sz="0" w:space="0" w:color="auto"/>
        <w:right w:val="none" w:sz="0" w:space="0" w:color="auto"/>
      </w:divBdr>
    </w:div>
    <w:div w:id="1449349184">
      <w:bodyDiv w:val="1"/>
      <w:marLeft w:val="0"/>
      <w:marRight w:val="0"/>
      <w:marTop w:val="0"/>
      <w:marBottom w:val="0"/>
      <w:divBdr>
        <w:top w:val="none" w:sz="0" w:space="0" w:color="auto"/>
        <w:left w:val="none" w:sz="0" w:space="0" w:color="auto"/>
        <w:bottom w:val="none" w:sz="0" w:space="0" w:color="auto"/>
        <w:right w:val="none" w:sz="0" w:space="0" w:color="auto"/>
      </w:divBdr>
    </w:div>
    <w:div w:id="1449544888">
      <w:bodyDiv w:val="1"/>
      <w:marLeft w:val="0"/>
      <w:marRight w:val="0"/>
      <w:marTop w:val="0"/>
      <w:marBottom w:val="0"/>
      <w:divBdr>
        <w:top w:val="none" w:sz="0" w:space="0" w:color="auto"/>
        <w:left w:val="none" w:sz="0" w:space="0" w:color="auto"/>
        <w:bottom w:val="none" w:sz="0" w:space="0" w:color="auto"/>
        <w:right w:val="none" w:sz="0" w:space="0" w:color="auto"/>
      </w:divBdr>
    </w:div>
    <w:div w:id="1449858638">
      <w:bodyDiv w:val="1"/>
      <w:marLeft w:val="0"/>
      <w:marRight w:val="0"/>
      <w:marTop w:val="0"/>
      <w:marBottom w:val="0"/>
      <w:divBdr>
        <w:top w:val="none" w:sz="0" w:space="0" w:color="auto"/>
        <w:left w:val="none" w:sz="0" w:space="0" w:color="auto"/>
        <w:bottom w:val="none" w:sz="0" w:space="0" w:color="auto"/>
        <w:right w:val="none" w:sz="0" w:space="0" w:color="auto"/>
      </w:divBdr>
    </w:div>
    <w:div w:id="1449931067">
      <w:bodyDiv w:val="1"/>
      <w:marLeft w:val="0"/>
      <w:marRight w:val="0"/>
      <w:marTop w:val="0"/>
      <w:marBottom w:val="0"/>
      <w:divBdr>
        <w:top w:val="none" w:sz="0" w:space="0" w:color="auto"/>
        <w:left w:val="none" w:sz="0" w:space="0" w:color="auto"/>
        <w:bottom w:val="none" w:sz="0" w:space="0" w:color="auto"/>
        <w:right w:val="none" w:sz="0" w:space="0" w:color="auto"/>
      </w:divBdr>
    </w:div>
    <w:div w:id="1450737254">
      <w:bodyDiv w:val="1"/>
      <w:marLeft w:val="0"/>
      <w:marRight w:val="0"/>
      <w:marTop w:val="0"/>
      <w:marBottom w:val="0"/>
      <w:divBdr>
        <w:top w:val="none" w:sz="0" w:space="0" w:color="auto"/>
        <w:left w:val="none" w:sz="0" w:space="0" w:color="auto"/>
        <w:bottom w:val="none" w:sz="0" w:space="0" w:color="auto"/>
        <w:right w:val="none" w:sz="0" w:space="0" w:color="auto"/>
      </w:divBdr>
    </w:div>
    <w:div w:id="1450780982">
      <w:bodyDiv w:val="1"/>
      <w:marLeft w:val="0"/>
      <w:marRight w:val="0"/>
      <w:marTop w:val="0"/>
      <w:marBottom w:val="0"/>
      <w:divBdr>
        <w:top w:val="none" w:sz="0" w:space="0" w:color="auto"/>
        <w:left w:val="none" w:sz="0" w:space="0" w:color="auto"/>
        <w:bottom w:val="none" w:sz="0" w:space="0" w:color="auto"/>
        <w:right w:val="none" w:sz="0" w:space="0" w:color="auto"/>
      </w:divBdr>
    </w:div>
    <w:div w:id="1451625991">
      <w:bodyDiv w:val="1"/>
      <w:marLeft w:val="0"/>
      <w:marRight w:val="0"/>
      <w:marTop w:val="0"/>
      <w:marBottom w:val="0"/>
      <w:divBdr>
        <w:top w:val="none" w:sz="0" w:space="0" w:color="auto"/>
        <w:left w:val="none" w:sz="0" w:space="0" w:color="auto"/>
        <w:bottom w:val="none" w:sz="0" w:space="0" w:color="auto"/>
        <w:right w:val="none" w:sz="0" w:space="0" w:color="auto"/>
      </w:divBdr>
    </w:div>
    <w:div w:id="1452088290">
      <w:bodyDiv w:val="1"/>
      <w:marLeft w:val="0"/>
      <w:marRight w:val="0"/>
      <w:marTop w:val="0"/>
      <w:marBottom w:val="0"/>
      <w:divBdr>
        <w:top w:val="none" w:sz="0" w:space="0" w:color="auto"/>
        <w:left w:val="none" w:sz="0" w:space="0" w:color="auto"/>
        <w:bottom w:val="none" w:sz="0" w:space="0" w:color="auto"/>
        <w:right w:val="none" w:sz="0" w:space="0" w:color="auto"/>
      </w:divBdr>
    </w:div>
    <w:div w:id="1452288731">
      <w:bodyDiv w:val="1"/>
      <w:marLeft w:val="0"/>
      <w:marRight w:val="0"/>
      <w:marTop w:val="0"/>
      <w:marBottom w:val="0"/>
      <w:divBdr>
        <w:top w:val="none" w:sz="0" w:space="0" w:color="auto"/>
        <w:left w:val="none" w:sz="0" w:space="0" w:color="auto"/>
        <w:bottom w:val="none" w:sz="0" w:space="0" w:color="auto"/>
        <w:right w:val="none" w:sz="0" w:space="0" w:color="auto"/>
      </w:divBdr>
    </w:div>
    <w:div w:id="1452478842">
      <w:bodyDiv w:val="1"/>
      <w:marLeft w:val="0"/>
      <w:marRight w:val="0"/>
      <w:marTop w:val="0"/>
      <w:marBottom w:val="0"/>
      <w:divBdr>
        <w:top w:val="none" w:sz="0" w:space="0" w:color="auto"/>
        <w:left w:val="none" w:sz="0" w:space="0" w:color="auto"/>
        <w:bottom w:val="none" w:sz="0" w:space="0" w:color="auto"/>
        <w:right w:val="none" w:sz="0" w:space="0" w:color="auto"/>
      </w:divBdr>
    </w:div>
    <w:div w:id="1452672597">
      <w:bodyDiv w:val="1"/>
      <w:marLeft w:val="0"/>
      <w:marRight w:val="0"/>
      <w:marTop w:val="0"/>
      <w:marBottom w:val="0"/>
      <w:divBdr>
        <w:top w:val="none" w:sz="0" w:space="0" w:color="auto"/>
        <w:left w:val="none" w:sz="0" w:space="0" w:color="auto"/>
        <w:bottom w:val="none" w:sz="0" w:space="0" w:color="auto"/>
        <w:right w:val="none" w:sz="0" w:space="0" w:color="auto"/>
      </w:divBdr>
    </w:div>
    <w:div w:id="1452893042">
      <w:bodyDiv w:val="1"/>
      <w:marLeft w:val="0"/>
      <w:marRight w:val="0"/>
      <w:marTop w:val="0"/>
      <w:marBottom w:val="0"/>
      <w:divBdr>
        <w:top w:val="none" w:sz="0" w:space="0" w:color="auto"/>
        <w:left w:val="none" w:sz="0" w:space="0" w:color="auto"/>
        <w:bottom w:val="none" w:sz="0" w:space="0" w:color="auto"/>
        <w:right w:val="none" w:sz="0" w:space="0" w:color="auto"/>
      </w:divBdr>
    </w:div>
    <w:div w:id="1453282599">
      <w:bodyDiv w:val="1"/>
      <w:marLeft w:val="0"/>
      <w:marRight w:val="0"/>
      <w:marTop w:val="0"/>
      <w:marBottom w:val="0"/>
      <w:divBdr>
        <w:top w:val="none" w:sz="0" w:space="0" w:color="auto"/>
        <w:left w:val="none" w:sz="0" w:space="0" w:color="auto"/>
        <w:bottom w:val="none" w:sz="0" w:space="0" w:color="auto"/>
        <w:right w:val="none" w:sz="0" w:space="0" w:color="auto"/>
      </w:divBdr>
    </w:div>
    <w:div w:id="1454712314">
      <w:bodyDiv w:val="1"/>
      <w:marLeft w:val="0"/>
      <w:marRight w:val="0"/>
      <w:marTop w:val="0"/>
      <w:marBottom w:val="0"/>
      <w:divBdr>
        <w:top w:val="none" w:sz="0" w:space="0" w:color="auto"/>
        <w:left w:val="none" w:sz="0" w:space="0" w:color="auto"/>
        <w:bottom w:val="none" w:sz="0" w:space="0" w:color="auto"/>
        <w:right w:val="none" w:sz="0" w:space="0" w:color="auto"/>
      </w:divBdr>
    </w:div>
    <w:div w:id="1455324289">
      <w:bodyDiv w:val="1"/>
      <w:marLeft w:val="0"/>
      <w:marRight w:val="0"/>
      <w:marTop w:val="0"/>
      <w:marBottom w:val="0"/>
      <w:divBdr>
        <w:top w:val="none" w:sz="0" w:space="0" w:color="auto"/>
        <w:left w:val="none" w:sz="0" w:space="0" w:color="auto"/>
        <w:bottom w:val="none" w:sz="0" w:space="0" w:color="auto"/>
        <w:right w:val="none" w:sz="0" w:space="0" w:color="auto"/>
      </w:divBdr>
    </w:div>
    <w:div w:id="1455556037">
      <w:bodyDiv w:val="1"/>
      <w:marLeft w:val="0"/>
      <w:marRight w:val="0"/>
      <w:marTop w:val="0"/>
      <w:marBottom w:val="0"/>
      <w:divBdr>
        <w:top w:val="none" w:sz="0" w:space="0" w:color="auto"/>
        <w:left w:val="none" w:sz="0" w:space="0" w:color="auto"/>
        <w:bottom w:val="none" w:sz="0" w:space="0" w:color="auto"/>
        <w:right w:val="none" w:sz="0" w:space="0" w:color="auto"/>
      </w:divBdr>
    </w:div>
    <w:div w:id="1456871632">
      <w:bodyDiv w:val="1"/>
      <w:marLeft w:val="0"/>
      <w:marRight w:val="0"/>
      <w:marTop w:val="0"/>
      <w:marBottom w:val="0"/>
      <w:divBdr>
        <w:top w:val="none" w:sz="0" w:space="0" w:color="auto"/>
        <w:left w:val="none" w:sz="0" w:space="0" w:color="auto"/>
        <w:bottom w:val="none" w:sz="0" w:space="0" w:color="auto"/>
        <w:right w:val="none" w:sz="0" w:space="0" w:color="auto"/>
      </w:divBdr>
    </w:div>
    <w:div w:id="1457063980">
      <w:bodyDiv w:val="1"/>
      <w:marLeft w:val="0"/>
      <w:marRight w:val="0"/>
      <w:marTop w:val="0"/>
      <w:marBottom w:val="0"/>
      <w:divBdr>
        <w:top w:val="none" w:sz="0" w:space="0" w:color="auto"/>
        <w:left w:val="none" w:sz="0" w:space="0" w:color="auto"/>
        <w:bottom w:val="none" w:sz="0" w:space="0" w:color="auto"/>
        <w:right w:val="none" w:sz="0" w:space="0" w:color="auto"/>
      </w:divBdr>
    </w:div>
    <w:div w:id="1457987632">
      <w:bodyDiv w:val="1"/>
      <w:marLeft w:val="0"/>
      <w:marRight w:val="0"/>
      <w:marTop w:val="0"/>
      <w:marBottom w:val="0"/>
      <w:divBdr>
        <w:top w:val="none" w:sz="0" w:space="0" w:color="auto"/>
        <w:left w:val="none" w:sz="0" w:space="0" w:color="auto"/>
        <w:bottom w:val="none" w:sz="0" w:space="0" w:color="auto"/>
        <w:right w:val="none" w:sz="0" w:space="0" w:color="auto"/>
      </w:divBdr>
    </w:div>
    <w:div w:id="1457992491">
      <w:bodyDiv w:val="1"/>
      <w:marLeft w:val="0"/>
      <w:marRight w:val="0"/>
      <w:marTop w:val="0"/>
      <w:marBottom w:val="0"/>
      <w:divBdr>
        <w:top w:val="none" w:sz="0" w:space="0" w:color="auto"/>
        <w:left w:val="none" w:sz="0" w:space="0" w:color="auto"/>
        <w:bottom w:val="none" w:sz="0" w:space="0" w:color="auto"/>
        <w:right w:val="none" w:sz="0" w:space="0" w:color="auto"/>
      </w:divBdr>
    </w:div>
    <w:div w:id="1458059472">
      <w:bodyDiv w:val="1"/>
      <w:marLeft w:val="0"/>
      <w:marRight w:val="0"/>
      <w:marTop w:val="0"/>
      <w:marBottom w:val="0"/>
      <w:divBdr>
        <w:top w:val="none" w:sz="0" w:space="0" w:color="auto"/>
        <w:left w:val="none" w:sz="0" w:space="0" w:color="auto"/>
        <w:bottom w:val="none" w:sz="0" w:space="0" w:color="auto"/>
        <w:right w:val="none" w:sz="0" w:space="0" w:color="auto"/>
      </w:divBdr>
    </w:div>
    <w:div w:id="1458454486">
      <w:bodyDiv w:val="1"/>
      <w:marLeft w:val="0"/>
      <w:marRight w:val="0"/>
      <w:marTop w:val="0"/>
      <w:marBottom w:val="0"/>
      <w:divBdr>
        <w:top w:val="none" w:sz="0" w:space="0" w:color="auto"/>
        <w:left w:val="none" w:sz="0" w:space="0" w:color="auto"/>
        <w:bottom w:val="none" w:sz="0" w:space="0" w:color="auto"/>
        <w:right w:val="none" w:sz="0" w:space="0" w:color="auto"/>
      </w:divBdr>
    </w:div>
    <w:div w:id="1458841242">
      <w:bodyDiv w:val="1"/>
      <w:marLeft w:val="0"/>
      <w:marRight w:val="0"/>
      <w:marTop w:val="0"/>
      <w:marBottom w:val="0"/>
      <w:divBdr>
        <w:top w:val="none" w:sz="0" w:space="0" w:color="auto"/>
        <w:left w:val="none" w:sz="0" w:space="0" w:color="auto"/>
        <w:bottom w:val="none" w:sz="0" w:space="0" w:color="auto"/>
        <w:right w:val="none" w:sz="0" w:space="0" w:color="auto"/>
      </w:divBdr>
    </w:div>
    <w:div w:id="1459182250">
      <w:bodyDiv w:val="1"/>
      <w:marLeft w:val="0"/>
      <w:marRight w:val="0"/>
      <w:marTop w:val="0"/>
      <w:marBottom w:val="0"/>
      <w:divBdr>
        <w:top w:val="none" w:sz="0" w:space="0" w:color="auto"/>
        <w:left w:val="none" w:sz="0" w:space="0" w:color="auto"/>
        <w:bottom w:val="none" w:sz="0" w:space="0" w:color="auto"/>
        <w:right w:val="none" w:sz="0" w:space="0" w:color="auto"/>
      </w:divBdr>
    </w:div>
    <w:div w:id="1459295732">
      <w:bodyDiv w:val="1"/>
      <w:marLeft w:val="0"/>
      <w:marRight w:val="0"/>
      <w:marTop w:val="0"/>
      <w:marBottom w:val="0"/>
      <w:divBdr>
        <w:top w:val="none" w:sz="0" w:space="0" w:color="auto"/>
        <w:left w:val="none" w:sz="0" w:space="0" w:color="auto"/>
        <w:bottom w:val="none" w:sz="0" w:space="0" w:color="auto"/>
        <w:right w:val="none" w:sz="0" w:space="0" w:color="auto"/>
      </w:divBdr>
    </w:div>
    <w:div w:id="1459690229">
      <w:bodyDiv w:val="1"/>
      <w:marLeft w:val="0"/>
      <w:marRight w:val="0"/>
      <w:marTop w:val="0"/>
      <w:marBottom w:val="0"/>
      <w:divBdr>
        <w:top w:val="none" w:sz="0" w:space="0" w:color="auto"/>
        <w:left w:val="none" w:sz="0" w:space="0" w:color="auto"/>
        <w:bottom w:val="none" w:sz="0" w:space="0" w:color="auto"/>
        <w:right w:val="none" w:sz="0" w:space="0" w:color="auto"/>
      </w:divBdr>
    </w:div>
    <w:div w:id="1459764759">
      <w:bodyDiv w:val="1"/>
      <w:marLeft w:val="0"/>
      <w:marRight w:val="0"/>
      <w:marTop w:val="0"/>
      <w:marBottom w:val="0"/>
      <w:divBdr>
        <w:top w:val="none" w:sz="0" w:space="0" w:color="auto"/>
        <w:left w:val="none" w:sz="0" w:space="0" w:color="auto"/>
        <w:bottom w:val="none" w:sz="0" w:space="0" w:color="auto"/>
        <w:right w:val="none" w:sz="0" w:space="0" w:color="auto"/>
      </w:divBdr>
    </w:div>
    <w:div w:id="1459765111">
      <w:bodyDiv w:val="1"/>
      <w:marLeft w:val="0"/>
      <w:marRight w:val="0"/>
      <w:marTop w:val="0"/>
      <w:marBottom w:val="0"/>
      <w:divBdr>
        <w:top w:val="none" w:sz="0" w:space="0" w:color="auto"/>
        <w:left w:val="none" w:sz="0" w:space="0" w:color="auto"/>
        <w:bottom w:val="none" w:sz="0" w:space="0" w:color="auto"/>
        <w:right w:val="none" w:sz="0" w:space="0" w:color="auto"/>
      </w:divBdr>
    </w:div>
    <w:div w:id="1460149976">
      <w:bodyDiv w:val="1"/>
      <w:marLeft w:val="0"/>
      <w:marRight w:val="0"/>
      <w:marTop w:val="0"/>
      <w:marBottom w:val="0"/>
      <w:divBdr>
        <w:top w:val="none" w:sz="0" w:space="0" w:color="auto"/>
        <w:left w:val="none" w:sz="0" w:space="0" w:color="auto"/>
        <w:bottom w:val="none" w:sz="0" w:space="0" w:color="auto"/>
        <w:right w:val="none" w:sz="0" w:space="0" w:color="auto"/>
      </w:divBdr>
    </w:div>
    <w:div w:id="1460218909">
      <w:bodyDiv w:val="1"/>
      <w:marLeft w:val="0"/>
      <w:marRight w:val="0"/>
      <w:marTop w:val="0"/>
      <w:marBottom w:val="0"/>
      <w:divBdr>
        <w:top w:val="none" w:sz="0" w:space="0" w:color="auto"/>
        <w:left w:val="none" w:sz="0" w:space="0" w:color="auto"/>
        <w:bottom w:val="none" w:sz="0" w:space="0" w:color="auto"/>
        <w:right w:val="none" w:sz="0" w:space="0" w:color="auto"/>
      </w:divBdr>
    </w:div>
    <w:div w:id="1460413356">
      <w:bodyDiv w:val="1"/>
      <w:marLeft w:val="0"/>
      <w:marRight w:val="0"/>
      <w:marTop w:val="0"/>
      <w:marBottom w:val="0"/>
      <w:divBdr>
        <w:top w:val="none" w:sz="0" w:space="0" w:color="auto"/>
        <w:left w:val="none" w:sz="0" w:space="0" w:color="auto"/>
        <w:bottom w:val="none" w:sz="0" w:space="0" w:color="auto"/>
        <w:right w:val="none" w:sz="0" w:space="0" w:color="auto"/>
      </w:divBdr>
    </w:div>
    <w:div w:id="1461067812">
      <w:bodyDiv w:val="1"/>
      <w:marLeft w:val="0"/>
      <w:marRight w:val="0"/>
      <w:marTop w:val="0"/>
      <w:marBottom w:val="0"/>
      <w:divBdr>
        <w:top w:val="none" w:sz="0" w:space="0" w:color="auto"/>
        <w:left w:val="none" w:sz="0" w:space="0" w:color="auto"/>
        <w:bottom w:val="none" w:sz="0" w:space="0" w:color="auto"/>
        <w:right w:val="none" w:sz="0" w:space="0" w:color="auto"/>
      </w:divBdr>
    </w:div>
    <w:div w:id="1461076273">
      <w:bodyDiv w:val="1"/>
      <w:marLeft w:val="0"/>
      <w:marRight w:val="0"/>
      <w:marTop w:val="0"/>
      <w:marBottom w:val="0"/>
      <w:divBdr>
        <w:top w:val="none" w:sz="0" w:space="0" w:color="auto"/>
        <w:left w:val="none" w:sz="0" w:space="0" w:color="auto"/>
        <w:bottom w:val="none" w:sz="0" w:space="0" w:color="auto"/>
        <w:right w:val="none" w:sz="0" w:space="0" w:color="auto"/>
      </w:divBdr>
    </w:div>
    <w:div w:id="1461268066">
      <w:bodyDiv w:val="1"/>
      <w:marLeft w:val="0"/>
      <w:marRight w:val="0"/>
      <w:marTop w:val="0"/>
      <w:marBottom w:val="0"/>
      <w:divBdr>
        <w:top w:val="none" w:sz="0" w:space="0" w:color="auto"/>
        <w:left w:val="none" w:sz="0" w:space="0" w:color="auto"/>
        <w:bottom w:val="none" w:sz="0" w:space="0" w:color="auto"/>
        <w:right w:val="none" w:sz="0" w:space="0" w:color="auto"/>
      </w:divBdr>
    </w:div>
    <w:div w:id="1461455153">
      <w:bodyDiv w:val="1"/>
      <w:marLeft w:val="0"/>
      <w:marRight w:val="0"/>
      <w:marTop w:val="0"/>
      <w:marBottom w:val="0"/>
      <w:divBdr>
        <w:top w:val="none" w:sz="0" w:space="0" w:color="auto"/>
        <w:left w:val="none" w:sz="0" w:space="0" w:color="auto"/>
        <w:bottom w:val="none" w:sz="0" w:space="0" w:color="auto"/>
        <w:right w:val="none" w:sz="0" w:space="0" w:color="auto"/>
      </w:divBdr>
    </w:div>
    <w:div w:id="1461612311">
      <w:bodyDiv w:val="1"/>
      <w:marLeft w:val="0"/>
      <w:marRight w:val="0"/>
      <w:marTop w:val="0"/>
      <w:marBottom w:val="0"/>
      <w:divBdr>
        <w:top w:val="none" w:sz="0" w:space="0" w:color="auto"/>
        <w:left w:val="none" w:sz="0" w:space="0" w:color="auto"/>
        <w:bottom w:val="none" w:sz="0" w:space="0" w:color="auto"/>
        <w:right w:val="none" w:sz="0" w:space="0" w:color="auto"/>
      </w:divBdr>
    </w:div>
    <w:div w:id="1461613194">
      <w:bodyDiv w:val="1"/>
      <w:marLeft w:val="0"/>
      <w:marRight w:val="0"/>
      <w:marTop w:val="0"/>
      <w:marBottom w:val="0"/>
      <w:divBdr>
        <w:top w:val="none" w:sz="0" w:space="0" w:color="auto"/>
        <w:left w:val="none" w:sz="0" w:space="0" w:color="auto"/>
        <w:bottom w:val="none" w:sz="0" w:space="0" w:color="auto"/>
        <w:right w:val="none" w:sz="0" w:space="0" w:color="auto"/>
      </w:divBdr>
    </w:div>
    <w:div w:id="1461654508">
      <w:bodyDiv w:val="1"/>
      <w:marLeft w:val="0"/>
      <w:marRight w:val="0"/>
      <w:marTop w:val="0"/>
      <w:marBottom w:val="0"/>
      <w:divBdr>
        <w:top w:val="none" w:sz="0" w:space="0" w:color="auto"/>
        <w:left w:val="none" w:sz="0" w:space="0" w:color="auto"/>
        <w:bottom w:val="none" w:sz="0" w:space="0" w:color="auto"/>
        <w:right w:val="none" w:sz="0" w:space="0" w:color="auto"/>
      </w:divBdr>
    </w:div>
    <w:div w:id="1461915932">
      <w:bodyDiv w:val="1"/>
      <w:marLeft w:val="0"/>
      <w:marRight w:val="0"/>
      <w:marTop w:val="0"/>
      <w:marBottom w:val="0"/>
      <w:divBdr>
        <w:top w:val="none" w:sz="0" w:space="0" w:color="auto"/>
        <w:left w:val="none" w:sz="0" w:space="0" w:color="auto"/>
        <w:bottom w:val="none" w:sz="0" w:space="0" w:color="auto"/>
        <w:right w:val="none" w:sz="0" w:space="0" w:color="auto"/>
      </w:divBdr>
    </w:div>
    <w:div w:id="1461924380">
      <w:bodyDiv w:val="1"/>
      <w:marLeft w:val="0"/>
      <w:marRight w:val="0"/>
      <w:marTop w:val="0"/>
      <w:marBottom w:val="0"/>
      <w:divBdr>
        <w:top w:val="none" w:sz="0" w:space="0" w:color="auto"/>
        <w:left w:val="none" w:sz="0" w:space="0" w:color="auto"/>
        <w:bottom w:val="none" w:sz="0" w:space="0" w:color="auto"/>
        <w:right w:val="none" w:sz="0" w:space="0" w:color="auto"/>
      </w:divBdr>
    </w:div>
    <w:div w:id="1461996521">
      <w:bodyDiv w:val="1"/>
      <w:marLeft w:val="0"/>
      <w:marRight w:val="0"/>
      <w:marTop w:val="0"/>
      <w:marBottom w:val="0"/>
      <w:divBdr>
        <w:top w:val="none" w:sz="0" w:space="0" w:color="auto"/>
        <w:left w:val="none" w:sz="0" w:space="0" w:color="auto"/>
        <w:bottom w:val="none" w:sz="0" w:space="0" w:color="auto"/>
        <w:right w:val="none" w:sz="0" w:space="0" w:color="auto"/>
      </w:divBdr>
    </w:div>
    <w:div w:id="1462532768">
      <w:bodyDiv w:val="1"/>
      <w:marLeft w:val="0"/>
      <w:marRight w:val="0"/>
      <w:marTop w:val="0"/>
      <w:marBottom w:val="0"/>
      <w:divBdr>
        <w:top w:val="none" w:sz="0" w:space="0" w:color="auto"/>
        <w:left w:val="none" w:sz="0" w:space="0" w:color="auto"/>
        <w:bottom w:val="none" w:sz="0" w:space="0" w:color="auto"/>
        <w:right w:val="none" w:sz="0" w:space="0" w:color="auto"/>
      </w:divBdr>
    </w:div>
    <w:div w:id="1462580273">
      <w:bodyDiv w:val="1"/>
      <w:marLeft w:val="0"/>
      <w:marRight w:val="0"/>
      <w:marTop w:val="0"/>
      <w:marBottom w:val="0"/>
      <w:divBdr>
        <w:top w:val="none" w:sz="0" w:space="0" w:color="auto"/>
        <w:left w:val="none" w:sz="0" w:space="0" w:color="auto"/>
        <w:bottom w:val="none" w:sz="0" w:space="0" w:color="auto"/>
        <w:right w:val="none" w:sz="0" w:space="0" w:color="auto"/>
      </w:divBdr>
    </w:div>
    <w:div w:id="1462843184">
      <w:bodyDiv w:val="1"/>
      <w:marLeft w:val="0"/>
      <w:marRight w:val="0"/>
      <w:marTop w:val="0"/>
      <w:marBottom w:val="0"/>
      <w:divBdr>
        <w:top w:val="none" w:sz="0" w:space="0" w:color="auto"/>
        <w:left w:val="none" w:sz="0" w:space="0" w:color="auto"/>
        <w:bottom w:val="none" w:sz="0" w:space="0" w:color="auto"/>
        <w:right w:val="none" w:sz="0" w:space="0" w:color="auto"/>
      </w:divBdr>
    </w:div>
    <w:div w:id="1462924324">
      <w:bodyDiv w:val="1"/>
      <w:marLeft w:val="0"/>
      <w:marRight w:val="0"/>
      <w:marTop w:val="0"/>
      <w:marBottom w:val="0"/>
      <w:divBdr>
        <w:top w:val="none" w:sz="0" w:space="0" w:color="auto"/>
        <w:left w:val="none" w:sz="0" w:space="0" w:color="auto"/>
        <w:bottom w:val="none" w:sz="0" w:space="0" w:color="auto"/>
        <w:right w:val="none" w:sz="0" w:space="0" w:color="auto"/>
      </w:divBdr>
    </w:div>
    <w:div w:id="1463159726">
      <w:bodyDiv w:val="1"/>
      <w:marLeft w:val="0"/>
      <w:marRight w:val="0"/>
      <w:marTop w:val="0"/>
      <w:marBottom w:val="0"/>
      <w:divBdr>
        <w:top w:val="none" w:sz="0" w:space="0" w:color="auto"/>
        <w:left w:val="none" w:sz="0" w:space="0" w:color="auto"/>
        <w:bottom w:val="none" w:sz="0" w:space="0" w:color="auto"/>
        <w:right w:val="none" w:sz="0" w:space="0" w:color="auto"/>
      </w:divBdr>
    </w:div>
    <w:div w:id="1463377378">
      <w:bodyDiv w:val="1"/>
      <w:marLeft w:val="0"/>
      <w:marRight w:val="0"/>
      <w:marTop w:val="0"/>
      <w:marBottom w:val="0"/>
      <w:divBdr>
        <w:top w:val="none" w:sz="0" w:space="0" w:color="auto"/>
        <w:left w:val="none" w:sz="0" w:space="0" w:color="auto"/>
        <w:bottom w:val="none" w:sz="0" w:space="0" w:color="auto"/>
        <w:right w:val="none" w:sz="0" w:space="0" w:color="auto"/>
      </w:divBdr>
    </w:div>
    <w:div w:id="1463378298">
      <w:bodyDiv w:val="1"/>
      <w:marLeft w:val="0"/>
      <w:marRight w:val="0"/>
      <w:marTop w:val="0"/>
      <w:marBottom w:val="0"/>
      <w:divBdr>
        <w:top w:val="none" w:sz="0" w:space="0" w:color="auto"/>
        <w:left w:val="none" w:sz="0" w:space="0" w:color="auto"/>
        <w:bottom w:val="none" w:sz="0" w:space="0" w:color="auto"/>
        <w:right w:val="none" w:sz="0" w:space="0" w:color="auto"/>
      </w:divBdr>
    </w:div>
    <w:div w:id="1463884469">
      <w:bodyDiv w:val="1"/>
      <w:marLeft w:val="0"/>
      <w:marRight w:val="0"/>
      <w:marTop w:val="0"/>
      <w:marBottom w:val="0"/>
      <w:divBdr>
        <w:top w:val="none" w:sz="0" w:space="0" w:color="auto"/>
        <w:left w:val="none" w:sz="0" w:space="0" w:color="auto"/>
        <w:bottom w:val="none" w:sz="0" w:space="0" w:color="auto"/>
        <w:right w:val="none" w:sz="0" w:space="0" w:color="auto"/>
      </w:divBdr>
    </w:div>
    <w:div w:id="1463958831">
      <w:bodyDiv w:val="1"/>
      <w:marLeft w:val="0"/>
      <w:marRight w:val="0"/>
      <w:marTop w:val="0"/>
      <w:marBottom w:val="0"/>
      <w:divBdr>
        <w:top w:val="none" w:sz="0" w:space="0" w:color="auto"/>
        <w:left w:val="none" w:sz="0" w:space="0" w:color="auto"/>
        <w:bottom w:val="none" w:sz="0" w:space="0" w:color="auto"/>
        <w:right w:val="none" w:sz="0" w:space="0" w:color="auto"/>
      </w:divBdr>
    </w:div>
    <w:div w:id="1464153753">
      <w:bodyDiv w:val="1"/>
      <w:marLeft w:val="0"/>
      <w:marRight w:val="0"/>
      <w:marTop w:val="0"/>
      <w:marBottom w:val="0"/>
      <w:divBdr>
        <w:top w:val="none" w:sz="0" w:space="0" w:color="auto"/>
        <w:left w:val="none" w:sz="0" w:space="0" w:color="auto"/>
        <w:bottom w:val="none" w:sz="0" w:space="0" w:color="auto"/>
        <w:right w:val="none" w:sz="0" w:space="0" w:color="auto"/>
      </w:divBdr>
    </w:div>
    <w:div w:id="1464543576">
      <w:bodyDiv w:val="1"/>
      <w:marLeft w:val="0"/>
      <w:marRight w:val="0"/>
      <w:marTop w:val="0"/>
      <w:marBottom w:val="0"/>
      <w:divBdr>
        <w:top w:val="none" w:sz="0" w:space="0" w:color="auto"/>
        <w:left w:val="none" w:sz="0" w:space="0" w:color="auto"/>
        <w:bottom w:val="none" w:sz="0" w:space="0" w:color="auto"/>
        <w:right w:val="none" w:sz="0" w:space="0" w:color="auto"/>
      </w:divBdr>
    </w:div>
    <w:div w:id="1465002005">
      <w:bodyDiv w:val="1"/>
      <w:marLeft w:val="0"/>
      <w:marRight w:val="0"/>
      <w:marTop w:val="0"/>
      <w:marBottom w:val="0"/>
      <w:divBdr>
        <w:top w:val="none" w:sz="0" w:space="0" w:color="auto"/>
        <w:left w:val="none" w:sz="0" w:space="0" w:color="auto"/>
        <w:bottom w:val="none" w:sz="0" w:space="0" w:color="auto"/>
        <w:right w:val="none" w:sz="0" w:space="0" w:color="auto"/>
      </w:divBdr>
    </w:div>
    <w:div w:id="1465150168">
      <w:bodyDiv w:val="1"/>
      <w:marLeft w:val="0"/>
      <w:marRight w:val="0"/>
      <w:marTop w:val="0"/>
      <w:marBottom w:val="0"/>
      <w:divBdr>
        <w:top w:val="none" w:sz="0" w:space="0" w:color="auto"/>
        <w:left w:val="none" w:sz="0" w:space="0" w:color="auto"/>
        <w:bottom w:val="none" w:sz="0" w:space="0" w:color="auto"/>
        <w:right w:val="none" w:sz="0" w:space="0" w:color="auto"/>
      </w:divBdr>
    </w:div>
    <w:div w:id="1465196422">
      <w:bodyDiv w:val="1"/>
      <w:marLeft w:val="0"/>
      <w:marRight w:val="0"/>
      <w:marTop w:val="0"/>
      <w:marBottom w:val="0"/>
      <w:divBdr>
        <w:top w:val="none" w:sz="0" w:space="0" w:color="auto"/>
        <w:left w:val="none" w:sz="0" w:space="0" w:color="auto"/>
        <w:bottom w:val="none" w:sz="0" w:space="0" w:color="auto"/>
        <w:right w:val="none" w:sz="0" w:space="0" w:color="auto"/>
      </w:divBdr>
    </w:div>
    <w:div w:id="1465346558">
      <w:bodyDiv w:val="1"/>
      <w:marLeft w:val="0"/>
      <w:marRight w:val="0"/>
      <w:marTop w:val="0"/>
      <w:marBottom w:val="0"/>
      <w:divBdr>
        <w:top w:val="none" w:sz="0" w:space="0" w:color="auto"/>
        <w:left w:val="none" w:sz="0" w:space="0" w:color="auto"/>
        <w:bottom w:val="none" w:sz="0" w:space="0" w:color="auto"/>
        <w:right w:val="none" w:sz="0" w:space="0" w:color="auto"/>
      </w:divBdr>
    </w:div>
    <w:div w:id="1465656593">
      <w:bodyDiv w:val="1"/>
      <w:marLeft w:val="0"/>
      <w:marRight w:val="0"/>
      <w:marTop w:val="0"/>
      <w:marBottom w:val="0"/>
      <w:divBdr>
        <w:top w:val="none" w:sz="0" w:space="0" w:color="auto"/>
        <w:left w:val="none" w:sz="0" w:space="0" w:color="auto"/>
        <w:bottom w:val="none" w:sz="0" w:space="0" w:color="auto"/>
        <w:right w:val="none" w:sz="0" w:space="0" w:color="auto"/>
      </w:divBdr>
    </w:div>
    <w:div w:id="1465849390">
      <w:bodyDiv w:val="1"/>
      <w:marLeft w:val="0"/>
      <w:marRight w:val="0"/>
      <w:marTop w:val="0"/>
      <w:marBottom w:val="0"/>
      <w:divBdr>
        <w:top w:val="none" w:sz="0" w:space="0" w:color="auto"/>
        <w:left w:val="none" w:sz="0" w:space="0" w:color="auto"/>
        <w:bottom w:val="none" w:sz="0" w:space="0" w:color="auto"/>
        <w:right w:val="none" w:sz="0" w:space="0" w:color="auto"/>
      </w:divBdr>
    </w:div>
    <w:div w:id="1466000558">
      <w:bodyDiv w:val="1"/>
      <w:marLeft w:val="0"/>
      <w:marRight w:val="0"/>
      <w:marTop w:val="0"/>
      <w:marBottom w:val="0"/>
      <w:divBdr>
        <w:top w:val="none" w:sz="0" w:space="0" w:color="auto"/>
        <w:left w:val="none" w:sz="0" w:space="0" w:color="auto"/>
        <w:bottom w:val="none" w:sz="0" w:space="0" w:color="auto"/>
        <w:right w:val="none" w:sz="0" w:space="0" w:color="auto"/>
      </w:divBdr>
    </w:div>
    <w:div w:id="1466007231">
      <w:bodyDiv w:val="1"/>
      <w:marLeft w:val="0"/>
      <w:marRight w:val="0"/>
      <w:marTop w:val="0"/>
      <w:marBottom w:val="0"/>
      <w:divBdr>
        <w:top w:val="none" w:sz="0" w:space="0" w:color="auto"/>
        <w:left w:val="none" w:sz="0" w:space="0" w:color="auto"/>
        <w:bottom w:val="none" w:sz="0" w:space="0" w:color="auto"/>
        <w:right w:val="none" w:sz="0" w:space="0" w:color="auto"/>
      </w:divBdr>
    </w:div>
    <w:div w:id="1466506663">
      <w:bodyDiv w:val="1"/>
      <w:marLeft w:val="0"/>
      <w:marRight w:val="0"/>
      <w:marTop w:val="0"/>
      <w:marBottom w:val="0"/>
      <w:divBdr>
        <w:top w:val="none" w:sz="0" w:space="0" w:color="auto"/>
        <w:left w:val="none" w:sz="0" w:space="0" w:color="auto"/>
        <w:bottom w:val="none" w:sz="0" w:space="0" w:color="auto"/>
        <w:right w:val="none" w:sz="0" w:space="0" w:color="auto"/>
      </w:divBdr>
    </w:div>
    <w:div w:id="1466850121">
      <w:bodyDiv w:val="1"/>
      <w:marLeft w:val="0"/>
      <w:marRight w:val="0"/>
      <w:marTop w:val="0"/>
      <w:marBottom w:val="0"/>
      <w:divBdr>
        <w:top w:val="none" w:sz="0" w:space="0" w:color="auto"/>
        <w:left w:val="none" w:sz="0" w:space="0" w:color="auto"/>
        <w:bottom w:val="none" w:sz="0" w:space="0" w:color="auto"/>
        <w:right w:val="none" w:sz="0" w:space="0" w:color="auto"/>
      </w:divBdr>
    </w:div>
    <w:div w:id="1466852944">
      <w:bodyDiv w:val="1"/>
      <w:marLeft w:val="0"/>
      <w:marRight w:val="0"/>
      <w:marTop w:val="0"/>
      <w:marBottom w:val="0"/>
      <w:divBdr>
        <w:top w:val="none" w:sz="0" w:space="0" w:color="auto"/>
        <w:left w:val="none" w:sz="0" w:space="0" w:color="auto"/>
        <w:bottom w:val="none" w:sz="0" w:space="0" w:color="auto"/>
        <w:right w:val="none" w:sz="0" w:space="0" w:color="auto"/>
      </w:divBdr>
    </w:div>
    <w:div w:id="1466854360">
      <w:bodyDiv w:val="1"/>
      <w:marLeft w:val="0"/>
      <w:marRight w:val="0"/>
      <w:marTop w:val="0"/>
      <w:marBottom w:val="0"/>
      <w:divBdr>
        <w:top w:val="none" w:sz="0" w:space="0" w:color="auto"/>
        <w:left w:val="none" w:sz="0" w:space="0" w:color="auto"/>
        <w:bottom w:val="none" w:sz="0" w:space="0" w:color="auto"/>
        <w:right w:val="none" w:sz="0" w:space="0" w:color="auto"/>
      </w:divBdr>
    </w:div>
    <w:div w:id="1467091638">
      <w:bodyDiv w:val="1"/>
      <w:marLeft w:val="0"/>
      <w:marRight w:val="0"/>
      <w:marTop w:val="0"/>
      <w:marBottom w:val="0"/>
      <w:divBdr>
        <w:top w:val="none" w:sz="0" w:space="0" w:color="auto"/>
        <w:left w:val="none" w:sz="0" w:space="0" w:color="auto"/>
        <w:bottom w:val="none" w:sz="0" w:space="0" w:color="auto"/>
        <w:right w:val="none" w:sz="0" w:space="0" w:color="auto"/>
      </w:divBdr>
    </w:div>
    <w:div w:id="1467509649">
      <w:bodyDiv w:val="1"/>
      <w:marLeft w:val="0"/>
      <w:marRight w:val="0"/>
      <w:marTop w:val="0"/>
      <w:marBottom w:val="0"/>
      <w:divBdr>
        <w:top w:val="none" w:sz="0" w:space="0" w:color="auto"/>
        <w:left w:val="none" w:sz="0" w:space="0" w:color="auto"/>
        <w:bottom w:val="none" w:sz="0" w:space="0" w:color="auto"/>
        <w:right w:val="none" w:sz="0" w:space="0" w:color="auto"/>
      </w:divBdr>
    </w:div>
    <w:div w:id="1467577220">
      <w:bodyDiv w:val="1"/>
      <w:marLeft w:val="0"/>
      <w:marRight w:val="0"/>
      <w:marTop w:val="0"/>
      <w:marBottom w:val="0"/>
      <w:divBdr>
        <w:top w:val="none" w:sz="0" w:space="0" w:color="auto"/>
        <w:left w:val="none" w:sz="0" w:space="0" w:color="auto"/>
        <w:bottom w:val="none" w:sz="0" w:space="0" w:color="auto"/>
        <w:right w:val="none" w:sz="0" w:space="0" w:color="auto"/>
      </w:divBdr>
    </w:div>
    <w:div w:id="1467695809">
      <w:bodyDiv w:val="1"/>
      <w:marLeft w:val="0"/>
      <w:marRight w:val="0"/>
      <w:marTop w:val="0"/>
      <w:marBottom w:val="0"/>
      <w:divBdr>
        <w:top w:val="none" w:sz="0" w:space="0" w:color="auto"/>
        <w:left w:val="none" w:sz="0" w:space="0" w:color="auto"/>
        <w:bottom w:val="none" w:sz="0" w:space="0" w:color="auto"/>
        <w:right w:val="none" w:sz="0" w:space="0" w:color="auto"/>
      </w:divBdr>
    </w:div>
    <w:div w:id="1467821256">
      <w:bodyDiv w:val="1"/>
      <w:marLeft w:val="0"/>
      <w:marRight w:val="0"/>
      <w:marTop w:val="0"/>
      <w:marBottom w:val="0"/>
      <w:divBdr>
        <w:top w:val="none" w:sz="0" w:space="0" w:color="auto"/>
        <w:left w:val="none" w:sz="0" w:space="0" w:color="auto"/>
        <w:bottom w:val="none" w:sz="0" w:space="0" w:color="auto"/>
        <w:right w:val="none" w:sz="0" w:space="0" w:color="auto"/>
      </w:divBdr>
    </w:div>
    <w:div w:id="1469321673">
      <w:bodyDiv w:val="1"/>
      <w:marLeft w:val="0"/>
      <w:marRight w:val="0"/>
      <w:marTop w:val="0"/>
      <w:marBottom w:val="0"/>
      <w:divBdr>
        <w:top w:val="none" w:sz="0" w:space="0" w:color="auto"/>
        <w:left w:val="none" w:sz="0" w:space="0" w:color="auto"/>
        <w:bottom w:val="none" w:sz="0" w:space="0" w:color="auto"/>
        <w:right w:val="none" w:sz="0" w:space="0" w:color="auto"/>
      </w:divBdr>
    </w:div>
    <w:div w:id="1469590608">
      <w:bodyDiv w:val="1"/>
      <w:marLeft w:val="0"/>
      <w:marRight w:val="0"/>
      <w:marTop w:val="0"/>
      <w:marBottom w:val="0"/>
      <w:divBdr>
        <w:top w:val="none" w:sz="0" w:space="0" w:color="auto"/>
        <w:left w:val="none" w:sz="0" w:space="0" w:color="auto"/>
        <w:bottom w:val="none" w:sz="0" w:space="0" w:color="auto"/>
        <w:right w:val="none" w:sz="0" w:space="0" w:color="auto"/>
      </w:divBdr>
    </w:div>
    <w:div w:id="1470441039">
      <w:bodyDiv w:val="1"/>
      <w:marLeft w:val="0"/>
      <w:marRight w:val="0"/>
      <w:marTop w:val="0"/>
      <w:marBottom w:val="0"/>
      <w:divBdr>
        <w:top w:val="none" w:sz="0" w:space="0" w:color="auto"/>
        <w:left w:val="none" w:sz="0" w:space="0" w:color="auto"/>
        <w:bottom w:val="none" w:sz="0" w:space="0" w:color="auto"/>
        <w:right w:val="none" w:sz="0" w:space="0" w:color="auto"/>
      </w:divBdr>
    </w:div>
    <w:div w:id="1470825451">
      <w:bodyDiv w:val="1"/>
      <w:marLeft w:val="0"/>
      <w:marRight w:val="0"/>
      <w:marTop w:val="0"/>
      <w:marBottom w:val="0"/>
      <w:divBdr>
        <w:top w:val="none" w:sz="0" w:space="0" w:color="auto"/>
        <w:left w:val="none" w:sz="0" w:space="0" w:color="auto"/>
        <w:bottom w:val="none" w:sz="0" w:space="0" w:color="auto"/>
        <w:right w:val="none" w:sz="0" w:space="0" w:color="auto"/>
      </w:divBdr>
    </w:div>
    <w:div w:id="1471052719">
      <w:bodyDiv w:val="1"/>
      <w:marLeft w:val="0"/>
      <w:marRight w:val="0"/>
      <w:marTop w:val="0"/>
      <w:marBottom w:val="0"/>
      <w:divBdr>
        <w:top w:val="none" w:sz="0" w:space="0" w:color="auto"/>
        <w:left w:val="none" w:sz="0" w:space="0" w:color="auto"/>
        <w:bottom w:val="none" w:sz="0" w:space="0" w:color="auto"/>
        <w:right w:val="none" w:sz="0" w:space="0" w:color="auto"/>
      </w:divBdr>
    </w:div>
    <w:div w:id="1471173831">
      <w:bodyDiv w:val="1"/>
      <w:marLeft w:val="0"/>
      <w:marRight w:val="0"/>
      <w:marTop w:val="0"/>
      <w:marBottom w:val="0"/>
      <w:divBdr>
        <w:top w:val="none" w:sz="0" w:space="0" w:color="auto"/>
        <w:left w:val="none" w:sz="0" w:space="0" w:color="auto"/>
        <w:bottom w:val="none" w:sz="0" w:space="0" w:color="auto"/>
        <w:right w:val="none" w:sz="0" w:space="0" w:color="auto"/>
      </w:divBdr>
    </w:div>
    <w:div w:id="1471821858">
      <w:bodyDiv w:val="1"/>
      <w:marLeft w:val="0"/>
      <w:marRight w:val="0"/>
      <w:marTop w:val="0"/>
      <w:marBottom w:val="0"/>
      <w:divBdr>
        <w:top w:val="none" w:sz="0" w:space="0" w:color="auto"/>
        <w:left w:val="none" w:sz="0" w:space="0" w:color="auto"/>
        <w:bottom w:val="none" w:sz="0" w:space="0" w:color="auto"/>
        <w:right w:val="none" w:sz="0" w:space="0" w:color="auto"/>
      </w:divBdr>
    </w:div>
    <w:div w:id="1472409056">
      <w:bodyDiv w:val="1"/>
      <w:marLeft w:val="0"/>
      <w:marRight w:val="0"/>
      <w:marTop w:val="0"/>
      <w:marBottom w:val="0"/>
      <w:divBdr>
        <w:top w:val="none" w:sz="0" w:space="0" w:color="auto"/>
        <w:left w:val="none" w:sz="0" w:space="0" w:color="auto"/>
        <w:bottom w:val="none" w:sz="0" w:space="0" w:color="auto"/>
        <w:right w:val="none" w:sz="0" w:space="0" w:color="auto"/>
      </w:divBdr>
    </w:div>
    <w:div w:id="1472553098">
      <w:bodyDiv w:val="1"/>
      <w:marLeft w:val="0"/>
      <w:marRight w:val="0"/>
      <w:marTop w:val="0"/>
      <w:marBottom w:val="0"/>
      <w:divBdr>
        <w:top w:val="none" w:sz="0" w:space="0" w:color="auto"/>
        <w:left w:val="none" w:sz="0" w:space="0" w:color="auto"/>
        <w:bottom w:val="none" w:sz="0" w:space="0" w:color="auto"/>
        <w:right w:val="none" w:sz="0" w:space="0" w:color="auto"/>
      </w:divBdr>
    </w:div>
    <w:div w:id="1472820599">
      <w:bodyDiv w:val="1"/>
      <w:marLeft w:val="0"/>
      <w:marRight w:val="0"/>
      <w:marTop w:val="0"/>
      <w:marBottom w:val="0"/>
      <w:divBdr>
        <w:top w:val="none" w:sz="0" w:space="0" w:color="auto"/>
        <w:left w:val="none" w:sz="0" w:space="0" w:color="auto"/>
        <w:bottom w:val="none" w:sz="0" w:space="0" w:color="auto"/>
        <w:right w:val="none" w:sz="0" w:space="0" w:color="auto"/>
      </w:divBdr>
    </w:div>
    <w:div w:id="1472944647">
      <w:bodyDiv w:val="1"/>
      <w:marLeft w:val="0"/>
      <w:marRight w:val="0"/>
      <w:marTop w:val="0"/>
      <w:marBottom w:val="0"/>
      <w:divBdr>
        <w:top w:val="none" w:sz="0" w:space="0" w:color="auto"/>
        <w:left w:val="none" w:sz="0" w:space="0" w:color="auto"/>
        <w:bottom w:val="none" w:sz="0" w:space="0" w:color="auto"/>
        <w:right w:val="none" w:sz="0" w:space="0" w:color="auto"/>
      </w:divBdr>
    </w:div>
    <w:div w:id="1472945086">
      <w:bodyDiv w:val="1"/>
      <w:marLeft w:val="0"/>
      <w:marRight w:val="0"/>
      <w:marTop w:val="0"/>
      <w:marBottom w:val="0"/>
      <w:divBdr>
        <w:top w:val="none" w:sz="0" w:space="0" w:color="auto"/>
        <w:left w:val="none" w:sz="0" w:space="0" w:color="auto"/>
        <w:bottom w:val="none" w:sz="0" w:space="0" w:color="auto"/>
        <w:right w:val="none" w:sz="0" w:space="0" w:color="auto"/>
      </w:divBdr>
    </w:div>
    <w:div w:id="1473252283">
      <w:bodyDiv w:val="1"/>
      <w:marLeft w:val="0"/>
      <w:marRight w:val="0"/>
      <w:marTop w:val="0"/>
      <w:marBottom w:val="0"/>
      <w:divBdr>
        <w:top w:val="none" w:sz="0" w:space="0" w:color="auto"/>
        <w:left w:val="none" w:sz="0" w:space="0" w:color="auto"/>
        <w:bottom w:val="none" w:sz="0" w:space="0" w:color="auto"/>
        <w:right w:val="none" w:sz="0" w:space="0" w:color="auto"/>
      </w:divBdr>
    </w:div>
    <w:div w:id="1473907250">
      <w:bodyDiv w:val="1"/>
      <w:marLeft w:val="0"/>
      <w:marRight w:val="0"/>
      <w:marTop w:val="0"/>
      <w:marBottom w:val="0"/>
      <w:divBdr>
        <w:top w:val="none" w:sz="0" w:space="0" w:color="auto"/>
        <w:left w:val="none" w:sz="0" w:space="0" w:color="auto"/>
        <w:bottom w:val="none" w:sz="0" w:space="0" w:color="auto"/>
        <w:right w:val="none" w:sz="0" w:space="0" w:color="auto"/>
      </w:divBdr>
    </w:div>
    <w:div w:id="1474441456">
      <w:bodyDiv w:val="1"/>
      <w:marLeft w:val="0"/>
      <w:marRight w:val="0"/>
      <w:marTop w:val="0"/>
      <w:marBottom w:val="0"/>
      <w:divBdr>
        <w:top w:val="none" w:sz="0" w:space="0" w:color="auto"/>
        <w:left w:val="none" w:sz="0" w:space="0" w:color="auto"/>
        <w:bottom w:val="none" w:sz="0" w:space="0" w:color="auto"/>
        <w:right w:val="none" w:sz="0" w:space="0" w:color="auto"/>
      </w:divBdr>
    </w:div>
    <w:div w:id="1474564977">
      <w:bodyDiv w:val="1"/>
      <w:marLeft w:val="0"/>
      <w:marRight w:val="0"/>
      <w:marTop w:val="0"/>
      <w:marBottom w:val="0"/>
      <w:divBdr>
        <w:top w:val="none" w:sz="0" w:space="0" w:color="auto"/>
        <w:left w:val="none" w:sz="0" w:space="0" w:color="auto"/>
        <w:bottom w:val="none" w:sz="0" w:space="0" w:color="auto"/>
        <w:right w:val="none" w:sz="0" w:space="0" w:color="auto"/>
      </w:divBdr>
    </w:div>
    <w:div w:id="1474907631">
      <w:bodyDiv w:val="1"/>
      <w:marLeft w:val="0"/>
      <w:marRight w:val="0"/>
      <w:marTop w:val="0"/>
      <w:marBottom w:val="0"/>
      <w:divBdr>
        <w:top w:val="none" w:sz="0" w:space="0" w:color="auto"/>
        <w:left w:val="none" w:sz="0" w:space="0" w:color="auto"/>
        <w:bottom w:val="none" w:sz="0" w:space="0" w:color="auto"/>
        <w:right w:val="none" w:sz="0" w:space="0" w:color="auto"/>
      </w:divBdr>
    </w:div>
    <w:div w:id="1475367847">
      <w:bodyDiv w:val="1"/>
      <w:marLeft w:val="0"/>
      <w:marRight w:val="0"/>
      <w:marTop w:val="0"/>
      <w:marBottom w:val="0"/>
      <w:divBdr>
        <w:top w:val="none" w:sz="0" w:space="0" w:color="auto"/>
        <w:left w:val="none" w:sz="0" w:space="0" w:color="auto"/>
        <w:bottom w:val="none" w:sz="0" w:space="0" w:color="auto"/>
        <w:right w:val="none" w:sz="0" w:space="0" w:color="auto"/>
      </w:divBdr>
    </w:div>
    <w:div w:id="1476680547">
      <w:bodyDiv w:val="1"/>
      <w:marLeft w:val="0"/>
      <w:marRight w:val="0"/>
      <w:marTop w:val="0"/>
      <w:marBottom w:val="0"/>
      <w:divBdr>
        <w:top w:val="none" w:sz="0" w:space="0" w:color="auto"/>
        <w:left w:val="none" w:sz="0" w:space="0" w:color="auto"/>
        <w:bottom w:val="none" w:sz="0" w:space="0" w:color="auto"/>
        <w:right w:val="none" w:sz="0" w:space="0" w:color="auto"/>
      </w:divBdr>
    </w:div>
    <w:div w:id="1476794023">
      <w:bodyDiv w:val="1"/>
      <w:marLeft w:val="0"/>
      <w:marRight w:val="0"/>
      <w:marTop w:val="0"/>
      <w:marBottom w:val="0"/>
      <w:divBdr>
        <w:top w:val="none" w:sz="0" w:space="0" w:color="auto"/>
        <w:left w:val="none" w:sz="0" w:space="0" w:color="auto"/>
        <w:bottom w:val="none" w:sz="0" w:space="0" w:color="auto"/>
        <w:right w:val="none" w:sz="0" w:space="0" w:color="auto"/>
      </w:divBdr>
    </w:div>
    <w:div w:id="1476800316">
      <w:bodyDiv w:val="1"/>
      <w:marLeft w:val="0"/>
      <w:marRight w:val="0"/>
      <w:marTop w:val="0"/>
      <w:marBottom w:val="0"/>
      <w:divBdr>
        <w:top w:val="none" w:sz="0" w:space="0" w:color="auto"/>
        <w:left w:val="none" w:sz="0" w:space="0" w:color="auto"/>
        <w:bottom w:val="none" w:sz="0" w:space="0" w:color="auto"/>
        <w:right w:val="none" w:sz="0" w:space="0" w:color="auto"/>
      </w:divBdr>
    </w:div>
    <w:div w:id="1476872882">
      <w:bodyDiv w:val="1"/>
      <w:marLeft w:val="0"/>
      <w:marRight w:val="0"/>
      <w:marTop w:val="0"/>
      <w:marBottom w:val="0"/>
      <w:divBdr>
        <w:top w:val="none" w:sz="0" w:space="0" w:color="auto"/>
        <w:left w:val="none" w:sz="0" w:space="0" w:color="auto"/>
        <w:bottom w:val="none" w:sz="0" w:space="0" w:color="auto"/>
        <w:right w:val="none" w:sz="0" w:space="0" w:color="auto"/>
      </w:divBdr>
    </w:div>
    <w:div w:id="1477187578">
      <w:bodyDiv w:val="1"/>
      <w:marLeft w:val="0"/>
      <w:marRight w:val="0"/>
      <w:marTop w:val="0"/>
      <w:marBottom w:val="0"/>
      <w:divBdr>
        <w:top w:val="none" w:sz="0" w:space="0" w:color="auto"/>
        <w:left w:val="none" w:sz="0" w:space="0" w:color="auto"/>
        <w:bottom w:val="none" w:sz="0" w:space="0" w:color="auto"/>
        <w:right w:val="none" w:sz="0" w:space="0" w:color="auto"/>
      </w:divBdr>
    </w:div>
    <w:div w:id="1477213952">
      <w:bodyDiv w:val="1"/>
      <w:marLeft w:val="0"/>
      <w:marRight w:val="0"/>
      <w:marTop w:val="0"/>
      <w:marBottom w:val="0"/>
      <w:divBdr>
        <w:top w:val="none" w:sz="0" w:space="0" w:color="auto"/>
        <w:left w:val="none" w:sz="0" w:space="0" w:color="auto"/>
        <w:bottom w:val="none" w:sz="0" w:space="0" w:color="auto"/>
        <w:right w:val="none" w:sz="0" w:space="0" w:color="auto"/>
      </w:divBdr>
    </w:div>
    <w:div w:id="1477259980">
      <w:bodyDiv w:val="1"/>
      <w:marLeft w:val="0"/>
      <w:marRight w:val="0"/>
      <w:marTop w:val="0"/>
      <w:marBottom w:val="0"/>
      <w:divBdr>
        <w:top w:val="none" w:sz="0" w:space="0" w:color="auto"/>
        <w:left w:val="none" w:sz="0" w:space="0" w:color="auto"/>
        <w:bottom w:val="none" w:sz="0" w:space="0" w:color="auto"/>
        <w:right w:val="none" w:sz="0" w:space="0" w:color="auto"/>
      </w:divBdr>
    </w:div>
    <w:div w:id="1477452583">
      <w:bodyDiv w:val="1"/>
      <w:marLeft w:val="0"/>
      <w:marRight w:val="0"/>
      <w:marTop w:val="0"/>
      <w:marBottom w:val="0"/>
      <w:divBdr>
        <w:top w:val="none" w:sz="0" w:space="0" w:color="auto"/>
        <w:left w:val="none" w:sz="0" w:space="0" w:color="auto"/>
        <w:bottom w:val="none" w:sz="0" w:space="0" w:color="auto"/>
        <w:right w:val="none" w:sz="0" w:space="0" w:color="auto"/>
      </w:divBdr>
    </w:div>
    <w:div w:id="1477649090">
      <w:bodyDiv w:val="1"/>
      <w:marLeft w:val="0"/>
      <w:marRight w:val="0"/>
      <w:marTop w:val="0"/>
      <w:marBottom w:val="0"/>
      <w:divBdr>
        <w:top w:val="none" w:sz="0" w:space="0" w:color="auto"/>
        <w:left w:val="none" w:sz="0" w:space="0" w:color="auto"/>
        <w:bottom w:val="none" w:sz="0" w:space="0" w:color="auto"/>
        <w:right w:val="none" w:sz="0" w:space="0" w:color="auto"/>
      </w:divBdr>
    </w:div>
    <w:div w:id="1477799800">
      <w:bodyDiv w:val="1"/>
      <w:marLeft w:val="0"/>
      <w:marRight w:val="0"/>
      <w:marTop w:val="0"/>
      <w:marBottom w:val="0"/>
      <w:divBdr>
        <w:top w:val="none" w:sz="0" w:space="0" w:color="auto"/>
        <w:left w:val="none" w:sz="0" w:space="0" w:color="auto"/>
        <w:bottom w:val="none" w:sz="0" w:space="0" w:color="auto"/>
        <w:right w:val="none" w:sz="0" w:space="0" w:color="auto"/>
      </w:divBdr>
    </w:div>
    <w:div w:id="1478297192">
      <w:bodyDiv w:val="1"/>
      <w:marLeft w:val="0"/>
      <w:marRight w:val="0"/>
      <w:marTop w:val="0"/>
      <w:marBottom w:val="0"/>
      <w:divBdr>
        <w:top w:val="none" w:sz="0" w:space="0" w:color="auto"/>
        <w:left w:val="none" w:sz="0" w:space="0" w:color="auto"/>
        <w:bottom w:val="none" w:sz="0" w:space="0" w:color="auto"/>
        <w:right w:val="none" w:sz="0" w:space="0" w:color="auto"/>
      </w:divBdr>
    </w:div>
    <w:div w:id="1478455559">
      <w:bodyDiv w:val="1"/>
      <w:marLeft w:val="0"/>
      <w:marRight w:val="0"/>
      <w:marTop w:val="0"/>
      <w:marBottom w:val="0"/>
      <w:divBdr>
        <w:top w:val="none" w:sz="0" w:space="0" w:color="auto"/>
        <w:left w:val="none" w:sz="0" w:space="0" w:color="auto"/>
        <w:bottom w:val="none" w:sz="0" w:space="0" w:color="auto"/>
        <w:right w:val="none" w:sz="0" w:space="0" w:color="auto"/>
      </w:divBdr>
    </w:div>
    <w:div w:id="1478570518">
      <w:bodyDiv w:val="1"/>
      <w:marLeft w:val="0"/>
      <w:marRight w:val="0"/>
      <w:marTop w:val="0"/>
      <w:marBottom w:val="0"/>
      <w:divBdr>
        <w:top w:val="none" w:sz="0" w:space="0" w:color="auto"/>
        <w:left w:val="none" w:sz="0" w:space="0" w:color="auto"/>
        <w:bottom w:val="none" w:sz="0" w:space="0" w:color="auto"/>
        <w:right w:val="none" w:sz="0" w:space="0" w:color="auto"/>
      </w:divBdr>
    </w:div>
    <w:div w:id="1478650112">
      <w:bodyDiv w:val="1"/>
      <w:marLeft w:val="0"/>
      <w:marRight w:val="0"/>
      <w:marTop w:val="0"/>
      <w:marBottom w:val="0"/>
      <w:divBdr>
        <w:top w:val="none" w:sz="0" w:space="0" w:color="auto"/>
        <w:left w:val="none" w:sz="0" w:space="0" w:color="auto"/>
        <w:bottom w:val="none" w:sz="0" w:space="0" w:color="auto"/>
        <w:right w:val="none" w:sz="0" w:space="0" w:color="auto"/>
      </w:divBdr>
    </w:div>
    <w:div w:id="1478956173">
      <w:bodyDiv w:val="1"/>
      <w:marLeft w:val="0"/>
      <w:marRight w:val="0"/>
      <w:marTop w:val="0"/>
      <w:marBottom w:val="0"/>
      <w:divBdr>
        <w:top w:val="none" w:sz="0" w:space="0" w:color="auto"/>
        <w:left w:val="none" w:sz="0" w:space="0" w:color="auto"/>
        <w:bottom w:val="none" w:sz="0" w:space="0" w:color="auto"/>
        <w:right w:val="none" w:sz="0" w:space="0" w:color="auto"/>
      </w:divBdr>
    </w:div>
    <w:div w:id="1479152398">
      <w:bodyDiv w:val="1"/>
      <w:marLeft w:val="0"/>
      <w:marRight w:val="0"/>
      <w:marTop w:val="0"/>
      <w:marBottom w:val="0"/>
      <w:divBdr>
        <w:top w:val="none" w:sz="0" w:space="0" w:color="auto"/>
        <w:left w:val="none" w:sz="0" w:space="0" w:color="auto"/>
        <w:bottom w:val="none" w:sz="0" w:space="0" w:color="auto"/>
        <w:right w:val="none" w:sz="0" w:space="0" w:color="auto"/>
      </w:divBdr>
    </w:div>
    <w:div w:id="1479179015">
      <w:bodyDiv w:val="1"/>
      <w:marLeft w:val="0"/>
      <w:marRight w:val="0"/>
      <w:marTop w:val="0"/>
      <w:marBottom w:val="0"/>
      <w:divBdr>
        <w:top w:val="none" w:sz="0" w:space="0" w:color="auto"/>
        <w:left w:val="none" w:sz="0" w:space="0" w:color="auto"/>
        <w:bottom w:val="none" w:sz="0" w:space="0" w:color="auto"/>
        <w:right w:val="none" w:sz="0" w:space="0" w:color="auto"/>
      </w:divBdr>
    </w:div>
    <w:div w:id="1479225751">
      <w:bodyDiv w:val="1"/>
      <w:marLeft w:val="0"/>
      <w:marRight w:val="0"/>
      <w:marTop w:val="0"/>
      <w:marBottom w:val="0"/>
      <w:divBdr>
        <w:top w:val="none" w:sz="0" w:space="0" w:color="auto"/>
        <w:left w:val="none" w:sz="0" w:space="0" w:color="auto"/>
        <w:bottom w:val="none" w:sz="0" w:space="0" w:color="auto"/>
        <w:right w:val="none" w:sz="0" w:space="0" w:color="auto"/>
      </w:divBdr>
    </w:div>
    <w:div w:id="1479302820">
      <w:bodyDiv w:val="1"/>
      <w:marLeft w:val="0"/>
      <w:marRight w:val="0"/>
      <w:marTop w:val="0"/>
      <w:marBottom w:val="0"/>
      <w:divBdr>
        <w:top w:val="none" w:sz="0" w:space="0" w:color="auto"/>
        <w:left w:val="none" w:sz="0" w:space="0" w:color="auto"/>
        <w:bottom w:val="none" w:sz="0" w:space="0" w:color="auto"/>
        <w:right w:val="none" w:sz="0" w:space="0" w:color="auto"/>
      </w:divBdr>
    </w:div>
    <w:div w:id="1479683682">
      <w:bodyDiv w:val="1"/>
      <w:marLeft w:val="0"/>
      <w:marRight w:val="0"/>
      <w:marTop w:val="0"/>
      <w:marBottom w:val="0"/>
      <w:divBdr>
        <w:top w:val="none" w:sz="0" w:space="0" w:color="auto"/>
        <w:left w:val="none" w:sz="0" w:space="0" w:color="auto"/>
        <w:bottom w:val="none" w:sz="0" w:space="0" w:color="auto"/>
        <w:right w:val="none" w:sz="0" w:space="0" w:color="auto"/>
      </w:divBdr>
    </w:div>
    <w:div w:id="1479953067">
      <w:bodyDiv w:val="1"/>
      <w:marLeft w:val="0"/>
      <w:marRight w:val="0"/>
      <w:marTop w:val="0"/>
      <w:marBottom w:val="0"/>
      <w:divBdr>
        <w:top w:val="none" w:sz="0" w:space="0" w:color="auto"/>
        <w:left w:val="none" w:sz="0" w:space="0" w:color="auto"/>
        <w:bottom w:val="none" w:sz="0" w:space="0" w:color="auto"/>
        <w:right w:val="none" w:sz="0" w:space="0" w:color="auto"/>
      </w:divBdr>
    </w:div>
    <w:div w:id="1480146808">
      <w:bodyDiv w:val="1"/>
      <w:marLeft w:val="0"/>
      <w:marRight w:val="0"/>
      <w:marTop w:val="0"/>
      <w:marBottom w:val="0"/>
      <w:divBdr>
        <w:top w:val="none" w:sz="0" w:space="0" w:color="auto"/>
        <w:left w:val="none" w:sz="0" w:space="0" w:color="auto"/>
        <w:bottom w:val="none" w:sz="0" w:space="0" w:color="auto"/>
        <w:right w:val="none" w:sz="0" w:space="0" w:color="auto"/>
      </w:divBdr>
    </w:div>
    <w:div w:id="1480220797">
      <w:bodyDiv w:val="1"/>
      <w:marLeft w:val="0"/>
      <w:marRight w:val="0"/>
      <w:marTop w:val="0"/>
      <w:marBottom w:val="0"/>
      <w:divBdr>
        <w:top w:val="none" w:sz="0" w:space="0" w:color="auto"/>
        <w:left w:val="none" w:sz="0" w:space="0" w:color="auto"/>
        <w:bottom w:val="none" w:sz="0" w:space="0" w:color="auto"/>
        <w:right w:val="none" w:sz="0" w:space="0" w:color="auto"/>
      </w:divBdr>
    </w:div>
    <w:div w:id="1480347506">
      <w:bodyDiv w:val="1"/>
      <w:marLeft w:val="0"/>
      <w:marRight w:val="0"/>
      <w:marTop w:val="0"/>
      <w:marBottom w:val="0"/>
      <w:divBdr>
        <w:top w:val="none" w:sz="0" w:space="0" w:color="auto"/>
        <w:left w:val="none" w:sz="0" w:space="0" w:color="auto"/>
        <w:bottom w:val="none" w:sz="0" w:space="0" w:color="auto"/>
        <w:right w:val="none" w:sz="0" w:space="0" w:color="auto"/>
      </w:divBdr>
    </w:div>
    <w:div w:id="1481534625">
      <w:bodyDiv w:val="1"/>
      <w:marLeft w:val="0"/>
      <w:marRight w:val="0"/>
      <w:marTop w:val="0"/>
      <w:marBottom w:val="0"/>
      <w:divBdr>
        <w:top w:val="none" w:sz="0" w:space="0" w:color="auto"/>
        <w:left w:val="none" w:sz="0" w:space="0" w:color="auto"/>
        <w:bottom w:val="none" w:sz="0" w:space="0" w:color="auto"/>
        <w:right w:val="none" w:sz="0" w:space="0" w:color="auto"/>
      </w:divBdr>
    </w:div>
    <w:div w:id="1481918947">
      <w:bodyDiv w:val="1"/>
      <w:marLeft w:val="0"/>
      <w:marRight w:val="0"/>
      <w:marTop w:val="0"/>
      <w:marBottom w:val="0"/>
      <w:divBdr>
        <w:top w:val="none" w:sz="0" w:space="0" w:color="auto"/>
        <w:left w:val="none" w:sz="0" w:space="0" w:color="auto"/>
        <w:bottom w:val="none" w:sz="0" w:space="0" w:color="auto"/>
        <w:right w:val="none" w:sz="0" w:space="0" w:color="auto"/>
      </w:divBdr>
    </w:div>
    <w:div w:id="1481923297">
      <w:bodyDiv w:val="1"/>
      <w:marLeft w:val="0"/>
      <w:marRight w:val="0"/>
      <w:marTop w:val="0"/>
      <w:marBottom w:val="0"/>
      <w:divBdr>
        <w:top w:val="none" w:sz="0" w:space="0" w:color="auto"/>
        <w:left w:val="none" w:sz="0" w:space="0" w:color="auto"/>
        <w:bottom w:val="none" w:sz="0" w:space="0" w:color="auto"/>
        <w:right w:val="none" w:sz="0" w:space="0" w:color="auto"/>
      </w:divBdr>
    </w:div>
    <w:div w:id="1482040981">
      <w:bodyDiv w:val="1"/>
      <w:marLeft w:val="0"/>
      <w:marRight w:val="0"/>
      <w:marTop w:val="0"/>
      <w:marBottom w:val="0"/>
      <w:divBdr>
        <w:top w:val="none" w:sz="0" w:space="0" w:color="auto"/>
        <w:left w:val="none" w:sz="0" w:space="0" w:color="auto"/>
        <w:bottom w:val="none" w:sz="0" w:space="0" w:color="auto"/>
        <w:right w:val="none" w:sz="0" w:space="0" w:color="auto"/>
      </w:divBdr>
    </w:div>
    <w:div w:id="1482649453">
      <w:bodyDiv w:val="1"/>
      <w:marLeft w:val="0"/>
      <w:marRight w:val="0"/>
      <w:marTop w:val="0"/>
      <w:marBottom w:val="0"/>
      <w:divBdr>
        <w:top w:val="none" w:sz="0" w:space="0" w:color="auto"/>
        <w:left w:val="none" w:sz="0" w:space="0" w:color="auto"/>
        <w:bottom w:val="none" w:sz="0" w:space="0" w:color="auto"/>
        <w:right w:val="none" w:sz="0" w:space="0" w:color="auto"/>
      </w:divBdr>
    </w:div>
    <w:div w:id="1483158889">
      <w:bodyDiv w:val="1"/>
      <w:marLeft w:val="0"/>
      <w:marRight w:val="0"/>
      <w:marTop w:val="0"/>
      <w:marBottom w:val="0"/>
      <w:divBdr>
        <w:top w:val="none" w:sz="0" w:space="0" w:color="auto"/>
        <w:left w:val="none" w:sz="0" w:space="0" w:color="auto"/>
        <w:bottom w:val="none" w:sz="0" w:space="0" w:color="auto"/>
        <w:right w:val="none" w:sz="0" w:space="0" w:color="auto"/>
      </w:divBdr>
    </w:div>
    <w:div w:id="1483278163">
      <w:bodyDiv w:val="1"/>
      <w:marLeft w:val="0"/>
      <w:marRight w:val="0"/>
      <w:marTop w:val="0"/>
      <w:marBottom w:val="0"/>
      <w:divBdr>
        <w:top w:val="none" w:sz="0" w:space="0" w:color="auto"/>
        <w:left w:val="none" w:sz="0" w:space="0" w:color="auto"/>
        <w:bottom w:val="none" w:sz="0" w:space="0" w:color="auto"/>
        <w:right w:val="none" w:sz="0" w:space="0" w:color="auto"/>
      </w:divBdr>
    </w:div>
    <w:div w:id="1483280378">
      <w:bodyDiv w:val="1"/>
      <w:marLeft w:val="0"/>
      <w:marRight w:val="0"/>
      <w:marTop w:val="0"/>
      <w:marBottom w:val="0"/>
      <w:divBdr>
        <w:top w:val="none" w:sz="0" w:space="0" w:color="auto"/>
        <w:left w:val="none" w:sz="0" w:space="0" w:color="auto"/>
        <w:bottom w:val="none" w:sz="0" w:space="0" w:color="auto"/>
        <w:right w:val="none" w:sz="0" w:space="0" w:color="auto"/>
      </w:divBdr>
    </w:div>
    <w:div w:id="1483505258">
      <w:bodyDiv w:val="1"/>
      <w:marLeft w:val="0"/>
      <w:marRight w:val="0"/>
      <w:marTop w:val="0"/>
      <w:marBottom w:val="0"/>
      <w:divBdr>
        <w:top w:val="none" w:sz="0" w:space="0" w:color="auto"/>
        <w:left w:val="none" w:sz="0" w:space="0" w:color="auto"/>
        <w:bottom w:val="none" w:sz="0" w:space="0" w:color="auto"/>
        <w:right w:val="none" w:sz="0" w:space="0" w:color="auto"/>
      </w:divBdr>
    </w:div>
    <w:div w:id="1483692116">
      <w:bodyDiv w:val="1"/>
      <w:marLeft w:val="0"/>
      <w:marRight w:val="0"/>
      <w:marTop w:val="0"/>
      <w:marBottom w:val="0"/>
      <w:divBdr>
        <w:top w:val="none" w:sz="0" w:space="0" w:color="auto"/>
        <w:left w:val="none" w:sz="0" w:space="0" w:color="auto"/>
        <w:bottom w:val="none" w:sz="0" w:space="0" w:color="auto"/>
        <w:right w:val="none" w:sz="0" w:space="0" w:color="auto"/>
      </w:divBdr>
    </w:div>
    <w:div w:id="1483960810">
      <w:bodyDiv w:val="1"/>
      <w:marLeft w:val="0"/>
      <w:marRight w:val="0"/>
      <w:marTop w:val="0"/>
      <w:marBottom w:val="0"/>
      <w:divBdr>
        <w:top w:val="none" w:sz="0" w:space="0" w:color="auto"/>
        <w:left w:val="none" w:sz="0" w:space="0" w:color="auto"/>
        <w:bottom w:val="none" w:sz="0" w:space="0" w:color="auto"/>
        <w:right w:val="none" w:sz="0" w:space="0" w:color="auto"/>
      </w:divBdr>
    </w:div>
    <w:div w:id="1484274528">
      <w:bodyDiv w:val="1"/>
      <w:marLeft w:val="0"/>
      <w:marRight w:val="0"/>
      <w:marTop w:val="0"/>
      <w:marBottom w:val="0"/>
      <w:divBdr>
        <w:top w:val="none" w:sz="0" w:space="0" w:color="auto"/>
        <w:left w:val="none" w:sz="0" w:space="0" w:color="auto"/>
        <w:bottom w:val="none" w:sz="0" w:space="0" w:color="auto"/>
        <w:right w:val="none" w:sz="0" w:space="0" w:color="auto"/>
      </w:divBdr>
    </w:div>
    <w:div w:id="1484463209">
      <w:bodyDiv w:val="1"/>
      <w:marLeft w:val="0"/>
      <w:marRight w:val="0"/>
      <w:marTop w:val="0"/>
      <w:marBottom w:val="0"/>
      <w:divBdr>
        <w:top w:val="none" w:sz="0" w:space="0" w:color="auto"/>
        <w:left w:val="none" w:sz="0" w:space="0" w:color="auto"/>
        <w:bottom w:val="none" w:sz="0" w:space="0" w:color="auto"/>
        <w:right w:val="none" w:sz="0" w:space="0" w:color="auto"/>
      </w:divBdr>
    </w:div>
    <w:div w:id="1484539006">
      <w:bodyDiv w:val="1"/>
      <w:marLeft w:val="0"/>
      <w:marRight w:val="0"/>
      <w:marTop w:val="0"/>
      <w:marBottom w:val="0"/>
      <w:divBdr>
        <w:top w:val="none" w:sz="0" w:space="0" w:color="auto"/>
        <w:left w:val="none" w:sz="0" w:space="0" w:color="auto"/>
        <w:bottom w:val="none" w:sz="0" w:space="0" w:color="auto"/>
        <w:right w:val="none" w:sz="0" w:space="0" w:color="auto"/>
      </w:divBdr>
    </w:div>
    <w:div w:id="1484657527">
      <w:bodyDiv w:val="1"/>
      <w:marLeft w:val="0"/>
      <w:marRight w:val="0"/>
      <w:marTop w:val="0"/>
      <w:marBottom w:val="0"/>
      <w:divBdr>
        <w:top w:val="none" w:sz="0" w:space="0" w:color="auto"/>
        <w:left w:val="none" w:sz="0" w:space="0" w:color="auto"/>
        <w:bottom w:val="none" w:sz="0" w:space="0" w:color="auto"/>
        <w:right w:val="none" w:sz="0" w:space="0" w:color="auto"/>
      </w:divBdr>
    </w:div>
    <w:div w:id="1484740457">
      <w:bodyDiv w:val="1"/>
      <w:marLeft w:val="0"/>
      <w:marRight w:val="0"/>
      <w:marTop w:val="0"/>
      <w:marBottom w:val="0"/>
      <w:divBdr>
        <w:top w:val="none" w:sz="0" w:space="0" w:color="auto"/>
        <w:left w:val="none" w:sz="0" w:space="0" w:color="auto"/>
        <w:bottom w:val="none" w:sz="0" w:space="0" w:color="auto"/>
        <w:right w:val="none" w:sz="0" w:space="0" w:color="auto"/>
      </w:divBdr>
    </w:div>
    <w:div w:id="1484784045">
      <w:bodyDiv w:val="1"/>
      <w:marLeft w:val="0"/>
      <w:marRight w:val="0"/>
      <w:marTop w:val="0"/>
      <w:marBottom w:val="0"/>
      <w:divBdr>
        <w:top w:val="none" w:sz="0" w:space="0" w:color="auto"/>
        <w:left w:val="none" w:sz="0" w:space="0" w:color="auto"/>
        <w:bottom w:val="none" w:sz="0" w:space="0" w:color="auto"/>
        <w:right w:val="none" w:sz="0" w:space="0" w:color="auto"/>
      </w:divBdr>
    </w:div>
    <w:div w:id="1484928504">
      <w:bodyDiv w:val="1"/>
      <w:marLeft w:val="0"/>
      <w:marRight w:val="0"/>
      <w:marTop w:val="0"/>
      <w:marBottom w:val="0"/>
      <w:divBdr>
        <w:top w:val="none" w:sz="0" w:space="0" w:color="auto"/>
        <w:left w:val="none" w:sz="0" w:space="0" w:color="auto"/>
        <w:bottom w:val="none" w:sz="0" w:space="0" w:color="auto"/>
        <w:right w:val="none" w:sz="0" w:space="0" w:color="auto"/>
      </w:divBdr>
    </w:div>
    <w:div w:id="1485924853">
      <w:bodyDiv w:val="1"/>
      <w:marLeft w:val="0"/>
      <w:marRight w:val="0"/>
      <w:marTop w:val="0"/>
      <w:marBottom w:val="0"/>
      <w:divBdr>
        <w:top w:val="none" w:sz="0" w:space="0" w:color="auto"/>
        <w:left w:val="none" w:sz="0" w:space="0" w:color="auto"/>
        <w:bottom w:val="none" w:sz="0" w:space="0" w:color="auto"/>
        <w:right w:val="none" w:sz="0" w:space="0" w:color="auto"/>
      </w:divBdr>
    </w:div>
    <w:div w:id="1486046870">
      <w:bodyDiv w:val="1"/>
      <w:marLeft w:val="0"/>
      <w:marRight w:val="0"/>
      <w:marTop w:val="0"/>
      <w:marBottom w:val="0"/>
      <w:divBdr>
        <w:top w:val="none" w:sz="0" w:space="0" w:color="auto"/>
        <w:left w:val="none" w:sz="0" w:space="0" w:color="auto"/>
        <w:bottom w:val="none" w:sz="0" w:space="0" w:color="auto"/>
        <w:right w:val="none" w:sz="0" w:space="0" w:color="auto"/>
      </w:divBdr>
    </w:div>
    <w:div w:id="1486625167">
      <w:bodyDiv w:val="1"/>
      <w:marLeft w:val="0"/>
      <w:marRight w:val="0"/>
      <w:marTop w:val="0"/>
      <w:marBottom w:val="0"/>
      <w:divBdr>
        <w:top w:val="none" w:sz="0" w:space="0" w:color="auto"/>
        <w:left w:val="none" w:sz="0" w:space="0" w:color="auto"/>
        <w:bottom w:val="none" w:sz="0" w:space="0" w:color="auto"/>
        <w:right w:val="none" w:sz="0" w:space="0" w:color="auto"/>
      </w:divBdr>
    </w:div>
    <w:div w:id="1486822843">
      <w:bodyDiv w:val="1"/>
      <w:marLeft w:val="0"/>
      <w:marRight w:val="0"/>
      <w:marTop w:val="0"/>
      <w:marBottom w:val="0"/>
      <w:divBdr>
        <w:top w:val="none" w:sz="0" w:space="0" w:color="auto"/>
        <w:left w:val="none" w:sz="0" w:space="0" w:color="auto"/>
        <w:bottom w:val="none" w:sz="0" w:space="0" w:color="auto"/>
        <w:right w:val="none" w:sz="0" w:space="0" w:color="auto"/>
      </w:divBdr>
    </w:div>
    <w:div w:id="1486824683">
      <w:bodyDiv w:val="1"/>
      <w:marLeft w:val="0"/>
      <w:marRight w:val="0"/>
      <w:marTop w:val="0"/>
      <w:marBottom w:val="0"/>
      <w:divBdr>
        <w:top w:val="none" w:sz="0" w:space="0" w:color="auto"/>
        <w:left w:val="none" w:sz="0" w:space="0" w:color="auto"/>
        <w:bottom w:val="none" w:sz="0" w:space="0" w:color="auto"/>
        <w:right w:val="none" w:sz="0" w:space="0" w:color="auto"/>
      </w:divBdr>
    </w:div>
    <w:div w:id="1486897352">
      <w:bodyDiv w:val="1"/>
      <w:marLeft w:val="0"/>
      <w:marRight w:val="0"/>
      <w:marTop w:val="0"/>
      <w:marBottom w:val="0"/>
      <w:divBdr>
        <w:top w:val="none" w:sz="0" w:space="0" w:color="auto"/>
        <w:left w:val="none" w:sz="0" w:space="0" w:color="auto"/>
        <w:bottom w:val="none" w:sz="0" w:space="0" w:color="auto"/>
        <w:right w:val="none" w:sz="0" w:space="0" w:color="auto"/>
      </w:divBdr>
    </w:div>
    <w:div w:id="1487014291">
      <w:bodyDiv w:val="1"/>
      <w:marLeft w:val="0"/>
      <w:marRight w:val="0"/>
      <w:marTop w:val="0"/>
      <w:marBottom w:val="0"/>
      <w:divBdr>
        <w:top w:val="none" w:sz="0" w:space="0" w:color="auto"/>
        <w:left w:val="none" w:sz="0" w:space="0" w:color="auto"/>
        <w:bottom w:val="none" w:sz="0" w:space="0" w:color="auto"/>
        <w:right w:val="none" w:sz="0" w:space="0" w:color="auto"/>
      </w:divBdr>
    </w:div>
    <w:div w:id="1487476350">
      <w:bodyDiv w:val="1"/>
      <w:marLeft w:val="0"/>
      <w:marRight w:val="0"/>
      <w:marTop w:val="0"/>
      <w:marBottom w:val="0"/>
      <w:divBdr>
        <w:top w:val="none" w:sz="0" w:space="0" w:color="auto"/>
        <w:left w:val="none" w:sz="0" w:space="0" w:color="auto"/>
        <w:bottom w:val="none" w:sz="0" w:space="0" w:color="auto"/>
        <w:right w:val="none" w:sz="0" w:space="0" w:color="auto"/>
      </w:divBdr>
    </w:div>
    <w:div w:id="1488984322">
      <w:bodyDiv w:val="1"/>
      <w:marLeft w:val="0"/>
      <w:marRight w:val="0"/>
      <w:marTop w:val="0"/>
      <w:marBottom w:val="0"/>
      <w:divBdr>
        <w:top w:val="none" w:sz="0" w:space="0" w:color="auto"/>
        <w:left w:val="none" w:sz="0" w:space="0" w:color="auto"/>
        <w:bottom w:val="none" w:sz="0" w:space="0" w:color="auto"/>
        <w:right w:val="none" w:sz="0" w:space="0" w:color="auto"/>
      </w:divBdr>
    </w:div>
    <w:div w:id="1489244710">
      <w:bodyDiv w:val="1"/>
      <w:marLeft w:val="0"/>
      <w:marRight w:val="0"/>
      <w:marTop w:val="0"/>
      <w:marBottom w:val="0"/>
      <w:divBdr>
        <w:top w:val="none" w:sz="0" w:space="0" w:color="auto"/>
        <w:left w:val="none" w:sz="0" w:space="0" w:color="auto"/>
        <w:bottom w:val="none" w:sz="0" w:space="0" w:color="auto"/>
        <w:right w:val="none" w:sz="0" w:space="0" w:color="auto"/>
      </w:divBdr>
    </w:div>
    <w:div w:id="1489325082">
      <w:bodyDiv w:val="1"/>
      <w:marLeft w:val="0"/>
      <w:marRight w:val="0"/>
      <w:marTop w:val="0"/>
      <w:marBottom w:val="0"/>
      <w:divBdr>
        <w:top w:val="none" w:sz="0" w:space="0" w:color="auto"/>
        <w:left w:val="none" w:sz="0" w:space="0" w:color="auto"/>
        <w:bottom w:val="none" w:sz="0" w:space="0" w:color="auto"/>
        <w:right w:val="none" w:sz="0" w:space="0" w:color="auto"/>
      </w:divBdr>
    </w:div>
    <w:div w:id="1489436692">
      <w:bodyDiv w:val="1"/>
      <w:marLeft w:val="0"/>
      <w:marRight w:val="0"/>
      <w:marTop w:val="0"/>
      <w:marBottom w:val="0"/>
      <w:divBdr>
        <w:top w:val="none" w:sz="0" w:space="0" w:color="auto"/>
        <w:left w:val="none" w:sz="0" w:space="0" w:color="auto"/>
        <w:bottom w:val="none" w:sz="0" w:space="0" w:color="auto"/>
        <w:right w:val="none" w:sz="0" w:space="0" w:color="auto"/>
      </w:divBdr>
    </w:div>
    <w:div w:id="1490756097">
      <w:bodyDiv w:val="1"/>
      <w:marLeft w:val="0"/>
      <w:marRight w:val="0"/>
      <w:marTop w:val="0"/>
      <w:marBottom w:val="0"/>
      <w:divBdr>
        <w:top w:val="none" w:sz="0" w:space="0" w:color="auto"/>
        <w:left w:val="none" w:sz="0" w:space="0" w:color="auto"/>
        <w:bottom w:val="none" w:sz="0" w:space="0" w:color="auto"/>
        <w:right w:val="none" w:sz="0" w:space="0" w:color="auto"/>
      </w:divBdr>
    </w:div>
    <w:div w:id="1490906990">
      <w:bodyDiv w:val="1"/>
      <w:marLeft w:val="0"/>
      <w:marRight w:val="0"/>
      <w:marTop w:val="0"/>
      <w:marBottom w:val="0"/>
      <w:divBdr>
        <w:top w:val="none" w:sz="0" w:space="0" w:color="auto"/>
        <w:left w:val="none" w:sz="0" w:space="0" w:color="auto"/>
        <w:bottom w:val="none" w:sz="0" w:space="0" w:color="auto"/>
        <w:right w:val="none" w:sz="0" w:space="0" w:color="auto"/>
      </w:divBdr>
    </w:div>
    <w:div w:id="1491096654">
      <w:bodyDiv w:val="1"/>
      <w:marLeft w:val="0"/>
      <w:marRight w:val="0"/>
      <w:marTop w:val="0"/>
      <w:marBottom w:val="0"/>
      <w:divBdr>
        <w:top w:val="none" w:sz="0" w:space="0" w:color="auto"/>
        <w:left w:val="none" w:sz="0" w:space="0" w:color="auto"/>
        <w:bottom w:val="none" w:sz="0" w:space="0" w:color="auto"/>
        <w:right w:val="none" w:sz="0" w:space="0" w:color="auto"/>
      </w:divBdr>
    </w:div>
    <w:div w:id="1491798735">
      <w:bodyDiv w:val="1"/>
      <w:marLeft w:val="0"/>
      <w:marRight w:val="0"/>
      <w:marTop w:val="0"/>
      <w:marBottom w:val="0"/>
      <w:divBdr>
        <w:top w:val="none" w:sz="0" w:space="0" w:color="auto"/>
        <w:left w:val="none" w:sz="0" w:space="0" w:color="auto"/>
        <w:bottom w:val="none" w:sz="0" w:space="0" w:color="auto"/>
        <w:right w:val="none" w:sz="0" w:space="0" w:color="auto"/>
      </w:divBdr>
    </w:div>
    <w:div w:id="1491947943">
      <w:bodyDiv w:val="1"/>
      <w:marLeft w:val="0"/>
      <w:marRight w:val="0"/>
      <w:marTop w:val="0"/>
      <w:marBottom w:val="0"/>
      <w:divBdr>
        <w:top w:val="none" w:sz="0" w:space="0" w:color="auto"/>
        <w:left w:val="none" w:sz="0" w:space="0" w:color="auto"/>
        <w:bottom w:val="none" w:sz="0" w:space="0" w:color="auto"/>
        <w:right w:val="none" w:sz="0" w:space="0" w:color="auto"/>
      </w:divBdr>
    </w:div>
    <w:div w:id="1492090577">
      <w:bodyDiv w:val="1"/>
      <w:marLeft w:val="0"/>
      <w:marRight w:val="0"/>
      <w:marTop w:val="0"/>
      <w:marBottom w:val="0"/>
      <w:divBdr>
        <w:top w:val="none" w:sz="0" w:space="0" w:color="auto"/>
        <w:left w:val="none" w:sz="0" w:space="0" w:color="auto"/>
        <w:bottom w:val="none" w:sz="0" w:space="0" w:color="auto"/>
        <w:right w:val="none" w:sz="0" w:space="0" w:color="auto"/>
      </w:divBdr>
    </w:div>
    <w:div w:id="1492798116">
      <w:bodyDiv w:val="1"/>
      <w:marLeft w:val="0"/>
      <w:marRight w:val="0"/>
      <w:marTop w:val="0"/>
      <w:marBottom w:val="0"/>
      <w:divBdr>
        <w:top w:val="none" w:sz="0" w:space="0" w:color="auto"/>
        <w:left w:val="none" w:sz="0" w:space="0" w:color="auto"/>
        <w:bottom w:val="none" w:sz="0" w:space="0" w:color="auto"/>
        <w:right w:val="none" w:sz="0" w:space="0" w:color="auto"/>
      </w:divBdr>
    </w:div>
    <w:div w:id="1493451104">
      <w:bodyDiv w:val="1"/>
      <w:marLeft w:val="0"/>
      <w:marRight w:val="0"/>
      <w:marTop w:val="0"/>
      <w:marBottom w:val="0"/>
      <w:divBdr>
        <w:top w:val="none" w:sz="0" w:space="0" w:color="auto"/>
        <w:left w:val="none" w:sz="0" w:space="0" w:color="auto"/>
        <w:bottom w:val="none" w:sz="0" w:space="0" w:color="auto"/>
        <w:right w:val="none" w:sz="0" w:space="0" w:color="auto"/>
      </w:divBdr>
    </w:div>
    <w:div w:id="1494417450">
      <w:bodyDiv w:val="1"/>
      <w:marLeft w:val="0"/>
      <w:marRight w:val="0"/>
      <w:marTop w:val="0"/>
      <w:marBottom w:val="0"/>
      <w:divBdr>
        <w:top w:val="none" w:sz="0" w:space="0" w:color="auto"/>
        <w:left w:val="none" w:sz="0" w:space="0" w:color="auto"/>
        <w:bottom w:val="none" w:sz="0" w:space="0" w:color="auto"/>
        <w:right w:val="none" w:sz="0" w:space="0" w:color="auto"/>
      </w:divBdr>
    </w:div>
    <w:div w:id="1494443938">
      <w:bodyDiv w:val="1"/>
      <w:marLeft w:val="0"/>
      <w:marRight w:val="0"/>
      <w:marTop w:val="0"/>
      <w:marBottom w:val="0"/>
      <w:divBdr>
        <w:top w:val="none" w:sz="0" w:space="0" w:color="auto"/>
        <w:left w:val="none" w:sz="0" w:space="0" w:color="auto"/>
        <w:bottom w:val="none" w:sz="0" w:space="0" w:color="auto"/>
        <w:right w:val="none" w:sz="0" w:space="0" w:color="auto"/>
      </w:divBdr>
    </w:div>
    <w:div w:id="1494754762">
      <w:bodyDiv w:val="1"/>
      <w:marLeft w:val="0"/>
      <w:marRight w:val="0"/>
      <w:marTop w:val="0"/>
      <w:marBottom w:val="0"/>
      <w:divBdr>
        <w:top w:val="none" w:sz="0" w:space="0" w:color="auto"/>
        <w:left w:val="none" w:sz="0" w:space="0" w:color="auto"/>
        <w:bottom w:val="none" w:sz="0" w:space="0" w:color="auto"/>
        <w:right w:val="none" w:sz="0" w:space="0" w:color="auto"/>
      </w:divBdr>
    </w:div>
    <w:div w:id="1494957036">
      <w:bodyDiv w:val="1"/>
      <w:marLeft w:val="0"/>
      <w:marRight w:val="0"/>
      <w:marTop w:val="0"/>
      <w:marBottom w:val="0"/>
      <w:divBdr>
        <w:top w:val="none" w:sz="0" w:space="0" w:color="auto"/>
        <w:left w:val="none" w:sz="0" w:space="0" w:color="auto"/>
        <w:bottom w:val="none" w:sz="0" w:space="0" w:color="auto"/>
        <w:right w:val="none" w:sz="0" w:space="0" w:color="auto"/>
      </w:divBdr>
    </w:div>
    <w:div w:id="1495223131">
      <w:bodyDiv w:val="1"/>
      <w:marLeft w:val="0"/>
      <w:marRight w:val="0"/>
      <w:marTop w:val="0"/>
      <w:marBottom w:val="0"/>
      <w:divBdr>
        <w:top w:val="none" w:sz="0" w:space="0" w:color="auto"/>
        <w:left w:val="none" w:sz="0" w:space="0" w:color="auto"/>
        <w:bottom w:val="none" w:sz="0" w:space="0" w:color="auto"/>
        <w:right w:val="none" w:sz="0" w:space="0" w:color="auto"/>
      </w:divBdr>
    </w:div>
    <w:div w:id="1495410597">
      <w:bodyDiv w:val="1"/>
      <w:marLeft w:val="0"/>
      <w:marRight w:val="0"/>
      <w:marTop w:val="0"/>
      <w:marBottom w:val="0"/>
      <w:divBdr>
        <w:top w:val="none" w:sz="0" w:space="0" w:color="auto"/>
        <w:left w:val="none" w:sz="0" w:space="0" w:color="auto"/>
        <w:bottom w:val="none" w:sz="0" w:space="0" w:color="auto"/>
        <w:right w:val="none" w:sz="0" w:space="0" w:color="auto"/>
      </w:divBdr>
    </w:div>
    <w:div w:id="1495412198">
      <w:bodyDiv w:val="1"/>
      <w:marLeft w:val="0"/>
      <w:marRight w:val="0"/>
      <w:marTop w:val="0"/>
      <w:marBottom w:val="0"/>
      <w:divBdr>
        <w:top w:val="none" w:sz="0" w:space="0" w:color="auto"/>
        <w:left w:val="none" w:sz="0" w:space="0" w:color="auto"/>
        <w:bottom w:val="none" w:sz="0" w:space="0" w:color="auto"/>
        <w:right w:val="none" w:sz="0" w:space="0" w:color="auto"/>
      </w:divBdr>
    </w:div>
    <w:div w:id="1496609962">
      <w:bodyDiv w:val="1"/>
      <w:marLeft w:val="0"/>
      <w:marRight w:val="0"/>
      <w:marTop w:val="0"/>
      <w:marBottom w:val="0"/>
      <w:divBdr>
        <w:top w:val="none" w:sz="0" w:space="0" w:color="auto"/>
        <w:left w:val="none" w:sz="0" w:space="0" w:color="auto"/>
        <w:bottom w:val="none" w:sz="0" w:space="0" w:color="auto"/>
        <w:right w:val="none" w:sz="0" w:space="0" w:color="auto"/>
      </w:divBdr>
    </w:div>
    <w:div w:id="1496650104">
      <w:bodyDiv w:val="1"/>
      <w:marLeft w:val="0"/>
      <w:marRight w:val="0"/>
      <w:marTop w:val="0"/>
      <w:marBottom w:val="0"/>
      <w:divBdr>
        <w:top w:val="none" w:sz="0" w:space="0" w:color="auto"/>
        <w:left w:val="none" w:sz="0" w:space="0" w:color="auto"/>
        <w:bottom w:val="none" w:sz="0" w:space="0" w:color="auto"/>
        <w:right w:val="none" w:sz="0" w:space="0" w:color="auto"/>
      </w:divBdr>
    </w:div>
    <w:div w:id="1496651108">
      <w:bodyDiv w:val="1"/>
      <w:marLeft w:val="0"/>
      <w:marRight w:val="0"/>
      <w:marTop w:val="0"/>
      <w:marBottom w:val="0"/>
      <w:divBdr>
        <w:top w:val="none" w:sz="0" w:space="0" w:color="auto"/>
        <w:left w:val="none" w:sz="0" w:space="0" w:color="auto"/>
        <w:bottom w:val="none" w:sz="0" w:space="0" w:color="auto"/>
        <w:right w:val="none" w:sz="0" w:space="0" w:color="auto"/>
      </w:divBdr>
    </w:div>
    <w:div w:id="1496872833">
      <w:bodyDiv w:val="1"/>
      <w:marLeft w:val="0"/>
      <w:marRight w:val="0"/>
      <w:marTop w:val="0"/>
      <w:marBottom w:val="0"/>
      <w:divBdr>
        <w:top w:val="none" w:sz="0" w:space="0" w:color="auto"/>
        <w:left w:val="none" w:sz="0" w:space="0" w:color="auto"/>
        <w:bottom w:val="none" w:sz="0" w:space="0" w:color="auto"/>
        <w:right w:val="none" w:sz="0" w:space="0" w:color="auto"/>
      </w:divBdr>
    </w:div>
    <w:div w:id="1497265094">
      <w:bodyDiv w:val="1"/>
      <w:marLeft w:val="0"/>
      <w:marRight w:val="0"/>
      <w:marTop w:val="0"/>
      <w:marBottom w:val="0"/>
      <w:divBdr>
        <w:top w:val="none" w:sz="0" w:space="0" w:color="auto"/>
        <w:left w:val="none" w:sz="0" w:space="0" w:color="auto"/>
        <w:bottom w:val="none" w:sz="0" w:space="0" w:color="auto"/>
        <w:right w:val="none" w:sz="0" w:space="0" w:color="auto"/>
      </w:divBdr>
    </w:div>
    <w:div w:id="1497846928">
      <w:bodyDiv w:val="1"/>
      <w:marLeft w:val="0"/>
      <w:marRight w:val="0"/>
      <w:marTop w:val="0"/>
      <w:marBottom w:val="0"/>
      <w:divBdr>
        <w:top w:val="none" w:sz="0" w:space="0" w:color="auto"/>
        <w:left w:val="none" w:sz="0" w:space="0" w:color="auto"/>
        <w:bottom w:val="none" w:sz="0" w:space="0" w:color="auto"/>
        <w:right w:val="none" w:sz="0" w:space="0" w:color="auto"/>
      </w:divBdr>
    </w:div>
    <w:div w:id="1498111772">
      <w:bodyDiv w:val="1"/>
      <w:marLeft w:val="0"/>
      <w:marRight w:val="0"/>
      <w:marTop w:val="0"/>
      <w:marBottom w:val="0"/>
      <w:divBdr>
        <w:top w:val="none" w:sz="0" w:space="0" w:color="auto"/>
        <w:left w:val="none" w:sz="0" w:space="0" w:color="auto"/>
        <w:bottom w:val="none" w:sz="0" w:space="0" w:color="auto"/>
        <w:right w:val="none" w:sz="0" w:space="0" w:color="auto"/>
      </w:divBdr>
    </w:div>
    <w:div w:id="1498694537">
      <w:bodyDiv w:val="1"/>
      <w:marLeft w:val="0"/>
      <w:marRight w:val="0"/>
      <w:marTop w:val="0"/>
      <w:marBottom w:val="0"/>
      <w:divBdr>
        <w:top w:val="none" w:sz="0" w:space="0" w:color="auto"/>
        <w:left w:val="none" w:sz="0" w:space="0" w:color="auto"/>
        <w:bottom w:val="none" w:sz="0" w:space="0" w:color="auto"/>
        <w:right w:val="none" w:sz="0" w:space="0" w:color="auto"/>
      </w:divBdr>
    </w:div>
    <w:div w:id="1498837521">
      <w:bodyDiv w:val="1"/>
      <w:marLeft w:val="0"/>
      <w:marRight w:val="0"/>
      <w:marTop w:val="0"/>
      <w:marBottom w:val="0"/>
      <w:divBdr>
        <w:top w:val="none" w:sz="0" w:space="0" w:color="auto"/>
        <w:left w:val="none" w:sz="0" w:space="0" w:color="auto"/>
        <w:bottom w:val="none" w:sz="0" w:space="0" w:color="auto"/>
        <w:right w:val="none" w:sz="0" w:space="0" w:color="auto"/>
      </w:divBdr>
    </w:div>
    <w:div w:id="1498963431">
      <w:bodyDiv w:val="1"/>
      <w:marLeft w:val="0"/>
      <w:marRight w:val="0"/>
      <w:marTop w:val="0"/>
      <w:marBottom w:val="0"/>
      <w:divBdr>
        <w:top w:val="none" w:sz="0" w:space="0" w:color="auto"/>
        <w:left w:val="none" w:sz="0" w:space="0" w:color="auto"/>
        <w:bottom w:val="none" w:sz="0" w:space="0" w:color="auto"/>
        <w:right w:val="none" w:sz="0" w:space="0" w:color="auto"/>
      </w:divBdr>
    </w:div>
    <w:div w:id="1499154240">
      <w:bodyDiv w:val="1"/>
      <w:marLeft w:val="0"/>
      <w:marRight w:val="0"/>
      <w:marTop w:val="0"/>
      <w:marBottom w:val="0"/>
      <w:divBdr>
        <w:top w:val="none" w:sz="0" w:space="0" w:color="auto"/>
        <w:left w:val="none" w:sz="0" w:space="0" w:color="auto"/>
        <w:bottom w:val="none" w:sz="0" w:space="0" w:color="auto"/>
        <w:right w:val="none" w:sz="0" w:space="0" w:color="auto"/>
      </w:divBdr>
    </w:div>
    <w:div w:id="1499925411">
      <w:bodyDiv w:val="1"/>
      <w:marLeft w:val="0"/>
      <w:marRight w:val="0"/>
      <w:marTop w:val="0"/>
      <w:marBottom w:val="0"/>
      <w:divBdr>
        <w:top w:val="none" w:sz="0" w:space="0" w:color="auto"/>
        <w:left w:val="none" w:sz="0" w:space="0" w:color="auto"/>
        <w:bottom w:val="none" w:sz="0" w:space="0" w:color="auto"/>
        <w:right w:val="none" w:sz="0" w:space="0" w:color="auto"/>
      </w:divBdr>
    </w:div>
    <w:div w:id="1500732084">
      <w:bodyDiv w:val="1"/>
      <w:marLeft w:val="0"/>
      <w:marRight w:val="0"/>
      <w:marTop w:val="0"/>
      <w:marBottom w:val="0"/>
      <w:divBdr>
        <w:top w:val="none" w:sz="0" w:space="0" w:color="auto"/>
        <w:left w:val="none" w:sz="0" w:space="0" w:color="auto"/>
        <w:bottom w:val="none" w:sz="0" w:space="0" w:color="auto"/>
        <w:right w:val="none" w:sz="0" w:space="0" w:color="auto"/>
      </w:divBdr>
    </w:div>
    <w:div w:id="1500930035">
      <w:bodyDiv w:val="1"/>
      <w:marLeft w:val="0"/>
      <w:marRight w:val="0"/>
      <w:marTop w:val="0"/>
      <w:marBottom w:val="0"/>
      <w:divBdr>
        <w:top w:val="none" w:sz="0" w:space="0" w:color="auto"/>
        <w:left w:val="none" w:sz="0" w:space="0" w:color="auto"/>
        <w:bottom w:val="none" w:sz="0" w:space="0" w:color="auto"/>
        <w:right w:val="none" w:sz="0" w:space="0" w:color="auto"/>
      </w:divBdr>
    </w:div>
    <w:div w:id="1501197024">
      <w:bodyDiv w:val="1"/>
      <w:marLeft w:val="0"/>
      <w:marRight w:val="0"/>
      <w:marTop w:val="0"/>
      <w:marBottom w:val="0"/>
      <w:divBdr>
        <w:top w:val="none" w:sz="0" w:space="0" w:color="auto"/>
        <w:left w:val="none" w:sz="0" w:space="0" w:color="auto"/>
        <w:bottom w:val="none" w:sz="0" w:space="0" w:color="auto"/>
        <w:right w:val="none" w:sz="0" w:space="0" w:color="auto"/>
      </w:divBdr>
    </w:div>
    <w:div w:id="1501458118">
      <w:bodyDiv w:val="1"/>
      <w:marLeft w:val="0"/>
      <w:marRight w:val="0"/>
      <w:marTop w:val="0"/>
      <w:marBottom w:val="0"/>
      <w:divBdr>
        <w:top w:val="none" w:sz="0" w:space="0" w:color="auto"/>
        <w:left w:val="none" w:sz="0" w:space="0" w:color="auto"/>
        <w:bottom w:val="none" w:sz="0" w:space="0" w:color="auto"/>
        <w:right w:val="none" w:sz="0" w:space="0" w:color="auto"/>
      </w:divBdr>
    </w:div>
    <w:div w:id="1501585093">
      <w:bodyDiv w:val="1"/>
      <w:marLeft w:val="0"/>
      <w:marRight w:val="0"/>
      <w:marTop w:val="0"/>
      <w:marBottom w:val="0"/>
      <w:divBdr>
        <w:top w:val="none" w:sz="0" w:space="0" w:color="auto"/>
        <w:left w:val="none" w:sz="0" w:space="0" w:color="auto"/>
        <w:bottom w:val="none" w:sz="0" w:space="0" w:color="auto"/>
        <w:right w:val="none" w:sz="0" w:space="0" w:color="auto"/>
      </w:divBdr>
    </w:div>
    <w:div w:id="1501696711">
      <w:bodyDiv w:val="1"/>
      <w:marLeft w:val="0"/>
      <w:marRight w:val="0"/>
      <w:marTop w:val="0"/>
      <w:marBottom w:val="0"/>
      <w:divBdr>
        <w:top w:val="none" w:sz="0" w:space="0" w:color="auto"/>
        <w:left w:val="none" w:sz="0" w:space="0" w:color="auto"/>
        <w:bottom w:val="none" w:sz="0" w:space="0" w:color="auto"/>
        <w:right w:val="none" w:sz="0" w:space="0" w:color="auto"/>
      </w:divBdr>
    </w:div>
    <w:div w:id="1501702572">
      <w:bodyDiv w:val="1"/>
      <w:marLeft w:val="0"/>
      <w:marRight w:val="0"/>
      <w:marTop w:val="0"/>
      <w:marBottom w:val="0"/>
      <w:divBdr>
        <w:top w:val="none" w:sz="0" w:space="0" w:color="auto"/>
        <w:left w:val="none" w:sz="0" w:space="0" w:color="auto"/>
        <w:bottom w:val="none" w:sz="0" w:space="0" w:color="auto"/>
        <w:right w:val="none" w:sz="0" w:space="0" w:color="auto"/>
      </w:divBdr>
    </w:div>
    <w:div w:id="1501896104">
      <w:bodyDiv w:val="1"/>
      <w:marLeft w:val="0"/>
      <w:marRight w:val="0"/>
      <w:marTop w:val="0"/>
      <w:marBottom w:val="0"/>
      <w:divBdr>
        <w:top w:val="none" w:sz="0" w:space="0" w:color="auto"/>
        <w:left w:val="none" w:sz="0" w:space="0" w:color="auto"/>
        <w:bottom w:val="none" w:sz="0" w:space="0" w:color="auto"/>
        <w:right w:val="none" w:sz="0" w:space="0" w:color="auto"/>
      </w:divBdr>
    </w:div>
    <w:div w:id="1501920860">
      <w:bodyDiv w:val="1"/>
      <w:marLeft w:val="0"/>
      <w:marRight w:val="0"/>
      <w:marTop w:val="0"/>
      <w:marBottom w:val="0"/>
      <w:divBdr>
        <w:top w:val="none" w:sz="0" w:space="0" w:color="auto"/>
        <w:left w:val="none" w:sz="0" w:space="0" w:color="auto"/>
        <w:bottom w:val="none" w:sz="0" w:space="0" w:color="auto"/>
        <w:right w:val="none" w:sz="0" w:space="0" w:color="auto"/>
      </w:divBdr>
    </w:div>
    <w:div w:id="1502618357">
      <w:bodyDiv w:val="1"/>
      <w:marLeft w:val="0"/>
      <w:marRight w:val="0"/>
      <w:marTop w:val="0"/>
      <w:marBottom w:val="0"/>
      <w:divBdr>
        <w:top w:val="none" w:sz="0" w:space="0" w:color="auto"/>
        <w:left w:val="none" w:sz="0" w:space="0" w:color="auto"/>
        <w:bottom w:val="none" w:sz="0" w:space="0" w:color="auto"/>
        <w:right w:val="none" w:sz="0" w:space="0" w:color="auto"/>
      </w:divBdr>
    </w:div>
    <w:div w:id="1503084256">
      <w:bodyDiv w:val="1"/>
      <w:marLeft w:val="0"/>
      <w:marRight w:val="0"/>
      <w:marTop w:val="0"/>
      <w:marBottom w:val="0"/>
      <w:divBdr>
        <w:top w:val="none" w:sz="0" w:space="0" w:color="auto"/>
        <w:left w:val="none" w:sz="0" w:space="0" w:color="auto"/>
        <w:bottom w:val="none" w:sz="0" w:space="0" w:color="auto"/>
        <w:right w:val="none" w:sz="0" w:space="0" w:color="auto"/>
      </w:divBdr>
    </w:div>
    <w:div w:id="1503352357">
      <w:bodyDiv w:val="1"/>
      <w:marLeft w:val="0"/>
      <w:marRight w:val="0"/>
      <w:marTop w:val="0"/>
      <w:marBottom w:val="0"/>
      <w:divBdr>
        <w:top w:val="none" w:sz="0" w:space="0" w:color="auto"/>
        <w:left w:val="none" w:sz="0" w:space="0" w:color="auto"/>
        <w:bottom w:val="none" w:sz="0" w:space="0" w:color="auto"/>
        <w:right w:val="none" w:sz="0" w:space="0" w:color="auto"/>
      </w:divBdr>
    </w:div>
    <w:div w:id="1503467150">
      <w:bodyDiv w:val="1"/>
      <w:marLeft w:val="0"/>
      <w:marRight w:val="0"/>
      <w:marTop w:val="0"/>
      <w:marBottom w:val="0"/>
      <w:divBdr>
        <w:top w:val="none" w:sz="0" w:space="0" w:color="auto"/>
        <w:left w:val="none" w:sz="0" w:space="0" w:color="auto"/>
        <w:bottom w:val="none" w:sz="0" w:space="0" w:color="auto"/>
        <w:right w:val="none" w:sz="0" w:space="0" w:color="auto"/>
      </w:divBdr>
    </w:div>
    <w:div w:id="1503810198">
      <w:bodyDiv w:val="1"/>
      <w:marLeft w:val="0"/>
      <w:marRight w:val="0"/>
      <w:marTop w:val="0"/>
      <w:marBottom w:val="0"/>
      <w:divBdr>
        <w:top w:val="none" w:sz="0" w:space="0" w:color="auto"/>
        <w:left w:val="none" w:sz="0" w:space="0" w:color="auto"/>
        <w:bottom w:val="none" w:sz="0" w:space="0" w:color="auto"/>
        <w:right w:val="none" w:sz="0" w:space="0" w:color="auto"/>
      </w:divBdr>
    </w:div>
    <w:div w:id="1504275668">
      <w:bodyDiv w:val="1"/>
      <w:marLeft w:val="0"/>
      <w:marRight w:val="0"/>
      <w:marTop w:val="0"/>
      <w:marBottom w:val="0"/>
      <w:divBdr>
        <w:top w:val="none" w:sz="0" w:space="0" w:color="auto"/>
        <w:left w:val="none" w:sz="0" w:space="0" w:color="auto"/>
        <w:bottom w:val="none" w:sz="0" w:space="0" w:color="auto"/>
        <w:right w:val="none" w:sz="0" w:space="0" w:color="auto"/>
      </w:divBdr>
    </w:div>
    <w:div w:id="1504734340">
      <w:bodyDiv w:val="1"/>
      <w:marLeft w:val="0"/>
      <w:marRight w:val="0"/>
      <w:marTop w:val="0"/>
      <w:marBottom w:val="0"/>
      <w:divBdr>
        <w:top w:val="none" w:sz="0" w:space="0" w:color="auto"/>
        <w:left w:val="none" w:sz="0" w:space="0" w:color="auto"/>
        <w:bottom w:val="none" w:sz="0" w:space="0" w:color="auto"/>
        <w:right w:val="none" w:sz="0" w:space="0" w:color="auto"/>
      </w:divBdr>
    </w:div>
    <w:div w:id="1504976151">
      <w:bodyDiv w:val="1"/>
      <w:marLeft w:val="0"/>
      <w:marRight w:val="0"/>
      <w:marTop w:val="0"/>
      <w:marBottom w:val="0"/>
      <w:divBdr>
        <w:top w:val="none" w:sz="0" w:space="0" w:color="auto"/>
        <w:left w:val="none" w:sz="0" w:space="0" w:color="auto"/>
        <w:bottom w:val="none" w:sz="0" w:space="0" w:color="auto"/>
        <w:right w:val="none" w:sz="0" w:space="0" w:color="auto"/>
      </w:divBdr>
    </w:div>
    <w:div w:id="1505319739">
      <w:bodyDiv w:val="1"/>
      <w:marLeft w:val="0"/>
      <w:marRight w:val="0"/>
      <w:marTop w:val="0"/>
      <w:marBottom w:val="0"/>
      <w:divBdr>
        <w:top w:val="none" w:sz="0" w:space="0" w:color="auto"/>
        <w:left w:val="none" w:sz="0" w:space="0" w:color="auto"/>
        <w:bottom w:val="none" w:sz="0" w:space="0" w:color="auto"/>
        <w:right w:val="none" w:sz="0" w:space="0" w:color="auto"/>
      </w:divBdr>
    </w:div>
    <w:div w:id="1505392736">
      <w:bodyDiv w:val="1"/>
      <w:marLeft w:val="0"/>
      <w:marRight w:val="0"/>
      <w:marTop w:val="0"/>
      <w:marBottom w:val="0"/>
      <w:divBdr>
        <w:top w:val="none" w:sz="0" w:space="0" w:color="auto"/>
        <w:left w:val="none" w:sz="0" w:space="0" w:color="auto"/>
        <w:bottom w:val="none" w:sz="0" w:space="0" w:color="auto"/>
        <w:right w:val="none" w:sz="0" w:space="0" w:color="auto"/>
      </w:divBdr>
    </w:div>
    <w:div w:id="1505708246">
      <w:bodyDiv w:val="1"/>
      <w:marLeft w:val="0"/>
      <w:marRight w:val="0"/>
      <w:marTop w:val="0"/>
      <w:marBottom w:val="0"/>
      <w:divBdr>
        <w:top w:val="none" w:sz="0" w:space="0" w:color="auto"/>
        <w:left w:val="none" w:sz="0" w:space="0" w:color="auto"/>
        <w:bottom w:val="none" w:sz="0" w:space="0" w:color="auto"/>
        <w:right w:val="none" w:sz="0" w:space="0" w:color="auto"/>
      </w:divBdr>
    </w:div>
    <w:div w:id="1506166409">
      <w:bodyDiv w:val="1"/>
      <w:marLeft w:val="0"/>
      <w:marRight w:val="0"/>
      <w:marTop w:val="0"/>
      <w:marBottom w:val="0"/>
      <w:divBdr>
        <w:top w:val="none" w:sz="0" w:space="0" w:color="auto"/>
        <w:left w:val="none" w:sz="0" w:space="0" w:color="auto"/>
        <w:bottom w:val="none" w:sz="0" w:space="0" w:color="auto"/>
        <w:right w:val="none" w:sz="0" w:space="0" w:color="auto"/>
      </w:divBdr>
    </w:div>
    <w:div w:id="1506700470">
      <w:bodyDiv w:val="1"/>
      <w:marLeft w:val="0"/>
      <w:marRight w:val="0"/>
      <w:marTop w:val="0"/>
      <w:marBottom w:val="0"/>
      <w:divBdr>
        <w:top w:val="none" w:sz="0" w:space="0" w:color="auto"/>
        <w:left w:val="none" w:sz="0" w:space="0" w:color="auto"/>
        <w:bottom w:val="none" w:sz="0" w:space="0" w:color="auto"/>
        <w:right w:val="none" w:sz="0" w:space="0" w:color="auto"/>
      </w:divBdr>
    </w:div>
    <w:div w:id="1507020227">
      <w:bodyDiv w:val="1"/>
      <w:marLeft w:val="0"/>
      <w:marRight w:val="0"/>
      <w:marTop w:val="0"/>
      <w:marBottom w:val="0"/>
      <w:divBdr>
        <w:top w:val="none" w:sz="0" w:space="0" w:color="auto"/>
        <w:left w:val="none" w:sz="0" w:space="0" w:color="auto"/>
        <w:bottom w:val="none" w:sz="0" w:space="0" w:color="auto"/>
        <w:right w:val="none" w:sz="0" w:space="0" w:color="auto"/>
      </w:divBdr>
    </w:div>
    <w:div w:id="1507136708">
      <w:bodyDiv w:val="1"/>
      <w:marLeft w:val="0"/>
      <w:marRight w:val="0"/>
      <w:marTop w:val="0"/>
      <w:marBottom w:val="0"/>
      <w:divBdr>
        <w:top w:val="none" w:sz="0" w:space="0" w:color="auto"/>
        <w:left w:val="none" w:sz="0" w:space="0" w:color="auto"/>
        <w:bottom w:val="none" w:sz="0" w:space="0" w:color="auto"/>
        <w:right w:val="none" w:sz="0" w:space="0" w:color="auto"/>
      </w:divBdr>
    </w:div>
    <w:div w:id="1507205931">
      <w:bodyDiv w:val="1"/>
      <w:marLeft w:val="0"/>
      <w:marRight w:val="0"/>
      <w:marTop w:val="0"/>
      <w:marBottom w:val="0"/>
      <w:divBdr>
        <w:top w:val="none" w:sz="0" w:space="0" w:color="auto"/>
        <w:left w:val="none" w:sz="0" w:space="0" w:color="auto"/>
        <w:bottom w:val="none" w:sz="0" w:space="0" w:color="auto"/>
        <w:right w:val="none" w:sz="0" w:space="0" w:color="auto"/>
      </w:divBdr>
    </w:div>
    <w:div w:id="1508449153">
      <w:bodyDiv w:val="1"/>
      <w:marLeft w:val="0"/>
      <w:marRight w:val="0"/>
      <w:marTop w:val="0"/>
      <w:marBottom w:val="0"/>
      <w:divBdr>
        <w:top w:val="none" w:sz="0" w:space="0" w:color="auto"/>
        <w:left w:val="none" w:sz="0" w:space="0" w:color="auto"/>
        <w:bottom w:val="none" w:sz="0" w:space="0" w:color="auto"/>
        <w:right w:val="none" w:sz="0" w:space="0" w:color="auto"/>
      </w:divBdr>
    </w:div>
    <w:div w:id="1508789585">
      <w:bodyDiv w:val="1"/>
      <w:marLeft w:val="0"/>
      <w:marRight w:val="0"/>
      <w:marTop w:val="0"/>
      <w:marBottom w:val="0"/>
      <w:divBdr>
        <w:top w:val="none" w:sz="0" w:space="0" w:color="auto"/>
        <w:left w:val="none" w:sz="0" w:space="0" w:color="auto"/>
        <w:bottom w:val="none" w:sz="0" w:space="0" w:color="auto"/>
        <w:right w:val="none" w:sz="0" w:space="0" w:color="auto"/>
      </w:divBdr>
    </w:div>
    <w:div w:id="1508983976">
      <w:bodyDiv w:val="1"/>
      <w:marLeft w:val="0"/>
      <w:marRight w:val="0"/>
      <w:marTop w:val="0"/>
      <w:marBottom w:val="0"/>
      <w:divBdr>
        <w:top w:val="none" w:sz="0" w:space="0" w:color="auto"/>
        <w:left w:val="none" w:sz="0" w:space="0" w:color="auto"/>
        <w:bottom w:val="none" w:sz="0" w:space="0" w:color="auto"/>
        <w:right w:val="none" w:sz="0" w:space="0" w:color="auto"/>
      </w:divBdr>
    </w:div>
    <w:div w:id="1509903006">
      <w:bodyDiv w:val="1"/>
      <w:marLeft w:val="0"/>
      <w:marRight w:val="0"/>
      <w:marTop w:val="0"/>
      <w:marBottom w:val="0"/>
      <w:divBdr>
        <w:top w:val="none" w:sz="0" w:space="0" w:color="auto"/>
        <w:left w:val="none" w:sz="0" w:space="0" w:color="auto"/>
        <w:bottom w:val="none" w:sz="0" w:space="0" w:color="auto"/>
        <w:right w:val="none" w:sz="0" w:space="0" w:color="auto"/>
      </w:divBdr>
    </w:div>
    <w:div w:id="1510020653">
      <w:bodyDiv w:val="1"/>
      <w:marLeft w:val="0"/>
      <w:marRight w:val="0"/>
      <w:marTop w:val="0"/>
      <w:marBottom w:val="0"/>
      <w:divBdr>
        <w:top w:val="none" w:sz="0" w:space="0" w:color="auto"/>
        <w:left w:val="none" w:sz="0" w:space="0" w:color="auto"/>
        <w:bottom w:val="none" w:sz="0" w:space="0" w:color="auto"/>
        <w:right w:val="none" w:sz="0" w:space="0" w:color="auto"/>
      </w:divBdr>
    </w:div>
    <w:div w:id="1510170563">
      <w:bodyDiv w:val="1"/>
      <w:marLeft w:val="0"/>
      <w:marRight w:val="0"/>
      <w:marTop w:val="0"/>
      <w:marBottom w:val="0"/>
      <w:divBdr>
        <w:top w:val="none" w:sz="0" w:space="0" w:color="auto"/>
        <w:left w:val="none" w:sz="0" w:space="0" w:color="auto"/>
        <w:bottom w:val="none" w:sz="0" w:space="0" w:color="auto"/>
        <w:right w:val="none" w:sz="0" w:space="0" w:color="auto"/>
      </w:divBdr>
    </w:div>
    <w:div w:id="1510215343">
      <w:bodyDiv w:val="1"/>
      <w:marLeft w:val="0"/>
      <w:marRight w:val="0"/>
      <w:marTop w:val="0"/>
      <w:marBottom w:val="0"/>
      <w:divBdr>
        <w:top w:val="none" w:sz="0" w:space="0" w:color="auto"/>
        <w:left w:val="none" w:sz="0" w:space="0" w:color="auto"/>
        <w:bottom w:val="none" w:sz="0" w:space="0" w:color="auto"/>
        <w:right w:val="none" w:sz="0" w:space="0" w:color="auto"/>
      </w:divBdr>
    </w:div>
    <w:div w:id="1510365361">
      <w:bodyDiv w:val="1"/>
      <w:marLeft w:val="0"/>
      <w:marRight w:val="0"/>
      <w:marTop w:val="0"/>
      <w:marBottom w:val="0"/>
      <w:divBdr>
        <w:top w:val="none" w:sz="0" w:space="0" w:color="auto"/>
        <w:left w:val="none" w:sz="0" w:space="0" w:color="auto"/>
        <w:bottom w:val="none" w:sz="0" w:space="0" w:color="auto"/>
        <w:right w:val="none" w:sz="0" w:space="0" w:color="auto"/>
      </w:divBdr>
    </w:div>
    <w:div w:id="1511405896">
      <w:bodyDiv w:val="1"/>
      <w:marLeft w:val="0"/>
      <w:marRight w:val="0"/>
      <w:marTop w:val="0"/>
      <w:marBottom w:val="0"/>
      <w:divBdr>
        <w:top w:val="none" w:sz="0" w:space="0" w:color="auto"/>
        <w:left w:val="none" w:sz="0" w:space="0" w:color="auto"/>
        <w:bottom w:val="none" w:sz="0" w:space="0" w:color="auto"/>
        <w:right w:val="none" w:sz="0" w:space="0" w:color="auto"/>
      </w:divBdr>
    </w:div>
    <w:div w:id="1511607231">
      <w:bodyDiv w:val="1"/>
      <w:marLeft w:val="0"/>
      <w:marRight w:val="0"/>
      <w:marTop w:val="0"/>
      <w:marBottom w:val="0"/>
      <w:divBdr>
        <w:top w:val="none" w:sz="0" w:space="0" w:color="auto"/>
        <w:left w:val="none" w:sz="0" w:space="0" w:color="auto"/>
        <w:bottom w:val="none" w:sz="0" w:space="0" w:color="auto"/>
        <w:right w:val="none" w:sz="0" w:space="0" w:color="auto"/>
      </w:divBdr>
    </w:div>
    <w:div w:id="1511986080">
      <w:bodyDiv w:val="1"/>
      <w:marLeft w:val="0"/>
      <w:marRight w:val="0"/>
      <w:marTop w:val="0"/>
      <w:marBottom w:val="0"/>
      <w:divBdr>
        <w:top w:val="none" w:sz="0" w:space="0" w:color="auto"/>
        <w:left w:val="none" w:sz="0" w:space="0" w:color="auto"/>
        <w:bottom w:val="none" w:sz="0" w:space="0" w:color="auto"/>
        <w:right w:val="none" w:sz="0" w:space="0" w:color="auto"/>
      </w:divBdr>
    </w:div>
    <w:div w:id="1512064521">
      <w:bodyDiv w:val="1"/>
      <w:marLeft w:val="0"/>
      <w:marRight w:val="0"/>
      <w:marTop w:val="0"/>
      <w:marBottom w:val="0"/>
      <w:divBdr>
        <w:top w:val="none" w:sz="0" w:space="0" w:color="auto"/>
        <w:left w:val="none" w:sz="0" w:space="0" w:color="auto"/>
        <w:bottom w:val="none" w:sz="0" w:space="0" w:color="auto"/>
        <w:right w:val="none" w:sz="0" w:space="0" w:color="auto"/>
      </w:divBdr>
    </w:div>
    <w:div w:id="1512331621">
      <w:bodyDiv w:val="1"/>
      <w:marLeft w:val="0"/>
      <w:marRight w:val="0"/>
      <w:marTop w:val="0"/>
      <w:marBottom w:val="0"/>
      <w:divBdr>
        <w:top w:val="none" w:sz="0" w:space="0" w:color="auto"/>
        <w:left w:val="none" w:sz="0" w:space="0" w:color="auto"/>
        <w:bottom w:val="none" w:sz="0" w:space="0" w:color="auto"/>
        <w:right w:val="none" w:sz="0" w:space="0" w:color="auto"/>
      </w:divBdr>
    </w:div>
    <w:div w:id="1512724107">
      <w:bodyDiv w:val="1"/>
      <w:marLeft w:val="0"/>
      <w:marRight w:val="0"/>
      <w:marTop w:val="0"/>
      <w:marBottom w:val="0"/>
      <w:divBdr>
        <w:top w:val="none" w:sz="0" w:space="0" w:color="auto"/>
        <w:left w:val="none" w:sz="0" w:space="0" w:color="auto"/>
        <w:bottom w:val="none" w:sz="0" w:space="0" w:color="auto"/>
        <w:right w:val="none" w:sz="0" w:space="0" w:color="auto"/>
      </w:divBdr>
    </w:div>
    <w:div w:id="1513833377">
      <w:bodyDiv w:val="1"/>
      <w:marLeft w:val="0"/>
      <w:marRight w:val="0"/>
      <w:marTop w:val="0"/>
      <w:marBottom w:val="0"/>
      <w:divBdr>
        <w:top w:val="none" w:sz="0" w:space="0" w:color="auto"/>
        <w:left w:val="none" w:sz="0" w:space="0" w:color="auto"/>
        <w:bottom w:val="none" w:sz="0" w:space="0" w:color="auto"/>
        <w:right w:val="none" w:sz="0" w:space="0" w:color="auto"/>
      </w:divBdr>
    </w:div>
    <w:div w:id="1513908190">
      <w:bodyDiv w:val="1"/>
      <w:marLeft w:val="0"/>
      <w:marRight w:val="0"/>
      <w:marTop w:val="0"/>
      <w:marBottom w:val="0"/>
      <w:divBdr>
        <w:top w:val="none" w:sz="0" w:space="0" w:color="auto"/>
        <w:left w:val="none" w:sz="0" w:space="0" w:color="auto"/>
        <w:bottom w:val="none" w:sz="0" w:space="0" w:color="auto"/>
        <w:right w:val="none" w:sz="0" w:space="0" w:color="auto"/>
      </w:divBdr>
    </w:div>
    <w:div w:id="1514110189">
      <w:bodyDiv w:val="1"/>
      <w:marLeft w:val="0"/>
      <w:marRight w:val="0"/>
      <w:marTop w:val="0"/>
      <w:marBottom w:val="0"/>
      <w:divBdr>
        <w:top w:val="none" w:sz="0" w:space="0" w:color="auto"/>
        <w:left w:val="none" w:sz="0" w:space="0" w:color="auto"/>
        <w:bottom w:val="none" w:sz="0" w:space="0" w:color="auto"/>
        <w:right w:val="none" w:sz="0" w:space="0" w:color="auto"/>
      </w:divBdr>
    </w:div>
    <w:div w:id="1514303643">
      <w:bodyDiv w:val="1"/>
      <w:marLeft w:val="0"/>
      <w:marRight w:val="0"/>
      <w:marTop w:val="0"/>
      <w:marBottom w:val="0"/>
      <w:divBdr>
        <w:top w:val="none" w:sz="0" w:space="0" w:color="auto"/>
        <w:left w:val="none" w:sz="0" w:space="0" w:color="auto"/>
        <w:bottom w:val="none" w:sz="0" w:space="0" w:color="auto"/>
        <w:right w:val="none" w:sz="0" w:space="0" w:color="auto"/>
      </w:divBdr>
    </w:div>
    <w:div w:id="1514372011">
      <w:bodyDiv w:val="1"/>
      <w:marLeft w:val="0"/>
      <w:marRight w:val="0"/>
      <w:marTop w:val="0"/>
      <w:marBottom w:val="0"/>
      <w:divBdr>
        <w:top w:val="none" w:sz="0" w:space="0" w:color="auto"/>
        <w:left w:val="none" w:sz="0" w:space="0" w:color="auto"/>
        <w:bottom w:val="none" w:sz="0" w:space="0" w:color="auto"/>
        <w:right w:val="none" w:sz="0" w:space="0" w:color="auto"/>
      </w:divBdr>
    </w:div>
    <w:div w:id="1515726881">
      <w:bodyDiv w:val="1"/>
      <w:marLeft w:val="0"/>
      <w:marRight w:val="0"/>
      <w:marTop w:val="0"/>
      <w:marBottom w:val="0"/>
      <w:divBdr>
        <w:top w:val="none" w:sz="0" w:space="0" w:color="auto"/>
        <w:left w:val="none" w:sz="0" w:space="0" w:color="auto"/>
        <w:bottom w:val="none" w:sz="0" w:space="0" w:color="auto"/>
        <w:right w:val="none" w:sz="0" w:space="0" w:color="auto"/>
      </w:divBdr>
    </w:div>
    <w:div w:id="1515805278">
      <w:bodyDiv w:val="1"/>
      <w:marLeft w:val="0"/>
      <w:marRight w:val="0"/>
      <w:marTop w:val="0"/>
      <w:marBottom w:val="0"/>
      <w:divBdr>
        <w:top w:val="none" w:sz="0" w:space="0" w:color="auto"/>
        <w:left w:val="none" w:sz="0" w:space="0" w:color="auto"/>
        <w:bottom w:val="none" w:sz="0" w:space="0" w:color="auto"/>
        <w:right w:val="none" w:sz="0" w:space="0" w:color="auto"/>
      </w:divBdr>
    </w:div>
    <w:div w:id="1515874155">
      <w:bodyDiv w:val="1"/>
      <w:marLeft w:val="0"/>
      <w:marRight w:val="0"/>
      <w:marTop w:val="0"/>
      <w:marBottom w:val="0"/>
      <w:divBdr>
        <w:top w:val="none" w:sz="0" w:space="0" w:color="auto"/>
        <w:left w:val="none" w:sz="0" w:space="0" w:color="auto"/>
        <w:bottom w:val="none" w:sz="0" w:space="0" w:color="auto"/>
        <w:right w:val="none" w:sz="0" w:space="0" w:color="auto"/>
      </w:divBdr>
    </w:div>
    <w:div w:id="1516453999">
      <w:bodyDiv w:val="1"/>
      <w:marLeft w:val="0"/>
      <w:marRight w:val="0"/>
      <w:marTop w:val="0"/>
      <w:marBottom w:val="0"/>
      <w:divBdr>
        <w:top w:val="none" w:sz="0" w:space="0" w:color="auto"/>
        <w:left w:val="none" w:sz="0" w:space="0" w:color="auto"/>
        <w:bottom w:val="none" w:sz="0" w:space="0" w:color="auto"/>
        <w:right w:val="none" w:sz="0" w:space="0" w:color="auto"/>
      </w:divBdr>
    </w:div>
    <w:div w:id="1516578804">
      <w:bodyDiv w:val="1"/>
      <w:marLeft w:val="0"/>
      <w:marRight w:val="0"/>
      <w:marTop w:val="0"/>
      <w:marBottom w:val="0"/>
      <w:divBdr>
        <w:top w:val="none" w:sz="0" w:space="0" w:color="auto"/>
        <w:left w:val="none" w:sz="0" w:space="0" w:color="auto"/>
        <w:bottom w:val="none" w:sz="0" w:space="0" w:color="auto"/>
        <w:right w:val="none" w:sz="0" w:space="0" w:color="auto"/>
      </w:divBdr>
    </w:div>
    <w:div w:id="1517037225">
      <w:bodyDiv w:val="1"/>
      <w:marLeft w:val="0"/>
      <w:marRight w:val="0"/>
      <w:marTop w:val="0"/>
      <w:marBottom w:val="0"/>
      <w:divBdr>
        <w:top w:val="none" w:sz="0" w:space="0" w:color="auto"/>
        <w:left w:val="none" w:sz="0" w:space="0" w:color="auto"/>
        <w:bottom w:val="none" w:sz="0" w:space="0" w:color="auto"/>
        <w:right w:val="none" w:sz="0" w:space="0" w:color="auto"/>
      </w:divBdr>
    </w:div>
    <w:div w:id="1517234286">
      <w:bodyDiv w:val="1"/>
      <w:marLeft w:val="0"/>
      <w:marRight w:val="0"/>
      <w:marTop w:val="0"/>
      <w:marBottom w:val="0"/>
      <w:divBdr>
        <w:top w:val="none" w:sz="0" w:space="0" w:color="auto"/>
        <w:left w:val="none" w:sz="0" w:space="0" w:color="auto"/>
        <w:bottom w:val="none" w:sz="0" w:space="0" w:color="auto"/>
        <w:right w:val="none" w:sz="0" w:space="0" w:color="auto"/>
      </w:divBdr>
    </w:div>
    <w:div w:id="1517576938">
      <w:bodyDiv w:val="1"/>
      <w:marLeft w:val="0"/>
      <w:marRight w:val="0"/>
      <w:marTop w:val="0"/>
      <w:marBottom w:val="0"/>
      <w:divBdr>
        <w:top w:val="none" w:sz="0" w:space="0" w:color="auto"/>
        <w:left w:val="none" w:sz="0" w:space="0" w:color="auto"/>
        <w:bottom w:val="none" w:sz="0" w:space="0" w:color="auto"/>
        <w:right w:val="none" w:sz="0" w:space="0" w:color="auto"/>
      </w:divBdr>
    </w:div>
    <w:div w:id="1517844772">
      <w:bodyDiv w:val="1"/>
      <w:marLeft w:val="0"/>
      <w:marRight w:val="0"/>
      <w:marTop w:val="0"/>
      <w:marBottom w:val="0"/>
      <w:divBdr>
        <w:top w:val="none" w:sz="0" w:space="0" w:color="auto"/>
        <w:left w:val="none" w:sz="0" w:space="0" w:color="auto"/>
        <w:bottom w:val="none" w:sz="0" w:space="0" w:color="auto"/>
        <w:right w:val="none" w:sz="0" w:space="0" w:color="auto"/>
      </w:divBdr>
    </w:div>
    <w:div w:id="1518154982">
      <w:bodyDiv w:val="1"/>
      <w:marLeft w:val="0"/>
      <w:marRight w:val="0"/>
      <w:marTop w:val="0"/>
      <w:marBottom w:val="0"/>
      <w:divBdr>
        <w:top w:val="none" w:sz="0" w:space="0" w:color="auto"/>
        <w:left w:val="none" w:sz="0" w:space="0" w:color="auto"/>
        <w:bottom w:val="none" w:sz="0" w:space="0" w:color="auto"/>
        <w:right w:val="none" w:sz="0" w:space="0" w:color="auto"/>
      </w:divBdr>
    </w:div>
    <w:div w:id="1518155320">
      <w:bodyDiv w:val="1"/>
      <w:marLeft w:val="0"/>
      <w:marRight w:val="0"/>
      <w:marTop w:val="0"/>
      <w:marBottom w:val="0"/>
      <w:divBdr>
        <w:top w:val="none" w:sz="0" w:space="0" w:color="auto"/>
        <w:left w:val="none" w:sz="0" w:space="0" w:color="auto"/>
        <w:bottom w:val="none" w:sz="0" w:space="0" w:color="auto"/>
        <w:right w:val="none" w:sz="0" w:space="0" w:color="auto"/>
      </w:divBdr>
    </w:div>
    <w:div w:id="1518233281">
      <w:bodyDiv w:val="1"/>
      <w:marLeft w:val="0"/>
      <w:marRight w:val="0"/>
      <w:marTop w:val="0"/>
      <w:marBottom w:val="0"/>
      <w:divBdr>
        <w:top w:val="none" w:sz="0" w:space="0" w:color="auto"/>
        <w:left w:val="none" w:sz="0" w:space="0" w:color="auto"/>
        <w:bottom w:val="none" w:sz="0" w:space="0" w:color="auto"/>
        <w:right w:val="none" w:sz="0" w:space="0" w:color="auto"/>
      </w:divBdr>
    </w:div>
    <w:div w:id="1518692970">
      <w:bodyDiv w:val="1"/>
      <w:marLeft w:val="0"/>
      <w:marRight w:val="0"/>
      <w:marTop w:val="0"/>
      <w:marBottom w:val="0"/>
      <w:divBdr>
        <w:top w:val="none" w:sz="0" w:space="0" w:color="auto"/>
        <w:left w:val="none" w:sz="0" w:space="0" w:color="auto"/>
        <w:bottom w:val="none" w:sz="0" w:space="0" w:color="auto"/>
        <w:right w:val="none" w:sz="0" w:space="0" w:color="auto"/>
      </w:divBdr>
    </w:div>
    <w:div w:id="1519197245">
      <w:bodyDiv w:val="1"/>
      <w:marLeft w:val="0"/>
      <w:marRight w:val="0"/>
      <w:marTop w:val="0"/>
      <w:marBottom w:val="0"/>
      <w:divBdr>
        <w:top w:val="none" w:sz="0" w:space="0" w:color="auto"/>
        <w:left w:val="none" w:sz="0" w:space="0" w:color="auto"/>
        <w:bottom w:val="none" w:sz="0" w:space="0" w:color="auto"/>
        <w:right w:val="none" w:sz="0" w:space="0" w:color="auto"/>
      </w:divBdr>
    </w:div>
    <w:div w:id="1519199395">
      <w:bodyDiv w:val="1"/>
      <w:marLeft w:val="0"/>
      <w:marRight w:val="0"/>
      <w:marTop w:val="0"/>
      <w:marBottom w:val="0"/>
      <w:divBdr>
        <w:top w:val="none" w:sz="0" w:space="0" w:color="auto"/>
        <w:left w:val="none" w:sz="0" w:space="0" w:color="auto"/>
        <w:bottom w:val="none" w:sz="0" w:space="0" w:color="auto"/>
        <w:right w:val="none" w:sz="0" w:space="0" w:color="auto"/>
      </w:divBdr>
    </w:div>
    <w:div w:id="1519586436">
      <w:bodyDiv w:val="1"/>
      <w:marLeft w:val="0"/>
      <w:marRight w:val="0"/>
      <w:marTop w:val="0"/>
      <w:marBottom w:val="0"/>
      <w:divBdr>
        <w:top w:val="none" w:sz="0" w:space="0" w:color="auto"/>
        <w:left w:val="none" w:sz="0" w:space="0" w:color="auto"/>
        <w:bottom w:val="none" w:sz="0" w:space="0" w:color="auto"/>
        <w:right w:val="none" w:sz="0" w:space="0" w:color="auto"/>
      </w:divBdr>
    </w:div>
    <w:div w:id="1519809881">
      <w:bodyDiv w:val="1"/>
      <w:marLeft w:val="0"/>
      <w:marRight w:val="0"/>
      <w:marTop w:val="0"/>
      <w:marBottom w:val="0"/>
      <w:divBdr>
        <w:top w:val="none" w:sz="0" w:space="0" w:color="auto"/>
        <w:left w:val="none" w:sz="0" w:space="0" w:color="auto"/>
        <w:bottom w:val="none" w:sz="0" w:space="0" w:color="auto"/>
        <w:right w:val="none" w:sz="0" w:space="0" w:color="auto"/>
      </w:divBdr>
    </w:div>
    <w:div w:id="1520002842">
      <w:bodyDiv w:val="1"/>
      <w:marLeft w:val="0"/>
      <w:marRight w:val="0"/>
      <w:marTop w:val="0"/>
      <w:marBottom w:val="0"/>
      <w:divBdr>
        <w:top w:val="none" w:sz="0" w:space="0" w:color="auto"/>
        <w:left w:val="none" w:sz="0" w:space="0" w:color="auto"/>
        <w:bottom w:val="none" w:sz="0" w:space="0" w:color="auto"/>
        <w:right w:val="none" w:sz="0" w:space="0" w:color="auto"/>
      </w:divBdr>
    </w:div>
    <w:div w:id="1520192686">
      <w:bodyDiv w:val="1"/>
      <w:marLeft w:val="0"/>
      <w:marRight w:val="0"/>
      <w:marTop w:val="0"/>
      <w:marBottom w:val="0"/>
      <w:divBdr>
        <w:top w:val="none" w:sz="0" w:space="0" w:color="auto"/>
        <w:left w:val="none" w:sz="0" w:space="0" w:color="auto"/>
        <w:bottom w:val="none" w:sz="0" w:space="0" w:color="auto"/>
        <w:right w:val="none" w:sz="0" w:space="0" w:color="auto"/>
      </w:divBdr>
    </w:div>
    <w:div w:id="1520243183">
      <w:bodyDiv w:val="1"/>
      <w:marLeft w:val="0"/>
      <w:marRight w:val="0"/>
      <w:marTop w:val="0"/>
      <w:marBottom w:val="0"/>
      <w:divBdr>
        <w:top w:val="none" w:sz="0" w:space="0" w:color="auto"/>
        <w:left w:val="none" w:sz="0" w:space="0" w:color="auto"/>
        <w:bottom w:val="none" w:sz="0" w:space="0" w:color="auto"/>
        <w:right w:val="none" w:sz="0" w:space="0" w:color="auto"/>
      </w:divBdr>
    </w:div>
    <w:div w:id="1520659916">
      <w:bodyDiv w:val="1"/>
      <w:marLeft w:val="0"/>
      <w:marRight w:val="0"/>
      <w:marTop w:val="0"/>
      <w:marBottom w:val="0"/>
      <w:divBdr>
        <w:top w:val="none" w:sz="0" w:space="0" w:color="auto"/>
        <w:left w:val="none" w:sz="0" w:space="0" w:color="auto"/>
        <w:bottom w:val="none" w:sz="0" w:space="0" w:color="auto"/>
        <w:right w:val="none" w:sz="0" w:space="0" w:color="auto"/>
      </w:divBdr>
    </w:div>
    <w:div w:id="1520701093">
      <w:bodyDiv w:val="1"/>
      <w:marLeft w:val="0"/>
      <w:marRight w:val="0"/>
      <w:marTop w:val="0"/>
      <w:marBottom w:val="0"/>
      <w:divBdr>
        <w:top w:val="none" w:sz="0" w:space="0" w:color="auto"/>
        <w:left w:val="none" w:sz="0" w:space="0" w:color="auto"/>
        <w:bottom w:val="none" w:sz="0" w:space="0" w:color="auto"/>
        <w:right w:val="none" w:sz="0" w:space="0" w:color="auto"/>
      </w:divBdr>
    </w:div>
    <w:div w:id="1520847210">
      <w:bodyDiv w:val="1"/>
      <w:marLeft w:val="0"/>
      <w:marRight w:val="0"/>
      <w:marTop w:val="0"/>
      <w:marBottom w:val="0"/>
      <w:divBdr>
        <w:top w:val="none" w:sz="0" w:space="0" w:color="auto"/>
        <w:left w:val="none" w:sz="0" w:space="0" w:color="auto"/>
        <w:bottom w:val="none" w:sz="0" w:space="0" w:color="auto"/>
        <w:right w:val="none" w:sz="0" w:space="0" w:color="auto"/>
      </w:divBdr>
    </w:div>
    <w:div w:id="1521092577">
      <w:bodyDiv w:val="1"/>
      <w:marLeft w:val="0"/>
      <w:marRight w:val="0"/>
      <w:marTop w:val="0"/>
      <w:marBottom w:val="0"/>
      <w:divBdr>
        <w:top w:val="none" w:sz="0" w:space="0" w:color="auto"/>
        <w:left w:val="none" w:sz="0" w:space="0" w:color="auto"/>
        <w:bottom w:val="none" w:sz="0" w:space="0" w:color="auto"/>
        <w:right w:val="none" w:sz="0" w:space="0" w:color="auto"/>
      </w:divBdr>
    </w:div>
    <w:div w:id="1521121984">
      <w:bodyDiv w:val="1"/>
      <w:marLeft w:val="0"/>
      <w:marRight w:val="0"/>
      <w:marTop w:val="0"/>
      <w:marBottom w:val="0"/>
      <w:divBdr>
        <w:top w:val="none" w:sz="0" w:space="0" w:color="auto"/>
        <w:left w:val="none" w:sz="0" w:space="0" w:color="auto"/>
        <w:bottom w:val="none" w:sz="0" w:space="0" w:color="auto"/>
        <w:right w:val="none" w:sz="0" w:space="0" w:color="auto"/>
      </w:divBdr>
    </w:div>
    <w:div w:id="1521238570">
      <w:bodyDiv w:val="1"/>
      <w:marLeft w:val="0"/>
      <w:marRight w:val="0"/>
      <w:marTop w:val="0"/>
      <w:marBottom w:val="0"/>
      <w:divBdr>
        <w:top w:val="none" w:sz="0" w:space="0" w:color="auto"/>
        <w:left w:val="none" w:sz="0" w:space="0" w:color="auto"/>
        <w:bottom w:val="none" w:sz="0" w:space="0" w:color="auto"/>
        <w:right w:val="none" w:sz="0" w:space="0" w:color="auto"/>
      </w:divBdr>
    </w:div>
    <w:div w:id="1521746217">
      <w:bodyDiv w:val="1"/>
      <w:marLeft w:val="0"/>
      <w:marRight w:val="0"/>
      <w:marTop w:val="0"/>
      <w:marBottom w:val="0"/>
      <w:divBdr>
        <w:top w:val="none" w:sz="0" w:space="0" w:color="auto"/>
        <w:left w:val="none" w:sz="0" w:space="0" w:color="auto"/>
        <w:bottom w:val="none" w:sz="0" w:space="0" w:color="auto"/>
        <w:right w:val="none" w:sz="0" w:space="0" w:color="auto"/>
      </w:divBdr>
    </w:div>
    <w:div w:id="1521746625">
      <w:bodyDiv w:val="1"/>
      <w:marLeft w:val="0"/>
      <w:marRight w:val="0"/>
      <w:marTop w:val="0"/>
      <w:marBottom w:val="0"/>
      <w:divBdr>
        <w:top w:val="none" w:sz="0" w:space="0" w:color="auto"/>
        <w:left w:val="none" w:sz="0" w:space="0" w:color="auto"/>
        <w:bottom w:val="none" w:sz="0" w:space="0" w:color="auto"/>
        <w:right w:val="none" w:sz="0" w:space="0" w:color="auto"/>
      </w:divBdr>
    </w:div>
    <w:div w:id="1522088392">
      <w:bodyDiv w:val="1"/>
      <w:marLeft w:val="0"/>
      <w:marRight w:val="0"/>
      <w:marTop w:val="0"/>
      <w:marBottom w:val="0"/>
      <w:divBdr>
        <w:top w:val="none" w:sz="0" w:space="0" w:color="auto"/>
        <w:left w:val="none" w:sz="0" w:space="0" w:color="auto"/>
        <w:bottom w:val="none" w:sz="0" w:space="0" w:color="auto"/>
        <w:right w:val="none" w:sz="0" w:space="0" w:color="auto"/>
      </w:divBdr>
    </w:div>
    <w:div w:id="1522627184">
      <w:bodyDiv w:val="1"/>
      <w:marLeft w:val="0"/>
      <w:marRight w:val="0"/>
      <w:marTop w:val="0"/>
      <w:marBottom w:val="0"/>
      <w:divBdr>
        <w:top w:val="none" w:sz="0" w:space="0" w:color="auto"/>
        <w:left w:val="none" w:sz="0" w:space="0" w:color="auto"/>
        <w:bottom w:val="none" w:sz="0" w:space="0" w:color="auto"/>
        <w:right w:val="none" w:sz="0" w:space="0" w:color="auto"/>
      </w:divBdr>
    </w:div>
    <w:div w:id="1523668499">
      <w:bodyDiv w:val="1"/>
      <w:marLeft w:val="0"/>
      <w:marRight w:val="0"/>
      <w:marTop w:val="0"/>
      <w:marBottom w:val="0"/>
      <w:divBdr>
        <w:top w:val="none" w:sz="0" w:space="0" w:color="auto"/>
        <w:left w:val="none" w:sz="0" w:space="0" w:color="auto"/>
        <w:bottom w:val="none" w:sz="0" w:space="0" w:color="auto"/>
        <w:right w:val="none" w:sz="0" w:space="0" w:color="auto"/>
      </w:divBdr>
    </w:div>
    <w:div w:id="1523931999">
      <w:bodyDiv w:val="1"/>
      <w:marLeft w:val="0"/>
      <w:marRight w:val="0"/>
      <w:marTop w:val="0"/>
      <w:marBottom w:val="0"/>
      <w:divBdr>
        <w:top w:val="none" w:sz="0" w:space="0" w:color="auto"/>
        <w:left w:val="none" w:sz="0" w:space="0" w:color="auto"/>
        <w:bottom w:val="none" w:sz="0" w:space="0" w:color="auto"/>
        <w:right w:val="none" w:sz="0" w:space="0" w:color="auto"/>
      </w:divBdr>
    </w:div>
    <w:div w:id="1526091521">
      <w:bodyDiv w:val="1"/>
      <w:marLeft w:val="0"/>
      <w:marRight w:val="0"/>
      <w:marTop w:val="0"/>
      <w:marBottom w:val="0"/>
      <w:divBdr>
        <w:top w:val="none" w:sz="0" w:space="0" w:color="auto"/>
        <w:left w:val="none" w:sz="0" w:space="0" w:color="auto"/>
        <w:bottom w:val="none" w:sz="0" w:space="0" w:color="auto"/>
        <w:right w:val="none" w:sz="0" w:space="0" w:color="auto"/>
      </w:divBdr>
    </w:div>
    <w:div w:id="1526166303">
      <w:bodyDiv w:val="1"/>
      <w:marLeft w:val="0"/>
      <w:marRight w:val="0"/>
      <w:marTop w:val="0"/>
      <w:marBottom w:val="0"/>
      <w:divBdr>
        <w:top w:val="none" w:sz="0" w:space="0" w:color="auto"/>
        <w:left w:val="none" w:sz="0" w:space="0" w:color="auto"/>
        <w:bottom w:val="none" w:sz="0" w:space="0" w:color="auto"/>
        <w:right w:val="none" w:sz="0" w:space="0" w:color="auto"/>
      </w:divBdr>
    </w:div>
    <w:div w:id="1526209479">
      <w:bodyDiv w:val="1"/>
      <w:marLeft w:val="0"/>
      <w:marRight w:val="0"/>
      <w:marTop w:val="0"/>
      <w:marBottom w:val="0"/>
      <w:divBdr>
        <w:top w:val="none" w:sz="0" w:space="0" w:color="auto"/>
        <w:left w:val="none" w:sz="0" w:space="0" w:color="auto"/>
        <w:bottom w:val="none" w:sz="0" w:space="0" w:color="auto"/>
        <w:right w:val="none" w:sz="0" w:space="0" w:color="auto"/>
      </w:divBdr>
    </w:div>
    <w:div w:id="1526752913">
      <w:bodyDiv w:val="1"/>
      <w:marLeft w:val="0"/>
      <w:marRight w:val="0"/>
      <w:marTop w:val="0"/>
      <w:marBottom w:val="0"/>
      <w:divBdr>
        <w:top w:val="none" w:sz="0" w:space="0" w:color="auto"/>
        <w:left w:val="none" w:sz="0" w:space="0" w:color="auto"/>
        <w:bottom w:val="none" w:sz="0" w:space="0" w:color="auto"/>
        <w:right w:val="none" w:sz="0" w:space="0" w:color="auto"/>
      </w:divBdr>
    </w:div>
    <w:div w:id="1526871340">
      <w:bodyDiv w:val="1"/>
      <w:marLeft w:val="0"/>
      <w:marRight w:val="0"/>
      <w:marTop w:val="0"/>
      <w:marBottom w:val="0"/>
      <w:divBdr>
        <w:top w:val="none" w:sz="0" w:space="0" w:color="auto"/>
        <w:left w:val="none" w:sz="0" w:space="0" w:color="auto"/>
        <w:bottom w:val="none" w:sz="0" w:space="0" w:color="auto"/>
        <w:right w:val="none" w:sz="0" w:space="0" w:color="auto"/>
      </w:divBdr>
    </w:div>
    <w:div w:id="1527018898">
      <w:bodyDiv w:val="1"/>
      <w:marLeft w:val="0"/>
      <w:marRight w:val="0"/>
      <w:marTop w:val="0"/>
      <w:marBottom w:val="0"/>
      <w:divBdr>
        <w:top w:val="none" w:sz="0" w:space="0" w:color="auto"/>
        <w:left w:val="none" w:sz="0" w:space="0" w:color="auto"/>
        <w:bottom w:val="none" w:sz="0" w:space="0" w:color="auto"/>
        <w:right w:val="none" w:sz="0" w:space="0" w:color="auto"/>
      </w:divBdr>
    </w:div>
    <w:div w:id="1527324987">
      <w:bodyDiv w:val="1"/>
      <w:marLeft w:val="0"/>
      <w:marRight w:val="0"/>
      <w:marTop w:val="0"/>
      <w:marBottom w:val="0"/>
      <w:divBdr>
        <w:top w:val="none" w:sz="0" w:space="0" w:color="auto"/>
        <w:left w:val="none" w:sz="0" w:space="0" w:color="auto"/>
        <w:bottom w:val="none" w:sz="0" w:space="0" w:color="auto"/>
        <w:right w:val="none" w:sz="0" w:space="0" w:color="auto"/>
      </w:divBdr>
    </w:div>
    <w:div w:id="1527675221">
      <w:bodyDiv w:val="1"/>
      <w:marLeft w:val="0"/>
      <w:marRight w:val="0"/>
      <w:marTop w:val="0"/>
      <w:marBottom w:val="0"/>
      <w:divBdr>
        <w:top w:val="none" w:sz="0" w:space="0" w:color="auto"/>
        <w:left w:val="none" w:sz="0" w:space="0" w:color="auto"/>
        <w:bottom w:val="none" w:sz="0" w:space="0" w:color="auto"/>
        <w:right w:val="none" w:sz="0" w:space="0" w:color="auto"/>
      </w:divBdr>
    </w:div>
    <w:div w:id="1527910951">
      <w:bodyDiv w:val="1"/>
      <w:marLeft w:val="0"/>
      <w:marRight w:val="0"/>
      <w:marTop w:val="0"/>
      <w:marBottom w:val="0"/>
      <w:divBdr>
        <w:top w:val="none" w:sz="0" w:space="0" w:color="auto"/>
        <w:left w:val="none" w:sz="0" w:space="0" w:color="auto"/>
        <w:bottom w:val="none" w:sz="0" w:space="0" w:color="auto"/>
        <w:right w:val="none" w:sz="0" w:space="0" w:color="auto"/>
      </w:divBdr>
    </w:div>
    <w:div w:id="1528175680">
      <w:bodyDiv w:val="1"/>
      <w:marLeft w:val="0"/>
      <w:marRight w:val="0"/>
      <w:marTop w:val="0"/>
      <w:marBottom w:val="0"/>
      <w:divBdr>
        <w:top w:val="none" w:sz="0" w:space="0" w:color="auto"/>
        <w:left w:val="none" w:sz="0" w:space="0" w:color="auto"/>
        <w:bottom w:val="none" w:sz="0" w:space="0" w:color="auto"/>
        <w:right w:val="none" w:sz="0" w:space="0" w:color="auto"/>
      </w:divBdr>
    </w:div>
    <w:div w:id="1528447957">
      <w:bodyDiv w:val="1"/>
      <w:marLeft w:val="0"/>
      <w:marRight w:val="0"/>
      <w:marTop w:val="0"/>
      <w:marBottom w:val="0"/>
      <w:divBdr>
        <w:top w:val="none" w:sz="0" w:space="0" w:color="auto"/>
        <w:left w:val="none" w:sz="0" w:space="0" w:color="auto"/>
        <w:bottom w:val="none" w:sz="0" w:space="0" w:color="auto"/>
        <w:right w:val="none" w:sz="0" w:space="0" w:color="auto"/>
      </w:divBdr>
    </w:div>
    <w:div w:id="1529755545">
      <w:bodyDiv w:val="1"/>
      <w:marLeft w:val="0"/>
      <w:marRight w:val="0"/>
      <w:marTop w:val="0"/>
      <w:marBottom w:val="0"/>
      <w:divBdr>
        <w:top w:val="none" w:sz="0" w:space="0" w:color="auto"/>
        <w:left w:val="none" w:sz="0" w:space="0" w:color="auto"/>
        <w:bottom w:val="none" w:sz="0" w:space="0" w:color="auto"/>
        <w:right w:val="none" w:sz="0" w:space="0" w:color="auto"/>
      </w:divBdr>
    </w:div>
    <w:div w:id="1530029260">
      <w:bodyDiv w:val="1"/>
      <w:marLeft w:val="0"/>
      <w:marRight w:val="0"/>
      <w:marTop w:val="0"/>
      <w:marBottom w:val="0"/>
      <w:divBdr>
        <w:top w:val="none" w:sz="0" w:space="0" w:color="auto"/>
        <w:left w:val="none" w:sz="0" w:space="0" w:color="auto"/>
        <w:bottom w:val="none" w:sz="0" w:space="0" w:color="auto"/>
        <w:right w:val="none" w:sz="0" w:space="0" w:color="auto"/>
      </w:divBdr>
    </w:div>
    <w:div w:id="1530070512">
      <w:bodyDiv w:val="1"/>
      <w:marLeft w:val="0"/>
      <w:marRight w:val="0"/>
      <w:marTop w:val="0"/>
      <w:marBottom w:val="0"/>
      <w:divBdr>
        <w:top w:val="none" w:sz="0" w:space="0" w:color="auto"/>
        <w:left w:val="none" w:sz="0" w:space="0" w:color="auto"/>
        <w:bottom w:val="none" w:sz="0" w:space="0" w:color="auto"/>
        <w:right w:val="none" w:sz="0" w:space="0" w:color="auto"/>
      </w:divBdr>
    </w:div>
    <w:div w:id="1530752804">
      <w:bodyDiv w:val="1"/>
      <w:marLeft w:val="0"/>
      <w:marRight w:val="0"/>
      <w:marTop w:val="0"/>
      <w:marBottom w:val="0"/>
      <w:divBdr>
        <w:top w:val="none" w:sz="0" w:space="0" w:color="auto"/>
        <w:left w:val="none" w:sz="0" w:space="0" w:color="auto"/>
        <w:bottom w:val="none" w:sz="0" w:space="0" w:color="auto"/>
        <w:right w:val="none" w:sz="0" w:space="0" w:color="auto"/>
      </w:divBdr>
    </w:div>
    <w:div w:id="1531605977">
      <w:bodyDiv w:val="1"/>
      <w:marLeft w:val="0"/>
      <w:marRight w:val="0"/>
      <w:marTop w:val="0"/>
      <w:marBottom w:val="0"/>
      <w:divBdr>
        <w:top w:val="none" w:sz="0" w:space="0" w:color="auto"/>
        <w:left w:val="none" w:sz="0" w:space="0" w:color="auto"/>
        <w:bottom w:val="none" w:sz="0" w:space="0" w:color="auto"/>
        <w:right w:val="none" w:sz="0" w:space="0" w:color="auto"/>
      </w:divBdr>
    </w:div>
    <w:div w:id="1531838800">
      <w:bodyDiv w:val="1"/>
      <w:marLeft w:val="0"/>
      <w:marRight w:val="0"/>
      <w:marTop w:val="0"/>
      <w:marBottom w:val="0"/>
      <w:divBdr>
        <w:top w:val="none" w:sz="0" w:space="0" w:color="auto"/>
        <w:left w:val="none" w:sz="0" w:space="0" w:color="auto"/>
        <w:bottom w:val="none" w:sz="0" w:space="0" w:color="auto"/>
        <w:right w:val="none" w:sz="0" w:space="0" w:color="auto"/>
      </w:divBdr>
    </w:div>
    <w:div w:id="1531868615">
      <w:bodyDiv w:val="1"/>
      <w:marLeft w:val="0"/>
      <w:marRight w:val="0"/>
      <w:marTop w:val="0"/>
      <w:marBottom w:val="0"/>
      <w:divBdr>
        <w:top w:val="none" w:sz="0" w:space="0" w:color="auto"/>
        <w:left w:val="none" w:sz="0" w:space="0" w:color="auto"/>
        <w:bottom w:val="none" w:sz="0" w:space="0" w:color="auto"/>
        <w:right w:val="none" w:sz="0" w:space="0" w:color="auto"/>
      </w:divBdr>
    </w:div>
    <w:div w:id="1532108661">
      <w:bodyDiv w:val="1"/>
      <w:marLeft w:val="0"/>
      <w:marRight w:val="0"/>
      <w:marTop w:val="0"/>
      <w:marBottom w:val="0"/>
      <w:divBdr>
        <w:top w:val="none" w:sz="0" w:space="0" w:color="auto"/>
        <w:left w:val="none" w:sz="0" w:space="0" w:color="auto"/>
        <w:bottom w:val="none" w:sz="0" w:space="0" w:color="auto"/>
        <w:right w:val="none" w:sz="0" w:space="0" w:color="auto"/>
      </w:divBdr>
    </w:div>
    <w:div w:id="1532843701">
      <w:bodyDiv w:val="1"/>
      <w:marLeft w:val="0"/>
      <w:marRight w:val="0"/>
      <w:marTop w:val="0"/>
      <w:marBottom w:val="0"/>
      <w:divBdr>
        <w:top w:val="none" w:sz="0" w:space="0" w:color="auto"/>
        <w:left w:val="none" w:sz="0" w:space="0" w:color="auto"/>
        <w:bottom w:val="none" w:sz="0" w:space="0" w:color="auto"/>
        <w:right w:val="none" w:sz="0" w:space="0" w:color="auto"/>
      </w:divBdr>
    </w:div>
    <w:div w:id="1533180418">
      <w:bodyDiv w:val="1"/>
      <w:marLeft w:val="0"/>
      <w:marRight w:val="0"/>
      <w:marTop w:val="0"/>
      <w:marBottom w:val="0"/>
      <w:divBdr>
        <w:top w:val="none" w:sz="0" w:space="0" w:color="auto"/>
        <w:left w:val="none" w:sz="0" w:space="0" w:color="auto"/>
        <w:bottom w:val="none" w:sz="0" w:space="0" w:color="auto"/>
        <w:right w:val="none" w:sz="0" w:space="0" w:color="auto"/>
      </w:divBdr>
    </w:div>
    <w:div w:id="1533376304">
      <w:bodyDiv w:val="1"/>
      <w:marLeft w:val="0"/>
      <w:marRight w:val="0"/>
      <w:marTop w:val="0"/>
      <w:marBottom w:val="0"/>
      <w:divBdr>
        <w:top w:val="none" w:sz="0" w:space="0" w:color="auto"/>
        <w:left w:val="none" w:sz="0" w:space="0" w:color="auto"/>
        <w:bottom w:val="none" w:sz="0" w:space="0" w:color="auto"/>
        <w:right w:val="none" w:sz="0" w:space="0" w:color="auto"/>
      </w:divBdr>
    </w:div>
    <w:div w:id="1533693327">
      <w:bodyDiv w:val="1"/>
      <w:marLeft w:val="0"/>
      <w:marRight w:val="0"/>
      <w:marTop w:val="0"/>
      <w:marBottom w:val="0"/>
      <w:divBdr>
        <w:top w:val="none" w:sz="0" w:space="0" w:color="auto"/>
        <w:left w:val="none" w:sz="0" w:space="0" w:color="auto"/>
        <w:bottom w:val="none" w:sz="0" w:space="0" w:color="auto"/>
        <w:right w:val="none" w:sz="0" w:space="0" w:color="auto"/>
      </w:divBdr>
    </w:div>
    <w:div w:id="1534732557">
      <w:bodyDiv w:val="1"/>
      <w:marLeft w:val="0"/>
      <w:marRight w:val="0"/>
      <w:marTop w:val="0"/>
      <w:marBottom w:val="0"/>
      <w:divBdr>
        <w:top w:val="none" w:sz="0" w:space="0" w:color="auto"/>
        <w:left w:val="none" w:sz="0" w:space="0" w:color="auto"/>
        <w:bottom w:val="none" w:sz="0" w:space="0" w:color="auto"/>
        <w:right w:val="none" w:sz="0" w:space="0" w:color="auto"/>
      </w:divBdr>
    </w:div>
    <w:div w:id="1535582435">
      <w:bodyDiv w:val="1"/>
      <w:marLeft w:val="0"/>
      <w:marRight w:val="0"/>
      <w:marTop w:val="0"/>
      <w:marBottom w:val="0"/>
      <w:divBdr>
        <w:top w:val="none" w:sz="0" w:space="0" w:color="auto"/>
        <w:left w:val="none" w:sz="0" w:space="0" w:color="auto"/>
        <w:bottom w:val="none" w:sz="0" w:space="0" w:color="auto"/>
        <w:right w:val="none" w:sz="0" w:space="0" w:color="auto"/>
      </w:divBdr>
    </w:div>
    <w:div w:id="1535926334">
      <w:bodyDiv w:val="1"/>
      <w:marLeft w:val="0"/>
      <w:marRight w:val="0"/>
      <w:marTop w:val="0"/>
      <w:marBottom w:val="0"/>
      <w:divBdr>
        <w:top w:val="none" w:sz="0" w:space="0" w:color="auto"/>
        <w:left w:val="none" w:sz="0" w:space="0" w:color="auto"/>
        <w:bottom w:val="none" w:sz="0" w:space="0" w:color="auto"/>
        <w:right w:val="none" w:sz="0" w:space="0" w:color="auto"/>
      </w:divBdr>
    </w:div>
    <w:div w:id="1535926595">
      <w:bodyDiv w:val="1"/>
      <w:marLeft w:val="0"/>
      <w:marRight w:val="0"/>
      <w:marTop w:val="0"/>
      <w:marBottom w:val="0"/>
      <w:divBdr>
        <w:top w:val="none" w:sz="0" w:space="0" w:color="auto"/>
        <w:left w:val="none" w:sz="0" w:space="0" w:color="auto"/>
        <w:bottom w:val="none" w:sz="0" w:space="0" w:color="auto"/>
        <w:right w:val="none" w:sz="0" w:space="0" w:color="auto"/>
      </w:divBdr>
    </w:div>
    <w:div w:id="1536189250">
      <w:bodyDiv w:val="1"/>
      <w:marLeft w:val="0"/>
      <w:marRight w:val="0"/>
      <w:marTop w:val="0"/>
      <w:marBottom w:val="0"/>
      <w:divBdr>
        <w:top w:val="none" w:sz="0" w:space="0" w:color="auto"/>
        <w:left w:val="none" w:sz="0" w:space="0" w:color="auto"/>
        <w:bottom w:val="none" w:sz="0" w:space="0" w:color="auto"/>
        <w:right w:val="none" w:sz="0" w:space="0" w:color="auto"/>
      </w:divBdr>
    </w:div>
    <w:div w:id="1536309421">
      <w:bodyDiv w:val="1"/>
      <w:marLeft w:val="0"/>
      <w:marRight w:val="0"/>
      <w:marTop w:val="0"/>
      <w:marBottom w:val="0"/>
      <w:divBdr>
        <w:top w:val="none" w:sz="0" w:space="0" w:color="auto"/>
        <w:left w:val="none" w:sz="0" w:space="0" w:color="auto"/>
        <w:bottom w:val="none" w:sz="0" w:space="0" w:color="auto"/>
        <w:right w:val="none" w:sz="0" w:space="0" w:color="auto"/>
      </w:divBdr>
    </w:div>
    <w:div w:id="1536429264">
      <w:bodyDiv w:val="1"/>
      <w:marLeft w:val="0"/>
      <w:marRight w:val="0"/>
      <w:marTop w:val="0"/>
      <w:marBottom w:val="0"/>
      <w:divBdr>
        <w:top w:val="none" w:sz="0" w:space="0" w:color="auto"/>
        <w:left w:val="none" w:sz="0" w:space="0" w:color="auto"/>
        <w:bottom w:val="none" w:sz="0" w:space="0" w:color="auto"/>
        <w:right w:val="none" w:sz="0" w:space="0" w:color="auto"/>
      </w:divBdr>
    </w:div>
    <w:div w:id="1537310068">
      <w:bodyDiv w:val="1"/>
      <w:marLeft w:val="0"/>
      <w:marRight w:val="0"/>
      <w:marTop w:val="0"/>
      <w:marBottom w:val="0"/>
      <w:divBdr>
        <w:top w:val="none" w:sz="0" w:space="0" w:color="auto"/>
        <w:left w:val="none" w:sz="0" w:space="0" w:color="auto"/>
        <w:bottom w:val="none" w:sz="0" w:space="0" w:color="auto"/>
        <w:right w:val="none" w:sz="0" w:space="0" w:color="auto"/>
      </w:divBdr>
    </w:div>
    <w:div w:id="1537428367">
      <w:bodyDiv w:val="1"/>
      <w:marLeft w:val="0"/>
      <w:marRight w:val="0"/>
      <w:marTop w:val="0"/>
      <w:marBottom w:val="0"/>
      <w:divBdr>
        <w:top w:val="none" w:sz="0" w:space="0" w:color="auto"/>
        <w:left w:val="none" w:sz="0" w:space="0" w:color="auto"/>
        <w:bottom w:val="none" w:sz="0" w:space="0" w:color="auto"/>
        <w:right w:val="none" w:sz="0" w:space="0" w:color="auto"/>
      </w:divBdr>
    </w:div>
    <w:div w:id="1537737094">
      <w:bodyDiv w:val="1"/>
      <w:marLeft w:val="0"/>
      <w:marRight w:val="0"/>
      <w:marTop w:val="0"/>
      <w:marBottom w:val="0"/>
      <w:divBdr>
        <w:top w:val="none" w:sz="0" w:space="0" w:color="auto"/>
        <w:left w:val="none" w:sz="0" w:space="0" w:color="auto"/>
        <w:bottom w:val="none" w:sz="0" w:space="0" w:color="auto"/>
        <w:right w:val="none" w:sz="0" w:space="0" w:color="auto"/>
      </w:divBdr>
    </w:div>
    <w:div w:id="1538662032">
      <w:bodyDiv w:val="1"/>
      <w:marLeft w:val="0"/>
      <w:marRight w:val="0"/>
      <w:marTop w:val="0"/>
      <w:marBottom w:val="0"/>
      <w:divBdr>
        <w:top w:val="none" w:sz="0" w:space="0" w:color="auto"/>
        <w:left w:val="none" w:sz="0" w:space="0" w:color="auto"/>
        <w:bottom w:val="none" w:sz="0" w:space="0" w:color="auto"/>
        <w:right w:val="none" w:sz="0" w:space="0" w:color="auto"/>
      </w:divBdr>
    </w:div>
    <w:div w:id="1538925985">
      <w:bodyDiv w:val="1"/>
      <w:marLeft w:val="0"/>
      <w:marRight w:val="0"/>
      <w:marTop w:val="0"/>
      <w:marBottom w:val="0"/>
      <w:divBdr>
        <w:top w:val="none" w:sz="0" w:space="0" w:color="auto"/>
        <w:left w:val="none" w:sz="0" w:space="0" w:color="auto"/>
        <w:bottom w:val="none" w:sz="0" w:space="0" w:color="auto"/>
        <w:right w:val="none" w:sz="0" w:space="0" w:color="auto"/>
      </w:divBdr>
    </w:div>
    <w:div w:id="1539388289">
      <w:bodyDiv w:val="1"/>
      <w:marLeft w:val="0"/>
      <w:marRight w:val="0"/>
      <w:marTop w:val="0"/>
      <w:marBottom w:val="0"/>
      <w:divBdr>
        <w:top w:val="none" w:sz="0" w:space="0" w:color="auto"/>
        <w:left w:val="none" w:sz="0" w:space="0" w:color="auto"/>
        <w:bottom w:val="none" w:sz="0" w:space="0" w:color="auto"/>
        <w:right w:val="none" w:sz="0" w:space="0" w:color="auto"/>
      </w:divBdr>
    </w:div>
    <w:div w:id="1539587891">
      <w:bodyDiv w:val="1"/>
      <w:marLeft w:val="0"/>
      <w:marRight w:val="0"/>
      <w:marTop w:val="0"/>
      <w:marBottom w:val="0"/>
      <w:divBdr>
        <w:top w:val="none" w:sz="0" w:space="0" w:color="auto"/>
        <w:left w:val="none" w:sz="0" w:space="0" w:color="auto"/>
        <w:bottom w:val="none" w:sz="0" w:space="0" w:color="auto"/>
        <w:right w:val="none" w:sz="0" w:space="0" w:color="auto"/>
      </w:divBdr>
    </w:div>
    <w:div w:id="1539702966">
      <w:bodyDiv w:val="1"/>
      <w:marLeft w:val="0"/>
      <w:marRight w:val="0"/>
      <w:marTop w:val="0"/>
      <w:marBottom w:val="0"/>
      <w:divBdr>
        <w:top w:val="none" w:sz="0" w:space="0" w:color="auto"/>
        <w:left w:val="none" w:sz="0" w:space="0" w:color="auto"/>
        <w:bottom w:val="none" w:sz="0" w:space="0" w:color="auto"/>
        <w:right w:val="none" w:sz="0" w:space="0" w:color="auto"/>
      </w:divBdr>
    </w:div>
    <w:div w:id="1539775316">
      <w:bodyDiv w:val="1"/>
      <w:marLeft w:val="0"/>
      <w:marRight w:val="0"/>
      <w:marTop w:val="0"/>
      <w:marBottom w:val="0"/>
      <w:divBdr>
        <w:top w:val="none" w:sz="0" w:space="0" w:color="auto"/>
        <w:left w:val="none" w:sz="0" w:space="0" w:color="auto"/>
        <w:bottom w:val="none" w:sz="0" w:space="0" w:color="auto"/>
        <w:right w:val="none" w:sz="0" w:space="0" w:color="auto"/>
      </w:divBdr>
    </w:div>
    <w:div w:id="1539854781">
      <w:bodyDiv w:val="1"/>
      <w:marLeft w:val="0"/>
      <w:marRight w:val="0"/>
      <w:marTop w:val="0"/>
      <w:marBottom w:val="0"/>
      <w:divBdr>
        <w:top w:val="none" w:sz="0" w:space="0" w:color="auto"/>
        <w:left w:val="none" w:sz="0" w:space="0" w:color="auto"/>
        <w:bottom w:val="none" w:sz="0" w:space="0" w:color="auto"/>
        <w:right w:val="none" w:sz="0" w:space="0" w:color="auto"/>
      </w:divBdr>
    </w:div>
    <w:div w:id="1540363927">
      <w:bodyDiv w:val="1"/>
      <w:marLeft w:val="0"/>
      <w:marRight w:val="0"/>
      <w:marTop w:val="0"/>
      <w:marBottom w:val="0"/>
      <w:divBdr>
        <w:top w:val="none" w:sz="0" w:space="0" w:color="auto"/>
        <w:left w:val="none" w:sz="0" w:space="0" w:color="auto"/>
        <w:bottom w:val="none" w:sz="0" w:space="0" w:color="auto"/>
        <w:right w:val="none" w:sz="0" w:space="0" w:color="auto"/>
      </w:divBdr>
    </w:div>
    <w:div w:id="1540631816">
      <w:bodyDiv w:val="1"/>
      <w:marLeft w:val="0"/>
      <w:marRight w:val="0"/>
      <w:marTop w:val="0"/>
      <w:marBottom w:val="0"/>
      <w:divBdr>
        <w:top w:val="none" w:sz="0" w:space="0" w:color="auto"/>
        <w:left w:val="none" w:sz="0" w:space="0" w:color="auto"/>
        <w:bottom w:val="none" w:sz="0" w:space="0" w:color="auto"/>
        <w:right w:val="none" w:sz="0" w:space="0" w:color="auto"/>
      </w:divBdr>
    </w:div>
    <w:div w:id="1540702971">
      <w:bodyDiv w:val="1"/>
      <w:marLeft w:val="0"/>
      <w:marRight w:val="0"/>
      <w:marTop w:val="0"/>
      <w:marBottom w:val="0"/>
      <w:divBdr>
        <w:top w:val="none" w:sz="0" w:space="0" w:color="auto"/>
        <w:left w:val="none" w:sz="0" w:space="0" w:color="auto"/>
        <w:bottom w:val="none" w:sz="0" w:space="0" w:color="auto"/>
        <w:right w:val="none" w:sz="0" w:space="0" w:color="auto"/>
      </w:divBdr>
    </w:div>
    <w:div w:id="1540969266">
      <w:bodyDiv w:val="1"/>
      <w:marLeft w:val="0"/>
      <w:marRight w:val="0"/>
      <w:marTop w:val="0"/>
      <w:marBottom w:val="0"/>
      <w:divBdr>
        <w:top w:val="none" w:sz="0" w:space="0" w:color="auto"/>
        <w:left w:val="none" w:sz="0" w:space="0" w:color="auto"/>
        <w:bottom w:val="none" w:sz="0" w:space="0" w:color="auto"/>
        <w:right w:val="none" w:sz="0" w:space="0" w:color="auto"/>
      </w:divBdr>
    </w:div>
    <w:div w:id="1541438620">
      <w:bodyDiv w:val="1"/>
      <w:marLeft w:val="0"/>
      <w:marRight w:val="0"/>
      <w:marTop w:val="0"/>
      <w:marBottom w:val="0"/>
      <w:divBdr>
        <w:top w:val="none" w:sz="0" w:space="0" w:color="auto"/>
        <w:left w:val="none" w:sz="0" w:space="0" w:color="auto"/>
        <w:bottom w:val="none" w:sz="0" w:space="0" w:color="auto"/>
        <w:right w:val="none" w:sz="0" w:space="0" w:color="auto"/>
      </w:divBdr>
    </w:div>
    <w:div w:id="1541476427">
      <w:bodyDiv w:val="1"/>
      <w:marLeft w:val="0"/>
      <w:marRight w:val="0"/>
      <w:marTop w:val="0"/>
      <w:marBottom w:val="0"/>
      <w:divBdr>
        <w:top w:val="none" w:sz="0" w:space="0" w:color="auto"/>
        <w:left w:val="none" w:sz="0" w:space="0" w:color="auto"/>
        <w:bottom w:val="none" w:sz="0" w:space="0" w:color="auto"/>
        <w:right w:val="none" w:sz="0" w:space="0" w:color="auto"/>
      </w:divBdr>
    </w:div>
    <w:div w:id="1541625582">
      <w:bodyDiv w:val="1"/>
      <w:marLeft w:val="0"/>
      <w:marRight w:val="0"/>
      <w:marTop w:val="0"/>
      <w:marBottom w:val="0"/>
      <w:divBdr>
        <w:top w:val="none" w:sz="0" w:space="0" w:color="auto"/>
        <w:left w:val="none" w:sz="0" w:space="0" w:color="auto"/>
        <w:bottom w:val="none" w:sz="0" w:space="0" w:color="auto"/>
        <w:right w:val="none" w:sz="0" w:space="0" w:color="auto"/>
      </w:divBdr>
    </w:div>
    <w:div w:id="1542084434">
      <w:bodyDiv w:val="1"/>
      <w:marLeft w:val="0"/>
      <w:marRight w:val="0"/>
      <w:marTop w:val="0"/>
      <w:marBottom w:val="0"/>
      <w:divBdr>
        <w:top w:val="none" w:sz="0" w:space="0" w:color="auto"/>
        <w:left w:val="none" w:sz="0" w:space="0" w:color="auto"/>
        <w:bottom w:val="none" w:sz="0" w:space="0" w:color="auto"/>
        <w:right w:val="none" w:sz="0" w:space="0" w:color="auto"/>
      </w:divBdr>
    </w:div>
    <w:div w:id="1542472275">
      <w:bodyDiv w:val="1"/>
      <w:marLeft w:val="0"/>
      <w:marRight w:val="0"/>
      <w:marTop w:val="0"/>
      <w:marBottom w:val="0"/>
      <w:divBdr>
        <w:top w:val="none" w:sz="0" w:space="0" w:color="auto"/>
        <w:left w:val="none" w:sz="0" w:space="0" w:color="auto"/>
        <w:bottom w:val="none" w:sz="0" w:space="0" w:color="auto"/>
        <w:right w:val="none" w:sz="0" w:space="0" w:color="auto"/>
      </w:divBdr>
    </w:div>
    <w:div w:id="1542472982">
      <w:bodyDiv w:val="1"/>
      <w:marLeft w:val="0"/>
      <w:marRight w:val="0"/>
      <w:marTop w:val="0"/>
      <w:marBottom w:val="0"/>
      <w:divBdr>
        <w:top w:val="none" w:sz="0" w:space="0" w:color="auto"/>
        <w:left w:val="none" w:sz="0" w:space="0" w:color="auto"/>
        <w:bottom w:val="none" w:sz="0" w:space="0" w:color="auto"/>
        <w:right w:val="none" w:sz="0" w:space="0" w:color="auto"/>
      </w:divBdr>
    </w:div>
    <w:div w:id="1542746965">
      <w:bodyDiv w:val="1"/>
      <w:marLeft w:val="0"/>
      <w:marRight w:val="0"/>
      <w:marTop w:val="0"/>
      <w:marBottom w:val="0"/>
      <w:divBdr>
        <w:top w:val="none" w:sz="0" w:space="0" w:color="auto"/>
        <w:left w:val="none" w:sz="0" w:space="0" w:color="auto"/>
        <w:bottom w:val="none" w:sz="0" w:space="0" w:color="auto"/>
        <w:right w:val="none" w:sz="0" w:space="0" w:color="auto"/>
      </w:divBdr>
    </w:div>
    <w:div w:id="1542784692">
      <w:bodyDiv w:val="1"/>
      <w:marLeft w:val="0"/>
      <w:marRight w:val="0"/>
      <w:marTop w:val="0"/>
      <w:marBottom w:val="0"/>
      <w:divBdr>
        <w:top w:val="none" w:sz="0" w:space="0" w:color="auto"/>
        <w:left w:val="none" w:sz="0" w:space="0" w:color="auto"/>
        <w:bottom w:val="none" w:sz="0" w:space="0" w:color="auto"/>
        <w:right w:val="none" w:sz="0" w:space="0" w:color="auto"/>
      </w:divBdr>
    </w:div>
    <w:div w:id="1542861418">
      <w:bodyDiv w:val="1"/>
      <w:marLeft w:val="0"/>
      <w:marRight w:val="0"/>
      <w:marTop w:val="0"/>
      <w:marBottom w:val="0"/>
      <w:divBdr>
        <w:top w:val="none" w:sz="0" w:space="0" w:color="auto"/>
        <w:left w:val="none" w:sz="0" w:space="0" w:color="auto"/>
        <w:bottom w:val="none" w:sz="0" w:space="0" w:color="auto"/>
        <w:right w:val="none" w:sz="0" w:space="0" w:color="auto"/>
      </w:divBdr>
    </w:div>
    <w:div w:id="1543325820">
      <w:bodyDiv w:val="1"/>
      <w:marLeft w:val="0"/>
      <w:marRight w:val="0"/>
      <w:marTop w:val="0"/>
      <w:marBottom w:val="0"/>
      <w:divBdr>
        <w:top w:val="none" w:sz="0" w:space="0" w:color="auto"/>
        <w:left w:val="none" w:sz="0" w:space="0" w:color="auto"/>
        <w:bottom w:val="none" w:sz="0" w:space="0" w:color="auto"/>
        <w:right w:val="none" w:sz="0" w:space="0" w:color="auto"/>
      </w:divBdr>
    </w:div>
    <w:div w:id="1543832682">
      <w:bodyDiv w:val="1"/>
      <w:marLeft w:val="0"/>
      <w:marRight w:val="0"/>
      <w:marTop w:val="0"/>
      <w:marBottom w:val="0"/>
      <w:divBdr>
        <w:top w:val="none" w:sz="0" w:space="0" w:color="auto"/>
        <w:left w:val="none" w:sz="0" w:space="0" w:color="auto"/>
        <w:bottom w:val="none" w:sz="0" w:space="0" w:color="auto"/>
        <w:right w:val="none" w:sz="0" w:space="0" w:color="auto"/>
      </w:divBdr>
    </w:div>
    <w:div w:id="1544172629">
      <w:bodyDiv w:val="1"/>
      <w:marLeft w:val="0"/>
      <w:marRight w:val="0"/>
      <w:marTop w:val="0"/>
      <w:marBottom w:val="0"/>
      <w:divBdr>
        <w:top w:val="none" w:sz="0" w:space="0" w:color="auto"/>
        <w:left w:val="none" w:sz="0" w:space="0" w:color="auto"/>
        <w:bottom w:val="none" w:sz="0" w:space="0" w:color="auto"/>
        <w:right w:val="none" w:sz="0" w:space="0" w:color="auto"/>
      </w:divBdr>
    </w:div>
    <w:div w:id="1544251393">
      <w:bodyDiv w:val="1"/>
      <w:marLeft w:val="0"/>
      <w:marRight w:val="0"/>
      <w:marTop w:val="0"/>
      <w:marBottom w:val="0"/>
      <w:divBdr>
        <w:top w:val="none" w:sz="0" w:space="0" w:color="auto"/>
        <w:left w:val="none" w:sz="0" w:space="0" w:color="auto"/>
        <w:bottom w:val="none" w:sz="0" w:space="0" w:color="auto"/>
        <w:right w:val="none" w:sz="0" w:space="0" w:color="auto"/>
      </w:divBdr>
    </w:div>
    <w:div w:id="1545486459">
      <w:bodyDiv w:val="1"/>
      <w:marLeft w:val="0"/>
      <w:marRight w:val="0"/>
      <w:marTop w:val="0"/>
      <w:marBottom w:val="0"/>
      <w:divBdr>
        <w:top w:val="none" w:sz="0" w:space="0" w:color="auto"/>
        <w:left w:val="none" w:sz="0" w:space="0" w:color="auto"/>
        <w:bottom w:val="none" w:sz="0" w:space="0" w:color="auto"/>
        <w:right w:val="none" w:sz="0" w:space="0" w:color="auto"/>
      </w:divBdr>
    </w:div>
    <w:div w:id="1545680871">
      <w:bodyDiv w:val="1"/>
      <w:marLeft w:val="0"/>
      <w:marRight w:val="0"/>
      <w:marTop w:val="0"/>
      <w:marBottom w:val="0"/>
      <w:divBdr>
        <w:top w:val="none" w:sz="0" w:space="0" w:color="auto"/>
        <w:left w:val="none" w:sz="0" w:space="0" w:color="auto"/>
        <w:bottom w:val="none" w:sz="0" w:space="0" w:color="auto"/>
        <w:right w:val="none" w:sz="0" w:space="0" w:color="auto"/>
      </w:divBdr>
    </w:div>
    <w:div w:id="1545824497">
      <w:bodyDiv w:val="1"/>
      <w:marLeft w:val="0"/>
      <w:marRight w:val="0"/>
      <w:marTop w:val="0"/>
      <w:marBottom w:val="0"/>
      <w:divBdr>
        <w:top w:val="none" w:sz="0" w:space="0" w:color="auto"/>
        <w:left w:val="none" w:sz="0" w:space="0" w:color="auto"/>
        <w:bottom w:val="none" w:sz="0" w:space="0" w:color="auto"/>
        <w:right w:val="none" w:sz="0" w:space="0" w:color="auto"/>
      </w:divBdr>
    </w:div>
    <w:div w:id="1546604573">
      <w:bodyDiv w:val="1"/>
      <w:marLeft w:val="0"/>
      <w:marRight w:val="0"/>
      <w:marTop w:val="0"/>
      <w:marBottom w:val="0"/>
      <w:divBdr>
        <w:top w:val="none" w:sz="0" w:space="0" w:color="auto"/>
        <w:left w:val="none" w:sz="0" w:space="0" w:color="auto"/>
        <w:bottom w:val="none" w:sz="0" w:space="0" w:color="auto"/>
        <w:right w:val="none" w:sz="0" w:space="0" w:color="auto"/>
      </w:divBdr>
    </w:div>
    <w:div w:id="1546677333">
      <w:bodyDiv w:val="1"/>
      <w:marLeft w:val="0"/>
      <w:marRight w:val="0"/>
      <w:marTop w:val="0"/>
      <w:marBottom w:val="0"/>
      <w:divBdr>
        <w:top w:val="none" w:sz="0" w:space="0" w:color="auto"/>
        <w:left w:val="none" w:sz="0" w:space="0" w:color="auto"/>
        <w:bottom w:val="none" w:sz="0" w:space="0" w:color="auto"/>
        <w:right w:val="none" w:sz="0" w:space="0" w:color="auto"/>
      </w:divBdr>
    </w:div>
    <w:div w:id="1546798697">
      <w:bodyDiv w:val="1"/>
      <w:marLeft w:val="0"/>
      <w:marRight w:val="0"/>
      <w:marTop w:val="0"/>
      <w:marBottom w:val="0"/>
      <w:divBdr>
        <w:top w:val="none" w:sz="0" w:space="0" w:color="auto"/>
        <w:left w:val="none" w:sz="0" w:space="0" w:color="auto"/>
        <w:bottom w:val="none" w:sz="0" w:space="0" w:color="auto"/>
        <w:right w:val="none" w:sz="0" w:space="0" w:color="auto"/>
      </w:divBdr>
    </w:div>
    <w:div w:id="1548182346">
      <w:bodyDiv w:val="1"/>
      <w:marLeft w:val="0"/>
      <w:marRight w:val="0"/>
      <w:marTop w:val="0"/>
      <w:marBottom w:val="0"/>
      <w:divBdr>
        <w:top w:val="none" w:sz="0" w:space="0" w:color="auto"/>
        <w:left w:val="none" w:sz="0" w:space="0" w:color="auto"/>
        <w:bottom w:val="none" w:sz="0" w:space="0" w:color="auto"/>
        <w:right w:val="none" w:sz="0" w:space="0" w:color="auto"/>
      </w:divBdr>
    </w:div>
    <w:div w:id="1548224805">
      <w:bodyDiv w:val="1"/>
      <w:marLeft w:val="0"/>
      <w:marRight w:val="0"/>
      <w:marTop w:val="0"/>
      <w:marBottom w:val="0"/>
      <w:divBdr>
        <w:top w:val="none" w:sz="0" w:space="0" w:color="auto"/>
        <w:left w:val="none" w:sz="0" w:space="0" w:color="auto"/>
        <w:bottom w:val="none" w:sz="0" w:space="0" w:color="auto"/>
        <w:right w:val="none" w:sz="0" w:space="0" w:color="auto"/>
      </w:divBdr>
    </w:div>
    <w:div w:id="1548492905">
      <w:bodyDiv w:val="1"/>
      <w:marLeft w:val="0"/>
      <w:marRight w:val="0"/>
      <w:marTop w:val="0"/>
      <w:marBottom w:val="0"/>
      <w:divBdr>
        <w:top w:val="none" w:sz="0" w:space="0" w:color="auto"/>
        <w:left w:val="none" w:sz="0" w:space="0" w:color="auto"/>
        <w:bottom w:val="none" w:sz="0" w:space="0" w:color="auto"/>
        <w:right w:val="none" w:sz="0" w:space="0" w:color="auto"/>
      </w:divBdr>
    </w:div>
    <w:div w:id="1549150941">
      <w:bodyDiv w:val="1"/>
      <w:marLeft w:val="0"/>
      <w:marRight w:val="0"/>
      <w:marTop w:val="0"/>
      <w:marBottom w:val="0"/>
      <w:divBdr>
        <w:top w:val="none" w:sz="0" w:space="0" w:color="auto"/>
        <w:left w:val="none" w:sz="0" w:space="0" w:color="auto"/>
        <w:bottom w:val="none" w:sz="0" w:space="0" w:color="auto"/>
        <w:right w:val="none" w:sz="0" w:space="0" w:color="auto"/>
      </w:divBdr>
    </w:div>
    <w:div w:id="1549415669">
      <w:bodyDiv w:val="1"/>
      <w:marLeft w:val="0"/>
      <w:marRight w:val="0"/>
      <w:marTop w:val="0"/>
      <w:marBottom w:val="0"/>
      <w:divBdr>
        <w:top w:val="none" w:sz="0" w:space="0" w:color="auto"/>
        <w:left w:val="none" w:sz="0" w:space="0" w:color="auto"/>
        <w:bottom w:val="none" w:sz="0" w:space="0" w:color="auto"/>
        <w:right w:val="none" w:sz="0" w:space="0" w:color="auto"/>
      </w:divBdr>
    </w:div>
    <w:div w:id="1549757831">
      <w:bodyDiv w:val="1"/>
      <w:marLeft w:val="0"/>
      <w:marRight w:val="0"/>
      <w:marTop w:val="0"/>
      <w:marBottom w:val="0"/>
      <w:divBdr>
        <w:top w:val="none" w:sz="0" w:space="0" w:color="auto"/>
        <w:left w:val="none" w:sz="0" w:space="0" w:color="auto"/>
        <w:bottom w:val="none" w:sz="0" w:space="0" w:color="auto"/>
        <w:right w:val="none" w:sz="0" w:space="0" w:color="auto"/>
      </w:divBdr>
    </w:div>
    <w:div w:id="1550267753">
      <w:bodyDiv w:val="1"/>
      <w:marLeft w:val="0"/>
      <w:marRight w:val="0"/>
      <w:marTop w:val="0"/>
      <w:marBottom w:val="0"/>
      <w:divBdr>
        <w:top w:val="none" w:sz="0" w:space="0" w:color="auto"/>
        <w:left w:val="none" w:sz="0" w:space="0" w:color="auto"/>
        <w:bottom w:val="none" w:sz="0" w:space="0" w:color="auto"/>
        <w:right w:val="none" w:sz="0" w:space="0" w:color="auto"/>
      </w:divBdr>
    </w:div>
    <w:div w:id="1550648895">
      <w:bodyDiv w:val="1"/>
      <w:marLeft w:val="0"/>
      <w:marRight w:val="0"/>
      <w:marTop w:val="0"/>
      <w:marBottom w:val="0"/>
      <w:divBdr>
        <w:top w:val="none" w:sz="0" w:space="0" w:color="auto"/>
        <w:left w:val="none" w:sz="0" w:space="0" w:color="auto"/>
        <w:bottom w:val="none" w:sz="0" w:space="0" w:color="auto"/>
        <w:right w:val="none" w:sz="0" w:space="0" w:color="auto"/>
      </w:divBdr>
    </w:div>
    <w:div w:id="1550723297">
      <w:bodyDiv w:val="1"/>
      <w:marLeft w:val="0"/>
      <w:marRight w:val="0"/>
      <w:marTop w:val="0"/>
      <w:marBottom w:val="0"/>
      <w:divBdr>
        <w:top w:val="none" w:sz="0" w:space="0" w:color="auto"/>
        <w:left w:val="none" w:sz="0" w:space="0" w:color="auto"/>
        <w:bottom w:val="none" w:sz="0" w:space="0" w:color="auto"/>
        <w:right w:val="none" w:sz="0" w:space="0" w:color="auto"/>
      </w:divBdr>
    </w:div>
    <w:div w:id="1550846479">
      <w:bodyDiv w:val="1"/>
      <w:marLeft w:val="0"/>
      <w:marRight w:val="0"/>
      <w:marTop w:val="0"/>
      <w:marBottom w:val="0"/>
      <w:divBdr>
        <w:top w:val="none" w:sz="0" w:space="0" w:color="auto"/>
        <w:left w:val="none" w:sz="0" w:space="0" w:color="auto"/>
        <w:bottom w:val="none" w:sz="0" w:space="0" w:color="auto"/>
        <w:right w:val="none" w:sz="0" w:space="0" w:color="auto"/>
      </w:divBdr>
    </w:div>
    <w:div w:id="1551922062">
      <w:bodyDiv w:val="1"/>
      <w:marLeft w:val="0"/>
      <w:marRight w:val="0"/>
      <w:marTop w:val="0"/>
      <w:marBottom w:val="0"/>
      <w:divBdr>
        <w:top w:val="none" w:sz="0" w:space="0" w:color="auto"/>
        <w:left w:val="none" w:sz="0" w:space="0" w:color="auto"/>
        <w:bottom w:val="none" w:sz="0" w:space="0" w:color="auto"/>
        <w:right w:val="none" w:sz="0" w:space="0" w:color="auto"/>
      </w:divBdr>
    </w:div>
    <w:div w:id="1552230871">
      <w:bodyDiv w:val="1"/>
      <w:marLeft w:val="0"/>
      <w:marRight w:val="0"/>
      <w:marTop w:val="0"/>
      <w:marBottom w:val="0"/>
      <w:divBdr>
        <w:top w:val="none" w:sz="0" w:space="0" w:color="auto"/>
        <w:left w:val="none" w:sz="0" w:space="0" w:color="auto"/>
        <w:bottom w:val="none" w:sz="0" w:space="0" w:color="auto"/>
        <w:right w:val="none" w:sz="0" w:space="0" w:color="auto"/>
      </w:divBdr>
    </w:div>
    <w:div w:id="1552964065">
      <w:bodyDiv w:val="1"/>
      <w:marLeft w:val="0"/>
      <w:marRight w:val="0"/>
      <w:marTop w:val="0"/>
      <w:marBottom w:val="0"/>
      <w:divBdr>
        <w:top w:val="none" w:sz="0" w:space="0" w:color="auto"/>
        <w:left w:val="none" w:sz="0" w:space="0" w:color="auto"/>
        <w:bottom w:val="none" w:sz="0" w:space="0" w:color="auto"/>
        <w:right w:val="none" w:sz="0" w:space="0" w:color="auto"/>
      </w:divBdr>
    </w:div>
    <w:div w:id="1553080005">
      <w:bodyDiv w:val="1"/>
      <w:marLeft w:val="0"/>
      <w:marRight w:val="0"/>
      <w:marTop w:val="0"/>
      <w:marBottom w:val="0"/>
      <w:divBdr>
        <w:top w:val="none" w:sz="0" w:space="0" w:color="auto"/>
        <w:left w:val="none" w:sz="0" w:space="0" w:color="auto"/>
        <w:bottom w:val="none" w:sz="0" w:space="0" w:color="auto"/>
        <w:right w:val="none" w:sz="0" w:space="0" w:color="auto"/>
      </w:divBdr>
    </w:div>
    <w:div w:id="1553611888">
      <w:bodyDiv w:val="1"/>
      <w:marLeft w:val="0"/>
      <w:marRight w:val="0"/>
      <w:marTop w:val="0"/>
      <w:marBottom w:val="0"/>
      <w:divBdr>
        <w:top w:val="none" w:sz="0" w:space="0" w:color="auto"/>
        <w:left w:val="none" w:sz="0" w:space="0" w:color="auto"/>
        <w:bottom w:val="none" w:sz="0" w:space="0" w:color="auto"/>
        <w:right w:val="none" w:sz="0" w:space="0" w:color="auto"/>
      </w:divBdr>
    </w:div>
    <w:div w:id="1553613392">
      <w:bodyDiv w:val="1"/>
      <w:marLeft w:val="0"/>
      <w:marRight w:val="0"/>
      <w:marTop w:val="0"/>
      <w:marBottom w:val="0"/>
      <w:divBdr>
        <w:top w:val="none" w:sz="0" w:space="0" w:color="auto"/>
        <w:left w:val="none" w:sz="0" w:space="0" w:color="auto"/>
        <w:bottom w:val="none" w:sz="0" w:space="0" w:color="auto"/>
        <w:right w:val="none" w:sz="0" w:space="0" w:color="auto"/>
      </w:divBdr>
    </w:div>
    <w:div w:id="1553662062">
      <w:bodyDiv w:val="1"/>
      <w:marLeft w:val="0"/>
      <w:marRight w:val="0"/>
      <w:marTop w:val="0"/>
      <w:marBottom w:val="0"/>
      <w:divBdr>
        <w:top w:val="none" w:sz="0" w:space="0" w:color="auto"/>
        <w:left w:val="none" w:sz="0" w:space="0" w:color="auto"/>
        <w:bottom w:val="none" w:sz="0" w:space="0" w:color="auto"/>
        <w:right w:val="none" w:sz="0" w:space="0" w:color="auto"/>
      </w:divBdr>
    </w:div>
    <w:div w:id="1555240551">
      <w:bodyDiv w:val="1"/>
      <w:marLeft w:val="0"/>
      <w:marRight w:val="0"/>
      <w:marTop w:val="0"/>
      <w:marBottom w:val="0"/>
      <w:divBdr>
        <w:top w:val="none" w:sz="0" w:space="0" w:color="auto"/>
        <w:left w:val="none" w:sz="0" w:space="0" w:color="auto"/>
        <w:bottom w:val="none" w:sz="0" w:space="0" w:color="auto"/>
        <w:right w:val="none" w:sz="0" w:space="0" w:color="auto"/>
      </w:divBdr>
    </w:div>
    <w:div w:id="1555308724">
      <w:bodyDiv w:val="1"/>
      <w:marLeft w:val="0"/>
      <w:marRight w:val="0"/>
      <w:marTop w:val="0"/>
      <w:marBottom w:val="0"/>
      <w:divBdr>
        <w:top w:val="none" w:sz="0" w:space="0" w:color="auto"/>
        <w:left w:val="none" w:sz="0" w:space="0" w:color="auto"/>
        <w:bottom w:val="none" w:sz="0" w:space="0" w:color="auto"/>
        <w:right w:val="none" w:sz="0" w:space="0" w:color="auto"/>
      </w:divBdr>
    </w:div>
    <w:div w:id="1555464141">
      <w:bodyDiv w:val="1"/>
      <w:marLeft w:val="0"/>
      <w:marRight w:val="0"/>
      <w:marTop w:val="0"/>
      <w:marBottom w:val="0"/>
      <w:divBdr>
        <w:top w:val="none" w:sz="0" w:space="0" w:color="auto"/>
        <w:left w:val="none" w:sz="0" w:space="0" w:color="auto"/>
        <w:bottom w:val="none" w:sz="0" w:space="0" w:color="auto"/>
        <w:right w:val="none" w:sz="0" w:space="0" w:color="auto"/>
      </w:divBdr>
    </w:div>
    <w:div w:id="1555699459">
      <w:bodyDiv w:val="1"/>
      <w:marLeft w:val="0"/>
      <w:marRight w:val="0"/>
      <w:marTop w:val="0"/>
      <w:marBottom w:val="0"/>
      <w:divBdr>
        <w:top w:val="none" w:sz="0" w:space="0" w:color="auto"/>
        <w:left w:val="none" w:sz="0" w:space="0" w:color="auto"/>
        <w:bottom w:val="none" w:sz="0" w:space="0" w:color="auto"/>
        <w:right w:val="none" w:sz="0" w:space="0" w:color="auto"/>
      </w:divBdr>
    </w:div>
    <w:div w:id="1556508704">
      <w:bodyDiv w:val="1"/>
      <w:marLeft w:val="0"/>
      <w:marRight w:val="0"/>
      <w:marTop w:val="0"/>
      <w:marBottom w:val="0"/>
      <w:divBdr>
        <w:top w:val="none" w:sz="0" w:space="0" w:color="auto"/>
        <w:left w:val="none" w:sz="0" w:space="0" w:color="auto"/>
        <w:bottom w:val="none" w:sz="0" w:space="0" w:color="auto"/>
        <w:right w:val="none" w:sz="0" w:space="0" w:color="auto"/>
      </w:divBdr>
    </w:div>
    <w:div w:id="1556962187">
      <w:bodyDiv w:val="1"/>
      <w:marLeft w:val="0"/>
      <w:marRight w:val="0"/>
      <w:marTop w:val="0"/>
      <w:marBottom w:val="0"/>
      <w:divBdr>
        <w:top w:val="none" w:sz="0" w:space="0" w:color="auto"/>
        <w:left w:val="none" w:sz="0" w:space="0" w:color="auto"/>
        <w:bottom w:val="none" w:sz="0" w:space="0" w:color="auto"/>
        <w:right w:val="none" w:sz="0" w:space="0" w:color="auto"/>
      </w:divBdr>
    </w:div>
    <w:div w:id="1557080702">
      <w:bodyDiv w:val="1"/>
      <w:marLeft w:val="0"/>
      <w:marRight w:val="0"/>
      <w:marTop w:val="0"/>
      <w:marBottom w:val="0"/>
      <w:divBdr>
        <w:top w:val="none" w:sz="0" w:space="0" w:color="auto"/>
        <w:left w:val="none" w:sz="0" w:space="0" w:color="auto"/>
        <w:bottom w:val="none" w:sz="0" w:space="0" w:color="auto"/>
        <w:right w:val="none" w:sz="0" w:space="0" w:color="auto"/>
      </w:divBdr>
    </w:div>
    <w:div w:id="1557081341">
      <w:bodyDiv w:val="1"/>
      <w:marLeft w:val="0"/>
      <w:marRight w:val="0"/>
      <w:marTop w:val="0"/>
      <w:marBottom w:val="0"/>
      <w:divBdr>
        <w:top w:val="none" w:sz="0" w:space="0" w:color="auto"/>
        <w:left w:val="none" w:sz="0" w:space="0" w:color="auto"/>
        <w:bottom w:val="none" w:sz="0" w:space="0" w:color="auto"/>
        <w:right w:val="none" w:sz="0" w:space="0" w:color="auto"/>
      </w:divBdr>
    </w:div>
    <w:div w:id="1557428529">
      <w:bodyDiv w:val="1"/>
      <w:marLeft w:val="0"/>
      <w:marRight w:val="0"/>
      <w:marTop w:val="0"/>
      <w:marBottom w:val="0"/>
      <w:divBdr>
        <w:top w:val="none" w:sz="0" w:space="0" w:color="auto"/>
        <w:left w:val="none" w:sz="0" w:space="0" w:color="auto"/>
        <w:bottom w:val="none" w:sz="0" w:space="0" w:color="auto"/>
        <w:right w:val="none" w:sz="0" w:space="0" w:color="auto"/>
      </w:divBdr>
    </w:div>
    <w:div w:id="1557472130">
      <w:bodyDiv w:val="1"/>
      <w:marLeft w:val="0"/>
      <w:marRight w:val="0"/>
      <w:marTop w:val="0"/>
      <w:marBottom w:val="0"/>
      <w:divBdr>
        <w:top w:val="none" w:sz="0" w:space="0" w:color="auto"/>
        <w:left w:val="none" w:sz="0" w:space="0" w:color="auto"/>
        <w:bottom w:val="none" w:sz="0" w:space="0" w:color="auto"/>
        <w:right w:val="none" w:sz="0" w:space="0" w:color="auto"/>
      </w:divBdr>
    </w:div>
    <w:div w:id="1557545750">
      <w:bodyDiv w:val="1"/>
      <w:marLeft w:val="0"/>
      <w:marRight w:val="0"/>
      <w:marTop w:val="0"/>
      <w:marBottom w:val="0"/>
      <w:divBdr>
        <w:top w:val="none" w:sz="0" w:space="0" w:color="auto"/>
        <w:left w:val="none" w:sz="0" w:space="0" w:color="auto"/>
        <w:bottom w:val="none" w:sz="0" w:space="0" w:color="auto"/>
        <w:right w:val="none" w:sz="0" w:space="0" w:color="auto"/>
      </w:divBdr>
    </w:div>
    <w:div w:id="1557547199">
      <w:bodyDiv w:val="1"/>
      <w:marLeft w:val="0"/>
      <w:marRight w:val="0"/>
      <w:marTop w:val="0"/>
      <w:marBottom w:val="0"/>
      <w:divBdr>
        <w:top w:val="none" w:sz="0" w:space="0" w:color="auto"/>
        <w:left w:val="none" w:sz="0" w:space="0" w:color="auto"/>
        <w:bottom w:val="none" w:sz="0" w:space="0" w:color="auto"/>
        <w:right w:val="none" w:sz="0" w:space="0" w:color="auto"/>
      </w:divBdr>
    </w:div>
    <w:div w:id="1557660937">
      <w:bodyDiv w:val="1"/>
      <w:marLeft w:val="0"/>
      <w:marRight w:val="0"/>
      <w:marTop w:val="0"/>
      <w:marBottom w:val="0"/>
      <w:divBdr>
        <w:top w:val="none" w:sz="0" w:space="0" w:color="auto"/>
        <w:left w:val="none" w:sz="0" w:space="0" w:color="auto"/>
        <w:bottom w:val="none" w:sz="0" w:space="0" w:color="auto"/>
        <w:right w:val="none" w:sz="0" w:space="0" w:color="auto"/>
      </w:divBdr>
    </w:div>
    <w:div w:id="1557666941">
      <w:bodyDiv w:val="1"/>
      <w:marLeft w:val="0"/>
      <w:marRight w:val="0"/>
      <w:marTop w:val="0"/>
      <w:marBottom w:val="0"/>
      <w:divBdr>
        <w:top w:val="none" w:sz="0" w:space="0" w:color="auto"/>
        <w:left w:val="none" w:sz="0" w:space="0" w:color="auto"/>
        <w:bottom w:val="none" w:sz="0" w:space="0" w:color="auto"/>
        <w:right w:val="none" w:sz="0" w:space="0" w:color="auto"/>
      </w:divBdr>
    </w:div>
    <w:div w:id="1557737638">
      <w:bodyDiv w:val="1"/>
      <w:marLeft w:val="0"/>
      <w:marRight w:val="0"/>
      <w:marTop w:val="0"/>
      <w:marBottom w:val="0"/>
      <w:divBdr>
        <w:top w:val="none" w:sz="0" w:space="0" w:color="auto"/>
        <w:left w:val="none" w:sz="0" w:space="0" w:color="auto"/>
        <w:bottom w:val="none" w:sz="0" w:space="0" w:color="auto"/>
        <w:right w:val="none" w:sz="0" w:space="0" w:color="auto"/>
      </w:divBdr>
    </w:div>
    <w:div w:id="1557857877">
      <w:bodyDiv w:val="1"/>
      <w:marLeft w:val="0"/>
      <w:marRight w:val="0"/>
      <w:marTop w:val="0"/>
      <w:marBottom w:val="0"/>
      <w:divBdr>
        <w:top w:val="none" w:sz="0" w:space="0" w:color="auto"/>
        <w:left w:val="none" w:sz="0" w:space="0" w:color="auto"/>
        <w:bottom w:val="none" w:sz="0" w:space="0" w:color="auto"/>
        <w:right w:val="none" w:sz="0" w:space="0" w:color="auto"/>
      </w:divBdr>
    </w:div>
    <w:div w:id="1558395860">
      <w:bodyDiv w:val="1"/>
      <w:marLeft w:val="0"/>
      <w:marRight w:val="0"/>
      <w:marTop w:val="0"/>
      <w:marBottom w:val="0"/>
      <w:divBdr>
        <w:top w:val="none" w:sz="0" w:space="0" w:color="auto"/>
        <w:left w:val="none" w:sz="0" w:space="0" w:color="auto"/>
        <w:bottom w:val="none" w:sz="0" w:space="0" w:color="auto"/>
        <w:right w:val="none" w:sz="0" w:space="0" w:color="auto"/>
      </w:divBdr>
    </w:div>
    <w:div w:id="1558470309">
      <w:bodyDiv w:val="1"/>
      <w:marLeft w:val="0"/>
      <w:marRight w:val="0"/>
      <w:marTop w:val="0"/>
      <w:marBottom w:val="0"/>
      <w:divBdr>
        <w:top w:val="none" w:sz="0" w:space="0" w:color="auto"/>
        <w:left w:val="none" w:sz="0" w:space="0" w:color="auto"/>
        <w:bottom w:val="none" w:sz="0" w:space="0" w:color="auto"/>
        <w:right w:val="none" w:sz="0" w:space="0" w:color="auto"/>
      </w:divBdr>
    </w:div>
    <w:div w:id="1558709585">
      <w:bodyDiv w:val="1"/>
      <w:marLeft w:val="0"/>
      <w:marRight w:val="0"/>
      <w:marTop w:val="0"/>
      <w:marBottom w:val="0"/>
      <w:divBdr>
        <w:top w:val="none" w:sz="0" w:space="0" w:color="auto"/>
        <w:left w:val="none" w:sz="0" w:space="0" w:color="auto"/>
        <w:bottom w:val="none" w:sz="0" w:space="0" w:color="auto"/>
        <w:right w:val="none" w:sz="0" w:space="0" w:color="auto"/>
      </w:divBdr>
    </w:div>
    <w:div w:id="1559245551">
      <w:bodyDiv w:val="1"/>
      <w:marLeft w:val="0"/>
      <w:marRight w:val="0"/>
      <w:marTop w:val="0"/>
      <w:marBottom w:val="0"/>
      <w:divBdr>
        <w:top w:val="none" w:sz="0" w:space="0" w:color="auto"/>
        <w:left w:val="none" w:sz="0" w:space="0" w:color="auto"/>
        <w:bottom w:val="none" w:sz="0" w:space="0" w:color="auto"/>
        <w:right w:val="none" w:sz="0" w:space="0" w:color="auto"/>
      </w:divBdr>
    </w:div>
    <w:div w:id="1559395211">
      <w:bodyDiv w:val="1"/>
      <w:marLeft w:val="0"/>
      <w:marRight w:val="0"/>
      <w:marTop w:val="0"/>
      <w:marBottom w:val="0"/>
      <w:divBdr>
        <w:top w:val="none" w:sz="0" w:space="0" w:color="auto"/>
        <w:left w:val="none" w:sz="0" w:space="0" w:color="auto"/>
        <w:bottom w:val="none" w:sz="0" w:space="0" w:color="auto"/>
        <w:right w:val="none" w:sz="0" w:space="0" w:color="auto"/>
      </w:divBdr>
    </w:div>
    <w:div w:id="1559707031">
      <w:bodyDiv w:val="1"/>
      <w:marLeft w:val="0"/>
      <w:marRight w:val="0"/>
      <w:marTop w:val="0"/>
      <w:marBottom w:val="0"/>
      <w:divBdr>
        <w:top w:val="none" w:sz="0" w:space="0" w:color="auto"/>
        <w:left w:val="none" w:sz="0" w:space="0" w:color="auto"/>
        <w:bottom w:val="none" w:sz="0" w:space="0" w:color="auto"/>
        <w:right w:val="none" w:sz="0" w:space="0" w:color="auto"/>
      </w:divBdr>
    </w:div>
    <w:div w:id="1559708135">
      <w:bodyDiv w:val="1"/>
      <w:marLeft w:val="0"/>
      <w:marRight w:val="0"/>
      <w:marTop w:val="0"/>
      <w:marBottom w:val="0"/>
      <w:divBdr>
        <w:top w:val="none" w:sz="0" w:space="0" w:color="auto"/>
        <w:left w:val="none" w:sz="0" w:space="0" w:color="auto"/>
        <w:bottom w:val="none" w:sz="0" w:space="0" w:color="auto"/>
        <w:right w:val="none" w:sz="0" w:space="0" w:color="auto"/>
      </w:divBdr>
    </w:div>
    <w:div w:id="1560283523">
      <w:bodyDiv w:val="1"/>
      <w:marLeft w:val="0"/>
      <w:marRight w:val="0"/>
      <w:marTop w:val="0"/>
      <w:marBottom w:val="0"/>
      <w:divBdr>
        <w:top w:val="none" w:sz="0" w:space="0" w:color="auto"/>
        <w:left w:val="none" w:sz="0" w:space="0" w:color="auto"/>
        <w:bottom w:val="none" w:sz="0" w:space="0" w:color="auto"/>
        <w:right w:val="none" w:sz="0" w:space="0" w:color="auto"/>
      </w:divBdr>
    </w:div>
    <w:div w:id="1560507343">
      <w:bodyDiv w:val="1"/>
      <w:marLeft w:val="0"/>
      <w:marRight w:val="0"/>
      <w:marTop w:val="0"/>
      <w:marBottom w:val="0"/>
      <w:divBdr>
        <w:top w:val="none" w:sz="0" w:space="0" w:color="auto"/>
        <w:left w:val="none" w:sz="0" w:space="0" w:color="auto"/>
        <w:bottom w:val="none" w:sz="0" w:space="0" w:color="auto"/>
        <w:right w:val="none" w:sz="0" w:space="0" w:color="auto"/>
      </w:divBdr>
    </w:div>
    <w:div w:id="1560628571">
      <w:bodyDiv w:val="1"/>
      <w:marLeft w:val="0"/>
      <w:marRight w:val="0"/>
      <w:marTop w:val="0"/>
      <w:marBottom w:val="0"/>
      <w:divBdr>
        <w:top w:val="none" w:sz="0" w:space="0" w:color="auto"/>
        <w:left w:val="none" w:sz="0" w:space="0" w:color="auto"/>
        <w:bottom w:val="none" w:sz="0" w:space="0" w:color="auto"/>
        <w:right w:val="none" w:sz="0" w:space="0" w:color="auto"/>
      </w:divBdr>
    </w:div>
    <w:div w:id="1560743886">
      <w:bodyDiv w:val="1"/>
      <w:marLeft w:val="0"/>
      <w:marRight w:val="0"/>
      <w:marTop w:val="0"/>
      <w:marBottom w:val="0"/>
      <w:divBdr>
        <w:top w:val="none" w:sz="0" w:space="0" w:color="auto"/>
        <w:left w:val="none" w:sz="0" w:space="0" w:color="auto"/>
        <w:bottom w:val="none" w:sz="0" w:space="0" w:color="auto"/>
        <w:right w:val="none" w:sz="0" w:space="0" w:color="auto"/>
      </w:divBdr>
    </w:div>
    <w:div w:id="1561869668">
      <w:bodyDiv w:val="1"/>
      <w:marLeft w:val="0"/>
      <w:marRight w:val="0"/>
      <w:marTop w:val="0"/>
      <w:marBottom w:val="0"/>
      <w:divBdr>
        <w:top w:val="none" w:sz="0" w:space="0" w:color="auto"/>
        <w:left w:val="none" w:sz="0" w:space="0" w:color="auto"/>
        <w:bottom w:val="none" w:sz="0" w:space="0" w:color="auto"/>
        <w:right w:val="none" w:sz="0" w:space="0" w:color="auto"/>
      </w:divBdr>
    </w:div>
    <w:div w:id="1562133328">
      <w:bodyDiv w:val="1"/>
      <w:marLeft w:val="0"/>
      <w:marRight w:val="0"/>
      <w:marTop w:val="0"/>
      <w:marBottom w:val="0"/>
      <w:divBdr>
        <w:top w:val="none" w:sz="0" w:space="0" w:color="auto"/>
        <w:left w:val="none" w:sz="0" w:space="0" w:color="auto"/>
        <w:bottom w:val="none" w:sz="0" w:space="0" w:color="auto"/>
        <w:right w:val="none" w:sz="0" w:space="0" w:color="auto"/>
      </w:divBdr>
    </w:div>
    <w:div w:id="1562793258">
      <w:bodyDiv w:val="1"/>
      <w:marLeft w:val="0"/>
      <w:marRight w:val="0"/>
      <w:marTop w:val="0"/>
      <w:marBottom w:val="0"/>
      <w:divBdr>
        <w:top w:val="none" w:sz="0" w:space="0" w:color="auto"/>
        <w:left w:val="none" w:sz="0" w:space="0" w:color="auto"/>
        <w:bottom w:val="none" w:sz="0" w:space="0" w:color="auto"/>
        <w:right w:val="none" w:sz="0" w:space="0" w:color="auto"/>
      </w:divBdr>
    </w:div>
    <w:div w:id="1562868888">
      <w:bodyDiv w:val="1"/>
      <w:marLeft w:val="0"/>
      <w:marRight w:val="0"/>
      <w:marTop w:val="0"/>
      <w:marBottom w:val="0"/>
      <w:divBdr>
        <w:top w:val="none" w:sz="0" w:space="0" w:color="auto"/>
        <w:left w:val="none" w:sz="0" w:space="0" w:color="auto"/>
        <w:bottom w:val="none" w:sz="0" w:space="0" w:color="auto"/>
        <w:right w:val="none" w:sz="0" w:space="0" w:color="auto"/>
      </w:divBdr>
    </w:div>
    <w:div w:id="1563322753">
      <w:bodyDiv w:val="1"/>
      <w:marLeft w:val="0"/>
      <w:marRight w:val="0"/>
      <w:marTop w:val="0"/>
      <w:marBottom w:val="0"/>
      <w:divBdr>
        <w:top w:val="none" w:sz="0" w:space="0" w:color="auto"/>
        <w:left w:val="none" w:sz="0" w:space="0" w:color="auto"/>
        <w:bottom w:val="none" w:sz="0" w:space="0" w:color="auto"/>
        <w:right w:val="none" w:sz="0" w:space="0" w:color="auto"/>
      </w:divBdr>
    </w:div>
    <w:div w:id="1563981445">
      <w:bodyDiv w:val="1"/>
      <w:marLeft w:val="0"/>
      <w:marRight w:val="0"/>
      <w:marTop w:val="0"/>
      <w:marBottom w:val="0"/>
      <w:divBdr>
        <w:top w:val="none" w:sz="0" w:space="0" w:color="auto"/>
        <w:left w:val="none" w:sz="0" w:space="0" w:color="auto"/>
        <w:bottom w:val="none" w:sz="0" w:space="0" w:color="auto"/>
        <w:right w:val="none" w:sz="0" w:space="0" w:color="auto"/>
      </w:divBdr>
    </w:div>
    <w:div w:id="1565331442">
      <w:bodyDiv w:val="1"/>
      <w:marLeft w:val="0"/>
      <w:marRight w:val="0"/>
      <w:marTop w:val="0"/>
      <w:marBottom w:val="0"/>
      <w:divBdr>
        <w:top w:val="none" w:sz="0" w:space="0" w:color="auto"/>
        <w:left w:val="none" w:sz="0" w:space="0" w:color="auto"/>
        <w:bottom w:val="none" w:sz="0" w:space="0" w:color="auto"/>
        <w:right w:val="none" w:sz="0" w:space="0" w:color="auto"/>
      </w:divBdr>
    </w:div>
    <w:div w:id="1565338690">
      <w:bodyDiv w:val="1"/>
      <w:marLeft w:val="0"/>
      <w:marRight w:val="0"/>
      <w:marTop w:val="0"/>
      <w:marBottom w:val="0"/>
      <w:divBdr>
        <w:top w:val="none" w:sz="0" w:space="0" w:color="auto"/>
        <w:left w:val="none" w:sz="0" w:space="0" w:color="auto"/>
        <w:bottom w:val="none" w:sz="0" w:space="0" w:color="auto"/>
        <w:right w:val="none" w:sz="0" w:space="0" w:color="auto"/>
      </w:divBdr>
    </w:div>
    <w:div w:id="1565796493">
      <w:bodyDiv w:val="1"/>
      <w:marLeft w:val="0"/>
      <w:marRight w:val="0"/>
      <w:marTop w:val="0"/>
      <w:marBottom w:val="0"/>
      <w:divBdr>
        <w:top w:val="none" w:sz="0" w:space="0" w:color="auto"/>
        <w:left w:val="none" w:sz="0" w:space="0" w:color="auto"/>
        <w:bottom w:val="none" w:sz="0" w:space="0" w:color="auto"/>
        <w:right w:val="none" w:sz="0" w:space="0" w:color="auto"/>
      </w:divBdr>
    </w:div>
    <w:div w:id="1565800811">
      <w:bodyDiv w:val="1"/>
      <w:marLeft w:val="0"/>
      <w:marRight w:val="0"/>
      <w:marTop w:val="0"/>
      <w:marBottom w:val="0"/>
      <w:divBdr>
        <w:top w:val="none" w:sz="0" w:space="0" w:color="auto"/>
        <w:left w:val="none" w:sz="0" w:space="0" w:color="auto"/>
        <w:bottom w:val="none" w:sz="0" w:space="0" w:color="auto"/>
        <w:right w:val="none" w:sz="0" w:space="0" w:color="auto"/>
      </w:divBdr>
    </w:div>
    <w:div w:id="1565991259">
      <w:bodyDiv w:val="1"/>
      <w:marLeft w:val="0"/>
      <w:marRight w:val="0"/>
      <w:marTop w:val="0"/>
      <w:marBottom w:val="0"/>
      <w:divBdr>
        <w:top w:val="none" w:sz="0" w:space="0" w:color="auto"/>
        <w:left w:val="none" w:sz="0" w:space="0" w:color="auto"/>
        <w:bottom w:val="none" w:sz="0" w:space="0" w:color="auto"/>
        <w:right w:val="none" w:sz="0" w:space="0" w:color="auto"/>
      </w:divBdr>
    </w:div>
    <w:div w:id="1565993729">
      <w:bodyDiv w:val="1"/>
      <w:marLeft w:val="0"/>
      <w:marRight w:val="0"/>
      <w:marTop w:val="0"/>
      <w:marBottom w:val="0"/>
      <w:divBdr>
        <w:top w:val="none" w:sz="0" w:space="0" w:color="auto"/>
        <w:left w:val="none" w:sz="0" w:space="0" w:color="auto"/>
        <w:bottom w:val="none" w:sz="0" w:space="0" w:color="auto"/>
        <w:right w:val="none" w:sz="0" w:space="0" w:color="auto"/>
      </w:divBdr>
    </w:div>
    <w:div w:id="1568228360">
      <w:bodyDiv w:val="1"/>
      <w:marLeft w:val="0"/>
      <w:marRight w:val="0"/>
      <w:marTop w:val="0"/>
      <w:marBottom w:val="0"/>
      <w:divBdr>
        <w:top w:val="none" w:sz="0" w:space="0" w:color="auto"/>
        <w:left w:val="none" w:sz="0" w:space="0" w:color="auto"/>
        <w:bottom w:val="none" w:sz="0" w:space="0" w:color="auto"/>
        <w:right w:val="none" w:sz="0" w:space="0" w:color="auto"/>
      </w:divBdr>
    </w:div>
    <w:div w:id="1568299220">
      <w:bodyDiv w:val="1"/>
      <w:marLeft w:val="0"/>
      <w:marRight w:val="0"/>
      <w:marTop w:val="0"/>
      <w:marBottom w:val="0"/>
      <w:divBdr>
        <w:top w:val="none" w:sz="0" w:space="0" w:color="auto"/>
        <w:left w:val="none" w:sz="0" w:space="0" w:color="auto"/>
        <w:bottom w:val="none" w:sz="0" w:space="0" w:color="auto"/>
        <w:right w:val="none" w:sz="0" w:space="0" w:color="auto"/>
      </w:divBdr>
    </w:div>
    <w:div w:id="1568997812">
      <w:bodyDiv w:val="1"/>
      <w:marLeft w:val="0"/>
      <w:marRight w:val="0"/>
      <w:marTop w:val="0"/>
      <w:marBottom w:val="0"/>
      <w:divBdr>
        <w:top w:val="none" w:sz="0" w:space="0" w:color="auto"/>
        <w:left w:val="none" w:sz="0" w:space="0" w:color="auto"/>
        <w:bottom w:val="none" w:sz="0" w:space="0" w:color="auto"/>
        <w:right w:val="none" w:sz="0" w:space="0" w:color="auto"/>
      </w:divBdr>
    </w:div>
    <w:div w:id="1569683767">
      <w:bodyDiv w:val="1"/>
      <w:marLeft w:val="0"/>
      <w:marRight w:val="0"/>
      <w:marTop w:val="0"/>
      <w:marBottom w:val="0"/>
      <w:divBdr>
        <w:top w:val="none" w:sz="0" w:space="0" w:color="auto"/>
        <w:left w:val="none" w:sz="0" w:space="0" w:color="auto"/>
        <w:bottom w:val="none" w:sz="0" w:space="0" w:color="auto"/>
        <w:right w:val="none" w:sz="0" w:space="0" w:color="auto"/>
      </w:divBdr>
    </w:div>
    <w:div w:id="1570339975">
      <w:bodyDiv w:val="1"/>
      <w:marLeft w:val="0"/>
      <w:marRight w:val="0"/>
      <w:marTop w:val="0"/>
      <w:marBottom w:val="0"/>
      <w:divBdr>
        <w:top w:val="none" w:sz="0" w:space="0" w:color="auto"/>
        <w:left w:val="none" w:sz="0" w:space="0" w:color="auto"/>
        <w:bottom w:val="none" w:sz="0" w:space="0" w:color="auto"/>
        <w:right w:val="none" w:sz="0" w:space="0" w:color="auto"/>
      </w:divBdr>
    </w:div>
    <w:div w:id="1570385691">
      <w:bodyDiv w:val="1"/>
      <w:marLeft w:val="0"/>
      <w:marRight w:val="0"/>
      <w:marTop w:val="0"/>
      <w:marBottom w:val="0"/>
      <w:divBdr>
        <w:top w:val="none" w:sz="0" w:space="0" w:color="auto"/>
        <w:left w:val="none" w:sz="0" w:space="0" w:color="auto"/>
        <w:bottom w:val="none" w:sz="0" w:space="0" w:color="auto"/>
        <w:right w:val="none" w:sz="0" w:space="0" w:color="auto"/>
      </w:divBdr>
    </w:div>
    <w:div w:id="1570581706">
      <w:bodyDiv w:val="1"/>
      <w:marLeft w:val="0"/>
      <w:marRight w:val="0"/>
      <w:marTop w:val="0"/>
      <w:marBottom w:val="0"/>
      <w:divBdr>
        <w:top w:val="none" w:sz="0" w:space="0" w:color="auto"/>
        <w:left w:val="none" w:sz="0" w:space="0" w:color="auto"/>
        <w:bottom w:val="none" w:sz="0" w:space="0" w:color="auto"/>
        <w:right w:val="none" w:sz="0" w:space="0" w:color="auto"/>
      </w:divBdr>
    </w:div>
    <w:div w:id="1571651524">
      <w:bodyDiv w:val="1"/>
      <w:marLeft w:val="0"/>
      <w:marRight w:val="0"/>
      <w:marTop w:val="0"/>
      <w:marBottom w:val="0"/>
      <w:divBdr>
        <w:top w:val="none" w:sz="0" w:space="0" w:color="auto"/>
        <w:left w:val="none" w:sz="0" w:space="0" w:color="auto"/>
        <w:bottom w:val="none" w:sz="0" w:space="0" w:color="auto"/>
        <w:right w:val="none" w:sz="0" w:space="0" w:color="auto"/>
      </w:divBdr>
    </w:div>
    <w:div w:id="1571892066">
      <w:bodyDiv w:val="1"/>
      <w:marLeft w:val="0"/>
      <w:marRight w:val="0"/>
      <w:marTop w:val="0"/>
      <w:marBottom w:val="0"/>
      <w:divBdr>
        <w:top w:val="none" w:sz="0" w:space="0" w:color="auto"/>
        <w:left w:val="none" w:sz="0" w:space="0" w:color="auto"/>
        <w:bottom w:val="none" w:sz="0" w:space="0" w:color="auto"/>
        <w:right w:val="none" w:sz="0" w:space="0" w:color="auto"/>
      </w:divBdr>
    </w:div>
    <w:div w:id="1571962984">
      <w:bodyDiv w:val="1"/>
      <w:marLeft w:val="0"/>
      <w:marRight w:val="0"/>
      <w:marTop w:val="0"/>
      <w:marBottom w:val="0"/>
      <w:divBdr>
        <w:top w:val="none" w:sz="0" w:space="0" w:color="auto"/>
        <w:left w:val="none" w:sz="0" w:space="0" w:color="auto"/>
        <w:bottom w:val="none" w:sz="0" w:space="0" w:color="auto"/>
        <w:right w:val="none" w:sz="0" w:space="0" w:color="auto"/>
      </w:divBdr>
    </w:div>
    <w:div w:id="1572234064">
      <w:bodyDiv w:val="1"/>
      <w:marLeft w:val="0"/>
      <w:marRight w:val="0"/>
      <w:marTop w:val="0"/>
      <w:marBottom w:val="0"/>
      <w:divBdr>
        <w:top w:val="none" w:sz="0" w:space="0" w:color="auto"/>
        <w:left w:val="none" w:sz="0" w:space="0" w:color="auto"/>
        <w:bottom w:val="none" w:sz="0" w:space="0" w:color="auto"/>
        <w:right w:val="none" w:sz="0" w:space="0" w:color="auto"/>
      </w:divBdr>
    </w:div>
    <w:div w:id="1572420097">
      <w:bodyDiv w:val="1"/>
      <w:marLeft w:val="0"/>
      <w:marRight w:val="0"/>
      <w:marTop w:val="0"/>
      <w:marBottom w:val="0"/>
      <w:divBdr>
        <w:top w:val="none" w:sz="0" w:space="0" w:color="auto"/>
        <w:left w:val="none" w:sz="0" w:space="0" w:color="auto"/>
        <w:bottom w:val="none" w:sz="0" w:space="0" w:color="auto"/>
        <w:right w:val="none" w:sz="0" w:space="0" w:color="auto"/>
      </w:divBdr>
    </w:div>
    <w:div w:id="1572764802">
      <w:bodyDiv w:val="1"/>
      <w:marLeft w:val="0"/>
      <w:marRight w:val="0"/>
      <w:marTop w:val="0"/>
      <w:marBottom w:val="0"/>
      <w:divBdr>
        <w:top w:val="none" w:sz="0" w:space="0" w:color="auto"/>
        <w:left w:val="none" w:sz="0" w:space="0" w:color="auto"/>
        <w:bottom w:val="none" w:sz="0" w:space="0" w:color="auto"/>
        <w:right w:val="none" w:sz="0" w:space="0" w:color="auto"/>
      </w:divBdr>
    </w:div>
    <w:div w:id="1572814240">
      <w:bodyDiv w:val="1"/>
      <w:marLeft w:val="0"/>
      <w:marRight w:val="0"/>
      <w:marTop w:val="0"/>
      <w:marBottom w:val="0"/>
      <w:divBdr>
        <w:top w:val="none" w:sz="0" w:space="0" w:color="auto"/>
        <w:left w:val="none" w:sz="0" w:space="0" w:color="auto"/>
        <w:bottom w:val="none" w:sz="0" w:space="0" w:color="auto"/>
        <w:right w:val="none" w:sz="0" w:space="0" w:color="auto"/>
      </w:divBdr>
    </w:div>
    <w:div w:id="1574201519">
      <w:bodyDiv w:val="1"/>
      <w:marLeft w:val="0"/>
      <w:marRight w:val="0"/>
      <w:marTop w:val="0"/>
      <w:marBottom w:val="0"/>
      <w:divBdr>
        <w:top w:val="none" w:sz="0" w:space="0" w:color="auto"/>
        <w:left w:val="none" w:sz="0" w:space="0" w:color="auto"/>
        <w:bottom w:val="none" w:sz="0" w:space="0" w:color="auto"/>
        <w:right w:val="none" w:sz="0" w:space="0" w:color="auto"/>
      </w:divBdr>
    </w:div>
    <w:div w:id="1574272015">
      <w:bodyDiv w:val="1"/>
      <w:marLeft w:val="0"/>
      <w:marRight w:val="0"/>
      <w:marTop w:val="0"/>
      <w:marBottom w:val="0"/>
      <w:divBdr>
        <w:top w:val="none" w:sz="0" w:space="0" w:color="auto"/>
        <w:left w:val="none" w:sz="0" w:space="0" w:color="auto"/>
        <w:bottom w:val="none" w:sz="0" w:space="0" w:color="auto"/>
        <w:right w:val="none" w:sz="0" w:space="0" w:color="auto"/>
      </w:divBdr>
    </w:div>
    <w:div w:id="1574462684">
      <w:bodyDiv w:val="1"/>
      <w:marLeft w:val="0"/>
      <w:marRight w:val="0"/>
      <w:marTop w:val="0"/>
      <w:marBottom w:val="0"/>
      <w:divBdr>
        <w:top w:val="none" w:sz="0" w:space="0" w:color="auto"/>
        <w:left w:val="none" w:sz="0" w:space="0" w:color="auto"/>
        <w:bottom w:val="none" w:sz="0" w:space="0" w:color="auto"/>
        <w:right w:val="none" w:sz="0" w:space="0" w:color="auto"/>
      </w:divBdr>
    </w:div>
    <w:div w:id="1574465737">
      <w:bodyDiv w:val="1"/>
      <w:marLeft w:val="0"/>
      <w:marRight w:val="0"/>
      <w:marTop w:val="0"/>
      <w:marBottom w:val="0"/>
      <w:divBdr>
        <w:top w:val="none" w:sz="0" w:space="0" w:color="auto"/>
        <w:left w:val="none" w:sz="0" w:space="0" w:color="auto"/>
        <w:bottom w:val="none" w:sz="0" w:space="0" w:color="auto"/>
        <w:right w:val="none" w:sz="0" w:space="0" w:color="auto"/>
      </w:divBdr>
    </w:div>
    <w:div w:id="1574923889">
      <w:bodyDiv w:val="1"/>
      <w:marLeft w:val="0"/>
      <w:marRight w:val="0"/>
      <w:marTop w:val="0"/>
      <w:marBottom w:val="0"/>
      <w:divBdr>
        <w:top w:val="none" w:sz="0" w:space="0" w:color="auto"/>
        <w:left w:val="none" w:sz="0" w:space="0" w:color="auto"/>
        <w:bottom w:val="none" w:sz="0" w:space="0" w:color="auto"/>
        <w:right w:val="none" w:sz="0" w:space="0" w:color="auto"/>
      </w:divBdr>
    </w:div>
    <w:div w:id="1575042868">
      <w:bodyDiv w:val="1"/>
      <w:marLeft w:val="0"/>
      <w:marRight w:val="0"/>
      <w:marTop w:val="0"/>
      <w:marBottom w:val="0"/>
      <w:divBdr>
        <w:top w:val="none" w:sz="0" w:space="0" w:color="auto"/>
        <w:left w:val="none" w:sz="0" w:space="0" w:color="auto"/>
        <w:bottom w:val="none" w:sz="0" w:space="0" w:color="auto"/>
        <w:right w:val="none" w:sz="0" w:space="0" w:color="auto"/>
      </w:divBdr>
    </w:div>
    <w:div w:id="1575121461">
      <w:bodyDiv w:val="1"/>
      <w:marLeft w:val="0"/>
      <w:marRight w:val="0"/>
      <w:marTop w:val="0"/>
      <w:marBottom w:val="0"/>
      <w:divBdr>
        <w:top w:val="none" w:sz="0" w:space="0" w:color="auto"/>
        <w:left w:val="none" w:sz="0" w:space="0" w:color="auto"/>
        <w:bottom w:val="none" w:sz="0" w:space="0" w:color="auto"/>
        <w:right w:val="none" w:sz="0" w:space="0" w:color="auto"/>
      </w:divBdr>
    </w:div>
    <w:div w:id="1575385125">
      <w:bodyDiv w:val="1"/>
      <w:marLeft w:val="0"/>
      <w:marRight w:val="0"/>
      <w:marTop w:val="0"/>
      <w:marBottom w:val="0"/>
      <w:divBdr>
        <w:top w:val="none" w:sz="0" w:space="0" w:color="auto"/>
        <w:left w:val="none" w:sz="0" w:space="0" w:color="auto"/>
        <w:bottom w:val="none" w:sz="0" w:space="0" w:color="auto"/>
        <w:right w:val="none" w:sz="0" w:space="0" w:color="auto"/>
      </w:divBdr>
    </w:div>
    <w:div w:id="1576551850">
      <w:bodyDiv w:val="1"/>
      <w:marLeft w:val="0"/>
      <w:marRight w:val="0"/>
      <w:marTop w:val="0"/>
      <w:marBottom w:val="0"/>
      <w:divBdr>
        <w:top w:val="none" w:sz="0" w:space="0" w:color="auto"/>
        <w:left w:val="none" w:sz="0" w:space="0" w:color="auto"/>
        <w:bottom w:val="none" w:sz="0" w:space="0" w:color="auto"/>
        <w:right w:val="none" w:sz="0" w:space="0" w:color="auto"/>
      </w:divBdr>
    </w:div>
    <w:div w:id="1576938630">
      <w:bodyDiv w:val="1"/>
      <w:marLeft w:val="0"/>
      <w:marRight w:val="0"/>
      <w:marTop w:val="0"/>
      <w:marBottom w:val="0"/>
      <w:divBdr>
        <w:top w:val="none" w:sz="0" w:space="0" w:color="auto"/>
        <w:left w:val="none" w:sz="0" w:space="0" w:color="auto"/>
        <w:bottom w:val="none" w:sz="0" w:space="0" w:color="auto"/>
        <w:right w:val="none" w:sz="0" w:space="0" w:color="auto"/>
      </w:divBdr>
    </w:div>
    <w:div w:id="1577084419">
      <w:bodyDiv w:val="1"/>
      <w:marLeft w:val="0"/>
      <w:marRight w:val="0"/>
      <w:marTop w:val="0"/>
      <w:marBottom w:val="0"/>
      <w:divBdr>
        <w:top w:val="none" w:sz="0" w:space="0" w:color="auto"/>
        <w:left w:val="none" w:sz="0" w:space="0" w:color="auto"/>
        <w:bottom w:val="none" w:sz="0" w:space="0" w:color="auto"/>
        <w:right w:val="none" w:sz="0" w:space="0" w:color="auto"/>
      </w:divBdr>
    </w:div>
    <w:div w:id="1577126495">
      <w:bodyDiv w:val="1"/>
      <w:marLeft w:val="0"/>
      <w:marRight w:val="0"/>
      <w:marTop w:val="0"/>
      <w:marBottom w:val="0"/>
      <w:divBdr>
        <w:top w:val="none" w:sz="0" w:space="0" w:color="auto"/>
        <w:left w:val="none" w:sz="0" w:space="0" w:color="auto"/>
        <w:bottom w:val="none" w:sz="0" w:space="0" w:color="auto"/>
        <w:right w:val="none" w:sz="0" w:space="0" w:color="auto"/>
      </w:divBdr>
    </w:div>
    <w:div w:id="1577127261">
      <w:bodyDiv w:val="1"/>
      <w:marLeft w:val="0"/>
      <w:marRight w:val="0"/>
      <w:marTop w:val="0"/>
      <w:marBottom w:val="0"/>
      <w:divBdr>
        <w:top w:val="none" w:sz="0" w:space="0" w:color="auto"/>
        <w:left w:val="none" w:sz="0" w:space="0" w:color="auto"/>
        <w:bottom w:val="none" w:sz="0" w:space="0" w:color="auto"/>
        <w:right w:val="none" w:sz="0" w:space="0" w:color="auto"/>
      </w:divBdr>
    </w:div>
    <w:div w:id="1577205045">
      <w:bodyDiv w:val="1"/>
      <w:marLeft w:val="0"/>
      <w:marRight w:val="0"/>
      <w:marTop w:val="0"/>
      <w:marBottom w:val="0"/>
      <w:divBdr>
        <w:top w:val="none" w:sz="0" w:space="0" w:color="auto"/>
        <w:left w:val="none" w:sz="0" w:space="0" w:color="auto"/>
        <w:bottom w:val="none" w:sz="0" w:space="0" w:color="auto"/>
        <w:right w:val="none" w:sz="0" w:space="0" w:color="auto"/>
      </w:divBdr>
    </w:div>
    <w:div w:id="1577206404">
      <w:bodyDiv w:val="1"/>
      <w:marLeft w:val="0"/>
      <w:marRight w:val="0"/>
      <w:marTop w:val="0"/>
      <w:marBottom w:val="0"/>
      <w:divBdr>
        <w:top w:val="none" w:sz="0" w:space="0" w:color="auto"/>
        <w:left w:val="none" w:sz="0" w:space="0" w:color="auto"/>
        <w:bottom w:val="none" w:sz="0" w:space="0" w:color="auto"/>
        <w:right w:val="none" w:sz="0" w:space="0" w:color="auto"/>
      </w:divBdr>
    </w:div>
    <w:div w:id="1577282128">
      <w:bodyDiv w:val="1"/>
      <w:marLeft w:val="0"/>
      <w:marRight w:val="0"/>
      <w:marTop w:val="0"/>
      <w:marBottom w:val="0"/>
      <w:divBdr>
        <w:top w:val="none" w:sz="0" w:space="0" w:color="auto"/>
        <w:left w:val="none" w:sz="0" w:space="0" w:color="auto"/>
        <w:bottom w:val="none" w:sz="0" w:space="0" w:color="auto"/>
        <w:right w:val="none" w:sz="0" w:space="0" w:color="auto"/>
      </w:divBdr>
    </w:div>
    <w:div w:id="1577402275">
      <w:bodyDiv w:val="1"/>
      <w:marLeft w:val="0"/>
      <w:marRight w:val="0"/>
      <w:marTop w:val="0"/>
      <w:marBottom w:val="0"/>
      <w:divBdr>
        <w:top w:val="none" w:sz="0" w:space="0" w:color="auto"/>
        <w:left w:val="none" w:sz="0" w:space="0" w:color="auto"/>
        <w:bottom w:val="none" w:sz="0" w:space="0" w:color="auto"/>
        <w:right w:val="none" w:sz="0" w:space="0" w:color="auto"/>
      </w:divBdr>
    </w:div>
    <w:div w:id="1577477000">
      <w:bodyDiv w:val="1"/>
      <w:marLeft w:val="0"/>
      <w:marRight w:val="0"/>
      <w:marTop w:val="0"/>
      <w:marBottom w:val="0"/>
      <w:divBdr>
        <w:top w:val="none" w:sz="0" w:space="0" w:color="auto"/>
        <w:left w:val="none" w:sz="0" w:space="0" w:color="auto"/>
        <w:bottom w:val="none" w:sz="0" w:space="0" w:color="auto"/>
        <w:right w:val="none" w:sz="0" w:space="0" w:color="auto"/>
      </w:divBdr>
    </w:div>
    <w:div w:id="1577781668">
      <w:bodyDiv w:val="1"/>
      <w:marLeft w:val="0"/>
      <w:marRight w:val="0"/>
      <w:marTop w:val="0"/>
      <w:marBottom w:val="0"/>
      <w:divBdr>
        <w:top w:val="none" w:sz="0" w:space="0" w:color="auto"/>
        <w:left w:val="none" w:sz="0" w:space="0" w:color="auto"/>
        <w:bottom w:val="none" w:sz="0" w:space="0" w:color="auto"/>
        <w:right w:val="none" w:sz="0" w:space="0" w:color="auto"/>
      </w:divBdr>
    </w:div>
    <w:div w:id="1577782823">
      <w:bodyDiv w:val="1"/>
      <w:marLeft w:val="0"/>
      <w:marRight w:val="0"/>
      <w:marTop w:val="0"/>
      <w:marBottom w:val="0"/>
      <w:divBdr>
        <w:top w:val="none" w:sz="0" w:space="0" w:color="auto"/>
        <w:left w:val="none" w:sz="0" w:space="0" w:color="auto"/>
        <w:bottom w:val="none" w:sz="0" w:space="0" w:color="auto"/>
        <w:right w:val="none" w:sz="0" w:space="0" w:color="auto"/>
      </w:divBdr>
    </w:div>
    <w:div w:id="1577938273">
      <w:bodyDiv w:val="1"/>
      <w:marLeft w:val="0"/>
      <w:marRight w:val="0"/>
      <w:marTop w:val="0"/>
      <w:marBottom w:val="0"/>
      <w:divBdr>
        <w:top w:val="none" w:sz="0" w:space="0" w:color="auto"/>
        <w:left w:val="none" w:sz="0" w:space="0" w:color="auto"/>
        <w:bottom w:val="none" w:sz="0" w:space="0" w:color="auto"/>
        <w:right w:val="none" w:sz="0" w:space="0" w:color="auto"/>
      </w:divBdr>
    </w:div>
    <w:div w:id="1578317571">
      <w:bodyDiv w:val="1"/>
      <w:marLeft w:val="0"/>
      <w:marRight w:val="0"/>
      <w:marTop w:val="0"/>
      <w:marBottom w:val="0"/>
      <w:divBdr>
        <w:top w:val="none" w:sz="0" w:space="0" w:color="auto"/>
        <w:left w:val="none" w:sz="0" w:space="0" w:color="auto"/>
        <w:bottom w:val="none" w:sz="0" w:space="0" w:color="auto"/>
        <w:right w:val="none" w:sz="0" w:space="0" w:color="auto"/>
      </w:divBdr>
    </w:div>
    <w:div w:id="1578318315">
      <w:bodyDiv w:val="1"/>
      <w:marLeft w:val="0"/>
      <w:marRight w:val="0"/>
      <w:marTop w:val="0"/>
      <w:marBottom w:val="0"/>
      <w:divBdr>
        <w:top w:val="none" w:sz="0" w:space="0" w:color="auto"/>
        <w:left w:val="none" w:sz="0" w:space="0" w:color="auto"/>
        <w:bottom w:val="none" w:sz="0" w:space="0" w:color="auto"/>
        <w:right w:val="none" w:sz="0" w:space="0" w:color="auto"/>
      </w:divBdr>
    </w:div>
    <w:div w:id="1578396755">
      <w:bodyDiv w:val="1"/>
      <w:marLeft w:val="0"/>
      <w:marRight w:val="0"/>
      <w:marTop w:val="0"/>
      <w:marBottom w:val="0"/>
      <w:divBdr>
        <w:top w:val="none" w:sz="0" w:space="0" w:color="auto"/>
        <w:left w:val="none" w:sz="0" w:space="0" w:color="auto"/>
        <w:bottom w:val="none" w:sz="0" w:space="0" w:color="auto"/>
        <w:right w:val="none" w:sz="0" w:space="0" w:color="auto"/>
      </w:divBdr>
    </w:div>
    <w:div w:id="1578588286">
      <w:bodyDiv w:val="1"/>
      <w:marLeft w:val="0"/>
      <w:marRight w:val="0"/>
      <w:marTop w:val="0"/>
      <w:marBottom w:val="0"/>
      <w:divBdr>
        <w:top w:val="none" w:sz="0" w:space="0" w:color="auto"/>
        <w:left w:val="none" w:sz="0" w:space="0" w:color="auto"/>
        <w:bottom w:val="none" w:sz="0" w:space="0" w:color="auto"/>
        <w:right w:val="none" w:sz="0" w:space="0" w:color="auto"/>
      </w:divBdr>
    </w:div>
    <w:div w:id="1578785797">
      <w:bodyDiv w:val="1"/>
      <w:marLeft w:val="0"/>
      <w:marRight w:val="0"/>
      <w:marTop w:val="0"/>
      <w:marBottom w:val="0"/>
      <w:divBdr>
        <w:top w:val="none" w:sz="0" w:space="0" w:color="auto"/>
        <w:left w:val="none" w:sz="0" w:space="0" w:color="auto"/>
        <w:bottom w:val="none" w:sz="0" w:space="0" w:color="auto"/>
        <w:right w:val="none" w:sz="0" w:space="0" w:color="auto"/>
      </w:divBdr>
    </w:div>
    <w:div w:id="1578856160">
      <w:bodyDiv w:val="1"/>
      <w:marLeft w:val="0"/>
      <w:marRight w:val="0"/>
      <w:marTop w:val="0"/>
      <w:marBottom w:val="0"/>
      <w:divBdr>
        <w:top w:val="none" w:sz="0" w:space="0" w:color="auto"/>
        <w:left w:val="none" w:sz="0" w:space="0" w:color="auto"/>
        <w:bottom w:val="none" w:sz="0" w:space="0" w:color="auto"/>
        <w:right w:val="none" w:sz="0" w:space="0" w:color="auto"/>
      </w:divBdr>
    </w:div>
    <w:div w:id="1579245248">
      <w:bodyDiv w:val="1"/>
      <w:marLeft w:val="0"/>
      <w:marRight w:val="0"/>
      <w:marTop w:val="0"/>
      <w:marBottom w:val="0"/>
      <w:divBdr>
        <w:top w:val="none" w:sz="0" w:space="0" w:color="auto"/>
        <w:left w:val="none" w:sz="0" w:space="0" w:color="auto"/>
        <w:bottom w:val="none" w:sz="0" w:space="0" w:color="auto"/>
        <w:right w:val="none" w:sz="0" w:space="0" w:color="auto"/>
      </w:divBdr>
    </w:div>
    <w:div w:id="1579363076">
      <w:bodyDiv w:val="1"/>
      <w:marLeft w:val="0"/>
      <w:marRight w:val="0"/>
      <w:marTop w:val="0"/>
      <w:marBottom w:val="0"/>
      <w:divBdr>
        <w:top w:val="none" w:sz="0" w:space="0" w:color="auto"/>
        <w:left w:val="none" w:sz="0" w:space="0" w:color="auto"/>
        <w:bottom w:val="none" w:sz="0" w:space="0" w:color="auto"/>
        <w:right w:val="none" w:sz="0" w:space="0" w:color="auto"/>
      </w:divBdr>
    </w:div>
    <w:div w:id="1579905250">
      <w:bodyDiv w:val="1"/>
      <w:marLeft w:val="0"/>
      <w:marRight w:val="0"/>
      <w:marTop w:val="0"/>
      <w:marBottom w:val="0"/>
      <w:divBdr>
        <w:top w:val="none" w:sz="0" w:space="0" w:color="auto"/>
        <w:left w:val="none" w:sz="0" w:space="0" w:color="auto"/>
        <w:bottom w:val="none" w:sz="0" w:space="0" w:color="auto"/>
        <w:right w:val="none" w:sz="0" w:space="0" w:color="auto"/>
      </w:divBdr>
    </w:div>
    <w:div w:id="1579947252">
      <w:bodyDiv w:val="1"/>
      <w:marLeft w:val="0"/>
      <w:marRight w:val="0"/>
      <w:marTop w:val="0"/>
      <w:marBottom w:val="0"/>
      <w:divBdr>
        <w:top w:val="none" w:sz="0" w:space="0" w:color="auto"/>
        <w:left w:val="none" w:sz="0" w:space="0" w:color="auto"/>
        <w:bottom w:val="none" w:sz="0" w:space="0" w:color="auto"/>
        <w:right w:val="none" w:sz="0" w:space="0" w:color="auto"/>
      </w:divBdr>
    </w:div>
    <w:div w:id="1580168240">
      <w:bodyDiv w:val="1"/>
      <w:marLeft w:val="0"/>
      <w:marRight w:val="0"/>
      <w:marTop w:val="0"/>
      <w:marBottom w:val="0"/>
      <w:divBdr>
        <w:top w:val="none" w:sz="0" w:space="0" w:color="auto"/>
        <w:left w:val="none" w:sz="0" w:space="0" w:color="auto"/>
        <w:bottom w:val="none" w:sz="0" w:space="0" w:color="auto"/>
        <w:right w:val="none" w:sz="0" w:space="0" w:color="auto"/>
      </w:divBdr>
    </w:div>
    <w:div w:id="1580558419">
      <w:bodyDiv w:val="1"/>
      <w:marLeft w:val="0"/>
      <w:marRight w:val="0"/>
      <w:marTop w:val="0"/>
      <w:marBottom w:val="0"/>
      <w:divBdr>
        <w:top w:val="none" w:sz="0" w:space="0" w:color="auto"/>
        <w:left w:val="none" w:sz="0" w:space="0" w:color="auto"/>
        <w:bottom w:val="none" w:sz="0" w:space="0" w:color="auto"/>
        <w:right w:val="none" w:sz="0" w:space="0" w:color="auto"/>
      </w:divBdr>
    </w:div>
    <w:div w:id="1580823946">
      <w:bodyDiv w:val="1"/>
      <w:marLeft w:val="0"/>
      <w:marRight w:val="0"/>
      <w:marTop w:val="0"/>
      <w:marBottom w:val="0"/>
      <w:divBdr>
        <w:top w:val="none" w:sz="0" w:space="0" w:color="auto"/>
        <w:left w:val="none" w:sz="0" w:space="0" w:color="auto"/>
        <w:bottom w:val="none" w:sz="0" w:space="0" w:color="auto"/>
        <w:right w:val="none" w:sz="0" w:space="0" w:color="auto"/>
      </w:divBdr>
    </w:div>
    <w:div w:id="1581987133">
      <w:bodyDiv w:val="1"/>
      <w:marLeft w:val="0"/>
      <w:marRight w:val="0"/>
      <w:marTop w:val="0"/>
      <w:marBottom w:val="0"/>
      <w:divBdr>
        <w:top w:val="none" w:sz="0" w:space="0" w:color="auto"/>
        <w:left w:val="none" w:sz="0" w:space="0" w:color="auto"/>
        <w:bottom w:val="none" w:sz="0" w:space="0" w:color="auto"/>
        <w:right w:val="none" w:sz="0" w:space="0" w:color="auto"/>
      </w:divBdr>
    </w:div>
    <w:div w:id="1582249086">
      <w:bodyDiv w:val="1"/>
      <w:marLeft w:val="0"/>
      <w:marRight w:val="0"/>
      <w:marTop w:val="0"/>
      <w:marBottom w:val="0"/>
      <w:divBdr>
        <w:top w:val="none" w:sz="0" w:space="0" w:color="auto"/>
        <w:left w:val="none" w:sz="0" w:space="0" w:color="auto"/>
        <w:bottom w:val="none" w:sz="0" w:space="0" w:color="auto"/>
        <w:right w:val="none" w:sz="0" w:space="0" w:color="auto"/>
      </w:divBdr>
    </w:div>
    <w:div w:id="1582447758">
      <w:bodyDiv w:val="1"/>
      <w:marLeft w:val="0"/>
      <w:marRight w:val="0"/>
      <w:marTop w:val="0"/>
      <w:marBottom w:val="0"/>
      <w:divBdr>
        <w:top w:val="none" w:sz="0" w:space="0" w:color="auto"/>
        <w:left w:val="none" w:sz="0" w:space="0" w:color="auto"/>
        <w:bottom w:val="none" w:sz="0" w:space="0" w:color="auto"/>
        <w:right w:val="none" w:sz="0" w:space="0" w:color="auto"/>
      </w:divBdr>
    </w:div>
    <w:div w:id="1582450294">
      <w:bodyDiv w:val="1"/>
      <w:marLeft w:val="0"/>
      <w:marRight w:val="0"/>
      <w:marTop w:val="0"/>
      <w:marBottom w:val="0"/>
      <w:divBdr>
        <w:top w:val="none" w:sz="0" w:space="0" w:color="auto"/>
        <w:left w:val="none" w:sz="0" w:space="0" w:color="auto"/>
        <w:bottom w:val="none" w:sz="0" w:space="0" w:color="auto"/>
        <w:right w:val="none" w:sz="0" w:space="0" w:color="auto"/>
      </w:divBdr>
    </w:div>
    <w:div w:id="1582833017">
      <w:bodyDiv w:val="1"/>
      <w:marLeft w:val="0"/>
      <w:marRight w:val="0"/>
      <w:marTop w:val="0"/>
      <w:marBottom w:val="0"/>
      <w:divBdr>
        <w:top w:val="none" w:sz="0" w:space="0" w:color="auto"/>
        <w:left w:val="none" w:sz="0" w:space="0" w:color="auto"/>
        <w:bottom w:val="none" w:sz="0" w:space="0" w:color="auto"/>
        <w:right w:val="none" w:sz="0" w:space="0" w:color="auto"/>
      </w:divBdr>
    </w:div>
    <w:div w:id="1582837595">
      <w:bodyDiv w:val="1"/>
      <w:marLeft w:val="0"/>
      <w:marRight w:val="0"/>
      <w:marTop w:val="0"/>
      <w:marBottom w:val="0"/>
      <w:divBdr>
        <w:top w:val="none" w:sz="0" w:space="0" w:color="auto"/>
        <w:left w:val="none" w:sz="0" w:space="0" w:color="auto"/>
        <w:bottom w:val="none" w:sz="0" w:space="0" w:color="auto"/>
        <w:right w:val="none" w:sz="0" w:space="0" w:color="auto"/>
      </w:divBdr>
    </w:div>
    <w:div w:id="1583372423">
      <w:bodyDiv w:val="1"/>
      <w:marLeft w:val="0"/>
      <w:marRight w:val="0"/>
      <w:marTop w:val="0"/>
      <w:marBottom w:val="0"/>
      <w:divBdr>
        <w:top w:val="none" w:sz="0" w:space="0" w:color="auto"/>
        <w:left w:val="none" w:sz="0" w:space="0" w:color="auto"/>
        <w:bottom w:val="none" w:sz="0" w:space="0" w:color="auto"/>
        <w:right w:val="none" w:sz="0" w:space="0" w:color="auto"/>
      </w:divBdr>
    </w:div>
    <w:div w:id="1583444453">
      <w:bodyDiv w:val="1"/>
      <w:marLeft w:val="0"/>
      <w:marRight w:val="0"/>
      <w:marTop w:val="0"/>
      <w:marBottom w:val="0"/>
      <w:divBdr>
        <w:top w:val="none" w:sz="0" w:space="0" w:color="auto"/>
        <w:left w:val="none" w:sz="0" w:space="0" w:color="auto"/>
        <w:bottom w:val="none" w:sz="0" w:space="0" w:color="auto"/>
        <w:right w:val="none" w:sz="0" w:space="0" w:color="auto"/>
      </w:divBdr>
    </w:div>
    <w:div w:id="1583566867">
      <w:bodyDiv w:val="1"/>
      <w:marLeft w:val="0"/>
      <w:marRight w:val="0"/>
      <w:marTop w:val="0"/>
      <w:marBottom w:val="0"/>
      <w:divBdr>
        <w:top w:val="none" w:sz="0" w:space="0" w:color="auto"/>
        <w:left w:val="none" w:sz="0" w:space="0" w:color="auto"/>
        <w:bottom w:val="none" w:sz="0" w:space="0" w:color="auto"/>
        <w:right w:val="none" w:sz="0" w:space="0" w:color="auto"/>
      </w:divBdr>
    </w:div>
    <w:div w:id="1583637722">
      <w:bodyDiv w:val="1"/>
      <w:marLeft w:val="0"/>
      <w:marRight w:val="0"/>
      <w:marTop w:val="0"/>
      <w:marBottom w:val="0"/>
      <w:divBdr>
        <w:top w:val="none" w:sz="0" w:space="0" w:color="auto"/>
        <w:left w:val="none" w:sz="0" w:space="0" w:color="auto"/>
        <w:bottom w:val="none" w:sz="0" w:space="0" w:color="auto"/>
        <w:right w:val="none" w:sz="0" w:space="0" w:color="auto"/>
      </w:divBdr>
    </w:div>
    <w:div w:id="1583758849">
      <w:bodyDiv w:val="1"/>
      <w:marLeft w:val="0"/>
      <w:marRight w:val="0"/>
      <w:marTop w:val="0"/>
      <w:marBottom w:val="0"/>
      <w:divBdr>
        <w:top w:val="none" w:sz="0" w:space="0" w:color="auto"/>
        <w:left w:val="none" w:sz="0" w:space="0" w:color="auto"/>
        <w:bottom w:val="none" w:sz="0" w:space="0" w:color="auto"/>
        <w:right w:val="none" w:sz="0" w:space="0" w:color="auto"/>
      </w:divBdr>
    </w:div>
    <w:div w:id="1583829708">
      <w:bodyDiv w:val="1"/>
      <w:marLeft w:val="0"/>
      <w:marRight w:val="0"/>
      <w:marTop w:val="0"/>
      <w:marBottom w:val="0"/>
      <w:divBdr>
        <w:top w:val="none" w:sz="0" w:space="0" w:color="auto"/>
        <w:left w:val="none" w:sz="0" w:space="0" w:color="auto"/>
        <w:bottom w:val="none" w:sz="0" w:space="0" w:color="auto"/>
        <w:right w:val="none" w:sz="0" w:space="0" w:color="auto"/>
      </w:divBdr>
    </w:div>
    <w:div w:id="1584411466">
      <w:bodyDiv w:val="1"/>
      <w:marLeft w:val="0"/>
      <w:marRight w:val="0"/>
      <w:marTop w:val="0"/>
      <w:marBottom w:val="0"/>
      <w:divBdr>
        <w:top w:val="none" w:sz="0" w:space="0" w:color="auto"/>
        <w:left w:val="none" w:sz="0" w:space="0" w:color="auto"/>
        <w:bottom w:val="none" w:sz="0" w:space="0" w:color="auto"/>
        <w:right w:val="none" w:sz="0" w:space="0" w:color="auto"/>
      </w:divBdr>
    </w:div>
    <w:div w:id="1584415282">
      <w:bodyDiv w:val="1"/>
      <w:marLeft w:val="0"/>
      <w:marRight w:val="0"/>
      <w:marTop w:val="0"/>
      <w:marBottom w:val="0"/>
      <w:divBdr>
        <w:top w:val="none" w:sz="0" w:space="0" w:color="auto"/>
        <w:left w:val="none" w:sz="0" w:space="0" w:color="auto"/>
        <w:bottom w:val="none" w:sz="0" w:space="0" w:color="auto"/>
        <w:right w:val="none" w:sz="0" w:space="0" w:color="auto"/>
      </w:divBdr>
    </w:div>
    <w:div w:id="1584727667">
      <w:bodyDiv w:val="1"/>
      <w:marLeft w:val="0"/>
      <w:marRight w:val="0"/>
      <w:marTop w:val="0"/>
      <w:marBottom w:val="0"/>
      <w:divBdr>
        <w:top w:val="none" w:sz="0" w:space="0" w:color="auto"/>
        <w:left w:val="none" w:sz="0" w:space="0" w:color="auto"/>
        <w:bottom w:val="none" w:sz="0" w:space="0" w:color="auto"/>
        <w:right w:val="none" w:sz="0" w:space="0" w:color="auto"/>
      </w:divBdr>
    </w:div>
    <w:div w:id="1585142261">
      <w:bodyDiv w:val="1"/>
      <w:marLeft w:val="0"/>
      <w:marRight w:val="0"/>
      <w:marTop w:val="0"/>
      <w:marBottom w:val="0"/>
      <w:divBdr>
        <w:top w:val="none" w:sz="0" w:space="0" w:color="auto"/>
        <w:left w:val="none" w:sz="0" w:space="0" w:color="auto"/>
        <w:bottom w:val="none" w:sz="0" w:space="0" w:color="auto"/>
        <w:right w:val="none" w:sz="0" w:space="0" w:color="auto"/>
      </w:divBdr>
    </w:div>
    <w:div w:id="1585188127">
      <w:bodyDiv w:val="1"/>
      <w:marLeft w:val="0"/>
      <w:marRight w:val="0"/>
      <w:marTop w:val="0"/>
      <w:marBottom w:val="0"/>
      <w:divBdr>
        <w:top w:val="none" w:sz="0" w:space="0" w:color="auto"/>
        <w:left w:val="none" w:sz="0" w:space="0" w:color="auto"/>
        <w:bottom w:val="none" w:sz="0" w:space="0" w:color="auto"/>
        <w:right w:val="none" w:sz="0" w:space="0" w:color="auto"/>
      </w:divBdr>
    </w:div>
    <w:div w:id="1585339627">
      <w:bodyDiv w:val="1"/>
      <w:marLeft w:val="0"/>
      <w:marRight w:val="0"/>
      <w:marTop w:val="0"/>
      <w:marBottom w:val="0"/>
      <w:divBdr>
        <w:top w:val="none" w:sz="0" w:space="0" w:color="auto"/>
        <w:left w:val="none" w:sz="0" w:space="0" w:color="auto"/>
        <w:bottom w:val="none" w:sz="0" w:space="0" w:color="auto"/>
        <w:right w:val="none" w:sz="0" w:space="0" w:color="auto"/>
      </w:divBdr>
    </w:div>
    <w:div w:id="1585718726">
      <w:bodyDiv w:val="1"/>
      <w:marLeft w:val="0"/>
      <w:marRight w:val="0"/>
      <w:marTop w:val="0"/>
      <w:marBottom w:val="0"/>
      <w:divBdr>
        <w:top w:val="none" w:sz="0" w:space="0" w:color="auto"/>
        <w:left w:val="none" w:sz="0" w:space="0" w:color="auto"/>
        <w:bottom w:val="none" w:sz="0" w:space="0" w:color="auto"/>
        <w:right w:val="none" w:sz="0" w:space="0" w:color="auto"/>
      </w:divBdr>
    </w:div>
    <w:div w:id="1585719808">
      <w:bodyDiv w:val="1"/>
      <w:marLeft w:val="0"/>
      <w:marRight w:val="0"/>
      <w:marTop w:val="0"/>
      <w:marBottom w:val="0"/>
      <w:divBdr>
        <w:top w:val="none" w:sz="0" w:space="0" w:color="auto"/>
        <w:left w:val="none" w:sz="0" w:space="0" w:color="auto"/>
        <w:bottom w:val="none" w:sz="0" w:space="0" w:color="auto"/>
        <w:right w:val="none" w:sz="0" w:space="0" w:color="auto"/>
      </w:divBdr>
    </w:div>
    <w:div w:id="1585802896">
      <w:bodyDiv w:val="1"/>
      <w:marLeft w:val="0"/>
      <w:marRight w:val="0"/>
      <w:marTop w:val="0"/>
      <w:marBottom w:val="0"/>
      <w:divBdr>
        <w:top w:val="none" w:sz="0" w:space="0" w:color="auto"/>
        <w:left w:val="none" w:sz="0" w:space="0" w:color="auto"/>
        <w:bottom w:val="none" w:sz="0" w:space="0" w:color="auto"/>
        <w:right w:val="none" w:sz="0" w:space="0" w:color="auto"/>
      </w:divBdr>
    </w:div>
    <w:div w:id="1585918294">
      <w:bodyDiv w:val="1"/>
      <w:marLeft w:val="0"/>
      <w:marRight w:val="0"/>
      <w:marTop w:val="0"/>
      <w:marBottom w:val="0"/>
      <w:divBdr>
        <w:top w:val="none" w:sz="0" w:space="0" w:color="auto"/>
        <w:left w:val="none" w:sz="0" w:space="0" w:color="auto"/>
        <w:bottom w:val="none" w:sz="0" w:space="0" w:color="auto"/>
        <w:right w:val="none" w:sz="0" w:space="0" w:color="auto"/>
      </w:divBdr>
    </w:div>
    <w:div w:id="1586066599">
      <w:bodyDiv w:val="1"/>
      <w:marLeft w:val="0"/>
      <w:marRight w:val="0"/>
      <w:marTop w:val="0"/>
      <w:marBottom w:val="0"/>
      <w:divBdr>
        <w:top w:val="none" w:sz="0" w:space="0" w:color="auto"/>
        <w:left w:val="none" w:sz="0" w:space="0" w:color="auto"/>
        <w:bottom w:val="none" w:sz="0" w:space="0" w:color="auto"/>
        <w:right w:val="none" w:sz="0" w:space="0" w:color="auto"/>
      </w:divBdr>
    </w:div>
    <w:div w:id="1586305696">
      <w:bodyDiv w:val="1"/>
      <w:marLeft w:val="0"/>
      <w:marRight w:val="0"/>
      <w:marTop w:val="0"/>
      <w:marBottom w:val="0"/>
      <w:divBdr>
        <w:top w:val="none" w:sz="0" w:space="0" w:color="auto"/>
        <w:left w:val="none" w:sz="0" w:space="0" w:color="auto"/>
        <w:bottom w:val="none" w:sz="0" w:space="0" w:color="auto"/>
        <w:right w:val="none" w:sz="0" w:space="0" w:color="auto"/>
      </w:divBdr>
    </w:div>
    <w:div w:id="1586331572">
      <w:bodyDiv w:val="1"/>
      <w:marLeft w:val="0"/>
      <w:marRight w:val="0"/>
      <w:marTop w:val="0"/>
      <w:marBottom w:val="0"/>
      <w:divBdr>
        <w:top w:val="none" w:sz="0" w:space="0" w:color="auto"/>
        <w:left w:val="none" w:sz="0" w:space="0" w:color="auto"/>
        <w:bottom w:val="none" w:sz="0" w:space="0" w:color="auto"/>
        <w:right w:val="none" w:sz="0" w:space="0" w:color="auto"/>
      </w:divBdr>
    </w:div>
    <w:div w:id="1586382851">
      <w:bodyDiv w:val="1"/>
      <w:marLeft w:val="0"/>
      <w:marRight w:val="0"/>
      <w:marTop w:val="0"/>
      <w:marBottom w:val="0"/>
      <w:divBdr>
        <w:top w:val="none" w:sz="0" w:space="0" w:color="auto"/>
        <w:left w:val="none" w:sz="0" w:space="0" w:color="auto"/>
        <w:bottom w:val="none" w:sz="0" w:space="0" w:color="auto"/>
        <w:right w:val="none" w:sz="0" w:space="0" w:color="auto"/>
      </w:divBdr>
    </w:div>
    <w:div w:id="1586453548">
      <w:bodyDiv w:val="1"/>
      <w:marLeft w:val="0"/>
      <w:marRight w:val="0"/>
      <w:marTop w:val="0"/>
      <w:marBottom w:val="0"/>
      <w:divBdr>
        <w:top w:val="none" w:sz="0" w:space="0" w:color="auto"/>
        <w:left w:val="none" w:sz="0" w:space="0" w:color="auto"/>
        <w:bottom w:val="none" w:sz="0" w:space="0" w:color="auto"/>
        <w:right w:val="none" w:sz="0" w:space="0" w:color="auto"/>
      </w:divBdr>
    </w:div>
    <w:div w:id="1586526527">
      <w:bodyDiv w:val="1"/>
      <w:marLeft w:val="0"/>
      <w:marRight w:val="0"/>
      <w:marTop w:val="0"/>
      <w:marBottom w:val="0"/>
      <w:divBdr>
        <w:top w:val="none" w:sz="0" w:space="0" w:color="auto"/>
        <w:left w:val="none" w:sz="0" w:space="0" w:color="auto"/>
        <w:bottom w:val="none" w:sz="0" w:space="0" w:color="auto"/>
        <w:right w:val="none" w:sz="0" w:space="0" w:color="auto"/>
      </w:divBdr>
    </w:div>
    <w:div w:id="1587032438">
      <w:bodyDiv w:val="1"/>
      <w:marLeft w:val="0"/>
      <w:marRight w:val="0"/>
      <w:marTop w:val="0"/>
      <w:marBottom w:val="0"/>
      <w:divBdr>
        <w:top w:val="none" w:sz="0" w:space="0" w:color="auto"/>
        <w:left w:val="none" w:sz="0" w:space="0" w:color="auto"/>
        <w:bottom w:val="none" w:sz="0" w:space="0" w:color="auto"/>
        <w:right w:val="none" w:sz="0" w:space="0" w:color="auto"/>
      </w:divBdr>
    </w:div>
    <w:div w:id="1587036257">
      <w:bodyDiv w:val="1"/>
      <w:marLeft w:val="0"/>
      <w:marRight w:val="0"/>
      <w:marTop w:val="0"/>
      <w:marBottom w:val="0"/>
      <w:divBdr>
        <w:top w:val="none" w:sz="0" w:space="0" w:color="auto"/>
        <w:left w:val="none" w:sz="0" w:space="0" w:color="auto"/>
        <w:bottom w:val="none" w:sz="0" w:space="0" w:color="auto"/>
        <w:right w:val="none" w:sz="0" w:space="0" w:color="auto"/>
      </w:divBdr>
    </w:div>
    <w:div w:id="1587572467">
      <w:bodyDiv w:val="1"/>
      <w:marLeft w:val="0"/>
      <w:marRight w:val="0"/>
      <w:marTop w:val="0"/>
      <w:marBottom w:val="0"/>
      <w:divBdr>
        <w:top w:val="none" w:sz="0" w:space="0" w:color="auto"/>
        <w:left w:val="none" w:sz="0" w:space="0" w:color="auto"/>
        <w:bottom w:val="none" w:sz="0" w:space="0" w:color="auto"/>
        <w:right w:val="none" w:sz="0" w:space="0" w:color="auto"/>
      </w:divBdr>
    </w:div>
    <w:div w:id="1588029524">
      <w:bodyDiv w:val="1"/>
      <w:marLeft w:val="0"/>
      <w:marRight w:val="0"/>
      <w:marTop w:val="0"/>
      <w:marBottom w:val="0"/>
      <w:divBdr>
        <w:top w:val="none" w:sz="0" w:space="0" w:color="auto"/>
        <w:left w:val="none" w:sz="0" w:space="0" w:color="auto"/>
        <w:bottom w:val="none" w:sz="0" w:space="0" w:color="auto"/>
        <w:right w:val="none" w:sz="0" w:space="0" w:color="auto"/>
      </w:divBdr>
    </w:div>
    <w:div w:id="1588266475">
      <w:bodyDiv w:val="1"/>
      <w:marLeft w:val="0"/>
      <w:marRight w:val="0"/>
      <w:marTop w:val="0"/>
      <w:marBottom w:val="0"/>
      <w:divBdr>
        <w:top w:val="none" w:sz="0" w:space="0" w:color="auto"/>
        <w:left w:val="none" w:sz="0" w:space="0" w:color="auto"/>
        <w:bottom w:val="none" w:sz="0" w:space="0" w:color="auto"/>
        <w:right w:val="none" w:sz="0" w:space="0" w:color="auto"/>
      </w:divBdr>
    </w:div>
    <w:div w:id="1588533895">
      <w:bodyDiv w:val="1"/>
      <w:marLeft w:val="0"/>
      <w:marRight w:val="0"/>
      <w:marTop w:val="0"/>
      <w:marBottom w:val="0"/>
      <w:divBdr>
        <w:top w:val="none" w:sz="0" w:space="0" w:color="auto"/>
        <w:left w:val="none" w:sz="0" w:space="0" w:color="auto"/>
        <w:bottom w:val="none" w:sz="0" w:space="0" w:color="auto"/>
        <w:right w:val="none" w:sz="0" w:space="0" w:color="auto"/>
      </w:divBdr>
    </w:div>
    <w:div w:id="1588616448">
      <w:bodyDiv w:val="1"/>
      <w:marLeft w:val="0"/>
      <w:marRight w:val="0"/>
      <w:marTop w:val="0"/>
      <w:marBottom w:val="0"/>
      <w:divBdr>
        <w:top w:val="none" w:sz="0" w:space="0" w:color="auto"/>
        <w:left w:val="none" w:sz="0" w:space="0" w:color="auto"/>
        <w:bottom w:val="none" w:sz="0" w:space="0" w:color="auto"/>
        <w:right w:val="none" w:sz="0" w:space="0" w:color="auto"/>
      </w:divBdr>
    </w:div>
    <w:div w:id="1588925143">
      <w:bodyDiv w:val="1"/>
      <w:marLeft w:val="0"/>
      <w:marRight w:val="0"/>
      <w:marTop w:val="0"/>
      <w:marBottom w:val="0"/>
      <w:divBdr>
        <w:top w:val="none" w:sz="0" w:space="0" w:color="auto"/>
        <w:left w:val="none" w:sz="0" w:space="0" w:color="auto"/>
        <w:bottom w:val="none" w:sz="0" w:space="0" w:color="auto"/>
        <w:right w:val="none" w:sz="0" w:space="0" w:color="auto"/>
      </w:divBdr>
    </w:div>
    <w:div w:id="1589845118">
      <w:bodyDiv w:val="1"/>
      <w:marLeft w:val="0"/>
      <w:marRight w:val="0"/>
      <w:marTop w:val="0"/>
      <w:marBottom w:val="0"/>
      <w:divBdr>
        <w:top w:val="none" w:sz="0" w:space="0" w:color="auto"/>
        <w:left w:val="none" w:sz="0" w:space="0" w:color="auto"/>
        <w:bottom w:val="none" w:sz="0" w:space="0" w:color="auto"/>
        <w:right w:val="none" w:sz="0" w:space="0" w:color="auto"/>
      </w:divBdr>
    </w:div>
    <w:div w:id="1590191242">
      <w:bodyDiv w:val="1"/>
      <w:marLeft w:val="0"/>
      <w:marRight w:val="0"/>
      <w:marTop w:val="0"/>
      <w:marBottom w:val="0"/>
      <w:divBdr>
        <w:top w:val="none" w:sz="0" w:space="0" w:color="auto"/>
        <w:left w:val="none" w:sz="0" w:space="0" w:color="auto"/>
        <w:bottom w:val="none" w:sz="0" w:space="0" w:color="auto"/>
        <w:right w:val="none" w:sz="0" w:space="0" w:color="auto"/>
      </w:divBdr>
    </w:div>
    <w:div w:id="1590651274">
      <w:bodyDiv w:val="1"/>
      <w:marLeft w:val="0"/>
      <w:marRight w:val="0"/>
      <w:marTop w:val="0"/>
      <w:marBottom w:val="0"/>
      <w:divBdr>
        <w:top w:val="none" w:sz="0" w:space="0" w:color="auto"/>
        <w:left w:val="none" w:sz="0" w:space="0" w:color="auto"/>
        <w:bottom w:val="none" w:sz="0" w:space="0" w:color="auto"/>
        <w:right w:val="none" w:sz="0" w:space="0" w:color="auto"/>
      </w:divBdr>
    </w:div>
    <w:div w:id="1590769847">
      <w:bodyDiv w:val="1"/>
      <w:marLeft w:val="0"/>
      <w:marRight w:val="0"/>
      <w:marTop w:val="0"/>
      <w:marBottom w:val="0"/>
      <w:divBdr>
        <w:top w:val="none" w:sz="0" w:space="0" w:color="auto"/>
        <w:left w:val="none" w:sz="0" w:space="0" w:color="auto"/>
        <w:bottom w:val="none" w:sz="0" w:space="0" w:color="auto"/>
        <w:right w:val="none" w:sz="0" w:space="0" w:color="auto"/>
      </w:divBdr>
    </w:div>
    <w:div w:id="1591038381">
      <w:bodyDiv w:val="1"/>
      <w:marLeft w:val="0"/>
      <w:marRight w:val="0"/>
      <w:marTop w:val="0"/>
      <w:marBottom w:val="0"/>
      <w:divBdr>
        <w:top w:val="none" w:sz="0" w:space="0" w:color="auto"/>
        <w:left w:val="none" w:sz="0" w:space="0" w:color="auto"/>
        <w:bottom w:val="none" w:sz="0" w:space="0" w:color="auto"/>
        <w:right w:val="none" w:sz="0" w:space="0" w:color="auto"/>
      </w:divBdr>
    </w:div>
    <w:div w:id="1591160675">
      <w:bodyDiv w:val="1"/>
      <w:marLeft w:val="0"/>
      <w:marRight w:val="0"/>
      <w:marTop w:val="0"/>
      <w:marBottom w:val="0"/>
      <w:divBdr>
        <w:top w:val="none" w:sz="0" w:space="0" w:color="auto"/>
        <w:left w:val="none" w:sz="0" w:space="0" w:color="auto"/>
        <w:bottom w:val="none" w:sz="0" w:space="0" w:color="auto"/>
        <w:right w:val="none" w:sz="0" w:space="0" w:color="auto"/>
      </w:divBdr>
    </w:div>
    <w:div w:id="1592005067">
      <w:bodyDiv w:val="1"/>
      <w:marLeft w:val="0"/>
      <w:marRight w:val="0"/>
      <w:marTop w:val="0"/>
      <w:marBottom w:val="0"/>
      <w:divBdr>
        <w:top w:val="none" w:sz="0" w:space="0" w:color="auto"/>
        <w:left w:val="none" w:sz="0" w:space="0" w:color="auto"/>
        <w:bottom w:val="none" w:sz="0" w:space="0" w:color="auto"/>
        <w:right w:val="none" w:sz="0" w:space="0" w:color="auto"/>
      </w:divBdr>
    </w:div>
    <w:div w:id="1592082622">
      <w:bodyDiv w:val="1"/>
      <w:marLeft w:val="0"/>
      <w:marRight w:val="0"/>
      <w:marTop w:val="0"/>
      <w:marBottom w:val="0"/>
      <w:divBdr>
        <w:top w:val="none" w:sz="0" w:space="0" w:color="auto"/>
        <w:left w:val="none" w:sz="0" w:space="0" w:color="auto"/>
        <w:bottom w:val="none" w:sz="0" w:space="0" w:color="auto"/>
        <w:right w:val="none" w:sz="0" w:space="0" w:color="auto"/>
      </w:divBdr>
    </w:div>
    <w:div w:id="1592198939">
      <w:bodyDiv w:val="1"/>
      <w:marLeft w:val="0"/>
      <w:marRight w:val="0"/>
      <w:marTop w:val="0"/>
      <w:marBottom w:val="0"/>
      <w:divBdr>
        <w:top w:val="none" w:sz="0" w:space="0" w:color="auto"/>
        <w:left w:val="none" w:sz="0" w:space="0" w:color="auto"/>
        <w:bottom w:val="none" w:sz="0" w:space="0" w:color="auto"/>
        <w:right w:val="none" w:sz="0" w:space="0" w:color="auto"/>
      </w:divBdr>
    </w:div>
    <w:div w:id="1592470811">
      <w:bodyDiv w:val="1"/>
      <w:marLeft w:val="0"/>
      <w:marRight w:val="0"/>
      <w:marTop w:val="0"/>
      <w:marBottom w:val="0"/>
      <w:divBdr>
        <w:top w:val="none" w:sz="0" w:space="0" w:color="auto"/>
        <w:left w:val="none" w:sz="0" w:space="0" w:color="auto"/>
        <w:bottom w:val="none" w:sz="0" w:space="0" w:color="auto"/>
        <w:right w:val="none" w:sz="0" w:space="0" w:color="auto"/>
      </w:divBdr>
    </w:div>
    <w:div w:id="1592931729">
      <w:bodyDiv w:val="1"/>
      <w:marLeft w:val="0"/>
      <w:marRight w:val="0"/>
      <w:marTop w:val="0"/>
      <w:marBottom w:val="0"/>
      <w:divBdr>
        <w:top w:val="none" w:sz="0" w:space="0" w:color="auto"/>
        <w:left w:val="none" w:sz="0" w:space="0" w:color="auto"/>
        <w:bottom w:val="none" w:sz="0" w:space="0" w:color="auto"/>
        <w:right w:val="none" w:sz="0" w:space="0" w:color="auto"/>
      </w:divBdr>
    </w:div>
    <w:div w:id="1593197394">
      <w:bodyDiv w:val="1"/>
      <w:marLeft w:val="0"/>
      <w:marRight w:val="0"/>
      <w:marTop w:val="0"/>
      <w:marBottom w:val="0"/>
      <w:divBdr>
        <w:top w:val="none" w:sz="0" w:space="0" w:color="auto"/>
        <w:left w:val="none" w:sz="0" w:space="0" w:color="auto"/>
        <w:bottom w:val="none" w:sz="0" w:space="0" w:color="auto"/>
        <w:right w:val="none" w:sz="0" w:space="0" w:color="auto"/>
      </w:divBdr>
    </w:div>
    <w:div w:id="1593397354">
      <w:bodyDiv w:val="1"/>
      <w:marLeft w:val="0"/>
      <w:marRight w:val="0"/>
      <w:marTop w:val="0"/>
      <w:marBottom w:val="0"/>
      <w:divBdr>
        <w:top w:val="none" w:sz="0" w:space="0" w:color="auto"/>
        <w:left w:val="none" w:sz="0" w:space="0" w:color="auto"/>
        <w:bottom w:val="none" w:sz="0" w:space="0" w:color="auto"/>
        <w:right w:val="none" w:sz="0" w:space="0" w:color="auto"/>
      </w:divBdr>
    </w:div>
    <w:div w:id="1593466255">
      <w:bodyDiv w:val="1"/>
      <w:marLeft w:val="0"/>
      <w:marRight w:val="0"/>
      <w:marTop w:val="0"/>
      <w:marBottom w:val="0"/>
      <w:divBdr>
        <w:top w:val="none" w:sz="0" w:space="0" w:color="auto"/>
        <w:left w:val="none" w:sz="0" w:space="0" w:color="auto"/>
        <w:bottom w:val="none" w:sz="0" w:space="0" w:color="auto"/>
        <w:right w:val="none" w:sz="0" w:space="0" w:color="auto"/>
      </w:divBdr>
    </w:div>
    <w:div w:id="1594046165">
      <w:bodyDiv w:val="1"/>
      <w:marLeft w:val="0"/>
      <w:marRight w:val="0"/>
      <w:marTop w:val="0"/>
      <w:marBottom w:val="0"/>
      <w:divBdr>
        <w:top w:val="none" w:sz="0" w:space="0" w:color="auto"/>
        <w:left w:val="none" w:sz="0" w:space="0" w:color="auto"/>
        <w:bottom w:val="none" w:sz="0" w:space="0" w:color="auto"/>
        <w:right w:val="none" w:sz="0" w:space="0" w:color="auto"/>
      </w:divBdr>
    </w:div>
    <w:div w:id="1594048282">
      <w:bodyDiv w:val="1"/>
      <w:marLeft w:val="0"/>
      <w:marRight w:val="0"/>
      <w:marTop w:val="0"/>
      <w:marBottom w:val="0"/>
      <w:divBdr>
        <w:top w:val="none" w:sz="0" w:space="0" w:color="auto"/>
        <w:left w:val="none" w:sz="0" w:space="0" w:color="auto"/>
        <w:bottom w:val="none" w:sz="0" w:space="0" w:color="auto"/>
        <w:right w:val="none" w:sz="0" w:space="0" w:color="auto"/>
      </w:divBdr>
    </w:div>
    <w:div w:id="1594971282">
      <w:bodyDiv w:val="1"/>
      <w:marLeft w:val="0"/>
      <w:marRight w:val="0"/>
      <w:marTop w:val="0"/>
      <w:marBottom w:val="0"/>
      <w:divBdr>
        <w:top w:val="none" w:sz="0" w:space="0" w:color="auto"/>
        <w:left w:val="none" w:sz="0" w:space="0" w:color="auto"/>
        <w:bottom w:val="none" w:sz="0" w:space="0" w:color="auto"/>
        <w:right w:val="none" w:sz="0" w:space="0" w:color="auto"/>
      </w:divBdr>
    </w:div>
    <w:div w:id="1595168202">
      <w:bodyDiv w:val="1"/>
      <w:marLeft w:val="0"/>
      <w:marRight w:val="0"/>
      <w:marTop w:val="0"/>
      <w:marBottom w:val="0"/>
      <w:divBdr>
        <w:top w:val="none" w:sz="0" w:space="0" w:color="auto"/>
        <w:left w:val="none" w:sz="0" w:space="0" w:color="auto"/>
        <w:bottom w:val="none" w:sz="0" w:space="0" w:color="auto"/>
        <w:right w:val="none" w:sz="0" w:space="0" w:color="auto"/>
      </w:divBdr>
    </w:div>
    <w:div w:id="1595212971">
      <w:bodyDiv w:val="1"/>
      <w:marLeft w:val="0"/>
      <w:marRight w:val="0"/>
      <w:marTop w:val="0"/>
      <w:marBottom w:val="0"/>
      <w:divBdr>
        <w:top w:val="none" w:sz="0" w:space="0" w:color="auto"/>
        <w:left w:val="none" w:sz="0" w:space="0" w:color="auto"/>
        <w:bottom w:val="none" w:sz="0" w:space="0" w:color="auto"/>
        <w:right w:val="none" w:sz="0" w:space="0" w:color="auto"/>
      </w:divBdr>
    </w:div>
    <w:div w:id="1595439349">
      <w:bodyDiv w:val="1"/>
      <w:marLeft w:val="0"/>
      <w:marRight w:val="0"/>
      <w:marTop w:val="0"/>
      <w:marBottom w:val="0"/>
      <w:divBdr>
        <w:top w:val="none" w:sz="0" w:space="0" w:color="auto"/>
        <w:left w:val="none" w:sz="0" w:space="0" w:color="auto"/>
        <w:bottom w:val="none" w:sz="0" w:space="0" w:color="auto"/>
        <w:right w:val="none" w:sz="0" w:space="0" w:color="auto"/>
      </w:divBdr>
    </w:div>
    <w:div w:id="1595675392">
      <w:bodyDiv w:val="1"/>
      <w:marLeft w:val="0"/>
      <w:marRight w:val="0"/>
      <w:marTop w:val="0"/>
      <w:marBottom w:val="0"/>
      <w:divBdr>
        <w:top w:val="none" w:sz="0" w:space="0" w:color="auto"/>
        <w:left w:val="none" w:sz="0" w:space="0" w:color="auto"/>
        <w:bottom w:val="none" w:sz="0" w:space="0" w:color="auto"/>
        <w:right w:val="none" w:sz="0" w:space="0" w:color="auto"/>
      </w:divBdr>
    </w:div>
    <w:div w:id="1595898882">
      <w:bodyDiv w:val="1"/>
      <w:marLeft w:val="0"/>
      <w:marRight w:val="0"/>
      <w:marTop w:val="0"/>
      <w:marBottom w:val="0"/>
      <w:divBdr>
        <w:top w:val="none" w:sz="0" w:space="0" w:color="auto"/>
        <w:left w:val="none" w:sz="0" w:space="0" w:color="auto"/>
        <w:bottom w:val="none" w:sz="0" w:space="0" w:color="auto"/>
        <w:right w:val="none" w:sz="0" w:space="0" w:color="auto"/>
      </w:divBdr>
    </w:div>
    <w:div w:id="1596089712">
      <w:bodyDiv w:val="1"/>
      <w:marLeft w:val="0"/>
      <w:marRight w:val="0"/>
      <w:marTop w:val="0"/>
      <w:marBottom w:val="0"/>
      <w:divBdr>
        <w:top w:val="none" w:sz="0" w:space="0" w:color="auto"/>
        <w:left w:val="none" w:sz="0" w:space="0" w:color="auto"/>
        <w:bottom w:val="none" w:sz="0" w:space="0" w:color="auto"/>
        <w:right w:val="none" w:sz="0" w:space="0" w:color="auto"/>
      </w:divBdr>
    </w:div>
    <w:div w:id="1596211699">
      <w:bodyDiv w:val="1"/>
      <w:marLeft w:val="0"/>
      <w:marRight w:val="0"/>
      <w:marTop w:val="0"/>
      <w:marBottom w:val="0"/>
      <w:divBdr>
        <w:top w:val="none" w:sz="0" w:space="0" w:color="auto"/>
        <w:left w:val="none" w:sz="0" w:space="0" w:color="auto"/>
        <w:bottom w:val="none" w:sz="0" w:space="0" w:color="auto"/>
        <w:right w:val="none" w:sz="0" w:space="0" w:color="auto"/>
      </w:divBdr>
    </w:div>
    <w:div w:id="1596472059">
      <w:bodyDiv w:val="1"/>
      <w:marLeft w:val="0"/>
      <w:marRight w:val="0"/>
      <w:marTop w:val="0"/>
      <w:marBottom w:val="0"/>
      <w:divBdr>
        <w:top w:val="none" w:sz="0" w:space="0" w:color="auto"/>
        <w:left w:val="none" w:sz="0" w:space="0" w:color="auto"/>
        <w:bottom w:val="none" w:sz="0" w:space="0" w:color="auto"/>
        <w:right w:val="none" w:sz="0" w:space="0" w:color="auto"/>
      </w:divBdr>
    </w:div>
    <w:div w:id="1596473744">
      <w:bodyDiv w:val="1"/>
      <w:marLeft w:val="0"/>
      <w:marRight w:val="0"/>
      <w:marTop w:val="0"/>
      <w:marBottom w:val="0"/>
      <w:divBdr>
        <w:top w:val="none" w:sz="0" w:space="0" w:color="auto"/>
        <w:left w:val="none" w:sz="0" w:space="0" w:color="auto"/>
        <w:bottom w:val="none" w:sz="0" w:space="0" w:color="auto"/>
        <w:right w:val="none" w:sz="0" w:space="0" w:color="auto"/>
      </w:divBdr>
    </w:div>
    <w:div w:id="1596550765">
      <w:bodyDiv w:val="1"/>
      <w:marLeft w:val="0"/>
      <w:marRight w:val="0"/>
      <w:marTop w:val="0"/>
      <w:marBottom w:val="0"/>
      <w:divBdr>
        <w:top w:val="none" w:sz="0" w:space="0" w:color="auto"/>
        <w:left w:val="none" w:sz="0" w:space="0" w:color="auto"/>
        <w:bottom w:val="none" w:sz="0" w:space="0" w:color="auto"/>
        <w:right w:val="none" w:sz="0" w:space="0" w:color="auto"/>
      </w:divBdr>
    </w:div>
    <w:div w:id="1596554290">
      <w:bodyDiv w:val="1"/>
      <w:marLeft w:val="0"/>
      <w:marRight w:val="0"/>
      <w:marTop w:val="0"/>
      <w:marBottom w:val="0"/>
      <w:divBdr>
        <w:top w:val="none" w:sz="0" w:space="0" w:color="auto"/>
        <w:left w:val="none" w:sz="0" w:space="0" w:color="auto"/>
        <w:bottom w:val="none" w:sz="0" w:space="0" w:color="auto"/>
        <w:right w:val="none" w:sz="0" w:space="0" w:color="auto"/>
      </w:divBdr>
    </w:div>
    <w:div w:id="1596791039">
      <w:bodyDiv w:val="1"/>
      <w:marLeft w:val="0"/>
      <w:marRight w:val="0"/>
      <w:marTop w:val="0"/>
      <w:marBottom w:val="0"/>
      <w:divBdr>
        <w:top w:val="none" w:sz="0" w:space="0" w:color="auto"/>
        <w:left w:val="none" w:sz="0" w:space="0" w:color="auto"/>
        <w:bottom w:val="none" w:sz="0" w:space="0" w:color="auto"/>
        <w:right w:val="none" w:sz="0" w:space="0" w:color="auto"/>
      </w:divBdr>
    </w:div>
    <w:div w:id="1596862980">
      <w:bodyDiv w:val="1"/>
      <w:marLeft w:val="0"/>
      <w:marRight w:val="0"/>
      <w:marTop w:val="0"/>
      <w:marBottom w:val="0"/>
      <w:divBdr>
        <w:top w:val="none" w:sz="0" w:space="0" w:color="auto"/>
        <w:left w:val="none" w:sz="0" w:space="0" w:color="auto"/>
        <w:bottom w:val="none" w:sz="0" w:space="0" w:color="auto"/>
        <w:right w:val="none" w:sz="0" w:space="0" w:color="auto"/>
      </w:divBdr>
    </w:div>
    <w:div w:id="1597248712">
      <w:bodyDiv w:val="1"/>
      <w:marLeft w:val="0"/>
      <w:marRight w:val="0"/>
      <w:marTop w:val="0"/>
      <w:marBottom w:val="0"/>
      <w:divBdr>
        <w:top w:val="none" w:sz="0" w:space="0" w:color="auto"/>
        <w:left w:val="none" w:sz="0" w:space="0" w:color="auto"/>
        <w:bottom w:val="none" w:sz="0" w:space="0" w:color="auto"/>
        <w:right w:val="none" w:sz="0" w:space="0" w:color="auto"/>
      </w:divBdr>
    </w:div>
    <w:div w:id="1597324731">
      <w:bodyDiv w:val="1"/>
      <w:marLeft w:val="0"/>
      <w:marRight w:val="0"/>
      <w:marTop w:val="0"/>
      <w:marBottom w:val="0"/>
      <w:divBdr>
        <w:top w:val="none" w:sz="0" w:space="0" w:color="auto"/>
        <w:left w:val="none" w:sz="0" w:space="0" w:color="auto"/>
        <w:bottom w:val="none" w:sz="0" w:space="0" w:color="auto"/>
        <w:right w:val="none" w:sz="0" w:space="0" w:color="auto"/>
      </w:divBdr>
    </w:div>
    <w:div w:id="1597709155">
      <w:bodyDiv w:val="1"/>
      <w:marLeft w:val="0"/>
      <w:marRight w:val="0"/>
      <w:marTop w:val="0"/>
      <w:marBottom w:val="0"/>
      <w:divBdr>
        <w:top w:val="none" w:sz="0" w:space="0" w:color="auto"/>
        <w:left w:val="none" w:sz="0" w:space="0" w:color="auto"/>
        <w:bottom w:val="none" w:sz="0" w:space="0" w:color="auto"/>
        <w:right w:val="none" w:sz="0" w:space="0" w:color="auto"/>
      </w:divBdr>
    </w:div>
    <w:div w:id="1597716271">
      <w:bodyDiv w:val="1"/>
      <w:marLeft w:val="0"/>
      <w:marRight w:val="0"/>
      <w:marTop w:val="0"/>
      <w:marBottom w:val="0"/>
      <w:divBdr>
        <w:top w:val="none" w:sz="0" w:space="0" w:color="auto"/>
        <w:left w:val="none" w:sz="0" w:space="0" w:color="auto"/>
        <w:bottom w:val="none" w:sz="0" w:space="0" w:color="auto"/>
        <w:right w:val="none" w:sz="0" w:space="0" w:color="auto"/>
      </w:divBdr>
    </w:div>
    <w:div w:id="1598096819">
      <w:bodyDiv w:val="1"/>
      <w:marLeft w:val="0"/>
      <w:marRight w:val="0"/>
      <w:marTop w:val="0"/>
      <w:marBottom w:val="0"/>
      <w:divBdr>
        <w:top w:val="none" w:sz="0" w:space="0" w:color="auto"/>
        <w:left w:val="none" w:sz="0" w:space="0" w:color="auto"/>
        <w:bottom w:val="none" w:sz="0" w:space="0" w:color="auto"/>
        <w:right w:val="none" w:sz="0" w:space="0" w:color="auto"/>
      </w:divBdr>
    </w:div>
    <w:div w:id="1598518153">
      <w:bodyDiv w:val="1"/>
      <w:marLeft w:val="0"/>
      <w:marRight w:val="0"/>
      <w:marTop w:val="0"/>
      <w:marBottom w:val="0"/>
      <w:divBdr>
        <w:top w:val="none" w:sz="0" w:space="0" w:color="auto"/>
        <w:left w:val="none" w:sz="0" w:space="0" w:color="auto"/>
        <w:bottom w:val="none" w:sz="0" w:space="0" w:color="auto"/>
        <w:right w:val="none" w:sz="0" w:space="0" w:color="auto"/>
      </w:divBdr>
    </w:div>
    <w:div w:id="1598752026">
      <w:bodyDiv w:val="1"/>
      <w:marLeft w:val="0"/>
      <w:marRight w:val="0"/>
      <w:marTop w:val="0"/>
      <w:marBottom w:val="0"/>
      <w:divBdr>
        <w:top w:val="none" w:sz="0" w:space="0" w:color="auto"/>
        <w:left w:val="none" w:sz="0" w:space="0" w:color="auto"/>
        <w:bottom w:val="none" w:sz="0" w:space="0" w:color="auto"/>
        <w:right w:val="none" w:sz="0" w:space="0" w:color="auto"/>
      </w:divBdr>
    </w:div>
    <w:div w:id="1598980052">
      <w:bodyDiv w:val="1"/>
      <w:marLeft w:val="0"/>
      <w:marRight w:val="0"/>
      <w:marTop w:val="0"/>
      <w:marBottom w:val="0"/>
      <w:divBdr>
        <w:top w:val="none" w:sz="0" w:space="0" w:color="auto"/>
        <w:left w:val="none" w:sz="0" w:space="0" w:color="auto"/>
        <w:bottom w:val="none" w:sz="0" w:space="0" w:color="auto"/>
        <w:right w:val="none" w:sz="0" w:space="0" w:color="auto"/>
      </w:divBdr>
    </w:div>
    <w:div w:id="1599095021">
      <w:bodyDiv w:val="1"/>
      <w:marLeft w:val="0"/>
      <w:marRight w:val="0"/>
      <w:marTop w:val="0"/>
      <w:marBottom w:val="0"/>
      <w:divBdr>
        <w:top w:val="none" w:sz="0" w:space="0" w:color="auto"/>
        <w:left w:val="none" w:sz="0" w:space="0" w:color="auto"/>
        <w:bottom w:val="none" w:sz="0" w:space="0" w:color="auto"/>
        <w:right w:val="none" w:sz="0" w:space="0" w:color="auto"/>
      </w:divBdr>
    </w:div>
    <w:div w:id="1599555033">
      <w:bodyDiv w:val="1"/>
      <w:marLeft w:val="0"/>
      <w:marRight w:val="0"/>
      <w:marTop w:val="0"/>
      <w:marBottom w:val="0"/>
      <w:divBdr>
        <w:top w:val="none" w:sz="0" w:space="0" w:color="auto"/>
        <w:left w:val="none" w:sz="0" w:space="0" w:color="auto"/>
        <w:bottom w:val="none" w:sz="0" w:space="0" w:color="auto"/>
        <w:right w:val="none" w:sz="0" w:space="0" w:color="auto"/>
      </w:divBdr>
    </w:div>
    <w:div w:id="1599826731">
      <w:bodyDiv w:val="1"/>
      <w:marLeft w:val="0"/>
      <w:marRight w:val="0"/>
      <w:marTop w:val="0"/>
      <w:marBottom w:val="0"/>
      <w:divBdr>
        <w:top w:val="none" w:sz="0" w:space="0" w:color="auto"/>
        <w:left w:val="none" w:sz="0" w:space="0" w:color="auto"/>
        <w:bottom w:val="none" w:sz="0" w:space="0" w:color="auto"/>
        <w:right w:val="none" w:sz="0" w:space="0" w:color="auto"/>
      </w:divBdr>
    </w:div>
    <w:div w:id="1599830989">
      <w:bodyDiv w:val="1"/>
      <w:marLeft w:val="0"/>
      <w:marRight w:val="0"/>
      <w:marTop w:val="0"/>
      <w:marBottom w:val="0"/>
      <w:divBdr>
        <w:top w:val="none" w:sz="0" w:space="0" w:color="auto"/>
        <w:left w:val="none" w:sz="0" w:space="0" w:color="auto"/>
        <w:bottom w:val="none" w:sz="0" w:space="0" w:color="auto"/>
        <w:right w:val="none" w:sz="0" w:space="0" w:color="auto"/>
      </w:divBdr>
    </w:div>
    <w:div w:id="1599869742">
      <w:bodyDiv w:val="1"/>
      <w:marLeft w:val="0"/>
      <w:marRight w:val="0"/>
      <w:marTop w:val="0"/>
      <w:marBottom w:val="0"/>
      <w:divBdr>
        <w:top w:val="none" w:sz="0" w:space="0" w:color="auto"/>
        <w:left w:val="none" w:sz="0" w:space="0" w:color="auto"/>
        <w:bottom w:val="none" w:sz="0" w:space="0" w:color="auto"/>
        <w:right w:val="none" w:sz="0" w:space="0" w:color="auto"/>
      </w:divBdr>
    </w:div>
    <w:div w:id="1599944581">
      <w:bodyDiv w:val="1"/>
      <w:marLeft w:val="0"/>
      <w:marRight w:val="0"/>
      <w:marTop w:val="0"/>
      <w:marBottom w:val="0"/>
      <w:divBdr>
        <w:top w:val="none" w:sz="0" w:space="0" w:color="auto"/>
        <w:left w:val="none" w:sz="0" w:space="0" w:color="auto"/>
        <w:bottom w:val="none" w:sz="0" w:space="0" w:color="auto"/>
        <w:right w:val="none" w:sz="0" w:space="0" w:color="auto"/>
      </w:divBdr>
    </w:div>
    <w:div w:id="1600092120">
      <w:bodyDiv w:val="1"/>
      <w:marLeft w:val="0"/>
      <w:marRight w:val="0"/>
      <w:marTop w:val="0"/>
      <w:marBottom w:val="0"/>
      <w:divBdr>
        <w:top w:val="none" w:sz="0" w:space="0" w:color="auto"/>
        <w:left w:val="none" w:sz="0" w:space="0" w:color="auto"/>
        <w:bottom w:val="none" w:sz="0" w:space="0" w:color="auto"/>
        <w:right w:val="none" w:sz="0" w:space="0" w:color="auto"/>
      </w:divBdr>
    </w:div>
    <w:div w:id="1600213515">
      <w:bodyDiv w:val="1"/>
      <w:marLeft w:val="0"/>
      <w:marRight w:val="0"/>
      <w:marTop w:val="0"/>
      <w:marBottom w:val="0"/>
      <w:divBdr>
        <w:top w:val="none" w:sz="0" w:space="0" w:color="auto"/>
        <w:left w:val="none" w:sz="0" w:space="0" w:color="auto"/>
        <w:bottom w:val="none" w:sz="0" w:space="0" w:color="auto"/>
        <w:right w:val="none" w:sz="0" w:space="0" w:color="auto"/>
      </w:divBdr>
    </w:div>
    <w:div w:id="1600287491">
      <w:bodyDiv w:val="1"/>
      <w:marLeft w:val="0"/>
      <w:marRight w:val="0"/>
      <w:marTop w:val="0"/>
      <w:marBottom w:val="0"/>
      <w:divBdr>
        <w:top w:val="none" w:sz="0" w:space="0" w:color="auto"/>
        <w:left w:val="none" w:sz="0" w:space="0" w:color="auto"/>
        <w:bottom w:val="none" w:sz="0" w:space="0" w:color="auto"/>
        <w:right w:val="none" w:sz="0" w:space="0" w:color="auto"/>
      </w:divBdr>
    </w:div>
    <w:div w:id="1601841443">
      <w:bodyDiv w:val="1"/>
      <w:marLeft w:val="0"/>
      <w:marRight w:val="0"/>
      <w:marTop w:val="0"/>
      <w:marBottom w:val="0"/>
      <w:divBdr>
        <w:top w:val="none" w:sz="0" w:space="0" w:color="auto"/>
        <w:left w:val="none" w:sz="0" w:space="0" w:color="auto"/>
        <w:bottom w:val="none" w:sz="0" w:space="0" w:color="auto"/>
        <w:right w:val="none" w:sz="0" w:space="0" w:color="auto"/>
      </w:divBdr>
    </w:div>
    <w:div w:id="1602495636">
      <w:bodyDiv w:val="1"/>
      <w:marLeft w:val="0"/>
      <w:marRight w:val="0"/>
      <w:marTop w:val="0"/>
      <w:marBottom w:val="0"/>
      <w:divBdr>
        <w:top w:val="none" w:sz="0" w:space="0" w:color="auto"/>
        <w:left w:val="none" w:sz="0" w:space="0" w:color="auto"/>
        <w:bottom w:val="none" w:sz="0" w:space="0" w:color="auto"/>
        <w:right w:val="none" w:sz="0" w:space="0" w:color="auto"/>
      </w:divBdr>
    </w:div>
    <w:div w:id="1602686815">
      <w:bodyDiv w:val="1"/>
      <w:marLeft w:val="0"/>
      <w:marRight w:val="0"/>
      <w:marTop w:val="0"/>
      <w:marBottom w:val="0"/>
      <w:divBdr>
        <w:top w:val="none" w:sz="0" w:space="0" w:color="auto"/>
        <w:left w:val="none" w:sz="0" w:space="0" w:color="auto"/>
        <w:bottom w:val="none" w:sz="0" w:space="0" w:color="auto"/>
        <w:right w:val="none" w:sz="0" w:space="0" w:color="auto"/>
      </w:divBdr>
    </w:div>
    <w:div w:id="1602950956">
      <w:bodyDiv w:val="1"/>
      <w:marLeft w:val="0"/>
      <w:marRight w:val="0"/>
      <w:marTop w:val="0"/>
      <w:marBottom w:val="0"/>
      <w:divBdr>
        <w:top w:val="none" w:sz="0" w:space="0" w:color="auto"/>
        <w:left w:val="none" w:sz="0" w:space="0" w:color="auto"/>
        <w:bottom w:val="none" w:sz="0" w:space="0" w:color="auto"/>
        <w:right w:val="none" w:sz="0" w:space="0" w:color="auto"/>
      </w:divBdr>
    </w:div>
    <w:div w:id="1603101090">
      <w:bodyDiv w:val="1"/>
      <w:marLeft w:val="0"/>
      <w:marRight w:val="0"/>
      <w:marTop w:val="0"/>
      <w:marBottom w:val="0"/>
      <w:divBdr>
        <w:top w:val="none" w:sz="0" w:space="0" w:color="auto"/>
        <w:left w:val="none" w:sz="0" w:space="0" w:color="auto"/>
        <w:bottom w:val="none" w:sz="0" w:space="0" w:color="auto"/>
        <w:right w:val="none" w:sz="0" w:space="0" w:color="auto"/>
      </w:divBdr>
    </w:div>
    <w:div w:id="1603535150">
      <w:bodyDiv w:val="1"/>
      <w:marLeft w:val="0"/>
      <w:marRight w:val="0"/>
      <w:marTop w:val="0"/>
      <w:marBottom w:val="0"/>
      <w:divBdr>
        <w:top w:val="none" w:sz="0" w:space="0" w:color="auto"/>
        <w:left w:val="none" w:sz="0" w:space="0" w:color="auto"/>
        <w:bottom w:val="none" w:sz="0" w:space="0" w:color="auto"/>
        <w:right w:val="none" w:sz="0" w:space="0" w:color="auto"/>
      </w:divBdr>
    </w:div>
    <w:div w:id="1603687362">
      <w:bodyDiv w:val="1"/>
      <w:marLeft w:val="0"/>
      <w:marRight w:val="0"/>
      <w:marTop w:val="0"/>
      <w:marBottom w:val="0"/>
      <w:divBdr>
        <w:top w:val="none" w:sz="0" w:space="0" w:color="auto"/>
        <w:left w:val="none" w:sz="0" w:space="0" w:color="auto"/>
        <w:bottom w:val="none" w:sz="0" w:space="0" w:color="auto"/>
        <w:right w:val="none" w:sz="0" w:space="0" w:color="auto"/>
      </w:divBdr>
    </w:div>
    <w:div w:id="1603875797">
      <w:bodyDiv w:val="1"/>
      <w:marLeft w:val="0"/>
      <w:marRight w:val="0"/>
      <w:marTop w:val="0"/>
      <w:marBottom w:val="0"/>
      <w:divBdr>
        <w:top w:val="none" w:sz="0" w:space="0" w:color="auto"/>
        <w:left w:val="none" w:sz="0" w:space="0" w:color="auto"/>
        <w:bottom w:val="none" w:sz="0" w:space="0" w:color="auto"/>
        <w:right w:val="none" w:sz="0" w:space="0" w:color="auto"/>
      </w:divBdr>
    </w:div>
    <w:div w:id="1604414162">
      <w:bodyDiv w:val="1"/>
      <w:marLeft w:val="0"/>
      <w:marRight w:val="0"/>
      <w:marTop w:val="0"/>
      <w:marBottom w:val="0"/>
      <w:divBdr>
        <w:top w:val="none" w:sz="0" w:space="0" w:color="auto"/>
        <w:left w:val="none" w:sz="0" w:space="0" w:color="auto"/>
        <w:bottom w:val="none" w:sz="0" w:space="0" w:color="auto"/>
        <w:right w:val="none" w:sz="0" w:space="0" w:color="auto"/>
      </w:divBdr>
    </w:div>
    <w:div w:id="1604609523">
      <w:bodyDiv w:val="1"/>
      <w:marLeft w:val="0"/>
      <w:marRight w:val="0"/>
      <w:marTop w:val="0"/>
      <w:marBottom w:val="0"/>
      <w:divBdr>
        <w:top w:val="none" w:sz="0" w:space="0" w:color="auto"/>
        <w:left w:val="none" w:sz="0" w:space="0" w:color="auto"/>
        <w:bottom w:val="none" w:sz="0" w:space="0" w:color="auto"/>
        <w:right w:val="none" w:sz="0" w:space="0" w:color="auto"/>
      </w:divBdr>
    </w:div>
    <w:div w:id="1604919690">
      <w:bodyDiv w:val="1"/>
      <w:marLeft w:val="0"/>
      <w:marRight w:val="0"/>
      <w:marTop w:val="0"/>
      <w:marBottom w:val="0"/>
      <w:divBdr>
        <w:top w:val="none" w:sz="0" w:space="0" w:color="auto"/>
        <w:left w:val="none" w:sz="0" w:space="0" w:color="auto"/>
        <w:bottom w:val="none" w:sz="0" w:space="0" w:color="auto"/>
        <w:right w:val="none" w:sz="0" w:space="0" w:color="auto"/>
      </w:divBdr>
    </w:div>
    <w:div w:id="1605068553">
      <w:bodyDiv w:val="1"/>
      <w:marLeft w:val="0"/>
      <w:marRight w:val="0"/>
      <w:marTop w:val="0"/>
      <w:marBottom w:val="0"/>
      <w:divBdr>
        <w:top w:val="none" w:sz="0" w:space="0" w:color="auto"/>
        <w:left w:val="none" w:sz="0" w:space="0" w:color="auto"/>
        <w:bottom w:val="none" w:sz="0" w:space="0" w:color="auto"/>
        <w:right w:val="none" w:sz="0" w:space="0" w:color="auto"/>
      </w:divBdr>
    </w:div>
    <w:div w:id="1605073683">
      <w:bodyDiv w:val="1"/>
      <w:marLeft w:val="0"/>
      <w:marRight w:val="0"/>
      <w:marTop w:val="0"/>
      <w:marBottom w:val="0"/>
      <w:divBdr>
        <w:top w:val="none" w:sz="0" w:space="0" w:color="auto"/>
        <w:left w:val="none" w:sz="0" w:space="0" w:color="auto"/>
        <w:bottom w:val="none" w:sz="0" w:space="0" w:color="auto"/>
        <w:right w:val="none" w:sz="0" w:space="0" w:color="auto"/>
      </w:divBdr>
    </w:div>
    <w:div w:id="1605382757">
      <w:bodyDiv w:val="1"/>
      <w:marLeft w:val="0"/>
      <w:marRight w:val="0"/>
      <w:marTop w:val="0"/>
      <w:marBottom w:val="0"/>
      <w:divBdr>
        <w:top w:val="none" w:sz="0" w:space="0" w:color="auto"/>
        <w:left w:val="none" w:sz="0" w:space="0" w:color="auto"/>
        <w:bottom w:val="none" w:sz="0" w:space="0" w:color="auto"/>
        <w:right w:val="none" w:sz="0" w:space="0" w:color="auto"/>
      </w:divBdr>
    </w:div>
    <w:div w:id="1605461069">
      <w:bodyDiv w:val="1"/>
      <w:marLeft w:val="0"/>
      <w:marRight w:val="0"/>
      <w:marTop w:val="0"/>
      <w:marBottom w:val="0"/>
      <w:divBdr>
        <w:top w:val="none" w:sz="0" w:space="0" w:color="auto"/>
        <w:left w:val="none" w:sz="0" w:space="0" w:color="auto"/>
        <w:bottom w:val="none" w:sz="0" w:space="0" w:color="auto"/>
        <w:right w:val="none" w:sz="0" w:space="0" w:color="auto"/>
      </w:divBdr>
    </w:div>
    <w:div w:id="1605922522">
      <w:bodyDiv w:val="1"/>
      <w:marLeft w:val="0"/>
      <w:marRight w:val="0"/>
      <w:marTop w:val="0"/>
      <w:marBottom w:val="0"/>
      <w:divBdr>
        <w:top w:val="none" w:sz="0" w:space="0" w:color="auto"/>
        <w:left w:val="none" w:sz="0" w:space="0" w:color="auto"/>
        <w:bottom w:val="none" w:sz="0" w:space="0" w:color="auto"/>
        <w:right w:val="none" w:sz="0" w:space="0" w:color="auto"/>
      </w:divBdr>
    </w:div>
    <w:div w:id="1606032570">
      <w:bodyDiv w:val="1"/>
      <w:marLeft w:val="0"/>
      <w:marRight w:val="0"/>
      <w:marTop w:val="0"/>
      <w:marBottom w:val="0"/>
      <w:divBdr>
        <w:top w:val="none" w:sz="0" w:space="0" w:color="auto"/>
        <w:left w:val="none" w:sz="0" w:space="0" w:color="auto"/>
        <w:bottom w:val="none" w:sz="0" w:space="0" w:color="auto"/>
        <w:right w:val="none" w:sz="0" w:space="0" w:color="auto"/>
      </w:divBdr>
    </w:div>
    <w:div w:id="1606186105">
      <w:bodyDiv w:val="1"/>
      <w:marLeft w:val="0"/>
      <w:marRight w:val="0"/>
      <w:marTop w:val="0"/>
      <w:marBottom w:val="0"/>
      <w:divBdr>
        <w:top w:val="none" w:sz="0" w:space="0" w:color="auto"/>
        <w:left w:val="none" w:sz="0" w:space="0" w:color="auto"/>
        <w:bottom w:val="none" w:sz="0" w:space="0" w:color="auto"/>
        <w:right w:val="none" w:sz="0" w:space="0" w:color="auto"/>
      </w:divBdr>
    </w:div>
    <w:div w:id="1606379411">
      <w:bodyDiv w:val="1"/>
      <w:marLeft w:val="0"/>
      <w:marRight w:val="0"/>
      <w:marTop w:val="0"/>
      <w:marBottom w:val="0"/>
      <w:divBdr>
        <w:top w:val="none" w:sz="0" w:space="0" w:color="auto"/>
        <w:left w:val="none" w:sz="0" w:space="0" w:color="auto"/>
        <w:bottom w:val="none" w:sz="0" w:space="0" w:color="auto"/>
        <w:right w:val="none" w:sz="0" w:space="0" w:color="auto"/>
      </w:divBdr>
    </w:div>
    <w:div w:id="1606381831">
      <w:bodyDiv w:val="1"/>
      <w:marLeft w:val="0"/>
      <w:marRight w:val="0"/>
      <w:marTop w:val="0"/>
      <w:marBottom w:val="0"/>
      <w:divBdr>
        <w:top w:val="none" w:sz="0" w:space="0" w:color="auto"/>
        <w:left w:val="none" w:sz="0" w:space="0" w:color="auto"/>
        <w:bottom w:val="none" w:sz="0" w:space="0" w:color="auto"/>
        <w:right w:val="none" w:sz="0" w:space="0" w:color="auto"/>
      </w:divBdr>
    </w:div>
    <w:div w:id="1607074663">
      <w:bodyDiv w:val="1"/>
      <w:marLeft w:val="0"/>
      <w:marRight w:val="0"/>
      <w:marTop w:val="0"/>
      <w:marBottom w:val="0"/>
      <w:divBdr>
        <w:top w:val="none" w:sz="0" w:space="0" w:color="auto"/>
        <w:left w:val="none" w:sz="0" w:space="0" w:color="auto"/>
        <w:bottom w:val="none" w:sz="0" w:space="0" w:color="auto"/>
        <w:right w:val="none" w:sz="0" w:space="0" w:color="auto"/>
      </w:divBdr>
    </w:div>
    <w:div w:id="1607079423">
      <w:bodyDiv w:val="1"/>
      <w:marLeft w:val="0"/>
      <w:marRight w:val="0"/>
      <w:marTop w:val="0"/>
      <w:marBottom w:val="0"/>
      <w:divBdr>
        <w:top w:val="none" w:sz="0" w:space="0" w:color="auto"/>
        <w:left w:val="none" w:sz="0" w:space="0" w:color="auto"/>
        <w:bottom w:val="none" w:sz="0" w:space="0" w:color="auto"/>
        <w:right w:val="none" w:sz="0" w:space="0" w:color="auto"/>
      </w:divBdr>
    </w:div>
    <w:div w:id="1607345886">
      <w:bodyDiv w:val="1"/>
      <w:marLeft w:val="0"/>
      <w:marRight w:val="0"/>
      <w:marTop w:val="0"/>
      <w:marBottom w:val="0"/>
      <w:divBdr>
        <w:top w:val="none" w:sz="0" w:space="0" w:color="auto"/>
        <w:left w:val="none" w:sz="0" w:space="0" w:color="auto"/>
        <w:bottom w:val="none" w:sz="0" w:space="0" w:color="auto"/>
        <w:right w:val="none" w:sz="0" w:space="0" w:color="auto"/>
      </w:divBdr>
    </w:div>
    <w:div w:id="1607495797">
      <w:bodyDiv w:val="1"/>
      <w:marLeft w:val="0"/>
      <w:marRight w:val="0"/>
      <w:marTop w:val="0"/>
      <w:marBottom w:val="0"/>
      <w:divBdr>
        <w:top w:val="none" w:sz="0" w:space="0" w:color="auto"/>
        <w:left w:val="none" w:sz="0" w:space="0" w:color="auto"/>
        <w:bottom w:val="none" w:sz="0" w:space="0" w:color="auto"/>
        <w:right w:val="none" w:sz="0" w:space="0" w:color="auto"/>
      </w:divBdr>
    </w:div>
    <w:div w:id="1607808526">
      <w:bodyDiv w:val="1"/>
      <w:marLeft w:val="0"/>
      <w:marRight w:val="0"/>
      <w:marTop w:val="0"/>
      <w:marBottom w:val="0"/>
      <w:divBdr>
        <w:top w:val="none" w:sz="0" w:space="0" w:color="auto"/>
        <w:left w:val="none" w:sz="0" w:space="0" w:color="auto"/>
        <w:bottom w:val="none" w:sz="0" w:space="0" w:color="auto"/>
        <w:right w:val="none" w:sz="0" w:space="0" w:color="auto"/>
      </w:divBdr>
    </w:div>
    <w:div w:id="1607957609">
      <w:bodyDiv w:val="1"/>
      <w:marLeft w:val="0"/>
      <w:marRight w:val="0"/>
      <w:marTop w:val="0"/>
      <w:marBottom w:val="0"/>
      <w:divBdr>
        <w:top w:val="none" w:sz="0" w:space="0" w:color="auto"/>
        <w:left w:val="none" w:sz="0" w:space="0" w:color="auto"/>
        <w:bottom w:val="none" w:sz="0" w:space="0" w:color="auto"/>
        <w:right w:val="none" w:sz="0" w:space="0" w:color="auto"/>
      </w:divBdr>
    </w:div>
    <w:div w:id="1608341858">
      <w:bodyDiv w:val="1"/>
      <w:marLeft w:val="0"/>
      <w:marRight w:val="0"/>
      <w:marTop w:val="0"/>
      <w:marBottom w:val="0"/>
      <w:divBdr>
        <w:top w:val="none" w:sz="0" w:space="0" w:color="auto"/>
        <w:left w:val="none" w:sz="0" w:space="0" w:color="auto"/>
        <w:bottom w:val="none" w:sz="0" w:space="0" w:color="auto"/>
        <w:right w:val="none" w:sz="0" w:space="0" w:color="auto"/>
      </w:divBdr>
    </w:div>
    <w:div w:id="1608544246">
      <w:bodyDiv w:val="1"/>
      <w:marLeft w:val="0"/>
      <w:marRight w:val="0"/>
      <w:marTop w:val="0"/>
      <w:marBottom w:val="0"/>
      <w:divBdr>
        <w:top w:val="none" w:sz="0" w:space="0" w:color="auto"/>
        <w:left w:val="none" w:sz="0" w:space="0" w:color="auto"/>
        <w:bottom w:val="none" w:sz="0" w:space="0" w:color="auto"/>
        <w:right w:val="none" w:sz="0" w:space="0" w:color="auto"/>
      </w:divBdr>
    </w:div>
    <w:div w:id="1609121705">
      <w:bodyDiv w:val="1"/>
      <w:marLeft w:val="0"/>
      <w:marRight w:val="0"/>
      <w:marTop w:val="0"/>
      <w:marBottom w:val="0"/>
      <w:divBdr>
        <w:top w:val="none" w:sz="0" w:space="0" w:color="auto"/>
        <w:left w:val="none" w:sz="0" w:space="0" w:color="auto"/>
        <w:bottom w:val="none" w:sz="0" w:space="0" w:color="auto"/>
        <w:right w:val="none" w:sz="0" w:space="0" w:color="auto"/>
      </w:divBdr>
    </w:div>
    <w:div w:id="1609508868">
      <w:bodyDiv w:val="1"/>
      <w:marLeft w:val="0"/>
      <w:marRight w:val="0"/>
      <w:marTop w:val="0"/>
      <w:marBottom w:val="0"/>
      <w:divBdr>
        <w:top w:val="none" w:sz="0" w:space="0" w:color="auto"/>
        <w:left w:val="none" w:sz="0" w:space="0" w:color="auto"/>
        <w:bottom w:val="none" w:sz="0" w:space="0" w:color="auto"/>
        <w:right w:val="none" w:sz="0" w:space="0" w:color="auto"/>
      </w:divBdr>
    </w:div>
    <w:div w:id="1609776133">
      <w:bodyDiv w:val="1"/>
      <w:marLeft w:val="0"/>
      <w:marRight w:val="0"/>
      <w:marTop w:val="0"/>
      <w:marBottom w:val="0"/>
      <w:divBdr>
        <w:top w:val="none" w:sz="0" w:space="0" w:color="auto"/>
        <w:left w:val="none" w:sz="0" w:space="0" w:color="auto"/>
        <w:bottom w:val="none" w:sz="0" w:space="0" w:color="auto"/>
        <w:right w:val="none" w:sz="0" w:space="0" w:color="auto"/>
      </w:divBdr>
    </w:div>
    <w:div w:id="1609896709">
      <w:bodyDiv w:val="1"/>
      <w:marLeft w:val="0"/>
      <w:marRight w:val="0"/>
      <w:marTop w:val="0"/>
      <w:marBottom w:val="0"/>
      <w:divBdr>
        <w:top w:val="none" w:sz="0" w:space="0" w:color="auto"/>
        <w:left w:val="none" w:sz="0" w:space="0" w:color="auto"/>
        <w:bottom w:val="none" w:sz="0" w:space="0" w:color="auto"/>
        <w:right w:val="none" w:sz="0" w:space="0" w:color="auto"/>
      </w:divBdr>
    </w:div>
    <w:div w:id="1610502554">
      <w:bodyDiv w:val="1"/>
      <w:marLeft w:val="0"/>
      <w:marRight w:val="0"/>
      <w:marTop w:val="0"/>
      <w:marBottom w:val="0"/>
      <w:divBdr>
        <w:top w:val="none" w:sz="0" w:space="0" w:color="auto"/>
        <w:left w:val="none" w:sz="0" w:space="0" w:color="auto"/>
        <w:bottom w:val="none" w:sz="0" w:space="0" w:color="auto"/>
        <w:right w:val="none" w:sz="0" w:space="0" w:color="auto"/>
      </w:divBdr>
    </w:div>
    <w:div w:id="1611203236">
      <w:bodyDiv w:val="1"/>
      <w:marLeft w:val="0"/>
      <w:marRight w:val="0"/>
      <w:marTop w:val="0"/>
      <w:marBottom w:val="0"/>
      <w:divBdr>
        <w:top w:val="none" w:sz="0" w:space="0" w:color="auto"/>
        <w:left w:val="none" w:sz="0" w:space="0" w:color="auto"/>
        <w:bottom w:val="none" w:sz="0" w:space="0" w:color="auto"/>
        <w:right w:val="none" w:sz="0" w:space="0" w:color="auto"/>
      </w:divBdr>
    </w:div>
    <w:div w:id="1611622660">
      <w:bodyDiv w:val="1"/>
      <w:marLeft w:val="0"/>
      <w:marRight w:val="0"/>
      <w:marTop w:val="0"/>
      <w:marBottom w:val="0"/>
      <w:divBdr>
        <w:top w:val="none" w:sz="0" w:space="0" w:color="auto"/>
        <w:left w:val="none" w:sz="0" w:space="0" w:color="auto"/>
        <w:bottom w:val="none" w:sz="0" w:space="0" w:color="auto"/>
        <w:right w:val="none" w:sz="0" w:space="0" w:color="auto"/>
      </w:divBdr>
    </w:div>
    <w:div w:id="1611820369">
      <w:bodyDiv w:val="1"/>
      <w:marLeft w:val="0"/>
      <w:marRight w:val="0"/>
      <w:marTop w:val="0"/>
      <w:marBottom w:val="0"/>
      <w:divBdr>
        <w:top w:val="none" w:sz="0" w:space="0" w:color="auto"/>
        <w:left w:val="none" w:sz="0" w:space="0" w:color="auto"/>
        <w:bottom w:val="none" w:sz="0" w:space="0" w:color="auto"/>
        <w:right w:val="none" w:sz="0" w:space="0" w:color="auto"/>
      </w:divBdr>
    </w:div>
    <w:div w:id="1612126648">
      <w:bodyDiv w:val="1"/>
      <w:marLeft w:val="0"/>
      <w:marRight w:val="0"/>
      <w:marTop w:val="0"/>
      <w:marBottom w:val="0"/>
      <w:divBdr>
        <w:top w:val="none" w:sz="0" w:space="0" w:color="auto"/>
        <w:left w:val="none" w:sz="0" w:space="0" w:color="auto"/>
        <w:bottom w:val="none" w:sz="0" w:space="0" w:color="auto"/>
        <w:right w:val="none" w:sz="0" w:space="0" w:color="auto"/>
      </w:divBdr>
    </w:div>
    <w:div w:id="1612470738">
      <w:bodyDiv w:val="1"/>
      <w:marLeft w:val="0"/>
      <w:marRight w:val="0"/>
      <w:marTop w:val="0"/>
      <w:marBottom w:val="0"/>
      <w:divBdr>
        <w:top w:val="none" w:sz="0" w:space="0" w:color="auto"/>
        <w:left w:val="none" w:sz="0" w:space="0" w:color="auto"/>
        <w:bottom w:val="none" w:sz="0" w:space="0" w:color="auto"/>
        <w:right w:val="none" w:sz="0" w:space="0" w:color="auto"/>
      </w:divBdr>
      <w:divsChild>
        <w:div w:id="767896735">
          <w:marLeft w:val="0"/>
          <w:marRight w:val="0"/>
          <w:marTop w:val="0"/>
          <w:marBottom w:val="0"/>
          <w:divBdr>
            <w:top w:val="none" w:sz="0" w:space="0" w:color="auto"/>
            <w:left w:val="none" w:sz="0" w:space="0" w:color="auto"/>
            <w:bottom w:val="none" w:sz="0" w:space="0" w:color="auto"/>
            <w:right w:val="none" w:sz="0" w:space="0" w:color="auto"/>
          </w:divBdr>
        </w:div>
      </w:divsChild>
    </w:div>
    <w:div w:id="1612660944">
      <w:bodyDiv w:val="1"/>
      <w:marLeft w:val="0"/>
      <w:marRight w:val="0"/>
      <w:marTop w:val="0"/>
      <w:marBottom w:val="0"/>
      <w:divBdr>
        <w:top w:val="none" w:sz="0" w:space="0" w:color="auto"/>
        <w:left w:val="none" w:sz="0" w:space="0" w:color="auto"/>
        <w:bottom w:val="none" w:sz="0" w:space="0" w:color="auto"/>
        <w:right w:val="none" w:sz="0" w:space="0" w:color="auto"/>
      </w:divBdr>
    </w:div>
    <w:div w:id="1613707501">
      <w:bodyDiv w:val="1"/>
      <w:marLeft w:val="0"/>
      <w:marRight w:val="0"/>
      <w:marTop w:val="0"/>
      <w:marBottom w:val="0"/>
      <w:divBdr>
        <w:top w:val="none" w:sz="0" w:space="0" w:color="auto"/>
        <w:left w:val="none" w:sz="0" w:space="0" w:color="auto"/>
        <w:bottom w:val="none" w:sz="0" w:space="0" w:color="auto"/>
        <w:right w:val="none" w:sz="0" w:space="0" w:color="auto"/>
      </w:divBdr>
    </w:div>
    <w:div w:id="1613778730">
      <w:bodyDiv w:val="1"/>
      <w:marLeft w:val="0"/>
      <w:marRight w:val="0"/>
      <w:marTop w:val="0"/>
      <w:marBottom w:val="0"/>
      <w:divBdr>
        <w:top w:val="none" w:sz="0" w:space="0" w:color="auto"/>
        <w:left w:val="none" w:sz="0" w:space="0" w:color="auto"/>
        <w:bottom w:val="none" w:sz="0" w:space="0" w:color="auto"/>
        <w:right w:val="none" w:sz="0" w:space="0" w:color="auto"/>
      </w:divBdr>
    </w:div>
    <w:div w:id="1614021947">
      <w:bodyDiv w:val="1"/>
      <w:marLeft w:val="0"/>
      <w:marRight w:val="0"/>
      <w:marTop w:val="0"/>
      <w:marBottom w:val="0"/>
      <w:divBdr>
        <w:top w:val="none" w:sz="0" w:space="0" w:color="auto"/>
        <w:left w:val="none" w:sz="0" w:space="0" w:color="auto"/>
        <w:bottom w:val="none" w:sz="0" w:space="0" w:color="auto"/>
        <w:right w:val="none" w:sz="0" w:space="0" w:color="auto"/>
      </w:divBdr>
    </w:div>
    <w:div w:id="1614315033">
      <w:bodyDiv w:val="1"/>
      <w:marLeft w:val="0"/>
      <w:marRight w:val="0"/>
      <w:marTop w:val="0"/>
      <w:marBottom w:val="0"/>
      <w:divBdr>
        <w:top w:val="none" w:sz="0" w:space="0" w:color="auto"/>
        <w:left w:val="none" w:sz="0" w:space="0" w:color="auto"/>
        <w:bottom w:val="none" w:sz="0" w:space="0" w:color="auto"/>
        <w:right w:val="none" w:sz="0" w:space="0" w:color="auto"/>
      </w:divBdr>
    </w:div>
    <w:div w:id="1614361505">
      <w:bodyDiv w:val="1"/>
      <w:marLeft w:val="0"/>
      <w:marRight w:val="0"/>
      <w:marTop w:val="0"/>
      <w:marBottom w:val="0"/>
      <w:divBdr>
        <w:top w:val="none" w:sz="0" w:space="0" w:color="auto"/>
        <w:left w:val="none" w:sz="0" w:space="0" w:color="auto"/>
        <w:bottom w:val="none" w:sz="0" w:space="0" w:color="auto"/>
        <w:right w:val="none" w:sz="0" w:space="0" w:color="auto"/>
      </w:divBdr>
    </w:div>
    <w:div w:id="1614554586">
      <w:bodyDiv w:val="1"/>
      <w:marLeft w:val="0"/>
      <w:marRight w:val="0"/>
      <w:marTop w:val="0"/>
      <w:marBottom w:val="0"/>
      <w:divBdr>
        <w:top w:val="none" w:sz="0" w:space="0" w:color="auto"/>
        <w:left w:val="none" w:sz="0" w:space="0" w:color="auto"/>
        <w:bottom w:val="none" w:sz="0" w:space="0" w:color="auto"/>
        <w:right w:val="none" w:sz="0" w:space="0" w:color="auto"/>
      </w:divBdr>
    </w:div>
    <w:div w:id="1614556126">
      <w:bodyDiv w:val="1"/>
      <w:marLeft w:val="0"/>
      <w:marRight w:val="0"/>
      <w:marTop w:val="0"/>
      <w:marBottom w:val="0"/>
      <w:divBdr>
        <w:top w:val="none" w:sz="0" w:space="0" w:color="auto"/>
        <w:left w:val="none" w:sz="0" w:space="0" w:color="auto"/>
        <w:bottom w:val="none" w:sz="0" w:space="0" w:color="auto"/>
        <w:right w:val="none" w:sz="0" w:space="0" w:color="auto"/>
      </w:divBdr>
    </w:div>
    <w:div w:id="1614557768">
      <w:bodyDiv w:val="1"/>
      <w:marLeft w:val="0"/>
      <w:marRight w:val="0"/>
      <w:marTop w:val="0"/>
      <w:marBottom w:val="0"/>
      <w:divBdr>
        <w:top w:val="none" w:sz="0" w:space="0" w:color="auto"/>
        <w:left w:val="none" w:sz="0" w:space="0" w:color="auto"/>
        <w:bottom w:val="none" w:sz="0" w:space="0" w:color="auto"/>
        <w:right w:val="none" w:sz="0" w:space="0" w:color="auto"/>
      </w:divBdr>
    </w:div>
    <w:div w:id="1614898696">
      <w:bodyDiv w:val="1"/>
      <w:marLeft w:val="0"/>
      <w:marRight w:val="0"/>
      <w:marTop w:val="0"/>
      <w:marBottom w:val="0"/>
      <w:divBdr>
        <w:top w:val="none" w:sz="0" w:space="0" w:color="auto"/>
        <w:left w:val="none" w:sz="0" w:space="0" w:color="auto"/>
        <w:bottom w:val="none" w:sz="0" w:space="0" w:color="auto"/>
        <w:right w:val="none" w:sz="0" w:space="0" w:color="auto"/>
      </w:divBdr>
    </w:div>
    <w:div w:id="1615363907">
      <w:bodyDiv w:val="1"/>
      <w:marLeft w:val="0"/>
      <w:marRight w:val="0"/>
      <w:marTop w:val="0"/>
      <w:marBottom w:val="0"/>
      <w:divBdr>
        <w:top w:val="none" w:sz="0" w:space="0" w:color="auto"/>
        <w:left w:val="none" w:sz="0" w:space="0" w:color="auto"/>
        <w:bottom w:val="none" w:sz="0" w:space="0" w:color="auto"/>
        <w:right w:val="none" w:sz="0" w:space="0" w:color="auto"/>
      </w:divBdr>
    </w:div>
    <w:div w:id="1615401080">
      <w:bodyDiv w:val="1"/>
      <w:marLeft w:val="0"/>
      <w:marRight w:val="0"/>
      <w:marTop w:val="0"/>
      <w:marBottom w:val="0"/>
      <w:divBdr>
        <w:top w:val="none" w:sz="0" w:space="0" w:color="auto"/>
        <w:left w:val="none" w:sz="0" w:space="0" w:color="auto"/>
        <w:bottom w:val="none" w:sz="0" w:space="0" w:color="auto"/>
        <w:right w:val="none" w:sz="0" w:space="0" w:color="auto"/>
      </w:divBdr>
    </w:div>
    <w:div w:id="1615598169">
      <w:bodyDiv w:val="1"/>
      <w:marLeft w:val="0"/>
      <w:marRight w:val="0"/>
      <w:marTop w:val="0"/>
      <w:marBottom w:val="0"/>
      <w:divBdr>
        <w:top w:val="none" w:sz="0" w:space="0" w:color="auto"/>
        <w:left w:val="none" w:sz="0" w:space="0" w:color="auto"/>
        <w:bottom w:val="none" w:sz="0" w:space="0" w:color="auto"/>
        <w:right w:val="none" w:sz="0" w:space="0" w:color="auto"/>
      </w:divBdr>
    </w:div>
    <w:div w:id="1615601132">
      <w:bodyDiv w:val="1"/>
      <w:marLeft w:val="0"/>
      <w:marRight w:val="0"/>
      <w:marTop w:val="0"/>
      <w:marBottom w:val="0"/>
      <w:divBdr>
        <w:top w:val="none" w:sz="0" w:space="0" w:color="auto"/>
        <w:left w:val="none" w:sz="0" w:space="0" w:color="auto"/>
        <w:bottom w:val="none" w:sz="0" w:space="0" w:color="auto"/>
        <w:right w:val="none" w:sz="0" w:space="0" w:color="auto"/>
      </w:divBdr>
    </w:div>
    <w:div w:id="1616711465">
      <w:bodyDiv w:val="1"/>
      <w:marLeft w:val="0"/>
      <w:marRight w:val="0"/>
      <w:marTop w:val="0"/>
      <w:marBottom w:val="0"/>
      <w:divBdr>
        <w:top w:val="none" w:sz="0" w:space="0" w:color="auto"/>
        <w:left w:val="none" w:sz="0" w:space="0" w:color="auto"/>
        <w:bottom w:val="none" w:sz="0" w:space="0" w:color="auto"/>
        <w:right w:val="none" w:sz="0" w:space="0" w:color="auto"/>
      </w:divBdr>
    </w:div>
    <w:div w:id="1616936216">
      <w:bodyDiv w:val="1"/>
      <w:marLeft w:val="0"/>
      <w:marRight w:val="0"/>
      <w:marTop w:val="0"/>
      <w:marBottom w:val="0"/>
      <w:divBdr>
        <w:top w:val="none" w:sz="0" w:space="0" w:color="auto"/>
        <w:left w:val="none" w:sz="0" w:space="0" w:color="auto"/>
        <w:bottom w:val="none" w:sz="0" w:space="0" w:color="auto"/>
        <w:right w:val="none" w:sz="0" w:space="0" w:color="auto"/>
      </w:divBdr>
    </w:div>
    <w:div w:id="1616986623">
      <w:bodyDiv w:val="1"/>
      <w:marLeft w:val="0"/>
      <w:marRight w:val="0"/>
      <w:marTop w:val="0"/>
      <w:marBottom w:val="0"/>
      <w:divBdr>
        <w:top w:val="none" w:sz="0" w:space="0" w:color="auto"/>
        <w:left w:val="none" w:sz="0" w:space="0" w:color="auto"/>
        <w:bottom w:val="none" w:sz="0" w:space="0" w:color="auto"/>
        <w:right w:val="none" w:sz="0" w:space="0" w:color="auto"/>
      </w:divBdr>
    </w:div>
    <w:div w:id="1617785303">
      <w:bodyDiv w:val="1"/>
      <w:marLeft w:val="0"/>
      <w:marRight w:val="0"/>
      <w:marTop w:val="0"/>
      <w:marBottom w:val="0"/>
      <w:divBdr>
        <w:top w:val="none" w:sz="0" w:space="0" w:color="auto"/>
        <w:left w:val="none" w:sz="0" w:space="0" w:color="auto"/>
        <w:bottom w:val="none" w:sz="0" w:space="0" w:color="auto"/>
        <w:right w:val="none" w:sz="0" w:space="0" w:color="auto"/>
      </w:divBdr>
    </w:div>
    <w:div w:id="1617978159">
      <w:bodyDiv w:val="1"/>
      <w:marLeft w:val="0"/>
      <w:marRight w:val="0"/>
      <w:marTop w:val="0"/>
      <w:marBottom w:val="0"/>
      <w:divBdr>
        <w:top w:val="none" w:sz="0" w:space="0" w:color="auto"/>
        <w:left w:val="none" w:sz="0" w:space="0" w:color="auto"/>
        <w:bottom w:val="none" w:sz="0" w:space="0" w:color="auto"/>
        <w:right w:val="none" w:sz="0" w:space="0" w:color="auto"/>
      </w:divBdr>
    </w:div>
    <w:div w:id="1617983695">
      <w:bodyDiv w:val="1"/>
      <w:marLeft w:val="0"/>
      <w:marRight w:val="0"/>
      <w:marTop w:val="0"/>
      <w:marBottom w:val="0"/>
      <w:divBdr>
        <w:top w:val="none" w:sz="0" w:space="0" w:color="auto"/>
        <w:left w:val="none" w:sz="0" w:space="0" w:color="auto"/>
        <w:bottom w:val="none" w:sz="0" w:space="0" w:color="auto"/>
        <w:right w:val="none" w:sz="0" w:space="0" w:color="auto"/>
      </w:divBdr>
    </w:div>
    <w:div w:id="1618439620">
      <w:bodyDiv w:val="1"/>
      <w:marLeft w:val="0"/>
      <w:marRight w:val="0"/>
      <w:marTop w:val="0"/>
      <w:marBottom w:val="0"/>
      <w:divBdr>
        <w:top w:val="none" w:sz="0" w:space="0" w:color="auto"/>
        <w:left w:val="none" w:sz="0" w:space="0" w:color="auto"/>
        <w:bottom w:val="none" w:sz="0" w:space="0" w:color="auto"/>
        <w:right w:val="none" w:sz="0" w:space="0" w:color="auto"/>
      </w:divBdr>
    </w:div>
    <w:div w:id="1618945446">
      <w:bodyDiv w:val="1"/>
      <w:marLeft w:val="0"/>
      <w:marRight w:val="0"/>
      <w:marTop w:val="0"/>
      <w:marBottom w:val="0"/>
      <w:divBdr>
        <w:top w:val="none" w:sz="0" w:space="0" w:color="auto"/>
        <w:left w:val="none" w:sz="0" w:space="0" w:color="auto"/>
        <w:bottom w:val="none" w:sz="0" w:space="0" w:color="auto"/>
        <w:right w:val="none" w:sz="0" w:space="0" w:color="auto"/>
      </w:divBdr>
    </w:div>
    <w:div w:id="1619218428">
      <w:bodyDiv w:val="1"/>
      <w:marLeft w:val="0"/>
      <w:marRight w:val="0"/>
      <w:marTop w:val="0"/>
      <w:marBottom w:val="0"/>
      <w:divBdr>
        <w:top w:val="none" w:sz="0" w:space="0" w:color="auto"/>
        <w:left w:val="none" w:sz="0" w:space="0" w:color="auto"/>
        <w:bottom w:val="none" w:sz="0" w:space="0" w:color="auto"/>
        <w:right w:val="none" w:sz="0" w:space="0" w:color="auto"/>
      </w:divBdr>
    </w:div>
    <w:div w:id="1619606283">
      <w:bodyDiv w:val="1"/>
      <w:marLeft w:val="0"/>
      <w:marRight w:val="0"/>
      <w:marTop w:val="0"/>
      <w:marBottom w:val="0"/>
      <w:divBdr>
        <w:top w:val="none" w:sz="0" w:space="0" w:color="auto"/>
        <w:left w:val="none" w:sz="0" w:space="0" w:color="auto"/>
        <w:bottom w:val="none" w:sz="0" w:space="0" w:color="auto"/>
        <w:right w:val="none" w:sz="0" w:space="0" w:color="auto"/>
      </w:divBdr>
    </w:div>
    <w:div w:id="1620258311">
      <w:bodyDiv w:val="1"/>
      <w:marLeft w:val="0"/>
      <w:marRight w:val="0"/>
      <w:marTop w:val="0"/>
      <w:marBottom w:val="0"/>
      <w:divBdr>
        <w:top w:val="none" w:sz="0" w:space="0" w:color="auto"/>
        <w:left w:val="none" w:sz="0" w:space="0" w:color="auto"/>
        <w:bottom w:val="none" w:sz="0" w:space="0" w:color="auto"/>
        <w:right w:val="none" w:sz="0" w:space="0" w:color="auto"/>
      </w:divBdr>
    </w:div>
    <w:div w:id="1621062688">
      <w:bodyDiv w:val="1"/>
      <w:marLeft w:val="0"/>
      <w:marRight w:val="0"/>
      <w:marTop w:val="0"/>
      <w:marBottom w:val="0"/>
      <w:divBdr>
        <w:top w:val="none" w:sz="0" w:space="0" w:color="auto"/>
        <w:left w:val="none" w:sz="0" w:space="0" w:color="auto"/>
        <w:bottom w:val="none" w:sz="0" w:space="0" w:color="auto"/>
        <w:right w:val="none" w:sz="0" w:space="0" w:color="auto"/>
      </w:divBdr>
    </w:div>
    <w:div w:id="1621570195">
      <w:bodyDiv w:val="1"/>
      <w:marLeft w:val="0"/>
      <w:marRight w:val="0"/>
      <w:marTop w:val="0"/>
      <w:marBottom w:val="0"/>
      <w:divBdr>
        <w:top w:val="none" w:sz="0" w:space="0" w:color="auto"/>
        <w:left w:val="none" w:sz="0" w:space="0" w:color="auto"/>
        <w:bottom w:val="none" w:sz="0" w:space="0" w:color="auto"/>
        <w:right w:val="none" w:sz="0" w:space="0" w:color="auto"/>
      </w:divBdr>
    </w:div>
    <w:div w:id="1621690711">
      <w:bodyDiv w:val="1"/>
      <w:marLeft w:val="0"/>
      <w:marRight w:val="0"/>
      <w:marTop w:val="0"/>
      <w:marBottom w:val="0"/>
      <w:divBdr>
        <w:top w:val="none" w:sz="0" w:space="0" w:color="auto"/>
        <w:left w:val="none" w:sz="0" w:space="0" w:color="auto"/>
        <w:bottom w:val="none" w:sz="0" w:space="0" w:color="auto"/>
        <w:right w:val="none" w:sz="0" w:space="0" w:color="auto"/>
      </w:divBdr>
    </w:div>
    <w:div w:id="1621913938">
      <w:bodyDiv w:val="1"/>
      <w:marLeft w:val="0"/>
      <w:marRight w:val="0"/>
      <w:marTop w:val="0"/>
      <w:marBottom w:val="0"/>
      <w:divBdr>
        <w:top w:val="none" w:sz="0" w:space="0" w:color="auto"/>
        <w:left w:val="none" w:sz="0" w:space="0" w:color="auto"/>
        <w:bottom w:val="none" w:sz="0" w:space="0" w:color="auto"/>
        <w:right w:val="none" w:sz="0" w:space="0" w:color="auto"/>
      </w:divBdr>
    </w:div>
    <w:div w:id="1622151139">
      <w:bodyDiv w:val="1"/>
      <w:marLeft w:val="0"/>
      <w:marRight w:val="0"/>
      <w:marTop w:val="0"/>
      <w:marBottom w:val="0"/>
      <w:divBdr>
        <w:top w:val="none" w:sz="0" w:space="0" w:color="auto"/>
        <w:left w:val="none" w:sz="0" w:space="0" w:color="auto"/>
        <w:bottom w:val="none" w:sz="0" w:space="0" w:color="auto"/>
        <w:right w:val="none" w:sz="0" w:space="0" w:color="auto"/>
      </w:divBdr>
    </w:div>
    <w:div w:id="1622221526">
      <w:bodyDiv w:val="1"/>
      <w:marLeft w:val="0"/>
      <w:marRight w:val="0"/>
      <w:marTop w:val="0"/>
      <w:marBottom w:val="0"/>
      <w:divBdr>
        <w:top w:val="none" w:sz="0" w:space="0" w:color="auto"/>
        <w:left w:val="none" w:sz="0" w:space="0" w:color="auto"/>
        <w:bottom w:val="none" w:sz="0" w:space="0" w:color="auto"/>
        <w:right w:val="none" w:sz="0" w:space="0" w:color="auto"/>
      </w:divBdr>
    </w:div>
    <w:div w:id="1622414535">
      <w:bodyDiv w:val="1"/>
      <w:marLeft w:val="0"/>
      <w:marRight w:val="0"/>
      <w:marTop w:val="0"/>
      <w:marBottom w:val="0"/>
      <w:divBdr>
        <w:top w:val="none" w:sz="0" w:space="0" w:color="auto"/>
        <w:left w:val="none" w:sz="0" w:space="0" w:color="auto"/>
        <w:bottom w:val="none" w:sz="0" w:space="0" w:color="auto"/>
        <w:right w:val="none" w:sz="0" w:space="0" w:color="auto"/>
      </w:divBdr>
    </w:div>
    <w:div w:id="1622953602">
      <w:bodyDiv w:val="1"/>
      <w:marLeft w:val="0"/>
      <w:marRight w:val="0"/>
      <w:marTop w:val="0"/>
      <w:marBottom w:val="0"/>
      <w:divBdr>
        <w:top w:val="none" w:sz="0" w:space="0" w:color="auto"/>
        <w:left w:val="none" w:sz="0" w:space="0" w:color="auto"/>
        <w:bottom w:val="none" w:sz="0" w:space="0" w:color="auto"/>
        <w:right w:val="none" w:sz="0" w:space="0" w:color="auto"/>
      </w:divBdr>
    </w:div>
    <w:div w:id="1623265707">
      <w:bodyDiv w:val="1"/>
      <w:marLeft w:val="0"/>
      <w:marRight w:val="0"/>
      <w:marTop w:val="0"/>
      <w:marBottom w:val="0"/>
      <w:divBdr>
        <w:top w:val="none" w:sz="0" w:space="0" w:color="auto"/>
        <w:left w:val="none" w:sz="0" w:space="0" w:color="auto"/>
        <w:bottom w:val="none" w:sz="0" w:space="0" w:color="auto"/>
        <w:right w:val="none" w:sz="0" w:space="0" w:color="auto"/>
      </w:divBdr>
    </w:div>
    <w:div w:id="1624193216">
      <w:bodyDiv w:val="1"/>
      <w:marLeft w:val="0"/>
      <w:marRight w:val="0"/>
      <w:marTop w:val="0"/>
      <w:marBottom w:val="0"/>
      <w:divBdr>
        <w:top w:val="none" w:sz="0" w:space="0" w:color="auto"/>
        <w:left w:val="none" w:sz="0" w:space="0" w:color="auto"/>
        <w:bottom w:val="none" w:sz="0" w:space="0" w:color="auto"/>
        <w:right w:val="none" w:sz="0" w:space="0" w:color="auto"/>
      </w:divBdr>
    </w:div>
    <w:div w:id="1624269530">
      <w:bodyDiv w:val="1"/>
      <w:marLeft w:val="0"/>
      <w:marRight w:val="0"/>
      <w:marTop w:val="0"/>
      <w:marBottom w:val="0"/>
      <w:divBdr>
        <w:top w:val="none" w:sz="0" w:space="0" w:color="auto"/>
        <w:left w:val="none" w:sz="0" w:space="0" w:color="auto"/>
        <w:bottom w:val="none" w:sz="0" w:space="0" w:color="auto"/>
        <w:right w:val="none" w:sz="0" w:space="0" w:color="auto"/>
      </w:divBdr>
    </w:div>
    <w:div w:id="1624310613">
      <w:bodyDiv w:val="1"/>
      <w:marLeft w:val="0"/>
      <w:marRight w:val="0"/>
      <w:marTop w:val="0"/>
      <w:marBottom w:val="0"/>
      <w:divBdr>
        <w:top w:val="none" w:sz="0" w:space="0" w:color="auto"/>
        <w:left w:val="none" w:sz="0" w:space="0" w:color="auto"/>
        <w:bottom w:val="none" w:sz="0" w:space="0" w:color="auto"/>
        <w:right w:val="none" w:sz="0" w:space="0" w:color="auto"/>
      </w:divBdr>
    </w:div>
    <w:div w:id="1624381141">
      <w:bodyDiv w:val="1"/>
      <w:marLeft w:val="0"/>
      <w:marRight w:val="0"/>
      <w:marTop w:val="0"/>
      <w:marBottom w:val="0"/>
      <w:divBdr>
        <w:top w:val="none" w:sz="0" w:space="0" w:color="auto"/>
        <w:left w:val="none" w:sz="0" w:space="0" w:color="auto"/>
        <w:bottom w:val="none" w:sz="0" w:space="0" w:color="auto"/>
        <w:right w:val="none" w:sz="0" w:space="0" w:color="auto"/>
      </w:divBdr>
    </w:div>
    <w:div w:id="1624386785">
      <w:bodyDiv w:val="1"/>
      <w:marLeft w:val="0"/>
      <w:marRight w:val="0"/>
      <w:marTop w:val="0"/>
      <w:marBottom w:val="0"/>
      <w:divBdr>
        <w:top w:val="none" w:sz="0" w:space="0" w:color="auto"/>
        <w:left w:val="none" w:sz="0" w:space="0" w:color="auto"/>
        <w:bottom w:val="none" w:sz="0" w:space="0" w:color="auto"/>
        <w:right w:val="none" w:sz="0" w:space="0" w:color="auto"/>
      </w:divBdr>
    </w:div>
    <w:div w:id="1625885277">
      <w:bodyDiv w:val="1"/>
      <w:marLeft w:val="0"/>
      <w:marRight w:val="0"/>
      <w:marTop w:val="0"/>
      <w:marBottom w:val="0"/>
      <w:divBdr>
        <w:top w:val="none" w:sz="0" w:space="0" w:color="auto"/>
        <w:left w:val="none" w:sz="0" w:space="0" w:color="auto"/>
        <w:bottom w:val="none" w:sz="0" w:space="0" w:color="auto"/>
        <w:right w:val="none" w:sz="0" w:space="0" w:color="auto"/>
      </w:divBdr>
    </w:div>
    <w:div w:id="1625886663">
      <w:bodyDiv w:val="1"/>
      <w:marLeft w:val="0"/>
      <w:marRight w:val="0"/>
      <w:marTop w:val="0"/>
      <w:marBottom w:val="0"/>
      <w:divBdr>
        <w:top w:val="none" w:sz="0" w:space="0" w:color="auto"/>
        <w:left w:val="none" w:sz="0" w:space="0" w:color="auto"/>
        <w:bottom w:val="none" w:sz="0" w:space="0" w:color="auto"/>
        <w:right w:val="none" w:sz="0" w:space="0" w:color="auto"/>
      </w:divBdr>
    </w:div>
    <w:div w:id="1625964592">
      <w:bodyDiv w:val="1"/>
      <w:marLeft w:val="0"/>
      <w:marRight w:val="0"/>
      <w:marTop w:val="0"/>
      <w:marBottom w:val="0"/>
      <w:divBdr>
        <w:top w:val="none" w:sz="0" w:space="0" w:color="auto"/>
        <w:left w:val="none" w:sz="0" w:space="0" w:color="auto"/>
        <w:bottom w:val="none" w:sz="0" w:space="0" w:color="auto"/>
        <w:right w:val="none" w:sz="0" w:space="0" w:color="auto"/>
      </w:divBdr>
    </w:div>
    <w:div w:id="1626812628">
      <w:bodyDiv w:val="1"/>
      <w:marLeft w:val="0"/>
      <w:marRight w:val="0"/>
      <w:marTop w:val="0"/>
      <w:marBottom w:val="0"/>
      <w:divBdr>
        <w:top w:val="none" w:sz="0" w:space="0" w:color="auto"/>
        <w:left w:val="none" w:sz="0" w:space="0" w:color="auto"/>
        <w:bottom w:val="none" w:sz="0" w:space="0" w:color="auto"/>
        <w:right w:val="none" w:sz="0" w:space="0" w:color="auto"/>
      </w:divBdr>
    </w:div>
    <w:div w:id="1627468922">
      <w:bodyDiv w:val="1"/>
      <w:marLeft w:val="0"/>
      <w:marRight w:val="0"/>
      <w:marTop w:val="0"/>
      <w:marBottom w:val="0"/>
      <w:divBdr>
        <w:top w:val="none" w:sz="0" w:space="0" w:color="auto"/>
        <w:left w:val="none" w:sz="0" w:space="0" w:color="auto"/>
        <w:bottom w:val="none" w:sz="0" w:space="0" w:color="auto"/>
        <w:right w:val="none" w:sz="0" w:space="0" w:color="auto"/>
      </w:divBdr>
    </w:div>
    <w:div w:id="1628050893">
      <w:bodyDiv w:val="1"/>
      <w:marLeft w:val="0"/>
      <w:marRight w:val="0"/>
      <w:marTop w:val="0"/>
      <w:marBottom w:val="0"/>
      <w:divBdr>
        <w:top w:val="none" w:sz="0" w:space="0" w:color="auto"/>
        <w:left w:val="none" w:sz="0" w:space="0" w:color="auto"/>
        <w:bottom w:val="none" w:sz="0" w:space="0" w:color="auto"/>
        <w:right w:val="none" w:sz="0" w:space="0" w:color="auto"/>
      </w:divBdr>
    </w:div>
    <w:div w:id="1628390617">
      <w:bodyDiv w:val="1"/>
      <w:marLeft w:val="0"/>
      <w:marRight w:val="0"/>
      <w:marTop w:val="0"/>
      <w:marBottom w:val="0"/>
      <w:divBdr>
        <w:top w:val="none" w:sz="0" w:space="0" w:color="auto"/>
        <w:left w:val="none" w:sz="0" w:space="0" w:color="auto"/>
        <w:bottom w:val="none" w:sz="0" w:space="0" w:color="auto"/>
        <w:right w:val="none" w:sz="0" w:space="0" w:color="auto"/>
      </w:divBdr>
    </w:div>
    <w:div w:id="1628393890">
      <w:bodyDiv w:val="1"/>
      <w:marLeft w:val="0"/>
      <w:marRight w:val="0"/>
      <w:marTop w:val="0"/>
      <w:marBottom w:val="0"/>
      <w:divBdr>
        <w:top w:val="none" w:sz="0" w:space="0" w:color="auto"/>
        <w:left w:val="none" w:sz="0" w:space="0" w:color="auto"/>
        <w:bottom w:val="none" w:sz="0" w:space="0" w:color="auto"/>
        <w:right w:val="none" w:sz="0" w:space="0" w:color="auto"/>
      </w:divBdr>
    </w:div>
    <w:div w:id="1628465469">
      <w:bodyDiv w:val="1"/>
      <w:marLeft w:val="0"/>
      <w:marRight w:val="0"/>
      <w:marTop w:val="0"/>
      <w:marBottom w:val="0"/>
      <w:divBdr>
        <w:top w:val="none" w:sz="0" w:space="0" w:color="auto"/>
        <w:left w:val="none" w:sz="0" w:space="0" w:color="auto"/>
        <w:bottom w:val="none" w:sz="0" w:space="0" w:color="auto"/>
        <w:right w:val="none" w:sz="0" w:space="0" w:color="auto"/>
      </w:divBdr>
    </w:div>
    <w:div w:id="1629123946">
      <w:bodyDiv w:val="1"/>
      <w:marLeft w:val="0"/>
      <w:marRight w:val="0"/>
      <w:marTop w:val="0"/>
      <w:marBottom w:val="0"/>
      <w:divBdr>
        <w:top w:val="none" w:sz="0" w:space="0" w:color="auto"/>
        <w:left w:val="none" w:sz="0" w:space="0" w:color="auto"/>
        <w:bottom w:val="none" w:sz="0" w:space="0" w:color="auto"/>
        <w:right w:val="none" w:sz="0" w:space="0" w:color="auto"/>
      </w:divBdr>
    </w:div>
    <w:div w:id="1629163672">
      <w:bodyDiv w:val="1"/>
      <w:marLeft w:val="0"/>
      <w:marRight w:val="0"/>
      <w:marTop w:val="0"/>
      <w:marBottom w:val="0"/>
      <w:divBdr>
        <w:top w:val="none" w:sz="0" w:space="0" w:color="auto"/>
        <w:left w:val="none" w:sz="0" w:space="0" w:color="auto"/>
        <w:bottom w:val="none" w:sz="0" w:space="0" w:color="auto"/>
        <w:right w:val="none" w:sz="0" w:space="0" w:color="auto"/>
      </w:divBdr>
    </w:div>
    <w:div w:id="1629630798">
      <w:bodyDiv w:val="1"/>
      <w:marLeft w:val="0"/>
      <w:marRight w:val="0"/>
      <w:marTop w:val="0"/>
      <w:marBottom w:val="0"/>
      <w:divBdr>
        <w:top w:val="none" w:sz="0" w:space="0" w:color="auto"/>
        <w:left w:val="none" w:sz="0" w:space="0" w:color="auto"/>
        <w:bottom w:val="none" w:sz="0" w:space="0" w:color="auto"/>
        <w:right w:val="none" w:sz="0" w:space="0" w:color="auto"/>
      </w:divBdr>
    </w:div>
    <w:div w:id="1630014430">
      <w:bodyDiv w:val="1"/>
      <w:marLeft w:val="0"/>
      <w:marRight w:val="0"/>
      <w:marTop w:val="0"/>
      <w:marBottom w:val="0"/>
      <w:divBdr>
        <w:top w:val="none" w:sz="0" w:space="0" w:color="auto"/>
        <w:left w:val="none" w:sz="0" w:space="0" w:color="auto"/>
        <w:bottom w:val="none" w:sz="0" w:space="0" w:color="auto"/>
        <w:right w:val="none" w:sz="0" w:space="0" w:color="auto"/>
      </w:divBdr>
    </w:div>
    <w:div w:id="1631125658">
      <w:bodyDiv w:val="1"/>
      <w:marLeft w:val="0"/>
      <w:marRight w:val="0"/>
      <w:marTop w:val="0"/>
      <w:marBottom w:val="0"/>
      <w:divBdr>
        <w:top w:val="none" w:sz="0" w:space="0" w:color="auto"/>
        <w:left w:val="none" w:sz="0" w:space="0" w:color="auto"/>
        <w:bottom w:val="none" w:sz="0" w:space="0" w:color="auto"/>
        <w:right w:val="none" w:sz="0" w:space="0" w:color="auto"/>
      </w:divBdr>
    </w:div>
    <w:div w:id="1631130561">
      <w:bodyDiv w:val="1"/>
      <w:marLeft w:val="0"/>
      <w:marRight w:val="0"/>
      <w:marTop w:val="0"/>
      <w:marBottom w:val="0"/>
      <w:divBdr>
        <w:top w:val="none" w:sz="0" w:space="0" w:color="auto"/>
        <w:left w:val="none" w:sz="0" w:space="0" w:color="auto"/>
        <w:bottom w:val="none" w:sz="0" w:space="0" w:color="auto"/>
        <w:right w:val="none" w:sz="0" w:space="0" w:color="auto"/>
      </w:divBdr>
    </w:div>
    <w:div w:id="1631591490">
      <w:bodyDiv w:val="1"/>
      <w:marLeft w:val="0"/>
      <w:marRight w:val="0"/>
      <w:marTop w:val="0"/>
      <w:marBottom w:val="0"/>
      <w:divBdr>
        <w:top w:val="none" w:sz="0" w:space="0" w:color="auto"/>
        <w:left w:val="none" w:sz="0" w:space="0" w:color="auto"/>
        <w:bottom w:val="none" w:sz="0" w:space="0" w:color="auto"/>
        <w:right w:val="none" w:sz="0" w:space="0" w:color="auto"/>
      </w:divBdr>
    </w:div>
    <w:div w:id="1631666729">
      <w:bodyDiv w:val="1"/>
      <w:marLeft w:val="0"/>
      <w:marRight w:val="0"/>
      <w:marTop w:val="0"/>
      <w:marBottom w:val="0"/>
      <w:divBdr>
        <w:top w:val="none" w:sz="0" w:space="0" w:color="auto"/>
        <w:left w:val="none" w:sz="0" w:space="0" w:color="auto"/>
        <w:bottom w:val="none" w:sz="0" w:space="0" w:color="auto"/>
        <w:right w:val="none" w:sz="0" w:space="0" w:color="auto"/>
      </w:divBdr>
    </w:div>
    <w:div w:id="1632513336">
      <w:bodyDiv w:val="1"/>
      <w:marLeft w:val="0"/>
      <w:marRight w:val="0"/>
      <w:marTop w:val="0"/>
      <w:marBottom w:val="0"/>
      <w:divBdr>
        <w:top w:val="none" w:sz="0" w:space="0" w:color="auto"/>
        <w:left w:val="none" w:sz="0" w:space="0" w:color="auto"/>
        <w:bottom w:val="none" w:sz="0" w:space="0" w:color="auto"/>
        <w:right w:val="none" w:sz="0" w:space="0" w:color="auto"/>
      </w:divBdr>
    </w:div>
    <w:div w:id="1632519902">
      <w:bodyDiv w:val="1"/>
      <w:marLeft w:val="0"/>
      <w:marRight w:val="0"/>
      <w:marTop w:val="0"/>
      <w:marBottom w:val="0"/>
      <w:divBdr>
        <w:top w:val="none" w:sz="0" w:space="0" w:color="auto"/>
        <w:left w:val="none" w:sz="0" w:space="0" w:color="auto"/>
        <w:bottom w:val="none" w:sz="0" w:space="0" w:color="auto"/>
        <w:right w:val="none" w:sz="0" w:space="0" w:color="auto"/>
      </w:divBdr>
    </w:div>
    <w:div w:id="1633174154">
      <w:bodyDiv w:val="1"/>
      <w:marLeft w:val="0"/>
      <w:marRight w:val="0"/>
      <w:marTop w:val="0"/>
      <w:marBottom w:val="0"/>
      <w:divBdr>
        <w:top w:val="none" w:sz="0" w:space="0" w:color="auto"/>
        <w:left w:val="none" w:sz="0" w:space="0" w:color="auto"/>
        <w:bottom w:val="none" w:sz="0" w:space="0" w:color="auto"/>
        <w:right w:val="none" w:sz="0" w:space="0" w:color="auto"/>
      </w:divBdr>
    </w:div>
    <w:div w:id="1633289133">
      <w:bodyDiv w:val="1"/>
      <w:marLeft w:val="0"/>
      <w:marRight w:val="0"/>
      <w:marTop w:val="0"/>
      <w:marBottom w:val="0"/>
      <w:divBdr>
        <w:top w:val="none" w:sz="0" w:space="0" w:color="auto"/>
        <w:left w:val="none" w:sz="0" w:space="0" w:color="auto"/>
        <w:bottom w:val="none" w:sz="0" w:space="0" w:color="auto"/>
        <w:right w:val="none" w:sz="0" w:space="0" w:color="auto"/>
      </w:divBdr>
    </w:div>
    <w:div w:id="1633360244">
      <w:bodyDiv w:val="1"/>
      <w:marLeft w:val="0"/>
      <w:marRight w:val="0"/>
      <w:marTop w:val="0"/>
      <w:marBottom w:val="0"/>
      <w:divBdr>
        <w:top w:val="none" w:sz="0" w:space="0" w:color="auto"/>
        <w:left w:val="none" w:sz="0" w:space="0" w:color="auto"/>
        <w:bottom w:val="none" w:sz="0" w:space="0" w:color="auto"/>
        <w:right w:val="none" w:sz="0" w:space="0" w:color="auto"/>
      </w:divBdr>
    </w:div>
    <w:div w:id="1633750018">
      <w:bodyDiv w:val="1"/>
      <w:marLeft w:val="0"/>
      <w:marRight w:val="0"/>
      <w:marTop w:val="0"/>
      <w:marBottom w:val="0"/>
      <w:divBdr>
        <w:top w:val="none" w:sz="0" w:space="0" w:color="auto"/>
        <w:left w:val="none" w:sz="0" w:space="0" w:color="auto"/>
        <w:bottom w:val="none" w:sz="0" w:space="0" w:color="auto"/>
        <w:right w:val="none" w:sz="0" w:space="0" w:color="auto"/>
      </w:divBdr>
    </w:div>
    <w:div w:id="1635595824">
      <w:bodyDiv w:val="1"/>
      <w:marLeft w:val="0"/>
      <w:marRight w:val="0"/>
      <w:marTop w:val="0"/>
      <w:marBottom w:val="0"/>
      <w:divBdr>
        <w:top w:val="none" w:sz="0" w:space="0" w:color="auto"/>
        <w:left w:val="none" w:sz="0" w:space="0" w:color="auto"/>
        <w:bottom w:val="none" w:sz="0" w:space="0" w:color="auto"/>
        <w:right w:val="none" w:sz="0" w:space="0" w:color="auto"/>
      </w:divBdr>
    </w:div>
    <w:div w:id="1636180500">
      <w:bodyDiv w:val="1"/>
      <w:marLeft w:val="0"/>
      <w:marRight w:val="0"/>
      <w:marTop w:val="0"/>
      <w:marBottom w:val="0"/>
      <w:divBdr>
        <w:top w:val="none" w:sz="0" w:space="0" w:color="auto"/>
        <w:left w:val="none" w:sz="0" w:space="0" w:color="auto"/>
        <w:bottom w:val="none" w:sz="0" w:space="0" w:color="auto"/>
        <w:right w:val="none" w:sz="0" w:space="0" w:color="auto"/>
      </w:divBdr>
    </w:div>
    <w:div w:id="1636715541">
      <w:bodyDiv w:val="1"/>
      <w:marLeft w:val="0"/>
      <w:marRight w:val="0"/>
      <w:marTop w:val="0"/>
      <w:marBottom w:val="0"/>
      <w:divBdr>
        <w:top w:val="none" w:sz="0" w:space="0" w:color="auto"/>
        <w:left w:val="none" w:sz="0" w:space="0" w:color="auto"/>
        <w:bottom w:val="none" w:sz="0" w:space="0" w:color="auto"/>
        <w:right w:val="none" w:sz="0" w:space="0" w:color="auto"/>
      </w:divBdr>
    </w:div>
    <w:div w:id="1636789199">
      <w:bodyDiv w:val="1"/>
      <w:marLeft w:val="0"/>
      <w:marRight w:val="0"/>
      <w:marTop w:val="0"/>
      <w:marBottom w:val="0"/>
      <w:divBdr>
        <w:top w:val="none" w:sz="0" w:space="0" w:color="auto"/>
        <w:left w:val="none" w:sz="0" w:space="0" w:color="auto"/>
        <w:bottom w:val="none" w:sz="0" w:space="0" w:color="auto"/>
        <w:right w:val="none" w:sz="0" w:space="0" w:color="auto"/>
      </w:divBdr>
    </w:div>
    <w:div w:id="1637880541">
      <w:bodyDiv w:val="1"/>
      <w:marLeft w:val="0"/>
      <w:marRight w:val="0"/>
      <w:marTop w:val="0"/>
      <w:marBottom w:val="0"/>
      <w:divBdr>
        <w:top w:val="none" w:sz="0" w:space="0" w:color="auto"/>
        <w:left w:val="none" w:sz="0" w:space="0" w:color="auto"/>
        <w:bottom w:val="none" w:sz="0" w:space="0" w:color="auto"/>
        <w:right w:val="none" w:sz="0" w:space="0" w:color="auto"/>
      </w:divBdr>
    </w:div>
    <w:div w:id="1637953848">
      <w:bodyDiv w:val="1"/>
      <w:marLeft w:val="0"/>
      <w:marRight w:val="0"/>
      <w:marTop w:val="0"/>
      <w:marBottom w:val="0"/>
      <w:divBdr>
        <w:top w:val="none" w:sz="0" w:space="0" w:color="auto"/>
        <w:left w:val="none" w:sz="0" w:space="0" w:color="auto"/>
        <w:bottom w:val="none" w:sz="0" w:space="0" w:color="auto"/>
        <w:right w:val="none" w:sz="0" w:space="0" w:color="auto"/>
      </w:divBdr>
    </w:div>
    <w:div w:id="1637955746">
      <w:bodyDiv w:val="1"/>
      <w:marLeft w:val="0"/>
      <w:marRight w:val="0"/>
      <w:marTop w:val="0"/>
      <w:marBottom w:val="0"/>
      <w:divBdr>
        <w:top w:val="none" w:sz="0" w:space="0" w:color="auto"/>
        <w:left w:val="none" w:sz="0" w:space="0" w:color="auto"/>
        <w:bottom w:val="none" w:sz="0" w:space="0" w:color="auto"/>
        <w:right w:val="none" w:sz="0" w:space="0" w:color="auto"/>
      </w:divBdr>
    </w:div>
    <w:div w:id="1638099093">
      <w:bodyDiv w:val="1"/>
      <w:marLeft w:val="0"/>
      <w:marRight w:val="0"/>
      <w:marTop w:val="0"/>
      <w:marBottom w:val="0"/>
      <w:divBdr>
        <w:top w:val="none" w:sz="0" w:space="0" w:color="auto"/>
        <w:left w:val="none" w:sz="0" w:space="0" w:color="auto"/>
        <w:bottom w:val="none" w:sz="0" w:space="0" w:color="auto"/>
        <w:right w:val="none" w:sz="0" w:space="0" w:color="auto"/>
      </w:divBdr>
    </w:div>
    <w:div w:id="1638296981">
      <w:bodyDiv w:val="1"/>
      <w:marLeft w:val="0"/>
      <w:marRight w:val="0"/>
      <w:marTop w:val="0"/>
      <w:marBottom w:val="0"/>
      <w:divBdr>
        <w:top w:val="none" w:sz="0" w:space="0" w:color="auto"/>
        <w:left w:val="none" w:sz="0" w:space="0" w:color="auto"/>
        <w:bottom w:val="none" w:sz="0" w:space="0" w:color="auto"/>
        <w:right w:val="none" w:sz="0" w:space="0" w:color="auto"/>
      </w:divBdr>
    </w:div>
    <w:div w:id="1638491121">
      <w:bodyDiv w:val="1"/>
      <w:marLeft w:val="0"/>
      <w:marRight w:val="0"/>
      <w:marTop w:val="0"/>
      <w:marBottom w:val="0"/>
      <w:divBdr>
        <w:top w:val="none" w:sz="0" w:space="0" w:color="auto"/>
        <w:left w:val="none" w:sz="0" w:space="0" w:color="auto"/>
        <w:bottom w:val="none" w:sz="0" w:space="0" w:color="auto"/>
        <w:right w:val="none" w:sz="0" w:space="0" w:color="auto"/>
      </w:divBdr>
    </w:div>
    <w:div w:id="1638753456">
      <w:bodyDiv w:val="1"/>
      <w:marLeft w:val="0"/>
      <w:marRight w:val="0"/>
      <w:marTop w:val="0"/>
      <w:marBottom w:val="0"/>
      <w:divBdr>
        <w:top w:val="none" w:sz="0" w:space="0" w:color="auto"/>
        <w:left w:val="none" w:sz="0" w:space="0" w:color="auto"/>
        <w:bottom w:val="none" w:sz="0" w:space="0" w:color="auto"/>
        <w:right w:val="none" w:sz="0" w:space="0" w:color="auto"/>
      </w:divBdr>
    </w:div>
    <w:div w:id="1638757106">
      <w:bodyDiv w:val="1"/>
      <w:marLeft w:val="0"/>
      <w:marRight w:val="0"/>
      <w:marTop w:val="0"/>
      <w:marBottom w:val="0"/>
      <w:divBdr>
        <w:top w:val="none" w:sz="0" w:space="0" w:color="auto"/>
        <w:left w:val="none" w:sz="0" w:space="0" w:color="auto"/>
        <w:bottom w:val="none" w:sz="0" w:space="0" w:color="auto"/>
        <w:right w:val="none" w:sz="0" w:space="0" w:color="auto"/>
      </w:divBdr>
    </w:div>
    <w:div w:id="1638998396">
      <w:bodyDiv w:val="1"/>
      <w:marLeft w:val="0"/>
      <w:marRight w:val="0"/>
      <w:marTop w:val="0"/>
      <w:marBottom w:val="0"/>
      <w:divBdr>
        <w:top w:val="none" w:sz="0" w:space="0" w:color="auto"/>
        <w:left w:val="none" w:sz="0" w:space="0" w:color="auto"/>
        <w:bottom w:val="none" w:sz="0" w:space="0" w:color="auto"/>
        <w:right w:val="none" w:sz="0" w:space="0" w:color="auto"/>
      </w:divBdr>
    </w:div>
    <w:div w:id="1639527019">
      <w:bodyDiv w:val="1"/>
      <w:marLeft w:val="0"/>
      <w:marRight w:val="0"/>
      <w:marTop w:val="0"/>
      <w:marBottom w:val="0"/>
      <w:divBdr>
        <w:top w:val="none" w:sz="0" w:space="0" w:color="auto"/>
        <w:left w:val="none" w:sz="0" w:space="0" w:color="auto"/>
        <w:bottom w:val="none" w:sz="0" w:space="0" w:color="auto"/>
        <w:right w:val="none" w:sz="0" w:space="0" w:color="auto"/>
      </w:divBdr>
    </w:div>
    <w:div w:id="1639605833">
      <w:bodyDiv w:val="1"/>
      <w:marLeft w:val="0"/>
      <w:marRight w:val="0"/>
      <w:marTop w:val="0"/>
      <w:marBottom w:val="0"/>
      <w:divBdr>
        <w:top w:val="none" w:sz="0" w:space="0" w:color="auto"/>
        <w:left w:val="none" w:sz="0" w:space="0" w:color="auto"/>
        <w:bottom w:val="none" w:sz="0" w:space="0" w:color="auto"/>
        <w:right w:val="none" w:sz="0" w:space="0" w:color="auto"/>
      </w:divBdr>
    </w:div>
    <w:div w:id="1640109128">
      <w:bodyDiv w:val="1"/>
      <w:marLeft w:val="0"/>
      <w:marRight w:val="0"/>
      <w:marTop w:val="0"/>
      <w:marBottom w:val="0"/>
      <w:divBdr>
        <w:top w:val="none" w:sz="0" w:space="0" w:color="auto"/>
        <w:left w:val="none" w:sz="0" w:space="0" w:color="auto"/>
        <w:bottom w:val="none" w:sz="0" w:space="0" w:color="auto"/>
        <w:right w:val="none" w:sz="0" w:space="0" w:color="auto"/>
      </w:divBdr>
    </w:div>
    <w:div w:id="1640188175">
      <w:bodyDiv w:val="1"/>
      <w:marLeft w:val="0"/>
      <w:marRight w:val="0"/>
      <w:marTop w:val="0"/>
      <w:marBottom w:val="0"/>
      <w:divBdr>
        <w:top w:val="none" w:sz="0" w:space="0" w:color="auto"/>
        <w:left w:val="none" w:sz="0" w:space="0" w:color="auto"/>
        <w:bottom w:val="none" w:sz="0" w:space="0" w:color="auto"/>
        <w:right w:val="none" w:sz="0" w:space="0" w:color="auto"/>
      </w:divBdr>
    </w:div>
    <w:div w:id="1641113199">
      <w:bodyDiv w:val="1"/>
      <w:marLeft w:val="0"/>
      <w:marRight w:val="0"/>
      <w:marTop w:val="0"/>
      <w:marBottom w:val="0"/>
      <w:divBdr>
        <w:top w:val="none" w:sz="0" w:space="0" w:color="auto"/>
        <w:left w:val="none" w:sz="0" w:space="0" w:color="auto"/>
        <w:bottom w:val="none" w:sz="0" w:space="0" w:color="auto"/>
        <w:right w:val="none" w:sz="0" w:space="0" w:color="auto"/>
      </w:divBdr>
    </w:div>
    <w:div w:id="1641349143">
      <w:bodyDiv w:val="1"/>
      <w:marLeft w:val="0"/>
      <w:marRight w:val="0"/>
      <w:marTop w:val="0"/>
      <w:marBottom w:val="0"/>
      <w:divBdr>
        <w:top w:val="none" w:sz="0" w:space="0" w:color="auto"/>
        <w:left w:val="none" w:sz="0" w:space="0" w:color="auto"/>
        <w:bottom w:val="none" w:sz="0" w:space="0" w:color="auto"/>
        <w:right w:val="none" w:sz="0" w:space="0" w:color="auto"/>
      </w:divBdr>
    </w:div>
    <w:div w:id="1641493104">
      <w:bodyDiv w:val="1"/>
      <w:marLeft w:val="0"/>
      <w:marRight w:val="0"/>
      <w:marTop w:val="0"/>
      <w:marBottom w:val="0"/>
      <w:divBdr>
        <w:top w:val="none" w:sz="0" w:space="0" w:color="auto"/>
        <w:left w:val="none" w:sz="0" w:space="0" w:color="auto"/>
        <w:bottom w:val="none" w:sz="0" w:space="0" w:color="auto"/>
        <w:right w:val="none" w:sz="0" w:space="0" w:color="auto"/>
      </w:divBdr>
    </w:div>
    <w:div w:id="1641687313">
      <w:bodyDiv w:val="1"/>
      <w:marLeft w:val="0"/>
      <w:marRight w:val="0"/>
      <w:marTop w:val="0"/>
      <w:marBottom w:val="0"/>
      <w:divBdr>
        <w:top w:val="none" w:sz="0" w:space="0" w:color="auto"/>
        <w:left w:val="none" w:sz="0" w:space="0" w:color="auto"/>
        <w:bottom w:val="none" w:sz="0" w:space="0" w:color="auto"/>
        <w:right w:val="none" w:sz="0" w:space="0" w:color="auto"/>
      </w:divBdr>
    </w:div>
    <w:div w:id="1641836487">
      <w:bodyDiv w:val="1"/>
      <w:marLeft w:val="0"/>
      <w:marRight w:val="0"/>
      <w:marTop w:val="0"/>
      <w:marBottom w:val="0"/>
      <w:divBdr>
        <w:top w:val="none" w:sz="0" w:space="0" w:color="auto"/>
        <w:left w:val="none" w:sz="0" w:space="0" w:color="auto"/>
        <w:bottom w:val="none" w:sz="0" w:space="0" w:color="auto"/>
        <w:right w:val="none" w:sz="0" w:space="0" w:color="auto"/>
      </w:divBdr>
    </w:div>
    <w:div w:id="1641880991">
      <w:bodyDiv w:val="1"/>
      <w:marLeft w:val="0"/>
      <w:marRight w:val="0"/>
      <w:marTop w:val="0"/>
      <w:marBottom w:val="0"/>
      <w:divBdr>
        <w:top w:val="none" w:sz="0" w:space="0" w:color="auto"/>
        <w:left w:val="none" w:sz="0" w:space="0" w:color="auto"/>
        <w:bottom w:val="none" w:sz="0" w:space="0" w:color="auto"/>
        <w:right w:val="none" w:sz="0" w:space="0" w:color="auto"/>
      </w:divBdr>
    </w:div>
    <w:div w:id="1641881727">
      <w:bodyDiv w:val="1"/>
      <w:marLeft w:val="0"/>
      <w:marRight w:val="0"/>
      <w:marTop w:val="0"/>
      <w:marBottom w:val="0"/>
      <w:divBdr>
        <w:top w:val="none" w:sz="0" w:space="0" w:color="auto"/>
        <w:left w:val="none" w:sz="0" w:space="0" w:color="auto"/>
        <w:bottom w:val="none" w:sz="0" w:space="0" w:color="auto"/>
        <w:right w:val="none" w:sz="0" w:space="0" w:color="auto"/>
      </w:divBdr>
    </w:div>
    <w:div w:id="1642079330">
      <w:bodyDiv w:val="1"/>
      <w:marLeft w:val="0"/>
      <w:marRight w:val="0"/>
      <w:marTop w:val="0"/>
      <w:marBottom w:val="0"/>
      <w:divBdr>
        <w:top w:val="none" w:sz="0" w:space="0" w:color="auto"/>
        <w:left w:val="none" w:sz="0" w:space="0" w:color="auto"/>
        <w:bottom w:val="none" w:sz="0" w:space="0" w:color="auto"/>
        <w:right w:val="none" w:sz="0" w:space="0" w:color="auto"/>
      </w:divBdr>
    </w:div>
    <w:div w:id="1642081050">
      <w:bodyDiv w:val="1"/>
      <w:marLeft w:val="0"/>
      <w:marRight w:val="0"/>
      <w:marTop w:val="0"/>
      <w:marBottom w:val="0"/>
      <w:divBdr>
        <w:top w:val="none" w:sz="0" w:space="0" w:color="auto"/>
        <w:left w:val="none" w:sz="0" w:space="0" w:color="auto"/>
        <w:bottom w:val="none" w:sz="0" w:space="0" w:color="auto"/>
        <w:right w:val="none" w:sz="0" w:space="0" w:color="auto"/>
      </w:divBdr>
    </w:div>
    <w:div w:id="1642495366">
      <w:bodyDiv w:val="1"/>
      <w:marLeft w:val="0"/>
      <w:marRight w:val="0"/>
      <w:marTop w:val="0"/>
      <w:marBottom w:val="0"/>
      <w:divBdr>
        <w:top w:val="none" w:sz="0" w:space="0" w:color="auto"/>
        <w:left w:val="none" w:sz="0" w:space="0" w:color="auto"/>
        <w:bottom w:val="none" w:sz="0" w:space="0" w:color="auto"/>
        <w:right w:val="none" w:sz="0" w:space="0" w:color="auto"/>
      </w:divBdr>
    </w:div>
    <w:div w:id="1643072229">
      <w:bodyDiv w:val="1"/>
      <w:marLeft w:val="0"/>
      <w:marRight w:val="0"/>
      <w:marTop w:val="0"/>
      <w:marBottom w:val="0"/>
      <w:divBdr>
        <w:top w:val="none" w:sz="0" w:space="0" w:color="auto"/>
        <w:left w:val="none" w:sz="0" w:space="0" w:color="auto"/>
        <w:bottom w:val="none" w:sz="0" w:space="0" w:color="auto"/>
        <w:right w:val="none" w:sz="0" w:space="0" w:color="auto"/>
      </w:divBdr>
    </w:div>
    <w:div w:id="1643272600">
      <w:bodyDiv w:val="1"/>
      <w:marLeft w:val="0"/>
      <w:marRight w:val="0"/>
      <w:marTop w:val="0"/>
      <w:marBottom w:val="0"/>
      <w:divBdr>
        <w:top w:val="none" w:sz="0" w:space="0" w:color="auto"/>
        <w:left w:val="none" w:sz="0" w:space="0" w:color="auto"/>
        <w:bottom w:val="none" w:sz="0" w:space="0" w:color="auto"/>
        <w:right w:val="none" w:sz="0" w:space="0" w:color="auto"/>
      </w:divBdr>
    </w:div>
    <w:div w:id="1643998635">
      <w:bodyDiv w:val="1"/>
      <w:marLeft w:val="0"/>
      <w:marRight w:val="0"/>
      <w:marTop w:val="0"/>
      <w:marBottom w:val="0"/>
      <w:divBdr>
        <w:top w:val="none" w:sz="0" w:space="0" w:color="auto"/>
        <w:left w:val="none" w:sz="0" w:space="0" w:color="auto"/>
        <w:bottom w:val="none" w:sz="0" w:space="0" w:color="auto"/>
        <w:right w:val="none" w:sz="0" w:space="0" w:color="auto"/>
      </w:divBdr>
    </w:div>
    <w:div w:id="1644847145">
      <w:bodyDiv w:val="1"/>
      <w:marLeft w:val="0"/>
      <w:marRight w:val="0"/>
      <w:marTop w:val="0"/>
      <w:marBottom w:val="0"/>
      <w:divBdr>
        <w:top w:val="none" w:sz="0" w:space="0" w:color="auto"/>
        <w:left w:val="none" w:sz="0" w:space="0" w:color="auto"/>
        <w:bottom w:val="none" w:sz="0" w:space="0" w:color="auto"/>
        <w:right w:val="none" w:sz="0" w:space="0" w:color="auto"/>
      </w:divBdr>
    </w:div>
    <w:div w:id="1645043563">
      <w:bodyDiv w:val="1"/>
      <w:marLeft w:val="0"/>
      <w:marRight w:val="0"/>
      <w:marTop w:val="0"/>
      <w:marBottom w:val="0"/>
      <w:divBdr>
        <w:top w:val="none" w:sz="0" w:space="0" w:color="auto"/>
        <w:left w:val="none" w:sz="0" w:space="0" w:color="auto"/>
        <w:bottom w:val="none" w:sz="0" w:space="0" w:color="auto"/>
        <w:right w:val="none" w:sz="0" w:space="0" w:color="auto"/>
      </w:divBdr>
    </w:div>
    <w:div w:id="1645114639">
      <w:bodyDiv w:val="1"/>
      <w:marLeft w:val="0"/>
      <w:marRight w:val="0"/>
      <w:marTop w:val="0"/>
      <w:marBottom w:val="0"/>
      <w:divBdr>
        <w:top w:val="none" w:sz="0" w:space="0" w:color="auto"/>
        <w:left w:val="none" w:sz="0" w:space="0" w:color="auto"/>
        <w:bottom w:val="none" w:sz="0" w:space="0" w:color="auto"/>
        <w:right w:val="none" w:sz="0" w:space="0" w:color="auto"/>
      </w:divBdr>
    </w:div>
    <w:div w:id="1645156617">
      <w:bodyDiv w:val="1"/>
      <w:marLeft w:val="0"/>
      <w:marRight w:val="0"/>
      <w:marTop w:val="0"/>
      <w:marBottom w:val="0"/>
      <w:divBdr>
        <w:top w:val="none" w:sz="0" w:space="0" w:color="auto"/>
        <w:left w:val="none" w:sz="0" w:space="0" w:color="auto"/>
        <w:bottom w:val="none" w:sz="0" w:space="0" w:color="auto"/>
        <w:right w:val="none" w:sz="0" w:space="0" w:color="auto"/>
      </w:divBdr>
    </w:div>
    <w:div w:id="1645234140">
      <w:bodyDiv w:val="1"/>
      <w:marLeft w:val="0"/>
      <w:marRight w:val="0"/>
      <w:marTop w:val="0"/>
      <w:marBottom w:val="0"/>
      <w:divBdr>
        <w:top w:val="none" w:sz="0" w:space="0" w:color="auto"/>
        <w:left w:val="none" w:sz="0" w:space="0" w:color="auto"/>
        <w:bottom w:val="none" w:sz="0" w:space="0" w:color="auto"/>
        <w:right w:val="none" w:sz="0" w:space="0" w:color="auto"/>
      </w:divBdr>
    </w:div>
    <w:div w:id="1645548718">
      <w:bodyDiv w:val="1"/>
      <w:marLeft w:val="0"/>
      <w:marRight w:val="0"/>
      <w:marTop w:val="0"/>
      <w:marBottom w:val="0"/>
      <w:divBdr>
        <w:top w:val="none" w:sz="0" w:space="0" w:color="auto"/>
        <w:left w:val="none" w:sz="0" w:space="0" w:color="auto"/>
        <w:bottom w:val="none" w:sz="0" w:space="0" w:color="auto"/>
        <w:right w:val="none" w:sz="0" w:space="0" w:color="auto"/>
      </w:divBdr>
    </w:div>
    <w:div w:id="1645574836">
      <w:bodyDiv w:val="1"/>
      <w:marLeft w:val="0"/>
      <w:marRight w:val="0"/>
      <w:marTop w:val="0"/>
      <w:marBottom w:val="0"/>
      <w:divBdr>
        <w:top w:val="none" w:sz="0" w:space="0" w:color="auto"/>
        <w:left w:val="none" w:sz="0" w:space="0" w:color="auto"/>
        <w:bottom w:val="none" w:sz="0" w:space="0" w:color="auto"/>
        <w:right w:val="none" w:sz="0" w:space="0" w:color="auto"/>
      </w:divBdr>
    </w:div>
    <w:div w:id="1645888417">
      <w:bodyDiv w:val="1"/>
      <w:marLeft w:val="0"/>
      <w:marRight w:val="0"/>
      <w:marTop w:val="0"/>
      <w:marBottom w:val="0"/>
      <w:divBdr>
        <w:top w:val="none" w:sz="0" w:space="0" w:color="auto"/>
        <w:left w:val="none" w:sz="0" w:space="0" w:color="auto"/>
        <w:bottom w:val="none" w:sz="0" w:space="0" w:color="auto"/>
        <w:right w:val="none" w:sz="0" w:space="0" w:color="auto"/>
      </w:divBdr>
    </w:div>
    <w:div w:id="1646592459">
      <w:bodyDiv w:val="1"/>
      <w:marLeft w:val="0"/>
      <w:marRight w:val="0"/>
      <w:marTop w:val="0"/>
      <w:marBottom w:val="0"/>
      <w:divBdr>
        <w:top w:val="none" w:sz="0" w:space="0" w:color="auto"/>
        <w:left w:val="none" w:sz="0" w:space="0" w:color="auto"/>
        <w:bottom w:val="none" w:sz="0" w:space="0" w:color="auto"/>
        <w:right w:val="none" w:sz="0" w:space="0" w:color="auto"/>
      </w:divBdr>
    </w:div>
    <w:div w:id="1646665904">
      <w:bodyDiv w:val="1"/>
      <w:marLeft w:val="0"/>
      <w:marRight w:val="0"/>
      <w:marTop w:val="0"/>
      <w:marBottom w:val="0"/>
      <w:divBdr>
        <w:top w:val="none" w:sz="0" w:space="0" w:color="auto"/>
        <w:left w:val="none" w:sz="0" w:space="0" w:color="auto"/>
        <w:bottom w:val="none" w:sz="0" w:space="0" w:color="auto"/>
        <w:right w:val="none" w:sz="0" w:space="0" w:color="auto"/>
      </w:divBdr>
    </w:div>
    <w:div w:id="1646856177">
      <w:bodyDiv w:val="1"/>
      <w:marLeft w:val="0"/>
      <w:marRight w:val="0"/>
      <w:marTop w:val="0"/>
      <w:marBottom w:val="0"/>
      <w:divBdr>
        <w:top w:val="none" w:sz="0" w:space="0" w:color="auto"/>
        <w:left w:val="none" w:sz="0" w:space="0" w:color="auto"/>
        <w:bottom w:val="none" w:sz="0" w:space="0" w:color="auto"/>
        <w:right w:val="none" w:sz="0" w:space="0" w:color="auto"/>
      </w:divBdr>
    </w:div>
    <w:div w:id="1647199528">
      <w:bodyDiv w:val="1"/>
      <w:marLeft w:val="0"/>
      <w:marRight w:val="0"/>
      <w:marTop w:val="0"/>
      <w:marBottom w:val="0"/>
      <w:divBdr>
        <w:top w:val="none" w:sz="0" w:space="0" w:color="auto"/>
        <w:left w:val="none" w:sz="0" w:space="0" w:color="auto"/>
        <w:bottom w:val="none" w:sz="0" w:space="0" w:color="auto"/>
        <w:right w:val="none" w:sz="0" w:space="0" w:color="auto"/>
      </w:divBdr>
    </w:div>
    <w:div w:id="1647583225">
      <w:bodyDiv w:val="1"/>
      <w:marLeft w:val="0"/>
      <w:marRight w:val="0"/>
      <w:marTop w:val="0"/>
      <w:marBottom w:val="0"/>
      <w:divBdr>
        <w:top w:val="none" w:sz="0" w:space="0" w:color="auto"/>
        <w:left w:val="none" w:sz="0" w:space="0" w:color="auto"/>
        <w:bottom w:val="none" w:sz="0" w:space="0" w:color="auto"/>
        <w:right w:val="none" w:sz="0" w:space="0" w:color="auto"/>
      </w:divBdr>
    </w:div>
    <w:div w:id="1647589473">
      <w:bodyDiv w:val="1"/>
      <w:marLeft w:val="0"/>
      <w:marRight w:val="0"/>
      <w:marTop w:val="0"/>
      <w:marBottom w:val="0"/>
      <w:divBdr>
        <w:top w:val="none" w:sz="0" w:space="0" w:color="auto"/>
        <w:left w:val="none" w:sz="0" w:space="0" w:color="auto"/>
        <w:bottom w:val="none" w:sz="0" w:space="0" w:color="auto"/>
        <w:right w:val="none" w:sz="0" w:space="0" w:color="auto"/>
      </w:divBdr>
    </w:div>
    <w:div w:id="1647970093">
      <w:bodyDiv w:val="1"/>
      <w:marLeft w:val="0"/>
      <w:marRight w:val="0"/>
      <w:marTop w:val="0"/>
      <w:marBottom w:val="0"/>
      <w:divBdr>
        <w:top w:val="none" w:sz="0" w:space="0" w:color="auto"/>
        <w:left w:val="none" w:sz="0" w:space="0" w:color="auto"/>
        <w:bottom w:val="none" w:sz="0" w:space="0" w:color="auto"/>
        <w:right w:val="none" w:sz="0" w:space="0" w:color="auto"/>
      </w:divBdr>
    </w:div>
    <w:div w:id="1648054250">
      <w:bodyDiv w:val="1"/>
      <w:marLeft w:val="0"/>
      <w:marRight w:val="0"/>
      <w:marTop w:val="0"/>
      <w:marBottom w:val="0"/>
      <w:divBdr>
        <w:top w:val="none" w:sz="0" w:space="0" w:color="auto"/>
        <w:left w:val="none" w:sz="0" w:space="0" w:color="auto"/>
        <w:bottom w:val="none" w:sz="0" w:space="0" w:color="auto"/>
        <w:right w:val="none" w:sz="0" w:space="0" w:color="auto"/>
      </w:divBdr>
    </w:div>
    <w:div w:id="1648511567">
      <w:bodyDiv w:val="1"/>
      <w:marLeft w:val="0"/>
      <w:marRight w:val="0"/>
      <w:marTop w:val="0"/>
      <w:marBottom w:val="0"/>
      <w:divBdr>
        <w:top w:val="none" w:sz="0" w:space="0" w:color="auto"/>
        <w:left w:val="none" w:sz="0" w:space="0" w:color="auto"/>
        <w:bottom w:val="none" w:sz="0" w:space="0" w:color="auto"/>
        <w:right w:val="none" w:sz="0" w:space="0" w:color="auto"/>
      </w:divBdr>
    </w:div>
    <w:div w:id="1648969525">
      <w:bodyDiv w:val="1"/>
      <w:marLeft w:val="0"/>
      <w:marRight w:val="0"/>
      <w:marTop w:val="0"/>
      <w:marBottom w:val="0"/>
      <w:divBdr>
        <w:top w:val="none" w:sz="0" w:space="0" w:color="auto"/>
        <w:left w:val="none" w:sz="0" w:space="0" w:color="auto"/>
        <w:bottom w:val="none" w:sz="0" w:space="0" w:color="auto"/>
        <w:right w:val="none" w:sz="0" w:space="0" w:color="auto"/>
      </w:divBdr>
    </w:div>
    <w:div w:id="1648972949">
      <w:bodyDiv w:val="1"/>
      <w:marLeft w:val="0"/>
      <w:marRight w:val="0"/>
      <w:marTop w:val="0"/>
      <w:marBottom w:val="0"/>
      <w:divBdr>
        <w:top w:val="none" w:sz="0" w:space="0" w:color="auto"/>
        <w:left w:val="none" w:sz="0" w:space="0" w:color="auto"/>
        <w:bottom w:val="none" w:sz="0" w:space="0" w:color="auto"/>
        <w:right w:val="none" w:sz="0" w:space="0" w:color="auto"/>
      </w:divBdr>
    </w:div>
    <w:div w:id="1649506441">
      <w:bodyDiv w:val="1"/>
      <w:marLeft w:val="0"/>
      <w:marRight w:val="0"/>
      <w:marTop w:val="0"/>
      <w:marBottom w:val="0"/>
      <w:divBdr>
        <w:top w:val="none" w:sz="0" w:space="0" w:color="auto"/>
        <w:left w:val="none" w:sz="0" w:space="0" w:color="auto"/>
        <w:bottom w:val="none" w:sz="0" w:space="0" w:color="auto"/>
        <w:right w:val="none" w:sz="0" w:space="0" w:color="auto"/>
      </w:divBdr>
    </w:div>
    <w:div w:id="1649818847">
      <w:bodyDiv w:val="1"/>
      <w:marLeft w:val="0"/>
      <w:marRight w:val="0"/>
      <w:marTop w:val="0"/>
      <w:marBottom w:val="0"/>
      <w:divBdr>
        <w:top w:val="none" w:sz="0" w:space="0" w:color="auto"/>
        <w:left w:val="none" w:sz="0" w:space="0" w:color="auto"/>
        <w:bottom w:val="none" w:sz="0" w:space="0" w:color="auto"/>
        <w:right w:val="none" w:sz="0" w:space="0" w:color="auto"/>
      </w:divBdr>
    </w:div>
    <w:div w:id="1650205185">
      <w:bodyDiv w:val="1"/>
      <w:marLeft w:val="0"/>
      <w:marRight w:val="0"/>
      <w:marTop w:val="0"/>
      <w:marBottom w:val="0"/>
      <w:divBdr>
        <w:top w:val="none" w:sz="0" w:space="0" w:color="auto"/>
        <w:left w:val="none" w:sz="0" w:space="0" w:color="auto"/>
        <w:bottom w:val="none" w:sz="0" w:space="0" w:color="auto"/>
        <w:right w:val="none" w:sz="0" w:space="0" w:color="auto"/>
      </w:divBdr>
    </w:div>
    <w:div w:id="1650358449">
      <w:bodyDiv w:val="1"/>
      <w:marLeft w:val="0"/>
      <w:marRight w:val="0"/>
      <w:marTop w:val="0"/>
      <w:marBottom w:val="0"/>
      <w:divBdr>
        <w:top w:val="none" w:sz="0" w:space="0" w:color="auto"/>
        <w:left w:val="none" w:sz="0" w:space="0" w:color="auto"/>
        <w:bottom w:val="none" w:sz="0" w:space="0" w:color="auto"/>
        <w:right w:val="none" w:sz="0" w:space="0" w:color="auto"/>
      </w:divBdr>
    </w:div>
    <w:div w:id="1650402021">
      <w:bodyDiv w:val="1"/>
      <w:marLeft w:val="0"/>
      <w:marRight w:val="0"/>
      <w:marTop w:val="0"/>
      <w:marBottom w:val="0"/>
      <w:divBdr>
        <w:top w:val="none" w:sz="0" w:space="0" w:color="auto"/>
        <w:left w:val="none" w:sz="0" w:space="0" w:color="auto"/>
        <w:bottom w:val="none" w:sz="0" w:space="0" w:color="auto"/>
        <w:right w:val="none" w:sz="0" w:space="0" w:color="auto"/>
      </w:divBdr>
    </w:div>
    <w:div w:id="1650936936">
      <w:bodyDiv w:val="1"/>
      <w:marLeft w:val="0"/>
      <w:marRight w:val="0"/>
      <w:marTop w:val="0"/>
      <w:marBottom w:val="0"/>
      <w:divBdr>
        <w:top w:val="none" w:sz="0" w:space="0" w:color="auto"/>
        <w:left w:val="none" w:sz="0" w:space="0" w:color="auto"/>
        <w:bottom w:val="none" w:sz="0" w:space="0" w:color="auto"/>
        <w:right w:val="none" w:sz="0" w:space="0" w:color="auto"/>
      </w:divBdr>
    </w:div>
    <w:div w:id="1651323421">
      <w:bodyDiv w:val="1"/>
      <w:marLeft w:val="0"/>
      <w:marRight w:val="0"/>
      <w:marTop w:val="0"/>
      <w:marBottom w:val="0"/>
      <w:divBdr>
        <w:top w:val="none" w:sz="0" w:space="0" w:color="auto"/>
        <w:left w:val="none" w:sz="0" w:space="0" w:color="auto"/>
        <w:bottom w:val="none" w:sz="0" w:space="0" w:color="auto"/>
        <w:right w:val="none" w:sz="0" w:space="0" w:color="auto"/>
      </w:divBdr>
    </w:div>
    <w:div w:id="1651404454">
      <w:bodyDiv w:val="1"/>
      <w:marLeft w:val="0"/>
      <w:marRight w:val="0"/>
      <w:marTop w:val="0"/>
      <w:marBottom w:val="0"/>
      <w:divBdr>
        <w:top w:val="none" w:sz="0" w:space="0" w:color="auto"/>
        <w:left w:val="none" w:sz="0" w:space="0" w:color="auto"/>
        <w:bottom w:val="none" w:sz="0" w:space="0" w:color="auto"/>
        <w:right w:val="none" w:sz="0" w:space="0" w:color="auto"/>
      </w:divBdr>
    </w:div>
    <w:div w:id="1651516117">
      <w:bodyDiv w:val="1"/>
      <w:marLeft w:val="0"/>
      <w:marRight w:val="0"/>
      <w:marTop w:val="0"/>
      <w:marBottom w:val="0"/>
      <w:divBdr>
        <w:top w:val="none" w:sz="0" w:space="0" w:color="auto"/>
        <w:left w:val="none" w:sz="0" w:space="0" w:color="auto"/>
        <w:bottom w:val="none" w:sz="0" w:space="0" w:color="auto"/>
        <w:right w:val="none" w:sz="0" w:space="0" w:color="auto"/>
      </w:divBdr>
    </w:div>
    <w:div w:id="1651594168">
      <w:bodyDiv w:val="1"/>
      <w:marLeft w:val="0"/>
      <w:marRight w:val="0"/>
      <w:marTop w:val="0"/>
      <w:marBottom w:val="0"/>
      <w:divBdr>
        <w:top w:val="none" w:sz="0" w:space="0" w:color="auto"/>
        <w:left w:val="none" w:sz="0" w:space="0" w:color="auto"/>
        <w:bottom w:val="none" w:sz="0" w:space="0" w:color="auto"/>
        <w:right w:val="none" w:sz="0" w:space="0" w:color="auto"/>
      </w:divBdr>
    </w:div>
    <w:div w:id="1651792090">
      <w:bodyDiv w:val="1"/>
      <w:marLeft w:val="0"/>
      <w:marRight w:val="0"/>
      <w:marTop w:val="0"/>
      <w:marBottom w:val="0"/>
      <w:divBdr>
        <w:top w:val="none" w:sz="0" w:space="0" w:color="auto"/>
        <w:left w:val="none" w:sz="0" w:space="0" w:color="auto"/>
        <w:bottom w:val="none" w:sz="0" w:space="0" w:color="auto"/>
        <w:right w:val="none" w:sz="0" w:space="0" w:color="auto"/>
      </w:divBdr>
    </w:div>
    <w:div w:id="1651863579">
      <w:bodyDiv w:val="1"/>
      <w:marLeft w:val="0"/>
      <w:marRight w:val="0"/>
      <w:marTop w:val="0"/>
      <w:marBottom w:val="0"/>
      <w:divBdr>
        <w:top w:val="none" w:sz="0" w:space="0" w:color="auto"/>
        <w:left w:val="none" w:sz="0" w:space="0" w:color="auto"/>
        <w:bottom w:val="none" w:sz="0" w:space="0" w:color="auto"/>
        <w:right w:val="none" w:sz="0" w:space="0" w:color="auto"/>
      </w:divBdr>
    </w:div>
    <w:div w:id="1652127129">
      <w:bodyDiv w:val="1"/>
      <w:marLeft w:val="0"/>
      <w:marRight w:val="0"/>
      <w:marTop w:val="0"/>
      <w:marBottom w:val="0"/>
      <w:divBdr>
        <w:top w:val="none" w:sz="0" w:space="0" w:color="auto"/>
        <w:left w:val="none" w:sz="0" w:space="0" w:color="auto"/>
        <w:bottom w:val="none" w:sz="0" w:space="0" w:color="auto"/>
        <w:right w:val="none" w:sz="0" w:space="0" w:color="auto"/>
      </w:divBdr>
    </w:div>
    <w:div w:id="1652294285">
      <w:bodyDiv w:val="1"/>
      <w:marLeft w:val="0"/>
      <w:marRight w:val="0"/>
      <w:marTop w:val="0"/>
      <w:marBottom w:val="0"/>
      <w:divBdr>
        <w:top w:val="none" w:sz="0" w:space="0" w:color="auto"/>
        <w:left w:val="none" w:sz="0" w:space="0" w:color="auto"/>
        <w:bottom w:val="none" w:sz="0" w:space="0" w:color="auto"/>
        <w:right w:val="none" w:sz="0" w:space="0" w:color="auto"/>
      </w:divBdr>
    </w:div>
    <w:div w:id="1652439532">
      <w:bodyDiv w:val="1"/>
      <w:marLeft w:val="0"/>
      <w:marRight w:val="0"/>
      <w:marTop w:val="0"/>
      <w:marBottom w:val="0"/>
      <w:divBdr>
        <w:top w:val="none" w:sz="0" w:space="0" w:color="auto"/>
        <w:left w:val="none" w:sz="0" w:space="0" w:color="auto"/>
        <w:bottom w:val="none" w:sz="0" w:space="0" w:color="auto"/>
        <w:right w:val="none" w:sz="0" w:space="0" w:color="auto"/>
      </w:divBdr>
    </w:div>
    <w:div w:id="1652637424">
      <w:bodyDiv w:val="1"/>
      <w:marLeft w:val="0"/>
      <w:marRight w:val="0"/>
      <w:marTop w:val="0"/>
      <w:marBottom w:val="0"/>
      <w:divBdr>
        <w:top w:val="none" w:sz="0" w:space="0" w:color="auto"/>
        <w:left w:val="none" w:sz="0" w:space="0" w:color="auto"/>
        <w:bottom w:val="none" w:sz="0" w:space="0" w:color="auto"/>
        <w:right w:val="none" w:sz="0" w:space="0" w:color="auto"/>
      </w:divBdr>
    </w:div>
    <w:div w:id="1652949251">
      <w:bodyDiv w:val="1"/>
      <w:marLeft w:val="0"/>
      <w:marRight w:val="0"/>
      <w:marTop w:val="0"/>
      <w:marBottom w:val="0"/>
      <w:divBdr>
        <w:top w:val="none" w:sz="0" w:space="0" w:color="auto"/>
        <w:left w:val="none" w:sz="0" w:space="0" w:color="auto"/>
        <w:bottom w:val="none" w:sz="0" w:space="0" w:color="auto"/>
        <w:right w:val="none" w:sz="0" w:space="0" w:color="auto"/>
      </w:divBdr>
    </w:div>
    <w:div w:id="1653020279">
      <w:bodyDiv w:val="1"/>
      <w:marLeft w:val="0"/>
      <w:marRight w:val="0"/>
      <w:marTop w:val="0"/>
      <w:marBottom w:val="0"/>
      <w:divBdr>
        <w:top w:val="none" w:sz="0" w:space="0" w:color="auto"/>
        <w:left w:val="none" w:sz="0" w:space="0" w:color="auto"/>
        <w:bottom w:val="none" w:sz="0" w:space="0" w:color="auto"/>
        <w:right w:val="none" w:sz="0" w:space="0" w:color="auto"/>
      </w:divBdr>
    </w:div>
    <w:div w:id="1654136785">
      <w:bodyDiv w:val="1"/>
      <w:marLeft w:val="0"/>
      <w:marRight w:val="0"/>
      <w:marTop w:val="0"/>
      <w:marBottom w:val="0"/>
      <w:divBdr>
        <w:top w:val="none" w:sz="0" w:space="0" w:color="auto"/>
        <w:left w:val="none" w:sz="0" w:space="0" w:color="auto"/>
        <w:bottom w:val="none" w:sz="0" w:space="0" w:color="auto"/>
        <w:right w:val="none" w:sz="0" w:space="0" w:color="auto"/>
      </w:divBdr>
    </w:div>
    <w:div w:id="1654140708">
      <w:bodyDiv w:val="1"/>
      <w:marLeft w:val="0"/>
      <w:marRight w:val="0"/>
      <w:marTop w:val="0"/>
      <w:marBottom w:val="0"/>
      <w:divBdr>
        <w:top w:val="none" w:sz="0" w:space="0" w:color="auto"/>
        <w:left w:val="none" w:sz="0" w:space="0" w:color="auto"/>
        <w:bottom w:val="none" w:sz="0" w:space="0" w:color="auto"/>
        <w:right w:val="none" w:sz="0" w:space="0" w:color="auto"/>
      </w:divBdr>
    </w:div>
    <w:div w:id="1654292339">
      <w:bodyDiv w:val="1"/>
      <w:marLeft w:val="0"/>
      <w:marRight w:val="0"/>
      <w:marTop w:val="0"/>
      <w:marBottom w:val="0"/>
      <w:divBdr>
        <w:top w:val="none" w:sz="0" w:space="0" w:color="auto"/>
        <w:left w:val="none" w:sz="0" w:space="0" w:color="auto"/>
        <w:bottom w:val="none" w:sz="0" w:space="0" w:color="auto"/>
        <w:right w:val="none" w:sz="0" w:space="0" w:color="auto"/>
      </w:divBdr>
    </w:div>
    <w:div w:id="1654527909">
      <w:bodyDiv w:val="1"/>
      <w:marLeft w:val="0"/>
      <w:marRight w:val="0"/>
      <w:marTop w:val="0"/>
      <w:marBottom w:val="0"/>
      <w:divBdr>
        <w:top w:val="none" w:sz="0" w:space="0" w:color="auto"/>
        <w:left w:val="none" w:sz="0" w:space="0" w:color="auto"/>
        <w:bottom w:val="none" w:sz="0" w:space="0" w:color="auto"/>
        <w:right w:val="none" w:sz="0" w:space="0" w:color="auto"/>
      </w:divBdr>
    </w:div>
    <w:div w:id="1654798419">
      <w:bodyDiv w:val="1"/>
      <w:marLeft w:val="0"/>
      <w:marRight w:val="0"/>
      <w:marTop w:val="0"/>
      <w:marBottom w:val="0"/>
      <w:divBdr>
        <w:top w:val="none" w:sz="0" w:space="0" w:color="auto"/>
        <w:left w:val="none" w:sz="0" w:space="0" w:color="auto"/>
        <w:bottom w:val="none" w:sz="0" w:space="0" w:color="auto"/>
        <w:right w:val="none" w:sz="0" w:space="0" w:color="auto"/>
      </w:divBdr>
    </w:div>
    <w:div w:id="1655330614">
      <w:bodyDiv w:val="1"/>
      <w:marLeft w:val="0"/>
      <w:marRight w:val="0"/>
      <w:marTop w:val="0"/>
      <w:marBottom w:val="0"/>
      <w:divBdr>
        <w:top w:val="none" w:sz="0" w:space="0" w:color="auto"/>
        <w:left w:val="none" w:sz="0" w:space="0" w:color="auto"/>
        <w:bottom w:val="none" w:sz="0" w:space="0" w:color="auto"/>
        <w:right w:val="none" w:sz="0" w:space="0" w:color="auto"/>
      </w:divBdr>
    </w:div>
    <w:div w:id="1655527998">
      <w:bodyDiv w:val="1"/>
      <w:marLeft w:val="0"/>
      <w:marRight w:val="0"/>
      <w:marTop w:val="0"/>
      <w:marBottom w:val="0"/>
      <w:divBdr>
        <w:top w:val="none" w:sz="0" w:space="0" w:color="auto"/>
        <w:left w:val="none" w:sz="0" w:space="0" w:color="auto"/>
        <w:bottom w:val="none" w:sz="0" w:space="0" w:color="auto"/>
        <w:right w:val="none" w:sz="0" w:space="0" w:color="auto"/>
      </w:divBdr>
    </w:div>
    <w:div w:id="1655914079">
      <w:bodyDiv w:val="1"/>
      <w:marLeft w:val="0"/>
      <w:marRight w:val="0"/>
      <w:marTop w:val="0"/>
      <w:marBottom w:val="0"/>
      <w:divBdr>
        <w:top w:val="none" w:sz="0" w:space="0" w:color="auto"/>
        <w:left w:val="none" w:sz="0" w:space="0" w:color="auto"/>
        <w:bottom w:val="none" w:sz="0" w:space="0" w:color="auto"/>
        <w:right w:val="none" w:sz="0" w:space="0" w:color="auto"/>
      </w:divBdr>
    </w:div>
    <w:div w:id="1655983573">
      <w:bodyDiv w:val="1"/>
      <w:marLeft w:val="0"/>
      <w:marRight w:val="0"/>
      <w:marTop w:val="0"/>
      <w:marBottom w:val="0"/>
      <w:divBdr>
        <w:top w:val="none" w:sz="0" w:space="0" w:color="auto"/>
        <w:left w:val="none" w:sz="0" w:space="0" w:color="auto"/>
        <w:bottom w:val="none" w:sz="0" w:space="0" w:color="auto"/>
        <w:right w:val="none" w:sz="0" w:space="0" w:color="auto"/>
      </w:divBdr>
    </w:div>
    <w:div w:id="1655992477">
      <w:bodyDiv w:val="1"/>
      <w:marLeft w:val="0"/>
      <w:marRight w:val="0"/>
      <w:marTop w:val="0"/>
      <w:marBottom w:val="0"/>
      <w:divBdr>
        <w:top w:val="none" w:sz="0" w:space="0" w:color="auto"/>
        <w:left w:val="none" w:sz="0" w:space="0" w:color="auto"/>
        <w:bottom w:val="none" w:sz="0" w:space="0" w:color="auto"/>
        <w:right w:val="none" w:sz="0" w:space="0" w:color="auto"/>
      </w:divBdr>
    </w:div>
    <w:div w:id="1656451302">
      <w:bodyDiv w:val="1"/>
      <w:marLeft w:val="0"/>
      <w:marRight w:val="0"/>
      <w:marTop w:val="0"/>
      <w:marBottom w:val="0"/>
      <w:divBdr>
        <w:top w:val="none" w:sz="0" w:space="0" w:color="auto"/>
        <w:left w:val="none" w:sz="0" w:space="0" w:color="auto"/>
        <w:bottom w:val="none" w:sz="0" w:space="0" w:color="auto"/>
        <w:right w:val="none" w:sz="0" w:space="0" w:color="auto"/>
      </w:divBdr>
    </w:div>
    <w:div w:id="1656571474">
      <w:bodyDiv w:val="1"/>
      <w:marLeft w:val="0"/>
      <w:marRight w:val="0"/>
      <w:marTop w:val="0"/>
      <w:marBottom w:val="0"/>
      <w:divBdr>
        <w:top w:val="none" w:sz="0" w:space="0" w:color="auto"/>
        <w:left w:val="none" w:sz="0" w:space="0" w:color="auto"/>
        <w:bottom w:val="none" w:sz="0" w:space="0" w:color="auto"/>
        <w:right w:val="none" w:sz="0" w:space="0" w:color="auto"/>
      </w:divBdr>
    </w:div>
    <w:div w:id="1656686563">
      <w:bodyDiv w:val="1"/>
      <w:marLeft w:val="0"/>
      <w:marRight w:val="0"/>
      <w:marTop w:val="0"/>
      <w:marBottom w:val="0"/>
      <w:divBdr>
        <w:top w:val="none" w:sz="0" w:space="0" w:color="auto"/>
        <w:left w:val="none" w:sz="0" w:space="0" w:color="auto"/>
        <w:bottom w:val="none" w:sz="0" w:space="0" w:color="auto"/>
        <w:right w:val="none" w:sz="0" w:space="0" w:color="auto"/>
      </w:divBdr>
    </w:div>
    <w:div w:id="1656882984">
      <w:bodyDiv w:val="1"/>
      <w:marLeft w:val="0"/>
      <w:marRight w:val="0"/>
      <w:marTop w:val="0"/>
      <w:marBottom w:val="0"/>
      <w:divBdr>
        <w:top w:val="none" w:sz="0" w:space="0" w:color="auto"/>
        <w:left w:val="none" w:sz="0" w:space="0" w:color="auto"/>
        <w:bottom w:val="none" w:sz="0" w:space="0" w:color="auto"/>
        <w:right w:val="none" w:sz="0" w:space="0" w:color="auto"/>
      </w:divBdr>
    </w:div>
    <w:div w:id="1657344385">
      <w:bodyDiv w:val="1"/>
      <w:marLeft w:val="0"/>
      <w:marRight w:val="0"/>
      <w:marTop w:val="0"/>
      <w:marBottom w:val="0"/>
      <w:divBdr>
        <w:top w:val="none" w:sz="0" w:space="0" w:color="auto"/>
        <w:left w:val="none" w:sz="0" w:space="0" w:color="auto"/>
        <w:bottom w:val="none" w:sz="0" w:space="0" w:color="auto"/>
        <w:right w:val="none" w:sz="0" w:space="0" w:color="auto"/>
      </w:divBdr>
    </w:div>
    <w:div w:id="1657955299">
      <w:bodyDiv w:val="1"/>
      <w:marLeft w:val="0"/>
      <w:marRight w:val="0"/>
      <w:marTop w:val="0"/>
      <w:marBottom w:val="0"/>
      <w:divBdr>
        <w:top w:val="none" w:sz="0" w:space="0" w:color="auto"/>
        <w:left w:val="none" w:sz="0" w:space="0" w:color="auto"/>
        <w:bottom w:val="none" w:sz="0" w:space="0" w:color="auto"/>
        <w:right w:val="none" w:sz="0" w:space="0" w:color="auto"/>
      </w:divBdr>
    </w:div>
    <w:div w:id="1658266806">
      <w:bodyDiv w:val="1"/>
      <w:marLeft w:val="0"/>
      <w:marRight w:val="0"/>
      <w:marTop w:val="0"/>
      <w:marBottom w:val="0"/>
      <w:divBdr>
        <w:top w:val="none" w:sz="0" w:space="0" w:color="auto"/>
        <w:left w:val="none" w:sz="0" w:space="0" w:color="auto"/>
        <w:bottom w:val="none" w:sz="0" w:space="0" w:color="auto"/>
        <w:right w:val="none" w:sz="0" w:space="0" w:color="auto"/>
      </w:divBdr>
    </w:div>
    <w:div w:id="1658609700">
      <w:bodyDiv w:val="1"/>
      <w:marLeft w:val="0"/>
      <w:marRight w:val="0"/>
      <w:marTop w:val="0"/>
      <w:marBottom w:val="0"/>
      <w:divBdr>
        <w:top w:val="none" w:sz="0" w:space="0" w:color="auto"/>
        <w:left w:val="none" w:sz="0" w:space="0" w:color="auto"/>
        <w:bottom w:val="none" w:sz="0" w:space="0" w:color="auto"/>
        <w:right w:val="none" w:sz="0" w:space="0" w:color="auto"/>
      </w:divBdr>
    </w:div>
    <w:div w:id="1659454578">
      <w:bodyDiv w:val="1"/>
      <w:marLeft w:val="0"/>
      <w:marRight w:val="0"/>
      <w:marTop w:val="0"/>
      <w:marBottom w:val="0"/>
      <w:divBdr>
        <w:top w:val="none" w:sz="0" w:space="0" w:color="auto"/>
        <w:left w:val="none" w:sz="0" w:space="0" w:color="auto"/>
        <w:bottom w:val="none" w:sz="0" w:space="0" w:color="auto"/>
        <w:right w:val="none" w:sz="0" w:space="0" w:color="auto"/>
      </w:divBdr>
    </w:div>
    <w:div w:id="1659647088">
      <w:bodyDiv w:val="1"/>
      <w:marLeft w:val="0"/>
      <w:marRight w:val="0"/>
      <w:marTop w:val="0"/>
      <w:marBottom w:val="0"/>
      <w:divBdr>
        <w:top w:val="none" w:sz="0" w:space="0" w:color="auto"/>
        <w:left w:val="none" w:sz="0" w:space="0" w:color="auto"/>
        <w:bottom w:val="none" w:sz="0" w:space="0" w:color="auto"/>
        <w:right w:val="none" w:sz="0" w:space="0" w:color="auto"/>
      </w:divBdr>
    </w:div>
    <w:div w:id="1659965039">
      <w:bodyDiv w:val="1"/>
      <w:marLeft w:val="0"/>
      <w:marRight w:val="0"/>
      <w:marTop w:val="0"/>
      <w:marBottom w:val="0"/>
      <w:divBdr>
        <w:top w:val="none" w:sz="0" w:space="0" w:color="auto"/>
        <w:left w:val="none" w:sz="0" w:space="0" w:color="auto"/>
        <w:bottom w:val="none" w:sz="0" w:space="0" w:color="auto"/>
        <w:right w:val="none" w:sz="0" w:space="0" w:color="auto"/>
      </w:divBdr>
    </w:div>
    <w:div w:id="1660116794">
      <w:bodyDiv w:val="1"/>
      <w:marLeft w:val="0"/>
      <w:marRight w:val="0"/>
      <w:marTop w:val="0"/>
      <w:marBottom w:val="0"/>
      <w:divBdr>
        <w:top w:val="none" w:sz="0" w:space="0" w:color="auto"/>
        <w:left w:val="none" w:sz="0" w:space="0" w:color="auto"/>
        <w:bottom w:val="none" w:sz="0" w:space="0" w:color="auto"/>
        <w:right w:val="none" w:sz="0" w:space="0" w:color="auto"/>
      </w:divBdr>
    </w:div>
    <w:div w:id="1660424411">
      <w:bodyDiv w:val="1"/>
      <w:marLeft w:val="0"/>
      <w:marRight w:val="0"/>
      <w:marTop w:val="0"/>
      <w:marBottom w:val="0"/>
      <w:divBdr>
        <w:top w:val="none" w:sz="0" w:space="0" w:color="auto"/>
        <w:left w:val="none" w:sz="0" w:space="0" w:color="auto"/>
        <w:bottom w:val="none" w:sz="0" w:space="0" w:color="auto"/>
        <w:right w:val="none" w:sz="0" w:space="0" w:color="auto"/>
      </w:divBdr>
    </w:div>
    <w:div w:id="1660772993">
      <w:bodyDiv w:val="1"/>
      <w:marLeft w:val="0"/>
      <w:marRight w:val="0"/>
      <w:marTop w:val="0"/>
      <w:marBottom w:val="0"/>
      <w:divBdr>
        <w:top w:val="none" w:sz="0" w:space="0" w:color="auto"/>
        <w:left w:val="none" w:sz="0" w:space="0" w:color="auto"/>
        <w:bottom w:val="none" w:sz="0" w:space="0" w:color="auto"/>
        <w:right w:val="none" w:sz="0" w:space="0" w:color="auto"/>
      </w:divBdr>
    </w:div>
    <w:div w:id="1660886461">
      <w:bodyDiv w:val="1"/>
      <w:marLeft w:val="0"/>
      <w:marRight w:val="0"/>
      <w:marTop w:val="0"/>
      <w:marBottom w:val="0"/>
      <w:divBdr>
        <w:top w:val="none" w:sz="0" w:space="0" w:color="auto"/>
        <w:left w:val="none" w:sz="0" w:space="0" w:color="auto"/>
        <w:bottom w:val="none" w:sz="0" w:space="0" w:color="auto"/>
        <w:right w:val="none" w:sz="0" w:space="0" w:color="auto"/>
      </w:divBdr>
    </w:div>
    <w:div w:id="1661930232">
      <w:bodyDiv w:val="1"/>
      <w:marLeft w:val="0"/>
      <w:marRight w:val="0"/>
      <w:marTop w:val="0"/>
      <w:marBottom w:val="0"/>
      <w:divBdr>
        <w:top w:val="none" w:sz="0" w:space="0" w:color="auto"/>
        <w:left w:val="none" w:sz="0" w:space="0" w:color="auto"/>
        <w:bottom w:val="none" w:sz="0" w:space="0" w:color="auto"/>
        <w:right w:val="none" w:sz="0" w:space="0" w:color="auto"/>
      </w:divBdr>
    </w:div>
    <w:div w:id="1662661746">
      <w:bodyDiv w:val="1"/>
      <w:marLeft w:val="0"/>
      <w:marRight w:val="0"/>
      <w:marTop w:val="0"/>
      <w:marBottom w:val="0"/>
      <w:divBdr>
        <w:top w:val="none" w:sz="0" w:space="0" w:color="auto"/>
        <w:left w:val="none" w:sz="0" w:space="0" w:color="auto"/>
        <w:bottom w:val="none" w:sz="0" w:space="0" w:color="auto"/>
        <w:right w:val="none" w:sz="0" w:space="0" w:color="auto"/>
      </w:divBdr>
    </w:div>
    <w:div w:id="1663123268">
      <w:bodyDiv w:val="1"/>
      <w:marLeft w:val="0"/>
      <w:marRight w:val="0"/>
      <w:marTop w:val="0"/>
      <w:marBottom w:val="0"/>
      <w:divBdr>
        <w:top w:val="none" w:sz="0" w:space="0" w:color="auto"/>
        <w:left w:val="none" w:sz="0" w:space="0" w:color="auto"/>
        <w:bottom w:val="none" w:sz="0" w:space="0" w:color="auto"/>
        <w:right w:val="none" w:sz="0" w:space="0" w:color="auto"/>
      </w:divBdr>
    </w:div>
    <w:div w:id="1663392800">
      <w:bodyDiv w:val="1"/>
      <w:marLeft w:val="0"/>
      <w:marRight w:val="0"/>
      <w:marTop w:val="0"/>
      <w:marBottom w:val="0"/>
      <w:divBdr>
        <w:top w:val="none" w:sz="0" w:space="0" w:color="auto"/>
        <w:left w:val="none" w:sz="0" w:space="0" w:color="auto"/>
        <w:bottom w:val="none" w:sz="0" w:space="0" w:color="auto"/>
        <w:right w:val="none" w:sz="0" w:space="0" w:color="auto"/>
      </w:divBdr>
    </w:div>
    <w:div w:id="1664119373">
      <w:bodyDiv w:val="1"/>
      <w:marLeft w:val="0"/>
      <w:marRight w:val="0"/>
      <w:marTop w:val="0"/>
      <w:marBottom w:val="0"/>
      <w:divBdr>
        <w:top w:val="none" w:sz="0" w:space="0" w:color="auto"/>
        <w:left w:val="none" w:sz="0" w:space="0" w:color="auto"/>
        <w:bottom w:val="none" w:sz="0" w:space="0" w:color="auto"/>
        <w:right w:val="none" w:sz="0" w:space="0" w:color="auto"/>
      </w:divBdr>
    </w:div>
    <w:div w:id="1664506009">
      <w:bodyDiv w:val="1"/>
      <w:marLeft w:val="0"/>
      <w:marRight w:val="0"/>
      <w:marTop w:val="0"/>
      <w:marBottom w:val="0"/>
      <w:divBdr>
        <w:top w:val="none" w:sz="0" w:space="0" w:color="auto"/>
        <w:left w:val="none" w:sz="0" w:space="0" w:color="auto"/>
        <w:bottom w:val="none" w:sz="0" w:space="0" w:color="auto"/>
        <w:right w:val="none" w:sz="0" w:space="0" w:color="auto"/>
      </w:divBdr>
    </w:div>
    <w:div w:id="1664965566">
      <w:bodyDiv w:val="1"/>
      <w:marLeft w:val="0"/>
      <w:marRight w:val="0"/>
      <w:marTop w:val="0"/>
      <w:marBottom w:val="0"/>
      <w:divBdr>
        <w:top w:val="none" w:sz="0" w:space="0" w:color="auto"/>
        <w:left w:val="none" w:sz="0" w:space="0" w:color="auto"/>
        <w:bottom w:val="none" w:sz="0" w:space="0" w:color="auto"/>
        <w:right w:val="none" w:sz="0" w:space="0" w:color="auto"/>
      </w:divBdr>
    </w:div>
    <w:div w:id="1664971888">
      <w:bodyDiv w:val="1"/>
      <w:marLeft w:val="0"/>
      <w:marRight w:val="0"/>
      <w:marTop w:val="0"/>
      <w:marBottom w:val="0"/>
      <w:divBdr>
        <w:top w:val="none" w:sz="0" w:space="0" w:color="auto"/>
        <w:left w:val="none" w:sz="0" w:space="0" w:color="auto"/>
        <w:bottom w:val="none" w:sz="0" w:space="0" w:color="auto"/>
        <w:right w:val="none" w:sz="0" w:space="0" w:color="auto"/>
      </w:divBdr>
    </w:div>
    <w:div w:id="1665083948">
      <w:bodyDiv w:val="1"/>
      <w:marLeft w:val="0"/>
      <w:marRight w:val="0"/>
      <w:marTop w:val="0"/>
      <w:marBottom w:val="0"/>
      <w:divBdr>
        <w:top w:val="none" w:sz="0" w:space="0" w:color="auto"/>
        <w:left w:val="none" w:sz="0" w:space="0" w:color="auto"/>
        <w:bottom w:val="none" w:sz="0" w:space="0" w:color="auto"/>
        <w:right w:val="none" w:sz="0" w:space="0" w:color="auto"/>
      </w:divBdr>
    </w:div>
    <w:div w:id="1665276091">
      <w:bodyDiv w:val="1"/>
      <w:marLeft w:val="0"/>
      <w:marRight w:val="0"/>
      <w:marTop w:val="0"/>
      <w:marBottom w:val="0"/>
      <w:divBdr>
        <w:top w:val="none" w:sz="0" w:space="0" w:color="auto"/>
        <w:left w:val="none" w:sz="0" w:space="0" w:color="auto"/>
        <w:bottom w:val="none" w:sz="0" w:space="0" w:color="auto"/>
        <w:right w:val="none" w:sz="0" w:space="0" w:color="auto"/>
      </w:divBdr>
    </w:div>
    <w:div w:id="1665477654">
      <w:bodyDiv w:val="1"/>
      <w:marLeft w:val="0"/>
      <w:marRight w:val="0"/>
      <w:marTop w:val="0"/>
      <w:marBottom w:val="0"/>
      <w:divBdr>
        <w:top w:val="none" w:sz="0" w:space="0" w:color="auto"/>
        <w:left w:val="none" w:sz="0" w:space="0" w:color="auto"/>
        <w:bottom w:val="none" w:sz="0" w:space="0" w:color="auto"/>
        <w:right w:val="none" w:sz="0" w:space="0" w:color="auto"/>
      </w:divBdr>
    </w:div>
    <w:div w:id="1665546520">
      <w:bodyDiv w:val="1"/>
      <w:marLeft w:val="0"/>
      <w:marRight w:val="0"/>
      <w:marTop w:val="0"/>
      <w:marBottom w:val="0"/>
      <w:divBdr>
        <w:top w:val="none" w:sz="0" w:space="0" w:color="auto"/>
        <w:left w:val="none" w:sz="0" w:space="0" w:color="auto"/>
        <w:bottom w:val="none" w:sz="0" w:space="0" w:color="auto"/>
        <w:right w:val="none" w:sz="0" w:space="0" w:color="auto"/>
      </w:divBdr>
    </w:div>
    <w:div w:id="1665812263">
      <w:bodyDiv w:val="1"/>
      <w:marLeft w:val="0"/>
      <w:marRight w:val="0"/>
      <w:marTop w:val="0"/>
      <w:marBottom w:val="0"/>
      <w:divBdr>
        <w:top w:val="none" w:sz="0" w:space="0" w:color="auto"/>
        <w:left w:val="none" w:sz="0" w:space="0" w:color="auto"/>
        <w:bottom w:val="none" w:sz="0" w:space="0" w:color="auto"/>
        <w:right w:val="none" w:sz="0" w:space="0" w:color="auto"/>
      </w:divBdr>
    </w:div>
    <w:div w:id="1666712068">
      <w:bodyDiv w:val="1"/>
      <w:marLeft w:val="0"/>
      <w:marRight w:val="0"/>
      <w:marTop w:val="0"/>
      <w:marBottom w:val="0"/>
      <w:divBdr>
        <w:top w:val="none" w:sz="0" w:space="0" w:color="auto"/>
        <w:left w:val="none" w:sz="0" w:space="0" w:color="auto"/>
        <w:bottom w:val="none" w:sz="0" w:space="0" w:color="auto"/>
        <w:right w:val="none" w:sz="0" w:space="0" w:color="auto"/>
      </w:divBdr>
    </w:div>
    <w:div w:id="1666977247">
      <w:bodyDiv w:val="1"/>
      <w:marLeft w:val="0"/>
      <w:marRight w:val="0"/>
      <w:marTop w:val="0"/>
      <w:marBottom w:val="0"/>
      <w:divBdr>
        <w:top w:val="none" w:sz="0" w:space="0" w:color="auto"/>
        <w:left w:val="none" w:sz="0" w:space="0" w:color="auto"/>
        <w:bottom w:val="none" w:sz="0" w:space="0" w:color="auto"/>
        <w:right w:val="none" w:sz="0" w:space="0" w:color="auto"/>
      </w:divBdr>
    </w:div>
    <w:div w:id="1667436859">
      <w:bodyDiv w:val="1"/>
      <w:marLeft w:val="0"/>
      <w:marRight w:val="0"/>
      <w:marTop w:val="0"/>
      <w:marBottom w:val="0"/>
      <w:divBdr>
        <w:top w:val="none" w:sz="0" w:space="0" w:color="auto"/>
        <w:left w:val="none" w:sz="0" w:space="0" w:color="auto"/>
        <w:bottom w:val="none" w:sz="0" w:space="0" w:color="auto"/>
        <w:right w:val="none" w:sz="0" w:space="0" w:color="auto"/>
      </w:divBdr>
    </w:div>
    <w:div w:id="1668171870">
      <w:bodyDiv w:val="1"/>
      <w:marLeft w:val="0"/>
      <w:marRight w:val="0"/>
      <w:marTop w:val="0"/>
      <w:marBottom w:val="0"/>
      <w:divBdr>
        <w:top w:val="none" w:sz="0" w:space="0" w:color="auto"/>
        <w:left w:val="none" w:sz="0" w:space="0" w:color="auto"/>
        <w:bottom w:val="none" w:sz="0" w:space="0" w:color="auto"/>
        <w:right w:val="none" w:sz="0" w:space="0" w:color="auto"/>
      </w:divBdr>
    </w:div>
    <w:div w:id="1668172772">
      <w:bodyDiv w:val="1"/>
      <w:marLeft w:val="0"/>
      <w:marRight w:val="0"/>
      <w:marTop w:val="0"/>
      <w:marBottom w:val="0"/>
      <w:divBdr>
        <w:top w:val="none" w:sz="0" w:space="0" w:color="auto"/>
        <w:left w:val="none" w:sz="0" w:space="0" w:color="auto"/>
        <w:bottom w:val="none" w:sz="0" w:space="0" w:color="auto"/>
        <w:right w:val="none" w:sz="0" w:space="0" w:color="auto"/>
      </w:divBdr>
    </w:div>
    <w:div w:id="1668247945">
      <w:bodyDiv w:val="1"/>
      <w:marLeft w:val="0"/>
      <w:marRight w:val="0"/>
      <w:marTop w:val="0"/>
      <w:marBottom w:val="0"/>
      <w:divBdr>
        <w:top w:val="none" w:sz="0" w:space="0" w:color="auto"/>
        <w:left w:val="none" w:sz="0" w:space="0" w:color="auto"/>
        <w:bottom w:val="none" w:sz="0" w:space="0" w:color="auto"/>
        <w:right w:val="none" w:sz="0" w:space="0" w:color="auto"/>
      </w:divBdr>
    </w:div>
    <w:div w:id="1669092507">
      <w:bodyDiv w:val="1"/>
      <w:marLeft w:val="0"/>
      <w:marRight w:val="0"/>
      <w:marTop w:val="0"/>
      <w:marBottom w:val="0"/>
      <w:divBdr>
        <w:top w:val="none" w:sz="0" w:space="0" w:color="auto"/>
        <w:left w:val="none" w:sz="0" w:space="0" w:color="auto"/>
        <w:bottom w:val="none" w:sz="0" w:space="0" w:color="auto"/>
        <w:right w:val="none" w:sz="0" w:space="0" w:color="auto"/>
      </w:divBdr>
    </w:div>
    <w:div w:id="1669139093">
      <w:bodyDiv w:val="1"/>
      <w:marLeft w:val="0"/>
      <w:marRight w:val="0"/>
      <w:marTop w:val="0"/>
      <w:marBottom w:val="0"/>
      <w:divBdr>
        <w:top w:val="none" w:sz="0" w:space="0" w:color="auto"/>
        <w:left w:val="none" w:sz="0" w:space="0" w:color="auto"/>
        <w:bottom w:val="none" w:sz="0" w:space="0" w:color="auto"/>
        <w:right w:val="none" w:sz="0" w:space="0" w:color="auto"/>
      </w:divBdr>
    </w:div>
    <w:div w:id="1669210848">
      <w:bodyDiv w:val="1"/>
      <w:marLeft w:val="0"/>
      <w:marRight w:val="0"/>
      <w:marTop w:val="0"/>
      <w:marBottom w:val="0"/>
      <w:divBdr>
        <w:top w:val="none" w:sz="0" w:space="0" w:color="auto"/>
        <w:left w:val="none" w:sz="0" w:space="0" w:color="auto"/>
        <w:bottom w:val="none" w:sz="0" w:space="0" w:color="auto"/>
        <w:right w:val="none" w:sz="0" w:space="0" w:color="auto"/>
      </w:divBdr>
    </w:div>
    <w:div w:id="1670210364">
      <w:bodyDiv w:val="1"/>
      <w:marLeft w:val="0"/>
      <w:marRight w:val="0"/>
      <w:marTop w:val="0"/>
      <w:marBottom w:val="0"/>
      <w:divBdr>
        <w:top w:val="none" w:sz="0" w:space="0" w:color="auto"/>
        <w:left w:val="none" w:sz="0" w:space="0" w:color="auto"/>
        <w:bottom w:val="none" w:sz="0" w:space="0" w:color="auto"/>
        <w:right w:val="none" w:sz="0" w:space="0" w:color="auto"/>
      </w:divBdr>
    </w:div>
    <w:div w:id="1670791395">
      <w:bodyDiv w:val="1"/>
      <w:marLeft w:val="0"/>
      <w:marRight w:val="0"/>
      <w:marTop w:val="0"/>
      <w:marBottom w:val="0"/>
      <w:divBdr>
        <w:top w:val="none" w:sz="0" w:space="0" w:color="auto"/>
        <w:left w:val="none" w:sz="0" w:space="0" w:color="auto"/>
        <w:bottom w:val="none" w:sz="0" w:space="0" w:color="auto"/>
        <w:right w:val="none" w:sz="0" w:space="0" w:color="auto"/>
      </w:divBdr>
    </w:div>
    <w:div w:id="1671061183">
      <w:bodyDiv w:val="1"/>
      <w:marLeft w:val="0"/>
      <w:marRight w:val="0"/>
      <w:marTop w:val="0"/>
      <w:marBottom w:val="0"/>
      <w:divBdr>
        <w:top w:val="none" w:sz="0" w:space="0" w:color="auto"/>
        <w:left w:val="none" w:sz="0" w:space="0" w:color="auto"/>
        <w:bottom w:val="none" w:sz="0" w:space="0" w:color="auto"/>
        <w:right w:val="none" w:sz="0" w:space="0" w:color="auto"/>
      </w:divBdr>
    </w:div>
    <w:div w:id="1671255572">
      <w:bodyDiv w:val="1"/>
      <w:marLeft w:val="0"/>
      <w:marRight w:val="0"/>
      <w:marTop w:val="0"/>
      <w:marBottom w:val="0"/>
      <w:divBdr>
        <w:top w:val="none" w:sz="0" w:space="0" w:color="auto"/>
        <w:left w:val="none" w:sz="0" w:space="0" w:color="auto"/>
        <w:bottom w:val="none" w:sz="0" w:space="0" w:color="auto"/>
        <w:right w:val="none" w:sz="0" w:space="0" w:color="auto"/>
      </w:divBdr>
    </w:div>
    <w:div w:id="1671525969">
      <w:bodyDiv w:val="1"/>
      <w:marLeft w:val="0"/>
      <w:marRight w:val="0"/>
      <w:marTop w:val="0"/>
      <w:marBottom w:val="0"/>
      <w:divBdr>
        <w:top w:val="none" w:sz="0" w:space="0" w:color="auto"/>
        <w:left w:val="none" w:sz="0" w:space="0" w:color="auto"/>
        <w:bottom w:val="none" w:sz="0" w:space="0" w:color="auto"/>
        <w:right w:val="none" w:sz="0" w:space="0" w:color="auto"/>
      </w:divBdr>
    </w:div>
    <w:div w:id="1671567739">
      <w:bodyDiv w:val="1"/>
      <w:marLeft w:val="0"/>
      <w:marRight w:val="0"/>
      <w:marTop w:val="0"/>
      <w:marBottom w:val="0"/>
      <w:divBdr>
        <w:top w:val="none" w:sz="0" w:space="0" w:color="auto"/>
        <w:left w:val="none" w:sz="0" w:space="0" w:color="auto"/>
        <w:bottom w:val="none" w:sz="0" w:space="0" w:color="auto"/>
        <w:right w:val="none" w:sz="0" w:space="0" w:color="auto"/>
      </w:divBdr>
    </w:div>
    <w:div w:id="1671638146">
      <w:bodyDiv w:val="1"/>
      <w:marLeft w:val="0"/>
      <w:marRight w:val="0"/>
      <w:marTop w:val="0"/>
      <w:marBottom w:val="0"/>
      <w:divBdr>
        <w:top w:val="none" w:sz="0" w:space="0" w:color="auto"/>
        <w:left w:val="none" w:sz="0" w:space="0" w:color="auto"/>
        <w:bottom w:val="none" w:sz="0" w:space="0" w:color="auto"/>
        <w:right w:val="none" w:sz="0" w:space="0" w:color="auto"/>
      </w:divBdr>
    </w:div>
    <w:div w:id="1671831542">
      <w:bodyDiv w:val="1"/>
      <w:marLeft w:val="0"/>
      <w:marRight w:val="0"/>
      <w:marTop w:val="0"/>
      <w:marBottom w:val="0"/>
      <w:divBdr>
        <w:top w:val="none" w:sz="0" w:space="0" w:color="auto"/>
        <w:left w:val="none" w:sz="0" w:space="0" w:color="auto"/>
        <w:bottom w:val="none" w:sz="0" w:space="0" w:color="auto"/>
        <w:right w:val="none" w:sz="0" w:space="0" w:color="auto"/>
      </w:divBdr>
    </w:div>
    <w:div w:id="1671980860">
      <w:bodyDiv w:val="1"/>
      <w:marLeft w:val="0"/>
      <w:marRight w:val="0"/>
      <w:marTop w:val="0"/>
      <w:marBottom w:val="0"/>
      <w:divBdr>
        <w:top w:val="none" w:sz="0" w:space="0" w:color="auto"/>
        <w:left w:val="none" w:sz="0" w:space="0" w:color="auto"/>
        <w:bottom w:val="none" w:sz="0" w:space="0" w:color="auto"/>
        <w:right w:val="none" w:sz="0" w:space="0" w:color="auto"/>
      </w:divBdr>
    </w:div>
    <w:div w:id="1672171711">
      <w:bodyDiv w:val="1"/>
      <w:marLeft w:val="0"/>
      <w:marRight w:val="0"/>
      <w:marTop w:val="0"/>
      <w:marBottom w:val="0"/>
      <w:divBdr>
        <w:top w:val="none" w:sz="0" w:space="0" w:color="auto"/>
        <w:left w:val="none" w:sz="0" w:space="0" w:color="auto"/>
        <w:bottom w:val="none" w:sz="0" w:space="0" w:color="auto"/>
        <w:right w:val="none" w:sz="0" w:space="0" w:color="auto"/>
      </w:divBdr>
    </w:div>
    <w:div w:id="1672219981">
      <w:bodyDiv w:val="1"/>
      <w:marLeft w:val="0"/>
      <w:marRight w:val="0"/>
      <w:marTop w:val="0"/>
      <w:marBottom w:val="0"/>
      <w:divBdr>
        <w:top w:val="none" w:sz="0" w:space="0" w:color="auto"/>
        <w:left w:val="none" w:sz="0" w:space="0" w:color="auto"/>
        <w:bottom w:val="none" w:sz="0" w:space="0" w:color="auto"/>
        <w:right w:val="none" w:sz="0" w:space="0" w:color="auto"/>
      </w:divBdr>
    </w:div>
    <w:div w:id="1672561309">
      <w:bodyDiv w:val="1"/>
      <w:marLeft w:val="0"/>
      <w:marRight w:val="0"/>
      <w:marTop w:val="0"/>
      <w:marBottom w:val="0"/>
      <w:divBdr>
        <w:top w:val="none" w:sz="0" w:space="0" w:color="auto"/>
        <w:left w:val="none" w:sz="0" w:space="0" w:color="auto"/>
        <w:bottom w:val="none" w:sz="0" w:space="0" w:color="auto"/>
        <w:right w:val="none" w:sz="0" w:space="0" w:color="auto"/>
      </w:divBdr>
    </w:div>
    <w:div w:id="1673095600">
      <w:bodyDiv w:val="1"/>
      <w:marLeft w:val="0"/>
      <w:marRight w:val="0"/>
      <w:marTop w:val="0"/>
      <w:marBottom w:val="0"/>
      <w:divBdr>
        <w:top w:val="none" w:sz="0" w:space="0" w:color="auto"/>
        <w:left w:val="none" w:sz="0" w:space="0" w:color="auto"/>
        <w:bottom w:val="none" w:sz="0" w:space="0" w:color="auto"/>
        <w:right w:val="none" w:sz="0" w:space="0" w:color="auto"/>
      </w:divBdr>
    </w:div>
    <w:div w:id="1673097736">
      <w:bodyDiv w:val="1"/>
      <w:marLeft w:val="0"/>
      <w:marRight w:val="0"/>
      <w:marTop w:val="0"/>
      <w:marBottom w:val="0"/>
      <w:divBdr>
        <w:top w:val="none" w:sz="0" w:space="0" w:color="auto"/>
        <w:left w:val="none" w:sz="0" w:space="0" w:color="auto"/>
        <w:bottom w:val="none" w:sz="0" w:space="0" w:color="auto"/>
        <w:right w:val="none" w:sz="0" w:space="0" w:color="auto"/>
      </w:divBdr>
    </w:div>
    <w:div w:id="1673098520">
      <w:bodyDiv w:val="1"/>
      <w:marLeft w:val="0"/>
      <w:marRight w:val="0"/>
      <w:marTop w:val="0"/>
      <w:marBottom w:val="0"/>
      <w:divBdr>
        <w:top w:val="none" w:sz="0" w:space="0" w:color="auto"/>
        <w:left w:val="none" w:sz="0" w:space="0" w:color="auto"/>
        <w:bottom w:val="none" w:sz="0" w:space="0" w:color="auto"/>
        <w:right w:val="none" w:sz="0" w:space="0" w:color="auto"/>
      </w:divBdr>
    </w:div>
    <w:div w:id="1673291278">
      <w:bodyDiv w:val="1"/>
      <w:marLeft w:val="0"/>
      <w:marRight w:val="0"/>
      <w:marTop w:val="0"/>
      <w:marBottom w:val="0"/>
      <w:divBdr>
        <w:top w:val="none" w:sz="0" w:space="0" w:color="auto"/>
        <w:left w:val="none" w:sz="0" w:space="0" w:color="auto"/>
        <w:bottom w:val="none" w:sz="0" w:space="0" w:color="auto"/>
        <w:right w:val="none" w:sz="0" w:space="0" w:color="auto"/>
      </w:divBdr>
    </w:div>
    <w:div w:id="1674063272">
      <w:bodyDiv w:val="1"/>
      <w:marLeft w:val="0"/>
      <w:marRight w:val="0"/>
      <w:marTop w:val="0"/>
      <w:marBottom w:val="0"/>
      <w:divBdr>
        <w:top w:val="none" w:sz="0" w:space="0" w:color="auto"/>
        <w:left w:val="none" w:sz="0" w:space="0" w:color="auto"/>
        <w:bottom w:val="none" w:sz="0" w:space="0" w:color="auto"/>
        <w:right w:val="none" w:sz="0" w:space="0" w:color="auto"/>
      </w:divBdr>
    </w:div>
    <w:div w:id="1674137449">
      <w:bodyDiv w:val="1"/>
      <w:marLeft w:val="0"/>
      <w:marRight w:val="0"/>
      <w:marTop w:val="0"/>
      <w:marBottom w:val="0"/>
      <w:divBdr>
        <w:top w:val="none" w:sz="0" w:space="0" w:color="auto"/>
        <w:left w:val="none" w:sz="0" w:space="0" w:color="auto"/>
        <w:bottom w:val="none" w:sz="0" w:space="0" w:color="auto"/>
        <w:right w:val="none" w:sz="0" w:space="0" w:color="auto"/>
      </w:divBdr>
    </w:div>
    <w:div w:id="1674330830">
      <w:bodyDiv w:val="1"/>
      <w:marLeft w:val="0"/>
      <w:marRight w:val="0"/>
      <w:marTop w:val="0"/>
      <w:marBottom w:val="0"/>
      <w:divBdr>
        <w:top w:val="none" w:sz="0" w:space="0" w:color="auto"/>
        <w:left w:val="none" w:sz="0" w:space="0" w:color="auto"/>
        <w:bottom w:val="none" w:sz="0" w:space="0" w:color="auto"/>
        <w:right w:val="none" w:sz="0" w:space="0" w:color="auto"/>
      </w:divBdr>
    </w:div>
    <w:div w:id="1674338884">
      <w:bodyDiv w:val="1"/>
      <w:marLeft w:val="0"/>
      <w:marRight w:val="0"/>
      <w:marTop w:val="0"/>
      <w:marBottom w:val="0"/>
      <w:divBdr>
        <w:top w:val="none" w:sz="0" w:space="0" w:color="auto"/>
        <w:left w:val="none" w:sz="0" w:space="0" w:color="auto"/>
        <w:bottom w:val="none" w:sz="0" w:space="0" w:color="auto"/>
        <w:right w:val="none" w:sz="0" w:space="0" w:color="auto"/>
      </w:divBdr>
    </w:div>
    <w:div w:id="1674450279">
      <w:bodyDiv w:val="1"/>
      <w:marLeft w:val="0"/>
      <w:marRight w:val="0"/>
      <w:marTop w:val="0"/>
      <w:marBottom w:val="0"/>
      <w:divBdr>
        <w:top w:val="none" w:sz="0" w:space="0" w:color="auto"/>
        <w:left w:val="none" w:sz="0" w:space="0" w:color="auto"/>
        <w:bottom w:val="none" w:sz="0" w:space="0" w:color="auto"/>
        <w:right w:val="none" w:sz="0" w:space="0" w:color="auto"/>
      </w:divBdr>
    </w:div>
    <w:div w:id="1674526436">
      <w:bodyDiv w:val="1"/>
      <w:marLeft w:val="0"/>
      <w:marRight w:val="0"/>
      <w:marTop w:val="0"/>
      <w:marBottom w:val="0"/>
      <w:divBdr>
        <w:top w:val="none" w:sz="0" w:space="0" w:color="auto"/>
        <w:left w:val="none" w:sz="0" w:space="0" w:color="auto"/>
        <w:bottom w:val="none" w:sz="0" w:space="0" w:color="auto"/>
        <w:right w:val="none" w:sz="0" w:space="0" w:color="auto"/>
      </w:divBdr>
    </w:div>
    <w:div w:id="1674840370">
      <w:bodyDiv w:val="1"/>
      <w:marLeft w:val="0"/>
      <w:marRight w:val="0"/>
      <w:marTop w:val="0"/>
      <w:marBottom w:val="0"/>
      <w:divBdr>
        <w:top w:val="none" w:sz="0" w:space="0" w:color="auto"/>
        <w:left w:val="none" w:sz="0" w:space="0" w:color="auto"/>
        <w:bottom w:val="none" w:sz="0" w:space="0" w:color="auto"/>
        <w:right w:val="none" w:sz="0" w:space="0" w:color="auto"/>
      </w:divBdr>
    </w:div>
    <w:div w:id="1675258751">
      <w:bodyDiv w:val="1"/>
      <w:marLeft w:val="0"/>
      <w:marRight w:val="0"/>
      <w:marTop w:val="0"/>
      <w:marBottom w:val="0"/>
      <w:divBdr>
        <w:top w:val="none" w:sz="0" w:space="0" w:color="auto"/>
        <w:left w:val="none" w:sz="0" w:space="0" w:color="auto"/>
        <w:bottom w:val="none" w:sz="0" w:space="0" w:color="auto"/>
        <w:right w:val="none" w:sz="0" w:space="0" w:color="auto"/>
      </w:divBdr>
    </w:div>
    <w:div w:id="1675297238">
      <w:bodyDiv w:val="1"/>
      <w:marLeft w:val="0"/>
      <w:marRight w:val="0"/>
      <w:marTop w:val="0"/>
      <w:marBottom w:val="0"/>
      <w:divBdr>
        <w:top w:val="none" w:sz="0" w:space="0" w:color="auto"/>
        <w:left w:val="none" w:sz="0" w:space="0" w:color="auto"/>
        <w:bottom w:val="none" w:sz="0" w:space="0" w:color="auto"/>
        <w:right w:val="none" w:sz="0" w:space="0" w:color="auto"/>
      </w:divBdr>
    </w:div>
    <w:div w:id="1675574875">
      <w:bodyDiv w:val="1"/>
      <w:marLeft w:val="0"/>
      <w:marRight w:val="0"/>
      <w:marTop w:val="0"/>
      <w:marBottom w:val="0"/>
      <w:divBdr>
        <w:top w:val="none" w:sz="0" w:space="0" w:color="auto"/>
        <w:left w:val="none" w:sz="0" w:space="0" w:color="auto"/>
        <w:bottom w:val="none" w:sz="0" w:space="0" w:color="auto"/>
        <w:right w:val="none" w:sz="0" w:space="0" w:color="auto"/>
      </w:divBdr>
    </w:div>
    <w:div w:id="1675765334">
      <w:bodyDiv w:val="1"/>
      <w:marLeft w:val="0"/>
      <w:marRight w:val="0"/>
      <w:marTop w:val="0"/>
      <w:marBottom w:val="0"/>
      <w:divBdr>
        <w:top w:val="none" w:sz="0" w:space="0" w:color="auto"/>
        <w:left w:val="none" w:sz="0" w:space="0" w:color="auto"/>
        <w:bottom w:val="none" w:sz="0" w:space="0" w:color="auto"/>
        <w:right w:val="none" w:sz="0" w:space="0" w:color="auto"/>
      </w:divBdr>
    </w:div>
    <w:div w:id="1676302647">
      <w:bodyDiv w:val="1"/>
      <w:marLeft w:val="0"/>
      <w:marRight w:val="0"/>
      <w:marTop w:val="0"/>
      <w:marBottom w:val="0"/>
      <w:divBdr>
        <w:top w:val="none" w:sz="0" w:space="0" w:color="auto"/>
        <w:left w:val="none" w:sz="0" w:space="0" w:color="auto"/>
        <w:bottom w:val="none" w:sz="0" w:space="0" w:color="auto"/>
        <w:right w:val="none" w:sz="0" w:space="0" w:color="auto"/>
      </w:divBdr>
    </w:div>
    <w:div w:id="1676303940">
      <w:bodyDiv w:val="1"/>
      <w:marLeft w:val="0"/>
      <w:marRight w:val="0"/>
      <w:marTop w:val="0"/>
      <w:marBottom w:val="0"/>
      <w:divBdr>
        <w:top w:val="none" w:sz="0" w:space="0" w:color="auto"/>
        <w:left w:val="none" w:sz="0" w:space="0" w:color="auto"/>
        <w:bottom w:val="none" w:sz="0" w:space="0" w:color="auto"/>
        <w:right w:val="none" w:sz="0" w:space="0" w:color="auto"/>
      </w:divBdr>
    </w:div>
    <w:div w:id="1676952415">
      <w:bodyDiv w:val="1"/>
      <w:marLeft w:val="0"/>
      <w:marRight w:val="0"/>
      <w:marTop w:val="0"/>
      <w:marBottom w:val="0"/>
      <w:divBdr>
        <w:top w:val="none" w:sz="0" w:space="0" w:color="auto"/>
        <w:left w:val="none" w:sz="0" w:space="0" w:color="auto"/>
        <w:bottom w:val="none" w:sz="0" w:space="0" w:color="auto"/>
        <w:right w:val="none" w:sz="0" w:space="0" w:color="auto"/>
      </w:divBdr>
    </w:div>
    <w:div w:id="1677344666">
      <w:bodyDiv w:val="1"/>
      <w:marLeft w:val="0"/>
      <w:marRight w:val="0"/>
      <w:marTop w:val="0"/>
      <w:marBottom w:val="0"/>
      <w:divBdr>
        <w:top w:val="none" w:sz="0" w:space="0" w:color="auto"/>
        <w:left w:val="none" w:sz="0" w:space="0" w:color="auto"/>
        <w:bottom w:val="none" w:sz="0" w:space="0" w:color="auto"/>
        <w:right w:val="none" w:sz="0" w:space="0" w:color="auto"/>
      </w:divBdr>
    </w:div>
    <w:div w:id="1677726180">
      <w:bodyDiv w:val="1"/>
      <w:marLeft w:val="0"/>
      <w:marRight w:val="0"/>
      <w:marTop w:val="0"/>
      <w:marBottom w:val="0"/>
      <w:divBdr>
        <w:top w:val="none" w:sz="0" w:space="0" w:color="auto"/>
        <w:left w:val="none" w:sz="0" w:space="0" w:color="auto"/>
        <w:bottom w:val="none" w:sz="0" w:space="0" w:color="auto"/>
        <w:right w:val="none" w:sz="0" w:space="0" w:color="auto"/>
      </w:divBdr>
    </w:div>
    <w:div w:id="1678266272">
      <w:bodyDiv w:val="1"/>
      <w:marLeft w:val="0"/>
      <w:marRight w:val="0"/>
      <w:marTop w:val="0"/>
      <w:marBottom w:val="0"/>
      <w:divBdr>
        <w:top w:val="none" w:sz="0" w:space="0" w:color="auto"/>
        <w:left w:val="none" w:sz="0" w:space="0" w:color="auto"/>
        <w:bottom w:val="none" w:sz="0" w:space="0" w:color="auto"/>
        <w:right w:val="none" w:sz="0" w:space="0" w:color="auto"/>
      </w:divBdr>
    </w:div>
    <w:div w:id="1678338111">
      <w:bodyDiv w:val="1"/>
      <w:marLeft w:val="0"/>
      <w:marRight w:val="0"/>
      <w:marTop w:val="0"/>
      <w:marBottom w:val="0"/>
      <w:divBdr>
        <w:top w:val="none" w:sz="0" w:space="0" w:color="auto"/>
        <w:left w:val="none" w:sz="0" w:space="0" w:color="auto"/>
        <w:bottom w:val="none" w:sz="0" w:space="0" w:color="auto"/>
        <w:right w:val="none" w:sz="0" w:space="0" w:color="auto"/>
      </w:divBdr>
    </w:div>
    <w:div w:id="1678732095">
      <w:bodyDiv w:val="1"/>
      <w:marLeft w:val="0"/>
      <w:marRight w:val="0"/>
      <w:marTop w:val="0"/>
      <w:marBottom w:val="0"/>
      <w:divBdr>
        <w:top w:val="none" w:sz="0" w:space="0" w:color="auto"/>
        <w:left w:val="none" w:sz="0" w:space="0" w:color="auto"/>
        <w:bottom w:val="none" w:sz="0" w:space="0" w:color="auto"/>
        <w:right w:val="none" w:sz="0" w:space="0" w:color="auto"/>
      </w:divBdr>
    </w:div>
    <w:div w:id="1679037149">
      <w:bodyDiv w:val="1"/>
      <w:marLeft w:val="0"/>
      <w:marRight w:val="0"/>
      <w:marTop w:val="0"/>
      <w:marBottom w:val="0"/>
      <w:divBdr>
        <w:top w:val="none" w:sz="0" w:space="0" w:color="auto"/>
        <w:left w:val="none" w:sz="0" w:space="0" w:color="auto"/>
        <w:bottom w:val="none" w:sz="0" w:space="0" w:color="auto"/>
        <w:right w:val="none" w:sz="0" w:space="0" w:color="auto"/>
      </w:divBdr>
    </w:div>
    <w:div w:id="1679237650">
      <w:bodyDiv w:val="1"/>
      <w:marLeft w:val="0"/>
      <w:marRight w:val="0"/>
      <w:marTop w:val="0"/>
      <w:marBottom w:val="0"/>
      <w:divBdr>
        <w:top w:val="none" w:sz="0" w:space="0" w:color="auto"/>
        <w:left w:val="none" w:sz="0" w:space="0" w:color="auto"/>
        <w:bottom w:val="none" w:sz="0" w:space="0" w:color="auto"/>
        <w:right w:val="none" w:sz="0" w:space="0" w:color="auto"/>
      </w:divBdr>
    </w:div>
    <w:div w:id="1679309395">
      <w:bodyDiv w:val="1"/>
      <w:marLeft w:val="0"/>
      <w:marRight w:val="0"/>
      <w:marTop w:val="0"/>
      <w:marBottom w:val="0"/>
      <w:divBdr>
        <w:top w:val="none" w:sz="0" w:space="0" w:color="auto"/>
        <w:left w:val="none" w:sz="0" w:space="0" w:color="auto"/>
        <w:bottom w:val="none" w:sz="0" w:space="0" w:color="auto"/>
        <w:right w:val="none" w:sz="0" w:space="0" w:color="auto"/>
      </w:divBdr>
    </w:div>
    <w:div w:id="1679498263">
      <w:bodyDiv w:val="1"/>
      <w:marLeft w:val="0"/>
      <w:marRight w:val="0"/>
      <w:marTop w:val="0"/>
      <w:marBottom w:val="0"/>
      <w:divBdr>
        <w:top w:val="none" w:sz="0" w:space="0" w:color="auto"/>
        <w:left w:val="none" w:sz="0" w:space="0" w:color="auto"/>
        <w:bottom w:val="none" w:sz="0" w:space="0" w:color="auto"/>
        <w:right w:val="none" w:sz="0" w:space="0" w:color="auto"/>
      </w:divBdr>
    </w:div>
    <w:div w:id="1679775491">
      <w:bodyDiv w:val="1"/>
      <w:marLeft w:val="0"/>
      <w:marRight w:val="0"/>
      <w:marTop w:val="0"/>
      <w:marBottom w:val="0"/>
      <w:divBdr>
        <w:top w:val="none" w:sz="0" w:space="0" w:color="auto"/>
        <w:left w:val="none" w:sz="0" w:space="0" w:color="auto"/>
        <w:bottom w:val="none" w:sz="0" w:space="0" w:color="auto"/>
        <w:right w:val="none" w:sz="0" w:space="0" w:color="auto"/>
      </w:divBdr>
    </w:div>
    <w:div w:id="1679967602">
      <w:bodyDiv w:val="1"/>
      <w:marLeft w:val="0"/>
      <w:marRight w:val="0"/>
      <w:marTop w:val="0"/>
      <w:marBottom w:val="0"/>
      <w:divBdr>
        <w:top w:val="none" w:sz="0" w:space="0" w:color="auto"/>
        <w:left w:val="none" w:sz="0" w:space="0" w:color="auto"/>
        <w:bottom w:val="none" w:sz="0" w:space="0" w:color="auto"/>
        <w:right w:val="none" w:sz="0" w:space="0" w:color="auto"/>
      </w:divBdr>
    </w:div>
    <w:div w:id="1680350056">
      <w:bodyDiv w:val="1"/>
      <w:marLeft w:val="0"/>
      <w:marRight w:val="0"/>
      <w:marTop w:val="0"/>
      <w:marBottom w:val="0"/>
      <w:divBdr>
        <w:top w:val="none" w:sz="0" w:space="0" w:color="auto"/>
        <w:left w:val="none" w:sz="0" w:space="0" w:color="auto"/>
        <w:bottom w:val="none" w:sz="0" w:space="0" w:color="auto"/>
        <w:right w:val="none" w:sz="0" w:space="0" w:color="auto"/>
      </w:divBdr>
    </w:div>
    <w:div w:id="1680615397">
      <w:bodyDiv w:val="1"/>
      <w:marLeft w:val="0"/>
      <w:marRight w:val="0"/>
      <w:marTop w:val="0"/>
      <w:marBottom w:val="0"/>
      <w:divBdr>
        <w:top w:val="none" w:sz="0" w:space="0" w:color="auto"/>
        <w:left w:val="none" w:sz="0" w:space="0" w:color="auto"/>
        <w:bottom w:val="none" w:sz="0" w:space="0" w:color="auto"/>
        <w:right w:val="none" w:sz="0" w:space="0" w:color="auto"/>
      </w:divBdr>
    </w:div>
    <w:div w:id="1680618597">
      <w:bodyDiv w:val="1"/>
      <w:marLeft w:val="0"/>
      <w:marRight w:val="0"/>
      <w:marTop w:val="0"/>
      <w:marBottom w:val="0"/>
      <w:divBdr>
        <w:top w:val="none" w:sz="0" w:space="0" w:color="auto"/>
        <w:left w:val="none" w:sz="0" w:space="0" w:color="auto"/>
        <w:bottom w:val="none" w:sz="0" w:space="0" w:color="auto"/>
        <w:right w:val="none" w:sz="0" w:space="0" w:color="auto"/>
      </w:divBdr>
    </w:div>
    <w:div w:id="1680809570">
      <w:bodyDiv w:val="1"/>
      <w:marLeft w:val="0"/>
      <w:marRight w:val="0"/>
      <w:marTop w:val="0"/>
      <w:marBottom w:val="0"/>
      <w:divBdr>
        <w:top w:val="none" w:sz="0" w:space="0" w:color="auto"/>
        <w:left w:val="none" w:sz="0" w:space="0" w:color="auto"/>
        <w:bottom w:val="none" w:sz="0" w:space="0" w:color="auto"/>
        <w:right w:val="none" w:sz="0" w:space="0" w:color="auto"/>
      </w:divBdr>
    </w:div>
    <w:div w:id="1681086012">
      <w:bodyDiv w:val="1"/>
      <w:marLeft w:val="0"/>
      <w:marRight w:val="0"/>
      <w:marTop w:val="0"/>
      <w:marBottom w:val="0"/>
      <w:divBdr>
        <w:top w:val="none" w:sz="0" w:space="0" w:color="auto"/>
        <w:left w:val="none" w:sz="0" w:space="0" w:color="auto"/>
        <w:bottom w:val="none" w:sz="0" w:space="0" w:color="auto"/>
        <w:right w:val="none" w:sz="0" w:space="0" w:color="auto"/>
      </w:divBdr>
    </w:div>
    <w:div w:id="1681273565">
      <w:bodyDiv w:val="1"/>
      <w:marLeft w:val="0"/>
      <w:marRight w:val="0"/>
      <w:marTop w:val="0"/>
      <w:marBottom w:val="0"/>
      <w:divBdr>
        <w:top w:val="none" w:sz="0" w:space="0" w:color="auto"/>
        <w:left w:val="none" w:sz="0" w:space="0" w:color="auto"/>
        <w:bottom w:val="none" w:sz="0" w:space="0" w:color="auto"/>
        <w:right w:val="none" w:sz="0" w:space="0" w:color="auto"/>
      </w:divBdr>
    </w:div>
    <w:div w:id="1681346885">
      <w:bodyDiv w:val="1"/>
      <w:marLeft w:val="0"/>
      <w:marRight w:val="0"/>
      <w:marTop w:val="0"/>
      <w:marBottom w:val="0"/>
      <w:divBdr>
        <w:top w:val="none" w:sz="0" w:space="0" w:color="auto"/>
        <w:left w:val="none" w:sz="0" w:space="0" w:color="auto"/>
        <w:bottom w:val="none" w:sz="0" w:space="0" w:color="auto"/>
        <w:right w:val="none" w:sz="0" w:space="0" w:color="auto"/>
      </w:divBdr>
    </w:div>
    <w:div w:id="1681666068">
      <w:bodyDiv w:val="1"/>
      <w:marLeft w:val="0"/>
      <w:marRight w:val="0"/>
      <w:marTop w:val="0"/>
      <w:marBottom w:val="0"/>
      <w:divBdr>
        <w:top w:val="none" w:sz="0" w:space="0" w:color="auto"/>
        <w:left w:val="none" w:sz="0" w:space="0" w:color="auto"/>
        <w:bottom w:val="none" w:sz="0" w:space="0" w:color="auto"/>
        <w:right w:val="none" w:sz="0" w:space="0" w:color="auto"/>
      </w:divBdr>
    </w:div>
    <w:div w:id="1681815119">
      <w:bodyDiv w:val="1"/>
      <w:marLeft w:val="0"/>
      <w:marRight w:val="0"/>
      <w:marTop w:val="0"/>
      <w:marBottom w:val="0"/>
      <w:divBdr>
        <w:top w:val="none" w:sz="0" w:space="0" w:color="auto"/>
        <w:left w:val="none" w:sz="0" w:space="0" w:color="auto"/>
        <w:bottom w:val="none" w:sz="0" w:space="0" w:color="auto"/>
        <w:right w:val="none" w:sz="0" w:space="0" w:color="auto"/>
      </w:divBdr>
    </w:div>
    <w:div w:id="1681854069">
      <w:bodyDiv w:val="1"/>
      <w:marLeft w:val="0"/>
      <w:marRight w:val="0"/>
      <w:marTop w:val="0"/>
      <w:marBottom w:val="0"/>
      <w:divBdr>
        <w:top w:val="none" w:sz="0" w:space="0" w:color="auto"/>
        <w:left w:val="none" w:sz="0" w:space="0" w:color="auto"/>
        <w:bottom w:val="none" w:sz="0" w:space="0" w:color="auto"/>
        <w:right w:val="none" w:sz="0" w:space="0" w:color="auto"/>
      </w:divBdr>
    </w:div>
    <w:div w:id="1682000903">
      <w:bodyDiv w:val="1"/>
      <w:marLeft w:val="0"/>
      <w:marRight w:val="0"/>
      <w:marTop w:val="0"/>
      <w:marBottom w:val="0"/>
      <w:divBdr>
        <w:top w:val="none" w:sz="0" w:space="0" w:color="auto"/>
        <w:left w:val="none" w:sz="0" w:space="0" w:color="auto"/>
        <w:bottom w:val="none" w:sz="0" w:space="0" w:color="auto"/>
        <w:right w:val="none" w:sz="0" w:space="0" w:color="auto"/>
      </w:divBdr>
    </w:div>
    <w:div w:id="1682320760">
      <w:bodyDiv w:val="1"/>
      <w:marLeft w:val="0"/>
      <w:marRight w:val="0"/>
      <w:marTop w:val="0"/>
      <w:marBottom w:val="0"/>
      <w:divBdr>
        <w:top w:val="none" w:sz="0" w:space="0" w:color="auto"/>
        <w:left w:val="none" w:sz="0" w:space="0" w:color="auto"/>
        <w:bottom w:val="none" w:sz="0" w:space="0" w:color="auto"/>
        <w:right w:val="none" w:sz="0" w:space="0" w:color="auto"/>
      </w:divBdr>
    </w:div>
    <w:div w:id="1682900977">
      <w:bodyDiv w:val="1"/>
      <w:marLeft w:val="0"/>
      <w:marRight w:val="0"/>
      <w:marTop w:val="0"/>
      <w:marBottom w:val="0"/>
      <w:divBdr>
        <w:top w:val="none" w:sz="0" w:space="0" w:color="auto"/>
        <w:left w:val="none" w:sz="0" w:space="0" w:color="auto"/>
        <w:bottom w:val="none" w:sz="0" w:space="0" w:color="auto"/>
        <w:right w:val="none" w:sz="0" w:space="0" w:color="auto"/>
      </w:divBdr>
    </w:div>
    <w:div w:id="1683050419">
      <w:bodyDiv w:val="1"/>
      <w:marLeft w:val="0"/>
      <w:marRight w:val="0"/>
      <w:marTop w:val="0"/>
      <w:marBottom w:val="0"/>
      <w:divBdr>
        <w:top w:val="none" w:sz="0" w:space="0" w:color="auto"/>
        <w:left w:val="none" w:sz="0" w:space="0" w:color="auto"/>
        <w:bottom w:val="none" w:sz="0" w:space="0" w:color="auto"/>
        <w:right w:val="none" w:sz="0" w:space="0" w:color="auto"/>
      </w:divBdr>
    </w:div>
    <w:div w:id="1683165762">
      <w:bodyDiv w:val="1"/>
      <w:marLeft w:val="0"/>
      <w:marRight w:val="0"/>
      <w:marTop w:val="0"/>
      <w:marBottom w:val="0"/>
      <w:divBdr>
        <w:top w:val="none" w:sz="0" w:space="0" w:color="auto"/>
        <w:left w:val="none" w:sz="0" w:space="0" w:color="auto"/>
        <w:bottom w:val="none" w:sz="0" w:space="0" w:color="auto"/>
        <w:right w:val="none" w:sz="0" w:space="0" w:color="auto"/>
      </w:divBdr>
    </w:div>
    <w:div w:id="1683361989">
      <w:bodyDiv w:val="1"/>
      <w:marLeft w:val="0"/>
      <w:marRight w:val="0"/>
      <w:marTop w:val="0"/>
      <w:marBottom w:val="0"/>
      <w:divBdr>
        <w:top w:val="none" w:sz="0" w:space="0" w:color="auto"/>
        <w:left w:val="none" w:sz="0" w:space="0" w:color="auto"/>
        <w:bottom w:val="none" w:sz="0" w:space="0" w:color="auto"/>
        <w:right w:val="none" w:sz="0" w:space="0" w:color="auto"/>
      </w:divBdr>
    </w:div>
    <w:div w:id="1683508718">
      <w:bodyDiv w:val="1"/>
      <w:marLeft w:val="0"/>
      <w:marRight w:val="0"/>
      <w:marTop w:val="0"/>
      <w:marBottom w:val="0"/>
      <w:divBdr>
        <w:top w:val="none" w:sz="0" w:space="0" w:color="auto"/>
        <w:left w:val="none" w:sz="0" w:space="0" w:color="auto"/>
        <w:bottom w:val="none" w:sz="0" w:space="0" w:color="auto"/>
        <w:right w:val="none" w:sz="0" w:space="0" w:color="auto"/>
      </w:divBdr>
    </w:div>
    <w:div w:id="1684162554">
      <w:bodyDiv w:val="1"/>
      <w:marLeft w:val="0"/>
      <w:marRight w:val="0"/>
      <w:marTop w:val="0"/>
      <w:marBottom w:val="0"/>
      <w:divBdr>
        <w:top w:val="none" w:sz="0" w:space="0" w:color="auto"/>
        <w:left w:val="none" w:sz="0" w:space="0" w:color="auto"/>
        <w:bottom w:val="none" w:sz="0" w:space="0" w:color="auto"/>
        <w:right w:val="none" w:sz="0" w:space="0" w:color="auto"/>
      </w:divBdr>
    </w:div>
    <w:div w:id="1684163517">
      <w:bodyDiv w:val="1"/>
      <w:marLeft w:val="0"/>
      <w:marRight w:val="0"/>
      <w:marTop w:val="0"/>
      <w:marBottom w:val="0"/>
      <w:divBdr>
        <w:top w:val="none" w:sz="0" w:space="0" w:color="auto"/>
        <w:left w:val="none" w:sz="0" w:space="0" w:color="auto"/>
        <w:bottom w:val="none" w:sz="0" w:space="0" w:color="auto"/>
        <w:right w:val="none" w:sz="0" w:space="0" w:color="auto"/>
      </w:divBdr>
    </w:div>
    <w:div w:id="1684626930">
      <w:bodyDiv w:val="1"/>
      <w:marLeft w:val="0"/>
      <w:marRight w:val="0"/>
      <w:marTop w:val="0"/>
      <w:marBottom w:val="0"/>
      <w:divBdr>
        <w:top w:val="none" w:sz="0" w:space="0" w:color="auto"/>
        <w:left w:val="none" w:sz="0" w:space="0" w:color="auto"/>
        <w:bottom w:val="none" w:sz="0" w:space="0" w:color="auto"/>
        <w:right w:val="none" w:sz="0" w:space="0" w:color="auto"/>
      </w:divBdr>
    </w:div>
    <w:div w:id="1684672516">
      <w:bodyDiv w:val="1"/>
      <w:marLeft w:val="0"/>
      <w:marRight w:val="0"/>
      <w:marTop w:val="0"/>
      <w:marBottom w:val="0"/>
      <w:divBdr>
        <w:top w:val="none" w:sz="0" w:space="0" w:color="auto"/>
        <w:left w:val="none" w:sz="0" w:space="0" w:color="auto"/>
        <w:bottom w:val="none" w:sz="0" w:space="0" w:color="auto"/>
        <w:right w:val="none" w:sz="0" w:space="0" w:color="auto"/>
      </w:divBdr>
    </w:div>
    <w:div w:id="1685282027">
      <w:bodyDiv w:val="1"/>
      <w:marLeft w:val="0"/>
      <w:marRight w:val="0"/>
      <w:marTop w:val="0"/>
      <w:marBottom w:val="0"/>
      <w:divBdr>
        <w:top w:val="none" w:sz="0" w:space="0" w:color="auto"/>
        <w:left w:val="none" w:sz="0" w:space="0" w:color="auto"/>
        <w:bottom w:val="none" w:sz="0" w:space="0" w:color="auto"/>
        <w:right w:val="none" w:sz="0" w:space="0" w:color="auto"/>
      </w:divBdr>
    </w:div>
    <w:div w:id="1685356166">
      <w:bodyDiv w:val="1"/>
      <w:marLeft w:val="0"/>
      <w:marRight w:val="0"/>
      <w:marTop w:val="0"/>
      <w:marBottom w:val="0"/>
      <w:divBdr>
        <w:top w:val="none" w:sz="0" w:space="0" w:color="auto"/>
        <w:left w:val="none" w:sz="0" w:space="0" w:color="auto"/>
        <w:bottom w:val="none" w:sz="0" w:space="0" w:color="auto"/>
        <w:right w:val="none" w:sz="0" w:space="0" w:color="auto"/>
      </w:divBdr>
    </w:div>
    <w:div w:id="1685981971">
      <w:bodyDiv w:val="1"/>
      <w:marLeft w:val="0"/>
      <w:marRight w:val="0"/>
      <w:marTop w:val="0"/>
      <w:marBottom w:val="0"/>
      <w:divBdr>
        <w:top w:val="none" w:sz="0" w:space="0" w:color="auto"/>
        <w:left w:val="none" w:sz="0" w:space="0" w:color="auto"/>
        <w:bottom w:val="none" w:sz="0" w:space="0" w:color="auto"/>
        <w:right w:val="none" w:sz="0" w:space="0" w:color="auto"/>
      </w:divBdr>
    </w:div>
    <w:div w:id="1686130418">
      <w:bodyDiv w:val="1"/>
      <w:marLeft w:val="0"/>
      <w:marRight w:val="0"/>
      <w:marTop w:val="0"/>
      <w:marBottom w:val="0"/>
      <w:divBdr>
        <w:top w:val="none" w:sz="0" w:space="0" w:color="auto"/>
        <w:left w:val="none" w:sz="0" w:space="0" w:color="auto"/>
        <w:bottom w:val="none" w:sz="0" w:space="0" w:color="auto"/>
        <w:right w:val="none" w:sz="0" w:space="0" w:color="auto"/>
      </w:divBdr>
    </w:div>
    <w:div w:id="1686134124">
      <w:bodyDiv w:val="1"/>
      <w:marLeft w:val="0"/>
      <w:marRight w:val="0"/>
      <w:marTop w:val="0"/>
      <w:marBottom w:val="0"/>
      <w:divBdr>
        <w:top w:val="none" w:sz="0" w:space="0" w:color="auto"/>
        <w:left w:val="none" w:sz="0" w:space="0" w:color="auto"/>
        <w:bottom w:val="none" w:sz="0" w:space="0" w:color="auto"/>
        <w:right w:val="none" w:sz="0" w:space="0" w:color="auto"/>
      </w:divBdr>
    </w:div>
    <w:div w:id="1686438231">
      <w:bodyDiv w:val="1"/>
      <w:marLeft w:val="0"/>
      <w:marRight w:val="0"/>
      <w:marTop w:val="0"/>
      <w:marBottom w:val="0"/>
      <w:divBdr>
        <w:top w:val="none" w:sz="0" w:space="0" w:color="auto"/>
        <w:left w:val="none" w:sz="0" w:space="0" w:color="auto"/>
        <w:bottom w:val="none" w:sz="0" w:space="0" w:color="auto"/>
        <w:right w:val="none" w:sz="0" w:space="0" w:color="auto"/>
      </w:divBdr>
    </w:div>
    <w:div w:id="1686983205">
      <w:bodyDiv w:val="1"/>
      <w:marLeft w:val="0"/>
      <w:marRight w:val="0"/>
      <w:marTop w:val="0"/>
      <w:marBottom w:val="0"/>
      <w:divBdr>
        <w:top w:val="none" w:sz="0" w:space="0" w:color="auto"/>
        <w:left w:val="none" w:sz="0" w:space="0" w:color="auto"/>
        <w:bottom w:val="none" w:sz="0" w:space="0" w:color="auto"/>
        <w:right w:val="none" w:sz="0" w:space="0" w:color="auto"/>
      </w:divBdr>
    </w:div>
    <w:div w:id="1687360857">
      <w:bodyDiv w:val="1"/>
      <w:marLeft w:val="0"/>
      <w:marRight w:val="0"/>
      <w:marTop w:val="0"/>
      <w:marBottom w:val="0"/>
      <w:divBdr>
        <w:top w:val="none" w:sz="0" w:space="0" w:color="auto"/>
        <w:left w:val="none" w:sz="0" w:space="0" w:color="auto"/>
        <w:bottom w:val="none" w:sz="0" w:space="0" w:color="auto"/>
        <w:right w:val="none" w:sz="0" w:space="0" w:color="auto"/>
      </w:divBdr>
    </w:div>
    <w:div w:id="1687512937">
      <w:bodyDiv w:val="1"/>
      <w:marLeft w:val="0"/>
      <w:marRight w:val="0"/>
      <w:marTop w:val="0"/>
      <w:marBottom w:val="0"/>
      <w:divBdr>
        <w:top w:val="none" w:sz="0" w:space="0" w:color="auto"/>
        <w:left w:val="none" w:sz="0" w:space="0" w:color="auto"/>
        <w:bottom w:val="none" w:sz="0" w:space="0" w:color="auto"/>
        <w:right w:val="none" w:sz="0" w:space="0" w:color="auto"/>
      </w:divBdr>
    </w:div>
    <w:div w:id="1688092382">
      <w:bodyDiv w:val="1"/>
      <w:marLeft w:val="0"/>
      <w:marRight w:val="0"/>
      <w:marTop w:val="0"/>
      <w:marBottom w:val="0"/>
      <w:divBdr>
        <w:top w:val="none" w:sz="0" w:space="0" w:color="auto"/>
        <w:left w:val="none" w:sz="0" w:space="0" w:color="auto"/>
        <w:bottom w:val="none" w:sz="0" w:space="0" w:color="auto"/>
        <w:right w:val="none" w:sz="0" w:space="0" w:color="auto"/>
      </w:divBdr>
    </w:div>
    <w:div w:id="1688366555">
      <w:bodyDiv w:val="1"/>
      <w:marLeft w:val="0"/>
      <w:marRight w:val="0"/>
      <w:marTop w:val="0"/>
      <w:marBottom w:val="0"/>
      <w:divBdr>
        <w:top w:val="none" w:sz="0" w:space="0" w:color="auto"/>
        <w:left w:val="none" w:sz="0" w:space="0" w:color="auto"/>
        <w:bottom w:val="none" w:sz="0" w:space="0" w:color="auto"/>
        <w:right w:val="none" w:sz="0" w:space="0" w:color="auto"/>
      </w:divBdr>
    </w:div>
    <w:div w:id="1688825017">
      <w:bodyDiv w:val="1"/>
      <w:marLeft w:val="0"/>
      <w:marRight w:val="0"/>
      <w:marTop w:val="0"/>
      <w:marBottom w:val="0"/>
      <w:divBdr>
        <w:top w:val="none" w:sz="0" w:space="0" w:color="auto"/>
        <w:left w:val="none" w:sz="0" w:space="0" w:color="auto"/>
        <w:bottom w:val="none" w:sz="0" w:space="0" w:color="auto"/>
        <w:right w:val="none" w:sz="0" w:space="0" w:color="auto"/>
      </w:divBdr>
    </w:div>
    <w:div w:id="1688943407">
      <w:bodyDiv w:val="1"/>
      <w:marLeft w:val="0"/>
      <w:marRight w:val="0"/>
      <w:marTop w:val="0"/>
      <w:marBottom w:val="0"/>
      <w:divBdr>
        <w:top w:val="none" w:sz="0" w:space="0" w:color="auto"/>
        <w:left w:val="none" w:sz="0" w:space="0" w:color="auto"/>
        <w:bottom w:val="none" w:sz="0" w:space="0" w:color="auto"/>
        <w:right w:val="none" w:sz="0" w:space="0" w:color="auto"/>
      </w:divBdr>
    </w:div>
    <w:div w:id="1689060763">
      <w:bodyDiv w:val="1"/>
      <w:marLeft w:val="0"/>
      <w:marRight w:val="0"/>
      <w:marTop w:val="0"/>
      <w:marBottom w:val="0"/>
      <w:divBdr>
        <w:top w:val="none" w:sz="0" w:space="0" w:color="auto"/>
        <w:left w:val="none" w:sz="0" w:space="0" w:color="auto"/>
        <w:bottom w:val="none" w:sz="0" w:space="0" w:color="auto"/>
        <w:right w:val="none" w:sz="0" w:space="0" w:color="auto"/>
      </w:divBdr>
    </w:div>
    <w:div w:id="1689287963">
      <w:bodyDiv w:val="1"/>
      <w:marLeft w:val="0"/>
      <w:marRight w:val="0"/>
      <w:marTop w:val="0"/>
      <w:marBottom w:val="0"/>
      <w:divBdr>
        <w:top w:val="none" w:sz="0" w:space="0" w:color="auto"/>
        <w:left w:val="none" w:sz="0" w:space="0" w:color="auto"/>
        <w:bottom w:val="none" w:sz="0" w:space="0" w:color="auto"/>
        <w:right w:val="none" w:sz="0" w:space="0" w:color="auto"/>
      </w:divBdr>
    </w:div>
    <w:div w:id="1689674705">
      <w:bodyDiv w:val="1"/>
      <w:marLeft w:val="0"/>
      <w:marRight w:val="0"/>
      <w:marTop w:val="0"/>
      <w:marBottom w:val="0"/>
      <w:divBdr>
        <w:top w:val="none" w:sz="0" w:space="0" w:color="auto"/>
        <w:left w:val="none" w:sz="0" w:space="0" w:color="auto"/>
        <w:bottom w:val="none" w:sz="0" w:space="0" w:color="auto"/>
        <w:right w:val="none" w:sz="0" w:space="0" w:color="auto"/>
      </w:divBdr>
    </w:div>
    <w:div w:id="1689678136">
      <w:bodyDiv w:val="1"/>
      <w:marLeft w:val="0"/>
      <w:marRight w:val="0"/>
      <w:marTop w:val="0"/>
      <w:marBottom w:val="0"/>
      <w:divBdr>
        <w:top w:val="none" w:sz="0" w:space="0" w:color="auto"/>
        <w:left w:val="none" w:sz="0" w:space="0" w:color="auto"/>
        <w:bottom w:val="none" w:sz="0" w:space="0" w:color="auto"/>
        <w:right w:val="none" w:sz="0" w:space="0" w:color="auto"/>
      </w:divBdr>
    </w:div>
    <w:div w:id="1689745939">
      <w:bodyDiv w:val="1"/>
      <w:marLeft w:val="0"/>
      <w:marRight w:val="0"/>
      <w:marTop w:val="0"/>
      <w:marBottom w:val="0"/>
      <w:divBdr>
        <w:top w:val="none" w:sz="0" w:space="0" w:color="auto"/>
        <w:left w:val="none" w:sz="0" w:space="0" w:color="auto"/>
        <w:bottom w:val="none" w:sz="0" w:space="0" w:color="auto"/>
        <w:right w:val="none" w:sz="0" w:space="0" w:color="auto"/>
      </w:divBdr>
    </w:div>
    <w:div w:id="1689982477">
      <w:bodyDiv w:val="1"/>
      <w:marLeft w:val="0"/>
      <w:marRight w:val="0"/>
      <w:marTop w:val="0"/>
      <w:marBottom w:val="0"/>
      <w:divBdr>
        <w:top w:val="none" w:sz="0" w:space="0" w:color="auto"/>
        <w:left w:val="none" w:sz="0" w:space="0" w:color="auto"/>
        <w:bottom w:val="none" w:sz="0" w:space="0" w:color="auto"/>
        <w:right w:val="none" w:sz="0" w:space="0" w:color="auto"/>
      </w:divBdr>
    </w:div>
    <w:div w:id="1690327704">
      <w:bodyDiv w:val="1"/>
      <w:marLeft w:val="0"/>
      <w:marRight w:val="0"/>
      <w:marTop w:val="0"/>
      <w:marBottom w:val="0"/>
      <w:divBdr>
        <w:top w:val="none" w:sz="0" w:space="0" w:color="auto"/>
        <w:left w:val="none" w:sz="0" w:space="0" w:color="auto"/>
        <w:bottom w:val="none" w:sz="0" w:space="0" w:color="auto"/>
        <w:right w:val="none" w:sz="0" w:space="0" w:color="auto"/>
      </w:divBdr>
    </w:div>
    <w:div w:id="1690327755">
      <w:bodyDiv w:val="1"/>
      <w:marLeft w:val="0"/>
      <w:marRight w:val="0"/>
      <w:marTop w:val="0"/>
      <w:marBottom w:val="0"/>
      <w:divBdr>
        <w:top w:val="none" w:sz="0" w:space="0" w:color="auto"/>
        <w:left w:val="none" w:sz="0" w:space="0" w:color="auto"/>
        <w:bottom w:val="none" w:sz="0" w:space="0" w:color="auto"/>
        <w:right w:val="none" w:sz="0" w:space="0" w:color="auto"/>
      </w:divBdr>
    </w:div>
    <w:div w:id="1690795745">
      <w:bodyDiv w:val="1"/>
      <w:marLeft w:val="0"/>
      <w:marRight w:val="0"/>
      <w:marTop w:val="0"/>
      <w:marBottom w:val="0"/>
      <w:divBdr>
        <w:top w:val="none" w:sz="0" w:space="0" w:color="auto"/>
        <w:left w:val="none" w:sz="0" w:space="0" w:color="auto"/>
        <w:bottom w:val="none" w:sz="0" w:space="0" w:color="auto"/>
        <w:right w:val="none" w:sz="0" w:space="0" w:color="auto"/>
      </w:divBdr>
    </w:div>
    <w:div w:id="1690831297">
      <w:bodyDiv w:val="1"/>
      <w:marLeft w:val="0"/>
      <w:marRight w:val="0"/>
      <w:marTop w:val="0"/>
      <w:marBottom w:val="0"/>
      <w:divBdr>
        <w:top w:val="none" w:sz="0" w:space="0" w:color="auto"/>
        <w:left w:val="none" w:sz="0" w:space="0" w:color="auto"/>
        <w:bottom w:val="none" w:sz="0" w:space="0" w:color="auto"/>
        <w:right w:val="none" w:sz="0" w:space="0" w:color="auto"/>
      </w:divBdr>
    </w:div>
    <w:div w:id="1690909549">
      <w:bodyDiv w:val="1"/>
      <w:marLeft w:val="0"/>
      <w:marRight w:val="0"/>
      <w:marTop w:val="0"/>
      <w:marBottom w:val="0"/>
      <w:divBdr>
        <w:top w:val="none" w:sz="0" w:space="0" w:color="auto"/>
        <w:left w:val="none" w:sz="0" w:space="0" w:color="auto"/>
        <w:bottom w:val="none" w:sz="0" w:space="0" w:color="auto"/>
        <w:right w:val="none" w:sz="0" w:space="0" w:color="auto"/>
      </w:divBdr>
    </w:div>
    <w:div w:id="1691179999">
      <w:bodyDiv w:val="1"/>
      <w:marLeft w:val="0"/>
      <w:marRight w:val="0"/>
      <w:marTop w:val="0"/>
      <w:marBottom w:val="0"/>
      <w:divBdr>
        <w:top w:val="none" w:sz="0" w:space="0" w:color="auto"/>
        <w:left w:val="none" w:sz="0" w:space="0" w:color="auto"/>
        <w:bottom w:val="none" w:sz="0" w:space="0" w:color="auto"/>
        <w:right w:val="none" w:sz="0" w:space="0" w:color="auto"/>
      </w:divBdr>
    </w:div>
    <w:div w:id="1691251738">
      <w:bodyDiv w:val="1"/>
      <w:marLeft w:val="0"/>
      <w:marRight w:val="0"/>
      <w:marTop w:val="0"/>
      <w:marBottom w:val="0"/>
      <w:divBdr>
        <w:top w:val="none" w:sz="0" w:space="0" w:color="auto"/>
        <w:left w:val="none" w:sz="0" w:space="0" w:color="auto"/>
        <w:bottom w:val="none" w:sz="0" w:space="0" w:color="auto"/>
        <w:right w:val="none" w:sz="0" w:space="0" w:color="auto"/>
      </w:divBdr>
    </w:div>
    <w:div w:id="1691446545">
      <w:bodyDiv w:val="1"/>
      <w:marLeft w:val="0"/>
      <w:marRight w:val="0"/>
      <w:marTop w:val="0"/>
      <w:marBottom w:val="0"/>
      <w:divBdr>
        <w:top w:val="none" w:sz="0" w:space="0" w:color="auto"/>
        <w:left w:val="none" w:sz="0" w:space="0" w:color="auto"/>
        <w:bottom w:val="none" w:sz="0" w:space="0" w:color="auto"/>
        <w:right w:val="none" w:sz="0" w:space="0" w:color="auto"/>
      </w:divBdr>
    </w:div>
    <w:div w:id="1691906363">
      <w:bodyDiv w:val="1"/>
      <w:marLeft w:val="0"/>
      <w:marRight w:val="0"/>
      <w:marTop w:val="0"/>
      <w:marBottom w:val="0"/>
      <w:divBdr>
        <w:top w:val="none" w:sz="0" w:space="0" w:color="auto"/>
        <w:left w:val="none" w:sz="0" w:space="0" w:color="auto"/>
        <w:bottom w:val="none" w:sz="0" w:space="0" w:color="auto"/>
        <w:right w:val="none" w:sz="0" w:space="0" w:color="auto"/>
      </w:divBdr>
    </w:div>
    <w:div w:id="1693384873">
      <w:bodyDiv w:val="1"/>
      <w:marLeft w:val="0"/>
      <w:marRight w:val="0"/>
      <w:marTop w:val="0"/>
      <w:marBottom w:val="0"/>
      <w:divBdr>
        <w:top w:val="none" w:sz="0" w:space="0" w:color="auto"/>
        <w:left w:val="none" w:sz="0" w:space="0" w:color="auto"/>
        <w:bottom w:val="none" w:sz="0" w:space="0" w:color="auto"/>
        <w:right w:val="none" w:sz="0" w:space="0" w:color="auto"/>
      </w:divBdr>
    </w:div>
    <w:div w:id="1693803540">
      <w:bodyDiv w:val="1"/>
      <w:marLeft w:val="0"/>
      <w:marRight w:val="0"/>
      <w:marTop w:val="0"/>
      <w:marBottom w:val="0"/>
      <w:divBdr>
        <w:top w:val="none" w:sz="0" w:space="0" w:color="auto"/>
        <w:left w:val="none" w:sz="0" w:space="0" w:color="auto"/>
        <w:bottom w:val="none" w:sz="0" w:space="0" w:color="auto"/>
        <w:right w:val="none" w:sz="0" w:space="0" w:color="auto"/>
      </w:divBdr>
    </w:div>
    <w:div w:id="1693993355">
      <w:bodyDiv w:val="1"/>
      <w:marLeft w:val="0"/>
      <w:marRight w:val="0"/>
      <w:marTop w:val="0"/>
      <w:marBottom w:val="0"/>
      <w:divBdr>
        <w:top w:val="none" w:sz="0" w:space="0" w:color="auto"/>
        <w:left w:val="none" w:sz="0" w:space="0" w:color="auto"/>
        <w:bottom w:val="none" w:sz="0" w:space="0" w:color="auto"/>
        <w:right w:val="none" w:sz="0" w:space="0" w:color="auto"/>
      </w:divBdr>
    </w:div>
    <w:div w:id="1694106856">
      <w:bodyDiv w:val="1"/>
      <w:marLeft w:val="0"/>
      <w:marRight w:val="0"/>
      <w:marTop w:val="0"/>
      <w:marBottom w:val="0"/>
      <w:divBdr>
        <w:top w:val="none" w:sz="0" w:space="0" w:color="auto"/>
        <w:left w:val="none" w:sz="0" w:space="0" w:color="auto"/>
        <w:bottom w:val="none" w:sz="0" w:space="0" w:color="auto"/>
        <w:right w:val="none" w:sz="0" w:space="0" w:color="auto"/>
      </w:divBdr>
    </w:div>
    <w:div w:id="1694112671">
      <w:bodyDiv w:val="1"/>
      <w:marLeft w:val="0"/>
      <w:marRight w:val="0"/>
      <w:marTop w:val="0"/>
      <w:marBottom w:val="0"/>
      <w:divBdr>
        <w:top w:val="none" w:sz="0" w:space="0" w:color="auto"/>
        <w:left w:val="none" w:sz="0" w:space="0" w:color="auto"/>
        <w:bottom w:val="none" w:sz="0" w:space="0" w:color="auto"/>
        <w:right w:val="none" w:sz="0" w:space="0" w:color="auto"/>
      </w:divBdr>
    </w:div>
    <w:div w:id="1694267127">
      <w:bodyDiv w:val="1"/>
      <w:marLeft w:val="0"/>
      <w:marRight w:val="0"/>
      <w:marTop w:val="0"/>
      <w:marBottom w:val="0"/>
      <w:divBdr>
        <w:top w:val="none" w:sz="0" w:space="0" w:color="auto"/>
        <w:left w:val="none" w:sz="0" w:space="0" w:color="auto"/>
        <w:bottom w:val="none" w:sz="0" w:space="0" w:color="auto"/>
        <w:right w:val="none" w:sz="0" w:space="0" w:color="auto"/>
      </w:divBdr>
    </w:div>
    <w:div w:id="1695499993">
      <w:bodyDiv w:val="1"/>
      <w:marLeft w:val="0"/>
      <w:marRight w:val="0"/>
      <w:marTop w:val="0"/>
      <w:marBottom w:val="0"/>
      <w:divBdr>
        <w:top w:val="none" w:sz="0" w:space="0" w:color="auto"/>
        <w:left w:val="none" w:sz="0" w:space="0" w:color="auto"/>
        <w:bottom w:val="none" w:sz="0" w:space="0" w:color="auto"/>
        <w:right w:val="none" w:sz="0" w:space="0" w:color="auto"/>
      </w:divBdr>
    </w:div>
    <w:div w:id="1695956845">
      <w:bodyDiv w:val="1"/>
      <w:marLeft w:val="0"/>
      <w:marRight w:val="0"/>
      <w:marTop w:val="0"/>
      <w:marBottom w:val="0"/>
      <w:divBdr>
        <w:top w:val="none" w:sz="0" w:space="0" w:color="auto"/>
        <w:left w:val="none" w:sz="0" w:space="0" w:color="auto"/>
        <w:bottom w:val="none" w:sz="0" w:space="0" w:color="auto"/>
        <w:right w:val="none" w:sz="0" w:space="0" w:color="auto"/>
      </w:divBdr>
    </w:div>
    <w:div w:id="1695959864">
      <w:bodyDiv w:val="1"/>
      <w:marLeft w:val="0"/>
      <w:marRight w:val="0"/>
      <w:marTop w:val="0"/>
      <w:marBottom w:val="0"/>
      <w:divBdr>
        <w:top w:val="none" w:sz="0" w:space="0" w:color="auto"/>
        <w:left w:val="none" w:sz="0" w:space="0" w:color="auto"/>
        <w:bottom w:val="none" w:sz="0" w:space="0" w:color="auto"/>
        <w:right w:val="none" w:sz="0" w:space="0" w:color="auto"/>
      </w:divBdr>
    </w:div>
    <w:div w:id="1696613911">
      <w:bodyDiv w:val="1"/>
      <w:marLeft w:val="0"/>
      <w:marRight w:val="0"/>
      <w:marTop w:val="0"/>
      <w:marBottom w:val="0"/>
      <w:divBdr>
        <w:top w:val="none" w:sz="0" w:space="0" w:color="auto"/>
        <w:left w:val="none" w:sz="0" w:space="0" w:color="auto"/>
        <w:bottom w:val="none" w:sz="0" w:space="0" w:color="auto"/>
        <w:right w:val="none" w:sz="0" w:space="0" w:color="auto"/>
      </w:divBdr>
    </w:div>
    <w:div w:id="1696955290">
      <w:bodyDiv w:val="1"/>
      <w:marLeft w:val="0"/>
      <w:marRight w:val="0"/>
      <w:marTop w:val="0"/>
      <w:marBottom w:val="0"/>
      <w:divBdr>
        <w:top w:val="none" w:sz="0" w:space="0" w:color="auto"/>
        <w:left w:val="none" w:sz="0" w:space="0" w:color="auto"/>
        <w:bottom w:val="none" w:sz="0" w:space="0" w:color="auto"/>
        <w:right w:val="none" w:sz="0" w:space="0" w:color="auto"/>
      </w:divBdr>
    </w:div>
    <w:div w:id="1697001701">
      <w:bodyDiv w:val="1"/>
      <w:marLeft w:val="0"/>
      <w:marRight w:val="0"/>
      <w:marTop w:val="0"/>
      <w:marBottom w:val="0"/>
      <w:divBdr>
        <w:top w:val="none" w:sz="0" w:space="0" w:color="auto"/>
        <w:left w:val="none" w:sz="0" w:space="0" w:color="auto"/>
        <w:bottom w:val="none" w:sz="0" w:space="0" w:color="auto"/>
        <w:right w:val="none" w:sz="0" w:space="0" w:color="auto"/>
      </w:divBdr>
    </w:div>
    <w:div w:id="1697349101">
      <w:bodyDiv w:val="1"/>
      <w:marLeft w:val="0"/>
      <w:marRight w:val="0"/>
      <w:marTop w:val="0"/>
      <w:marBottom w:val="0"/>
      <w:divBdr>
        <w:top w:val="none" w:sz="0" w:space="0" w:color="auto"/>
        <w:left w:val="none" w:sz="0" w:space="0" w:color="auto"/>
        <w:bottom w:val="none" w:sz="0" w:space="0" w:color="auto"/>
        <w:right w:val="none" w:sz="0" w:space="0" w:color="auto"/>
      </w:divBdr>
    </w:div>
    <w:div w:id="1697927724">
      <w:bodyDiv w:val="1"/>
      <w:marLeft w:val="0"/>
      <w:marRight w:val="0"/>
      <w:marTop w:val="0"/>
      <w:marBottom w:val="0"/>
      <w:divBdr>
        <w:top w:val="none" w:sz="0" w:space="0" w:color="auto"/>
        <w:left w:val="none" w:sz="0" w:space="0" w:color="auto"/>
        <w:bottom w:val="none" w:sz="0" w:space="0" w:color="auto"/>
        <w:right w:val="none" w:sz="0" w:space="0" w:color="auto"/>
      </w:divBdr>
    </w:div>
    <w:div w:id="1698659901">
      <w:bodyDiv w:val="1"/>
      <w:marLeft w:val="0"/>
      <w:marRight w:val="0"/>
      <w:marTop w:val="0"/>
      <w:marBottom w:val="0"/>
      <w:divBdr>
        <w:top w:val="none" w:sz="0" w:space="0" w:color="auto"/>
        <w:left w:val="none" w:sz="0" w:space="0" w:color="auto"/>
        <w:bottom w:val="none" w:sz="0" w:space="0" w:color="auto"/>
        <w:right w:val="none" w:sz="0" w:space="0" w:color="auto"/>
      </w:divBdr>
    </w:div>
    <w:div w:id="1699088915">
      <w:bodyDiv w:val="1"/>
      <w:marLeft w:val="0"/>
      <w:marRight w:val="0"/>
      <w:marTop w:val="0"/>
      <w:marBottom w:val="0"/>
      <w:divBdr>
        <w:top w:val="none" w:sz="0" w:space="0" w:color="auto"/>
        <w:left w:val="none" w:sz="0" w:space="0" w:color="auto"/>
        <w:bottom w:val="none" w:sz="0" w:space="0" w:color="auto"/>
        <w:right w:val="none" w:sz="0" w:space="0" w:color="auto"/>
      </w:divBdr>
    </w:div>
    <w:div w:id="1699358059">
      <w:bodyDiv w:val="1"/>
      <w:marLeft w:val="0"/>
      <w:marRight w:val="0"/>
      <w:marTop w:val="0"/>
      <w:marBottom w:val="0"/>
      <w:divBdr>
        <w:top w:val="none" w:sz="0" w:space="0" w:color="auto"/>
        <w:left w:val="none" w:sz="0" w:space="0" w:color="auto"/>
        <w:bottom w:val="none" w:sz="0" w:space="0" w:color="auto"/>
        <w:right w:val="none" w:sz="0" w:space="0" w:color="auto"/>
      </w:divBdr>
    </w:div>
    <w:div w:id="1699626969">
      <w:bodyDiv w:val="1"/>
      <w:marLeft w:val="0"/>
      <w:marRight w:val="0"/>
      <w:marTop w:val="0"/>
      <w:marBottom w:val="0"/>
      <w:divBdr>
        <w:top w:val="none" w:sz="0" w:space="0" w:color="auto"/>
        <w:left w:val="none" w:sz="0" w:space="0" w:color="auto"/>
        <w:bottom w:val="none" w:sz="0" w:space="0" w:color="auto"/>
        <w:right w:val="none" w:sz="0" w:space="0" w:color="auto"/>
      </w:divBdr>
    </w:div>
    <w:div w:id="1700816793">
      <w:bodyDiv w:val="1"/>
      <w:marLeft w:val="0"/>
      <w:marRight w:val="0"/>
      <w:marTop w:val="0"/>
      <w:marBottom w:val="0"/>
      <w:divBdr>
        <w:top w:val="none" w:sz="0" w:space="0" w:color="auto"/>
        <w:left w:val="none" w:sz="0" w:space="0" w:color="auto"/>
        <w:bottom w:val="none" w:sz="0" w:space="0" w:color="auto"/>
        <w:right w:val="none" w:sz="0" w:space="0" w:color="auto"/>
      </w:divBdr>
    </w:div>
    <w:div w:id="1701273601">
      <w:bodyDiv w:val="1"/>
      <w:marLeft w:val="0"/>
      <w:marRight w:val="0"/>
      <w:marTop w:val="0"/>
      <w:marBottom w:val="0"/>
      <w:divBdr>
        <w:top w:val="none" w:sz="0" w:space="0" w:color="auto"/>
        <w:left w:val="none" w:sz="0" w:space="0" w:color="auto"/>
        <w:bottom w:val="none" w:sz="0" w:space="0" w:color="auto"/>
        <w:right w:val="none" w:sz="0" w:space="0" w:color="auto"/>
      </w:divBdr>
    </w:div>
    <w:div w:id="1701583899">
      <w:bodyDiv w:val="1"/>
      <w:marLeft w:val="0"/>
      <w:marRight w:val="0"/>
      <w:marTop w:val="0"/>
      <w:marBottom w:val="0"/>
      <w:divBdr>
        <w:top w:val="none" w:sz="0" w:space="0" w:color="auto"/>
        <w:left w:val="none" w:sz="0" w:space="0" w:color="auto"/>
        <w:bottom w:val="none" w:sz="0" w:space="0" w:color="auto"/>
        <w:right w:val="none" w:sz="0" w:space="0" w:color="auto"/>
      </w:divBdr>
    </w:div>
    <w:div w:id="1703170782">
      <w:bodyDiv w:val="1"/>
      <w:marLeft w:val="0"/>
      <w:marRight w:val="0"/>
      <w:marTop w:val="0"/>
      <w:marBottom w:val="0"/>
      <w:divBdr>
        <w:top w:val="none" w:sz="0" w:space="0" w:color="auto"/>
        <w:left w:val="none" w:sz="0" w:space="0" w:color="auto"/>
        <w:bottom w:val="none" w:sz="0" w:space="0" w:color="auto"/>
        <w:right w:val="none" w:sz="0" w:space="0" w:color="auto"/>
      </w:divBdr>
    </w:div>
    <w:div w:id="1703557193">
      <w:bodyDiv w:val="1"/>
      <w:marLeft w:val="0"/>
      <w:marRight w:val="0"/>
      <w:marTop w:val="0"/>
      <w:marBottom w:val="0"/>
      <w:divBdr>
        <w:top w:val="none" w:sz="0" w:space="0" w:color="auto"/>
        <w:left w:val="none" w:sz="0" w:space="0" w:color="auto"/>
        <w:bottom w:val="none" w:sz="0" w:space="0" w:color="auto"/>
        <w:right w:val="none" w:sz="0" w:space="0" w:color="auto"/>
      </w:divBdr>
    </w:div>
    <w:div w:id="1703557827">
      <w:bodyDiv w:val="1"/>
      <w:marLeft w:val="0"/>
      <w:marRight w:val="0"/>
      <w:marTop w:val="0"/>
      <w:marBottom w:val="0"/>
      <w:divBdr>
        <w:top w:val="none" w:sz="0" w:space="0" w:color="auto"/>
        <w:left w:val="none" w:sz="0" w:space="0" w:color="auto"/>
        <w:bottom w:val="none" w:sz="0" w:space="0" w:color="auto"/>
        <w:right w:val="none" w:sz="0" w:space="0" w:color="auto"/>
      </w:divBdr>
    </w:div>
    <w:div w:id="1703703948">
      <w:bodyDiv w:val="1"/>
      <w:marLeft w:val="0"/>
      <w:marRight w:val="0"/>
      <w:marTop w:val="0"/>
      <w:marBottom w:val="0"/>
      <w:divBdr>
        <w:top w:val="none" w:sz="0" w:space="0" w:color="auto"/>
        <w:left w:val="none" w:sz="0" w:space="0" w:color="auto"/>
        <w:bottom w:val="none" w:sz="0" w:space="0" w:color="auto"/>
        <w:right w:val="none" w:sz="0" w:space="0" w:color="auto"/>
      </w:divBdr>
    </w:div>
    <w:div w:id="1703704778">
      <w:bodyDiv w:val="1"/>
      <w:marLeft w:val="0"/>
      <w:marRight w:val="0"/>
      <w:marTop w:val="0"/>
      <w:marBottom w:val="0"/>
      <w:divBdr>
        <w:top w:val="none" w:sz="0" w:space="0" w:color="auto"/>
        <w:left w:val="none" w:sz="0" w:space="0" w:color="auto"/>
        <w:bottom w:val="none" w:sz="0" w:space="0" w:color="auto"/>
        <w:right w:val="none" w:sz="0" w:space="0" w:color="auto"/>
      </w:divBdr>
    </w:div>
    <w:div w:id="1703937516">
      <w:bodyDiv w:val="1"/>
      <w:marLeft w:val="0"/>
      <w:marRight w:val="0"/>
      <w:marTop w:val="0"/>
      <w:marBottom w:val="0"/>
      <w:divBdr>
        <w:top w:val="none" w:sz="0" w:space="0" w:color="auto"/>
        <w:left w:val="none" w:sz="0" w:space="0" w:color="auto"/>
        <w:bottom w:val="none" w:sz="0" w:space="0" w:color="auto"/>
        <w:right w:val="none" w:sz="0" w:space="0" w:color="auto"/>
      </w:divBdr>
    </w:div>
    <w:div w:id="1703938201">
      <w:bodyDiv w:val="1"/>
      <w:marLeft w:val="0"/>
      <w:marRight w:val="0"/>
      <w:marTop w:val="0"/>
      <w:marBottom w:val="0"/>
      <w:divBdr>
        <w:top w:val="none" w:sz="0" w:space="0" w:color="auto"/>
        <w:left w:val="none" w:sz="0" w:space="0" w:color="auto"/>
        <w:bottom w:val="none" w:sz="0" w:space="0" w:color="auto"/>
        <w:right w:val="none" w:sz="0" w:space="0" w:color="auto"/>
      </w:divBdr>
    </w:div>
    <w:div w:id="1703943565">
      <w:bodyDiv w:val="1"/>
      <w:marLeft w:val="0"/>
      <w:marRight w:val="0"/>
      <w:marTop w:val="0"/>
      <w:marBottom w:val="0"/>
      <w:divBdr>
        <w:top w:val="none" w:sz="0" w:space="0" w:color="auto"/>
        <w:left w:val="none" w:sz="0" w:space="0" w:color="auto"/>
        <w:bottom w:val="none" w:sz="0" w:space="0" w:color="auto"/>
        <w:right w:val="none" w:sz="0" w:space="0" w:color="auto"/>
      </w:divBdr>
    </w:div>
    <w:div w:id="1704280206">
      <w:bodyDiv w:val="1"/>
      <w:marLeft w:val="0"/>
      <w:marRight w:val="0"/>
      <w:marTop w:val="0"/>
      <w:marBottom w:val="0"/>
      <w:divBdr>
        <w:top w:val="none" w:sz="0" w:space="0" w:color="auto"/>
        <w:left w:val="none" w:sz="0" w:space="0" w:color="auto"/>
        <w:bottom w:val="none" w:sz="0" w:space="0" w:color="auto"/>
        <w:right w:val="none" w:sz="0" w:space="0" w:color="auto"/>
      </w:divBdr>
    </w:div>
    <w:div w:id="1704284270">
      <w:bodyDiv w:val="1"/>
      <w:marLeft w:val="0"/>
      <w:marRight w:val="0"/>
      <w:marTop w:val="0"/>
      <w:marBottom w:val="0"/>
      <w:divBdr>
        <w:top w:val="none" w:sz="0" w:space="0" w:color="auto"/>
        <w:left w:val="none" w:sz="0" w:space="0" w:color="auto"/>
        <w:bottom w:val="none" w:sz="0" w:space="0" w:color="auto"/>
        <w:right w:val="none" w:sz="0" w:space="0" w:color="auto"/>
      </w:divBdr>
    </w:div>
    <w:div w:id="1704287521">
      <w:bodyDiv w:val="1"/>
      <w:marLeft w:val="0"/>
      <w:marRight w:val="0"/>
      <w:marTop w:val="0"/>
      <w:marBottom w:val="0"/>
      <w:divBdr>
        <w:top w:val="none" w:sz="0" w:space="0" w:color="auto"/>
        <w:left w:val="none" w:sz="0" w:space="0" w:color="auto"/>
        <w:bottom w:val="none" w:sz="0" w:space="0" w:color="auto"/>
        <w:right w:val="none" w:sz="0" w:space="0" w:color="auto"/>
      </w:divBdr>
    </w:div>
    <w:div w:id="1705519798">
      <w:bodyDiv w:val="1"/>
      <w:marLeft w:val="0"/>
      <w:marRight w:val="0"/>
      <w:marTop w:val="0"/>
      <w:marBottom w:val="0"/>
      <w:divBdr>
        <w:top w:val="none" w:sz="0" w:space="0" w:color="auto"/>
        <w:left w:val="none" w:sz="0" w:space="0" w:color="auto"/>
        <w:bottom w:val="none" w:sz="0" w:space="0" w:color="auto"/>
        <w:right w:val="none" w:sz="0" w:space="0" w:color="auto"/>
      </w:divBdr>
    </w:div>
    <w:div w:id="1705908324">
      <w:bodyDiv w:val="1"/>
      <w:marLeft w:val="0"/>
      <w:marRight w:val="0"/>
      <w:marTop w:val="0"/>
      <w:marBottom w:val="0"/>
      <w:divBdr>
        <w:top w:val="none" w:sz="0" w:space="0" w:color="auto"/>
        <w:left w:val="none" w:sz="0" w:space="0" w:color="auto"/>
        <w:bottom w:val="none" w:sz="0" w:space="0" w:color="auto"/>
        <w:right w:val="none" w:sz="0" w:space="0" w:color="auto"/>
      </w:divBdr>
    </w:div>
    <w:div w:id="1706247386">
      <w:bodyDiv w:val="1"/>
      <w:marLeft w:val="0"/>
      <w:marRight w:val="0"/>
      <w:marTop w:val="0"/>
      <w:marBottom w:val="0"/>
      <w:divBdr>
        <w:top w:val="none" w:sz="0" w:space="0" w:color="auto"/>
        <w:left w:val="none" w:sz="0" w:space="0" w:color="auto"/>
        <w:bottom w:val="none" w:sz="0" w:space="0" w:color="auto"/>
        <w:right w:val="none" w:sz="0" w:space="0" w:color="auto"/>
      </w:divBdr>
    </w:div>
    <w:div w:id="1706520022">
      <w:bodyDiv w:val="1"/>
      <w:marLeft w:val="0"/>
      <w:marRight w:val="0"/>
      <w:marTop w:val="0"/>
      <w:marBottom w:val="0"/>
      <w:divBdr>
        <w:top w:val="none" w:sz="0" w:space="0" w:color="auto"/>
        <w:left w:val="none" w:sz="0" w:space="0" w:color="auto"/>
        <w:bottom w:val="none" w:sz="0" w:space="0" w:color="auto"/>
        <w:right w:val="none" w:sz="0" w:space="0" w:color="auto"/>
      </w:divBdr>
    </w:div>
    <w:div w:id="1706522582">
      <w:bodyDiv w:val="1"/>
      <w:marLeft w:val="0"/>
      <w:marRight w:val="0"/>
      <w:marTop w:val="0"/>
      <w:marBottom w:val="0"/>
      <w:divBdr>
        <w:top w:val="none" w:sz="0" w:space="0" w:color="auto"/>
        <w:left w:val="none" w:sz="0" w:space="0" w:color="auto"/>
        <w:bottom w:val="none" w:sz="0" w:space="0" w:color="auto"/>
        <w:right w:val="none" w:sz="0" w:space="0" w:color="auto"/>
      </w:divBdr>
    </w:div>
    <w:div w:id="1707101789">
      <w:bodyDiv w:val="1"/>
      <w:marLeft w:val="0"/>
      <w:marRight w:val="0"/>
      <w:marTop w:val="0"/>
      <w:marBottom w:val="0"/>
      <w:divBdr>
        <w:top w:val="none" w:sz="0" w:space="0" w:color="auto"/>
        <w:left w:val="none" w:sz="0" w:space="0" w:color="auto"/>
        <w:bottom w:val="none" w:sz="0" w:space="0" w:color="auto"/>
        <w:right w:val="none" w:sz="0" w:space="0" w:color="auto"/>
      </w:divBdr>
    </w:div>
    <w:div w:id="1707176569">
      <w:bodyDiv w:val="1"/>
      <w:marLeft w:val="0"/>
      <w:marRight w:val="0"/>
      <w:marTop w:val="0"/>
      <w:marBottom w:val="0"/>
      <w:divBdr>
        <w:top w:val="none" w:sz="0" w:space="0" w:color="auto"/>
        <w:left w:val="none" w:sz="0" w:space="0" w:color="auto"/>
        <w:bottom w:val="none" w:sz="0" w:space="0" w:color="auto"/>
        <w:right w:val="none" w:sz="0" w:space="0" w:color="auto"/>
      </w:divBdr>
    </w:div>
    <w:div w:id="1707372433">
      <w:bodyDiv w:val="1"/>
      <w:marLeft w:val="0"/>
      <w:marRight w:val="0"/>
      <w:marTop w:val="0"/>
      <w:marBottom w:val="0"/>
      <w:divBdr>
        <w:top w:val="none" w:sz="0" w:space="0" w:color="auto"/>
        <w:left w:val="none" w:sz="0" w:space="0" w:color="auto"/>
        <w:bottom w:val="none" w:sz="0" w:space="0" w:color="auto"/>
        <w:right w:val="none" w:sz="0" w:space="0" w:color="auto"/>
      </w:divBdr>
    </w:div>
    <w:div w:id="1707563074">
      <w:bodyDiv w:val="1"/>
      <w:marLeft w:val="0"/>
      <w:marRight w:val="0"/>
      <w:marTop w:val="0"/>
      <w:marBottom w:val="0"/>
      <w:divBdr>
        <w:top w:val="none" w:sz="0" w:space="0" w:color="auto"/>
        <w:left w:val="none" w:sz="0" w:space="0" w:color="auto"/>
        <w:bottom w:val="none" w:sz="0" w:space="0" w:color="auto"/>
        <w:right w:val="none" w:sz="0" w:space="0" w:color="auto"/>
      </w:divBdr>
    </w:div>
    <w:div w:id="1707634889">
      <w:bodyDiv w:val="1"/>
      <w:marLeft w:val="0"/>
      <w:marRight w:val="0"/>
      <w:marTop w:val="0"/>
      <w:marBottom w:val="0"/>
      <w:divBdr>
        <w:top w:val="none" w:sz="0" w:space="0" w:color="auto"/>
        <w:left w:val="none" w:sz="0" w:space="0" w:color="auto"/>
        <w:bottom w:val="none" w:sz="0" w:space="0" w:color="auto"/>
        <w:right w:val="none" w:sz="0" w:space="0" w:color="auto"/>
      </w:divBdr>
    </w:div>
    <w:div w:id="1708141455">
      <w:bodyDiv w:val="1"/>
      <w:marLeft w:val="0"/>
      <w:marRight w:val="0"/>
      <w:marTop w:val="0"/>
      <w:marBottom w:val="0"/>
      <w:divBdr>
        <w:top w:val="none" w:sz="0" w:space="0" w:color="auto"/>
        <w:left w:val="none" w:sz="0" w:space="0" w:color="auto"/>
        <w:bottom w:val="none" w:sz="0" w:space="0" w:color="auto"/>
        <w:right w:val="none" w:sz="0" w:space="0" w:color="auto"/>
      </w:divBdr>
    </w:div>
    <w:div w:id="1708214165">
      <w:bodyDiv w:val="1"/>
      <w:marLeft w:val="0"/>
      <w:marRight w:val="0"/>
      <w:marTop w:val="0"/>
      <w:marBottom w:val="0"/>
      <w:divBdr>
        <w:top w:val="none" w:sz="0" w:space="0" w:color="auto"/>
        <w:left w:val="none" w:sz="0" w:space="0" w:color="auto"/>
        <w:bottom w:val="none" w:sz="0" w:space="0" w:color="auto"/>
        <w:right w:val="none" w:sz="0" w:space="0" w:color="auto"/>
      </w:divBdr>
    </w:div>
    <w:div w:id="1708336311">
      <w:bodyDiv w:val="1"/>
      <w:marLeft w:val="0"/>
      <w:marRight w:val="0"/>
      <w:marTop w:val="0"/>
      <w:marBottom w:val="0"/>
      <w:divBdr>
        <w:top w:val="none" w:sz="0" w:space="0" w:color="auto"/>
        <w:left w:val="none" w:sz="0" w:space="0" w:color="auto"/>
        <w:bottom w:val="none" w:sz="0" w:space="0" w:color="auto"/>
        <w:right w:val="none" w:sz="0" w:space="0" w:color="auto"/>
      </w:divBdr>
    </w:div>
    <w:div w:id="1708406130">
      <w:bodyDiv w:val="1"/>
      <w:marLeft w:val="0"/>
      <w:marRight w:val="0"/>
      <w:marTop w:val="0"/>
      <w:marBottom w:val="0"/>
      <w:divBdr>
        <w:top w:val="none" w:sz="0" w:space="0" w:color="auto"/>
        <w:left w:val="none" w:sz="0" w:space="0" w:color="auto"/>
        <w:bottom w:val="none" w:sz="0" w:space="0" w:color="auto"/>
        <w:right w:val="none" w:sz="0" w:space="0" w:color="auto"/>
      </w:divBdr>
    </w:div>
    <w:div w:id="1708799756">
      <w:bodyDiv w:val="1"/>
      <w:marLeft w:val="0"/>
      <w:marRight w:val="0"/>
      <w:marTop w:val="0"/>
      <w:marBottom w:val="0"/>
      <w:divBdr>
        <w:top w:val="none" w:sz="0" w:space="0" w:color="auto"/>
        <w:left w:val="none" w:sz="0" w:space="0" w:color="auto"/>
        <w:bottom w:val="none" w:sz="0" w:space="0" w:color="auto"/>
        <w:right w:val="none" w:sz="0" w:space="0" w:color="auto"/>
      </w:divBdr>
    </w:div>
    <w:div w:id="1708986648">
      <w:bodyDiv w:val="1"/>
      <w:marLeft w:val="0"/>
      <w:marRight w:val="0"/>
      <w:marTop w:val="0"/>
      <w:marBottom w:val="0"/>
      <w:divBdr>
        <w:top w:val="none" w:sz="0" w:space="0" w:color="auto"/>
        <w:left w:val="none" w:sz="0" w:space="0" w:color="auto"/>
        <w:bottom w:val="none" w:sz="0" w:space="0" w:color="auto"/>
        <w:right w:val="none" w:sz="0" w:space="0" w:color="auto"/>
      </w:divBdr>
    </w:div>
    <w:div w:id="1708990190">
      <w:bodyDiv w:val="1"/>
      <w:marLeft w:val="0"/>
      <w:marRight w:val="0"/>
      <w:marTop w:val="0"/>
      <w:marBottom w:val="0"/>
      <w:divBdr>
        <w:top w:val="none" w:sz="0" w:space="0" w:color="auto"/>
        <w:left w:val="none" w:sz="0" w:space="0" w:color="auto"/>
        <w:bottom w:val="none" w:sz="0" w:space="0" w:color="auto"/>
        <w:right w:val="none" w:sz="0" w:space="0" w:color="auto"/>
      </w:divBdr>
    </w:div>
    <w:div w:id="1709139195">
      <w:bodyDiv w:val="1"/>
      <w:marLeft w:val="0"/>
      <w:marRight w:val="0"/>
      <w:marTop w:val="0"/>
      <w:marBottom w:val="0"/>
      <w:divBdr>
        <w:top w:val="none" w:sz="0" w:space="0" w:color="auto"/>
        <w:left w:val="none" w:sz="0" w:space="0" w:color="auto"/>
        <w:bottom w:val="none" w:sz="0" w:space="0" w:color="auto"/>
        <w:right w:val="none" w:sz="0" w:space="0" w:color="auto"/>
      </w:divBdr>
    </w:div>
    <w:div w:id="1709336564">
      <w:bodyDiv w:val="1"/>
      <w:marLeft w:val="0"/>
      <w:marRight w:val="0"/>
      <w:marTop w:val="0"/>
      <w:marBottom w:val="0"/>
      <w:divBdr>
        <w:top w:val="none" w:sz="0" w:space="0" w:color="auto"/>
        <w:left w:val="none" w:sz="0" w:space="0" w:color="auto"/>
        <w:bottom w:val="none" w:sz="0" w:space="0" w:color="auto"/>
        <w:right w:val="none" w:sz="0" w:space="0" w:color="auto"/>
      </w:divBdr>
    </w:div>
    <w:div w:id="1710228219">
      <w:bodyDiv w:val="1"/>
      <w:marLeft w:val="0"/>
      <w:marRight w:val="0"/>
      <w:marTop w:val="0"/>
      <w:marBottom w:val="0"/>
      <w:divBdr>
        <w:top w:val="none" w:sz="0" w:space="0" w:color="auto"/>
        <w:left w:val="none" w:sz="0" w:space="0" w:color="auto"/>
        <w:bottom w:val="none" w:sz="0" w:space="0" w:color="auto"/>
        <w:right w:val="none" w:sz="0" w:space="0" w:color="auto"/>
      </w:divBdr>
    </w:div>
    <w:div w:id="1710714780">
      <w:bodyDiv w:val="1"/>
      <w:marLeft w:val="0"/>
      <w:marRight w:val="0"/>
      <w:marTop w:val="0"/>
      <w:marBottom w:val="0"/>
      <w:divBdr>
        <w:top w:val="none" w:sz="0" w:space="0" w:color="auto"/>
        <w:left w:val="none" w:sz="0" w:space="0" w:color="auto"/>
        <w:bottom w:val="none" w:sz="0" w:space="0" w:color="auto"/>
        <w:right w:val="none" w:sz="0" w:space="0" w:color="auto"/>
      </w:divBdr>
    </w:div>
    <w:div w:id="1711177029">
      <w:bodyDiv w:val="1"/>
      <w:marLeft w:val="0"/>
      <w:marRight w:val="0"/>
      <w:marTop w:val="0"/>
      <w:marBottom w:val="0"/>
      <w:divBdr>
        <w:top w:val="none" w:sz="0" w:space="0" w:color="auto"/>
        <w:left w:val="none" w:sz="0" w:space="0" w:color="auto"/>
        <w:bottom w:val="none" w:sz="0" w:space="0" w:color="auto"/>
        <w:right w:val="none" w:sz="0" w:space="0" w:color="auto"/>
      </w:divBdr>
    </w:div>
    <w:div w:id="1711295273">
      <w:bodyDiv w:val="1"/>
      <w:marLeft w:val="0"/>
      <w:marRight w:val="0"/>
      <w:marTop w:val="0"/>
      <w:marBottom w:val="0"/>
      <w:divBdr>
        <w:top w:val="none" w:sz="0" w:space="0" w:color="auto"/>
        <w:left w:val="none" w:sz="0" w:space="0" w:color="auto"/>
        <w:bottom w:val="none" w:sz="0" w:space="0" w:color="auto"/>
        <w:right w:val="none" w:sz="0" w:space="0" w:color="auto"/>
      </w:divBdr>
    </w:div>
    <w:div w:id="1711805455">
      <w:bodyDiv w:val="1"/>
      <w:marLeft w:val="0"/>
      <w:marRight w:val="0"/>
      <w:marTop w:val="0"/>
      <w:marBottom w:val="0"/>
      <w:divBdr>
        <w:top w:val="none" w:sz="0" w:space="0" w:color="auto"/>
        <w:left w:val="none" w:sz="0" w:space="0" w:color="auto"/>
        <w:bottom w:val="none" w:sz="0" w:space="0" w:color="auto"/>
        <w:right w:val="none" w:sz="0" w:space="0" w:color="auto"/>
      </w:divBdr>
    </w:div>
    <w:div w:id="1711806522">
      <w:bodyDiv w:val="1"/>
      <w:marLeft w:val="0"/>
      <w:marRight w:val="0"/>
      <w:marTop w:val="0"/>
      <w:marBottom w:val="0"/>
      <w:divBdr>
        <w:top w:val="none" w:sz="0" w:space="0" w:color="auto"/>
        <w:left w:val="none" w:sz="0" w:space="0" w:color="auto"/>
        <w:bottom w:val="none" w:sz="0" w:space="0" w:color="auto"/>
        <w:right w:val="none" w:sz="0" w:space="0" w:color="auto"/>
      </w:divBdr>
    </w:div>
    <w:div w:id="1712075526">
      <w:bodyDiv w:val="1"/>
      <w:marLeft w:val="0"/>
      <w:marRight w:val="0"/>
      <w:marTop w:val="0"/>
      <w:marBottom w:val="0"/>
      <w:divBdr>
        <w:top w:val="none" w:sz="0" w:space="0" w:color="auto"/>
        <w:left w:val="none" w:sz="0" w:space="0" w:color="auto"/>
        <w:bottom w:val="none" w:sz="0" w:space="0" w:color="auto"/>
        <w:right w:val="none" w:sz="0" w:space="0" w:color="auto"/>
      </w:divBdr>
    </w:div>
    <w:div w:id="1712420218">
      <w:bodyDiv w:val="1"/>
      <w:marLeft w:val="0"/>
      <w:marRight w:val="0"/>
      <w:marTop w:val="0"/>
      <w:marBottom w:val="0"/>
      <w:divBdr>
        <w:top w:val="none" w:sz="0" w:space="0" w:color="auto"/>
        <w:left w:val="none" w:sz="0" w:space="0" w:color="auto"/>
        <w:bottom w:val="none" w:sz="0" w:space="0" w:color="auto"/>
        <w:right w:val="none" w:sz="0" w:space="0" w:color="auto"/>
      </w:divBdr>
    </w:div>
    <w:div w:id="1713727615">
      <w:bodyDiv w:val="1"/>
      <w:marLeft w:val="0"/>
      <w:marRight w:val="0"/>
      <w:marTop w:val="0"/>
      <w:marBottom w:val="0"/>
      <w:divBdr>
        <w:top w:val="none" w:sz="0" w:space="0" w:color="auto"/>
        <w:left w:val="none" w:sz="0" w:space="0" w:color="auto"/>
        <w:bottom w:val="none" w:sz="0" w:space="0" w:color="auto"/>
        <w:right w:val="none" w:sz="0" w:space="0" w:color="auto"/>
      </w:divBdr>
    </w:div>
    <w:div w:id="1713767832">
      <w:bodyDiv w:val="1"/>
      <w:marLeft w:val="0"/>
      <w:marRight w:val="0"/>
      <w:marTop w:val="0"/>
      <w:marBottom w:val="0"/>
      <w:divBdr>
        <w:top w:val="none" w:sz="0" w:space="0" w:color="auto"/>
        <w:left w:val="none" w:sz="0" w:space="0" w:color="auto"/>
        <w:bottom w:val="none" w:sz="0" w:space="0" w:color="auto"/>
        <w:right w:val="none" w:sz="0" w:space="0" w:color="auto"/>
      </w:divBdr>
    </w:div>
    <w:div w:id="1713769500">
      <w:bodyDiv w:val="1"/>
      <w:marLeft w:val="0"/>
      <w:marRight w:val="0"/>
      <w:marTop w:val="0"/>
      <w:marBottom w:val="0"/>
      <w:divBdr>
        <w:top w:val="none" w:sz="0" w:space="0" w:color="auto"/>
        <w:left w:val="none" w:sz="0" w:space="0" w:color="auto"/>
        <w:bottom w:val="none" w:sz="0" w:space="0" w:color="auto"/>
        <w:right w:val="none" w:sz="0" w:space="0" w:color="auto"/>
      </w:divBdr>
    </w:div>
    <w:div w:id="1713844837">
      <w:bodyDiv w:val="1"/>
      <w:marLeft w:val="0"/>
      <w:marRight w:val="0"/>
      <w:marTop w:val="0"/>
      <w:marBottom w:val="0"/>
      <w:divBdr>
        <w:top w:val="none" w:sz="0" w:space="0" w:color="auto"/>
        <w:left w:val="none" w:sz="0" w:space="0" w:color="auto"/>
        <w:bottom w:val="none" w:sz="0" w:space="0" w:color="auto"/>
        <w:right w:val="none" w:sz="0" w:space="0" w:color="auto"/>
      </w:divBdr>
    </w:div>
    <w:div w:id="1713967481">
      <w:bodyDiv w:val="1"/>
      <w:marLeft w:val="0"/>
      <w:marRight w:val="0"/>
      <w:marTop w:val="0"/>
      <w:marBottom w:val="0"/>
      <w:divBdr>
        <w:top w:val="none" w:sz="0" w:space="0" w:color="auto"/>
        <w:left w:val="none" w:sz="0" w:space="0" w:color="auto"/>
        <w:bottom w:val="none" w:sz="0" w:space="0" w:color="auto"/>
        <w:right w:val="none" w:sz="0" w:space="0" w:color="auto"/>
      </w:divBdr>
    </w:div>
    <w:div w:id="1714842002">
      <w:bodyDiv w:val="1"/>
      <w:marLeft w:val="0"/>
      <w:marRight w:val="0"/>
      <w:marTop w:val="0"/>
      <w:marBottom w:val="0"/>
      <w:divBdr>
        <w:top w:val="none" w:sz="0" w:space="0" w:color="auto"/>
        <w:left w:val="none" w:sz="0" w:space="0" w:color="auto"/>
        <w:bottom w:val="none" w:sz="0" w:space="0" w:color="auto"/>
        <w:right w:val="none" w:sz="0" w:space="0" w:color="auto"/>
      </w:divBdr>
    </w:div>
    <w:div w:id="1714843324">
      <w:bodyDiv w:val="1"/>
      <w:marLeft w:val="0"/>
      <w:marRight w:val="0"/>
      <w:marTop w:val="0"/>
      <w:marBottom w:val="0"/>
      <w:divBdr>
        <w:top w:val="none" w:sz="0" w:space="0" w:color="auto"/>
        <w:left w:val="none" w:sz="0" w:space="0" w:color="auto"/>
        <w:bottom w:val="none" w:sz="0" w:space="0" w:color="auto"/>
        <w:right w:val="none" w:sz="0" w:space="0" w:color="auto"/>
      </w:divBdr>
    </w:div>
    <w:div w:id="1715305217">
      <w:bodyDiv w:val="1"/>
      <w:marLeft w:val="0"/>
      <w:marRight w:val="0"/>
      <w:marTop w:val="0"/>
      <w:marBottom w:val="0"/>
      <w:divBdr>
        <w:top w:val="none" w:sz="0" w:space="0" w:color="auto"/>
        <w:left w:val="none" w:sz="0" w:space="0" w:color="auto"/>
        <w:bottom w:val="none" w:sz="0" w:space="0" w:color="auto"/>
        <w:right w:val="none" w:sz="0" w:space="0" w:color="auto"/>
      </w:divBdr>
    </w:div>
    <w:div w:id="1715499117">
      <w:bodyDiv w:val="1"/>
      <w:marLeft w:val="0"/>
      <w:marRight w:val="0"/>
      <w:marTop w:val="0"/>
      <w:marBottom w:val="0"/>
      <w:divBdr>
        <w:top w:val="none" w:sz="0" w:space="0" w:color="auto"/>
        <w:left w:val="none" w:sz="0" w:space="0" w:color="auto"/>
        <w:bottom w:val="none" w:sz="0" w:space="0" w:color="auto"/>
        <w:right w:val="none" w:sz="0" w:space="0" w:color="auto"/>
      </w:divBdr>
    </w:div>
    <w:div w:id="1716003135">
      <w:bodyDiv w:val="1"/>
      <w:marLeft w:val="0"/>
      <w:marRight w:val="0"/>
      <w:marTop w:val="0"/>
      <w:marBottom w:val="0"/>
      <w:divBdr>
        <w:top w:val="none" w:sz="0" w:space="0" w:color="auto"/>
        <w:left w:val="none" w:sz="0" w:space="0" w:color="auto"/>
        <w:bottom w:val="none" w:sz="0" w:space="0" w:color="auto"/>
        <w:right w:val="none" w:sz="0" w:space="0" w:color="auto"/>
      </w:divBdr>
    </w:div>
    <w:div w:id="1716154780">
      <w:bodyDiv w:val="1"/>
      <w:marLeft w:val="0"/>
      <w:marRight w:val="0"/>
      <w:marTop w:val="0"/>
      <w:marBottom w:val="0"/>
      <w:divBdr>
        <w:top w:val="none" w:sz="0" w:space="0" w:color="auto"/>
        <w:left w:val="none" w:sz="0" w:space="0" w:color="auto"/>
        <w:bottom w:val="none" w:sz="0" w:space="0" w:color="auto"/>
        <w:right w:val="none" w:sz="0" w:space="0" w:color="auto"/>
      </w:divBdr>
    </w:div>
    <w:div w:id="1716395364">
      <w:bodyDiv w:val="1"/>
      <w:marLeft w:val="0"/>
      <w:marRight w:val="0"/>
      <w:marTop w:val="0"/>
      <w:marBottom w:val="0"/>
      <w:divBdr>
        <w:top w:val="none" w:sz="0" w:space="0" w:color="auto"/>
        <w:left w:val="none" w:sz="0" w:space="0" w:color="auto"/>
        <w:bottom w:val="none" w:sz="0" w:space="0" w:color="auto"/>
        <w:right w:val="none" w:sz="0" w:space="0" w:color="auto"/>
      </w:divBdr>
    </w:div>
    <w:div w:id="1716658984">
      <w:bodyDiv w:val="1"/>
      <w:marLeft w:val="0"/>
      <w:marRight w:val="0"/>
      <w:marTop w:val="0"/>
      <w:marBottom w:val="0"/>
      <w:divBdr>
        <w:top w:val="none" w:sz="0" w:space="0" w:color="auto"/>
        <w:left w:val="none" w:sz="0" w:space="0" w:color="auto"/>
        <w:bottom w:val="none" w:sz="0" w:space="0" w:color="auto"/>
        <w:right w:val="none" w:sz="0" w:space="0" w:color="auto"/>
      </w:divBdr>
    </w:div>
    <w:div w:id="1716662821">
      <w:bodyDiv w:val="1"/>
      <w:marLeft w:val="0"/>
      <w:marRight w:val="0"/>
      <w:marTop w:val="0"/>
      <w:marBottom w:val="0"/>
      <w:divBdr>
        <w:top w:val="none" w:sz="0" w:space="0" w:color="auto"/>
        <w:left w:val="none" w:sz="0" w:space="0" w:color="auto"/>
        <w:bottom w:val="none" w:sz="0" w:space="0" w:color="auto"/>
        <w:right w:val="none" w:sz="0" w:space="0" w:color="auto"/>
      </w:divBdr>
    </w:div>
    <w:div w:id="1717196105">
      <w:bodyDiv w:val="1"/>
      <w:marLeft w:val="0"/>
      <w:marRight w:val="0"/>
      <w:marTop w:val="0"/>
      <w:marBottom w:val="0"/>
      <w:divBdr>
        <w:top w:val="none" w:sz="0" w:space="0" w:color="auto"/>
        <w:left w:val="none" w:sz="0" w:space="0" w:color="auto"/>
        <w:bottom w:val="none" w:sz="0" w:space="0" w:color="auto"/>
        <w:right w:val="none" w:sz="0" w:space="0" w:color="auto"/>
      </w:divBdr>
    </w:div>
    <w:div w:id="1717242647">
      <w:bodyDiv w:val="1"/>
      <w:marLeft w:val="0"/>
      <w:marRight w:val="0"/>
      <w:marTop w:val="0"/>
      <w:marBottom w:val="0"/>
      <w:divBdr>
        <w:top w:val="none" w:sz="0" w:space="0" w:color="auto"/>
        <w:left w:val="none" w:sz="0" w:space="0" w:color="auto"/>
        <w:bottom w:val="none" w:sz="0" w:space="0" w:color="auto"/>
        <w:right w:val="none" w:sz="0" w:space="0" w:color="auto"/>
      </w:divBdr>
    </w:div>
    <w:div w:id="1717507904">
      <w:bodyDiv w:val="1"/>
      <w:marLeft w:val="0"/>
      <w:marRight w:val="0"/>
      <w:marTop w:val="0"/>
      <w:marBottom w:val="0"/>
      <w:divBdr>
        <w:top w:val="none" w:sz="0" w:space="0" w:color="auto"/>
        <w:left w:val="none" w:sz="0" w:space="0" w:color="auto"/>
        <w:bottom w:val="none" w:sz="0" w:space="0" w:color="auto"/>
        <w:right w:val="none" w:sz="0" w:space="0" w:color="auto"/>
      </w:divBdr>
    </w:div>
    <w:div w:id="1718123786">
      <w:bodyDiv w:val="1"/>
      <w:marLeft w:val="0"/>
      <w:marRight w:val="0"/>
      <w:marTop w:val="0"/>
      <w:marBottom w:val="0"/>
      <w:divBdr>
        <w:top w:val="none" w:sz="0" w:space="0" w:color="auto"/>
        <w:left w:val="none" w:sz="0" w:space="0" w:color="auto"/>
        <w:bottom w:val="none" w:sz="0" w:space="0" w:color="auto"/>
        <w:right w:val="none" w:sz="0" w:space="0" w:color="auto"/>
      </w:divBdr>
    </w:div>
    <w:div w:id="1718580702">
      <w:bodyDiv w:val="1"/>
      <w:marLeft w:val="0"/>
      <w:marRight w:val="0"/>
      <w:marTop w:val="0"/>
      <w:marBottom w:val="0"/>
      <w:divBdr>
        <w:top w:val="none" w:sz="0" w:space="0" w:color="auto"/>
        <w:left w:val="none" w:sz="0" w:space="0" w:color="auto"/>
        <w:bottom w:val="none" w:sz="0" w:space="0" w:color="auto"/>
        <w:right w:val="none" w:sz="0" w:space="0" w:color="auto"/>
      </w:divBdr>
    </w:div>
    <w:div w:id="1719552325">
      <w:bodyDiv w:val="1"/>
      <w:marLeft w:val="0"/>
      <w:marRight w:val="0"/>
      <w:marTop w:val="0"/>
      <w:marBottom w:val="0"/>
      <w:divBdr>
        <w:top w:val="none" w:sz="0" w:space="0" w:color="auto"/>
        <w:left w:val="none" w:sz="0" w:space="0" w:color="auto"/>
        <w:bottom w:val="none" w:sz="0" w:space="0" w:color="auto"/>
        <w:right w:val="none" w:sz="0" w:space="0" w:color="auto"/>
      </w:divBdr>
    </w:div>
    <w:div w:id="1719626465">
      <w:bodyDiv w:val="1"/>
      <w:marLeft w:val="0"/>
      <w:marRight w:val="0"/>
      <w:marTop w:val="0"/>
      <w:marBottom w:val="0"/>
      <w:divBdr>
        <w:top w:val="none" w:sz="0" w:space="0" w:color="auto"/>
        <w:left w:val="none" w:sz="0" w:space="0" w:color="auto"/>
        <w:bottom w:val="none" w:sz="0" w:space="0" w:color="auto"/>
        <w:right w:val="none" w:sz="0" w:space="0" w:color="auto"/>
      </w:divBdr>
    </w:div>
    <w:div w:id="1719741747">
      <w:bodyDiv w:val="1"/>
      <w:marLeft w:val="0"/>
      <w:marRight w:val="0"/>
      <w:marTop w:val="0"/>
      <w:marBottom w:val="0"/>
      <w:divBdr>
        <w:top w:val="none" w:sz="0" w:space="0" w:color="auto"/>
        <w:left w:val="none" w:sz="0" w:space="0" w:color="auto"/>
        <w:bottom w:val="none" w:sz="0" w:space="0" w:color="auto"/>
        <w:right w:val="none" w:sz="0" w:space="0" w:color="auto"/>
      </w:divBdr>
    </w:div>
    <w:div w:id="1720082730">
      <w:bodyDiv w:val="1"/>
      <w:marLeft w:val="0"/>
      <w:marRight w:val="0"/>
      <w:marTop w:val="0"/>
      <w:marBottom w:val="0"/>
      <w:divBdr>
        <w:top w:val="none" w:sz="0" w:space="0" w:color="auto"/>
        <w:left w:val="none" w:sz="0" w:space="0" w:color="auto"/>
        <w:bottom w:val="none" w:sz="0" w:space="0" w:color="auto"/>
        <w:right w:val="none" w:sz="0" w:space="0" w:color="auto"/>
      </w:divBdr>
    </w:div>
    <w:div w:id="1720279919">
      <w:bodyDiv w:val="1"/>
      <w:marLeft w:val="0"/>
      <w:marRight w:val="0"/>
      <w:marTop w:val="0"/>
      <w:marBottom w:val="0"/>
      <w:divBdr>
        <w:top w:val="none" w:sz="0" w:space="0" w:color="auto"/>
        <w:left w:val="none" w:sz="0" w:space="0" w:color="auto"/>
        <w:bottom w:val="none" w:sz="0" w:space="0" w:color="auto"/>
        <w:right w:val="none" w:sz="0" w:space="0" w:color="auto"/>
      </w:divBdr>
    </w:div>
    <w:div w:id="1720398009">
      <w:bodyDiv w:val="1"/>
      <w:marLeft w:val="0"/>
      <w:marRight w:val="0"/>
      <w:marTop w:val="0"/>
      <w:marBottom w:val="0"/>
      <w:divBdr>
        <w:top w:val="none" w:sz="0" w:space="0" w:color="auto"/>
        <w:left w:val="none" w:sz="0" w:space="0" w:color="auto"/>
        <w:bottom w:val="none" w:sz="0" w:space="0" w:color="auto"/>
        <w:right w:val="none" w:sz="0" w:space="0" w:color="auto"/>
      </w:divBdr>
    </w:div>
    <w:div w:id="1720517358">
      <w:bodyDiv w:val="1"/>
      <w:marLeft w:val="0"/>
      <w:marRight w:val="0"/>
      <w:marTop w:val="0"/>
      <w:marBottom w:val="0"/>
      <w:divBdr>
        <w:top w:val="none" w:sz="0" w:space="0" w:color="auto"/>
        <w:left w:val="none" w:sz="0" w:space="0" w:color="auto"/>
        <w:bottom w:val="none" w:sz="0" w:space="0" w:color="auto"/>
        <w:right w:val="none" w:sz="0" w:space="0" w:color="auto"/>
      </w:divBdr>
    </w:div>
    <w:div w:id="1721006069">
      <w:bodyDiv w:val="1"/>
      <w:marLeft w:val="0"/>
      <w:marRight w:val="0"/>
      <w:marTop w:val="0"/>
      <w:marBottom w:val="0"/>
      <w:divBdr>
        <w:top w:val="none" w:sz="0" w:space="0" w:color="auto"/>
        <w:left w:val="none" w:sz="0" w:space="0" w:color="auto"/>
        <w:bottom w:val="none" w:sz="0" w:space="0" w:color="auto"/>
        <w:right w:val="none" w:sz="0" w:space="0" w:color="auto"/>
      </w:divBdr>
    </w:div>
    <w:div w:id="1721126663">
      <w:bodyDiv w:val="1"/>
      <w:marLeft w:val="0"/>
      <w:marRight w:val="0"/>
      <w:marTop w:val="0"/>
      <w:marBottom w:val="0"/>
      <w:divBdr>
        <w:top w:val="none" w:sz="0" w:space="0" w:color="auto"/>
        <w:left w:val="none" w:sz="0" w:space="0" w:color="auto"/>
        <w:bottom w:val="none" w:sz="0" w:space="0" w:color="auto"/>
        <w:right w:val="none" w:sz="0" w:space="0" w:color="auto"/>
      </w:divBdr>
    </w:div>
    <w:div w:id="1721977087">
      <w:bodyDiv w:val="1"/>
      <w:marLeft w:val="0"/>
      <w:marRight w:val="0"/>
      <w:marTop w:val="0"/>
      <w:marBottom w:val="0"/>
      <w:divBdr>
        <w:top w:val="none" w:sz="0" w:space="0" w:color="auto"/>
        <w:left w:val="none" w:sz="0" w:space="0" w:color="auto"/>
        <w:bottom w:val="none" w:sz="0" w:space="0" w:color="auto"/>
        <w:right w:val="none" w:sz="0" w:space="0" w:color="auto"/>
      </w:divBdr>
    </w:div>
    <w:div w:id="1722317203">
      <w:bodyDiv w:val="1"/>
      <w:marLeft w:val="0"/>
      <w:marRight w:val="0"/>
      <w:marTop w:val="0"/>
      <w:marBottom w:val="0"/>
      <w:divBdr>
        <w:top w:val="none" w:sz="0" w:space="0" w:color="auto"/>
        <w:left w:val="none" w:sz="0" w:space="0" w:color="auto"/>
        <w:bottom w:val="none" w:sz="0" w:space="0" w:color="auto"/>
        <w:right w:val="none" w:sz="0" w:space="0" w:color="auto"/>
      </w:divBdr>
    </w:div>
    <w:div w:id="1722367495">
      <w:bodyDiv w:val="1"/>
      <w:marLeft w:val="0"/>
      <w:marRight w:val="0"/>
      <w:marTop w:val="0"/>
      <w:marBottom w:val="0"/>
      <w:divBdr>
        <w:top w:val="none" w:sz="0" w:space="0" w:color="auto"/>
        <w:left w:val="none" w:sz="0" w:space="0" w:color="auto"/>
        <w:bottom w:val="none" w:sz="0" w:space="0" w:color="auto"/>
        <w:right w:val="none" w:sz="0" w:space="0" w:color="auto"/>
      </w:divBdr>
    </w:div>
    <w:div w:id="1722559086">
      <w:bodyDiv w:val="1"/>
      <w:marLeft w:val="0"/>
      <w:marRight w:val="0"/>
      <w:marTop w:val="0"/>
      <w:marBottom w:val="0"/>
      <w:divBdr>
        <w:top w:val="none" w:sz="0" w:space="0" w:color="auto"/>
        <w:left w:val="none" w:sz="0" w:space="0" w:color="auto"/>
        <w:bottom w:val="none" w:sz="0" w:space="0" w:color="auto"/>
        <w:right w:val="none" w:sz="0" w:space="0" w:color="auto"/>
      </w:divBdr>
    </w:div>
    <w:div w:id="1722901865">
      <w:bodyDiv w:val="1"/>
      <w:marLeft w:val="0"/>
      <w:marRight w:val="0"/>
      <w:marTop w:val="0"/>
      <w:marBottom w:val="0"/>
      <w:divBdr>
        <w:top w:val="none" w:sz="0" w:space="0" w:color="auto"/>
        <w:left w:val="none" w:sz="0" w:space="0" w:color="auto"/>
        <w:bottom w:val="none" w:sz="0" w:space="0" w:color="auto"/>
        <w:right w:val="none" w:sz="0" w:space="0" w:color="auto"/>
      </w:divBdr>
    </w:div>
    <w:div w:id="1723408875">
      <w:bodyDiv w:val="1"/>
      <w:marLeft w:val="0"/>
      <w:marRight w:val="0"/>
      <w:marTop w:val="0"/>
      <w:marBottom w:val="0"/>
      <w:divBdr>
        <w:top w:val="none" w:sz="0" w:space="0" w:color="auto"/>
        <w:left w:val="none" w:sz="0" w:space="0" w:color="auto"/>
        <w:bottom w:val="none" w:sz="0" w:space="0" w:color="auto"/>
        <w:right w:val="none" w:sz="0" w:space="0" w:color="auto"/>
      </w:divBdr>
    </w:div>
    <w:div w:id="1723555336">
      <w:bodyDiv w:val="1"/>
      <w:marLeft w:val="0"/>
      <w:marRight w:val="0"/>
      <w:marTop w:val="0"/>
      <w:marBottom w:val="0"/>
      <w:divBdr>
        <w:top w:val="none" w:sz="0" w:space="0" w:color="auto"/>
        <w:left w:val="none" w:sz="0" w:space="0" w:color="auto"/>
        <w:bottom w:val="none" w:sz="0" w:space="0" w:color="auto"/>
        <w:right w:val="none" w:sz="0" w:space="0" w:color="auto"/>
      </w:divBdr>
    </w:div>
    <w:div w:id="1723599033">
      <w:bodyDiv w:val="1"/>
      <w:marLeft w:val="0"/>
      <w:marRight w:val="0"/>
      <w:marTop w:val="0"/>
      <w:marBottom w:val="0"/>
      <w:divBdr>
        <w:top w:val="none" w:sz="0" w:space="0" w:color="auto"/>
        <w:left w:val="none" w:sz="0" w:space="0" w:color="auto"/>
        <w:bottom w:val="none" w:sz="0" w:space="0" w:color="auto"/>
        <w:right w:val="none" w:sz="0" w:space="0" w:color="auto"/>
      </w:divBdr>
    </w:div>
    <w:div w:id="1723670239">
      <w:bodyDiv w:val="1"/>
      <w:marLeft w:val="0"/>
      <w:marRight w:val="0"/>
      <w:marTop w:val="0"/>
      <w:marBottom w:val="0"/>
      <w:divBdr>
        <w:top w:val="none" w:sz="0" w:space="0" w:color="auto"/>
        <w:left w:val="none" w:sz="0" w:space="0" w:color="auto"/>
        <w:bottom w:val="none" w:sz="0" w:space="0" w:color="auto"/>
        <w:right w:val="none" w:sz="0" w:space="0" w:color="auto"/>
      </w:divBdr>
    </w:div>
    <w:div w:id="1723796519">
      <w:bodyDiv w:val="1"/>
      <w:marLeft w:val="0"/>
      <w:marRight w:val="0"/>
      <w:marTop w:val="0"/>
      <w:marBottom w:val="0"/>
      <w:divBdr>
        <w:top w:val="none" w:sz="0" w:space="0" w:color="auto"/>
        <w:left w:val="none" w:sz="0" w:space="0" w:color="auto"/>
        <w:bottom w:val="none" w:sz="0" w:space="0" w:color="auto"/>
        <w:right w:val="none" w:sz="0" w:space="0" w:color="auto"/>
      </w:divBdr>
    </w:div>
    <w:div w:id="1723939170">
      <w:bodyDiv w:val="1"/>
      <w:marLeft w:val="0"/>
      <w:marRight w:val="0"/>
      <w:marTop w:val="0"/>
      <w:marBottom w:val="0"/>
      <w:divBdr>
        <w:top w:val="none" w:sz="0" w:space="0" w:color="auto"/>
        <w:left w:val="none" w:sz="0" w:space="0" w:color="auto"/>
        <w:bottom w:val="none" w:sz="0" w:space="0" w:color="auto"/>
        <w:right w:val="none" w:sz="0" w:space="0" w:color="auto"/>
      </w:divBdr>
    </w:div>
    <w:div w:id="1724478883">
      <w:bodyDiv w:val="1"/>
      <w:marLeft w:val="0"/>
      <w:marRight w:val="0"/>
      <w:marTop w:val="0"/>
      <w:marBottom w:val="0"/>
      <w:divBdr>
        <w:top w:val="none" w:sz="0" w:space="0" w:color="auto"/>
        <w:left w:val="none" w:sz="0" w:space="0" w:color="auto"/>
        <w:bottom w:val="none" w:sz="0" w:space="0" w:color="auto"/>
        <w:right w:val="none" w:sz="0" w:space="0" w:color="auto"/>
      </w:divBdr>
    </w:div>
    <w:div w:id="1724793349">
      <w:bodyDiv w:val="1"/>
      <w:marLeft w:val="0"/>
      <w:marRight w:val="0"/>
      <w:marTop w:val="0"/>
      <w:marBottom w:val="0"/>
      <w:divBdr>
        <w:top w:val="none" w:sz="0" w:space="0" w:color="auto"/>
        <w:left w:val="none" w:sz="0" w:space="0" w:color="auto"/>
        <w:bottom w:val="none" w:sz="0" w:space="0" w:color="auto"/>
        <w:right w:val="none" w:sz="0" w:space="0" w:color="auto"/>
      </w:divBdr>
    </w:div>
    <w:div w:id="1725330088">
      <w:bodyDiv w:val="1"/>
      <w:marLeft w:val="0"/>
      <w:marRight w:val="0"/>
      <w:marTop w:val="0"/>
      <w:marBottom w:val="0"/>
      <w:divBdr>
        <w:top w:val="none" w:sz="0" w:space="0" w:color="auto"/>
        <w:left w:val="none" w:sz="0" w:space="0" w:color="auto"/>
        <w:bottom w:val="none" w:sz="0" w:space="0" w:color="auto"/>
        <w:right w:val="none" w:sz="0" w:space="0" w:color="auto"/>
      </w:divBdr>
    </w:div>
    <w:div w:id="1726220779">
      <w:bodyDiv w:val="1"/>
      <w:marLeft w:val="0"/>
      <w:marRight w:val="0"/>
      <w:marTop w:val="0"/>
      <w:marBottom w:val="0"/>
      <w:divBdr>
        <w:top w:val="none" w:sz="0" w:space="0" w:color="auto"/>
        <w:left w:val="none" w:sz="0" w:space="0" w:color="auto"/>
        <w:bottom w:val="none" w:sz="0" w:space="0" w:color="auto"/>
        <w:right w:val="none" w:sz="0" w:space="0" w:color="auto"/>
      </w:divBdr>
    </w:div>
    <w:div w:id="1727216579">
      <w:bodyDiv w:val="1"/>
      <w:marLeft w:val="0"/>
      <w:marRight w:val="0"/>
      <w:marTop w:val="0"/>
      <w:marBottom w:val="0"/>
      <w:divBdr>
        <w:top w:val="none" w:sz="0" w:space="0" w:color="auto"/>
        <w:left w:val="none" w:sz="0" w:space="0" w:color="auto"/>
        <w:bottom w:val="none" w:sz="0" w:space="0" w:color="auto"/>
        <w:right w:val="none" w:sz="0" w:space="0" w:color="auto"/>
      </w:divBdr>
    </w:div>
    <w:div w:id="1727293582">
      <w:bodyDiv w:val="1"/>
      <w:marLeft w:val="0"/>
      <w:marRight w:val="0"/>
      <w:marTop w:val="0"/>
      <w:marBottom w:val="0"/>
      <w:divBdr>
        <w:top w:val="none" w:sz="0" w:space="0" w:color="auto"/>
        <w:left w:val="none" w:sz="0" w:space="0" w:color="auto"/>
        <w:bottom w:val="none" w:sz="0" w:space="0" w:color="auto"/>
        <w:right w:val="none" w:sz="0" w:space="0" w:color="auto"/>
      </w:divBdr>
    </w:div>
    <w:div w:id="1727606935">
      <w:bodyDiv w:val="1"/>
      <w:marLeft w:val="0"/>
      <w:marRight w:val="0"/>
      <w:marTop w:val="0"/>
      <w:marBottom w:val="0"/>
      <w:divBdr>
        <w:top w:val="none" w:sz="0" w:space="0" w:color="auto"/>
        <w:left w:val="none" w:sz="0" w:space="0" w:color="auto"/>
        <w:bottom w:val="none" w:sz="0" w:space="0" w:color="auto"/>
        <w:right w:val="none" w:sz="0" w:space="0" w:color="auto"/>
      </w:divBdr>
    </w:div>
    <w:div w:id="1727753021">
      <w:bodyDiv w:val="1"/>
      <w:marLeft w:val="0"/>
      <w:marRight w:val="0"/>
      <w:marTop w:val="0"/>
      <w:marBottom w:val="0"/>
      <w:divBdr>
        <w:top w:val="none" w:sz="0" w:space="0" w:color="auto"/>
        <w:left w:val="none" w:sz="0" w:space="0" w:color="auto"/>
        <w:bottom w:val="none" w:sz="0" w:space="0" w:color="auto"/>
        <w:right w:val="none" w:sz="0" w:space="0" w:color="auto"/>
      </w:divBdr>
    </w:div>
    <w:div w:id="1728069686">
      <w:bodyDiv w:val="1"/>
      <w:marLeft w:val="0"/>
      <w:marRight w:val="0"/>
      <w:marTop w:val="0"/>
      <w:marBottom w:val="0"/>
      <w:divBdr>
        <w:top w:val="none" w:sz="0" w:space="0" w:color="auto"/>
        <w:left w:val="none" w:sz="0" w:space="0" w:color="auto"/>
        <w:bottom w:val="none" w:sz="0" w:space="0" w:color="auto"/>
        <w:right w:val="none" w:sz="0" w:space="0" w:color="auto"/>
      </w:divBdr>
    </w:div>
    <w:div w:id="1728258126">
      <w:bodyDiv w:val="1"/>
      <w:marLeft w:val="0"/>
      <w:marRight w:val="0"/>
      <w:marTop w:val="0"/>
      <w:marBottom w:val="0"/>
      <w:divBdr>
        <w:top w:val="none" w:sz="0" w:space="0" w:color="auto"/>
        <w:left w:val="none" w:sz="0" w:space="0" w:color="auto"/>
        <w:bottom w:val="none" w:sz="0" w:space="0" w:color="auto"/>
        <w:right w:val="none" w:sz="0" w:space="0" w:color="auto"/>
      </w:divBdr>
    </w:div>
    <w:div w:id="1728871699">
      <w:bodyDiv w:val="1"/>
      <w:marLeft w:val="0"/>
      <w:marRight w:val="0"/>
      <w:marTop w:val="0"/>
      <w:marBottom w:val="0"/>
      <w:divBdr>
        <w:top w:val="none" w:sz="0" w:space="0" w:color="auto"/>
        <w:left w:val="none" w:sz="0" w:space="0" w:color="auto"/>
        <w:bottom w:val="none" w:sz="0" w:space="0" w:color="auto"/>
        <w:right w:val="none" w:sz="0" w:space="0" w:color="auto"/>
      </w:divBdr>
    </w:div>
    <w:div w:id="1729037613">
      <w:bodyDiv w:val="1"/>
      <w:marLeft w:val="0"/>
      <w:marRight w:val="0"/>
      <w:marTop w:val="0"/>
      <w:marBottom w:val="0"/>
      <w:divBdr>
        <w:top w:val="none" w:sz="0" w:space="0" w:color="auto"/>
        <w:left w:val="none" w:sz="0" w:space="0" w:color="auto"/>
        <w:bottom w:val="none" w:sz="0" w:space="0" w:color="auto"/>
        <w:right w:val="none" w:sz="0" w:space="0" w:color="auto"/>
      </w:divBdr>
    </w:div>
    <w:div w:id="1729182736">
      <w:bodyDiv w:val="1"/>
      <w:marLeft w:val="0"/>
      <w:marRight w:val="0"/>
      <w:marTop w:val="0"/>
      <w:marBottom w:val="0"/>
      <w:divBdr>
        <w:top w:val="none" w:sz="0" w:space="0" w:color="auto"/>
        <w:left w:val="none" w:sz="0" w:space="0" w:color="auto"/>
        <w:bottom w:val="none" w:sz="0" w:space="0" w:color="auto"/>
        <w:right w:val="none" w:sz="0" w:space="0" w:color="auto"/>
      </w:divBdr>
    </w:div>
    <w:div w:id="1729453895">
      <w:bodyDiv w:val="1"/>
      <w:marLeft w:val="0"/>
      <w:marRight w:val="0"/>
      <w:marTop w:val="0"/>
      <w:marBottom w:val="0"/>
      <w:divBdr>
        <w:top w:val="none" w:sz="0" w:space="0" w:color="auto"/>
        <w:left w:val="none" w:sz="0" w:space="0" w:color="auto"/>
        <w:bottom w:val="none" w:sz="0" w:space="0" w:color="auto"/>
        <w:right w:val="none" w:sz="0" w:space="0" w:color="auto"/>
      </w:divBdr>
    </w:div>
    <w:div w:id="1730615151">
      <w:bodyDiv w:val="1"/>
      <w:marLeft w:val="0"/>
      <w:marRight w:val="0"/>
      <w:marTop w:val="0"/>
      <w:marBottom w:val="0"/>
      <w:divBdr>
        <w:top w:val="none" w:sz="0" w:space="0" w:color="auto"/>
        <w:left w:val="none" w:sz="0" w:space="0" w:color="auto"/>
        <w:bottom w:val="none" w:sz="0" w:space="0" w:color="auto"/>
        <w:right w:val="none" w:sz="0" w:space="0" w:color="auto"/>
      </w:divBdr>
    </w:div>
    <w:div w:id="1730884532">
      <w:bodyDiv w:val="1"/>
      <w:marLeft w:val="0"/>
      <w:marRight w:val="0"/>
      <w:marTop w:val="0"/>
      <w:marBottom w:val="0"/>
      <w:divBdr>
        <w:top w:val="none" w:sz="0" w:space="0" w:color="auto"/>
        <w:left w:val="none" w:sz="0" w:space="0" w:color="auto"/>
        <w:bottom w:val="none" w:sz="0" w:space="0" w:color="auto"/>
        <w:right w:val="none" w:sz="0" w:space="0" w:color="auto"/>
      </w:divBdr>
    </w:div>
    <w:div w:id="1731003249">
      <w:bodyDiv w:val="1"/>
      <w:marLeft w:val="0"/>
      <w:marRight w:val="0"/>
      <w:marTop w:val="0"/>
      <w:marBottom w:val="0"/>
      <w:divBdr>
        <w:top w:val="none" w:sz="0" w:space="0" w:color="auto"/>
        <w:left w:val="none" w:sz="0" w:space="0" w:color="auto"/>
        <w:bottom w:val="none" w:sz="0" w:space="0" w:color="auto"/>
        <w:right w:val="none" w:sz="0" w:space="0" w:color="auto"/>
      </w:divBdr>
    </w:div>
    <w:div w:id="1731296491">
      <w:bodyDiv w:val="1"/>
      <w:marLeft w:val="0"/>
      <w:marRight w:val="0"/>
      <w:marTop w:val="0"/>
      <w:marBottom w:val="0"/>
      <w:divBdr>
        <w:top w:val="none" w:sz="0" w:space="0" w:color="auto"/>
        <w:left w:val="none" w:sz="0" w:space="0" w:color="auto"/>
        <w:bottom w:val="none" w:sz="0" w:space="0" w:color="auto"/>
        <w:right w:val="none" w:sz="0" w:space="0" w:color="auto"/>
      </w:divBdr>
    </w:div>
    <w:div w:id="1731420861">
      <w:bodyDiv w:val="1"/>
      <w:marLeft w:val="0"/>
      <w:marRight w:val="0"/>
      <w:marTop w:val="0"/>
      <w:marBottom w:val="0"/>
      <w:divBdr>
        <w:top w:val="none" w:sz="0" w:space="0" w:color="auto"/>
        <w:left w:val="none" w:sz="0" w:space="0" w:color="auto"/>
        <w:bottom w:val="none" w:sz="0" w:space="0" w:color="auto"/>
        <w:right w:val="none" w:sz="0" w:space="0" w:color="auto"/>
      </w:divBdr>
    </w:div>
    <w:div w:id="1731688581">
      <w:bodyDiv w:val="1"/>
      <w:marLeft w:val="0"/>
      <w:marRight w:val="0"/>
      <w:marTop w:val="0"/>
      <w:marBottom w:val="0"/>
      <w:divBdr>
        <w:top w:val="none" w:sz="0" w:space="0" w:color="auto"/>
        <w:left w:val="none" w:sz="0" w:space="0" w:color="auto"/>
        <w:bottom w:val="none" w:sz="0" w:space="0" w:color="auto"/>
        <w:right w:val="none" w:sz="0" w:space="0" w:color="auto"/>
      </w:divBdr>
    </w:div>
    <w:div w:id="1732269192">
      <w:bodyDiv w:val="1"/>
      <w:marLeft w:val="0"/>
      <w:marRight w:val="0"/>
      <w:marTop w:val="0"/>
      <w:marBottom w:val="0"/>
      <w:divBdr>
        <w:top w:val="none" w:sz="0" w:space="0" w:color="auto"/>
        <w:left w:val="none" w:sz="0" w:space="0" w:color="auto"/>
        <w:bottom w:val="none" w:sz="0" w:space="0" w:color="auto"/>
        <w:right w:val="none" w:sz="0" w:space="0" w:color="auto"/>
      </w:divBdr>
    </w:div>
    <w:div w:id="1732732359">
      <w:bodyDiv w:val="1"/>
      <w:marLeft w:val="0"/>
      <w:marRight w:val="0"/>
      <w:marTop w:val="0"/>
      <w:marBottom w:val="0"/>
      <w:divBdr>
        <w:top w:val="none" w:sz="0" w:space="0" w:color="auto"/>
        <w:left w:val="none" w:sz="0" w:space="0" w:color="auto"/>
        <w:bottom w:val="none" w:sz="0" w:space="0" w:color="auto"/>
        <w:right w:val="none" w:sz="0" w:space="0" w:color="auto"/>
      </w:divBdr>
    </w:div>
    <w:div w:id="1732926723">
      <w:bodyDiv w:val="1"/>
      <w:marLeft w:val="0"/>
      <w:marRight w:val="0"/>
      <w:marTop w:val="0"/>
      <w:marBottom w:val="0"/>
      <w:divBdr>
        <w:top w:val="none" w:sz="0" w:space="0" w:color="auto"/>
        <w:left w:val="none" w:sz="0" w:space="0" w:color="auto"/>
        <w:bottom w:val="none" w:sz="0" w:space="0" w:color="auto"/>
        <w:right w:val="none" w:sz="0" w:space="0" w:color="auto"/>
      </w:divBdr>
    </w:div>
    <w:div w:id="1732999724">
      <w:bodyDiv w:val="1"/>
      <w:marLeft w:val="0"/>
      <w:marRight w:val="0"/>
      <w:marTop w:val="0"/>
      <w:marBottom w:val="0"/>
      <w:divBdr>
        <w:top w:val="none" w:sz="0" w:space="0" w:color="auto"/>
        <w:left w:val="none" w:sz="0" w:space="0" w:color="auto"/>
        <w:bottom w:val="none" w:sz="0" w:space="0" w:color="auto"/>
        <w:right w:val="none" w:sz="0" w:space="0" w:color="auto"/>
      </w:divBdr>
    </w:div>
    <w:div w:id="1733112890">
      <w:bodyDiv w:val="1"/>
      <w:marLeft w:val="0"/>
      <w:marRight w:val="0"/>
      <w:marTop w:val="0"/>
      <w:marBottom w:val="0"/>
      <w:divBdr>
        <w:top w:val="none" w:sz="0" w:space="0" w:color="auto"/>
        <w:left w:val="none" w:sz="0" w:space="0" w:color="auto"/>
        <w:bottom w:val="none" w:sz="0" w:space="0" w:color="auto"/>
        <w:right w:val="none" w:sz="0" w:space="0" w:color="auto"/>
      </w:divBdr>
    </w:div>
    <w:div w:id="1733427518">
      <w:bodyDiv w:val="1"/>
      <w:marLeft w:val="0"/>
      <w:marRight w:val="0"/>
      <w:marTop w:val="0"/>
      <w:marBottom w:val="0"/>
      <w:divBdr>
        <w:top w:val="none" w:sz="0" w:space="0" w:color="auto"/>
        <w:left w:val="none" w:sz="0" w:space="0" w:color="auto"/>
        <w:bottom w:val="none" w:sz="0" w:space="0" w:color="auto"/>
        <w:right w:val="none" w:sz="0" w:space="0" w:color="auto"/>
      </w:divBdr>
    </w:div>
    <w:div w:id="1733653430">
      <w:bodyDiv w:val="1"/>
      <w:marLeft w:val="0"/>
      <w:marRight w:val="0"/>
      <w:marTop w:val="0"/>
      <w:marBottom w:val="0"/>
      <w:divBdr>
        <w:top w:val="none" w:sz="0" w:space="0" w:color="auto"/>
        <w:left w:val="none" w:sz="0" w:space="0" w:color="auto"/>
        <w:bottom w:val="none" w:sz="0" w:space="0" w:color="auto"/>
        <w:right w:val="none" w:sz="0" w:space="0" w:color="auto"/>
      </w:divBdr>
    </w:div>
    <w:div w:id="1734155268">
      <w:bodyDiv w:val="1"/>
      <w:marLeft w:val="0"/>
      <w:marRight w:val="0"/>
      <w:marTop w:val="0"/>
      <w:marBottom w:val="0"/>
      <w:divBdr>
        <w:top w:val="none" w:sz="0" w:space="0" w:color="auto"/>
        <w:left w:val="none" w:sz="0" w:space="0" w:color="auto"/>
        <w:bottom w:val="none" w:sz="0" w:space="0" w:color="auto"/>
        <w:right w:val="none" w:sz="0" w:space="0" w:color="auto"/>
      </w:divBdr>
    </w:div>
    <w:div w:id="1734308992">
      <w:bodyDiv w:val="1"/>
      <w:marLeft w:val="0"/>
      <w:marRight w:val="0"/>
      <w:marTop w:val="0"/>
      <w:marBottom w:val="0"/>
      <w:divBdr>
        <w:top w:val="none" w:sz="0" w:space="0" w:color="auto"/>
        <w:left w:val="none" w:sz="0" w:space="0" w:color="auto"/>
        <w:bottom w:val="none" w:sz="0" w:space="0" w:color="auto"/>
        <w:right w:val="none" w:sz="0" w:space="0" w:color="auto"/>
      </w:divBdr>
    </w:div>
    <w:div w:id="1734497796">
      <w:bodyDiv w:val="1"/>
      <w:marLeft w:val="0"/>
      <w:marRight w:val="0"/>
      <w:marTop w:val="0"/>
      <w:marBottom w:val="0"/>
      <w:divBdr>
        <w:top w:val="none" w:sz="0" w:space="0" w:color="auto"/>
        <w:left w:val="none" w:sz="0" w:space="0" w:color="auto"/>
        <w:bottom w:val="none" w:sz="0" w:space="0" w:color="auto"/>
        <w:right w:val="none" w:sz="0" w:space="0" w:color="auto"/>
      </w:divBdr>
    </w:div>
    <w:div w:id="1734624376">
      <w:bodyDiv w:val="1"/>
      <w:marLeft w:val="0"/>
      <w:marRight w:val="0"/>
      <w:marTop w:val="0"/>
      <w:marBottom w:val="0"/>
      <w:divBdr>
        <w:top w:val="none" w:sz="0" w:space="0" w:color="auto"/>
        <w:left w:val="none" w:sz="0" w:space="0" w:color="auto"/>
        <w:bottom w:val="none" w:sz="0" w:space="0" w:color="auto"/>
        <w:right w:val="none" w:sz="0" w:space="0" w:color="auto"/>
      </w:divBdr>
    </w:div>
    <w:div w:id="1734692795">
      <w:bodyDiv w:val="1"/>
      <w:marLeft w:val="0"/>
      <w:marRight w:val="0"/>
      <w:marTop w:val="0"/>
      <w:marBottom w:val="0"/>
      <w:divBdr>
        <w:top w:val="none" w:sz="0" w:space="0" w:color="auto"/>
        <w:left w:val="none" w:sz="0" w:space="0" w:color="auto"/>
        <w:bottom w:val="none" w:sz="0" w:space="0" w:color="auto"/>
        <w:right w:val="none" w:sz="0" w:space="0" w:color="auto"/>
      </w:divBdr>
    </w:div>
    <w:div w:id="1735547475">
      <w:bodyDiv w:val="1"/>
      <w:marLeft w:val="0"/>
      <w:marRight w:val="0"/>
      <w:marTop w:val="0"/>
      <w:marBottom w:val="0"/>
      <w:divBdr>
        <w:top w:val="none" w:sz="0" w:space="0" w:color="auto"/>
        <w:left w:val="none" w:sz="0" w:space="0" w:color="auto"/>
        <w:bottom w:val="none" w:sz="0" w:space="0" w:color="auto"/>
        <w:right w:val="none" w:sz="0" w:space="0" w:color="auto"/>
      </w:divBdr>
    </w:div>
    <w:div w:id="1735659139">
      <w:bodyDiv w:val="1"/>
      <w:marLeft w:val="0"/>
      <w:marRight w:val="0"/>
      <w:marTop w:val="0"/>
      <w:marBottom w:val="0"/>
      <w:divBdr>
        <w:top w:val="none" w:sz="0" w:space="0" w:color="auto"/>
        <w:left w:val="none" w:sz="0" w:space="0" w:color="auto"/>
        <w:bottom w:val="none" w:sz="0" w:space="0" w:color="auto"/>
        <w:right w:val="none" w:sz="0" w:space="0" w:color="auto"/>
      </w:divBdr>
    </w:div>
    <w:div w:id="1736319760">
      <w:bodyDiv w:val="1"/>
      <w:marLeft w:val="0"/>
      <w:marRight w:val="0"/>
      <w:marTop w:val="0"/>
      <w:marBottom w:val="0"/>
      <w:divBdr>
        <w:top w:val="none" w:sz="0" w:space="0" w:color="auto"/>
        <w:left w:val="none" w:sz="0" w:space="0" w:color="auto"/>
        <w:bottom w:val="none" w:sz="0" w:space="0" w:color="auto"/>
        <w:right w:val="none" w:sz="0" w:space="0" w:color="auto"/>
      </w:divBdr>
    </w:div>
    <w:div w:id="1736782657">
      <w:bodyDiv w:val="1"/>
      <w:marLeft w:val="0"/>
      <w:marRight w:val="0"/>
      <w:marTop w:val="0"/>
      <w:marBottom w:val="0"/>
      <w:divBdr>
        <w:top w:val="none" w:sz="0" w:space="0" w:color="auto"/>
        <w:left w:val="none" w:sz="0" w:space="0" w:color="auto"/>
        <w:bottom w:val="none" w:sz="0" w:space="0" w:color="auto"/>
        <w:right w:val="none" w:sz="0" w:space="0" w:color="auto"/>
      </w:divBdr>
    </w:div>
    <w:div w:id="1736930030">
      <w:bodyDiv w:val="1"/>
      <w:marLeft w:val="0"/>
      <w:marRight w:val="0"/>
      <w:marTop w:val="0"/>
      <w:marBottom w:val="0"/>
      <w:divBdr>
        <w:top w:val="none" w:sz="0" w:space="0" w:color="auto"/>
        <w:left w:val="none" w:sz="0" w:space="0" w:color="auto"/>
        <w:bottom w:val="none" w:sz="0" w:space="0" w:color="auto"/>
        <w:right w:val="none" w:sz="0" w:space="0" w:color="auto"/>
      </w:divBdr>
    </w:div>
    <w:div w:id="1737627435">
      <w:bodyDiv w:val="1"/>
      <w:marLeft w:val="0"/>
      <w:marRight w:val="0"/>
      <w:marTop w:val="0"/>
      <w:marBottom w:val="0"/>
      <w:divBdr>
        <w:top w:val="none" w:sz="0" w:space="0" w:color="auto"/>
        <w:left w:val="none" w:sz="0" w:space="0" w:color="auto"/>
        <w:bottom w:val="none" w:sz="0" w:space="0" w:color="auto"/>
        <w:right w:val="none" w:sz="0" w:space="0" w:color="auto"/>
      </w:divBdr>
    </w:div>
    <w:div w:id="1737781061">
      <w:bodyDiv w:val="1"/>
      <w:marLeft w:val="0"/>
      <w:marRight w:val="0"/>
      <w:marTop w:val="0"/>
      <w:marBottom w:val="0"/>
      <w:divBdr>
        <w:top w:val="none" w:sz="0" w:space="0" w:color="auto"/>
        <w:left w:val="none" w:sz="0" w:space="0" w:color="auto"/>
        <w:bottom w:val="none" w:sz="0" w:space="0" w:color="auto"/>
        <w:right w:val="none" w:sz="0" w:space="0" w:color="auto"/>
      </w:divBdr>
    </w:div>
    <w:div w:id="1738162150">
      <w:bodyDiv w:val="1"/>
      <w:marLeft w:val="0"/>
      <w:marRight w:val="0"/>
      <w:marTop w:val="0"/>
      <w:marBottom w:val="0"/>
      <w:divBdr>
        <w:top w:val="none" w:sz="0" w:space="0" w:color="auto"/>
        <w:left w:val="none" w:sz="0" w:space="0" w:color="auto"/>
        <w:bottom w:val="none" w:sz="0" w:space="0" w:color="auto"/>
        <w:right w:val="none" w:sz="0" w:space="0" w:color="auto"/>
      </w:divBdr>
    </w:div>
    <w:div w:id="1738167035">
      <w:bodyDiv w:val="1"/>
      <w:marLeft w:val="0"/>
      <w:marRight w:val="0"/>
      <w:marTop w:val="0"/>
      <w:marBottom w:val="0"/>
      <w:divBdr>
        <w:top w:val="none" w:sz="0" w:space="0" w:color="auto"/>
        <w:left w:val="none" w:sz="0" w:space="0" w:color="auto"/>
        <w:bottom w:val="none" w:sz="0" w:space="0" w:color="auto"/>
        <w:right w:val="none" w:sz="0" w:space="0" w:color="auto"/>
      </w:divBdr>
    </w:div>
    <w:div w:id="1738628335">
      <w:bodyDiv w:val="1"/>
      <w:marLeft w:val="0"/>
      <w:marRight w:val="0"/>
      <w:marTop w:val="0"/>
      <w:marBottom w:val="0"/>
      <w:divBdr>
        <w:top w:val="none" w:sz="0" w:space="0" w:color="auto"/>
        <w:left w:val="none" w:sz="0" w:space="0" w:color="auto"/>
        <w:bottom w:val="none" w:sz="0" w:space="0" w:color="auto"/>
        <w:right w:val="none" w:sz="0" w:space="0" w:color="auto"/>
      </w:divBdr>
    </w:div>
    <w:div w:id="1738899294">
      <w:bodyDiv w:val="1"/>
      <w:marLeft w:val="0"/>
      <w:marRight w:val="0"/>
      <w:marTop w:val="0"/>
      <w:marBottom w:val="0"/>
      <w:divBdr>
        <w:top w:val="none" w:sz="0" w:space="0" w:color="auto"/>
        <w:left w:val="none" w:sz="0" w:space="0" w:color="auto"/>
        <w:bottom w:val="none" w:sz="0" w:space="0" w:color="auto"/>
        <w:right w:val="none" w:sz="0" w:space="0" w:color="auto"/>
      </w:divBdr>
    </w:div>
    <w:div w:id="1739129790">
      <w:bodyDiv w:val="1"/>
      <w:marLeft w:val="0"/>
      <w:marRight w:val="0"/>
      <w:marTop w:val="0"/>
      <w:marBottom w:val="0"/>
      <w:divBdr>
        <w:top w:val="none" w:sz="0" w:space="0" w:color="auto"/>
        <w:left w:val="none" w:sz="0" w:space="0" w:color="auto"/>
        <w:bottom w:val="none" w:sz="0" w:space="0" w:color="auto"/>
        <w:right w:val="none" w:sz="0" w:space="0" w:color="auto"/>
      </w:divBdr>
    </w:div>
    <w:div w:id="1739403519">
      <w:bodyDiv w:val="1"/>
      <w:marLeft w:val="0"/>
      <w:marRight w:val="0"/>
      <w:marTop w:val="0"/>
      <w:marBottom w:val="0"/>
      <w:divBdr>
        <w:top w:val="none" w:sz="0" w:space="0" w:color="auto"/>
        <w:left w:val="none" w:sz="0" w:space="0" w:color="auto"/>
        <w:bottom w:val="none" w:sz="0" w:space="0" w:color="auto"/>
        <w:right w:val="none" w:sz="0" w:space="0" w:color="auto"/>
      </w:divBdr>
    </w:div>
    <w:div w:id="1740059022">
      <w:bodyDiv w:val="1"/>
      <w:marLeft w:val="0"/>
      <w:marRight w:val="0"/>
      <w:marTop w:val="0"/>
      <w:marBottom w:val="0"/>
      <w:divBdr>
        <w:top w:val="none" w:sz="0" w:space="0" w:color="auto"/>
        <w:left w:val="none" w:sz="0" w:space="0" w:color="auto"/>
        <w:bottom w:val="none" w:sz="0" w:space="0" w:color="auto"/>
        <w:right w:val="none" w:sz="0" w:space="0" w:color="auto"/>
      </w:divBdr>
    </w:div>
    <w:div w:id="1740714344">
      <w:bodyDiv w:val="1"/>
      <w:marLeft w:val="0"/>
      <w:marRight w:val="0"/>
      <w:marTop w:val="0"/>
      <w:marBottom w:val="0"/>
      <w:divBdr>
        <w:top w:val="none" w:sz="0" w:space="0" w:color="auto"/>
        <w:left w:val="none" w:sz="0" w:space="0" w:color="auto"/>
        <w:bottom w:val="none" w:sz="0" w:space="0" w:color="auto"/>
        <w:right w:val="none" w:sz="0" w:space="0" w:color="auto"/>
      </w:divBdr>
    </w:div>
    <w:div w:id="1741369633">
      <w:bodyDiv w:val="1"/>
      <w:marLeft w:val="0"/>
      <w:marRight w:val="0"/>
      <w:marTop w:val="0"/>
      <w:marBottom w:val="0"/>
      <w:divBdr>
        <w:top w:val="none" w:sz="0" w:space="0" w:color="auto"/>
        <w:left w:val="none" w:sz="0" w:space="0" w:color="auto"/>
        <w:bottom w:val="none" w:sz="0" w:space="0" w:color="auto"/>
        <w:right w:val="none" w:sz="0" w:space="0" w:color="auto"/>
      </w:divBdr>
    </w:div>
    <w:div w:id="1741908455">
      <w:bodyDiv w:val="1"/>
      <w:marLeft w:val="0"/>
      <w:marRight w:val="0"/>
      <w:marTop w:val="0"/>
      <w:marBottom w:val="0"/>
      <w:divBdr>
        <w:top w:val="none" w:sz="0" w:space="0" w:color="auto"/>
        <w:left w:val="none" w:sz="0" w:space="0" w:color="auto"/>
        <w:bottom w:val="none" w:sz="0" w:space="0" w:color="auto"/>
        <w:right w:val="none" w:sz="0" w:space="0" w:color="auto"/>
      </w:divBdr>
    </w:div>
    <w:div w:id="1741949907">
      <w:bodyDiv w:val="1"/>
      <w:marLeft w:val="0"/>
      <w:marRight w:val="0"/>
      <w:marTop w:val="0"/>
      <w:marBottom w:val="0"/>
      <w:divBdr>
        <w:top w:val="none" w:sz="0" w:space="0" w:color="auto"/>
        <w:left w:val="none" w:sz="0" w:space="0" w:color="auto"/>
        <w:bottom w:val="none" w:sz="0" w:space="0" w:color="auto"/>
        <w:right w:val="none" w:sz="0" w:space="0" w:color="auto"/>
      </w:divBdr>
    </w:div>
    <w:div w:id="1742173038">
      <w:bodyDiv w:val="1"/>
      <w:marLeft w:val="0"/>
      <w:marRight w:val="0"/>
      <w:marTop w:val="0"/>
      <w:marBottom w:val="0"/>
      <w:divBdr>
        <w:top w:val="none" w:sz="0" w:space="0" w:color="auto"/>
        <w:left w:val="none" w:sz="0" w:space="0" w:color="auto"/>
        <w:bottom w:val="none" w:sz="0" w:space="0" w:color="auto"/>
        <w:right w:val="none" w:sz="0" w:space="0" w:color="auto"/>
      </w:divBdr>
    </w:div>
    <w:div w:id="1742485134">
      <w:bodyDiv w:val="1"/>
      <w:marLeft w:val="0"/>
      <w:marRight w:val="0"/>
      <w:marTop w:val="0"/>
      <w:marBottom w:val="0"/>
      <w:divBdr>
        <w:top w:val="none" w:sz="0" w:space="0" w:color="auto"/>
        <w:left w:val="none" w:sz="0" w:space="0" w:color="auto"/>
        <w:bottom w:val="none" w:sz="0" w:space="0" w:color="auto"/>
        <w:right w:val="none" w:sz="0" w:space="0" w:color="auto"/>
      </w:divBdr>
    </w:div>
    <w:div w:id="1742554515">
      <w:bodyDiv w:val="1"/>
      <w:marLeft w:val="0"/>
      <w:marRight w:val="0"/>
      <w:marTop w:val="0"/>
      <w:marBottom w:val="0"/>
      <w:divBdr>
        <w:top w:val="none" w:sz="0" w:space="0" w:color="auto"/>
        <w:left w:val="none" w:sz="0" w:space="0" w:color="auto"/>
        <w:bottom w:val="none" w:sz="0" w:space="0" w:color="auto"/>
        <w:right w:val="none" w:sz="0" w:space="0" w:color="auto"/>
      </w:divBdr>
    </w:div>
    <w:div w:id="1742824633">
      <w:bodyDiv w:val="1"/>
      <w:marLeft w:val="0"/>
      <w:marRight w:val="0"/>
      <w:marTop w:val="0"/>
      <w:marBottom w:val="0"/>
      <w:divBdr>
        <w:top w:val="none" w:sz="0" w:space="0" w:color="auto"/>
        <w:left w:val="none" w:sz="0" w:space="0" w:color="auto"/>
        <w:bottom w:val="none" w:sz="0" w:space="0" w:color="auto"/>
        <w:right w:val="none" w:sz="0" w:space="0" w:color="auto"/>
      </w:divBdr>
    </w:div>
    <w:div w:id="1742870607">
      <w:bodyDiv w:val="1"/>
      <w:marLeft w:val="0"/>
      <w:marRight w:val="0"/>
      <w:marTop w:val="0"/>
      <w:marBottom w:val="0"/>
      <w:divBdr>
        <w:top w:val="none" w:sz="0" w:space="0" w:color="auto"/>
        <w:left w:val="none" w:sz="0" w:space="0" w:color="auto"/>
        <w:bottom w:val="none" w:sz="0" w:space="0" w:color="auto"/>
        <w:right w:val="none" w:sz="0" w:space="0" w:color="auto"/>
      </w:divBdr>
    </w:div>
    <w:div w:id="1743257806">
      <w:bodyDiv w:val="1"/>
      <w:marLeft w:val="0"/>
      <w:marRight w:val="0"/>
      <w:marTop w:val="0"/>
      <w:marBottom w:val="0"/>
      <w:divBdr>
        <w:top w:val="none" w:sz="0" w:space="0" w:color="auto"/>
        <w:left w:val="none" w:sz="0" w:space="0" w:color="auto"/>
        <w:bottom w:val="none" w:sz="0" w:space="0" w:color="auto"/>
        <w:right w:val="none" w:sz="0" w:space="0" w:color="auto"/>
      </w:divBdr>
    </w:div>
    <w:div w:id="1743412339">
      <w:bodyDiv w:val="1"/>
      <w:marLeft w:val="0"/>
      <w:marRight w:val="0"/>
      <w:marTop w:val="0"/>
      <w:marBottom w:val="0"/>
      <w:divBdr>
        <w:top w:val="none" w:sz="0" w:space="0" w:color="auto"/>
        <w:left w:val="none" w:sz="0" w:space="0" w:color="auto"/>
        <w:bottom w:val="none" w:sz="0" w:space="0" w:color="auto"/>
        <w:right w:val="none" w:sz="0" w:space="0" w:color="auto"/>
      </w:divBdr>
    </w:div>
    <w:div w:id="1743677430">
      <w:bodyDiv w:val="1"/>
      <w:marLeft w:val="0"/>
      <w:marRight w:val="0"/>
      <w:marTop w:val="0"/>
      <w:marBottom w:val="0"/>
      <w:divBdr>
        <w:top w:val="none" w:sz="0" w:space="0" w:color="auto"/>
        <w:left w:val="none" w:sz="0" w:space="0" w:color="auto"/>
        <w:bottom w:val="none" w:sz="0" w:space="0" w:color="auto"/>
        <w:right w:val="none" w:sz="0" w:space="0" w:color="auto"/>
      </w:divBdr>
    </w:div>
    <w:div w:id="1744140172">
      <w:bodyDiv w:val="1"/>
      <w:marLeft w:val="0"/>
      <w:marRight w:val="0"/>
      <w:marTop w:val="0"/>
      <w:marBottom w:val="0"/>
      <w:divBdr>
        <w:top w:val="none" w:sz="0" w:space="0" w:color="auto"/>
        <w:left w:val="none" w:sz="0" w:space="0" w:color="auto"/>
        <w:bottom w:val="none" w:sz="0" w:space="0" w:color="auto"/>
        <w:right w:val="none" w:sz="0" w:space="0" w:color="auto"/>
      </w:divBdr>
    </w:div>
    <w:div w:id="1744259634">
      <w:bodyDiv w:val="1"/>
      <w:marLeft w:val="0"/>
      <w:marRight w:val="0"/>
      <w:marTop w:val="0"/>
      <w:marBottom w:val="0"/>
      <w:divBdr>
        <w:top w:val="none" w:sz="0" w:space="0" w:color="auto"/>
        <w:left w:val="none" w:sz="0" w:space="0" w:color="auto"/>
        <w:bottom w:val="none" w:sz="0" w:space="0" w:color="auto"/>
        <w:right w:val="none" w:sz="0" w:space="0" w:color="auto"/>
      </w:divBdr>
    </w:div>
    <w:div w:id="1744259957">
      <w:bodyDiv w:val="1"/>
      <w:marLeft w:val="0"/>
      <w:marRight w:val="0"/>
      <w:marTop w:val="0"/>
      <w:marBottom w:val="0"/>
      <w:divBdr>
        <w:top w:val="none" w:sz="0" w:space="0" w:color="auto"/>
        <w:left w:val="none" w:sz="0" w:space="0" w:color="auto"/>
        <w:bottom w:val="none" w:sz="0" w:space="0" w:color="auto"/>
        <w:right w:val="none" w:sz="0" w:space="0" w:color="auto"/>
      </w:divBdr>
    </w:div>
    <w:div w:id="1745294864">
      <w:bodyDiv w:val="1"/>
      <w:marLeft w:val="0"/>
      <w:marRight w:val="0"/>
      <w:marTop w:val="0"/>
      <w:marBottom w:val="0"/>
      <w:divBdr>
        <w:top w:val="none" w:sz="0" w:space="0" w:color="auto"/>
        <w:left w:val="none" w:sz="0" w:space="0" w:color="auto"/>
        <w:bottom w:val="none" w:sz="0" w:space="0" w:color="auto"/>
        <w:right w:val="none" w:sz="0" w:space="0" w:color="auto"/>
      </w:divBdr>
    </w:div>
    <w:div w:id="1745369490">
      <w:bodyDiv w:val="1"/>
      <w:marLeft w:val="0"/>
      <w:marRight w:val="0"/>
      <w:marTop w:val="0"/>
      <w:marBottom w:val="0"/>
      <w:divBdr>
        <w:top w:val="none" w:sz="0" w:space="0" w:color="auto"/>
        <w:left w:val="none" w:sz="0" w:space="0" w:color="auto"/>
        <w:bottom w:val="none" w:sz="0" w:space="0" w:color="auto"/>
        <w:right w:val="none" w:sz="0" w:space="0" w:color="auto"/>
      </w:divBdr>
    </w:div>
    <w:div w:id="1745564228">
      <w:bodyDiv w:val="1"/>
      <w:marLeft w:val="0"/>
      <w:marRight w:val="0"/>
      <w:marTop w:val="0"/>
      <w:marBottom w:val="0"/>
      <w:divBdr>
        <w:top w:val="none" w:sz="0" w:space="0" w:color="auto"/>
        <w:left w:val="none" w:sz="0" w:space="0" w:color="auto"/>
        <w:bottom w:val="none" w:sz="0" w:space="0" w:color="auto"/>
        <w:right w:val="none" w:sz="0" w:space="0" w:color="auto"/>
      </w:divBdr>
    </w:div>
    <w:div w:id="1745644832">
      <w:bodyDiv w:val="1"/>
      <w:marLeft w:val="0"/>
      <w:marRight w:val="0"/>
      <w:marTop w:val="0"/>
      <w:marBottom w:val="0"/>
      <w:divBdr>
        <w:top w:val="none" w:sz="0" w:space="0" w:color="auto"/>
        <w:left w:val="none" w:sz="0" w:space="0" w:color="auto"/>
        <w:bottom w:val="none" w:sz="0" w:space="0" w:color="auto"/>
        <w:right w:val="none" w:sz="0" w:space="0" w:color="auto"/>
      </w:divBdr>
    </w:div>
    <w:div w:id="1746028779">
      <w:bodyDiv w:val="1"/>
      <w:marLeft w:val="0"/>
      <w:marRight w:val="0"/>
      <w:marTop w:val="0"/>
      <w:marBottom w:val="0"/>
      <w:divBdr>
        <w:top w:val="none" w:sz="0" w:space="0" w:color="auto"/>
        <w:left w:val="none" w:sz="0" w:space="0" w:color="auto"/>
        <w:bottom w:val="none" w:sz="0" w:space="0" w:color="auto"/>
        <w:right w:val="none" w:sz="0" w:space="0" w:color="auto"/>
      </w:divBdr>
    </w:div>
    <w:div w:id="1746301479">
      <w:bodyDiv w:val="1"/>
      <w:marLeft w:val="0"/>
      <w:marRight w:val="0"/>
      <w:marTop w:val="0"/>
      <w:marBottom w:val="0"/>
      <w:divBdr>
        <w:top w:val="none" w:sz="0" w:space="0" w:color="auto"/>
        <w:left w:val="none" w:sz="0" w:space="0" w:color="auto"/>
        <w:bottom w:val="none" w:sz="0" w:space="0" w:color="auto"/>
        <w:right w:val="none" w:sz="0" w:space="0" w:color="auto"/>
      </w:divBdr>
    </w:div>
    <w:div w:id="1746485834">
      <w:bodyDiv w:val="1"/>
      <w:marLeft w:val="0"/>
      <w:marRight w:val="0"/>
      <w:marTop w:val="0"/>
      <w:marBottom w:val="0"/>
      <w:divBdr>
        <w:top w:val="none" w:sz="0" w:space="0" w:color="auto"/>
        <w:left w:val="none" w:sz="0" w:space="0" w:color="auto"/>
        <w:bottom w:val="none" w:sz="0" w:space="0" w:color="auto"/>
        <w:right w:val="none" w:sz="0" w:space="0" w:color="auto"/>
      </w:divBdr>
    </w:div>
    <w:div w:id="1746494163">
      <w:bodyDiv w:val="1"/>
      <w:marLeft w:val="0"/>
      <w:marRight w:val="0"/>
      <w:marTop w:val="0"/>
      <w:marBottom w:val="0"/>
      <w:divBdr>
        <w:top w:val="none" w:sz="0" w:space="0" w:color="auto"/>
        <w:left w:val="none" w:sz="0" w:space="0" w:color="auto"/>
        <w:bottom w:val="none" w:sz="0" w:space="0" w:color="auto"/>
        <w:right w:val="none" w:sz="0" w:space="0" w:color="auto"/>
      </w:divBdr>
    </w:div>
    <w:div w:id="1746536456">
      <w:bodyDiv w:val="1"/>
      <w:marLeft w:val="0"/>
      <w:marRight w:val="0"/>
      <w:marTop w:val="0"/>
      <w:marBottom w:val="0"/>
      <w:divBdr>
        <w:top w:val="none" w:sz="0" w:space="0" w:color="auto"/>
        <w:left w:val="none" w:sz="0" w:space="0" w:color="auto"/>
        <w:bottom w:val="none" w:sz="0" w:space="0" w:color="auto"/>
        <w:right w:val="none" w:sz="0" w:space="0" w:color="auto"/>
      </w:divBdr>
    </w:div>
    <w:div w:id="1746565121">
      <w:bodyDiv w:val="1"/>
      <w:marLeft w:val="0"/>
      <w:marRight w:val="0"/>
      <w:marTop w:val="0"/>
      <w:marBottom w:val="0"/>
      <w:divBdr>
        <w:top w:val="none" w:sz="0" w:space="0" w:color="auto"/>
        <w:left w:val="none" w:sz="0" w:space="0" w:color="auto"/>
        <w:bottom w:val="none" w:sz="0" w:space="0" w:color="auto"/>
        <w:right w:val="none" w:sz="0" w:space="0" w:color="auto"/>
      </w:divBdr>
    </w:div>
    <w:div w:id="1746762778">
      <w:bodyDiv w:val="1"/>
      <w:marLeft w:val="0"/>
      <w:marRight w:val="0"/>
      <w:marTop w:val="0"/>
      <w:marBottom w:val="0"/>
      <w:divBdr>
        <w:top w:val="none" w:sz="0" w:space="0" w:color="auto"/>
        <w:left w:val="none" w:sz="0" w:space="0" w:color="auto"/>
        <w:bottom w:val="none" w:sz="0" w:space="0" w:color="auto"/>
        <w:right w:val="none" w:sz="0" w:space="0" w:color="auto"/>
      </w:divBdr>
    </w:div>
    <w:div w:id="1747335526">
      <w:bodyDiv w:val="1"/>
      <w:marLeft w:val="0"/>
      <w:marRight w:val="0"/>
      <w:marTop w:val="0"/>
      <w:marBottom w:val="0"/>
      <w:divBdr>
        <w:top w:val="none" w:sz="0" w:space="0" w:color="auto"/>
        <w:left w:val="none" w:sz="0" w:space="0" w:color="auto"/>
        <w:bottom w:val="none" w:sz="0" w:space="0" w:color="auto"/>
        <w:right w:val="none" w:sz="0" w:space="0" w:color="auto"/>
      </w:divBdr>
    </w:div>
    <w:div w:id="1747532511">
      <w:bodyDiv w:val="1"/>
      <w:marLeft w:val="0"/>
      <w:marRight w:val="0"/>
      <w:marTop w:val="0"/>
      <w:marBottom w:val="0"/>
      <w:divBdr>
        <w:top w:val="none" w:sz="0" w:space="0" w:color="auto"/>
        <w:left w:val="none" w:sz="0" w:space="0" w:color="auto"/>
        <w:bottom w:val="none" w:sz="0" w:space="0" w:color="auto"/>
        <w:right w:val="none" w:sz="0" w:space="0" w:color="auto"/>
      </w:divBdr>
    </w:div>
    <w:div w:id="1747603975">
      <w:bodyDiv w:val="1"/>
      <w:marLeft w:val="0"/>
      <w:marRight w:val="0"/>
      <w:marTop w:val="0"/>
      <w:marBottom w:val="0"/>
      <w:divBdr>
        <w:top w:val="none" w:sz="0" w:space="0" w:color="auto"/>
        <w:left w:val="none" w:sz="0" w:space="0" w:color="auto"/>
        <w:bottom w:val="none" w:sz="0" w:space="0" w:color="auto"/>
        <w:right w:val="none" w:sz="0" w:space="0" w:color="auto"/>
      </w:divBdr>
    </w:div>
    <w:div w:id="1747914126">
      <w:bodyDiv w:val="1"/>
      <w:marLeft w:val="0"/>
      <w:marRight w:val="0"/>
      <w:marTop w:val="0"/>
      <w:marBottom w:val="0"/>
      <w:divBdr>
        <w:top w:val="none" w:sz="0" w:space="0" w:color="auto"/>
        <w:left w:val="none" w:sz="0" w:space="0" w:color="auto"/>
        <w:bottom w:val="none" w:sz="0" w:space="0" w:color="auto"/>
        <w:right w:val="none" w:sz="0" w:space="0" w:color="auto"/>
      </w:divBdr>
    </w:div>
    <w:div w:id="1747990645">
      <w:bodyDiv w:val="1"/>
      <w:marLeft w:val="0"/>
      <w:marRight w:val="0"/>
      <w:marTop w:val="0"/>
      <w:marBottom w:val="0"/>
      <w:divBdr>
        <w:top w:val="none" w:sz="0" w:space="0" w:color="auto"/>
        <w:left w:val="none" w:sz="0" w:space="0" w:color="auto"/>
        <w:bottom w:val="none" w:sz="0" w:space="0" w:color="auto"/>
        <w:right w:val="none" w:sz="0" w:space="0" w:color="auto"/>
      </w:divBdr>
    </w:div>
    <w:div w:id="1748578608">
      <w:bodyDiv w:val="1"/>
      <w:marLeft w:val="0"/>
      <w:marRight w:val="0"/>
      <w:marTop w:val="0"/>
      <w:marBottom w:val="0"/>
      <w:divBdr>
        <w:top w:val="none" w:sz="0" w:space="0" w:color="auto"/>
        <w:left w:val="none" w:sz="0" w:space="0" w:color="auto"/>
        <w:bottom w:val="none" w:sz="0" w:space="0" w:color="auto"/>
        <w:right w:val="none" w:sz="0" w:space="0" w:color="auto"/>
      </w:divBdr>
    </w:div>
    <w:div w:id="1749107856">
      <w:bodyDiv w:val="1"/>
      <w:marLeft w:val="0"/>
      <w:marRight w:val="0"/>
      <w:marTop w:val="0"/>
      <w:marBottom w:val="0"/>
      <w:divBdr>
        <w:top w:val="none" w:sz="0" w:space="0" w:color="auto"/>
        <w:left w:val="none" w:sz="0" w:space="0" w:color="auto"/>
        <w:bottom w:val="none" w:sz="0" w:space="0" w:color="auto"/>
        <w:right w:val="none" w:sz="0" w:space="0" w:color="auto"/>
      </w:divBdr>
    </w:div>
    <w:div w:id="1749305470">
      <w:bodyDiv w:val="1"/>
      <w:marLeft w:val="0"/>
      <w:marRight w:val="0"/>
      <w:marTop w:val="0"/>
      <w:marBottom w:val="0"/>
      <w:divBdr>
        <w:top w:val="none" w:sz="0" w:space="0" w:color="auto"/>
        <w:left w:val="none" w:sz="0" w:space="0" w:color="auto"/>
        <w:bottom w:val="none" w:sz="0" w:space="0" w:color="auto"/>
        <w:right w:val="none" w:sz="0" w:space="0" w:color="auto"/>
      </w:divBdr>
    </w:div>
    <w:div w:id="1749569848">
      <w:bodyDiv w:val="1"/>
      <w:marLeft w:val="0"/>
      <w:marRight w:val="0"/>
      <w:marTop w:val="0"/>
      <w:marBottom w:val="0"/>
      <w:divBdr>
        <w:top w:val="none" w:sz="0" w:space="0" w:color="auto"/>
        <w:left w:val="none" w:sz="0" w:space="0" w:color="auto"/>
        <w:bottom w:val="none" w:sz="0" w:space="0" w:color="auto"/>
        <w:right w:val="none" w:sz="0" w:space="0" w:color="auto"/>
      </w:divBdr>
    </w:div>
    <w:div w:id="1749960618">
      <w:bodyDiv w:val="1"/>
      <w:marLeft w:val="0"/>
      <w:marRight w:val="0"/>
      <w:marTop w:val="0"/>
      <w:marBottom w:val="0"/>
      <w:divBdr>
        <w:top w:val="none" w:sz="0" w:space="0" w:color="auto"/>
        <w:left w:val="none" w:sz="0" w:space="0" w:color="auto"/>
        <w:bottom w:val="none" w:sz="0" w:space="0" w:color="auto"/>
        <w:right w:val="none" w:sz="0" w:space="0" w:color="auto"/>
      </w:divBdr>
    </w:div>
    <w:div w:id="1750037896">
      <w:bodyDiv w:val="1"/>
      <w:marLeft w:val="0"/>
      <w:marRight w:val="0"/>
      <w:marTop w:val="0"/>
      <w:marBottom w:val="0"/>
      <w:divBdr>
        <w:top w:val="none" w:sz="0" w:space="0" w:color="auto"/>
        <w:left w:val="none" w:sz="0" w:space="0" w:color="auto"/>
        <w:bottom w:val="none" w:sz="0" w:space="0" w:color="auto"/>
        <w:right w:val="none" w:sz="0" w:space="0" w:color="auto"/>
      </w:divBdr>
    </w:div>
    <w:div w:id="1750811899">
      <w:bodyDiv w:val="1"/>
      <w:marLeft w:val="0"/>
      <w:marRight w:val="0"/>
      <w:marTop w:val="0"/>
      <w:marBottom w:val="0"/>
      <w:divBdr>
        <w:top w:val="none" w:sz="0" w:space="0" w:color="auto"/>
        <w:left w:val="none" w:sz="0" w:space="0" w:color="auto"/>
        <w:bottom w:val="none" w:sz="0" w:space="0" w:color="auto"/>
        <w:right w:val="none" w:sz="0" w:space="0" w:color="auto"/>
      </w:divBdr>
    </w:div>
    <w:div w:id="1751393530">
      <w:bodyDiv w:val="1"/>
      <w:marLeft w:val="0"/>
      <w:marRight w:val="0"/>
      <w:marTop w:val="0"/>
      <w:marBottom w:val="0"/>
      <w:divBdr>
        <w:top w:val="none" w:sz="0" w:space="0" w:color="auto"/>
        <w:left w:val="none" w:sz="0" w:space="0" w:color="auto"/>
        <w:bottom w:val="none" w:sz="0" w:space="0" w:color="auto"/>
        <w:right w:val="none" w:sz="0" w:space="0" w:color="auto"/>
      </w:divBdr>
    </w:div>
    <w:div w:id="1752196678">
      <w:bodyDiv w:val="1"/>
      <w:marLeft w:val="0"/>
      <w:marRight w:val="0"/>
      <w:marTop w:val="0"/>
      <w:marBottom w:val="0"/>
      <w:divBdr>
        <w:top w:val="none" w:sz="0" w:space="0" w:color="auto"/>
        <w:left w:val="none" w:sz="0" w:space="0" w:color="auto"/>
        <w:bottom w:val="none" w:sz="0" w:space="0" w:color="auto"/>
        <w:right w:val="none" w:sz="0" w:space="0" w:color="auto"/>
      </w:divBdr>
    </w:div>
    <w:div w:id="1752891740">
      <w:bodyDiv w:val="1"/>
      <w:marLeft w:val="0"/>
      <w:marRight w:val="0"/>
      <w:marTop w:val="0"/>
      <w:marBottom w:val="0"/>
      <w:divBdr>
        <w:top w:val="none" w:sz="0" w:space="0" w:color="auto"/>
        <w:left w:val="none" w:sz="0" w:space="0" w:color="auto"/>
        <w:bottom w:val="none" w:sz="0" w:space="0" w:color="auto"/>
        <w:right w:val="none" w:sz="0" w:space="0" w:color="auto"/>
      </w:divBdr>
    </w:div>
    <w:div w:id="1753120086">
      <w:bodyDiv w:val="1"/>
      <w:marLeft w:val="0"/>
      <w:marRight w:val="0"/>
      <w:marTop w:val="0"/>
      <w:marBottom w:val="0"/>
      <w:divBdr>
        <w:top w:val="none" w:sz="0" w:space="0" w:color="auto"/>
        <w:left w:val="none" w:sz="0" w:space="0" w:color="auto"/>
        <w:bottom w:val="none" w:sz="0" w:space="0" w:color="auto"/>
        <w:right w:val="none" w:sz="0" w:space="0" w:color="auto"/>
      </w:divBdr>
    </w:div>
    <w:div w:id="1753812655">
      <w:bodyDiv w:val="1"/>
      <w:marLeft w:val="0"/>
      <w:marRight w:val="0"/>
      <w:marTop w:val="0"/>
      <w:marBottom w:val="0"/>
      <w:divBdr>
        <w:top w:val="none" w:sz="0" w:space="0" w:color="auto"/>
        <w:left w:val="none" w:sz="0" w:space="0" w:color="auto"/>
        <w:bottom w:val="none" w:sz="0" w:space="0" w:color="auto"/>
        <w:right w:val="none" w:sz="0" w:space="0" w:color="auto"/>
      </w:divBdr>
    </w:div>
    <w:div w:id="1754083972">
      <w:bodyDiv w:val="1"/>
      <w:marLeft w:val="0"/>
      <w:marRight w:val="0"/>
      <w:marTop w:val="0"/>
      <w:marBottom w:val="0"/>
      <w:divBdr>
        <w:top w:val="none" w:sz="0" w:space="0" w:color="auto"/>
        <w:left w:val="none" w:sz="0" w:space="0" w:color="auto"/>
        <w:bottom w:val="none" w:sz="0" w:space="0" w:color="auto"/>
        <w:right w:val="none" w:sz="0" w:space="0" w:color="auto"/>
      </w:divBdr>
    </w:div>
    <w:div w:id="1754430434">
      <w:bodyDiv w:val="1"/>
      <w:marLeft w:val="0"/>
      <w:marRight w:val="0"/>
      <w:marTop w:val="0"/>
      <w:marBottom w:val="0"/>
      <w:divBdr>
        <w:top w:val="none" w:sz="0" w:space="0" w:color="auto"/>
        <w:left w:val="none" w:sz="0" w:space="0" w:color="auto"/>
        <w:bottom w:val="none" w:sz="0" w:space="0" w:color="auto"/>
        <w:right w:val="none" w:sz="0" w:space="0" w:color="auto"/>
      </w:divBdr>
    </w:div>
    <w:div w:id="1754620288">
      <w:bodyDiv w:val="1"/>
      <w:marLeft w:val="0"/>
      <w:marRight w:val="0"/>
      <w:marTop w:val="0"/>
      <w:marBottom w:val="0"/>
      <w:divBdr>
        <w:top w:val="none" w:sz="0" w:space="0" w:color="auto"/>
        <w:left w:val="none" w:sz="0" w:space="0" w:color="auto"/>
        <w:bottom w:val="none" w:sz="0" w:space="0" w:color="auto"/>
        <w:right w:val="none" w:sz="0" w:space="0" w:color="auto"/>
      </w:divBdr>
    </w:div>
    <w:div w:id="1755206039">
      <w:bodyDiv w:val="1"/>
      <w:marLeft w:val="0"/>
      <w:marRight w:val="0"/>
      <w:marTop w:val="0"/>
      <w:marBottom w:val="0"/>
      <w:divBdr>
        <w:top w:val="none" w:sz="0" w:space="0" w:color="auto"/>
        <w:left w:val="none" w:sz="0" w:space="0" w:color="auto"/>
        <w:bottom w:val="none" w:sz="0" w:space="0" w:color="auto"/>
        <w:right w:val="none" w:sz="0" w:space="0" w:color="auto"/>
      </w:divBdr>
    </w:div>
    <w:div w:id="1755468158">
      <w:bodyDiv w:val="1"/>
      <w:marLeft w:val="0"/>
      <w:marRight w:val="0"/>
      <w:marTop w:val="0"/>
      <w:marBottom w:val="0"/>
      <w:divBdr>
        <w:top w:val="none" w:sz="0" w:space="0" w:color="auto"/>
        <w:left w:val="none" w:sz="0" w:space="0" w:color="auto"/>
        <w:bottom w:val="none" w:sz="0" w:space="0" w:color="auto"/>
        <w:right w:val="none" w:sz="0" w:space="0" w:color="auto"/>
      </w:divBdr>
    </w:div>
    <w:div w:id="1755936776">
      <w:bodyDiv w:val="1"/>
      <w:marLeft w:val="0"/>
      <w:marRight w:val="0"/>
      <w:marTop w:val="0"/>
      <w:marBottom w:val="0"/>
      <w:divBdr>
        <w:top w:val="none" w:sz="0" w:space="0" w:color="auto"/>
        <w:left w:val="none" w:sz="0" w:space="0" w:color="auto"/>
        <w:bottom w:val="none" w:sz="0" w:space="0" w:color="auto"/>
        <w:right w:val="none" w:sz="0" w:space="0" w:color="auto"/>
      </w:divBdr>
    </w:div>
    <w:div w:id="1756439547">
      <w:bodyDiv w:val="1"/>
      <w:marLeft w:val="0"/>
      <w:marRight w:val="0"/>
      <w:marTop w:val="0"/>
      <w:marBottom w:val="0"/>
      <w:divBdr>
        <w:top w:val="none" w:sz="0" w:space="0" w:color="auto"/>
        <w:left w:val="none" w:sz="0" w:space="0" w:color="auto"/>
        <w:bottom w:val="none" w:sz="0" w:space="0" w:color="auto"/>
        <w:right w:val="none" w:sz="0" w:space="0" w:color="auto"/>
      </w:divBdr>
    </w:div>
    <w:div w:id="1757242831">
      <w:bodyDiv w:val="1"/>
      <w:marLeft w:val="0"/>
      <w:marRight w:val="0"/>
      <w:marTop w:val="0"/>
      <w:marBottom w:val="0"/>
      <w:divBdr>
        <w:top w:val="none" w:sz="0" w:space="0" w:color="auto"/>
        <w:left w:val="none" w:sz="0" w:space="0" w:color="auto"/>
        <w:bottom w:val="none" w:sz="0" w:space="0" w:color="auto"/>
        <w:right w:val="none" w:sz="0" w:space="0" w:color="auto"/>
      </w:divBdr>
    </w:div>
    <w:div w:id="1757285917">
      <w:bodyDiv w:val="1"/>
      <w:marLeft w:val="0"/>
      <w:marRight w:val="0"/>
      <w:marTop w:val="0"/>
      <w:marBottom w:val="0"/>
      <w:divBdr>
        <w:top w:val="none" w:sz="0" w:space="0" w:color="auto"/>
        <w:left w:val="none" w:sz="0" w:space="0" w:color="auto"/>
        <w:bottom w:val="none" w:sz="0" w:space="0" w:color="auto"/>
        <w:right w:val="none" w:sz="0" w:space="0" w:color="auto"/>
      </w:divBdr>
    </w:div>
    <w:div w:id="1757288542">
      <w:bodyDiv w:val="1"/>
      <w:marLeft w:val="0"/>
      <w:marRight w:val="0"/>
      <w:marTop w:val="0"/>
      <w:marBottom w:val="0"/>
      <w:divBdr>
        <w:top w:val="none" w:sz="0" w:space="0" w:color="auto"/>
        <w:left w:val="none" w:sz="0" w:space="0" w:color="auto"/>
        <w:bottom w:val="none" w:sz="0" w:space="0" w:color="auto"/>
        <w:right w:val="none" w:sz="0" w:space="0" w:color="auto"/>
      </w:divBdr>
    </w:div>
    <w:div w:id="1757441251">
      <w:bodyDiv w:val="1"/>
      <w:marLeft w:val="0"/>
      <w:marRight w:val="0"/>
      <w:marTop w:val="0"/>
      <w:marBottom w:val="0"/>
      <w:divBdr>
        <w:top w:val="none" w:sz="0" w:space="0" w:color="auto"/>
        <w:left w:val="none" w:sz="0" w:space="0" w:color="auto"/>
        <w:bottom w:val="none" w:sz="0" w:space="0" w:color="auto"/>
        <w:right w:val="none" w:sz="0" w:space="0" w:color="auto"/>
      </w:divBdr>
    </w:div>
    <w:div w:id="1757483913">
      <w:bodyDiv w:val="1"/>
      <w:marLeft w:val="0"/>
      <w:marRight w:val="0"/>
      <w:marTop w:val="0"/>
      <w:marBottom w:val="0"/>
      <w:divBdr>
        <w:top w:val="none" w:sz="0" w:space="0" w:color="auto"/>
        <w:left w:val="none" w:sz="0" w:space="0" w:color="auto"/>
        <w:bottom w:val="none" w:sz="0" w:space="0" w:color="auto"/>
        <w:right w:val="none" w:sz="0" w:space="0" w:color="auto"/>
      </w:divBdr>
    </w:div>
    <w:div w:id="1757628458">
      <w:bodyDiv w:val="1"/>
      <w:marLeft w:val="0"/>
      <w:marRight w:val="0"/>
      <w:marTop w:val="0"/>
      <w:marBottom w:val="0"/>
      <w:divBdr>
        <w:top w:val="none" w:sz="0" w:space="0" w:color="auto"/>
        <w:left w:val="none" w:sz="0" w:space="0" w:color="auto"/>
        <w:bottom w:val="none" w:sz="0" w:space="0" w:color="auto"/>
        <w:right w:val="none" w:sz="0" w:space="0" w:color="auto"/>
      </w:divBdr>
    </w:div>
    <w:div w:id="1757628602">
      <w:bodyDiv w:val="1"/>
      <w:marLeft w:val="0"/>
      <w:marRight w:val="0"/>
      <w:marTop w:val="0"/>
      <w:marBottom w:val="0"/>
      <w:divBdr>
        <w:top w:val="none" w:sz="0" w:space="0" w:color="auto"/>
        <w:left w:val="none" w:sz="0" w:space="0" w:color="auto"/>
        <w:bottom w:val="none" w:sz="0" w:space="0" w:color="auto"/>
        <w:right w:val="none" w:sz="0" w:space="0" w:color="auto"/>
      </w:divBdr>
    </w:div>
    <w:div w:id="1757937982">
      <w:bodyDiv w:val="1"/>
      <w:marLeft w:val="0"/>
      <w:marRight w:val="0"/>
      <w:marTop w:val="0"/>
      <w:marBottom w:val="0"/>
      <w:divBdr>
        <w:top w:val="none" w:sz="0" w:space="0" w:color="auto"/>
        <w:left w:val="none" w:sz="0" w:space="0" w:color="auto"/>
        <w:bottom w:val="none" w:sz="0" w:space="0" w:color="auto"/>
        <w:right w:val="none" w:sz="0" w:space="0" w:color="auto"/>
      </w:divBdr>
    </w:div>
    <w:div w:id="1758016291">
      <w:bodyDiv w:val="1"/>
      <w:marLeft w:val="0"/>
      <w:marRight w:val="0"/>
      <w:marTop w:val="0"/>
      <w:marBottom w:val="0"/>
      <w:divBdr>
        <w:top w:val="none" w:sz="0" w:space="0" w:color="auto"/>
        <w:left w:val="none" w:sz="0" w:space="0" w:color="auto"/>
        <w:bottom w:val="none" w:sz="0" w:space="0" w:color="auto"/>
        <w:right w:val="none" w:sz="0" w:space="0" w:color="auto"/>
      </w:divBdr>
    </w:div>
    <w:div w:id="1759515729">
      <w:bodyDiv w:val="1"/>
      <w:marLeft w:val="0"/>
      <w:marRight w:val="0"/>
      <w:marTop w:val="0"/>
      <w:marBottom w:val="0"/>
      <w:divBdr>
        <w:top w:val="none" w:sz="0" w:space="0" w:color="auto"/>
        <w:left w:val="none" w:sz="0" w:space="0" w:color="auto"/>
        <w:bottom w:val="none" w:sz="0" w:space="0" w:color="auto"/>
        <w:right w:val="none" w:sz="0" w:space="0" w:color="auto"/>
      </w:divBdr>
    </w:div>
    <w:div w:id="1759670122">
      <w:bodyDiv w:val="1"/>
      <w:marLeft w:val="0"/>
      <w:marRight w:val="0"/>
      <w:marTop w:val="0"/>
      <w:marBottom w:val="0"/>
      <w:divBdr>
        <w:top w:val="none" w:sz="0" w:space="0" w:color="auto"/>
        <w:left w:val="none" w:sz="0" w:space="0" w:color="auto"/>
        <w:bottom w:val="none" w:sz="0" w:space="0" w:color="auto"/>
        <w:right w:val="none" w:sz="0" w:space="0" w:color="auto"/>
      </w:divBdr>
    </w:div>
    <w:div w:id="1761291674">
      <w:bodyDiv w:val="1"/>
      <w:marLeft w:val="0"/>
      <w:marRight w:val="0"/>
      <w:marTop w:val="0"/>
      <w:marBottom w:val="0"/>
      <w:divBdr>
        <w:top w:val="none" w:sz="0" w:space="0" w:color="auto"/>
        <w:left w:val="none" w:sz="0" w:space="0" w:color="auto"/>
        <w:bottom w:val="none" w:sz="0" w:space="0" w:color="auto"/>
        <w:right w:val="none" w:sz="0" w:space="0" w:color="auto"/>
      </w:divBdr>
    </w:div>
    <w:div w:id="1761490306">
      <w:bodyDiv w:val="1"/>
      <w:marLeft w:val="0"/>
      <w:marRight w:val="0"/>
      <w:marTop w:val="0"/>
      <w:marBottom w:val="0"/>
      <w:divBdr>
        <w:top w:val="none" w:sz="0" w:space="0" w:color="auto"/>
        <w:left w:val="none" w:sz="0" w:space="0" w:color="auto"/>
        <w:bottom w:val="none" w:sz="0" w:space="0" w:color="auto"/>
        <w:right w:val="none" w:sz="0" w:space="0" w:color="auto"/>
      </w:divBdr>
    </w:div>
    <w:div w:id="1761750920">
      <w:bodyDiv w:val="1"/>
      <w:marLeft w:val="0"/>
      <w:marRight w:val="0"/>
      <w:marTop w:val="0"/>
      <w:marBottom w:val="0"/>
      <w:divBdr>
        <w:top w:val="none" w:sz="0" w:space="0" w:color="auto"/>
        <w:left w:val="none" w:sz="0" w:space="0" w:color="auto"/>
        <w:bottom w:val="none" w:sz="0" w:space="0" w:color="auto"/>
        <w:right w:val="none" w:sz="0" w:space="0" w:color="auto"/>
      </w:divBdr>
    </w:div>
    <w:div w:id="1762215768">
      <w:bodyDiv w:val="1"/>
      <w:marLeft w:val="0"/>
      <w:marRight w:val="0"/>
      <w:marTop w:val="0"/>
      <w:marBottom w:val="0"/>
      <w:divBdr>
        <w:top w:val="none" w:sz="0" w:space="0" w:color="auto"/>
        <w:left w:val="none" w:sz="0" w:space="0" w:color="auto"/>
        <w:bottom w:val="none" w:sz="0" w:space="0" w:color="auto"/>
        <w:right w:val="none" w:sz="0" w:space="0" w:color="auto"/>
      </w:divBdr>
    </w:div>
    <w:div w:id="1762532611">
      <w:bodyDiv w:val="1"/>
      <w:marLeft w:val="0"/>
      <w:marRight w:val="0"/>
      <w:marTop w:val="0"/>
      <w:marBottom w:val="0"/>
      <w:divBdr>
        <w:top w:val="none" w:sz="0" w:space="0" w:color="auto"/>
        <w:left w:val="none" w:sz="0" w:space="0" w:color="auto"/>
        <w:bottom w:val="none" w:sz="0" w:space="0" w:color="auto"/>
        <w:right w:val="none" w:sz="0" w:space="0" w:color="auto"/>
      </w:divBdr>
    </w:div>
    <w:div w:id="1762726240">
      <w:bodyDiv w:val="1"/>
      <w:marLeft w:val="0"/>
      <w:marRight w:val="0"/>
      <w:marTop w:val="0"/>
      <w:marBottom w:val="0"/>
      <w:divBdr>
        <w:top w:val="none" w:sz="0" w:space="0" w:color="auto"/>
        <w:left w:val="none" w:sz="0" w:space="0" w:color="auto"/>
        <w:bottom w:val="none" w:sz="0" w:space="0" w:color="auto"/>
        <w:right w:val="none" w:sz="0" w:space="0" w:color="auto"/>
      </w:divBdr>
    </w:div>
    <w:div w:id="1762793944">
      <w:bodyDiv w:val="1"/>
      <w:marLeft w:val="0"/>
      <w:marRight w:val="0"/>
      <w:marTop w:val="0"/>
      <w:marBottom w:val="0"/>
      <w:divBdr>
        <w:top w:val="none" w:sz="0" w:space="0" w:color="auto"/>
        <w:left w:val="none" w:sz="0" w:space="0" w:color="auto"/>
        <w:bottom w:val="none" w:sz="0" w:space="0" w:color="auto"/>
        <w:right w:val="none" w:sz="0" w:space="0" w:color="auto"/>
      </w:divBdr>
    </w:div>
    <w:div w:id="1762798772">
      <w:bodyDiv w:val="1"/>
      <w:marLeft w:val="0"/>
      <w:marRight w:val="0"/>
      <w:marTop w:val="0"/>
      <w:marBottom w:val="0"/>
      <w:divBdr>
        <w:top w:val="none" w:sz="0" w:space="0" w:color="auto"/>
        <w:left w:val="none" w:sz="0" w:space="0" w:color="auto"/>
        <w:bottom w:val="none" w:sz="0" w:space="0" w:color="auto"/>
        <w:right w:val="none" w:sz="0" w:space="0" w:color="auto"/>
      </w:divBdr>
    </w:div>
    <w:div w:id="1764260432">
      <w:bodyDiv w:val="1"/>
      <w:marLeft w:val="0"/>
      <w:marRight w:val="0"/>
      <w:marTop w:val="0"/>
      <w:marBottom w:val="0"/>
      <w:divBdr>
        <w:top w:val="none" w:sz="0" w:space="0" w:color="auto"/>
        <w:left w:val="none" w:sz="0" w:space="0" w:color="auto"/>
        <w:bottom w:val="none" w:sz="0" w:space="0" w:color="auto"/>
        <w:right w:val="none" w:sz="0" w:space="0" w:color="auto"/>
      </w:divBdr>
    </w:div>
    <w:div w:id="1764495889">
      <w:bodyDiv w:val="1"/>
      <w:marLeft w:val="0"/>
      <w:marRight w:val="0"/>
      <w:marTop w:val="0"/>
      <w:marBottom w:val="0"/>
      <w:divBdr>
        <w:top w:val="none" w:sz="0" w:space="0" w:color="auto"/>
        <w:left w:val="none" w:sz="0" w:space="0" w:color="auto"/>
        <w:bottom w:val="none" w:sz="0" w:space="0" w:color="auto"/>
        <w:right w:val="none" w:sz="0" w:space="0" w:color="auto"/>
      </w:divBdr>
    </w:div>
    <w:div w:id="1764911666">
      <w:bodyDiv w:val="1"/>
      <w:marLeft w:val="0"/>
      <w:marRight w:val="0"/>
      <w:marTop w:val="0"/>
      <w:marBottom w:val="0"/>
      <w:divBdr>
        <w:top w:val="none" w:sz="0" w:space="0" w:color="auto"/>
        <w:left w:val="none" w:sz="0" w:space="0" w:color="auto"/>
        <w:bottom w:val="none" w:sz="0" w:space="0" w:color="auto"/>
        <w:right w:val="none" w:sz="0" w:space="0" w:color="auto"/>
      </w:divBdr>
    </w:div>
    <w:div w:id="1765110267">
      <w:bodyDiv w:val="1"/>
      <w:marLeft w:val="0"/>
      <w:marRight w:val="0"/>
      <w:marTop w:val="0"/>
      <w:marBottom w:val="0"/>
      <w:divBdr>
        <w:top w:val="none" w:sz="0" w:space="0" w:color="auto"/>
        <w:left w:val="none" w:sz="0" w:space="0" w:color="auto"/>
        <w:bottom w:val="none" w:sz="0" w:space="0" w:color="auto"/>
        <w:right w:val="none" w:sz="0" w:space="0" w:color="auto"/>
      </w:divBdr>
    </w:div>
    <w:div w:id="1765224330">
      <w:bodyDiv w:val="1"/>
      <w:marLeft w:val="0"/>
      <w:marRight w:val="0"/>
      <w:marTop w:val="0"/>
      <w:marBottom w:val="0"/>
      <w:divBdr>
        <w:top w:val="none" w:sz="0" w:space="0" w:color="auto"/>
        <w:left w:val="none" w:sz="0" w:space="0" w:color="auto"/>
        <w:bottom w:val="none" w:sz="0" w:space="0" w:color="auto"/>
        <w:right w:val="none" w:sz="0" w:space="0" w:color="auto"/>
      </w:divBdr>
    </w:div>
    <w:div w:id="1765954274">
      <w:bodyDiv w:val="1"/>
      <w:marLeft w:val="0"/>
      <w:marRight w:val="0"/>
      <w:marTop w:val="0"/>
      <w:marBottom w:val="0"/>
      <w:divBdr>
        <w:top w:val="none" w:sz="0" w:space="0" w:color="auto"/>
        <w:left w:val="none" w:sz="0" w:space="0" w:color="auto"/>
        <w:bottom w:val="none" w:sz="0" w:space="0" w:color="auto"/>
        <w:right w:val="none" w:sz="0" w:space="0" w:color="auto"/>
      </w:divBdr>
    </w:div>
    <w:div w:id="1766026391">
      <w:bodyDiv w:val="1"/>
      <w:marLeft w:val="0"/>
      <w:marRight w:val="0"/>
      <w:marTop w:val="0"/>
      <w:marBottom w:val="0"/>
      <w:divBdr>
        <w:top w:val="none" w:sz="0" w:space="0" w:color="auto"/>
        <w:left w:val="none" w:sz="0" w:space="0" w:color="auto"/>
        <w:bottom w:val="none" w:sz="0" w:space="0" w:color="auto"/>
        <w:right w:val="none" w:sz="0" w:space="0" w:color="auto"/>
      </w:divBdr>
    </w:div>
    <w:div w:id="1766152100">
      <w:bodyDiv w:val="1"/>
      <w:marLeft w:val="0"/>
      <w:marRight w:val="0"/>
      <w:marTop w:val="0"/>
      <w:marBottom w:val="0"/>
      <w:divBdr>
        <w:top w:val="none" w:sz="0" w:space="0" w:color="auto"/>
        <w:left w:val="none" w:sz="0" w:space="0" w:color="auto"/>
        <w:bottom w:val="none" w:sz="0" w:space="0" w:color="auto"/>
        <w:right w:val="none" w:sz="0" w:space="0" w:color="auto"/>
      </w:divBdr>
    </w:div>
    <w:div w:id="1766534277">
      <w:bodyDiv w:val="1"/>
      <w:marLeft w:val="0"/>
      <w:marRight w:val="0"/>
      <w:marTop w:val="0"/>
      <w:marBottom w:val="0"/>
      <w:divBdr>
        <w:top w:val="none" w:sz="0" w:space="0" w:color="auto"/>
        <w:left w:val="none" w:sz="0" w:space="0" w:color="auto"/>
        <w:bottom w:val="none" w:sz="0" w:space="0" w:color="auto"/>
        <w:right w:val="none" w:sz="0" w:space="0" w:color="auto"/>
      </w:divBdr>
    </w:div>
    <w:div w:id="1766802061">
      <w:bodyDiv w:val="1"/>
      <w:marLeft w:val="0"/>
      <w:marRight w:val="0"/>
      <w:marTop w:val="0"/>
      <w:marBottom w:val="0"/>
      <w:divBdr>
        <w:top w:val="none" w:sz="0" w:space="0" w:color="auto"/>
        <w:left w:val="none" w:sz="0" w:space="0" w:color="auto"/>
        <w:bottom w:val="none" w:sz="0" w:space="0" w:color="auto"/>
        <w:right w:val="none" w:sz="0" w:space="0" w:color="auto"/>
      </w:divBdr>
    </w:div>
    <w:div w:id="1766999412">
      <w:bodyDiv w:val="1"/>
      <w:marLeft w:val="0"/>
      <w:marRight w:val="0"/>
      <w:marTop w:val="0"/>
      <w:marBottom w:val="0"/>
      <w:divBdr>
        <w:top w:val="none" w:sz="0" w:space="0" w:color="auto"/>
        <w:left w:val="none" w:sz="0" w:space="0" w:color="auto"/>
        <w:bottom w:val="none" w:sz="0" w:space="0" w:color="auto"/>
        <w:right w:val="none" w:sz="0" w:space="0" w:color="auto"/>
      </w:divBdr>
    </w:div>
    <w:div w:id="1767194131">
      <w:bodyDiv w:val="1"/>
      <w:marLeft w:val="0"/>
      <w:marRight w:val="0"/>
      <w:marTop w:val="0"/>
      <w:marBottom w:val="0"/>
      <w:divBdr>
        <w:top w:val="none" w:sz="0" w:space="0" w:color="auto"/>
        <w:left w:val="none" w:sz="0" w:space="0" w:color="auto"/>
        <w:bottom w:val="none" w:sz="0" w:space="0" w:color="auto"/>
        <w:right w:val="none" w:sz="0" w:space="0" w:color="auto"/>
      </w:divBdr>
    </w:div>
    <w:div w:id="1767537397">
      <w:bodyDiv w:val="1"/>
      <w:marLeft w:val="0"/>
      <w:marRight w:val="0"/>
      <w:marTop w:val="0"/>
      <w:marBottom w:val="0"/>
      <w:divBdr>
        <w:top w:val="none" w:sz="0" w:space="0" w:color="auto"/>
        <w:left w:val="none" w:sz="0" w:space="0" w:color="auto"/>
        <w:bottom w:val="none" w:sz="0" w:space="0" w:color="auto"/>
        <w:right w:val="none" w:sz="0" w:space="0" w:color="auto"/>
      </w:divBdr>
    </w:div>
    <w:div w:id="1768692124">
      <w:bodyDiv w:val="1"/>
      <w:marLeft w:val="0"/>
      <w:marRight w:val="0"/>
      <w:marTop w:val="0"/>
      <w:marBottom w:val="0"/>
      <w:divBdr>
        <w:top w:val="none" w:sz="0" w:space="0" w:color="auto"/>
        <w:left w:val="none" w:sz="0" w:space="0" w:color="auto"/>
        <w:bottom w:val="none" w:sz="0" w:space="0" w:color="auto"/>
        <w:right w:val="none" w:sz="0" w:space="0" w:color="auto"/>
      </w:divBdr>
    </w:div>
    <w:div w:id="1768849249">
      <w:bodyDiv w:val="1"/>
      <w:marLeft w:val="0"/>
      <w:marRight w:val="0"/>
      <w:marTop w:val="0"/>
      <w:marBottom w:val="0"/>
      <w:divBdr>
        <w:top w:val="none" w:sz="0" w:space="0" w:color="auto"/>
        <w:left w:val="none" w:sz="0" w:space="0" w:color="auto"/>
        <w:bottom w:val="none" w:sz="0" w:space="0" w:color="auto"/>
        <w:right w:val="none" w:sz="0" w:space="0" w:color="auto"/>
      </w:divBdr>
    </w:div>
    <w:div w:id="1769278790">
      <w:bodyDiv w:val="1"/>
      <w:marLeft w:val="0"/>
      <w:marRight w:val="0"/>
      <w:marTop w:val="0"/>
      <w:marBottom w:val="0"/>
      <w:divBdr>
        <w:top w:val="none" w:sz="0" w:space="0" w:color="auto"/>
        <w:left w:val="none" w:sz="0" w:space="0" w:color="auto"/>
        <w:bottom w:val="none" w:sz="0" w:space="0" w:color="auto"/>
        <w:right w:val="none" w:sz="0" w:space="0" w:color="auto"/>
      </w:divBdr>
    </w:div>
    <w:div w:id="1769306024">
      <w:bodyDiv w:val="1"/>
      <w:marLeft w:val="0"/>
      <w:marRight w:val="0"/>
      <w:marTop w:val="0"/>
      <w:marBottom w:val="0"/>
      <w:divBdr>
        <w:top w:val="none" w:sz="0" w:space="0" w:color="auto"/>
        <w:left w:val="none" w:sz="0" w:space="0" w:color="auto"/>
        <w:bottom w:val="none" w:sz="0" w:space="0" w:color="auto"/>
        <w:right w:val="none" w:sz="0" w:space="0" w:color="auto"/>
      </w:divBdr>
    </w:div>
    <w:div w:id="1769498352">
      <w:bodyDiv w:val="1"/>
      <w:marLeft w:val="0"/>
      <w:marRight w:val="0"/>
      <w:marTop w:val="0"/>
      <w:marBottom w:val="0"/>
      <w:divBdr>
        <w:top w:val="none" w:sz="0" w:space="0" w:color="auto"/>
        <w:left w:val="none" w:sz="0" w:space="0" w:color="auto"/>
        <w:bottom w:val="none" w:sz="0" w:space="0" w:color="auto"/>
        <w:right w:val="none" w:sz="0" w:space="0" w:color="auto"/>
      </w:divBdr>
    </w:div>
    <w:div w:id="1770471448">
      <w:bodyDiv w:val="1"/>
      <w:marLeft w:val="0"/>
      <w:marRight w:val="0"/>
      <w:marTop w:val="0"/>
      <w:marBottom w:val="0"/>
      <w:divBdr>
        <w:top w:val="none" w:sz="0" w:space="0" w:color="auto"/>
        <w:left w:val="none" w:sz="0" w:space="0" w:color="auto"/>
        <w:bottom w:val="none" w:sz="0" w:space="0" w:color="auto"/>
        <w:right w:val="none" w:sz="0" w:space="0" w:color="auto"/>
      </w:divBdr>
    </w:div>
    <w:div w:id="1770807405">
      <w:bodyDiv w:val="1"/>
      <w:marLeft w:val="0"/>
      <w:marRight w:val="0"/>
      <w:marTop w:val="0"/>
      <w:marBottom w:val="0"/>
      <w:divBdr>
        <w:top w:val="none" w:sz="0" w:space="0" w:color="auto"/>
        <w:left w:val="none" w:sz="0" w:space="0" w:color="auto"/>
        <w:bottom w:val="none" w:sz="0" w:space="0" w:color="auto"/>
        <w:right w:val="none" w:sz="0" w:space="0" w:color="auto"/>
      </w:divBdr>
    </w:div>
    <w:div w:id="1771197345">
      <w:bodyDiv w:val="1"/>
      <w:marLeft w:val="0"/>
      <w:marRight w:val="0"/>
      <w:marTop w:val="0"/>
      <w:marBottom w:val="0"/>
      <w:divBdr>
        <w:top w:val="none" w:sz="0" w:space="0" w:color="auto"/>
        <w:left w:val="none" w:sz="0" w:space="0" w:color="auto"/>
        <w:bottom w:val="none" w:sz="0" w:space="0" w:color="auto"/>
        <w:right w:val="none" w:sz="0" w:space="0" w:color="auto"/>
      </w:divBdr>
    </w:div>
    <w:div w:id="1771511212">
      <w:bodyDiv w:val="1"/>
      <w:marLeft w:val="0"/>
      <w:marRight w:val="0"/>
      <w:marTop w:val="0"/>
      <w:marBottom w:val="0"/>
      <w:divBdr>
        <w:top w:val="none" w:sz="0" w:space="0" w:color="auto"/>
        <w:left w:val="none" w:sz="0" w:space="0" w:color="auto"/>
        <w:bottom w:val="none" w:sz="0" w:space="0" w:color="auto"/>
        <w:right w:val="none" w:sz="0" w:space="0" w:color="auto"/>
      </w:divBdr>
    </w:div>
    <w:div w:id="1771511628">
      <w:bodyDiv w:val="1"/>
      <w:marLeft w:val="0"/>
      <w:marRight w:val="0"/>
      <w:marTop w:val="0"/>
      <w:marBottom w:val="0"/>
      <w:divBdr>
        <w:top w:val="none" w:sz="0" w:space="0" w:color="auto"/>
        <w:left w:val="none" w:sz="0" w:space="0" w:color="auto"/>
        <w:bottom w:val="none" w:sz="0" w:space="0" w:color="auto"/>
        <w:right w:val="none" w:sz="0" w:space="0" w:color="auto"/>
      </w:divBdr>
    </w:div>
    <w:div w:id="1771773367">
      <w:bodyDiv w:val="1"/>
      <w:marLeft w:val="0"/>
      <w:marRight w:val="0"/>
      <w:marTop w:val="0"/>
      <w:marBottom w:val="0"/>
      <w:divBdr>
        <w:top w:val="none" w:sz="0" w:space="0" w:color="auto"/>
        <w:left w:val="none" w:sz="0" w:space="0" w:color="auto"/>
        <w:bottom w:val="none" w:sz="0" w:space="0" w:color="auto"/>
        <w:right w:val="none" w:sz="0" w:space="0" w:color="auto"/>
      </w:divBdr>
    </w:div>
    <w:div w:id="1771853696">
      <w:bodyDiv w:val="1"/>
      <w:marLeft w:val="0"/>
      <w:marRight w:val="0"/>
      <w:marTop w:val="0"/>
      <w:marBottom w:val="0"/>
      <w:divBdr>
        <w:top w:val="none" w:sz="0" w:space="0" w:color="auto"/>
        <w:left w:val="none" w:sz="0" w:space="0" w:color="auto"/>
        <w:bottom w:val="none" w:sz="0" w:space="0" w:color="auto"/>
        <w:right w:val="none" w:sz="0" w:space="0" w:color="auto"/>
      </w:divBdr>
    </w:div>
    <w:div w:id="1772431304">
      <w:bodyDiv w:val="1"/>
      <w:marLeft w:val="0"/>
      <w:marRight w:val="0"/>
      <w:marTop w:val="0"/>
      <w:marBottom w:val="0"/>
      <w:divBdr>
        <w:top w:val="none" w:sz="0" w:space="0" w:color="auto"/>
        <w:left w:val="none" w:sz="0" w:space="0" w:color="auto"/>
        <w:bottom w:val="none" w:sz="0" w:space="0" w:color="auto"/>
        <w:right w:val="none" w:sz="0" w:space="0" w:color="auto"/>
      </w:divBdr>
    </w:div>
    <w:div w:id="1772504704">
      <w:bodyDiv w:val="1"/>
      <w:marLeft w:val="0"/>
      <w:marRight w:val="0"/>
      <w:marTop w:val="0"/>
      <w:marBottom w:val="0"/>
      <w:divBdr>
        <w:top w:val="none" w:sz="0" w:space="0" w:color="auto"/>
        <w:left w:val="none" w:sz="0" w:space="0" w:color="auto"/>
        <w:bottom w:val="none" w:sz="0" w:space="0" w:color="auto"/>
        <w:right w:val="none" w:sz="0" w:space="0" w:color="auto"/>
      </w:divBdr>
    </w:div>
    <w:div w:id="1772775303">
      <w:bodyDiv w:val="1"/>
      <w:marLeft w:val="0"/>
      <w:marRight w:val="0"/>
      <w:marTop w:val="0"/>
      <w:marBottom w:val="0"/>
      <w:divBdr>
        <w:top w:val="none" w:sz="0" w:space="0" w:color="auto"/>
        <w:left w:val="none" w:sz="0" w:space="0" w:color="auto"/>
        <w:bottom w:val="none" w:sz="0" w:space="0" w:color="auto"/>
        <w:right w:val="none" w:sz="0" w:space="0" w:color="auto"/>
      </w:divBdr>
    </w:div>
    <w:div w:id="1772966054">
      <w:bodyDiv w:val="1"/>
      <w:marLeft w:val="0"/>
      <w:marRight w:val="0"/>
      <w:marTop w:val="0"/>
      <w:marBottom w:val="0"/>
      <w:divBdr>
        <w:top w:val="none" w:sz="0" w:space="0" w:color="auto"/>
        <w:left w:val="none" w:sz="0" w:space="0" w:color="auto"/>
        <w:bottom w:val="none" w:sz="0" w:space="0" w:color="auto"/>
        <w:right w:val="none" w:sz="0" w:space="0" w:color="auto"/>
      </w:divBdr>
    </w:div>
    <w:div w:id="1774087128">
      <w:bodyDiv w:val="1"/>
      <w:marLeft w:val="0"/>
      <w:marRight w:val="0"/>
      <w:marTop w:val="0"/>
      <w:marBottom w:val="0"/>
      <w:divBdr>
        <w:top w:val="none" w:sz="0" w:space="0" w:color="auto"/>
        <w:left w:val="none" w:sz="0" w:space="0" w:color="auto"/>
        <w:bottom w:val="none" w:sz="0" w:space="0" w:color="auto"/>
        <w:right w:val="none" w:sz="0" w:space="0" w:color="auto"/>
      </w:divBdr>
    </w:div>
    <w:div w:id="1774279690">
      <w:bodyDiv w:val="1"/>
      <w:marLeft w:val="0"/>
      <w:marRight w:val="0"/>
      <w:marTop w:val="0"/>
      <w:marBottom w:val="0"/>
      <w:divBdr>
        <w:top w:val="none" w:sz="0" w:space="0" w:color="auto"/>
        <w:left w:val="none" w:sz="0" w:space="0" w:color="auto"/>
        <w:bottom w:val="none" w:sz="0" w:space="0" w:color="auto"/>
        <w:right w:val="none" w:sz="0" w:space="0" w:color="auto"/>
      </w:divBdr>
    </w:div>
    <w:div w:id="1774394173">
      <w:bodyDiv w:val="1"/>
      <w:marLeft w:val="0"/>
      <w:marRight w:val="0"/>
      <w:marTop w:val="0"/>
      <w:marBottom w:val="0"/>
      <w:divBdr>
        <w:top w:val="none" w:sz="0" w:space="0" w:color="auto"/>
        <w:left w:val="none" w:sz="0" w:space="0" w:color="auto"/>
        <w:bottom w:val="none" w:sz="0" w:space="0" w:color="auto"/>
        <w:right w:val="none" w:sz="0" w:space="0" w:color="auto"/>
      </w:divBdr>
    </w:div>
    <w:div w:id="1774478299">
      <w:bodyDiv w:val="1"/>
      <w:marLeft w:val="0"/>
      <w:marRight w:val="0"/>
      <w:marTop w:val="0"/>
      <w:marBottom w:val="0"/>
      <w:divBdr>
        <w:top w:val="none" w:sz="0" w:space="0" w:color="auto"/>
        <w:left w:val="none" w:sz="0" w:space="0" w:color="auto"/>
        <w:bottom w:val="none" w:sz="0" w:space="0" w:color="auto"/>
        <w:right w:val="none" w:sz="0" w:space="0" w:color="auto"/>
      </w:divBdr>
    </w:div>
    <w:div w:id="1774786718">
      <w:bodyDiv w:val="1"/>
      <w:marLeft w:val="0"/>
      <w:marRight w:val="0"/>
      <w:marTop w:val="0"/>
      <w:marBottom w:val="0"/>
      <w:divBdr>
        <w:top w:val="none" w:sz="0" w:space="0" w:color="auto"/>
        <w:left w:val="none" w:sz="0" w:space="0" w:color="auto"/>
        <w:bottom w:val="none" w:sz="0" w:space="0" w:color="auto"/>
        <w:right w:val="none" w:sz="0" w:space="0" w:color="auto"/>
      </w:divBdr>
    </w:div>
    <w:div w:id="1776289372">
      <w:bodyDiv w:val="1"/>
      <w:marLeft w:val="0"/>
      <w:marRight w:val="0"/>
      <w:marTop w:val="0"/>
      <w:marBottom w:val="0"/>
      <w:divBdr>
        <w:top w:val="none" w:sz="0" w:space="0" w:color="auto"/>
        <w:left w:val="none" w:sz="0" w:space="0" w:color="auto"/>
        <w:bottom w:val="none" w:sz="0" w:space="0" w:color="auto"/>
        <w:right w:val="none" w:sz="0" w:space="0" w:color="auto"/>
      </w:divBdr>
    </w:div>
    <w:div w:id="1776359363">
      <w:bodyDiv w:val="1"/>
      <w:marLeft w:val="0"/>
      <w:marRight w:val="0"/>
      <w:marTop w:val="0"/>
      <w:marBottom w:val="0"/>
      <w:divBdr>
        <w:top w:val="none" w:sz="0" w:space="0" w:color="auto"/>
        <w:left w:val="none" w:sz="0" w:space="0" w:color="auto"/>
        <w:bottom w:val="none" w:sz="0" w:space="0" w:color="auto"/>
        <w:right w:val="none" w:sz="0" w:space="0" w:color="auto"/>
      </w:divBdr>
    </w:div>
    <w:div w:id="1777602965">
      <w:bodyDiv w:val="1"/>
      <w:marLeft w:val="0"/>
      <w:marRight w:val="0"/>
      <w:marTop w:val="0"/>
      <w:marBottom w:val="0"/>
      <w:divBdr>
        <w:top w:val="none" w:sz="0" w:space="0" w:color="auto"/>
        <w:left w:val="none" w:sz="0" w:space="0" w:color="auto"/>
        <w:bottom w:val="none" w:sz="0" w:space="0" w:color="auto"/>
        <w:right w:val="none" w:sz="0" w:space="0" w:color="auto"/>
      </w:divBdr>
    </w:div>
    <w:div w:id="1778063903">
      <w:bodyDiv w:val="1"/>
      <w:marLeft w:val="0"/>
      <w:marRight w:val="0"/>
      <w:marTop w:val="0"/>
      <w:marBottom w:val="0"/>
      <w:divBdr>
        <w:top w:val="none" w:sz="0" w:space="0" w:color="auto"/>
        <w:left w:val="none" w:sz="0" w:space="0" w:color="auto"/>
        <w:bottom w:val="none" w:sz="0" w:space="0" w:color="auto"/>
        <w:right w:val="none" w:sz="0" w:space="0" w:color="auto"/>
      </w:divBdr>
    </w:div>
    <w:div w:id="1778519059">
      <w:bodyDiv w:val="1"/>
      <w:marLeft w:val="0"/>
      <w:marRight w:val="0"/>
      <w:marTop w:val="0"/>
      <w:marBottom w:val="0"/>
      <w:divBdr>
        <w:top w:val="none" w:sz="0" w:space="0" w:color="auto"/>
        <w:left w:val="none" w:sz="0" w:space="0" w:color="auto"/>
        <w:bottom w:val="none" w:sz="0" w:space="0" w:color="auto"/>
        <w:right w:val="none" w:sz="0" w:space="0" w:color="auto"/>
      </w:divBdr>
    </w:div>
    <w:div w:id="1779132235">
      <w:bodyDiv w:val="1"/>
      <w:marLeft w:val="0"/>
      <w:marRight w:val="0"/>
      <w:marTop w:val="0"/>
      <w:marBottom w:val="0"/>
      <w:divBdr>
        <w:top w:val="none" w:sz="0" w:space="0" w:color="auto"/>
        <w:left w:val="none" w:sz="0" w:space="0" w:color="auto"/>
        <w:bottom w:val="none" w:sz="0" w:space="0" w:color="auto"/>
        <w:right w:val="none" w:sz="0" w:space="0" w:color="auto"/>
      </w:divBdr>
    </w:div>
    <w:div w:id="1779446906">
      <w:bodyDiv w:val="1"/>
      <w:marLeft w:val="0"/>
      <w:marRight w:val="0"/>
      <w:marTop w:val="0"/>
      <w:marBottom w:val="0"/>
      <w:divBdr>
        <w:top w:val="none" w:sz="0" w:space="0" w:color="auto"/>
        <w:left w:val="none" w:sz="0" w:space="0" w:color="auto"/>
        <w:bottom w:val="none" w:sz="0" w:space="0" w:color="auto"/>
        <w:right w:val="none" w:sz="0" w:space="0" w:color="auto"/>
      </w:divBdr>
    </w:div>
    <w:div w:id="1779522538">
      <w:bodyDiv w:val="1"/>
      <w:marLeft w:val="0"/>
      <w:marRight w:val="0"/>
      <w:marTop w:val="0"/>
      <w:marBottom w:val="0"/>
      <w:divBdr>
        <w:top w:val="none" w:sz="0" w:space="0" w:color="auto"/>
        <w:left w:val="none" w:sz="0" w:space="0" w:color="auto"/>
        <w:bottom w:val="none" w:sz="0" w:space="0" w:color="auto"/>
        <w:right w:val="none" w:sz="0" w:space="0" w:color="auto"/>
      </w:divBdr>
    </w:div>
    <w:div w:id="1779831271">
      <w:bodyDiv w:val="1"/>
      <w:marLeft w:val="0"/>
      <w:marRight w:val="0"/>
      <w:marTop w:val="0"/>
      <w:marBottom w:val="0"/>
      <w:divBdr>
        <w:top w:val="none" w:sz="0" w:space="0" w:color="auto"/>
        <w:left w:val="none" w:sz="0" w:space="0" w:color="auto"/>
        <w:bottom w:val="none" w:sz="0" w:space="0" w:color="auto"/>
        <w:right w:val="none" w:sz="0" w:space="0" w:color="auto"/>
      </w:divBdr>
    </w:div>
    <w:div w:id="1780905018">
      <w:bodyDiv w:val="1"/>
      <w:marLeft w:val="0"/>
      <w:marRight w:val="0"/>
      <w:marTop w:val="0"/>
      <w:marBottom w:val="0"/>
      <w:divBdr>
        <w:top w:val="none" w:sz="0" w:space="0" w:color="auto"/>
        <w:left w:val="none" w:sz="0" w:space="0" w:color="auto"/>
        <w:bottom w:val="none" w:sz="0" w:space="0" w:color="auto"/>
        <w:right w:val="none" w:sz="0" w:space="0" w:color="auto"/>
      </w:divBdr>
    </w:div>
    <w:div w:id="1781026682">
      <w:bodyDiv w:val="1"/>
      <w:marLeft w:val="0"/>
      <w:marRight w:val="0"/>
      <w:marTop w:val="0"/>
      <w:marBottom w:val="0"/>
      <w:divBdr>
        <w:top w:val="none" w:sz="0" w:space="0" w:color="auto"/>
        <w:left w:val="none" w:sz="0" w:space="0" w:color="auto"/>
        <w:bottom w:val="none" w:sz="0" w:space="0" w:color="auto"/>
        <w:right w:val="none" w:sz="0" w:space="0" w:color="auto"/>
      </w:divBdr>
    </w:div>
    <w:div w:id="1781102500">
      <w:bodyDiv w:val="1"/>
      <w:marLeft w:val="0"/>
      <w:marRight w:val="0"/>
      <w:marTop w:val="0"/>
      <w:marBottom w:val="0"/>
      <w:divBdr>
        <w:top w:val="none" w:sz="0" w:space="0" w:color="auto"/>
        <w:left w:val="none" w:sz="0" w:space="0" w:color="auto"/>
        <w:bottom w:val="none" w:sz="0" w:space="0" w:color="auto"/>
        <w:right w:val="none" w:sz="0" w:space="0" w:color="auto"/>
      </w:divBdr>
    </w:div>
    <w:div w:id="1781490558">
      <w:bodyDiv w:val="1"/>
      <w:marLeft w:val="0"/>
      <w:marRight w:val="0"/>
      <w:marTop w:val="0"/>
      <w:marBottom w:val="0"/>
      <w:divBdr>
        <w:top w:val="none" w:sz="0" w:space="0" w:color="auto"/>
        <w:left w:val="none" w:sz="0" w:space="0" w:color="auto"/>
        <w:bottom w:val="none" w:sz="0" w:space="0" w:color="auto"/>
        <w:right w:val="none" w:sz="0" w:space="0" w:color="auto"/>
      </w:divBdr>
    </w:div>
    <w:div w:id="1781678388">
      <w:bodyDiv w:val="1"/>
      <w:marLeft w:val="0"/>
      <w:marRight w:val="0"/>
      <w:marTop w:val="0"/>
      <w:marBottom w:val="0"/>
      <w:divBdr>
        <w:top w:val="none" w:sz="0" w:space="0" w:color="auto"/>
        <w:left w:val="none" w:sz="0" w:space="0" w:color="auto"/>
        <w:bottom w:val="none" w:sz="0" w:space="0" w:color="auto"/>
        <w:right w:val="none" w:sz="0" w:space="0" w:color="auto"/>
      </w:divBdr>
    </w:div>
    <w:div w:id="1781874175">
      <w:bodyDiv w:val="1"/>
      <w:marLeft w:val="0"/>
      <w:marRight w:val="0"/>
      <w:marTop w:val="0"/>
      <w:marBottom w:val="0"/>
      <w:divBdr>
        <w:top w:val="none" w:sz="0" w:space="0" w:color="auto"/>
        <w:left w:val="none" w:sz="0" w:space="0" w:color="auto"/>
        <w:bottom w:val="none" w:sz="0" w:space="0" w:color="auto"/>
        <w:right w:val="none" w:sz="0" w:space="0" w:color="auto"/>
      </w:divBdr>
    </w:div>
    <w:div w:id="1782144295">
      <w:bodyDiv w:val="1"/>
      <w:marLeft w:val="0"/>
      <w:marRight w:val="0"/>
      <w:marTop w:val="0"/>
      <w:marBottom w:val="0"/>
      <w:divBdr>
        <w:top w:val="none" w:sz="0" w:space="0" w:color="auto"/>
        <w:left w:val="none" w:sz="0" w:space="0" w:color="auto"/>
        <w:bottom w:val="none" w:sz="0" w:space="0" w:color="auto"/>
        <w:right w:val="none" w:sz="0" w:space="0" w:color="auto"/>
      </w:divBdr>
    </w:div>
    <w:div w:id="1782216223">
      <w:bodyDiv w:val="1"/>
      <w:marLeft w:val="0"/>
      <w:marRight w:val="0"/>
      <w:marTop w:val="0"/>
      <w:marBottom w:val="0"/>
      <w:divBdr>
        <w:top w:val="none" w:sz="0" w:space="0" w:color="auto"/>
        <w:left w:val="none" w:sz="0" w:space="0" w:color="auto"/>
        <w:bottom w:val="none" w:sz="0" w:space="0" w:color="auto"/>
        <w:right w:val="none" w:sz="0" w:space="0" w:color="auto"/>
      </w:divBdr>
    </w:div>
    <w:div w:id="1782454807">
      <w:bodyDiv w:val="1"/>
      <w:marLeft w:val="0"/>
      <w:marRight w:val="0"/>
      <w:marTop w:val="0"/>
      <w:marBottom w:val="0"/>
      <w:divBdr>
        <w:top w:val="none" w:sz="0" w:space="0" w:color="auto"/>
        <w:left w:val="none" w:sz="0" w:space="0" w:color="auto"/>
        <w:bottom w:val="none" w:sz="0" w:space="0" w:color="auto"/>
        <w:right w:val="none" w:sz="0" w:space="0" w:color="auto"/>
      </w:divBdr>
    </w:div>
    <w:div w:id="1782527442">
      <w:bodyDiv w:val="1"/>
      <w:marLeft w:val="0"/>
      <w:marRight w:val="0"/>
      <w:marTop w:val="0"/>
      <w:marBottom w:val="0"/>
      <w:divBdr>
        <w:top w:val="none" w:sz="0" w:space="0" w:color="auto"/>
        <w:left w:val="none" w:sz="0" w:space="0" w:color="auto"/>
        <w:bottom w:val="none" w:sz="0" w:space="0" w:color="auto"/>
        <w:right w:val="none" w:sz="0" w:space="0" w:color="auto"/>
      </w:divBdr>
    </w:div>
    <w:div w:id="1782990849">
      <w:bodyDiv w:val="1"/>
      <w:marLeft w:val="0"/>
      <w:marRight w:val="0"/>
      <w:marTop w:val="0"/>
      <w:marBottom w:val="0"/>
      <w:divBdr>
        <w:top w:val="none" w:sz="0" w:space="0" w:color="auto"/>
        <w:left w:val="none" w:sz="0" w:space="0" w:color="auto"/>
        <w:bottom w:val="none" w:sz="0" w:space="0" w:color="auto"/>
        <w:right w:val="none" w:sz="0" w:space="0" w:color="auto"/>
      </w:divBdr>
    </w:div>
    <w:div w:id="1783188817">
      <w:bodyDiv w:val="1"/>
      <w:marLeft w:val="0"/>
      <w:marRight w:val="0"/>
      <w:marTop w:val="0"/>
      <w:marBottom w:val="0"/>
      <w:divBdr>
        <w:top w:val="none" w:sz="0" w:space="0" w:color="auto"/>
        <w:left w:val="none" w:sz="0" w:space="0" w:color="auto"/>
        <w:bottom w:val="none" w:sz="0" w:space="0" w:color="auto"/>
        <w:right w:val="none" w:sz="0" w:space="0" w:color="auto"/>
      </w:divBdr>
    </w:div>
    <w:div w:id="1783649061">
      <w:bodyDiv w:val="1"/>
      <w:marLeft w:val="0"/>
      <w:marRight w:val="0"/>
      <w:marTop w:val="0"/>
      <w:marBottom w:val="0"/>
      <w:divBdr>
        <w:top w:val="none" w:sz="0" w:space="0" w:color="auto"/>
        <w:left w:val="none" w:sz="0" w:space="0" w:color="auto"/>
        <w:bottom w:val="none" w:sz="0" w:space="0" w:color="auto"/>
        <w:right w:val="none" w:sz="0" w:space="0" w:color="auto"/>
      </w:divBdr>
    </w:div>
    <w:div w:id="1784642506">
      <w:bodyDiv w:val="1"/>
      <w:marLeft w:val="0"/>
      <w:marRight w:val="0"/>
      <w:marTop w:val="0"/>
      <w:marBottom w:val="0"/>
      <w:divBdr>
        <w:top w:val="none" w:sz="0" w:space="0" w:color="auto"/>
        <w:left w:val="none" w:sz="0" w:space="0" w:color="auto"/>
        <w:bottom w:val="none" w:sz="0" w:space="0" w:color="auto"/>
        <w:right w:val="none" w:sz="0" w:space="0" w:color="auto"/>
      </w:divBdr>
    </w:div>
    <w:div w:id="1784762547">
      <w:bodyDiv w:val="1"/>
      <w:marLeft w:val="0"/>
      <w:marRight w:val="0"/>
      <w:marTop w:val="0"/>
      <w:marBottom w:val="0"/>
      <w:divBdr>
        <w:top w:val="none" w:sz="0" w:space="0" w:color="auto"/>
        <w:left w:val="none" w:sz="0" w:space="0" w:color="auto"/>
        <w:bottom w:val="none" w:sz="0" w:space="0" w:color="auto"/>
        <w:right w:val="none" w:sz="0" w:space="0" w:color="auto"/>
      </w:divBdr>
    </w:div>
    <w:div w:id="1784769439">
      <w:bodyDiv w:val="1"/>
      <w:marLeft w:val="0"/>
      <w:marRight w:val="0"/>
      <w:marTop w:val="0"/>
      <w:marBottom w:val="0"/>
      <w:divBdr>
        <w:top w:val="none" w:sz="0" w:space="0" w:color="auto"/>
        <w:left w:val="none" w:sz="0" w:space="0" w:color="auto"/>
        <w:bottom w:val="none" w:sz="0" w:space="0" w:color="auto"/>
        <w:right w:val="none" w:sz="0" w:space="0" w:color="auto"/>
      </w:divBdr>
    </w:div>
    <w:div w:id="1784811502">
      <w:bodyDiv w:val="1"/>
      <w:marLeft w:val="0"/>
      <w:marRight w:val="0"/>
      <w:marTop w:val="0"/>
      <w:marBottom w:val="0"/>
      <w:divBdr>
        <w:top w:val="none" w:sz="0" w:space="0" w:color="auto"/>
        <w:left w:val="none" w:sz="0" w:space="0" w:color="auto"/>
        <w:bottom w:val="none" w:sz="0" w:space="0" w:color="auto"/>
        <w:right w:val="none" w:sz="0" w:space="0" w:color="auto"/>
      </w:divBdr>
    </w:div>
    <w:div w:id="1784883032">
      <w:bodyDiv w:val="1"/>
      <w:marLeft w:val="0"/>
      <w:marRight w:val="0"/>
      <w:marTop w:val="0"/>
      <w:marBottom w:val="0"/>
      <w:divBdr>
        <w:top w:val="none" w:sz="0" w:space="0" w:color="auto"/>
        <w:left w:val="none" w:sz="0" w:space="0" w:color="auto"/>
        <w:bottom w:val="none" w:sz="0" w:space="0" w:color="auto"/>
        <w:right w:val="none" w:sz="0" w:space="0" w:color="auto"/>
      </w:divBdr>
    </w:div>
    <w:div w:id="1785298837">
      <w:bodyDiv w:val="1"/>
      <w:marLeft w:val="0"/>
      <w:marRight w:val="0"/>
      <w:marTop w:val="0"/>
      <w:marBottom w:val="0"/>
      <w:divBdr>
        <w:top w:val="none" w:sz="0" w:space="0" w:color="auto"/>
        <w:left w:val="none" w:sz="0" w:space="0" w:color="auto"/>
        <w:bottom w:val="none" w:sz="0" w:space="0" w:color="auto"/>
        <w:right w:val="none" w:sz="0" w:space="0" w:color="auto"/>
      </w:divBdr>
    </w:div>
    <w:div w:id="1785422231">
      <w:bodyDiv w:val="1"/>
      <w:marLeft w:val="0"/>
      <w:marRight w:val="0"/>
      <w:marTop w:val="0"/>
      <w:marBottom w:val="0"/>
      <w:divBdr>
        <w:top w:val="none" w:sz="0" w:space="0" w:color="auto"/>
        <w:left w:val="none" w:sz="0" w:space="0" w:color="auto"/>
        <w:bottom w:val="none" w:sz="0" w:space="0" w:color="auto"/>
        <w:right w:val="none" w:sz="0" w:space="0" w:color="auto"/>
      </w:divBdr>
    </w:div>
    <w:div w:id="1785542078">
      <w:bodyDiv w:val="1"/>
      <w:marLeft w:val="0"/>
      <w:marRight w:val="0"/>
      <w:marTop w:val="0"/>
      <w:marBottom w:val="0"/>
      <w:divBdr>
        <w:top w:val="none" w:sz="0" w:space="0" w:color="auto"/>
        <w:left w:val="none" w:sz="0" w:space="0" w:color="auto"/>
        <w:bottom w:val="none" w:sz="0" w:space="0" w:color="auto"/>
        <w:right w:val="none" w:sz="0" w:space="0" w:color="auto"/>
      </w:divBdr>
    </w:div>
    <w:div w:id="1786191383">
      <w:bodyDiv w:val="1"/>
      <w:marLeft w:val="0"/>
      <w:marRight w:val="0"/>
      <w:marTop w:val="0"/>
      <w:marBottom w:val="0"/>
      <w:divBdr>
        <w:top w:val="none" w:sz="0" w:space="0" w:color="auto"/>
        <w:left w:val="none" w:sz="0" w:space="0" w:color="auto"/>
        <w:bottom w:val="none" w:sz="0" w:space="0" w:color="auto"/>
        <w:right w:val="none" w:sz="0" w:space="0" w:color="auto"/>
      </w:divBdr>
    </w:div>
    <w:div w:id="1786735374">
      <w:bodyDiv w:val="1"/>
      <w:marLeft w:val="0"/>
      <w:marRight w:val="0"/>
      <w:marTop w:val="0"/>
      <w:marBottom w:val="0"/>
      <w:divBdr>
        <w:top w:val="none" w:sz="0" w:space="0" w:color="auto"/>
        <w:left w:val="none" w:sz="0" w:space="0" w:color="auto"/>
        <w:bottom w:val="none" w:sz="0" w:space="0" w:color="auto"/>
        <w:right w:val="none" w:sz="0" w:space="0" w:color="auto"/>
      </w:divBdr>
    </w:div>
    <w:div w:id="1787196839">
      <w:bodyDiv w:val="1"/>
      <w:marLeft w:val="0"/>
      <w:marRight w:val="0"/>
      <w:marTop w:val="0"/>
      <w:marBottom w:val="0"/>
      <w:divBdr>
        <w:top w:val="none" w:sz="0" w:space="0" w:color="auto"/>
        <w:left w:val="none" w:sz="0" w:space="0" w:color="auto"/>
        <w:bottom w:val="none" w:sz="0" w:space="0" w:color="auto"/>
        <w:right w:val="none" w:sz="0" w:space="0" w:color="auto"/>
      </w:divBdr>
    </w:div>
    <w:div w:id="1787890105">
      <w:bodyDiv w:val="1"/>
      <w:marLeft w:val="0"/>
      <w:marRight w:val="0"/>
      <w:marTop w:val="0"/>
      <w:marBottom w:val="0"/>
      <w:divBdr>
        <w:top w:val="none" w:sz="0" w:space="0" w:color="auto"/>
        <w:left w:val="none" w:sz="0" w:space="0" w:color="auto"/>
        <w:bottom w:val="none" w:sz="0" w:space="0" w:color="auto"/>
        <w:right w:val="none" w:sz="0" w:space="0" w:color="auto"/>
      </w:divBdr>
    </w:div>
    <w:div w:id="1788155518">
      <w:bodyDiv w:val="1"/>
      <w:marLeft w:val="0"/>
      <w:marRight w:val="0"/>
      <w:marTop w:val="0"/>
      <w:marBottom w:val="0"/>
      <w:divBdr>
        <w:top w:val="none" w:sz="0" w:space="0" w:color="auto"/>
        <w:left w:val="none" w:sz="0" w:space="0" w:color="auto"/>
        <w:bottom w:val="none" w:sz="0" w:space="0" w:color="auto"/>
        <w:right w:val="none" w:sz="0" w:space="0" w:color="auto"/>
      </w:divBdr>
    </w:div>
    <w:div w:id="1788160547">
      <w:bodyDiv w:val="1"/>
      <w:marLeft w:val="0"/>
      <w:marRight w:val="0"/>
      <w:marTop w:val="0"/>
      <w:marBottom w:val="0"/>
      <w:divBdr>
        <w:top w:val="none" w:sz="0" w:space="0" w:color="auto"/>
        <w:left w:val="none" w:sz="0" w:space="0" w:color="auto"/>
        <w:bottom w:val="none" w:sz="0" w:space="0" w:color="auto"/>
        <w:right w:val="none" w:sz="0" w:space="0" w:color="auto"/>
      </w:divBdr>
    </w:div>
    <w:div w:id="1788500760">
      <w:bodyDiv w:val="1"/>
      <w:marLeft w:val="0"/>
      <w:marRight w:val="0"/>
      <w:marTop w:val="0"/>
      <w:marBottom w:val="0"/>
      <w:divBdr>
        <w:top w:val="none" w:sz="0" w:space="0" w:color="auto"/>
        <w:left w:val="none" w:sz="0" w:space="0" w:color="auto"/>
        <w:bottom w:val="none" w:sz="0" w:space="0" w:color="auto"/>
        <w:right w:val="none" w:sz="0" w:space="0" w:color="auto"/>
      </w:divBdr>
    </w:div>
    <w:div w:id="1788740639">
      <w:bodyDiv w:val="1"/>
      <w:marLeft w:val="0"/>
      <w:marRight w:val="0"/>
      <w:marTop w:val="0"/>
      <w:marBottom w:val="0"/>
      <w:divBdr>
        <w:top w:val="none" w:sz="0" w:space="0" w:color="auto"/>
        <w:left w:val="none" w:sz="0" w:space="0" w:color="auto"/>
        <w:bottom w:val="none" w:sz="0" w:space="0" w:color="auto"/>
        <w:right w:val="none" w:sz="0" w:space="0" w:color="auto"/>
      </w:divBdr>
    </w:div>
    <w:div w:id="1788741841">
      <w:bodyDiv w:val="1"/>
      <w:marLeft w:val="0"/>
      <w:marRight w:val="0"/>
      <w:marTop w:val="0"/>
      <w:marBottom w:val="0"/>
      <w:divBdr>
        <w:top w:val="none" w:sz="0" w:space="0" w:color="auto"/>
        <w:left w:val="none" w:sz="0" w:space="0" w:color="auto"/>
        <w:bottom w:val="none" w:sz="0" w:space="0" w:color="auto"/>
        <w:right w:val="none" w:sz="0" w:space="0" w:color="auto"/>
      </w:divBdr>
    </w:div>
    <w:div w:id="1789548341">
      <w:bodyDiv w:val="1"/>
      <w:marLeft w:val="0"/>
      <w:marRight w:val="0"/>
      <w:marTop w:val="0"/>
      <w:marBottom w:val="0"/>
      <w:divBdr>
        <w:top w:val="none" w:sz="0" w:space="0" w:color="auto"/>
        <w:left w:val="none" w:sz="0" w:space="0" w:color="auto"/>
        <w:bottom w:val="none" w:sz="0" w:space="0" w:color="auto"/>
        <w:right w:val="none" w:sz="0" w:space="0" w:color="auto"/>
      </w:divBdr>
    </w:div>
    <w:div w:id="1789624089">
      <w:bodyDiv w:val="1"/>
      <w:marLeft w:val="0"/>
      <w:marRight w:val="0"/>
      <w:marTop w:val="0"/>
      <w:marBottom w:val="0"/>
      <w:divBdr>
        <w:top w:val="none" w:sz="0" w:space="0" w:color="auto"/>
        <w:left w:val="none" w:sz="0" w:space="0" w:color="auto"/>
        <w:bottom w:val="none" w:sz="0" w:space="0" w:color="auto"/>
        <w:right w:val="none" w:sz="0" w:space="0" w:color="auto"/>
      </w:divBdr>
    </w:div>
    <w:div w:id="1789660415">
      <w:bodyDiv w:val="1"/>
      <w:marLeft w:val="0"/>
      <w:marRight w:val="0"/>
      <w:marTop w:val="0"/>
      <w:marBottom w:val="0"/>
      <w:divBdr>
        <w:top w:val="none" w:sz="0" w:space="0" w:color="auto"/>
        <w:left w:val="none" w:sz="0" w:space="0" w:color="auto"/>
        <w:bottom w:val="none" w:sz="0" w:space="0" w:color="auto"/>
        <w:right w:val="none" w:sz="0" w:space="0" w:color="auto"/>
      </w:divBdr>
    </w:div>
    <w:div w:id="1789857285">
      <w:bodyDiv w:val="1"/>
      <w:marLeft w:val="0"/>
      <w:marRight w:val="0"/>
      <w:marTop w:val="0"/>
      <w:marBottom w:val="0"/>
      <w:divBdr>
        <w:top w:val="none" w:sz="0" w:space="0" w:color="auto"/>
        <w:left w:val="none" w:sz="0" w:space="0" w:color="auto"/>
        <w:bottom w:val="none" w:sz="0" w:space="0" w:color="auto"/>
        <w:right w:val="none" w:sz="0" w:space="0" w:color="auto"/>
      </w:divBdr>
    </w:div>
    <w:div w:id="1789927580">
      <w:bodyDiv w:val="1"/>
      <w:marLeft w:val="0"/>
      <w:marRight w:val="0"/>
      <w:marTop w:val="0"/>
      <w:marBottom w:val="0"/>
      <w:divBdr>
        <w:top w:val="none" w:sz="0" w:space="0" w:color="auto"/>
        <w:left w:val="none" w:sz="0" w:space="0" w:color="auto"/>
        <w:bottom w:val="none" w:sz="0" w:space="0" w:color="auto"/>
        <w:right w:val="none" w:sz="0" w:space="0" w:color="auto"/>
      </w:divBdr>
    </w:div>
    <w:div w:id="1790276861">
      <w:bodyDiv w:val="1"/>
      <w:marLeft w:val="0"/>
      <w:marRight w:val="0"/>
      <w:marTop w:val="0"/>
      <w:marBottom w:val="0"/>
      <w:divBdr>
        <w:top w:val="none" w:sz="0" w:space="0" w:color="auto"/>
        <w:left w:val="none" w:sz="0" w:space="0" w:color="auto"/>
        <w:bottom w:val="none" w:sz="0" w:space="0" w:color="auto"/>
        <w:right w:val="none" w:sz="0" w:space="0" w:color="auto"/>
      </w:divBdr>
    </w:div>
    <w:div w:id="1791044321">
      <w:bodyDiv w:val="1"/>
      <w:marLeft w:val="0"/>
      <w:marRight w:val="0"/>
      <w:marTop w:val="0"/>
      <w:marBottom w:val="0"/>
      <w:divBdr>
        <w:top w:val="none" w:sz="0" w:space="0" w:color="auto"/>
        <w:left w:val="none" w:sz="0" w:space="0" w:color="auto"/>
        <w:bottom w:val="none" w:sz="0" w:space="0" w:color="auto"/>
        <w:right w:val="none" w:sz="0" w:space="0" w:color="auto"/>
      </w:divBdr>
    </w:div>
    <w:div w:id="1791168160">
      <w:bodyDiv w:val="1"/>
      <w:marLeft w:val="0"/>
      <w:marRight w:val="0"/>
      <w:marTop w:val="0"/>
      <w:marBottom w:val="0"/>
      <w:divBdr>
        <w:top w:val="none" w:sz="0" w:space="0" w:color="auto"/>
        <w:left w:val="none" w:sz="0" w:space="0" w:color="auto"/>
        <w:bottom w:val="none" w:sz="0" w:space="0" w:color="auto"/>
        <w:right w:val="none" w:sz="0" w:space="0" w:color="auto"/>
      </w:divBdr>
    </w:div>
    <w:div w:id="1791393248">
      <w:bodyDiv w:val="1"/>
      <w:marLeft w:val="0"/>
      <w:marRight w:val="0"/>
      <w:marTop w:val="0"/>
      <w:marBottom w:val="0"/>
      <w:divBdr>
        <w:top w:val="none" w:sz="0" w:space="0" w:color="auto"/>
        <w:left w:val="none" w:sz="0" w:space="0" w:color="auto"/>
        <w:bottom w:val="none" w:sz="0" w:space="0" w:color="auto"/>
        <w:right w:val="none" w:sz="0" w:space="0" w:color="auto"/>
      </w:divBdr>
    </w:div>
    <w:div w:id="1791702533">
      <w:bodyDiv w:val="1"/>
      <w:marLeft w:val="0"/>
      <w:marRight w:val="0"/>
      <w:marTop w:val="0"/>
      <w:marBottom w:val="0"/>
      <w:divBdr>
        <w:top w:val="none" w:sz="0" w:space="0" w:color="auto"/>
        <w:left w:val="none" w:sz="0" w:space="0" w:color="auto"/>
        <w:bottom w:val="none" w:sz="0" w:space="0" w:color="auto"/>
        <w:right w:val="none" w:sz="0" w:space="0" w:color="auto"/>
      </w:divBdr>
    </w:div>
    <w:div w:id="1791820961">
      <w:bodyDiv w:val="1"/>
      <w:marLeft w:val="0"/>
      <w:marRight w:val="0"/>
      <w:marTop w:val="0"/>
      <w:marBottom w:val="0"/>
      <w:divBdr>
        <w:top w:val="none" w:sz="0" w:space="0" w:color="auto"/>
        <w:left w:val="none" w:sz="0" w:space="0" w:color="auto"/>
        <w:bottom w:val="none" w:sz="0" w:space="0" w:color="auto"/>
        <w:right w:val="none" w:sz="0" w:space="0" w:color="auto"/>
      </w:divBdr>
    </w:div>
    <w:div w:id="1792090851">
      <w:bodyDiv w:val="1"/>
      <w:marLeft w:val="0"/>
      <w:marRight w:val="0"/>
      <w:marTop w:val="0"/>
      <w:marBottom w:val="0"/>
      <w:divBdr>
        <w:top w:val="none" w:sz="0" w:space="0" w:color="auto"/>
        <w:left w:val="none" w:sz="0" w:space="0" w:color="auto"/>
        <w:bottom w:val="none" w:sz="0" w:space="0" w:color="auto"/>
        <w:right w:val="none" w:sz="0" w:space="0" w:color="auto"/>
      </w:divBdr>
    </w:div>
    <w:div w:id="1792279878">
      <w:bodyDiv w:val="1"/>
      <w:marLeft w:val="0"/>
      <w:marRight w:val="0"/>
      <w:marTop w:val="0"/>
      <w:marBottom w:val="0"/>
      <w:divBdr>
        <w:top w:val="none" w:sz="0" w:space="0" w:color="auto"/>
        <w:left w:val="none" w:sz="0" w:space="0" w:color="auto"/>
        <w:bottom w:val="none" w:sz="0" w:space="0" w:color="auto"/>
        <w:right w:val="none" w:sz="0" w:space="0" w:color="auto"/>
      </w:divBdr>
    </w:div>
    <w:div w:id="1792548005">
      <w:bodyDiv w:val="1"/>
      <w:marLeft w:val="0"/>
      <w:marRight w:val="0"/>
      <w:marTop w:val="0"/>
      <w:marBottom w:val="0"/>
      <w:divBdr>
        <w:top w:val="none" w:sz="0" w:space="0" w:color="auto"/>
        <w:left w:val="none" w:sz="0" w:space="0" w:color="auto"/>
        <w:bottom w:val="none" w:sz="0" w:space="0" w:color="auto"/>
        <w:right w:val="none" w:sz="0" w:space="0" w:color="auto"/>
      </w:divBdr>
    </w:div>
    <w:div w:id="1792816765">
      <w:bodyDiv w:val="1"/>
      <w:marLeft w:val="0"/>
      <w:marRight w:val="0"/>
      <w:marTop w:val="0"/>
      <w:marBottom w:val="0"/>
      <w:divBdr>
        <w:top w:val="none" w:sz="0" w:space="0" w:color="auto"/>
        <w:left w:val="none" w:sz="0" w:space="0" w:color="auto"/>
        <w:bottom w:val="none" w:sz="0" w:space="0" w:color="auto"/>
        <w:right w:val="none" w:sz="0" w:space="0" w:color="auto"/>
      </w:divBdr>
    </w:div>
    <w:div w:id="1792897090">
      <w:bodyDiv w:val="1"/>
      <w:marLeft w:val="0"/>
      <w:marRight w:val="0"/>
      <w:marTop w:val="0"/>
      <w:marBottom w:val="0"/>
      <w:divBdr>
        <w:top w:val="none" w:sz="0" w:space="0" w:color="auto"/>
        <w:left w:val="none" w:sz="0" w:space="0" w:color="auto"/>
        <w:bottom w:val="none" w:sz="0" w:space="0" w:color="auto"/>
        <w:right w:val="none" w:sz="0" w:space="0" w:color="auto"/>
      </w:divBdr>
    </w:div>
    <w:div w:id="1793132328">
      <w:bodyDiv w:val="1"/>
      <w:marLeft w:val="0"/>
      <w:marRight w:val="0"/>
      <w:marTop w:val="0"/>
      <w:marBottom w:val="0"/>
      <w:divBdr>
        <w:top w:val="none" w:sz="0" w:space="0" w:color="auto"/>
        <w:left w:val="none" w:sz="0" w:space="0" w:color="auto"/>
        <w:bottom w:val="none" w:sz="0" w:space="0" w:color="auto"/>
        <w:right w:val="none" w:sz="0" w:space="0" w:color="auto"/>
      </w:divBdr>
    </w:div>
    <w:div w:id="1793206118">
      <w:bodyDiv w:val="1"/>
      <w:marLeft w:val="0"/>
      <w:marRight w:val="0"/>
      <w:marTop w:val="0"/>
      <w:marBottom w:val="0"/>
      <w:divBdr>
        <w:top w:val="none" w:sz="0" w:space="0" w:color="auto"/>
        <w:left w:val="none" w:sz="0" w:space="0" w:color="auto"/>
        <w:bottom w:val="none" w:sz="0" w:space="0" w:color="auto"/>
        <w:right w:val="none" w:sz="0" w:space="0" w:color="auto"/>
      </w:divBdr>
    </w:div>
    <w:div w:id="1793554954">
      <w:bodyDiv w:val="1"/>
      <w:marLeft w:val="0"/>
      <w:marRight w:val="0"/>
      <w:marTop w:val="0"/>
      <w:marBottom w:val="0"/>
      <w:divBdr>
        <w:top w:val="none" w:sz="0" w:space="0" w:color="auto"/>
        <w:left w:val="none" w:sz="0" w:space="0" w:color="auto"/>
        <w:bottom w:val="none" w:sz="0" w:space="0" w:color="auto"/>
        <w:right w:val="none" w:sz="0" w:space="0" w:color="auto"/>
      </w:divBdr>
    </w:div>
    <w:div w:id="1793597296">
      <w:bodyDiv w:val="1"/>
      <w:marLeft w:val="0"/>
      <w:marRight w:val="0"/>
      <w:marTop w:val="0"/>
      <w:marBottom w:val="0"/>
      <w:divBdr>
        <w:top w:val="none" w:sz="0" w:space="0" w:color="auto"/>
        <w:left w:val="none" w:sz="0" w:space="0" w:color="auto"/>
        <w:bottom w:val="none" w:sz="0" w:space="0" w:color="auto"/>
        <w:right w:val="none" w:sz="0" w:space="0" w:color="auto"/>
      </w:divBdr>
    </w:div>
    <w:div w:id="1793670580">
      <w:bodyDiv w:val="1"/>
      <w:marLeft w:val="0"/>
      <w:marRight w:val="0"/>
      <w:marTop w:val="0"/>
      <w:marBottom w:val="0"/>
      <w:divBdr>
        <w:top w:val="none" w:sz="0" w:space="0" w:color="auto"/>
        <w:left w:val="none" w:sz="0" w:space="0" w:color="auto"/>
        <w:bottom w:val="none" w:sz="0" w:space="0" w:color="auto"/>
        <w:right w:val="none" w:sz="0" w:space="0" w:color="auto"/>
      </w:divBdr>
    </w:div>
    <w:div w:id="1793858343">
      <w:bodyDiv w:val="1"/>
      <w:marLeft w:val="0"/>
      <w:marRight w:val="0"/>
      <w:marTop w:val="0"/>
      <w:marBottom w:val="0"/>
      <w:divBdr>
        <w:top w:val="none" w:sz="0" w:space="0" w:color="auto"/>
        <w:left w:val="none" w:sz="0" w:space="0" w:color="auto"/>
        <w:bottom w:val="none" w:sz="0" w:space="0" w:color="auto"/>
        <w:right w:val="none" w:sz="0" w:space="0" w:color="auto"/>
      </w:divBdr>
    </w:div>
    <w:div w:id="1795293307">
      <w:bodyDiv w:val="1"/>
      <w:marLeft w:val="0"/>
      <w:marRight w:val="0"/>
      <w:marTop w:val="0"/>
      <w:marBottom w:val="0"/>
      <w:divBdr>
        <w:top w:val="none" w:sz="0" w:space="0" w:color="auto"/>
        <w:left w:val="none" w:sz="0" w:space="0" w:color="auto"/>
        <w:bottom w:val="none" w:sz="0" w:space="0" w:color="auto"/>
        <w:right w:val="none" w:sz="0" w:space="0" w:color="auto"/>
      </w:divBdr>
    </w:div>
    <w:div w:id="1795441041">
      <w:bodyDiv w:val="1"/>
      <w:marLeft w:val="0"/>
      <w:marRight w:val="0"/>
      <w:marTop w:val="0"/>
      <w:marBottom w:val="0"/>
      <w:divBdr>
        <w:top w:val="none" w:sz="0" w:space="0" w:color="auto"/>
        <w:left w:val="none" w:sz="0" w:space="0" w:color="auto"/>
        <w:bottom w:val="none" w:sz="0" w:space="0" w:color="auto"/>
        <w:right w:val="none" w:sz="0" w:space="0" w:color="auto"/>
      </w:divBdr>
    </w:div>
    <w:div w:id="1795906713">
      <w:bodyDiv w:val="1"/>
      <w:marLeft w:val="0"/>
      <w:marRight w:val="0"/>
      <w:marTop w:val="0"/>
      <w:marBottom w:val="0"/>
      <w:divBdr>
        <w:top w:val="none" w:sz="0" w:space="0" w:color="auto"/>
        <w:left w:val="none" w:sz="0" w:space="0" w:color="auto"/>
        <w:bottom w:val="none" w:sz="0" w:space="0" w:color="auto"/>
        <w:right w:val="none" w:sz="0" w:space="0" w:color="auto"/>
      </w:divBdr>
    </w:div>
    <w:div w:id="1796483175">
      <w:bodyDiv w:val="1"/>
      <w:marLeft w:val="0"/>
      <w:marRight w:val="0"/>
      <w:marTop w:val="0"/>
      <w:marBottom w:val="0"/>
      <w:divBdr>
        <w:top w:val="none" w:sz="0" w:space="0" w:color="auto"/>
        <w:left w:val="none" w:sz="0" w:space="0" w:color="auto"/>
        <w:bottom w:val="none" w:sz="0" w:space="0" w:color="auto"/>
        <w:right w:val="none" w:sz="0" w:space="0" w:color="auto"/>
      </w:divBdr>
    </w:div>
    <w:div w:id="1796825528">
      <w:bodyDiv w:val="1"/>
      <w:marLeft w:val="0"/>
      <w:marRight w:val="0"/>
      <w:marTop w:val="0"/>
      <w:marBottom w:val="0"/>
      <w:divBdr>
        <w:top w:val="none" w:sz="0" w:space="0" w:color="auto"/>
        <w:left w:val="none" w:sz="0" w:space="0" w:color="auto"/>
        <w:bottom w:val="none" w:sz="0" w:space="0" w:color="auto"/>
        <w:right w:val="none" w:sz="0" w:space="0" w:color="auto"/>
      </w:divBdr>
    </w:div>
    <w:div w:id="1797404992">
      <w:bodyDiv w:val="1"/>
      <w:marLeft w:val="0"/>
      <w:marRight w:val="0"/>
      <w:marTop w:val="0"/>
      <w:marBottom w:val="0"/>
      <w:divBdr>
        <w:top w:val="none" w:sz="0" w:space="0" w:color="auto"/>
        <w:left w:val="none" w:sz="0" w:space="0" w:color="auto"/>
        <w:bottom w:val="none" w:sz="0" w:space="0" w:color="auto"/>
        <w:right w:val="none" w:sz="0" w:space="0" w:color="auto"/>
      </w:divBdr>
    </w:div>
    <w:div w:id="1797406966">
      <w:bodyDiv w:val="1"/>
      <w:marLeft w:val="0"/>
      <w:marRight w:val="0"/>
      <w:marTop w:val="0"/>
      <w:marBottom w:val="0"/>
      <w:divBdr>
        <w:top w:val="none" w:sz="0" w:space="0" w:color="auto"/>
        <w:left w:val="none" w:sz="0" w:space="0" w:color="auto"/>
        <w:bottom w:val="none" w:sz="0" w:space="0" w:color="auto"/>
        <w:right w:val="none" w:sz="0" w:space="0" w:color="auto"/>
      </w:divBdr>
    </w:div>
    <w:div w:id="1797916903">
      <w:bodyDiv w:val="1"/>
      <w:marLeft w:val="0"/>
      <w:marRight w:val="0"/>
      <w:marTop w:val="0"/>
      <w:marBottom w:val="0"/>
      <w:divBdr>
        <w:top w:val="none" w:sz="0" w:space="0" w:color="auto"/>
        <w:left w:val="none" w:sz="0" w:space="0" w:color="auto"/>
        <w:bottom w:val="none" w:sz="0" w:space="0" w:color="auto"/>
        <w:right w:val="none" w:sz="0" w:space="0" w:color="auto"/>
      </w:divBdr>
    </w:div>
    <w:div w:id="1798335028">
      <w:bodyDiv w:val="1"/>
      <w:marLeft w:val="0"/>
      <w:marRight w:val="0"/>
      <w:marTop w:val="0"/>
      <w:marBottom w:val="0"/>
      <w:divBdr>
        <w:top w:val="none" w:sz="0" w:space="0" w:color="auto"/>
        <w:left w:val="none" w:sz="0" w:space="0" w:color="auto"/>
        <w:bottom w:val="none" w:sz="0" w:space="0" w:color="auto"/>
        <w:right w:val="none" w:sz="0" w:space="0" w:color="auto"/>
      </w:divBdr>
    </w:div>
    <w:div w:id="1798597401">
      <w:bodyDiv w:val="1"/>
      <w:marLeft w:val="0"/>
      <w:marRight w:val="0"/>
      <w:marTop w:val="0"/>
      <w:marBottom w:val="0"/>
      <w:divBdr>
        <w:top w:val="none" w:sz="0" w:space="0" w:color="auto"/>
        <w:left w:val="none" w:sz="0" w:space="0" w:color="auto"/>
        <w:bottom w:val="none" w:sz="0" w:space="0" w:color="auto"/>
        <w:right w:val="none" w:sz="0" w:space="0" w:color="auto"/>
      </w:divBdr>
    </w:div>
    <w:div w:id="1798640725">
      <w:bodyDiv w:val="1"/>
      <w:marLeft w:val="0"/>
      <w:marRight w:val="0"/>
      <w:marTop w:val="0"/>
      <w:marBottom w:val="0"/>
      <w:divBdr>
        <w:top w:val="none" w:sz="0" w:space="0" w:color="auto"/>
        <w:left w:val="none" w:sz="0" w:space="0" w:color="auto"/>
        <w:bottom w:val="none" w:sz="0" w:space="0" w:color="auto"/>
        <w:right w:val="none" w:sz="0" w:space="0" w:color="auto"/>
      </w:divBdr>
    </w:div>
    <w:div w:id="1798790066">
      <w:bodyDiv w:val="1"/>
      <w:marLeft w:val="0"/>
      <w:marRight w:val="0"/>
      <w:marTop w:val="0"/>
      <w:marBottom w:val="0"/>
      <w:divBdr>
        <w:top w:val="none" w:sz="0" w:space="0" w:color="auto"/>
        <w:left w:val="none" w:sz="0" w:space="0" w:color="auto"/>
        <w:bottom w:val="none" w:sz="0" w:space="0" w:color="auto"/>
        <w:right w:val="none" w:sz="0" w:space="0" w:color="auto"/>
      </w:divBdr>
    </w:div>
    <w:div w:id="1798796007">
      <w:bodyDiv w:val="1"/>
      <w:marLeft w:val="0"/>
      <w:marRight w:val="0"/>
      <w:marTop w:val="0"/>
      <w:marBottom w:val="0"/>
      <w:divBdr>
        <w:top w:val="none" w:sz="0" w:space="0" w:color="auto"/>
        <w:left w:val="none" w:sz="0" w:space="0" w:color="auto"/>
        <w:bottom w:val="none" w:sz="0" w:space="0" w:color="auto"/>
        <w:right w:val="none" w:sz="0" w:space="0" w:color="auto"/>
      </w:divBdr>
    </w:div>
    <w:div w:id="1798908941">
      <w:bodyDiv w:val="1"/>
      <w:marLeft w:val="0"/>
      <w:marRight w:val="0"/>
      <w:marTop w:val="0"/>
      <w:marBottom w:val="0"/>
      <w:divBdr>
        <w:top w:val="none" w:sz="0" w:space="0" w:color="auto"/>
        <w:left w:val="none" w:sz="0" w:space="0" w:color="auto"/>
        <w:bottom w:val="none" w:sz="0" w:space="0" w:color="auto"/>
        <w:right w:val="none" w:sz="0" w:space="0" w:color="auto"/>
      </w:divBdr>
    </w:div>
    <w:div w:id="1798912744">
      <w:bodyDiv w:val="1"/>
      <w:marLeft w:val="0"/>
      <w:marRight w:val="0"/>
      <w:marTop w:val="0"/>
      <w:marBottom w:val="0"/>
      <w:divBdr>
        <w:top w:val="none" w:sz="0" w:space="0" w:color="auto"/>
        <w:left w:val="none" w:sz="0" w:space="0" w:color="auto"/>
        <w:bottom w:val="none" w:sz="0" w:space="0" w:color="auto"/>
        <w:right w:val="none" w:sz="0" w:space="0" w:color="auto"/>
      </w:divBdr>
    </w:div>
    <w:div w:id="1798984313">
      <w:bodyDiv w:val="1"/>
      <w:marLeft w:val="0"/>
      <w:marRight w:val="0"/>
      <w:marTop w:val="0"/>
      <w:marBottom w:val="0"/>
      <w:divBdr>
        <w:top w:val="none" w:sz="0" w:space="0" w:color="auto"/>
        <w:left w:val="none" w:sz="0" w:space="0" w:color="auto"/>
        <w:bottom w:val="none" w:sz="0" w:space="0" w:color="auto"/>
        <w:right w:val="none" w:sz="0" w:space="0" w:color="auto"/>
      </w:divBdr>
    </w:div>
    <w:div w:id="1799226512">
      <w:bodyDiv w:val="1"/>
      <w:marLeft w:val="0"/>
      <w:marRight w:val="0"/>
      <w:marTop w:val="0"/>
      <w:marBottom w:val="0"/>
      <w:divBdr>
        <w:top w:val="none" w:sz="0" w:space="0" w:color="auto"/>
        <w:left w:val="none" w:sz="0" w:space="0" w:color="auto"/>
        <w:bottom w:val="none" w:sz="0" w:space="0" w:color="auto"/>
        <w:right w:val="none" w:sz="0" w:space="0" w:color="auto"/>
      </w:divBdr>
    </w:div>
    <w:div w:id="1799448847">
      <w:bodyDiv w:val="1"/>
      <w:marLeft w:val="0"/>
      <w:marRight w:val="0"/>
      <w:marTop w:val="0"/>
      <w:marBottom w:val="0"/>
      <w:divBdr>
        <w:top w:val="none" w:sz="0" w:space="0" w:color="auto"/>
        <w:left w:val="none" w:sz="0" w:space="0" w:color="auto"/>
        <w:bottom w:val="none" w:sz="0" w:space="0" w:color="auto"/>
        <w:right w:val="none" w:sz="0" w:space="0" w:color="auto"/>
      </w:divBdr>
    </w:div>
    <w:div w:id="1799452350">
      <w:bodyDiv w:val="1"/>
      <w:marLeft w:val="0"/>
      <w:marRight w:val="0"/>
      <w:marTop w:val="0"/>
      <w:marBottom w:val="0"/>
      <w:divBdr>
        <w:top w:val="none" w:sz="0" w:space="0" w:color="auto"/>
        <w:left w:val="none" w:sz="0" w:space="0" w:color="auto"/>
        <w:bottom w:val="none" w:sz="0" w:space="0" w:color="auto"/>
        <w:right w:val="none" w:sz="0" w:space="0" w:color="auto"/>
      </w:divBdr>
    </w:div>
    <w:div w:id="1800100816">
      <w:bodyDiv w:val="1"/>
      <w:marLeft w:val="0"/>
      <w:marRight w:val="0"/>
      <w:marTop w:val="0"/>
      <w:marBottom w:val="0"/>
      <w:divBdr>
        <w:top w:val="none" w:sz="0" w:space="0" w:color="auto"/>
        <w:left w:val="none" w:sz="0" w:space="0" w:color="auto"/>
        <w:bottom w:val="none" w:sz="0" w:space="0" w:color="auto"/>
        <w:right w:val="none" w:sz="0" w:space="0" w:color="auto"/>
      </w:divBdr>
    </w:div>
    <w:div w:id="1800220897">
      <w:bodyDiv w:val="1"/>
      <w:marLeft w:val="0"/>
      <w:marRight w:val="0"/>
      <w:marTop w:val="0"/>
      <w:marBottom w:val="0"/>
      <w:divBdr>
        <w:top w:val="none" w:sz="0" w:space="0" w:color="auto"/>
        <w:left w:val="none" w:sz="0" w:space="0" w:color="auto"/>
        <w:bottom w:val="none" w:sz="0" w:space="0" w:color="auto"/>
        <w:right w:val="none" w:sz="0" w:space="0" w:color="auto"/>
      </w:divBdr>
    </w:div>
    <w:div w:id="1800342279">
      <w:bodyDiv w:val="1"/>
      <w:marLeft w:val="0"/>
      <w:marRight w:val="0"/>
      <w:marTop w:val="0"/>
      <w:marBottom w:val="0"/>
      <w:divBdr>
        <w:top w:val="none" w:sz="0" w:space="0" w:color="auto"/>
        <w:left w:val="none" w:sz="0" w:space="0" w:color="auto"/>
        <w:bottom w:val="none" w:sz="0" w:space="0" w:color="auto"/>
        <w:right w:val="none" w:sz="0" w:space="0" w:color="auto"/>
      </w:divBdr>
    </w:div>
    <w:div w:id="1800412722">
      <w:bodyDiv w:val="1"/>
      <w:marLeft w:val="0"/>
      <w:marRight w:val="0"/>
      <w:marTop w:val="0"/>
      <w:marBottom w:val="0"/>
      <w:divBdr>
        <w:top w:val="none" w:sz="0" w:space="0" w:color="auto"/>
        <w:left w:val="none" w:sz="0" w:space="0" w:color="auto"/>
        <w:bottom w:val="none" w:sz="0" w:space="0" w:color="auto"/>
        <w:right w:val="none" w:sz="0" w:space="0" w:color="auto"/>
      </w:divBdr>
    </w:div>
    <w:div w:id="1800874103">
      <w:bodyDiv w:val="1"/>
      <w:marLeft w:val="0"/>
      <w:marRight w:val="0"/>
      <w:marTop w:val="0"/>
      <w:marBottom w:val="0"/>
      <w:divBdr>
        <w:top w:val="none" w:sz="0" w:space="0" w:color="auto"/>
        <w:left w:val="none" w:sz="0" w:space="0" w:color="auto"/>
        <w:bottom w:val="none" w:sz="0" w:space="0" w:color="auto"/>
        <w:right w:val="none" w:sz="0" w:space="0" w:color="auto"/>
      </w:divBdr>
    </w:div>
    <w:div w:id="1801149929">
      <w:bodyDiv w:val="1"/>
      <w:marLeft w:val="0"/>
      <w:marRight w:val="0"/>
      <w:marTop w:val="0"/>
      <w:marBottom w:val="0"/>
      <w:divBdr>
        <w:top w:val="none" w:sz="0" w:space="0" w:color="auto"/>
        <w:left w:val="none" w:sz="0" w:space="0" w:color="auto"/>
        <w:bottom w:val="none" w:sz="0" w:space="0" w:color="auto"/>
        <w:right w:val="none" w:sz="0" w:space="0" w:color="auto"/>
      </w:divBdr>
    </w:div>
    <w:div w:id="1802456697">
      <w:bodyDiv w:val="1"/>
      <w:marLeft w:val="0"/>
      <w:marRight w:val="0"/>
      <w:marTop w:val="0"/>
      <w:marBottom w:val="0"/>
      <w:divBdr>
        <w:top w:val="none" w:sz="0" w:space="0" w:color="auto"/>
        <w:left w:val="none" w:sz="0" w:space="0" w:color="auto"/>
        <w:bottom w:val="none" w:sz="0" w:space="0" w:color="auto"/>
        <w:right w:val="none" w:sz="0" w:space="0" w:color="auto"/>
      </w:divBdr>
    </w:div>
    <w:div w:id="1802571762">
      <w:bodyDiv w:val="1"/>
      <w:marLeft w:val="0"/>
      <w:marRight w:val="0"/>
      <w:marTop w:val="0"/>
      <w:marBottom w:val="0"/>
      <w:divBdr>
        <w:top w:val="none" w:sz="0" w:space="0" w:color="auto"/>
        <w:left w:val="none" w:sz="0" w:space="0" w:color="auto"/>
        <w:bottom w:val="none" w:sz="0" w:space="0" w:color="auto"/>
        <w:right w:val="none" w:sz="0" w:space="0" w:color="auto"/>
      </w:divBdr>
    </w:div>
    <w:div w:id="1802579581">
      <w:bodyDiv w:val="1"/>
      <w:marLeft w:val="0"/>
      <w:marRight w:val="0"/>
      <w:marTop w:val="0"/>
      <w:marBottom w:val="0"/>
      <w:divBdr>
        <w:top w:val="none" w:sz="0" w:space="0" w:color="auto"/>
        <w:left w:val="none" w:sz="0" w:space="0" w:color="auto"/>
        <w:bottom w:val="none" w:sz="0" w:space="0" w:color="auto"/>
        <w:right w:val="none" w:sz="0" w:space="0" w:color="auto"/>
      </w:divBdr>
    </w:div>
    <w:div w:id="1802764922">
      <w:bodyDiv w:val="1"/>
      <w:marLeft w:val="0"/>
      <w:marRight w:val="0"/>
      <w:marTop w:val="0"/>
      <w:marBottom w:val="0"/>
      <w:divBdr>
        <w:top w:val="none" w:sz="0" w:space="0" w:color="auto"/>
        <w:left w:val="none" w:sz="0" w:space="0" w:color="auto"/>
        <w:bottom w:val="none" w:sz="0" w:space="0" w:color="auto"/>
        <w:right w:val="none" w:sz="0" w:space="0" w:color="auto"/>
      </w:divBdr>
    </w:div>
    <w:div w:id="1803572918">
      <w:bodyDiv w:val="1"/>
      <w:marLeft w:val="0"/>
      <w:marRight w:val="0"/>
      <w:marTop w:val="0"/>
      <w:marBottom w:val="0"/>
      <w:divBdr>
        <w:top w:val="none" w:sz="0" w:space="0" w:color="auto"/>
        <w:left w:val="none" w:sz="0" w:space="0" w:color="auto"/>
        <w:bottom w:val="none" w:sz="0" w:space="0" w:color="auto"/>
        <w:right w:val="none" w:sz="0" w:space="0" w:color="auto"/>
      </w:divBdr>
    </w:div>
    <w:div w:id="1803767209">
      <w:bodyDiv w:val="1"/>
      <w:marLeft w:val="0"/>
      <w:marRight w:val="0"/>
      <w:marTop w:val="0"/>
      <w:marBottom w:val="0"/>
      <w:divBdr>
        <w:top w:val="none" w:sz="0" w:space="0" w:color="auto"/>
        <w:left w:val="none" w:sz="0" w:space="0" w:color="auto"/>
        <w:bottom w:val="none" w:sz="0" w:space="0" w:color="auto"/>
        <w:right w:val="none" w:sz="0" w:space="0" w:color="auto"/>
      </w:divBdr>
    </w:div>
    <w:div w:id="1805077423">
      <w:bodyDiv w:val="1"/>
      <w:marLeft w:val="0"/>
      <w:marRight w:val="0"/>
      <w:marTop w:val="0"/>
      <w:marBottom w:val="0"/>
      <w:divBdr>
        <w:top w:val="none" w:sz="0" w:space="0" w:color="auto"/>
        <w:left w:val="none" w:sz="0" w:space="0" w:color="auto"/>
        <w:bottom w:val="none" w:sz="0" w:space="0" w:color="auto"/>
        <w:right w:val="none" w:sz="0" w:space="0" w:color="auto"/>
      </w:divBdr>
    </w:div>
    <w:div w:id="1805124349">
      <w:bodyDiv w:val="1"/>
      <w:marLeft w:val="0"/>
      <w:marRight w:val="0"/>
      <w:marTop w:val="0"/>
      <w:marBottom w:val="0"/>
      <w:divBdr>
        <w:top w:val="none" w:sz="0" w:space="0" w:color="auto"/>
        <w:left w:val="none" w:sz="0" w:space="0" w:color="auto"/>
        <w:bottom w:val="none" w:sz="0" w:space="0" w:color="auto"/>
        <w:right w:val="none" w:sz="0" w:space="0" w:color="auto"/>
      </w:divBdr>
    </w:div>
    <w:div w:id="1805153938">
      <w:bodyDiv w:val="1"/>
      <w:marLeft w:val="0"/>
      <w:marRight w:val="0"/>
      <w:marTop w:val="0"/>
      <w:marBottom w:val="0"/>
      <w:divBdr>
        <w:top w:val="none" w:sz="0" w:space="0" w:color="auto"/>
        <w:left w:val="none" w:sz="0" w:space="0" w:color="auto"/>
        <w:bottom w:val="none" w:sz="0" w:space="0" w:color="auto"/>
        <w:right w:val="none" w:sz="0" w:space="0" w:color="auto"/>
      </w:divBdr>
    </w:div>
    <w:div w:id="1805808762">
      <w:bodyDiv w:val="1"/>
      <w:marLeft w:val="0"/>
      <w:marRight w:val="0"/>
      <w:marTop w:val="0"/>
      <w:marBottom w:val="0"/>
      <w:divBdr>
        <w:top w:val="none" w:sz="0" w:space="0" w:color="auto"/>
        <w:left w:val="none" w:sz="0" w:space="0" w:color="auto"/>
        <w:bottom w:val="none" w:sz="0" w:space="0" w:color="auto"/>
        <w:right w:val="none" w:sz="0" w:space="0" w:color="auto"/>
      </w:divBdr>
    </w:div>
    <w:div w:id="1806073298">
      <w:bodyDiv w:val="1"/>
      <w:marLeft w:val="0"/>
      <w:marRight w:val="0"/>
      <w:marTop w:val="0"/>
      <w:marBottom w:val="0"/>
      <w:divBdr>
        <w:top w:val="none" w:sz="0" w:space="0" w:color="auto"/>
        <w:left w:val="none" w:sz="0" w:space="0" w:color="auto"/>
        <w:bottom w:val="none" w:sz="0" w:space="0" w:color="auto"/>
        <w:right w:val="none" w:sz="0" w:space="0" w:color="auto"/>
      </w:divBdr>
    </w:div>
    <w:div w:id="1806390387">
      <w:bodyDiv w:val="1"/>
      <w:marLeft w:val="0"/>
      <w:marRight w:val="0"/>
      <w:marTop w:val="0"/>
      <w:marBottom w:val="0"/>
      <w:divBdr>
        <w:top w:val="none" w:sz="0" w:space="0" w:color="auto"/>
        <w:left w:val="none" w:sz="0" w:space="0" w:color="auto"/>
        <w:bottom w:val="none" w:sz="0" w:space="0" w:color="auto"/>
        <w:right w:val="none" w:sz="0" w:space="0" w:color="auto"/>
      </w:divBdr>
    </w:div>
    <w:div w:id="1806465987">
      <w:bodyDiv w:val="1"/>
      <w:marLeft w:val="0"/>
      <w:marRight w:val="0"/>
      <w:marTop w:val="0"/>
      <w:marBottom w:val="0"/>
      <w:divBdr>
        <w:top w:val="none" w:sz="0" w:space="0" w:color="auto"/>
        <w:left w:val="none" w:sz="0" w:space="0" w:color="auto"/>
        <w:bottom w:val="none" w:sz="0" w:space="0" w:color="auto"/>
        <w:right w:val="none" w:sz="0" w:space="0" w:color="auto"/>
      </w:divBdr>
    </w:div>
    <w:div w:id="1806583218">
      <w:bodyDiv w:val="1"/>
      <w:marLeft w:val="0"/>
      <w:marRight w:val="0"/>
      <w:marTop w:val="0"/>
      <w:marBottom w:val="0"/>
      <w:divBdr>
        <w:top w:val="none" w:sz="0" w:space="0" w:color="auto"/>
        <w:left w:val="none" w:sz="0" w:space="0" w:color="auto"/>
        <w:bottom w:val="none" w:sz="0" w:space="0" w:color="auto"/>
        <w:right w:val="none" w:sz="0" w:space="0" w:color="auto"/>
      </w:divBdr>
    </w:div>
    <w:div w:id="1806775826">
      <w:bodyDiv w:val="1"/>
      <w:marLeft w:val="0"/>
      <w:marRight w:val="0"/>
      <w:marTop w:val="0"/>
      <w:marBottom w:val="0"/>
      <w:divBdr>
        <w:top w:val="none" w:sz="0" w:space="0" w:color="auto"/>
        <w:left w:val="none" w:sz="0" w:space="0" w:color="auto"/>
        <w:bottom w:val="none" w:sz="0" w:space="0" w:color="auto"/>
        <w:right w:val="none" w:sz="0" w:space="0" w:color="auto"/>
      </w:divBdr>
    </w:div>
    <w:div w:id="1806965240">
      <w:bodyDiv w:val="1"/>
      <w:marLeft w:val="0"/>
      <w:marRight w:val="0"/>
      <w:marTop w:val="0"/>
      <w:marBottom w:val="0"/>
      <w:divBdr>
        <w:top w:val="none" w:sz="0" w:space="0" w:color="auto"/>
        <w:left w:val="none" w:sz="0" w:space="0" w:color="auto"/>
        <w:bottom w:val="none" w:sz="0" w:space="0" w:color="auto"/>
        <w:right w:val="none" w:sz="0" w:space="0" w:color="auto"/>
      </w:divBdr>
    </w:div>
    <w:div w:id="1806965923">
      <w:bodyDiv w:val="1"/>
      <w:marLeft w:val="0"/>
      <w:marRight w:val="0"/>
      <w:marTop w:val="0"/>
      <w:marBottom w:val="0"/>
      <w:divBdr>
        <w:top w:val="none" w:sz="0" w:space="0" w:color="auto"/>
        <w:left w:val="none" w:sz="0" w:space="0" w:color="auto"/>
        <w:bottom w:val="none" w:sz="0" w:space="0" w:color="auto"/>
        <w:right w:val="none" w:sz="0" w:space="0" w:color="auto"/>
      </w:divBdr>
    </w:div>
    <w:div w:id="1806966530">
      <w:bodyDiv w:val="1"/>
      <w:marLeft w:val="0"/>
      <w:marRight w:val="0"/>
      <w:marTop w:val="0"/>
      <w:marBottom w:val="0"/>
      <w:divBdr>
        <w:top w:val="none" w:sz="0" w:space="0" w:color="auto"/>
        <w:left w:val="none" w:sz="0" w:space="0" w:color="auto"/>
        <w:bottom w:val="none" w:sz="0" w:space="0" w:color="auto"/>
        <w:right w:val="none" w:sz="0" w:space="0" w:color="auto"/>
      </w:divBdr>
    </w:div>
    <w:div w:id="1807042062">
      <w:bodyDiv w:val="1"/>
      <w:marLeft w:val="0"/>
      <w:marRight w:val="0"/>
      <w:marTop w:val="0"/>
      <w:marBottom w:val="0"/>
      <w:divBdr>
        <w:top w:val="none" w:sz="0" w:space="0" w:color="auto"/>
        <w:left w:val="none" w:sz="0" w:space="0" w:color="auto"/>
        <w:bottom w:val="none" w:sz="0" w:space="0" w:color="auto"/>
        <w:right w:val="none" w:sz="0" w:space="0" w:color="auto"/>
      </w:divBdr>
    </w:div>
    <w:div w:id="1807579304">
      <w:bodyDiv w:val="1"/>
      <w:marLeft w:val="0"/>
      <w:marRight w:val="0"/>
      <w:marTop w:val="0"/>
      <w:marBottom w:val="0"/>
      <w:divBdr>
        <w:top w:val="none" w:sz="0" w:space="0" w:color="auto"/>
        <w:left w:val="none" w:sz="0" w:space="0" w:color="auto"/>
        <w:bottom w:val="none" w:sz="0" w:space="0" w:color="auto"/>
        <w:right w:val="none" w:sz="0" w:space="0" w:color="auto"/>
      </w:divBdr>
    </w:div>
    <w:div w:id="1807626922">
      <w:bodyDiv w:val="1"/>
      <w:marLeft w:val="0"/>
      <w:marRight w:val="0"/>
      <w:marTop w:val="0"/>
      <w:marBottom w:val="0"/>
      <w:divBdr>
        <w:top w:val="none" w:sz="0" w:space="0" w:color="auto"/>
        <w:left w:val="none" w:sz="0" w:space="0" w:color="auto"/>
        <w:bottom w:val="none" w:sz="0" w:space="0" w:color="auto"/>
        <w:right w:val="none" w:sz="0" w:space="0" w:color="auto"/>
      </w:divBdr>
    </w:div>
    <w:div w:id="1807814320">
      <w:bodyDiv w:val="1"/>
      <w:marLeft w:val="0"/>
      <w:marRight w:val="0"/>
      <w:marTop w:val="0"/>
      <w:marBottom w:val="0"/>
      <w:divBdr>
        <w:top w:val="none" w:sz="0" w:space="0" w:color="auto"/>
        <w:left w:val="none" w:sz="0" w:space="0" w:color="auto"/>
        <w:bottom w:val="none" w:sz="0" w:space="0" w:color="auto"/>
        <w:right w:val="none" w:sz="0" w:space="0" w:color="auto"/>
      </w:divBdr>
    </w:div>
    <w:div w:id="1808156781">
      <w:bodyDiv w:val="1"/>
      <w:marLeft w:val="0"/>
      <w:marRight w:val="0"/>
      <w:marTop w:val="0"/>
      <w:marBottom w:val="0"/>
      <w:divBdr>
        <w:top w:val="none" w:sz="0" w:space="0" w:color="auto"/>
        <w:left w:val="none" w:sz="0" w:space="0" w:color="auto"/>
        <w:bottom w:val="none" w:sz="0" w:space="0" w:color="auto"/>
        <w:right w:val="none" w:sz="0" w:space="0" w:color="auto"/>
      </w:divBdr>
    </w:div>
    <w:div w:id="1808815964">
      <w:bodyDiv w:val="1"/>
      <w:marLeft w:val="0"/>
      <w:marRight w:val="0"/>
      <w:marTop w:val="0"/>
      <w:marBottom w:val="0"/>
      <w:divBdr>
        <w:top w:val="none" w:sz="0" w:space="0" w:color="auto"/>
        <w:left w:val="none" w:sz="0" w:space="0" w:color="auto"/>
        <w:bottom w:val="none" w:sz="0" w:space="0" w:color="auto"/>
        <w:right w:val="none" w:sz="0" w:space="0" w:color="auto"/>
      </w:divBdr>
    </w:div>
    <w:div w:id="1808859148">
      <w:bodyDiv w:val="1"/>
      <w:marLeft w:val="0"/>
      <w:marRight w:val="0"/>
      <w:marTop w:val="0"/>
      <w:marBottom w:val="0"/>
      <w:divBdr>
        <w:top w:val="none" w:sz="0" w:space="0" w:color="auto"/>
        <w:left w:val="none" w:sz="0" w:space="0" w:color="auto"/>
        <w:bottom w:val="none" w:sz="0" w:space="0" w:color="auto"/>
        <w:right w:val="none" w:sz="0" w:space="0" w:color="auto"/>
      </w:divBdr>
    </w:div>
    <w:div w:id="1808932970">
      <w:bodyDiv w:val="1"/>
      <w:marLeft w:val="0"/>
      <w:marRight w:val="0"/>
      <w:marTop w:val="0"/>
      <w:marBottom w:val="0"/>
      <w:divBdr>
        <w:top w:val="none" w:sz="0" w:space="0" w:color="auto"/>
        <w:left w:val="none" w:sz="0" w:space="0" w:color="auto"/>
        <w:bottom w:val="none" w:sz="0" w:space="0" w:color="auto"/>
        <w:right w:val="none" w:sz="0" w:space="0" w:color="auto"/>
      </w:divBdr>
    </w:div>
    <w:div w:id="1809081974">
      <w:bodyDiv w:val="1"/>
      <w:marLeft w:val="0"/>
      <w:marRight w:val="0"/>
      <w:marTop w:val="0"/>
      <w:marBottom w:val="0"/>
      <w:divBdr>
        <w:top w:val="none" w:sz="0" w:space="0" w:color="auto"/>
        <w:left w:val="none" w:sz="0" w:space="0" w:color="auto"/>
        <w:bottom w:val="none" w:sz="0" w:space="0" w:color="auto"/>
        <w:right w:val="none" w:sz="0" w:space="0" w:color="auto"/>
      </w:divBdr>
    </w:div>
    <w:div w:id="1809319000">
      <w:bodyDiv w:val="1"/>
      <w:marLeft w:val="0"/>
      <w:marRight w:val="0"/>
      <w:marTop w:val="0"/>
      <w:marBottom w:val="0"/>
      <w:divBdr>
        <w:top w:val="none" w:sz="0" w:space="0" w:color="auto"/>
        <w:left w:val="none" w:sz="0" w:space="0" w:color="auto"/>
        <w:bottom w:val="none" w:sz="0" w:space="0" w:color="auto"/>
        <w:right w:val="none" w:sz="0" w:space="0" w:color="auto"/>
      </w:divBdr>
    </w:div>
    <w:div w:id="1809592415">
      <w:bodyDiv w:val="1"/>
      <w:marLeft w:val="0"/>
      <w:marRight w:val="0"/>
      <w:marTop w:val="0"/>
      <w:marBottom w:val="0"/>
      <w:divBdr>
        <w:top w:val="none" w:sz="0" w:space="0" w:color="auto"/>
        <w:left w:val="none" w:sz="0" w:space="0" w:color="auto"/>
        <w:bottom w:val="none" w:sz="0" w:space="0" w:color="auto"/>
        <w:right w:val="none" w:sz="0" w:space="0" w:color="auto"/>
      </w:divBdr>
    </w:div>
    <w:div w:id="1809784987">
      <w:bodyDiv w:val="1"/>
      <w:marLeft w:val="0"/>
      <w:marRight w:val="0"/>
      <w:marTop w:val="0"/>
      <w:marBottom w:val="0"/>
      <w:divBdr>
        <w:top w:val="none" w:sz="0" w:space="0" w:color="auto"/>
        <w:left w:val="none" w:sz="0" w:space="0" w:color="auto"/>
        <w:bottom w:val="none" w:sz="0" w:space="0" w:color="auto"/>
        <w:right w:val="none" w:sz="0" w:space="0" w:color="auto"/>
      </w:divBdr>
    </w:div>
    <w:div w:id="1810198376">
      <w:bodyDiv w:val="1"/>
      <w:marLeft w:val="0"/>
      <w:marRight w:val="0"/>
      <w:marTop w:val="0"/>
      <w:marBottom w:val="0"/>
      <w:divBdr>
        <w:top w:val="none" w:sz="0" w:space="0" w:color="auto"/>
        <w:left w:val="none" w:sz="0" w:space="0" w:color="auto"/>
        <w:bottom w:val="none" w:sz="0" w:space="0" w:color="auto"/>
        <w:right w:val="none" w:sz="0" w:space="0" w:color="auto"/>
      </w:divBdr>
    </w:div>
    <w:div w:id="1810588803">
      <w:bodyDiv w:val="1"/>
      <w:marLeft w:val="0"/>
      <w:marRight w:val="0"/>
      <w:marTop w:val="0"/>
      <w:marBottom w:val="0"/>
      <w:divBdr>
        <w:top w:val="none" w:sz="0" w:space="0" w:color="auto"/>
        <w:left w:val="none" w:sz="0" w:space="0" w:color="auto"/>
        <w:bottom w:val="none" w:sz="0" w:space="0" w:color="auto"/>
        <w:right w:val="none" w:sz="0" w:space="0" w:color="auto"/>
      </w:divBdr>
    </w:div>
    <w:div w:id="1810631750">
      <w:bodyDiv w:val="1"/>
      <w:marLeft w:val="0"/>
      <w:marRight w:val="0"/>
      <w:marTop w:val="0"/>
      <w:marBottom w:val="0"/>
      <w:divBdr>
        <w:top w:val="none" w:sz="0" w:space="0" w:color="auto"/>
        <w:left w:val="none" w:sz="0" w:space="0" w:color="auto"/>
        <w:bottom w:val="none" w:sz="0" w:space="0" w:color="auto"/>
        <w:right w:val="none" w:sz="0" w:space="0" w:color="auto"/>
      </w:divBdr>
    </w:div>
    <w:div w:id="1811046722">
      <w:bodyDiv w:val="1"/>
      <w:marLeft w:val="0"/>
      <w:marRight w:val="0"/>
      <w:marTop w:val="0"/>
      <w:marBottom w:val="0"/>
      <w:divBdr>
        <w:top w:val="none" w:sz="0" w:space="0" w:color="auto"/>
        <w:left w:val="none" w:sz="0" w:space="0" w:color="auto"/>
        <w:bottom w:val="none" w:sz="0" w:space="0" w:color="auto"/>
        <w:right w:val="none" w:sz="0" w:space="0" w:color="auto"/>
      </w:divBdr>
    </w:div>
    <w:div w:id="1811052934">
      <w:bodyDiv w:val="1"/>
      <w:marLeft w:val="0"/>
      <w:marRight w:val="0"/>
      <w:marTop w:val="0"/>
      <w:marBottom w:val="0"/>
      <w:divBdr>
        <w:top w:val="none" w:sz="0" w:space="0" w:color="auto"/>
        <w:left w:val="none" w:sz="0" w:space="0" w:color="auto"/>
        <w:bottom w:val="none" w:sz="0" w:space="0" w:color="auto"/>
        <w:right w:val="none" w:sz="0" w:space="0" w:color="auto"/>
      </w:divBdr>
    </w:div>
    <w:div w:id="1811707667">
      <w:bodyDiv w:val="1"/>
      <w:marLeft w:val="0"/>
      <w:marRight w:val="0"/>
      <w:marTop w:val="0"/>
      <w:marBottom w:val="0"/>
      <w:divBdr>
        <w:top w:val="none" w:sz="0" w:space="0" w:color="auto"/>
        <w:left w:val="none" w:sz="0" w:space="0" w:color="auto"/>
        <w:bottom w:val="none" w:sz="0" w:space="0" w:color="auto"/>
        <w:right w:val="none" w:sz="0" w:space="0" w:color="auto"/>
      </w:divBdr>
    </w:div>
    <w:div w:id="1811747008">
      <w:bodyDiv w:val="1"/>
      <w:marLeft w:val="0"/>
      <w:marRight w:val="0"/>
      <w:marTop w:val="0"/>
      <w:marBottom w:val="0"/>
      <w:divBdr>
        <w:top w:val="none" w:sz="0" w:space="0" w:color="auto"/>
        <w:left w:val="none" w:sz="0" w:space="0" w:color="auto"/>
        <w:bottom w:val="none" w:sz="0" w:space="0" w:color="auto"/>
        <w:right w:val="none" w:sz="0" w:space="0" w:color="auto"/>
      </w:divBdr>
    </w:div>
    <w:div w:id="1811822138">
      <w:bodyDiv w:val="1"/>
      <w:marLeft w:val="0"/>
      <w:marRight w:val="0"/>
      <w:marTop w:val="0"/>
      <w:marBottom w:val="0"/>
      <w:divBdr>
        <w:top w:val="none" w:sz="0" w:space="0" w:color="auto"/>
        <w:left w:val="none" w:sz="0" w:space="0" w:color="auto"/>
        <w:bottom w:val="none" w:sz="0" w:space="0" w:color="auto"/>
        <w:right w:val="none" w:sz="0" w:space="0" w:color="auto"/>
      </w:divBdr>
    </w:div>
    <w:div w:id="1811904209">
      <w:bodyDiv w:val="1"/>
      <w:marLeft w:val="0"/>
      <w:marRight w:val="0"/>
      <w:marTop w:val="0"/>
      <w:marBottom w:val="0"/>
      <w:divBdr>
        <w:top w:val="none" w:sz="0" w:space="0" w:color="auto"/>
        <w:left w:val="none" w:sz="0" w:space="0" w:color="auto"/>
        <w:bottom w:val="none" w:sz="0" w:space="0" w:color="auto"/>
        <w:right w:val="none" w:sz="0" w:space="0" w:color="auto"/>
      </w:divBdr>
    </w:div>
    <w:div w:id="1812281257">
      <w:bodyDiv w:val="1"/>
      <w:marLeft w:val="0"/>
      <w:marRight w:val="0"/>
      <w:marTop w:val="0"/>
      <w:marBottom w:val="0"/>
      <w:divBdr>
        <w:top w:val="none" w:sz="0" w:space="0" w:color="auto"/>
        <w:left w:val="none" w:sz="0" w:space="0" w:color="auto"/>
        <w:bottom w:val="none" w:sz="0" w:space="0" w:color="auto"/>
        <w:right w:val="none" w:sz="0" w:space="0" w:color="auto"/>
      </w:divBdr>
    </w:div>
    <w:div w:id="1812549836">
      <w:bodyDiv w:val="1"/>
      <w:marLeft w:val="0"/>
      <w:marRight w:val="0"/>
      <w:marTop w:val="0"/>
      <w:marBottom w:val="0"/>
      <w:divBdr>
        <w:top w:val="none" w:sz="0" w:space="0" w:color="auto"/>
        <w:left w:val="none" w:sz="0" w:space="0" w:color="auto"/>
        <w:bottom w:val="none" w:sz="0" w:space="0" w:color="auto"/>
        <w:right w:val="none" w:sz="0" w:space="0" w:color="auto"/>
      </w:divBdr>
    </w:div>
    <w:div w:id="1812554267">
      <w:bodyDiv w:val="1"/>
      <w:marLeft w:val="0"/>
      <w:marRight w:val="0"/>
      <w:marTop w:val="0"/>
      <w:marBottom w:val="0"/>
      <w:divBdr>
        <w:top w:val="none" w:sz="0" w:space="0" w:color="auto"/>
        <w:left w:val="none" w:sz="0" w:space="0" w:color="auto"/>
        <w:bottom w:val="none" w:sz="0" w:space="0" w:color="auto"/>
        <w:right w:val="none" w:sz="0" w:space="0" w:color="auto"/>
      </w:divBdr>
    </w:div>
    <w:div w:id="1812669604">
      <w:bodyDiv w:val="1"/>
      <w:marLeft w:val="0"/>
      <w:marRight w:val="0"/>
      <w:marTop w:val="0"/>
      <w:marBottom w:val="0"/>
      <w:divBdr>
        <w:top w:val="none" w:sz="0" w:space="0" w:color="auto"/>
        <w:left w:val="none" w:sz="0" w:space="0" w:color="auto"/>
        <w:bottom w:val="none" w:sz="0" w:space="0" w:color="auto"/>
        <w:right w:val="none" w:sz="0" w:space="0" w:color="auto"/>
      </w:divBdr>
    </w:div>
    <w:div w:id="1813017012">
      <w:bodyDiv w:val="1"/>
      <w:marLeft w:val="0"/>
      <w:marRight w:val="0"/>
      <w:marTop w:val="0"/>
      <w:marBottom w:val="0"/>
      <w:divBdr>
        <w:top w:val="none" w:sz="0" w:space="0" w:color="auto"/>
        <w:left w:val="none" w:sz="0" w:space="0" w:color="auto"/>
        <w:bottom w:val="none" w:sz="0" w:space="0" w:color="auto"/>
        <w:right w:val="none" w:sz="0" w:space="0" w:color="auto"/>
      </w:divBdr>
    </w:div>
    <w:div w:id="1813324458">
      <w:bodyDiv w:val="1"/>
      <w:marLeft w:val="0"/>
      <w:marRight w:val="0"/>
      <w:marTop w:val="0"/>
      <w:marBottom w:val="0"/>
      <w:divBdr>
        <w:top w:val="none" w:sz="0" w:space="0" w:color="auto"/>
        <w:left w:val="none" w:sz="0" w:space="0" w:color="auto"/>
        <w:bottom w:val="none" w:sz="0" w:space="0" w:color="auto"/>
        <w:right w:val="none" w:sz="0" w:space="0" w:color="auto"/>
      </w:divBdr>
    </w:div>
    <w:div w:id="1813673133">
      <w:bodyDiv w:val="1"/>
      <w:marLeft w:val="0"/>
      <w:marRight w:val="0"/>
      <w:marTop w:val="0"/>
      <w:marBottom w:val="0"/>
      <w:divBdr>
        <w:top w:val="none" w:sz="0" w:space="0" w:color="auto"/>
        <w:left w:val="none" w:sz="0" w:space="0" w:color="auto"/>
        <w:bottom w:val="none" w:sz="0" w:space="0" w:color="auto"/>
        <w:right w:val="none" w:sz="0" w:space="0" w:color="auto"/>
      </w:divBdr>
    </w:div>
    <w:div w:id="1813719192">
      <w:bodyDiv w:val="1"/>
      <w:marLeft w:val="0"/>
      <w:marRight w:val="0"/>
      <w:marTop w:val="0"/>
      <w:marBottom w:val="0"/>
      <w:divBdr>
        <w:top w:val="none" w:sz="0" w:space="0" w:color="auto"/>
        <w:left w:val="none" w:sz="0" w:space="0" w:color="auto"/>
        <w:bottom w:val="none" w:sz="0" w:space="0" w:color="auto"/>
        <w:right w:val="none" w:sz="0" w:space="0" w:color="auto"/>
      </w:divBdr>
    </w:div>
    <w:div w:id="1814368376">
      <w:bodyDiv w:val="1"/>
      <w:marLeft w:val="0"/>
      <w:marRight w:val="0"/>
      <w:marTop w:val="0"/>
      <w:marBottom w:val="0"/>
      <w:divBdr>
        <w:top w:val="none" w:sz="0" w:space="0" w:color="auto"/>
        <w:left w:val="none" w:sz="0" w:space="0" w:color="auto"/>
        <w:bottom w:val="none" w:sz="0" w:space="0" w:color="auto"/>
        <w:right w:val="none" w:sz="0" w:space="0" w:color="auto"/>
      </w:divBdr>
    </w:div>
    <w:div w:id="1814638527">
      <w:bodyDiv w:val="1"/>
      <w:marLeft w:val="0"/>
      <w:marRight w:val="0"/>
      <w:marTop w:val="0"/>
      <w:marBottom w:val="0"/>
      <w:divBdr>
        <w:top w:val="none" w:sz="0" w:space="0" w:color="auto"/>
        <w:left w:val="none" w:sz="0" w:space="0" w:color="auto"/>
        <w:bottom w:val="none" w:sz="0" w:space="0" w:color="auto"/>
        <w:right w:val="none" w:sz="0" w:space="0" w:color="auto"/>
      </w:divBdr>
    </w:div>
    <w:div w:id="1814640007">
      <w:bodyDiv w:val="1"/>
      <w:marLeft w:val="0"/>
      <w:marRight w:val="0"/>
      <w:marTop w:val="0"/>
      <w:marBottom w:val="0"/>
      <w:divBdr>
        <w:top w:val="none" w:sz="0" w:space="0" w:color="auto"/>
        <w:left w:val="none" w:sz="0" w:space="0" w:color="auto"/>
        <w:bottom w:val="none" w:sz="0" w:space="0" w:color="auto"/>
        <w:right w:val="none" w:sz="0" w:space="0" w:color="auto"/>
      </w:divBdr>
    </w:div>
    <w:div w:id="1814757545">
      <w:bodyDiv w:val="1"/>
      <w:marLeft w:val="0"/>
      <w:marRight w:val="0"/>
      <w:marTop w:val="0"/>
      <w:marBottom w:val="0"/>
      <w:divBdr>
        <w:top w:val="none" w:sz="0" w:space="0" w:color="auto"/>
        <w:left w:val="none" w:sz="0" w:space="0" w:color="auto"/>
        <w:bottom w:val="none" w:sz="0" w:space="0" w:color="auto"/>
        <w:right w:val="none" w:sz="0" w:space="0" w:color="auto"/>
      </w:divBdr>
    </w:div>
    <w:div w:id="1814980972">
      <w:bodyDiv w:val="1"/>
      <w:marLeft w:val="0"/>
      <w:marRight w:val="0"/>
      <w:marTop w:val="0"/>
      <w:marBottom w:val="0"/>
      <w:divBdr>
        <w:top w:val="none" w:sz="0" w:space="0" w:color="auto"/>
        <w:left w:val="none" w:sz="0" w:space="0" w:color="auto"/>
        <w:bottom w:val="none" w:sz="0" w:space="0" w:color="auto"/>
        <w:right w:val="none" w:sz="0" w:space="0" w:color="auto"/>
      </w:divBdr>
    </w:div>
    <w:div w:id="1815173106">
      <w:bodyDiv w:val="1"/>
      <w:marLeft w:val="0"/>
      <w:marRight w:val="0"/>
      <w:marTop w:val="0"/>
      <w:marBottom w:val="0"/>
      <w:divBdr>
        <w:top w:val="none" w:sz="0" w:space="0" w:color="auto"/>
        <w:left w:val="none" w:sz="0" w:space="0" w:color="auto"/>
        <w:bottom w:val="none" w:sz="0" w:space="0" w:color="auto"/>
        <w:right w:val="none" w:sz="0" w:space="0" w:color="auto"/>
      </w:divBdr>
    </w:div>
    <w:div w:id="1815828676">
      <w:bodyDiv w:val="1"/>
      <w:marLeft w:val="0"/>
      <w:marRight w:val="0"/>
      <w:marTop w:val="0"/>
      <w:marBottom w:val="0"/>
      <w:divBdr>
        <w:top w:val="none" w:sz="0" w:space="0" w:color="auto"/>
        <w:left w:val="none" w:sz="0" w:space="0" w:color="auto"/>
        <w:bottom w:val="none" w:sz="0" w:space="0" w:color="auto"/>
        <w:right w:val="none" w:sz="0" w:space="0" w:color="auto"/>
      </w:divBdr>
    </w:div>
    <w:div w:id="1817182587">
      <w:bodyDiv w:val="1"/>
      <w:marLeft w:val="0"/>
      <w:marRight w:val="0"/>
      <w:marTop w:val="0"/>
      <w:marBottom w:val="0"/>
      <w:divBdr>
        <w:top w:val="none" w:sz="0" w:space="0" w:color="auto"/>
        <w:left w:val="none" w:sz="0" w:space="0" w:color="auto"/>
        <w:bottom w:val="none" w:sz="0" w:space="0" w:color="auto"/>
        <w:right w:val="none" w:sz="0" w:space="0" w:color="auto"/>
      </w:divBdr>
    </w:div>
    <w:div w:id="1817524100">
      <w:bodyDiv w:val="1"/>
      <w:marLeft w:val="0"/>
      <w:marRight w:val="0"/>
      <w:marTop w:val="0"/>
      <w:marBottom w:val="0"/>
      <w:divBdr>
        <w:top w:val="none" w:sz="0" w:space="0" w:color="auto"/>
        <w:left w:val="none" w:sz="0" w:space="0" w:color="auto"/>
        <w:bottom w:val="none" w:sz="0" w:space="0" w:color="auto"/>
        <w:right w:val="none" w:sz="0" w:space="0" w:color="auto"/>
      </w:divBdr>
    </w:div>
    <w:div w:id="1817717156">
      <w:bodyDiv w:val="1"/>
      <w:marLeft w:val="0"/>
      <w:marRight w:val="0"/>
      <w:marTop w:val="0"/>
      <w:marBottom w:val="0"/>
      <w:divBdr>
        <w:top w:val="none" w:sz="0" w:space="0" w:color="auto"/>
        <w:left w:val="none" w:sz="0" w:space="0" w:color="auto"/>
        <w:bottom w:val="none" w:sz="0" w:space="0" w:color="auto"/>
        <w:right w:val="none" w:sz="0" w:space="0" w:color="auto"/>
      </w:divBdr>
    </w:div>
    <w:div w:id="1817719917">
      <w:bodyDiv w:val="1"/>
      <w:marLeft w:val="0"/>
      <w:marRight w:val="0"/>
      <w:marTop w:val="0"/>
      <w:marBottom w:val="0"/>
      <w:divBdr>
        <w:top w:val="none" w:sz="0" w:space="0" w:color="auto"/>
        <w:left w:val="none" w:sz="0" w:space="0" w:color="auto"/>
        <w:bottom w:val="none" w:sz="0" w:space="0" w:color="auto"/>
        <w:right w:val="none" w:sz="0" w:space="0" w:color="auto"/>
      </w:divBdr>
    </w:div>
    <w:div w:id="1817985929">
      <w:bodyDiv w:val="1"/>
      <w:marLeft w:val="0"/>
      <w:marRight w:val="0"/>
      <w:marTop w:val="0"/>
      <w:marBottom w:val="0"/>
      <w:divBdr>
        <w:top w:val="none" w:sz="0" w:space="0" w:color="auto"/>
        <w:left w:val="none" w:sz="0" w:space="0" w:color="auto"/>
        <w:bottom w:val="none" w:sz="0" w:space="0" w:color="auto"/>
        <w:right w:val="none" w:sz="0" w:space="0" w:color="auto"/>
      </w:divBdr>
    </w:div>
    <w:div w:id="1818716824">
      <w:bodyDiv w:val="1"/>
      <w:marLeft w:val="0"/>
      <w:marRight w:val="0"/>
      <w:marTop w:val="0"/>
      <w:marBottom w:val="0"/>
      <w:divBdr>
        <w:top w:val="none" w:sz="0" w:space="0" w:color="auto"/>
        <w:left w:val="none" w:sz="0" w:space="0" w:color="auto"/>
        <w:bottom w:val="none" w:sz="0" w:space="0" w:color="auto"/>
        <w:right w:val="none" w:sz="0" w:space="0" w:color="auto"/>
      </w:divBdr>
    </w:div>
    <w:div w:id="1819106736">
      <w:bodyDiv w:val="1"/>
      <w:marLeft w:val="0"/>
      <w:marRight w:val="0"/>
      <w:marTop w:val="0"/>
      <w:marBottom w:val="0"/>
      <w:divBdr>
        <w:top w:val="none" w:sz="0" w:space="0" w:color="auto"/>
        <w:left w:val="none" w:sz="0" w:space="0" w:color="auto"/>
        <w:bottom w:val="none" w:sz="0" w:space="0" w:color="auto"/>
        <w:right w:val="none" w:sz="0" w:space="0" w:color="auto"/>
      </w:divBdr>
    </w:div>
    <w:div w:id="1820224295">
      <w:bodyDiv w:val="1"/>
      <w:marLeft w:val="0"/>
      <w:marRight w:val="0"/>
      <w:marTop w:val="0"/>
      <w:marBottom w:val="0"/>
      <w:divBdr>
        <w:top w:val="none" w:sz="0" w:space="0" w:color="auto"/>
        <w:left w:val="none" w:sz="0" w:space="0" w:color="auto"/>
        <w:bottom w:val="none" w:sz="0" w:space="0" w:color="auto"/>
        <w:right w:val="none" w:sz="0" w:space="0" w:color="auto"/>
      </w:divBdr>
    </w:div>
    <w:div w:id="1820416584">
      <w:bodyDiv w:val="1"/>
      <w:marLeft w:val="0"/>
      <w:marRight w:val="0"/>
      <w:marTop w:val="0"/>
      <w:marBottom w:val="0"/>
      <w:divBdr>
        <w:top w:val="none" w:sz="0" w:space="0" w:color="auto"/>
        <w:left w:val="none" w:sz="0" w:space="0" w:color="auto"/>
        <w:bottom w:val="none" w:sz="0" w:space="0" w:color="auto"/>
        <w:right w:val="none" w:sz="0" w:space="0" w:color="auto"/>
      </w:divBdr>
    </w:div>
    <w:div w:id="1820806330">
      <w:bodyDiv w:val="1"/>
      <w:marLeft w:val="0"/>
      <w:marRight w:val="0"/>
      <w:marTop w:val="0"/>
      <w:marBottom w:val="0"/>
      <w:divBdr>
        <w:top w:val="none" w:sz="0" w:space="0" w:color="auto"/>
        <w:left w:val="none" w:sz="0" w:space="0" w:color="auto"/>
        <w:bottom w:val="none" w:sz="0" w:space="0" w:color="auto"/>
        <w:right w:val="none" w:sz="0" w:space="0" w:color="auto"/>
      </w:divBdr>
    </w:div>
    <w:div w:id="1820807121">
      <w:bodyDiv w:val="1"/>
      <w:marLeft w:val="0"/>
      <w:marRight w:val="0"/>
      <w:marTop w:val="0"/>
      <w:marBottom w:val="0"/>
      <w:divBdr>
        <w:top w:val="none" w:sz="0" w:space="0" w:color="auto"/>
        <w:left w:val="none" w:sz="0" w:space="0" w:color="auto"/>
        <w:bottom w:val="none" w:sz="0" w:space="0" w:color="auto"/>
        <w:right w:val="none" w:sz="0" w:space="0" w:color="auto"/>
      </w:divBdr>
    </w:div>
    <w:div w:id="1821265351">
      <w:bodyDiv w:val="1"/>
      <w:marLeft w:val="0"/>
      <w:marRight w:val="0"/>
      <w:marTop w:val="0"/>
      <w:marBottom w:val="0"/>
      <w:divBdr>
        <w:top w:val="none" w:sz="0" w:space="0" w:color="auto"/>
        <w:left w:val="none" w:sz="0" w:space="0" w:color="auto"/>
        <w:bottom w:val="none" w:sz="0" w:space="0" w:color="auto"/>
        <w:right w:val="none" w:sz="0" w:space="0" w:color="auto"/>
      </w:divBdr>
    </w:div>
    <w:div w:id="1821460798">
      <w:bodyDiv w:val="1"/>
      <w:marLeft w:val="0"/>
      <w:marRight w:val="0"/>
      <w:marTop w:val="0"/>
      <w:marBottom w:val="0"/>
      <w:divBdr>
        <w:top w:val="none" w:sz="0" w:space="0" w:color="auto"/>
        <w:left w:val="none" w:sz="0" w:space="0" w:color="auto"/>
        <w:bottom w:val="none" w:sz="0" w:space="0" w:color="auto"/>
        <w:right w:val="none" w:sz="0" w:space="0" w:color="auto"/>
      </w:divBdr>
    </w:div>
    <w:div w:id="1822496980">
      <w:bodyDiv w:val="1"/>
      <w:marLeft w:val="0"/>
      <w:marRight w:val="0"/>
      <w:marTop w:val="0"/>
      <w:marBottom w:val="0"/>
      <w:divBdr>
        <w:top w:val="none" w:sz="0" w:space="0" w:color="auto"/>
        <w:left w:val="none" w:sz="0" w:space="0" w:color="auto"/>
        <w:bottom w:val="none" w:sz="0" w:space="0" w:color="auto"/>
        <w:right w:val="none" w:sz="0" w:space="0" w:color="auto"/>
      </w:divBdr>
    </w:div>
    <w:div w:id="1823080476">
      <w:bodyDiv w:val="1"/>
      <w:marLeft w:val="0"/>
      <w:marRight w:val="0"/>
      <w:marTop w:val="0"/>
      <w:marBottom w:val="0"/>
      <w:divBdr>
        <w:top w:val="none" w:sz="0" w:space="0" w:color="auto"/>
        <w:left w:val="none" w:sz="0" w:space="0" w:color="auto"/>
        <w:bottom w:val="none" w:sz="0" w:space="0" w:color="auto"/>
        <w:right w:val="none" w:sz="0" w:space="0" w:color="auto"/>
      </w:divBdr>
    </w:div>
    <w:div w:id="1823111926">
      <w:bodyDiv w:val="1"/>
      <w:marLeft w:val="0"/>
      <w:marRight w:val="0"/>
      <w:marTop w:val="0"/>
      <w:marBottom w:val="0"/>
      <w:divBdr>
        <w:top w:val="none" w:sz="0" w:space="0" w:color="auto"/>
        <w:left w:val="none" w:sz="0" w:space="0" w:color="auto"/>
        <w:bottom w:val="none" w:sz="0" w:space="0" w:color="auto"/>
        <w:right w:val="none" w:sz="0" w:space="0" w:color="auto"/>
      </w:divBdr>
    </w:div>
    <w:div w:id="1823161515">
      <w:bodyDiv w:val="1"/>
      <w:marLeft w:val="0"/>
      <w:marRight w:val="0"/>
      <w:marTop w:val="0"/>
      <w:marBottom w:val="0"/>
      <w:divBdr>
        <w:top w:val="none" w:sz="0" w:space="0" w:color="auto"/>
        <w:left w:val="none" w:sz="0" w:space="0" w:color="auto"/>
        <w:bottom w:val="none" w:sz="0" w:space="0" w:color="auto"/>
        <w:right w:val="none" w:sz="0" w:space="0" w:color="auto"/>
      </w:divBdr>
    </w:div>
    <w:div w:id="1823228505">
      <w:bodyDiv w:val="1"/>
      <w:marLeft w:val="0"/>
      <w:marRight w:val="0"/>
      <w:marTop w:val="0"/>
      <w:marBottom w:val="0"/>
      <w:divBdr>
        <w:top w:val="none" w:sz="0" w:space="0" w:color="auto"/>
        <w:left w:val="none" w:sz="0" w:space="0" w:color="auto"/>
        <w:bottom w:val="none" w:sz="0" w:space="0" w:color="auto"/>
        <w:right w:val="none" w:sz="0" w:space="0" w:color="auto"/>
      </w:divBdr>
    </w:div>
    <w:div w:id="1823614204">
      <w:bodyDiv w:val="1"/>
      <w:marLeft w:val="0"/>
      <w:marRight w:val="0"/>
      <w:marTop w:val="0"/>
      <w:marBottom w:val="0"/>
      <w:divBdr>
        <w:top w:val="none" w:sz="0" w:space="0" w:color="auto"/>
        <w:left w:val="none" w:sz="0" w:space="0" w:color="auto"/>
        <w:bottom w:val="none" w:sz="0" w:space="0" w:color="auto"/>
        <w:right w:val="none" w:sz="0" w:space="0" w:color="auto"/>
      </w:divBdr>
    </w:div>
    <w:div w:id="1824000678">
      <w:bodyDiv w:val="1"/>
      <w:marLeft w:val="0"/>
      <w:marRight w:val="0"/>
      <w:marTop w:val="0"/>
      <w:marBottom w:val="0"/>
      <w:divBdr>
        <w:top w:val="none" w:sz="0" w:space="0" w:color="auto"/>
        <w:left w:val="none" w:sz="0" w:space="0" w:color="auto"/>
        <w:bottom w:val="none" w:sz="0" w:space="0" w:color="auto"/>
        <w:right w:val="none" w:sz="0" w:space="0" w:color="auto"/>
      </w:divBdr>
    </w:div>
    <w:div w:id="1824155991">
      <w:bodyDiv w:val="1"/>
      <w:marLeft w:val="0"/>
      <w:marRight w:val="0"/>
      <w:marTop w:val="0"/>
      <w:marBottom w:val="0"/>
      <w:divBdr>
        <w:top w:val="none" w:sz="0" w:space="0" w:color="auto"/>
        <w:left w:val="none" w:sz="0" w:space="0" w:color="auto"/>
        <w:bottom w:val="none" w:sz="0" w:space="0" w:color="auto"/>
        <w:right w:val="none" w:sz="0" w:space="0" w:color="auto"/>
      </w:divBdr>
    </w:div>
    <w:div w:id="1824423221">
      <w:bodyDiv w:val="1"/>
      <w:marLeft w:val="0"/>
      <w:marRight w:val="0"/>
      <w:marTop w:val="0"/>
      <w:marBottom w:val="0"/>
      <w:divBdr>
        <w:top w:val="none" w:sz="0" w:space="0" w:color="auto"/>
        <w:left w:val="none" w:sz="0" w:space="0" w:color="auto"/>
        <w:bottom w:val="none" w:sz="0" w:space="0" w:color="auto"/>
        <w:right w:val="none" w:sz="0" w:space="0" w:color="auto"/>
      </w:divBdr>
    </w:div>
    <w:div w:id="1824467060">
      <w:bodyDiv w:val="1"/>
      <w:marLeft w:val="0"/>
      <w:marRight w:val="0"/>
      <w:marTop w:val="0"/>
      <w:marBottom w:val="0"/>
      <w:divBdr>
        <w:top w:val="none" w:sz="0" w:space="0" w:color="auto"/>
        <w:left w:val="none" w:sz="0" w:space="0" w:color="auto"/>
        <w:bottom w:val="none" w:sz="0" w:space="0" w:color="auto"/>
        <w:right w:val="none" w:sz="0" w:space="0" w:color="auto"/>
      </w:divBdr>
    </w:div>
    <w:div w:id="1825703553">
      <w:bodyDiv w:val="1"/>
      <w:marLeft w:val="0"/>
      <w:marRight w:val="0"/>
      <w:marTop w:val="0"/>
      <w:marBottom w:val="0"/>
      <w:divBdr>
        <w:top w:val="none" w:sz="0" w:space="0" w:color="auto"/>
        <w:left w:val="none" w:sz="0" w:space="0" w:color="auto"/>
        <w:bottom w:val="none" w:sz="0" w:space="0" w:color="auto"/>
        <w:right w:val="none" w:sz="0" w:space="0" w:color="auto"/>
      </w:divBdr>
    </w:div>
    <w:div w:id="1825733369">
      <w:bodyDiv w:val="1"/>
      <w:marLeft w:val="0"/>
      <w:marRight w:val="0"/>
      <w:marTop w:val="0"/>
      <w:marBottom w:val="0"/>
      <w:divBdr>
        <w:top w:val="none" w:sz="0" w:space="0" w:color="auto"/>
        <w:left w:val="none" w:sz="0" w:space="0" w:color="auto"/>
        <w:bottom w:val="none" w:sz="0" w:space="0" w:color="auto"/>
        <w:right w:val="none" w:sz="0" w:space="0" w:color="auto"/>
      </w:divBdr>
    </w:div>
    <w:div w:id="1826580150">
      <w:bodyDiv w:val="1"/>
      <w:marLeft w:val="0"/>
      <w:marRight w:val="0"/>
      <w:marTop w:val="0"/>
      <w:marBottom w:val="0"/>
      <w:divBdr>
        <w:top w:val="none" w:sz="0" w:space="0" w:color="auto"/>
        <w:left w:val="none" w:sz="0" w:space="0" w:color="auto"/>
        <w:bottom w:val="none" w:sz="0" w:space="0" w:color="auto"/>
        <w:right w:val="none" w:sz="0" w:space="0" w:color="auto"/>
      </w:divBdr>
    </w:div>
    <w:div w:id="1827084199">
      <w:bodyDiv w:val="1"/>
      <w:marLeft w:val="0"/>
      <w:marRight w:val="0"/>
      <w:marTop w:val="0"/>
      <w:marBottom w:val="0"/>
      <w:divBdr>
        <w:top w:val="none" w:sz="0" w:space="0" w:color="auto"/>
        <w:left w:val="none" w:sz="0" w:space="0" w:color="auto"/>
        <w:bottom w:val="none" w:sz="0" w:space="0" w:color="auto"/>
        <w:right w:val="none" w:sz="0" w:space="0" w:color="auto"/>
      </w:divBdr>
    </w:div>
    <w:div w:id="1827621107">
      <w:bodyDiv w:val="1"/>
      <w:marLeft w:val="0"/>
      <w:marRight w:val="0"/>
      <w:marTop w:val="0"/>
      <w:marBottom w:val="0"/>
      <w:divBdr>
        <w:top w:val="none" w:sz="0" w:space="0" w:color="auto"/>
        <w:left w:val="none" w:sz="0" w:space="0" w:color="auto"/>
        <w:bottom w:val="none" w:sz="0" w:space="0" w:color="auto"/>
        <w:right w:val="none" w:sz="0" w:space="0" w:color="auto"/>
      </w:divBdr>
    </w:div>
    <w:div w:id="1827630721">
      <w:bodyDiv w:val="1"/>
      <w:marLeft w:val="0"/>
      <w:marRight w:val="0"/>
      <w:marTop w:val="0"/>
      <w:marBottom w:val="0"/>
      <w:divBdr>
        <w:top w:val="none" w:sz="0" w:space="0" w:color="auto"/>
        <w:left w:val="none" w:sz="0" w:space="0" w:color="auto"/>
        <w:bottom w:val="none" w:sz="0" w:space="0" w:color="auto"/>
        <w:right w:val="none" w:sz="0" w:space="0" w:color="auto"/>
      </w:divBdr>
    </w:div>
    <w:div w:id="1829203833">
      <w:bodyDiv w:val="1"/>
      <w:marLeft w:val="0"/>
      <w:marRight w:val="0"/>
      <w:marTop w:val="0"/>
      <w:marBottom w:val="0"/>
      <w:divBdr>
        <w:top w:val="none" w:sz="0" w:space="0" w:color="auto"/>
        <w:left w:val="none" w:sz="0" w:space="0" w:color="auto"/>
        <w:bottom w:val="none" w:sz="0" w:space="0" w:color="auto"/>
        <w:right w:val="none" w:sz="0" w:space="0" w:color="auto"/>
      </w:divBdr>
    </w:div>
    <w:div w:id="1829665654">
      <w:bodyDiv w:val="1"/>
      <w:marLeft w:val="0"/>
      <w:marRight w:val="0"/>
      <w:marTop w:val="0"/>
      <w:marBottom w:val="0"/>
      <w:divBdr>
        <w:top w:val="none" w:sz="0" w:space="0" w:color="auto"/>
        <w:left w:val="none" w:sz="0" w:space="0" w:color="auto"/>
        <w:bottom w:val="none" w:sz="0" w:space="0" w:color="auto"/>
        <w:right w:val="none" w:sz="0" w:space="0" w:color="auto"/>
      </w:divBdr>
    </w:div>
    <w:div w:id="1829907353">
      <w:bodyDiv w:val="1"/>
      <w:marLeft w:val="0"/>
      <w:marRight w:val="0"/>
      <w:marTop w:val="0"/>
      <w:marBottom w:val="0"/>
      <w:divBdr>
        <w:top w:val="none" w:sz="0" w:space="0" w:color="auto"/>
        <w:left w:val="none" w:sz="0" w:space="0" w:color="auto"/>
        <w:bottom w:val="none" w:sz="0" w:space="0" w:color="auto"/>
        <w:right w:val="none" w:sz="0" w:space="0" w:color="auto"/>
      </w:divBdr>
    </w:div>
    <w:div w:id="1830050160">
      <w:bodyDiv w:val="1"/>
      <w:marLeft w:val="0"/>
      <w:marRight w:val="0"/>
      <w:marTop w:val="0"/>
      <w:marBottom w:val="0"/>
      <w:divBdr>
        <w:top w:val="none" w:sz="0" w:space="0" w:color="auto"/>
        <w:left w:val="none" w:sz="0" w:space="0" w:color="auto"/>
        <w:bottom w:val="none" w:sz="0" w:space="0" w:color="auto"/>
        <w:right w:val="none" w:sz="0" w:space="0" w:color="auto"/>
      </w:divBdr>
    </w:div>
    <w:div w:id="1830099687">
      <w:bodyDiv w:val="1"/>
      <w:marLeft w:val="0"/>
      <w:marRight w:val="0"/>
      <w:marTop w:val="0"/>
      <w:marBottom w:val="0"/>
      <w:divBdr>
        <w:top w:val="none" w:sz="0" w:space="0" w:color="auto"/>
        <w:left w:val="none" w:sz="0" w:space="0" w:color="auto"/>
        <w:bottom w:val="none" w:sz="0" w:space="0" w:color="auto"/>
        <w:right w:val="none" w:sz="0" w:space="0" w:color="auto"/>
      </w:divBdr>
    </w:div>
    <w:div w:id="1830291901">
      <w:bodyDiv w:val="1"/>
      <w:marLeft w:val="0"/>
      <w:marRight w:val="0"/>
      <w:marTop w:val="0"/>
      <w:marBottom w:val="0"/>
      <w:divBdr>
        <w:top w:val="none" w:sz="0" w:space="0" w:color="auto"/>
        <w:left w:val="none" w:sz="0" w:space="0" w:color="auto"/>
        <w:bottom w:val="none" w:sz="0" w:space="0" w:color="auto"/>
        <w:right w:val="none" w:sz="0" w:space="0" w:color="auto"/>
      </w:divBdr>
    </w:div>
    <w:div w:id="1830442455">
      <w:bodyDiv w:val="1"/>
      <w:marLeft w:val="0"/>
      <w:marRight w:val="0"/>
      <w:marTop w:val="0"/>
      <w:marBottom w:val="0"/>
      <w:divBdr>
        <w:top w:val="none" w:sz="0" w:space="0" w:color="auto"/>
        <w:left w:val="none" w:sz="0" w:space="0" w:color="auto"/>
        <w:bottom w:val="none" w:sz="0" w:space="0" w:color="auto"/>
        <w:right w:val="none" w:sz="0" w:space="0" w:color="auto"/>
      </w:divBdr>
    </w:div>
    <w:div w:id="1830945427">
      <w:bodyDiv w:val="1"/>
      <w:marLeft w:val="0"/>
      <w:marRight w:val="0"/>
      <w:marTop w:val="0"/>
      <w:marBottom w:val="0"/>
      <w:divBdr>
        <w:top w:val="none" w:sz="0" w:space="0" w:color="auto"/>
        <w:left w:val="none" w:sz="0" w:space="0" w:color="auto"/>
        <w:bottom w:val="none" w:sz="0" w:space="0" w:color="auto"/>
        <w:right w:val="none" w:sz="0" w:space="0" w:color="auto"/>
      </w:divBdr>
    </w:div>
    <w:div w:id="1831017961">
      <w:bodyDiv w:val="1"/>
      <w:marLeft w:val="0"/>
      <w:marRight w:val="0"/>
      <w:marTop w:val="0"/>
      <w:marBottom w:val="0"/>
      <w:divBdr>
        <w:top w:val="none" w:sz="0" w:space="0" w:color="auto"/>
        <w:left w:val="none" w:sz="0" w:space="0" w:color="auto"/>
        <w:bottom w:val="none" w:sz="0" w:space="0" w:color="auto"/>
        <w:right w:val="none" w:sz="0" w:space="0" w:color="auto"/>
      </w:divBdr>
    </w:div>
    <w:div w:id="1831478194">
      <w:bodyDiv w:val="1"/>
      <w:marLeft w:val="0"/>
      <w:marRight w:val="0"/>
      <w:marTop w:val="0"/>
      <w:marBottom w:val="0"/>
      <w:divBdr>
        <w:top w:val="none" w:sz="0" w:space="0" w:color="auto"/>
        <w:left w:val="none" w:sz="0" w:space="0" w:color="auto"/>
        <w:bottom w:val="none" w:sz="0" w:space="0" w:color="auto"/>
        <w:right w:val="none" w:sz="0" w:space="0" w:color="auto"/>
      </w:divBdr>
    </w:div>
    <w:div w:id="1831479200">
      <w:bodyDiv w:val="1"/>
      <w:marLeft w:val="0"/>
      <w:marRight w:val="0"/>
      <w:marTop w:val="0"/>
      <w:marBottom w:val="0"/>
      <w:divBdr>
        <w:top w:val="none" w:sz="0" w:space="0" w:color="auto"/>
        <w:left w:val="none" w:sz="0" w:space="0" w:color="auto"/>
        <w:bottom w:val="none" w:sz="0" w:space="0" w:color="auto"/>
        <w:right w:val="none" w:sz="0" w:space="0" w:color="auto"/>
      </w:divBdr>
    </w:div>
    <w:div w:id="1831750509">
      <w:bodyDiv w:val="1"/>
      <w:marLeft w:val="0"/>
      <w:marRight w:val="0"/>
      <w:marTop w:val="0"/>
      <w:marBottom w:val="0"/>
      <w:divBdr>
        <w:top w:val="none" w:sz="0" w:space="0" w:color="auto"/>
        <w:left w:val="none" w:sz="0" w:space="0" w:color="auto"/>
        <w:bottom w:val="none" w:sz="0" w:space="0" w:color="auto"/>
        <w:right w:val="none" w:sz="0" w:space="0" w:color="auto"/>
      </w:divBdr>
    </w:div>
    <w:div w:id="1831821886">
      <w:bodyDiv w:val="1"/>
      <w:marLeft w:val="0"/>
      <w:marRight w:val="0"/>
      <w:marTop w:val="0"/>
      <w:marBottom w:val="0"/>
      <w:divBdr>
        <w:top w:val="none" w:sz="0" w:space="0" w:color="auto"/>
        <w:left w:val="none" w:sz="0" w:space="0" w:color="auto"/>
        <w:bottom w:val="none" w:sz="0" w:space="0" w:color="auto"/>
        <w:right w:val="none" w:sz="0" w:space="0" w:color="auto"/>
      </w:divBdr>
    </w:div>
    <w:div w:id="1832216061">
      <w:bodyDiv w:val="1"/>
      <w:marLeft w:val="0"/>
      <w:marRight w:val="0"/>
      <w:marTop w:val="0"/>
      <w:marBottom w:val="0"/>
      <w:divBdr>
        <w:top w:val="none" w:sz="0" w:space="0" w:color="auto"/>
        <w:left w:val="none" w:sz="0" w:space="0" w:color="auto"/>
        <w:bottom w:val="none" w:sz="0" w:space="0" w:color="auto"/>
        <w:right w:val="none" w:sz="0" w:space="0" w:color="auto"/>
      </w:divBdr>
    </w:div>
    <w:div w:id="1832326937">
      <w:bodyDiv w:val="1"/>
      <w:marLeft w:val="0"/>
      <w:marRight w:val="0"/>
      <w:marTop w:val="0"/>
      <w:marBottom w:val="0"/>
      <w:divBdr>
        <w:top w:val="none" w:sz="0" w:space="0" w:color="auto"/>
        <w:left w:val="none" w:sz="0" w:space="0" w:color="auto"/>
        <w:bottom w:val="none" w:sz="0" w:space="0" w:color="auto"/>
        <w:right w:val="none" w:sz="0" w:space="0" w:color="auto"/>
      </w:divBdr>
    </w:div>
    <w:div w:id="1832599543">
      <w:bodyDiv w:val="1"/>
      <w:marLeft w:val="0"/>
      <w:marRight w:val="0"/>
      <w:marTop w:val="0"/>
      <w:marBottom w:val="0"/>
      <w:divBdr>
        <w:top w:val="none" w:sz="0" w:space="0" w:color="auto"/>
        <w:left w:val="none" w:sz="0" w:space="0" w:color="auto"/>
        <w:bottom w:val="none" w:sz="0" w:space="0" w:color="auto"/>
        <w:right w:val="none" w:sz="0" w:space="0" w:color="auto"/>
      </w:divBdr>
    </w:div>
    <w:div w:id="1832670060">
      <w:bodyDiv w:val="1"/>
      <w:marLeft w:val="0"/>
      <w:marRight w:val="0"/>
      <w:marTop w:val="0"/>
      <w:marBottom w:val="0"/>
      <w:divBdr>
        <w:top w:val="none" w:sz="0" w:space="0" w:color="auto"/>
        <w:left w:val="none" w:sz="0" w:space="0" w:color="auto"/>
        <w:bottom w:val="none" w:sz="0" w:space="0" w:color="auto"/>
        <w:right w:val="none" w:sz="0" w:space="0" w:color="auto"/>
      </w:divBdr>
    </w:div>
    <w:div w:id="1833258617">
      <w:bodyDiv w:val="1"/>
      <w:marLeft w:val="0"/>
      <w:marRight w:val="0"/>
      <w:marTop w:val="0"/>
      <w:marBottom w:val="0"/>
      <w:divBdr>
        <w:top w:val="none" w:sz="0" w:space="0" w:color="auto"/>
        <w:left w:val="none" w:sz="0" w:space="0" w:color="auto"/>
        <w:bottom w:val="none" w:sz="0" w:space="0" w:color="auto"/>
        <w:right w:val="none" w:sz="0" w:space="0" w:color="auto"/>
      </w:divBdr>
    </w:div>
    <w:div w:id="1833521681">
      <w:bodyDiv w:val="1"/>
      <w:marLeft w:val="0"/>
      <w:marRight w:val="0"/>
      <w:marTop w:val="0"/>
      <w:marBottom w:val="0"/>
      <w:divBdr>
        <w:top w:val="none" w:sz="0" w:space="0" w:color="auto"/>
        <w:left w:val="none" w:sz="0" w:space="0" w:color="auto"/>
        <w:bottom w:val="none" w:sz="0" w:space="0" w:color="auto"/>
        <w:right w:val="none" w:sz="0" w:space="0" w:color="auto"/>
      </w:divBdr>
    </w:div>
    <w:div w:id="1833910598">
      <w:bodyDiv w:val="1"/>
      <w:marLeft w:val="0"/>
      <w:marRight w:val="0"/>
      <w:marTop w:val="0"/>
      <w:marBottom w:val="0"/>
      <w:divBdr>
        <w:top w:val="none" w:sz="0" w:space="0" w:color="auto"/>
        <w:left w:val="none" w:sz="0" w:space="0" w:color="auto"/>
        <w:bottom w:val="none" w:sz="0" w:space="0" w:color="auto"/>
        <w:right w:val="none" w:sz="0" w:space="0" w:color="auto"/>
      </w:divBdr>
    </w:div>
    <w:div w:id="1834685862">
      <w:bodyDiv w:val="1"/>
      <w:marLeft w:val="0"/>
      <w:marRight w:val="0"/>
      <w:marTop w:val="0"/>
      <w:marBottom w:val="0"/>
      <w:divBdr>
        <w:top w:val="none" w:sz="0" w:space="0" w:color="auto"/>
        <w:left w:val="none" w:sz="0" w:space="0" w:color="auto"/>
        <w:bottom w:val="none" w:sz="0" w:space="0" w:color="auto"/>
        <w:right w:val="none" w:sz="0" w:space="0" w:color="auto"/>
      </w:divBdr>
    </w:div>
    <w:div w:id="1834907955">
      <w:bodyDiv w:val="1"/>
      <w:marLeft w:val="0"/>
      <w:marRight w:val="0"/>
      <w:marTop w:val="0"/>
      <w:marBottom w:val="0"/>
      <w:divBdr>
        <w:top w:val="none" w:sz="0" w:space="0" w:color="auto"/>
        <w:left w:val="none" w:sz="0" w:space="0" w:color="auto"/>
        <w:bottom w:val="none" w:sz="0" w:space="0" w:color="auto"/>
        <w:right w:val="none" w:sz="0" w:space="0" w:color="auto"/>
      </w:divBdr>
    </w:div>
    <w:div w:id="1835560955">
      <w:bodyDiv w:val="1"/>
      <w:marLeft w:val="0"/>
      <w:marRight w:val="0"/>
      <w:marTop w:val="0"/>
      <w:marBottom w:val="0"/>
      <w:divBdr>
        <w:top w:val="none" w:sz="0" w:space="0" w:color="auto"/>
        <w:left w:val="none" w:sz="0" w:space="0" w:color="auto"/>
        <w:bottom w:val="none" w:sz="0" w:space="0" w:color="auto"/>
        <w:right w:val="none" w:sz="0" w:space="0" w:color="auto"/>
      </w:divBdr>
    </w:div>
    <w:div w:id="1835680724">
      <w:bodyDiv w:val="1"/>
      <w:marLeft w:val="0"/>
      <w:marRight w:val="0"/>
      <w:marTop w:val="0"/>
      <w:marBottom w:val="0"/>
      <w:divBdr>
        <w:top w:val="none" w:sz="0" w:space="0" w:color="auto"/>
        <w:left w:val="none" w:sz="0" w:space="0" w:color="auto"/>
        <w:bottom w:val="none" w:sz="0" w:space="0" w:color="auto"/>
        <w:right w:val="none" w:sz="0" w:space="0" w:color="auto"/>
      </w:divBdr>
    </w:div>
    <w:div w:id="1836069805">
      <w:bodyDiv w:val="1"/>
      <w:marLeft w:val="0"/>
      <w:marRight w:val="0"/>
      <w:marTop w:val="0"/>
      <w:marBottom w:val="0"/>
      <w:divBdr>
        <w:top w:val="none" w:sz="0" w:space="0" w:color="auto"/>
        <w:left w:val="none" w:sz="0" w:space="0" w:color="auto"/>
        <w:bottom w:val="none" w:sz="0" w:space="0" w:color="auto"/>
        <w:right w:val="none" w:sz="0" w:space="0" w:color="auto"/>
      </w:divBdr>
    </w:div>
    <w:div w:id="1836143281">
      <w:bodyDiv w:val="1"/>
      <w:marLeft w:val="0"/>
      <w:marRight w:val="0"/>
      <w:marTop w:val="0"/>
      <w:marBottom w:val="0"/>
      <w:divBdr>
        <w:top w:val="none" w:sz="0" w:space="0" w:color="auto"/>
        <w:left w:val="none" w:sz="0" w:space="0" w:color="auto"/>
        <w:bottom w:val="none" w:sz="0" w:space="0" w:color="auto"/>
        <w:right w:val="none" w:sz="0" w:space="0" w:color="auto"/>
      </w:divBdr>
    </w:div>
    <w:div w:id="1836456040">
      <w:bodyDiv w:val="1"/>
      <w:marLeft w:val="0"/>
      <w:marRight w:val="0"/>
      <w:marTop w:val="0"/>
      <w:marBottom w:val="0"/>
      <w:divBdr>
        <w:top w:val="none" w:sz="0" w:space="0" w:color="auto"/>
        <w:left w:val="none" w:sz="0" w:space="0" w:color="auto"/>
        <w:bottom w:val="none" w:sz="0" w:space="0" w:color="auto"/>
        <w:right w:val="none" w:sz="0" w:space="0" w:color="auto"/>
      </w:divBdr>
    </w:div>
    <w:div w:id="1836873133">
      <w:bodyDiv w:val="1"/>
      <w:marLeft w:val="0"/>
      <w:marRight w:val="0"/>
      <w:marTop w:val="0"/>
      <w:marBottom w:val="0"/>
      <w:divBdr>
        <w:top w:val="none" w:sz="0" w:space="0" w:color="auto"/>
        <w:left w:val="none" w:sz="0" w:space="0" w:color="auto"/>
        <w:bottom w:val="none" w:sz="0" w:space="0" w:color="auto"/>
        <w:right w:val="none" w:sz="0" w:space="0" w:color="auto"/>
      </w:divBdr>
    </w:div>
    <w:div w:id="1836919315">
      <w:bodyDiv w:val="1"/>
      <w:marLeft w:val="0"/>
      <w:marRight w:val="0"/>
      <w:marTop w:val="0"/>
      <w:marBottom w:val="0"/>
      <w:divBdr>
        <w:top w:val="none" w:sz="0" w:space="0" w:color="auto"/>
        <w:left w:val="none" w:sz="0" w:space="0" w:color="auto"/>
        <w:bottom w:val="none" w:sz="0" w:space="0" w:color="auto"/>
        <w:right w:val="none" w:sz="0" w:space="0" w:color="auto"/>
      </w:divBdr>
    </w:div>
    <w:div w:id="1836994894">
      <w:bodyDiv w:val="1"/>
      <w:marLeft w:val="0"/>
      <w:marRight w:val="0"/>
      <w:marTop w:val="0"/>
      <w:marBottom w:val="0"/>
      <w:divBdr>
        <w:top w:val="none" w:sz="0" w:space="0" w:color="auto"/>
        <w:left w:val="none" w:sz="0" w:space="0" w:color="auto"/>
        <w:bottom w:val="none" w:sz="0" w:space="0" w:color="auto"/>
        <w:right w:val="none" w:sz="0" w:space="0" w:color="auto"/>
      </w:divBdr>
    </w:div>
    <w:div w:id="1837262058">
      <w:bodyDiv w:val="1"/>
      <w:marLeft w:val="0"/>
      <w:marRight w:val="0"/>
      <w:marTop w:val="0"/>
      <w:marBottom w:val="0"/>
      <w:divBdr>
        <w:top w:val="none" w:sz="0" w:space="0" w:color="auto"/>
        <w:left w:val="none" w:sz="0" w:space="0" w:color="auto"/>
        <w:bottom w:val="none" w:sz="0" w:space="0" w:color="auto"/>
        <w:right w:val="none" w:sz="0" w:space="0" w:color="auto"/>
      </w:divBdr>
    </w:div>
    <w:div w:id="1837376000">
      <w:bodyDiv w:val="1"/>
      <w:marLeft w:val="0"/>
      <w:marRight w:val="0"/>
      <w:marTop w:val="0"/>
      <w:marBottom w:val="0"/>
      <w:divBdr>
        <w:top w:val="none" w:sz="0" w:space="0" w:color="auto"/>
        <w:left w:val="none" w:sz="0" w:space="0" w:color="auto"/>
        <w:bottom w:val="none" w:sz="0" w:space="0" w:color="auto"/>
        <w:right w:val="none" w:sz="0" w:space="0" w:color="auto"/>
      </w:divBdr>
    </w:div>
    <w:div w:id="1837377896">
      <w:bodyDiv w:val="1"/>
      <w:marLeft w:val="0"/>
      <w:marRight w:val="0"/>
      <w:marTop w:val="0"/>
      <w:marBottom w:val="0"/>
      <w:divBdr>
        <w:top w:val="none" w:sz="0" w:space="0" w:color="auto"/>
        <w:left w:val="none" w:sz="0" w:space="0" w:color="auto"/>
        <w:bottom w:val="none" w:sz="0" w:space="0" w:color="auto"/>
        <w:right w:val="none" w:sz="0" w:space="0" w:color="auto"/>
      </w:divBdr>
    </w:div>
    <w:div w:id="1837960881">
      <w:bodyDiv w:val="1"/>
      <w:marLeft w:val="0"/>
      <w:marRight w:val="0"/>
      <w:marTop w:val="0"/>
      <w:marBottom w:val="0"/>
      <w:divBdr>
        <w:top w:val="none" w:sz="0" w:space="0" w:color="auto"/>
        <w:left w:val="none" w:sz="0" w:space="0" w:color="auto"/>
        <w:bottom w:val="none" w:sz="0" w:space="0" w:color="auto"/>
        <w:right w:val="none" w:sz="0" w:space="0" w:color="auto"/>
      </w:divBdr>
    </w:div>
    <w:div w:id="1838955941">
      <w:bodyDiv w:val="1"/>
      <w:marLeft w:val="0"/>
      <w:marRight w:val="0"/>
      <w:marTop w:val="0"/>
      <w:marBottom w:val="0"/>
      <w:divBdr>
        <w:top w:val="none" w:sz="0" w:space="0" w:color="auto"/>
        <w:left w:val="none" w:sz="0" w:space="0" w:color="auto"/>
        <w:bottom w:val="none" w:sz="0" w:space="0" w:color="auto"/>
        <w:right w:val="none" w:sz="0" w:space="0" w:color="auto"/>
      </w:divBdr>
    </w:div>
    <w:div w:id="1839149057">
      <w:bodyDiv w:val="1"/>
      <w:marLeft w:val="0"/>
      <w:marRight w:val="0"/>
      <w:marTop w:val="0"/>
      <w:marBottom w:val="0"/>
      <w:divBdr>
        <w:top w:val="none" w:sz="0" w:space="0" w:color="auto"/>
        <w:left w:val="none" w:sz="0" w:space="0" w:color="auto"/>
        <w:bottom w:val="none" w:sz="0" w:space="0" w:color="auto"/>
        <w:right w:val="none" w:sz="0" w:space="0" w:color="auto"/>
      </w:divBdr>
    </w:div>
    <w:div w:id="1839152176">
      <w:bodyDiv w:val="1"/>
      <w:marLeft w:val="0"/>
      <w:marRight w:val="0"/>
      <w:marTop w:val="0"/>
      <w:marBottom w:val="0"/>
      <w:divBdr>
        <w:top w:val="none" w:sz="0" w:space="0" w:color="auto"/>
        <w:left w:val="none" w:sz="0" w:space="0" w:color="auto"/>
        <w:bottom w:val="none" w:sz="0" w:space="0" w:color="auto"/>
        <w:right w:val="none" w:sz="0" w:space="0" w:color="auto"/>
      </w:divBdr>
    </w:div>
    <w:div w:id="1839227058">
      <w:bodyDiv w:val="1"/>
      <w:marLeft w:val="0"/>
      <w:marRight w:val="0"/>
      <w:marTop w:val="0"/>
      <w:marBottom w:val="0"/>
      <w:divBdr>
        <w:top w:val="none" w:sz="0" w:space="0" w:color="auto"/>
        <w:left w:val="none" w:sz="0" w:space="0" w:color="auto"/>
        <w:bottom w:val="none" w:sz="0" w:space="0" w:color="auto"/>
        <w:right w:val="none" w:sz="0" w:space="0" w:color="auto"/>
      </w:divBdr>
    </w:div>
    <w:div w:id="1839228217">
      <w:bodyDiv w:val="1"/>
      <w:marLeft w:val="0"/>
      <w:marRight w:val="0"/>
      <w:marTop w:val="0"/>
      <w:marBottom w:val="0"/>
      <w:divBdr>
        <w:top w:val="none" w:sz="0" w:space="0" w:color="auto"/>
        <w:left w:val="none" w:sz="0" w:space="0" w:color="auto"/>
        <w:bottom w:val="none" w:sz="0" w:space="0" w:color="auto"/>
        <w:right w:val="none" w:sz="0" w:space="0" w:color="auto"/>
      </w:divBdr>
    </w:div>
    <w:div w:id="1839884545">
      <w:bodyDiv w:val="1"/>
      <w:marLeft w:val="0"/>
      <w:marRight w:val="0"/>
      <w:marTop w:val="0"/>
      <w:marBottom w:val="0"/>
      <w:divBdr>
        <w:top w:val="none" w:sz="0" w:space="0" w:color="auto"/>
        <w:left w:val="none" w:sz="0" w:space="0" w:color="auto"/>
        <w:bottom w:val="none" w:sz="0" w:space="0" w:color="auto"/>
        <w:right w:val="none" w:sz="0" w:space="0" w:color="auto"/>
      </w:divBdr>
    </w:div>
    <w:div w:id="1840191434">
      <w:bodyDiv w:val="1"/>
      <w:marLeft w:val="0"/>
      <w:marRight w:val="0"/>
      <w:marTop w:val="0"/>
      <w:marBottom w:val="0"/>
      <w:divBdr>
        <w:top w:val="none" w:sz="0" w:space="0" w:color="auto"/>
        <w:left w:val="none" w:sz="0" w:space="0" w:color="auto"/>
        <w:bottom w:val="none" w:sz="0" w:space="0" w:color="auto"/>
        <w:right w:val="none" w:sz="0" w:space="0" w:color="auto"/>
      </w:divBdr>
    </w:div>
    <w:div w:id="1840534756">
      <w:bodyDiv w:val="1"/>
      <w:marLeft w:val="0"/>
      <w:marRight w:val="0"/>
      <w:marTop w:val="0"/>
      <w:marBottom w:val="0"/>
      <w:divBdr>
        <w:top w:val="none" w:sz="0" w:space="0" w:color="auto"/>
        <w:left w:val="none" w:sz="0" w:space="0" w:color="auto"/>
        <w:bottom w:val="none" w:sz="0" w:space="0" w:color="auto"/>
        <w:right w:val="none" w:sz="0" w:space="0" w:color="auto"/>
      </w:divBdr>
    </w:div>
    <w:div w:id="1841431919">
      <w:bodyDiv w:val="1"/>
      <w:marLeft w:val="0"/>
      <w:marRight w:val="0"/>
      <w:marTop w:val="0"/>
      <w:marBottom w:val="0"/>
      <w:divBdr>
        <w:top w:val="none" w:sz="0" w:space="0" w:color="auto"/>
        <w:left w:val="none" w:sz="0" w:space="0" w:color="auto"/>
        <w:bottom w:val="none" w:sz="0" w:space="0" w:color="auto"/>
        <w:right w:val="none" w:sz="0" w:space="0" w:color="auto"/>
      </w:divBdr>
    </w:div>
    <w:div w:id="1841580324">
      <w:bodyDiv w:val="1"/>
      <w:marLeft w:val="0"/>
      <w:marRight w:val="0"/>
      <w:marTop w:val="0"/>
      <w:marBottom w:val="0"/>
      <w:divBdr>
        <w:top w:val="none" w:sz="0" w:space="0" w:color="auto"/>
        <w:left w:val="none" w:sz="0" w:space="0" w:color="auto"/>
        <w:bottom w:val="none" w:sz="0" w:space="0" w:color="auto"/>
        <w:right w:val="none" w:sz="0" w:space="0" w:color="auto"/>
      </w:divBdr>
    </w:div>
    <w:div w:id="1841654932">
      <w:bodyDiv w:val="1"/>
      <w:marLeft w:val="0"/>
      <w:marRight w:val="0"/>
      <w:marTop w:val="0"/>
      <w:marBottom w:val="0"/>
      <w:divBdr>
        <w:top w:val="none" w:sz="0" w:space="0" w:color="auto"/>
        <w:left w:val="none" w:sz="0" w:space="0" w:color="auto"/>
        <w:bottom w:val="none" w:sz="0" w:space="0" w:color="auto"/>
        <w:right w:val="none" w:sz="0" w:space="0" w:color="auto"/>
      </w:divBdr>
    </w:div>
    <w:div w:id="1841656401">
      <w:bodyDiv w:val="1"/>
      <w:marLeft w:val="0"/>
      <w:marRight w:val="0"/>
      <w:marTop w:val="0"/>
      <w:marBottom w:val="0"/>
      <w:divBdr>
        <w:top w:val="none" w:sz="0" w:space="0" w:color="auto"/>
        <w:left w:val="none" w:sz="0" w:space="0" w:color="auto"/>
        <w:bottom w:val="none" w:sz="0" w:space="0" w:color="auto"/>
        <w:right w:val="none" w:sz="0" w:space="0" w:color="auto"/>
      </w:divBdr>
    </w:div>
    <w:div w:id="1841702463">
      <w:bodyDiv w:val="1"/>
      <w:marLeft w:val="0"/>
      <w:marRight w:val="0"/>
      <w:marTop w:val="0"/>
      <w:marBottom w:val="0"/>
      <w:divBdr>
        <w:top w:val="none" w:sz="0" w:space="0" w:color="auto"/>
        <w:left w:val="none" w:sz="0" w:space="0" w:color="auto"/>
        <w:bottom w:val="none" w:sz="0" w:space="0" w:color="auto"/>
        <w:right w:val="none" w:sz="0" w:space="0" w:color="auto"/>
      </w:divBdr>
    </w:div>
    <w:div w:id="1841775975">
      <w:bodyDiv w:val="1"/>
      <w:marLeft w:val="0"/>
      <w:marRight w:val="0"/>
      <w:marTop w:val="0"/>
      <w:marBottom w:val="0"/>
      <w:divBdr>
        <w:top w:val="none" w:sz="0" w:space="0" w:color="auto"/>
        <w:left w:val="none" w:sz="0" w:space="0" w:color="auto"/>
        <w:bottom w:val="none" w:sz="0" w:space="0" w:color="auto"/>
        <w:right w:val="none" w:sz="0" w:space="0" w:color="auto"/>
      </w:divBdr>
    </w:div>
    <w:div w:id="1842158057">
      <w:bodyDiv w:val="1"/>
      <w:marLeft w:val="0"/>
      <w:marRight w:val="0"/>
      <w:marTop w:val="0"/>
      <w:marBottom w:val="0"/>
      <w:divBdr>
        <w:top w:val="none" w:sz="0" w:space="0" w:color="auto"/>
        <w:left w:val="none" w:sz="0" w:space="0" w:color="auto"/>
        <w:bottom w:val="none" w:sz="0" w:space="0" w:color="auto"/>
        <w:right w:val="none" w:sz="0" w:space="0" w:color="auto"/>
      </w:divBdr>
    </w:div>
    <w:div w:id="1842235237">
      <w:bodyDiv w:val="1"/>
      <w:marLeft w:val="0"/>
      <w:marRight w:val="0"/>
      <w:marTop w:val="0"/>
      <w:marBottom w:val="0"/>
      <w:divBdr>
        <w:top w:val="none" w:sz="0" w:space="0" w:color="auto"/>
        <w:left w:val="none" w:sz="0" w:space="0" w:color="auto"/>
        <w:bottom w:val="none" w:sz="0" w:space="0" w:color="auto"/>
        <w:right w:val="none" w:sz="0" w:space="0" w:color="auto"/>
      </w:divBdr>
    </w:div>
    <w:div w:id="1842889282">
      <w:bodyDiv w:val="1"/>
      <w:marLeft w:val="0"/>
      <w:marRight w:val="0"/>
      <w:marTop w:val="0"/>
      <w:marBottom w:val="0"/>
      <w:divBdr>
        <w:top w:val="none" w:sz="0" w:space="0" w:color="auto"/>
        <w:left w:val="none" w:sz="0" w:space="0" w:color="auto"/>
        <w:bottom w:val="none" w:sz="0" w:space="0" w:color="auto"/>
        <w:right w:val="none" w:sz="0" w:space="0" w:color="auto"/>
      </w:divBdr>
    </w:div>
    <w:div w:id="1842891312">
      <w:bodyDiv w:val="1"/>
      <w:marLeft w:val="0"/>
      <w:marRight w:val="0"/>
      <w:marTop w:val="0"/>
      <w:marBottom w:val="0"/>
      <w:divBdr>
        <w:top w:val="none" w:sz="0" w:space="0" w:color="auto"/>
        <w:left w:val="none" w:sz="0" w:space="0" w:color="auto"/>
        <w:bottom w:val="none" w:sz="0" w:space="0" w:color="auto"/>
        <w:right w:val="none" w:sz="0" w:space="0" w:color="auto"/>
      </w:divBdr>
    </w:div>
    <w:div w:id="1843006751">
      <w:bodyDiv w:val="1"/>
      <w:marLeft w:val="0"/>
      <w:marRight w:val="0"/>
      <w:marTop w:val="0"/>
      <w:marBottom w:val="0"/>
      <w:divBdr>
        <w:top w:val="none" w:sz="0" w:space="0" w:color="auto"/>
        <w:left w:val="none" w:sz="0" w:space="0" w:color="auto"/>
        <w:bottom w:val="none" w:sz="0" w:space="0" w:color="auto"/>
        <w:right w:val="none" w:sz="0" w:space="0" w:color="auto"/>
      </w:divBdr>
    </w:div>
    <w:div w:id="1843159383">
      <w:bodyDiv w:val="1"/>
      <w:marLeft w:val="0"/>
      <w:marRight w:val="0"/>
      <w:marTop w:val="0"/>
      <w:marBottom w:val="0"/>
      <w:divBdr>
        <w:top w:val="none" w:sz="0" w:space="0" w:color="auto"/>
        <w:left w:val="none" w:sz="0" w:space="0" w:color="auto"/>
        <w:bottom w:val="none" w:sz="0" w:space="0" w:color="auto"/>
        <w:right w:val="none" w:sz="0" w:space="0" w:color="auto"/>
      </w:divBdr>
    </w:div>
    <w:div w:id="1843230179">
      <w:bodyDiv w:val="1"/>
      <w:marLeft w:val="0"/>
      <w:marRight w:val="0"/>
      <w:marTop w:val="0"/>
      <w:marBottom w:val="0"/>
      <w:divBdr>
        <w:top w:val="none" w:sz="0" w:space="0" w:color="auto"/>
        <w:left w:val="none" w:sz="0" w:space="0" w:color="auto"/>
        <w:bottom w:val="none" w:sz="0" w:space="0" w:color="auto"/>
        <w:right w:val="none" w:sz="0" w:space="0" w:color="auto"/>
      </w:divBdr>
    </w:div>
    <w:div w:id="1843272747">
      <w:bodyDiv w:val="1"/>
      <w:marLeft w:val="0"/>
      <w:marRight w:val="0"/>
      <w:marTop w:val="0"/>
      <w:marBottom w:val="0"/>
      <w:divBdr>
        <w:top w:val="none" w:sz="0" w:space="0" w:color="auto"/>
        <w:left w:val="none" w:sz="0" w:space="0" w:color="auto"/>
        <w:bottom w:val="none" w:sz="0" w:space="0" w:color="auto"/>
        <w:right w:val="none" w:sz="0" w:space="0" w:color="auto"/>
      </w:divBdr>
    </w:div>
    <w:div w:id="1843860483">
      <w:bodyDiv w:val="1"/>
      <w:marLeft w:val="0"/>
      <w:marRight w:val="0"/>
      <w:marTop w:val="0"/>
      <w:marBottom w:val="0"/>
      <w:divBdr>
        <w:top w:val="none" w:sz="0" w:space="0" w:color="auto"/>
        <w:left w:val="none" w:sz="0" w:space="0" w:color="auto"/>
        <w:bottom w:val="none" w:sz="0" w:space="0" w:color="auto"/>
        <w:right w:val="none" w:sz="0" w:space="0" w:color="auto"/>
      </w:divBdr>
    </w:div>
    <w:div w:id="1843886333">
      <w:bodyDiv w:val="1"/>
      <w:marLeft w:val="0"/>
      <w:marRight w:val="0"/>
      <w:marTop w:val="0"/>
      <w:marBottom w:val="0"/>
      <w:divBdr>
        <w:top w:val="none" w:sz="0" w:space="0" w:color="auto"/>
        <w:left w:val="none" w:sz="0" w:space="0" w:color="auto"/>
        <w:bottom w:val="none" w:sz="0" w:space="0" w:color="auto"/>
        <w:right w:val="none" w:sz="0" w:space="0" w:color="auto"/>
      </w:divBdr>
    </w:div>
    <w:div w:id="1843933012">
      <w:bodyDiv w:val="1"/>
      <w:marLeft w:val="0"/>
      <w:marRight w:val="0"/>
      <w:marTop w:val="0"/>
      <w:marBottom w:val="0"/>
      <w:divBdr>
        <w:top w:val="none" w:sz="0" w:space="0" w:color="auto"/>
        <w:left w:val="none" w:sz="0" w:space="0" w:color="auto"/>
        <w:bottom w:val="none" w:sz="0" w:space="0" w:color="auto"/>
        <w:right w:val="none" w:sz="0" w:space="0" w:color="auto"/>
      </w:divBdr>
    </w:div>
    <w:div w:id="1844780618">
      <w:bodyDiv w:val="1"/>
      <w:marLeft w:val="0"/>
      <w:marRight w:val="0"/>
      <w:marTop w:val="0"/>
      <w:marBottom w:val="0"/>
      <w:divBdr>
        <w:top w:val="none" w:sz="0" w:space="0" w:color="auto"/>
        <w:left w:val="none" w:sz="0" w:space="0" w:color="auto"/>
        <w:bottom w:val="none" w:sz="0" w:space="0" w:color="auto"/>
        <w:right w:val="none" w:sz="0" w:space="0" w:color="auto"/>
      </w:divBdr>
    </w:div>
    <w:div w:id="1844927953">
      <w:bodyDiv w:val="1"/>
      <w:marLeft w:val="0"/>
      <w:marRight w:val="0"/>
      <w:marTop w:val="0"/>
      <w:marBottom w:val="0"/>
      <w:divBdr>
        <w:top w:val="none" w:sz="0" w:space="0" w:color="auto"/>
        <w:left w:val="none" w:sz="0" w:space="0" w:color="auto"/>
        <w:bottom w:val="none" w:sz="0" w:space="0" w:color="auto"/>
        <w:right w:val="none" w:sz="0" w:space="0" w:color="auto"/>
      </w:divBdr>
    </w:div>
    <w:div w:id="1845048620">
      <w:bodyDiv w:val="1"/>
      <w:marLeft w:val="0"/>
      <w:marRight w:val="0"/>
      <w:marTop w:val="0"/>
      <w:marBottom w:val="0"/>
      <w:divBdr>
        <w:top w:val="none" w:sz="0" w:space="0" w:color="auto"/>
        <w:left w:val="none" w:sz="0" w:space="0" w:color="auto"/>
        <w:bottom w:val="none" w:sz="0" w:space="0" w:color="auto"/>
        <w:right w:val="none" w:sz="0" w:space="0" w:color="auto"/>
      </w:divBdr>
    </w:div>
    <w:div w:id="1845317572">
      <w:bodyDiv w:val="1"/>
      <w:marLeft w:val="0"/>
      <w:marRight w:val="0"/>
      <w:marTop w:val="0"/>
      <w:marBottom w:val="0"/>
      <w:divBdr>
        <w:top w:val="none" w:sz="0" w:space="0" w:color="auto"/>
        <w:left w:val="none" w:sz="0" w:space="0" w:color="auto"/>
        <w:bottom w:val="none" w:sz="0" w:space="0" w:color="auto"/>
        <w:right w:val="none" w:sz="0" w:space="0" w:color="auto"/>
      </w:divBdr>
    </w:div>
    <w:div w:id="1845317606">
      <w:bodyDiv w:val="1"/>
      <w:marLeft w:val="0"/>
      <w:marRight w:val="0"/>
      <w:marTop w:val="0"/>
      <w:marBottom w:val="0"/>
      <w:divBdr>
        <w:top w:val="none" w:sz="0" w:space="0" w:color="auto"/>
        <w:left w:val="none" w:sz="0" w:space="0" w:color="auto"/>
        <w:bottom w:val="none" w:sz="0" w:space="0" w:color="auto"/>
        <w:right w:val="none" w:sz="0" w:space="0" w:color="auto"/>
      </w:divBdr>
    </w:div>
    <w:div w:id="1845317950">
      <w:bodyDiv w:val="1"/>
      <w:marLeft w:val="0"/>
      <w:marRight w:val="0"/>
      <w:marTop w:val="0"/>
      <w:marBottom w:val="0"/>
      <w:divBdr>
        <w:top w:val="none" w:sz="0" w:space="0" w:color="auto"/>
        <w:left w:val="none" w:sz="0" w:space="0" w:color="auto"/>
        <w:bottom w:val="none" w:sz="0" w:space="0" w:color="auto"/>
        <w:right w:val="none" w:sz="0" w:space="0" w:color="auto"/>
      </w:divBdr>
    </w:div>
    <w:div w:id="1846046345">
      <w:bodyDiv w:val="1"/>
      <w:marLeft w:val="0"/>
      <w:marRight w:val="0"/>
      <w:marTop w:val="0"/>
      <w:marBottom w:val="0"/>
      <w:divBdr>
        <w:top w:val="none" w:sz="0" w:space="0" w:color="auto"/>
        <w:left w:val="none" w:sz="0" w:space="0" w:color="auto"/>
        <w:bottom w:val="none" w:sz="0" w:space="0" w:color="auto"/>
        <w:right w:val="none" w:sz="0" w:space="0" w:color="auto"/>
      </w:divBdr>
    </w:div>
    <w:div w:id="1846283617">
      <w:bodyDiv w:val="1"/>
      <w:marLeft w:val="0"/>
      <w:marRight w:val="0"/>
      <w:marTop w:val="0"/>
      <w:marBottom w:val="0"/>
      <w:divBdr>
        <w:top w:val="none" w:sz="0" w:space="0" w:color="auto"/>
        <w:left w:val="none" w:sz="0" w:space="0" w:color="auto"/>
        <w:bottom w:val="none" w:sz="0" w:space="0" w:color="auto"/>
        <w:right w:val="none" w:sz="0" w:space="0" w:color="auto"/>
      </w:divBdr>
    </w:div>
    <w:div w:id="1846939338">
      <w:bodyDiv w:val="1"/>
      <w:marLeft w:val="0"/>
      <w:marRight w:val="0"/>
      <w:marTop w:val="0"/>
      <w:marBottom w:val="0"/>
      <w:divBdr>
        <w:top w:val="none" w:sz="0" w:space="0" w:color="auto"/>
        <w:left w:val="none" w:sz="0" w:space="0" w:color="auto"/>
        <w:bottom w:val="none" w:sz="0" w:space="0" w:color="auto"/>
        <w:right w:val="none" w:sz="0" w:space="0" w:color="auto"/>
      </w:divBdr>
    </w:div>
    <w:div w:id="1847014261">
      <w:bodyDiv w:val="1"/>
      <w:marLeft w:val="0"/>
      <w:marRight w:val="0"/>
      <w:marTop w:val="0"/>
      <w:marBottom w:val="0"/>
      <w:divBdr>
        <w:top w:val="none" w:sz="0" w:space="0" w:color="auto"/>
        <w:left w:val="none" w:sz="0" w:space="0" w:color="auto"/>
        <w:bottom w:val="none" w:sz="0" w:space="0" w:color="auto"/>
        <w:right w:val="none" w:sz="0" w:space="0" w:color="auto"/>
      </w:divBdr>
    </w:div>
    <w:div w:id="1847015238">
      <w:bodyDiv w:val="1"/>
      <w:marLeft w:val="0"/>
      <w:marRight w:val="0"/>
      <w:marTop w:val="0"/>
      <w:marBottom w:val="0"/>
      <w:divBdr>
        <w:top w:val="none" w:sz="0" w:space="0" w:color="auto"/>
        <w:left w:val="none" w:sz="0" w:space="0" w:color="auto"/>
        <w:bottom w:val="none" w:sz="0" w:space="0" w:color="auto"/>
        <w:right w:val="none" w:sz="0" w:space="0" w:color="auto"/>
      </w:divBdr>
    </w:div>
    <w:div w:id="1847132187">
      <w:bodyDiv w:val="1"/>
      <w:marLeft w:val="0"/>
      <w:marRight w:val="0"/>
      <w:marTop w:val="0"/>
      <w:marBottom w:val="0"/>
      <w:divBdr>
        <w:top w:val="none" w:sz="0" w:space="0" w:color="auto"/>
        <w:left w:val="none" w:sz="0" w:space="0" w:color="auto"/>
        <w:bottom w:val="none" w:sz="0" w:space="0" w:color="auto"/>
        <w:right w:val="none" w:sz="0" w:space="0" w:color="auto"/>
      </w:divBdr>
    </w:div>
    <w:div w:id="1847212003">
      <w:bodyDiv w:val="1"/>
      <w:marLeft w:val="0"/>
      <w:marRight w:val="0"/>
      <w:marTop w:val="0"/>
      <w:marBottom w:val="0"/>
      <w:divBdr>
        <w:top w:val="none" w:sz="0" w:space="0" w:color="auto"/>
        <w:left w:val="none" w:sz="0" w:space="0" w:color="auto"/>
        <w:bottom w:val="none" w:sz="0" w:space="0" w:color="auto"/>
        <w:right w:val="none" w:sz="0" w:space="0" w:color="auto"/>
      </w:divBdr>
    </w:div>
    <w:div w:id="1847787721">
      <w:bodyDiv w:val="1"/>
      <w:marLeft w:val="0"/>
      <w:marRight w:val="0"/>
      <w:marTop w:val="0"/>
      <w:marBottom w:val="0"/>
      <w:divBdr>
        <w:top w:val="none" w:sz="0" w:space="0" w:color="auto"/>
        <w:left w:val="none" w:sz="0" w:space="0" w:color="auto"/>
        <w:bottom w:val="none" w:sz="0" w:space="0" w:color="auto"/>
        <w:right w:val="none" w:sz="0" w:space="0" w:color="auto"/>
      </w:divBdr>
    </w:div>
    <w:div w:id="1847788216">
      <w:bodyDiv w:val="1"/>
      <w:marLeft w:val="0"/>
      <w:marRight w:val="0"/>
      <w:marTop w:val="0"/>
      <w:marBottom w:val="0"/>
      <w:divBdr>
        <w:top w:val="none" w:sz="0" w:space="0" w:color="auto"/>
        <w:left w:val="none" w:sz="0" w:space="0" w:color="auto"/>
        <w:bottom w:val="none" w:sz="0" w:space="0" w:color="auto"/>
        <w:right w:val="none" w:sz="0" w:space="0" w:color="auto"/>
      </w:divBdr>
    </w:div>
    <w:div w:id="1848130277">
      <w:bodyDiv w:val="1"/>
      <w:marLeft w:val="0"/>
      <w:marRight w:val="0"/>
      <w:marTop w:val="0"/>
      <w:marBottom w:val="0"/>
      <w:divBdr>
        <w:top w:val="none" w:sz="0" w:space="0" w:color="auto"/>
        <w:left w:val="none" w:sz="0" w:space="0" w:color="auto"/>
        <w:bottom w:val="none" w:sz="0" w:space="0" w:color="auto"/>
        <w:right w:val="none" w:sz="0" w:space="0" w:color="auto"/>
      </w:divBdr>
    </w:div>
    <w:div w:id="1848211853">
      <w:bodyDiv w:val="1"/>
      <w:marLeft w:val="0"/>
      <w:marRight w:val="0"/>
      <w:marTop w:val="0"/>
      <w:marBottom w:val="0"/>
      <w:divBdr>
        <w:top w:val="none" w:sz="0" w:space="0" w:color="auto"/>
        <w:left w:val="none" w:sz="0" w:space="0" w:color="auto"/>
        <w:bottom w:val="none" w:sz="0" w:space="0" w:color="auto"/>
        <w:right w:val="none" w:sz="0" w:space="0" w:color="auto"/>
      </w:divBdr>
    </w:div>
    <w:div w:id="1848251967">
      <w:bodyDiv w:val="1"/>
      <w:marLeft w:val="0"/>
      <w:marRight w:val="0"/>
      <w:marTop w:val="0"/>
      <w:marBottom w:val="0"/>
      <w:divBdr>
        <w:top w:val="none" w:sz="0" w:space="0" w:color="auto"/>
        <w:left w:val="none" w:sz="0" w:space="0" w:color="auto"/>
        <w:bottom w:val="none" w:sz="0" w:space="0" w:color="auto"/>
        <w:right w:val="none" w:sz="0" w:space="0" w:color="auto"/>
      </w:divBdr>
    </w:div>
    <w:div w:id="1848401125">
      <w:bodyDiv w:val="1"/>
      <w:marLeft w:val="0"/>
      <w:marRight w:val="0"/>
      <w:marTop w:val="0"/>
      <w:marBottom w:val="0"/>
      <w:divBdr>
        <w:top w:val="none" w:sz="0" w:space="0" w:color="auto"/>
        <w:left w:val="none" w:sz="0" w:space="0" w:color="auto"/>
        <w:bottom w:val="none" w:sz="0" w:space="0" w:color="auto"/>
        <w:right w:val="none" w:sz="0" w:space="0" w:color="auto"/>
      </w:divBdr>
    </w:div>
    <w:div w:id="1848858920">
      <w:bodyDiv w:val="1"/>
      <w:marLeft w:val="0"/>
      <w:marRight w:val="0"/>
      <w:marTop w:val="0"/>
      <w:marBottom w:val="0"/>
      <w:divBdr>
        <w:top w:val="none" w:sz="0" w:space="0" w:color="auto"/>
        <w:left w:val="none" w:sz="0" w:space="0" w:color="auto"/>
        <w:bottom w:val="none" w:sz="0" w:space="0" w:color="auto"/>
        <w:right w:val="none" w:sz="0" w:space="0" w:color="auto"/>
      </w:divBdr>
    </w:div>
    <w:div w:id="1848908584">
      <w:bodyDiv w:val="1"/>
      <w:marLeft w:val="0"/>
      <w:marRight w:val="0"/>
      <w:marTop w:val="0"/>
      <w:marBottom w:val="0"/>
      <w:divBdr>
        <w:top w:val="none" w:sz="0" w:space="0" w:color="auto"/>
        <w:left w:val="none" w:sz="0" w:space="0" w:color="auto"/>
        <w:bottom w:val="none" w:sz="0" w:space="0" w:color="auto"/>
        <w:right w:val="none" w:sz="0" w:space="0" w:color="auto"/>
      </w:divBdr>
    </w:div>
    <w:div w:id="1849296259">
      <w:bodyDiv w:val="1"/>
      <w:marLeft w:val="0"/>
      <w:marRight w:val="0"/>
      <w:marTop w:val="0"/>
      <w:marBottom w:val="0"/>
      <w:divBdr>
        <w:top w:val="none" w:sz="0" w:space="0" w:color="auto"/>
        <w:left w:val="none" w:sz="0" w:space="0" w:color="auto"/>
        <w:bottom w:val="none" w:sz="0" w:space="0" w:color="auto"/>
        <w:right w:val="none" w:sz="0" w:space="0" w:color="auto"/>
      </w:divBdr>
    </w:div>
    <w:div w:id="1849824830">
      <w:bodyDiv w:val="1"/>
      <w:marLeft w:val="0"/>
      <w:marRight w:val="0"/>
      <w:marTop w:val="0"/>
      <w:marBottom w:val="0"/>
      <w:divBdr>
        <w:top w:val="none" w:sz="0" w:space="0" w:color="auto"/>
        <w:left w:val="none" w:sz="0" w:space="0" w:color="auto"/>
        <w:bottom w:val="none" w:sz="0" w:space="0" w:color="auto"/>
        <w:right w:val="none" w:sz="0" w:space="0" w:color="auto"/>
      </w:divBdr>
    </w:div>
    <w:div w:id="1849829352">
      <w:bodyDiv w:val="1"/>
      <w:marLeft w:val="0"/>
      <w:marRight w:val="0"/>
      <w:marTop w:val="0"/>
      <w:marBottom w:val="0"/>
      <w:divBdr>
        <w:top w:val="none" w:sz="0" w:space="0" w:color="auto"/>
        <w:left w:val="none" w:sz="0" w:space="0" w:color="auto"/>
        <w:bottom w:val="none" w:sz="0" w:space="0" w:color="auto"/>
        <w:right w:val="none" w:sz="0" w:space="0" w:color="auto"/>
      </w:divBdr>
    </w:div>
    <w:div w:id="1849909912">
      <w:bodyDiv w:val="1"/>
      <w:marLeft w:val="0"/>
      <w:marRight w:val="0"/>
      <w:marTop w:val="0"/>
      <w:marBottom w:val="0"/>
      <w:divBdr>
        <w:top w:val="none" w:sz="0" w:space="0" w:color="auto"/>
        <w:left w:val="none" w:sz="0" w:space="0" w:color="auto"/>
        <w:bottom w:val="none" w:sz="0" w:space="0" w:color="auto"/>
        <w:right w:val="none" w:sz="0" w:space="0" w:color="auto"/>
      </w:divBdr>
    </w:div>
    <w:div w:id="1849952349">
      <w:bodyDiv w:val="1"/>
      <w:marLeft w:val="0"/>
      <w:marRight w:val="0"/>
      <w:marTop w:val="0"/>
      <w:marBottom w:val="0"/>
      <w:divBdr>
        <w:top w:val="none" w:sz="0" w:space="0" w:color="auto"/>
        <w:left w:val="none" w:sz="0" w:space="0" w:color="auto"/>
        <w:bottom w:val="none" w:sz="0" w:space="0" w:color="auto"/>
        <w:right w:val="none" w:sz="0" w:space="0" w:color="auto"/>
      </w:divBdr>
    </w:div>
    <w:div w:id="1849975551">
      <w:bodyDiv w:val="1"/>
      <w:marLeft w:val="0"/>
      <w:marRight w:val="0"/>
      <w:marTop w:val="0"/>
      <w:marBottom w:val="0"/>
      <w:divBdr>
        <w:top w:val="none" w:sz="0" w:space="0" w:color="auto"/>
        <w:left w:val="none" w:sz="0" w:space="0" w:color="auto"/>
        <w:bottom w:val="none" w:sz="0" w:space="0" w:color="auto"/>
        <w:right w:val="none" w:sz="0" w:space="0" w:color="auto"/>
      </w:divBdr>
    </w:div>
    <w:div w:id="1850097175">
      <w:bodyDiv w:val="1"/>
      <w:marLeft w:val="0"/>
      <w:marRight w:val="0"/>
      <w:marTop w:val="0"/>
      <w:marBottom w:val="0"/>
      <w:divBdr>
        <w:top w:val="none" w:sz="0" w:space="0" w:color="auto"/>
        <w:left w:val="none" w:sz="0" w:space="0" w:color="auto"/>
        <w:bottom w:val="none" w:sz="0" w:space="0" w:color="auto"/>
        <w:right w:val="none" w:sz="0" w:space="0" w:color="auto"/>
      </w:divBdr>
    </w:div>
    <w:div w:id="1850098663">
      <w:bodyDiv w:val="1"/>
      <w:marLeft w:val="0"/>
      <w:marRight w:val="0"/>
      <w:marTop w:val="0"/>
      <w:marBottom w:val="0"/>
      <w:divBdr>
        <w:top w:val="none" w:sz="0" w:space="0" w:color="auto"/>
        <w:left w:val="none" w:sz="0" w:space="0" w:color="auto"/>
        <w:bottom w:val="none" w:sz="0" w:space="0" w:color="auto"/>
        <w:right w:val="none" w:sz="0" w:space="0" w:color="auto"/>
      </w:divBdr>
    </w:div>
    <w:div w:id="1850366790">
      <w:bodyDiv w:val="1"/>
      <w:marLeft w:val="0"/>
      <w:marRight w:val="0"/>
      <w:marTop w:val="0"/>
      <w:marBottom w:val="0"/>
      <w:divBdr>
        <w:top w:val="none" w:sz="0" w:space="0" w:color="auto"/>
        <w:left w:val="none" w:sz="0" w:space="0" w:color="auto"/>
        <w:bottom w:val="none" w:sz="0" w:space="0" w:color="auto"/>
        <w:right w:val="none" w:sz="0" w:space="0" w:color="auto"/>
      </w:divBdr>
    </w:div>
    <w:div w:id="1850945443">
      <w:bodyDiv w:val="1"/>
      <w:marLeft w:val="0"/>
      <w:marRight w:val="0"/>
      <w:marTop w:val="0"/>
      <w:marBottom w:val="0"/>
      <w:divBdr>
        <w:top w:val="none" w:sz="0" w:space="0" w:color="auto"/>
        <w:left w:val="none" w:sz="0" w:space="0" w:color="auto"/>
        <w:bottom w:val="none" w:sz="0" w:space="0" w:color="auto"/>
        <w:right w:val="none" w:sz="0" w:space="0" w:color="auto"/>
      </w:divBdr>
    </w:div>
    <w:div w:id="1851606203">
      <w:bodyDiv w:val="1"/>
      <w:marLeft w:val="0"/>
      <w:marRight w:val="0"/>
      <w:marTop w:val="0"/>
      <w:marBottom w:val="0"/>
      <w:divBdr>
        <w:top w:val="none" w:sz="0" w:space="0" w:color="auto"/>
        <w:left w:val="none" w:sz="0" w:space="0" w:color="auto"/>
        <w:bottom w:val="none" w:sz="0" w:space="0" w:color="auto"/>
        <w:right w:val="none" w:sz="0" w:space="0" w:color="auto"/>
      </w:divBdr>
    </w:div>
    <w:div w:id="1851799487">
      <w:bodyDiv w:val="1"/>
      <w:marLeft w:val="0"/>
      <w:marRight w:val="0"/>
      <w:marTop w:val="0"/>
      <w:marBottom w:val="0"/>
      <w:divBdr>
        <w:top w:val="none" w:sz="0" w:space="0" w:color="auto"/>
        <w:left w:val="none" w:sz="0" w:space="0" w:color="auto"/>
        <w:bottom w:val="none" w:sz="0" w:space="0" w:color="auto"/>
        <w:right w:val="none" w:sz="0" w:space="0" w:color="auto"/>
      </w:divBdr>
    </w:div>
    <w:div w:id="1852067603">
      <w:bodyDiv w:val="1"/>
      <w:marLeft w:val="0"/>
      <w:marRight w:val="0"/>
      <w:marTop w:val="0"/>
      <w:marBottom w:val="0"/>
      <w:divBdr>
        <w:top w:val="none" w:sz="0" w:space="0" w:color="auto"/>
        <w:left w:val="none" w:sz="0" w:space="0" w:color="auto"/>
        <w:bottom w:val="none" w:sz="0" w:space="0" w:color="auto"/>
        <w:right w:val="none" w:sz="0" w:space="0" w:color="auto"/>
      </w:divBdr>
    </w:div>
    <w:div w:id="1852528444">
      <w:bodyDiv w:val="1"/>
      <w:marLeft w:val="0"/>
      <w:marRight w:val="0"/>
      <w:marTop w:val="0"/>
      <w:marBottom w:val="0"/>
      <w:divBdr>
        <w:top w:val="none" w:sz="0" w:space="0" w:color="auto"/>
        <w:left w:val="none" w:sz="0" w:space="0" w:color="auto"/>
        <w:bottom w:val="none" w:sz="0" w:space="0" w:color="auto"/>
        <w:right w:val="none" w:sz="0" w:space="0" w:color="auto"/>
      </w:divBdr>
    </w:div>
    <w:div w:id="1852596712">
      <w:bodyDiv w:val="1"/>
      <w:marLeft w:val="0"/>
      <w:marRight w:val="0"/>
      <w:marTop w:val="0"/>
      <w:marBottom w:val="0"/>
      <w:divBdr>
        <w:top w:val="none" w:sz="0" w:space="0" w:color="auto"/>
        <w:left w:val="none" w:sz="0" w:space="0" w:color="auto"/>
        <w:bottom w:val="none" w:sz="0" w:space="0" w:color="auto"/>
        <w:right w:val="none" w:sz="0" w:space="0" w:color="auto"/>
      </w:divBdr>
    </w:div>
    <w:div w:id="1853184000">
      <w:bodyDiv w:val="1"/>
      <w:marLeft w:val="0"/>
      <w:marRight w:val="0"/>
      <w:marTop w:val="0"/>
      <w:marBottom w:val="0"/>
      <w:divBdr>
        <w:top w:val="none" w:sz="0" w:space="0" w:color="auto"/>
        <w:left w:val="none" w:sz="0" w:space="0" w:color="auto"/>
        <w:bottom w:val="none" w:sz="0" w:space="0" w:color="auto"/>
        <w:right w:val="none" w:sz="0" w:space="0" w:color="auto"/>
      </w:divBdr>
    </w:div>
    <w:div w:id="1853454833">
      <w:bodyDiv w:val="1"/>
      <w:marLeft w:val="0"/>
      <w:marRight w:val="0"/>
      <w:marTop w:val="0"/>
      <w:marBottom w:val="0"/>
      <w:divBdr>
        <w:top w:val="none" w:sz="0" w:space="0" w:color="auto"/>
        <w:left w:val="none" w:sz="0" w:space="0" w:color="auto"/>
        <w:bottom w:val="none" w:sz="0" w:space="0" w:color="auto"/>
        <w:right w:val="none" w:sz="0" w:space="0" w:color="auto"/>
      </w:divBdr>
    </w:div>
    <w:div w:id="1853953062">
      <w:bodyDiv w:val="1"/>
      <w:marLeft w:val="0"/>
      <w:marRight w:val="0"/>
      <w:marTop w:val="0"/>
      <w:marBottom w:val="0"/>
      <w:divBdr>
        <w:top w:val="none" w:sz="0" w:space="0" w:color="auto"/>
        <w:left w:val="none" w:sz="0" w:space="0" w:color="auto"/>
        <w:bottom w:val="none" w:sz="0" w:space="0" w:color="auto"/>
        <w:right w:val="none" w:sz="0" w:space="0" w:color="auto"/>
      </w:divBdr>
    </w:div>
    <w:div w:id="1854033655">
      <w:bodyDiv w:val="1"/>
      <w:marLeft w:val="0"/>
      <w:marRight w:val="0"/>
      <w:marTop w:val="0"/>
      <w:marBottom w:val="0"/>
      <w:divBdr>
        <w:top w:val="none" w:sz="0" w:space="0" w:color="auto"/>
        <w:left w:val="none" w:sz="0" w:space="0" w:color="auto"/>
        <w:bottom w:val="none" w:sz="0" w:space="0" w:color="auto"/>
        <w:right w:val="none" w:sz="0" w:space="0" w:color="auto"/>
      </w:divBdr>
    </w:div>
    <w:div w:id="1854605128">
      <w:bodyDiv w:val="1"/>
      <w:marLeft w:val="0"/>
      <w:marRight w:val="0"/>
      <w:marTop w:val="0"/>
      <w:marBottom w:val="0"/>
      <w:divBdr>
        <w:top w:val="none" w:sz="0" w:space="0" w:color="auto"/>
        <w:left w:val="none" w:sz="0" w:space="0" w:color="auto"/>
        <w:bottom w:val="none" w:sz="0" w:space="0" w:color="auto"/>
        <w:right w:val="none" w:sz="0" w:space="0" w:color="auto"/>
      </w:divBdr>
    </w:div>
    <w:div w:id="1854874247">
      <w:bodyDiv w:val="1"/>
      <w:marLeft w:val="0"/>
      <w:marRight w:val="0"/>
      <w:marTop w:val="0"/>
      <w:marBottom w:val="0"/>
      <w:divBdr>
        <w:top w:val="none" w:sz="0" w:space="0" w:color="auto"/>
        <w:left w:val="none" w:sz="0" w:space="0" w:color="auto"/>
        <w:bottom w:val="none" w:sz="0" w:space="0" w:color="auto"/>
        <w:right w:val="none" w:sz="0" w:space="0" w:color="auto"/>
      </w:divBdr>
    </w:div>
    <w:div w:id="1854877888">
      <w:bodyDiv w:val="1"/>
      <w:marLeft w:val="0"/>
      <w:marRight w:val="0"/>
      <w:marTop w:val="0"/>
      <w:marBottom w:val="0"/>
      <w:divBdr>
        <w:top w:val="none" w:sz="0" w:space="0" w:color="auto"/>
        <w:left w:val="none" w:sz="0" w:space="0" w:color="auto"/>
        <w:bottom w:val="none" w:sz="0" w:space="0" w:color="auto"/>
        <w:right w:val="none" w:sz="0" w:space="0" w:color="auto"/>
      </w:divBdr>
    </w:div>
    <w:div w:id="1855224017">
      <w:bodyDiv w:val="1"/>
      <w:marLeft w:val="0"/>
      <w:marRight w:val="0"/>
      <w:marTop w:val="0"/>
      <w:marBottom w:val="0"/>
      <w:divBdr>
        <w:top w:val="none" w:sz="0" w:space="0" w:color="auto"/>
        <w:left w:val="none" w:sz="0" w:space="0" w:color="auto"/>
        <w:bottom w:val="none" w:sz="0" w:space="0" w:color="auto"/>
        <w:right w:val="none" w:sz="0" w:space="0" w:color="auto"/>
      </w:divBdr>
    </w:div>
    <w:div w:id="1855880255">
      <w:bodyDiv w:val="1"/>
      <w:marLeft w:val="0"/>
      <w:marRight w:val="0"/>
      <w:marTop w:val="0"/>
      <w:marBottom w:val="0"/>
      <w:divBdr>
        <w:top w:val="none" w:sz="0" w:space="0" w:color="auto"/>
        <w:left w:val="none" w:sz="0" w:space="0" w:color="auto"/>
        <w:bottom w:val="none" w:sz="0" w:space="0" w:color="auto"/>
        <w:right w:val="none" w:sz="0" w:space="0" w:color="auto"/>
      </w:divBdr>
    </w:div>
    <w:div w:id="1856727246">
      <w:bodyDiv w:val="1"/>
      <w:marLeft w:val="0"/>
      <w:marRight w:val="0"/>
      <w:marTop w:val="0"/>
      <w:marBottom w:val="0"/>
      <w:divBdr>
        <w:top w:val="none" w:sz="0" w:space="0" w:color="auto"/>
        <w:left w:val="none" w:sz="0" w:space="0" w:color="auto"/>
        <w:bottom w:val="none" w:sz="0" w:space="0" w:color="auto"/>
        <w:right w:val="none" w:sz="0" w:space="0" w:color="auto"/>
      </w:divBdr>
    </w:div>
    <w:div w:id="1856844574">
      <w:bodyDiv w:val="1"/>
      <w:marLeft w:val="0"/>
      <w:marRight w:val="0"/>
      <w:marTop w:val="0"/>
      <w:marBottom w:val="0"/>
      <w:divBdr>
        <w:top w:val="none" w:sz="0" w:space="0" w:color="auto"/>
        <w:left w:val="none" w:sz="0" w:space="0" w:color="auto"/>
        <w:bottom w:val="none" w:sz="0" w:space="0" w:color="auto"/>
        <w:right w:val="none" w:sz="0" w:space="0" w:color="auto"/>
      </w:divBdr>
    </w:div>
    <w:div w:id="1857038689">
      <w:bodyDiv w:val="1"/>
      <w:marLeft w:val="0"/>
      <w:marRight w:val="0"/>
      <w:marTop w:val="0"/>
      <w:marBottom w:val="0"/>
      <w:divBdr>
        <w:top w:val="none" w:sz="0" w:space="0" w:color="auto"/>
        <w:left w:val="none" w:sz="0" w:space="0" w:color="auto"/>
        <w:bottom w:val="none" w:sz="0" w:space="0" w:color="auto"/>
        <w:right w:val="none" w:sz="0" w:space="0" w:color="auto"/>
      </w:divBdr>
    </w:div>
    <w:div w:id="1857452651">
      <w:bodyDiv w:val="1"/>
      <w:marLeft w:val="0"/>
      <w:marRight w:val="0"/>
      <w:marTop w:val="0"/>
      <w:marBottom w:val="0"/>
      <w:divBdr>
        <w:top w:val="none" w:sz="0" w:space="0" w:color="auto"/>
        <w:left w:val="none" w:sz="0" w:space="0" w:color="auto"/>
        <w:bottom w:val="none" w:sz="0" w:space="0" w:color="auto"/>
        <w:right w:val="none" w:sz="0" w:space="0" w:color="auto"/>
      </w:divBdr>
    </w:div>
    <w:div w:id="1857647683">
      <w:bodyDiv w:val="1"/>
      <w:marLeft w:val="0"/>
      <w:marRight w:val="0"/>
      <w:marTop w:val="0"/>
      <w:marBottom w:val="0"/>
      <w:divBdr>
        <w:top w:val="none" w:sz="0" w:space="0" w:color="auto"/>
        <w:left w:val="none" w:sz="0" w:space="0" w:color="auto"/>
        <w:bottom w:val="none" w:sz="0" w:space="0" w:color="auto"/>
        <w:right w:val="none" w:sz="0" w:space="0" w:color="auto"/>
      </w:divBdr>
    </w:div>
    <w:div w:id="1858150050">
      <w:bodyDiv w:val="1"/>
      <w:marLeft w:val="0"/>
      <w:marRight w:val="0"/>
      <w:marTop w:val="0"/>
      <w:marBottom w:val="0"/>
      <w:divBdr>
        <w:top w:val="none" w:sz="0" w:space="0" w:color="auto"/>
        <w:left w:val="none" w:sz="0" w:space="0" w:color="auto"/>
        <w:bottom w:val="none" w:sz="0" w:space="0" w:color="auto"/>
        <w:right w:val="none" w:sz="0" w:space="0" w:color="auto"/>
      </w:divBdr>
    </w:div>
    <w:div w:id="1858692432">
      <w:bodyDiv w:val="1"/>
      <w:marLeft w:val="0"/>
      <w:marRight w:val="0"/>
      <w:marTop w:val="0"/>
      <w:marBottom w:val="0"/>
      <w:divBdr>
        <w:top w:val="none" w:sz="0" w:space="0" w:color="auto"/>
        <w:left w:val="none" w:sz="0" w:space="0" w:color="auto"/>
        <w:bottom w:val="none" w:sz="0" w:space="0" w:color="auto"/>
        <w:right w:val="none" w:sz="0" w:space="0" w:color="auto"/>
      </w:divBdr>
    </w:div>
    <w:div w:id="1858961179">
      <w:bodyDiv w:val="1"/>
      <w:marLeft w:val="0"/>
      <w:marRight w:val="0"/>
      <w:marTop w:val="0"/>
      <w:marBottom w:val="0"/>
      <w:divBdr>
        <w:top w:val="none" w:sz="0" w:space="0" w:color="auto"/>
        <w:left w:val="none" w:sz="0" w:space="0" w:color="auto"/>
        <w:bottom w:val="none" w:sz="0" w:space="0" w:color="auto"/>
        <w:right w:val="none" w:sz="0" w:space="0" w:color="auto"/>
      </w:divBdr>
    </w:div>
    <w:div w:id="1859074916">
      <w:bodyDiv w:val="1"/>
      <w:marLeft w:val="0"/>
      <w:marRight w:val="0"/>
      <w:marTop w:val="0"/>
      <w:marBottom w:val="0"/>
      <w:divBdr>
        <w:top w:val="none" w:sz="0" w:space="0" w:color="auto"/>
        <w:left w:val="none" w:sz="0" w:space="0" w:color="auto"/>
        <w:bottom w:val="none" w:sz="0" w:space="0" w:color="auto"/>
        <w:right w:val="none" w:sz="0" w:space="0" w:color="auto"/>
      </w:divBdr>
    </w:div>
    <w:div w:id="1859076294">
      <w:bodyDiv w:val="1"/>
      <w:marLeft w:val="0"/>
      <w:marRight w:val="0"/>
      <w:marTop w:val="0"/>
      <w:marBottom w:val="0"/>
      <w:divBdr>
        <w:top w:val="none" w:sz="0" w:space="0" w:color="auto"/>
        <w:left w:val="none" w:sz="0" w:space="0" w:color="auto"/>
        <w:bottom w:val="none" w:sz="0" w:space="0" w:color="auto"/>
        <w:right w:val="none" w:sz="0" w:space="0" w:color="auto"/>
      </w:divBdr>
    </w:div>
    <w:div w:id="1859200329">
      <w:bodyDiv w:val="1"/>
      <w:marLeft w:val="0"/>
      <w:marRight w:val="0"/>
      <w:marTop w:val="0"/>
      <w:marBottom w:val="0"/>
      <w:divBdr>
        <w:top w:val="none" w:sz="0" w:space="0" w:color="auto"/>
        <w:left w:val="none" w:sz="0" w:space="0" w:color="auto"/>
        <w:bottom w:val="none" w:sz="0" w:space="0" w:color="auto"/>
        <w:right w:val="none" w:sz="0" w:space="0" w:color="auto"/>
      </w:divBdr>
    </w:div>
    <w:div w:id="1860239429">
      <w:bodyDiv w:val="1"/>
      <w:marLeft w:val="0"/>
      <w:marRight w:val="0"/>
      <w:marTop w:val="0"/>
      <w:marBottom w:val="0"/>
      <w:divBdr>
        <w:top w:val="none" w:sz="0" w:space="0" w:color="auto"/>
        <w:left w:val="none" w:sz="0" w:space="0" w:color="auto"/>
        <w:bottom w:val="none" w:sz="0" w:space="0" w:color="auto"/>
        <w:right w:val="none" w:sz="0" w:space="0" w:color="auto"/>
      </w:divBdr>
    </w:div>
    <w:div w:id="1860314817">
      <w:bodyDiv w:val="1"/>
      <w:marLeft w:val="0"/>
      <w:marRight w:val="0"/>
      <w:marTop w:val="0"/>
      <w:marBottom w:val="0"/>
      <w:divBdr>
        <w:top w:val="none" w:sz="0" w:space="0" w:color="auto"/>
        <w:left w:val="none" w:sz="0" w:space="0" w:color="auto"/>
        <w:bottom w:val="none" w:sz="0" w:space="0" w:color="auto"/>
        <w:right w:val="none" w:sz="0" w:space="0" w:color="auto"/>
      </w:divBdr>
    </w:div>
    <w:div w:id="1860317996">
      <w:bodyDiv w:val="1"/>
      <w:marLeft w:val="0"/>
      <w:marRight w:val="0"/>
      <w:marTop w:val="0"/>
      <w:marBottom w:val="0"/>
      <w:divBdr>
        <w:top w:val="none" w:sz="0" w:space="0" w:color="auto"/>
        <w:left w:val="none" w:sz="0" w:space="0" w:color="auto"/>
        <w:bottom w:val="none" w:sz="0" w:space="0" w:color="auto"/>
        <w:right w:val="none" w:sz="0" w:space="0" w:color="auto"/>
      </w:divBdr>
    </w:div>
    <w:div w:id="1860699062">
      <w:bodyDiv w:val="1"/>
      <w:marLeft w:val="0"/>
      <w:marRight w:val="0"/>
      <w:marTop w:val="0"/>
      <w:marBottom w:val="0"/>
      <w:divBdr>
        <w:top w:val="none" w:sz="0" w:space="0" w:color="auto"/>
        <w:left w:val="none" w:sz="0" w:space="0" w:color="auto"/>
        <w:bottom w:val="none" w:sz="0" w:space="0" w:color="auto"/>
        <w:right w:val="none" w:sz="0" w:space="0" w:color="auto"/>
      </w:divBdr>
    </w:div>
    <w:div w:id="1860775059">
      <w:bodyDiv w:val="1"/>
      <w:marLeft w:val="0"/>
      <w:marRight w:val="0"/>
      <w:marTop w:val="0"/>
      <w:marBottom w:val="0"/>
      <w:divBdr>
        <w:top w:val="none" w:sz="0" w:space="0" w:color="auto"/>
        <w:left w:val="none" w:sz="0" w:space="0" w:color="auto"/>
        <w:bottom w:val="none" w:sz="0" w:space="0" w:color="auto"/>
        <w:right w:val="none" w:sz="0" w:space="0" w:color="auto"/>
      </w:divBdr>
    </w:div>
    <w:div w:id="1861238974">
      <w:bodyDiv w:val="1"/>
      <w:marLeft w:val="0"/>
      <w:marRight w:val="0"/>
      <w:marTop w:val="0"/>
      <w:marBottom w:val="0"/>
      <w:divBdr>
        <w:top w:val="none" w:sz="0" w:space="0" w:color="auto"/>
        <w:left w:val="none" w:sz="0" w:space="0" w:color="auto"/>
        <w:bottom w:val="none" w:sz="0" w:space="0" w:color="auto"/>
        <w:right w:val="none" w:sz="0" w:space="0" w:color="auto"/>
      </w:divBdr>
    </w:div>
    <w:div w:id="1861504692">
      <w:bodyDiv w:val="1"/>
      <w:marLeft w:val="0"/>
      <w:marRight w:val="0"/>
      <w:marTop w:val="0"/>
      <w:marBottom w:val="0"/>
      <w:divBdr>
        <w:top w:val="none" w:sz="0" w:space="0" w:color="auto"/>
        <w:left w:val="none" w:sz="0" w:space="0" w:color="auto"/>
        <w:bottom w:val="none" w:sz="0" w:space="0" w:color="auto"/>
        <w:right w:val="none" w:sz="0" w:space="0" w:color="auto"/>
      </w:divBdr>
    </w:div>
    <w:div w:id="1862163872">
      <w:bodyDiv w:val="1"/>
      <w:marLeft w:val="0"/>
      <w:marRight w:val="0"/>
      <w:marTop w:val="0"/>
      <w:marBottom w:val="0"/>
      <w:divBdr>
        <w:top w:val="none" w:sz="0" w:space="0" w:color="auto"/>
        <w:left w:val="none" w:sz="0" w:space="0" w:color="auto"/>
        <w:bottom w:val="none" w:sz="0" w:space="0" w:color="auto"/>
        <w:right w:val="none" w:sz="0" w:space="0" w:color="auto"/>
      </w:divBdr>
    </w:div>
    <w:div w:id="1862551981">
      <w:bodyDiv w:val="1"/>
      <w:marLeft w:val="0"/>
      <w:marRight w:val="0"/>
      <w:marTop w:val="0"/>
      <w:marBottom w:val="0"/>
      <w:divBdr>
        <w:top w:val="none" w:sz="0" w:space="0" w:color="auto"/>
        <w:left w:val="none" w:sz="0" w:space="0" w:color="auto"/>
        <w:bottom w:val="none" w:sz="0" w:space="0" w:color="auto"/>
        <w:right w:val="none" w:sz="0" w:space="0" w:color="auto"/>
      </w:divBdr>
    </w:div>
    <w:div w:id="1862742381">
      <w:bodyDiv w:val="1"/>
      <w:marLeft w:val="0"/>
      <w:marRight w:val="0"/>
      <w:marTop w:val="0"/>
      <w:marBottom w:val="0"/>
      <w:divBdr>
        <w:top w:val="none" w:sz="0" w:space="0" w:color="auto"/>
        <w:left w:val="none" w:sz="0" w:space="0" w:color="auto"/>
        <w:bottom w:val="none" w:sz="0" w:space="0" w:color="auto"/>
        <w:right w:val="none" w:sz="0" w:space="0" w:color="auto"/>
      </w:divBdr>
    </w:div>
    <w:div w:id="1863010733">
      <w:bodyDiv w:val="1"/>
      <w:marLeft w:val="0"/>
      <w:marRight w:val="0"/>
      <w:marTop w:val="0"/>
      <w:marBottom w:val="0"/>
      <w:divBdr>
        <w:top w:val="none" w:sz="0" w:space="0" w:color="auto"/>
        <w:left w:val="none" w:sz="0" w:space="0" w:color="auto"/>
        <w:bottom w:val="none" w:sz="0" w:space="0" w:color="auto"/>
        <w:right w:val="none" w:sz="0" w:space="0" w:color="auto"/>
      </w:divBdr>
    </w:div>
    <w:div w:id="1863470779">
      <w:bodyDiv w:val="1"/>
      <w:marLeft w:val="0"/>
      <w:marRight w:val="0"/>
      <w:marTop w:val="0"/>
      <w:marBottom w:val="0"/>
      <w:divBdr>
        <w:top w:val="none" w:sz="0" w:space="0" w:color="auto"/>
        <w:left w:val="none" w:sz="0" w:space="0" w:color="auto"/>
        <w:bottom w:val="none" w:sz="0" w:space="0" w:color="auto"/>
        <w:right w:val="none" w:sz="0" w:space="0" w:color="auto"/>
      </w:divBdr>
    </w:div>
    <w:div w:id="1863782254">
      <w:bodyDiv w:val="1"/>
      <w:marLeft w:val="0"/>
      <w:marRight w:val="0"/>
      <w:marTop w:val="0"/>
      <w:marBottom w:val="0"/>
      <w:divBdr>
        <w:top w:val="none" w:sz="0" w:space="0" w:color="auto"/>
        <w:left w:val="none" w:sz="0" w:space="0" w:color="auto"/>
        <w:bottom w:val="none" w:sz="0" w:space="0" w:color="auto"/>
        <w:right w:val="none" w:sz="0" w:space="0" w:color="auto"/>
      </w:divBdr>
    </w:div>
    <w:div w:id="1863935141">
      <w:bodyDiv w:val="1"/>
      <w:marLeft w:val="0"/>
      <w:marRight w:val="0"/>
      <w:marTop w:val="0"/>
      <w:marBottom w:val="0"/>
      <w:divBdr>
        <w:top w:val="none" w:sz="0" w:space="0" w:color="auto"/>
        <w:left w:val="none" w:sz="0" w:space="0" w:color="auto"/>
        <w:bottom w:val="none" w:sz="0" w:space="0" w:color="auto"/>
        <w:right w:val="none" w:sz="0" w:space="0" w:color="auto"/>
      </w:divBdr>
    </w:div>
    <w:div w:id="1865439735">
      <w:bodyDiv w:val="1"/>
      <w:marLeft w:val="0"/>
      <w:marRight w:val="0"/>
      <w:marTop w:val="0"/>
      <w:marBottom w:val="0"/>
      <w:divBdr>
        <w:top w:val="none" w:sz="0" w:space="0" w:color="auto"/>
        <w:left w:val="none" w:sz="0" w:space="0" w:color="auto"/>
        <w:bottom w:val="none" w:sz="0" w:space="0" w:color="auto"/>
        <w:right w:val="none" w:sz="0" w:space="0" w:color="auto"/>
      </w:divBdr>
    </w:div>
    <w:div w:id="1865626610">
      <w:bodyDiv w:val="1"/>
      <w:marLeft w:val="0"/>
      <w:marRight w:val="0"/>
      <w:marTop w:val="0"/>
      <w:marBottom w:val="0"/>
      <w:divBdr>
        <w:top w:val="none" w:sz="0" w:space="0" w:color="auto"/>
        <w:left w:val="none" w:sz="0" w:space="0" w:color="auto"/>
        <w:bottom w:val="none" w:sz="0" w:space="0" w:color="auto"/>
        <w:right w:val="none" w:sz="0" w:space="0" w:color="auto"/>
      </w:divBdr>
    </w:div>
    <w:div w:id="1865899157">
      <w:bodyDiv w:val="1"/>
      <w:marLeft w:val="0"/>
      <w:marRight w:val="0"/>
      <w:marTop w:val="0"/>
      <w:marBottom w:val="0"/>
      <w:divBdr>
        <w:top w:val="none" w:sz="0" w:space="0" w:color="auto"/>
        <w:left w:val="none" w:sz="0" w:space="0" w:color="auto"/>
        <w:bottom w:val="none" w:sz="0" w:space="0" w:color="auto"/>
        <w:right w:val="none" w:sz="0" w:space="0" w:color="auto"/>
      </w:divBdr>
    </w:div>
    <w:div w:id="1866166156">
      <w:bodyDiv w:val="1"/>
      <w:marLeft w:val="0"/>
      <w:marRight w:val="0"/>
      <w:marTop w:val="0"/>
      <w:marBottom w:val="0"/>
      <w:divBdr>
        <w:top w:val="none" w:sz="0" w:space="0" w:color="auto"/>
        <w:left w:val="none" w:sz="0" w:space="0" w:color="auto"/>
        <w:bottom w:val="none" w:sz="0" w:space="0" w:color="auto"/>
        <w:right w:val="none" w:sz="0" w:space="0" w:color="auto"/>
      </w:divBdr>
    </w:div>
    <w:div w:id="1867207277">
      <w:bodyDiv w:val="1"/>
      <w:marLeft w:val="0"/>
      <w:marRight w:val="0"/>
      <w:marTop w:val="0"/>
      <w:marBottom w:val="0"/>
      <w:divBdr>
        <w:top w:val="none" w:sz="0" w:space="0" w:color="auto"/>
        <w:left w:val="none" w:sz="0" w:space="0" w:color="auto"/>
        <w:bottom w:val="none" w:sz="0" w:space="0" w:color="auto"/>
        <w:right w:val="none" w:sz="0" w:space="0" w:color="auto"/>
      </w:divBdr>
    </w:div>
    <w:div w:id="1867282188">
      <w:bodyDiv w:val="1"/>
      <w:marLeft w:val="0"/>
      <w:marRight w:val="0"/>
      <w:marTop w:val="0"/>
      <w:marBottom w:val="0"/>
      <w:divBdr>
        <w:top w:val="none" w:sz="0" w:space="0" w:color="auto"/>
        <w:left w:val="none" w:sz="0" w:space="0" w:color="auto"/>
        <w:bottom w:val="none" w:sz="0" w:space="0" w:color="auto"/>
        <w:right w:val="none" w:sz="0" w:space="0" w:color="auto"/>
      </w:divBdr>
    </w:div>
    <w:div w:id="1867790575">
      <w:bodyDiv w:val="1"/>
      <w:marLeft w:val="0"/>
      <w:marRight w:val="0"/>
      <w:marTop w:val="0"/>
      <w:marBottom w:val="0"/>
      <w:divBdr>
        <w:top w:val="none" w:sz="0" w:space="0" w:color="auto"/>
        <w:left w:val="none" w:sz="0" w:space="0" w:color="auto"/>
        <w:bottom w:val="none" w:sz="0" w:space="0" w:color="auto"/>
        <w:right w:val="none" w:sz="0" w:space="0" w:color="auto"/>
      </w:divBdr>
    </w:div>
    <w:div w:id="1867909422">
      <w:bodyDiv w:val="1"/>
      <w:marLeft w:val="0"/>
      <w:marRight w:val="0"/>
      <w:marTop w:val="0"/>
      <w:marBottom w:val="0"/>
      <w:divBdr>
        <w:top w:val="none" w:sz="0" w:space="0" w:color="auto"/>
        <w:left w:val="none" w:sz="0" w:space="0" w:color="auto"/>
        <w:bottom w:val="none" w:sz="0" w:space="0" w:color="auto"/>
        <w:right w:val="none" w:sz="0" w:space="0" w:color="auto"/>
      </w:divBdr>
    </w:div>
    <w:div w:id="1867987100">
      <w:bodyDiv w:val="1"/>
      <w:marLeft w:val="0"/>
      <w:marRight w:val="0"/>
      <w:marTop w:val="0"/>
      <w:marBottom w:val="0"/>
      <w:divBdr>
        <w:top w:val="none" w:sz="0" w:space="0" w:color="auto"/>
        <w:left w:val="none" w:sz="0" w:space="0" w:color="auto"/>
        <w:bottom w:val="none" w:sz="0" w:space="0" w:color="auto"/>
        <w:right w:val="none" w:sz="0" w:space="0" w:color="auto"/>
      </w:divBdr>
    </w:div>
    <w:div w:id="1868327852">
      <w:bodyDiv w:val="1"/>
      <w:marLeft w:val="0"/>
      <w:marRight w:val="0"/>
      <w:marTop w:val="0"/>
      <w:marBottom w:val="0"/>
      <w:divBdr>
        <w:top w:val="none" w:sz="0" w:space="0" w:color="auto"/>
        <w:left w:val="none" w:sz="0" w:space="0" w:color="auto"/>
        <w:bottom w:val="none" w:sz="0" w:space="0" w:color="auto"/>
        <w:right w:val="none" w:sz="0" w:space="0" w:color="auto"/>
      </w:divBdr>
    </w:div>
    <w:div w:id="1868517464">
      <w:bodyDiv w:val="1"/>
      <w:marLeft w:val="0"/>
      <w:marRight w:val="0"/>
      <w:marTop w:val="0"/>
      <w:marBottom w:val="0"/>
      <w:divBdr>
        <w:top w:val="none" w:sz="0" w:space="0" w:color="auto"/>
        <w:left w:val="none" w:sz="0" w:space="0" w:color="auto"/>
        <w:bottom w:val="none" w:sz="0" w:space="0" w:color="auto"/>
        <w:right w:val="none" w:sz="0" w:space="0" w:color="auto"/>
      </w:divBdr>
    </w:div>
    <w:div w:id="1868520982">
      <w:bodyDiv w:val="1"/>
      <w:marLeft w:val="0"/>
      <w:marRight w:val="0"/>
      <w:marTop w:val="0"/>
      <w:marBottom w:val="0"/>
      <w:divBdr>
        <w:top w:val="none" w:sz="0" w:space="0" w:color="auto"/>
        <w:left w:val="none" w:sz="0" w:space="0" w:color="auto"/>
        <w:bottom w:val="none" w:sz="0" w:space="0" w:color="auto"/>
        <w:right w:val="none" w:sz="0" w:space="0" w:color="auto"/>
      </w:divBdr>
    </w:div>
    <w:div w:id="1869483383">
      <w:bodyDiv w:val="1"/>
      <w:marLeft w:val="0"/>
      <w:marRight w:val="0"/>
      <w:marTop w:val="0"/>
      <w:marBottom w:val="0"/>
      <w:divBdr>
        <w:top w:val="none" w:sz="0" w:space="0" w:color="auto"/>
        <w:left w:val="none" w:sz="0" w:space="0" w:color="auto"/>
        <w:bottom w:val="none" w:sz="0" w:space="0" w:color="auto"/>
        <w:right w:val="none" w:sz="0" w:space="0" w:color="auto"/>
      </w:divBdr>
    </w:div>
    <w:div w:id="1870024767">
      <w:bodyDiv w:val="1"/>
      <w:marLeft w:val="0"/>
      <w:marRight w:val="0"/>
      <w:marTop w:val="0"/>
      <w:marBottom w:val="0"/>
      <w:divBdr>
        <w:top w:val="none" w:sz="0" w:space="0" w:color="auto"/>
        <w:left w:val="none" w:sz="0" w:space="0" w:color="auto"/>
        <w:bottom w:val="none" w:sz="0" w:space="0" w:color="auto"/>
        <w:right w:val="none" w:sz="0" w:space="0" w:color="auto"/>
      </w:divBdr>
    </w:div>
    <w:div w:id="1870289961">
      <w:bodyDiv w:val="1"/>
      <w:marLeft w:val="0"/>
      <w:marRight w:val="0"/>
      <w:marTop w:val="0"/>
      <w:marBottom w:val="0"/>
      <w:divBdr>
        <w:top w:val="none" w:sz="0" w:space="0" w:color="auto"/>
        <w:left w:val="none" w:sz="0" w:space="0" w:color="auto"/>
        <w:bottom w:val="none" w:sz="0" w:space="0" w:color="auto"/>
        <w:right w:val="none" w:sz="0" w:space="0" w:color="auto"/>
      </w:divBdr>
    </w:div>
    <w:div w:id="1870296983">
      <w:bodyDiv w:val="1"/>
      <w:marLeft w:val="0"/>
      <w:marRight w:val="0"/>
      <w:marTop w:val="0"/>
      <w:marBottom w:val="0"/>
      <w:divBdr>
        <w:top w:val="none" w:sz="0" w:space="0" w:color="auto"/>
        <w:left w:val="none" w:sz="0" w:space="0" w:color="auto"/>
        <w:bottom w:val="none" w:sz="0" w:space="0" w:color="auto"/>
        <w:right w:val="none" w:sz="0" w:space="0" w:color="auto"/>
      </w:divBdr>
    </w:div>
    <w:div w:id="1870364205">
      <w:bodyDiv w:val="1"/>
      <w:marLeft w:val="0"/>
      <w:marRight w:val="0"/>
      <w:marTop w:val="0"/>
      <w:marBottom w:val="0"/>
      <w:divBdr>
        <w:top w:val="none" w:sz="0" w:space="0" w:color="auto"/>
        <w:left w:val="none" w:sz="0" w:space="0" w:color="auto"/>
        <w:bottom w:val="none" w:sz="0" w:space="0" w:color="auto"/>
        <w:right w:val="none" w:sz="0" w:space="0" w:color="auto"/>
      </w:divBdr>
    </w:div>
    <w:div w:id="1870416515">
      <w:bodyDiv w:val="1"/>
      <w:marLeft w:val="0"/>
      <w:marRight w:val="0"/>
      <w:marTop w:val="0"/>
      <w:marBottom w:val="0"/>
      <w:divBdr>
        <w:top w:val="none" w:sz="0" w:space="0" w:color="auto"/>
        <w:left w:val="none" w:sz="0" w:space="0" w:color="auto"/>
        <w:bottom w:val="none" w:sz="0" w:space="0" w:color="auto"/>
        <w:right w:val="none" w:sz="0" w:space="0" w:color="auto"/>
      </w:divBdr>
    </w:div>
    <w:div w:id="1870558058">
      <w:bodyDiv w:val="1"/>
      <w:marLeft w:val="0"/>
      <w:marRight w:val="0"/>
      <w:marTop w:val="0"/>
      <w:marBottom w:val="0"/>
      <w:divBdr>
        <w:top w:val="none" w:sz="0" w:space="0" w:color="auto"/>
        <w:left w:val="none" w:sz="0" w:space="0" w:color="auto"/>
        <w:bottom w:val="none" w:sz="0" w:space="0" w:color="auto"/>
        <w:right w:val="none" w:sz="0" w:space="0" w:color="auto"/>
      </w:divBdr>
    </w:div>
    <w:div w:id="1871183885">
      <w:bodyDiv w:val="1"/>
      <w:marLeft w:val="0"/>
      <w:marRight w:val="0"/>
      <w:marTop w:val="0"/>
      <w:marBottom w:val="0"/>
      <w:divBdr>
        <w:top w:val="none" w:sz="0" w:space="0" w:color="auto"/>
        <w:left w:val="none" w:sz="0" w:space="0" w:color="auto"/>
        <w:bottom w:val="none" w:sz="0" w:space="0" w:color="auto"/>
        <w:right w:val="none" w:sz="0" w:space="0" w:color="auto"/>
      </w:divBdr>
    </w:div>
    <w:div w:id="1872108666">
      <w:bodyDiv w:val="1"/>
      <w:marLeft w:val="0"/>
      <w:marRight w:val="0"/>
      <w:marTop w:val="0"/>
      <w:marBottom w:val="0"/>
      <w:divBdr>
        <w:top w:val="none" w:sz="0" w:space="0" w:color="auto"/>
        <w:left w:val="none" w:sz="0" w:space="0" w:color="auto"/>
        <w:bottom w:val="none" w:sz="0" w:space="0" w:color="auto"/>
        <w:right w:val="none" w:sz="0" w:space="0" w:color="auto"/>
      </w:divBdr>
    </w:div>
    <w:div w:id="1872303449">
      <w:bodyDiv w:val="1"/>
      <w:marLeft w:val="0"/>
      <w:marRight w:val="0"/>
      <w:marTop w:val="0"/>
      <w:marBottom w:val="0"/>
      <w:divBdr>
        <w:top w:val="none" w:sz="0" w:space="0" w:color="auto"/>
        <w:left w:val="none" w:sz="0" w:space="0" w:color="auto"/>
        <w:bottom w:val="none" w:sz="0" w:space="0" w:color="auto"/>
        <w:right w:val="none" w:sz="0" w:space="0" w:color="auto"/>
      </w:divBdr>
    </w:div>
    <w:div w:id="1872649054">
      <w:bodyDiv w:val="1"/>
      <w:marLeft w:val="0"/>
      <w:marRight w:val="0"/>
      <w:marTop w:val="0"/>
      <w:marBottom w:val="0"/>
      <w:divBdr>
        <w:top w:val="none" w:sz="0" w:space="0" w:color="auto"/>
        <w:left w:val="none" w:sz="0" w:space="0" w:color="auto"/>
        <w:bottom w:val="none" w:sz="0" w:space="0" w:color="auto"/>
        <w:right w:val="none" w:sz="0" w:space="0" w:color="auto"/>
      </w:divBdr>
    </w:div>
    <w:div w:id="1872837462">
      <w:bodyDiv w:val="1"/>
      <w:marLeft w:val="0"/>
      <w:marRight w:val="0"/>
      <w:marTop w:val="0"/>
      <w:marBottom w:val="0"/>
      <w:divBdr>
        <w:top w:val="none" w:sz="0" w:space="0" w:color="auto"/>
        <w:left w:val="none" w:sz="0" w:space="0" w:color="auto"/>
        <w:bottom w:val="none" w:sz="0" w:space="0" w:color="auto"/>
        <w:right w:val="none" w:sz="0" w:space="0" w:color="auto"/>
      </w:divBdr>
    </w:div>
    <w:div w:id="1873030821">
      <w:bodyDiv w:val="1"/>
      <w:marLeft w:val="0"/>
      <w:marRight w:val="0"/>
      <w:marTop w:val="0"/>
      <w:marBottom w:val="0"/>
      <w:divBdr>
        <w:top w:val="none" w:sz="0" w:space="0" w:color="auto"/>
        <w:left w:val="none" w:sz="0" w:space="0" w:color="auto"/>
        <w:bottom w:val="none" w:sz="0" w:space="0" w:color="auto"/>
        <w:right w:val="none" w:sz="0" w:space="0" w:color="auto"/>
      </w:divBdr>
    </w:div>
    <w:div w:id="1873033195">
      <w:bodyDiv w:val="1"/>
      <w:marLeft w:val="0"/>
      <w:marRight w:val="0"/>
      <w:marTop w:val="0"/>
      <w:marBottom w:val="0"/>
      <w:divBdr>
        <w:top w:val="none" w:sz="0" w:space="0" w:color="auto"/>
        <w:left w:val="none" w:sz="0" w:space="0" w:color="auto"/>
        <w:bottom w:val="none" w:sz="0" w:space="0" w:color="auto"/>
        <w:right w:val="none" w:sz="0" w:space="0" w:color="auto"/>
      </w:divBdr>
    </w:div>
    <w:div w:id="1873760847">
      <w:bodyDiv w:val="1"/>
      <w:marLeft w:val="0"/>
      <w:marRight w:val="0"/>
      <w:marTop w:val="0"/>
      <w:marBottom w:val="0"/>
      <w:divBdr>
        <w:top w:val="none" w:sz="0" w:space="0" w:color="auto"/>
        <w:left w:val="none" w:sz="0" w:space="0" w:color="auto"/>
        <w:bottom w:val="none" w:sz="0" w:space="0" w:color="auto"/>
        <w:right w:val="none" w:sz="0" w:space="0" w:color="auto"/>
      </w:divBdr>
    </w:div>
    <w:div w:id="1874876964">
      <w:bodyDiv w:val="1"/>
      <w:marLeft w:val="0"/>
      <w:marRight w:val="0"/>
      <w:marTop w:val="0"/>
      <w:marBottom w:val="0"/>
      <w:divBdr>
        <w:top w:val="none" w:sz="0" w:space="0" w:color="auto"/>
        <w:left w:val="none" w:sz="0" w:space="0" w:color="auto"/>
        <w:bottom w:val="none" w:sz="0" w:space="0" w:color="auto"/>
        <w:right w:val="none" w:sz="0" w:space="0" w:color="auto"/>
      </w:divBdr>
    </w:div>
    <w:div w:id="1874883996">
      <w:bodyDiv w:val="1"/>
      <w:marLeft w:val="0"/>
      <w:marRight w:val="0"/>
      <w:marTop w:val="0"/>
      <w:marBottom w:val="0"/>
      <w:divBdr>
        <w:top w:val="none" w:sz="0" w:space="0" w:color="auto"/>
        <w:left w:val="none" w:sz="0" w:space="0" w:color="auto"/>
        <w:bottom w:val="none" w:sz="0" w:space="0" w:color="auto"/>
        <w:right w:val="none" w:sz="0" w:space="0" w:color="auto"/>
      </w:divBdr>
    </w:div>
    <w:div w:id="1875117732">
      <w:bodyDiv w:val="1"/>
      <w:marLeft w:val="0"/>
      <w:marRight w:val="0"/>
      <w:marTop w:val="0"/>
      <w:marBottom w:val="0"/>
      <w:divBdr>
        <w:top w:val="none" w:sz="0" w:space="0" w:color="auto"/>
        <w:left w:val="none" w:sz="0" w:space="0" w:color="auto"/>
        <w:bottom w:val="none" w:sz="0" w:space="0" w:color="auto"/>
        <w:right w:val="none" w:sz="0" w:space="0" w:color="auto"/>
      </w:divBdr>
    </w:div>
    <w:div w:id="1875387318">
      <w:bodyDiv w:val="1"/>
      <w:marLeft w:val="0"/>
      <w:marRight w:val="0"/>
      <w:marTop w:val="0"/>
      <w:marBottom w:val="0"/>
      <w:divBdr>
        <w:top w:val="none" w:sz="0" w:space="0" w:color="auto"/>
        <w:left w:val="none" w:sz="0" w:space="0" w:color="auto"/>
        <w:bottom w:val="none" w:sz="0" w:space="0" w:color="auto"/>
        <w:right w:val="none" w:sz="0" w:space="0" w:color="auto"/>
      </w:divBdr>
    </w:div>
    <w:div w:id="1875996169">
      <w:bodyDiv w:val="1"/>
      <w:marLeft w:val="0"/>
      <w:marRight w:val="0"/>
      <w:marTop w:val="0"/>
      <w:marBottom w:val="0"/>
      <w:divBdr>
        <w:top w:val="none" w:sz="0" w:space="0" w:color="auto"/>
        <w:left w:val="none" w:sz="0" w:space="0" w:color="auto"/>
        <w:bottom w:val="none" w:sz="0" w:space="0" w:color="auto"/>
        <w:right w:val="none" w:sz="0" w:space="0" w:color="auto"/>
      </w:divBdr>
    </w:div>
    <w:div w:id="1876194553">
      <w:bodyDiv w:val="1"/>
      <w:marLeft w:val="0"/>
      <w:marRight w:val="0"/>
      <w:marTop w:val="0"/>
      <w:marBottom w:val="0"/>
      <w:divBdr>
        <w:top w:val="none" w:sz="0" w:space="0" w:color="auto"/>
        <w:left w:val="none" w:sz="0" w:space="0" w:color="auto"/>
        <w:bottom w:val="none" w:sz="0" w:space="0" w:color="auto"/>
        <w:right w:val="none" w:sz="0" w:space="0" w:color="auto"/>
      </w:divBdr>
    </w:div>
    <w:div w:id="1876456221">
      <w:bodyDiv w:val="1"/>
      <w:marLeft w:val="0"/>
      <w:marRight w:val="0"/>
      <w:marTop w:val="0"/>
      <w:marBottom w:val="0"/>
      <w:divBdr>
        <w:top w:val="none" w:sz="0" w:space="0" w:color="auto"/>
        <w:left w:val="none" w:sz="0" w:space="0" w:color="auto"/>
        <w:bottom w:val="none" w:sz="0" w:space="0" w:color="auto"/>
        <w:right w:val="none" w:sz="0" w:space="0" w:color="auto"/>
      </w:divBdr>
    </w:div>
    <w:div w:id="1876579385">
      <w:bodyDiv w:val="1"/>
      <w:marLeft w:val="0"/>
      <w:marRight w:val="0"/>
      <w:marTop w:val="0"/>
      <w:marBottom w:val="0"/>
      <w:divBdr>
        <w:top w:val="none" w:sz="0" w:space="0" w:color="auto"/>
        <w:left w:val="none" w:sz="0" w:space="0" w:color="auto"/>
        <w:bottom w:val="none" w:sz="0" w:space="0" w:color="auto"/>
        <w:right w:val="none" w:sz="0" w:space="0" w:color="auto"/>
      </w:divBdr>
    </w:div>
    <w:div w:id="1876850286">
      <w:bodyDiv w:val="1"/>
      <w:marLeft w:val="0"/>
      <w:marRight w:val="0"/>
      <w:marTop w:val="0"/>
      <w:marBottom w:val="0"/>
      <w:divBdr>
        <w:top w:val="none" w:sz="0" w:space="0" w:color="auto"/>
        <w:left w:val="none" w:sz="0" w:space="0" w:color="auto"/>
        <w:bottom w:val="none" w:sz="0" w:space="0" w:color="auto"/>
        <w:right w:val="none" w:sz="0" w:space="0" w:color="auto"/>
      </w:divBdr>
    </w:div>
    <w:div w:id="1877311451">
      <w:bodyDiv w:val="1"/>
      <w:marLeft w:val="0"/>
      <w:marRight w:val="0"/>
      <w:marTop w:val="0"/>
      <w:marBottom w:val="0"/>
      <w:divBdr>
        <w:top w:val="none" w:sz="0" w:space="0" w:color="auto"/>
        <w:left w:val="none" w:sz="0" w:space="0" w:color="auto"/>
        <w:bottom w:val="none" w:sz="0" w:space="0" w:color="auto"/>
        <w:right w:val="none" w:sz="0" w:space="0" w:color="auto"/>
      </w:divBdr>
    </w:div>
    <w:div w:id="1877499471">
      <w:bodyDiv w:val="1"/>
      <w:marLeft w:val="0"/>
      <w:marRight w:val="0"/>
      <w:marTop w:val="0"/>
      <w:marBottom w:val="0"/>
      <w:divBdr>
        <w:top w:val="none" w:sz="0" w:space="0" w:color="auto"/>
        <w:left w:val="none" w:sz="0" w:space="0" w:color="auto"/>
        <w:bottom w:val="none" w:sz="0" w:space="0" w:color="auto"/>
        <w:right w:val="none" w:sz="0" w:space="0" w:color="auto"/>
      </w:divBdr>
    </w:div>
    <w:div w:id="1877506527">
      <w:bodyDiv w:val="1"/>
      <w:marLeft w:val="0"/>
      <w:marRight w:val="0"/>
      <w:marTop w:val="0"/>
      <w:marBottom w:val="0"/>
      <w:divBdr>
        <w:top w:val="none" w:sz="0" w:space="0" w:color="auto"/>
        <w:left w:val="none" w:sz="0" w:space="0" w:color="auto"/>
        <w:bottom w:val="none" w:sz="0" w:space="0" w:color="auto"/>
        <w:right w:val="none" w:sz="0" w:space="0" w:color="auto"/>
      </w:divBdr>
    </w:div>
    <w:div w:id="1877622003">
      <w:bodyDiv w:val="1"/>
      <w:marLeft w:val="0"/>
      <w:marRight w:val="0"/>
      <w:marTop w:val="0"/>
      <w:marBottom w:val="0"/>
      <w:divBdr>
        <w:top w:val="none" w:sz="0" w:space="0" w:color="auto"/>
        <w:left w:val="none" w:sz="0" w:space="0" w:color="auto"/>
        <w:bottom w:val="none" w:sz="0" w:space="0" w:color="auto"/>
        <w:right w:val="none" w:sz="0" w:space="0" w:color="auto"/>
      </w:divBdr>
    </w:div>
    <w:div w:id="1878930321">
      <w:bodyDiv w:val="1"/>
      <w:marLeft w:val="0"/>
      <w:marRight w:val="0"/>
      <w:marTop w:val="0"/>
      <w:marBottom w:val="0"/>
      <w:divBdr>
        <w:top w:val="none" w:sz="0" w:space="0" w:color="auto"/>
        <w:left w:val="none" w:sz="0" w:space="0" w:color="auto"/>
        <w:bottom w:val="none" w:sz="0" w:space="0" w:color="auto"/>
        <w:right w:val="none" w:sz="0" w:space="0" w:color="auto"/>
      </w:divBdr>
    </w:div>
    <w:div w:id="1879513534">
      <w:bodyDiv w:val="1"/>
      <w:marLeft w:val="0"/>
      <w:marRight w:val="0"/>
      <w:marTop w:val="0"/>
      <w:marBottom w:val="0"/>
      <w:divBdr>
        <w:top w:val="none" w:sz="0" w:space="0" w:color="auto"/>
        <w:left w:val="none" w:sz="0" w:space="0" w:color="auto"/>
        <w:bottom w:val="none" w:sz="0" w:space="0" w:color="auto"/>
        <w:right w:val="none" w:sz="0" w:space="0" w:color="auto"/>
      </w:divBdr>
    </w:div>
    <w:div w:id="1880121568">
      <w:bodyDiv w:val="1"/>
      <w:marLeft w:val="0"/>
      <w:marRight w:val="0"/>
      <w:marTop w:val="0"/>
      <w:marBottom w:val="0"/>
      <w:divBdr>
        <w:top w:val="none" w:sz="0" w:space="0" w:color="auto"/>
        <w:left w:val="none" w:sz="0" w:space="0" w:color="auto"/>
        <w:bottom w:val="none" w:sz="0" w:space="0" w:color="auto"/>
        <w:right w:val="none" w:sz="0" w:space="0" w:color="auto"/>
      </w:divBdr>
    </w:div>
    <w:div w:id="1880386697">
      <w:bodyDiv w:val="1"/>
      <w:marLeft w:val="0"/>
      <w:marRight w:val="0"/>
      <w:marTop w:val="0"/>
      <w:marBottom w:val="0"/>
      <w:divBdr>
        <w:top w:val="none" w:sz="0" w:space="0" w:color="auto"/>
        <w:left w:val="none" w:sz="0" w:space="0" w:color="auto"/>
        <w:bottom w:val="none" w:sz="0" w:space="0" w:color="auto"/>
        <w:right w:val="none" w:sz="0" w:space="0" w:color="auto"/>
      </w:divBdr>
    </w:div>
    <w:div w:id="1880433844">
      <w:bodyDiv w:val="1"/>
      <w:marLeft w:val="0"/>
      <w:marRight w:val="0"/>
      <w:marTop w:val="0"/>
      <w:marBottom w:val="0"/>
      <w:divBdr>
        <w:top w:val="none" w:sz="0" w:space="0" w:color="auto"/>
        <w:left w:val="none" w:sz="0" w:space="0" w:color="auto"/>
        <w:bottom w:val="none" w:sz="0" w:space="0" w:color="auto"/>
        <w:right w:val="none" w:sz="0" w:space="0" w:color="auto"/>
      </w:divBdr>
    </w:div>
    <w:div w:id="1880779884">
      <w:bodyDiv w:val="1"/>
      <w:marLeft w:val="0"/>
      <w:marRight w:val="0"/>
      <w:marTop w:val="0"/>
      <w:marBottom w:val="0"/>
      <w:divBdr>
        <w:top w:val="none" w:sz="0" w:space="0" w:color="auto"/>
        <w:left w:val="none" w:sz="0" w:space="0" w:color="auto"/>
        <w:bottom w:val="none" w:sz="0" w:space="0" w:color="auto"/>
        <w:right w:val="none" w:sz="0" w:space="0" w:color="auto"/>
      </w:divBdr>
    </w:div>
    <w:div w:id="1881091933">
      <w:bodyDiv w:val="1"/>
      <w:marLeft w:val="0"/>
      <w:marRight w:val="0"/>
      <w:marTop w:val="0"/>
      <w:marBottom w:val="0"/>
      <w:divBdr>
        <w:top w:val="none" w:sz="0" w:space="0" w:color="auto"/>
        <w:left w:val="none" w:sz="0" w:space="0" w:color="auto"/>
        <w:bottom w:val="none" w:sz="0" w:space="0" w:color="auto"/>
        <w:right w:val="none" w:sz="0" w:space="0" w:color="auto"/>
      </w:divBdr>
    </w:div>
    <w:div w:id="1881355549">
      <w:bodyDiv w:val="1"/>
      <w:marLeft w:val="0"/>
      <w:marRight w:val="0"/>
      <w:marTop w:val="0"/>
      <w:marBottom w:val="0"/>
      <w:divBdr>
        <w:top w:val="none" w:sz="0" w:space="0" w:color="auto"/>
        <w:left w:val="none" w:sz="0" w:space="0" w:color="auto"/>
        <w:bottom w:val="none" w:sz="0" w:space="0" w:color="auto"/>
        <w:right w:val="none" w:sz="0" w:space="0" w:color="auto"/>
      </w:divBdr>
    </w:div>
    <w:div w:id="1882325238">
      <w:bodyDiv w:val="1"/>
      <w:marLeft w:val="0"/>
      <w:marRight w:val="0"/>
      <w:marTop w:val="0"/>
      <w:marBottom w:val="0"/>
      <w:divBdr>
        <w:top w:val="none" w:sz="0" w:space="0" w:color="auto"/>
        <w:left w:val="none" w:sz="0" w:space="0" w:color="auto"/>
        <w:bottom w:val="none" w:sz="0" w:space="0" w:color="auto"/>
        <w:right w:val="none" w:sz="0" w:space="0" w:color="auto"/>
      </w:divBdr>
    </w:div>
    <w:div w:id="1882355161">
      <w:bodyDiv w:val="1"/>
      <w:marLeft w:val="0"/>
      <w:marRight w:val="0"/>
      <w:marTop w:val="0"/>
      <w:marBottom w:val="0"/>
      <w:divBdr>
        <w:top w:val="none" w:sz="0" w:space="0" w:color="auto"/>
        <w:left w:val="none" w:sz="0" w:space="0" w:color="auto"/>
        <w:bottom w:val="none" w:sz="0" w:space="0" w:color="auto"/>
        <w:right w:val="none" w:sz="0" w:space="0" w:color="auto"/>
      </w:divBdr>
    </w:div>
    <w:div w:id="1882593396">
      <w:bodyDiv w:val="1"/>
      <w:marLeft w:val="0"/>
      <w:marRight w:val="0"/>
      <w:marTop w:val="0"/>
      <w:marBottom w:val="0"/>
      <w:divBdr>
        <w:top w:val="none" w:sz="0" w:space="0" w:color="auto"/>
        <w:left w:val="none" w:sz="0" w:space="0" w:color="auto"/>
        <w:bottom w:val="none" w:sz="0" w:space="0" w:color="auto"/>
        <w:right w:val="none" w:sz="0" w:space="0" w:color="auto"/>
      </w:divBdr>
    </w:div>
    <w:div w:id="1882672843">
      <w:bodyDiv w:val="1"/>
      <w:marLeft w:val="0"/>
      <w:marRight w:val="0"/>
      <w:marTop w:val="0"/>
      <w:marBottom w:val="0"/>
      <w:divBdr>
        <w:top w:val="none" w:sz="0" w:space="0" w:color="auto"/>
        <w:left w:val="none" w:sz="0" w:space="0" w:color="auto"/>
        <w:bottom w:val="none" w:sz="0" w:space="0" w:color="auto"/>
        <w:right w:val="none" w:sz="0" w:space="0" w:color="auto"/>
      </w:divBdr>
    </w:div>
    <w:div w:id="1882785412">
      <w:bodyDiv w:val="1"/>
      <w:marLeft w:val="0"/>
      <w:marRight w:val="0"/>
      <w:marTop w:val="0"/>
      <w:marBottom w:val="0"/>
      <w:divBdr>
        <w:top w:val="none" w:sz="0" w:space="0" w:color="auto"/>
        <w:left w:val="none" w:sz="0" w:space="0" w:color="auto"/>
        <w:bottom w:val="none" w:sz="0" w:space="0" w:color="auto"/>
        <w:right w:val="none" w:sz="0" w:space="0" w:color="auto"/>
      </w:divBdr>
    </w:div>
    <w:div w:id="1883130512">
      <w:bodyDiv w:val="1"/>
      <w:marLeft w:val="0"/>
      <w:marRight w:val="0"/>
      <w:marTop w:val="0"/>
      <w:marBottom w:val="0"/>
      <w:divBdr>
        <w:top w:val="none" w:sz="0" w:space="0" w:color="auto"/>
        <w:left w:val="none" w:sz="0" w:space="0" w:color="auto"/>
        <w:bottom w:val="none" w:sz="0" w:space="0" w:color="auto"/>
        <w:right w:val="none" w:sz="0" w:space="0" w:color="auto"/>
      </w:divBdr>
    </w:div>
    <w:div w:id="1884948250">
      <w:bodyDiv w:val="1"/>
      <w:marLeft w:val="0"/>
      <w:marRight w:val="0"/>
      <w:marTop w:val="0"/>
      <w:marBottom w:val="0"/>
      <w:divBdr>
        <w:top w:val="none" w:sz="0" w:space="0" w:color="auto"/>
        <w:left w:val="none" w:sz="0" w:space="0" w:color="auto"/>
        <w:bottom w:val="none" w:sz="0" w:space="0" w:color="auto"/>
        <w:right w:val="none" w:sz="0" w:space="0" w:color="auto"/>
      </w:divBdr>
    </w:div>
    <w:div w:id="1885408170">
      <w:bodyDiv w:val="1"/>
      <w:marLeft w:val="0"/>
      <w:marRight w:val="0"/>
      <w:marTop w:val="0"/>
      <w:marBottom w:val="0"/>
      <w:divBdr>
        <w:top w:val="none" w:sz="0" w:space="0" w:color="auto"/>
        <w:left w:val="none" w:sz="0" w:space="0" w:color="auto"/>
        <w:bottom w:val="none" w:sz="0" w:space="0" w:color="auto"/>
        <w:right w:val="none" w:sz="0" w:space="0" w:color="auto"/>
      </w:divBdr>
    </w:div>
    <w:div w:id="1885554939">
      <w:bodyDiv w:val="1"/>
      <w:marLeft w:val="0"/>
      <w:marRight w:val="0"/>
      <w:marTop w:val="0"/>
      <w:marBottom w:val="0"/>
      <w:divBdr>
        <w:top w:val="none" w:sz="0" w:space="0" w:color="auto"/>
        <w:left w:val="none" w:sz="0" w:space="0" w:color="auto"/>
        <w:bottom w:val="none" w:sz="0" w:space="0" w:color="auto"/>
        <w:right w:val="none" w:sz="0" w:space="0" w:color="auto"/>
      </w:divBdr>
    </w:div>
    <w:div w:id="1885560937">
      <w:bodyDiv w:val="1"/>
      <w:marLeft w:val="0"/>
      <w:marRight w:val="0"/>
      <w:marTop w:val="0"/>
      <w:marBottom w:val="0"/>
      <w:divBdr>
        <w:top w:val="none" w:sz="0" w:space="0" w:color="auto"/>
        <w:left w:val="none" w:sz="0" w:space="0" w:color="auto"/>
        <w:bottom w:val="none" w:sz="0" w:space="0" w:color="auto"/>
        <w:right w:val="none" w:sz="0" w:space="0" w:color="auto"/>
      </w:divBdr>
    </w:div>
    <w:div w:id="1885826549">
      <w:bodyDiv w:val="1"/>
      <w:marLeft w:val="0"/>
      <w:marRight w:val="0"/>
      <w:marTop w:val="0"/>
      <w:marBottom w:val="0"/>
      <w:divBdr>
        <w:top w:val="none" w:sz="0" w:space="0" w:color="auto"/>
        <w:left w:val="none" w:sz="0" w:space="0" w:color="auto"/>
        <w:bottom w:val="none" w:sz="0" w:space="0" w:color="auto"/>
        <w:right w:val="none" w:sz="0" w:space="0" w:color="auto"/>
      </w:divBdr>
    </w:div>
    <w:div w:id="1885829339">
      <w:bodyDiv w:val="1"/>
      <w:marLeft w:val="0"/>
      <w:marRight w:val="0"/>
      <w:marTop w:val="0"/>
      <w:marBottom w:val="0"/>
      <w:divBdr>
        <w:top w:val="none" w:sz="0" w:space="0" w:color="auto"/>
        <w:left w:val="none" w:sz="0" w:space="0" w:color="auto"/>
        <w:bottom w:val="none" w:sz="0" w:space="0" w:color="auto"/>
        <w:right w:val="none" w:sz="0" w:space="0" w:color="auto"/>
      </w:divBdr>
    </w:div>
    <w:div w:id="1886602321">
      <w:bodyDiv w:val="1"/>
      <w:marLeft w:val="0"/>
      <w:marRight w:val="0"/>
      <w:marTop w:val="0"/>
      <w:marBottom w:val="0"/>
      <w:divBdr>
        <w:top w:val="none" w:sz="0" w:space="0" w:color="auto"/>
        <w:left w:val="none" w:sz="0" w:space="0" w:color="auto"/>
        <w:bottom w:val="none" w:sz="0" w:space="0" w:color="auto"/>
        <w:right w:val="none" w:sz="0" w:space="0" w:color="auto"/>
      </w:divBdr>
    </w:div>
    <w:div w:id="1886721490">
      <w:bodyDiv w:val="1"/>
      <w:marLeft w:val="0"/>
      <w:marRight w:val="0"/>
      <w:marTop w:val="0"/>
      <w:marBottom w:val="0"/>
      <w:divBdr>
        <w:top w:val="none" w:sz="0" w:space="0" w:color="auto"/>
        <w:left w:val="none" w:sz="0" w:space="0" w:color="auto"/>
        <w:bottom w:val="none" w:sz="0" w:space="0" w:color="auto"/>
        <w:right w:val="none" w:sz="0" w:space="0" w:color="auto"/>
      </w:divBdr>
    </w:div>
    <w:div w:id="1886868247">
      <w:bodyDiv w:val="1"/>
      <w:marLeft w:val="0"/>
      <w:marRight w:val="0"/>
      <w:marTop w:val="0"/>
      <w:marBottom w:val="0"/>
      <w:divBdr>
        <w:top w:val="none" w:sz="0" w:space="0" w:color="auto"/>
        <w:left w:val="none" w:sz="0" w:space="0" w:color="auto"/>
        <w:bottom w:val="none" w:sz="0" w:space="0" w:color="auto"/>
        <w:right w:val="none" w:sz="0" w:space="0" w:color="auto"/>
      </w:divBdr>
    </w:div>
    <w:div w:id="1886982309">
      <w:bodyDiv w:val="1"/>
      <w:marLeft w:val="0"/>
      <w:marRight w:val="0"/>
      <w:marTop w:val="0"/>
      <w:marBottom w:val="0"/>
      <w:divBdr>
        <w:top w:val="none" w:sz="0" w:space="0" w:color="auto"/>
        <w:left w:val="none" w:sz="0" w:space="0" w:color="auto"/>
        <w:bottom w:val="none" w:sz="0" w:space="0" w:color="auto"/>
        <w:right w:val="none" w:sz="0" w:space="0" w:color="auto"/>
      </w:divBdr>
    </w:div>
    <w:div w:id="1887571123">
      <w:bodyDiv w:val="1"/>
      <w:marLeft w:val="0"/>
      <w:marRight w:val="0"/>
      <w:marTop w:val="0"/>
      <w:marBottom w:val="0"/>
      <w:divBdr>
        <w:top w:val="none" w:sz="0" w:space="0" w:color="auto"/>
        <w:left w:val="none" w:sz="0" w:space="0" w:color="auto"/>
        <w:bottom w:val="none" w:sz="0" w:space="0" w:color="auto"/>
        <w:right w:val="none" w:sz="0" w:space="0" w:color="auto"/>
      </w:divBdr>
    </w:div>
    <w:div w:id="1887716169">
      <w:bodyDiv w:val="1"/>
      <w:marLeft w:val="0"/>
      <w:marRight w:val="0"/>
      <w:marTop w:val="0"/>
      <w:marBottom w:val="0"/>
      <w:divBdr>
        <w:top w:val="none" w:sz="0" w:space="0" w:color="auto"/>
        <w:left w:val="none" w:sz="0" w:space="0" w:color="auto"/>
        <w:bottom w:val="none" w:sz="0" w:space="0" w:color="auto"/>
        <w:right w:val="none" w:sz="0" w:space="0" w:color="auto"/>
      </w:divBdr>
    </w:div>
    <w:div w:id="1888101375">
      <w:bodyDiv w:val="1"/>
      <w:marLeft w:val="0"/>
      <w:marRight w:val="0"/>
      <w:marTop w:val="0"/>
      <w:marBottom w:val="0"/>
      <w:divBdr>
        <w:top w:val="none" w:sz="0" w:space="0" w:color="auto"/>
        <w:left w:val="none" w:sz="0" w:space="0" w:color="auto"/>
        <w:bottom w:val="none" w:sz="0" w:space="0" w:color="auto"/>
        <w:right w:val="none" w:sz="0" w:space="0" w:color="auto"/>
      </w:divBdr>
    </w:div>
    <w:div w:id="1888297327">
      <w:bodyDiv w:val="1"/>
      <w:marLeft w:val="0"/>
      <w:marRight w:val="0"/>
      <w:marTop w:val="0"/>
      <w:marBottom w:val="0"/>
      <w:divBdr>
        <w:top w:val="none" w:sz="0" w:space="0" w:color="auto"/>
        <w:left w:val="none" w:sz="0" w:space="0" w:color="auto"/>
        <w:bottom w:val="none" w:sz="0" w:space="0" w:color="auto"/>
        <w:right w:val="none" w:sz="0" w:space="0" w:color="auto"/>
      </w:divBdr>
    </w:div>
    <w:div w:id="1888447590">
      <w:bodyDiv w:val="1"/>
      <w:marLeft w:val="0"/>
      <w:marRight w:val="0"/>
      <w:marTop w:val="0"/>
      <w:marBottom w:val="0"/>
      <w:divBdr>
        <w:top w:val="none" w:sz="0" w:space="0" w:color="auto"/>
        <w:left w:val="none" w:sz="0" w:space="0" w:color="auto"/>
        <w:bottom w:val="none" w:sz="0" w:space="0" w:color="auto"/>
        <w:right w:val="none" w:sz="0" w:space="0" w:color="auto"/>
      </w:divBdr>
    </w:div>
    <w:div w:id="1889605801">
      <w:bodyDiv w:val="1"/>
      <w:marLeft w:val="0"/>
      <w:marRight w:val="0"/>
      <w:marTop w:val="0"/>
      <w:marBottom w:val="0"/>
      <w:divBdr>
        <w:top w:val="none" w:sz="0" w:space="0" w:color="auto"/>
        <w:left w:val="none" w:sz="0" w:space="0" w:color="auto"/>
        <w:bottom w:val="none" w:sz="0" w:space="0" w:color="auto"/>
        <w:right w:val="none" w:sz="0" w:space="0" w:color="auto"/>
      </w:divBdr>
    </w:div>
    <w:div w:id="1889610923">
      <w:bodyDiv w:val="1"/>
      <w:marLeft w:val="0"/>
      <w:marRight w:val="0"/>
      <w:marTop w:val="0"/>
      <w:marBottom w:val="0"/>
      <w:divBdr>
        <w:top w:val="none" w:sz="0" w:space="0" w:color="auto"/>
        <w:left w:val="none" w:sz="0" w:space="0" w:color="auto"/>
        <w:bottom w:val="none" w:sz="0" w:space="0" w:color="auto"/>
        <w:right w:val="none" w:sz="0" w:space="0" w:color="auto"/>
      </w:divBdr>
    </w:div>
    <w:div w:id="1890216226">
      <w:bodyDiv w:val="1"/>
      <w:marLeft w:val="0"/>
      <w:marRight w:val="0"/>
      <w:marTop w:val="0"/>
      <w:marBottom w:val="0"/>
      <w:divBdr>
        <w:top w:val="none" w:sz="0" w:space="0" w:color="auto"/>
        <w:left w:val="none" w:sz="0" w:space="0" w:color="auto"/>
        <w:bottom w:val="none" w:sz="0" w:space="0" w:color="auto"/>
        <w:right w:val="none" w:sz="0" w:space="0" w:color="auto"/>
      </w:divBdr>
    </w:div>
    <w:div w:id="1890219918">
      <w:bodyDiv w:val="1"/>
      <w:marLeft w:val="0"/>
      <w:marRight w:val="0"/>
      <w:marTop w:val="0"/>
      <w:marBottom w:val="0"/>
      <w:divBdr>
        <w:top w:val="none" w:sz="0" w:space="0" w:color="auto"/>
        <w:left w:val="none" w:sz="0" w:space="0" w:color="auto"/>
        <w:bottom w:val="none" w:sz="0" w:space="0" w:color="auto"/>
        <w:right w:val="none" w:sz="0" w:space="0" w:color="auto"/>
      </w:divBdr>
    </w:div>
    <w:div w:id="1890260929">
      <w:bodyDiv w:val="1"/>
      <w:marLeft w:val="0"/>
      <w:marRight w:val="0"/>
      <w:marTop w:val="0"/>
      <w:marBottom w:val="0"/>
      <w:divBdr>
        <w:top w:val="none" w:sz="0" w:space="0" w:color="auto"/>
        <w:left w:val="none" w:sz="0" w:space="0" w:color="auto"/>
        <w:bottom w:val="none" w:sz="0" w:space="0" w:color="auto"/>
        <w:right w:val="none" w:sz="0" w:space="0" w:color="auto"/>
      </w:divBdr>
    </w:div>
    <w:div w:id="1890267345">
      <w:bodyDiv w:val="1"/>
      <w:marLeft w:val="0"/>
      <w:marRight w:val="0"/>
      <w:marTop w:val="0"/>
      <w:marBottom w:val="0"/>
      <w:divBdr>
        <w:top w:val="none" w:sz="0" w:space="0" w:color="auto"/>
        <w:left w:val="none" w:sz="0" w:space="0" w:color="auto"/>
        <w:bottom w:val="none" w:sz="0" w:space="0" w:color="auto"/>
        <w:right w:val="none" w:sz="0" w:space="0" w:color="auto"/>
      </w:divBdr>
    </w:div>
    <w:div w:id="1890334518">
      <w:bodyDiv w:val="1"/>
      <w:marLeft w:val="0"/>
      <w:marRight w:val="0"/>
      <w:marTop w:val="0"/>
      <w:marBottom w:val="0"/>
      <w:divBdr>
        <w:top w:val="none" w:sz="0" w:space="0" w:color="auto"/>
        <w:left w:val="none" w:sz="0" w:space="0" w:color="auto"/>
        <w:bottom w:val="none" w:sz="0" w:space="0" w:color="auto"/>
        <w:right w:val="none" w:sz="0" w:space="0" w:color="auto"/>
      </w:divBdr>
    </w:div>
    <w:div w:id="1890915979">
      <w:bodyDiv w:val="1"/>
      <w:marLeft w:val="0"/>
      <w:marRight w:val="0"/>
      <w:marTop w:val="0"/>
      <w:marBottom w:val="0"/>
      <w:divBdr>
        <w:top w:val="none" w:sz="0" w:space="0" w:color="auto"/>
        <w:left w:val="none" w:sz="0" w:space="0" w:color="auto"/>
        <w:bottom w:val="none" w:sz="0" w:space="0" w:color="auto"/>
        <w:right w:val="none" w:sz="0" w:space="0" w:color="auto"/>
      </w:divBdr>
    </w:div>
    <w:div w:id="1890989695">
      <w:bodyDiv w:val="1"/>
      <w:marLeft w:val="0"/>
      <w:marRight w:val="0"/>
      <w:marTop w:val="0"/>
      <w:marBottom w:val="0"/>
      <w:divBdr>
        <w:top w:val="none" w:sz="0" w:space="0" w:color="auto"/>
        <w:left w:val="none" w:sz="0" w:space="0" w:color="auto"/>
        <w:bottom w:val="none" w:sz="0" w:space="0" w:color="auto"/>
        <w:right w:val="none" w:sz="0" w:space="0" w:color="auto"/>
      </w:divBdr>
    </w:div>
    <w:div w:id="1891111697">
      <w:bodyDiv w:val="1"/>
      <w:marLeft w:val="0"/>
      <w:marRight w:val="0"/>
      <w:marTop w:val="0"/>
      <w:marBottom w:val="0"/>
      <w:divBdr>
        <w:top w:val="none" w:sz="0" w:space="0" w:color="auto"/>
        <w:left w:val="none" w:sz="0" w:space="0" w:color="auto"/>
        <w:bottom w:val="none" w:sz="0" w:space="0" w:color="auto"/>
        <w:right w:val="none" w:sz="0" w:space="0" w:color="auto"/>
      </w:divBdr>
    </w:div>
    <w:div w:id="1891189149">
      <w:bodyDiv w:val="1"/>
      <w:marLeft w:val="0"/>
      <w:marRight w:val="0"/>
      <w:marTop w:val="0"/>
      <w:marBottom w:val="0"/>
      <w:divBdr>
        <w:top w:val="none" w:sz="0" w:space="0" w:color="auto"/>
        <w:left w:val="none" w:sz="0" w:space="0" w:color="auto"/>
        <w:bottom w:val="none" w:sz="0" w:space="0" w:color="auto"/>
        <w:right w:val="none" w:sz="0" w:space="0" w:color="auto"/>
      </w:divBdr>
    </w:div>
    <w:div w:id="1891501475">
      <w:bodyDiv w:val="1"/>
      <w:marLeft w:val="0"/>
      <w:marRight w:val="0"/>
      <w:marTop w:val="0"/>
      <w:marBottom w:val="0"/>
      <w:divBdr>
        <w:top w:val="none" w:sz="0" w:space="0" w:color="auto"/>
        <w:left w:val="none" w:sz="0" w:space="0" w:color="auto"/>
        <w:bottom w:val="none" w:sz="0" w:space="0" w:color="auto"/>
        <w:right w:val="none" w:sz="0" w:space="0" w:color="auto"/>
      </w:divBdr>
    </w:div>
    <w:div w:id="1891763754">
      <w:bodyDiv w:val="1"/>
      <w:marLeft w:val="0"/>
      <w:marRight w:val="0"/>
      <w:marTop w:val="0"/>
      <w:marBottom w:val="0"/>
      <w:divBdr>
        <w:top w:val="none" w:sz="0" w:space="0" w:color="auto"/>
        <w:left w:val="none" w:sz="0" w:space="0" w:color="auto"/>
        <w:bottom w:val="none" w:sz="0" w:space="0" w:color="auto"/>
        <w:right w:val="none" w:sz="0" w:space="0" w:color="auto"/>
      </w:divBdr>
    </w:div>
    <w:div w:id="1892424664">
      <w:bodyDiv w:val="1"/>
      <w:marLeft w:val="0"/>
      <w:marRight w:val="0"/>
      <w:marTop w:val="0"/>
      <w:marBottom w:val="0"/>
      <w:divBdr>
        <w:top w:val="none" w:sz="0" w:space="0" w:color="auto"/>
        <w:left w:val="none" w:sz="0" w:space="0" w:color="auto"/>
        <w:bottom w:val="none" w:sz="0" w:space="0" w:color="auto"/>
        <w:right w:val="none" w:sz="0" w:space="0" w:color="auto"/>
      </w:divBdr>
    </w:div>
    <w:div w:id="1892574814">
      <w:bodyDiv w:val="1"/>
      <w:marLeft w:val="0"/>
      <w:marRight w:val="0"/>
      <w:marTop w:val="0"/>
      <w:marBottom w:val="0"/>
      <w:divBdr>
        <w:top w:val="none" w:sz="0" w:space="0" w:color="auto"/>
        <w:left w:val="none" w:sz="0" w:space="0" w:color="auto"/>
        <w:bottom w:val="none" w:sz="0" w:space="0" w:color="auto"/>
        <w:right w:val="none" w:sz="0" w:space="0" w:color="auto"/>
      </w:divBdr>
    </w:div>
    <w:div w:id="1892617695">
      <w:bodyDiv w:val="1"/>
      <w:marLeft w:val="0"/>
      <w:marRight w:val="0"/>
      <w:marTop w:val="0"/>
      <w:marBottom w:val="0"/>
      <w:divBdr>
        <w:top w:val="none" w:sz="0" w:space="0" w:color="auto"/>
        <w:left w:val="none" w:sz="0" w:space="0" w:color="auto"/>
        <w:bottom w:val="none" w:sz="0" w:space="0" w:color="auto"/>
        <w:right w:val="none" w:sz="0" w:space="0" w:color="auto"/>
      </w:divBdr>
    </w:div>
    <w:div w:id="1892883066">
      <w:bodyDiv w:val="1"/>
      <w:marLeft w:val="0"/>
      <w:marRight w:val="0"/>
      <w:marTop w:val="0"/>
      <w:marBottom w:val="0"/>
      <w:divBdr>
        <w:top w:val="none" w:sz="0" w:space="0" w:color="auto"/>
        <w:left w:val="none" w:sz="0" w:space="0" w:color="auto"/>
        <w:bottom w:val="none" w:sz="0" w:space="0" w:color="auto"/>
        <w:right w:val="none" w:sz="0" w:space="0" w:color="auto"/>
      </w:divBdr>
    </w:div>
    <w:div w:id="1893157018">
      <w:bodyDiv w:val="1"/>
      <w:marLeft w:val="0"/>
      <w:marRight w:val="0"/>
      <w:marTop w:val="0"/>
      <w:marBottom w:val="0"/>
      <w:divBdr>
        <w:top w:val="none" w:sz="0" w:space="0" w:color="auto"/>
        <w:left w:val="none" w:sz="0" w:space="0" w:color="auto"/>
        <w:bottom w:val="none" w:sz="0" w:space="0" w:color="auto"/>
        <w:right w:val="none" w:sz="0" w:space="0" w:color="auto"/>
      </w:divBdr>
    </w:div>
    <w:div w:id="1893467633">
      <w:bodyDiv w:val="1"/>
      <w:marLeft w:val="0"/>
      <w:marRight w:val="0"/>
      <w:marTop w:val="0"/>
      <w:marBottom w:val="0"/>
      <w:divBdr>
        <w:top w:val="none" w:sz="0" w:space="0" w:color="auto"/>
        <w:left w:val="none" w:sz="0" w:space="0" w:color="auto"/>
        <w:bottom w:val="none" w:sz="0" w:space="0" w:color="auto"/>
        <w:right w:val="none" w:sz="0" w:space="0" w:color="auto"/>
      </w:divBdr>
    </w:div>
    <w:div w:id="1893495952">
      <w:bodyDiv w:val="1"/>
      <w:marLeft w:val="0"/>
      <w:marRight w:val="0"/>
      <w:marTop w:val="0"/>
      <w:marBottom w:val="0"/>
      <w:divBdr>
        <w:top w:val="none" w:sz="0" w:space="0" w:color="auto"/>
        <w:left w:val="none" w:sz="0" w:space="0" w:color="auto"/>
        <w:bottom w:val="none" w:sz="0" w:space="0" w:color="auto"/>
        <w:right w:val="none" w:sz="0" w:space="0" w:color="auto"/>
      </w:divBdr>
    </w:div>
    <w:div w:id="1893498440">
      <w:bodyDiv w:val="1"/>
      <w:marLeft w:val="0"/>
      <w:marRight w:val="0"/>
      <w:marTop w:val="0"/>
      <w:marBottom w:val="0"/>
      <w:divBdr>
        <w:top w:val="none" w:sz="0" w:space="0" w:color="auto"/>
        <w:left w:val="none" w:sz="0" w:space="0" w:color="auto"/>
        <w:bottom w:val="none" w:sz="0" w:space="0" w:color="auto"/>
        <w:right w:val="none" w:sz="0" w:space="0" w:color="auto"/>
      </w:divBdr>
    </w:div>
    <w:div w:id="1893535976">
      <w:bodyDiv w:val="1"/>
      <w:marLeft w:val="0"/>
      <w:marRight w:val="0"/>
      <w:marTop w:val="0"/>
      <w:marBottom w:val="0"/>
      <w:divBdr>
        <w:top w:val="none" w:sz="0" w:space="0" w:color="auto"/>
        <w:left w:val="none" w:sz="0" w:space="0" w:color="auto"/>
        <w:bottom w:val="none" w:sz="0" w:space="0" w:color="auto"/>
        <w:right w:val="none" w:sz="0" w:space="0" w:color="auto"/>
      </w:divBdr>
    </w:div>
    <w:div w:id="1893882000">
      <w:bodyDiv w:val="1"/>
      <w:marLeft w:val="0"/>
      <w:marRight w:val="0"/>
      <w:marTop w:val="0"/>
      <w:marBottom w:val="0"/>
      <w:divBdr>
        <w:top w:val="none" w:sz="0" w:space="0" w:color="auto"/>
        <w:left w:val="none" w:sz="0" w:space="0" w:color="auto"/>
        <w:bottom w:val="none" w:sz="0" w:space="0" w:color="auto"/>
        <w:right w:val="none" w:sz="0" w:space="0" w:color="auto"/>
      </w:divBdr>
    </w:div>
    <w:div w:id="1893887429">
      <w:bodyDiv w:val="1"/>
      <w:marLeft w:val="0"/>
      <w:marRight w:val="0"/>
      <w:marTop w:val="0"/>
      <w:marBottom w:val="0"/>
      <w:divBdr>
        <w:top w:val="none" w:sz="0" w:space="0" w:color="auto"/>
        <w:left w:val="none" w:sz="0" w:space="0" w:color="auto"/>
        <w:bottom w:val="none" w:sz="0" w:space="0" w:color="auto"/>
        <w:right w:val="none" w:sz="0" w:space="0" w:color="auto"/>
      </w:divBdr>
    </w:div>
    <w:div w:id="1894194560">
      <w:bodyDiv w:val="1"/>
      <w:marLeft w:val="0"/>
      <w:marRight w:val="0"/>
      <w:marTop w:val="0"/>
      <w:marBottom w:val="0"/>
      <w:divBdr>
        <w:top w:val="none" w:sz="0" w:space="0" w:color="auto"/>
        <w:left w:val="none" w:sz="0" w:space="0" w:color="auto"/>
        <w:bottom w:val="none" w:sz="0" w:space="0" w:color="auto"/>
        <w:right w:val="none" w:sz="0" w:space="0" w:color="auto"/>
      </w:divBdr>
    </w:div>
    <w:div w:id="1894463281">
      <w:bodyDiv w:val="1"/>
      <w:marLeft w:val="0"/>
      <w:marRight w:val="0"/>
      <w:marTop w:val="0"/>
      <w:marBottom w:val="0"/>
      <w:divBdr>
        <w:top w:val="none" w:sz="0" w:space="0" w:color="auto"/>
        <w:left w:val="none" w:sz="0" w:space="0" w:color="auto"/>
        <w:bottom w:val="none" w:sz="0" w:space="0" w:color="auto"/>
        <w:right w:val="none" w:sz="0" w:space="0" w:color="auto"/>
      </w:divBdr>
    </w:div>
    <w:div w:id="1894537930">
      <w:bodyDiv w:val="1"/>
      <w:marLeft w:val="0"/>
      <w:marRight w:val="0"/>
      <w:marTop w:val="0"/>
      <w:marBottom w:val="0"/>
      <w:divBdr>
        <w:top w:val="none" w:sz="0" w:space="0" w:color="auto"/>
        <w:left w:val="none" w:sz="0" w:space="0" w:color="auto"/>
        <w:bottom w:val="none" w:sz="0" w:space="0" w:color="auto"/>
        <w:right w:val="none" w:sz="0" w:space="0" w:color="auto"/>
      </w:divBdr>
    </w:div>
    <w:div w:id="1894807012">
      <w:bodyDiv w:val="1"/>
      <w:marLeft w:val="0"/>
      <w:marRight w:val="0"/>
      <w:marTop w:val="0"/>
      <w:marBottom w:val="0"/>
      <w:divBdr>
        <w:top w:val="none" w:sz="0" w:space="0" w:color="auto"/>
        <w:left w:val="none" w:sz="0" w:space="0" w:color="auto"/>
        <w:bottom w:val="none" w:sz="0" w:space="0" w:color="auto"/>
        <w:right w:val="none" w:sz="0" w:space="0" w:color="auto"/>
      </w:divBdr>
    </w:div>
    <w:div w:id="1894808642">
      <w:bodyDiv w:val="1"/>
      <w:marLeft w:val="0"/>
      <w:marRight w:val="0"/>
      <w:marTop w:val="0"/>
      <w:marBottom w:val="0"/>
      <w:divBdr>
        <w:top w:val="none" w:sz="0" w:space="0" w:color="auto"/>
        <w:left w:val="none" w:sz="0" w:space="0" w:color="auto"/>
        <w:bottom w:val="none" w:sz="0" w:space="0" w:color="auto"/>
        <w:right w:val="none" w:sz="0" w:space="0" w:color="auto"/>
      </w:divBdr>
    </w:div>
    <w:div w:id="1895464620">
      <w:bodyDiv w:val="1"/>
      <w:marLeft w:val="0"/>
      <w:marRight w:val="0"/>
      <w:marTop w:val="0"/>
      <w:marBottom w:val="0"/>
      <w:divBdr>
        <w:top w:val="none" w:sz="0" w:space="0" w:color="auto"/>
        <w:left w:val="none" w:sz="0" w:space="0" w:color="auto"/>
        <w:bottom w:val="none" w:sz="0" w:space="0" w:color="auto"/>
        <w:right w:val="none" w:sz="0" w:space="0" w:color="auto"/>
      </w:divBdr>
    </w:div>
    <w:div w:id="1895850407">
      <w:bodyDiv w:val="1"/>
      <w:marLeft w:val="0"/>
      <w:marRight w:val="0"/>
      <w:marTop w:val="0"/>
      <w:marBottom w:val="0"/>
      <w:divBdr>
        <w:top w:val="none" w:sz="0" w:space="0" w:color="auto"/>
        <w:left w:val="none" w:sz="0" w:space="0" w:color="auto"/>
        <w:bottom w:val="none" w:sz="0" w:space="0" w:color="auto"/>
        <w:right w:val="none" w:sz="0" w:space="0" w:color="auto"/>
      </w:divBdr>
    </w:div>
    <w:div w:id="1896043373">
      <w:bodyDiv w:val="1"/>
      <w:marLeft w:val="0"/>
      <w:marRight w:val="0"/>
      <w:marTop w:val="0"/>
      <w:marBottom w:val="0"/>
      <w:divBdr>
        <w:top w:val="none" w:sz="0" w:space="0" w:color="auto"/>
        <w:left w:val="none" w:sz="0" w:space="0" w:color="auto"/>
        <w:bottom w:val="none" w:sz="0" w:space="0" w:color="auto"/>
        <w:right w:val="none" w:sz="0" w:space="0" w:color="auto"/>
      </w:divBdr>
    </w:div>
    <w:div w:id="1896158917">
      <w:bodyDiv w:val="1"/>
      <w:marLeft w:val="0"/>
      <w:marRight w:val="0"/>
      <w:marTop w:val="0"/>
      <w:marBottom w:val="0"/>
      <w:divBdr>
        <w:top w:val="none" w:sz="0" w:space="0" w:color="auto"/>
        <w:left w:val="none" w:sz="0" w:space="0" w:color="auto"/>
        <w:bottom w:val="none" w:sz="0" w:space="0" w:color="auto"/>
        <w:right w:val="none" w:sz="0" w:space="0" w:color="auto"/>
      </w:divBdr>
    </w:div>
    <w:div w:id="1896312506">
      <w:bodyDiv w:val="1"/>
      <w:marLeft w:val="0"/>
      <w:marRight w:val="0"/>
      <w:marTop w:val="0"/>
      <w:marBottom w:val="0"/>
      <w:divBdr>
        <w:top w:val="none" w:sz="0" w:space="0" w:color="auto"/>
        <w:left w:val="none" w:sz="0" w:space="0" w:color="auto"/>
        <w:bottom w:val="none" w:sz="0" w:space="0" w:color="auto"/>
        <w:right w:val="none" w:sz="0" w:space="0" w:color="auto"/>
      </w:divBdr>
    </w:div>
    <w:div w:id="1896619704">
      <w:bodyDiv w:val="1"/>
      <w:marLeft w:val="0"/>
      <w:marRight w:val="0"/>
      <w:marTop w:val="0"/>
      <w:marBottom w:val="0"/>
      <w:divBdr>
        <w:top w:val="none" w:sz="0" w:space="0" w:color="auto"/>
        <w:left w:val="none" w:sz="0" w:space="0" w:color="auto"/>
        <w:bottom w:val="none" w:sz="0" w:space="0" w:color="auto"/>
        <w:right w:val="none" w:sz="0" w:space="0" w:color="auto"/>
      </w:divBdr>
    </w:div>
    <w:div w:id="1896693461">
      <w:bodyDiv w:val="1"/>
      <w:marLeft w:val="0"/>
      <w:marRight w:val="0"/>
      <w:marTop w:val="0"/>
      <w:marBottom w:val="0"/>
      <w:divBdr>
        <w:top w:val="none" w:sz="0" w:space="0" w:color="auto"/>
        <w:left w:val="none" w:sz="0" w:space="0" w:color="auto"/>
        <w:bottom w:val="none" w:sz="0" w:space="0" w:color="auto"/>
        <w:right w:val="none" w:sz="0" w:space="0" w:color="auto"/>
      </w:divBdr>
    </w:div>
    <w:div w:id="1896694917">
      <w:bodyDiv w:val="1"/>
      <w:marLeft w:val="0"/>
      <w:marRight w:val="0"/>
      <w:marTop w:val="0"/>
      <w:marBottom w:val="0"/>
      <w:divBdr>
        <w:top w:val="none" w:sz="0" w:space="0" w:color="auto"/>
        <w:left w:val="none" w:sz="0" w:space="0" w:color="auto"/>
        <w:bottom w:val="none" w:sz="0" w:space="0" w:color="auto"/>
        <w:right w:val="none" w:sz="0" w:space="0" w:color="auto"/>
      </w:divBdr>
    </w:div>
    <w:div w:id="1897155904">
      <w:bodyDiv w:val="1"/>
      <w:marLeft w:val="0"/>
      <w:marRight w:val="0"/>
      <w:marTop w:val="0"/>
      <w:marBottom w:val="0"/>
      <w:divBdr>
        <w:top w:val="none" w:sz="0" w:space="0" w:color="auto"/>
        <w:left w:val="none" w:sz="0" w:space="0" w:color="auto"/>
        <w:bottom w:val="none" w:sz="0" w:space="0" w:color="auto"/>
        <w:right w:val="none" w:sz="0" w:space="0" w:color="auto"/>
      </w:divBdr>
    </w:div>
    <w:div w:id="1897204071">
      <w:bodyDiv w:val="1"/>
      <w:marLeft w:val="0"/>
      <w:marRight w:val="0"/>
      <w:marTop w:val="0"/>
      <w:marBottom w:val="0"/>
      <w:divBdr>
        <w:top w:val="none" w:sz="0" w:space="0" w:color="auto"/>
        <w:left w:val="none" w:sz="0" w:space="0" w:color="auto"/>
        <w:bottom w:val="none" w:sz="0" w:space="0" w:color="auto"/>
        <w:right w:val="none" w:sz="0" w:space="0" w:color="auto"/>
      </w:divBdr>
    </w:div>
    <w:div w:id="1897278861">
      <w:bodyDiv w:val="1"/>
      <w:marLeft w:val="0"/>
      <w:marRight w:val="0"/>
      <w:marTop w:val="0"/>
      <w:marBottom w:val="0"/>
      <w:divBdr>
        <w:top w:val="none" w:sz="0" w:space="0" w:color="auto"/>
        <w:left w:val="none" w:sz="0" w:space="0" w:color="auto"/>
        <w:bottom w:val="none" w:sz="0" w:space="0" w:color="auto"/>
        <w:right w:val="none" w:sz="0" w:space="0" w:color="auto"/>
      </w:divBdr>
    </w:div>
    <w:div w:id="1897398711">
      <w:bodyDiv w:val="1"/>
      <w:marLeft w:val="0"/>
      <w:marRight w:val="0"/>
      <w:marTop w:val="0"/>
      <w:marBottom w:val="0"/>
      <w:divBdr>
        <w:top w:val="none" w:sz="0" w:space="0" w:color="auto"/>
        <w:left w:val="none" w:sz="0" w:space="0" w:color="auto"/>
        <w:bottom w:val="none" w:sz="0" w:space="0" w:color="auto"/>
        <w:right w:val="none" w:sz="0" w:space="0" w:color="auto"/>
      </w:divBdr>
    </w:div>
    <w:div w:id="1897617453">
      <w:bodyDiv w:val="1"/>
      <w:marLeft w:val="0"/>
      <w:marRight w:val="0"/>
      <w:marTop w:val="0"/>
      <w:marBottom w:val="0"/>
      <w:divBdr>
        <w:top w:val="none" w:sz="0" w:space="0" w:color="auto"/>
        <w:left w:val="none" w:sz="0" w:space="0" w:color="auto"/>
        <w:bottom w:val="none" w:sz="0" w:space="0" w:color="auto"/>
        <w:right w:val="none" w:sz="0" w:space="0" w:color="auto"/>
      </w:divBdr>
    </w:div>
    <w:div w:id="1897859821">
      <w:bodyDiv w:val="1"/>
      <w:marLeft w:val="0"/>
      <w:marRight w:val="0"/>
      <w:marTop w:val="0"/>
      <w:marBottom w:val="0"/>
      <w:divBdr>
        <w:top w:val="none" w:sz="0" w:space="0" w:color="auto"/>
        <w:left w:val="none" w:sz="0" w:space="0" w:color="auto"/>
        <w:bottom w:val="none" w:sz="0" w:space="0" w:color="auto"/>
        <w:right w:val="none" w:sz="0" w:space="0" w:color="auto"/>
      </w:divBdr>
    </w:div>
    <w:div w:id="1898514752">
      <w:bodyDiv w:val="1"/>
      <w:marLeft w:val="0"/>
      <w:marRight w:val="0"/>
      <w:marTop w:val="0"/>
      <w:marBottom w:val="0"/>
      <w:divBdr>
        <w:top w:val="none" w:sz="0" w:space="0" w:color="auto"/>
        <w:left w:val="none" w:sz="0" w:space="0" w:color="auto"/>
        <w:bottom w:val="none" w:sz="0" w:space="0" w:color="auto"/>
        <w:right w:val="none" w:sz="0" w:space="0" w:color="auto"/>
      </w:divBdr>
    </w:div>
    <w:div w:id="1898592244">
      <w:bodyDiv w:val="1"/>
      <w:marLeft w:val="0"/>
      <w:marRight w:val="0"/>
      <w:marTop w:val="0"/>
      <w:marBottom w:val="0"/>
      <w:divBdr>
        <w:top w:val="none" w:sz="0" w:space="0" w:color="auto"/>
        <w:left w:val="none" w:sz="0" w:space="0" w:color="auto"/>
        <w:bottom w:val="none" w:sz="0" w:space="0" w:color="auto"/>
        <w:right w:val="none" w:sz="0" w:space="0" w:color="auto"/>
      </w:divBdr>
    </w:div>
    <w:div w:id="1898666266">
      <w:bodyDiv w:val="1"/>
      <w:marLeft w:val="0"/>
      <w:marRight w:val="0"/>
      <w:marTop w:val="0"/>
      <w:marBottom w:val="0"/>
      <w:divBdr>
        <w:top w:val="none" w:sz="0" w:space="0" w:color="auto"/>
        <w:left w:val="none" w:sz="0" w:space="0" w:color="auto"/>
        <w:bottom w:val="none" w:sz="0" w:space="0" w:color="auto"/>
        <w:right w:val="none" w:sz="0" w:space="0" w:color="auto"/>
      </w:divBdr>
    </w:div>
    <w:div w:id="1899127568">
      <w:bodyDiv w:val="1"/>
      <w:marLeft w:val="0"/>
      <w:marRight w:val="0"/>
      <w:marTop w:val="0"/>
      <w:marBottom w:val="0"/>
      <w:divBdr>
        <w:top w:val="none" w:sz="0" w:space="0" w:color="auto"/>
        <w:left w:val="none" w:sz="0" w:space="0" w:color="auto"/>
        <w:bottom w:val="none" w:sz="0" w:space="0" w:color="auto"/>
        <w:right w:val="none" w:sz="0" w:space="0" w:color="auto"/>
      </w:divBdr>
    </w:div>
    <w:div w:id="1899391896">
      <w:bodyDiv w:val="1"/>
      <w:marLeft w:val="0"/>
      <w:marRight w:val="0"/>
      <w:marTop w:val="0"/>
      <w:marBottom w:val="0"/>
      <w:divBdr>
        <w:top w:val="none" w:sz="0" w:space="0" w:color="auto"/>
        <w:left w:val="none" w:sz="0" w:space="0" w:color="auto"/>
        <w:bottom w:val="none" w:sz="0" w:space="0" w:color="auto"/>
        <w:right w:val="none" w:sz="0" w:space="0" w:color="auto"/>
      </w:divBdr>
    </w:div>
    <w:div w:id="1900551303">
      <w:bodyDiv w:val="1"/>
      <w:marLeft w:val="0"/>
      <w:marRight w:val="0"/>
      <w:marTop w:val="0"/>
      <w:marBottom w:val="0"/>
      <w:divBdr>
        <w:top w:val="none" w:sz="0" w:space="0" w:color="auto"/>
        <w:left w:val="none" w:sz="0" w:space="0" w:color="auto"/>
        <w:bottom w:val="none" w:sz="0" w:space="0" w:color="auto"/>
        <w:right w:val="none" w:sz="0" w:space="0" w:color="auto"/>
      </w:divBdr>
    </w:div>
    <w:div w:id="1900628153">
      <w:bodyDiv w:val="1"/>
      <w:marLeft w:val="0"/>
      <w:marRight w:val="0"/>
      <w:marTop w:val="0"/>
      <w:marBottom w:val="0"/>
      <w:divBdr>
        <w:top w:val="none" w:sz="0" w:space="0" w:color="auto"/>
        <w:left w:val="none" w:sz="0" w:space="0" w:color="auto"/>
        <w:bottom w:val="none" w:sz="0" w:space="0" w:color="auto"/>
        <w:right w:val="none" w:sz="0" w:space="0" w:color="auto"/>
      </w:divBdr>
    </w:div>
    <w:div w:id="1900630932">
      <w:bodyDiv w:val="1"/>
      <w:marLeft w:val="0"/>
      <w:marRight w:val="0"/>
      <w:marTop w:val="0"/>
      <w:marBottom w:val="0"/>
      <w:divBdr>
        <w:top w:val="none" w:sz="0" w:space="0" w:color="auto"/>
        <w:left w:val="none" w:sz="0" w:space="0" w:color="auto"/>
        <w:bottom w:val="none" w:sz="0" w:space="0" w:color="auto"/>
        <w:right w:val="none" w:sz="0" w:space="0" w:color="auto"/>
      </w:divBdr>
    </w:div>
    <w:div w:id="1900702224">
      <w:bodyDiv w:val="1"/>
      <w:marLeft w:val="0"/>
      <w:marRight w:val="0"/>
      <w:marTop w:val="0"/>
      <w:marBottom w:val="0"/>
      <w:divBdr>
        <w:top w:val="none" w:sz="0" w:space="0" w:color="auto"/>
        <w:left w:val="none" w:sz="0" w:space="0" w:color="auto"/>
        <w:bottom w:val="none" w:sz="0" w:space="0" w:color="auto"/>
        <w:right w:val="none" w:sz="0" w:space="0" w:color="auto"/>
      </w:divBdr>
    </w:div>
    <w:div w:id="1901090554">
      <w:bodyDiv w:val="1"/>
      <w:marLeft w:val="0"/>
      <w:marRight w:val="0"/>
      <w:marTop w:val="0"/>
      <w:marBottom w:val="0"/>
      <w:divBdr>
        <w:top w:val="none" w:sz="0" w:space="0" w:color="auto"/>
        <w:left w:val="none" w:sz="0" w:space="0" w:color="auto"/>
        <w:bottom w:val="none" w:sz="0" w:space="0" w:color="auto"/>
        <w:right w:val="none" w:sz="0" w:space="0" w:color="auto"/>
      </w:divBdr>
    </w:div>
    <w:div w:id="1901550058">
      <w:bodyDiv w:val="1"/>
      <w:marLeft w:val="0"/>
      <w:marRight w:val="0"/>
      <w:marTop w:val="0"/>
      <w:marBottom w:val="0"/>
      <w:divBdr>
        <w:top w:val="none" w:sz="0" w:space="0" w:color="auto"/>
        <w:left w:val="none" w:sz="0" w:space="0" w:color="auto"/>
        <w:bottom w:val="none" w:sz="0" w:space="0" w:color="auto"/>
        <w:right w:val="none" w:sz="0" w:space="0" w:color="auto"/>
      </w:divBdr>
    </w:div>
    <w:div w:id="1902135651">
      <w:bodyDiv w:val="1"/>
      <w:marLeft w:val="0"/>
      <w:marRight w:val="0"/>
      <w:marTop w:val="0"/>
      <w:marBottom w:val="0"/>
      <w:divBdr>
        <w:top w:val="none" w:sz="0" w:space="0" w:color="auto"/>
        <w:left w:val="none" w:sz="0" w:space="0" w:color="auto"/>
        <w:bottom w:val="none" w:sz="0" w:space="0" w:color="auto"/>
        <w:right w:val="none" w:sz="0" w:space="0" w:color="auto"/>
      </w:divBdr>
    </w:div>
    <w:div w:id="1902709673">
      <w:bodyDiv w:val="1"/>
      <w:marLeft w:val="0"/>
      <w:marRight w:val="0"/>
      <w:marTop w:val="0"/>
      <w:marBottom w:val="0"/>
      <w:divBdr>
        <w:top w:val="none" w:sz="0" w:space="0" w:color="auto"/>
        <w:left w:val="none" w:sz="0" w:space="0" w:color="auto"/>
        <w:bottom w:val="none" w:sz="0" w:space="0" w:color="auto"/>
        <w:right w:val="none" w:sz="0" w:space="0" w:color="auto"/>
      </w:divBdr>
    </w:div>
    <w:div w:id="1902715685">
      <w:bodyDiv w:val="1"/>
      <w:marLeft w:val="0"/>
      <w:marRight w:val="0"/>
      <w:marTop w:val="0"/>
      <w:marBottom w:val="0"/>
      <w:divBdr>
        <w:top w:val="none" w:sz="0" w:space="0" w:color="auto"/>
        <w:left w:val="none" w:sz="0" w:space="0" w:color="auto"/>
        <w:bottom w:val="none" w:sz="0" w:space="0" w:color="auto"/>
        <w:right w:val="none" w:sz="0" w:space="0" w:color="auto"/>
      </w:divBdr>
    </w:div>
    <w:div w:id="1902784690">
      <w:bodyDiv w:val="1"/>
      <w:marLeft w:val="0"/>
      <w:marRight w:val="0"/>
      <w:marTop w:val="0"/>
      <w:marBottom w:val="0"/>
      <w:divBdr>
        <w:top w:val="none" w:sz="0" w:space="0" w:color="auto"/>
        <w:left w:val="none" w:sz="0" w:space="0" w:color="auto"/>
        <w:bottom w:val="none" w:sz="0" w:space="0" w:color="auto"/>
        <w:right w:val="none" w:sz="0" w:space="0" w:color="auto"/>
      </w:divBdr>
    </w:div>
    <w:div w:id="1902789076">
      <w:bodyDiv w:val="1"/>
      <w:marLeft w:val="0"/>
      <w:marRight w:val="0"/>
      <w:marTop w:val="0"/>
      <w:marBottom w:val="0"/>
      <w:divBdr>
        <w:top w:val="none" w:sz="0" w:space="0" w:color="auto"/>
        <w:left w:val="none" w:sz="0" w:space="0" w:color="auto"/>
        <w:bottom w:val="none" w:sz="0" w:space="0" w:color="auto"/>
        <w:right w:val="none" w:sz="0" w:space="0" w:color="auto"/>
      </w:divBdr>
    </w:div>
    <w:div w:id="1902984321">
      <w:bodyDiv w:val="1"/>
      <w:marLeft w:val="0"/>
      <w:marRight w:val="0"/>
      <w:marTop w:val="0"/>
      <w:marBottom w:val="0"/>
      <w:divBdr>
        <w:top w:val="none" w:sz="0" w:space="0" w:color="auto"/>
        <w:left w:val="none" w:sz="0" w:space="0" w:color="auto"/>
        <w:bottom w:val="none" w:sz="0" w:space="0" w:color="auto"/>
        <w:right w:val="none" w:sz="0" w:space="0" w:color="auto"/>
      </w:divBdr>
    </w:div>
    <w:div w:id="1903054778">
      <w:bodyDiv w:val="1"/>
      <w:marLeft w:val="0"/>
      <w:marRight w:val="0"/>
      <w:marTop w:val="0"/>
      <w:marBottom w:val="0"/>
      <w:divBdr>
        <w:top w:val="none" w:sz="0" w:space="0" w:color="auto"/>
        <w:left w:val="none" w:sz="0" w:space="0" w:color="auto"/>
        <w:bottom w:val="none" w:sz="0" w:space="0" w:color="auto"/>
        <w:right w:val="none" w:sz="0" w:space="0" w:color="auto"/>
      </w:divBdr>
    </w:div>
    <w:div w:id="1903519705">
      <w:bodyDiv w:val="1"/>
      <w:marLeft w:val="0"/>
      <w:marRight w:val="0"/>
      <w:marTop w:val="0"/>
      <w:marBottom w:val="0"/>
      <w:divBdr>
        <w:top w:val="none" w:sz="0" w:space="0" w:color="auto"/>
        <w:left w:val="none" w:sz="0" w:space="0" w:color="auto"/>
        <w:bottom w:val="none" w:sz="0" w:space="0" w:color="auto"/>
        <w:right w:val="none" w:sz="0" w:space="0" w:color="auto"/>
      </w:divBdr>
    </w:div>
    <w:div w:id="1903635438">
      <w:bodyDiv w:val="1"/>
      <w:marLeft w:val="0"/>
      <w:marRight w:val="0"/>
      <w:marTop w:val="0"/>
      <w:marBottom w:val="0"/>
      <w:divBdr>
        <w:top w:val="none" w:sz="0" w:space="0" w:color="auto"/>
        <w:left w:val="none" w:sz="0" w:space="0" w:color="auto"/>
        <w:bottom w:val="none" w:sz="0" w:space="0" w:color="auto"/>
        <w:right w:val="none" w:sz="0" w:space="0" w:color="auto"/>
      </w:divBdr>
    </w:div>
    <w:div w:id="1903755404">
      <w:bodyDiv w:val="1"/>
      <w:marLeft w:val="0"/>
      <w:marRight w:val="0"/>
      <w:marTop w:val="0"/>
      <w:marBottom w:val="0"/>
      <w:divBdr>
        <w:top w:val="none" w:sz="0" w:space="0" w:color="auto"/>
        <w:left w:val="none" w:sz="0" w:space="0" w:color="auto"/>
        <w:bottom w:val="none" w:sz="0" w:space="0" w:color="auto"/>
        <w:right w:val="none" w:sz="0" w:space="0" w:color="auto"/>
      </w:divBdr>
    </w:div>
    <w:div w:id="1905486765">
      <w:bodyDiv w:val="1"/>
      <w:marLeft w:val="0"/>
      <w:marRight w:val="0"/>
      <w:marTop w:val="0"/>
      <w:marBottom w:val="0"/>
      <w:divBdr>
        <w:top w:val="none" w:sz="0" w:space="0" w:color="auto"/>
        <w:left w:val="none" w:sz="0" w:space="0" w:color="auto"/>
        <w:bottom w:val="none" w:sz="0" w:space="0" w:color="auto"/>
        <w:right w:val="none" w:sz="0" w:space="0" w:color="auto"/>
      </w:divBdr>
    </w:div>
    <w:div w:id="1905526356">
      <w:bodyDiv w:val="1"/>
      <w:marLeft w:val="0"/>
      <w:marRight w:val="0"/>
      <w:marTop w:val="0"/>
      <w:marBottom w:val="0"/>
      <w:divBdr>
        <w:top w:val="none" w:sz="0" w:space="0" w:color="auto"/>
        <w:left w:val="none" w:sz="0" w:space="0" w:color="auto"/>
        <w:bottom w:val="none" w:sz="0" w:space="0" w:color="auto"/>
        <w:right w:val="none" w:sz="0" w:space="0" w:color="auto"/>
      </w:divBdr>
    </w:div>
    <w:div w:id="1905751441">
      <w:bodyDiv w:val="1"/>
      <w:marLeft w:val="0"/>
      <w:marRight w:val="0"/>
      <w:marTop w:val="0"/>
      <w:marBottom w:val="0"/>
      <w:divBdr>
        <w:top w:val="none" w:sz="0" w:space="0" w:color="auto"/>
        <w:left w:val="none" w:sz="0" w:space="0" w:color="auto"/>
        <w:bottom w:val="none" w:sz="0" w:space="0" w:color="auto"/>
        <w:right w:val="none" w:sz="0" w:space="0" w:color="auto"/>
      </w:divBdr>
    </w:div>
    <w:div w:id="1906060250">
      <w:bodyDiv w:val="1"/>
      <w:marLeft w:val="0"/>
      <w:marRight w:val="0"/>
      <w:marTop w:val="0"/>
      <w:marBottom w:val="0"/>
      <w:divBdr>
        <w:top w:val="none" w:sz="0" w:space="0" w:color="auto"/>
        <w:left w:val="none" w:sz="0" w:space="0" w:color="auto"/>
        <w:bottom w:val="none" w:sz="0" w:space="0" w:color="auto"/>
        <w:right w:val="none" w:sz="0" w:space="0" w:color="auto"/>
      </w:divBdr>
    </w:div>
    <w:div w:id="1906137495">
      <w:bodyDiv w:val="1"/>
      <w:marLeft w:val="0"/>
      <w:marRight w:val="0"/>
      <w:marTop w:val="0"/>
      <w:marBottom w:val="0"/>
      <w:divBdr>
        <w:top w:val="none" w:sz="0" w:space="0" w:color="auto"/>
        <w:left w:val="none" w:sz="0" w:space="0" w:color="auto"/>
        <w:bottom w:val="none" w:sz="0" w:space="0" w:color="auto"/>
        <w:right w:val="none" w:sz="0" w:space="0" w:color="auto"/>
      </w:divBdr>
    </w:div>
    <w:div w:id="1906139651">
      <w:bodyDiv w:val="1"/>
      <w:marLeft w:val="0"/>
      <w:marRight w:val="0"/>
      <w:marTop w:val="0"/>
      <w:marBottom w:val="0"/>
      <w:divBdr>
        <w:top w:val="none" w:sz="0" w:space="0" w:color="auto"/>
        <w:left w:val="none" w:sz="0" w:space="0" w:color="auto"/>
        <w:bottom w:val="none" w:sz="0" w:space="0" w:color="auto"/>
        <w:right w:val="none" w:sz="0" w:space="0" w:color="auto"/>
      </w:divBdr>
    </w:div>
    <w:div w:id="1906185544">
      <w:bodyDiv w:val="1"/>
      <w:marLeft w:val="0"/>
      <w:marRight w:val="0"/>
      <w:marTop w:val="0"/>
      <w:marBottom w:val="0"/>
      <w:divBdr>
        <w:top w:val="none" w:sz="0" w:space="0" w:color="auto"/>
        <w:left w:val="none" w:sz="0" w:space="0" w:color="auto"/>
        <w:bottom w:val="none" w:sz="0" w:space="0" w:color="auto"/>
        <w:right w:val="none" w:sz="0" w:space="0" w:color="auto"/>
      </w:divBdr>
    </w:div>
    <w:div w:id="1906454123">
      <w:bodyDiv w:val="1"/>
      <w:marLeft w:val="0"/>
      <w:marRight w:val="0"/>
      <w:marTop w:val="0"/>
      <w:marBottom w:val="0"/>
      <w:divBdr>
        <w:top w:val="none" w:sz="0" w:space="0" w:color="auto"/>
        <w:left w:val="none" w:sz="0" w:space="0" w:color="auto"/>
        <w:bottom w:val="none" w:sz="0" w:space="0" w:color="auto"/>
        <w:right w:val="none" w:sz="0" w:space="0" w:color="auto"/>
      </w:divBdr>
    </w:div>
    <w:div w:id="1906716033">
      <w:bodyDiv w:val="1"/>
      <w:marLeft w:val="0"/>
      <w:marRight w:val="0"/>
      <w:marTop w:val="0"/>
      <w:marBottom w:val="0"/>
      <w:divBdr>
        <w:top w:val="none" w:sz="0" w:space="0" w:color="auto"/>
        <w:left w:val="none" w:sz="0" w:space="0" w:color="auto"/>
        <w:bottom w:val="none" w:sz="0" w:space="0" w:color="auto"/>
        <w:right w:val="none" w:sz="0" w:space="0" w:color="auto"/>
      </w:divBdr>
    </w:div>
    <w:div w:id="1906793191">
      <w:bodyDiv w:val="1"/>
      <w:marLeft w:val="0"/>
      <w:marRight w:val="0"/>
      <w:marTop w:val="0"/>
      <w:marBottom w:val="0"/>
      <w:divBdr>
        <w:top w:val="none" w:sz="0" w:space="0" w:color="auto"/>
        <w:left w:val="none" w:sz="0" w:space="0" w:color="auto"/>
        <w:bottom w:val="none" w:sz="0" w:space="0" w:color="auto"/>
        <w:right w:val="none" w:sz="0" w:space="0" w:color="auto"/>
      </w:divBdr>
    </w:div>
    <w:div w:id="1906841436">
      <w:bodyDiv w:val="1"/>
      <w:marLeft w:val="0"/>
      <w:marRight w:val="0"/>
      <w:marTop w:val="0"/>
      <w:marBottom w:val="0"/>
      <w:divBdr>
        <w:top w:val="none" w:sz="0" w:space="0" w:color="auto"/>
        <w:left w:val="none" w:sz="0" w:space="0" w:color="auto"/>
        <w:bottom w:val="none" w:sz="0" w:space="0" w:color="auto"/>
        <w:right w:val="none" w:sz="0" w:space="0" w:color="auto"/>
      </w:divBdr>
    </w:div>
    <w:div w:id="1906908901">
      <w:bodyDiv w:val="1"/>
      <w:marLeft w:val="0"/>
      <w:marRight w:val="0"/>
      <w:marTop w:val="0"/>
      <w:marBottom w:val="0"/>
      <w:divBdr>
        <w:top w:val="none" w:sz="0" w:space="0" w:color="auto"/>
        <w:left w:val="none" w:sz="0" w:space="0" w:color="auto"/>
        <w:bottom w:val="none" w:sz="0" w:space="0" w:color="auto"/>
        <w:right w:val="none" w:sz="0" w:space="0" w:color="auto"/>
      </w:divBdr>
    </w:div>
    <w:div w:id="1906910094">
      <w:bodyDiv w:val="1"/>
      <w:marLeft w:val="0"/>
      <w:marRight w:val="0"/>
      <w:marTop w:val="0"/>
      <w:marBottom w:val="0"/>
      <w:divBdr>
        <w:top w:val="none" w:sz="0" w:space="0" w:color="auto"/>
        <w:left w:val="none" w:sz="0" w:space="0" w:color="auto"/>
        <w:bottom w:val="none" w:sz="0" w:space="0" w:color="auto"/>
        <w:right w:val="none" w:sz="0" w:space="0" w:color="auto"/>
      </w:divBdr>
    </w:div>
    <w:div w:id="1907106574">
      <w:bodyDiv w:val="1"/>
      <w:marLeft w:val="0"/>
      <w:marRight w:val="0"/>
      <w:marTop w:val="0"/>
      <w:marBottom w:val="0"/>
      <w:divBdr>
        <w:top w:val="none" w:sz="0" w:space="0" w:color="auto"/>
        <w:left w:val="none" w:sz="0" w:space="0" w:color="auto"/>
        <w:bottom w:val="none" w:sz="0" w:space="0" w:color="auto"/>
        <w:right w:val="none" w:sz="0" w:space="0" w:color="auto"/>
      </w:divBdr>
    </w:div>
    <w:div w:id="1907108767">
      <w:bodyDiv w:val="1"/>
      <w:marLeft w:val="0"/>
      <w:marRight w:val="0"/>
      <w:marTop w:val="0"/>
      <w:marBottom w:val="0"/>
      <w:divBdr>
        <w:top w:val="none" w:sz="0" w:space="0" w:color="auto"/>
        <w:left w:val="none" w:sz="0" w:space="0" w:color="auto"/>
        <w:bottom w:val="none" w:sz="0" w:space="0" w:color="auto"/>
        <w:right w:val="none" w:sz="0" w:space="0" w:color="auto"/>
      </w:divBdr>
    </w:div>
    <w:div w:id="1907451111">
      <w:bodyDiv w:val="1"/>
      <w:marLeft w:val="0"/>
      <w:marRight w:val="0"/>
      <w:marTop w:val="0"/>
      <w:marBottom w:val="0"/>
      <w:divBdr>
        <w:top w:val="none" w:sz="0" w:space="0" w:color="auto"/>
        <w:left w:val="none" w:sz="0" w:space="0" w:color="auto"/>
        <w:bottom w:val="none" w:sz="0" w:space="0" w:color="auto"/>
        <w:right w:val="none" w:sz="0" w:space="0" w:color="auto"/>
      </w:divBdr>
    </w:div>
    <w:div w:id="1907496736">
      <w:bodyDiv w:val="1"/>
      <w:marLeft w:val="0"/>
      <w:marRight w:val="0"/>
      <w:marTop w:val="0"/>
      <w:marBottom w:val="0"/>
      <w:divBdr>
        <w:top w:val="none" w:sz="0" w:space="0" w:color="auto"/>
        <w:left w:val="none" w:sz="0" w:space="0" w:color="auto"/>
        <w:bottom w:val="none" w:sz="0" w:space="0" w:color="auto"/>
        <w:right w:val="none" w:sz="0" w:space="0" w:color="auto"/>
      </w:divBdr>
    </w:div>
    <w:div w:id="1907910045">
      <w:bodyDiv w:val="1"/>
      <w:marLeft w:val="0"/>
      <w:marRight w:val="0"/>
      <w:marTop w:val="0"/>
      <w:marBottom w:val="0"/>
      <w:divBdr>
        <w:top w:val="none" w:sz="0" w:space="0" w:color="auto"/>
        <w:left w:val="none" w:sz="0" w:space="0" w:color="auto"/>
        <w:bottom w:val="none" w:sz="0" w:space="0" w:color="auto"/>
        <w:right w:val="none" w:sz="0" w:space="0" w:color="auto"/>
      </w:divBdr>
    </w:div>
    <w:div w:id="1907916498">
      <w:bodyDiv w:val="1"/>
      <w:marLeft w:val="0"/>
      <w:marRight w:val="0"/>
      <w:marTop w:val="0"/>
      <w:marBottom w:val="0"/>
      <w:divBdr>
        <w:top w:val="none" w:sz="0" w:space="0" w:color="auto"/>
        <w:left w:val="none" w:sz="0" w:space="0" w:color="auto"/>
        <w:bottom w:val="none" w:sz="0" w:space="0" w:color="auto"/>
        <w:right w:val="none" w:sz="0" w:space="0" w:color="auto"/>
      </w:divBdr>
    </w:div>
    <w:div w:id="1907952758">
      <w:bodyDiv w:val="1"/>
      <w:marLeft w:val="0"/>
      <w:marRight w:val="0"/>
      <w:marTop w:val="0"/>
      <w:marBottom w:val="0"/>
      <w:divBdr>
        <w:top w:val="none" w:sz="0" w:space="0" w:color="auto"/>
        <w:left w:val="none" w:sz="0" w:space="0" w:color="auto"/>
        <w:bottom w:val="none" w:sz="0" w:space="0" w:color="auto"/>
        <w:right w:val="none" w:sz="0" w:space="0" w:color="auto"/>
      </w:divBdr>
    </w:div>
    <w:div w:id="1908152488">
      <w:bodyDiv w:val="1"/>
      <w:marLeft w:val="0"/>
      <w:marRight w:val="0"/>
      <w:marTop w:val="0"/>
      <w:marBottom w:val="0"/>
      <w:divBdr>
        <w:top w:val="none" w:sz="0" w:space="0" w:color="auto"/>
        <w:left w:val="none" w:sz="0" w:space="0" w:color="auto"/>
        <w:bottom w:val="none" w:sz="0" w:space="0" w:color="auto"/>
        <w:right w:val="none" w:sz="0" w:space="0" w:color="auto"/>
      </w:divBdr>
    </w:div>
    <w:div w:id="1908687093">
      <w:bodyDiv w:val="1"/>
      <w:marLeft w:val="0"/>
      <w:marRight w:val="0"/>
      <w:marTop w:val="0"/>
      <w:marBottom w:val="0"/>
      <w:divBdr>
        <w:top w:val="none" w:sz="0" w:space="0" w:color="auto"/>
        <w:left w:val="none" w:sz="0" w:space="0" w:color="auto"/>
        <w:bottom w:val="none" w:sz="0" w:space="0" w:color="auto"/>
        <w:right w:val="none" w:sz="0" w:space="0" w:color="auto"/>
      </w:divBdr>
    </w:div>
    <w:div w:id="1908806607">
      <w:bodyDiv w:val="1"/>
      <w:marLeft w:val="0"/>
      <w:marRight w:val="0"/>
      <w:marTop w:val="0"/>
      <w:marBottom w:val="0"/>
      <w:divBdr>
        <w:top w:val="none" w:sz="0" w:space="0" w:color="auto"/>
        <w:left w:val="none" w:sz="0" w:space="0" w:color="auto"/>
        <w:bottom w:val="none" w:sz="0" w:space="0" w:color="auto"/>
        <w:right w:val="none" w:sz="0" w:space="0" w:color="auto"/>
      </w:divBdr>
    </w:div>
    <w:div w:id="1909143371">
      <w:bodyDiv w:val="1"/>
      <w:marLeft w:val="0"/>
      <w:marRight w:val="0"/>
      <w:marTop w:val="0"/>
      <w:marBottom w:val="0"/>
      <w:divBdr>
        <w:top w:val="none" w:sz="0" w:space="0" w:color="auto"/>
        <w:left w:val="none" w:sz="0" w:space="0" w:color="auto"/>
        <w:bottom w:val="none" w:sz="0" w:space="0" w:color="auto"/>
        <w:right w:val="none" w:sz="0" w:space="0" w:color="auto"/>
      </w:divBdr>
    </w:div>
    <w:div w:id="1909221932">
      <w:bodyDiv w:val="1"/>
      <w:marLeft w:val="0"/>
      <w:marRight w:val="0"/>
      <w:marTop w:val="0"/>
      <w:marBottom w:val="0"/>
      <w:divBdr>
        <w:top w:val="none" w:sz="0" w:space="0" w:color="auto"/>
        <w:left w:val="none" w:sz="0" w:space="0" w:color="auto"/>
        <w:bottom w:val="none" w:sz="0" w:space="0" w:color="auto"/>
        <w:right w:val="none" w:sz="0" w:space="0" w:color="auto"/>
      </w:divBdr>
    </w:div>
    <w:div w:id="1909997019">
      <w:bodyDiv w:val="1"/>
      <w:marLeft w:val="0"/>
      <w:marRight w:val="0"/>
      <w:marTop w:val="0"/>
      <w:marBottom w:val="0"/>
      <w:divBdr>
        <w:top w:val="none" w:sz="0" w:space="0" w:color="auto"/>
        <w:left w:val="none" w:sz="0" w:space="0" w:color="auto"/>
        <w:bottom w:val="none" w:sz="0" w:space="0" w:color="auto"/>
        <w:right w:val="none" w:sz="0" w:space="0" w:color="auto"/>
      </w:divBdr>
    </w:div>
    <w:div w:id="1910723405">
      <w:bodyDiv w:val="1"/>
      <w:marLeft w:val="0"/>
      <w:marRight w:val="0"/>
      <w:marTop w:val="0"/>
      <w:marBottom w:val="0"/>
      <w:divBdr>
        <w:top w:val="none" w:sz="0" w:space="0" w:color="auto"/>
        <w:left w:val="none" w:sz="0" w:space="0" w:color="auto"/>
        <w:bottom w:val="none" w:sz="0" w:space="0" w:color="auto"/>
        <w:right w:val="none" w:sz="0" w:space="0" w:color="auto"/>
      </w:divBdr>
    </w:div>
    <w:div w:id="1910769304">
      <w:bodyDiv w:val="1"/>
      <w:marLeft w:val="0"/>
      <w:marRight w:val="0"/>
      <w:marTop w:val="0"/>
      <w:marBottom w:val="0"/>
      <w:divBdr>
        <w:top w:val="none" w:sz="0" w:space="0" w:color="auto"/>
        <w:left w:val="none" w:sz="0" w:space="0" w:color="auto"/>
        <w:bottom w:val="none" w:sz="0" w:space="0" w:color="auto"/>
        <w:right w:val="none" w:sz="0" w:space="0" w:color="auto"/>
      </w:divBdr>
    </w:div>
    <w:div w:id="1910921880">
      <w:bodyDiv w:val="1"/>
      <w:marLeft w:val="0"/>
      <w:marRight w:val="0"/>
      <w:marTop w:val="0"/>
      <w:marBottom w:val="0"/>
      <w:divBdr>
        <w:top w:val="none" w:sz="0" w:space="0" w:color="auto"/>
        <w:left w:val="none" w:sz="0" w:space="0" w:color="auto"/>
        <w:bottom w:val="none" w:sz="0" w:space="0" w:color="auto"/>
        <w:right w:val="none" w:sz="0" w:space="0" w:color="auto"/>
      </w:divBdr>
    </w:div>
    <w:div w:id="1911306112">
      <w:bodyDiv w:val="1"/>
      <w:marLeft w:val="0"/>
      <w:marRight w:val="0"/>
      <w:marTop w:val="0"/>
      <w:marBottom w:val="0"/>
      <w:divBdr>
        <w:top w:val="none" w:sz="0" w:space="0" w:color="auto"/>
        <w:left w:val="none" w:sz="0" w:space="0" w:color="auto"/>
        <w:bottom w:val="none" w:sz="0" w:space="0" w:color="auto"/>
        <w:right w:val="none" w:sz="0" w:space="0" w:color="auto"/>
      </w:divBdr>
    </w:div>
    <w:div w:id="1911693775">
      <w:bodyDiv w:val="1"/>
      <w:marLeft w:val="0"/>
      <w:marRight w:val="0"/>
      <w:marTop w:val="0"/>
      <w:marBottom w:val="0"/>
      <w:divBdr>
        <w:top w:val="none" w:sz="0" w:space="0" w:color="auto"/>
        <w:left w:val="none" w:sz="0" w:space="0" w:color="auto"/>
        <w:bottom w:val="none" w:sz="0" w:space="0" w:color="auto"/>
        <w:right w:val="none" w:sz="0" w:space="0" w:color="auto"/>
      </w:divBdr>
    </w:div>
    <w:div w:id="1911843264">
      <w:bodyDiv w:val="1"/>
      <w:marLeft w:val="0"/>
      <w:marRight w:val="0"/>
      <w:marTop w:val="0"/>
      <w:marBottom w:val="0"/>
      <w:divBdr>
        <w:top w:val="none" w:sz="0" w:space="0" w:color="auto"/>
        <w:left w:val="none" w:sz="0" w:space="0" w:color="auto"/>
        <w:bottom w:val="none" w:sz="0" w:space="0" w:color="auto"/>
        <w:right w:val="none" w:sz="0" w:space="0" w:color="auto"/>
      </w:divBdr>
    </w:div>
    <w:div w:id="1911846661">
      <w:bodyDiv w:val="1"/>
      <w:marLeft w:val="0"/>
      <w:marRight w:val="0"/>
      <w:marTop w:val="0"/>
      <w:marBottom w:val="0"/>
      <w:divBdr>
        <w:top w:val="none" w:sz="0" w:space="0" w:color="auto"/>
        <w:left w:val="none" w:sz="0" w:space="0" w:color="auto"/>
        <w:bottom w:val="none" w:sz="0" w:space="0" w:color="auto"/>
        <w:right w:val="none" w:sz="0" w:space="0" w:color="auto"/>
      </w:divBdr>
    </w:div>
    <w:div w:id="1912079112">
      <w:bodyDiv w:val="1"/>
      <w:marLeft w:val="0"/>
      <w:marRight w:val="0"/>
      <w:marTop w:val="0"/>
      <w:marBottom w:val="0"/>
      <w:divBdr>
        <w:top w:val="none" w:sz="0" w:space="0" w:color="auto"/>
        <w:left w:val="none" w:sz="0" w:space="0" w:color="auto"/>
        <w:bottom w:val="none" w:sz="0" w:space="0" w:color="auto"/>
        <w:right w:val="none" w:sz="0" w:space="0" w:color="auto"/>
      </w:divBdr>
    </w:div>
    <w:div w:id="1912353594">
      <w:bodyDiv w:val="1"/>
      <w:marLeft w:val="0"/>
      <w:marRight w:val="0"/>
      <w:marTop w:val="0"/>
      <w:marBottom w:val="0"/>
      <w:divBdr>
        <w:top w:val="none" w:sz="0" w:space="0" w:color="auto"/>
        <w:left w:val="none" w:sz="0" w:space="0" w:color="auto"/>
        <w:bottom w:val="none" w:sz="0" w:space="0" w:color="auto"/>
        <w:right w:val="none" w:sz="0" w:space="0" w:color="auto"/>
      </w:divBdr>
    </w:div>
    <w:div w:id="1912612671">
      <w:bodyDiv w:val="1"/>
      <w:marLeft w:val="0"/>
      <w:marRight w:val="0"/>
      <w:marTop w:val="0"/>
      <w:marBottom w:val="0"/>
      <w:divBdr>
        <w:top w:val="none" w:sz="0" w:space="0" w:color="auto"/>
        <w:left w:val="none" w:sz="0" w:space="0" w:color="auto"/>
        <w:bottom w:val="none" w:sz="0" w:space="0" w:color="auto"/>
        <w:right w:val="none" w:sz="0" w:space="0" w:color="auto"/>
      </w:divBdr>
    </w:div>
    <w:div w:id="1913194186">
      <w:bodyDiv w:val="1"/>
      <w:marLeft w:val="0"/>
      <w:marRight w:val="0"/>
      <w:marTop w:val="0"/>
      <w:marBottom w:val="0"/>
      <w:divBdr>
        <w:top w:val="none" w:sz="0" w:space="0" w:color="auto"/>
        <w:left w:val="none" w:sz="0" w:space="0" w:color="auto"/>
        <w:bottom w:val="none" w:sz="0" w:space="0" w:color="auto"/>
        <w:right w:val="none" w:sz="0" w:space="0" w:color="auto"/>
      </w:divBdr>
    </w:div>
    <w:div w:id="1913812931">
      <w:bodyDiv w:val="1"/>
      <w:marLeft w:val="0"/>
      <w:marRight w:val="0"/>
      <w:marTop w:val="0"/>
      <w:marBottom w:val="0"/>
      <w:divBdr>
        <w:top w:val="none" w:sz="0" w:space="0" w:color="auto"/>
        <w:left w:val="none" w:sz="0" w:space="0" w:color="auto"/>
        <w:bottom w:val="none" w:sz="0" w:space="0" w:color="auto"/>
        <w:right w:val="none" w:sz="0" w:space="0" w:color="auto"/>
      </w:divBdr>
    </w:div>
    <w:div w:id="1914044986">
      <w:bodyDiv w:val="1"/>
      <w:marLeft w:val="0"/>
      <w:marRight w:val="0"/>
      <w:marTop w:val="0"/>
      <w:marBottom w:val="0"/>
      <w:divBdr>
        <w:top w:val="none" w:sz="0" w:space="0" w:color="auto"/>
        <w:left w:val="none" w:sz="0" w:space="0" w:color="auto"/>
        <w:bottom w:val="none" w:sz="0" w:space="0" w:color="auto"/>
        <w:right w:val="none" w:sz="0" w:space="0" w:color="auto"/>
      </w:divBdr>
    </w:div>
    <w:div w:id="1914120535">
      <w:bodyDiv w:val="1"/>
      <w:marLeft w:val="0"/>
      <w:marRight w:val="0"/>
      <w:marTop w:val="0"/>
      <w:marBottom w:val="0"/>
      <w:divBdr>
        <w:top w:val="none" w:sz="0" w:space="0" w:color="auto"/>
        <w:left w:val="none" w:sz="0" w:space="0" w:color="auto"/>
        <w:bottom w:val="none" w:sz="0" w:space="0" w:color="auto"/>
        <w:right w:val="none" w:sz="0" w:space="0" w:color="auto"/>
      </w:divBdr>
    </w:div>
    <w:div w:id="1914125862">
      <w:bodyDiv w:val="1"/>
      <w:marLeft w:val="0"/>
      <w:marRight w:val="0"/>
      <w:marTop w:val="0"/>
      <w:marBottom w:val="0"/>
      <w:divBdr>
        <w:top w:val="none" w:sz="0" w:space="0" w:color="auto"/>
        <w:left w:val="none" w:sz="0" w:space="0" w:color="auto"/>
        <w:bottom w:val="none" w:sz="0" w:space="0" w:color="auto"/>
        <w:right w:val="none" w:sz="0" w:space="0" w:color="auto"/>
      </w:divBdr>
    </w:div>
    <w:div w:id="1914195024">
      <w:bodyDiv w:val="1"/>
      <w:marLeft w:val="0"/>
      <w:marRight w:val="0"/>
      <w:marTop w:val="0"/>
      <w:marBottom w:val="0"/>
      <w:divBdr>
        <w:top w:val="none" w:sz="0" w:space="0" w:color="auto"/>
        <w:left w:val="none" w:sz="0" w:space="0" w:color="auto"/>
        <w:bottom w:val="none" w:sz="0" w:space="0" w:color="auto"/>
        <w:right w:val="none" w:sz="0" w:space="0" w:color="auto"/>
      </w:divBdr>
    </w:div>
    <w:div w:id="1914242927">
      <w:bodyDiv w:val="1"/>
      <w:marLeft w:val="0"/>
      <w:marRight w:val="0"/>
      <w:marTop w:val="0"/>
      <w:marBottom w:val="0"/>
      <w:divBdr>
        <w:top w:val="none" w:sz="0" w:space="0" w:color="auto"/>
        <w:left w:val="none" w:sz="0" w:space="0" w:color="auto"/>
        <w:bottom w:val="none" w:sz="0" w:space="0" w:color="auto"/>
        <w:right w:val="none" w:sz="0" w:space="0" w:color="auto"/>
      </w:divBdr>
    </w:div>
    <w:div w:id="1914662535">
      <w:bodyDiv w:val="1"/>
      <w:marLeft w:val="0"/>
      <w:marRight w:val="0"/>
      <w:marTop w:val="0"/>
      <w:marBottom w:val="0"/>
      <w:divBdr>
        <w:top w:val="none" w:sz="0" w:space="0" w:color="auto"/>
        <w:left w:val="none" w:sz="0" w:space="0" w:color="auto"/>
        <w:bottom w:val="none" w:sz="0" w:space="0" w:color="auto"/>
        <w:right w:val="none" w:sz="0" w:space="0" w:color="auto"/>
      </w:divBdr>
    </w:div>
    <w:div w:id="1914927408">
      <w:bodyDiv w:val="1"/>
      <w:marLeft w:val="0"/>
      <w:marRight w:val="0"/>
      <w:marTop w:val="0"/>
      <w:marBottom w:val="0"/>
      <w:divBdr>
        <w:top w:val="none" w:sz="0" w:space="0" w:color="auto"/>
        <w:left w:val="none" w:sz="0" w:space="0" w:color="auto"/>
        <w:bottom w:val="none" w:sz="0" w:space="0" w:color="auto"/>
        <w:right w:val="none" w:sz="0" w:space="0" w:color="auto"/>
      </w:divBdr>
    </w:div>
    <w:div w:id="1915117792">
      <w:bodyDiv w:val="1"/>
      <w:marLeft w:val="0"/>
      <w:marRight w:val="0"/>
      <w:marTop w:val="0"/>
      <w:marBottom w:val="0"/>
      <w:divBdr>
        <w:top w:val="none" w:sz="0" w:space="0" w:color="auto"/>
        <w:left w:val="none" w:sz="0" w:space="0" w:color="auto"/>
        <w:bottom w:val="none" w:sz="0" w:space="0" w:color="auto"/>
        <w:right w:val="none" w:sz="0" w:space="0" w:color="auto"/>
      </w:divBdr>
    </w:div>
    <w:div w:id="1915238155">
      <w:bodyDiv w:val="1"/>
      <w:marLeft w:val="0"/>
      <w:marRight w:val="0"/>
      <w:marTop w:val="0"/>
      <w:marBottom w:val="0"/>
      <w:divBdr>
        <w:top w:val="none" w:sz="0" w:space="0" w:color="auto"/>
        <w:left w:val="none" w:sz="0" w:space="0" w:color="auto"/>
        <w:bottom w:val="none" w:sz="0" w:space="0" w:color="auto"/>
        <w:right w:val="none" w:sz="0" w:space="0" w:color="auto"/>
      </w:divBdr>
    </w:div>
    <w:div w:id="1916040812">
      <w:bodyDiv w:val="1"/>
      <w:marLeft w:val="0"/>
      <w:marRight w:val="0"/>
      <w:marTop w:val="0"/>
      <w:marBottom w:val="0"/>
      <w:divBdr>
        <w:top w:val="none" w:sz="0" w:space="0" w:color="auto"/>
        <w:left w:val="none" w:sz="0" w:space="0" w:color="auto"/>
        <w:bottom w:val="none" w:sz="0" w:space="0" w:color="auto"/>
        <w:right w:val="none" w:sz="0" w:space="0" w:color="auto"/>
      </w:divBdr>
    </w:div>
    <w:div w:id="1916626533">
      <w:bodyDiv w:val="1"/>
      <w:marLeft w:val="0"/>
      <w:marRight w:val="0"/>
      <w:marTop w:val="0"/>
      <w:marBottom w:val="0"/>
      <w:divBdr>
        <w:top w:val="none" w:sz="0" w:space="0" w:color="auto"/>
        <w:left w:val="none" w:sz="0" w:space="0" w:color="auto"/>
        <w:bottom w:val="none" w:sz="0" w:space="0" w:color="auto"/>
        <w:right w:val="none" w:sz="0" w:space="0" w:color="auto"/>
      </w:divBdr>
    </w:div>
    <w:div w:id="1916671524">
      <w:bodyDiv w:val="1"/>
      <w:marLeft w:val="0"/>
      <w:marRight w:val="0"/>
      <w:marTop w:val="0"/>
      <w:marBottom w:val="0"/>
      <w:divBdr>
        <w:top w:val="none" w:sz="0" w:space="0" w:color="auto"/>
        <w:left w:val="none" w:sz="0" w:space="0" w:color="auto"/>
        <w:bottom w:val="none" w:sz="0" w:space="0" w:color="auto"/>
        <w:right w:val="none" w:sz="0" w:space="0" w:color="auto"/>
      </w:divBdr>
    </w:div>
    <w:div w:id="1917277554">
      <w:bodyDiv w:val="1"/>
      <w:marLeft w:val="0"/>
      <w:marRight w:val="0"/>
      <w:marTop w:val="0"/>
      <w:marBottom w:val="0"/>
      <w:divBdr>
        <w:top w:val="none" w:sz="0" w:space="0" w:color="auto"/>
        <w:left w:val="none" w:sz="0" w:space="0" w:color="auto"/>
        <w:bottom w:val="none" w:sz="0" w:space="0" w:color="auto"/>
        <w:right w:val="none" w:sz="0" w:space="0" w:color="auto"/>
      </w:divBdr>
    </w:div>
    <w:div w:id="1918203128">
      <w:bodyDiv w:val="1"/>
      <w:marLeft w:val="0"/>
      <w:marRight w:val="0"/>
      <w:marTop w:val="0"/>
      <w:marBottom w:val="0"/>
      <w:divBdr>
        <w:top w:val="none" w:sz="0" w:space="0" w:color="auto"/>
        <w:left w:val="none" w:sz="0" w:space="0" w:color="auto"/>
        <w:bottom w:val="none" w:sz="0" w:space="0" w:color="auto"/>
        <w:right w:val="none" w:sz="0" w:space="0" w:color="auto"/>
      </w:divBdr>
    </w:div>
    <w:div w:id="1918243357">
      <w:bodyDiv w:val="1"/>
      <w:marLeft w:val="0"/>
      <w:marRight w:val="0"/>
      <w:marTop w:val="0"/>
      <w:marBottom w:val="0"/>
      <w:divBdr>
        <w:top w:val="none" w:sz="0" w:space="0" w:color="auto"/>
        <w:left w:val="none" w:sz="0" w:space="0" w:color="auto"/>
        <w:bottom w:val="none" w:sz="0" w:space="0" w:color="auto"/>
        <w:right w:val="none" w:sz="0" w:space="0" w:color="auto"/>
      </w:divBdr>
    </w:div>
    <w:div w:id="1918323697">
      <w:bodyDiv w:val="1"/>
      <w:marLeft w:val="0"/>
      <w:marRight w:val="0"/>
      <w:marTop w:val="0"/>
      <w:marBottom w:val="0"/>
      <w:divBdr>
        <w:top w:val="none" w:sz="0" w:space="0" w:color="auto"/>
        <w:left w:val="none" w:sz="0" w:space="0" w:color="auto"/>
        <w:bottom w:val="none" w:sz="0" w:space="0" w:color="auto"/>
        <w:right w:val="none" w:sz="0" w:space="0" w:color="auto"/>
      </w:divBdr>
    </w:div>
    <w:div w:id="1918899409">
      <w:bodyDiv w:val="1"/>
      <w:marLeft w:val="0"/>
      <w:marRight w:val="0"/>
      <w:marTop w:val="0"/>
      <w:marBottom w:val="0"/>
      <w:divBdr>
        <w:top w:val="none" w:sz="0" w:space="0" w:color="auto"/>
        <w:left w:val="none" w:sz="0" w:space="0" w:color="auto"/>
        <w:bottom w:val="none" w:sz="0" w:space="0" w:color="auto"/>
        <w:right w:val="none" w:sz="0" w:space="0" w:color="auto"/>
      </w:divBdr>
    </w:div>
    <w:div w:id="1919484840">
      <w:bodyDiv w:val="1"/>
      <w:marLeft w:val="0"/>
      <w:marRight w:val="0"/>
      <w:marTop w:val="0"/>
      <w:marBottom w:val="0"/>
      <w:divBdr>
        <w:top w:val="none" w:sz="0" w:space="0" w:color="auto"/>
        <w:left w:val="none" w:sz="0" w:space="0" w:color="auto"/>
        <w:bottom w:val="none" w:sz="0" w:space="0" w:color="auto"/>
        <w:right w:val="none" w:sz="0" w:space="0" w:color="auto"/>
      </w:divBdr>
    </w:div>
    <w:div w:id="1919702951">
      <w:bodyDiv w:val="1"/>
      <w:marLeft w:val="0"/>
      <w:marRight w:val="0"/>
      <w:marTop w:val="0"/>
      <w:marBottom w:val="0"/>
      <w:divBdr>
        <w:top w:val="none" w:sz="0" w:space="0" w:color="auto"/>
        <w:left w:val="none" w:sz="0" w:space="0" w:color="auto"/>
        <w:bottom w:val="none" w:sz="0" w:space="0" w:color="auto"/>
        <w:right w:val="none" w:sz="0" w:space="0" w:color="auto"/>
      </w:divBdr>
    </w:div>
    <w:div w:id="1920358545">
      <w:bodyDiv w:val="1"/>
      <w:marLeft w:val="0"/>
      <w:marRight w:val="0"/>
      <w:marTop w:val="0"/>
      <w:marBottom w:val="0"/>
      <w:divBdr>
        <w:top w:val="none" w:sz="0" w:space="0" w:color="auto"/>
        <w:left w:val="none" w:sz="0" w:space="0" w:color="auto"/>
        <w:bottom w:val="none" w:sz="0" w:space="0" w:color="auto"/>
        <w:right w:val="none" w:sz="0" w:space="0" w:color="auto"/>
      </w:divBdr>
    </w:div>
    <w:div w:id="1920630152">
      <w:bodyDiv w:val="1"/>
      <w:marLeft w:val="0"/>
      <w:marRight w:val="0"/>
      <w:marTop w:val="0"/>
      <w:marBottom w:val="0"/>
      <w:divBdr>
        <w:top w:val="none" w:sz="0" w:space="0" w:color="auto"/>
        <w:left w:val="none" w:sz="0" w:space="0" w:color="auto"/>
        <w:bottom w:val="none" w:sz="0" w:space="0" w:color="auto"/>
        <w:right w:val="none" w:sz="0" w:space="0" w:color="auto"/>
      </w:divBdr>
    </w:div>
    <w:div w:id="1921601719">
      <w:bodyDiv w:val="1"/>
      <w:marLeft w:val="0"/>
      <w:marRight w:val="0"/>
      <w:marTop w:val="0"/>
      <w:marBottom w:val="0"/>
      <w:divBdr>
        <w:top w:val="none" w:sz="0" w:space="0" w:color="auto"/>
        <w:left w:val="none" w:sz="0" w:space="0" w:color="auto"/>
        <w:bottom w:val="none" w:sz="0" w:space="0" w:color="auto"/>
        <w:right w:val="none" w:sz="0" w:space="0" w:color="auto"/>
      </w:divBdr>
    </w:div>
    <w:div w:id="1921716737">
      <w:bodyDiv w:val="1"/>
      <w:marLeft w:val="0"/>
      <w:marRight w:val="0"/>
      <w:marTop w:val="0"/>
      <w:marBottom w:val="0"/>
      <w:divBdr>
        <w:top w:val="none" w:sz="0" w:space="0" w:color="auto"/>
        <w:left w:val="none" w:sz="0" w:space="0" w:color="auto"/>
        <w:bottom w:val="none" w:sz="0" w:space="0" w:color="auto"/>
        <w:right w:val="none" w:sz="0" w:space="0" w:color="auto"/>
      </w:divBdr>
    </w:div>
    <w:div w:id="1921911689">
      <w:bodyDiv w:val="1"/>
      <w:marLeft w:val="0"/>
      <w:marRight w:val="0"/>
      <w:marTop w:val="0"/>
      <w:marBottom w:val="0"/>
      <w:divBdr>
        <w:top w:val="none" w:sz="0" w:space="0" w:color="auto"/>
        <w:left w:val="none" w:sz="0" w:space="0" w:color="auto"/>
        <w:bottom w:val="none" w:sz="0" w:space="0" w:color="auto"/>
        <w:right w:val="none" w:sz="0" w:space="0" w:color="auto"/>
      </w:divBdr>
    </w:div>
    <w:div w:id="1922137814">
      <w:bodyDiv w:val="1"/>
      <w:marLeft w:val="0"/>
      <w:marRight w:val="0"/>
      <w:marTop w:val="0"/>
      <w:marBottom w:val="0"/>
      <w:divBdr>
        <w:top w:val="none" w:sz="0" w:space="0" w:color="auto"/>
        <w:left w:val="none" w:sz="0" w:space="0" w:color="auto"/>
        <w:bottom w:val="none" w:sz="0" w:space="0" w:color="auto"/>
        <w:right w:val="none" w:sz="0" w:space="0" w:color="auto"/>
      </w:divBdr>
    </w:div>
    <w:div w:id="1922329330">
      <w:bodyDiv w:val="1"/>
      <w:marLeft w:val="0"/>
      <w:marRight w:val="0"/>
      <w:marTop w:val="0"/>
      <w:marBottom w:val="0"/>
      <w:divBdr>
        <w:top w:val="none" w:sz="0" w:space="0" w:color="auto"/>
        <w:left w:val="none" w:sz="0" w:space="0" w:color="auto"/>
        <w:bottom w:val="none" w:sz="0" w:space="0" w:color="auto"/>
        <w:right w:val="none" w:sz="0" w:space="0" w:color="auto"/>
      </w:divBdr>
    </w:div>
    <w:div w:id="1922988418">
      <w:bodyDiv w:val="1"/>
      <w:marLeft w:val="0"/>
      <w:marRight w:val="0"/>
      <w:marTop w:val="0"/>
      <w:marBottom w:val="0"/>
      <w:divBdr>
        <w:top w:val="none" w:sz="0" w:space="0" w:color="auto"/>
        <w:left w:val="none" w:sz="0" w:space="0" w:color="auto"/>
        <w:bottom w:val="none" w:sz="0" w:space="0" w:color="auto"/>
        <w:right w:val="none" w:sz="0" w:space="0" w:color="auto"/>
      </w:divBdr>
    </w:div>
    <w:div w:id="1923417719">
      <w:bodyDiv w:val="1"/>
      <w:marLeft w:val="0"/>
      <w:marRight w:val="0"/>
      <w:marTop w:val="0"/>
      <w:marBottom w:val="0"/>
      <w:divBdr>
        <w:top w:val="none" w:sz="0" w:space="0" w:color="auto"/>
        <w:left w:val="none" w:sz="0" w:space="0" w:color="auto"/>
        <w:bottom w:val="none" w:sz="0" w:space="0" w:color="auto"/>
        <w:right w:val="none" w:sz="0" w:space="0" w:color="auto"/>
      </w:divBdr>
    </w:div>
    <w:div w:id="1924605884">
      <w:bodyDiv w:val="1"/>
      <w:marLeft w:val="0"/>
      <w:marRight w:val="0"/>
      <w:marTop w:val="0"/>
      <w:marBottom w:val="0"/>
      <w:divBdr>
        <w:top w:val="none" w:sz="0" w:space="0" w:color="auto"/>
        <w:left w:val="none" w:sz="0" w:space="0" w:color="auto"/>
        <w:bottom w:val="none" w:sz="0" w:space="0" w:color="auto"/>
        <w:right w:val="none" w:sz="0" w:space="0" w:color="auto"/>
      </w:divBdr>
    </w:div>
    <w:div w:id="1924873706">
      <w:bodyDiv w:val="1"/>
      <w:marLeft w:val="0"/>
      <w:marRight w:val="0"/>
      <w:marTop w:val="0"/>
      <w:marBottom w:val="0"/>
      <w:divBdr>
        <w:top w:val="none" w:sz="0" w:space="0" w:color="auto"/>
        <w:left w:val="none" w:sz="0" w:space="0" w:color="auto"/>
        <w:bottom w:val="none" w:sz="0" w:space="0" w:color="auto"/>
        <w:right w:val="none" w:sz="0" w:space="0" w:color="auto"/>
      </w:divBdr>
    </w:div>
    <w:div w:id="1925142419">
      <w:bodyDiv w:val="1"/>
      <w:marLeft w:val="0"/>
      <w:marRight w:val="0"/>
      <w:marTop w:val="0"/>
      <w:marBottom w:val="0"/>
      <w:divBdr>
        <w:top w:val="none" w:sz="0" w:space="0" w:color="auto"/>
        <w:left w:val="none" w:sz="0" w:space="0" w:color="auto"/>
        <w:bottom w:val="none" w:sz="0" w:space="0" w:color="auto"/>
        <w:right w:val="none" w:sz="0" w:space="0" w:color="auto"/>
      </w:divBdr>
    </w:div>
    <w:div w:id="1925142699">
      <w:bodyDiv w:val="1"/>
      <w:marLeft w:val="0"/>
      <w:marRight w:val="0"/>
      <w:marTop w:val="0"/>
      <w:marBottom w:val="0"/>
      <w:divBdr>
        <w:top w:val="none" w:sz="0" w:space="0" w:color="auto"/>
        <w:left w:val="none" w:sz="0" w:space="0" w:color="auto"/>
        <w:bottom w:val="none" w:sz="0" w:space="0" w:color="auto"/>
        <w:right w:val="none" w:sz="0" w:space="0" w:color="auto"/>
      </w:divBdr>
    </w:div>
    <w:div w:id="1925147379">
      <w:bodyDiv w:val="1"/>
      <w:marLeft w:val="0"/>
      <w:marRight w:val="0"/>
      <w:marTop w:val="0"/>
      <w:marBottom w:val="0"/>
      <w:divBdr>
        <w:top w:val="none" w:sz="0" w:space="0" w:color="auto"/>
        <w:left w:val="none" w:sz="0" w:space="0" w:color="auto"/>
        <w:bottom w:val="none" w:sz="0" w:space="0" w:color="auto"/>
        <w:right w:val="none" w:sz="0" w:space="0" w:color="auto"/>
      </w:divBdr>
    </w:div>
    <w:div w:id="1926299820">
      <w:bodyDiv w:val="1"/>
      <w:marLeft w:val="0"/>
      <w:marRight w:val="0"/>
      <w:marTop w:val="0"/>
      <w:marBottom w:val="0"/>
      <w:divBdr>
        <w:top w:val="none" w:sz="0" w:space="0" w:color="auto"/>
        <w:left w:val="none" w:sz="0" w:space="0" w:color="auto"/>
        <w:bottom w:val="none" w:sz="0" w:space="0" w:color="auto"/>
        <w:right w:val="none" w:sz="0" w:space="0" w:color="auto"/>
      </w:divBdr>
    </w:div>
    <w:div w:id="1926573322">
      <w:bodyDiv w:val="1"/>
      <w:marLeft w:val="0"/>
      <w:marRight w:val="0"/>
      <w:marTop w:val="0"/>
      <w:marBottom w:val="0"/>
      <w:divBdr>
        <w:top w:val="none" w:sz="0" w:space="0" w:color="auto"/>
        <w:left w:val="none" w:sz="0" w:space="0" w:color="auto"/>
        <w:bottom w:val="none" w:sz="0" w:space="0" w:color="auto"/>
        <w:right w:val="none" w:sz="0" w:space="0" w:color="auto"/>
      </w:divBdr>
    </w:div>
    <w:div w:id="1927225846">
      <w:bodyDiv w:val="1"/>
      <w:marLeft w:val="0"/>
      <w:marRight w:val="0"/>
      <w:marTop w:val="0"/>
      <w:marBottom w:val="0"/>
      <w:divBdr>
        <w:top w:val="none" w:sz="0" w:space="0" w:color="auto"/>
        <w:left w:val="none" w:sz="0" w:space="0" w:color="auto"/>
        <w:bottom w:val="none" w:sz="0" w:space="0" w:color="auto"/>
        <w:right w:val="none" w:sz="0" w:space="0" w:color="auto"/>
      </w:divBdr>
    </w:div>
    <w:div w:id="1927498431">
      <w:bodyDiv w:val="1"/>
      <w:marLeft w:val="0"/>
      <w:marRight w:val="0"/>
      <w:marTop w:val="0"/>
      <w:marBottom w:val="0"/>
      <w:divBdr>
        <w:top w:val="none" w:sz="0" w:space="0" w:color="auto"/>
        <w:left w:val="none" w:sz="0" w:space="0" w:color="auto"/>
        <w:bottom w:val="none" w:sz="0" w:space="0" w:color="auto"/>
        <w:right w:val="none" w:sz="0" w:space="0" w:color="auto"/>
      </w:divBdr>
    </w:div>
    <w:div w:id="1927498561">
      <w:bodyDiv w:val="1"/>
      <w:marLeft w:val="0"/>
      <w:marRight w:val="0"/>
      <w:marTop w:val="0"/>
      <w:marBottom w:val="0"/>
      <w:divBdr>
        <w:top w:val="none" w:sz="0" w:space="0" w:color="auto"/>
        <w:left w:val="none" w:sz="0" w:space="0" w:color="auto"/>
        <w:bottom w:val="none" w:sz="0" w:space="0" w:color="auto"/>
        <w:right w:val="none" w:sz="0" w:space="0" w:color="auto"/>
      </w:divBdr>
    </w:div>
    <w:div w:id="1928534132">
      <w:bodyDiv w:val="1"/>
      <w:marLeft w:val="0"/>
      <w:marRight w:val="0"/>
      <w:marTop w:val="0"/>
      <w:marBottom w:val="0"/>
      <w:divBdr>
        <w:top w:val="none" w:sz="0" w:space="0" w:color="auto"/>
        <w:left w:val="none" w:sz="0" w:space="0" w:color="auto"/>
        <w:bottom w:val="none" w:sz="0" w:space="0" w:color="auto"/>
        <w:right w:val="none" w:sz="0" w:space="0" w:color="auto"/>
      </w:divBdr>
    </w:div>
    <w:div w:id="1928997993">
      <w:bodyDiv w:val="1"/>
      <w:marLeft w:val="0"/>
      <w:marRight w:val="0"/>
      <w:marTop w:val="0"/>
      <w:marBottom w:val="0"/>
      <w:divBdr>
        <w:top w:val="none" w:sz="0" w:space="0" w:color="auto"/>
        <w:left w:val="none" w:sz="0" w:space="0" w:color="auto"/>
        <w:bottom w:val="none" w:sz="0" w:space="0" w:color="auto"/>
        <w:right w:val="none" w:sz="0" w:space="0" w:color="auto"/>
      </w:divBdr>
    </w:div>
    <w:div w:id="1929607172">
      <w:bodyDiv w:val="1"/>
      <w:marLeft w:val="0"/>
      <w:marRight w:val="0"/>
      <w:marTop w:val="0"/>
      <w:marBottom w:val="0"/>
      <w:divBdr>
        <w:top w:val="none" w:sz="0" w:space="0" w:color="auto"/>
        <w:left w:val="none" w:sz="0" w:space="0" w:color="auto"/>
        <w:bottom w:val="none" w:sz="0" w:space="0" w:color="auto"/>
        <w:right w:val="none" w:sz="0" w:space="0" w:color="auto"/>
      </w:divBdr>
    </w:div>
    <w:div w:id="1930581393">
      <w:bodyDiv w:val="1"/>
      <w:marLeft w:val="0"/>
      <w:marRight w:val="0"/>
      <w:marTop w:val="0"/>
      <w:marBottom w:val="0"/>
      <w:divBdr>
        <w:top w:val="none" w:sz="0" w:space="0" w:color="auto"/>
        <w:left w:val="none" w:sz="0" w:space="0" w:color="auto"/>
        <w:bottom w:val="none" w:sz="0" w:space="0" w:color="auto"/>
        <w:right w:val="none" w:sz="0" w:space="0" w:color="auto"/>
      </w:divBdr>
    </w:div>
    <w:div w:id="1930696348">
      <w:bodyDiv w:val="1"/>
      <w:marLeft w:val="0"/>
      <w:marRight w:val="0"/>
      <w:marTop w:val="0"/>
      <w:marBottom w:val="0"/>
      <w:divBdr>
        <w:top w:val="none" w:sz="0" w:space="0" w:color="auto"/>
        <w:left w:val="none" w:sz="0" w:space="0" w:color="auto"/>
        <w:bottom w:val="none" w:sz="0" w:space="0" w:color="auto"/>
        <w:right w:val="none" w:sz="0" w:space="0" w:color="auto"/>
      </w:divBdr>
    </w:div>
    <w:div w:id="1930699290">
      <w:bodyDiv w:val="1"/>
      <w:marLeft w:val="0"/>
      <w:marRight w:val="0"/>
      <w:marTop w:val="0"/>
      <w:marBottom w:val="0"/>
      <w:divBdr>
        <w:top w:val="none" w:sz="0" w:space="0" w:color="auto"/>
        <w:left w:val="none" w:sz="0" w:space="0" w:color="auto"/>
        <w:bottom w:val="none" w:sz="0" w:space="0" w:color="auto"/>
        <w:right w:val="none" w:sz="0" w:space="0" w:color="auto"/>
      </w:divBdr>
    </w:div>
    <w:div w:id="1930768988">
      <w:bodyDiv w:val="1"/>
      <w:marLeft w:val="0"/>
      <w:marRight w:val="0"/>
      <w:marTop w:val="0"/>
      <w:marBottom w:val="0"/>
      <w:divBdr>
        <w:top w:val="none" w:sz="0" w:space="0" w:color="auto"/>
        <w:left w:val="none" w:sz="0" w:space="0" w:color="auto"/>
        <w:bottom w:val="none" w:sz="0" w:space="0" w:color="auto"/>
        <w:right w:val="none" w:sz="0" w:space="0" w:color="auto"/>
      </w:divBdr>
    </w:div>
    <w:div w:id="1930847636">
      <w:bodyDiv w:val="1"/>
      <w:marLeft w:val="0"/>
      <w:marRight w:val="0"/>
      <w:marTop w:val="0"/>
      <w:marBottom w:val="0"/>
      <w:divBdr>
        <w:top w:val="none" w:sz="0" w:space="0" w:color="auto"/>
        <w:left w:val="none" w:sz="0" w:space="0" w:color="auto"/>
        <w:bottom w:val="none" w:sz="0" w:space="0" w:color="auto"/>
        <w:right w:val="none" w:sz="0" w:space="0" w:color="auto"/>
      </w:divBdr>
    </w:div>
    <w:div w:id="1931040244">
      <w:bodyDiv w:val="1"/>
      <w:marLeft w:val="0"/>
      <w:marRight w:val="0"/>
      <w:marTop w:val="0"/>
      <w:marBottom w:val="0"/>
      <w:divBdr>
        <w:top w:val="none" w:sz="0" w:space="0" w:color="auto"/>
        <w:left w:val="none" w:sz="0" w:space="0" w:color="auto"/>
        <w:bottom w:val="none" w:sz="0" w:space="0" w:color="auto"/>
        <w:right w:val="none" w:sz="0" w:space="0" w:color="auto"/>
      </w:divBdr>
    </w:div>
    <w:div w:id="1931086111">
      <w:bodyDiv w:val="1"/>
      <w:marLeft w:val="0"/>
      <w:marRight w:val="0"/>
      <w:marTop w:val="0"/>
      <w:marBottom w:val="0"/>
      <w:divBdr>
        <w:top w:val="none" w:sz="0" w:space="0" w:color="auto"/>
        <w:left w:val="none" w:sz="0" w:space="0" w:color="auto"/>
        <w:bottom w:val="none" w:sz="0" w:space="0" w:color="auto"/>
        <w:right w:val="none" w:sz="0" w:space="0" w:color="auto"/>
      </w:divBdr>
    </w:div>
    <w:div w:id="1932079821">
      <w:bodyDiv w:val="1"/>
      <w:marLeft w:val="0"/>
      <w:marRight w:val="0"/>
      <w:marTop w:val="0"/>
      <w:marBottom w:val="0"/>
      <w:divBdr>
        <w:top w:val="none" w:sz="0" w:space="0" w:color="auto"/>
        <w:left w:val="none" w:sz="0" w:space="0" w:color="auto"/>
        <w:bottom w:val="none" w:sz="0" w:space="0" w:color="auto"/>
        <w:right w:val="none" w:sz="0" w:space="0" w:color="auto"/>
      </w:divBdr>
    </w:div>
    <w:div w:id="1932548351">
      <w:bodyDiv w:val="1"/>
      <w:marLeft w:val="0"/>
      <w:marRight w:val="0"/>
      <w:marTop w:val="0"/>
      <w:marBottom w:val="0"/>
      <w:divBdr>
        <w:top w:val="none" w:sz="0" w:space="0" w:color="auto"/>
        <w:left w:val="none" w:sz="0" w:space="0" w:color="auto"/>
        <w:bottom w:val="none" w:sz="0" w:space="0" w:color="auto"/>
        <w:right w:val="none" w:sz="0" w:space="0" w:color="auto"/>
      </w:divBdr>
    </w:div>
    <w:div w:id="1932662717">
      <w:bodyDiv w:val="1"/>
      <w:marLeft w:val="0"/>
      <w:marRight w:val="0"/>
      <w:marTop w:val="0"/>
      <w:marBottom w:val="0"/>
      <w:divBdr>
        <w:top w:val="none" w:sz="0" w:space="0" w:color="auto"/>
        <w:left w:val="none" w:sz="0" w:space="0" w:color="auto"/>
        <w:bottom w:val="none" w:sz="0" w:space="0" w:color="auto"/>
        <w:right w:val="none" w:sz="0" w:space="0" w:color="auto"/>
      </w:divBdr>
    </w:div>
    <w:div w:id="1932666335">
      <w:bodyDiv w:val="1"/>
      <w:marLeft w:val="0"/>
      <w:marRight w:val="0"/>
      <w:marTop w:val="0"/>
      <w:marBottom w:val="0"/>
      <w:divBdr>
        <w:top w:val="none" w:sz="0" w:space="0" w:color="auto"/>
        <w:left w:val="none" w:sz="0" w:space="0" w:color="auto"/>
        <w:bottom w:val="none" w:sz="0" w:space="0" w:color="auto"/>
        <w:right w:val="none" w:sz="0" w:space="0" w:color="auto"/>
      </w:divBdr>
    </w:div>
    <w:div w:id="1932740032">
      <w:bodyDiv w:val="1"/>
      <w:marLeft w:val="0"/>
      <w:marRight w:val="0"/>
      <w:marTop w:val="0"/>
      <w:marBottom w:val="0"/>
      <w:divBdr>
        <w:top w:val="none" w:sz="0" w:space="0" w:color="auto"/>
        <w:left w:val="none" w:sz="0" w:space="0" w:color="auto"/>
        <w:bottom w:val="none" w:sz="0" w:space="0" w:color="auto"/>
        <w:right w:val="none" w:sz="0" w:space="0" w:color="auto"/>
      </w:divBdr>
    </w:div>
    <w:div w:id="1932811648">
      <w:bodyDiv w:val="1"/>
      <w:marLeft w:val="0"/>
      <w:marRight w:val="0"/>
      <w:marTop w:val="0"/>
      <w:marBottom w:val="0"/>
      <w:divBdr>
        <w:top w:val="none" w:sz="0" w:space="0" w:color="auto"/>
        <w:left w:val="none" w:sz="0" w:space="0" w:color="auto"/>
        <w:bottom w:val="none" w:sz="0" w:space="0" w:color="auto"/>
        <w:right w:val="none" w:sz="0" w:space="0" w:color="auto"/>
      </w:divBdr>
    </w:div>
    <w:div w:id="1932933157">
      <w:bodyDiv w:val="1"/>
      <w:marLeft w:val="0"/>
      <w:marRight w:val="0"/>
      <w:marTop w:val="0"/>
      <w:marBottom w:val="0"/>
      <w:divBdr>
        <w:top w:val="none" w:sz="0" w:space="0" w:color="auto"/>
        <w:left w:val="none" w:sz="0" w:space="0" w:color="auto"/>
        <w:bottom w:val="none" w:sz="0" w:space="0" w:color="auto"/>
        <w:right w:val="none" w:sz="0" w:space="0" w:color="auto"/>
      </w:divBdr>
    </w:div>
    <w:div w:id="1933010768">
      <w:bodyDiv w:val="1"/>
      <w:marLeft w:val="0"/>
      <w:marRight w:val="0"/>
      <w:marTop w:val="0"/>
      <w:marBottom w:val="0"/>
      <w:divBdr>
        <w:top w:val="none" w:sz="0" w:space="0" w:color="auto"/>
        <w:left w:val="none" w:sz="0" w:space="0" w:color="auto"/>
        <w:bottom w:val="none" w:sz="0" w:space="0" w:color="auto"/>
        <w:right w:val="none" w:sz="0" w:space="0" w:color="auto"/>
      </w:divBdr>
    </w:div>
    <w:div w:id="1934240356">
      <w:bodyDiv w:val="1"/>
      <w:marLeft w:val="0"/>
      <w:marRight w:val="0"/>
      <w:marTop w:val="0"/>
      <w:marBottom w:val="0"/>
      <w:divBdr>
        <w:top w:val="none" w:sz="0" w:space="0" w:color="auto"/>
        <w:left w:val="none" w:sz="0" w:space="0" w:color="auto"/>
        <w:bottom w:val="none" w:sz="0" w:space="0" w:color="auto"/>
        <w:right w:val="none" w:sz="0" w:space="0" w:color="auto"/>
      </w:divBdr>
    </w:div>
    <w:div w:id="1934629307">
      <w:bodyDiv w:val="1"/>
      <w:marLeft w:val="0"/>
      <w:marRight w:val="0"/>
      <w:marTop w:val="0"/>
      <w:marBottom w:val="0"/>
      <w:divBdr>
        <w:top w:val="none" w:sz="0" w:space="0" w:color="auto"/>
        <w:left w:val="none" w:sz="0" w:space="0" w:color="auto"/>
        <w:bottom w:val="none" w:sz="0" w:space="0" w:color="auto"/>
        <w:right w:val="none" w:sz="0" w:space="0" w:color="auto"/>
      </w:divBdr>
    </w:div>
    <w:div w:id="1934783175">
      <w:bodyDiv w:val="1"/>
      <w:marLeft w:val="0"/>
      <w:marRight w:val="0"/>
      <w:marTop w:val="0"/>
      <w:marBottom w:val="0"/>
      <w:divBdr>
        <w:top w:val="none" w:sz="0" w:space="0" w:color="auto"/>
        <w:left w:val="none" w:sz="0" w:space="0" w:color="auto"/>
        <w:bottom w:val="none" w:sz="0" w:space="0" w:color="auto"/>
        <w:right w:val="none" w:sz="0" w:space="0" w:color="auto"/>
      </w:divBdr>
    </w:div>
    <w:div w:id="1934970170">
      <w:bodyDiv w:val="1"/>
      <w:marLeft w:val="0"/>
      <w:marRight w:val="0"/>
      <w:marTop w:val="0"/>
      <w:marBottom w:val="0"/>
      <w:divBdr>
        <w:top w:val="none" w:sz="0" w:space="0" w:color="auto"/>
        <w:left w:val="none" w:sz="0" w:space="0" w:color="auto"/>
        <w:bottom w:val="none" w:sz="0" w:space="0" w:color="auto"/>
        <w:right w:val="none" w:sz="0" w:space="0" w:color="auto"/>
      </w:divBdr>
    </w:div>
    <w:div w:id="1935018076">
      <w:bodyDiv w:val="1"/>
      <w:marLeft w:val="0"/>
      <w:marRight w:val="0"/>
      <w:marTop w:val="0"/>
      <w:marBottom w:val="0"/>
      <w:divBdr>
        <w:top w:val="none" w:sz="0" w:space="0" w:color="auto"/>
        <w:left w:val="none" w:sz="0" w:space="0" w:color="auto"/>
        <w:bottom w:val="none" w:sz="0" w:space="0" w:color="auto"/>
        <w:right w:val="none" w:sz="0" w:space="0" w:color="auto"/>
      </w:divBdr>
    </w:div>
    <w:div w:id="1935086072">
      <w:bodyDiv w:val="1"/>
      <w:marLeft w:val="0"/>
      <w:marRight w:val="0"/>
      <w:marTop w:val="0"/>
      <w:marBottom w:val="0"/>
      <w:divBdr>
        <w:top w:val="none" w:sz="0" w:space="0" w:color="auto"/>
        <w:left w:val="none" w:sz="0" w:space="0" w:color="auto"/>
        <w:bottom w:val="none" w:sz="0" w:space="0" w:color="auto"/>
        <w:right w:val="none" w:sz="0" w:space="0" w:color="auto"/>
      </w:divBdr>
    </w:div>
    <w:div w:id="1935243150">
      <w:bodyDiv w:val="1"/>
      <w:marLeft w:val="0"/>
      <w:marRight w:val="0"/>
      <w:marTop w:val="0"/>
      <w:marBottom w:val="0"/>
      <w:divBdr>
        <w:top w:val="none" w:sz="0" w:space="0" w:color="auto"/>
        <w:left w:val="none" w:sz="0" w:space="0" w:color="auto"/>
        <w:bottom w:val="none" w:sz="0" w:space="0" w:color="auto"/>
        <w:right w:val="none" w:sz="0" w:space="0" w:color="auto"/>
      </w:divBdr>
    </w:div>
    <w:div w:id="1936009838">
      <w:bodyDiv w:val="1"/>
      <w:marLeft w:val="0"/>
      <w:marRight w:val="0"/>
      <w:marTop w:val="0"/>
      <w:marBottom w:val="0"/>
      <w:divBdr>
        <w:top w:val="none" w:sz="0" w:space="0" w:color="auto"/>
        <w:left w:val="none" w:sz="0" w:space="0" w:color="auto"/>
        <w:bottom w:val="none" w:sz="0" w:space="0" w:color="auto"/>
        <w:right w:val="none" w:sz="0" w:space="0" w:color="auto"/>
      </w:divBdr>
    </w:div>
    <w:div w:id="1936278838">
      <w:bodyDiv w:val="1"/>
      <w:marLeft w:val="0"/>
      <w:marRight w:val="0"/>
      <w:marTop w:val="0"/>
      <w:marBottom w:val="0"/>
      <w:divBdr>
        <w:top w:val="none" w:sz="0" w:space="0" w:color="auto"/>
        <w:left w:val="none" w:sz="0" w:space="0" w:color="auto"/>
        <w:bottom w:val="none" w:sz="0" w:space="0" w:color="auto"/>
        <w:right w:val="none" w:sz="0" w:space="0" w:color="auto"/>
      </w:divBdr>
    </w:div>
    <w:div w:id="1936355689">
      <w:bodyDiv w:val="1"/>
      <w:marLeft w:val="0"/>
      <w:marRight w:val="0"/>
      <w:marTop w:val="0"/>
      <w:marBottom w:val="0"/>
      <w:divBdr>
        <w:top w:val="none" w:sz="0" w:space="0" w:color="auto"/>
        <w:left w:val="none" w:sz="0" w:space="0" w:color="auto"/>
        <w:bottom w:val="none" w:sz="0" w:space="0" w:color="auto"/>
        <w:right w:val="none" w:sz="0" w:space="0" w:color="auto"/>
      </w:divBdr>
    </w:div>
    <w:div w:id="1936396566">
      <w:bodyDiv w:val="1"/>
      <w:marLeft w:val="0"/>
      <w:marRight w:val="0"/>
      <w:marTop w:val="0"/>
      <w:marBottom w:val="0"/>
      <w:divBdr>
        <w:top w:val="none" w:sz="0" w:space="0" w:color="auto"/>
        <w:left w:val="none" w:sz="0" w:space="0" w:color="auto"/>
        <w:bottom w:val="none" w:sz="0" w:space="0" w:color="auto"/>
        <w:right w:val="none" w:sz="0" w:space="0" w:color="auto"/>
      </w:divBdr>
    </w:div>
    <w:div w:id="1936548806">
      <w:bodyDiv w:val="1"/>
      <w:marLeft w:val="0"/>
      <w:marRight w:val="0"/>
      <w:marTop w:val="0"/>
      <w:marBottom w:val="0"/>
      <w:divBdr>
        <w:top w:val="none" w:sz="0" w:space="0" w:color="auto"/>
        <w:left w:val="none" w:sz="0" w:space="0" w:color="auto"/>
        <w:bottom w:val="none" w:sz="0" w:space="0" w:color="auto"/>
        <w:right w:val="none" w:sz="0" w:space="0" w:color="auto"/>
      </w:divBdr>
    </w:div>
    <w:div w:id="1936555074">
      <w:bodyDiv w:val="1"/>
      <w:marLeft w:val="0"/>
      <w:marRight w:val="0"/>
      <w:marTop w:val="0"/>
      <w:marBottom w:val="0"/>
      <w:divBdr>
        <w:top w:val="none" w:sz="0" w:space="0" w:color="auto"/>
        <w:left w:val="none" w:sz="0" w:space="0" w:color="auto"/>
        <w:bottom w:val="none" w:sz="0" w:space="0" w:color="auto"/>
        <w:right w:val="none" w:sz="0" w:space="0" w:color="auto"/>
      </w:divBdr>
    </w:div>
    <w:div w:id="1936860492">
      <w:bodyDiv w:val="1"/>
      <w:marLeft w:val="0"/>
      <w:marRight w:val="0"/>
      <w:marTop w:val="0"/>
      <w:marBottom w:val="0"/>
      <w:divBdr>
        <w:top w:val="none" w:sz="0" w:space="0" w:color="auto"/>
        <w:left w:val="none" w:sz="0" w:space="0" w:color="auto"/>
        <w:bottom w:val="none" w:sz="0" w:space="0" w:color="auto"/>
        <w:right w:val="none" w:sz="0" w:space="0" w:color="auto"/>
      </w:divBdr>
    </w:div>
    <w:div w:id="1937247968">
      <w:bodyDiv w:val="1"/>
      <w:marLeft w:val="0"/>
      <w:marRight w:val="0"/>
      <w:marTop w:val="0"/>
      <w:marBottom w:val="0"/>
      <w:divBdr>
        <w:top w:val="none" w:sz="0" w:space="0" w:color="auto"/>
        <w:left w:val="none" w:sz="0" w:space="0" w:color="auto"/>
        <w:bottom w:val="none" w:sz="0" w:space="0" w:color="auto"/>
        <w:right w:val="none" w:sz="0" w:space="0" w:color="auto"/>
      </w:divBdr>
    </w:div>
    <w:div w:id="1937514408">
      <w:bodyDiv w:val="1"/>
      <w:marLeft w:val="0"/>
      <w:marRight w:val="0"/>
      <w:marTop w:val="0"/>
      <w:marBottom w:val="0"/>
      <w:divBdr>
        <w:top w:val="none" w:sz="0" w:space="0" w:color="auto"/>
        <w:left w:val="none" w:sz="0" w:space="0" w:color="auto"/>
        <w:bottom w:val="none" w:sz="0" w:space="0" w:color="auto"/>
        <w:right w:val="none" w:sz="0" w:space="0" w:color="auto"/>
      </w:divBdr>
    </w:div>
    <w:div w:id="1937713486">
      <w:bodyDiv w:val="1"/>
      <w:marLeft w:val="0"/>
      <w:marRight w:val="0"/>
      <w:marTop w:val="0"/>
      <w:marBottom w:val="0"/>
      <w:divBdr>
        <w:top w:val="none" w:sz="0" w:space="0" w:color="auto"/>
        <w:left w:val="none" w:sz="0" w:space="0" w:color="auto"/>
        <w:bottom w:val="none" w:sz="0" w:space="0" w:color="auto"/>
        <w:right w:val="none" w:sz="0" w:space="0" w:color="auto"/>
      </w:divBdr>
    </w:div>
    <w:div w:id="1937908357">
      <w:bodyDiv w:val="1"/>
      <w:marLeft w:val="0"/>
      <w:marRight w:val="0"/>
      <w:marTop w:val="0"/>
      <w:marBottom w:val="0"/>
      <w:divBdr>
        <w:top w:val="none" w:sz="0" w:space="0" w:color="auto"/>
        <w:left w:val="none" w:sz="0" w:space="0" w:color="auto"/>
        <w:bottom w:val="none" w:sz="0" w:space="0" w:color="auto"/>
        <w:right w:val="none" w:sz="0" w:space="0" w:color="auto"/>
      </w:divBdr>
    </w:div>
    <w:div w:id="1938517845">
      <w:bodyDiv w:val="1"/>
      <w:marLeft w:val="0"/>
      <w:marRight w:val="0"/>
      <w:marTop w:val="0"/>
      <w:marBottom w:val="0"/>
      <w:divBdr>
        <w:top w:val="none" w:sz="0" w:space="0" w:color="auto"/>
        <w:left w:val="none" w:sz="0" w:space="0" w:color="auto"/>
        <w:bottom w:val="none" w:sz="0" w:space="0" w:color="auto"/>
        <w:right w:val="none" w:sz="0" w:space="0" w:color="auto"/>
      </w:divBdr>
    </w:div>
    <w:div w:id="1938557088">
      <w:bodyDiv w:val="1"/>
      <w:marLeft w:val="0"/>
      <w:marRight w:val="0"/>
      <w:marTop w:val="0"/>
      <w:marBottom w:val="0"/>
      <w:divBdr>
        <w:top w:val="none" w:sz="0" w:space="0" w:color="auto"/>
        <w:left w:val="none" w:sz="0" w:space="0" w:color="auto"/>
        <w:bottom w:val="none" w:sz="0" w:space="0" w:color="auto"/>
        <w:right w:val="none" w:sz="0" w:space="0" w:color="auto"/>
      </w:divBdr>
    </w:div>
    <w:div w:id="1939017602">
      <w:bodyDiv w:val="1"/>
      <w:marLeft w:val="0"/>
      <w:marRight w:val="0"/>
      <w:marTop w:val="0"/>
      <w:marBottom w:val="0"/>
      <w:divBdr>
        <w:top w:val="none" w:sz="0" w:space="0" w:color="auto"/>
        <w:left w:val="none" w:sz="0" w:space="0" w:color="auto"/>
        <w:bottom w:val="none" w:sz="0" w:space="0" w:color="auto"/>
        <w:right w:val="none" w:sz="0" w:space="0" w:color="auto"/>
      </w:divBdr>
    </w:div>
    <w:div w:id="1939294105">
      <w:bodyDiv w:val="1"/>
      <w:marLeft w:val="0"/>
      <w:marRight w:val="0"/>
      <w:marTop w:val="0"/>
      <w:marBottom w:val="0"/>
      <w:divBdr>
        <w:top w:val="none" w:sz="0" w:space="0" w:color="auto"/>
        <w:left w:val="none" w:sz="0" w:space="0" w:color="auto"/>
        <w:bottom w:val="none" w:sz="0" w:space="0" w:color="auto"/>
        <w:right w:val="none" w:sz="0" w:space="0" w:color="auto"/>
      </w:divBdr>
    </w:div>
    <w:div w:id="1939826265">
      <w:bodyDiv w:val="1"/>
      <w:marLeft w:val="0"/>
      <w:marRight w:val="0"/>
      <w:marTop w:val="0"/>
      <w:marBottom w:val="0"/>
      <w:divBdr>
        <w:top w:val="none" w:sz="0" w:space="0" w:color="auto"/>
        <w:left w:val="none" w:sz="0" w:space="0" w:color="auto"/>
        <w:bottom w:val="none" w:sz="0" w:space="0" w:color="auto"/>
        <w:right w:val="none" w:sz="0" w:space="0" w:color="auto"/>
      </w:divBdr>
    </w:div>
    <w:div w:id="1939874839">
      <w:bodyDiv w:val="1"/>
      <w:marLeft w:val="0"/>
      <w:marRight w:val="0"/>
      <w:marTop w:val="0"/>
      <w:marBottom w:val="0"/>
      <w:divBdr>
        <w:top w:val="none" w:sz="0" w:space="0" w:color="auto"/>
        <w:left w:val="none" w:sz="0" w:space="0" w:color="auto"/>
        <w:bottom w:val="none" w:sz="0" w:space="0" w:color="auto"/>
        <w:right w:val="none" w:sz="0" w:space="0" w:color="auto"/>
      </w:divBdr>
    </w:div>
    <w:div w:id="1940485782">
      <w:bodyDiv w:val="1"/>
      <w:marLeft w:val="0"/>
      <w:marRight w:val="0"/>
      <w:marTop w:val="0"/>
      <w:marBottom w:val="0"/>
      <w:divBdr>
        <w:top w:val="none" w:sz="0" w:space="0" w:color="auto"/>
        <w:left w:val="none" w:sz="0" w:space="0" w:color="auto"/>
        <w:bottom w:val="none" w:sz="0" w:space="0" w:color="auto"/>
        <w:right w:val="none" w:sz="0" w:space="0" w:color="auto"/>
      </w:divBdr>
    </w:div>
    <w:div w:id="1941571339">
      <w:bodyDiv w:val="1"/>
      <w:marLeft w:val="0"/>
      <w:marRight w:val="0"/>
      <w:marTop w:val="0"/>
      <w:marBottom w:val="0"/>
      <w:divBdr>
        <w:top w:val="none" w:sz="0" w:space="0" w:color="auto"/>
        <w:left w:val="none" w:sz="0" w:space="0" w:color="auto"/>
        <w:bottom w:val="none" w:sz="0" w:space="0" w:color="auto"/>
        <w:right w:val="none" w:sz="0" w:space="0" w:color="auto"/>
      </w:divBdr>
    </w:div>
    <w:div w:id="1942103304">
      <w:bodyDiv w:val="1"/>
      <w:marLeft w:val="0"/>
      <w:marRight w:val="0"/>
      <w:marTop w:val="0"/>
      <w:marBottom w:val="0"/>
      <w:divBdr>
        <w:top w:val="none" w:sz="0" w:space="0" w:color="auto"/>
        <w:left w:val="none" w:sz="0" w:space="0" w:color="auto"/>
        <w:bottom w:val="none" w:sz="0" w:space="0" w:color="auto"/>
        <w:right w:val="none" w:sz="0" w:space="0" w:color="auto"/>
      </w:divBdr>
    </w:div>
    <w:div w:id="1942176252">
      <w:bodyDiv w:val="1"/>
      <w:marLeft w:val="0"/>
      <w:marRight w:val="0"/>
      <w:marTop w:val="0"/>
      <w:marBottom w:val="0"/>
      <w:divBdr>
        <w:top w:val="none" w:sz="0" w:space="0" w:color="auto"/>
        <w:left w:val="none" w:sz="0" w:space="0" w:color="auto"/>
        <w:bottom w:val="none" w:sz="0" w:space="0" w:color="auto"/>
        <w:right w:val="none" w:sz="0" w:space="0" w:color="auto"/>
      </w:divBdr>
    </w:div>
    <w:div w:id="1942570523">
      <w:bodyDiv w:val="1"/>
      <w:marLeft w:val="0"/>
      <w:marRight w:val="0"/>
      <w:marTop w:val="0"/>
      <w:marBottom w:val="0"/>
      <w:divBdr>
        <w:top w:val="none" w:sz="0" w:space="0" w:color="auto"/>
        <w:left w:val="none" w:sz="0" w:space="0" w:color="auto"/>
        <w:bottom w:val="none" w:sz="0" w:space="0" w:color="auto"/>
        <w:right w:val="none" w:sz="0" w:space="0" w:color="auto"/>
      </w:divBdr>
    </w:div>
    <w:div w:id="1942640777">
      <w:bodyDiv w:val="1"/>
      <w:marLeft w:val="0"/>
      <w:marRight w:val="0"/>
      <w:marTop w:val="0"/>
      <w:marBottom w:val="0"/>
      <w:divBdr>
        <w:top w:val="none" w:sz="0" w:space="0" w:color="auto"/>
        <w:left w:val="none" w:sz="0" w:space="0" w:color="auto"/>
        <w:bottom w:val="none" w:sz="0" w:space="0" w:color="auto"/>
        <w:right w:val="none" w:sz="0" w:space="0" w:color="auto"/>
      </w:divBdr>
    </w:div>
    <w:div w:id="1943026295">
      <w:bodyDiv w:val="1"/>
      <w:marLeft w:val="0"/>
      <w:marRight w:val="0"/>
      <w:marTop w:val="0"/>
      <w:marBottom w:val="0"/>
      <w:divBdr>
        <w:top w:val="none" w:sz="0" w:space="0" w:color="auto"/>
        <w:left w:val="none" w:sz="0" w:space="0" w:color="auto"/>
        <w:bottom w:val="none" w:sz="0" w:space="0" w:color="auto"/>
        <w:right w:val="none" w:sz="0" w:space="0" w:color="auto"/>
      </w:divBdr>
    </w:div>
    <w:div w:id="1943100374">
      <w:bodyDiv w:val="1"/>
      <w:marLeft w:val="0"/>
      <w:marRight w:val="0"/>
      <w:marTop w:val="0"/>
      <w:marBottom w:val="0"/>
      <w:divBdr>
        <w:top w:val="none" w:sz="0" w:space="0" w:color="auto"/>
        <w:left w:val="none" w:sz="0" w:space="0" w:color="auto"/>
        <w:bottom w:val="none" w:sz="0" w:space="0" w:color="auto"/>
        <w:right w:val="none" w:sz="0" w:space="0" w:color="auto"/>
      </w:divBdr>
    </w:div>
    <w:div w:id="1943344131">
      <w:bodyDiv w:val="1"/>
      <w:marLeft w:val="0"/>
      <w:marRight w:val="0"/>
      <w:marTop w:val="0"/>
      <w:marBottom w:val="0"/>
      <w:divBdr>
        <w:top w:val="none" w:sz="0" w:space="0" w:color="auto"/>
        <w:left w:val="none" w:sz="0" w:space="0" w:color="auto"/>
        <w:bottom w:val="none" w:sz="0" w:space="0" w:color="auto"/>
        <w:right w:val="none" w:sz="0" w:space="0" w:color="auto"/>
      </w:divBdr>
    </w:div>
    <w:div w:id="1943568064">
      <w:bodyDiv w:val="1"/>
      <w:marLeft w:val="0"/>
      <w:marRight w:val="0"/>
      <w:marTop w:val="0"/>
      <w:marBottom w:val="0"/>
      <w:divBdr>
        <w:top w:val="none" w:sz="0" w:space="0" w:color="auto"/>
        <w:left w:val="none" w:sz="0" w:space="0" w:color="auto"/>
        <w:bottom w:val="none" w:sz="0" w:space="0" w:color="auto"/>
        <w:right w:val="none" w:sz="0" w:space="0" w:color="auto"/>
      </w:divBdr>
    </w:div>
    <w:div w:id="1943874545">
      <w:bodyDiv w:val="1"/>
      <w:marLeft w:val="0"/>
      <w:marRight w:val="0"/>
      <w:marTop w:val="0"/>
      <w:marBottom w:val="0"/>
      <w:divBdr>
        <w:top w:val="none" w:sz="0" w:space="0" w:color="auto"/>
        <w:left w:val="none" w:sz="0" w:space="0" w:color="auto"/>
        <w:bottom w:val="none" w:sz="0" w:space="0" w:color="auto"/>
        <w:right w:val="none" w:sz="0" w:space="0" w:color="auto"/>
      </w:divBdr>
    </w:div>
    <w:div w:id="1943881789">
      <w:bodyDiv w:val="1"/>
      <w:marLeft w:val="0"/>
      <w:marRight w:val="0"/>
      <w:marTop w:val="0"/>
      <w:marBottom w:val="0"/>
      <w:divBdr>
        <w:top w:val="none" w:sz="0" w:space="0" w:color="auto"/>
        <w:left w:val="none" w:sz="0" w:space="0" w:color="auto"/>
        <w:bottom w:val="none" w:sz="0" w:space="0" w:color="auto"/>
        <w:right w:val="none" w:sz="0" w:space="0" w:color="auto"/>
      </w:divBdr>
    </w:div>
    <w:div w:id="1944070165">
      <w:bodyDiv w:val="1"/>
      <w:marLeft w:val="0"/>
      <w:marRight w:val="0"/>
      <w:marTop w:val="0"/>
      <w:marBottom w:val="0"/>
      <w:divBdr>
        <w:top w:val="none" w:sz="0" w:space="0" w:color="auto"/>
        <w:left w:val="none" w:sz="0" w:space="0" w:color="auto"/>
        <w:bottom w:val="none" w:sz="0" w:space="0" w:color="auto"/>
        <w:right w:val="none" w:sz="0" w:space="0" w:color="auto"/>
      </w:divBdr>
    </w:div>
    <w:div w:id="1944193274">
      <w:bodyDiv w:val="1"/>
      <w:marLeft w:val="0"/>
      <w:marRight w:val="0"/>
      <w:marTop w:val="0"/>
      <w:marBottom w:val="0"/>
      <w:divBdr>
        <w:top w:val="none" w:sz="0" w:space="0" w:color="auto"/>
        <w:left w:val="none" w:sz="0" w:space="0" w:color="auto"/>
        <w:bottom w:val="none" w:sz="0" w:space="0" w:color="auto"/>
        <w:right w:val="none" w:sz="0" w:space="0" w:color="auto"/>
      </w:divBdr>
    </w:div>
    <w:div w:id="1944267043">
      <w:bodyDiv w:val="1"/>
      <w:marLeft w:val="0"/>
      <w:marRight w:val="0"/>
      <w:marTop w:val="0"/>
      <w:marBottom w:val="0"/>
      <w:divBdr>
        <w:top w:val="none" w:sz="0" w:space="0" w:color="auto"/>
        <w:left w:val="none" w:sz="0" w:space="0" w:color="auto"/>
        <w:bottom w:val="none" w:sz="0" w:space="0" w:color="auto"/>
        <w:right w:val="none" w:sz="0" w:space="0" w:color="auto"/>
      </w:divBdr>
    </w:div>
    <w:div w:id="1944337833">
      <w:bodyDiv w:val="1"/>
      <w:marLeft w:val="0"/>
      <w:marRight w:val="0"/>
      <w:marTop w:val="0"/>
      <w:marBottom w:val="0"/>
      <w:divBdr>
        <w:top w:val="none" w:sz="0" w:space="0" w:color="auto"/>
        <w:left w:val="none" w:sz="0" w:space="0" w:color="auto"/>
        <w:bottom w:val="none" w:sz="0" w:space="0" w:color="auto"/>
        <w:right w:val="none" w:sz="0" w:space="0" w:color="auto"/>
      </w:divBdr>
    </w:div>
    <w:div w:id="1944340448">
      <w:bodyDiv w:val="1"/>
      <w:marLeft w:val="0"/>
      <w:marRight w:val="0"/>
      <w:marTop w:val="0"/>
      <w:marBottom w:val="0"/>
      <w:divBdr>
        <w:top w:val="none" w:sz="0" w:space="0" w:color="auto"/>
        <w:left w:val="none" w:sz="0" w:space="0" w:color="auto"/>
        <w:bottom w:val="none" w:sz="0" w:space="0" w:color="auto"/>
        <w:right w:val="none" w:sz="0" w:space="0" w:color="auto"/>
      </w:divBdr>
    </w:div>
    <w:div w:id="1944415801">
      <w:bodyDiv w:val="1"/>
      <w:marLeft w:val="0"/>
      <w:marRight w:val="0"/>
      <w:marTop w:val="0"/>
      <w:marBottom w:val="0"/>
      <w:divBdr>
        <w:top w:val="none" w:sz="0" w:space="0" w:color="auto"/>
        <w:left w:val="none" w:sz="0" w:space="0" w:color="auto"/>
        <w:bottom w:val="none" w:sz="0" w:space="0" w:color="auto"/>
        <w:right w:val="none" w:sz="0" w:space="0" w:color="auto"/>
      </w:divBdr>
    </w:div>
    <w:div w:id="1944537277">
      <w:bodyDiv w:val="1"/>
      <w:marLeft w:val="0"/>
      <w:marRight w:val="0"/>
      <w:marTop w:val="0"/>
      <w:marBottom w:val="0"/>
      <w:divBdr>
        <w:top w:val="none" w:sz="0" w:space="0" w:color="auto"/>
        <w:left w:val="none" w:sz="0" w:space="0" w:color="auto"/>
        <w:bottom w:val="none" w:sz="0" w:space="0" w:color="auto"/>
        <w:right w:val="none" w:sz="0" w:space="0" w:color="auto"/>
      </w:divBdr>
    </w:div>
    <w:div w:id="1944872687">
      <w:bodyDiv w:val="1"/>
      <w:marLeft w:val="0"/>
      <w:marRight w:val="0"/>
      <w:marTop w:val="0"/>
      <w:marBottom w:val="0"/>
      <w:divBdr>
        <w:top w:val="none" w:sz="0" w:space="0" w:color="auto"/>
        <w:left w:val="none" w:sz="0" w:space="0" w:color="auto"/>
        <w:bottom w:val="none" w:sz="0" w:space="0" w:color="auto"/>
        <w:right w:val="none" w:sz="0" w:space="0" w:color="auto"/>
      </w:divBdr>
    </w:div>
    <w:div w:id="1945266529">
      <w:bodyDiv w:val="1"/>
      <w:marLeft w:val="0"/>
      <w:marRight w:val="0"/>
      <w:marTop w:val="0"/>
      <w:marBottom w:val="0"/>
      <w:divBdr>
        <w:top w:val="none" w:sz="0" w:space="0" w:color="auto"/>
        <w:left w:val="none" w:sz="0" w:space="0" w:color="auto"/>
        <w:bottom w:val="none" w:sz="0" w:space="0" w:color="auto"/>
        <w:right w:val="none" w:sz="0" w:space="0" w:color="auto"/>
      </w:divBdr>
    </w:div>
    <w:div w:id="1945376222">
      <w:bodyDiv w:val="1"/>
      <w:marLeft w:val="0"/>
      <w:marRight w:val="0"/>
      <w:marTop w:val="0"/>
      <w:marBottom w:val="0"/>
      <w:divBdr>
        <w:top w:val="none" w:sz="0" w:space="0" w:color="auto"/>
        <w:left w:val="none" w:sz="0" w:space="0" w:color="auto"/>
        <w:bottom w:val="none" w:sz="0" w:space="0" w:color="auto"/>
        <w:right w:val="none" w:sz="0" w:space="0" w:color="auto"/>
      </w:divBdr>
    </w:div>
    <w:div w:id="1945378587">
      <w:bodyDiv w:val="1"/>
      <w:marLeft w:val="0"/>
      <w:marRight w:val="0"/>
      <w:marTop w:val="0"/>
      <w:marBottom w:val="0"/>
      <w:divBdr>
        <w:top w:val="none" w:sz="0" w:space="0" w:color="auto"/>
        <w:left w:val="none" w:sz="0" w:space="0" w:color="auto"/>
        <w:bottom w:val="none" w:sz="0" w:space="0" w:color="auto"/>
        <w:right w:val="none" w:sz="0" w:space="0" w:color="auto"/>
      </w:divBdr>
    </w:div>
    <w:div w:id="1947080618">
      <w:bodyDiv w:val="1"/>
      <w:marLeft w:val="0"/>
      <w:marRight w:val="0"/>
      <w:marTop w:val="0"/>
      <w:marBottom w:val="0"/>
      <w:divBdr>
        <w:top w:val="none" w:sz="0" w:space="0" w:color="auto"/>
        <w:left w:val="none" w:sz="0" w:space="0" w:color="auto"/>
        <w:bottom w:val="none" w:sz="0" w:space="0" w:color="auto"/>
        <w:right w:val="none" w:sz="0" w:space="0" w:color="auto"/>
      </w:divBdr>
    </w:div>
    <w:div w:id="1947151238">
      <w:bodyDiv w:val="1"/>
      <w:marLeft w:val="0"/>
      <w:marRight w:val="0"/>
      <w:marTop w:val="0"/>
      <w:marBottom w:val="0"/>
      <w:divBdr>
        <w:top w:val="none" w:sz="0" w:space="0" w:color="auto"/>
        <w:left w:val="none" w:sz="0" w:space="0" w:color="auto"/>
        <w:bottom w:val="none" w:sz="0" w:space="0" w:color="auto"/>
        <w:right w:val="none" w:sz="0" w:space="0" w:color="auto"/>
      </w:divBdr>
    </w:div>
    <w:div w:id="1947423567">
      <w:bodyDiv w:val="1"/>
      <w:marLeft w:val="0"/>
      <w:marRight w:val="0"/>
      <w:marTop w:val="0"/>
      <w:marBottom w:val="0"/>
      <w:divBdr>
        <w:top w:val="none" w:sz="0" w:space="0" w:color="auto"/>
        <w:left w:val="none" w:sz="0" w:space="0" w:color="auto"/>
        <w:bottom w:val="none" w:sz="0" w:space="0" w:color="auto"/>
        <w:right w:val="none" w:sz="0" w:space="0" w:color="auto"/>
      </w:divBdr>
    </w:div>
    <w:div w:id="1947538567">
      <w:bodyDiv w:val="1"/>
      <w:marLeft w:val="0"/>
      <w:marRight w:val="0"/>
      <w:marTop w:val="0"/>
      <w:marBottom w:val="0"/>
      <w:divBdr>
        <w:top w:val="none" w:sz="0" w:space="0" w:color="auto"/>
        <w:left w:val="none" w:sz="0" w:space="0" w:color="auto"/>
        <w:bottom w:val="none" w:sz="0" w:space="0" w:color="auto"/>
        <w:right w:val="none" w:sz="0" w:space="0" w:color="auto"/>
      </w:divBdr>
    </w:div>
    <w:div w:id="1947810447">
      <w:bodyDiv w:val="1"/>
      <w:marLeft w:val="0"/>
      <w:marRight w:val="0"/>
      <w:marTop w:val="0"/>
      <w:marBottom w:val="0"/>
      <w:divBdr>
        <w:top w:val="none" w:sz="0" w:space="0" w:color="auto"/>
        <w:left w:val="none" w:sz="0" w:space="0" w:color="auto"/>
        <w:bottom w:val="none" w:sz="0" w:space="0" w:color="auto"/>
        <w:right w:val="none" w:sz="0" w:space="0" w:color="auto"/>
      </w:divBdr>
    </w:div>
    <w:div w:id="1947882739">
      <w:bodyDiv w:val="1"/>
      <w:marLeft w:val="0"/>
      <w:marRight w:val="0"/>
      <w:marTop w:val="0"/>
      <w:marBottom w:val="0"/>
      <w:divBdr>
        <w:top w:val="none" w:sz="0" w:space="0" w:color="auto"/>
        <w:left w:val="none" w:sz="0" w:space="0" w:color="auto"/>
        <w:bottom w:val="none" w:sz="0" w:space="0" w:color="auto"/>
        <w:right w:val="none" w:sz="0" w:space="0" w:color="auto"/>
      </w:divBdr>
    </w:div>
    <w:div w:id="1948150536">
      <w:bodyDiv w:val="1"/>
      <w:marLeft w:val="0"/>
      <w:marRight w:val="0"/>
      <w:marTop w:val="0"/>
      <w:marBottom w:val="0"/>
      <w:divBdr>
        <w:top w:val="none" w:sz="0" w:space="0" w:color="auto"/>
        <w:left w:val="none" w:sz="0" w:space="0" w:color="auto"/>
        <w:bottom w:val="none" w:sz="0" w:space="0" w:color="auto"/>
        <w:right w:val="none" w:sz="0" w:space="0" w:color="auto"/>
      </w:divBdr>
    </w:div>
    <w:div w:id="1948343531">
      <w:bodyDiv w:val="1"/>
      <w:marLeft w:val="0"/>
      <w:marRight w:val="0"/>
      <w:marTop w:val="0"/>
      <w:marBottom w:val="0"/>
      <w:divBdr>
        <w:top w:val="none" w:sz="0" w:space="0" w:color="auto"/>
        <w:left w:val="none" w:sz="0" w:space="0" w:color="auto"/>
        <w:bottom w:val="none" w:sz="0" w:space="0" w:color="auto"/>
        <w:right w:val="none" w:sz="0" w:space="0" w:color="auto"/>
      </w:divBdr>
    </w:div>
    <w:div w:id="1948466402">
      <w:bodyDiv w:val="1"/>
      <w:marLeft w:val="0"/>
      <w:marRight w:val="0"/>
      <w:marTop w:val="0"/>
      <w:marBottom w:val="0"/>
      <w:divBdr>
        <w:top w:val="none" w:sz="0" w:space="0" w:color="auto"/>
        <w:left w:val="none" w:sz="0" w:space="0" w:color="auto"/>
        <w:bottom w:val="none" w:sz="0" w:space="0" w:color="auto"/>
        <w:right w:val="none" w:sz="0" w:space="0" w:color="auto"/>
      </w:divBdr>
    </w:div>
    <w:div w:id="1949004067">
      <w:bodyDiv w:val="1"/>
      <w:marLeft w:val="0"/>
      <w:marRight w:val="0"/>
      <w:marTop w:val="0"/>
      <w:marBottom w:val="0"/>
      <w:divBdr>
        <w:top w:val="none" w:sz="0" w:space="0" w:color="auto"/>
        <w:left w:val="none" w:sz="0" w:space="0" w:color="auto"/>
        <w:bottom w:val="none" w:sz="0" w:space="0" w:color="auto"/>
        <w:right w:val="none" w:sz="0" w:space="0" w:color="auto"/>
      </w:divBdr>
    </w:div>
    <w:div w:id="1949193898">
      <w:bodyDiv w:val="1"/>
      <w:marLeft w:val="0"/>
      <w:marRight w:val="0"/>
      <w:marTop w:val="0"/>
      <w:marBottom w:val="0"/>
      <w:divBdr>
        <w:top w:val="none" w:sz="0" w:space="0" w:color="auto"/>
        <w:left w:val="none" w:sz="0" w:space="0" w:color="auto"/>
        <w:bottom w:val="none" w:sz="0" w:space="0" w:color="auto"/>
        <w:right w:val="none" w:sz="0" w:space="0" w:color="auto"/>
      </w:divBdr>
    </w:div>
    <w:div w:id="1949922827">
      <w:bodyDiv w:val="1"/>
      <w:marLeft w:val="0"/>
      <w:marRight w:val="0"/>
      <w:marTop w:val="0"/>
      <w:marBottom w:val="0"/>
      <w:divBdr>
        <w:top w:val="none" w:sz="0" w:space="0" w:color="auto"/>
        <w:left w:val="none" w:sz="0" w:space="0" w:color="auto"/>
        <w:bottom w:val="none" w:sz="0" w:space="0" w:color="auto"/>
        <w:right w:val="none" w:sz="0" w:space="0" w:color="auto"/>
      </w:divBdr>
    </w:div>
    <w:div w:id="1950426753">
      <w:bodyDiv w:val="1"/>
      <w:marLeft w:val="0"/>
      <w:marRight w:val="0"/>
      <w:marTop w:val="0"/>
      <w:marBottom w:val="0"/>
      <w:divBdr>
        <w:top w:val="none" w:sz="0" w:space="0" w:color="auto"/>
        <w:left w:val="none" w:sz="0" w:space="0" w:color="auto"/>
        <w:bottom w:val="none" w:sz="0" w:space="0" w:color="auto"/>
        <w:right w:val="none" w:sz="0" w:space="0" w:color="auto"/>
      </w:divBdr>
    </w:div>
    <w:div w:id="1950893757">
      <w:bodyDiv w:val="1"/>
      <w:marLeft w:val="0"/>
      <w:marRight w:val="0"/>
      <w:marTop w:val="0"/>
      <w:marBottom w:val="0"/>
      <w:divBdr>
        <w:top w:val="none" w:sz="0" w:space="0" w:color="auto"/>
        <w:left w:val="none" w:sz="0" w:space="0" w:color="auto"/>
        <w:bottom w:val="none" w:sz="0" w:space="0" w:color="auto"/>
        <w:right w:val="none" w:sz="0" w:space="0" w:color="auto"/>
      </w:divBdr>
    </w:div>
    <w:div w:id="1951038937">
      <w:bodyDiv w:val="1"/>
      <w:marLeft w:val="0"/>
      <w:marRight w:val="0"/>
      <w:marTop w:val="0"/>
      <w:marBottom w:val="0"/>
      <w:divBdr>
        <w:top w:val="none" w:sz="0" w:space="0" w:color="auto"/>
        <w:left w:val="none" w:sz="0" w:space="0" w:color="auto"/>
        <w:bottom w:val="none" w:sz="0" w:space="0" w:color="auto"/>
        <w:right w:val="none" w:sz="0" w:space="0" w:color="auto"/>
      </w:divBdr>
    </w:div>
    <w:div w:id="1951281545">
      <w:bodyDiv w:val="1"/>
      <w:marLeft w:val="0"/>
      <w:marRight w:val="0"/>
      <w:marTop w:val="0"/>
      <w:marBottom w:val="0"/>
      <w:divBdr>
        <w:top w:val="none" w:sz="0" w:space="0" w:color="auto"/>
        <w:left w:val="none" w:sz="0" w:space="0" w:color="auto"/>
        <w:bottom w:val="none" w:sz="0" w:space="0" w:color="auto"/>
        <w:right w:val="none" w:sz="0" w:space="0" w:color="auto"/>
      </w:divBdr>
    </w:div>
    <w:div w:id="1951625315">
      <w:bodyDiv w:val="1"/>
      <w:marLeft w:val="0"/>
      <w:marRight w:val="0"/>
      <w:marTop w:val="0"/>
      <w:marBottom w:val="0"/>
      <w:divBdr>
        <w:top w:val="none" w:sz="0" w:space="0" w:color="auto"/>
        <w:left w:val="none" w:sz="0" w:space="0" w:color="auto"/>
        <w:bottom w:val="none" w:sz="0" w:space="0" w:color="auto"/>
        <w:right w:val="none" w:sz="0" w:space="0" w:color="auto"/>
      </w:divBdr>
    </w:div>
    <w:div w:id="1951669293">
      <w:bodyDiv w:val="1"/>
      <w:marLeft w:val="0"/>
      <w:marRight w:val="0"/>
      <w:marTop w:val="0"/>
      <w:marBottom w:val="0"/>
      <w:divBdr>
        <w:top w:val="none" w:sz="0" w:space="0" w:color="auto"/>
        <w:left w:val="none" w:sz="0" w:space="0" w:color="auto"/>
        <w:bottom w:val="none" w:sz="0" w:space="0" w:color="auto"/>
        <w:right w:val="none" w:sz="0" w:space="0" w:color="auto"/>
      </w:divBdr>
    </w:div>
    <w:div w:id="1952320126">
      <w:bodyDiv w:val="1"/>
      <w:marLeft w:val="0"/>
      <w:marRight w:val="0"/>
      <w:marTop w:val="0"/>
      <w:marBottom w:val="0"/>
      <w:divBdr>
        <w:top w:val="none" w:sz="0" w:space="0" w:color="auto"/>
        <w:left w:val="none" w:sz="0" w:space="0" w:color="auto"/>
        <w:bottom w:val="none" w:sz="0" w:space="0" w:color="auto"/>
        <w:right w:val="none" w:sz="0" w:space="0" w:color="auto"/>
      </w:divBdr>
    </w:div>
    <w:div w:id="1952397227">
      <w:bodyDiv w:val="1"/>
      <w:marLeft w:val="0"/>
      <w:marRight w:val="0"/>
      <w:marTop w:val="0"/>
      <w:marBottom w:val="0"/>
      <w:divBdr>
        <w:top w:val="none" w:sz="0" w:space="0" w:color="auto"/>
        <w:left w:val="none" w:sz="0" w:space="0" w:color="auto"/>
        <w:bottom w:val="none" w:sz="0" w:space="0" w:color="auto"/>
        <w:right w:val="none" w:sz="0" w:space="0" w:color="auto"/>
      </w:divBdr>
    </w:div>
    <w:div w:id="1952545610">
      <w:bodyDiv w:val="1"/>
      <w:marLeft w:val="0"/>
      <w:marRight w:val="0"/>
      <w:marTop w:val="0"/>
      <w:marBottom w:val="0"/>
      <w:divBdr>
        <w:top w:val="none" w:sz="0" w:space="0" w:color="auto"/>
        <w:left w:val="none" w:sz="0" w:space="0" w:color="auto"/>
        <w:bottom w:val="none" w:sz="0" w:space="0" w:color="auto"/>
        <w:right w:val="none" w:sz="0" w:space="0" w:color="auto"/>
      </w:divBdr>
    </w:div>
    <w:div w:id="1953584516">
      <w:bodyDiv w:val="1"/>
      <w:marLeft w:val="0"/>
      <w:marRight w:val="0"/>
      <w:marTop w:val="0"/>
      <w:marBottom w:val="0"/>
      <w:divBdr>
        <w:top w:val="none" w:sz="0" w:space="0" w:color="auto"/>
        <w:left w:val="none" w:sz="0" w:space="0" w:color="auto"/>
        <w:bottom w:val="none" w:sz="0" w:space="0" w:color="auto"/>
        <w:right w:val="none" w:sz="0" w:space="0" w:color="auto"/>
      </w:divBdr>
    </w:div>
    <w:div w:id="1953633499">
      <w:bodyDiv w:val="1"/>
      <w:marLeft w:val="0"/>
      <w:marRight w:val="0"/>
      <w:marTop w:val="0"/>
      <w:marBottom w:val="0"/>
      <w:divBdr>
        <w:top w:val="none" w:sz="0" w:space="0" w:color="auto"/>
        <w:left w:val="none" w:sz="0" w:space="0" w:color="auto"/>
        <w:bottom w:val="none" w:sz="0" w:space="0" w:color="auto"/>
        <w:right w:val="none" w:sz="0" w:space="0" w:color="auto"/>
      </w:divBdr>
    </w:div>
    <w:div w:id="1954046477">
      <w:bodyDiv w:val="1"/>
      <w:marLeft w:val="0"/>
      <w:marRight w:val="0"/>
      <w:marTop w:val="0"/>
      <w:marBottom w:val="0"/>
      <w:divBdr>
        <w:top w:val="none" w:sz="0" w:space="0" w:color="auto"/>
        <w:left w:val="none" w:sz="0" w:space="0" w:color="auto"/>
        <w:bottom w:val="none" w:sz="0" w:space="0" w:color="auto"/>
        <w:right w:val="none" w:sz="0" w:space="0" w:color="auto"/>
      </w:divBdr>
    </w:div>
    <w:div w:id="1954438345">
      <w:bodyDiv w:val="1"/>
      <w:marLeft w:val="0"/>
      <w:marRight w:val="0"/>
      <w:marTop w:val="0"/>
      <w:marBottom w:val="0"/>
      <w:divBdr>
        <w:top w:val="none" w:sz="0" w:space="0" w:color="auto"/>
        <w:left w:val="none" w:sz="0" w:space="0" w:color="auto"/>
        <w:bottom w:val="none" w:sz="0" w:space="0" w:color="auto"/>
        <w:right w:val="none" w:sz="0" w:space="0" w:color="auto"/>
      </w:divBdr>
    </w:div>
    <w:div w:id="1954551653">
      <w:bodyDiv w:val="1"/>
      <w:marLeft w:val="0"/>
      <w:marRight w:val="0"/>
      <w:marTop w:val="0"/>
      <w:marBottom w:val="0"/>
      <w:divBdr>
        <w:top w:val="none" w:sz="0" w:space="0" w:color="auto"/>
        <w:left w:val="none" w:sz="0" w:space="0" w:color="auto"/>
        <w:bottom w:val="none" w:sz="0" w:space="0" w:color="auto"/>
        <w:right w:val="none" w:sz="0" w:space="0" w:color="auto"/>
      </w:divBdr>
    </w:div>
    <w:div w:id="1955477502">
      <w:bodyDiv w:val="1"/>
      <w:marLeft w:val="0"/>
      <w:marRight w:val="0"/>
      <w:marTop w:val="0"/>
      <w:marBottom w:val="0"/>
      <w:divBdr>
        <w:top w:val="none" w:sz="0" w:space="0" w:color="auto"/>
        <w:left w:val="none" w:sz="0" w:space="0" w:color="auto"/>
        <w:bottom w:val="none" w:sz="0" w:space="0" w:color="auto"/>
        <w:right w:val="none" w:sz="0" w:space="0" w:color="auto"/>
      </w:divBdr>
    </w:div>
    <w:div w:id="1955558363">
      <w:bodyDiv w:val="1"/>
      <w:marLeft w:val="0"/>
      <w:marRight w:val="0"/>
      <w:marTop w:val="0"/>
      <w:marBottom w:val="0"/>
      <w:divBdr>
        <w:top w:val="none" w:sz="0" w:space="0" w:color="auto"/>
        <w:left w:val="none" w:sz="0" w:space="0" w:color="auto"/>
        <w:bottom w:val="none" w:sz="0" w:space="0" w:color="auto"/>
        <w:right w:val="none" w:sz="0" w:space="0" w:color="auto"/>
      </w:divBdr>
    </w:div>
    <w:div w:id="1955943626">
      <w:bodyDiv w:val="1"/>
      <w:marLeft w:val="0"/>
      <w:marRight w:val="0"/>
      <w:marTop w:val="0"/>
      <w:marBottom w:val="0"/>
      <w:divBdr>
        <w:top w:val="none" w:sz="0" w:space="0" w:color="auto"/>
        <w:left w:val="none" w:sz="0" w:space="0" w:color="auto"/>
        <w:bottom w:val="none" w:sz="0" w:space="0" w:color="auto"/>
        <w:right w:val="none" w:sz="0" w:space="0" w:color="auto"/>
      </w:divBdr>
    </w:div>
    <w:div w:id="1956281429">
      <w:bodyDiv w:val="1"/>
      <w:marLeft w:val="0"/>
      <w:marRight w:val="0"/>
      <w:marTop w:val="0"/>
      <w:marBottom w:val="0"/>
      <w:divBdr>
        <w:top w:val="none" w:sz="0" w:space="0" w:color="auto"/>
        <w:left w:val="none" w:sz="0" w:space="0" w:color="auto"/>
        <w:bottom w:val="none" w:sz="0" w:space="0" w:color="auto"/>
        <w:right w:val="none" w:sz="0" w:space="0" w:color="auto"/>
      </w:divBdr>
    </w:div>
    <w:div w:id="1957177322">
      <w:bodyDiv w:val="1"/>
      <w:marLeft w:val="0"/>
      <w:marRight w:val="0"/>
      <w:marTop w:val="0"/>
      <w:marBottom w:val="0"/>
      <w:divBdr>
        <w:top w:val="none" w:sz="0" w:space="0" w:color="auto"/>
        <w:left w:val="none" w:sz="0" w:space="0" w:color="auto"/>
        <w:bottom w:val="none" w:sz="0" w:space="0" w:color="auto"/>
        <w:right w:val="none" w:sz="0" w:space="0" w:color="auto"/>
      </w:divBdr>
    </w:div>
    <w:div w:id="1957637885">
      <w:bodyDiv w:val="1"/>
      <w:marLeft w:val="0"/>
      <w:marRight w:val="0"/>
      <w:marTop w:val="0"/>
      <w:marBottom w:val="0"/>
      <w:divBdr>
        <w:top w:val="none" w:sz="0" w:space="0" w:color="auto"/>
        <w:left w:val="none" w:sz="0" w:space="0" w:color="auto"/>
        <w:bottom w:val="none" w:sz="0" w:space="0" w:color="auto"/>
        <w:right w:val="none" w:sz="0" w:space="0" w:color="auto"/>
      </w:divBdr>
    </w:div>
    <w:div w:id="1958368835">
      <w:bodyDiv w:val="1"/>
      <w:marLeft w:val="0"/>
      <w:marRight w:val="0"/>
      <w:marTop w:val="0"/>
      <w:marBottom w:val="0"/>
      <w:divBdr>
        <w:top w:val="none" w:sz="0" w:space="0" w:color="auto"/>
        <w:left w:val="none" w:sz="0" w:space="0" w:color="auto"/>
        <w:bottom w:val="none" w:sz="0" w:space="0" w:color="auto"/>
        <w:right w:val="none" w:sz="0" w:space="0" w:color="auto"/>
      </w:divBdr>
    </w:div>
    <w:div w:id="1958370431">
      <w:bodyDiv w:val="1"/>
      <w:marLeft w:val="0"/>
      <w:marRight w:val="0"/>
      <w:marTop w:val="0"/>
      <w:marBottom w:val="0"/>
      <w:divBdr>
        <w:top w:val="none" w:sz="0" w:space="0" w:color="auto"/>
        <w:left w:val="none" w:sz="0" w:space="0" w:color="auto"/>
        <w:bottom w:val="none" w:sz="0" w:space="0" w:color="auto"/>
        <w:right w:val="none" w:sz="0" w:space="0" w:color="auto"/>
      </w:divBdr>
    </w:div>
    <w:div w:id="1958440463">
      <w:bodyDiv w:val="1"/>
      <w:marLeft w:val="0"/>
      <w:marRight w:val="0"/>
      <w:marTop w:val="0"/>
      <w:marBottom w:val="0"/>
      <w:divBdr>
        <w:top w:val="none" w:sz="0" w:space="0" w:color="auto"/>
        <w:left w:val="none" w:sz="0" w:space="0" w:color="auto"/>
        <w:bottom w:val="none" w:sz="0" w:space="0" w:color="auto"/>
        <w:right w:val="none" w:sz="0" w:space="0" w:color="auto"/>
      </w:divBdr>
    </w:div>
    <w:div w:id="1959097935">
      <w:bodyDiv w:val="1"/>
      <w:marLeft w:val="0"/>
      <w:marRight w:val="0"/>
      <w:marTop w:val="0"/>
      <w:marBottom w:val="0"/>
      <w:divBdr>
        <w:top w:val="none" w:sz="0" w:space="0" w:color="auto"/>
        <w:left w:val="none" w:sz="0" w:space="0" w:color="auto"/>
        <w:bottom w:val="none" w:sz="0" w:space="0" w:color="auto"/>
        <w:right w:val="none" w:sz="0" w:space="0" w:color="auto"/>
      </w:divBdr>
    </w:div>
    <w:div w:id="1959218531">
      <w:bodyDiv w:val="1"/>
      <w:marLeft w:val="0"/>
      <w:marRight w:val="0"/>
      <w:marTop w:val="0"/>
      <w:marBottom w:val="0"/>
      <w:divBdr>
        <w:top w:val="none" w:sz="0" w:space="0" w:color="auto"/>
        <w:left w:val="none" w:sz="0" w:space="0" w:color="auto"/>
        <w:bottom w:val="none" w:sz="0" w:space="0" w:color="auto"/>
        <w:right w:val="none" w:sz="0" w:space="0" w:color="auto"/>
      </w:divBdr>
    </w:div>
    <w:div w:id="1959333794">
      <w:bodyDiv w:val="1"/>
      <w:marLeft w:val="0"/>
      <w:marRight w:val="0"/>
      <w:marTop w:val="0"/>
      <w:marBottom w:val="0"/>
      <w:divBdr>
        <w:top w:val="none" w:sz="0" w:space="0" w:color="auto"/>
        <w:left w:val="none" w:sz="0" w:space="0" w:color="auto"/>
        <w:bottom w:val="none" w:sz="0" w:space="0" w:color="auto"/>
        <w:right w:val="none" w:sz="0" w:space="0" w:color="auto"/>
      </w:divBdr>
    </w:div>
    <w:div w:id="1959407467">
      <w:bodyDiv w:val="1"/>
      <w:marLeft w:val="0"/>
      <w:marRight w:val="0"/>
      <w:marTop w:val="0"/>
      <w:marBottom w:val="0"/>
      <w:divBdr>
        <w:top w:val="none" w:sz="0" w:space="0" w:color="auto"/>
        <w:left w:val="none" w:sz="0" w:space="0" w:color="auto"/>
        <w:bottom w:val="none" w:sz="0" w:space="0" w:color="auto"/>
        <w:right w:val="none" w:sz="0" w:space="0" w:color="auto"/>
      </w:divBdr>
    </w:div>
    <w:div w:id="1959674572">
      <w:bodyDiv w:val="1"/>
      <w:marLeft w:val="0"/>
      <w:marRight w:val="0"/>
      <w:marTop w:val="0"/>
      <w:marBottom w:val="0"/>
      <w:divBdr>
        <w:top w:val="none" w:sz="0" w:space="0" w:color="auto"/>
        <w:left w:val="none" w:sz="0" w:space="0" w:color="auto"/>
        <w:bottom w:val="none" w:sz="0" w:space="0" w:color="auto"/>
        <w:right w:val="none" w:sz="0" w:space="0" w:color="auto"/>
      </w:divBdr>
    </w:div>
    <w:div w:id="1959874713">
      <w:bodyDiv w:val="1"/>
      <w:marLeft w:val="0"/>
      <w:marRight w:val="0"/>
      <w:marTop w:val="0"/>
      <w:marBottom w:val="0"/>
      <w:divBdr>
        <w:top w:val="none" w:sz="0" w:space="0" w:color="auto"/>
        <w:left w:val="none" w:sz="0" w:space="0" w:color="auto"/>
        <w:bottom w:val="none" w:sz="0" w:space="0" w:color="auto"/>
        <w:right w:val="none" w:sz="0" w:space="0" w:color="auto"/>
      </w:divBdr>
    </w:div>
    <w:div w:id="1960061928">
      <w:bodyDiv w:val="1"/>
      <w:marLeft w:val="0"/>
      <w:marRight w:val="0"/>
      <w:marTop w:val="0"/>
      <w:marBottom w:val="0"/>
      <w:divBdr>
        <w:top w:val="none" w:sz="0" w:space="0" w:color="auto"/>
        <w:left w:val="none" w:sz="0" w:space="0" w:color="auto"/>
        <w:bottom w:val="none" w:sz="0" w:space="0" w:color="auto"/>
        <w:right w:val="none" w:sz="0" w:space="0" w:color="auto"/>
      </w:divBdr>
    </w:div>
    <w:div w:id="1960137529">
      <w:bodyDiv w:val="1"/>
      <w:marLeft w:val="0"/>
      <w:marRight w:val="0"/>
      <w:marTop w:val="0"/>
      <w:marBottom w:val="0"/>
      <w:divBdr>
        <w:top w:val="none" w:sz="0" w:space="0" w:color="auto"/>
        <w:left w:val="none" w:sz="0" w:space="0" w:color="auto"/>
        <w:bottom w:val="none" w:sz="0" w:space="0" w:color="auto"/>
        <w:right w:val="none" w:sz="0" w:space="0" w:color="auto"/>
      </w:divBdr>
    </w:div>
    <w:div w:id="1960454941">
      <w:bodyDiv w:val="1"/>
      <w:marLeft w:val="0"/>
      <w:marRight w:val="0"/>
      <w:marTop w:val="0"/>
      <w:marBottom w:val="0"/>
      <w:divBdr>
        <w:top w:val="none" w:sz="0" w:space="0" w:color="auto"/>
        <w:left w:val="none" w:sz="0" w:space="0" w:color="auto"/>
        <w:bottom w:val="none" w:sz="0" w:space="0" w:color="auto"/>
        <w:right w:val="none" w:sz="0" w:space="0" w:color="auto"/>
      </w:divBdr>
    </w:div>
    <w:div w:id="1961035526">
      <w:bodyDiv w:val="1"/>
      <w:marLeft w:val="0"/>
      <w:marRight w:val="0"/>
      <w:marTop w:val="0"/>
      <w:marBottom w:val="0"/>
      <w:divBdr>
        <w:top w:val="none" w:sz="0" w:space="0" w:color="auto"/>
        <w:left w:val="none" w:sz="0" w:space="0" w:color="auto"/>
        <w:bottom w:val="none" w:sz="0" w:space="0" w:color="auto"/>
        <w:right w:val="none" w:sz="0" w:space="0" w:color="auto"/>
      </w:divBdr>
    </w:div>
    <w:div w:id="1961060306">
      <w:bodyDiv w:val="1"/>
      <w:marLeft w:val="0"/>
      <w:marRight w:val="0"/>
      <w:marTop w:val="0"/>
      <w:marBottom w:val="0"/>
      <w:divBdr>
        <w:top w:val="none" w:sz="0" w:space="0" w:color="auto"/>
        <w:left w:val="none" w:sz="0" w:space="0" w:color="auto"/>
        <w:bottom w:val="none" w:sz="0" w:space="0" w:color="auto"/>
        <w:right w:val="none" w:sz="0" w:space="0" w:color="auto"/>
      </w:divBdr>
    </w:div>
    <w:div w:id="1961060786">
      <w:bodyDiv w:val="1"/>
      <w:marLeft w:val="0"/>
      <w:marRight w:val="0"/>
      <w:marTop w:val="0"/>
      <w:marBottom w:val="0"/>
      <w:divBdr>
        <w:top w:val="none" w:sz="0" w:space="0" w:color="auto"/>
        <w:left w:val="none" w:sz="0" w:space="0" w:color="auto"/>
        <w:bottom w:val="none" w:sz="0" w:space="0" w:color="auto"/>
        <w:right w:val="none" w:sz="0" w:space="0" w:color="auto"/>
      </w:divBdr>
    </w:div>
    <w:div w:id="1961570299">
      <w:bodyDiv w:val="1"/>
      <w:marLeft w:val="0"/>
      <w:marRight w:val="0"/>
      <w:marTop w:val="0"/>
      <w:marBottom w:val="0"/>
      <w:divBdr>
        <w:top w:val="none" w:sz="0" w:space="0" w:color="auto"/>
        <w:left w:val="none" w:sz="0" w:space="0" w:color="auto"/>
        <w:bottom w:val="none" w:sz="0" w:space="0" w:color="auto"/>
        <w:right w:val="none" w:sz="0" w:space="0" w:color="auto"/>
      </w:divBdr>
    </w:div>
    <w:div w:id="1961915927">
      <w:bodyDiv w:val="1"/>
      <w:marLeft w:val="0"/>
      <w:marRight w:val="0"/>
      <w:marTop w:val="0"/>
      <w:marBottom w:val="0"/>
      <w:divBdr>
        <w:top w:val="none" w:sz="0" w:space="0" w:color="auto"/>
        <w:left w:val="none" w:sz="0" w:space="0" w:color="auto"/>
        <w:bottom w:val="none" w:sz="0" w:space="0" w:color="auto"/>
        <w:right w:val="none" w:sz="0" w:space="0" w:color="auto"/>
      </w:divBdr>
    </w:div>
    <w:div w:id="1961953287">
      <w:bodyDiv w:val="1"/>
      <w:marLeft w:val="0"/>
      <w:marRight w:val="0"/>
      <w:marTop w:val="0"/>
      <w:marBottom w:val="0"/>
      <w:divBdr>
        <w:top w:val="none" w:sz="0" w:space="0" w:color="auto"/>
        <w:left w:val="none" w:sz="0" w:space="0" w:color="auto"/>
        <w:bottom w:val="none" w:sz="0" w:space="0" w:color="auto"/>
        <w:right w:val="none" w:sz="0" w:space="0" w:color="auto"/>
      </w:divBdr>
    </w:div>
    <w:div w:id="1962028219">
      <w:bodyDiv w:val="1"/>
      <w:marLeft w:val="0"/>
      <w:marRight w:val="0"/>
      <w:marTop w:val="0"/>
      <w:marBottom w:val="0"/>
      <w:divBdr>
        <w:top w:val="none" w:sz="0" w:space="0" w:color="auto"/>
        <w:left w:val="none" w:sz="0" w:space="0" w:color="auto"/>
        <w:bottom w:val="none" w:sz="0" w:space="0" w:color="auto"/>
        <w:right w:val="none" w:sz="0" w:space="0" w:color="auto"/>
      </w:divBdr>
    </w:div>
    <w:div w:id="1962420822">
      <w:bodyDiv w:val="1"/>
      <w:marLeft w:val="0"/>
      <w:marRight w:val="0"/>
      <w:marTop w:val="0"/>
      <w:marBottom w:val="0"/>
      <w:divBdr>
        <w:top w:val="none" w:sz="0" w:space="0" w:color="auto"/>
        <w:left w:val="none" w:sz="0" w:space="0" w:color="auto"/>
        <w:bottom w:val="none" w:sz="0" w:space="0" w:color="auto"/>
        <w:right w:val="none" w:sz="0" w:space="0" w:color="auto"/>
      </w:divBdr>
    </w:div>
    <w:div w:id="1962422867">
      <w:bodyDiv w:val="1"/>
      <w:marLeft w:val="0"/>
      <w:marRight w:val="0"/>
      <w:marTop w:val="0"/>
      <w:marBottom w:val="0"/>
      <w:divBdr>
        <w:top w:val="none" w:sz="0" w:space="0" w:color="auto"/>
        <w:left w:val="none" w:sz="0" w:space="0" w:color="auto"/>
        <w:bottom w:val="none" w:sz="0" w:space="0" w:color="auto"/>
        <w:right w:val="none" w:sz="0" w:space="0" w:color="auto"/>
      </w:divBdr>
    </w:div>
    <w:div w:id="1963228825">
      <w:bodyDiv w:val="1"/>
      <w:marLeft w:val="0"/>
      <w:marRight w:val="0"/>
      <w:marTop w:val="0"/>
      <w:marBottom w:val="0"/>
      <w:divBdr>
        <w:top w:val="none" w:sz="0" w:space="0" w:color="auto"/>
        <w:left w:val="none" w:sz="0" w:space="0" w:color="auto"/>
        <w:bottom w:val="none" w:sz="0" w:space="0" w:color="auto"/>
        <w:right w:val="none" w:sz="0" w:space="0" w:color="auto"/>
      </w:divBdr>
    </w:div>
    <w:div w:id="1963999075">
      <w:bodyDiv w:val="1"/>
      <w:marLeft w:val="0"/>
      <w:marRight w:val="0"/>
      <w:marTop w:val="0"/>
      <w:marBottom w:val="0"/>
      <w:divBdr>
        <w:top w:val="none" w:sz="0" w:space="0" w:color="auto"/>
        <w:left w:val="none" w:sz="0" w:space="0" w:color="auto"/>
        <w:bottom w:val="none" w:sz="0" w:space="0" w:color="auto"/>
        <w:right w:val="none" w:sz="0" w:space="0" w:color="auto"/>
      </w:divBdr>
    </w:div>
    <w:div w:id="1964337124">
      <w:bodyDiv w:val="1"/>
      <w:marLeft w:val="0"/>
      <w:marRight w:val="0"/>
      <w:marTop w:val="0"/>
      <w:marBottom w:val="0"/>
      <w:divBdr>
        <w:top w:val="none" w:sz="0" w:space="0" w:color="auto"/>
        <w:left w:val="none" w:sz="0" w:space="0" w:color="auto"/>
        <w:bottom w:val="none" w:sz="0" w:space="0" w:color="auto"/>
        <w:right w:val="none" w:sz="0" w:space="0" w:color="auto"/>
      </w:divBdr>
    </w:div>
    <w:div w:id="1964457309">
      <w:bodyDiv w:val="1"/>
      <w:marLeft w:val="0"/>
      <w:marRight w:val="0"/>
      <w:marTop w:val="0"/>
      <w:marBottom w:val="0"/>
      <w:divBdr>
        <w:top w:val="none" w:sz="0" w:space="0" w:color="auto"/>
        <w:left w:val="none" w:sz="0" w:space="0" w:color="auto"/>
        <w:bottom w:val="none" w:sz="0" w:space="0" w:color="auto"/>
        <w:right w:val="none" w:sz="0" w:space="0" w:color="auto"/>
      </w:divBdr>
    </w:div>
    <w:div w:id="1965260720">
      <w:bodyDiv w:val="1"/>
      <w:marLeft w:val="0"/>
      <w:marRight w:val="0"/>
      <w:marTop w:val="0"/>
      <w:marBottom w:val="0"/>
      <w:divBdr>
        <w:top w:val="none" w:sz="0" w:space="0" w:color="auto"/>
        <w:left w:val="none" w:sz="0" w:space="0" w:color="auto"/>
        <w:bottom w:val="none" w:sz="0" w:space="0" w:color="auto"/>
        <w:right w:val="none" w:sz="0" w:space="0" w:color="auto"/>
      </w:divBdr>
    </w:div>
    <w:div w:id="1965304935">
      <w:bodyDiv w:val="1"/>
      <w:marLeft w:val="0"/>
      <w:marRight w:val="0"/>
      <w:marTop w:val="0"/>
      <w:marBottom w:val="0"/>
      <w:divBdr>
        <w:top w:val="none" w:sz="0" w:space="0" w:color="auto"/>
        <w:left w:val="none" w:sz="0" w:space="0" w:color="auto"/>
        <w:bottom w:val="none" w:sz="0" w:space="0" w:color="auto"/>
        <w:right w:val="none" w:sz="0" w:space="0" w:color="auto"/>
      </w:divBdr>
    </w:div>
    <w:div w:id="1965966228">
      <w:bodyDiv w:val="1"/>
      <w:marLeft w:val="0"/>
      <w:marRight w:val="0"/>
      <w:marTop w:val="0"/>
      <w:marBottom w:val="0"/>
      <w:divBdr>
        <w:top w:val="none" w:sz="0" w:space="0" w:color="auto"/>
        <w:left w:val="none" w:sz="0" w:space="0" w:color="auto"/>
        <w:bottom w:val="none" w:sz="0" w:space="0" w:color="auto"/>
        <w:right w:val="none" w:sz="0" w:space="0" w:color="auto"/>
      </w:divBdr>
    </w:div>
    <w:div w:id="1966228030">
      <w:bodyDiv w:val="1"/>
      <w:marLeft w:val="0"/>
      <w:marRight w:val="0"/>
      <w:marTop w:val="0"/>
      <w:marBottom w:val="0"/>
      <w:divBdr>
        <w:top w:val="none" w:sz="0" w:space="0" w:color="auto"/>
        <w:left w:val="none" w:sz="0" w:space="0" w:color="auto"/>
        <w:bottom w:val="none" w:sz="0" w:space="0" w:color="auto"/>
        <w:right w:val="none" w:sz="0" w:space="0" w:color="auto"/>
      </w:divBdr>
    </w:div>
    <w:div w:id="1966351632">
      <w:bodyDiv w:val="1"/>
      <w:marLeft w:val="0"/>
      <w:marRight w:val="0"/>
      <w:marTop w:val="0"/>
      <w:marBottom w:val="0"/>
      <w:divBdr>
        <w:top w:val="none" w:sz="0" w:space="0" w:color="auto"/>
        <w:left w:val="none" w:sz="0" w:space="0" w:color="auto"/>
        <w:bottom w:val="none" w:sz="0" w:space="0" w:color="auto"/>
        <w:right w:val="none" w:sz="0" w:space="0" w:color="auto"/>
      </w:divBdr>
    </w:div>
    <w:div w:id="1966570921">
      <w:bodyDiv w:val="1"/>
      <w:marLeft w:val="0"/>
      <w:marRight w:val="0"/>
      <w:marTop w:val="0"/>
      <w:marBottom w:val="0"/>
      <w:divBdr>
        <w:top w:val="none" w:sz="0" w:space="0" w:color="auto"/>
        <w:left w:val="none" w:sz="0" w:space="0" w:color="auto"/>
        <w:bottom w:val="none" w:sz="0" w:space="0" w:color="auto"/>
        <w:right w:val="none" w:sz="0" w:space="0" w:color="auto"/>
      </w:divBdr>
    </w:div>
    <w:div w:id="1966616312">
      <w:bodyDiv w:val="1"/>
      <w:marLeft w:val="0"/>
      <w:marRight w:val="0"/>
      <w:marTop w:val="0"/>
      <w:marBottom w:val="0"/>
      <w:divBdr>
        <w:top w:val="none" w:sz="0" w:space="0" w:color="auto"/>
        <w:left w:val="none" w:sz="0" w:space="0" w:color="auto"/>
        <w:bottom w:val="none" w:sz="0" w:space="0" w:color="auto"/>
        <w:right w:val="none" w:sz="0" w:space="0" w:color="auto"/>
      </w:divBdr>
    </w:div>
    <w:div w:id="1966883316">
      <w:bodyDiv w:val="1"/>
      <w:marLeft w:val="0"/>
      <w:marRight w:val="0"/>
      <w:marTop w:val="0"/>
      <w:marBottom w:val="0"/>
      <w:divBdr>
        <w:top w:val="none" w:sz="0" w:space="0" w:color="auto"/>
        <w:left w:val="none" w:sz="0" w:space="0" w:color="auto"/>
        <w:bottom w:val="none" w:sz="0" w:space="0" w:color="auto"/>
        <w:right w:val="none" w:sz="0" w:space="0" w:color="auto"/>
      </w:divBdr>
    </w:div>
    <w:div w:id="1967151608">
      <w:bodyDiv w:val="1"/>
      <w:marLeft w:val="0"/>
      <w:marRight w:val="0"/>
      <w:marTop w:val="0"/>
      <w:marBottom w:val="0"/>
      <w:divBdr>
        <w:top w:val="none" w:sz="0" w:space="0" w:color="auto"/>
        <w:left w:val="none" w:sz="0" w:space="0" w:color="auto"/>
        <w:bottom w:val="none" w:sz="0" w:space="0" w:color="auto"/>
        <w:right w:val="none" w:sz="0" w:space="0" w:color="auto"/>
      </w:divBdr>
    </w:div>
    <w:div w:id="1967393668">
      <w:bodyDiv w:val="1"/>
      <w:marLeft w:val="0"/>
      <w:marRight w:val="0"/>
      <w:marTop w:val="0"/>
      <w:marBottom w:val="0"/>
      <w:divBdr>
        <w:top w:val="none" w:sz="0" w:space="0" w:color="auto"/>
        <w:left w:val="none" w:sz="0" w:space="0" w:color="auto"/>
        <w:bottom w:val="none" w:sz="0" w:space="0" w:color="auto"/>
        <w:right w:val="none" w:sz="0" w:space="0" w:color="auto"/>
      </w:divBdr>
    </w:div>
    <w:div w:id="1967810785">
      <w:bodyDiv w:val="1"/>
      <w:marLeft w:val="0"/>
      <w:marRight w:val="0"/>
      <w:marTop w:val="0"/>
      <w:marBottom w:val="0"/>
      <w:divBdr>
        <w:top w:val="none" w:sz="0" w:space="0" w:color="auto"/>
        <w:left w:val="none" w:sz="0" w:space="0" w:color="auto"/>
        <w:bottom w:val="none" w:sz="0" w:space="0" w:color="auto"/>
        <w:right w:val="none" w:sz="0" w:space="0" w:color="auto"/>
      </w:divBdr>
    </w:div>
    <w:div w:id="1968119414">
      <w:bodyDiv w:val="1"/>
      <w:marLeft w:val="0"/>
      <w:marRight w:val="0"/>
      <w:marTop w:val="0"/>
      <w:marBottom w:val="0"/>
      <w:divBdr>
        <w:top w:val="none" w:sz="0" w:space="0" w:color="auto"/>
        <w:left w:val="none" w:sz="0" w:space="0" w:color="auto"/>
        <w:bottom w:val="none" w:sz="0" w:space="0" w:color="auto"/>
        <w:right w:val="none" w:sz="0" w:space="0" w:color="auto"/>
      </w:divBdr>
    </w:div>
    <w:div w:id="1968315076">
      <w:bodyDiv w:val="1"/>
      <w:marLeft w:val="0"/>
      <w:marRight w:val="0"/>
      <w:marTop w:val="0"/>
      <w:marBottom w:val="0"/>
      <w:divBdr>
        <w:top w:val="none" w:sz="0" w:space="0" w:color="auto"/>
        <w:left w:val="none" w:sz="0" w:space="0" w:color="auto"/>
        <w:bottom w:val="none" w:sz="0" w:space="0" w:color="auto"/>
        <w:right w:val="none" w:sz="0" w:space="0" w:color="auto"/>
      </w:divBdr>
    </w:div>
    <w:div w:id="1969043371">
      <w:bodyDiv w:val="1"/>
      <w:marLeft w:val="0"/>
      <w:marRight w:val="0"/>
      <w:marTop w:val="0"/>
      <w:marBottom w:val="0"/>
      <w:divBdr>
        <w:top w:val="none" w:sz="0" w:space="0" w:color="auto"/>
        <w:left w:val="none" w:sz="0" w:space="0" w:color="auto"/>
        <w:bottom w:val="none" w:sz="0" w:space="0" w:color="auto"/>
        <w:right w:val="none" w:sz="0" w:space="0" w:color="auto"/>
      </w:divBdr>
    </w:div>
    <w:div w:id="1969162858">
      <w:bodyDiv w:val="1"/>
      <w:marLeft w:val="0"/>
      <w:marRight w:val="0"/>
      <w:marTop w:val="0"/>
      <w:marBottom w:val="0"/>
      <w:divBdr>
        <w:top w:val="none" w:sz="0" w:space="0" w:color="auto"/>
        <w:left w:val="none" w:sz="0" w:space="0" w:color="auto"/>
        <w:bottom w:val="none" w:sz="0" w:space="0" w:color="auto"/>
        <w:right w:val="none" w:sz="0" w:space="0" w:color="auto"/>
      </w:divBdr>
    </w:div>
    <w:div w:id="1969236997">
      <w:bodyDiv w:val="1"/>
      <w:marLeft w:val="0"/>
      <w:marRight w:val="0"/>
      <w:marTop w:val="0"/>
      <w:marBottom w:val="0"/>
      <w:divBdr>
        <w:top w:val="none" w:sz="0" w:space="0" w:color="auto"/>
        <w:left w:val="none" w:sz="0" w:space="0" w:color="auto"/>
        <w:bottom w:val="none" w:sz="0" w:space="0" w:color="auto"/>
        <w:right w:val="none" w:sz="0" w:space="0" w:color="auto"/>
      </w:divBdr>
    </w:div>
    <w:div w:id="1969388620">
      <w:bodyDiv w:val="1"/>
      <w:marLeft w:val="0"/>
      <w:marRight w:val="0"/>
      <w:marTop w:val="0"/>
      <w:marBottom w:val="0"/>
      <w:divBdr>
        <w:top w:val="none" w:sz="0" w:space="0" w:color="auto"/>
        <w:left w:val="none" w:sz="0" w:space="0" w:color="auto"/>
        <w:bottom w:val="none" w:sz="0" w:space="0" w:color="auto"/>
        <w:right w:val="none" w:sz="0" w:space="0" w:color="auto"/>
      </w:divBdr>
    </w:div>
    <w:div w:id="1970041673">
      <w:bodyDiv w:val="1"/>
      <w:marLeft w:val="0"/>
      <w:marRight w:val="0"/>
      <w:marTop w:val="0"/>
      <w:marBottom w:val="0"/>
      <w:divBdr>
        <w:top w:val="none" w:sz="0" w:space="0" w:color="auto"/>
        <w:left w:val="none" w:sz="0" w:space="0" w:color="auto"/>
        <w:bottom w:val="none" w:sz="0" w:space="0" w:color="auto"/>
        <w:right w:val="none" w:sz="0" w:space="0" w:color="auto"/>
      </w:divBdr>
    </w:div>
    <w:div w:id="1971204116">
      <w:bodyDiv w:val="1"/>
      <w:marLeft w:val="0"/>
      <w:marRight w:val="0"/>
      <w:marTop w:val="0"/>
      <w:marBottom w:val="0"/>
      <w:divBdr>
        <w:top w:val="none" w:sz="0" w:space="0" w:color="auto"/>
        <w:left w:val="none" w:sz="0" w:space="0" w:color="auto"/>
        <w:bottom w:val="none" w:sz="0" w:space="0" w:color="auto"/>
        <w:right w:val="none" w:sz="0" w:space="0" w:color="auto"/>
      </w:divBdr>
    </w:div>
    <w:div w:id="1971282196">
      <w:bodyDiv w:val="1"/>
      <w:marLeft w:val="0"/>
      <w:marRight w:val="0"/>
      <w:marTop w:val="0"/>
      <w:marBottom w:val="0"/>
      <w:divBdr>
        <w:top w:val="none" w:sz="0" w:space="0" w:color="auto"/>
        <w:left w:val="none" w:sz="0" w:space="0" w:color="auto"/>
        <w:bottom w:val="none" w:sz="0" w:space="0" w:color="auto"/>
        <w:right w:val="none" w:sz="0" w:space="0" w:color="auto"/>
      </w:divBdr>
    </w:div>
    <w:div w:id="1971590202">
      <w:bodyDiv w:val="1"/>
      <w:marLeft w:val="0"/>
      <w:marRight w:val="0"/>
      <w:marTop w:val="0"/>
      <w:marBottom w:val="0"/>
      <w:divBdr>
        <w:top w:val="none" w:sz="0" w:space="0" w:color="auto"/>
        <w:left w:val="none" w:sz="0" w:space="0" w:color="auto"/>
        <w:bottom w:val="none" w:sz="0" w:space="0" w:color="auto"/>
        <w:right w:val="none" w:sz="0" w:space="0" w:color="auto"/>
      </w:divBdr>
    </w:div>
    <w:div w:id="1972247019">
      <w:bodyDiv w:val="1"/>
      <w:marLeft w:val="0"/>
      <w:marRight w:val="0"/>
      <w:marTop w:val="0"/>
      <w:marBottom w:val="0"/>
      <w:divBdr>
        <w:top w:val="none" w:sz="0" w:space="0" w:color="auto"/>
        <w:left w:val="none" w:sz="0" w:space="0" w:color="auto"/>
        <w:bottom w:val="none" w:sz="0" w:space="0" w:color="auto"/>
        <w:right w:val="none" w:sz="0" w:space="0" w:color="auto"/>
      </w:divBdr>
    </w:div>
    <w:div w:id="1972444468">
      <w:bodyDiv w:val="1"/>
      <w:marLeft w:val="0"/>
      <w:marRight w:val="0"/>
      <w:marTop w:val="0"/>
      <w:marBottom w:val="0"/>
      <w:divBdr>
        <w:top w:val="none" w:sz="0" w:space="0" w:color="auto"/>
        <w:left w:val="none" w:sz="0" w:space="0" w:color="auto"/>
        <w:bottom w:val="none" w:sz="0" w:space="0" w:color="auto"/>
        <w:right w:val="none" w:sz="0" w:space="0" w:color="auto"/>
      </w:divBdr>
    </w:div>
    <w:div w:id="1972593590">
      <w:bodyDiv w:val="1"/>
      <w:marLeft w:val="0"/>
      <w:marRight w:val="0"/>
      <w:marTop w:val="0"/>
      <w:marBottom w:val="0"/>
      <w:divBdr>
        <w:top w:val="none" w:sz="0" w:space="0" w:color="auto"/>
        <w:left w:val="none" w:sz="0" w:space="0" w:color="auto"/>
        <w:bottom w:val="none" w:sz="0" w:space="0" w:color="auto"/>
        <w:right w:val="none" w:sz="0" w:space="0" w:color="auto"/>
      </w:divBdr>
    </w:div>
    <w:div w:id="1973249323">
      <w:bodyDiv w:val="1"/>
      <w:marLeft w:val="0"/>
      <w:marRight w:val="0"/>
      <w:marTop w:val="0"/>
      <w:marBottom w:val="0"/>
      <w:divBdr>
        <w:top w:val="none" w:sz="0" w:space="0" w:color="auto"/>
        <w:left w:val="none" w:sz="0" w:space="0" w:color="auto"/>
        <w:bottom w:val="none" w:sz="0" w:space="0" w:color="auto"/>
        <w:right w:val="none" w:sz="0" w:space="0" w:color="auto"/>
      </w:divBdr>
    </w:div>
    <w:div w:id="1973250822">
      <w:bodyDiv w:val="1"/>
      <w:marLeft w:val="0"/>
      <w:marRight w:val="0"/>
      <w:marTop w:val="0"/>
      <w:marBottom w:val="0"/>
      <w:divBdr>
        <w:top w:val="none" w:sz="0" w:space="0" w:color="auto"/>
        <w:left w:val="none" w:sz="0" w:space="0" w:color="auto"/>
        <w:bottom w:val="none" w:sz="0" w:space="0" w:color="auto"/>
        <w:right w:val="none" w:sz="0" w:space="0" w:color="auto"/>
      </w:divBdr>
    </w:div>
    <w:div w:id="1973713194">
      <w:bodyDiv w:val="1"/>
      <w:marLeft w:val="0"/>
      <w:marRight w:val="0"/>
      <w:marTop w:val="0"/>
      <w:marBottom w:val="0"/>
      <w:divBdr>
        <w:top w:val="none" w:sz="0" w:space="0" w:color="auto"/>
        <w:left w:val="none" w:sz="0" w:space="0" w:color="auto"/>
        <w:bottom w:val="none" w:sz="0" w:space="0" w:color="auto"/>
        <w:right w:val="none" w:sz="0" w:space="0" w:color="auto"/>
      </w:divBdr>
    </w:div>
    <w:div w:id="1973753891">
      <w:bodyDiv w:val="1"/>
      <w:marLeft w:val="0"/>
      <w:marRight w:val="0"/>
      <w:marTop w:val="0"/>
      <w:marBottom w:val="0"/>
      <w:divBdr>
        <w:top w:val="none" w:sz="0" w:space="0" w:color="auto"/>
        <w:left w:val="none" w:sz="0" w:space="0" w:color="auto"/>
        <w:bottom w:val="none" w:sz="0" w:space="0" w:color="auto"/>
        <w:right w:val="none" w:sz="0" w:space="0" w:color="auto"/>
      </w:divBdr>
    </w:div>
    <w:div w:id="1973753987">
      <w:bodyDiv w:val="1"/>
      <w:marLeft w:val="0"/>
      <w:marRight w:val="0"/>
      <w:marTop w:val="0"/>
      <w:marBottom w:val="0"/>
      <w:divBdr>
        <w:top w:val="none" w:sz="0" w:space="0" w:color="auto"/>
        <w:left w:val="none" w:sz="0" w:space="0" w:color="auto"/>
        <w:bottom w:val="none" w:sz="0" w:space="0" w:color="auto"/>
        <w:right w:val="none" w:sz="0" w:space="0" w:color="auto"/>
      </w:divBdr>
    </w:div>
    <w:div w:id="1973976304">
      <w:bodyDiv w:val="1"/>
      <w:marLeft w:val="0"/>
      <w:marRight w:val="0"/>
      <w:marTop w:val="0"/>
      <w:marBottom w:val="0"/>
      <w:divBdr>
        <w:top w:val="none" w:sz="0" w:space="0" w:color="auto"/>
        <w:left w:val="none" w:sz="0" w:space="0" w:color="auto"/>
        <w:bottom w:val="none" w:sz="0" w:space="0" w:color="auto"/>
        <w:right w:val="none" w:sz="0" w:space="0" w:color="auto"/>
      </w:divBdr>
    </w:div>
    <w:div w:id="1974552315">
      <w:bodyDiv w:val="1"/>
      <w:marLeft w:val="0"/>
      <w:marRight w:val="0"/>
      <w:marTop w:val="0"/>
      <w:marBottom w:val="0"/>
      <w:divBdr>
        <w:top w:val="none" w:sz="0" w:space="0" w:color="auto"/>
        <w:left w:val="none" w:sz="0" w:space="0" w:color="auto"/>
        <w:bottom w:val="none" w:sz="0" w:space="0" w:color="auto"/>
        <w:right w:val="none" w:sz="0" w:space="0" w:color="auto"/>
      </w:divBdr>
    </w:div>
    <w:div w:id="1974864864">
      <w:bodyDiv w:val="1"/>
      <w:marLeft w:val="0"/>
      <w:marRight w:val="0"/>
      <w:marTop w:val="0"/>
      <w:marBottom w:val="0"/>
      <w:divBdr>
        <w:top w:val="none" w:sz="0" w:space="0" w:color="auto"/>
        <w:left w:val="none" w:sz="0" w:space="0" w:color="auto"/>
        <w:bottom w:val="none" w:sz="0" w:space="0" w:color="auto"/>
        <w:right w:val="none" w:sz="0" w:space="0" w:color="auto"/>
      </w:divBdr>
    </w:div>
    <w:div w:id="1975208884">
      <w:bodyDiv w:val="1"/>
      <w:marLeft w:val="0"/>
      <w:marRight w:val="0"/>
      <w:marTop w:val="0"/>
      <w:marBottom w:val="0"/>
      <w:divBdr>
        <w:top w:val="none" w:sz="0" w:space="0" w:color="auto"/>
        <w:left w:val="none" w:sz="0" w:space="0" w:color="auto"/>
        <w:bottom w:val="none" w:sz="0" w:space="0" w:color="auto"/>
        <w:right w:val="none" w:sz="0" w:space="0" w:color="auto"/>
      </w:divBdr>
    </w:div>
    <w:div w:id="1975215372">
      <w:bodyDiv w:val="1"/>
      <w:marLeft w:val="0"/>
      <w:marRight w:val="0"/>
      <w:marTop w:val="0"/>
      <w:marBottom w:val="0"/>
      <w:divBdr>
        <w:top w:val="none" w:sz="0" w:space="0" w:color="auto"/>
        <w:left w:val="none" w:sz="0" w:space="0" w:color="auto"/>
        <w:bottom w:val="none" w:sz="0" w:space="0" w:color="auto"/>
        <w:right w:val="none" w:sz="0" w:space="0" w:color="auto"/>
      </w:divBdr>
    </w:div>
    <w:div w:id="1975283669">
      <w:bodyDiv w:val="1"/>
      <w:marLeft w:val="0"/>
      <w:marRight w:val="0"/>
      <w:marTop w:val="0"/>
      <w:marBottom w:val="0"/>
      <w:divBdr>
        <w:top w:val="none" w:sz="0" w:space="0" w:color="auto"/>
        <w:left w:val="none" w:sz="0" w:space="0" w:color="auto"/>
        <w:bottom w:val="none" w:sz="0" w:space="0" w:color="auto"/>
        <w:right w:val="none" w:sz="0" w:space="0" w:color="auto"/>
      </w:divBdr>
    </w:div>
    <w:div w:id="1975483402">
      <w:bodyDiv w:val="1"/>
      <w:marLeft w:val="0"/>
      <w:marRight w:val="0"/>
      <w:marTop w:val="0"/>
      <w:marBottom w:val="0"/>
      <w:divBdr>
        <w:top w:val="none" w:sz="0" w:space="0" w:color="auto"/>
        <w:left w:val="none" w:sz="0" w:space="0" w:color="auto"/>
        <w:bottom w:val="none" w:sz="0" w:space="0" w:color="auto"/>
        <w:right w:val="none" w:sz="0" w:space="0" w:color="auto"/>
      </w:divBdr>
    </w:div>
    <w:div w:id="1976372971">
      <w:bodyDiv w:val="1"/>
      <w:marLeft w:val="0"/>
      <w:marRight w:val="0"/>
      <w:marTop w:val="0"/>
      <w:marBottom w:val="0"/>
      <w:divBdr>
        <w:top w:val="none" w:sz="0" w:space="0" w:color="auto"/>
        <w:left w:val="none" w:sz="0" w:space="0" w:color="auto"/>
        <w:bottom w:val="none" w:sz="0" w:space="0" w:color="auto"/>
        <w:right w:val="none" w:sz="0" w:space="0" w:color="auto"/>
      </w:divBdr>
    </w:div>
    <w:div w:id="1976568693">
      <w:bodyDiv w:val="1"/>
      <w:marLeft w:val="0"/>
      <w:marRight w:val="0"/>
      <w:marTop w:val="0"/>
      <w:marBottom w:val="0"/>
      <w:divBdr>
        <w:top w:val="none" w:sz="0" w:space="0" w:color="auto"/>
        <w:left w:val="none" w:sz="0" w:space="0" w:color="auto"/>
        <w:bottom w:val="none" w:sz="0" w:space="0" w:color="auto"/>
        <w:right w:val="none" w:sz="0" w:space="0" w:color="auto"/>
      </w:divBdr>
    </w:div>
    <w:div w:id="1977030483">
      <w:bodyDiv w:val="1"/>
      <w:marLeft w:val="0"/>
      <w:marRight w:val="0"/>
      <w:marTop w:val="0"/>
      <w:marBottom w:val="0"/>
      <w:divBdr>
        <w:top w:val="none" w:sz="0" w:space="0" w:color="auto"/>
        <w:left w:val="none" w:sz="0" w:space="0" w:color="auto"/>
        <w:bottom w:val="none" w:sz="0" w:space="0" w:color="auto"/>
        <w:right w:val="none" w:sz="0" w:space="0" w:color="auto"/>
      </w:divBdr>
    </w:div>
    <w:div w:id="1977369110">
      <w:bodyDiv w:val="1"/>
      <w:marLeft w:val="0"/>
      <w:marRight w:val="0"/>
      <w:marTop w:val="0"/>
      <w:marBottom w:val="0"/>
      <w:divBdr>
        <w:top w:val="none" w:sz="0" w:space="0" w:color="auto"/>
        <w:left w:val="none" w:sz="0" w:space="0" w:color="auto"/>
        <w:bottom w:val="none" w:sz="0" w:space="0" w:color="auto"/>
        <w:right w:val="none" w:sz="0" w:space="0" w:color="auto"/>
      </w:divBdr>
    </w:div>
    <w:div w:id="1977486454">
      <w:bodyDiv w:val="1"/>
      <w:marLeft w:val="0"/>
      <w:marRight w:val="0"/>
      <w:marTop w:val="0"/>
      <w:marBottom w:val="0"/>
      <w:divBdr>
        <w:top w:val="none" w:sz="0" w:space="0" w:color="auto"/>
        <w:left w:val="none" w:sz="0" w:space="0" w:color="auto"/>
        <w:bottom w:val="none" w:sz="0" w:space="0" w:color="auto"/>
        <w:right w:val="none" w:sz="0" w:space="0" w:color="auto"/>
      </w:divBdr>
    </w:div>
    <w:div w:id="1977492138">
      <w:bodyDiv w:val="1"/>
      <w:marLeft w:val="0"/>
      <w:marRight w:val="0"/>
      <w:marTop w:val="0"/>
      <w:marBottom w:val="0"/>
      <w:divBdr>
        <w:top w:val="none" w:sz="0" w:space="0" w:color="auto"/>
        <w:left w:val="none" w:sz="0" w:space="0" w:color="auto"/>
        <w:bottom w:val="none" w:sz="0" w:space="0" w:color="auto"/>
        <w:right w:val="none" w:sz="0" w:space="0" w:color="auto"/>
      </w:divBdr>
    </w:div>
    <w:div w:id="1977830043">
      <w:bodyDiv w:val="1"/>
      <w:marLeft w:val="0"/>
      <w:marRight w:val="0"/>
      <w:marTop w:val="0"/>
      <w:marBottom w:val="0"/>
      <w:divBdr>
        <w:top w:val="none" w:sz="0" w:space="0" w:color="auto"/>
        <w:left w:val="none" w:sz="0" w:space="0" w:color="auto"/>
        <w:bottom w:val="none" w:sz="0" w:space="0" w:color="auto"/>
        <w:right w:val="none" w:sz="0" w:space="0" w:color="auto"/>
      </w:divBdr>
    </w:div>
    <w:div w:id="1977955436">
      <w:bodyDiv w:val="1"/>
      <w:marLeft w:val="0"/>
      <w:marRight w:val="0"/>
      <w:marTop w:val="0"/>
      <w:marBottom w:val="0"/>
      <w:divBdr>
        <w:top w:val="none" w:sz="0" w:space="0" w:color="auto"/>
        <w:left w:val="none" w:sz="0" w:space="0" w:color="auto"/>
        <w:bottom w:val="none" w:sz="0" w:space="0" w:color="auto"/>
        <w:right w:val="none" w:sz="0" w:space="0" w:color="auto"/>
      </w:divBdr>
    </w:div>
    <w:div w:id="1978029304">
      <w:bodyDiv w:val="1"/>
      <w:marLeft w:val="0"/>
      <w:marRight w:val="0"/>
      <w:marTop w:val="0"/>
      <w:marBottom w:val="0"/>
      <w:divBdr>
        <w:top w:val="none" w:sz="0" w:space="0" w:color="auto"/>
        <w:left w:val="none" w:sz="0" w:space="0" w:color="auto"/>
        <w:bottom w:val="none" w:sz="0" w:space="0" w:color="auto"/>
        <w:right w:val="none" w:sz="0" w:space="0" w:color="auto"/>
      </w:divBdr>
    </w:div>
    <w:div w:id="1978141486">
      <w:bodyDiv w:val="1"/>
      <w:marLeft w:val="0"/>
      <w:marRight w:val="0"/>
      <w:marTop w:val="0"/>
      <w:marBottom w:val="0"/>
      <w:divBdr>
        <w:top w:val="none" w:sz="0" w:space="0" w:color="auto"/>
        <w:left w:val="none" w:sz="0" w:space="0" w:color="auto"/>
        <w:bottom w:val="none" w:sz="0" w:space="0" w:color="auto"/>
        <w:right w:val="none" w:sz="0" w:space="0" w:color="auto"/>
      </w:divBdr>
    </w:div>
    <w:div w:id="1979188922">
      <w:bodyDiv w:val="1"/>
      <w:marLeft w:val="0"/>
      <w:marRight w:val="0"/>
      <w:marTop w:val="0"/>
      <w:marBottom w:val="0"/>
      <w:divBdr>
        <w:top w:val="none" w:sz="0" w:space="0" w:color="auto"/>
        <w:left w:val="none" w:sz="0" w:space="0" w:color="auto"/>
        <w:bottom w:val="none" w:sz="0" w:space="0" w:color="auto"/>
        <w:right w:val="none" w:sz="0" w:space="0" w:color="auto"/>
      </w:divBdr>
    </w:div>
    <w:div w:id="1979678399">
      <w:bodyDiv w:val="1"/>
      <w:marLeft w:val="0"/>
      <w:marRight w:val="0"/>
      <w:marTop w:val="0"/>
      <w:marBottom w:val="0"/>
      <w:divBdr>
        <w:top w:val="none" w:sz="0" w:space="0" w:color="auto"/>
        <w:left w:val="none" w:sz="0" w:space="0" w:color="auto"/>
        <w:bottom w:val="none" w:sz="0" w:space="0" w:color="auto"/>
        <w:right w:val="none" w:sz="0" w:space="0" w:color="auto"/>
      </w:divBdr>
    </w:div>
    <w:div w:id="1979798318">
      <w:bodyDiv w:val="1"/>
      <w:marLeft w:val="0"/>
      <w:marRight w:val="0"/>
      <w:marTop w:val="0"/>
      <w:marBottom w:val="0"/>
      <w:divBdr>
        <w:top w:val="none" w:sz="0" w:space="0" w:color="auto"/>
        <w:left w:val="none" w:sz="0" w:space="0" w:color="auto"/>
        <w:bottom w:val="none" w:sz="0" w:space="0" w:color="auto"/>
        <w:right w:val="none" w:sz="0" w:space="0" w:color="auto"/>
      </w:divBdr>
    </w:div>
    <w:div w:id="1979989276">
      <w:bodyDiv w:val="1"/>
      <w:marLeft w:val="0"/>
      <w:marRight w:val="0"/>
      <w:marTop w:val="0"/>
      <w:marBottom w:val="0"/>
      <w:divBdr>
        <w:top w:val="none" w:sz="0" w:space="0" w:color="auto"/>
        <w:left w:val="none" w:sz="0" w:space="0" w:color="auto"/>
        <w:bottom w:val="none" w:sz="0" w:space="0" w:color="auto"/>
        <w:right w:val="none" w:sz="0" w:space="0" w:color="auto"/>
      </w:divBdr>
    </w:div>
    <w:div w:id="1980763824">
      <w:bodyDiv w:val="1"/>
      <w:marLeft w:val="0"/>
      <w:marRight w:val="0"/>
      <w:marTop w:val="0"/>
      <w:marBottom w:val="0"/>
      <w:divBdr>
        <w:top w:val="none" w:sz="0" w:space="0" w:color="auto"/>
        <w:left w:val="none" w:sz="0" w:space="0" w:color="auto"/>
        <w:bottom w:val="none" w:sz="0" w:space="0" w:color="auto"/>
        <w:right w:val="none" w:sz="0" w:space="0" w:color="auto"/>
      </w:divBdr>
    </w:div>
    <w:div w:id="1980957597">
      <w:bodyDiv w:val="1"/>
      <w:marLeft w:val="0"/>
      <w:marRight w:val="0"/>
      <w:marTop w:val="0"/>
      <w:marBottom w:val="0"/>
      <w:divBdr>
        <w:top w:val="none" w:sz="0" w:space="0" w:color="auto"/>
        <w:left w:val="none" w:sz="0" w:space="0" w:color="auto"/>
        <w:bottom w:val="none" w:sz="0" w:space="0" w:color="auto"/>
        <w:right w:val="none" w:sz="0" w:space="0" w:color="auto"/>
      </w:divBdr>
    </w:div>
    <w:div w:id="1981494393">
      <w:bodyDiv w:val="1"/>
      <w:marLeft w:val="0"/>
      <w:marRight w:val="0"/>
      <w:marTop w:val="0"/>
      <w:marBottom w:val="0"/>
      <w:divBdr>
        <w:top w:val="none" w:sz="0" w:space="0" w:color="auto"/>
        <w:left w:val="none" w:sz="0" w:space="0" w:color="auto"/>
        <w:bottom w:val="none" w:sz="0" w:space="0" w:color="auto"/>
        <w:right w:val="none" w:sz="0" w:space="0" w:color="auto"/>
      </w:divBdr>
    </w:div>
    <w:div w:id="1981498561">
      <w:bodyDiv w:val="1"/>
      <w:marLeft w:val="0"/>
      <w:marRight w:val="0"/>
      <w:marTop w:val="0"/>
      <w:marBottom w:val="0"/>
      <w:divBdr>
        <w:top w:val="none" w:sz="0" w:space="0" w:color="auto"/>
        <w:left w:val="none" w:sz="0" w:space="0" w:color="auto"/>
        <w:bottom w:val="none" w:sz="0" w:space="0" w:color="auto"/>
        <w:right w:val="none" w:sz="0" w:space="0" w:color="auto"/>
      </w:divBdr>
    </w:div>
    <w:div w:id="1981882163">
      <w:bodyDiv w:val="1"/>
      <w:marLeft w:val="0"/>
      <w:marRight w:val="0"/>
      <w:marTop w:val="0"/>
      <w:marBottom w:val="0"/>
      <w:divBdr>
        <w:top w:val="none" w:sz="0" w:space="0" w:color="auto"/>
        <w:left w:val="none" w:sz="0" w:space="0" w:color="auto"/>
        <w:bottom w:val="none" w:sz="0" w:space="0" w:color="auto"/>
        <w:right w:val="none" w:sz="0" w:space="0" w:color="auto"/>
      </w:divBdr>
    </w:div>
    <w:div w:id="1982539002">
      <w:bodyDiv w:val="1"/>
      <w:marLeft w:val="0"/>
      <w:marRight w:val="0"/>
      <w:marTop w:val="0"/>
      <w:marBottom w:val="0"/>
      <w:divBdr>
        <w:top w:val="none" w:sz="0" w:space="0" w:color="auto"/>
        <w:left w:val="none" w:sz="0" w:space="0" w:color="auto"/>
        <w:bottom w:val="none" w:sz="0" w:space="0" w:color="auto"/>
        <w:right w:val="none" w:sz="0" w:space="0" w:color="auto"/>
      </w:divBdr>
    </w:div>
    <w:div w:id="1982727254">
      <w:bodyDiv w:val="1"/>
      <w:marLeft w:val="0"/>
      <w:marRight w:val="0"/>
      <w:marTop w:val="0"/>
      <w:marBottom w:val="0"/>
      <w:divBdr>
        <w:top w:val="none" w:sz="0" w:space="0" w:color="auto"/>
        <w:left w:val="none" w:sz="0" w:space="0" w:color="auto"/>
        <w:bottom w:val="none" w:sz="0" w:space="0" w:color="auto"/>
        <w:right w:val="none" w:sz="0" w:space="0" w:color="auto"/>
      </w:divBdr>
    </w:div>
    <w:div w:id="1984038668">
      <w:bodyDiv w:val="1"/>
      <w:marLeft w:val="0"/>
      <w:marRight w:val="0"/>
      <w:marTop w:val="0"/>
      <w:marBottom w:val="0"/>
      <w:divBdr>
        <w:top w:val="none" w:sz="0" w:space="0" w:color="auto"/>
        <w:left w:val="none" w:sz="0" w:space="0" w:color="auto"/>
        <w:bottom w:val="none" w:sz="0" w:space="0" w:color="auto"/>
        <w:right w:val="none" w:sz="0" w:space="0" w:color="auto"/>
      </w:divBdr>
    </w:div>
    <w:div w:id="1984046234">
      <w:bodyDiv w:val="1"/>
      <w:marLeft w:val="0"/>
      <w:marRight w:val="0"/>
      <w:marTop w:val="0"/>
      <w:marBottom w:val="0"/>
      <w:divBdr>
        <w:top w:val="none" w:sz="0" w:space="0" w:color="auto"/>
        <w:left w:val="none" w:sz="0" w:space="0" w:color="auto"/>
        <w:bottom w:val="none" w:sz="0" w:space="0" w:color="auto"/>
        <w:right w:val="none" w:sz="0" w:space="0" w:color="auto"/>
      </w:divBdr>
    </w:div>
    <w:div w:id="1984118074">
      <w:bodyDiv w:val="1"/>
      <w:marLeft w:val="0"/>
      <w:marRight w:val="0"/>
      <w:marTop w:val="0"/>
      <w:marBottom w:val="0"/>
      <w:divBdr>
        <w:top w:val="none" w:sz="0" w:space="0" w:color="auto"/>
        <w:left w:val="none" w:sz="0" w:space="0" w:color="auto"/>
        <w:bottom w:val="none" w:sz="0" w:space="0" w:color="auto"/>
        <w:right w:val="none" w:sz="0" w:space="0" w:color="auto"/>
      </w:divBdr>
    </w:div>
    <w:div w:id="1984236514">
      <w:bodyDiv w:val="1"/>
      <w:marLeft w:val="0"/>
      <w:marRight w:val="0"/>
      <w:marTop w:val="0"/>
      <w:marBottom w:val="0"/>
      <w:divBdr>
        <w:top w:val="none" w:sz="0" w:space="0" w:color="auto"/>
        <w:left w:val="none" w:sz="0" w:space="0" w:color="auto"/>
        <w:bottom w:val="none" w:sz="0" w:space="0" w:color="auto"/>
        <w:right w:val="none" w:sz="0" w:space="0" w:color="auto"/>
      </w:divBdr>
    </w:div>
    <w:div w:id="1985085556">
      <w:bodyDiv w:val="1"/>
      <w:marLeft w:val="0"/>
      <w:marRight w:val="0"/>
      <w:marTop w:val="0"/>
      <w:marBottom w:val="0"/>
      <w:divBdr>
        <w:top w:val="none" w:sz="0" w:space="0" w:color="auto"/>
        <w:left w:val="none" w:sz="0" w:space="0" w:color="auto"/>
        <w:bottom w:val="none" w:sz="0" w:space="0" w:color="auto"/>
        <w:right w:val="none" w:sz="0" w:space="0" w:color="auto"/>
      </w:divBdr>
    </w:div>
    <w:div w:id="1985234672">
      <w:bodyDiv w:val="1"/>
      <w:marLeft w:val="0"/>
      <w:marRight w:val="0"/>
      <w:marTop w:val="0"/>
      <w:marBottom w:val="0"/>
      <w:divBdr>
        <w:top w:val="none" w:sz="0" w:space="0" w:color="auto"/>
        <w:left w:val="none" w:sz="0" w:space="0" w:color="auto"/>
        <w:bottom w:val="none" w:sz="0" w:space="0" w:color="auto"/>
        <w:right w:val="none" w:sz="0" w:space="0" w:color="auto"/>
      </w:divBdr>
    </w:div>
    <w:div w:id="1985306230">
      <w:bodyDiv w:val="1"/>
      <w:marLeft w:val="0"/>
      <w:marRight w:val="0"/>
      <w:marTop w:val="0"/>
      <w:marBottom w:val="0"/>
      <w:divBdr>
        <w:top w:val="none" w:sz="0" w:space="0" w:color="auto"/>
        <w:left w:val="none" w:sz="0" w:space="0" w:color="auto"/>
        <w:bottom w:val="none" w:sz="0" w:space="0" w:color="auto"/>
        <w:right w:val="none" w:sz="0" w:space="0" w:color="auto"/>
      </w:divBdr>
    </w:div>
    <w:div w:id="1985313263">
      <w:bodyDiv w:val="1"/>
      <w:marLeft w:val="0"/>
      <w:marRight w:val="0"/>
      <w:marTop w:val="0"/>
      <w:marBottom w:val="0"/>
      <w:divBdr>
        <w:top w:val="none" w:sz="0" w:space="0" w:color="auto"/>
        <w:left w:val="none" w:sz="0" w:space="0" w:color="auto"/>
        <w:bottom w:val="none" w:sz="0" w:space="0" w:color="auto"/>
        <w:right w:val="none" w:sz="0" w:space="0" w:color="auto"/>
      </w:divBdr>
    </w:div>
    <w:div w:id="1985314453">
      <w:bodyDiv w:val="1"/>
      <w:marLeft w:val="0"/>
      <w:marRight w:val="0"/>
      <w:marTop w:val="0"/>
      <w:marBottom w:val="0"/>
      <w:divBdr>
        <w:top w:val="none" w:sz="0" w:space="0" w:color="auto"/>
        <w:left w:val="none" w:sz="0" w:space="0" w:color="auto"/>
        <w:bottom w:val="none" w:sz="0" w:space="0" w:color="auto"/>
        <w:right w:val="none" w:sz="0" w:space="0" w:color="auto"/>
      </w:divBdr>
    </w:div>
    <w:div w:id="1985352884">
      <w:bodyDiv w:val="1"/>
      <w:marLeft w:val="0"/>
      <w:marRight w:val="0"/>
      <w:marTop w:val="0"/>
      <w:marBottom w:val="0"/>
      <w:divBdr>
        <w:top w:val="none" w:sz="0" w:space="0" w:color="auto"/>
        <w:left w:val="none" w:sz="0" w:space="0" w:color="auto"/>
        <w:bottom w:val="none" w:sz="0" w:space="0" w:color="auto"/>
        <w:right w:val="none" w:sz="0" w:space="0" w:color="auto"/>
      </w:divBdr>
    </w:div>
    <w:div w:id="1986201253">
      <w:bodyDiv w:val="1"/>
      <w:marLeft w:val="0"/>
      <w:marRight w:val="0"/>
      <w:marTop w:val="0"/>
      <w:marBottom w:val="0"/>
      <w:divBdr>
        <w:top w:val="none" w:sz="0" w:space="0" w:color="auto"/>
        <w:left w:val="none" w:sz="0" w:space="0" w:color="auto"/>
        <w:bottom w:val="none" w:sz="0" w:space="0" w:color="auto"/>
        <w:right w:val="none" w:sz="0" w:space="0" w:color="auto"/>
      </w:divBdr>
    </w:div>
    <w:div w:id="1986466299">
      <w:bodyDiv w:val="1"/>
      <w:marLeft w:val="0"/>
      <w:marRight w:val="0"/>
      <w:marTop w:val="0"/>
      <w:marBottom w:val="0"/>
      <w:divBdr>
        <w:top w:val="none" w:sz="0" w:space="0" w:color="auto"/>
        <w:left w:val="none" w:sz="0" w:space="0" w:color="auto"/>
        <w:bottom w:val="none" w:sz="0" w:space="0" w:color="auto"/>
        <w:right w:val="none" w:sz="0" w:space="0" w:color="auto"/>
      </w:divBdr>
    </w:div>
    <w:div w:id="1986472010">
      <w:bodyDiv w:val="1"/>
      <w:marLeft w:val="0"/>
      <w:marRight w:val="0"/>
      <w:marTop w:val="0"/>
      <w:marBottom w:val="0"/>
      <w:divBdr>
        <w:top w:val="none" w:sz="0" w:space="0" w:color="auto"/>
        <w:left w:val="none" w:sz="0" w:space="0" w:color="auto"/>
        <w:bottom w:val="none" w:sz="0" w:space="0" w:color="auto"/>
        <w:right w:val="none" w:sz="0" w:space="0" w:color="auto"/>
      </w:divBdr>
    </w:div>
    <w:div w:id="1986616285">
      <w:bodyDiv w:val="1"/>
      <w:marLeft w:val="0"/>
      <w:marRight w:val="0"/>
      <w:marTop w:val="0"/>
      <w:marBottom w:val="0"/>
      <w:divBdr>
        <w:top w:val="none" w:sz="0" w:space="0" w:color="auto"/>
        <w:left w:val="none" w:sz="0" w:space="0" w:color="auto"/>
        <w:bottom w:val="none" w:sz="0" w:space="0" w:color="auto"/>
        <w:right w:val="none" w:sz="0" w:space="0" w:color="auto"/>
      </w:divBdr>
    </w:div>
    <w:div w:id="1986658645">
      <w:bodyDiv w:val="1"/>
      <w:marLeft w:val="0"/>
      <w:marRight w:val="0"/>
      <w:marTop w:val="0"/>
      <w:marBottom w:val="0"/>
      <w:divBdr>
        <w:top w:val="none" w:sz="0" w:space="0" w:color="auto"/>
        <w:left w:val="none" w:sz="0" w:space="0" w:color="auto"/>
        <w:bottom w:val="none" w:sz="0" w:space="0" w:color="auto"/>
        <w:right w:val="none" w:sz="0" w:space="0" w:color="auto"/>
      </w:divBdr>
    </w:div>
    <w:div w:id="1987314606">
      <w:bodyDiv w:val="1"/>
      <w:marLeft w:val="0"/>
      <w:marRight w:val="0"/>
      <w:marTop w:val="0"/>
      <w:marBottom w:val="0"/>
      <w:divBdr>
        <w:top w:val="none" w:sz="0" w:space="0" w:color="auto"/>
        <w:left w:val="none" w:sz="0" w:space="0" w:color="auto"/>
        <w:bottom w:val="none" w:sz="0" w:space="0" w:color="auto"/>
        <w:right w:val="none" w:sz="0" w:space="0" w:color="auto"/>
      </w:divBdr>
    </w:div>
    <w:div w:id="1987472528">
      <w:bodyDiv w:val="1"/>
      <w:marLeft w:val="0"/>
      <w:marRight w:val="0"/>
      <w:marTop w:val="0"/>
      <w:marBottom w:val="0"/>
      <w:divBdr>
        <w:top w:val="none" w:sz="0" w:space="0" w:color="auto"/>
        <w:left w:val="none" w:sz="0" w:space="0" w:color="auto"/>
        <w:bottom w:val="none" w:sz="0" w:space="0" w:color="auto"/>
        <w:right w:val="none" w:sz="0" w:space="0" w:color="auto"/>
      </w:divBdr>
    </w:div>
    <w:div w:id="1988315341">
      <w:bodyDiv w:val="1"/>
      <w:marLeft w:val="0"/>
      <w:marRight w:val="0"/>
      <w:marTop w:val="0"/>
      <w:marBottom w:val="0"/>
      <w:divBdr>
        <w:top w:val="none" w:sz="0" w:space="0" w:color="auto"/>
        <w:left w:val="none" w:sz="0" w:space="0" w:color="auto"/>
        <w:bottom w:val="none" w:sz="0" w:space="0" w:color="auto"/>
        <w:right w:val="none" w:sz="0" w:space="0" w:color="auto"/>
      </w:divBdr>
    </w:div>
    <w:div w:id="1989363395">
      <w:bodyDiv w:val="1"/>
      <w:marLeft w:val="0"/>
      <w:marRight w:val="0"/>
      <w:marTop w:val="0"/>
      <w:marBottom w:val="0"/>
      <w:divBdr>
        <w:top w:val="none" w:sz="0" w:space="0" w:color="auto"/>
        <w:left w:val="none" w:sz="0" w:space="0" w:color="auto"/>
        <w:bottom w:val="none" w:sz="0" w:space="0" w:color="auto"/>
        <w:right w:val="none" w:sz="0" w:space="0" w:color="auto"/>
      </w:divBdr>
    </w:div>
    <w:div w:id="1989433474">
      <w:bodyDiv w:val="1"/>
      <w:marLeft w:val="0"/>
      <w:marRight w:val="0"/>
      <w:marTop w:val="0"/>
      <w:marBottom w:val="0"/>
      <w:divBdr>
        <w:top w:val="none" w:sz="0" w:space="0" w:color="auto"/>
        <w:left w:val="none" w:sz="0" w:space="0" w:color="auto"/>
        <w:bottom w:val="none" w:sz="0" w:space="0" w:color="auto"/>
        <w:right w:val="none" w:sz="0" w:space="0" w:color="auto"/>
      </w:divBdr>
    </w:div>
    <w:div w:id="1990087001">
      <w:bodyDiv w:val="1"/>
      <w:marLeft w:val="0"/>
      <w:marRight w:val="0"/>
      <w:marTop w:val="0"/>
      <w:marBottom w:val="0"/>
      <w:divBdr>
        <w:top w:val="none" w:sz="0" w:space="0" w:color="auto"/>
        <w:left w:val="none" w:sz="0" w:space="0" w:color="auto"/>
        <w:bottom w:val="none" w:sz="0" w:space="0" w:color="auto"/>
        <w:right w:val="none" w:sz="0" w:space="0" w:color="auto"/>
      </w:divBdr>
    </w:div>
    <w:div w:id="1990280949">
      <w:bodyDiv w:val="1"/>
      <w:marLeft w:val="0"/>
      <w:marRight w:val="0"/>
      <w:marTop w:val="0"/>
      <w:marBottom w:val="0"/>
      <w:divBdr>
        <w:top w:val="none" w:sz="0" w:space="0" w:color="auto"/>
        <w:left w:val="none" w:sz="0" w:space="0" w:color="auto"/>
        <w:bottom w:val="none" w:sz="0" w:space="0" w:color="auto"/>
        <w:right w:val="none" w:sz="0" w:space="0" w:color="auto"/>
      </w:divBdr>
    </w:div>
    <w:div w:id="1991127076">
      <w:bodyDiv w:val="1"/>
      <w:marLeft w:val="0"/>
      <w:marRight w:val="0"/>
      <w:marTop w:val="0"/>
      <w:marBottom w:val="0"/>
      <w:divBdr>
        <w:top w:val="none" w:sz="0" w:space="0" w:color="auto"/>
        <w:left w:val="none" w:sz="0" w:space="0" w:color="auto"/>
        <w:bottom w:val="none" w:sz="0" w:space="0" w:color="auto"/>
        <w:right w:val="none" w:sz="0" w:space="0" w:color="auto"/>
      </w:divBdr>
    </w:div>
    <w:div w:id="1991133257">
      <w:bodyDiv w:val="1"/>
      <w:marLeft w:val="0"/>
      <w:marRight w:val="0"/>
      <w:marTop w:val="0"/>
      <w:marBottom w:val="0"/>
      <w:divBdr>
        <w:top w:val="none" w:sz="0" w:space="0" w:color="auto"/>
        <w:left w:val="none" w:sz="0" w:space="0" w:color="auto"/>
        <w:bottom w:val="none" w:sz="0" w:space="0" w:color="auto"/>
        <w:right w:val="none" w:sz="0" w:space="0" w:color="auto"/>
      </w:divBdr>
    </w:div>
    <w:div w:id="1991252153">
      <w:bodyDiv w:val="1"/>
      <w:marLeft w:val="0"/>
      <w:marRight w:val="0"/>
      <w:marTop w:val="0"/>
      <w:marBottom w:val="0"/>
      <w:divBdr>
        <w:top w:val="none" w:sz="0" w:space="0" w:color="auto"/>
        <w:left w:val="none" w:sz="0" w:space="0" w:color="auto"/>
        <w:bottom w:val="none" w:sz="0" w:space="0" w:color="auto"/>
        <w:right w:val="none" w:sz="0" w:space="0" w:color="auto"/>
      </w:divBdr>
    </w:div>
    <w:div w:id="1991401341">
      <w:bodyDiv w:val="1"/>
      <w:marLeft w:val="0"/>
      <w:marRight w:val="0"/>
      <w:marTop w:val="0"/>
      <w:marBottom w:val="0"/>
      <w:divBdr>
        <w:top w:val="none" w:sz="0" w:space="0" w:color="auto"/>
        <w:left w:val="none" w:sz="0" w:space="0" w:color="auto"/>
        <w:bottom w:val="none" w:sz="0" w:space="0" w:color="auto"/>
        <w:right w:val="none" w:sz="0" w:space="0" w:color="auto"/>
      </w:divBdr>
    </w:div>
    <w:div w:id="1991444400">
      <w:bodyDiv w:val="1"/>
      <w:marLeft w:val="0"/>
      <w:marRight w:val="0"/>
      <w:marTop w:val="0"/>
      <w:marBottom w:val="0"/>
      <w:divBdr>
        <w:top w:val="none" w:sz="0" w:space="0" w:color="auto"/>
        <w:left w:val="none" w:sz="0" w:space="0" w:color="auto"/>
        <w:bottom w:val="none" w:sz="0" w:space="0" w:color="auto"/>
        <w:right w:val="none" w:sz="0" w:space="0" w:color="auto"/>
      </w:divBdr>
    </w:div>
    <w:div w:id="1991790316">
      <w:bodyDiv w:val="1"/>
      <w:marLeft w:val="0"/>
      <w:marRight w:val="0"/>
      <w:marTop w:val="0"/>
      <w:marBottom w:val="0"/>
      <w:divBdr>
        <w:top w:val="none" w:sz="0" w:space="0" w:color="auto"/>
        <w:left w:val="none" w:sz="0" w:space="0" w:color="auto"/>
        <w:bottom w:val="none" w:sz="0" w:space="0" w:color="auto"/>
        <w:right w:val="none" w:sz="0" w:space="0" w:color="auto"/>
      </w:divBdr>
    </w:div>
    <w:div w:id="1992055237">
      <w:bodyDiv w:val="1"/>
      <w:marLeft w:val="0"/>
      <w:marRight w:val="0"/>
      <w:marTop w:val="0"/>
      <w:marBottom w:val="0"/>
      <w:divBdr>
        <w:top w:val="none" w:sz="0" w:space="0" w:color="auto"/>
        <w:left w:val="none" w:sz="0" w:space="0" w:color="auto"/>
        <w:bottom w:val="none" w:sz="0" w:space="0" w:color="auto"/>
        <w:right w:val="none" w:sz="0" w:space="0" w:color="auto"/>
      </w:divBdr>
    </w:div>
    <w:div w:id="1992175225">
      <w:bodyDiv w:val="1"/>
      <w:marLeft w:val="0"/>
      <w:marRight w:val="0"/>
      <w:marTop w:val="0"/>
      <w:marBottom w:val="0"/>
      <w:divBdr>
        <w:top w:val="none" w:sz="0" w:space="0" w:color="auto"/>
        <w:left w:val="none" w:sz="0" w:space="0" w:color="auto"/>
        <w:bottom w:val="none" w:sz="0" w:space="0" w:color="auto"/>
        <w:right w:val="none" w:sz="0" w:space="0" w:color="auto"/>
      </w:divBdr>
    </w:div>
    <w:div w:id="1992364168">
      <w:bodyDiv w:val="1"/>
      <w:marLeft w:val="0"/>
      <w:marRight w:val="0"/>
      <w:marTop w:val="0"/>
      <w:marBottom w:val="0"/>
      <w:divBdr>
        <w:top w:val="none" w:sz="0" w:space="0" w:color="auto"/>
        <w:left w:val="none" w:sz="0" w:space="0" w:color="auto"/>
        <w:bottom w:val="none" w:sz="0" w:space="0" w:color="auto"/>
        <w:right w:val="none" w:sz="0" w:space="0" w:color="auto"/>
      </w:divBdr>
    </w:div>
    <w:div w:id="1993750251">
      <w:bodyDiv w:val="1"/>
      <w:marLeft w:val="0"/>
      <w:marRight w:val="0"/>
      <w:marTop w:val="0"/>
      <w:marBottom w:val="0"/>
      <w:divBdr>
        <w:top w:val="none" w:sz="0" w:space="0" w:color="auto"/>
        <w:left w:val="none" w:sz="0" w:space="0" w:color="auto"/>
        <w:bottom w:val="none" w:sz="0" w:space="0" w:color="auto"/>
        <w:right w:val="none" w:sz="0" w:space="0" w:color="auto"/>
      </w:divBdr>
    </w:div>
    <w:div w:id="1994068922">
      <w:bodyDiv w:val="1"/>
      <w:marLeft w:val="0"/>
      <w:marRight w:val="0"/>
      <w:marTop w:val="0"/>
      <w:marBottom w:val="0"/>
      <w:divBdr>
        <w:top w:val="none" w:sz="0" w:space="0" w:color="auto"/>
        <w:left w:val="none" w:sz="0" w:space="0" w:color="auto"/>
        <w:bottom w:val="none" w:sz="0" w:space="0" w:color="auto"/>
        <w:right w:val="none" w:sz="0" w:space="0" w:color="auto"/>
      </w:divBdr>
      <w:divsChild>
        <w:div w:id="409665714">
          <w:marLeft w:val="0"/>
          <w:marRight w:val="0"/>
          <w:marTop w:val="0"/>
          <w:marBottom w:val="0"/>
          <w:divBdr>
            <w:top w:val="none" w:sz="0" w:space="0" w:color="auto"/>
            <w:left w:val="none" w:sz="0" w:space="0" w:color="auto"/>
            <w:bottom w:val="none" w:sz="0" w:space="0" w:color="auto"/>
            <w:right w:val="none" w:sz="0" w:space="0" w:color="auto"/>
          </w:divBdr>
        </w:div>
      </w:divsChild>
    </w:div>
    <w:div w:id="1995139498">
      <w:bodyDiv w:val="1"/>
      <w:marLeft w:val="0"/>
      <w:marRight w:val="0"/>
      <w:marTop w:val="0"/>
      <w:marBottom w:val="0"/>
      <w:divBdr>
        <w:top w:val="none" w:sz="0" w:space="0" w:color="auto"/>
        <w:left w:val="none" w:sz="0" w:space="0" w:color="auto"/>
        <w:bottom w:val="none" w:sz="0" w:space="0" w:color="auto"/>
        <w:right w:val="none" w:sz="0" w:space="0" w:color="auto"/>
      </w:divBdr>
    </w:div>
    <w:div w:id="1995915090">
      <w:bodyDiv w:val="1"/>
      <w:marLeft w:val="0"/>
      <w:marRight w:val="0"/>
      <w:marTop w:val="0"/>
      <w:marBottom w:val="0"/>
      <w:divBdr>
        <w:top w:val="none" w:sz="0" w:space="0" w:color="auto"/>
        <w:left w:val="none" w:sz="0" w:space="0" w:color="auto"/>
        <w:bottom w:val="none" w:sz="0" w:space="0" w:color="auto"/>
        <w:right w:val="none" w:sz="0" w:space="0" w:color="auto"/>
      </w:divBdr>
    </w:div>
    <w:div w:id="1996444662">
      <w:bodyDiv w:val="1"/>
      <w:marLeft w:val="0"/>
      <w:marRight w:val="0"/>
      <w:marTop w:val="0"/>
      <w:marBottom w:val="0"/>
      <w:divBdr>
        <w:top w:val="none" w:sz="0" w:space="0" w:color="auto"/>
        <w:left w:val="none" w:sz="0" w:space="0" w:color="auto"/>
        <w:bottom w:val="none" w:sz="0" w:space="0" w:color="auto"/>
        <w:right w:val="none" w:sz="0" w:space="0" w:color="auto"/>
      </w:divBdr>
    </w:div>
    <w:div w:id="1996444970">
      <w:bodyDiv w:val="1"/>
      <w:marLeft w:val="0"/>
      <w:marRight w:val="0"/>
      <w:marTop w:val="0"/>
      <w:marBottom w:val="0"/>
      <w:divBdr>
        <w:top w:val="none" w:sz="0" w:space="0" w:color="auto"/>
        <w:left w:val="none" w:sz="0" w:space="0" w:color="auto"/>
        <w:bottom w:val="none" w:sz="0" w:space="0" w:color="auto"/>
        <w:right w:val="none" w:sz="0" w:space="0" w:color="auto"/>
      </w:divBdr>
    </w:div>
    <w:div w:id="1996566067">
      <w:bodyDiv w:val="1"/>
      <w:marLeft w:val="0"/>
      <w:marRight w:val="0"/>
      <w:marTop w:val="0"/>
      <w:marBottom w:val="0"/>
      <w:divBdr>
        <w:top w:val="none" w:sz="0" w:space="0" w:color="auto"/>
        <w:left w:val="none" w:sz="0" w:space="0" w:color="auto"/>
        <w:bottom w:val="none" w:sz="0" w:space="0" w:color="auto"/>
        <w:right w:val="none" w:sz="0" w:space="0" w:color="auto"/>
      </w:divBdr>
    </w:div>
    <w:div w:id="1996644822">
      <w:bodyDiv w:val="1"/>
      <w:marLeft w:val="0"/>
      <w:marRight w:val="0"/>
      <w:marTop w:val="0"/>
      <w:marBottom w:val="0"/>
      <w:divBdr>
        <w:top w:val="none" w:sz="0" w:space="0" w:color="auto"/>
        <w:left w:val="none" w:sz="0" w:space="0" w:color="auto"/>
        <w:bottom w:val="none" w:sz="0" w:space="0" w:color="auto"/>
        <w:right w:val="none" w:sz="0" w:space="0" w:color="auto"/>
      </w:divBdr>
    </w:div>
    <w:div w:id="1996716325">
      <w:bodyDiv w:val="1"/>
      <w:marLeft w:val="0"/>
      <w:marRight w:val="0"/>
      <w:marTop w:val="0"/>
      <w:marBottom w:val="0"/>
      <w:divBdr>
        <w:top w:val="none" w:sz="0" w:space="0" w:color="auto"/>
        <w:left w:val="none" w:sz="0" w:space="0" w:color="auto"/>
        <w:bottom w:val="none" w:sz="0" w:space="0" w:color="auto"/>
        <w:right w:val="none" w:sz="0" w:space="0" w:color="auto"/>
      </w:divBdr>
    </w:div>
    <w:div w:id="1996717790">
      <w:bodyDiv w:val="1"/>
      <w:marLeft w:val="0"/>
      <w:marRight w:val="0"/>
      <w:marTop w:val="0"/>
      <w:marBottom w:val="0"/>
      <w:divBdr>
        <w:top w:val="none" w:sz="0" w:space="0" w:color="auto"/>
        <w:left w:val="none" w:sz="0" w:space="0" w:color="auto"/>
        <w:bottom w:val="none" w:sz="0" w:space="0" w:color="auto"/>
        <w:right w:val="none" w:sz="0" w:space="0" w:color="auto"/>
      </w:divBdr>
    </w:div>
    <w:div w:id="1997217758">
      <w:bodyDiv w:val="1"/>
      <w:marLeft w:val="0"/>
      <w:marRight w:val="0"/>
      <w:marTop w:val="0"/>
      <w:marBottom w:val="0"/>
      <w:divBdr>
        <w:top w:val="none" w:sz="0" w:space="0" w:color="auto"/>
        <w:left w:val="none" w:sz="0" w:space="0" w:color="auto"/>
        <w:bottom w:val="none" w:sz="0" w:space="0" w:color="auto"/>
        <w:right w:val="none" w:sz="0" w:space="0" w:color="auto"/>
      </w:divBdr>
    </w:div>
    <w:div w:id="1997492466">
      <w:bodyDiv w:val="1"/>
      <w:marLeft w:val="0"/>
      <w:marRight w:val="0"/>
      <w:marTop w:val="0"/>
      <w:marBottom w:val="0"/>
      <w:divBdr>
        <w:top w:val="none" w:sz="0" w:space="0" w:color="auto"/>
        <w:left w:val="none" w:sz="0" w:space="0" w:color="auto"/>
        <w:bottom w:val="none" w:sz="0" w:space="0" w:color="auto"/>
        <w:right w:val="none" w:sz="0" w:space="0" w:color="auto"/>
      </w:divBdr>
    </w:div>
    <w:div w:id="1997683585">
      <w:bodyDiv w:val="1"/>
      <w:marLeft w:val="0"/>
      <w:marRight w:val="0"/>
      <w:marTop w:val="0"/>
      <w:marBottom w:val="0"/>
      <w:divBdr>
        <w:top w:val="none" w:sz="0" w:space="0" w:color="auto"/>
        <w:left w:val="none" w:sz="0" w:space="0" w:color="auto"/>
        <w:bottom w:val="none" w:sz="0" w:space="0" w:color="auto"/>
        <w:right w:val="none" w:sz="0" w:space="0" w:color="auto"/>
      </w:divBdr>
    </w:div>
    <w:div w:id="1997957668">
      <w:bodyDiv w:val="1"/>
      <w:marLeft w:val="0"/>
      <w:marRight w:val="0"/>
      <w:marTop w:val="0"/>
      <w:marBottom w:val="0"/>
      <w:divBdr>
        <w:top w:val="none" w:sz="0" w:space="0" w:color="auto"/>
        <w:left w:val="none" w:sz="0" w:space="0" w:color="auto"/>
        <w:bottom w:val="none" w:sz="0" w:space="0" w:color="auto"/>
        <w:right w:val="none" w:sz="0" w:space="0" w:color="auto"/>
      </w:divBdr>
    </w:div>
    <w:div w:id="1998023945">
      <w:bodyDiv w:val="1"/>
      <w:marLeft w:val="0"/>
      <w:marRight w:val="0"/>
      <w:marTop w:val="0"/>
      <w:marBottom w:val="0"/>
      <w:divBdr>
        <w:top w:val="none" w:sz="0" w:space="0" w:color="auto"/>
        <w:left w:val="none" w:sz="0" w:space="0" w:color="auto"/>
        <w:bottom w:val="none" w:sz="0" w:space="0" w:color="auto"/>
        <w:right w:val="none" w:sz="0" w:space="0" w:color="auto"/>
      </w:divBdr>
    </w:div>
    <w:div w:id="1998417711">
      <w:bodyDiv w:val="1"/>
      <w:marLeft w:val="0"/>
      <w:marRight w:val="0"/>
      <w:marTop w:val="0"/>
      <w:marBottom w:val="0"/>
      <w:divBdr>
        <w:top w:val="none" w:sz="0" w:space="0" w:color="auto"/>
        <w:left w:val="none" w:sz="0" w:space="0" w:color="auto"/>
        <w:bottom w:val="none" w:sz="0" w:space="0" w:color="auto"/>
        <w:right w:val="none" w:sz="0" w:space="0" w:color="auto"/>
      </w:divBdr>
    </w:div>
    <w:div w:id="1998456464">
      <w:bodyDiv w:val="1"/>
      <w:marLeft w:val="0"/>
      <w:marRight w:val="0"/>
      <w:marTop w:val="0"/>
      <w:marBottom w:val="0"/>
      <w:divBdr>
        <w:top w:val="none" w:sz="0" w:space="0" w:color="auto"/>
        <w:left w:val="none" w:sz="0" w:space="0" w:color="auto"/>
        <w:bottom w:val="none" w:sz="0" w:space="0" w:color="auto"/>
        <w:right w:val="none" w:sz="0" w:space="0" w:color="auto"/>
      </w:divBdr>
    </w:div>
    <w:div w:id="1998724882">
      <w:bodyDiv w:val="1"/>
      <w:marLeft w:val="0"/>
      <w:marRight w:val="0"/>
      <w:marTop w:val="0"/>
      <w:marBottom w:val="0"/>
      <w:divBdr>
        <w:top w:val="none" w:sz="0" w:space="0" w:color="auto"/>
        <w:left w:val="none" w:sz="0" w:space="0" w:color="auto"/>
        <w:bottom w:val="none" w:sz="0" w:space="0" w:color="auto"/>
        <w:right w:val="none" w:sz="0" w:space="0" w:color="auto"/>
      </w:divBdr>
    </w:div>
    <w:div w:id="1998876129">
      <w:bodyDiv w:val="1"/>
      <w:marLeft w:val="0"/>
      <w:marRight w:val="0"/>
      <w:marTop w:val="0"/>
      <w:marBottom w:val="0"/>
      <w:divBdr>
        <w:top w:val="none" w:sz="0" w:space="0" w:color="auto"/>
        <w:left w:val="none" w:sz="0" w:space="0" w:color="auto"/>
        <w:bottom w:val="none" w:sz="0" w:space="0" w:color="auto"/>
        <w:right w:val="none" w:sz="0" w:space="0" w:color="auto"/>
      </w:divBdr>
    </w:div>
    <w:div w:id="1999532803">
      <w:bodyDiv w:val="1"/>
      <w:marLeft w:val="0"/>
      <w:marRight w:val="0"/>
      <w:marTop w:val="0"/>
      <w:marBottom w:val="0"/>
      <w:divBdr>
        <w:top w:val="none" w:sz="0" w:space="0" w:color="auto"/>
        <w:left w:val="none" w:sz="0" w:space="0" w:color="auto"/>
        <w:bottom w:val="none" w:sz="0" w:space="0" w:color="auto"/>
        <w:right w:val="none" w:sz="0" w:space="0" w:color="auto"/>
      </w:divBdr>
    </w:div>
    <w:div w:id="1999646406">
      <w:bodyDiv w:val="1"/>
      <w:marLeft w:val="0"/>
      <w:marRight w:val="0"/>
      <w:marTop w:val="0"/>
      <w:marBottom w:val="0"/>
      <w:divBdr>
        <w:top w:val="none" w:sz="0" w:space="0" w:color="auto"/>
        <w:left w:val="none" w:sz="0" w:space="0" w:color="auto"/>
        <w:bottom w:val="none" w:sz="0" w:space="0" w:color="auto"/>
        <w:right w:val="none" w:sz="0" w:space="0" w:color="auto"/>
      </w:divBdr>
    </w:div>
    <w:div w:id="1999841784">
      <w:bodyDiv w:val="1"/>
      <w:marLeft w:val="0"/>
      <w:marRight w:val="0"/>
      <w:marTop w:val="0"/>
      <w:marBottom w:val="0"/>
      <w:divBdr>
        <w:top w:val="none" w:sz="0" w:space="0" w:color="auto"/>
        <w:left w:val="none" w:sz="0" w:space="0" w:color="auto"/>
        <w:bottom w:val="none" w:sz="0" w:space="0" w:color="auto"/>
        <w:right w:val="none" w:sz="0" w:space="0" w:color="auto"/>
      </w:divBdr>
    </w:div>
    <w:div w:id="2000229225">
      <w:bodyDiv w:val="1"/>
      <w:marLeft w:val="0"/>
      <w:marRight w:val="0"/>
      <w:marTop w:val="0"/>
      <w:marBottom w:val="0"/>
      <w:divBdr>
        <w:top w:val="none" w:sz="0" w:space="0" w:color="auto"/>
        <w:left w:val="none" w:sz="0" w:space="0" w:color="auto"/>
        <w:bottom w:val="none" w:sz="0" w:space="0" w:color="auto"/>
        <w:right w:val="none" w:sz="0" w:space="0" w:color="auto"/>
      </w:divBdr>
    </w:div>
    <w:div w:id="2000570518">
      <w:bodyDiv w:val="1"/>
      <w:marLeft w:val="0"/>
      <w:marRight w:val="0"/>
      <w:marTop w:val="0"/>
      <w:marBottom w:val="0"/>
      <w:divBdr>
        <w:top w:val="none" w:sz="0" w:space="0" w:color="auto"/>
        <w:left w:val="none" w:sz="0" w:space="0" w:color="auto"/>
        <w:bottom w:val="none" w:sz="0" w:space="0" w:color="auto"/>
        <w:right w:val="none" w:sz="0" w:space="0" w:color="auto"/>
      </w:divBdr>
    </w:div>
    <w:div w:id="2000576808">
      <w:bodyDiv w:val="1"/>
      <w:marLeft w:val="0"/>
      <w:marRight w:val="0"/>
      <w:marTop w:val="0"/>
      <w:marBottom w:val="0"/>
      <w:divBdr>
        <w:top w:val="none" w:sz="0" w:space="0" w:color="auto"/>
        <w:left w:val="none" w:sz="0" w:space="0" w:color="auto"/>
        <w:bottom w:val="none" w:sz="0" w:space="0" w:color="auto"/>
        <w:right w:val="none" w:sz="0" w:space="0" w:color="auto"/>
      </w:divBdr>
    </w:div>
    <w:div w:id="2001349820">
      <w:bodyDiv w:val="1"/>
      <w:marLeft w:val="0"/>
      <w:marRight w:val="0"/>
      <w:marTop w:val="0"/>
      <w:marBottom w:val="0"/>
      <w:divBdr>
        <w:top w:val="none" w:sz="0" w:space="0" w:color="auto"/>
        <w:left w:val="none" w:sz="0" w:space="0" w:color="auto"/>
        <w:bottom w:val="none" w:sz="0" w:space="0" w:color="auto"/>
        <w:right w:val="none" w:sz="0" w:space="0" w:color="auto"/>
      </w:divBdr>
    </w:div>
    <w:div w:id="2002466385">
      <w:bodyDiv w:val="1"/>
      <w:marLeft w:val="0"/>
      <w:marRight w:val="0"/>
      <w:marTop w:val="0"/>
      <w:marBottom w:val="0"/>
      <w:divBdr>
        <w:top w:val="none" w:sz="0" w:space="0" w:color="auto"/>
        <w:left w:val="none" w:sz="0" w:space="0" w:color="auto"/>
        <w:bottom w:val="none" w:sz="0" w:space="0" w:color="auto"/>
        <w:right w:val="none" w:sz="0" w:space="0" w:color="auto"/>
      </w:divBdr>
    </w:div>
    <w:div w:id="2002737964">
      <w:bodyDiv w:val="1"/>
      <w:marLeft w:val="0"/>
      <w:marRight w:val="0"/>
      <w:marTop w:val="0"/>
      <w:marBottom w:val="0"/>
      <w:divBdr>
        <w:top w:val="none" w:sz="0" w:space="0" w:color="auto"/>
        <w:left w:val="none" w:sz="0" w:space="0" w:color="auto"/>
        <w:bottom w:val="none" w:sz="0" w:space="0" w:color="auto"/>
        <w:right w:val="none" w:sz="0" w:space="0" w:color="auto"/>
      </w:divBdr>
    </w:div>
    <w:div w:id="2003387591">
      <w:bodyDiv w:val="1"/>
      <w:marLeft w:val="0"/>
      <w:marRight w:val="0"/>
      <w:marTop w:val="0"/>
      <w:marBottom w:val="0"/>
      <w:divBdr>
        <w:top w:val="none" w:sz="0" w:space="0" w:color="auto"/>
        <w:left w:val="none" w:sz="0" w:space="0" w:color="auto"/>
        <w:bottom w:val="none" w:sz="0" w:space="0" w:color="auto"/>
        <w:right w:val="none" w:sz="0" w:space="0" w:color="auto"/>
      </w:divBdr>
    </w:div>
    <w:div w:id="2003773148">
      <w:bodyDiv w:val="1"/>
      <w:marLeft w:val="0"/>
      <w:marRight w:val="0"/>
      <w:marTop w:val="0"/>
      <w:marBottom w:val="0"/>
      <w:divBdr>
        <w:top w:val="none" w:sz="0" w:space="0" w:color="auto"/>
        <w:left w:val="none" w:sz="0" w:space="0" w:color="auto"/>
        <w:bottom w:val="none" w:sz="0" w:space="0" w:color="auto"/>
        <w:right w:val="none" w:sz="0" w:space="0" w:color="auto"/>
      </w:divBdr>
    </w:div>
    <w:div w:id="2003969704">
      <w:bodyDiv w:val="1"/>
      <w:marLeft w:val="0"/>
      <w:marRight w:val="0"/>
      <w:marTop w:val="0"/>
      <w:marBottom w:val="0"/>
      <w:divBdr>
        <w:top w:val="none" w:sz="0" w:space="0" w:color="auto"/>
        <w:left w:val="none" w:sz="0" w:space="0" w:color="auto"/>
        <w:bottom w:val="none" w:sz="0" w:space="0" w:color="auto"/>
        <w:right w:val="none" w:sz="0" w:space="0" w:color="auto"/>
      </w:divBdr>
    </w:div>
    <w:div w:id="2004090882">
      <w:bodyDiv w:val="1"/>
      <w:marLeft w:val="0"/>
      <w:marRight w:val="0"/>
      <w:marTop w:val="0"/>
      <w:marBottom w:val="0"/>
      <w:divBdr>
        <w:top w:val="none" w:sz="0" w:space="0" w:color="auto"/>
        <w:left w:val="none" w:sz="0" w:space="0" w:color="auto"/>
        <w:bottom w:val="none" w:sz="0" w:space="0" w:color="auto"/>
        <w:right w:val="none" w:sz="0" w:space="0" w:color="auto"/>
      </w:divBdr>
    </w:div>
    <w:div w:id="2004123297">
      <w:bodyDiv w:val="1"/>
      <w:marLeft w:val="0"/>
      <w:marRight w:val="0"/>
      <w:marTop w:val="0"/>
      <w:marBottom w:val="0"/>
      <w:divBdr>
        <w:top w:val="none" w:sz="0" w:space="0" w:color="auto"/>
        <w:left w:val="none" w:sz="0" w:space="0" w:color="auto"/>
        <w:bottom w:val="none" w:sz="0" w:space="0" w:color="auto"/>
        <w:right w:val="none" w:sz="0" w:space="0" w:color="auto"/>
      </w:divBdr>
    </w:div>
    <w:div w:id="2004430715">
      <w:bodyDiv w:val="1"/>
      <w:marLeft w:val="0"/>
      <w:marRight w:val="0"/>
      <w:marTop w:val="0"/>
      <w:marBottom w:val="0"/>
      <w:divBdr>
        <w:top w:val="none" w:sz="0" w:space="0" w:color="auto"/>
        <w:left w:val="none" w:sz="0" w:space="0" w:color="auto"/>
        <w:bottom w:val="none" w:sz="0" w:space="0" w:color="auto"/>
        <w:right w:val="none" w:sz="0" w:space="0" w:color="auto"/>
      </w:divBdr>
    </w:div>
    <w:div w:id="2004774096">
      <w:bodyDiv w:val="1"/>
      <w:marLeft w:val="0"/>
      <w:marRight w:val="0"/>
      <w:marTop w:val="0"/>
      <w:marBottom w:val="0"/>
      <w:divBdr>
        <w:top w:val="none" w:sz="0" w:space="0" w:color="auto"/>
        <w:left w:val="none" w:sz="0" w:space="0" w:color="auto"/>
        <w:bottom w:val="none" w:sz="0" w:space="0" w:color="auto"/>
        <w:right w:val="none" w:sz="0" w:space="0" w:color="auto"/>
      </w:divBdr>
    </w:div>
    <w:div w:id="2004889219">
      <w:bodyDiv w:val="1"/>
      <w:marLeft w:val="0"/>
      <w:marRight w:val="0"/>
      <w:marTop w:val="0"/>
      <w:marBottom w:val="0"/>
      <w:divBdr>
        <w:top w:val="none" w:sz="0" w:space="0" w:color="auto"/>
        <w:left w:val="none" w:sz="0" w:space="0" w:color="auto"/>
        <w:bottom w:val="none" w:sz="0" w:space="0" w:color="auto"/>
        <w:right w:val="none" w:sz="0" w:space="0" w:color="auto"/>
      </w:divBdr>
    </w:div>
    <w:div w:id="2004896993">
      <w:bodyDiv w:val="1"/>
      <w:marLeft w:val="0"/>
      <w:marRight w:val="0"/>
      <w:marTop w:val="0"/>
      <w:marBottom w:val="0"/>
      <w:divBdr>
        <w:top w:val="none" w:sz="0" w:space="0" w:color="auto"/>
        <w:left w:val="none" w:sz="0" w:space="0" w:color="auto"/>
        <w:bottom w:val="none" w:sz="0" w:space="0" w:color="auto"/>
        <w:right w:val="none" w:sz="0" w:space="0" w:color="auto"/>
      </w:divBdr>
    </w:div>
    <w:div w:id="2004967595">
      <w:bodyDiv w:val="1"/>
      <w:marLeft w:val="0"/>
      <w:marRight w:val="0"/>
      <w:marTop w:val="0"/>
      <w:marBottom w:val="0"/>
      <w:divBdr>
        <w:top w:val="none" w:sz="0" w:space="0" w:color="auto"/>
        <w:left w:val="none" w:sz="0" w:space="0" w:color="auto"/>
        <w:bottom w:val="none" w:sz="0" w:space="0" w:color="auto"/>
        <w:right w:val="none" w:sz="0" w:space="0" w:color="auto"/>
      </w:divBdr>
    </w:div>
    <w:div w:id="2004968309">
      <w:bodyDiv w:val="1"/>
      <w:marLeft w:val="0"/>
      <w:marRight w:val="0"/>
      <w:marTop w:val="0"/>
      <w:marBottom w:val="0"/>
      <w:divBdr>
        <w:top w:val="none" w:sz="0" w:space="0" w:color="auto"/>
        <w:left w:val="none" w:sz="0" w:space="0" w:color="auto"/>
        <w:bottom w:val="none" w:sz="0" w:space="0" w:color="auto"/>
        <w:right w:val="none" w:sz="0" w:space="0" w:color="auto"/>
      </w:divBdr>
    </w:div>
    <w:div w:id="2005547016">
      <w:bodyDiv w:val="1"/>
      <w:marLeft w:val="0"/>
      <w:marRight w:val="0"/>
      <w:marTop w:val="0"/>
      <w:marBottom w:val="0"/>
      <w:divBdr>
        <w:top w:val="none" w:sz="0" w:space="0" w:color="auto"/>
        <w:left w:val="none" w:sz="0" w:space="0" w:color="auto"/>
        <w:bottom w:val="none" w:sz="0" w:space="0" w:color="auto"/>
        <w:right w:val="none" w:sz="0" w:space="0" w:color="auto"/>
      </w:divBdr>
    </w:div>
    <w:div w:id="2005888190">
      <w:bodyDiv w:val="1"/>
      <w:marLeft w:val="0"/>
      <w:marRight w:val="0"/>
      <w:marTop w:val="0"/>
      <w:marBottom w:val="0"/>
      <w:divBdr>
        <w:top w:val="none" w:sz="0" w:space="0" w:color="auto"/>
        <w:left w:val="none" w:sz="0" w:space="0" w:color="auto"/>
        <w:bottom w:val="none" w:sz="0" w:space="0" w:color="auto"/>
        <w:right w:val="none" w:sz="0" w:space="0" w:color="auto"/>
      </w:divBdr>
    </w:div>
    <w:div w:id="2006126586">
      <w:bodyDiv w:val="1"/>
      <w:marLeft w:val="0"/>
      <w:marRight w:val="0"/>
      <w:marTop w:val="0"/>
      <w:marBottom w:val="0"/>
      <w:divBdr>
        <w:top w:val="none" w:sz="0" w:space="0" w:color="auto"/>
        <w:left w:val="none" w:sz="0" w:space="0" w:color="auto"/>
        <w:bottom w:val="none" w:sz="0" w:space="0" w:color="auto"/>
        <w:right w:val="none" w:sz="0" w:space="0" w:color="auto"/>
      </w:divBdr>
    </w:div>
    <w:div w:id="2006207469">
      <w:bodyDiv w:val="1"/>
      <w:marLeft w:val="0"/>
      <w:marRight w:val="0"/>
      <w:marTop w:val="0"/>
      <w:marBottom w:val="0"/>
      <w:divBdr>
        <w:top w:val="none" w:sz="0" w:space="0" w:color="auto"/>
        <w:left w:val="none" w:sz="0" w:space="0" w:color="auto"/>
        <w:bottom w:val="none" w:sz="0" w:space="0" w:color="auto"/>
        <w:right w:val="none" w:sz="0" w:space="0" w:color="auto"/>
      </w:divBdr>
    </w:div>
    <w:div w:id="2006669884">
      <w:bodyDiv w:val="1"/>
      <w:marLeft w:val="0"/>
      <w:marRight w:val="0"/>
      <w:marTop w:val="0"/>
      <w:marBottom w:val="0"/>
      <w:divBdr>
        <w:top w:val="none" w:sz="0" w:space="0" w:color="auto"/>
        <w:left w:val="none" w:sz="0" w:space="0" w:color="auto"/>
        <w:bottom w:val="none" w:sz="0" w:space="0" w:color="auto"/>
        <w:right w:val="none" w:sz="0" w:space="0" w:color="auto"/>
      </w:divBdr>
    </w:div>
    <w:div w:id="2006780906">
      <w:bodyDiv w:val="1"/>
      <w:marLeft w:val="0"/>
      <w:marRight w:val="0"/>
      <w:marTop w:val="0"/>
      <w:marBottom w:val="0"/>
      <w:divBdr>
        <w:top w:val="none" w:sz="0" w:space="0" w:color="auto"/>
        <w:left w:val="none" w:sz="0" w:space="0" w:color="auto"/>
        <w:bottom w:val="none" w:sz="0" w:space="0" w:color="auto"/>
        <w:right w:val="none" w:sz="0" w:space="0" w:color="auto"/>
      </w:divBdr>
    </w:div>
    <w:div w:id="2007047501">
      <w:bodyDiv w:val="1"/>
      <w:marLeft w:val="0"/>
      <w:marRight w:val="0"/>
      <w:marTop w:val="0"/>
      <w:marBottom w:val="0"/>
      <w:divBdr>
        <w:top w:val="none" w:sz="0" w:space="0" w:color="auto"/>
        <w:left w:val="none" w:sz="0" w:space="0" w:color="auto"/>
        <w:bottom w:val="none" w:sz="0" w:space="0" w:color="auto"/>
        <w:right w:val="none" w:sz="0" w:space="0" w:color="auto"/>
      </w:divBdr>
    </w:div>
    <w:div w:id="2007048564">
      <w:bodyDiv w:val="1"/>
      <w:marLeft w:val="0"/>
      <w:marRight w:val="0"/>
      <w:marTop w:val="0"/>
      <w:marBottom w:val="0"/>
      <w:divBdr>
        <w:top w:val="none" w:sz="0" w:space="0" w:color="auto"/>
        <w:left w:val="none" w:sz="0" w:space="0" w:color="auto"/>
        <w:bottom w:val="none" w:sz="0" w:space="0" w:color="auto"/>
        <w:right w:val="none" w:sz="0" w:space="0" w:color="auto"/>
      </w:divBdr>
    </w:div>
    <w:div w:id="2007049941">
      <w:bodyDiv w:val="1"/>
      <w:marLeft w:val="0"/>
      <w:marRight w:val="0"/>
      <w:marTop w:val="0"/>
      <w:marBottom w:val="0"/>
      <w:divBdr>
        <w:top w:val="none" w:sz="0" w:space="0" w:color="auto"/>
        <w:left w:val="none" w:sz="0" w:space="0" w:color="auto"/>
        <w:bottom w:val="none" w:sz="0" w:space="0" w:color="auto"/>
        <w:right w:val="none" w:sz="0" w:space="0" w:color="auto"/>
      </w:divBdr>
    </w:div>
    <w:div w:id="2007513066">
      <w:bodyDiv w:val="1"/>
      <w:marLeft w:val="0"/>
      <w:marRight w:val="0"/>
      <w:marTop w:val="0"/>
      <w:marBottom w:val="0"/>
      <w:divBdr>
        <w:top w:val="none" w:sz="0" w:space="0" w:color="auto"/>
        <w:left w:val="none" w:sz="0" w:space="0" w:color="auto"/>
        <w:bottom w:val="none" w:sz="0" w:space="0" w:color="auto"/>
        <w:right w:val="none" w:sz="0" w:space="0" w:color="auto"/>
      </w:divBdr>
    </w:div>
    <w:div w:id="2007585732">
      <w:bodyDiv w:val="1"/>
      <w:marLeft w:val="0"/>
      <w:marRight w:val="0"/>
      <w:marTop w:val="0"/>
      <w:marBottom w:val="0"/>
      <w:divBdr>
        <w:top w:val="none" w:sz="0" w:space="0" w:color="auto"/>
        <w:left w:val="none" w:sz="0" w:space="0" w:color="auto"/>
        <w:bottom w:val="none" w:sz="0" w:space="0" w:color="auto"/>
        <w:right w:val="none" w:sz="0" w:space="0" w:color="auto"/>
      </w:divBdr>
    </w:div>
    <w:div w:id="2007853912">
      <w:bodyDiv w:val="1"/>
      <w:marLeft w:val="0"/>
      <w:marRight w:val="0"/>
      <w:marTop w:val="0"/>
      <w:marBottom w:val="0"/>
      <w:divBdr>
        <w:top w:val="none" w:sz="0" w:space="0" w:color="auto"/>
        <w:left w:val="none" w:sz="0" w:space="0" w:color="auto"/>
        <w:bottom w:val="none" w:sz="0" w:space="0" w:color="auto"/>
        <w:right w:val="none" w:sz="0" w:space="0" w:color="auto"/>
      </w:divBdr>
    </w:div>
    <w:div w:id="2007898597">
      <w:bodyDiv w:val="1"/>
      <w:marLeft w:val="0"/>
      <w:marRight w:val="0"/>
      <w:marTop w:val="0"/>
      <w:marBottom w:val="0"/>
      <w:divBdr>
        <w:top w:val="none" w:sz="0" w:space="0" w:color="auto"/>
        <w:left w:val="none" w:sz="0" w:space="0" w:color="auto"/>
        <w:bottom w:val="none" w:sz="0" w:space="0" w:color="auto"/>
        <w:right w:val="none" w:sz="0" w:space="0" w:color="auto"/>
      </w:divBdr>
    </w:div>
    <w:div w:id="2008096193">
      <w:bodyDiv w:val="1"/>
      <w:marLeft w:val="0"/>
      <w:marRight w:val="0"/>
      <w:marTop w:val="0"/>
      <w:marBottom w:val="0"/>
      <w:divBdr>
        <w:top w:val="none" w:sz="0" w:space="0" w:color="auto"/>
        <w:left w:val="none" w:sz="0" w:space="0" w:color="auto"/>
        <w:bottom w:val="none" w:sz="0" w:space="0" w:color="auto"/>
        <w:right w:val="none" w:sz="0" w:space="0" w:color="auto"/>
      </w:divBdr>
    </w:div>
    <w:div w:id="2008244344">
      <w:bodyDiv w:val="1"/>
      <w:marLeft w:val="0"/>
      <w:marRight w:val="0"/>
      <w:marTop w:val="0"/>
      <w:marBottom w:val="0"/>
      <w:divBdr>
        <w:top w:val="none" w:sz="0" w:space="0" w:color="auto"/>
        <w:left w:val="none" w:sz="0" w:space="0" w:color="auto"/>
        <w:bottom w:val="none" w:sz="0" w:space="0" w:color="auto"/>
        <w:right w:val="none" w:sz="0" w:space="0" w:color="auto"/>
      </w:divBdr>
    </w:div>
    <w:div w:id="2008745252">
      <w:bodyDiv w:val="1"/>
      <w:marLeft w:val="0"/>
      <w:marRight w:val="0"/>
      <w:marTop w:val="0"/>
      <w:marBottom w:val="0"/>
      <w:divBdr>
        <w:top w:val="none" w:sz="0" w:space="0" w:color="auto"/>
        <w:left w:val="none" w:sz="0" w:space="0" w:color="auto"/>
        <w:bottom w:val="none" w:sz="0" w:space="0" w:color="auto"/>
        <w:right w:val="none" w:sz="0" w:space="0" w:color="auto"/>
      </w:divBdr>
    </w:div>
    <w:div w:id="2009359373">
      <w:bodyDiv w:val="1"/>
      <w:marLeft w:val="0"/>
      <w:marRight w:val="0"/>
      <w:marTop w:val="0"/>
      <w:marBottom w:val="0"/>
      <w:divBdr>
        <w:top w:val="none" w:sz="0" w:space="0" w:color="auto"/>
        <w:left w:val="none" w:sz="0" w:space="0" w:color="auto"/>
        <w:bottom w:val="none" w:sz="0" w:space="0" w:color="auto"/>
        <w:right w:val="none" w:sz="0" w:space="0" w:color="auto"/>
      </w:divBdr>
    </w:div>
    <w:div w:id="2009555762">
      <w:bodyDiv w:val="1"/>
      <w:marLeft w:val="0"/>
      <w:marRight w:val="0"/>
      <w:marTop w:val="0"/>
      <w:marBottom w:val="0"/>
      <w:divBdr>
        <w:top w:val="none" w:sz="0" w:space="0" w:color="auto"/>
        <w:left w:val="none" w:sz="0" w:space="0" w:color="auto"/>
        <w:bottom w:val="none" w:sz="0" w:space="0" w:color="auto"/>
        <w:right w:val="none" w:sz="0" w:space="0" w:color="auto"/>
      </w:divBdr>
    </w:div>
    <w:div w:id="2009820626">
      <w:bodyDiv w:val="1"/>
      <w:marLeft w:val="0"/>
      <w:marRight w:val="0"/>
      <w:marTop w:val="0"/>
      <w:marBottom w:val="0"/>
      <w:divBdr>
        <w:top w:val="none" w:sz="0" w:space="0" w:color="auto"/>
        <w:left w:val="none" w:sz="0" w:space="0" w:color="auto"/>
        <w:bottom w:val="none" w:sz="0" w:space="0" w:color="auto"/>
        <w:right w:val="none" w:sz="0" w:space="0" w:color="auto"/>
      </w:divBdr>
    </w:div>
    <w:div w:id="2010060539">
      <w:bodyDiv w:val="1"/>
      <w:marLeft w:val="0"/>
      <w:marRight w:val="0"/>
      <w:marTop w:val="0"/>
      <w:marBottom w:val="0"/>
      <w:divBdr>
        <w:top w:val="none" w:sz="0" w:space="0" w:color="auto"/>
        <w:left w:val="none" w:sz="0" w:space="0" w:color="auto"/>
        <w:bottom w:val="none" w:sz="0" w:space="0" w:color="auto"/>
        <w:right w:val="none" w:sz="0" w:space="0" w:color="auto"/>
      </w:divBdr>
    </w:div>
    <w:div w:id="2010598474">
      <w:bodyDiv w:val="1"/>
      <w:marLeft w:val="0"/>
      <w:marRight w:val="0"/>
      <w:marTop w:val="0"/>
      <w:marBottom w:val="0"/>
      <w:divBdr>
        <w:top w:val="none" w:sz="0" w:space="0" w:color="auto"/>
        <w:left w:val="none" w:sz="0" w:space="0" w:color="auto"/>
        <w:bottom w:val="none" w:sz="0" w:space="0" w:color="auto"/>
        <w:right w:val="none" w:sz="0" w:space="0" w:color="auto"/>
      </w:divBdr>
    </w:div>
    <w:div w:id="2010869909">
      <w:bodyDiv w:val="1"/>
      <w:marLeft w:val="0"/>
      <w:marRight w:val="0"/>
      <w:marTop w:val="0"/>
      <w:marBottom w:val="0"/>
      <w:divBdr>
        <w:top w:val="none" w:sz="0" w:space="0" w:color="auto"/>
        <w:left w:val="none" w:sz="0" w:space="0" w:color="auto"/>
        <w:bottom w:val="none" w:sz="0" w:space="0" w:color="auto"/>
        <w:right w:val="none" w:sz="0" w:space="0" w:color="auto"/>
      </w:divBdr>
    </w:div>
    <w:div w:id="2011250115">
      <w:bodyDiv w:val="1"/>
      <w:marLeft w:val="0"/>
      <w:marRight w:val="0"/>
      <w:marTop w:val="0"/>
      <w:marBottom w:val="0"/>
      <w:divBdr>
        <w:top w:val="none" w:sz="0" w:space="0" w:color="auto"/>
        <w:left w:val="none" w:sz="0" w:space="0" w:color="auto"/>
        <w:bottom w:val="none" w:sz="0" w:space="0" w:color="auto"/>
        <w:right w:val="none" w:sz="0" w:space="0" w:color="auto"/>
      </w:divBdr>
    </w:div>
    <w:div w:id="2011447788">
      <w:bodyDiv w:val="1"/>
      <w:marLeft w:val="0"/>
      <w:marRight w:val="0"/>
      <w:marTop w:val="0"/>
      <w:marBottom w:val="0"/>
      <w:divBdr>
        <w:top w:val="none" w:sz="0" w:space="0" w:color="auto"/>
        <w:left w:val="none" w:sz="0" w:space="0" w:color="auto"/>
        <w:bottom w:val="none" w:sz="0" w:space="0" w:color="auto"/>
        <w:right w:val="none" w:sz="0" w:space="0" w:color="auto"/>
      </w:divBdr>
    </w:div>
    <w:div w:id="2011566524">
      <w:bodyDiv w:val="1"/>
      <w:marLeft w:val="0"/>
      <w:marRight w:val="0"/>
      <w:marTop w:val="0"/>
      <w:marBottom w:val="0"/>
      <w:divBdr>
        <w:top w:val="none" w:sz="0" w:space="0" w:color="auto"/>
        <w:left w:val="none" w:sz="0" w:space="0" w:color="auto"/>
        <w:bottom w:val="none" w:sz="0" w:space="0" w:color="auto"/>
        <w:right w:val="none" w:sz="0" w:space="0" w:color="auto"/>
      </w:divBdr>
    </w:div>
    <w:div w:id="2012369712">
      <w:bodyDiv w:val="1"/>
      <w:marLeft w:val="0"/>
      <w:marRight w:val="0"/>
      <w:marTop w:val="0"/>
      <w:marBottom w:val="0"/>
      <w:divBdr>
        <w:top w:val="none" w:sz="0" w:space="0" w:color="auto"/>
        <w:left w:val="none" w:sz="0" w:space="0" w:color="auto"/>
        <w:bottom w:val="none" w:sz="0" w:space="0" w:color="auto"/>
        <w:right w:val="none" w:sz="0" w:space="0" w:color="auto"/>
      </w:divBdr>
    </w:div>
    <w:div w:id="2012834990">
      <w:bodyDiv w:val="1"/>
      <w:marLeft w:val="0"/>
      <w:marRight w:val="0"/>
      <w:marTop w:val="0"/>
      <w:marBottom w:val="0"/>
      <w:divBdr>
        <w:top w:val="none" w:sz="0" w:space="0" w:color="auto"/>
        <w:left w:val="none" w:sz="0" w:space="0" w:color="auto"/>
        <w:bottom w:val="none" w:sz="0" w:space="0" w:color="auto"/>
        <w:right w:val="none" w:sz="0" w:space="0" w:color="auto"/>
      </w:divBdr>
    </w:div>
    <w:div w:id="2013071358">
      <w:bodyDiv w:val="1"/>
      <w:marLeft w:val="0"/>
      <w:marRight w:val="0"/>
      <w:marTop w:val="0"/>
      <w:marBottom w:val="0"/>
      <w:divBdr>
        <w:top w:val="none" w:sz="0" w:space="0" w:color="auto"/>
        <w:left w:val="none" w:sz="0" w:space="0" w:color="auto"/>
        <w:bottom w:val="none" w:sz="0" w:space="0" w:color="auto"/>
        <w:right w:val="none" w:sz="0" w:space="0" w:color="auto"/>
      </w:divBdr>
    </w:div>
    <w:div w:id="2013483126">
      <w:bodyDiv w:val="1"/>
      <w:marLeft w:val="0"/>
      <w:marRight w:val="0"/>
      <w:marTop w:val="0"/>
      <w:marBottom w:val="0"/>
      <w:divBdr>
        <w:top w:val="none" w:sz="0" w:space="0" w:color="auto"/>
        <w:left w:val="none" w:sz="0" w:space="0" w:color="auto"/>
        <w:bottom w:val="none" w:sz="0" w:space="0" w:color="auto"/>
        <w:right w:val="none" w:sz="0" w:space="0" w:color="auto"/>
      </w:divBdr>
    </w:div>
    <w:div w:id="2014142003">
      <w:bodyDiv w:val="1"/>
      <w:marLeft w:val="0"/>
      <w:marRight w:val="0"/>
      <w:marTop w:val="0"/>
      <w:marBottom w:val="0"/>
      <w:divBdr>
        <w:top w:val="none" w:sz="0" w:space="0" w:color="auto"/>
        <w:left w:val="none" w:sz="0" w:space="0" w:color="auto"/>
        <w:bottom w:val="none" w:sz="0" w:space="0" w:color="auto"/>
        <w:right w:val="none" w:sz="0" w:space="0" w:color="auto"/>
      </w:divBdr>
    </w:div>
    <w:div w:id="2014144695">
      <w:bodyDiv w:val="1"/>
      <w:marLeft w:val="0"/>
      <w:marRight w:val="0"/>
      <w:marTop w:val="0"/>
      <w:marBottom w:val="0"/>
      <w:divBdr>
        <w:top w:val="none" w:sz="0" w:space="0" w:color="auto"/>
        <w:left w:val="none" w:sz="0" w:space="0" w:color="auto"/>
        <w:bottom w:val="none" w:sz="0" w:space="0" w:color="auto"/>
        <w:right w:val="none" w:sz="0" w:space="0" w:color="auto"/>
      </w:divBdr>
    </w:div>
    <w:div w:id="2014523656">
      <w:bodyDiv w:val="1"/>
      <w:marLeft w:val="0"/>
      <w:marRight w:val="0"/>
      <w:marTop w:val="0"/>
      <w:marBottom w:val="0"/>
      <w:divBdr>
        <w:top w:val="none" w:sz="0" w:space="0" w:color="auto"/>
        <w:left w:val="none" w:sz="0" w:space="0" w:color="auto"/>
        <w:bottom w:val="none" w:sz="0" w:space="0" w:color="auto"/>
        <w:right w:val="none" w:sz="0" w:space="0" w:color="auto"/>
      </w:divBdr>
    </w:div>
    <w:div w:id="2014798504">
      <w:bodyDiv w:val="1"/>
      <w:marLeft w:val="0"/>
      <w:marRight w:val="0"/>
      <w:marTop w:val="0"/>
      <w:marBottom w:val="0"/>
      <w:divBdr>
        <w:top w:val="none" w:sz="0" w:space="0" w:color="auto"/>
        <w:left w:val="none" w:sz="0" w:space="0" w:color="auto"/>
        <w:bottom w:val="none" w:sz="0" w:space="0" w:color="auto"/>
        <w:right w:val="none" w:sz="0" w:space="0" w:color="auto"/>
      </w:divBdr>
    </w:div>
    <w:div w:id="2014799909">
      <w:bodyDiv w:val="1"/>
      <w:marLeft w:val="0"/>
      <w:marRight w:val="0"/>
      <w:marTop w:val="0"/>
      <w:marBottom w:val="0"/>
      <w:divBdr>
        <w:top w:val="none" w:sz="0" w:space="0" w:color="auto"/>
        <w:left w:val="none" w:sz="0" w:space="0" w:color="auto"/>
        <w:bottom w:val="none" w:sz="0" w:space="0" w:color="auto"/>
        <w:right w:val="none" w:sz="0" w:space="0" w:color="auto"/>
      </w:divBdr>
    </w:div>
    <w:div w:id="2015454749">
      <w:bodyDiv w:val="1"/>
      <w:marLeft w:val="0"/>
      <w:marRight w:val="0"/>
      <w:marTop w:val="0"/>
      <w:marBottom w:val="0"/>
      <w:divBdr>
        <w:top w:val="none" w:sz="0" w:space="0" w:color="auto"/>
        <w:left w:val="none" w:sz="0" w:space="0" w:color="auto"/>
        <w:bottom w:val="none" w:sz="0" w:space="0" w:color="auto"/>
        <w:right w:val="none" w:sz="0" w:space="0" w:color="auto"/>
      </w:divBdr>
    </w:div>
    <w:div w:id="2015958714">
      <w:bodyDiv w:val="1"/>
      <w:marLeft w:val="0"/>
      <w:marRight w:val="0"/>
      <w:marTop w:val="0"/>
      <w:marBottom w:val="0"/>
      <w:divBdr>
        <w:top w:val="none" w:sz="0" w:space="0" w:color="auto"/>
        <w:left w:val="none" w:sz="0" w:space="0" w:color="auto"/>
        <w:bottom w:val="none" w:sz="0" w:space="0" w:color="auto"/>
        <w:right w:val="none" w:sz="0" w:space="0" w:color="auto"/>
      </w:divBdr>
    </w:div>
    <w:div w:id="2016027376">
      <w:bodyDiv w:val="1"/>
      <w:marLeft w:val="0"/>
      <w:marRight w:val="0"/>
      <w:marTop w:val="0"/>
      <w:marBottom w:val="0"/>
      <w:divBdr>
        <w:top w:val="none" w:sz="0" w:space="0" w:color="auto"/>
        <w:left w:val="none" w:sz="0" w:space="0" w:color="auto"/>
        <w:bottom w:val="none" w:sz="0" w:space="0" w:color="auto"/>
        <w:right w:val="none" w:sz="0" w:space="0" w:color="auto"/>
      </w:divBdr>
    </w:div>
    <w:div w:id="2016378194">
      <w:bodyDiv w:val="1"/>
      <w:marLeft w:val="0"/>
      <w:marRight w:val="0"/>
      <w:marTop w:val="0"/>
      <w:marBottom w:val="0"/>
      <w:divBdr>
        <w:top w:val="none" w:sz="0" w:space="0" w:color="auto"/>
        <w:left w:val="none" w:sz="0" w:space="0" w:color="auto"/>
        <w:bottom w:val="none" w:sz="0" w:space="0" w:color="auto"/>
        <w:right w:val="none" w:sz="0" w:space="0" w:color="auto"/>
      </w:divBdr>
    </w:div>
    <w:div w:id="2016687562">
      <w:bodyDiv w:val="1"/>
      <w:marLeft w:val="0"/>
      <w:marRight w:val="0"/>
      <w:marTop w:val="0"/>
      <w:marBottom w:val="0"/>
      <w:divBdr>
        <w:top w:val="none" w:sz="0" w:space="0" w:color="auto"/>
        <w:left w:val="none" w:sz="0" w:space="0" w:color="auto"/>
        <w:bottom w:val="none" w:sz="0" w:space="0" w:color="auto"/>
        <w:right w:val="none" w:sz="0" w:space="0" w:color="auto"/>
      </w:divBdr>
    </w:div>
    <w:div w:id="2016958280">
      <w:bodyDiv w:val="1"/>
      <w:marLeft w:val="0"/>
      <w:marRight w:val="0"/>
      <w:marTop w:val="0"/>
      <w:marBottom w:val="0"/>
      <w:divBdr>
        <w:top w:val="none" w:sz="0" w:space="0" w:color="auto"/>
        <w:left w:val="none" w:sz="0" w:space="0" w:color="auto"/>
        <w:bottom w:val="none" w:sz="0" w:space="0" w:color="auto"/>
        <w:right w:val="none" w:sz="0" w:space="0" w:color="auto"/>
      </w:divBdr>
    </w:div>
    <w:div w:id="2017267194">
      <w:bodyDiv w:val="1"/>
      <w:marLeft w:val="0"/>
      <w:marRight w:val="0"/>
      <w:marTop w:val="0"/>
      <w:marBottom w:val="0"/>
      <w:divBdr>
        <w:top w:val="none" w:sz="0" w:space="0" w:color="auto"/>
        <w:left w:val="none" w:sz="0" w:space="0" w:color="auto"/>
        <w:bottom w:val="none" w:sz="0" w:space="0" w:color="auto"/>
        <w:right w:val="none" w:sz="0" w:space="0" w:color="auto"/>
      </w:divBdr>
    </w:div>
    <w:div w:id="2017347395">
      <w:bodyDiv w:val="1"/>
      <w:marLeft w:val="0"/>
      <w:marRight w:val="0"/>
      <w:marTop w:val="0"/>
      <w:marBottom w:val="0"/>
      <w:divBdr>
        <w:top w:val="none" w:sz="0" w:space="0" w:color="auto"/>
        <w:left w:val="none" w:sz="0" w:space="0" w:color="auto"/>
        <w:bottom w:val="none" w:sz="0" w:space="0" w:color="auto"/>
        <w:right w:val="none" w:sz="0" w:space="0" w:color="auto"/>
      </w:divBdr>
    </w:div>
    <w:div w:id="2017685270">
      <w:bodyDiv w:val="1"/>
      <w:marLeft w:val="0"/>
      <w:marRight w:val="0"/>
      <w:marTop w:val="0"/>
      <w:marBottom w:val="0"/>
      <w:divBdr>
        <w:top w:val="none" w:sz="0" w:space="0" w:color="auto"/>
        <w:left w:val="none" w:sz="0" w:space="0" w:color="auto"/>
        <w:bottom w:val="none" w:sz="0" w:space="0" w:color="auto"/>
        <w:right w:val="none" w:sz="0" w:space="0" w:color="auto"/>
      </w:divBdr>
    </w:div>
    <w:div w:id="2018076696">
      <w:bodyDiv w:val="1"/>
      <w:marLeft w:val="0"/>
      <w:marRight w:val="0"/>
      <w:marTop w:val="0"/>
      <w:marBottom w:val="0"/>
      <w:divBdr>
        <w:top w:val="none" w:sz="0" w:space="0" w:color="auto"/>
        <w:left w:val="none" w:sz="0" w:space="0" w:color="auto"/>
        <w:bottom w:val="none" w:sz="0" w:space="0" w:color="auto"/>
        <w:right w:val="none" w:sz="0" w:space="0" w:color="auto"/>
      </w:divBdr>
    </w:div>
    <w:div w:id="2018188486">
      <w:bodyDiv w:val="1"/>
      <w:marLeft w:val="0"/>
      <w:marRight w:val="0"/>
      <w:marTop w:val="0"/>
      <w:marBottom w:val="0"/>
      <w:divBdr>
        <w:top w:val="none" w:sz="0" w:space="0" w:color="auto"/>
        <w:left w:val="none" w:sz="0" w:space="0" w:color="auto"/>
        <w:bottom w:val="none" w:sz="0" w:space="0" w:color="auto"/>
        <w:right w:val="none" w:sz="0" w:space="0" w:color="auto"/>
      </w:divBdr>
    </w:div>
    <w:div w:id="2018270090">
      <w:bodyDiv w:val="1"/>
      <w:marLeft w:val="0"/>
      <w:marRight w:val="0"/>
      <w:marTop w:val="0"/>
      <w:marBottom w:val="0"/>
      <w:divBdr>
        <w:top w:val="none" w:sz="0" w:space="0" w:color="auto"/>
        <w:left w:val="none" w:sz="0" w:space="0" w:color="auto"/>
        <w:bottom w:val="none" w:sz="0" w:space="0" w:color="auto"/>
        <w:right w:val="none" w:sz="0" w:space="0" w:color="auto"/>
      </w:divBdr>
    </w:div>
    <w:div w:id="2019040217">
      <w:bodyDiv w:val="1"/>
      <w:marLeft w:val="0"/>
      <w:marRight w:val="0"/>
      <w:marTop w:val="0"/>
      <w:marBottom w:val="0"/>
      <w:divBdr>
        <w:top w:val="none" w:sz="0" w:space="0" w:color="auto"/>
        <w:left w:val="none" w:sz="0" w:space="0" w:color="auto"/>
        <w:bottom w:val="none" w:sz="0" w:space="0" w:color="auto"/>
        <w:right w:val="none" w:sz="0" w:space="0" w:color="auto"/>
      </w:divBdr>
    </w:div>
    <w:div w:id="2019311050">
      <w:bodyDiv w:val="1"/>
      <w:marLeft w:val="0"/>
      <w:marRight w:val="0"/>
      <w:marTop w:val="0"/>
      <w:marBottom w:val="0"/>
      <w:divBdr>
        <w:top w:val="none" w:sz="0" w:space="0" w:color="auto"/>
        <w:left w:val="none" w:sz="0" w:space="0" w:color="auto"/>
        <w:bottom w:val="none" w:sz="0" w:space="0" w:color="auto"/>
        <w:right w:val="none" w:sz="0" w:space="0" w:color="auto"/>
      </w:divBdr>
    </w:div>
    <w:div w:id="2019850193">
      <w:bodyDiv w:val="1"/>
      <w:marLeft w:val="0"/>
      <w:marRight w:val="0"/>
      <w:marTop w:val="0"/>
      <w:marBottom w:val="0"/>
      <w:divBdr>
        <w:top w:val="none" w:sz="0" w:space="0" w:color="auto"/>
        <w:left w:val="none" w:sz="0" w:space="0" w:color="auto"/>
        <w:bottom w:val="none" w:sz="0" w:space="0" w:color="auto"/>
        <w:right w:val="none" w:sz="0" w:space="0" w:color="auto"/>
      </w:divBdr>
    </w:div>
    <w:div w:id="2019960826">
      <w:bodyDiv w:val="1"/>
      <w:marLeft w:val="0"/>
      <w:marRight w:val="0"/>
      <w:marTop w:val="0"/>
      <w:marBottom w:val="0"/>
      <w:divBdr>
        <w:top w:val="none" w:sz="0" w:space="0" w:color="auto"/>
        <w:left w:val="none" w:sz="0" w:space="0" w:color="auto"/>
        <w:bottom w:val="none" w:sz="0" w:space="0" w:color="auto"/>
        <w:right w:val="none" w:sz="0" w:space="0" w:color="auto"/>
      </w:divBdr>
    </w:div>
    <w:div w:id="2020617392">
      <w:bodyDiv w:val="1"/>
      <w:marLeft w:val="0"/>
      <w:marRight w:val="0"/>
      <w:marTop w:val="0"/>
      <w:marBottom w:val="0"/>
      <w:divBdr>
        <w:top w:val="none" w:sz="0" w:space="0" w:color="auto"/>
        <w:left w:val="none" w:sz="0" w:space="0" w:color="auto"/>
        <w:bottom w:val="none" w:sz="0" w:space="0" w:color="auto"/>
        <w:right w:val="none" w:sz="0" w:space="0" w:color="auto"/>
      </w:divBdr>
    </w:div>
    <w:div w:id="2020807647">
      <w:bodyDiv w:val="1"/>
      <w:marLeft w:val="0"/>
      <w:marRight w:val="0"/>
      <w:marTop w:val="0"/>
      <w:marBottom w:val="0"/>
      <w:divBdr>
        <w:top w:val="none" w:sz="0" w:space="0" w:color="auto"/>
        <w:left w:val="none" w:sz="0" w:space="0" w:color="auto"/>
        <w:bottom w:val="none" w:sz="0" w:space="0" w:color="auto"/>
        <w:right w:val="none" w:sz="0" w:space="0" w:color="auto"/>
      </w:divBdr>
    </w:div>
    <w:div w:id="2021467607">
      <w:bodyDiv w:val="1"/>
      <w:marLeft w:val="0"/>
      <w:marRight w:val="0"/>
      <w:marTop w:val="0"/>
      <w:marBottom w:val="0"/>
      <w:divBdr>
        <w:top w:val="none" w:sz="0" w:space="0" w:color="auto"/>
        <w:left w:val="none" w:sz="0" w:space="0" w:color="auto"/>
        <w:bottom w:val="none" w:sz="0" w:space="0" w:color="auto"/>
        <w:right w:val="none" w:sz="0" w:space="0" w:color="auto"/>
      </w:divBdr>
    </w:div>
    <w:div w:id="2021734686">
      <w:bodyDiv w:val="1"/>
      <w:marLeft w:val="0"/>
      <w:marRight w:val="0"/>
      <w:marTop w:val="0"/>
      <w:marBottom w:val="0"/>
      <w:divBdr>
        <w:top w:val="none" w:sz="0" w:space="0" w:color="auto"/>
        <w:left w:val="none" w:sz="0" w:space="0" w:color="auto"/>
        <w:bottom w:val="none" w:sz="0" w:space="0" w:color="auto"/>
        <w:right w:val="none" w:sz="0" w:space="0" w:color="auto"/>
      </w:divBdr>
    </w:div>
    <w:div w:id="2022124157">
      <w:bodyDiv w:val="1"/>
      <w:marLeft w:val="0"/>
      <w:marRight w:val="0"/>
      <w:marTop w:val="0"/>
      <w:marBottom w:val="0"/>
      <w:divBdr>
        <w:top w:val="none" w:sz="0" w:space="0" w:color="auto"/>
        <w:left w:val="none" w:sz="0" w:space="0" w:color="auto"/>
        <w:bottom w:val="none" w:sz="0" w:space="0" w:color="auto"/>
        <w:right w:val="none" w:sz="0" w:space="0" w:color="auto"/>
      </w:divBdr>
    </w:div>
    <w:div w:id="2022199392">
      <w:bodyDiv w:val="1"/>
      <w:marLeft w:val="0"/>
      <w:marRight w:val="0"/>
      <w:marTop w:val="0"/>
      <w:marBottom w:val="0"/>
      <w:divBdr>
        <w:top w:val="none" w:sz="0" w:space="0" w:color="auto"/>
        <w:left w:val="none" w:sz="0" w:space="0" w:color="auto"/>
        <w:bottom w:val="none" w:sz="0" w:space="0" w:color="auto"/>
        <w:right w:val="none" w:sz="0" w:space="0" w:color="auto"/>
      </w:divBdr>
    </w:div>
    <w:div w:id="2022507024">
      <w:bodyDiv w:val="1"/>
      <w:marLeft w:val="0"/>
      <w:marRight w:val="0"/>
      <w:marTop w:val="0"/>
      <w:marBottom w:val="0"/>
      <w:divBdr>
        <w:top w:val="none" w:sz="0" w:space="0" w:color="auto"/>
        <w:left w:val="none" w:sz="0" w:space="0" w:color="auto"/>
        <w:bottom w:val="none" w:sz="0" w:space="0" w:color="auto"/>
        <w:right w:val="none" w:sz="0" w:space="0" w:color="auto"/>
      </w:divBdr>
    </w:div>
    <w:div w:id="2023629093">
      <w:bodyDiv w:val="1"/>
      <w:marLeft w:val="0"/>
      <w:marRight w:val="0"/>
      <w:marTop w:val="0"/>
      <w:marBottom w:val="0"/>
      <w:divBdr>
        <w:top w:val="none" w:sz="0" w:space="0" w:color="auto"/>
        <w:left w:val="none" w:sz="0" w:space="0" w:color="auto"/>
        <w:bottom w:val="none" w:sz="0" w:space="0" w:color="auto"/>
        <w:right w:val="none" w:sz="0" w:space="0" w:color="auto"/>
      </w:divBdr>
    </w:div>
    <w:div w:id="2024161782">
      <w:bodyDiv w:val="1"/>
      <w:marLeft w:val="0"/>
      <w:marRight w:val="0"/>
      <w:marTop w:val="0"/>
      <w:marBottom w:val="0"/>
      <w:divBdr>
        <w:top w:val="none" w:sz="0" w:space="0" w:color="auto"/>
        <w:left w:val="none" w:sz="0" w:space="0" w:color="auto"/>
        <w:bottom w:val="none" w:sz="0" w:space="0" w:color="auto"/>
        <w:right w:val="none" w:sz="0" w:space="0" w:color="auto"/>
      </w:divBdr>
    </w:div>
    <w:div w:id="2024277235">
      <w:bodyDiv w:val="1"/>
      <w:marLeft w:val="0"/>
      <w:marRight w:val="0"/>
      <w:marTop w:val="0"/>
      <w:marBottom w:val="0"/>
      <w:divBdr>
        <w:top w:val="none" w:sz="0" w:space="0" w:color="auto"/>
        <w:left w:val="none" w:sz="0" w:space="0" w:color="auto"/>
        <w:bottom w:val="none" w:sz="0" w:space="0" w:color="auto"/>
        <w:right w:val="none" w:sz="0" w:space="0" w:color="auto"/>
      </w:divBdr>
    </w:div>
    <w:div w:id="2024625423">
      <w:bodyDiv w:val="1"/>
      <w:marLeft w:val="0"/>
      <w:marRight w:val="0"/>
      <w:marTop w:val="0"/>
      <w:marBottom w:val="0"/>
      <w:divBdr>
        <w:top w:val="none" w:sz="0" w:space="0" w:color="auto"/>
        <w:left w:val="none" w:sz="0" w:space="0" w:color="auto"/>
        <w:bottom w:val="none" w:sz="0" w:space="0" w:color="auto"/>
        <w:right w:val="none" w:sz="0" w:space="0" w:color="auto"/>
      </w:divBdr>
    </w:div>
    <w:div w:id="2024742982">
      <w:bodyDiv w:val="1"/>
      <w:marLeft w:val="0"/>
      <w:marRight w:val="0"/>
      <w:marTop w:val="0"/>
      <w:marBottom w:val="0"/>
      <w:divBdr>
        <w:top w:val="none" w:sz="0" w:space="0" w:color="auto"/>
        <w:left w:val="none" w:sz="0" w:space="0" w:color="auto"/>
        <w:bottom w:val="none" w:sz="0" w:space="0" w:color="auto"/>
        <w:right w:val="none" w:sz="0" w:space="0" w:color="auto"/>
      </w:divBdr>
    </w:div>
    <w:div w:id="2024890429">
      <w:bodyDiv w:val="1"/>
      <w:marLeft w:val="0"/>
      <w:marRight w:val="0"/>
      <w:marTop w:val="0"/>
      <w:marBottom w:val="0"/>
      <w:divBdr>
        <w:top w:val="none" w:sz="0" w:space="0" w:color="auto"/>
        <w:left w:val="none" w:sz="0" w:space="0" w:color="auto"/>
        <w:bottom w:val="none" w:sz="0" w:space="0" w:color="auto"/>
        <w:right w:val="none" w:sz="0" w:space="0" w:color="auto"/>
      </w:divBdr>
    </w:div>
    <w:div w:id="2024939677">
      <w:bodyDiv w:val="1"/>
      <w:marLeft w:val="0"/>
      <w:marRight w:val="0"/>
      <w:marTop w:val="0"/>
      <w:marBottom w:val="0"/>
      <w:divBdr>
        <w:top w:val="none" w:sz="0" w:space="0" w:color="auto"/>
        <w:left w:val="none" w:sz="0" w:space="0" w:color="auto"/>
        <w:bottom w:val="none" w:sz="0" w:space="0" w:color="auto"/>
        <w:right w:val="none" w:sz="0" w:space="0" w:color="auto"/>
      </w:divBdr>
    </w:div>
    <w:div w:id="2025159620">
      <w:bodyDiv w:val="1"/>
      <w:marLeft w:val="0"/>
      <w:marRight w:val="0"/>
      <w:marTop w:val="0"/>
      <w:marBottom w:val="0"/>
      <w:divBdr>
        <w:top w:val="none" w:sz="0" w:space="0" w:color="auto"/>
        <w:left w:val="none" w:sz="0" w:space="0" w:color="auto"/>
        <w:bottom w:val="none" w:sz="0" w:space="0" w:color="auto"/>
        <w:right w:val="none" w:sz="0" w:space="0" w:color="auto"/>
      </w:divBdr>
    </w:div>
    <w:div w:id="2025477562">
      <w:bodyDiv w:val="1"/>
      <w:marLeft w:val="0"/>
      <w:marRight w:val="0"/>
      <w:marTop w:val="0"/>
      <w:marBottom w:val="0"/>
      <w:divBdr>
        <w:top w:val="none" w:sz="0" w:space="0" w:color="auto"/>
        <w:left w:val="none" w:sz="0" w:space="0" w:color="auto"/>
        <w:bottom w:val="none" w:sz="0" w:space="0" w:color="auto"/>
        <w:right w:val="none" w:sz="0" w:space="0" w:color="auto"/>
      </w:divBdr>
    </w:div>
    <w:div w:id="2025665985">
      <w:bodyDiv w:val="1"/>
      <w:marLeft w:val="0"/>
      <w:marRight w:val="0"/>
      <w:marTop w:val="0"/>
      <w:marBottom w:val="0"/>
      <w:divBdr>
        <w:top w:val="none" w:sz="0" w:space="0" w:color="auto"/>
        <w:left w:val="none" w:sz="0" w:space="0" w:color="auto"/>
        <w:bottom w:val="none" w:sz="0" w:space="0" w:color="auto"/>
        <w:right w:val="none" w:sz="0" w:space="0" w:color="auto"/>
      </w:divBdr>
    </w:div>
    <w:div w:id="2026203630">
      <w:bodyDiv w:val="1"/>
      <w:marLeft w:val="0"/>
      <w:marRight w:val="0"/>
      <w:marTop w:val="0"/>
      <w:marBottom w:val="0"/>
      <w:divBdr>
        <w:top w:val="none" w:sz="0" w:space="0" w:color="auto"/>
        <w:left w:val="none" w:sz="0" w:space="0" w:color="auto"/>
        <w:bottom w:val="none" w:sz="0" w:space="0" w:color="auto"/>
        <w:right w:val="none" w:sz="0" w:space="0" w:color="auto"/>
      </w:divBdr>
    </w:div>
    <w:div w:id="2026443937">
      <w:bodyDiv w:val="1"/>
      <w:marLeft w:val="0"/>
      <w:marRight w:val="0"/>
      <w:marTop w:val="0"/>
      <w:marBottom w:val="0"/>
      <w:divBdr>
        <w:top w:val="none" w:sz="0" w:space="0" w:color="auto"/>
        <w:left w:val="none" w:sz="0" w:space="0" w:color="auto"/>
        <w:bottom w:val="none" w:sz="0" w:space="0" w:color="auto"/>
        <w:right w:val="none" w:sz="0" w:space="0" w:color="auto"/>
      </w:divBdr>
    </w:div>
    <w:div w:id="2026782468">
      <w:bodyDiv w:val="1"/>
      <w:marLeft w:val="0"/>
      <w:marRight w:val="0"/>
      <w:marTop w:val="0"/>
      <w:marBottom w:val="0"/>
      <w:divBdr>
        <w:top w:val="none" w:sz="0" w:space="0" w:color="auto"/>
        <w:left w:val="none" w:sz="0" w:space="0" w:color="auto"/>
        <w:bottom w:val="none" w:sz="0" w:space="0" w:color="auto"/>
        <w:right w:val="none" w:sz="0" w:space="0" w:color="auto"/>
      </w:divBdr>
    </w:div>
    <w:div w:id="2026899685">
      <w:bodyDiv w:val="1"/>
      <w:marLeft w:val="0"/>
      <w:marRight w:val="0"/>
      <w:marTop w:val="0"/>
      <w:marBottom w:val="0"/>
      <w:divBdr>
        <w:top w:val="none" w:sz="0" w:space="0" w:color="auto"/>
        <w:left w:val="none" w:sz="0" w:space="0" w:color="auto"/>
        <w:bottom w:val="none" w:sz="0" w:space="0" w:color="auto"/>
        <w:right w:val="none" w:sz="0" w:space="0" w:color="auto"/>
      </w:divBdr>
    </w:div>
    <w:div w:id="2026901683">
      <w:bodyDiv w:val="1"/>
      <w:marLeft w:val="0"/>
      <w:marRight w:val="0"/>
      <w:marTop w:val="0"/>
      <w:marBottom w:val="0"/>
      <w:divBdr>
        <w:top w:val="none" w:sz="0" w:space="0" w:color="auto"/>
        <w:left w:val="none" w:sz="0" w:space="0" w:color="auto"/>
        <w:bottom w:val="none" w:sz="0" w:space="0" w:color="auto"/>
        <w:right w:val="none" w:sz="0" w:space="0" w:color="auto"/>
      </w:divBdr>
    </w:div>
    <w:div w:id="2027101097">
      <w:bodyDiv w:val="1"/>
      <w:marLeft w:val="0"/>
      <w:marRight w:val="0"/>
      <w:marTop w:val="0"/>
      <w:marBottom w:val="0"/>
      <w:divBdr>
        <w:top w:val="none" w:sz="0" w:space="0" w:color="auto"/>
        <w:left w:val="none" w:sz="0" w:space="0" w:color="auto"/>
        <w:bottom w:val="none" w:sz="0" w:space="0" w:color="auto"/>
        <w:right w:val="none" w:sz="0" w:space="0" w:color="auto"/>
      </w:divBdr>
    </w:div>
    <w:div w:id="2027168560">
      <w:bodyDiv w:val="1"/>
      <w:marLeft w:val="0"/>
      <w:marRight w:val="0"/>
      <w:marTop w:val="0"/>
      <w:marBottom w:val="0"/>
      <w:divBdr>
        <w:top w:val="none" w:sz="0" w:space="0" w:color="auto"/>
        <w:left w:val="none" w:sz="0" w:space="0" w:color="auto"/>
        <w:bottom w:val="none" w:sz="0" w:space="0" w:color="auto"/>
        <w:right w:val="none" w:sz="0" w:space="0" w:color="auto"/>
      </w:divBdr>
    </w:div>
    <w:div w:id="2027438743">
      <w:bodyDiv w:val="1"/>
      <w:marLeft w:val="0"/>
      <w:marRight w:val="0"/>
      <w:marTop w:val="0"/>
      <w:marBottom w:val="0"/>
      <w:divBdr>
        <w:top w:val="none" w:sz="0" w:space="0" w:color="auto"/>
        <w:left w:val="none" w:sz="0" w:space="0" w:color="auto"/>
        <w:bottom w:val="none" w:sz="0" w:space="0" w:color="auto"/>
        <w:right w:val="none" w:sz="0" w:space="0" w:color="auto"/>
      </w:divBdr>
    </w:div>
    <w:div w:id="2027519051">
      <w:bodyDiv w:val="1"/>
      <w:marLeft w:val="0"/>
      <w:marRight w:val="0"/>
      <w:marTop w:val="0"/>
      <w:marBottom w:val="0"/>
      <w:divBdr>
        <w:top w:val="none" w:sz="0" w:space="0" w:color="auto"/>
        <w:left w:val="none" w:sz="0" w:space="0" w:color="auto"/>
        <w:bottom w:val="none" w:sz="0" w:space="0" w:color="auto"/>
        <w:right w:val="none" w:sz="0" w:space="0" w:color="auto"/>
      </w:divBdr>
    </w:div>
    <w:div w:id="2028019179">
      <w:bodyDiv w:val="1"/>
      <w:marLeft w:val="0"/>
      <w:marRight w:val="0"/>
      <w:marTop w:val="0"/>
      <w:marBottom w:val="0"/>
      <w:divBdr>
        <w:top w:val="none" w:sz="0" w:space="0" w:color="auto"/>
        <w:left w:val="none" w:sz="0" w:space="0" w:color="auto"/>
        <w:bottom w:val="none" w:sz="0" w:space="0" w:color="auto"/>
        <w:right w:val="none" w:sz="0" w:space="0" w:color="auto"/>
      </w:divBdr>
    </w:div>
    <w:div w:id="2028019254">
      <w:bodyDiv w:val="1"/>
      <w:marLeft w:val="0"/>
      <w:marRight w:val="0"/>
      <w:marTop w:val="0"/>
      <w:marBottom w:val="0"/>
      <w:divBdr>
        <w:top w:val="none" w:sz="0" w:space="0" w:color="auto"/>
        <w:left w:val="none" w:sz="0" w:space="0" w:color="auto"/>
        <w:bottom w:val="none" w:sz="0" w:space="0" w:color="auto"/>
        <w:right w:val="none" w:sz="0" w:space="0" w:color="auto"/>
      </w:divBdr>
    </w:div>
    <w:div w:id="2028091872">
      <w:bodyDiv w:val="1"/>
      <w:marLeft w:val="0"/>
      <w:marRight w:val="0"/>
      <w:marTop w:val="0"/>
      <w:marBottom w:val="0"/>
      <w:divBdr>
        <w:top w:val="none" w:sz="0" w:space="0" w:color="auto"/>
        <w:left w:val="none" w:sz="0" w:space="0" w:color="auto"/>
        <w:bottom w:val="none" w:sz="0" w:space="0" w:color="auto"/>
        <w:right w:val="none" w:sz="0" w:space="0" w:color="auto"/>
      </w:divBdr>
    </w:div>
    <w:div w:id="2028092937">
      <w:bodyDiv w:val="1"/>
      <w:marLeft w:val="0"/>
      <w:marRight w:val="0"/>
      <w:marTop w:val="0"/>
      <w:marBottom w:val="0"/>
      <w:divBdr>
        <w:top w:val="none" w:sz="0" w:space="0" w:color="auto"/>
        <w:left w:val="none" w:sz="0" w:space="0" w:color="auto"/>
        <w:bottom w:val="none" w:sz="0" w:space="0" w:color="auto"/>
        <w:right w:val="none" w:sz="0" w:space="0" w:color="auto"/>
      </w:divBdr>
    </w:div>
    <w:div w:id="2028173639">
      <w:bodyDiv w:val="1"/>
      <w:marLeft w:val="0"/>
      <w:marRight w:val="0"/>
      <w:marTop w:val="0"/>
      <w:marBottom w:val="0"/>
      <w:divBdr>
        <w:top w:val="none" w:sz="0" w:space="0" w:color="auto"/>
        <w:left w:val="none" w:sz="0" w:space="0" w:color="auto"/>
        <w:bottom w:val="none" w:sz="0" w:space="0" w:color="auto"/>
        <w:right w:val="none" w:sz="0" w:space="0" w:color="auto"/>
      </w:divBdr>
    </w:div>
    <w:div w:id="2028366057">
      <w:bodyDiv w:val="1"/>
      <w:marLeft w:val="0"/>
      <w:marRight w:val="0"/>
      <w:marTop w:val="0"/>
      <w:marBottom w:val="0"/>
      <w:divBdr>
        <w:top w:val="none" w:sz="0" w:space="0" w:color="auto"/>
        <w:left w:val="none" w:sz="0" w:space="0" w:color="auto"/>
        <w:bottom w:val="none" w:sz="0" w:space="0" w:color="auto"/>
        <w:right w:val="none" w:sz="0" w:space="0" w:color="auto"/>
      </w:divBdr>
    </w:div>
    <w:div w:id="2028558020">
      <w:bodyDiv w:val="1"/>
      <w:marLeft w:val="0"/>
      <w:marRight w:val="0"/>
      <w:marTop w:val="0"/>
      <w:marBottom w:val="0"/>
      <w:divBdr>
        <w:top w:val="none" w:sz="0" w:space="0" w:color="auto"/>
        <w:left w:val="none" w:sz="0" w:space="0" w:color="auto"/>
        <w:bottom w:val="none" w:sz="0" w:space="0" w:color="auto"/>
        <w:right w:val="none" w:sz="0" w:space="0" w:color="auto"/>
      </w:divBdr>
    </w:div>
    <w:div w:id="2029015607">
      <w:bodyDiv w:val="1"/>
      <w:marLeft w:val="0"/>
      <w:marRight w:val="0"/>
      <w:marTop w:val="0"/>
      <w:marBottom w:val="0"/>
      <w:divBdr>
        <w:top w:val="none" w:sz="0" w:space="0" w:color="auto"/>
        <w:left w:val="none" w:sz="0" w:space="0" w:color="auto"/>
        <w:bottom w:val="none" w:sz="0" w:space="0" w:color="auto"/>
        <w:right w:val="none" w:sz="0" w:space="0" w:color="auto"/>
      </w:divBdr>
    </w:div>
    <w:div w:id="2029599436">
      <w:bodyDiv w:val="1"/>
      <w:marLeft w:val="0"/>
      <w:marRight w:val="0"/>
      <w:marTop w:val="0"/>
      <w:marBottom w:val="0"/>
      <w:divBdr>
        <w:top w:val="none" w:sz="0" w:space="0" w:color="auto"/>
        <w:left w:val="none" w:sz="0" w:space="0" w:color="auto"/>
        <w:bottom w:val="none" w:sz="0" w:space="0" w:color="auto"/>
        <w:right w:val="none" w:sz="0" w:space="0" w:color="auto"/>
      </w:divBdr>
    </w:div>
    <w:div w:id="2029941853">
      <w:bodyDiv w:val="1"/>
      <w:marLeft w:val="0"/>
      <w:marRight w:val="0"/>
      <w:marTop w:val="0"/>
      <w:marBottom w:val="0"/>
      <w:divBdr>
        <w:top w:val="none" w:sz="0" w:space="0" w:color="auto"/>
        <w:left w:val="none" w:sz="0" w:space="0" w:color="auto"/>
        <w:bottom w:val="none" w:sz="0" w:space="0" w:color="auto"/>
        <w:right w:val="none" w:sz="0" w:space="0" w:color="auto"/>
      </w:divBdr>
    </w:div>
    <w:div w:id="2030401431">
      <w:bodyDiv w:val="1"/>
      <w:marLeft w:val="0"/>
      <w:marRight w:val="0"/>
      <w:marTop w:val="0"/>
      <w:marBottom w:val="0"/>
      <w:divBdr>
        <w:top w:val="none" w:sz="0" w:space="0" w:color="auto"/>
        <w:left w:val="none" w:sz="0" w:space="0" w:color="auto"/>
        <w:bottom w:val="none" w:sz="0" w:space="0" w:color="auto"/>
        <w:right w:val="none" w:sz="0" w:space="0" w:color="auto"/>
      </w:divBdr>
    </w:div>
    <w:div w:id="2030792104">
      <w:bodyDiv w:val="1"/>
      <w:marLeft w:val="0"/>
      <w:marRight w:val="0"/>
      <w:marTop w:val="0"/>
      <w:marBottom w:val="0"/>
      <w:divBdr>
        <w:top w:val="none" w:sz="0" w:space="0" w:color="auto"/>
        <w:left w:val="none" w:sz="0" w:space="0" w:color="auto"/>
        <w:bottom w:val="none" w:sz="0" w:space="0" w:color="auto"/>
        <w:right w:val="none" w:sz="0" w:space="0" w:color="auto"/>
      </w:divBdr>
    </w:div>
    <w:div w:id="2030830608">
      <w:bodyDiv w:val="1"/>
      <w:marLeft w:val="0"/>
      <w:marRight w:val="0"/>
      <w:marTop w:val="0"/>
      <w:marBottom w:val="0"/>
      <w:divBdr>
        <w:top w:val="none" w:sz="0" w:space="0" w:color="auto"/>
        <w:left w:val="none" w:sz="0" w:space="0" w:color="auto"/>
        <w:bottom w:val="none" w:sz="0" w:space="0" w:color="auto"/>
        <w:right w:val="none" w:sz="0" w:space="0" w:color="auto"/>
      </w:divBdr>
    </w:div>
    <w:div w:id="2030835572">
      <w:bodyDiv w:val="1"/>
      <w:marLeft w:val="0"/>
      <w:marRight w:val="0"/>
      <w:marTop w:val="0"/>
      <w:marBottom w:val="0"/>
      <w:divBdr>
        <w:top w:val="none" w:sz="0" w:space="0" w:color="auto"/>
        <w:left w:val="none" w:sz="0" w:space="0" w:color="auto"/>
        <w:bottom w:val="none" w:sz="0" w:space="0" w:color="auto"/>
        <w:right w:val="none" w:sz="0" w:space="0" w:color="auto"/>
      </w:divBdr>
    </w:div>
    <w:div w:id="2030914625">
      <w:bodyDiv w:val="1"/>
      <w:marLeft w:val="0"/>
      <w:marRight w:val="0"/>
      <w:marTop w:val="0"/>
      <w:marBottom w:val="0"/>
      <w:divBdr>
        <w:top w:val="none" w:sz="0" w:space="0" w:color="auto"/>
        <w:left w:val="none" w:sz="0" w:space="0" w:color="auto"/>
        <w:bottom w:val="none" w:sz="0" w:space="0" w:color="auto"/>
        <w:right w:val="none" w:sz="0" w:space="0" w:color="auto"/>
      </w:divBdr>
    </w:div>
    <w:div w:id="2032222314">
      <w:bodyDiv w:val="1"/>
      <w:marLeft w:val="0"/>
      <w:marRight w:val="0"/>
      <w:marTop w:val="0"/>
      <w:marBottom w:val="0"/>
      <w:divBdr>
        <w:top w:val="none" w:sz="0" w:space="0" w:color="auto"/>
        <w:left w:val="none" w:sz="0" w:space="0" w:color="auto"/>
        <w:bottom w:val="none" w:sz="0" w:space="0" w:color="auto"/>
        <w:right w:val="none" w:sz="0" w:space="0" w:color="auto"/>
      </w:divBdr>
    </w:div>
    <w:div w:id="2032607143">
      <w:bodyDiv w:val="1"/>
      <w:marLeft w:val="0"/>
      <w:marRight w:val="0"/>
      <w:marTop w:val="0"/>
      <w:marBottom w:val="0"/>
      <w:divBdr>
        <w:top w:val="none" w:sz="0" w:space="0" w:color="auto"/>
        <w:left w:val="none" w:sz="0" w:space="0" w:color="auto"/>
        <w:bottom w:val="none" w:sz="0" w:space="0" w:color="auto"/>
        <w:right w:val="none" w:sz="0" w:space="0" w:color="auto"/>
      </w:divBdr>
    </w:div>
    <w:div w:id="2032877108">
      <w:bodyDiv w:val="1"/>
      <w:marLeft w:val="0"/>
      <w:marRight w:val="0"/>
      <w:marTop w:val="0"/>
      <w:marBottom w:val="0"/>
      <w:divBdr>
        <w:top w:val="none" w:sz="0" w:space="0" w:color="auto"/>
        <w:left w:val="none" w:sz="0" w:space="0" w:color="auto"/>
        <w:bottom w:val="none" w:sz="0" w:space="0" w:color="auto"/>
        <w:right w:val="none" w:sz="0" w:space="0" w:color="auto"/>
      </w:divBdr>
    </w:div>
    <w:div w:id="2033071807">
      <w:bodyDiv w:val="1"/>
      <w:marLeft w:val="0"/>
      <w:marRight w:val="0"/>
      <w:marTop w:val="0"/>
      <w:marBottom w:val="0"/>
      <w:divBdr>
        <w:top w:val="none" w:sz="0" w:space="0" w:color="auto"/>
        <w:left w:val="none" w:sz="0" w:space="0" w:color="auto"/>
        <w:bottom w:val="none" w:sz="0" w:space="0" w:color="auto"/>
        <w:right w:val="none" w:sz="0" w:space="0" w:color="auto"/>
      </w:divBdr>
    </w:div>
    <w:div w:id="2033872925">
      <w:bodyDiv w:val="1"/>
      <w:marLeft w:val="0"/>
      <w:marRight w:val="0"/>
      <w:marTop w:val="0"/>
      <w:marBottom w:val="0"/>
      <w:divBdr>
        <w:top w:val="none" w:sz="0" w:space="0" w:color="auto"/>
        <w:left w:val="none" w:sz="0" w:space="0" w:color="auto"/>
        <w:bottom w:val="none" w:sz="0" w:space="0" w:color="auto"/>
        <w:right w:val="none" w:sz="0" w:space="0" w:color="auto"/>
      </w:divBdr>
    </w:div>
    <w:div w:id="2034452551">
      <w:bodyDiv w:val="1"/>
      <w:marLeft w:val="0"/>
      <w:marRight w:val="0"/>
      <w:marTop w:val="0"/>
      <w:marBottom w:val="0"/>
      <w:divBdr>
        <w:top w:val="none" w:sz="0" w:space="0" w:color="auto"/>
        <w:left w:val="none" w:sz="0" w:space="0" w:color="auto"/>
        <w:bottom w:val="none" w:sz="0" w:space="0" w:color="auto"/>
        <w:right w:val="none" w:sz="0" w:space="0" w:color="auto"/>
      </w:divBdr>
    </w:div>
    <w:div w:id="2035381167">
      <w:bodyDiv w:val="1"/>
      <w:marLeft w:val="0"/>
      <w:marRight w:val="0"/>
      <w:marTop w:val="0"/>
      <w:marBottom w:val="0"/>
      <w:divBdr>
        <w:top w:val="none" w:sz="0" w:space="0" w:color="auto"/>
        <w:left w:val="none" w:sz="0" w:space="0" w:color="auto"/>
        <w:bottom w:val="none" w:sz="0" w:space="0" w:color="auto"/>
        <w:right w:val="none" w:sz="0" w:space="0" w:color="auto"/>
      </w:divBdr>
    </w:div>
    <w:div w:id="2035836197">
      <w:bodyDiv w:val="1"/>
      <w:marLeft w:val="0"/>
      <w:marRight w:val="0"/>
      <w:marTop w:val="0"/>
      <w:marBottom w:val="0"/>
      <w:divBdr>
        <w:top w:val="none" w:sz="0" w:space="0" w:color="auto"/>
        <w:left w:val="none" w:sz="0" w:space="0" w:color="auto"/>
        <w:bottom w:val="none" w:sz="0" w:space="0" w:color="auto"/>
        <w:right w:val="none" w:sz="0" w:space="0" w:color="auto"/>
      </w:divBdr>
    </w:div>
    <w:div w:id="2036153585">
      <w:bodyDiv w:val="1"/>
      <w:marLeft w:val="0"/>
      <w:marRight w:val="0"/>
      <w:marTop w:val="0"/>
      <w:marBottom w:val="0"/>
      <w:divBdr>
        <w:top w:val="none" w:sz="0" w:space="0" w:color="auto"/>
        <w:left w:val="none" w:sz="0" w:space="0" w:color="auto"/>
        <w:bottom w:val="none" w:sz="0" w:space="0" w:color="auto"/>
        <w:right w:val="none" w:sz="0" w:space="0" w:color="auto"/>
      </w:divBdr>
    </w:div>
    <w:div w:id="2036155595">
      <w:bodyDiv w:val="1"/>
      <w:marLeft w:val="0"/>
      <w:marRight w:val="0"/>
      <w:marTop w:val="0"/>
      <w:marBottom w:val="0"/>
      <w:divBdr>
        <w:top w:val="none" w:sz="0" w:space="0" w:color="auto"/>
        <w:left w:val="none" w:sz="0" w:space="0" w:color="auto"/>
        <w:bottom w:val="none" w:sz="0" w:space="0" w:color="auto"/>
        <w:right w:val="none" w:sz="0" w:space="0" w:color="auto"/>
      </w:divBdr>
    </w:div>
    <w:div w:id="2036417596">
      <w:bodyDiv w:val="1"/>
      <w:marLeft w:val="0"/>
      <w:marRight w:val="0"/>
      <w:marTop w:val="0"/>
      <w:marBottom w:val="0"/>
      <w:divBdr>
        <w:top w:val="none" w:sz="0" w:space="0" w:color="auto"/>
        <w:left w:val="none" w:sz="0" w:space="0" w:color="auto"/>
        <w:bottom w:val="none" w:sz="0" w:space="0" w:color="auto"/>
        <w:right w:val="none" w:sz="0" w:space="0" w:color="auto"/>
      </w:divBdr>
    </w:div>
    <w:div w:id="2036734776">
      <w:bodyDiv w:val="1"/>
      <w:marLeft w:val="0"/>
      <w:marRight w:val="0"/>
      <w:marTop w:val="0"/>
      <w:marBottom w:val="0"/>
      <w:divBdr>
        <w:top w:val="none" w:sz="0" w:space="0" w:color="auto"/>
        <w:left w:val="none" w:sz="0" w:space="0" w:color="auto"/>
        <w:bottom w:val="none" w:sz="0" w:space="0" w:color="auto"/>
        <w:right w:val="none" w:sz="0" w:space="0" w:color="auto"/>
      </w:divBdr>
    </w:div>
    <w:div w:id="2036885462">
      <w:bodyDiv w:val="1"/>
      <w:marLeft w:val="0"/>
      <w:marRight w:val="0"/>
      <w:marTop w:val="0"/>
      <w:marBottom w:val="0"/>
      <w:divBdr>
        <w:top w:val="none" w:sz="0" w:space="0" w:color="auto"/>
        <w:left w:val="none" w:sz="0" w:space="0" w:color="auto"/>
        <w:bottom w:val="none" w:sz="0" w:space="0" w:color="auto"/>
        <w:right w:val="none" w:sz="0" w:space="0" w:color="auto"/>
      </w:divBdr>
    </w:div>
    <w:div w:id="2036929113">
      <w:bodyDiv w:val="1"/>
      <w:marLeft w:val="0"/>
      <w:marRight w:val="0"/>
      <w:marTop w:val="0"/>
      <w:marBottom w:val="0"/>
      <w:divBdr>
        <w:top w:val="none" w:sz="0" w:space="0" w:color="auto"/>
        <w:left w:val="none" w:sz="0" w:space="0" w:color="auto"/>
        <w:bottom w:val="none" w:sz="0" w:space="0" w:color="auto"/>
        <w:right w:val="none" w:sz="0" w:space="0" w:color="auto"/>
      </w:divBdr>
    </w:div>
    <w:div w:id="2037004769">
      <w:bodyDiv w:val="1"/>
      <w:marLeft w:val="0"/>
      <w:marRight w:val="0"/>
      <w:marTop w:val="0"/>
      <w:marBottom w:val="0"/>
      <w:divBdr>
        <w:top w:val="none" w:sz="0" w:space="0" w:color="auto"/>
        <w:left w:val="none" w:sz="0" w:space="0" w:color="auto"/>
        <w:bottom w:val="none" w:sz="0" w:space="0" w:color="auto"/>
        <w:right w:val="none" w:sz="0" w:space="0" w:color="auto"/>
      </w:divBdr>
    </w:div>
    <w:div w:id="2037348164">
      <w:bodyDiv w:val="1"/>
      <w:marLeft w:val="0"/>
      <w:marRight w:val="0"/>
      <w:marTop w:val="0"/>
      <w:marBottom w:val="0"/>
      <w:divBdr>
        <w:top w:val="none" w:sz="0" w:space="0" w:color="auto"/>
        <w:left w:val="none" w:sz="0" w:space="0" w:color="auto"/>
        <w:bottom w:val="none" w:sz="0" w:space="0" w:color="auto"/>
        <w:right w:val="none" w:sz="0" w:space="0" w:color="auto"/>
      </w:divBdr>
    </w:div>
    <w:div w:id="2037608783">
      <w:bodyDiv w:val="1"/>
      <w:marLeft w:val="0"/>
      <w:marRight w:val="0"/>
      <w:marTop w:val="0"/>
      <w:marBottom w:val="0"/>
      <w:divBdr>
        <w:top w:val="none" w:sz="0" w:space="0" w:color="auto"/>
        <w:left w:val="none" w:sz="0" w:space="0" w:color="auto"/>
        <w:bottom w:val="none" w:sz="0" w:space="0" w:color="auto"/>
        <w:right w:val="none" w:sz="0" w:space="0" w:color="auto"/>
      </w:divBdr>
    </w:div>
    <w:div w:id="2038773962">
      <w:bodyDiv w:val="1"/>
      <w:marLeft w:val="0"/>
      <w:marRight w:val="0"/>
      <w:marTop w:val="0"/>
      <w:marBottom w:val="0"/>
      <w:divBdr>
        <w:top w:val="none" w:sz="0" w:space="0" w:color="auto"/>
        <w:left w:val="none" w:sz="0" w:space="0" w:color="auto"/>
        <w:bottom w:val="none" w:sz="0" w:space="0" w:color="auto"/>
        <w:right w:val="none" w:sz="0" w:space="0" w:color="auto"/>
      </w:divBdr>
    </w:div>
    <w:div w:id="2039351165">
      <w:bodyDiv w:val="1"/>
      <w:marLeft w:val="0"/>
      <w:marRight w:val="0"/>
      <w:marTop w:val="0"/>
      <w:marBottom w:val="0"/>
      <w:divBdr>
        <w:top w:val="none" w:sz="0" w:space="0" w:color="auto"/>
        <w:left w:val="none" w:sz="0" w:space="0" w:color="auto"/>
        <w:bottom w:val="none" w:sz="0" w:space="0" w:color="auto"/>
        <w:right w:val="none" w:sz="0" w:space="0" w:color="auto"/>
      </w:divBdr>
    </w:div>
    <w:div w:id="2039816795">
      <w:bodyDiv w:val="1"/>
      <w:marLeft w:val="0"/>
      <w:marRight w:val="0"/>
      <w:marTop w:val="0"/>
      <w:marBottom w:val="0"/>
      <w:divBdr>
        <w:top w:val="none" w:sz="0" w:space="0" w:color="auto"/>
        <w:left w:val="none" w:sz="0" w:space="0" w:color="auto"/>
        <w:bottom w:val="none" w:sz="0" w:space="0" w:color="auto"/>
        <w:right w:val="none" w:sz="0" w:space="0" w:color="auto"/>
      </w:divBdr>
    </w:div>
    <w:div w:id="2040353637">
      <w:bodyDiv w:val="1"/>
      <w:marLeft w:val="0"/>
      <w:marRight w:val="0"/>
      <w:marTop w:val="0"/>
      <w:marBottom w:val="0"/>
      <w:divBdr>
        <w:top w:val="none" w:sz="0" w:space="0" w:color="auto"/>
        <w:left w:val="none" w:sz="0" w:space="0" w:color="auto"/>
        <w:bottom w:val="none" w:sz="0" w:space="0" w:color="auto"/>
        <w:right w:val="none" w:sz="0" w:space="0" w:color="auto"/>
      </w:divBdr>
    </w:div>
    <w:div w:id="2040398782">
      <w:bodyDiv w:val="1"/>
      <w:marLeft w:val="0"/>
      <w:marRight w:val="0"/>
      <w:marTop w:val="0"/>
      <w:marBottom w:val="0"/>
      <w:divBdr>
        <w:top w:val="none" w:sz="0" w:space="0" w:color="auto"/>
        <w:left w:val="none" w:sz="0" w:space="0" w:color="auto"/>
        <w:bottom w:val="none" w:sz="0" w:space="0" w:color="auto"/>
        <w:right w:val="none" w:sz="0" w:space="0" w:color="auto"/>
      </w:divBdr>
    </w:div>
    <w:div w:id="2040467870">
      <w:bodyDiv w:val="1"/>
      <w:marLeft w:val="0"/>
      <w:marRight w:val="0"/>
      <w:marTop w:val="0"/>
      <w:marBottom w:val="0"/>
      <w:divBdr>
        <w:top w:val="none" w:sz="0" w:space="0" w:color="auto"/>
        <w:left w:val="none" w:sz="0" w:space="0" w:color="auto"/>
        <w:bottom w:val="none" w:sz="0" w:space="0" w:color="auto"/>
        <w:right w:val="none" w:sz="0" w:space="0" w:color="auto"/>
      </w:divBdr>
    </w:div>
    <w:div w:id="2041084513">
      <w:bodyDiv w:val="1"/>
      <w:marLeft w:val="0"/>
      <w:marRight w:val="0"/>
      <w:marTop w:val="0"/>
      <w:marBottom w:val="0"/>
      <w:divBdr>
        <w:top w:val="none" w:sz="0" w:space="0" w:color="auto"/>
        <w:left w:val="none" w:sz="0" w:space="0" w:color="auto"/>
        <w:bottom w:val="none" w:sz="0" w:space="0" w:color="auto"/>
        <w:right w:val="none" w:sz="0" w:space="0" w:color="auto"/>
      </w:divBdr>
    </w:div>
    <w:div w:id="2041278874">
      <w:bodyDiv w:val="1"/>
      <w:marLeft w:val="0"/>
      <w:marRight w:val="0"/>
      <w:marTop w:val="0"/>
      <w:marBottom w:val="0"/>
      <w:divBdr>
        <w:top w:val="none" w:sz="0" w:space="0" w:color="auto"/>
        <w:left w:val="none" w:sz="0" w:space="0" w:color="auto"/>
        <w:bottom w:val="none" w:sz="0" w:space="0" w:color="auto"/>
        <w:right w:val="none" w:sz="0" w:space="0" w:color="auto"/>
      </w:divBdr>
    </w:div>
    <w:div w:id="2041590398">
      <w:bodyDiv w:val="1"/>
      <w:marLeft w:val="0"/>
      <w:marRight w:val="0"/>
      <w:marTop w:val="0"/>
      <w:marBottom w:val="0"/>
      <w:divBdr>
        <w:top w:val="none" w:sz="0" w:space="0" w:color="auto"/>
        <w:left w:val="none" w:sz="0" w:space="0" w:color="auto"/>
        <w:bottom w:val="none" w:sz="0" w:space="0" w:color="auto"/>
        <w:right w:val="none" w:sz="0" w:space="0" w:color="auto"/>
      </w:divBdr>
    </w:div>
    <w:div w:id="2042708060">
      <w:bodyDiv w:val="1"/>
      <w:marLeft w:val="0"/>
      <w:marRight w:val="0"/>
      <w:marTop w:val="0"/>
      <w:marBottom w:val="0"/>
      <w:divBdr>
        <w:top w:val="none" w:sz="0" w:space="0" w:color="auto"/>
        <w:left w:val="none" w:sz="0" w:space="0" w:color="auto"/>
        <w:bottom w:val="none" w:sz="0" w:space="0" w:color="auto"/>
        <w:right w:val="none" w:sz="0" w:space="0" w:color="auto"/>
      </w:divBdr>
    </w:div>
    <w:div w:id="2043507706">
      <w:bodyDiv w:val="1"/>
      <w:marLeft w:val="0"/>
      <w:marRight w:val="0"/>
      <w:marTop w:val="0"/>
      <w:marBottom w:val="0"/>
      <w:divBdr>
        <w:top w:val="none" w:sz="0" w:space="0" w:color="auto"/>
        <w:left w:val="none" w:sz="0" w:space="0" w:color="auto"/>
        <w:bottom w:val="none" w:sz="0" w:space="0" w:color="auto"/>
        <w:right w:val="none" w:sz="0" w:space="0" w:color="auto"/>
      </w:divBdr>
    </w:div>
    <w:div w:id="2044668172">
      <w:bodyDiv w:val="1"/>
      <w:marLeft w:val="0"/>
      <w:marRight w:val="0"/>
      <w:marTop w:val="0"/>
      <w:marBottom w:val="0"/>
      <w:divBdr>
        <w:top w:val="none" w:sz="0" w:space="0" w:color="auto"/>
        <w:left w:val="none" w:sz="0" w:space="0" w:color="auto"/>
        <w:bottom w:val="none" w:sz="0" w:space="0" w:color="auto"/>
        <w:right w:val="none" w:sz="0" w:space="0" w:color="auto"/>
      </w:divBdr>
    </w:div>
    <w:div w:id="2046558500">
      <w:bodyDiv w:val="1"/>
      <w:marLeft w:val="0"/>
      <w:marRight w:val="0"/>
      <w:marTop w:val="0"/>
      <w:marBottom w:val="0"/>
      <w:divBdr>
        <w:top w:val="none" w:sz="0" w:space="0" w:color="auto"/>
        <w:left w:val="none" w:sz="0" w:space="0" w:color="auto"/>
        <w:bottom w:val="none" w:sz="0" w:space="0" w:color="auto"/>
        <w:right w:val="none" w:sz="0" w:space="0" w:color="auto"/>
      </w:divBdr>
    </w:div>
    <w:div w:id="2047174307">
      <w:bodyDiv w:val="1"/>
      <w:marLeft w:val="0"/>
      <w:marRight w:val="0"/>
      <w:marTop w:val="0"/>
      <w:marBottom w:val="0"/>
      <w:divBdr>
        <w:top w:val="none" w:sz="0" w:space="0" w:color="auto"/>
        <w:left w:val="none" w:sz="0" w:space="0" w:color="auto"/>
        <w:bottom w:val="none" w:sz="0" w:space="0" w:color="auto"/>
        <w:right w:val="none" w:sz="0" w:space="0" w:color="auto"/>
      </w:divBdr>
    </w:div>
    <w:div w:id="2047289459">
      <w:bodyDiv w:val="1"/>
      <w:marLeft w:val="0"/>
      <w:marRight w:val="0"/>
      <w:marTop w:val="0"/>
      <w:marBottom w:val="0"/>
      <w:divBdr>
        <w:top w:val="none" w:sz="0" w:space="0" w:color="auto"/>
        <w:left w:val="none" w:sz="0" w:space="0" w:color="auto"/>
        <w:bottom w:val="none" w:sz="0" w:space="0" w:color="auto"/>
        <w:right w:val="none" w:sz="0" w:space="0" w:color="auto"/>
      </w:divBdr>
    </w:div>
    <w:div w:id="2047368871">
      <w:bodyDiv w:val="1"/>
      <w:marLeft w:val="0"/>
      <w:marRight w:val="0"/>
      <w:marTop w:val="0"/>
      <w:marBottom w:val="0"/>
      <w:divBdr>
        <w:top w:val="none" w:sz="0" w:space="0" w:color="auto"/>
        <w:left w:val="none" w:sz="0" w:space="0" w:color="auto"/>
        <w:bottom w:val="none" w:sz="0" w:space="0" w:color="auto"/>
        <w:right w:val="none" w:sz="0" w:space="0" w:color="auto"/>
      </w:divBdr>
    </w:div>
    <w:div w:id="2047560994">
      <w:bodyDiv w:val="1"/>
      <w:marLeft w:val="0"/>
      <w:marRight w:val="0"/>
      <w:marTop w:val="0"/>
      <w:marBottom w:val="0"/>
      <w:divBdr>
        <w:top w:val="none" w:sz="0" w:space="0" w:color="auto"/>
        <w:left w:val="none" w:sz="0" w:space="0" w:color="auto"/>
        <w:bottom w:val="none" w:sz="0" w:space="0" w:color="auto"/>
        <w:right w:val="none" w:sz="0" w:space="0" w:color="auto"/>
      </w:divBdr>
    </w:div>
    <w:div w:id="2048330145">
      <w:bodyDiv w:val="1"/>
      <w:marLeft w:val="0"/>
      <w:marRight w:val="0"/>
      <w:marTop w:val="0"/>
      <w:marBottom w:val="0"/>
      <w:divBdr>
        <w:top w:val="none" w:sz="0" w:space="0" w:color="auto"/>
        <w:left w:val="none" w:sz="0" w:space="0" w:color="auto"/>
        <w:bottom w:val="none" w:sz="0" w:space="0" w:color="auto"/>
        <w:right w:val="none" w:sz="0" w:space="0" w:color="auto"/>
      </w:divBdr>
    </w:div>
    <w:div w:id="2049328388">
      <w:bodyDiv w:val="1"/>
      <w:marLeft w:val="0"/>
      <w:marRight w:val="0"/>
      <w:marTop w:val="0"/>
      <w:marBottom w:val="0"/>
      <w:divBdr>
        <w:top w:val="none" w:sz="0" w:space="0" w:color="auto"/>
        <w:left w:val="none" w:sz="0" w:space="0" w:color="auto"/>
        <w:bottom w:val="none" w:sz="0" w:space="0" w:color="auto"/>
        <w:right w:val="none" w:sz="0" w:space="0" w:color="auto"/>
      </w:divBdr>
    </w:div>
    <w:div w:id="2049528866">
      <w:bodyDiv w:val="1"/>
      <w:marLeft w:val="0"/>
      <w:marRight w:val="0"/>
      <w:marTop w:val="0"/>
      <w:marBottom w:val="0"/>
      <w:divBdr>
        <w:top w:val="none" w:sz="0" w:space="0" w:color="auto"/>
        <w:left w:val="none" w:sz="0" w:space="0" w:color="auto"/>
        <w:bottom w:val="none" w:sz="0" w:space="0" w:color="auto"/>
        <w:right w:val="none" w:sz="0" w:space="0" w:color="auto"/>
      </w:divBdr>
    </w:div>
    <w:div w:id="2049837947">
      <w:bodyDiv w:val="1"/>
      <w:marLeft w:val="0"/>
      <w:marRight w:val="0"/>
      <w:marTop w:val="0"/>
      <w:marBottom w:val="0"/>
      <w:divBdr>
        <w:top w:val="none" w:sz="0" w:space="0" w:color="auto"/>
        <w:left w:val="none" w:sz="0" w:space="0" w:color="auto"/>
        <w:bottom w:val="none" w:sz="0" w:space="0" w:color="auto"/>
        <w:right w:val="none" w:sz="0" w:space="0" w:color="auto"/>
      </w:divBdr>
    </w:div>
    <w:div w:id="2049913129">
      <w:bodyDiv w:val="1"/>
      <w:marLeft w:val="0"/>
      <w:marRight w:val="0"/>
      <w:marTop w:val="0"/>
      <w:marBottom w:val="0"/>
      <w:divBdr>
        <w:top w:val="none" w:sz="0" w:space="0" w:color="auto"/>
        <w:left w:val="none" w:sz="0" w:space="0" w:color="auto"/>
        <w:bottom w:val="none" w:sz="0" w:space="0" w:color="auto"/>
        <w:right w:val="none" w:sz="0" w:space="0" w:color="auto"/>
      </w:divBdr>
    </w:div>
    <w:div w:id="2050032686">
      <w:bodyDiv w:val="1"/>
      <w:marLeft w:val="0"/>
      <w:marRight w:val="0"/>
      <w:marTop w:val="0"/>
      <w:marBottom w:val="0"/>
      <w:divBdr>
        <w:top w:val="none" w:sz="0" w:space="0" w:color="auto"/>
        <w:left w:val="none" w:sz="0" w:space="0" w:color="auto"/>
        <w:bottom w:val="none" w:sz="0" w:space="0" w:color="auto"/>
        <w:right w:val="none" w:sz="0" w:space="0" w:color="auto"/>
      </w:divBdr>
    </w:div>
    <w:div w:id="2050033900">
      <w:bodyDiv w:val="1"/>
      <w:marLeft w:val="0"/>
      <w:marRight w:val="0"/>
      <w:marTop w:val="0"/>
      <w:marBottom w:val="0"/>
      <w:divBdr>
        <w:top w:val="none" w:sz="0" w:space="0" w:color="auto"/>
        <w:left w:val="none" w:sz="0" w:space="0" w:color="auto"/>
        <w:bottom w:val="none" w:sz="0" w:space="0" w:color="auto"/>
        <w:right w:val="none" w:sz="0" w:space="0" w:color="auto"/>
      </w:divBdr>
    </w:div>
    <w:div w:id="2050374382">
      <w:bodyDiv w:val="1"/>
      <w:marLeft w:val="0"/>
      <w:marRight w:val="0"/>
      <w:marTop w:val="0"/>
      <w:marBottom w:val="0"/>
      <w:divBdr>
        <w:top w:val="none" w:sz="0" w:space="0" w:color="auto"/>
        <w:left w:val="none" w:sz="0" w:space="0" w:color="auto"/>
        <w:bottom w:val="none" w:sz="0" w:space="0" w:color="auto"/>
        <w:right w:val="none" w:sz="0" w:space="0" w:color="auto"/>
      </w:divBdr>
    </w:div>
    <w:div w:id="2050452127">
      <w:bodyDiv w:val="1"/>
      <w:marLeft w:val="0"/>
      <w:marRight w:val="0"/>
      <w:marTop w:val="0"/>
      <w:marBottom w:val="0"/>
      <w:divBdr>
        <w:top w:val="none" w:sz="0" w:space="0" w:color="auto"/>
        <w:left w:val="none" w:sz="0" w:space="0" w:color="auto"/>
        <w:bottom w:val="none" w:sz="0" w:space="0" w:color="auto"/>
        <w:right w:val="none" w:sz="0" w:space="0" w:color="auto"/>
      </w:divBdr>
    </w:div>
    <w:div w:id="2050492886">
      <w:bodyDiv w:val="1"/>
      <w:marLeft w:val="0"/>
      <w:marRight w:val="0"/>
      <w:marTop w:val="0"/>
      <w:marBottom w:val="0"/>
      <w:divBdr>
        <w:top w:val="none" w:sz="0" w:space="0" w:color="auto"/>
        <w:left w:val="none" w:sz="0" w:space="0" w:color="auto"/>
        <w:bottom w:val="none" w:sz="0" w:space="0" w:color="auto"/>
        <w:right w:val="none" w:sz="0" w:space="0" w:color="auto"/>
      </w:divBdr>
    </w:div>
    <w:div w:id="2050837857">
      <w:bodyDiv w:val="1"/>
      <w:marLeft w:val="0"/>
      <w:marRight w:val="0"/>
      <w:marTop w:val="0"/>
      <w:marBottom w:val="0"/>
      <w:divBdr>
        <w:top w:val="none" w:sz="0" w:space="0" w:color="auto"/>
        <w:left w:val="none" w:sz="0" w:space="0" w:color="auto"/>
        <w:bottom w:val="none" w:sz="0" w:space="0" w:color="auto"/>
        <w:right w:val="none" w:sz="0" w:space="0" w:color="auto"/>
      </w:divBdr>
    </w:div>
    <w:div w:id="2050956325">
      <w:bodyDiv w:val="1"/>
      <w:marLeft w:val="0"/>
      <w:marRight w:val="0"/>
      <w:marTop w:val="0"/>
      <w:marBottom w:val="0"/>
      <w:divBdr>
        <w:top w:val="none" w:sz="0" w:space="0" w:color="auto"/>
        <w:left w:val="none" w:sz="0" w:space="0" w:color="auto"/>
        <w:bottom w:val="none" w:sz="0" w:space="0" w:color="auto"/>
        <w:right w:val="none" w:sz="0" w:space="0" w:color="auto"/>
      </w:divBdr>
    </w:div>
    <w:div w:id="2051303493">
      <w:bodyDiv w:val="1"/>
      <w:marLeft w:val="0"/>
      <w:marRight w:val="0"/>
      <w:marTop w:val="0"/>
      <w:marBottom w:val="0"/>
      <w:divBdr>
        <w:top w:val="none" w:sz="0" w:space="0" w:color="auto"/>
        <w:left w:val="none" w:sz="0" w:space="0" w:color="auto"/>
        <w:bottom w:val="none" w:sz="0" w:space="0" w:color="auto"/>
        <w:right w:val="none" w:sz="0" w:space="0" w:color="auto"/>
      </w:divBdr>
    </w:div>
    <w:div w:id="2051418519">
      <w:bodyDiv w:val="1"/>
      <w:marLeft w:val="0"/>
      <w:marRight w:val="0"/>
      <w:marTop w:val="0"/>
      <w:marBottom w:val="0"/>
      <w:divBdr>
        <w:top w:val="none" w:sz="0" w:space="0" w:color="auto"/>
        <w:left w:val="none" w:sz="0" w:space="0" w:color="auto"/>
        <w:bottom w:val="none" w:sz="0" w:space="0" w:color="auto"/>
        <w:right w:val="none" w:sz="0" w:space="0" w:color="auto"/>
      </w:divBdr>
    </w:div>
    <w:div w:id="2051539428">
      <w:bodyDiv w:val="1"/>
      <w:marLeft w:val="0"/>
      <w:marRight w:val="0"/>
      <w:marTop w:val="0"/>
      <w:marBottom w:val="0"/>
      <w:divBdr>
        <w:top w:val="none" w:sz="0" w:space="0" w:color="auto"/>
        <w:left w:val="none" w:sz="0" w:space="0" w:color="auto"/>
        <w:bottom w:val="none" w:sz="0" w:space="0" w:color="auto"/>
        <w:right w:val="none" w:sz="0" w:space="0" w:color="auto"/>
      </w:divBdr>
    </w:div>
    <w:div w:id="2052263134">
      <w:bodyDiv w:val="1"/>
      <w:marLeft w:val="0"/>
      <w:marRight w:val="0"/>
      <w:marTop w:val="0"/>
      <w:marBottom w:val="0"/>
      <w:divBdr>
        <w:top w:val="none" w:sz="0" w:space="0" w:color="auto"/>
        <w:left w:val="none" w:sz="0" w:space="0" w:color="auto"/>
        <w:bottom w:val="none" w:sz="0" w:space="0" w:color="auto"/>
        <w:right w:val="none" w:sz="0" w:space="0" w:color="auto"/>
      </w:divBdr>
    </w:div>
    <w:div w:id="2052460997">
      <w:bodyDiv w:val="1"/>
      <w:marLeft w:val="0"/>
      <w:marRight w:val="0"/>
      <w:marTop w:val="0"/>
      <w:marBottom w:val="0"/>
      <w:divBdr>
        <w:top w:val="none" w:sz="0" w:space="0" w:color="auto"/>
        <w:left w:val="none" w:sz="0" w:space="0" w:color="auto"/>
        <w:bottom w:val="none" w:sz="0" w:space="0" w:color="auto"/>
        <w:right w:val="none" w:sz="0" w:space="0" w:color="auto"/>
      </w:divBdr>
    </w:div>
    <w:div w:id="2052613938">
      <w:bodyDiv w:val="1"/>
      <w:marLeft w:val="0"/>
      <w:marRight w:val="0"/>
      <w:marTop w:val="0"/>
      <w:marBottom w:val="0"/>
      <w:divBdr>
        <w:top w:val="none" w:sz="0" w:space="0" w:color="auto"/>
        <w:left w:val="none" w:sz="0" w:space="0" w:color="auto"/>
        <w:bottom w:val="none" w:sz="0" w:space="0" w:color="auto"/>
        <w:right w:val="none" w:sz="0" w:space="0" w:color="auto"/>
      </w:divBdr>
    </w:div>
    <w:div w:id="2052797671">
      <w:bodyDiv w:val="1"/>
      <w:marLeft w:val="0"/>
      <w:marRight w:val="0"/>
      <w:marTop w:val="0"/>
      <w:marBottom w:val="0"/>
      <w:divBdr>
        <w:top w:val="none" w:sz="0" w:space="0" w:color="auto"/>
        <w:left w:val="none" w:sz="0" w:space="0" w:color="auto"/>
        <w:bottom w:val="none" w:sz="0" w:space="0" w:color="auto"/>
        <w:right w:val="none" w:sz="0" w:space="0" w:color="auto"/>
      </w:divBdr>
    </w:div>
    <w:div w:id="2053073383">
      <w:bodyDiv w:val="1"/>
      <w:marLeft w:val="0"/>
      <w:marRight w:val="0"/>
      <w:marTop w:val="0"/>
      <w:marBottom w:val="0"/>
      <w:divBdr>
        <w:top w:val="none" w:sz="0" w:space="0" w:color="auto"/>
        <w:left w:val="none" w:sz="0" w:space="0" w:color="auto"/>
        <w:bottom w:val="none" w:sz="0" w:space="0" w:color="auto"/>
        <w:right w:val="none" w:sz="0" w:space="0" w:color="auto"/>
      </w:divBdr>
    </w:div>
    <w:div w:id="2053528699">
      <w:bodyDiv w:val="1"/>
      <w:marLeft w:val="0"/>
      <w:marRight w:val="0"/>
      <w:marTop w:val="0"/>
      <w:marBottom w:val="0"/>
      <w:divBdr>
        <w:top w:val="none" w:sz="0" w:space="0" w:color="auto"/>
        <w:left w:val="none" w:sz="0" w:space="0" w:color="auto"/>
        <w:bottom w:val="none" w:sz="0" w:space="0" w:color="auto"/>
        <w:right w:val="none" w:sz="0" w:space="0" w:color="auto"/>
      </w:divBdr>
    </w:div>
    <w:div w:id="2053724461">
      <w:bodyDiv w:val="1"/>
      <w:marLeft w:val="0"/>
      <w:marRight w:val="0"/>
      <w:marTop w:val="0"/>
      <w:marBottom w:val="0"/>
      <w:divBdr>
        <w:top w:val="none" w:sz="0" w:space="0" w:color="auto"/>
        <w:left w:val="none" w:sz="0" w:space="0" w:color="auto"/>
        <w:bottom w:val="none" w:sz="0" w:space="0" w:color="auto"/>
        <w:right w:val="none" w:sz="0" w:space="0" w:color="auto"/>
      </w:divBdr>
    </w:div>
    <w:div w:id="2053771650">
      <w:bodyDiv w:val="1"/>
      <w:marLeft w:val="0"/>
      <w:marRight w:val="0"/>
      <w:marTop w:val="0"/>
      <w:marBottom w:val="0"/>
      <w:divBdr>
        <w:top w:val="none" w:sz="0" w:space="0" w:color="auto"/>
        <w:left w:val="none" w:sz="0" w:space="0" w:color="auto"/>
        <w:bottom w:val="none" w:sz="0" w:space="0" w:color="auto"/>
        <w:right w:val="none" w:sz="0" w:space="0" w:color="auto"/>
      </w:divBdr>
    </w:div>
    <w:div w:id="2053773295">
      <w:bodyDiv w:val="1"/>
      <w:marLeft w:val="0"/>
      <w:marRight w:val="0"/>
      <w:marTop w:val="0"/>
      <w:marBottom w:val="0"/>
      <w:divBdr>
        <w:top w:val="none" w:sz="0" w:space="0" w:color="auto"/>
        <w:left w:val="none" w:sz="0" w:space="0" w:color="auto"/>
        <w:bottom w:val="none" w:sz="0" w:space="0" w:color="auto"/>
        <w:right w:val="none" w:sz="0" w:space="0" w:color="auto"/>
      </w:divBdr>
    </w:div>
    <w:div w:id="2053845613">
      <w:bodyDiv w:val="1"/>
      <w:marLeft w:val="0"/>
      <w:marRight w:val="0"/>
      <w:marTop w:val="0"/>
      <w:marBottom w:val="0"/>
      <w:divBdr>
        <w:top w:val="none" w:sz="0" w:space="0" w:color="auto"/>
        <w:left w:val="none" w:sz="0" w:space="0" w:color="auto"/>
        <w:bottom w:val="none" w:sz="0" w:space="0" w:color="auto"/>
        <w:right w:val="none" w:sz="0" w:space="0" w:color="auto"/>
      </w:divBdr>
    </w:div>
    <w:div w:id="2054113208">
      <w:bodyDiv w:val="1"/>
      <w:marLeft w:val="0"/>
      <w:marRight w:val="0"/>
      <w:marTop w:val="0"/>
      <w:marBottom w:val="0"/>
      <w:divBdr>
        <w:top w:val="none" w:sz="0" w:space="0" w:color="auto"/>
        <w:left w:val="none" w:sz="0" w:space="0" w:color="auto"/>
        <w:bottom w:val="none" w:sz="0" w:space="0" w:color="auto"/>
        <w:right w:val="none" w:sz="0" w:space="0" w:color="auto"/>
      </w:divBdr>
    </w:div>
    <w:div w:id="2054501791">
      <w:bodyDiv w:val="1"/>
      <w:marLeft w:val="0"/>
      <w:marRight w:val="0"/>
      <w:marTop w:val="0"/>
      <w:marBottom w:val="0"/>
      <w:divBdr>
        <w:top w:val="none" w:sz="0" w:space="0" w:color="auto"/>
        <w:left w:val="none" w:sz="0" w:space="0" w:color="auto"/>
        <w:bottom w:val="none" w:sz="0" w:space="0" w:color="auto"/>
        <w:right w:val="none" w:sz="0" w:space="0" w:color="auto"/>
      </w:divBdr>
    </w:div>
    <w:div w:id="2054959146">
      <w:bodyDiv w:val="1"/>
      <w:marLeft w:val="0"/>
      <w:marRight w:val="0"/>
      <w:marTop w:val="0"/>
      <w:marBottom w:val="0"/>
      <w:divBdr>
        <w:top w:val="none" w:sz="0" w:space="0" w:color="auto"/>
        <w:left w:val="none" w:sz="0" w:space="0" w:color="auto"/>
        <w:bottom w:val="none" w:sz="0" w:space="0" w:color="auto"/>
        <w:right w:val="none" w:sz="0" w:space="0" w:color="auto"/>
      </w:divBdr>
    </w:div>
    <w:div w:id="2055079409">
      <w:bodyDiv w:val="1"/>
      <w:marLeft w:val="0"/>
      <w:marRight w:val="0"/>
      <w:marTop w:val="0"/>
      <w:marBottom w:val="0"/>
      <w:divBdr>
        <w:top w:val="none" w:sz="0" w:space="0" w:color="auto"/>
        <w:left w:val="none" w:sz="0" w:space="0" w:color="auto"/>
        <w:bottom w:val="none" w:sz="0" w:space="0" w:color="auto"/>
        <w:right w:val="none" w:sz="0" w:space="0" w:color="auto"/>
      </w:divBdr>
    </w:div>
    <w:div w:id="2055344853">
      <w:bodyDiv w:val="1"/>
      <w:marLeft w:val="0"/>
      <w:marRight w:val="0"/>
      <w:marTop w:val="0"/>
      <w:marBottom w:val="0"/>
      <w:divBdr>
        <w:top w:val="none" w:sz="0" w:space="0" w:color="auto"/>
        <w:left w:val="none" w:sz="0" w:space="0" w:color="auto"/>
        <w:bottom w:val="none" w:sz="0" w:space="0" w:color="auto"/>
        <w:right w:val="none" w:sz="0" w:space="0" w:color="auto"/>
      </w:divBdr>
    </w:div>
    <w:div w:id="2056194039">
      <w:bodyDiv w:val="1"/>
      <w:marLeft w:val="0"/>
      <w:marRight w:val="0"/>
      <w:marTop w:val="0"/>
      <w:marBottom w:val="0"/>
      <w:divBdr>
        <w:top w:val="none" w:sz="0" w:space="0" w:color="auto"/>
        <w:left w:val="none" w:sz="0" w:space="0" w:color="auto"/>
        <w:bottom w:val="none" w:sz="0" w:space="0" w:color="auto"/>
        <w:right w:val="none" w:sz="0" w:space="0" w:color="auto"/>
      </w:divBdr>
    </w:div>
    <w:div w:id="2056390688">
      <w:bodyDiv w:val="1"/>
      <w:marLeft w:val="0"/>
      <w:marRight w:val="0"/>
      <w:marTop w:val="0"/>
      <w:marBottom w:val="0"/>
      <w:divBdr>
        <w:top w:val="none" w:sz="0" w:space="0" w:color="auto"/>
        <w:left w:val="none" w:sz="0" w:space="0" w:color="auto"/>
        <w:bottom w:val="none" w:sz="0" w:space="0" w:color="auto"/>
        <w:right w:val="none" w:sz="0" w:space="0" w:color="auto"/>
      </w:divBdr>
    </w:div>
    <w:div w:id="2056541138">
      <w:bodyDiv w:val="1"/>
      <w:marLeft w:val="0"/>
      <w:marRight w:val="0"/>
      <w:marTop w:val="0"/>
      <w:marBottom w:val="0"/>
      <w:divBdr>
        <w:top w:val="none" w:sz="0" w:space="0" w:color="auto"/>
        <w:left w:val="none" w:sz="0" w:space="0" w:color="auto"/>
        <w:bottom w:val="none" w:sz="0" w:space="0" w:color="auto"/>
        <w:right w:val="none" w:sz="0" w:space="0" w:color="auto"/>
      </w:divBdr>
    </w:div>
    <w:div w:id="2056616393">
      <w:bodyDiv w:val="1"/>
      <w:marLeft w:val="0"/>
      <w:marRight w:val="0"/>
      <w:marTop w:val="0"/>
      <w:marBottom w:val="0"/>
      <w:divBdr>
        <w:top w:val="none" w:sz="0" w:space="0" w:color="auto"/>
        <w:left w:val="none" w:sz="0" w:space="0" w:color="auto"/>
        <w:bottom w:val="none" w:sz="0" w:space="0" w:color="auto"/>
        <w:right w:val="none" w:sz="0" w:space="0" w:color="auto"/>
      </w:divBdr>
    </w:div>
    <w:div w:id="2056734368">
      <w:bodyDiv w:val="1"/>
      <w:marLeft w:val="0"/>
      <w:marRight w:val="0"/>
      <w:marTop w:val="0"/>
      <w:marBottom w:val="0"/>
      <w:divBdr>
        <w:top w:val="none" w:sz="0" w:space="0" w:color="auto"/>
        <w:left w:val="none" w:sz="0" w:space="0" w:color="auto"/>
        <w:bottom w:val="none" w:sz="0" w:space="0" w:color="auto"/>
        <w:right w:val="none" w:sz="0" w:space="0" w:color="auto"/>
      </w:divBdr>
    </w:div>
    <w:div w:id="2056812631">
      <w:bodyDiv w:val="1"/>
      <w:marLeft w:val="0"/>
      <w:marRight w:val="0"/>
      <w:marTop w:val="0"/>
      <w:marBottom w:val="0"/>
      <w:divBdr>
        <w:top w:val="none" w:sz="0" w:space="0" w:color="auto"/>
        <w:left w:val="none" w:sz="0" w:space="0" w:color="auto"/>
        <w:bottom w:val="none" w:sz="0" w:space="0" w:color="auto"/>
        <w:right w:val="none" w:sz="0" w:space="0" w:color="auto"/>
      </w:divBdr>
    </w:div>
    <w:div w:id="2057267976">
      <w:bodyDiv w:val="1"/>
      <w:marLeft w:val="0"/>
      <w:marRight w:val="0"/>
      <w:marTop w:val="0"/>
      <w:marBottom w:val="0"/>
      <w:divBdr>
        <w:top w:val="none" w:sz="0" w:space="0" w:color="auto"/>
        <w:left w:val="none" w:sz="0" w:space="0" w:color="auto"/>
        <w:bottom w:val="none" w:sz="0" w:space="0" w:color="auto"/>
        <w:right w:val="none" w:sz="0" w:space="0" w:color="auto"/>
      </w:divBdr>
    </w:div>
    <w:div w:id="2057468207">
      <w:bodyDiv w:val="1"/>
      <w:marLeft w:val="0"/>
      <w:marRight w:val="0"/>
      <w:marTop w:val="0"/>
      <w:marBottom w:val="0"/>
      <w:divBdr>
        <w:top w:val="none" w:sz="0" w:space="0" w:color="auto"/>
        <w:left w:val="none" w:sz="0" w:space="0" w:color="auto"/>
        <w:bottom w:val="none" w:sz="0" w:space="0" w:color="auto"/>
        <w:right w:val="none" w:sz="0" w:space="0" w:color="auto"/>
      </w:divBdr>
    </w:div>
    <w:div w:id="2058386569">
      <w:bodyDiv w:val="1"/>
      <w:marLeft w:val="0"/>
      <w:marRight w:val="0"/>
      <w:marTop w:val="0"/>
      <w:marBottom w:val="0"/>
      <w:divBdr>
        <w:top w:val="none" w:sz="0" w:space="0" w:color="auto"/>
        <w:left w:val="none" w:sz="0" w:space="0" w:color="auto"/>
        <w:bottom w:val="none" w:sz="0" w:space="0" w:color="auto"/>
        <w:right w:val="none" w:sz="0" w:space="0" w:color="auto"/>
      </w:divBdr>
    </w:div>
    <w:div w:id="2058779649">
      <w:bodyDiv w:val="1"/>
      <w:marLeft w:val="0"/>
      <w:marRight w:val="0"/>
      <w:marTop w:val="0"/>
      <w:marBottom w:val="0"/>
      <w:divBdr>
        <w:top w:val="none" w:sz="0" w:space="0" w:color="auto"/>
        <w:left w:val="none" w:sz="0" w:space="0" w:color="auto"/>
        <w:bottom w:val="none" w:sz="0" w:space="0" w:color="auto"/>
        <w:right w:val="none" w:sz="0" w:space="0" w:color="auto"/>
      </w:divBdr>
    </w:div>
    <w:div w:id="2059082187">
      <w:bodyDiv w:val="1"/>
      <w:marLeft w:val="0"/>
      <w:marRight w:val="0"/>
      <w:marTop w:val="0"/>
      <w:marBottom w:val="0"/>
      <w:divBdr>
        <w:top w:val="none" w:sz="0" w:space="0" w:color="auto"/>
        <w:left w:val="none" w:sz="0" w:space="0" w:color="auto"/>
        <w:bottom w:val="none" w:sz="0" w:space="0" w:color="auto"/>
        <w:right w:val="none" w:sz="0" w:space="0" w:color="auto"/>
      </w:divBdr>
    </w:div>
    <w:div w:id="2059208943">
      <w:bodyDiv w:val="1"/>
      <w:marLeft w:val="0"/>
      <w:marRight w:val="0"/>
      <w:marTop w:val="0"/>
      <w:marBottom w:val="0"/>
      <w:divBdr>
        <w:top w:val="none" w:sz="0" w:space="0" w:color="auto"/>
        <w:left w:val="none" w:sz="0" w:space="0" w:color="auto"/>
        <w:bottom w:val="none" w:sz="0" w:space="0" w:color="auto"/>
        <w:right w:val="none" w:sz="0" w:space="0" w:color="auto"/>
      </w:divBdr>
    </w:div>
    <w:div w:id="2059274974">
      <w:bodyDiv w:val="1"/>
      <w:marLeft w:val="0"/>
      <w:marRight w:val="0"/>
      <w:marTop w:val="0"/>
      <w:marBottom w:val="0"/>
      <w:divBdr>
        <w:top w:val="none" w:sz="0" w:space="0" w:color="auto"/>
        <w:left w:val="none" w:sz="0" w:space="0" w:color="auto"/>
        <w:bottom w:val="none" w:sz="0" w:space="0" w:color="auto"/>
        <w:right w:val="none" w:sz="0" w:space="0" w:color="auto"/>
      </w:divBdr>
    </w:div>
    <w:div w:id="2059619583">
      <w:bodyDiv w:val="1"/>
      <w:marLeft w:val="0"/>
      <w:marRight w:val="0"/>
      <w:marTop w:val="0"/>
      <w:marBottom w:val="0"/>
      <w:divBdr>
        <w:top w:val="none" w:sz="0" w:space="0" w:color="auto"/>
        <w:left w:val="none" w:sz="0" w:space="0" w:color="auto"/>
        <w:bottom w:val="none" w:sz="0" w:space="0" w:color="auto"/>
        <w:right w:val="none" w:sz="0" w:space="0" w:color="auto"/>
      </w:divBdr>
    </w:div>
    <w:div w:id="2059696397">
      <w:bodyDiv w:val="1"/>
      <w:marLeft w:val="0"/>
      <w:marRight w:val="0"/>
      <w:marTop w:val="0"/>
      <w:marBottom w:val="0"/>
      <w:divBdr>
        <w:top w:val="none" w:sz="0" w:space="0" w:color="auto"/>
        <w:left w:val="none" w:sz="0" w:space="0" w:color="auto"/>
        <w:bottom w:val="none" w:sz="0" w:space="0" w:color="auto"/>
        <w:right w:val="none" w:sz="0" w:space="0" w:color="auto"/>
      </w:divBdr>
    </w:div>
    <w:div w:id="2059933478">
      <w:bodyDiv w:val="1"/>
      <w:marLeft w:val="0"/>
      <w:marRight w:val="0"/>
      <w:marTop w:val="0"/>
      <w:marBottom w:val="0"/>
      <w:divBdr>
        <w:top w:val="none" w:sz="0" w:space="0" w:color="auto"/>
        <w:left w:val="none" w:sz="0" w:space="0" w:color="auto"/>
        <w:bottom w:val="none" w:sz="0" w:space="0" w:color="auto"/>
        <w:right w:val="none" w:sz="0" w:space="0" w:color="auto"/>
      </w:divBdr>
    </w:div>
    <w:div w:id="2060129158">
      <w:bodyDiv w:val="1"/>
      <w:marLeft w:val="0"/>
      <w:marRight w:val="0"/>
      <w:marTop w:val="0"/>
      <w:marBottom w:val="0"/>
      <w:divBdr>
        <w:top w:val="none" w:sz="0" w:space="0" w:color="auto"/>
        <w:left w:val="none" w:sz="0" w:space="0" w:color="auto"/>
        <w:bottom w:val="none" w:sz="0" w:space="0" w:color="auto"/>
        <w:right w:val="none" w:sz="0" w:space="0" w:color="auto"/>
      </w:divBdr>
    </w:div>
    <w:div w:id="2060739012">
      <w:bodyDiv w:val="1"/>
      <w:marLeft w:val="0"/>
      <w:marRight w:val="0"/>
      <w:marTop w:val="0"/>
      <w:marBottom w:val="0"/>
      <w:divBdr>
        <w:top w:val="none" w:sz="0" w:space="0" w:color="auto"/>
        <w:left w:val="none" w:sz="0" w:space="0" w:color="auto"/>
        <w:bottom w:val="none" w:sz="0" w:space="0" w:color="auto"/>
        <w:right w:val="none" w:sz="0" w:space="0" w:color="auto"/>
      </w:divBdr>
    </w:div>
    <w:div w:id="2061435559">
      <w:bodyDiv w:val="1"/>
      <w:marLeft w:val="0"/>
      <w:marRight w:val="0"/>
      <w:marTop w:val="0"/>
      <w:marBottom w:val="0"/>
      <w:divBdr>
        <w:top w:val="none" w:sz="0" w:space="0" w:color="auto"/>
        <w:left w:val="none" w:sz="0" w:space="0" w:color="auto"/>
        <w:bottom w:val="none" w:sz="0" w:space="0" w:color="auto"/>
        <w:right w:val="none" w:sz="0" w:space="0" w:color="auto"/>
      </w:divBdr>
    </w:div>
    <w:div w:id="2062052191">
      <w:bodyDiv w:val="1"/>
      <w:marLeft w:val="0"/>
      <w:marRight w:val="0"/>
      <w:marTop w:val="0"/>
      <w:marBottom w:val="0"/>
      <w:divBdr>
        <w:top w:val="none" w:sz="0" w:space="0" w:color="auto"/>
        <w:left w:val="none" w:sz="0" w:space="0" w:color="auto"/>
        <w:bottom w:val="none" w:sz="0" w:space="0" w:color="auto"/>
        <w:right w:val="none" w:sz="0" w:space="0" w:color="auto"/>
      </w:divBdr>
    </w:div>
    <w:div w:id="2062243153">
      <w:bodyDiv w:val="1"/>
      <w:marLeft w:val="0"/>
      <w:marRight w:val="0"/>
      <w:marTop w:val="0"/>
      <w:marBottom w:val="0"/>
      <w:divBdr>
        <w:top w:val="none" w:sz="0" w:space="0" w:color="auto"/>
        <w:left w:val="none" w:sz="0" w:space="0" w:color="auto"/>
        <w:bottom w:val="none" w:sz="0" w:space="0" w:color="auto"/>
        <w:right w:val="none" w:sz="0" w:space="0" w:color="auto"/>
      </w:divBdr>
    </w:div>
    <w:div w:id="2062511542">
      <w:bodyDiv w:val="1"/>
      <w:marLeft w:val="0"/>
      <w:marRight w:val="0"/>
      <w:marTop w:val="0"/>
      <w:marBottom w:val="0"/>
      <w:divBdr>
        <w:top w:val="none" w:sz="0" w:space="0" w:color="auto"/>
        <w:left w:val="none" w:sz="0" w:space="0" w:color="auto"/>
        <w:bottom w:val="none" w:sz="0" w:space="0" w:color="auto"/>
        <w:right w:val="none" w:sz="0" w:space="0" w:color="auto"/>
      </w:divBdr>
    </w:div>
    <w:div w:id="2062630891">
      <w:bodyDiv w:val="1"/>
      <w:marLeft w:val="0"/>
      <w:marRight w:val="0"/>
      <w:marTop w:val="0"/>
      <w:marBottom w:val="0"/>
      <w:divBdr>
        <w:top w:val="none" w:sz="0" w:space="0" w:color="auto"/>
        <w:left w:val="none" w:sz="0" w:space="0" w:color="auto"/>
        <w:bottom w:val="none" w:sz="0" w:space="0" w:color="auto"/>
        <w:right w:val="none" w:sz="0" w:space="0" w:color="auto"/>
      </w:divBdr>
    </w:div>
    <w:div w:id="2064256209">
      <w:bodyDiv w:val="1"/>
      <w:marLeft w:val="0"/>
      <w:marRight w:val="0"/>
      <w:marTop w:val="0"/>
      <w:marBottom w:val="0"/>
      <w:divBdr>
        <w:top w:val="none" w:sz="0" w:space="0" w:color="auto"/>
        <w:left w:val="none" w:sz="0" w:space="0" w:color="auto"/>
        <w:bottom w:val="none" w:sz="0" w:space="0" w:color="auto"/>
        <w:right w:val="none" w:sz="0" w:space="0" w:color="auto"/>
      </w:divBdr>
    </w:div>
    <w:div w:id="2064402617">
      <w:bodyDiv w:val="1"/>
      <w:marLeft w:val="0"/>
      <w:marRight w:val="0"/>
      <w:marTop w:val="0"/>
      <w:marBottom w:val="0"/>
      <w:divBdr>
        <w:top w:val="none" w:sz="0" w:space="0" w:color="auto"/>
        <w:left w:val="none" w:sz="0" w:space="0" w:color="auto"/>
        <w:bottom w:val="none" w:sz="0" w:space="0" w:color="auto"/>
        <w:right w:val="none" w:sz="0" w:space="0" w:color="auto"/>
      </w:divBdr>
    </w:div>
    <w:div w:id="2064518720">
      <w:bodyDiv w:val="1"/>
      <w:marLeft w:val="0"/>
      <w:marRight w:val="0"/>
      <w:marTop w:val="0"/>
      <w:marBottom w:val="0"/>
      <w:divBdr>
        <w:top w:val="none" w:sz="0" w:space="0" w:color="auto"/>
        <w:left w:val="none" w:sz="0" w:space="0" w:color="auto"/>
        <w:bottom w:val="none" w:sz="0" w:space="0" w:color="auto"/>
        <w:right w:val="none" w:sz="0" w:space="0" w:color="auto"/>
      </w:divBdr>
    </w:div>
    <w:div w:id="2064601215">
      <w:bodyDiv w:val="1"/>
      <w:marLeft w:val="0"/>
      <w:marRight w:val="0"/>
      <w:marTop w:val="0"/>
      <w:marBottom w:val="0"/>
      <w:divBdr>
        <w:top w:val="none" w:sz="0" w:space="0" w:color="auto"/>
        <w:left w:val="none" w:sz="0" w:space="0" w:color="auto"/>
        <w:bottom w:val="none" w:sz="0" w:space="0" w:color="auto"/>
        <w:right w:val="none" w:sz="0" w:space="0" w:color="auto"/>
      </w:divBdr>
    </w:div>
    <w:div w:id="2065332290">
      <w:bodyDiv w:val="1"/>
      <w:marLeft w:val="0"/>
      <w:marRight w:val="0"/>
      <w:marTop w:val="0"/>
      <w:marBottom w:val="0"/>
      <w:divBdr>
        <w:top w:val="none" w:sz="0" w:space="0" w:color="auto"/>
        <w:left w:val="none" w:sz="0" w:space="0" w:color="auto"/>
        <w:bottom w:val="none" w:sz="0" w:space="0" w:color="auto"/>
        <w:right w:val="none" w:sz="0" w:space="0" w:color="auto"/>
      </w:divBdr>
    </w:div>
    <w:div w:id="2065450108">
      <w:bodyDiv w:val="1"/>
      <w:marLeft w:val="0"/>
      <w:marRight w:val="0"/>
      <w:marTop w:val="0"/>
      <w:marBottom w:val="0"/>
      <w:divBdr>
        <w:top w:val="none" w:sz="0" w:space="0" w:color="auto"/>
        <w:left w:val="none" w:sz="0" w:space="0" w:color="auto"/>
        <w:bottom w:val="none" w:sz="0" w:space="0" w:color="auto"/>
        <w:right w:val="none" w:sz="0" w:space="0" w:color="auto"/>
      </w:divBdr>
    </w:div>
    <w:div w:id="2066025435">
      <w:bodyDiv w:val="1"/>
      <w:marLeft w:val="0"/>
      <w:marRight w:val="0"/>
      <w:marTop w:val="0"/>
      <w:marBottom w:val="0"/>
      <w:divBdr>
        <w:top w:val="none" w:sz="0" w:space="0" w:color="auto"/>
        <w:left w:val="none" w:sz="0" w:space="0" w:color="auto"/>
        <w:bottom w:val="none" w:sz="0" w:space="0" w:color="auto"/>
        <w:right w:val="none" w:sz="0" w:space="0" w:color="auto"/>
      </w:divBdr>
    </w:div>
    <w:div w:id="2066172225">
      <w:bodyDiv w:val="1"/>
      <w:marLeft w:val="0"/>
      <w:marRight w:val="0"/>
      <w:marTop w:val="0"/>
      <w:marBottom w:val="0"/>
      <w:divBdr>
        <w:top w:val="none" w:sz="0" w:space="0" w:color="auto"/>
        <w:left w:val="none" w:sz="0" w:space="0" w:color="auto"/>
        <w:bottom w:val="none" w:sz="0" w:space="0" w:color="auto"/>
        <w:right w:val="none" w:sz="0" w:space="0" w:color="auto"/>
      </w:divBdr>
    </w:div>
    <w:div w:id="2066565427">
      <w:bodyDiv w:val="1"/>
      <w:marLeft w:val="0"/>
      <w:marRight w:val="0"/>
      <w:marTop w:val="0"/>
      <w:marBottom w:val="0"/>
      <w:divBdr>
        <w:top w:val="none" w:sz="0" w:space="0" w:color="auto"/>
        <w:left w:val="none" w:sz="0" w:space="0" w:color="auto"/>
        <w:bottom w:val="none" w:sz="0" w:space="0" w:color="auto"/>
        <w:right w:val="none" w:sz="0" w:space="0" w:color="auto"/>
      </w:divBdr>
    </w:div>
    <w:div w:id="2066567965">
      <w:bodyDiv w:val="1"/>
      <w:marLeft w:val="0"/>
      <w:marRight w:val="0"/>
      <w:marTop w:val="0"/>
      <w:marBottom w:val="0"/>
      <w:divBdr>
        <w:top w:val="none" w:sz="0" w:space="0" w:color="auto"/>
        <w:left w:val="none" w:sz="0" w:space="0" w:color="auto"/>
        <w:bottom w:val="none" w:sz="0" w:space="0" w:color="auto"/>
        <w:right w:val="none" w:sz="0" w:space="0" w:color="auto"/>
      </w:divBdr>
    </w:div>
    <w:div w:id="2066641946">
      <w:bodyDiv w:val="1"/>
      <w:marLeft w:val="0"/>
      <w:marRight w:val="0"/>
      <w:marTop w:val="0"/>
      <w:marBottom w:val="0"/>
      <w:divBdr>
        <w:top w:val="none" w:sz="0" w:space="0" w:color="auto"/>
        <w:left w:val="none" w:sz="0" w:space="0" w:color="auto"/>
        <w:bottom w:val="none" w:sz="0" w:space="0" w:color="auto"/>
        <w:right w:val="none" w:sz="0" w:space="0" w:color="auto"/>
      </w:divBdr>
    </w:div>
    <w:div w:id="2066830208">
      <w:bodyDiv w:val="1"/>
      <w:marLeft w:val="0"/>
      <w:marRight w:val="0"/>
      <w:marTop w:val="0"/>
      <w:marBottom w:val="0"/>
      <w:divBdr>
        <w:top w:val="none" w:sz="0" w:space="0" w:color="auto"/>
        <w:left w:val="none" w:sz="0" w:space="0" w:color="auto"/>
        <w:bottom w:val="none" w:sz="0" w:space="0" w:color="auto"/>
        <w:right w:val="none" w:sz="0" w:space="0" w:color="auto"/>
      </w:divBdr>
    </w:div>
    <w:div w:id="2066832139">
      <w:bodyDiv w:val="1"/>
      <w:marLeft w:val="0"/>
      <w:marRight w:val="0"/>
      <w:marTop w:val="0"/>
      <w:marBottom w:val="0"/>
      <w:divBdr>
        <w:top w:val="none" w:sz="0" w:space="0" w:color="auto"/>
        <w:left w:val="none" w:sz="0" w:space="0" w:color="auto"/>
        <w:bottom w:val="none" w:sz="0" w:space="0" w:color="auto"/>
        <w:right w:val="none" w:sz="0" w:space="0" w:color="auto"/>
      </w:divBdr>
    </w:div>
    <w:div w:id="2066835400">
      <w:bodyDiv w:val="1"/>
      <w:marLeft w:val="0"/>
      <w:marRight w:val="0"/>
      <w:marTop w:val="0"/>
      <w:marBottom w:val="0"/>
      <w:divBdr>
        <w:top w:val="none" w:sz="0" w:space="0" w:color="auto"/>
        <w:left w:val="none" w:sz="0" w:space="0" w:color="auto"/>
        <w:bottom w:val="none" w:sz="0" w:space="0" w:color="auto"/>
        <w:right w:val="none" w:sz="0" w:space="0" w:color="auto"/>
      </w:divBdr>
    </w:div>
    <w:div w:id="2066946769">
      <w:bodyDiv w:val="1"/>
      <w:marLeft w:val="0"/>
      <w:marRight w:val="0"/>
      <w:marTop w:val="0"/>
      <w:marBottom w:val="0"/>
      <w:divBdr>
        <w:top w:val="none" w:sz="0" w:space="0" w:color="auto"/>
        <w:left w:val="none" w:sz="0" w:space="0" w:color="auto"/>
        <w:bottom w:val="none" w:sz="0" w:space="0" w:color="auto"/>
        <w:right w:val="none" w:sz="0" w:space="0" w:color="auto"/>
      </w:divBdr>
    </w:div>
    <w:div w:id="2067030037">
      <w:bodyDiv w:val="1"/>
      <w:marLeft w:val="0"/>
      <w:marRight w:val="0"/>
      <w:marTop w:val="0"/>
      <w:marBottom w:val="0"/>
      <w:divBdr>
        <w:top w:val="none" w:sz="0" w:space="0" w:color="auto"/>
        <w:left w:val="none" w:sz="0" w:space="0" w:color="auto"/>
        <w:bottom w:val="none" w:sz="0" w:space="0" w:color="auto"/>
        <w:right w:val="none" w:sz="0" w:space="0" w:color="auto"/>
      </w:divBdr>
    </w:div>
    <w:div w:id="2067147647">
      <w:bodyDiv w:val="1"/>
      <w:marLeft w:val="0"/>
      <w:marRight w:val="0"/>
      <w:marTop w:val="0"/>
      <w:marBottom w:val="0"/>
      <w:divBdr>
        <w:top w:val="none" w:sz="0" w:space="0" w:color="auto"/>
        <w:left w:val="none" w:sz="0" w:space="0" w:color="auto"/>
        <w:bottom w:val="none" w:sz="0" w:space="0" w:color="auto"/>
        <w:right w:val="none" w:sz="0" w:space="0" w:color="auto"/>
      </w:divBdr>
    </w:div>
    <w:div w:id="2067412260">
      <w:bodyDiv w:val="1"/>
      <w:marLeft w:val="0"/>
      <w:marRight w:val="0"/>
      <w:marTop w:val="0"/>
      <w:marBottom w:val="0"/>
      <w:divBdr>
        <w:top w:val="none" w:sz="0" w:space="0" w:color="auto"/>
        <w:left w:val="none" w:sz="0" w:space="0" w:color="auto"/>
        <w:bottom w:val="none" w:sz="0" w:space="0" w:color="auto"/>
        <w:right w:val="none" w:sz="0" w:space="0" w:color="auto"/>
      </w:divBdr>
    </w:div>
    <w:div w:id="2067601817">
      <w:bodyDiv w:val="1"/>
      <w:marLeft w:val="0"/>
      <w:marRight w:val="0"/>
      <w:marTop w:val="0"/>
      <w:marBottom w:val="0"/>
      <w:divBdr>
        <w:top w:val="none" w:sz="0" w:space="0" w:color="auto"/>
        <w:left w:val="none" w:sz="0" w:space="0" w:color="auto"/>
        <w:bottom w:val="none" w:sz="0" w:space="0" w:color="auto"/>
        <w:right w:val="none" w:sz="0" w:space="0" w:color="auto"/>
      </w:divBdr>
    </w:div>
    <w:div w:id="2068413560">
      <w:bodyDiv w:val="1"/>
      <w:marLeft w:val="0"/>
      <w:marRight w:val="0"/>
      <w:marTop w:val="0"/>
      <w:marBottom w:val="0"/>
      <w:divBdr>
        <w:top w:val="none" w:sz="0" w:space="0" w:color="auto"/>
        <w:left w:val="none" w:sz="0" w:space="0" w:color="auto"/>
        <w:bottom w:val="none" w:sz="0" w:space="0" w:color="auto"/>
        <w:right w:val="none" w:sz="0" w:space="0" w:color="auto"/>
      </w:divBdr>
    </w:div>
    <w:div w:id="2068795830">
      <w:bodyDiv w:val="1"/>
      <w:marLeft w:val="0"/>
      <w:marRight w:val="0"/>
      <w:marTop w:val="0"/>
      <w:marBottom w:val="0"/>
      <w:divBdr>
        <w:top w:val="none" w:sz="0" w:space="0" w:color="auto"/>
        <w:left w:val="none" w:sz="0" w:space="0" w:color="auto"/>
        <w:bottom w:val="none" w:sz="0" w:space="0" w:color="auto"/>
        <w:right w:val="none" w:sz="0" w:space="0" w:color="auto"/>
      </w:divBdr>
    </w:div>
    <w:div w:id="2069259639">
      <w:bodyDiv w:val="1"/>
      <w:marLeft w:val="0"/>
      <w:marRight w:val="0"/>
      <w:marTop w:val="0"/>
      <w:marBottom w:val="0"/>
      <w:divBdr>
        <w:top w:val="none" w:sz="0" w:space="0" w:color="auto"/>
        <w:left w:val="none" w:sz="0" w:space="0" w:color="auto"/>
        <w:bottom w:val="none" w:sz="0" w:space="0" w:color="auto"/>
        <w:right w:val="none" w:sz="0" w:space="0" w:color="auto"/>
      </w:divBdr>
    </w:div>
    <w:div w:id="2069379249">
      <w:bodyDiv w:val="1"/>
      <w:marLeft w:val="0"/>
      <w:marRight w:val="0"/>
      <w:marTop w:val="0"/>
      <w:marBottom w:val="0"/>
      <w:divBdr>
        <w:top w:val="none" w:sz="0" w:space="0" w:color="auto"/>
        <w:left w:val="none" w:sz="0" w:space="0" w:color="auto"/>
        <w:bottom w:val="none" w:sz="0" w:space="0" w:color="auto"/>
        <w:right w:val="none" w:sz="0" w:space="0" w:color="auto"/>
      </w:divBdr>
    </w:div>
    <w:div w:id="2069455271">
      <w:bodyDiv w:val="1"/>
      <w:marLeft w:val="0"/>
      <w:marRight w:val="0"/>
      <w:marTop w:val="0"/>
      <w:marBottom w:val="0"/>
      <w:divBdr>
        <w:top w:val="none" w:sz="0" w:space="0" w:color="auto"/>
        <w:left w:val="none" w:sz="0" w:space="0" w:color="auto"/>
        <w:bottom w:val="none" w:sz="0" w:space="0" w:color="auto"/>
        <w:right w:val="none" w:sz="0" w:space="0" w:color="auto"/>
      </w:divBdr>
    </w:div>
    <w:div w:id="2069644789">
      <w:bodyDiv w:val="1"/>
      <w:marLeft w:val="0"/>
      <w:marRight w:val="0"/>
      <w:marTop w:val="0"/>
      <w:marBottom w:val="0"/>
      <w:divBdr>
        <w:top w:val="none" w:sz="0" w:space="0" w:color="auto"/>
        <w:left w:val="none" w:sz="0" w:space="0" w:color="auto"/>
        <w:bottom w:val="none" w:sz="0" w:space="0" w:color="auto"/>
        <w:right w:val="none" w:sz="0" w:space="0" w:color="auto"/>
      </w:divBdr>
    </w:div>
    <w:div w:id="2069910062">
      <w:bodyDiv w:val="1"/>
      <w:marLeft w:val="0"/>
      <w:marRight w:val="0"/>
      <w:marTop w:val="0"/>
      <w:marBottom w:val="0"/>
      <w:divBdr>
        <w:top w:val="none" w:sz="0" w:space="0" w:color="auto"/>
        <w:left w:val="none" w:sz="0" w:space="0" w:color="auto"/>
        <w:bottom w:val="none" w:sz="0" w:space="0" w:color="auto"/>
        <w:right w:val="none" w:sz="0" w:space="0" w:color="auto"/>
      </w:divBdr>
    </w:div>
    <w:div w:id="2069914087">
      <w:bodyDiv w:val="1"/>
      <w:marLeft w:val="0"/>
      <w:marRight w:val="0"/>
      <w:marTop w:val="0"/>
      <w:marBottom w:val="0"/>
      <w:divBdr>
        <w:top w:val="none" w:sz="0" w:space="0" w:color="auto"/>
        <w:left w:val="none" w:sz="0" w:space="0" w:color="auto"/>
        <w:bottom w:val="none" w:sz="0" w:space="0" w:color="auto"/>
        <w:right w:val="none" w:sz="0" w:space="0" w:color="auto"/>
      </w:divBdr>
    </w:div>
    <w:div w:id="2070111014">
      <w:bodyDiv w:val="1"/>
      <w:marLeft w:val="0"/>
      <w:marRight w:val="0"/>
      <w:marTop w:val="0"/>
      <w:marBottom w:val="0"/>
      <w:divBdr>
        <w:top w:val="none" w:sz="0" w:space="0" w:color="auto"/>
        <w:left w:val="none" w:sz="0" w:space="0" w:color="auto"/>
        <w:bottom w:val="none" w:sz="0" w:space="0" w:color="auto"/>
        <w:right w:val="none" w:sz="0" w:space="0" w:color="auto"/>
      </w:divBdr>
    </w:div>
    <w:div w:id="2070179904">
      <w:bodyDiv w:val="1"/>
      <w:marLeft w:val="0"/>
      <w:marRight w:val="0"/>
      <w:marTop w:val="0"/>
      <w:marBottom w:val="0"/>
      <w:divBdr>
        <w:top w:val="none" w:sz="0" w:space="0" w:color="auto"/>
        <w:left w:val="none" w:sz="0" w:space="0" w:color="auto"/>
        <w:bottom w:val="none" w:sz="0" w:space="0" w:color="auto"/>
        <w:right w:val="none" w:sz="0" w:space="0" w:color="auto"/>
      </w:divBdr>
    </w:div>
    <w:div w:id="2070491022">
      <w:bodyDiv w:val="1"/>
      <w:marLeft w:val="0"/>
      <w:marRight w:val="0"/>
      <w:marTop w:val="0"/>
      <w:marBottom w:val="0"/>
      <w:divBdr>
        <w:top w:val="none" w:sz="0" w:space="0" w:color="auto"/>
        <w:left w:val="none" w:sz="0" w:space="0" w:color="auto"/>
        <w:bottom w:val="none" w:sz="0" w:space="0" w:color="auto"/>
        <w:right w:val="none" w:sz="0" w:space="0" w:color="auto"/>
      </w:divBdr>
    </w:div>
    <w:div w:id="2070493251">
      <w:bodyDiv w:val="1"/>
      <w:marLeft w:val="0"/>
      <w:marRight w:val="0"/>
      <w:marTop w:val="0"/>
      <w:marBottom w:val="0"/>
      <w:divBdr>
        <w:top w:val="none" w:sz="0" w:space="0" w:color="auto"/>
        <w:left w:val="none" w:sz="0" w:space="0" w:color="auto"/>
        <w:bottom w:val="none" w:sz="0" w:space="0" w:color="auto"/>
        <w:right w:val="none" w:sz="0" w:space="0" w:color="auto"/>
      </w:divBdr>
    </w:div>
    <w:div w:id="2070685685">
      <w:bodyDiv w:val="1"/>
      <w:marLeft w:val="0"/>
      <w:marRight w:val="0"/>
      <w:marTop w:val="0"/>
      <w:marBottom w:val="0"/>
      <w:divBdr>
        <w:top w:val="none" w:sz="0" w:space="0" w:color="auto"/>
        <w:left w:val="none" w:sz="0" w:space="0" w:color="auto"/>
        <w:bottom w:val="none" w:sz="0" w:space="0" w:color="auto"/>
        <w:right w:val="none" w:sz="0" w:space="0" w:color="auto"/>
      </w:divBdr>
    </w:div>
    <w:div w:id="2070762621">
      <w:bodyDiv w:val="1"/>
      <w:marLeft w:val="0"/>
      <w:marRight w:val="0"/>
      <w:marTop w:val="0"/>
      <w:marBottom w:val="0"/>
      <w:divBdr>
        <w:top w:val="none" w:sz="0" w:space="0" w:color="auto"/>
        <w:left w:val="none" w:sz="0" w:space="0" w:color="auto"/>
        <w:bottom w:val="none" w:sz="0" w:space="0" w:color="auto"/>
        <w:right w:val="none" w:sz="0" w:space="0" w:color="auto"/>
      </w:divBdr>
    </w:div>
    <w:div w:id="2070809925">
      <w:bodyDiv w:val="1"/>
      <w:marLeft w:val="0"/>
      <w:marRight w:val="0"/>
      <w:marTop w:val="0"/>
      <w:marBottom w:val="0"/>
      <w:divBdr>
        <w:top w:val="none" w:sz="0" w:space="0" w:color="auto"/>
        <w:left w:val="none" w:sz="0" w:space="0" w:color="auto"/>
        <w:bottom w:val="none" w:sz="0" w:space="0" w:color="auto"/>
        <w:right w:val="none" w:sz="0" w:space="0" w:color="auto"/>
      </w:divBdr>
    </w:div>
    <w:div w:id="2071147470">
      <w:bodyDiv w:val="1"/>
      <w:marLeft w:val="0"/>
      <w:marRight w:val="0"/>
      <w:marTop w:val="0"/>
      <w:marBottom w:val="0"/>
      <w:divBdr>
        <w:top w:val="none" w:sz="0" w:space="0" w:color="auto"/>
        <w:left w:val="none" w:sz="0" w:space="0" w:color="auto"/>
        <w:bottom w:val="none" w:sz="0" w:space="0" w:color="auto"/>
        <w:right w:val="none" w:sz="0" w:space="0" w:color="auto"/>
      </w:divBdr>
    </w:div>
    <w:div w:id="2071266674">
      <w:bodyDiv w:val="1"/>
      <w:marLeft w:val="0"/>
      <w:marRight w:val="0"/>
      <w:marTop w:val="0"/>
      <w:marBottom w:val="0"/>
      <w:divBdr>
        <w:top w:val="none" w:sz="0" w:space="0" w:color="auto"/>
        <w:left w:val="none" w:sz="0" w:space="0" w:color="auto"/>
        <w:bottom w:val="none" w:sz="0" w:space="0" w:color="auto"/>
        <w:right w:val="none" w:sz="0" w:space="0" w:color="auto"/>
      </w:divBdr>
    </w:div>
    <w:div w:id="2071732971">
      <w:bodyDiv w:val="1"/>
      <w:marLeft w:val="0"/>
      <w:marRight w:val="0"/>
      <w:marTop w:val="0"/>
      <w:marBottom w:val="0"/>
      <w:divBdr>
        <w:top w:val="none" w:sz="0" w:space="0" w:color="auto"/>
        <w:left w:val="none" w:sz="0" w:space="0" w:color="auto"/>
        <w:bottom w:val="none" w:sz="0" w:space="0" w:color="auto"/>
        <w:right w:val="none" w:sz="0" w:space="0" w:color="auto"/>
      </w:divBdr>
    </w:div>
    <w:div w:id="2071800767">
      <w:bodyDiv w:val="1"/>
      <w:marLeft w:val="0"/>
      <w:marRight w:val="0"/>
      <w:marTop w:val="0"/>
      <w:marBottom w:val="0"/>
      <w:divBdr>
        <w:top w:val="none" w:sz="0" w:space="0" w:color="auto"/>
        <w:left w:val="none" w:sz="0" w:space="0" w:color="auto"/>
        <w:bottom w:val="none" w:sz="0" w:space="0" w:color="auto"/>
        <w:right w:val="none" w:sz="0" w:space="0" w:color="auto"/>
      </w:divBdr>
    </w:div>
    <w:div w:id="2071882802">
      <w:bodyDiv w:val="1"/>
      <w:marLeft w:val="0"/>
      <w:marRight w:val="0"/>
      <w:marTop w:val="0"/>
      <w:marBottom w:val="0"/>
      <w:divBdr>
        <w:top w:val="none" w:sz="0" w:space="0" w:color="auto"/>
        <w:left w:val="none" w:sz="0" w:space="0" w:color="auto"/>
        <w:bottom w:val="none" w:sz="0" w:space="0" w:color="auto"/>
        <w:right w:val="none" w:sz="0" w:space="0" w:color="auto"/>
      </w:divBdr>
    </w:div>
    <w:div w:id="2072459283">
      <w:bodyDiv w:val="1"/>
      <w:marLeft w:val="0"/>
      <w:marRight w:val="0"/>
      <w:marTop w:val="0"/>
      <w:marBottom w:val="0"/>
      <w:divBdr>
        <w:top w:val="none" w:sz="0" w:space="0" w:color="auto"/>
        <w:left w:val="none" w:sz="0" w:space="0" w:color="auto"/>
        <w:bottom w:val="none" w:sz="0" w:space="0" w:color="auto"/>
        <w:right w:val="none" w:sz="0" w:space="0" w:color="auto"/>
      </w:divBdr>
    </w:div>
    <w:div w:id="2072649628">
      <w:bodyDiv w:val="1"/>
      <w:marLeft w:val="0"/>
      <w:marRight w:val="0"/>
      <w:marTop w:val="0"/>
      <w:marBottom w:val="0"/>
      <w:divBdr>
        <w:top w:val="none" w:sz="0" w:space="0" w:color="auto"/>
        <w:left w:val="none" w:sz="0" w:space="0" w:color="auto"/>
        <w:bottom w:val="none" w:sz="0" w:space="0" w:color="auto"/>
        <w:right w:val="none" w:sz="0" w:space="0" w:color="auto"/>
      </w:divBdr>
    </w:div>
    <w:div w:id="2072773453">
      <w:bodyDiv w:val="1"/>
      <w:marLeft w:val="0"/>
      <w:marRight w:val="0"/>
      <w:marTop w:val="0"/>
      <w:marBottom w:val="0"/>
      <w:divBdr>
        <w:top w:val="none" w:sz="0" w:space="0" w:color="auto"/>
        <w:left w:val="none" w:sz="0" w:space="0" w:color="auto"/>
        <w:bottom w:val="none" w:sz="0" w:space="0" w:color="auto"/>
        <w:right w:val="none" w:sz="0" w:space="0" w:color="auto"/>
      </w:divBdr>
    </w:div>
    <w:div w:id="2072774625">
      <w:bodyDiv w:val="1"/>
      <w:marLeft w:val="0"/>
      <w:marRight w:val="0"/>
      <w:marTop w:val="0"/>
      <w:marBottom w:val="0"/>
      <w:divBdr>
        <w:top w:val="none" w:sz="0" w:space="0" w:color="auto"/>
        <w:left w:val="none" w:sz="0" w:space="0" w:color="auto"/>
        <w:bottom w:val="none" w:sz="0" w:space="0" w:color="auto"/>
        <w:right w:val="none" w:sz="0" w:space="0" w:color="auto"/>
      </w:divBdr>
    </w:div>
    <w:div w:id="2073114792">
      <w:bodyDiv w:val="1"/>
      <w:marLeft w:val="0"/>
      <w:marRight w:val="0"/>
      <w:marTop w:val="0"/>
      <w:marBottom w:val="0"/>
      <w:divBdr>
        <w:top w:val="none" w:sz="0" w:space="0" w:color="auto"/>
        <w:left w:val="none" w:sz="0" w:space="0" w:color="auto"/>
        <w:bottom w:val="none" w:sz="0" w:space="0" w:color="auto"/>
        <w:right w:val="none" w:sz="0" w:space="0" w:color="auto"/>
      </w:divBdr>
    </w:div>
    <w:div w:id="2073238727">
      <w:bodyDiv w:val="1"/>
      <w:marLeft w:val="0"/>
      <w:marRight w:val="0"/>
      <w:marTop w:val="0"/>
      <w:marBottom w:val="0"/>
      <w:divBdr>
        <w:top w:val="none" w:sz="0" w:space="0" w:color="auto"/>
        <w:left w:val="none" w:sz="0" w:space="0" w:color="auto"/>
        <w:bottom w:val="none" w:sz="0" w:space="0" w:color="auto"/>
        <w:right w:val="none" w:sz="0" w:space="0" w:color="auto"/>
      </w:divBdr>
    </w:div>
    <w:div w:id="2073308814">
      <w:bodyDiv w:val="1"/>
      <w:marLeft w:val="0"/>
      <w:marRight w:val="0"/>
      <w:marTop w:val="0"/>
      <w:marBottom w:val="0"/>
      <w:divBdr>
        <w:top w:val="none" w:sz="0" w:space="0" w:color="auto"/>
        <w:left w:val="none" w:sz="0" w:space="0" w:color="auto"/>
        <w:bottom w:val="none" w:sz="0" w:space="0" w:color="auto"/>
        <w:right w:val="none" w:sz="0" w:space="0" w:color="auto"/>
      </w:divBdr>
    </w:div>
    <w:div w:id="2073890676">
      <w:bodyDiv w:val="1"/>
      <w:marLeft w:val="0"/>
      <w:marRight w:val="0"/>
      <w:marTop w:val="0"/>
      <w:marBottom w:val="0"/>
      <w:divBdr>
        <w:top w:val="none" w:sz="0" w:space="0" w:color="auto"/>
        <w:left w:val="none" w:sz="0" w:space="0" w:color="auto"/>
        <w:bottom w:val="none" w:sz="0" w:space="0" w:color="auto"/>
        <w:right w:val="none" w:sz="0" w:space="0" w:color="auto"/>
      </w:divBdr>
    </w:div>
    <w:div w:id="2073960145">
      <w:bodyDiv w:val="1"/>
      <w:marLeft w:val="0"/>
      <w:marRight w:val="0"/>
      <w:marTop w:val="0"/>
      <w:marBottom w:val="0"/>
      <w:divBdr>
        <w:top w:val="none" w:sz="0" w:space="0" w:color="auto"/>
        <w:left w:val="none" w:sz="0" w:space="0" w:color="auto"/>
        <w:bottom w:val="none" w:sz="0" w:space="0" w:color="auto"/>
        <w:right w:val="none" w:sz="0" w:space="0" w:color="auto"/>
      </w:divBdr>
    </w:div>
    <w:div w:id="2074623869">
      <w:bodyDiv w:val="1"/>
      <w:marLeft w:val="0"/>
      <w:marRight w:val="0"/>
      <w:marTop w:val="0"/>
      <w:marBottom w:val="0"/>
      <w:divBdr>
        <w:top w:val="none" w:sz="0" w:space="0" w:color="auto"/>
        <w:left w:val="none" w:sz="0" w:space="0" w:color="auto"/>
        <w:bottom w:val="none" w:sz="0" w:space="0" w:color="auto"/>
        <w:right w:val="none" w:sz="0" w:space="0" w:color="auto"/>
      </w:divBdr>
    </w:div>
    <w:div w:id="2074964027">
      <w:bodyDiv w:val="1"/>
      <w:marLeft w:val="0"/>
      <w:marRight w:val="0"/>
      <w:marTop w:val="0"/>
      <w:marBottom w:val="0"/>
      <w:divBdr>
        <w:top w:val="none" w:sz="0" w:space="0" w:color="auto"/>
        <w:left w:val="none" w:sz="0" w:space="0" w:color="auto"/>
        <w:bottom w:val="none" w:sz="0" w:space="0" w:color="auto"/>
        <w:right w:val="none" w:sz="0" w:space="0" w:color="auto"/>
      </w:divBdr>
    </w:div>
    <w:div w:id="2075394858">
      <w:bodyDiv w:val="1"/>
      <w:marLeft w:val="0"/>
      <w:marRight w:val="0"/>
      <w:marTop w:val="0"/>
      <w:marBottom w:val="0"/>
      <w:divBdr>
        <w:top w:val="none" w:sz="0" w:space="0" w:color="auto"/>
        <w:left w:val="none" w:sz="0" w:space="0" w:color="auto"/>
        <w:bottom w:val="none" w:sz="0" w:space="0" w:color="auto"/>
        <w:right w:val="none" w:sz="0" w:space="0" w:color="auto"/>
      </w:divBdr>
    </w:div>
    <w:div w:id="2075810175">
      <w:bodyDiv w:val="1"/>
      <w:marLeft w:val="0"/>
      <w:marRight w:val="0"/>
      <w:marTop w:val="0"/>
      <w:marBottom w:val="0"/>
      <w:divBdr>
        <w:top w:val="none" w:sz="0" w:space="0" w:color="auto"/>
        <w:left w:val="none" w:sz="0" w:space="0" w:color="auto"/>
        <w:bottom w:val="none" w:sz="0" w:space="0" w:color="auto"/>
        <w:right w:val="none" w:sz="0" w:space="0" w:color="auto"/>
      </w:divBdr>
    </w:div>
    <w:div w:id="2075930961">
      <w:bodyDiv w:val="1"/>
      <w:marLeft w:val="0"/>
      <w:marRight w:val="0"/>
      <w:marTop w:val="0"/>
      <w:marBottom w:val="0"/>
      <w:divBdr>
        <w:top w:val="none" w:sz="0" w:space="0" w:color="auto"/>
        <w:left w:val="none" w:sz="0" w:space="0" w:color="auto"/>
        <w:bottom w:val="none" w:sz="0" w:space="0" w:color="auto"/>
        <w:right w:val="none" w:sz="0" w:space="0" w:color="auto"/>
      </w:divBdr>
    </w:div>
    <w:div w:id="2076197552">
      <w:bodyDiv w:val="1"/>
      <w:marLeft w:val="0"/>
      <w:marRight w:val="0"/>
      <w:marTop w:val="0"/>
      <w:marBottom w:val="0"/>
      <w:divBdr>
        <w:top w:val="none" w:sz="0" w:space="0" w:color="auto"/>
        <w:left w:val="none" w:sz="0" w:space="0" w:color="auto"/>
        <w:bottom w:val="none" w:sz="0" w:space="0" w:color="auto"/>
        <w:right w:val="none" w:sz="0" w:space="0" w:color="auto"/>
      </w:divBdr>
    </w:div>
    <w:div w:id="2076320109">
      <w:bodyDiv w:val="1"/>
      <w:marLeft w:val="0"/>
      <w:marRight w:val="0"/>
      <w:marTop w:val="0"/>
      <w:marBottom w:val="0"/>
      <w:divBdr>
        <w:top w:val="none" w:sz="0" w:space="0" w:color="auto"/>
        <w:left w:val="none" w:sz="0" w:space="0" w:color="auto"/>
        <w:bottom w:val="none" w:sz="0" w:space="0" w:color="auto"/>
        <w:right w:val="none" w:sz="0" w:space="0" w:color="auto"/>
      </w:divBdr>
    </w:div>
    <w:div w:id="2077587800">
      <w:bodyDiv w:val="1"/>
      <w:marLeft w:val="0"/>
      <w:marRight w:val="0"/>
      <w:marTop w:val="0"/>
      <w:marBottom w:val="0"/>
      <w:divBdr>
        <w:top w:val="none" w:sz="0" w:space="0" w:color="auto"/>
        <w:left w:val="none" w:sz="0" w:space="0" w:color="auto"/>
        <w:bottom w:val="none" w:sz="0" w:space="0" w:color="auto"/>
        <w:right w:val="none" w:sz="0" w:space="0" w:color="auto"/>
      </w:divBdr>
    </w:div>
    <w:div w:id="2077972018">
      <w:bodyDiv w:val="1"/>
      <w:marLeft w:val="0"/>
      <w:marRight w:val="0"/>
      <w:marTop w:val="0"/>
      <w:marBottom w:val="0"/>
      <w:divBdr>
        <w:top w:val="none" w:sz="0" w:space="0" w:color="auto"/>
        <w:left w:val="none" w:sz="0" w:space="0" w:color="auto"/>
        <w:bottom w:val="none" w:sz="0" w:space="0" w:color="auto"/>
        <w:right w:val="none" w:sz="0" w:space="0" w:color="auto"/>
      </w:divBdr>
    </w:div>
    <w:div w:id="2078286273">
      <w:bodyDiv w:val="1"/>
      <w:marLeft w:val="0"/>
      <w:marRight w:val="0"/>
      <w:marTop w:val="0"/>
      <w:marBottom w:val="0"/>
      <w:divBdr>
        <w:top w:val="none" w:sz="0" w:space="0" w:color="auto"/>
        <w:left w:val="none" w:sz="0" w:space="0" w:color="auto"/>
        <w:bottom w:val="none" w:sz="0" w:space="0" w:color="auto"/>
        <w:right w:val="none" w:sz="0" w:space="0" w:color="auto"/>
      </w:divBdr>
    </w:div>
    <w:div w:id="2078430432">
      <w:bodyDiv w:val="1"/>
      <w:marLeft w:val="0"/>
      <w:marRight w:val="0"/>
      <w:marTop w:val="0"/>
      <w:marBottom w:val="0"/>
      <w:divBdr>
        <w:top w:val="none" w:sz="0" w:space="0" w:color="auto"/>
        <w:left w:val="none" w:sz="0" w:space="0" w:color="auto"/>
        <w:bottom w:val="none" w:sz="0" w:space="0" w:color="auto"/>
        <w:right w:val="none" w:sz="0" w:space="0" w:color="auto"/>
      </w:divBdr>
    </w:div>
    <w:div w:id="2079084628">
      <w:bodyDiv w:val="1"/>
      <w:marLeft w:val="0"/>
      <w:marRight w:val="0"/>
      <w:marTop w:val="0"/>
      <w:marBottom w:val="0"/>
      <w:divBdr>
        <w:top w:val="none" w:sz="0" w:space="0" w:color="auto"/>
        <w:left w:val="none" w:sz="0" w:space="0" w:color="auto"/>
        <w:bottom w:val="none" w:sz="0" w:space="0" w:color="auto"/>
        <w:right w:val="none" w:sz="0" w:space="0" w:color="auto"/>
      </w:divBdr>
    </w:div>
    <w:div w:id="2079285539">
      <w:bodyDiv w:val="1"/>
      <w:marLeft w:val="0"/>
      <w:marRight w:val="0"/>
      <w:marTop w:val="0"/>
      <w:marBottom w:val="0"/>
      <w:divBdr>
        <w:top w:val="none" w:sz="0" w:space="0" w:color="auto"/>
        <w:left w:val="none" w:sz="0" w:space="0" w:color="auto"/>
        <w:bottom w:val="none" w:sz="0" w:space="0" w:color="auto"/>
        <w:right w:val="none" w:sz="0" w:space="0" w:color="auto"/>
      </w:divBdr>
    </w:div>
    <w:div w:id="2080207651">
      <w:bodyDiv w:val="1"/>
      <w:marLeft w:val="0"/>
      <w:marRight w:val="0"/>
      <w:marTop w:val="0"/>
      <w:marBottom w:val="0"/>
      <w:divBdr>
        <w:top w:val="none" w:sz="0" w:space="0" w:color="auto"/>
        <w:left w:val="none" w:sz="0" w:space="0" w:color="auto"/>
        <w:bottom w:val="none" w:sz="0" w:space="0" w:color="auto"/>
        <w:right w:val="none" w:sz="0" w:space="0" w:color="auto"/>
      </w:divBdr>
    </w:div>
    <w:div w:id="2080471320">
      <w:bodyDiv w:val="1"/>
      <w:marLeft w:val="0"/>
      <w:marRight w:val="0"/>
      <w:marTop w:val="0"/>
      <w:marBottom w:val="0"/>
      <w:divBdr>
        <w:top w:val="none" w:sz="0" w:space="0" w:color="auto"/>
        <w:left w:val="none" w:sz="0" w:space="0" w:color="auto"/>
        <w:bottom w:val="none" w:sz="0" w:space="0" w:color="auto"/>
        <w:right w:val="none" w:sz="0" w:space="0" w:color="auto"/>
      </w:divBdr>
    </w:div>
    <w:div w:id="2080638981">
      <w:bodyDiv w:val="1"/>
      <w:marLeft w:val="0"/>
      <w:marRight w:val="0"/>
      <w:marTop w:val="0"/>
      <w:marBottom w:val="0"/>
      <w:divBdr>
        <w:top w:val="none" w:sz="0" w:space="0" w:color="auto"/>
        <w:left w:val="none" w:sz="0" w:space="0" w:color="auto"/>
        <w:bottom w:val="none" w:sz="0" w:space="0" w:color="auto"/>
        <w:right w:val="none" w:sz="0" w:space="0" w:color="auto"/>
      </w:divBdr>
    </w:div>
    <w:div w:id="2081294008">
      <w:bodyDiv w:val="1"/>
      <w:marLeft w:val="0"/>
      <w:marRight w:val="0"/>
      <w:marTop w:val="0"/>
      <w:marBottom w:val="0"/>
      <w:divBdr>
        <w:top w:val="none" w:sz="0" w:space="0" w:color="auto"/>
        <w:left w:val="none" w:sz="0" w:space="0" w:color="auto"/>
        <w:bottom w:val="none" w:sz="0" w:space="0" w:color="auto"/>
        <w:right w:val="none" w:sz="0" w:space="0" w:color="auto"/>
      </w:divBdr>
    </w:div>
    <w:div w:id="2081319743">
      <w:bodyDiv w:val="1"/>
      <w:marLeft w:val="0"/>
      <w:marRight w:val="0"/>
      <w:marTop w:val="0"/>
      <w:marBottom w:val="0"/>
      <w:divBdr>
        <w:top w:val="none" w:sz="0" w:space="0" w:color="auto"/>
        <w:left w:val="none" w:sz="0" w:space="0" w:color="auto"/>
        <w:bottom w:val="none" w:sz="0" w:space="0" w:color="auto"/>
        <w:right w:val="none" w:sz="0" w:space="0" w:color="auto"/>
      </w:divBdr>
    </w:div>
    <w:div w:id="2081634057">
      <w:bodyDiv w:val="1"/>
      <w:marLeft w:val="0"/>
      <w:marRight w:val="0"/>
      <w:marTop w:val="0"/>
      <w:marBottom w:val="0"/>
      <w:divBdr>
        <w:top w:val="none" w:sz="0" w:space="0" w:color="auto"/>
        <w:left w:val="none" w:sz="0" w:space="0" w:color="auto"/>
        <w:bottom w:val="none" w:sz="0" w:space="0" w:color="auto"/>
        <w:right w:val="none" w:sz="0" w:space="0" w:color="auto"/>
      </w:divBdr>
    </w:div>
    <w:div w:id="2081709623">
      <w:bodyDiv w:val="1"/>
      <w:marLeft w:val="0"/>
      <w:marRight w:val="0"/>
      <w:marTop w:val="0"/>
      <w:marBottom w:val="0"/>
      <w:divBdr>
        <w:top w:val="none" w:sz="0" w:space="0" w:color="auto"/>
        <w:left w:val="none" w:sz="0" w:space="0" w:color="auto"/>
        <w:bottom w:val="none" w:sz="0" w:space="0" w:color="auto"/>
        <w:right w:val="none" w:sz="0" w:space="0" w:color="auto"/>
      </w:divBdr>
    </w:div>
    <w:div w:id="2082287318">
      <w:bodyDiv w:val="1"/>
      <w:marLeft w:val="0"/>
      <w:marRight w:val="0"/>
      <w:marTop w:val="0"/>
      <w:marBottom w:val="0"/>
      <w:divBdr>
        <w:top w:val="none" w:sz="0" w:space="0" w:color="auto"/>
        <w:left w:val="none" w:sz="0" w:space="0" w:color="auto"/>
        <w:bottom w:val="none" w:sz="0" w:space="0" w:color="auto"/>
        <w:right w:val="none" w:sz="0" w:space="0" w:color="auto"/>
      </w:divBdr>
    </w:div>
    <w:div w:id="2082361431">
      <w:bodyDiv w:val="1"/>
      <w:marLeft w:val="0"/>
      <w:marRight w:val="0"/>
      <w:marTop w:val="0"/>
      <w:marBottom w:val="0"/>
      <w:divBdr>
        <w:top w:val="none" w:sz="0" w:space="0" w:color="auto"/>
        <w:left w:val="none" w:sz="0" w:space="0" w:color="auto"/>
        <w:bottom w:val="none" w:sz="0" w:space="0" w:color="auto"/>
        <w:right w:val="none" w:sz="0" w:space="0" w:color="auto"/>
      </w:divBdr>
    </w:div>
    <w:div w:id="2082828905">
      <w:bodyDiv w:val="1"/>
      <w:marLeft w:val="0"/>
      <w:marRight w:val="0"/>
      <w:marTop w:val="0"/>
      <w:marBottom w:val="0"/>
      <w:divBdr>
        <w:top w:val="none" w:sz="0" w:space="0" w:color="auto"/>
        <w:left w:val="none" w:sz="0" w:space="0" w:color="auto"/>
        <w:bottom w:val="none" w:sz="0" w:space="0" w:color="auto"/>
        <w:right w:val="none" w:sz="0" w:space="0" w:color="auto"/>
      </w:divBdr>
    </w:div>
    <w:div w:id="2083142280">
      <w:bodyDiv w:val="1"/>
      <w:marLeft w:val="0"/>
      <w:marRight w:val="0"/>
      <w:marTop w:val="0"/>
      <w:marBottom w:val="0"/>
      <w:divBdr>
        <w:top w:val="none" w:sz="0" w:space="0" w:color="auto"/>
        <w:left w:val="none" w:sz="0" w:space="0" w:color="auto"/>
        <w:bottom w:val="none" w:sz="0" w:space="0" w:color="auto"/>
        <w:right w:val="none" w:sz="0" w:space="0" w:color="auto"/>
      </w:divBdr>
    </w:div>
    <w:div w:id="2083410338">
      <w:bodyDiv w:val="1"/>
      <w:marLeft w:val="0"/>
      <w:marRight w:val="0"/>
      <w:marTop w:val="0"/>
      <w:marBottom w:val="0"/>
      <w:divBdr>
        <w:top w:val="none" w:sz="0" w:space="0" w:color="auto"/>
        <w:left w:val="none" w:sz="0" w:space="0" w:color="auto"/>
        <w:bottom w:val="none" w:sz="0" w:space="0" w:color="auto"/>
        <w:right w:val="none" w:sz="0" w:space="0" w:color="auto"/>
      </w:divBdr>
    </w:div>
    <w:div w:id="2083529479">
      <w:bodyDiv w:val="1"/>
      <w:marLeft w:val="0"/>
      <w:marRight w:val="0"/>
      <w:marTop w:val="0"/>
      <w:marBottom w:val="0"/>
      <w:divBdr>
        <w:top w:val="none" w:sz="0" w:space="0" w:color="auto"/>
        <w:left w:val="none" w:sz="0" w:space="0" w:color="auto"/>
        <w:bottom w:val="none" w:sz="0" w:space="0" w:color="auto"/>
        <w:right w:val="none" w:sz="0" w:space="0" w:color="auto"/>
      </w:divBdr>
    </w:div>
    <w:div w:id="2084064292">
      <w:bodyDiv w:val="1"/>
      <w:marLeft w:val="0"/>
      <w:marRight w:val="0"/>
      <w:marTop w:val="0"/>
      <w:marBottom w:val="0"/>
      <w:divBdr>
        <w:top w:val="none" w:sz="0" w:space="0" w:color="auto"/>
        <w:left w:val="none" w:sz="0" w:space="0" w:color="auto"/>
        <w:bottom w:val="none" w:sz="0" w:space="0" w:color="auto"/>
        <w:right w:val="none" w:sz="0" w:space="0" w:color="auto"/>
      </w:divBdr>
    </w:div>
    <w:div w:id="2084250949">
      <w:bodyDiv w:val="1"/>
      <w:marLeft w:val="0"/>
      <w:marRight w:val="0"/>
      <w:marTop w:val="0"/>
      <w:marBottom w:val="0"/>
      <w:divBdr>
        <w:top w:val="none" w:sz="0" w:space="0" w:color="auto"/>
        <w:left w:val="none" w:sz="0" w:space="0" w:color="auto"/>
        <w:bottom w:val="none" w:sz="0" w:space="0" w:color="auto"/>
        <w:right w:val="none" w:sz="0" w:space="0" w:color="auto"/>
      </w:divBdr>
    </w:div>
    <w:div w:id="2084335654">
      <w:bodyDiv w:val="1"/>
      <w:marLeft w:val="0"/>
      <w:marRight w:val="0"/>
      <w:marTop w:val="0"/>
      <w:marBottom w:val="0"/>
      <w:divBdr>
        <w:top w:val="none" w:sz="0" w:space="0" w:color="auto"/>
        <w:left w:val="none" w:sz="0" w:space="0" w:color="auto"/>
        <w:bottom w:val="none" w:sz="0" w:space="0" w:color="auto"/>
        <w:right w:val="none" w:sz="0" w:space="0" w:color="auto"/>
      </w:divBdr>
    </w:div>
    <w:div w:id="2084639080">
      <w:bodyDiv w:val="1"/>
      <w:marLeft w:val="0"/>
      <w:marRight w:val="0"/>
      <w:marTop w:val="0"/>
      <w:marBottom w:val="0"/>
      <w:divBdr>
        <w:top w:val="none" w:sz="0" w:space="0" w:color="auto"/>
        <w:left w:val="none" w:sz="0" w:space="0" w:color="auto"/>
        <w:bottom w:val="none" w:sz="0" w:space="0" w:color="auto"/>
        <w:right w:val="none" w:sz="0" w:space="0" w:color="auto"/>
      </w:divBdr>
    </w:div>
    <w:div w:id="2085368192">
      <w:bodyDiv w:val="1"/>
      <w:marLeft w:val="0"/>
      <w:marRight w:val="0"/>
      <w:marTop w:val="0"/>
      <w:marBottom w:val="0"/>
      <w:divBdr>
        <w:top w:val="none" w:sz="0" w:space="0" w:color="auto"/>
        <w:left w:val="none" w:sz="0" w:space="0" w:color="auto"/>
        <w:bottom w:val="none" w:sz="0" w:space="0" w:color="auto"/>
        <w:right w:val="none" w:sz="0" w:space="0" w:color="auto"/>
      </w:divBdr>
    </w:div>
    <w:div w:id="2086296829">
      <w:bodyDiv w:val="1"/>
      <w:marLeft w:val="0"/>
      <w:marRight w:val="0"/>
      <w:marTop w:val="0"/>
      <w:marBottom w:val="0"/>
      <w:divBdr>
        <w:top w:val="none" w:sz="0" w:space="0" w:color="auto"/>
        <w:left w:val="none" w:sz="0" w:space="0" w:color="auto"/>
        <w:bottom w:val="none" w:sz="0" w:space="0" w:color="auto"/>
        <w:right w:val="none" w:sz="0" w:space="0" w:color="auto"/>
      </w:divBdr>
    </w:div>
    <w:div w:id="2086609963">
      <w:bodyDiv w:val="1"/>
      <w:marLeft w:val="0"/>
      <w:marRight w:val="0"/>
      <w:marTop w:val="0"/>
      <w:marBottom w:val="0"/>
      <w:divBdr>
        <w:top w:val="none" w:sz="0" w:space="0" w:color="auto"/>
        <w:left w:val="none" w:sz="0" w:space="0" w:color="auto"/>
        <w:bottom w:val="none" w:sz="0" w:space="0" w:color="auto"/>
        <w:right w:val="none" w:sz="0" w:space="0" w:color="auto"/>
      </w:divBdr>
    </w:div>
    <w:div w:id="2086874215">
      <w:bodyDiv w:val="1"/>
      <w:marLeft w:val="0"/>
      <w:marRight w:val="0"/>
      <w:marTop w:val="0"/>
      <w:marBottom w:val="0"/>
      <w:divBdr>
        <w:top w:val="none" w:sz="0" w:space="0" w:color="auto"/>
        <w:left w:val="none" w:sz="0" w:space="0" w:color="auto"/>
        <w:bottom w:val="none" w:sz="0" w:space="0" w:color="auto"/>
        <w:right w:val="none" w:sz="0" w:space="0" w:color="auto"/>
      </w:divBdr>
    </w:div>
    <w:div w:id="2087222515">
      <w:bodyDiv w:val="1"/>
      <w:marLeft w:val="0"/>
      <w:marRight w:val="0"/>
      <w:marTop w:val="0"/>
      <w:marBottom w:val="0"/>
      <w:divBdr>
        <w:top w:val="none" w:sz="0" w:space="0" w:color="auto"/>
        <w:left w:val="none" w:sz="0" w:space="0" w:color="auto"/>
        <w:bottom w:val="none" w:sz="0" w:space="0" w:color="auto"/>
        <w:right w:val="none" w:sz="0" w:space="0" w:color="auto"/>
      </w:divBdr>
    </w:div>
    <w:div w:id="2087531350">
      <w:bodyDiv w:val="1"/>
      <w:marLeft w:val="0"/>
      <w:marRight w:val="0"/>
      <w:marTop w:val="0"/>
      <w:marBottom w:val="0"/>
      <w:divBdr>
        <w:top w:val="none" w:sz="0" w:space="0" w:color="auto"/>
        <w:left w:val="none" w:sz="0" w:space="0" w:color="auto"/>
        <w:bottom w:val="none" w:sz="0" w:space="0" w:color="auto"/>
        <w:right w:val="none" w:sz="0" w:space="0" w:color="auto"/>
      </w:divBdr>
    </w:div>
    <w:div w:id="2087722147">
      <w:bodyDiv w:val="1"/>
      <w:marLeft w:val="0"/>
      <w:marRight w:val="0"/>
      <w:marTop w:val="0"/>
      <w:marBottom w:val="0"/>
      <w:divBdr>
        <w:top w:val="none" w:sz="0" w:space="0" w:color="auto"/>
        <w:left w:val="none" w:sz="0" w:space="0" w:color="auto"/>
        <w:bottom w:val="none" w:sz="0" w:space="0" w:color="auto"/>
        <w:right w:val="none" w:sz="0" w:space="0" w:color="auto"/>
      </w:divBdr>
    </w:div>
    <w:div w:id="2087990901">
      <w:bodyDiv w:val="1"/>
      <w:marLeft w:val="0"/>
      <w:marRight w:val="0"/>
      <w:marTop w:val="0"/>
      <w:marBottom w:val="0"/>
      <w:divBdr>
        <w:top w:val="none" w:sz="0" w:space="0" w:color="auto"/>
        <w:left w:val="none" w:sz="0" w:space="0" w:color="auto"/>
        <w:bottom w:val="none" w:sz="0" w:space="0" w:color="auto"/>
        <w:right w:val="none" w:sz="0" w:space="0" w:color="auto"/>
      </w:divBdr>
    </w:div>
    <w:div w:id="2088570516">
      <w:bodyDiv w:val="1"/>
      <w:marLeft w:val="0"/>
      <w:marRight w:val="0"/>
      <w:marTop w:val="0"/>
      <w:marBottom w:val="0"/>
      <w:divBdr>
        <w:top w:val="none" w:sz="0" w:space="0" w:color="auto"/>
        <w:left w:val="none" w:sz="0" w:space="0" w:color="auto"/>
        <w:bottom w:val="none" w:sz="0" w:space="0" w:color="auto"/>
        <w:right w:val="none" w:sz="0" w:space="0" w:color="auto"/>
      </w:divBdr>
    </w:div>
    <w:div w:id="2088647676">
      <w:bodyDiv w:val="1"/>
      <w:marLeft w:val="0"/>
      <w:marRight w:val="0"/>
      <w:marTop w:val="0"/>
      <w:marBottom w:val="0"/>
      <w:divBdr>
        <w:top w:val="none" w:sz="0" w:space="0" w:color="auto"/>
        <w:left w:val="none" w:sz="0" w:space="0" w:color="auto"/>
        <w:bottom w:val="none" w:sz="0" w:space="0" w:color="auto"/>
        <w:right w:val="none" w:sz="0" w:space="0" w:color="auto"/>
      </w:divBdr>
    </w:div>
    <w:div w:id="2088728984">
      <w:bodyDiv w:val="1"/>
      <w:marLeft w:val="0"/>
      <w:marRight w:val="0"/>
      <w:marTop w:val="0"/>
      <w:marBottom w:val="0"/>
      <w:divBdr>
        <w:top w:val="none" w:sz="0" w:space="0" w:color="auto"/>
        <w:left w:val="none" w:sz="0" w:space="0" w:color="auto"/>
        <w:bottom w:val="none" w:sz="0" w:space="0" w:color="auto"/>
        <w:right w:val="none" w:sz="0" w:space="0" w:color="auto"/>
      </w:divBdr>
    </w:div>
    <w:div w:id="2088795546">
      <w:bodyDiv w:val="1"/>
      <w:marLeft w:val="0"/>
      <w:marRight w:val="0"/>
      <w:marTop w:val="0"/>
      <w:marBottom w:val="0"/>
      <w:divBdr>
        <w:top w:val="none" w:sz="0" w:space="0" w:color="auto"/>
        <w:left w:val="none" w:sz="0" w:space="0" w:color="auto"/>
        <w:bottom w:val="none" w:sz="0" w:space="0" w:color="auto"/>
        <w:right w:val="none" w:sz="0" w:space="0" w:color="auto"/>
      </w:divBdr>
    </w:div>
    <w:div w:id="2089378543">
      <w:bodyDiv w:val="1"/>
      <w:marLeft w:val="0"/>
      <w:marRight w:val="0"/>
      <w:marTop w:val="0"/>
      <w:marBottom w:val="0"/>
      <w:divBdr>
        <w:top w:val="none" w:sz="0" w:space="0" w:color="auto"/>
        <w:left w:val="none" w:sz="0" w:space="0" w:color="auto"/>
        <w:bottom w:val="none" w:sz="0" w:space="0" w:color="auto"/>
        <w:right w:val="none" w:sz="0" w:space="0" w:color="auto"/>
      </w:divBdr>
    </w:div>
    <w:div w:id="2089770064">
      <w:bodyDiv w:val="1"/>
      <w:marLeft w:val="0"/>
      <w:marRight w:val="0"/>
      <w:marTop w:val="0"/>
      <w:marBottom w:val="0"/>
      <w:divBdr>
        <w:top w:val="none" w:sz="0" w:space="0" w:color="auto"/>
        <w:left w:val="none" w:sz="0" w:space="0" w:color="auto"/>
        <w:bottom w:val="none" w:sz="0" w:space="0" w:color="auto"/>
        <w:right w:val="none" w:sz="0" w:space="0" w:color="auto"/>
      </w:divBdr>
    </w:div>
    <w:div w:id="2090732910">
      <w:bodyDiv w:val="1"/>
      <w:marLeft w:val="0"/>
      <w:marRight w:val="0"/>
      <w:marTop w:val="0"/>
      <w:marBottom w:val="0"/>
      <w:divBdr>
        <w:top w:val="none" w:sz="0" w:space="0" w:color="auto"/>
        <w:left w:val="none" w:sz="0" w:space="0" w:color="auto"/>
        <w:bottom w:val="none" w:sz="0" w:space="0" w:color="auto"/>
        <w:right w:val="none" w:sz="0" w:space="0" w:color="auto"/>
      </w:divBdr>
    </w:div>
    <w:div w:id="2090879275">
      <w:bodyDiv w:val="1"/>
      <w:marLeft w:val="0"/>
      <w:marRight w:val="0"/>
      <w:marTop w:val="0"/>
      <w:marBottom w:val="0"/>
      <w:divBdr>
        <w:top w:val="none" w:sz="0" w:space="0" w:color="auto"/>
        <w:left w:val="none" w:sz="0" w:space="0" w:color="auto"/>
        <w:bottom w:val="none" w:sz="0" w:space="0" w:color="auto"/>
        <w:right w:val="none" w:sz="0" w:space="0" w:color="auto"/>
      </w:divBdr>
    </w:div>
    <w:div w:id="2091390876">
      <w:bodyDiv w:val="1"/>
      <w:marLeft w:val="0"/>
      <w:marRight w:val="0"/>
      <w:marTop w:val="0"/>
      <w:marBottom w:val="0"/>
      <w:divBdr>
        <w:top w:val="none" w:sz="0" w:space="0" w:color="auto"/>
        <w:left w:val="none" w:sz="0" w:space="0" w:color="auto"/>
        <w:bottom w:val="none" w:sz="0" w:space="0" w:color="auto"/>
        <w:right w:val="none" w:sz="0" w:space="0" w:color="auto"/>
      </w:divBdr>
    </w:div>
    <w:div w:id="2091583234">
      <w:bodyDiv w:val="1"/>
      <w:marLeft w:val="0"/>
      <w:marRight w:val="0"/>
      <w:marTop w:val="0"/>
      <w:marBottom w:val="0"/>
      <w:divBdr>
        <w:top w:val="none" w:sz="0" w:space="0" w:color="auto"/>
        <w:left w:val="none" w:sz="0" w:space="0" w:color="auto"/>
        <w:bottom w:val="none" w:sz="0" w:space="0" w:color="auto"/>
        <w:right w:val="none" w:sz="0" w:space="0" w:color="auto"/>
      </w:divBdr>
    </w:div>
    <w:div w:id="2091609448">
      <w:bodyDiv w:val="1"/>
      <w:marLeft w:val="0"/>
      <w:marRight w:val="0"/>
      <w:marTop w:val="0"/>
      <w:marBottom w:val="0"/>
      <w:divBdr>
        <w:top w:val="none" w:sz="0" w:space="0" w:color="auto"/>
        <w:left w:val="none" w:sz="0" w:space="0" w:color="auto"/>
        <w:bottom w:val="none" w:sz="0" w:space="0" w:color="auto"/>
        <w:right w:val="none" w:sz="0" w:space="0" w:color="auto"/>
      </w:divBdr>
    </w:div>
    <w:div w:id="2091728144">
      <w:bodyDiv w:val="1"/>
      <w:marLeft w:val="0"/>
      <w:marRight w:val="0"/>
      <w:marTop w:val="0"/>
      <w:marBottom w:val="0"/>
      <w:divBdr>
        <w:top w:val="none" w:sz="0" w:space="0" w:color="auto"/>
        <w:left w:val="none" w:sz="0" w:space="0" w:color="auto"/>
        <w:bottom w:val="none" w:sz="0" w:space="0" w:color="auto"/>
        <w:right w:val="none" w:sz="0" w:space="0" w:color="auto"/>
      </w:divBdr>
    </w:div>
    <w:div w:id="2093161584">
      <w:bodyDiv w:val="1"/>
      <w:marLeft w:val="0"/>
      <w:marRight w:val="0"/>
      <w:marTop w:val="0"/>
      <w:marBottom w:val="0"/>
      <w:divBdr>
        <w:top w:val="none" w:sz="0" w:space="0" w:color="auto"/>
        <w:left w:val="none" w:sz="0" w:space="0" w:color="auto"/>
        <w:bottom w:val="none" w:sz="0" w:space="0" w:color="auto"/>
        <w:right w:val="none" w:sz="0" w:space="0" w:color="auto"/>
      </w:divBdr>
    </w:div>
    <w:div w:id="2093354147">
      <w:bodyDiv w:val="1"/>
      <w:marLeft w:val="0"/>
      <w:marRight w:val="0"/>
      <w:marTop w:val="0"/>
      <w:marBottom w:val="0"/>
      <w:divBdr>
        <w:top w:val="none" w:sz="0" w:space="0" w:color="auto"/>
        <w:left w:val="none" w:sz="0" w:space="0" w:color="auto"/>
        <w:bottom w:val="none" w:sz="0" w:space="0" w:color="auto"/>
        <w:right w:val="none" w:sz="0" w:space="0" w:color="auto"/>
      </w:divBdr>
    </w:div>
    <w:div w:id="2093768989">
      <w:bodyDiv w:val="1"/>
      <w:marLeft w:val="0"/>
      <w:marRight w:val="0"/>
      <w:marTop w:val="0"/>
      <w:marBottom w:val="0"/>
      <w:divBdr>
        <w:top w:val="none" w:sz="0" w:space="0" w:color="auto"/>
        <w:left w:val="none" w:sz="0" w:space="0" w:color="auto"/>
        <w:bottom w:val="none" w:sz="0" w:space="0" w:color="auto"/>
        <w:right w:val="none" w:sz="0" w:space="0" w:color="auto"/>
      </w:divBdr>
    </w:div>
    <w:div w:id="2094231493">
      <w:bodyDiv w:val="1"/>
      <w:marLeft w:val="0"/>
      <w:marRight w:val="0"/>
      <w:marTop w:val="0"/>
      <w:marBottom w:val="0"/>
      <w:divBdr>
        <w:top w:val="none" w:sz="0" w:space="0" w:color="auto"/>
        <w:left w:val="none" w:sz="0" w:space="0" w:color="auto"/>
        <w:bottom w:val="none" w:sz="0" w:space="0" w:color="auto"/>
        <w:right w:val="none" w:sz="0" w:space="0" w:color="auto"/>
      </w:divBdr>
    </w:div>
    <w:div w:id="2094233353">
      <w:bodyDiv w:val="1"/>
      <w:marLeft w:val="0"/>
      <w:marRight w:val="0"/>
      <w:marTop w:val="0"/>
      <w:marBottom w:val="0"/>
      <w:divBdr>
        <w:top w:val="none" w:sz="0" w:space="0" w:color="auto"/>
        <w:left w:val="none" w:sz="0" w:space="0" w:color="auto"/>
        <w:bottom w:val="none" w:sz="0" w:space="0" w:color="auto"/>
        <w:right w:val="none" w:sz="0" w:space="0" w:color="auto"/>
      </w:divBdr>
    </w:div>
    <w:div w:id="2095396021">
      <w:bodyDiv w:val="1"/>
      <w:marLeft w:val="0"/>
      <w:marRight w:val="0"/>
      <w:marTop w:val="0"/>
      <w:marBottom w:val="0"/>
      <w:divBdr>
        <w:top w:val="none" w:sz="0" w:space="0" w:color="auto"/>
        <w:left w:val="none" w:sz="0" w:space="0" w:color="auto"/>
        <w:bottom w:val="none" w:sz="0" w:space="0" w:color="auto"/>
        <w:right w:val="none" w:sz="0" w:space="0" w:color="auto"/>
      </w:divBdr>
    </w:div>
    <w:div w:id="2095666476">
      <w:bodyDiv w:val="1"/>
      <w:marLeft w:val="0"/>
      <w:marRight w:val="0"/>
      <w:marTop w:val="0"/>
      <w:marBottom w:val="0"/>
      <w:divBdr>
        <w:top w:val="none" w:sz="0" w:space="0" w:color="auto"/>
        <w:left w:val="none" w:sz="0" w:space="0" w:color="auto"/>
        <w:bottom w:val="none" w:sz="0" w:space="0" w:color="auto"/>
        <w:right w:val="none" w:sz="0" w:space="0" w:color="auto"/>
      </w:divBdr>
    </w:div>
    <w:div w:id="2096435169">
      <w:bodyDiv w:val="1"/>
      <w:marLeft w:val="0"/>
      <w:marRight w:val="0"/>
      <w:marTop w:val="0"/>
      <w:marBottom w:val="0"/>
      <w:divBdr>
        <w:top w:val="none" w:sz="0" w:space="0" w:color="auto"/>
        <w:left w:val="none" w:sz="0" w:space="0" w:color="auto"/>
        <w:bottom w:val="none" w:sz="0" w:space="0" w:color="auto"/>
        <w:right w:val="none" w:sz="0" w:space="0" w:color="auto"/>
      </w:divBdr>
    </w:div>
    <w:div w:id="2096780899">
      <w:bodyDiv w:val="1"/>
      <w:marLeft w:val="0"/>
      <w:marRight w:val="0"/>
      <w:marTop w:val="0"/>
      <w:marBottom w:val="0"/>
      <w:divBdr>
        <w:top w:val="none" w:sz="0" w:space="0" w:color="auto"/>
        <w:left w:val="none" w:sz="0" w:space="0" w:color="auto"/>
        <w:bottom w:val="none" w:sz="0" w:space="0" w:color="auto"/>
        <w:right w:val="none" w:sz="0" w:space="0" w:color="auto"/>
      </w:divBdr>
    </w:div>
    <w:div w:id="2096894911">
      <w:bodyDiv w:val="1"/>
      <w:marLeft w:val="0"/>
      <w:marRight w:val="0"/>
      <w:marTop w:val="0"/>
      <w:marBottom w:val="0"/>
      <w:divBdr>
        <w:top w:val="none" w:sz="0" w:space="0" w:color="auto"/>
        <w:left w:val="none" w:sz="0" w:space="0" w:color="auto"/>
        <w:bottom w:val="none" w:sz="0" w:space="0" w:color="auto"/>
        <w:right w:val="none" w:sz="0" w:space="0" w:color="auto"/>
      </w:divBdr>
    </w:div>
    <w:div w:id="2097165007">
      <w:bodyDiv w:val="1"/>
      <w:marLeft w:val="0"/>
      <w:marRight w:val="0"/>
      <w:marTop w:val="0"/>
      <w:marBottom w:val="0"/>
      <w:divBdr>
        <w:top w:val="none" w:sz="0" w:space="0" w:color="auto"/>
        <w:left w:val="none" w:sz="0" w:space="0" w:color="auto"/>
        <w:bottom w:val="none" w:sz="0" w:space="0" w:color="auto"/>
        <w:right w:val="none" w:sz="0" w:space="0" w:color="auto"/>
      </w:divBdr>
    </w:div>
    <w:div w:id="2097171728">
      <w:bodyDiv w:val="1"/>
      <w:marLeft w:val="0"/>
      <w:marRight w:val="0"/>
      <w:marTop w:val="0"/>
      <w:marBottom w:val="0"/>
      <w:divBdr>
        <w:top w:val="none" w:sz="0" w:space="0" w:color="auto"/>
        <w:left w:val="none" w:sz="0" w:space="0" w:color="auto"/>
        <w:bottom w:val="none" w:sz="0" w:space="0" w:color="auto"/>
        <w:right w:val="none" w:sz="0" w:space="0" w:color="auto"/>
      </w:divBdr>
    </w:div>
    <w:div w:id="2097365143">
      <w:bodyDiv w:val="1"/>
      <w:marLeft w:val="0"/>
      <w:marRight w:val="0"/>
      <w:marTop w:val="0"/>
      <w:marBottom w:val="0"/>
      <w:divBdr>
        <w:top w:val="none" w:sz="0" w:space="0" w:color="auto"/>
        <w:left w:val="none" w:sz="0" w:space="0" w:color="auto"/>
        <w:bottom w:val="none" w:sz="0" w:space="0" w:color="auto"/>
        <w:right w:val="none" w:sz="0" w:space="0" w:color="auto"/>
      </w:divBdr>
    </w:div>
    <w:div w:id="2097433477">
      <w:bodyDiv w:val="1"/>
      <w:marLeft w:val="0"/>
      <w:marRight w:val="0"/>
      <w:marTop w:val="0"/>
      <w:marBottom w:val="0"/>
      <w:divBdr>
        <w:top w:val="none" w:sz="0" w:space="0" w:color="auto"/>
        <w:left w:val="none" w:sz="0" w:space="0" w:color="auto"/>
        <w:bottom w:val="none" w:sz="0" w:space="0" w:color="auto"/>
        <w:right w:val="none" w:sz="0" w:space="0" w:color="auto"/>
      </w:divBdr>
    </w:div>
    <w:div w:id="2097743844">
      <w:bodyDiv w:val="1"/>
      <w:marLeft w:val="0"/>
      <w:marRight w:val="0"/>
      <w:marTop w:val="0"/>
      <w:marBottom w:val="0"/>
      <w:divBdr>
        <w:top w:val="none" w:sz="0" w:space="0" w:color="auto"/>
        <w:left w:val="none" w:sz="0" w:space="0" w:color="auto"/>
        <w:bottom w:val="none" w:sz="0" w:space="0" w:color="auto"/>
        <w:right w:val="none" w:sz="0" w:space="0" w:color="auto"/>
      </w:divBdr>
    </w:div>
    <w:div w:id="2098282695">
      <w:bodyDiv w:val="1"/>
      <w:marLeft w:val="0"/>
      <w:marRight w:val="0"/>
      <w:marTop w:val="0"/>
      <w:marBottom w:val="0"/>
      <w:divBdr>
        <w:top w:val="none" w:sz="0" w:space="0" w:color="auto"/>
        <w:left w:val="none" w:sz="0" w:space="0" w:color="auto"/>
        <w:bottom w:val="none" w:sz="0" w:space="0" w:color="auto"/>
        <w:right w:val="none" w:sz="0" w:space="0" w:color="auto"/>
      </w:divBdr>
    </w:div>
    <w:div w:id="2098364315">
      <w:bodyDiv w:val="1"/>
      <w:marLeft w:val="0"/>
      <w:marRight w:val="0"/>
      <w:marTop w:val="0"/>
      <w:marBottom w:val="0"/>
      <w:divBdr>
        <w:top w:val="none" w:sz="0" w:space="0" w:color="auto"/>
        <w:left w:val="none" w:sz="0" w:space="0" w:color="auto"/>
        <w:bottom w:val="none" w:sz="0" w:space="0" w:color="auto"/>
        <w:right w:val="none" w:sz="0" w:space="0" w:color="auto"/>
      </w:divBdr>
    </w:div>
    <w:div w:id="2098938978">
      <w:bodyDiv w:val="1"/>
      <w:marLeft w:val="0"/>
      <w:marRight w:val="0"/>
      <w:marTop w:val="0"/>
      <w:marBottom w:val="0"/>
      <w:divBdr>
        <w:top w:val="none" w:sz="0" w:space="0" w:color="auto"/>
        <w:left w:val="none" w:sz="0" w:space="0" w:color="auto"/>
        <w:bottom w:val="none" w:sz="0" w:space="0" w:color="auto"/>
        <w:right w:val="none" w:sz="0" w:space="0" w:color="auto"/>
      </w:divBdr>
    </w:div>
    <w:div w:id="2098943385">
      <w:bodyDiv w:val="1"/>
      <w:marLeft w:val="0"/>
      <w:marRight w:val="0"/>
      <w:marTop w:val="0"/>
      <w:marBottom w:val="0"/>
      <w:divBdr>
        <w:top w:val="none" w:sz="0" w:space="0" w:color="auto"/>
        <w:left w:val="none" w:sz="0" w:space="0" w:color="auto"/>
        <w:bottom w:val="none" w:sz="0" w:space="0" w:color="auto"/>
        <w:right w:val="none" w:sz="0" w:space="0" w:color="auto"/>
      </w:divBdr>
    </w:div>
    <w:div w:id="2099053122">
      <w:bodyDiv w:val="1"/>
      <w:marLeft w:val="0"/>
      <w:marRight w:val="0"/>
      <w:marTop w:val="0"/>
      <w:marBottom w:val="0"/>
      <w:divBdr>
        <w:top w:val="none" w:sz="0" w:space="0" w:color="auto"/>
        <w:left w:val="none" w:sz="0" w:space="0" w:color="auto"/>
        <w:bottom w:val="none" w:sz="0" w:space="0" w:color="auto"/>
        <w:right w:val="none" w:sz="0" w:space="0" w:color="auto"/>
      </w:divBdr>
    </w:div>
    <w:div w:id="2099475989">
      <w:bodyDiv w:val="1"/>
      <w:marLeft w:val="0"/>
      <w:marRight w:val="0"/>
      <w:marTop w:val="0"/>
      <w:marBottom w:val="0"/>
      <w:divBdr>
        <w:top w:val="none" w:sz="0" w:space="0" w:color="auto"/>
        <w:left w:val="none" w:sz="0" w:space="0" w:color="auto"/>
        <w:bottom w:val="none" w:sz="0" w:space="0" w:color="auto"/>
        <w:right w:val="none" w:sz="0" w:space="0" w:color="auto"/>
      </w:divBdr>
    </w:div>
    <w:div w:id="2100131891">
      <w:bodyDiv w:val="1"/>
      <w:marLeft w:val="0"/>
      <w:marRight w:val="0"/>
      <w:marTop w:val="0"/>
      <w:marBottom w:val="0"/>
      <w:divBdr>
        <w:top w:val="none" w:sz="0" w:space="0" w:color="auto"/>
        <w:left w:val="none" w:sz="0" w:space="0" w:color="auto"/>
        <w:bottom w:val="none" w:sz="0" w:space="0" w:color="auto"/>
        <w:right w:val="none" w:sz="0" w:space="0" w:color="auto"/>
      </w:divBdr>
    </w:div>
    <w:div w:id="2100248111">
      <w:bodyDiv w:val="1"/>
      <w:marLeft w:val="0"/>
      <w:marRight w:val="0"/>
      <w:marTop w:val="0"/>
      <w:marBottom w:val="0"/>
      <w:divBdr>
        <w:top w:val="none" w:sz="0" w:space="0" w:color="auto"/>
        <w:left w:val="none" w:sz="0" w:space="0" w:color="auto"/>
        <w:bottom w:val="none" w:sz="0" w:space="0" w:color="auto"/>
        <w:right w:val="none" w:sz="0" w:space="0" w:color="auto"/>
      </w:divBdr>
    </w:div>
    <w:div w:id="2100366985">
      <w:bodyDiv w:val="1"/>
      <w:marLeft w:val="0"/>
      <w:marRight w:val="0"/>
      <w:marTop w:val="0"/>
      <w:marBottom w:val="0"/>
      <w:divBdr>
        <w:top w:val="none" w:sz="0" w:space="0" w:color="auto"/>
        <w:left w:val="none" w:sz="0" w:space="0" w:color="auto"/>
        <w:bottom w:val="none" w:sz="0" w:space="0" w:color="auto"/>
        <w:right w:val="none" w:sz="0" w:space="0" w:color="auto"/>
      </w:divBdr>
    </w:div>
    <w:div w:id="2100444208">
      <w:bodyDiv w:val="1"/>
      <w:marLeft w:val="0"/>
      <w:marRight w:val="0"/>
      <w:marTop w:val="0"/>
      <w:marBottom w:val="0"/>
      <w:divBdr>
        <w:top w:val="none" w:sz="0" w:space="0" w:color="auto"/>
        <w:left w:val="none" w:sz="0" w:space="0" w:color="auto"/>
        <w:bottom w:val="none" w:sz="0" w:space="0" w:color="auto"/>
        <w:right w:val="none" w:sz="0" w:space="0" w:color="auto"/>
      </w:divBdr>
    </w:div>
    <w:div w:id="2100561091">
      <w:bodyDiv w:val="1"/>
      <w:marLeft w:val="0"/>
      <w:marRight w:val="0"/>
      <w:marTop w:val="0"/>
      <w:marBottom w:val="0"/>
      <w:divBdr>
        <w:top w:val="none" w:sz="0" w:space="0" w:color="auto"/>
        <w:left w:val="none" w:sz="0" w:space="0" w:color="auto"/>
        <w:bottom w:val="none" w:sz="0" w:space="0" w:color="auto"/>
        <w:right w:val="none" w:sz="0" w:space="0" w:color="auto"/>
      </w:divBdr>
    </w:div>
    <w:div w:id="2100833116">
      <w:bodyDiv w:val="1"/>
      <w:marLeft w:val="0"/>
      <w:marRight w:val="0"/>
      <w:marTop w:val="0"/>
      <w:marBottom w:val="0"/>
      <w:divBdr>
        <w:top w:val="none" w:sz="0" w:space="0" w:color="auto"/>
        <w:left w:val="none" w:sz="0" w:space="0" w:color="auto"/>
        <w:bottom w:val="none" w:sz="0" w:space="0" w:color="auto"/>
        <w:right w:val="none" w:sz="0" w:space="0" w:color="auto"/>
      </w:divBdr>
    </w:div>
    <w:div w:id="2101098656">
      <w:bodyDiv w:val="1"/>
      <w:marLeft w:val="0"/>
      <w:marRight w:val="0"/>
      <w:marTop w:val="0"/>
      <w:marBottom w:val="0"/>
      <w:divBdr>
        <w:top w:val="none" w:sz="0" w:space="0" w:color="auto"/>
        <w:left w:val="none" w:sz="0" w:space="0" w:color="auto"/>
        <w:bottom w:val="none" w:sz="0" w:space="0" w:color="auto"/>
        <w:right w:val="none" w:sz="0" w:space="0" w:color="auto"/>
      </w:divBdr>
    </w:div>
    <w:div w:id="2101640507">
      <w:bodyDiv w:val="1"/>
      <w:marLeft w:val="0"/>
      <w:marRight w:val="0"/>
      <w:marTop w:val="0"/>
      <w:marBottom w:val="0"/>
      <w:divBdr>
        <w:top w:val="none" w:sz="0" w:space="0" w:color="auto"/>
        <w:left w:val="none" w:sz="0" w:space="0" w:color="auto"/>
        <w:bottom w:val="none" w:sz="0" w:space="0" w:color="auto"/>
        <w:right w:val="none" w:sz="0" w:space="0" w:color="auto"/>
      </w:divBdr>
    </w:div>
    <w:div w:id="2101945904">
      <w:bodyDiv w:val="1"/>
      <w:marLeft w:val="0"/>
      <w:marRight w:val="0"/>
      <w:marTop w:val="0"/>
      <w:marBottom w:val="0"/>
      <w:divBdr>
        <w:top w:val="none" w:sz="0" w:space="0" w:color="auto"/>
        <w:left w:val="none" w:sz="0" w:space="0" w:color="auto"/>
        <w:bottom w:val="none" w:sz="0" w:space="0" w:color="auto"/>
        <w:right w:val="none" w:sz="0" w:space="0" w:color="auto"/>
      </w:divBdr>
    </w:div>
    <w:div w:id="2102069534">
      <w:bodyDiv w:val="1"/>
      <w:marLeft w:val="0"/>
      <w:marRight w:val="0"/>
      <w:marTop w:val="0"/>
      <w:marBottom w:val="0"/>
      <w:divBdr>
        <w:top w:val="none" w:sz="0" w:space="0" w:color="auto"/>
        <w:left w:val="none" w:sz="0" w:space="0" w:color="auto"/>
        <w:bottom w:val="none" w:sz="0" w:space="0" w:color="auto"/>
        <w:right w:val="none" w:sz="0" w:space="0" w:color="auto"/>
      </w:divBdr>
    </w:div>
    <w:div w:id="2102289832">
      <w:bodyDiv w:val="1"/>
      <w:marLeft w:val="0"/>
      <w:marRight w:val="0"/>
      <w:marTop w:val="0"/>
      <w:marBottom w:val="0"/>
      <w:divBdr>
        <w:top w:val="none" w:sz="0" w:space="0" w:color="auto"/>
        <w:left w:val="none" w:sz="0" w:space="0" w:color="auto"/>
        <w:bottom w:val="none" w:sz="0" w:space="0" w:color="auto"/>
        <w:right w:val="none" w:sz="0" w:space="0" w:color="auto"/>
      </w:divBdr>
    </w:div>
    <w:div w:id="2102602910">
      <w:bodyDiv w:val="1"/>
      <w:marLeft w:val="0"/>
      <w:marRight w:val="0"/>
      <w:marTop w:val="0"/>
      <w:marBottom w:val="0"/>
      <w:divBdr>
        <w:top w:val="none" w:sz="0" w:space="0" w:color="auto"/>
        <w:left w:val="none" w:sz="0" w:space="0" w:color="auto"/>
        <w:bottom w:val="none" w:sz="0" w:space="0" w:color="auto"/>
        <w:right w:val="none" w:sz="0" w:space="0" w:color="auto"/>
      </w:divBdr>
    </w:div>
    <w:div w:id="2102873690">
      <w:bodyDiv w:val="1"/>
      <w:marLeft w:val="0"/>
      <w:marRight w:val="0"/>
      <w:marTop w:val="0"/>
      <w:marBottom w:val="0"/>
      <w:divBdr>
        <w:top w:val="none" w:sz="0" w:space="0" w:color="auto"/>
        <w:left w:val="none" w:sz="0" w:space="0" w:color="auto"/>
        <w:bottom w:val="none" w:sz="0" w:space="0" w:color="auto"/>
        <w:right w:val="none" w:sz="0" w:space="0" w:color="auto"/>
      </w:divBdr>
    </w:div>
    <w:div w:id="2102874093">
      <w:bodyDiv w:val="1"/>
      <w:marLeft w:val="0"/>
      <w:marRight w:val="0"/>
      <w:marTop w:val="0"/>
      <w:marBottom w:val="0"/>
      <w:divBdr>
        <w:top w:val="none" w:sz="0" w:space="0" w:color="auto"/>
        <w:left w:val="none" w:sz="0" w:space="0" w:color="auto"/>
        <w:bottom w:val="none" w:sz="0" w:space="0" w:color="auto"/>
        <w:right w:val="none" w:sz="0" w:space="0" w:color="auto"/>
      </w:divBdr>
    </w:div>
    <w:div w:id="2102992978">
      <w:bodyDiv w:val="1"/>
      <w:marLeft w:val="0"/>
      <w:marRight w:val="0"/>
      <w:marTop w:val="0"/>
      <w:marBottom w:val="0"/>
      <w:divBdr>
        <w:top w:val="none" w:sz="0" w:space="0" w:color="auto"/>
        <w:left w:val="none" w:sz="0" w:space="0" w:color="auto"/>
        <w:bottom w:val="none" w:sz="0" w:space="0" w:color="auto"/>
        <w:right w:val="none" w:sz="0" w:space="0" w:color="auto"/>
      </w:divBdr>
    </w:div>
    <w:div w:id="2103330914">
      <w:bodyDiv w:val="1"/>
      <w:marLeft w:val="0"/>
      <w:marRight w:val="0"/>
      <w:marTop w:val="0"/>
      <w:marBottom w:val="0"/>
      <w:divBdr>
        <w:top w:val="none" w:sz="0" w:space="0" w:color="auto"/>
        <w:left w:val="none" w:sz="0" w:space="0" w:color="auto"/>
        <w:bottom w:val="none" w:sz="0" w:space="0" w:color="auto"/>
        <w:right w:val="none" w:sz="0" w:space="0" w:color="auto"/>
      </w:divBdr>
    </w:div>
    <w:div w:id="2103338315">
      <w:bodyDiv w:val="1"/>
      <w:marLeft w:val="0"/>
      <w:marRight w:val="0"/>
      <w:marTop w:val="0"/>
      <w:marBottom w:val="0"/>
      <w:divBdr>
        <w:top w:val="none" w:sz="0" w:space="0" w:color="auto"/>
        <w:left w:val="none" w:sz="0" w:space="0" w:color="auto"/>
        <w:bottom w:val="none" w:sz="0" w:space="0" w:color="auto"/>
        <w:right w:val="none" w:sz="0" w:space="0" w:color="auto"/>
      </w:divBdr>
    </w:div>
    <w:div w:id="2103449448">
      <w:bodyDiv w:val="1"/>
      <w:marLeft w:val="0"/>
      <w:marRight w:val="0"/>
      <w:marTop w:val="0"/>
      <w:marBottom w:val="0"/>
      <w:divBdr>
        <w:top w:val="none" w:sz="0" w:space="0" w:color="auto"/>
        <w:left w:val="none" w:sz="0" w:space="0" w:color="auto"/>
        <w:bottom w:val="none" w:sz="0" w:space="0" w:color="auto"/>
        <w:right w:val="none" w:sz="0" w:space="0" w:color="auto"/>
      </w:divBdr>
    </w:div>
    <w:div w:id="2103993133">
      <w:bodyDiv w:val="1"/>
      <w:marLeft w:val="0"/>
      <w:marRight w:val="0"/>
      <w:marTop w:val="0"/>
      <w:marBottom w:val="0"/>
      <w:divBdr>
        <w:top w:val="none" w:sz="0" w:space="0" w:color="auto"/>
        <w:left w:val="none" w:sz="0" w:space="0" w:color="auto"/>
        <w:bottom w:val="none" w:sz="0" w:space="0" w:color="auto"/>
        <w:right w:val="none" w:sz="0" w:space="0" w:color="auto"/>
      </w:divBdr>
    </w:div>
    <w:div w:id="2104570629">
      <w:bodyDiv w:val="1"/>
      <w:marLeft w:val="0"/>
      <w:marRight w:val="0"/>
      <w:marTop w:val="0"/>
      <w:marBottom w:val="0"/>
      <w:divBdr>
        <w:top w:val="none" w:sz="0" w:space="0" w:color="auto"/>
        <w:left w:val="none" w:sz="0" w:space="0" w:color="auto"/>
        <w:bottom w:val="none" w:sz="0" w:space="0" w:color="auto"/>
        <w:right w:val="none" w:sz="0" w:space="0" w:color="auto"/>
      </w:divBdr>
    </w:div>
    <w:div w:id="2104721239">
      <w:bodyDiv w:val="1"/>
      <w:marLeft w:val="0"/>
      <w:marRight w:val="0"/>
      <w:marTop w:val="0"/>
      <w:marBottom w:val="0"/>
      <w:divBdr>
        <w:top w:val="none" w:sz="0" w:space="0" w:color="auto"/>
        <w:left w:val="none" w:sz="0" w:space="0" w:color="auto"/>
        <w:bottom w:val="none" w:sz="0" w:space="0" w:color="auto"/>
        <w:right w:val="none" w:sz="0" w:space="0" w:color="auto"/>
      </w:divBdr>
    </w:div>
    <w:div w:id="2105032171">
      <w:bodyDiv w:val="1"/>
      <w:marLeft w:val="0"/>
      <w:marRight w:val="0"/>
      <w:marTop w:val="0"/>
      <w:marBottom w:val="0"/>
      <w:divBdr>
        <w:top w:val="none" w:sz="0" w:space="0" w:color="auto"/>
        <w:left w:val="none" w:sz="0" w:space="0" w:color="auto"/>
        <w:bottom w:val="none" w:sz="0" w:space="0" w:color="auto"/>
        <w:right w:val="none" w:sz="0" w:space="0" w:color="auto"/>
      </w:divBdr>
    </w:div>
    <w:div w:id="2105765793">
      <w:bodyDiv w:val="1"/>
      <w:marLeft w:val="0"/>
      <w:marRight w:val="0"/>
      <w:marTop w:val="0"/>
      <w:marBottom w:val="0"/>
      <w:divBdr>
        <w:top w:val="none" w:sz="0" w:space="0" w:color="auto"/>
        <w:left w:val="none" w:sz="0" w:space="0" w:color="auto"/>
        <w:bottom w:val="none" w:sz="0" w:space="0" w:color="auto"/>
        <w:right w:val="none" w:sz="0" w:space="0" w:color="auto"/>
      </w:divBdr>
    </w:div>
    <w:div w:id="2105881389">
      <w:bodyDiv w:val="1"/>
      <w:marLeft w:val="0"/>
      <w:marRight w:val="0"/>
      <w:marTop w:val="0"/>
      <w:marBottom w:val="0"/>
      <w:divBdr>
        <w:top w:val="none" w:sz="0" w:space="0" w:color="auto"/>
        <w:left w:val="none" w:sz="0" w:space="0" w:color="auto"/>
        <w:bottom w:val="none" w:sz="0" w:space="0" w:color="auto"/>
        <w:right w:val="none" w:sz="0" w:space="0" w:color="auto"/>
      </w:divBdr>
    </w:div>
    <w:div w:id="2105958431">
      <w:bodyDiv w:val="1"/>
      <w:marLeft w:val="0"/>
      <w:marRight w:val="0"/>
      <w:marTop w:val="0"/>
      <w:marBottom w:val="0"/>
      <w:divBdr>
        <w:top w:val="none" w:sz="0" w:space="0" w:color="auto"/>
        <w:left w:val="none" w:sz="0" w:space="0" w:color="auto"/>
        <w:bottom w:val="none" w:sz="0" w:space="0" w:color="auto"/>
        <w:right w:val="none" w:sz="0" w:space="0" w:color="auto"/>
      </w:divBdr>
    </w:div>
    <w:div w:id="2106607221">
      <w:bodyDiv w:val="1"/>
      <w:marLeft w:val="0"/>
      <w:marRight w:val="0"/>
      <w:marTop w:val="0"/>
      <w:marBottom w:val="0"/>
      <w:divBdr>
        <w:top w:val="none" w:sz="0" w:space="0" w:color="auto"/>
        <w:left w:val="none" w:sz="0" w:space="0" w:color="auto"/>
        <w:bottom w:val="none" w:sz="0" w:space="0" w:color="auto"/>
        <w:right w:val="none" w:sz="0" w:space="0" w:color="auto"/>
      </w:divBdr>
    </w:div>
    <w:div w:id="2107190597">
      <w:bodyDiv w:val="1"/>
      <w:marLeft w:val="0"/>
      <w:marRight w:val="0"/>
      <w:marTop w:val="0"/>
      <w:marBottom w:val="0"/>
      <w:divBdr>
        <w:top w:val="none" w:sz="0" w:space="0" w:color="auto"/>
        <w:left w:val="none" w:sz="0" w:space="0" w:color="auto"/>
        <w:bottom w:val="none" w:sz="0" w:space="0" w:color="auto"/>
        <w:right w:val="none" w:sz="0" w:space="0" w:color="auto"/>
      </w:divBdr>
    </w:div>
    <w:div w:id="2107460305">
      <w:bodyDiv w:val="1"/>
      <w:marLeft w:val="0"/>
      <w:marRight w:val="0"/>
      <w:marTop w:val="0"/>
      <w:marBottom w:val="0"/>
      <w:divBdr>
        <w:top w:val="none" w:sz="0" w:space="0" w:color="auto"/>
        <w:left w:val="none" w:sz="0" w:space="0" w:color="auto"/>
        <w:bottom w:val="none" w:sz="0" w:space="0" w:color="auto"/>
        <w:right w:val="none" w:sz="0" w:space="0" w:color="auto"/>
      </w:divBdr>
    </w:div>
    <w:div w:id="2107730369">
      <w:bodyDiv w:val="1"/>
      <w:marLeft w:val="0"/>
      <w:marRight w:val="0"/>
      <w:marTop w:val="0"/>
      <w:marBottom w:val="0"/>
      <w:divBdr>
        <w:top w:val="none" w:sz="0" w:space="0" w:color="auto"/>
        <w:left w:val="none" w:sz="0" w:space="0" w:color="auto"/>
        <w:bottom w:val="none" w:sz="0" w:space="0" w:color="auto"/>
        <w:right w:val="none" w:sz="0" w:space="0" w:color="auto"/>
      </w:divBdr>
    </w:div>
    <w:div w:id="2107920711">
      <w:bodyDiv w:val="1"/>
      <w:marLeft w:val="0"/>
      <w:marRight w:val="0"/>
      <w:marTop w:val="0"/>
      <w:marBottom w:val="0"/>
      <w:divBdr>
        <w:top w:val="none" w:sz="0" w:space="0" w:color="auto"/>
        <w:left w:val="none" w:sz="0" w:space="0" w:color="auto"/>
        <w:bottom w:val="none" w:sz="0" w:space="0" w:color="auto"/>
        <w:right w:val="none" w:sz="0" w:space="0" w:color="auto"/>
      </w:divBdr>
    </w:div>
    <w:div w:id="2108040853">
      <w:bodyDiv w:val="1"/>
      <w:marLeft w:val="0"/>
      <w:marRight w:val="0"/>
      <w:marTop w:val="0"/>
      <w:marBottom w:val="0"/>
      <w:divBdr>
        <w:top w:val="none" w:sz="0" w:space="0" w:color="auto"/>
        <w:left w:val="none" w:sz="0" w:space="0" w:color="auto"/>
        <w:bottom w:val="none" w:sz="0" w:space="0" w:color="auto"/>
        <w:right w:val="none" w:sz="0" w:space="0" w:color="auto"/>
      </w:divBdr>
    </w:div>
    <w:div w:id="2108379363">
      <w:bodyDiv w:val="1"/>
      <w:marLeft w:val="0"/>
      <w:marRight w:val="0"/>
      <w:marTop w:val="0"/>
      <w:marBottom w:val="0"/>
      <w:divBdr>
        <w:top w:val="none" w:sz="0" w:space="0" w:color="auto"/>
        <w:left w:val="none" w:sz="0" w:space="0" w:color="auto"/>
        <w:bottom w:val="none" w:sz="0" w:space="0" w:color="auto"/>
        <w:right w:val="none" w:sz="0" w:space="0" w:color="auto"/>
      </w:divBdr>
    </w:div>
    <w:div w:id="2108386482">
      <w:bodyDiv w:val="1"/>
      <w:marLeft w:val="0"/>
      <w:marRight w:val="0"/>
      <w:marTop w:val="0"/>
      <w:marBottom w:val="0"/>
      <w:divBdr>
        <w:top w:val="none" w:sz="0" w:space="0" w:color="auto"/>
        <w:left w:val="none" w:sz="0" w:space="0" w:color="auto"/>
        <w:bottom w:val="none" w:sz="0" w:space="0" w:color="auto"/>
        <w:right w:val="none" w:sz="0" w:space="0" w:color="auto"/>
      </w:divBdr>
    </w:div>
    <w:div w:id="2108573628">
      <w:bodyDiv w:val="1"/>
      <w:marLeft w:val="0"/>
      <w:marRight w:val="0"/>
      <w:marTop w:val="0"/>
      <w:marBottom w:val="0"/>
      <w:divBdr>
        <w:top w:val="none" w:sz="0" w:space="0" w:color="auto"/>
        <w:left w:val="none" w:sz="0" w:space="0" w:color="auto"/>
        <w:bottom w:val="none" w:sz="0" w:space="0" w:color="auto"/>
        <w:right w:val="none" w:sz="0" w:space="0" w:color="auto"/>
      </w:divBdr>
    </w:div>
    <w:div w:id="2108889111">
      <w:bodyDiv w:val="1"/>
      <w:marLeft w:val="0"/>
      <w:marRight w:val="0"/>
      <w:marTop w:val="0"/>
      <w:marBottom w:val="0"/>
      <w:divBdr>
        <w:top w:val="none" w:sz="0" w:space="0" w:color="auto"/>
        <w:left w:val="none" w:sz="0" w:space="0" w:color="auto"/>
        <w:bottom w:val="none" w:sz="0" w:space="0" w:color="auto"/>
        <w:right w:val="none" w:sz="0" w:space="0" w:color="auto"/>
      </w:divBdr>
    </w:div>
    <w:div w:id="2109034894">
      <w:bodyDiv w:val="1"/>
      <w:marLeft w:val="0"/>
      <w:marRight w:val="0"/>
      <w:marTop w:val="0"/>
      <w:marBottom w:val="0"/>
      <w:divBdr>
        <w:top w:val="none" w:sz="0" w:space="0" w:color="auto"/>
        <w:left w:val="none" w:sz="0" w:space="0" w:color="auto"/>
        <w:bottom w:val="none" w:sz="0" w:space="0" w:color="auto"/>
        <w:right w:val="none" w:sz="0" w:space="0" w:color="auto"/>
      </w:divBdr>
    </w:div>
    <w:div w:id="2109421843">
      <w:bodyDiv w:val="1"/>
      <w:marLeft w:val="0"/>
      <w:marRight w:val="0"/>
      <w:marTop w:val="0"/>
      <w:marBottom w:val="0"/>
      <w:divBdr>
        <w:top w:val="none" w:sz="0" w:space="0" w:color="auto"/>
        <w:left w:val="none" w:sz="0" w:space="0" w:color="auto"/>
        <w:bottom w:val="none" w:sz="0" w:space="0" w:color="auto"/>
        <w:right w:val="none" w:sz="0" w:space="0" w:color="auto"/>
      </w:divBdr>
    </w:div>
    <w:div w:id="2109425571">
      <w:bodyDiv w:val="1"/>
      <w:marLeft w:val="0"/>
      <w:marRight w:val="0"/>
      <w:marTop w:val="0"/>
      <w:marBottom w:val="0"/>
      <w:divBdr>
        <w:top w:val="none" w:sz="0" w:space="0" w:color="auto"/>
        <w:left w:val="none" w:sz="0" w:space="0" w:color="auto"/>
        <w:bottom w:val="none" w:sz="0" w:space="0" w:color="auto"/>
        <w:right w:val="none" w:sz="0" w:space="0" w:color="auto"/>
      </w:divBdr>
    </w:div>
    <w:div w:id="2110082025">
      <w:bodyDiv w:val="1"/>
      <w:marLeft w:val="0"/>
      <w:marRight w:val="0"/>
      <w:marTop w:val="0"/>
      <w:marBottom w:val="0"/>
      <w:divBdr>
        <w:top w:val="none" w:sz="0" w:space="0" w:color="auto"/>
        <w:left w:val="none" w:sz="0" w:space="0" w:color="auto"/>
        <w:bottom w:val="none" w:sz="0" w:space="0" w:color="auto"/>
        <w:right w:val="none" w:sz="0" w:space="0" w:color="auto"/>
      </w:divBdr>
    </w:div>
    <w:div w:id="2110156255">
      <w:bodyDiv w:val="1"/>
      <w:marLeft w:val="0"/>
      <w:marRight w:val="0"/>
      <w:marTop w:val="0"/>
      <w:marBottom w:val="0"/>
      <w:divBdr>
        <w:top w:val="none" w:sz="0" w:space="0" w:color="auto"/>
        <w:left w:val="none" w:sz="0" w:space="0" w:color="auto"/>
        <w:bottom w:val="none" w:sz="0" w:space="0" w:color="auto"/>
        <w:right w:val="none" w:sz="0" w:space="0" w:color="auto"/>
      </w:divBdr>
    </w:div>
    <w:div w:id="2110655491">
      <w:bodyDiv w:val="1"/>
      <w:marLeft w:val="0"/>
      <w:marRight w:val="0"/>
      <w:marTop w:val="0"/>
      <w:marBottom w:val="0"/>
      <w:divBdr>
        <w:top w:val="none" w:sz="0" w:space="0" w:color="auto"/>
        <w:left w:val="none" w:sz="0" w:space="0" w:color="auto"/>
        <w:bottom w:val="none" w:sz="0" w:space="0" w:color="auto"/>
        <w:right w:val="none" w:sz="0" w:space="0" w:color="auto"/>
      </w:divBdr>
    </w:div>
    <w:div w:id="2110854869">
      <w:bodyDiv w:val="1"/>
      <w:marLeft w:val="0"/>
      <w:marRight w:val="0"/>
      <w:marTop w:val="0"/>
      <w:marBottom w:val="0"/>
      <w:divBdr>
        <w:top w:val="none" w:sz="0" w:space="0" w:color="auto"/>
        <w:left w:val="none" w:sz="0" w:space="0" w:color="auto"/>
        <w:bottom w:val="none" w:sz="0" w:space="0" w:color="auto"/>
        <w:right w:val="none" w:sz="0" w:space="0" w:color="auto"/>
      </w:divBdr>
    </w:div>
    <w:div w:id="2111048795">
      <w:bodyDiv w:val="1"/>
      <w:marLeft w:val="0"/>
      <w:marRight w:val="0"/>
      <w:marTop w:val="0"/>
      <w:marBottom w:val="0"/>
      <w:divBdr>
        <w:top w:val="none" w:sz="0" w:space="0" w:color="auto"/>
        <w:left w:val="none" w:sz="0" w:space="0" w:color="auto"/>
        <w:bottom w:val="none" w:sz="0" w:space="0" w:color="auto"/>
        <w:right w:val="none" w:sz="0" w:space="0" w:color="auto"/>
      </w:divBdr>
    </w:div>
    <w:div w:id="2111120497">
      <w:bodyDiv w:val="1"/>
      <w:marLeft w:val="0"/>
      <w:marRight w:val="0"/>
      <w:marTop w:val="0"/>
      <w:marBottom w:val="0"/>
      <w:divBdr>
        <w:top w:val="none" w:sz="0" w:space="0" w:color="auto"/>
        <w:left w:val="none" w:sz="0" w:space="0" w:color="auto"/>
        <w:bottom w:val="none" w:sz="0" w:space="0" w:color="auto"/>
        <w:right w:val="none" w:sz="0" w:space="0" w:color="auto"/>
      </w:divBdr>
    </w:div>
    <w:div w:id="2111199618">
      <w:bodyDiv w:val="1"/>
      <w:marLeft w:val="0"/>
      <w:marRight w:val="0"/>
      <w:marTop w:val="0"/>
      <w:marBottom w:val="0"/>
      <w:divBdr>
        <w:top w:val="none" w:sz="0" w:space="0" w:color="auto"/>
        <w:left w:val="none" w:sz="0" w:space="0" w:color="auto"/>
        <w:bottom w:val="none" w:sz="0" w:space="0" w:color="auto"/>
        <w:right w:val="none" w:sz="0" w:space="0" w:color="auto"/>
      </w:divBdr>
    </w:div>
    <w:div w:id="2111925715">
      <w:bodyDiv w:val="1"/>
      <w:marLeft w:val="0"/>
      <w:marRight w:val="0"/>
      <w:marTop w:val="0"/>
      <w:marBottom w:val="0"/>
      <w:divBdr>
        <w:top w:val="none" w:sz="0" w:space="0" w:color="auto"/>
        <w:left w:val="none" w:sz="0" w:space="0" w:color="auto"/>
        <w:bottom w:val="none" w:sz="0" w:space="0" w:color="auto"/>
        <w:right w:val="none" w:sz="0" w:space="0" w:color="auto"/>
      </w:divBdr>
    </w:div>
    <w:div w:id="2111926817">
      <w:bodyDiv w:val="1"/>
      <w:marLeft w:val="0"/>
      <w:marRight w:val="0"/>
      <w:marTop w:val="0"/>
      <w:marBottom w:val="0"/>
      <w:divBdr>
        <w:top w:val="none" w:sz="0" w:space="0" w:color="auto"/>
        <w:left w:val="none" w:sz="0" w:space="0" w:color="auto"/>
        <w:bottom w:val="none" w:sz="0" w:space="0" w:color="auto"/>
        <w:right w:val="none" w:sz="0" w:space="0" w:color="auto"/>
      </w:divBdr>
      <w:divsChild>
        <w:div w:id="968436098">
          <w:marLeft w:val="0"/>
          <w:marRight w:val="0"/>
          <w:marTop w:val="0"/>
          <w:marBottom w:val="0"/>
          <w:divBdr>
            <w:top w:val="none" w:sz="0" w:space="0" w:color="auto"/>
            <w:left w:val="none" w:sz="0" w:space="0" w:color="auto"/>
            <w:bottom w:val="none" w:sz="0" w:space="0" w:color="auto"/>
            <w:right w:val="none" w:sz="0" w:space="0" w:color="auto"/>
          </w:divBdr>
        </w:div>
        <w:div w:id="389306486">
          <w:marLeft w:val="0"/>
          <w:marRight w:val="0"/>
          <w:marTop w:val="0"/>
          <w:marBottom w:val="0"/>
          <w:divBdr>
            <w:top w:val="none" w:sz="0" w:space="0" w:color="auto"/>
            <w:left w:val="none" w:sz="0" w:space="0" w:color="auto"/>
            <w:bottom w:val="none" w:sz="0" w:space="0" w:color="auto"/>
            <w:right w:val="none" w:sz="0" w:space="0" w:color="auto"/>
          </w:divBdr>
        </w:div>
        <w:div w:id="760879038">
          <w:marLeft w:val="0"/>
          <w:marRight w:val="0"/>
          <w:marTop w:val="0"/>
          <w:marBottom w:val="0"/>
          <w:divBdr>
            <w:top w:val="none" w:sz="0" w:space="0" w:color="auto"/>
            <w:left w:val="none" w:sz="0" w:space="0" w:color="auto"/>
            <w:bottom w:val="none" w:sz="0" w:space="0" w:color="auto"/>
            <w:right w:val="none" w:sz="0" w:space="0" w:color="auto"/>
          </w:divBdr>
        </w:div>
        <w:div w:id="400565262">
          <w:marLeft w:val="0"/>
          <w:marRight w:val="0"/>
          <w:marTop w:val="0"/>
          <w:marBottom w:val="0"/>
          <w:divBdr>
            <w:top w:val="none" w:sz="0" w:space="0" w:color="auto"/>
            <w:left w:val="none" w:sz="0" w:space="0" w:color="auto"/>
            <w:bottom w:val="none" w:sz="0" w:space="0" w:color="auto"/>
            <w:right w:val="none" w:sz="0" w:space="0" w:color="auto"/>
          </w:divBdr>
        </w:div>
        <w:div w:id="1012875240">
          <w:marLeft w:val="0"/>
          <w:marRight w:val="0"/>
          <w:marTop w:val="0"/>
          <w:marBottom w:val="0"/>
          <w:divBdr>
            <w:top w:val="none" w:sz="0" w:space="0" w:color="auto"/>
            <w:left w:val="none" w:sz="0" w:space="0" w:color="auto"/>
            <w:bottom w:val="none" w:sz="0" w:space="0" w:color="auto"/>
            <w:right w:val="none" w:sz="0" w:space="0" w:color="auto"/>
          </w:divBdr>
        </w:div>
        <w:div w:id="481583770">
          <w:marLeft w:val="0"/>
          <w:marRight w:val="0"/>
          <w:marTop w:val="0"/>
          <w:marBottom w:val="0"/>
          <w:divBdr>
            <w:top w:val="none" w:sz="0" w:space="0" w:color="auto"/>
            <w:left w:val="none" w:sz="0" w:space="0" w:color="auto"/>
            <w:bottom w:val="none" w:sz="0" w:space="0" w:color="auto"/>
            <w:right w:val="none" w:sz="0" w:space="0" w:color="auto"/>
          </w:divBdr>
        </w:div>
        <w:div w:id="643701661">
          <w:marLeft w:val="0"/>
          <w:marRight w:val="0"/>
          <w:marTop w:val="0"/>
          <w:marBottom w:val="0"/>
          <w:divBdr>
            <w:top w:val="none" w:sz="0" w:space="0" w:color="auto"/>
            <w:left w:val="none" w:sz="0" w:space="0" w:color="auto"/>
            <w:bottom w:val="none" w:sz="0" w:space="0" w:color="auto"/>
            <w:right w:val="none" w:sz="0" w:space="0" w:color="auto"/>
          </w:divBdr>
        </w:div>
        <w:div w:id="776674388">
          <w:marLeft w:val="0"/>
          <w:marRight w:val="0"/>
          <w:marTop w:val="0"/>
          <w:marBottom w:val="0"/>
          <w:divBdr>
            <w:top w:val="none" w:sz="0" w:space="0" w:color="auto"/>
            <w:left w:val="none" w:sz="0" w:space="0" w:color="auto"/>
            <w:bottom w:val="none" w:sz="0" w:space="0" w:color="auto"/>
            <w:right w:val="none" w:sz="0" w:space="0" w:color="auto"/>
          </w:divBdr>
        </w:div>
        <w:div w:id="1227035397">
          <w:marLeft w:val="0"/>
          <w:marRight w:val="0"/>
          <w:marTop w:val="0"/>
          <w:marBottom w:val="0"/>
          <w:divBdr>
            <w:top w:val="none" w:sz="0" w:space="0" w:color="auto"/>
            <w:left w:val="none" w:sz="0" w:space="0" w:color="auto"/>
            <w:bottom w:val="none" w:sz="0" w:space="0" w:color="auto"/>
            <w:right w:val="none" w:sz="0" w:space="0" w:color="auto"/>
          </w:divBdr>
        </w:div>
        <w:div w:id="1975679014">
          <w:marLeft w:val="0"/>
          <w:marRight w:val="0"/>
          <w:marTop w:val="0"/>
          <w:marBottom w:val="0"/>
          <w:divBdr>
            <w:top w:val="none" w:sz="0" w:space="0" w:color="auto"/>
            <w:left w:val="none" w:sz="0" w:space="0" w:color="auto"/>
            <w:bottom w:val="none" w:sz="0" w:space="0" w:color="auto"/>
            <w:right w:val="none" w:sz="0" w:space="0" w:color="auto"/>
          </w:divBdr>
        </w:div>
        <w:div w:id="679089880">
          <w:marLeft w:val="0"/>
          <w:marRight w:val="0"/>
          <w:marTop w:val="0"/>
          <w:marBottom w:val="0"/>
          <w:divBdr>
            <w:top w:val="none" w:sz="0" w:space="0" w:color="auto"/>
            <w:left w:val="none" w:sz="0" w:space="0" w:color="auto"/>
            <w:bottom w:val="none" w:sz="0" w:space="0" w:color="auto"/>
            <w:right w:val="none" w:sz="0" w:space="0" w:color="auto"/>
          </w:divBdr>
        </w:div>
        <w:div w:id="1274436009">
          <w:marLeft w:val="0"/>
          <w:marRight w:val="0"/>
          <w:marTop w:val="0"/>
          <w:marBottom w:val="0"/>
          <w:divBdr>
            <w:top w:val="none" w:sz="0" w:space="0" w:color="auto"/>
            <w:left w:val="none" w:sz="0" w:space="0" w:color="auto"/>
            <w:bottom w:val="none" w:sz="0" w:space="0" w:color="auto"/>
            <w:right w:val="none" w:sz="0" w:space="0" w:color="auto"/>
          </w:divBdr>
        </w:div>
        <w:div w:id="441844673">
          <w:marLeft w:val="0"/>
          <w:marRight w:val="0"/>
          <w:marTop w:val="0"/>
          <w:marBottom w:val="0"/>
          <w:divBdr>
            <w:top w:val="none" w:sz="0" w:space="0" w:color="auto"/>
            <w:left w:val="none" w:sz="0" w:space="0" w:color="auto"/>
            <w:bottom w:val="none" w:sz="0" w:space="0" w:color="auto"/>
            <w:right w:val="none" w:sz="0" w:space="0" w:color="auto"/>
          </w:divBdr>
        </w:div>
        <w:div w:id="2110152985">
          <w:marLeft w:val="0"/>
          <w:marRight w:val="0"/>
          <w:marTop w:val="0"/>
          <w:marBottom w:val="0"/>
          <w:divBdr>
            <w:top w:val="none" w:sz="0" w:space="0" w:color="auto"/>
            <w:left w:val="none" w:sz="0" w:space="0" w:color="auto"/>
            <w:bottom w:val="none" w:sz="0" w:space="0" w:color="auto"/>
            <w:right w:val="none" w:sz="0" w:space="0" w:color="auto"/>
          </w:divBdr>
        </w:div>
        <w:div w:id="29040260">
          <w:marLeft w:val="0"/>
          <w:marRight w:val="0"/>
          <w:marTop w:val="0"/>
          <w:marBottom w:val="0"/>
          <w:divBdr>
            <w:top w:val="none" w:sz="0" w:space="0" w:color="auto"/>
            <w:left w:val="none" w:sz="0" w:space="0" w:color="auto"/>
            <w:bottom w:val="none" w:sz="0" w:space="0" w:color="auto"/>
            <w:right w:val="none" w:sz="0" w:space="0" w:color="auto"/>
          </w:divBdr>
        </w:div>
        <w:div w:id="650016889">
          <w:marLeft w:val="0"/>
          <w:marRight w:val="0"/>
          <w:marTop w:val="0"/>
          <w:marBottom w:val="0"/>
          <w:divBdr>
            <w:top w:val="none" w:sz="0" w:space="0" w:color="auto"/>
            <w:left w:val="none" w:sz="0" w:space="0" w:color="auto"/>
            <w:bottom w:val="none" w:sz="0" w:space="0" w:color="auto"/>
            <w:right w:val="none" w:sz="0" w:space="0" w:color="auto"/>
          </w:divBdr>
        </w:div>
        <w:div w:id="1251351694">
          <w:marLeft w:val="0"/>
          <w:marRight w:val="0"/>
          <w:marTop w:val="0"/>
          <w:marBottom w:val="0"/>
          <w:divBdr>
            <w:top w:val="none" w:sz="0" w:space="0" w:color="auto"/>
            <w:left w:val="none" w:sz="0" w:space="0" w:color="auto"/>
            <w:bottom w:val="none" w:sz="0" w:space="0" w:color="auto"/>
            <w:right w:val="none" w:sz="0" w:space="0" w:color="auto"/>
          </w:divBdr>
        </w:div>
        <w:div w:id="688604701">
          <w:marLeft w:val="0"/>
          <w:marRight w:val="0"/>
          <w:marTop w:val="0"/>
          <w:marBottom w:val="0"/>
          <w:divBdr>
            <w:top w:val="none" w:sz="0" w:space="0" w:color="auto"/>
            <w:left w:val="none" w:sz="0" w:space="0" w:color="auto"/>
            <w:bottom w:val="none" w:sz="0" w:space="0" w:color="auto"/>
            <w:right w:val="none" w:sz="0" w:space="0" w:color="auto"/>
          </w:divBdr>
        </w:div>
        <w:div w:id="499195182">
          <w:marLeft w:val="0"/>
          <w:marRight w:val="0"/>
          <w:marTop w:val="0"/>
          <w:marBottom w:val="0"/>
          <w:divBdr>
            <w:top w:val="none" w:sz="0" w:space="0" w:color="auto"/>
            <w:left w:val="none" w:sz="0" w:space="0" w:color="auto"/>
            <w:bottom w:val="none" w:sz="0" w:space="0" w:color="auto"/>
            <w:right w:val="none" w:sz="0" w:space="0" w:color="auto"/>
          </w:divBdr>
        </w:div>
        <w:div w:id="1116290974">
          <w:marLeft w:val="0"/>
          <w:marRight w:val="0"/>
          <w:marTop w:val="0"/>
          <w:marBottom w:val="0"/>
          <w:divBdr>
            <w:top w:val="none" w:sz="0" w:space="0" w:color="auto"/>
            <w:left w:val="none" w:sz="0" w:space="0" w:color="auto"/>
            <w:bottom w:val="none" w:sz="0" w:space="0" w:color="auto"/>
            <w:right w:val="none" w:sz="0" w:space="0" w:color="auto"/>
          </w:divBdr>
        </w:div>
        <w:div w:id="900671899">
          <w:marLeft w:val="0"/>
          <w:marRight w:val="0"/>
          <w:marTop w:val="0"/>
          <w:marBottom w:val="0"/>
          <w:divBdr>
            <w:top w:val="none" w:sz="0" w:space="0" w:color="auto"/>
            <w:left w:val="none" w:sz="0" w:space="0" w:color="auto"/>
            <w:bottom w:val="none" w:sz="0" w:space="0" w:color="auto"/>
            <w:right w:val="none" w:sz="0" w:space="0" w:color="auto"/>
          </w:divBdr>
        </w:div>
        <w:div w:id="59715097">
          <w:marLeft w:val="0"/>
          <w:marRight w:val="0"/>
          <w:marTop w:val="0"/>
          <w:marBottom w:val="0"/>
          <w:divBdr>
            <w:top w:val="none" w:sz="0" w:space="0" w:color="auto"/>
            <w:left w:val="none" w:sz="0" w:space="0" w:color="auto"/>
            <w:bottom w:val="none" w:sz="0" w:space="0" w:color="auto"/>
            <w:right w:val="none" w:sz="0" w:space="0" w:color="auto"/>
          </w:divBdr>
        </w:div>
        <w:div w:id="1988438763">
          <w:marLeft w:val="0"/>
          <w:marRight w:val="0"/>
          <w:marTop w:val="0"/>
          <w:marBottom w:val="0"/>
          <w:divBdr>
            <w:top w:val="none" w:sz="0" w:space="0" w:color="auto"/>
            <w:left w:val="none" w:sz="0" w:space="0" w:color="auto"/>
            <w:bottom w:val="none" w:sz="0" w:space="0" w:color="auto"/>
            <w:right w:val="none" w:sz="0" w:space="0" w:color="auto"/>
          </w:divBdr>
        </w:div>
        <w:div w:id="1724595082">
          <w:marLeft w:val="0"/>
          <w:marRight w:val="0"/>
          <w:marTop w:val="0"/>
          <w:marBottom w:val="0"/>
          <w:divBdr>
            <w:top w:val="none" w:sz="0" w:space="0" w:color="auto"/>
            <w:left w:val="none" w:sz="0" w:space="0" w:color="auto"/>
            <w:bottom w:val="none" w:sz="0" w:space="0" w:color="auto"/>
            <w:right w:val="none" w:sz="0" w:space="0" w:color="auto"/>
          </w:divBdr>
        </w:div>
        <w:div w:id="837620366">
          <w:marLeft w:val="0"/>
          <w:marRight w:val="0"/>
          <w:marTop w:val="0"/>
          <w:marBottom w:val="0"/>
          <w:divBdr>
            <w:top w:val="none" w:sz="0" w:space="0" w:color="auto"/>
            <w:left w:val="none" w:sz="0" w:space="0" w:color="auto"/>
            <w:bottom w:val="none" w:sz="0" w:space="0" w:color="auto"/>
            <w:right w:val="none" w:sz="0" w:space="0" w:color="auto"/>
          </w:divBdr>
        </w:div>
      </w:divsChild>
    </w:div>
    <w:div w:id="2112313437">
      <w:bodyDiv w:val="1"/>
      <w:marLeft w:val="0"/>
      <w:marRight w:val="0"/>
      <w:marTop w:val="0"/>
      <w:marBottom w:val="0"/>
      <w:divBdr>
        <w:top w:val="none" w:sz="0" w:space="0" w:color="auto"/>
        <w:left w:val="none" w:sz="0" w:space="0" w:color="auto"/>
        <w:bottom w:val="none" w:sz="0" w:space="0" w:color="auto"/>
        <w:right w:val="none" w:sz="0" w:space="0" w:color="auto"/>
      </w:divBdr>
    </w:div>
    <w:div w:id="2112316809">
      <w:bodyDiv w:val="1"/>
      <w:marLeft w:val="0"/>
      <w:marRight w:val="0"/>
      <w:marTop w:val="0"/>
      <w:marBottom w:val="0"/>
      <w:divBdr>
        <w:top w:val="none" w:sz="0" w:space="0" w:color="auto"/>
        <w:left w:val="none" w:sz="0" w:space="0" w:color="auto"/>
        <w:bottom w:val="none" w:sz="0" w:space="0" w:color="auto"/>
        <w:right w:val="none" w:sz="0" w:space="0" w:color="auto"/>
      </w:divBdr>
    </w:div>
    <w:div w:id="2112317789">
      <w:bodyDiv w:val="1"/>
      <w:marLeft w:val="0"/>
      <w:marRight w:val="0"/>
      <w:marTop w:val="0"/>
      <w:marBottom w:val="0"/>
      <w:divBdr>
        <w:top w:val="none" w:sz="0" w:space="0" w:color="auto"/>
        <w:left w:val="none" w:sz="0" w:space="0" w:color="auto"/>
        <w:bottom w:val="none" w:sz="0" w:space="0" w:color="auto"/>
        <w:right w:val="none" w:sz="0" w:space="0" w:color="auto"/>
      </w:divBdr>
    </w:div>
    <w:div w:id="2112584994">
      <w:bodyDiv w:val="1"/>
      <w:marLeft w:val="0"/>
      <w:marRight w:val="0"/>
      <w:marTop w:val="0"/>
      <w:marBottom w:val="0"/>
      <w:divBdr>
        <w:top w:val="none" w:sz="0" w:space="0" w:color="auto"/>
        <w:left w:val="none" w:sz="0" w:space="0" w:color="auto"/>
        <w:bottom w:val="none" w:sz="0" w:space="0" w:color="auto"/>
        <w:right w:val="none" w:sz="0" w:space="0" w:color="auto"/>
      </w:divBdr>
    </w:div>
    <w:div w:id="2112621230">
      <w:bodyDiv w:val="1"/>
      <w:marLeft w:val="0"/>
      <w:marRight w:val="0"/>
      <w:marTop w:val="0"/>
      <w:marBottom w:val="0"/>
      <w:divBdr>
        <w:top w:val="none" w:sz="0" w:space="0" w:color="auto"/>
        <w:left w:val="none" w:sz="0" w:space="0" w:color="auto"/>
        <w:bottom w:val="none" w:sz="0" w:space="0" w:color="auto"/>
        <w:right w:val="none" w:sz="0" w:space="0" w:color="auto"/>
      </w:divBdr>
    </w:div>
    <w:div w:id="2112776113">
      <w:bodyDiv w:val="1"/>
      <w:marLeft w:val="0"/>
      <w:marRight w:val="0"/>
      <w:marTop w:val="0"/>
      <w:marBottom w:val="0"/>
      <w:divBdr>
        <w:top w:val="none" w:sz="0" w:space="0" w:color="auto"/>
        <w:left w:val="none" w:sz="0" w:space="0" w:color="auto"/>
        <w:bottom w:val="none" w:sz="0" w:space="0" w:color="auto"/>
        <w:right w:val="none" w:sz="0" w:space="0" w:color="auto"/>
      </w:divBdr>
    </w:div>
    <w:div w:id="2112817171">
      <w:bodyDiv w:val="1"/>
      <w:marLeft w:val="0"/>
      <w:marRight w:val="0"/>
      <w:marTop w:val="0"/>
      <w:marBottom w:val="0"/>
      <w:divBdr>
        <w:top w:val="none" w:sz="0" w:space="0" w:color="auto"/>
        <w:left w:val="none" w:sz="0" w:space="0" w:color="auto"/>
        <w:bottom w:val="none" w:sz="0" w:space="0" w:color="auto"/>
        <w:right w:val="none" w:sz="0" w:space="0" w:color="auto"/>
      </w:divBdr>
    </w:div>
    <w:div w:id="2112972811">
      <w:bodyDiv w:val="1"/>
      <w:marLeft w:val="0"/>
      <w:marRight w:val="0"/>
      <w:marTop w:val="0"/>
      <w:marBottom w:val="0"/>
      <w:divBdr>
        <w:top w:val="none" w:sz="0" w:space="0" w:color="auto"/>
        <w:left w:val="none" w:sz="0" w:space="0" w:color="auto"/>
        <w:bottom w:val="none" w:sz="0" w:space="0" w:color="auto"/>
        <w:right w:val="none" w:sz="0" w:space="0" w:color="auto"/>
      </w:divBdr>
    </w:div>
    <w:div w:id="2113354352">
      <w:bodyDiv w:val="1"/>
      <w:marLeft w:val="0"/>
      <w:marRight w:val="0"/>
      <w:marTop w:val="0"/>
      <w:marBottom w:val="0"/>
      <w:divBdr>
        <w:top w:val="none" w:sz="0" w:space="0" w:color="auto"/>
        <w:left w:val="none" w:sz="0" w:space="0" w:color="auto"/>
        <w:bottom w:val="none" w:sz="0" w:space="0" w:color="auto"/>
        <w:right w:val="none" w:sz="0" w:space="0" w:color="auto"/>
      </w:divBdr>
    </w:div>
    <w:div w:id="2113548864">
      <w:bodyDiv w:val="1"/>
      <w:marLeft w:val="0"/>
      <w:marRight w:val="0"/>
      <w:marTop w:val="0"/>
      <w:marBottom w:val="0"/>
      <w:divBdr>
        <w:top w:val="none" w:sz="0" w:space="0" w:color="auto"/>
        <w:left w:val="none" w:sz="0" w:space="0" w:color="auto"/>
        <w:bottom w:val="none" w:sz="0" w:space="0" w:color="auto"/>
        <w:right w:val="none" w:sz="0" w:space="0" w:color="auto"/>
      </w:divBdr>
    </w:div>
    <w:div w:id="2113667635">
      <w:bodyDiv w:val="1"/>
      <w:marLeft w:val="0"/>
      <w:marRight w:val="0"/>
      <w:marTop w:val="0"/>
      <w:marBottom w:val="0"/>
      <w:divBdr>
        <w:top w:val="none" w:sz="0" w:space="0" w:color="auto"/>
        <w:left w:val="none" w:sz="0" w:space="0" w:color="auto"/>
        <w:bottom w:val="none" w:sz="0" w:space="0" w:color="auto"/>
        <w:right w:val="none" w:sz="0" w:space="0" w:color="auto"/>
      </w:divBdr>
    </w:div>
    <w:div w:id="2113817824">
      <w:bodyDiv w:val="1"/>
      <w:marLeft w:val="0"/>
      <w:marRight w:val="0"/>
      <w:marTop w:val="0"/>
      <w:marBottom w:val="0"/>
      <w:divBdr>
        <w:top w:val="none" w:sz="0" w:space="0" w:color="auto"/>
        <w:left w:val="none" w:sz="0" w:space="0" w:color="auto"/>
        <w:bottom w:val="none" w:sz="0" w:space="0" w:color="auto"/>
        <w:right w:val="none" w:sz="0" w:space="0" w:color="auto"/>
      </w:divBdr>
    </w:div>
    <w:div w:id="2114354582">
      <w:bodyDiv w:val="1"/>
      <w:marLeft w:val="0"/>
      <w:marRight w:val="0"/>
      <w:marTop w:val="0"/>
      <w:marBottom w:val="0"/>
      <w:divBdr>
        <w:top w:val="none" w:sz="0" w:space="0" w:color="auto"/>
        <w:left w:val="none" w:sz="0" w:space="0" w:color="auto"/>
        <w:bottom w:val="none" w:sz="0" w:space="0" w:color="auto"/>
        <w:right w:val="none" w:sz="0" w:space="0" w:color="auto"/>
      </w:divBdr>
    </w:div>
    <w:div w:id="2114468532">
      <w:bodyDiv w:val="1"/>
      <w:marLeft w:val="0"/>
      <w:marRight w:val="0"/>
      <w:marTop w:val="0"/>
      <w:marBottom w:val="0"/>
      <w:divBdr>
        <w:top w:val="none" w:sz="0" w:space="0" w:color="auto"/>
        <w:left w:val="none" w:sz="0" w:space="0" w:color="auto"/>
        <w:bottom w:val="none" w:sz="0" w:space="0" w:color="auto"/>
        <w:right w:val="none" w:sz="0" w:space="0" w:color="auto"/>
      </w:divBdr>
    </w:div>
    <w:div w:id="2114476785">
      <w:bodyDiv w:val="1"/>
      <w:marLeft w:val="0"/>
      <w:marRight w:val="0"/>
      <w:marTop w:val="0"/>
      <w:marBottom w:val="0"/>
      <w:divBdr>
        <w:top w:val="none" w:sz="0" w:space="0" w:color="auto"/>
        <w:left w:val="none" w:sz="0" w:space="0" w:color="auto"/>
        <w:bottom w:val="none" w:sz="0" w:space="0" w:color="auto"/>
        <w:right w:val="none" w:sz="0" w:space="0" w:color="auto"/>
      </w:divBdr>
    </w:div>
    <w:div w:id="2115050932">
      <w:bodyDiv w:val="1"/>
      <w:marLeft w:val="0"/>
      <w:marRight w:val="0"/>
      <w:marTop w:val="0"/>
      <w:marBottom w:val="0"/>
      <w:divBdr>
        <w:top w:val="none" w:sz="0" w:space="0" w:color="auto"/>
        <w:left w:val="none" w:sz="0" w:space="0" w:color="auto"/>
        <w:bottom w:val="none" w:sz="0" w:space="0" w:color="auto"/>
        <w:right w:val="none" w:sz="0" w:space="0" w:color="auto"/>
      </w:divBdr>
    </w:div>
    <w:div w:id="2115124781">
      <w:bodyDiv w:val="1"/>
      <w:marLeft w:val="0"/>
      <w:marRight w:val="0"/>
      <w:marTop w:val="0"/>
      <w:marBottom w:val="0"/>
      <w:divBdr>
        <w:top w:val="none" w:sz="0" w:space="0" w:color="auto"/>
        <w:left w:val="none" w:sz="0" w:space="0" w:color="auto"/>
        <w:bottom w:val="none" w:sz="0" w:space="0" w:color="auto"/>
        <w:right w:val="none" w:sz="0" w:space="0" w:color="auto"/>
      </w:divBdr>
    </w:div>
    <w:div w:id="2115322685">
      <w:bodyDiv w:val="1"/>
      <w:marLeft w:val="0"/>
      <w:marRight w:val="0"/>
      <w:marTop w:val="0"/>
      <w:marBottom w:val="0"/>
      <w:divBdr>
        <w:top w:val="none" w:sz="0" w:space="0" w:color="auto"/>
        <w:left w:val="none" w:sz="0" w:space="0" w:color="auto"/>
        <w:bottom w:val="none" w:sz="0" w:space="0" w:color="auto"/>
        <w:right w:val="none" w:sz="0" w:space="0" w:color="auto"/>
      </w:divBdr>
    </w:div>
    <w:div w:id="2115709352">
      <w:bodyDiv w:val="1"/>
      <w:marLeft w:val="0"/>
      <w:marRight w:val="0"/>
      <w:marTop w:val="0"/>
      <w:marBottom w:val="0"/>
      <w:divBdr>
        <w:top w:val="none" w:sz="0" w:space="0" w:color="auto"/>
        <w:left w:val="none" w:sz="0" w:space="0" w:color="auto"/>
        <w:bottom w:val="none" w:sz="0" w:space="0" w:color="auto"/>
        <w:right w:val="none" w:sz="0" w:space="0" w:color="auto"/>
      </w:divBdr>
    </w:div>
    <w:div w:id="2115981370">
      <w:bodyDiv w:val="1"/>
      <w:marLeft w:val="0"/>
      <w:marRight w:val="0"/>
      <w:marTop w:val="0"/>
      <w:marBottom w:val="0"/>
      <w:divBdr>
        <w:top w:val="none" w:sz="0" w:space="0" w:color="auto"/>
        <w:left w:val="none" w:sz="0" w:space="0" w:color="auto"/>
        <w:bottom w:val="none" w:sz="0" w:space="0" w:color="auto"/>
        <w:right w:val="none" w:sz="0" w:space="0" w:color="auto"/>
      </w:divBdr>
    </w:div>
    <w:div w:id="2116439341">
      <w:bodyDiv w:val="1"/>
      <w:marLeft w:val="0"/>
      <w:marRight w:val="0"/>
      <w:marTop w:val="0"/>
      <w:marBottom w:val="0"/>
      <w:divBdr>
        <w:top w:val="none" w:sz="0" w:space="0" w:color="auto"/>
        <w:left w:val="none" w:sz="0" w:space="0" w:color="auto"/>
        <w:bottom w:val="none" w:sz="0" w:space="0" w:color="auto"/>
        <w:right w:val="none" w:sz="0" w:space="0" w:color="auto"/>
      </w:divBdr>
    </w:div>
    <w:div w:id="2117367444">
      <w:bodyDiv w:val="1"/>
      <w:marLeft w:val="0"/>
      <w:marRight w:val="0"/>
      <w:marTop w:val="0"/>
      <w:marBottom w:val="0"/>
      <w:divBdr>
        <w:top w:val="none" w:sz="0" w:space="0" w:color="auto"/>
        <w:left w:val="none" w:sz="0" w:space="0" w:color="auto"/>
        <w:bottom w:val="none" w:sz="0" w:space="0" w:color="auto"/>
        <w:right w:val="none" w:sz="0" w:space="0" w:color="auto"/>
      </w:divBdr>
    </w:div>
    <w:div w:id="2118677608">
      <w:bodyDiv w:val="1"/>
      <w:marLeft w:val="0"/>
      <w:marRight w:val="0"/>
      <w:marTop w:val="0"/>
      <w:marBottom w:val="0"/>
      <w:divBdr>
        <w:top w:val="none" w:sz="0" w:space="0" w:color="auto"/>
        <w:left w:val="none" w:sz="0" w:space="0" w:color="auto"/>
        <w:bottom w:val="none" w:sz="0" w:space="0" w:color="auto"/>
        <w:right w:val="none" w:sz="0" w:space="0" w:color="auto"/>
      </w:divBdr>
    </w:div>
    <w:div w:id="2119136941">
      <w:bodyDiv w:val="1"/>
      <w:marLeft w:val="0"/>
      <w:marRight w:val="0"/>
      <w:marTop w:val="0"/>
      <w:marBottom w:val="0"/>
      <w:divBdr>
        <w:top w:val="none" w:sz="0" w:space="0" w:color="auto"/>
        <w:left w:val="none" w:sz="0" w:space="0" w:color="auto"/>
        <w:bottom w:val="none" w:sz="0" w:space="0" w:color="auto"/>
        <w:right w:val="none" w:sz="0" w:space="0" w:color="auto"/>
      </w:divBdr>
    </w:div>
    <w:div w:id="2119518250">
      <w:bodyDiv w:val="1"/>
      <w:marLeft w:val="0"/>
      <w:marRight w:val="0"/>
      <w:marTop w:val="0"/>
      <w:marBottom w:val="0"/>
      <w:divBdr>
        <w:top w:val="none" w:sz="0" w:space="0" w:color="auto"/>
        <w:left w:val="none" w:sz="0" w:space="0" w:color="auto"/>
        <w:bottom w:val="none" w:sz="0" w:space="0" w:color="auto"/>
        <w:right w:val="none" w:sz="0" w:space="0" w:color="auto"/>
      </w:divBdr>
    </w:div>
    <w:div w:id="2119568743">
      <w:bodyDiv w:val="1"/>
      <w:marLeft w:val="0"/>
      <w:marRight w:val="0"/>
      <w:marTop w:val="0"/>
      <w:marBottom w:val="0"/>
      <w:divBdr>
        <w:top w:val="none" w:sz="0" w:space="0" w:color="auto"/>
        <w:left w:val="none" w:sz="0" w:space="0" w:color="auto"/>
        <w:bottom w:val="none" w:sz="0" w:space="0" w:color="auto"/>
        <w:right w:val="none" w:sz="0" w:space="0" w:color="auto"/>
      </w:divBdr>
    </w:div>
    <w:div w:id="2119595768">
      <w:bodyDiv w:val="1"/>
      <w:marLeft w:val="0"/>
      <w:marRight w:val="0"/>
      <w:marTop w:val="0"/>
      <w:marBottom w:val="0"/>
      <w:divBdr>
        <w:top w:val="none" w:sz="0" w:space="0" w:color="auto"/>
        <w:left w:val="none" w:sz="0" w:space="0" w:color="auto"/>
        <w:bottom w:val="none" w:sz="0" w:space="0" w:color="auto"/>
        <w:right w:val="none" w:sz="0" w:space="0" w:color="auto"/>
      </w:divBdr>
    </w:div>
    <w:div w:id="2119644766">
      <w:bodyDiv w:val="1"/>
      <w:marLeft w:val="0"/>
      <w:marRight w:val="0"/>
      <w:marTop w:val="0"/>
      <w:marBottom w:val="0"/>
      <w:divBdr>
        <w:top w:val="none" w:sz="0" w:space="0" w:color="auto"/>
        <w:left w:val="none" w:sz="0" w:space="0" w:color="auto"/>
        <w:bottom w:val="none" w:sz="0" w:space="0" w:color="auto"/>
        <w:right w:val="none" w:sz="0" w:space="0" w:color="auto"/>
      </w:divBdr>
    </w:div>
    <w:div w:id="2120105646">
      <w:bodyDiv w:val="1"/>
      <w:marLeft w:val="0"/>
      <w:marRight w:val="0"/>
      <w:marTop w:val="0"/>
      <w:marBottom w:val="0"/>
      <w:divBdr>
        <w:top w:val="none" w:sz="0" w:space="0" w:color="auto"/>
        <w:left w:val="none" w:sz="0" w:space="0" w:color="auto"/>
        <w:bottom w:val="none" w:sz="0" w:space="0" w:color="auto"/>
        <w:right w:val="none" w:sz="0" w:space="0" w:color="auto"/>
      </w:divBdr>
    </w:div>
    <w:div w:id="2120251790">
      <w:bodyDiv w:val="1"/>
      <w:marLeft w:val="0"/>
      <w:marRight w:val="0"/>
      <w:marTop w:val="0"/>
      <w:marBottom w:val="0"/>
      <w:divBdr>
        <w:top w:val="none" w:sz="0" w:space="0" w:color="auto"/>
        <w:left w:val="none" w:sz="0" w:space="0" w:color="auto"/>
        <w:bottom w:val="none" w:sz="0" w:space="0" w:color="auto"/>
        <w:right w:val="none" w:sz="0" w:space="0" w:color="auto"/>
      </w:divBdr>
    </w:div>
    <w:div w:id="2120375332">
      <w:bodyDiv w:val="1"/>
      <w:marLeft w:val="0"/>
      <w:marRight w:val="0"/>
      <w:marTop w:val="0"/>
      <w:marBottom w:val="0"/>
      <w:divBdr>
        <w:top w:val="none" w:sz="0" w:space="0" w:color="auto"/>
        <w:left w:val="none" w:sz="0" w:space="0" w:color="auto"/>
        <w:bottom w:val="none" w:sz="0" w:space="0" w:color="auto"/>
        <w:right w:val="none" w:sz="0" w:space="0" w:color="auto"/>
      </w:divBdr>
    </w:div>
    <w:div w:id="2120491489">
      <w:bodyDiv w:val="1"/>
      <w:marLeft w:val="0"/>
      <w:marRight w:val="0"/>
      <w:marTop w:val="0"/>
      <w:marBottom w:val="0"/>
      <w:divBdr>
        <w:top w:val="none" w:sz="0" w:space="0" w:color="auto"/>
        <w:left w:val="none" w:sz="0" w:space="0" w:color="auto"/>
        <w:bottom w:val="none" w:sz="0" w:space="0" w:color="auto"/>
        <w:right w:val="none" w:sz="0" w:space="0" w:color="auto"/>
      </w:divBdr>
    </w:div>
    <w:div w:id="2120756262">
      <w:bodyDiv w:val="1"/>
      <w:marLeft w:val="0"/>
      <w:marRight w:val="0"/>
      <w:marTop w:val="0"/>
      <w:marBottom w:val="0"/>
      <w:divBdr>
        <w:top w:val="none" w:sz="0" w:space="0" w:color="auto"/>
        <w:left w:val="none" w:sz="0" w:space="0" w:color="auto"/>
        <w:bottom w:val="none" w:sz="0" w:space="0" w:color="auto"/>
        <w:right w:val="none" w:sz="0" w:space="0" w:color="auto"/>
      </w:divBdr>
    </w:div>
    <w:div w:id="2121336069">
      <w:bodyDiv w:val="1"/>
      <w:marLeft w:val="0"/>
      <w:marRight w:val="0"/>
      <w:marTop w:val="0"/>
      <w:marBottom w:val="0"/>
      <w:divBdr>
        <w:top w:val="none" w:sz="0" w:space="0" w:color="auto"/>
        <w:left w:val="none" w:sz="0" w:space="0" w:color="auto"/>
        <w:bottom w:val="none" w:sz="0" w:space="0" w:color="auto"/>
        <w:right w:val="none" w:sz="0" w:space="0" w:color="auto"/>
      </w:divBdr>
    </w:div>
    <w:div w:id="2121339737">
      <w:bodyDiv w:val="1"/>
      <w:marLeft w:val="0"/>
      <w:marRight w:val="0"/>
      <w:marTop w:val="0"/>
      <w:marBottom w:val="0"/>
      <w:divBdr>
        <w:top w:val="none" w:sz="0" w:space="0" w:color="auto"/>
        <w:left w:val="none" w:sz="0" w:space="0" w:color="auto"/>
        <w:bottom w:val="none" w:sz="0" w:space="0" w:color="auto"/>
        <w:right w:val="none" w:sz="0" w:space="0" w:color="auto"/>
      </w:divBdr>
    </w:div>
    <w:div w:id="2121342034">
      <w:bodyDiv w:val="1"/>
      <w:marLeft w:val="0"/>
      <w:marRight w:val="0"/>
      <w:marTop w:val="0"/>
      <w:marBottom w:val="0"/>
      <w:divBdr>
        <w:top w:val="none" w:sz="0" w:space="0" w:color="auto"/>
        <w:left w:val="none" w:sz="0" w:space="0" w:color="auto"/>
        <w:bottom w:val="none" w:sz="0" w:space="0" w:color="auto"/>
        <w:right w:val="none" w:sz="0" w:space="0" w:color="auto"/>
      </w:divBdr>
    </w:div>
    <w:div w:id="2121802183">
      <w:bodyDiv w:val="1"/>
      <w:marLeft w:val="0"/>
      <w:marRight w:val="0"/>
      <w:marTop w:val="0"/>
      <w:marBottom w:val="0"/>
      <w:divBdr>
        <w:top w:val="none" w:sz="0" w:space="0" w:color="auto"/>
        <w:left w:val="none" w:sz="0" w:space="0" w:color="auto"/>
        <w:bottom w:val="none" w:sz="0" w:space="0" w:color="auto"/>
        <w:right w:val="none" w:sz="0" w:space="0" w:color="auto"/>
      </w:divBdr>
    </w:div>
    <w:div w:id="2121873060">
      <w:bodyDiv w:val="1"/>
      <w:marLeft w:val="0"/>
      <w:marRight w:val="0"/>
      <w:marTop w:val="0"/>
      <w:marBottom w:val="0"/>
      <w:divBdr>
        <w:top w:val="none" w:sz="0" w:space="0" w:color="auto"/>
        <w:left w:val="none" w:sz="0" w:space="0" w:color="auto"/>
        <w:bottom w:val="none" w:sz="0" w:space="0" w:color="auto"/>
        <w:right w:val="none" w:sz="0" w:space="0" w:color="auto"/>
      </w:divBdr>
    </w:div>
    <w:div w:id="2122723902">
      <w:bodyDiv w:val="1"/>
      <w:marLeft w:val="0"/>
      <w:marRight w:val="0"/>
      <w:marTop w:val="0"/>
      <w:marBottom w:val="0"/>
      <w:divBdr>
        <w:top w:val="none" w:sz="0" w:space="0" w:color="auto"/>
        <w:left w:val="none" w:sz="0" w:space="0" w:color="auto"/>
        <w:bottom w:val="none" w:sz="0" w:space="0" w:color="auto"/>
        <w:right w:val="none" w:sz="0" w:space="0" w:color="auto"/>
      </w:divBdr>
    </w:div>
    <w:div w:id="2123643524">
      <w:bodyDiv w:val="1"/>
      <w:marLeft w:val="0"/>
      <w:marRight w:val="0"/>
      <w:marTop w:val="0"/>
      <w:marBottom w:val="0"/>
      <w:divBdr>
        <w:top w:val="none" w:sz="0" w:space="0" w:color="auto"/>
        <w:left w:val="none" w:sz="0" w:space="0" w:color="auto"/>
        <w:bottom w:val="none" w:sz="0" w:space="0" w:color="auto"/>
        <w:right w:val="none" w:sz="0" w:space="0" w:color="auto"/>
      </w:divBdr>
    </w:div>
    <w:div w:id="2124418330">
      <w:bodyDiv w:val="1"/>
      <w:marLeft w:val="0"/>
      <w:marRight w:val="0"/>
      <w:marTop w:val="0"/>
      <w:marBottom w:val="0"/>
      <w:divBdr>
        <w:top w:val="none" w:sz="0" w:space="0" w:color="auto"/>
        <w:left w:val="none" w:sz="0" w:space="0" w:color="auto"/>
        <w:bottom w:val="none" w:sz="0" w:space="0" w:color="auto"/>
        <w:right w:val="none" w:sz="0" w:space="0" w:color="auto"/>
      </w:divBdr>
    </w:div>
    <w:div w:id="2124419908">
      <w:bodyDiv w:val="1"/>
      <w:marLeft w:val="0"/>
      <w:marRight w:val="0"/>
      <w:marTop w:val="0"/>
      <w:marBottom w:val="0"/>
      <w:divBdr>
        <w:top w:val="none" w:sz="0" w:space="0" w:color="auto"/>
        <w:left w:val="none" w:sz="0" w:space="0" w:color="auto"/>
        <w:bottom w:val="none" w:sz="0" w:space="0" w:color="auto"/>
        <w:right w:val="none" w:sz="0" w:space="0" w:color="auto"/>
      </w:divBdr>
    </w:div>
    <w:div w:id="2124690687">
      <w:bodyDiv w:val="1"/>
      <w:marLeft w:val="0"/>
      <w:marRight w:val="0"/>
      <w:marTop w:val="0"/>
      <w:marBottom w:val="0"/>
      <w:divBdr>
        <w:top w:val="none" w:sz="0" w:space="0" w:color="auto"/>
        <w:left w:val="none" w:sz="0" w:space="0" w:color="auto"/>
        <w:bottom w:val="none" w:sz="0" w:space="0" w:color="auto"/>
        <w:right w:val="none" w:sz="0" w:space="0" w:color="auto"/>
      </w:divBdr>
    </w:div>
    <w:div w:id="2125075470">
      <w:bodyDiv w:val="1"/>
      <w:marLeft w:val="0"/>
      <w:marRight w:val="0"/>
      <w:marTop w:val="0"/>
      <w:marBottom w:val="0"/>
      <w:divBdr>
        <w:top w:val="none" w:sz="0" w:space="0" w:color="auto"/>
        <w:left w:val="none" w:sz="0" w:space="0" w:color="auto"/>
        <w:bottom w:val="none" w:sz="0" w:space="0" w:color="auto"/>
        <w:right w:val="none" w:sz="0" w:space="0" w:color="auto"/>
      </w:divBdr>
    </w:div>
    <w:div w:id="2125342750">
      <w:bodyDiv w:val="1"/>
      <w:marLeft w:val="0"/>
      <w:marRight w:val="0"/>
      <w:marTop w:val="0"/>
      <w:marBottom w:val="0"/>
      <w:divBdr>
        <w:top w:val="none" w:sz="0" w:space="0" w:color="auto"/>
        <w:left w:val="none" w:sz="0" w:space="0" w:color="auto"/>
        <w:bottom w:val="none" w:sz="0" w:space="0" w:color="auto"/>
        <w:right w:val="none" w:sz="0" w:space="0" w:color="auto"/>
      </w:divBdr>
    </w:div>
    <w:div w:id="2126001061">
      <w:bodyDiv w:val="1"/>
      <w:marLeft w:val="0"/>
      <w:marRight w:val="0"/>
      <w:marTop w:val="0"/>
      <w:marBottom w:val="0"/>
      <w:divBdr>
        <w:top w:val="none" w:sz="0" w:space="0" w:color="auto"/>
        <w:left w:val="none" w:sz="0" w:space="0" w:color="auto"/>
        <w:bottom w:val="none" w:sz="0" w:space="0" w:color="auto"/>
        <w:right w:val="none" w:sz="0" w:space="0" w:color="auto"/>
      </w:divBdr>
    </w:div>
    <w:div w:id="2126070129">
      <w:bodyDiv w:val="1"/>
      <w:marLeft w:val="0"/>
      <w:marRight w:val="0"/>
      <w:marTop w:val="0"/>
      <w:marBottom w:val="0"/>
      <w:divBdr>
        <w:top w:val="none" w:sz="0" w:space="0" w:color="auto"/>
        <w:left w:val="none" w:sz="0" w:space="0" w:color="auto"/>
        <w:bottom w:val="none" w:sz="0" w:space="0" w:color="auto"/>
        <w:right w:val="none" w:sz="0" w:space="0" w:color="auto"/>
      </w:divBdr>
    </w:div>
    <w:div w:id="2126188798">
      <w:bodyDiv w:val="1"/>
      <w:marLeft w:val="0"/>
      <w:marRight w:val="0"/>
      <w:marTop w:val="0"/>
      <w:marBottom w:val="0"/>
      <w:divBdr>
        <w:top w:val="none" w:sz="0" w:space="0" w:color="auto"/>
        <w:left w:val="none" w:sz="0" w:space="0" w:color="auto"/>
        <w:bottom w:val="none" w:sz="0" w:space="0" w:color="auto"/>
        <w:right w:val="none" w:sz="0" w:space="0" w:color="auto"/>
      </w:divBdr>
    </w:div>
    <w:div w:id="2126534969">
      <w:bodyDiv w:val="1"/>
      <w:marLeft w:val="0"/>
      <w:marRight w:val="0"/>
      <w:marTop w:val="0"/>
      <w:marBottom w:val="0"/>
      <w:divBdr>
        <w:top w:val="none" w:sz="0" w:space="0" w:color="auto"/>
        <w:left w:val="none" w:sz="0" w:space="0" w:color="auto"/>
        <w:bottom w:val="none" w:sz="0" w:space="0" w:color="auto"/>
        <w:right w:val="none" w:sz="0" w:space="0" w:color="auto"/>
      </w:divBdr>
    </w:div>
    <w:div w:id="2126843196">
      <w:bodyDiv w:val="1"/>
      <w:marLeft w:val="0"/>
      <w:marRight w:val="0"/>
      <w:marTop w:val="0"/>
      <w:marBottom w:val="0"/>
      <w:divBdr>
        <w:top w:val="none" w:sz="0" w:space="0" w:color="auto"/>
        <w:left w:val="none" w:sz="0" w:space="0" w:color="auto"/>
        <w:bottom w:val="none" w:sz="0" w:space="0" w:color="auto"/>
        <w:right w:val="none" w:sz="0" w:space="0" w:color="auto"/>
      </w:divBdr>
    </w:div>
    <w:div w:id="2126852133">
      <w:bodyDiv w:val="1"/>
      <w:marLeft w:val="0"/>
      <w:marRight w:val="0"/>
      <w:marTop w:val="0"/>
      <w:marBottom w:val="0"/>
      <w:divBdr>
        <w:top w:val="none" w:sz="0" w:space="0" w:color="auto"/>
        <w:left w:val="none" w:sz="0" w:space="0" w:color="auto"/>
        <w:bottom w:val="none" w:sz="0" w:space="0" w:color="auto"/>
        <w:right w:val="none" w:sz="0" w:space="0" w:color="auto"/>
      </w:divBdr>
    </w:div>
    <w:div w:id="2126920944">
      <w:bodyDiv w:val="1"/>
      <w:marLeft w:val="0"/>
      <w:marRight w:val="0"/>
      <w:marTop w:val="0"/>
      <w:marBottom w:val="0"/>
      <w:divBdr>
        <w:top w:val="none" w:sz="0" w:space="0" w:color="auto"/>
        <w:left w:val="none" w:sz="0" w:space="0" w:color="auto"/>
        <w:bottom w:val="none" w:sz="0" w:space="0" w:color="auto"/>
        <w:right w:val="none" w:sz="0" w:space="0" w:color="auto"/>
      </w:divBdr>
    </w:div>
    <w:div w:id="2127385962">
      <w:bodyDiv w:val="1"/>
      <w:marLeft w:val="0"/>
      <w:marRight w:val="0"/>
      <w:marTop w:val="0"/>
      <w:marBottom w:val="0"/>
      <w:divBdr>
        <w:top w:val="none" w:sz="0" w:space="0" w:color="auto"/>
        <w:left w:val="none" w:sz="0" w:space="0" w:color="auto"/>
        <w:bottom w:val="none" w:sz="0" w:space="0" w:color="auto"/>
        <w:right w:val="none" w:sz="0" w:space="0" w:color="auto"/>
      </w:divBdr>
    </w:div>
    <w:div w:id="2127387000">
      <w:bodyDiv w:val="1"/>
      <w:marLeft w:val="0"/>
      <w:marRight w:val="0"/>
      <w:marTop w:val="0"/>
      <w:marBottom w:val="0"/>
      <w:divBdr>
        <w:top w:val="none" w:sz="0" w:space="0" w:color="auto"/>
        <w:left w:val="none" w:sz="0" w:space="0" w:color="auto"/>
        <w:bottom w:val="none" w:sz="0" w:space="0" w:color="auto"/>
        <w:right w:val="none" w:sz="0" w:space="0" w:color="auto"/>
      </w:divBdr>
    </w:div>
    <w:div w:id="2127695027">
      <w:bodyDiv w:val="1"/>
      <w:marLeft w:val="0"/>
      <w:marRight w:val="0"/>
      <w:marTop w:val="0"/>
      <w:marBottom w:val="0"/>
      <w:divBdr>
        <w:top w:val="none" w:sz="0" w:space="0" w:color="auto"/>
        <w:left w:val="none" w:sz="0" w:space="0" w:color="auto"/>
        <w:bottom w:val="none" w:sz="0" w:space="0" w:color="auto"/>
        <w:right w:val="none" w:sz="0" w:space="0" w:color="auto"/>
      </w:divBdr>
    </w:div>
    <w:div w:id="2128112471">
      <w:bodyDiv w:val="1"/>
      <w:marLeft w:val="0"/>
      <w:marRight w:val="0"/>
      <w:marTop w:val="0"/>
      <w:marBottom w:val="0"/>
      <w:divBdr>
        <w:top w:val="none" w:sz="0" w:space="0" w:color="auto"/>
        <w:left w:val="none" w:sz="0" w:space="0" w:color="auto"/>
        <w:bottom w:val="none" w:sz="0" w:space="0" w:color="auto"/>
        <w:right w:val="none" w:sz="0" w:space="0" w:color="auto"/>
      </w:divBdr>
    </w:div>
    <w:div w:id="2128306810">
      <w:bodyDiv w:val="1"/>
      <w:marLeft w:val="0"/>
      <w:marRight w:val="0"/>
      <w:marTop w:val="0"/>
      <w:marBottom w:val="0"/>
      <w:divBdr>
        <w:top w:val="none" w:sz="0" w:space="0" w:color="auto"/>
        <w:left w:val="none" w:sz="0" w:space="0" w:color="auto"/>
        <w:bottom w:val="none" w:sz="0" w:space="0" w:color="auto"/>
        <w:right w:val="none" w:sz="0" w:space="0" w:color="auto"/>
      </w:divBdr>
    </w:div>
    <w:div w:id="2128817150">
      <w:bodyDiv w:val="1"/>
      <w:marLeft w:val="0"/>
      <w:marRight w:val="0"/>
      <w:marTop w:val="0"/>
      <w:marBottom w:val="0"/>
      <w:divBdr>
        <w:top w:val="none" w:sz="0" w:space="0" w:color="auto"/>
        <w:left w:val="none" w:sz="0" w:space="0" w:color="auto"/>
        <w:bottom w:val="none" w:sz="0" w:space="0" w:color="auto"/>
        <w:right w:val="none" w:sz="0" w:space="0" w:color="auto"/>
      </w:divBdr>
    </w:div>
    <w:div w:id="2129279427">
      <w:bodyDiv w:val="1"/>
      <w:marLeft w:val="0"/>
      <w:marRight w:val="0"/>
      <w:marTop w:val="0"/>
      <w:marBottom w:val="0"/>
      <w:divBdr>
        <w:top w:val="none" w:sz="0" w:space="0" w:color="auto"/>
        <w:left w:val="none" w:sz="0" w:space="0" w:color="auto"/>
        <w:bottom w:val="none" w:sz="0" w:space="0" w:color="auto"/>
        <w:right w:val="none" w:sz="0" w:space="0" w:color="auto"/>
      </w:divBdr>
    </w:div>
    <w:div w:id="2129466710">
      <w:bodyDiv w:val="1"/>
      <w:marLeft w:val="0"/>
      <w:marRight w:val="0"/>
      <w:marTop w:val="0"/>
      <w:marBottom w:val="0"/>
      <w:divBdr>
        <w:top w:val="none" w:sz="0" w:space="0" w:color="auto"/>
        <w:left w:val="none" w:sz="0" w:space="0" w:color="auto"/>
        <w:bottom w:val="none" w:sz="0" w:space="0" w:color="auto"/>
        <w:right w:val="none" w:sz="0" w:space="0" w:color="auto"/>
      </w:divBdr>
    </w:div>
    <w:div w:id="2129810364">
      <w:bodyDiv w:val="1"/>
      <w:marLeft w:val="0"/>
      <w:marRight w:val="0"/>
      <w:marTop w:val="0"/>
      <w:marBottom w:val="0"/>
      <w:divBdr>
        <w:top w:val="none" w:sz="0" w:space="0" w:color="auto"/>
        <w:left w:val="none" w:sz="0" w:space="0" w:color="auto"/>
        <w:bottom w:val="none" w:sz="0" w:space="0" w:color="auto"/>
        <w:right w:val="none" w:sz="0" w:space="0" w:color="auto"/>
      </w:divBdr>
    </w:div>
    <w:div w:id="2130857793">
      <w:bodyDiv w:val="1"/>
      <w:marLeft w:val="0"/>
      <w:marRight w:val="0"/>
      <w:marTop w:val="0"/>
      <w:marBottom w:val="0"/>
      <w:divBdr>
        <w:top w:val="none" w:sz="0" w:space="0" w:color="auto"/>
        <w:left w:val="none" w:sz="0" w:space="0" w:color="auto"/>
        <w:bottom w:val="none" w:sz="0" w:space="0" w:color="auto"/>
        <w:right w:val="none" w:sz="0" w:space="0" w:color="auto"/>
      </w:divBdr>
    </w:div>
    <w:div w:id="2131049036">
      <w:bodyDiv w:val="1"/>
      <w:marLeft w:val="0"/>
      <w:marRight w:val="0"/>
      <w:marTop w:val="0"/>
      <w:marBottom w:val="0"/>
      <w:divBdr>
        <w:top w:val="none" w:sz="0" w:space="0" w:color="auto"/>
        <w:left w:val="none" w:sz="0" w:space="0" w:color="auto"/>
        <w:bottom w:val="none" w:sz="0" w:space="0" w:color="auto"/>
        <w:right w:val="none" w:sz="0" w:space="0" w:color="auto"/>
      </w:divBdr>
    </w:div>
    <w:div w:id="2131390499">
      <w:bodyDiv w:val="1"/>
      <w:marLeft w:val="0"/>
      <w:marRight w:val="0"/>
      <w:marTop w:val="0"/>
      <w:marBottom w:val="0"/>
      <w:divBdr>
        <w:top w:val="none" w:sz="0" w:space="0" w:color="auto"/>
        <w:left w:val="none" w:sz="0" w:space="0" w:color="auto"/>
        <w:bottom w:val="none" w:sz="0" w:space="0" w:color="auto"/>
        <w:right w:val="none" w:sz="0" w:space="0" w:color="auto"/>
      </w:divBdr>
    </w:div>
    <w:div w:id="2131507968">
      <w:bodyDiv w:val="1"/>
      <w:marLeft w:val="0"/>
      <w:marRight w:val="0"/>
      <w:marTop w:val="0"/>
      <w:marBottom w:val="0"/>
      <w:divBdr>
        <w:top w:val="none" w:sz="0" w:space="0" w:color="auto"/>
        <w:left w:val="none" w:sz="0" w:space="0" w:color="auto"/>
        <w:bottom w:val="none" w:sz="0" w:space="0" w:color="auto"/>
        <w:right w:val="none" w:sz="0" w:space="0" w:color="auto"/>
      </w:divBdr>
    </w:div>
    <w:div w:id="2131582221">
      <w:bodyDiv w:val="1"/>
      <w:marLeft w:val="0"/>
      <w:marRight w:val="0"/>
      <w:marTop w:val="0"/>
      <w:marBottom w:val="0"/>
      <w:divBdr>
        <w:top w:val="none" w:sz="0" w:space="0" w:color="auto"/>
        <w:left w:val="none" w:sz="0" w:space="0" w:color="auto"/>
        <w:bottom w:val="none" w:sz="0" w:space="0" w:color="auto"/>
        <w:right w:val="none" w:sz="0" w:space="0" w:color="auto"/>
      </w:divBdr>
    </w:div>
    <w:div w:id="2131825178">
      <w:bodyDiv w:val="1"/>
      <w:marLeft w:val="0"/>
      <w:marRight w:val="0"/>
      <w:marTop w:val="0"/>
      <w:marBottom w:val="0"/>
      <w:divBdr>
        <w:top w:val="none" w:sz="0" w:space="0" w:color="auto"/>
        <w:left w:val="none" w:sz="0" w:space="0" w:color="auto"/>
        <w:bottom w:val="none" w:sz="0" w:space="0" w:color="auto"/>
        <w:right w:val="none" w:sz="0" w:space="0" w:color="auto"/>
      </w:divBdr>
    </w:div>
    <w:div w:id="2132430112">
      <w:bodyDiv w:val="1"/>
      <w:marLeft w:val="0"/>
      <w:marRight w:val="0"/>
      <w:marTop w:val="0"/>
      <w:marBottom w:val="0"/>
      <w:divBdr>
        <w:top w:val="none" w:sz="0" w:space="0" w:color="auto"/>
        <w:left w:val="none" w:sz="0" w:space="0" w:color="auto"/>
        <w:bottom w:val="none" w:sz="0" w:space="0" w:color="auto"/>
        <w:right w:val="none" w:sz="0" w:space="0" w:color="auto"/>
      </w:divBdr>
    </w:div>
    <w:div w:id="2132626486">
      <w:bodyDiv w:val="1"/>
      <w:marLeft w:val="0"/>
      <w:marRight w:val="0"/>
      <w:marTop w:val="0"/>
      <w:marBottom w:val="0"/>
      <w:divBdr>
        <w:top w:val="none" w:sz="0" w:space="0" w:color="auto"/>
        <w:left w:val="none" w:sz="0" w:space="0" w:color="auto"/>
        <w:bottom w:val="none" w:sz="0" w:space="0" w:color="auto"/>
        <w:right w:val="none" w:sz="0" w:space="0" w:color="auto"/>
      </w:divBdr>
    </w:div>
    <w:div w:id="2133396131">
      <w:bodyDiv w:val="1"/>
      <w:marLeft w:val="0"/>
      <w:marRight w:val="0"/>
      <w:marTop w:val="0"/>
      <w:marBottom w:val="0"/>
      <w:divBdr>
        <w:top w:val="none" w:sz="0" w:space="0" w:color="auto"/>
        <w:left w:val="none" w:sz="0" w:space="0" w:color="auto"/>
        <w:bottom w:val="none" w:sz="0" w:space="0" w:color="auto"/>
        <w:right w:val="none" w:sz="0" w:space="0" w:color="auto"/>
      </w:divBdr>
    </w:div>
    <w:div w:id="2133746661">
      <w:bodyDiv w:val="1"/>
      <w:marLeft w:val="0"/>
      <w:marRight w:val="0"/>
      <w:marTop w:val="0"/>
      <w:marBottom w:val="0"/>
      <w:divBdr>
        <w:top w:val="none" w:sz="0" w:space="0" w:color="auto"/>
        <w:left w:val="none" w:sz="0" w:space="0" w:color="auto"/>
        <w:bottom w:val="none" w:sz="0" w:space="0" w:color="auto"/>
        <w:right w:val="none" w:sz="0" w:space="0" w:color="auto"/>
      </w:divBdr>
    </w:div>
    <w:div w:id="2134278006">
      <w:bodyDiv w:val="1"/>
      <w:marLeft w:val="0"/>
      <w:marRight w:val="0"/>
      <w:marTop w:val="0"/>
      <w:marBottom w:val="0"/>
      <w:divBdr>
        <w:top w:val="none" w:sz="0" w:space="0" w:color="auto"/>
        <w:left w:val="none" w:sz="0" w:space="0" w:color="auto"/>
        <w:bottom w:val="none" w:sz="0" w:space="0" w:color="auto"/>
        <w:right w:val="none" w:sz="0" w:space="0" w:color="auto"/>
      </w:divBdr>
    </w:div>
    <w:div w:id="2134403336">
      <w:bodyDiv w:val="1"/>
      <w:marLeft w:val="0"/>
      <w:marRight w:val="0"/>
      <w:marTop w:val="0"/>
      <w:marBottom w:val="0"/>
      <w:divBdr>
        <w:top w:val="none" w:sz="0" w:space="0" w:color="auto"/>
        <w:left w:val="none" w:sz="0" w:space="0" w:color="auto"/>
        <w:bottom w:val="none" w:sz="0" w:space="0" w:color="auto"/>
        <w:right w:val="none" w:sz="0" w:space="0" w:color="auto"/>
      </w:divBdr>
    </w:div>
    <w:div w:id="2134712102">
      <w:bodyDiv w:val="1"/>
      <w:marLeft w:val="0"/>
      <w:marRight w:val="0"/>
      <w:marTop w:val="0"/>
      <w:marBottom w:val="0"/>
      <w:divBdr>
        <w:top w:val="none" w:sz="0" w:space="0" w:color="auto"/>
        <w:left w:val="none" w:sz="0" w:space="0" w:color="auto"/>
        <w:bottom w:val="none" w:sz="0" w:space="0" w:color="auto"/>
        <w:right w:val="none" w:sz="0" w:space="0" w:color="auto"/>
      </w:divBdr>
    </w:div>
    <w:div w:id="2134858402">
      <w:bodyDiv w:val="1"/>
      <w:marLeft w:val="0"/>
      <w:marRight w:val="0"/>
      <w:marTop w:val="0"/>
      <w:marBottom w:val="0"/>
      <w:divBdr>
        <w:top w:val="none" w:sz="0" w:space="0" w:color="auto"/>
        <w:left w:val="none" w:sz="0" w:space="0" w:color="auto"/>
        <w:bottom w:val="none" w:sz="0" w:space="0" w:color="auto"/>
        <w:right w:val="none" w:sz="0" w:space="0" w:color="auto"/>
      </w:divBdr>
    </w:div>
    <w:div w:id="2134904180">
      <w:bodyDiv w:val="1"/>
      <w:marLeft w:val="0"/>
      <w:marRight w:val="0"/>
      <w:marTop w:val="0"/>
      <w:marBottom w:val="0"/>
      <w:divBdr>
        <w:top w:val="none" w:sz="0" w:space="0" w:color="auto"/>
        <w:left w:val="none" w:sz="0" w:space="0" w:color="auto"/>
        <w:bottom w:val="none" w:sz="0" w:space="0" w:color="auto"/>
        <w:right w:val="none" w:sz="0" w:space="0" w:color="auto"/>
      </w:divBdr>
    </w:div>
    <w:div w:id="2135437426">
      <w:bodyDiv w:val="1"/>
      <w:marLeft w:val="0"/>
      <w:marRight w:val="0"/>
      <w:marTop w:val="0"/>
      <w:marBottom w:val="0"/>
      <w:divBdr>
        <w:top w:val="none" w:sz="0" w:space="0" w:color="auto"/>
        <w:left w:val="none" w:sz="0" w:space="0" w:color="auto"/>
        <w:bottom w:val="none" w:sz="0" w:space="0" w:color="auto"/>
        <w:right w:val="none" w:sz="0" w:space="0" w:color="auto"/>
      </w:divBdr>
    </w:div>
    <w:div w:id="2135831363">
      <w:bodyDiv w:val="1"/>
      <w:marLeft w:val="0"/>
      <w:marRight w:val="0"/>
      <w:marTop w:val="0"/>
      <w:marBottom w:val="0"/>
      <w:divBdr>
        <w:top w:val="none" w:sz="0" w:space="0" w:color="auto"/>
        <w:left w:val="none" w:sz="0" w:space="0" w:color="auto"/>
        <w:bottom w:val="none" w:sz="0" w:space="0" w:color="auto"/>
        <w:right w:val="none" w:sz="0" w:space="0" w:color="auto"/>
      </w:divBdr>
    </w:div>
    <w:div w:id="2136097329">
      <w:bodyDiv w:val="1"/>
      <w:marLeft w:val="0"/>
      <w:marRight w:val="0"/>
      <w:marTop w:val="0"/>
      <w:marBottom w:val="0"/>
      <w:divBdr>
        <w:top w:val="none" w:sz="0" w:space="0" w:color="auto"/>
        <w:left w:val="none" w:sz="0" w:space="0" w:color="auto"/>
        <w:bottom w:val="none" w:sz="0" w:space="0" w:color="auto"/>
        <w:right w:val="none" w:sz="0" w:space="0" w:color="auto"/>
      </w:divBdr>
    </w:div>
    <w:div w:id="2136410163">
      <w:bodyDiv w:val="1"/>
      <w:marLeft w:val="0"/>
      <w:marRight w:val="0"/>
      <w:marTop w:val="0"/>
      <w:marBottom w:val="0"/>
      <w:divBdr>
        <w:top w:val="none" w:sz="0" w:space="0" w:color="auto"/>
        <w:left w:val="none" w:sz="0" w:space="0" w:color="auto"/>
        <w:bottom w:val="none" w:sz="0" w:space="0" w:color="auto"/>
        <w:right w:val="none" w:sz="0" w:space="0" w:color="auto"/>
      </w:divBdr>
    </w:div>
    <w:div w:id="2136557762">
      <w:bodyDiv w:val="1"/>
      <w:marLeft w:val="0"/>
      <w:marRight w:val="0"/>
      <w:marTop w:val="0"/>
      <w:marBottom w:val="0"/>
      <w:divBdr>
        <w:top w:val="none" w:sz="0" w:space="0" w:color="auto"/>
        <w:left w:val="none" w:sz="0" w:space="0" w:color="auto"/>
        <w:bottom w:val="none" w:sz="0" w:space="0" w:color="auto"/>
        <w:right w:val="none" w:sz="0" w:space="0" w:color="auto"/>
      </w:divBdr>
    </w:div>
    <w:div w:id="2136633457">
      <w:bodyDiv w:val="1"/>
      <w:marLeft w:val="0"/>
      <w:marRight w:val="0"/>
      <w:marTop w:val="0"/>
      <w:marBottom w:val="0"/>
      <w:divBdr>
        <w:top w:val="none" w:sz="0" w:space="0" w:color="auto"/>
        <w:left w:val="none" w:sz="0" w:space="0" w:color="auto"/>
        <w:bottom w:val="none" w:sz="0" w:space="0" w:color="auto"/>
        <w:right w:val="none" w:sz="0" w:space="0" w:color="auto"/>
      </w:divBdr>
    </w:div>
    <w:div w:id="2136677594">
      <w:bodyDiv w:val="1"/>
      <w:marLeft w:val="0"/>
      <w:marRight w:val="0"/>
      <w:marTop w:val="0"/>
      <w:marBottom w:val="0"/>
      <w:divBdr>
        <w:top w:val="none" w:sz="0" w:space="0" w:color="auto"/>
        <w:left w:val="none" w:sz="0" w:space="0" w:color="auto"/>
        <w:bottom w:val="none" w:sz="0" w:space="0" w:color="auto"/>
        <w:right w:val="none" w:sz="0" w:space="0" w:color="auto"/>
      </w:divBdr>
    </w:div>
    <w:div w:id="2138453728">
      <w:bodyDiv w:val="1"/>
      <w:marLeft w:val="0"/>
      <w:marRight w:val="0"/>
      <w:marTop w:val="0"/>
      <w:marBottom w:val="0"/>
      <w:divBdr>
        <w:top w:val="none" w:sz="0" w:space="0" w:color="auto"/>
        <w:left w:val="none" w:sz="0" w:space="0" w:color="auto"/>
        <w:bottom w:val="none" w:sz="0" w:space="0" w:color="auto"/>
        <w:right w:val="none" w:sz="0" w:space="0" w:color="auto"/>
      </w:divBdr>
    </w:div>
    <w:div w:id="2139251843">
      <w:bodyDiv w:val="1"/>
      <w:marLeft w:val="0"/>
      <w:marRight w:val="0"/>
      <w:marTop w:val="0"/>
      <w:marBottom w:val="0"/>
      <w:divBdr>
        <w:top w:val="none" w:sz="0" w:space="0" w:color="auto"/>
        <w:left w:val="none" w:sz="0" w:space="0" w:color="auto"/>
        <w:bottom w:val="none" w:sz="0" w:space="0" w:color="auto"/>
        <w:right w:val="none" w:sz="0" w:space="0" w:color="auto"/>
      </w:divBdr>
    </w:div>
    <w:div w:id="2139295692">
      <w:bodyDiv w:val="1"/>
      <w:marLeft w:val="0"/>
      <w:marRight w:val="0"/>
      <w:marTop w:val="0"/>
      <w:marBottom w:val="0"/>
      <w:divBdr>
        <w:top w:val="none" w:sz="0" w:space="0" w:color="auto"/>
        <w:left w:val="none" w:sz="0" w:space="0" w:color="auto"/>
        <w:bottom w:val="none" w:sz="0" w:space="0" w:color="auto"/>
        <w:right w:val="none" w:sz="0" w:space="0" w:color="auto"/>
      </w:divBdr>
    </w:div>
    <w:div w:id="2139762982">
      <w:bodyDiv w:val="1"/>
      <w:marLeft w:val="0"/>
      <w:marRight w:val="0"/>
      <w:marTop w:val="0"/>
      <w:marBottom w:val="0"/>
      <w:divBdr>
        <w:top w:val="none" w:sz="0" w:space="0" w:color="auto"/>
        <w:left w:val="none" w:sz="0" w:space="0" w:color="auto"/>
        <w:bottom w:val="none" w:sz="0" w:space="0" w:color="auto"/>
        <w:right w:val="none" w:sz="0" w:space="0" w:color="auto"/>
      </w:divBdr>
    </w:div>
    <w:div w:id="2140147699">
      <w:bodyDiv w:val="1"/>
      <w:marLeft w:val="0"/>
      <w:marRight w:val="0"/>
      <w:marTop w:val="0"/>
      <w:marBottom w:val="0"/>
      <w:divBdr>
        <w:top w:val="none" w:sz="0" w:space="0" w:color="auto"/>
        <w:left w:val="none" w:sz="0" w:space="0" w:color="auto"/>
        <w:bottom w:val="none" w:sz="0" w:space="0" w:color="auto"/>
        <w:right w:val="none" w:sz="0" w:space="0" w:color="auto"/>
      </w:divBdr>
    </w:div>
    <w:div w:id="2140761064">
      <w:bodyDiv w:val="1"/>
      <w:marLeft w:val="0"/>
      <w:marRight w:val="0"/>
      <w:marTop w:val="0"/>
      <w:marBottom w:val="0"/>
      <w:divBdr>
        <w:top w:val="none" w:sz="0" w:space="0" w:color="auto"/>
        <w:left w:val="none" w:sz="0" w:space="0" w:color="auto"/>
        <w:bottom w:val="none" w:sz="0" w:space="0" w:color="auto"/>
        <w:right w:val="none" w:sz="0" w:space="0" w:color="auto"/>
      </w:divBdr>
    </w:div>
    <w:div w:id="2140997541">
      <w:bodyDiv w:val="1"/>
      <w:marLeft w:val="0"/>
      <w:marRight w:val="0"/>
      <w:marTop w:val="0"/>
      <w:marBottom w:val="0"/>
      <w:divBdr>
        <w:top w:val="none" w:sz="0" w:space="0" w:color="auto"/>
        <w:left w:val="none" w:sz="0" w:space="0" w:color="auto"/>
        <w:bottom w:val="none" w:sz="0" w:space="0" w:color="auto"/>
        <w:right w:val="none" w:sz="0" w:space="0" w:color="auto"/>
      </w:divBdr>
    </w:div>
    <w:div w:id="2141418825">
      <w:bodyDiv w:val="1"/>
      <w:marLeft w:val="0"/>
      <w:marRight w:val="0"/>
      <w:marTop w:val="0"/>
      <w:marBottom w:val="0"/>
      <w:divBdr>
        <w:top w:val="none" w:sz="0" w:space="0" w:color="auto"/>
        <w:left w:val="none" w:sz="0" w:space="0" w:color="auto"/>
        <w:bottom w:val="none" w:sz="0" w:space="0" w:color="auto"/>
        <w:right w:val="none" w:sz="0" w:space="0" w:color="auto"/>
      </w:divBdr>
    </w:div>
    <w:div w:id="2141876623">
      <w:bodyDiv w:val="1"/>
      <w:marLeft w:val="0"/>
      <w:marRight w:val="0"/>
      <w:marTop w:val="0"/>
      <w:marBottom w:val="0"/>
      <w:divBdr>
        <w:top w:val="none" w:sz="0" w:space="0" w:color="auto"/>
        <w:left w:val="none" w:sz="0" w:space="0" w:color="auto"/>
        <w:bottom w:val="none" w:sz="0" w:space="0" w:color="auto"/>
        <w:right w:val="none" w:sz="0" w:space="0" w:color="auto"/>
      </w:divBdr>
    </w:div>
    <w:div w:id="2143304243">
      <w:bodyDiv w:val="1"/>
      <w:marLeft w:val="0"/>
      <w:marRight w:val="0"/>
      <w:marTop w:val="0"/>
      <w:marBottom w:val="0"/>
      <w:divBdr>
        <w:top w:val="none" w:sz="0" w:space="0" w:color="auto"/>
        <w:left w:val="none" w:sz="0" w:space="0" w:color="auto"/>
        <w:bottom w:val="none" w:sz="0" w:space="0" w:color="auto"/>
        <w:right w:val="none" w:sz="0" w:space="0" w:color="auto"/>
      </w:divBdr>
    </w:div>
    <w:div w:id="2144303306">
      <w:bodyDiv w:val="1"/>
      <w:marLeft w:val="0"/>
      <w:marRight w:val="0"/>
      <w:marTop w:val="0"/>
      <w:marBottom w:val="0"/>
      <w:divBdr>
        <w:top w:val="none" w:sz="0" w:space="0" w:color="auto"/>
        <w:left w:val="none" w:sz="0" w:space="0" w:color="auto"/>
        <w:bottom w:val="none" w:sz="0" w:space="0" w:color="auto"/>
        <w:right w:val="none" w:sz="0" w:space="0" w:color="auto"/>
      </w:divBdr>
    </w:div>
    <w:div w:id="2144422007">
      <w:bodyDiv w:val="1"/>
      <w:marLeft w:val="0"/>
      <w:marRight w:val="0"/>
      <w:marTop w:val="0"/>
      <w:marBottom w:val="0"/>
      <w:divBdr>
        <w:top w:val="none" w:sz="0" w:space="0" w:color="auto"/>
        <w:left w:val="none" w:sz="0" w:space="0" w:color="auto"/>
        <w:bottom w:val="none" w:sz="0" w:space="0" w:color="auto"/>
        <w:right w:val="none" w:sz="0" w:space="0" w:color="auto"/>
      </w:divBdr>
    </w:div>
    <w:div w:id="2144424865">
      <w:bodyDiv w:val="1"/>
      <w:marLeft w:val="0"/>
      <w:marRight w:val="0"/>
      <w:marTop w:val="0"/>
      <w:marBottom w:val="0"/>
      <w:divBdr>
        <w:top w:val="none" w:sz="0" w:space="0" w:color="auto"/>
        <w:left w:val="none" w:sz="0" w:space="0" w:color="auto"/>
        <w:bottom w:val="none" w:sz="0" w:space="0" w:color="auto"/>
        <w:right w:val="none" w:sz="0" w:space="0" w:color="auto"/>
      </w:divBdr>
    </w:div>
    <w:div w:id="2145270457">
      <w:bodyDiv w:val="1"/>
      <w:marLeft w:val="0"/>
      <w:marRight w:val="0"/>
      <w:marTop w:val="0"/>
      <w:marBottom w:val="0"/>
      <w:divBdr>
        <w:top w:val="none" w:sz="0" w:space="0" w:color="auto"/>
        <w:left w:val="none" w:sz="0" w:space="0" w:color="auto"/>
        <w:bottom w:val="none" w:sz="0" w:space="0" w:color="auto"/>
        <w:right w:val="none" w:sz="0" w:space="0" w:color="auto"/>
      </w:divBdr>
    </w:div>
    <w:div w:id="2145537049">
      <w:bodyDiv w:val="1"/>
      <w:marLeft w:val="0"/>
      <w:marRight w:val="0"/>
      <w:marTop w:val="0"/>
      <w:marBottom w:val="0"/>
      <w:divBdr>
        <w:top w:val="none" w:sz="0" w:space="0" w:color="auto"/>
        <w:left w:val="none" w:sz="0" w:space="0" w:color="auto"/>
        <w:bottom w:val="none" w:sz="0" w:space="0" w:color="auto"/>
        <w:right w:val="none" w:sz="0" w:space="0" w:color="auto"/>
      </w:divBdr>
    </w:div>
    <w:div w:id="2145584704">
      <w:bodyDiv w:val="1"/>
      <w:marLeft w:val="0"/>
      <w:marRight w:val="0"/>
      <w:marTop w:val="0"/>
      <w:marBottom w:val="0"/>
      <w:divBdr>
        <w:top w:val="none" w:sz="0" w:space="0" w:color="auto"/>
        <w:left w:val="none" w:sz="0" w:space="0" w:color="auto"/>
        <w:bottom w:val="none" w:sz="0" w:space="0" w:color="auto"/>
        <w:right w:val="none" w:sz="0" w:space="0" w:color="auto"/>
      </w:divBdr>
    </w:div>
    <w:div w:id="2145928364">
      <w:bodyDiv w:val="1"/>
      <w:marLeft w:val="0"/>
      <w:marRight w:val="0"/>
      <w:marTop w:val="0"/>
      <w:marBottom w:val="0"/>
      <w:divBdr>
        <w:top w:val="none" w:sz="0" w:space="0" w:color="auto"/>
        <w:left w:val="none" w:sz="0" w:space="0" w:color="auto"/>
        <w:bottom w:val="none" w:sz="0" w:space="0" w:color="auto"/>
        <w:right w:val="none" w:sz="0" w:space="0" w:color="auto"/>
      </w:divBdr>
    </w:div>
    <w:div w:id="2146119901">
      <w:bodyDiv w:val="1"/>
      <w:marLeft w:val="0"/>
      <w:marRight w:val="0"/>
      <w:marTop w:val="0"/>
      <w:marBottom w:val="0"/>
      <w:divBdr>
        <w:top w:val="none" w:sz="0" w:space="0" w:color="auto"/>
        <w:left w:val="none" w:sz="0" w:space="0" w:color="auto"/>
        <w:bottom w:val="none" w:sz="0" w:space="0" w:color="auto"/>
        <w:right w:val="none" w:sz="0" w:space="0" w:color="auto"/>
      </w:divBdr>
    </w:div>
    <w:div w:id="2146317539">
      <w:bodyDiv w:val="1"/>
      <w:marLeft w:val="0"/>
      <w:marRight w:val="0"/>
      <w:marTop w:val="0"/>
      <w:marBottom w:val="0"/>
      <w:divBdr>
        <w:top w:val="none" w:sz="0" w:space="0" w:color="auto"/>
        <w:left w:val="none" w:sz="0" w:space="0" w:color="auto"/>
        <w:bottom w:val="none" w:sz="0" w:space="0" w:color="auto"/>
        <w:right w:val="none" w:sz="0" w:space="0" w:color="auto"/>
      </w:divBdr>
    </w:div>
    <w:div w:id="2146847755">
      <w:bodyDiv w:val="1"/>
      <w:marLeft w:val="0"/>
      <w:marRight w:val="0"/>
      <w:marTop w:val="0"/>
      <w:marBottom w:val="0"/>
      <w:divBdr>
        <w:top w:val="none" w:sz="0" w:space="0" w:color="auto"/>
        <w:left w:val="none" w:sz="0" w:space="0" w:color="auto"/>
        <w:bottom w:val="none" w:sz="0" w:space="0" w:color="auto"/>
        <w:right w:val="none" w:sz="0" w:space="0" w:color="auto"/>
      </w:divBdr>
    </w:div>
    <w:div w:id="2146849113">
      <w:bodyDiv w:val="1"/>
      <w:marLeft w:val="0"/>
      <w:marRight w:val="0"/>
      <w:marTop w:val="0"/>
      <w:marBottom w:val="0"/>
      <w:divBdr>
        <w:top w:val="none" w:sz="0" w:space="0" w:color="auto"/>
        <w:left w:val="none" w:sz="0" w:space="0" w:color="auto"/>
        <w:bottom w:val="none" w:sz="0" w:space="0" w:color="auto"/>
        <w:right w:val="none" w:sz="0" w:space="0" w:color="auto"/>
      </w:divBdr>
    </w:div>
    <w:div w:id="214692501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4.png"/><Relationship Id="rId23"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2489B6DB-10EC-40E1-A921-21F92EB798D3}"/>
      </w:docPartPr>
      <w:docPartBody>
        <w:p w:rsidR="002112C9" w:rsidRDefault="00165EEC">
          <w:r w:rsidRPr="003D0477">
            <w:rPr>
              <w:rStyle w:val="PlaceholderText"/>
            </w:rPr>
            <w:t>Click or tap here to enter text.</w:t>
          </w:r>
        </w:p>
      </w:docPartBody>
    </w:docPart>
    <w:docPart>
      <w:docPartPr>
        <w:name w:val="01A7DD17141E44B283FE5BCA7D74E838"/>
        <w:category>
          <w:name w:val="General"/>
          <w:gallery w:val="placeholder"/>
        </w:category>
        <w:types>
          <w:type w:val="bbPlcHdr"/>
        </w:types>
        <w:behaviors>
          <w:behavior w:val="content"/>
        </w:behaviors>
        <w:guid w:val="{E9E4EFAA-0AED-424C-9AFD-DC1A8F375E01}"/>
      </w:docPartPr>
      <w:docPartBody>
        <w:p w:rsidR="002836DC" w:rsidRDefault="00494B16" w:rsidP="00494B16">
          <w:pPr>
            <w:pStyle w:val="01A7DD17141E44B283FE5BCA7D74E838"/>
          </w:pPr>
          <w:r w:rsidRPr="003D0477">
            <w:rPr>
              <w:rStyle w:val="PlaceholderText"/>
            </w:rPr>
            <w:t>Click or tap here to enter text.</w:t>
          </w:r>
        </w:p>
      </w:docPartBody>
    </w:docPart>
    <w:docPart>
      <w:docPartPr>
        <w:name w:val="FE2BE3BA92BC4066924A0937DBFF97D8"/>
        <w:category>
          <w:name w:val="General"/>
          <w:gallery w:val="placeholder"/>
        </w:category>
        <w:types>
          <w:type w:val="bbPlcHdr"/>
        </w:types>
        <w:behaviors>
          <w:behavior w:val="content"/>
        </w:behaviors>
        <w:guid w:val="{414FEE7E-92AB-4A72-BF82-E5CF406DEECD}"/>
      </w:docPartPr>
      <w:docPartBody>
        <w:p w:rsidR="00723A47" w:rsidRDefault="00C608D8" w:rsidP="00C608D8">
          <w:pPr>
            <w:pStyle w:val="FE2BE3BA92BC4066924A0937DBFF97D8"/>
          </w:pPr>
          <w:r w:rsidRPr="003D0477">
            <w:rPr>
              <w:rStyle w:val="PlaceholderText"/>
            </w:rPr>
            <w:t>Click or tap here to enter text.</w:t>
          </w:r>
        </w:p>
      </w:docPartBody>
    </w:docPart>
    <w:docPart>
      <w:docPartPr>
        <w:name w:val="3945C14E5E8143FF8B7F140794AA26C6"/>
        <w:category>
          <w:name w:val="General"/>
          <w:gallery w:val="placeholder"/>
        </w:category>
        <w:types>
          <w:type w:val="bbPlcHdr"/>
        </w:types>
        <w:behaviors>
          <w:behavior w:val="content"/>
        </w:behaviors>
        <w:guid w:val="{62D75176-F85E-442B-B939-02BDF85CB28E}"/>
      </w:docPartPr>
      <w:docPartBody>
        <w:p w:rsidR="00723A47" w:rsidRDefault="00C608D8" w:rsidP="00C608D8">
          <w:pPr>
            <w:pStyle w:val="3945C14E5E8143FF8B7F140794AA26C6"/>
          </w:pPr>
          <w:r w:rsidRPr="003D0477">
            <w:rPr>
              <w:rStyle w:val="PlaceholderText"/>
            </w:rPr>
            <w:t>Click or tap here to enter text.</w:t>
          </w:r>
        </w:p>
      </w:docPartBody>
    </w:docPart>
    <w:docPart>
      <w:docPartPr>
        <w:name w:val="C9F7ADA9607D4BF482DBBFC348E050D4"/>
        <w:category>
          <w:name w:val="General"/>
          <w:gallery w:val="placeholder"/>
        </w:category>
        <w:types>
          <w:type w:val="bbPlcHdr"/>
        </w:types>
        <w:behaviors>
          <w:behavior w:val="content"/>
        </w:behaviors>
        <w:guid w:val="{AED89D27-96DE-48C7-B487-0763A52DBE0B}"/>
      </w:docPartPr>
      <w:docPartBody>
        <w:p w:rsidR="00723A47" w:rsidRDefault="00C608D8" w:rsidP="00C608D8">
          <w:pPr>
            <w:pStyle w:val="C9F7ADA9607D4BF482DBBFC348E050D4"/>
          </w:pPr>
          <w:r w:rsidRPr="003D0477">
            <w:rPr>
              <w:rStyle w:val="PlaceholderText"/>
            </w:rPr>
            <w:t>Click or tap here to enter text.</w:t>
          </w:r>
        </w:p>
      </w:docPartBody>
    </w:docPart>
    <w:docPart>
      <w:docPartPr>
        <w:name w:val="620E7CE531F74EC19D60639D55FFAEB2"/>
        <w:category>
          <w:name w:val="General"/>
          <w:gallery w:val="placeholder"/>
        </w:category>
        <w:types>
          <w:type w:val="bbPlcHdr"/>
        </w:types>
        <w:behaviors>
          <w:behavior w:val="content"/>
        </w:behaviors>
        <w:guid w:val="{B9A04FE8-E538-4F39-9651-C675AA680899}"/>
      </w:docPartPr>
      <w:docPartBody>
        <w:p w:rsidR="00723A47" w:rsidRDefault="00C608D8" w:rsidP="00C608D8">
          <w:pPr>
            <w:pStyle w:val="620E7CE531F74EC19D60639D55FFAEB2"/>
          </w:pPr>
          <w:r w:rsidRPr="003D0477">
            <w:rPr>
              <w:rStyle w:val="PlaceholderText"/>
            </w:rPr>
            <w:t>Click or tap here to enter text.</w:t>
          </w:r>
        </w:p>
      </w:docPartBody>
    </w:docPart>
    <w:docPart>
      <w:docPartPr>
        <w:name w:val="C1E49A0D398C4F21BF40FE52C4BD07C0"/>
        <w:category>
          <w:name w:val="General"/>
          <w:gallery w:val="placeholder"/>
        </w:category>
        <w:types>
          <w:type w:val="bbPlcHdr"/>
        </w:types>
        <w:behaviors>
          <w:behavior w:val="content"/>
        </w:behaviors>
        <w:guid w:val="{660BEB8D-1B4C-4D28-A069-39F4E7F9A101}"/>
      </w:docPartPr>
      <w:docPartBody>
        <w:p w:rsidR="00723A47" w:rsidRDefault="00C608D8" w:rsidP="00C608D8">
          <w:pPr>
            <w:pStyle w:val="C1E49A0D398C4F21BF40FE52C4BD07C0"/>
          </w:pPr>
          <w:r w:rsidRPr="003D0477">
            <w:rPr>
              <w:rStyle w:val="PlaceholderText"/>
            </w:rPr>
            <w:t>Click or tap here to enter text.</w:t>
          </w:r>
        </w:p>
      </w:docPartBody>
    </w:docPart>
    <w:docPart>
      <w:docPartPr>
        <w:name w:val="8A1C48B022134D62B8644C7F9E6B7CCD"/>
        <w:category>
          <w:name w:val="General"/>
          <w:gallery w:val="placeholder"/>
        </w:category>
        <w:types>
          <w:type w:val="bbPlcHdr"/>
        </w:types>
        <w:behaviors>
          <w:behavior w:val="content"/>
        </w:behaviors>
        <w:guid w:val="{C42643C4-1E48-42A1-B908-D7E7109D4315}"/>
      </w:docPartPr>
      <w:docPartBody>
        <w:p w:rsidR="00723A47" w:rsidRDefault="00C608D8" w:rsidP="00C608D8">
          <w:pPr>
            <w:pStyle w:val="8A1C48B022134D62B8644C7F9E6B7CCD"/>
          </w:pPr>
          <w:r w:rsidRPr="003D0477">
            <w:rPr>
              <w:rStyle w:val="PlaceholderText"/>
            </w:rPr>
            <w:t>Click or tap here to enter text.</w:t>
          </w:r>
        </w:p>
      </w:docPartBody>
    </w:docPart>
    <w:docPart>
      <w:docPartPr>
        <w:name w:val="BCAF2115595041CFBA19AEBEE11113AB"/>
        <w:category>
          <w:name w:val="General"/>
          <w:gallery w:val="placeholder"/>
        </w:category>
        <w:types>
          <w:type w:val="bbPlcHdr"/>
        </w:types>
        <w:behaviors>
          <w:behavior w:val="content"/>
        </w:behaviors>
        <w:guid w:val="{BB184683-6095-4AE9-8211-7BFFE3A4367A}"/>
      </w:docPartPr>
      <w:docPartBody>
        <w:p w:rsidR="00723A47" w:rsidRDefault="00C608D8" w:rsidP="00C608D8">
          <w:pPr>
            <w:pStyle w:val="BCAF2115595041CFBA19AEBEE11113AB"/>
          </w:pPr>
          <w:r w:rsidRPr="003D0477">
            <w:rPr>
              <w:rStyle w:val="PlaceholderText"/>
            </w:rPr>
            <w:t>Click or tap here to enter text.</w:t>
          </w:r>
        </w:p>
      </w:docPartBody>
    </w:docPart>
    <w:docPart>
      <w:docPartPr>
        <w:name w:val="1EEFC3F7DEC543B789CFA05DDF6009E9"/>
        <w:category>
          <w:name w:val="General"/>
          <w:gallery w:val="placeholder"/>
        </w:category>
        <w:types>
          <w:type w:val="bbPlcHdr"/>
        </w:types>
        <w:behaviors>
          <w:behavior w:val="content"/>
        </w:behaviors>
        <w:guid w:val="{FF7C2715-1FB6-4301-9F1C-C32805D41926}"/>
      </w:docPartPr>
      <w:docPartBody>
        <w:p w:rsidR="00723A47" w:rsidRDefault="00C608D8" w:rsidP="00C608D8">
          <w:pPr>
            <w:pStyle w:val="1EEFC3F7DEC543B789CFA05DDF6009E9"/>
          </w:pPr>
          <w:r w:rsidRPr="003D0477">
            <w:rPr>
              <w:rStyle w:val="PlaceholderText"/>
            </w:rPr>
            <w:t>Click or tap here to enter text.</w:t>
          </w:r>
        </w:p>
      </w:docPartBody>
    </w:docPart>
    <w:docPart>
      <w:docPartPr>
        <w:name w:val="D2B9DCFC56AF4CE9AB3017A049EC790E"/>
        <w:category>
          <w:name w:val="General"/>
          <w:gallery w:val="placeholder"/>
        </w:category>
        <w:types>
          <w:type w:val="bbPlcHdr"/>
        </w:types>
        <w:behaviors>
          <w:behavior w:val="content"/>
        </w:behaviors>
        <w:guid w:val="{533EB838-6854-4897-A720-909317DEF359}"/>
      </w:docPartPr>
      <w:docPartBody>
        <w:p w:rsidR="00723A47" w:rsidRDefault="00C608D8" w:rsidP="00C608D8">
          <w:pPr>
            <w:pStyle w:val="D2B9DCFC56AF4CE9AB3017A049EC790E"/>
          </w:pPr>
          <w:r w:rsidRPr="003D0477">
            <w:rPr>
              <w:rStyle w:val="PlaceholderText"/>
            </w:rPr>
            <w:t>Click or tap here to enter text.</w:t>
          </w:r>
        </w:p>
      </w:docPartBody>
    </w:docPart>
    <w:docPart>
      <w:docPartPr>
        <w:name w:val="CF3603009DD645CD834A9CEF1C0013C2"/>
        <w:category>
          <w:name w:val="General"/>
          <w:gallery w:val="placeholder"/>
        </w:category>
        <w:types>
          <w:type w:val="bbPlcHdr"/>
        </w:types>
        <w:behaviors>
          <w:behavior w:val="content"/>
        </w:behaviors>
        <w:guid w:val="{4D0C6231-F3A9-46EE-A46E-2AE576AA10D1}"/>
      </w:docPartPr>
      <w:docPartBody>
        <w:p w:rsidR="0052486E" w:rsidRDefault="009245DF" w:rsidP="009245DF">
          <w:pPr>
            <w:pStyle w:val="CF3603009DD645CD834A9CEF1C0013C2"/>
          </w:pPr>
          <w:r w:rsidRPr="003D0477">
            <w:rPr>
              <w:rStyle w:val="PlaceholderText"/>
            </w:rPr>
            <w:t>Click or tap here to enter text.</w:t>
          </w:r>
        </w:p>
      </w:docPartBody>
    </w:docPart>
    <w:docPart>
      <w:docPartPr>
        <w:name w:val="D0AFD4DE77F64131920068C263FD023D"/>
        <w:category>
          <w:name w:val="General"/>
          <w:gallery w:val="placeholder"/>
        </w:category>
        <w:types>
          <w:type w:val="bbPlcHdr"/>
        </w:types>
        <w:behaviors>
          <w:behavior w:val="content"/>
        </w:behaviors>
        <w:guid w:val="{F4E5CDAD-C97A-444A-A24F-9CA502F60E40}"/>
      </w:docPartPr>
      <w:docPartBody>
        <w:p w:rsidR="0052486E" w:rsidRDefault="009245DF" w:rsidP="009245DF">
          <w:pPr>
            <w:pStyle w:val="D0AFD4DE77F64131920068C263FD023D"/>
          </w:pPr>
          <w:r w:rsidRPr="003D0477">
            <w:rPr>
              <w:rStyle w:val="PlaceholderText"/>
            </w:rPr>
            <w:t>Click or tap here to enter text.</w:t>
          </w:r>
        </w:p>
      </w:docPartBody>
    </w:docPart>
    <w:docPart>
      <w:docPartPr>
        <w:name w:val="BD7300E90BC240B39310CD1C056D655E"/>
        <w:category>
          <w:name w:val="General"/>
          <w:gallery w:val="placeholder"/>
        </w:category>
        <w:types>
          <w:type w:val="bbPlcHdr"/>
        </w:types>
        <w:behaviors>
          <w:behavior w:val="content"/>
        </w:behaviors>
        <w:guid w:val="{B90B3A96-E13B-45F3-9A3B-94B6D85E8742}"/>
      </w:docPartPr>
      <w:docPartBody>
        <w:p w:rsidR="00352D72" w:rsidRDefault="00933696" w:rsidP="00933696">
          <w:pPr>
            <w:pStyle w:val="BD7300E90BC240B39310CD1C056D655E"/>
          </w:pPr>
          <w:r w:rsidRPr="003D0477">
            <w:rPr>
              <w:rStyle w:val="PlaceholderText"/>
            </w:rPr>
            <w:t>Click or tap here to enter text.</w:t>
          </w:r>
        </w:p>
      </w:docPartBody>
    </w:docPart>
    <w:docPart>
      <w:docPartPr>
        <w:name w:val="C018F2F145BC46B9BE3201FE4EED1A83"/>
        <w:category>
          <w:name w:val="General"/>
          <w:gallery w:val="placeholder"/>
        </w:category>
        <w:types>
          <w:type w:val="bbPlcHdr"/>
        </w:types>
        <w:behaviors>
          <w:behavior w:val="content"/>
        </w:behaviors>
        <w:guid w:val="{8CE28D3C-24EA-485B-B9EE-E41E4824DAF4}"/>
      </w:docPartPr>
      <w:docPartBody>
        <w:p w:rsidR="00352D72" w:rsidRDefault="00933696" w:rsidP="00933696">
          <w:pPr>
            <w:pStyle w:val="C018F2F145BC46B9BE3201FE4EED1A83"/>
          </w:pPr>
          <w:r w:rsidRPr="003D0477">
            <w:rPr>
              <w:rStyle w:val="PlaceholderText"/>
            </w:rPr>
            <w:t>Click or tap here to enter text.</w:t>
          </w:r>
        </w:p>
      </w:docPartBody>
    </w:docPart>
    <w:docPart>
      <w:docPartPr>
        <w:name w:val="01AC62B8CACC449EA5605DA0D8BD9445"/>
        <w:category>
          <w:name w:val="General"/>
          <w:gallery w:val="placeholder"/>
        </w:category>
        <w:types>
          <w:type w:val="bbPlcHdr"/>
        </w:types>
        <w:behaviors>
          <w:behavior w:val="content"/>
        </w:behaviors>
        <w:guid w:val="{E79FF49A-619B-4A99-9708-710001306727}"/>
      </w:docPartPr>
      <w:docPartBody>
        <w:p w:rsidR="00CC3D84" w:rsidRDefault="00215A28" w:rsidP="00215A28">
          <w:pPr>
            <w:pStyle w:val="01AC62B8CACC449EA5605DA0D8BD9445"/>
          </w:pPr>
          <w:r w:rsidRPr="003D0477">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5EEC"/>
    <w:rsid w:val="00017A49"/>
    <w:rsid w:val="00052D33"/>
    <w:rsid w:val="000535F4"/>
    <w:rsid w:val="000655F8"/>
    <w:rsid w:val="000E50A5"/>
    <w:rsid w:val="00122A42"/>
    <w:rsid w:val="00142F32"/>
    <w:rsid w:val="00165EEC"/>
    <w:rsid w:val="001D707B"/>
    <w:rsid w:val="001E4796"/>
    <w:rsid w:val="002112C9"/>
    <w:rsid w:val="00215A28"/>
    <w:rsid w:val="0027291E"/>
    <w:rsid w:val="002836DC"/>
    <w:rsid w:val="00352D72"/>
    <w:rsid w:val="003723E3"/>
    <w:rsid w:val="00395409"/>
    <w:rsid w:val="00420004"/>
    <w:rsid w:val="004500DB"/>
    <w:rsid w:val="00494B16"/>
    <w:rsid w:val="0052486E"/>
    <w:rsid w:val="005F10A3"/>
    <w:rsid w:val="006E5321"/>
    <w:rsid w:val="00723A47"/>
    <w:rsid w:val="008A7060"/>
    <w:rsid w:val="008B51AA"/>
    <w:rsid w:val="008C7954"/>
    <w:rsid w:val="009245DF"/>
    <w:rsid w:val="00933696"/>
    <w:rsid w:val="00962761"/>
    <w:rsid w:val="00973CD3"/>
    <w:rsid w:val="00974A88"/>
    <w:rsid w:val="00980D46"/>
    <w:rsid w:val="00983818"/>
    <w:rsid w:val="009B6257"/>
    <w:rsid w:val="009C3628"/>
    <w:rsid w:val="009C5ACB"/>
    <w:rsid w:val="009F5495"/>
    <w:rsid w:val="00A65E11"/>
    <w:rsid w:val="00AC7029"/>
    <w:rsid w:val="00B81A44"/>
    <w:rsid w:val="00BB18DC"/>
    <w:rsid w:val="00BB7FA9"/>
    <w:rsid w:val="00BF2CB9"/>
    <w:rsid w:val="00C15F82"/>
    <w:rsid w:val="00C608D8"/>
    <w:rsid w:val="00C63BAE"/>
    <w:rsid w:val="00C66980"/>
    <w:rsid w:val="00C74088"/>
    <w:rsid w:val="00CC3D84"/>
    <w:rsid w:val="00CE0500"/>
    <w:rsid w:val="00CF5C33"/>
    <w:rsid w:val="00D13C37"/>
    <w:rsid w:val="00D419F7"/>
    <w:rsid w:val="00D61788"/>
    <w:rsid w:val="00DA5106"/>
    <w:rsid w:val="00DB735A"/>
    <w:rsid w:val="00DF0823"/>
    <w:rsid w:val="00DF66DE"/>
    <w:rsid w:val="00E04212"/>
    <w:rsid w:val="00E35AA9"/>
    <w:rsid w:val="00EA3F7D"/>
    <w:rsid w:val="00F005E8"/>
    <w:rsid w:val="00F0379B"/>
    <w:rsid w:val="00F72746"/>
    <w:rsid w:val="00FC1A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semiHidden/>
    <w:rsid w:val="00B81A44"/>
    <w:rPr>
      <w:color w:val="808080"/>
    </w:rPr>
  </w:style>
  <w:style w:type="paragraph" w:customStyle="1" w:styleId="01A7DD17141E44B283FE5BCA7D74E838">
    <w:name w:val="01A7DD17141E44B283FE5BCA7D74E838"/>
    <w:rsid w:val="00494B16"/>
  </w:style>
  <w:style w:type="paragraph" w:customStyle="1" w:styleId="FE2BE3BA92BC4066924A0937DBFF97D8">
    <w:name w:val="FE2BE3BA92BC4066924A0937DBFF97D8"/>
    <w:rsid w:val="00C608D8"/>
  </w:style>
  <w:style w:type="paragraph" w:customStyle="1" w:styleId="3945C14E5E8143FF8B7F140794AA26C6">
    <w:name w:val="3945C14E5E8143FF8B7F140794AA26C6"/>
    <w:rsid w:val="00C608D8"/>
  </w:style>
  <w:style w:type="paragraph" w:customStyle="1" w:styleId="C9F7ADA9607D4BF482DBBFC348E050D4">
    <w:name w:val="C9F7ADA9607D4BF482DBBFC348E050D4"/>
    <w:rsid w:val="00C608D8"/>
  </w:style>
  <w:style w:type="paragraph" w:customStyle="1" w:styleId="620E7CE531F74EC19D60639D55FFAEB2">
    <w:name w:val="620E7CE531F74EC19D60639D55FFAEB2"/>
    <w:rsid w:val="00C608D8"/>
  </w:style>
  <w:style w:type="paragraph" w:customStyle="1" w:styleId="C1E49A0D398C4F21BF40FE52C4BD07C0">
    <w:name w:val="C1E49A0D398C4F21BF40FE52C4BD07C0"/>
    <w:rsid w:val="00C608D8"/>
  </w:style>
  <w:style w:type="paragraph" w:customStyle="1" w:styleId="8A1C48B022134D62B8644C7F9E6B7CCD">
    <w:name w:val="8A1C48B022134D62B8644C7F9E6B7CCD"/>
    <w:rsid w:val="00C608D8"/>
  </w:style>
  <w:style w:type="paragraph" w:customStyle="1" w:styleId="BCAF2115595041CFBA19AEBEE11113AB">
    <w:name w:val="BCAF2115595041CFBA19AEBEE11113AB"/>
    <w:rsid w:val="00C608D8"/>
  </w:style>
  <w:style w:type="paragraph" w:customStyle="1" w:styleId="1EEFC3F7DEC543B789CFA05DDF6009E9">
    <w:name w:val="1EEFC3F7DEC543B789CFA05DDF6009E9"/>
    <w:rsid w:val="00C608D8"/>
  </w:style>
  <w:style w:type="paragraph" w:customStyle="1" w:styleId="D2B9DCFC56AF4CE9AB3017A049EC790E">
    <w:name w:val="D2B9DCFC56AF4CE9AB3017A049EC790E"/>
    <w:rsid w:val="00C608D8"/>
  </w:style>
  <w:style w:type="paragraph" w:customStyle="1" w:styleId="CF3603009DD645CD834A9CEF1C0013C2">
    <w:name w:val="CF3603009DD645CD834A9CEF1C0013C2"/>
    <w:rsid w:val="009245DF"/>
  </w:style>
  <w:style w:type="paragraph" w:customStyle="1" w:styleId="D0AFD4DE77F64131920068C263FD023D">
    <w:name w:val="D0AFD4DE77F64131920068C263FD023D"/>
    <w:rsid w:val="009245DF"/>
  </w:style>
  <w:style w:type="paragraph" w:customStyle="1" w:styleId="BD7300E90BC240B39310CD1C056D655E">
    <w:name w:val="BD7300E90BC240B39310CD1C056D655E"/>
    <w:rsid w:val="00933696"/>
  </w:style>
  <w:style w:type="paragraph" w:customStyle="1" w:styleId="C018F2F145BC46B9BE3201FE4EED1A83">
    <w:name w:val="C018F2F145BC46B9BE3201FE4EED1A83"/>
    <w:rsid w:val="00933696"/>
  </w:style>
  <w:style w:type="paragraph" w:customStyle="1" w:styleId="01AC62B8CACC449EA5605DA0D8BD9445">
    <w:name w:val="01AC62B8CACC449EA5605DA0D8BD9445"/>
    <w:rsid w:val="00215A2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6">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B5FB845-0DEE-40FA-BFBF-871E0AB547C7}">
  <we:reference id="wa104380917" version="1.0.1.0" store="en-US" storeType="OMEX"/>
  <we:alternateReferences>
    <we:reference id="wa104380917" version="1.0.1.0" store="wa104380917"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240AF7-F3CB-459E-A922-9A58C41398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413</TotalTime>
  <Pages>43</Pages>
  <Words>12237</Words>
  <Characters>69755</Characters>
  <Application>Microsoft Office Word</Application>
  <DocSecurity>0</DocSecurity>
  <Lines>581</Lines>
  <Paragraphs>163</Paragraphs>
  <ScaleCrop>false</ScaleCrop>
  <HeadingPairs>
    <vt:vector size="2" baseType="variant">
      <vt:variant>
        <vt:lpstr>Title</vt:lpstr>
      </vt:variant>
      <vt:variant>
        <vt:i4>1</vt:i4>
      </vt:variant>
    </vt:vector>
  </HeadingPairs>
  <TitlesOfParts>
    <vt:vector size="1" baseType="lpstr">
      <vt:lpstr>Coupling the epithelial-to-mesenchymal transition and metabolic reprogramming can drive system towards most aggressive phenotype</vt:lpstr>
    </vt:vector>
  </TitlesOfParts>
  <Company/>
  <LinksUpToDate>false</LinksUpToDate>
  <CharactersWithSpaces>81829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Coupling the epithelial-to-mesenchymal transition and metabolic reprogramming can drive system towards most aggressive phenotype</dc:title>
  <dc:creator>Madeline Galbraith, Dongya Jia, Herbert Levine, and José Onuchic</dc:creator>
  <cp:keywords/>
  <cp:lastModifiedBy>Madeline Galbraith</cp:lastModifiedBy>
  <cp:revision>178</cp:revision>
  <cp:lastPrinted>2022-05-24T20:08:00Z</cp:lastPrinted>
  <dcterms:created xsi:type="dcterms:W3CDTF">2022-05-25T12:32:00Z</dcterms:created>
  <dcterms:modified xsi:type="dcterms:W3CDTF">2022-06-13T02:20:00Z</dcterms:modified>
</cp:coreProperties>
</file>