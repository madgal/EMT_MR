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0EEB0241"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del w:id="0" w:author="Madeline Galbraith" w:date="2022-05-28T13:06:00Z">
        <w:r w:rsidR="00E66CB1" w:rsidRPr="00C9444E" w:rsidDel="00BC6D9B">
          <w:rPr>
            <w:rFonts w:ascii="Times New Roman" w:hAnsi="Times New Roman" w:cs="Times New Roman"/>
            <w:b/>
            <w:bCs/>
          </w:rPr>
          <w:delText>Mutual activation of</w:delText>
        </w:r>
        <w:r w:rsidR="00AD7F58" w:rsidRPr="00C9444E" w:rsidDel="00BC6D9B">
          <w:rPr>
            <w:rFonts w:ascii="Times New Roman" w:hAnsi="Times New Roman" w:cs="Times New Roman"/>
            <w:b/>
            <w:bCs/>
          </w:rPr>
          <w:delText xml:space="preserve"> the</w:delText>
        </w:r>
      </w:del>
      <w:ins w:id="1" w:author="Madeline Galbraith" w:date="2022-05-28T13:06:00Z">
        <w:r w:rsidR="00BC6D9B">
          <w:rPr>
            <w:rFonts w:ascii="Times New Roman" w:hAnsi="Times New Roman" w:cs="Times New Roman"/>
            <w:b/>
            <w:bCs/>
          </w:rPr>
          <w:t>Towards decoding the coupling decision-making of</w:t>
        </w:r>
      </w:ins>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555AAFA7" w14:textId="2A5AC0A2" w:rsidR="00E469AE" w:rsidRPr="00C9444E" w:rsidRDefault="00AD7F58">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xml:space="preserve">, </w:t>
      </w:r>
      <w:proofErr w:type="spellStart"/>
      <w:r w:rsidRPr="00C9444E">
        <w:rPr>
          <w:rFonts w:ascii="Times New Roman" w:hAnsi="Times New Roman" w:cs="Times New Roman"/>
        </w:rPr>
        <w:t>Dongya</w:t>
      </w:r>
      <w:proofErr w:type="spellEnd"/>
      <w:r w:rsidRPr="00C9444E">
        <w:rPr>
          <w:rFonts w:ascii="Times New Roman" w:hAnsi="Times New Roman" w:cs="Times New Roman"/>
        </w:rPr>
        <w:t xml:space="preserve"> Jia</w:t>
      </w:r>
      <w:r w:rsidR="00210CF5" w:rsidRPr="00C9444E">
        <w:rPr>
          <w:rFonts w:ascii="Times New Roman" w:hAnsi="Times New Roman" w:cs="Times New Roman"/>
          <w:vertAlign w:val="superscript"/>
        </w:rPr>
        <w:t>2</w:t>
      </w:r>
      <w:r w:rsidRPr="00C9444E">
        <w:rPr>
          <w:rFonts w:ascii="Times New Roman" w:hAnsi="Times New Roman" w:cs="Times New Roman"/>
        </w:rPr>
        <w:t>, Herbert Levine</w:t>
      </w:r>
      <w:r w:rsidR="00645AEC" w:rsidRPr="00C9444E">
        <w:rPr>
          <w:rFonts w:ascii="Times New Roman" w:hAnsi="Times New Roman" w:cs="Times New Roman"/>
          <w:vertAlign w:val="superscript"/>
        </w:rPr>
        <w:t>3</w:t>
      </w:r>
      <w:r w:rsidRPr="00C9444E">
        <w:rPr>
          <w:rFonts w:ascii="Times New Roman" w:hAnsi="Times New Roman" w:cs="Times New Roman"/>
        </w:rPr>
        <w:t>, and José Onuchic</w:t>
      </w:r>
      <w:r w:rsidR="00645AEC" w:rsidRPr="00C9444E">
        <w:rPr>
          <w:rFonts w:ascii="Times New Roman" w:hAnsi="Times New Roman" w:cs="Times New Roman"/>
          <w:vertAlign w:val="superscript"/>
        </w:rPr>
        <w:t>1</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1508B6B1" w14:textId="01F251A6" w:rsidR="00A85503" w:rsidRPr="00C9444E" w:rsidRDefault="00A85503" w:rsidP="00A85503">
      <w:pPr>
        <w:pStyle w:val="addresses"/>
        <w:spacing w:before="0" w:after="0" w:line="480" w:lineRule="auto"/>
        <w:rPr>
          <w:b w:val="0"/>
          <w:noProof w:val="0"/>
          <w:sz w:val="22"/>
          <w:szCs w:val="22"/>
        </w:rPr>
      </w:pPr>
      <w:r w:rsidRPr="00453A6D">
        <w:rPr>
          <w:b w:val="0"/>
          <w:noProof w:val="0"/>
          <w:sz w:val="22"/>
          <w:szCs w:val="22"/>
          <w:vertAlign w:val="superscript"/>
        </w:rPr>
        <w:t>2</w:t>
      </w:r>
      <w:r>
        <w:rPr>
          <w:b w:val="0"/>
          <w:noProof w:val="0"/>
          <w:sz w:val="22"/>
          <w:szCs w:val="22"/>
        </w:rPr>
        <w:t>Immunodynamics Group, Laboratory of Integrative Cancer Immunology, Center for Cancer Research, National Cancer Institute, Bethesda, MD, USA</w:t>
      </w:r>
    </w:p>
    <w:p w14:paraId="2997D237" w14:textId="5594CFEA" w:rsidR="00645AEC" w:rsidRPr="00C9444E" w:rsidRDefault="00645AEC" w:rsidP="00645AEC">
      <w:pPr>
        <w:pStyle w:val="addresses"/>
        <w:spacing w:before="0" w:after="0" w:line="480" w:lineRule="auto"/>
        <w:rPr>
          <w:b w:val="0"/>
          <w:noProof w:val="0"/>
          <w:sz w:val="22"/>
          <w:szCs w:val="22"/>
        </w:rPr>
      </w:pPr>
      <w:r w:rsidRPr="00C9444E">
        <w:rPr>
          <w:b w:val="0"/>
          <w:noProof w:val="0"/>
          <w:sz w:val="22"/>
          <w:szCs w:val="22"/>
          <w:vertAlign w:val="superscript"/>
        </w:rPr>
        <w:t>3</w:t>
      </w:r>
      <w:r w:rsidRPr="00C9444E">
        <w:rPr>
          <w:b w:val="0"/>
          <w:noProof w:val="0"/>
          <w:sz w:val="22"/>
          <w:szCs w:val="22"/>
        </w:rPr>
        <w:t>Center for Theoretical Biological Physics, Department of Physics, and Department of Bioengineering, Northeastern University, Boston, MA, USA</w:t>
      </w:r>
    </w:p>
    <w:p w14:paraId="50203B85" w14:textId="7F982BFD" w:rsidR="007824DC" w:rsidRPr="00C9444E" w:rsidRDefault="007824DC" w:rsidP="007824DC">
      <w:pPr>
        <w:pStyle w:val="BodyText"/>
        <w:rPr>
          <w:rFonts w:ascii="Times New Roman" w:hAnsi="Times New Roman" w:cs="Times New Roman"/>
        </w:rPr>
      </w:pPr>
    </w:p>
    <w:p w14:paraId="0BDC7E7A" w14:textId="30FC6D26" w:rsidR="007824DC" w:rsidRPr="00C9444E" w:rsidRDefault="007824DC" w:rsidP="007F5102">
      <w:pPr>
        <w:pStyle w:val="BodyText"/>
        <w:rPr>
          <w:rFonts w:ascii="Times New Roman" w:hAnsi="Times New Roman" w:cs="Times New Roman"/>
          <w:b/>
          <w:bCs/>
        </w:rPr>
      </w:pPr>
      <w:r w:rsidRPr="00C9444E">
        <w:rPr>
          <w:rFonts w:ascii="Times New Roman" w:hAnsi="Times New Roman" w:cs="Times New Roman"/>
          <w:b/>
          <w:bCs/>
        </w:rPr>
        <w:t>Abstract</w:t>
      </w:r>
    </w:p>
    <w:p w14:paraId="39474979" w14:textId="77777777" w:rsidR="003A2304" w:rsidRPr="00C9444E" w:rsidRDefault="003A2304" w:rsidP="003A2304">
      <w:pPr>
        <w:pStyle w:val="BodyText"/>
        <w:rPr>
          <w:rFonts w:ascii="Times New Roman" w:hAnsi="Times New Roman" w:cs="Times New Roman"/>
          <w:b/>
          <w:bCs/>
        </w:rPr>
      </w:pPr>
      <w:bookmarkStart w:id="2" w:name="_Hlk101434659"/>
    </w:p>
    <w:p w14:paraId="7EDA7E2C" w14:textId="75B34BAA" w:rsidR="003A2304" w:rsidRPr="00C9444E" w:rsidRDefault="003A2304" w:rsidP="003A2304">
      <w:pPr>
        <w:pStyle w:val="BodyText"/>
        <w:spacing w:line="480" w:lineRule="auto"/>
        <w:rPr>
          <w:rFonts w:ascii="Times New Roman" w:hAnsi="Times New Roman" w:cs="Times New Roman"/>
        </w:rPr>
      </w:pPr>
      <w:r>
        <w:rPr>
          <w:rFonts w:ascii="Times New Roman" w:hAnsi="Times New Roman" w:cs="Times New Roman"/>
        </w:rPr>
        <w:t>Cancer metastasis is an orchestration of multiple traits driven by different functional modules such as metabolism and epithelial-mesenchymal transition (EMT). Cancer cells can adjust their metabolism during metastasis. W</w:t>
      </w:r>
      <w:r w:rsidRPr="00C9444E">
        <w:rPr>
          <w:rFonts w:ascii="Times New Roman" w:hAnsi="Times New Roman" w:cs="Times New Roman"/>
        </w:rPr>
        <w:t xml:space="preserve">hen leaving the primary tumor and entering blood circulation, cancer cells can increase </w:t>
      </w:r>
      <w:r>
        <w:rPr>
          <w:rFonts w:ascii="Times New Roman" w:hAnsi="Times New Roman" w:cs="Times New Roman"/>
        </w:rPr>
        <w:t xml:space="preserve">their oxidative phosphorylation (OXPHOS) </w:t>
      </w:r>
      <w:r w:rsidRPr="00C9444E">
        <w:rPr>
          <w:rFonts w:ascii="Times New Roman" w:hAnsi="Times New Roman" w:cs="Times New Roman"/>
        </w:rPr>
        <w:t xml:space="preserve">without compromising </w:t>
      </w:r>
      <w:r>
        <w:rPr>
          <w:rFonts w:ascii="Times New Roman" w:hAnsi="Times New Roman" w:cs="Times New Roman"/>
        </w:rPr>
        <w:t>glycolysis</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w:t>
      </w:r>
      <w:r>
        <w:rPr>
          <w:rFonts w:ascii="Times New Roman" w:hAnsi="Times New Roman" w:cs="Times New Roman"/>
        </w:rPr>
        <w:t xml:space="preserve"> metabolic phenotype (W/O)</w:t>
      </w:r>
      <w:r w:rsidRPr="00C9444E">
        <w:rPr>
          <w:rFonts w:ascii="Times New Roman" w:hAnsi="Times New Roman" w:cs="Times New Roman"/>
        </w:rPr>
        <w:t>.</w:t>
      </w:r>
      <w:r>
        <w:rPr>
          <w:rFonts w:ascii="Times New Roman" w:hAnsi="Times New Roman" w:cs="Times New Roman"/>
        </w:rPr>
        <w:t xml:space="preserve"> Cells acquiring the hybrid metabolic phenotype exhibit higher metastatic potential relative to the isogenic cells in either glycolysis or OXPHOS. Clearly, adjusting metabolic activity changes metastatic potential. However, the underlying mechanisms remain largely unclear. </w:t>
      </w:r>
      <w:r w:rsidRPr="00C9444E">
        <w:rPr>
          <w:rFonts w:ascii="Times New Roman" w:hAnsi="Times New Roman" w:cs="Times New Roman"/>
        </w:rPr>
        <w:t xml:space="preserve">During metastasis, </w:t>
      </w:r>
      <w:r>
        <w:rPr>
          <w:rFonts w:ascii="Times New Roman" w:hAnsi="Times New Roman" w:cs="Times New Roman"/>
        </w:rPr>
        <w:t>EMT</w:t>
      </w:r>
      <w:r w:rsidRPr="00C9444E">
        <w:rPr>
          <w:rFonts w:ascii="Times New Roman" w:hAnsi="Times New Roman" w:cs="Times New Roman"/>
        </w:rPr>
        <w:t xml:space="preserve"> is often used by cancer cells to become motile. </w:t>
      </w:r>
      <w:r>
        <w:rPr>
          <w:rFonts w:ascii="Times New Roman" w:hAnsi="Times New Roman" w:cs="Times New Roman"/>
        </w:rPr>
        <w:t>C</w:t>
      </w:r>
      <w:r w:rsidRPr="00C9444E">
        <w:rPr>
          <w:rFonts w:ascii="Times New Roman" w:hAnsi="Times New Roman" w:cs="Times New Roman"/>
        </w:rPr>
        <w:t xml:space="preserve">ancer cells </w:t>
      </w:r>
      <w:r>
        <w:rPr>
          <w:rFonts w:ascii="Times New Roman" w:hAnsi="Times New Roman" w:cs="Times New Roman"/>
        </w:rPr>
        <w:t xml:space="preserve">undergoing EMT </w:t>
      </w:r>
      <w:r w:rsidRPr="00C9444E">
        <w:rPr>
          <w:rFonts w:ascii="Times New Roman" w:hAnsi="Times New Roman" w:cs="Times New Roman"/>
        </w:rPr>
        <w:t xml:space="preserve">can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 xml:space="preserve">combining epithelial and mesenchymal features, and </w:t>
      </w:r>
      <w:r w:rsidRPr="00C9444E">
        <w:rPr>
          <w:rFonts w:ascii="Times New Roman" w:hAnsi="Times New Roman" w:cs="Times New Roman"/>
        </w:rPr>
        <w:t xml:space="preserve">in many cases </w:t>
      </w:r>
      <w:r>
        <w:rPr>
          <w:rFonts w:ascii="Times New Roman" w:hAnsi="Times New Roman" w:cs="Times New Roman"/>
        </w:rPr>
        <w:t>serves as</w:t>
      </w:r>
      <w:r w:rsidRPr="00C9444E">
        <w:rPr>
          <w:rFonts w:ascii="Times New Roman" w:hAnsi="Times New Roman" w:cs="Times New Roman"/>
        </w:rPr>
        <w:t xml:space="preserve"> the primary instigator of metastasis.</w:t>
      </w:r>
      <w:r>
        <w:rPr>
          <w:rFonts w:ascii="Times New Roman" w:hAnsi="Times New Roman" w:cs="Times New Roman"/>
        </w:rPr>
        <w:t xml:space="preserve"> To decipher how metabolism drives metastasis and vice versa, </w:t>
      </w:r>
      <w:r w:rsidRPr="00C9444E">
        <w:rPr>
          <w:rFonts w:ascii="Times New Roman" w:hAnsi="Times New Roman" w:cs="Times New Roman"/>
        </w:rPr>
        <w:t xml:space="preserve">we </w:t>
      </w:r>
      <w:r>
        <w:rPr>
          <w:rFonts w:ascii="Times New Roman" w:hAnsi="Times New Roman" w:cs="Times New Roman"/>
        </w:rPr>
        <w:t>couple</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networks </w:t>
      </w:r>
      <w:r>
        <w:rPr>
          <w:rFonts w:ascii="Times New Roman" w:hAnsi="Times New Roman" w:cs="Times New Roman"/>
        </w:rPr>
        <w:t xml:space="preserve">of metabolism and EMT </w:t>
      </w:r>
      <w:r w:rsidRPr="00C9444E">
        <w:rPr>
          <w:rFonts w:ascii="Times New Roman" w:hAnsi="Times New Roman" w:cs="Times New Roman"/>
        </w:rPr>
        <w:t xml:space="preserve">– AMPK/HIF-1/ROS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/SNAIL</w:t>
      </w:r>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/ZEB</w:t>
      </w:r>
      <w:r>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 xml:space="preserve">and </w:t>
      </w:r>
      <w:r w:rsidRPr="00C9444E">
        <w:rPr>
          <w:rFonts w:ascii="Times New Roman" w:hAnsi="Times New Roman" w:cs="Times New Roman"/>
        </w:rPr>
        <w:t xml:space="preserve">systematically elucidate </w:t>
      </w:r>
      <w:r>
        <w:rPr>
          <w:rFonts w:ascii="Times New Roman" w:hAnsi="Times New Roman" w:cs="Times New Roman"/>
        </w:rPr>
        <w:t>the effect of individual and combined crosstalk on the stability of the coupled E/M-W/O state. As the hybrid metabolic (W/O) and hybrid E/M states have been associated with high metastatic potential respectively, the crosstalk that stabilize</w:t>
      </w:r>
      <w:r>
        <w:rPr>
          <w:rFonts w:ascii="Times New Roman" w:hAnsi="Times New Roman" w:cs="Times New Roman"/>
        </w:rPr>
        <w:t>s</w:t>
      </w:r>
      <w:r>
        <w:rPr>
          <w:rFonts w:ascii="Times New Roman" w:hAnsi="Times New Roman" w:cs="Times New Roman"/>
        </w:rPr>
        <w:t xml:space="preserve"> their coupling can be of vital importance for anti-metastasis treatment. We show that </w:t>
      </w:r>
      <w:del w:id="3" w:author="Madeline Galbraith" w:date="2022-07-03T20:02:00Z">
        <w:r w:rsidDel="00755E37">
          <w:rPr>
            <w:rFonts w:ascii="Times New Roman" w:hAnsi="Times New Roman" w:cs="Times New Roman"/>
          </w:rPr>
          <w:delText>(1) ROS is a critical factor in stabilizing the coupled W/O-E/M state; (2)</w:delText>
        </w:r>
      </w:del>
      <w:del w:id="4" w:author="Madeline Galbraith" w:date="2022-07-03T20:01:00Z">
        <w:r w:rsidDel="00755E37">
          <w:rPr>
            <w:rFonts w:ascii="Times New Roman" w:hAnsi="Times New Roman" w:cs="Times New Roman"/>
          </w:rPr>
          <w:delText xml:space="preserve"> our previously identified  phenotypic stability factors of E/M state – OVOL and GRHL2 - can also stabilize the coupled E/M-W/O state; (3)</w:delText>
        </w:r>
      </w:del>
      <w:r>
        <w:rPr>
          <w:rFonts w:ascii="Times New Roman" w:hAnsi="Times New Roman" w:cs="Times New Roman"/>
        </w:rPr>
        <w:t xml:space="preserve"> the crosstalk is able to give rise to the E/M-W/O state irrespective of </w:t>
      </w:r>
      <w:del w:id="5" w:author="Madeline Galbraith" w:date="2022-07-03T20:02:00Z">
        <w:r w:rsidDel="00755E37">
          <w:rPr>
            <w:rFonts w:ascii="Times New Roman" w:hAnsi="Times New Roman" w:cs="Times New Roman"/>
          </w:rPr>
          <w:delText xml:space="preserve">their </w:delText>
        </w:r>
      </w:del>
      <w:ins w:id="6" w:author="Madeline Galbraith" w:date="2022-07-03T20:02:00Z">
        <w:r w:rsidR="00755E37">
          <w:rPr>
            <w:rFonts w:ascii="Times New Roman" w:hAnsi="Times New Roman" w:cs="Times New Roman"/>
          </w:rPr>
          <w:t>E/M or W/O state</w:t>
        </w:r>
        <w:r w:rsidR="00755E37">
          <w:rPr>
            <w:rFonts w:ascii="Times New Roman" w:hAnsi="Times New Roman" w:cs="Times New Roman"/>
          </w:rPr>
          <w:t xml:space="preserve"> </w:t>
        </w:r>
      </w:ins>
      <w:r>
        <w:rPr>
          <w:rFonts w:ascii="Times New Roman" w:hAnsi="Times New Roman" w:cs="Times New Roman"/>
        </w:rPr>
        <w:t xml:space="preserve">availability by the individual EMT or metabolism circuit. </w:t>
      </w:r>
      <w:ins w:id="7" w:author="Madeline Galbraith" w:date="2022-07-03T20:03:00Z">
        <w:r w:rsidR="00755E37">
          <w:rPr>
            <w:rFonts w:ascii="Times New Roman" w:hAnsi="Times New Roman" w:cs="Times New Roman"/>
          </w:rPr>
          <w:t>Furthermore,</w:t>
        </w:r>
      </w:ins>
      <w:del w:id="8" w:author="Madeline Galbraith" w:date="2022-07-03T20:03:00Z">
        <w:r w:rsidDel="00755E37">
          <w:rPr>
            <w:rFonts w:ascii="Times New Roman" w:hAnsi="Times New Roman" w:cs="Times New Roman"/>
          </w:rPr>
          <w:delText>We s</w:delText>
        </w:r>
      </w:del>
      <w:del w:id="9" w:author="Madeline Galbraith" w:date="2022-07-03T20:02:00Z">
        <w:r w:rsidDel="00755E37">
          <w:rPr>
            <w:rFonts w:ascii="Times New Roman" w:hAnsi="Times New Roman" w:cs="Times New Roman"/>
          </w:rPr>
          <w:delText>how that</w:delText>
        </w:r>
      </w:del>
      <w:r>
        <w:rPr>
          <w:rFonts w:ascii="Times New Roman" w:hAnsi="Times New Roman" w:cs="Times New Roman"/>
        </w:rPr>
        <w:t xml:space="preserve"> to acquire an E/M-W/O state, </w:t>
      </w:r>
      <w:r w:rsidRPr="00C9444E">
        <w:rPr>
          <w:rFonts w:ascii="Times New Roman" w:hAnsi="Times New Roman" w:cs="Times New Roman"/>
        </w:rPr>
        <w:t>the</w:t>
      </w:r>
      <w:r>
        <w:rPr>
          <w:rFonts w:ascii="Times New Roman" w:hAnsi="Times New Roman" w:cs="Times New Roman"/>
        </w:rPr>
        <w:t xml:space="preserve">re is an order of events in that the W/O state emerges first and is followed by the </w:t>
      </w:r>
      <w:r w:rsidRPr="00C9444E">
        <w:rPr>
          <w:rFonts w:ascii="Times New Roman" w:hAnsi="Times New Roman" w:cs="Times New Roman"/>
        </w:rPr>
        <w:t xml:space="preserve">E/M state, suggesting that </w:t>
      </w:r>
      <w:r>
        <w:rPr>
          <w:rFonts w:ascii="Times New Roman" w:hAnsi="Times New Roman" w:cs="Times New Roman"/>
        </w:rPr>
        <w:t>metabolism can</w:t>
      </w:r>
      <w:r w:rsidRPr="00C9444E">
        <w:rPr>
          <w:rFonts w:ascii="Times New Roman" w:hAnsi="Times New Roman" w:cs="Times New Roman"/>
        </w:rPr>
        <w:t xml:space="preserve"> 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w:t>
      </w:r>
      <w:r w:rsidRPr="00C9444E">
        <w:rPr>
          <w:rFonts w:ascii="Times New Roman" w:hAnsi="Times New Roman" w:cs="Times New Roman"/>
        </w:rPr>
        <w:t xml:space="preserve">. </w:t>
      </w:r>
      <w:r>
        <w:rPr>
          <w:rFonts w:ascii="Times New Roman" w:hAnsi="Times New Roman" w:cs="Times New Roman"/>
        </w:rPr>
        <w:t>In summary, out work reconciles the paradoxical observations between EMT and metabolic states, elucidates how the metabolism module drives the EMT module and vice versa, and serves as an initiative towards understanding the entirety of cancer metastasis.</w:t>
      </w:r>
    </w:p>
    <w:bookmarkEnd w:id="2"/>
    <w:p w14:paraId="6765970F" w14:textId="651D4680" w:rsidR="00586C48" w:rsidRPr="00C9444E" w:rsidRDefault="00FC28F1" w:rsidP="000C7A59">
      <w:pPr>
        <w:pStyle w:val="BodyText"/>
        <w:spacing w:line="480" w:lineRule="auto"/>
        <w:rPr>
          <w:rFonts w:ascii="Times New Roman" w:hAnsi="Times New Roman" w:cs="Times New Roman"/>
        </w:rPr>
      </w:pPr>
      <w:r w:rsidRPr="00C9444E">
        <w:rPr>
          <w:rFonts w:ascii="Times New Roman" w:hAnsi="Times New Roman" w:cs="Times New Roman"/>
        </w:rPr>
        <w:t xml:space="preserve"> </w:t>
      </w:r>
    </w:p>
    <w:p w14:paraId="1311851E" w14:textId="77777777" w:rsidR="00E469AE" w:rsidRPr="00C9444E" w:rsidRDefault="00AD7F58" w:rsidP="00651FF5">
      <w:pPr>
        <w:pStyle w:val="BodyText"/>
        <w:spacing w:line="480" w:lineRule="auto"/>
        <w:rPr>
          <w:rFonts w:ascii="Times New Roman" w:hAnsi="Times New Roman" w:cs="Times New Roman"/>
          <w:b/>
          <w:bCs/>
          <w:sz w:val="28"/>
          <w:szCs w:val="28"/>
        </w:rPr>
      </w:pPr>
      <w:bookmarkStart w:id="10" w:name="introduction"/>
      <w:r w:rsidRPr="00C9444E">
        <w:rPr>
          <w:rFonts w:ascii="Times New Roman" w:hAnsi="Times New Roman" w:cs="Times New Roman"/>
          <w:b/>
          <w:bCs/>
          <w:sz w:val="28"/>
          <w:szCs w:val="28"/>
        </w:rPr>
        <w:t>Introduction</w:t>
      </w:r>
      <w:bookmarkEnd w:id="10"/>
    </w:p>
    <w:p w14:paraId="14632C67" w14:textId="27179C4C"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E46389" w:rsidRPr="00E46389">
            <w:rPr>
              <w:rFonts w:ascii="Times New Roman" w:eastAsia="Times New Roman" w:hAnsi="Times New Roman" w:cs="Times New Roman"/>
              <w:color w:val="000000"/>
            </w:rPr>
            <w:t>[1]</w:t>
          </w:r>
        </w:sdtContent>
      </w:sdt>
      <w:r w:rsidRPr="00C9444E">
        <w:rPr>
          <w:rFonts w:ascii="Times New Roman" w:hAnsi="Times New Roman" w:cs="Times New Roman"/>
        </w:rPr>
        <w:t xml:space="preserve"> and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E46389" w:rsidRPr="00E46389">
            <w:rPr>
              <w:rFonts w:ascii="Times New Roman" w:eastAsia="Times New Roman" w:hAnsi="Times New Roman" w:cs="Times New Roman"/>
              <w:color w:val="000000"/>
            </w:rPr>
            <w:t>[2,3]</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E46389" w:rsidRPr="00E46389">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E46389" w:rsidRPr="00E46389">
            <w:rPr>
              <w:rFonts w:ascii="Times New Roman" w:eastAsia="Times New Roman" w:hAnsi="Times New Roman" w:cs="Times New Roman"/>
              <w:color w:val="000000"/>
            </w:rPr>
            <w:t>[6]</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E46389" w:rsidRPr="00E46389">
            <w:rPr>
              <w:rFonts w:ascii="Times New Roman" w:eastAsia="Times New Roman" w:hAnsi="Times New Roman" w:cs="Times New Roman"/>
              <w:color w:val="000000"/>
            </w:rPr>
            <w:t>[7–10]</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hybrid E/M state has since been experimentally verified both in vitro (</w:t>
      </w:r>
      <w:r w:rsidR="0032462F" w:rsidRPr="00C9444E">
        <w:rPr>
          <w:rFonts w:ascii="Times New Roman" w:hAnsi="Times New Roman" w:cs="Times New Roman"/>
        </w:rPr>
        <w:t xml:space="preserve">in </w:t>
      </w:r>
      <w:r w:rsidRPr="00C9444E">
        <w:rPr>
          <w:rFonts w:ascii="Times New Roman" w:hAnsi="Times New Roman" w:cs="Times New Roman"/>
        </w:rPr>
        <w:t xml:space="preserve">many </w:t>
      </w:r>
      <w:proofErr w:type="gramStart"/>
      <w:r w:rsidRPr="00C9444E">
        <w:rPr>
          <w:rFonts w:ascii="Times New Roman" w:hAnsi="Times New Roman" w:cs="Times New Roman"/>
        </w:rPr>
        <w:t>cancer</w:t>
      </w:r>
      <w:proofErr w:type="gramEnd"/>
      <w:r w:rsidRPr="00C9444E">
        <w:rPr>
          <w:rFonts w:ascii="Times New Roman" w:hAnsi="Times New Roman" w:cs="Times New Roman"/>
        </w:rPr>
        <w:t xml:space="preserve"> cell lines) and in vivo (</w:t>
      </w:r>
      <w:r w:rsidR="0032462F" w:rsidRPr="00C9444E">
        <w:rPr>
          <w:rFonts w:ascii="Times New Roman" w:hAnsi="Times New Roman" w:cs="Times New Roman"/>
        </w:rPr>
        <w:t xml:space="preserve">e.g. </w:t>
      </w:r>
      <w:r w:rsidR="002968E6" w:rsidRPr="00C9444E">
        <w:rPr>
          <w:rFonts w:ascii="Times New Roman" w:hAnsi="Times New Roman" w:cs="Times New Roman"/>
        </w:rPr>
        <w:t>using a genetic mouse model of squamous cell carcinoma)</w:t>
      </w:r>
      <w:r w:rsidRPr="00C9444E">
        <w:rPr>
          <w:rFonts w:ascii="Times New Roman" w:hAnsi="Times New Roman" w:cs="Times New Roman"/>
        </w:rPr>
        <w:t xml:space="preserve"> and has been shown to be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E46389" w:rsidRPr="00E46389">
            <w:rPr>
              <w:rFonts w:ascii="Times New Roman" w:eastAsia="Times New Roman" w:hAnsi="Times New Roman" w:cs="Times New Roman"/>
              <w:color w:val="000000"/>
            </w:rPr>
            <w:t>[11–14]</w:t>
          </w:r>
        </w:sdtContent>
      </w:sdt>
      <w:r w:rsidRPr="00C9444E">
        <w:rPr>
          <w:rFonts w:ascii="Times New Roman" w:hAnsi="Times New Roman" w:cs="Times New Roman"/>
        </w:rPr>
        <w:t>. Most importantly, these 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E46389" w:rsidRPr="00E46389">
            <w:rPr>
              <w:rFonts w:ascii="Times New Roman" w:eastAsia="Times New Roman" w:hAnsi="Times New Roman" w:cs="Times New Roman"/>
              <w:color w:val="000000"/>
            </w:rPr>
            <w:t>[15,16]</w:t>
          </w:r>
        </w:sdtContent>
      </w:sdt>
      <w:r w:rsidRPr="00C9444E">
        <w:rPr>
          <w:rFonts w:ascii="Times New Roman" w:hAnsi="Times New Roman" w:cs="Times New Roman"/>
        </w:rPr>
        <w:t>. Fully understanding the behavior of the hybrid E/M phenotype is still an active area of research.</w:t>
      </w:r>
    </w:p>
    <w:p w14:paraId="5FE21D4A" w14:textId="1D484DDD"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E46389" w:rsidRPr="00E46389">
            <w:rPr>
              <w:rFonts w:ascii="Times New Roman" w:eastAsia="Times New Roman" w:hAnsi="Times New Roman" w:cs="Times New Roman"/>
              <w:color w:val="000000"/>
            </w:rPr>
            <w:t>[1,17]</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E46389" w:rsidRPr="00E46389">
            <w:rPr>
              <w:rFonts w:ascii="Times New Roman" w:eastAsia="Times New Roman" w:hAnsi="Times New Roman" w:cs="Times New Roman"/>
              <w:color w:val="000000"/>
            </w:rPr>
            <w:t>[18,19]</w:t>
          </w:r>
        </w:sdtContent>
      </w:sdt>
      <w:r w:rsidRPr="00C9444E">
        <w:rPr>
          <w:rFonts w:ascii="Times New Roman" w:hAnsi="Times New Roman" w:cs="Times New Roman"/>
        </w:rPr>
        <w:t xml:space="preserve">. During metastasis, cancer cells must be able to </w:t>
      </w:r>
      <w:r w:rsidR="00864727">
        <w:rPr>
          <w:rFonts w:ascii="Times New Roman" w:hAnsi="Times New Roman" w:cs="Times New Roman"/>
        </w:rPr>
        <w:t xml:space="preserve">adjust their metabolic phenotype </w:t>
      </w:r>
      <w:proofErr w:type="gramStart"/>
      <w:r w:rsidR="00864727">
        <w:rPr>
          <w:rFonts w:ascii="Times New Roman" w:hAnsi="Times New Roman" w:cs="Times New Roman"/>
        </w:rPr>
        <w:t>in order to</w:t>
      </w:r>
      <w:proofErr w:type="gramEnd"/>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E46389" w:rsidRPr="00E46389">
            <w:rPr>
              <w:rFonts w:ascii="Times New Roman" w:eastAsia="Times New Roman" w:hAnsi="Times New Roman" w:cs="Times New Roman"/>
              <w:color w:val="000000"/>
            </w:rPr>
            <w:t>[20–23]</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Pr="00C9444E">
        <w:rPr>
          <w:rFonts w:ascii="Times New Roman" w:hAnsi="Times New Roman" w:cs="Times New Roman"/>
        </w:rPr>
        <w:t>lead</w:t>
      </w:r>
      <w:r w:rsidR="00DC77BF">
        <w:rPr>
          <w:rFonts w:ascii="Times New Roman" w:hAnsi="Times New Roman" w:cs="Times New Roman"/>
        </w:rPr>
        <w:t>ing</w:t>
      </w:r>
      <w:r w:rsidRPr="00C9444E">
        <w:rPr>
          <w:rFonts w:ascii="Times New Roman" w:hAnsi="Times New Roman" w:cs="Times New Roman"/>
        </w:rPr>
        <w:t xml:space="preserve"> to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 and metabolic low-low phenotype (L/L).</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E46389" w:rsidRPr="00E46389">
            <w:rPr>
              <w:rFonts w:ascii="Times New Roman" w:eastAsia="Times New Roman" w:hAnsi="Times New Roman" w:cs="Times New Roman"/>
              <w:color w:val="000000"/>
            </w:rPr>
            <w:t>[24,25]</w:t>
          </w:r>
        </w:sdtContent>
      </w:sdt>
      <w:r w:rsidR="00794F8C">
        <w:rPr>
          <w:rFonts w:ascii="Times New Roman" w:hAnsi="Times New Roman" w:cs="Times New Roman"/>
        </w:rPr>
        <w:t>. The L/L cells are metabolically inactive, exhibiting both low glycolysis and low OXPHOS, and are</w:t>
      </w:r>
      <w:r w:rsidRPr="00C9444E">
        <w:rPr>
          <w:rFonts w:ascii="Times New Roman" w:hAnsi="Times New Roman" w:cs="Times New Roman"/>
        </w:rPr>
        <w:t xml:space="preserv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E46389" w:rsidRPr="00E46389">
            <w:rPr>
              <w:rFonts w:ascii="Times New Roman" w:eastAsia="Times New Roman" w:hAnsi="Times New Roman" w:cs="Times New Roman"/>
              <w:color w:val="000000"/>
            </w:rPr>
            <w:t>[26]</w:t>
          </w:r>
        </w:sdtContent>
      </w:sdt>
      <w:r w:rsidR="00794F8C">
        <w:rPr>
          <w:rFonts w:ascii="Times New Roman" w:hAnsi="Times New Roman" w:cs="Times New Roman"/>
        </w:rPr>
        <w:t>.</w:t>
      </w:r>
      <w:r w:rsidRPr="00C9444E">
        <w:rPr>
          <w:rFonts w:ascii="Times New Roman" w:hAnsi="Times New Roman" w:cs="Times New Roman"/>
        </w:rPr>
        <w:t xml:space="preserve"> </w:t>
      </w:r>
      <w:r w:rsidR="008E4737">
        <w:rPr>
          <w:rFonts w:ascii="Times New Roman" w:hAnsi="Times New Roman" w:cs="Times New Roman"/>
        </w:rPr>
        <w:t xml:space="preserve">The highly metastatic murine breast cancer 4T1 cells exhibit both higher glycolytic and </w:t>
      </w:r>
      <w:r w:rsidR="00AC0CCF">
        <w:rPr>
          <w:rFonts w:ascii="Times New Roman" w:hAnsi="Times New Roman" w:cs="Times New Roman"/>
        </w:rPr>
        <w:t>OXPHOS</w:t>
      </w:r>
      <w:r w:rsidR="008E4737">
        <w:rPr>
          <w:rFonts w:ascii="Times New Roman" w:hAnsi="Times New Roman" w:cs="Times New Roman"/>
        </w:rPr>
        <w:t xml:space="preserve"> activity relative to the isogenic and less metastatic 67NR cells </w:t>
      </w:r>
      <w:sdt>
        <w:sdtPr>
          <w:rPr>
            <w:rFonts w:ascii="Times New Roman" w:hAnsi="Times New Roman" w:cs="Times New Roman"/>
          </w:rPr>
          <w:alias w:val="SmartCite Citation"/>
          <w:tag w:val="703cb261-b0c2-4f52-8c43-8dc408bf3954:51afcc68-9c57-4feb-87a2-9b5bb6cfeda0+"/>
          <w:id w:val="282082193"/>
          <w:placeholder>
            <w:docPart w:val="DefaultPlaceholder_-1854013440"/>
          </w:placeholder>
        </w:sdtPr>
        <w:sdtEndPr/>
        <w:sdtContent>
          <w:r w:rsidR="00E46389" w:rsidRPr="00E46389">
            <w:rPr>
              <w:rFonts w:ascii="Times New Roman" w:eastAsia="Times New Roman" w:hAnsi="Times New Roman" w:cs="Times New Roman"/>
              <w:color w:val="000000"/>
            </w:rPr>
            <w:t>[27]</w:t>
          </w:r>
        </w:sdtContent>
      </w:sdt>
      <w:r w:rsidR="008E4737">
        <w:rPr>
          <w:rFonts w:ascii="Times New Roman" w:hAnsi="Times New Roman" w:cs="Times New Roman"/>
        </w:rPr>
        <w:t xml:space="preserve">. Furthermore, when the </w:t>
      </w:r>
      <w:r w:rsidR="008E4737" w:rsidRPr="00C9444E">
        <w:rPr>
          <w:rFonts w:ascii="Times New Roman" w:hAnsi="Times New Roman" w:cs="Times New Roman"/>
        </w:rPr>
        <w:t>circulating tumor cells (CTCs) formed by 4T-1 cells</w:t>
      </w:r>
      <w:r w:rsidR="008E4737">
        <w:rPr>
          <w:rFonts w:ascii="Times New Roman" w:hAnsi="Times New Roman" w:cs="Times New Roman"/>
        </w:rPr>
        <w:t xml:space="preserve"> exhibited enhanced </w:t>
      </w:r>
      <w:r w:rsidR="00AC0CCF">
        <w:rPr>
          <w:rFonts w:ascii="Times New Roman" w:hAnsi="Times New Roman" w:cs="Times New Roman"/>
        </w:rPr>
        <w:t>OXPHOS</w:t>
      </w:r>
      <w:r w:rsidR="008E4737">
        <w:rPr>
          <w:rFonts w:ascii="Times New Roman" w:hAnsi="Times New Roman" w:cs="Times New Roman"/>
        </w:rPr>
        <w:t xml:space="preserve"> relative to both the primary tumor and lung metastasis formed by 4T1</w:t>
      </w:r>
      <w:r w:rsidR="009E2BD5">
        <w:rPr>
          <w:rFonts w:ascii="Times New Roman" w:hAnsi="Times New Roman" w:cs="Times New Roman"/>
        </w:rPr>
        <w:t xml:space="preserve">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E46389" w:rsidRPr="00E46389">
            <w:rPr>
              <w:rFonts w:ascii="Times New Roman" w:eastAsia="Times New Roman" w:hAnsi="Times New Roman" w:cs="Times New Roman"/>
              <w:color w:val="000000"/>
            </w:rPr>
            <w:t>[28]</w:t>
          </w:r>
        </w:sdtContent>
      </w:sdt>
      <w:r w:rsidRPr="00C9444E">
        <w:rPr>
          <w:rFonts w:ascii="Times New Roman" w:hAnsi="Times New Roman" w:cs="Times New Roman"/>
        </w:rPr>
        <w:t xml:space="preserve">. 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w:t>
      </w:r>
      <w:proofErr w:type="gramStart"/>
      <w:r w:rsidRPr="00C9444E">
        <w:rPr>
          <w:rFonts w:ascii="Times New Roman" w:hAnsi="Times New Roman" w:cs="Times New Roman"/>
        </w:rPr>
        <w:t>a number of</w:t>
      </w:r>
      <w:proofErr w:type="gramEnd"/>
      <w:r w:rsidRPr="00C9444E">
        <w:rPr>
          <w:rFonts w:ascii="Times New Roman" w:hAnsi="Times New Roman" w:cs="Times New Roman"/>
        </w:rPr>
        <w:t xml:space="preserve">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E46389" w:rsidRPr="00E46389">
            <w:rPr>
              <w:rFonts w:ascii="Times New Roman" w:eastAsia="Times New Roman" w:hAnsi="Times New Roman" w:cs="Times New Roman"/>
              <w:color w:val="000000"/>
            </w:rPr>
            <w:t>[27,29]</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0E166F81"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E46389" w:rsidRPr="00E46389">
            <w:rPr>
              <w:rFonts w:ascii="Times New Roman" w:eastAsia="Times New Roman" w:hAnsi="Times New Roman" w:cs="Times New Roman"/>
              <w:color w:val="000000"/>
            </w:rPr>
            <w:t>[7–10,20–23]</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00283835" w:rsidRPr="00C9444E">
        <w:rPr>
          <w:rFonts w:ascii="Times New Roman" w:hAnsi="Times New Roman" w:cs="Times New Roman"/>
        </w:rPr>
        <w:t>.</w:t>
      </w:r>
      <w:r w:rsidR="009224AA">
        <w:rPr>
          <w:rFonts w:ascii="Times New Roman" w:hAnsi="Times New Roman" w:cs="Times New Roman"/>
        </w:rPr>
        <w:t xml:space="preserve"> For example, there is bi-directional regulation between hypoxia-inducible factor 1 (HIF-1) and miR-200</w:t>
      </w:r>
      <w:r w:rsidR="001A1A8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883289044"/>
          <w:placeholder>
            <w:docPart w:val="DefaultPlaceholder_-1854013440"/>
          </w:placeholder>
        </w:sdtPr>
        <w:sdtEndPr/>
        <w:sdtContent>
          <w:r w:rsidR="00E46389" w:rsidRPr="00E46389">
            <w:rPr>
              <w:rFonts w:ascii="Times New Roman" w:eastAsia="Times New Roman" w:hAnsi="Times New Roman" w:cs="Times New Roman"/>
              <w:color w:val="000000"/>
            </w:rPr>
            <w:t>[30]</w:t>
          </w:r>
        </w:sdtContent>
      </w:sdt>
      <w:r w:rsidR="002F44ED">
        <w:rPr>
          <w:rFonts w:ascii="Times New Roman" w:hAnsi="Times New Roman" w:cs="Times New Roman"/>
        </w:rPr>
        <w:t>. The repression of miR-200 by HIF-1 induces EMT</w:t>
      </w:r>
      <w:r w:rsidR="009224A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1253783143"/>
          <w:placeholder>
            <w:docPart w:val="DefaultPlaceholder_-1854013440"/>
          </w:placeholder>
        </w:sdtPr>
        <w:sdtEndPr/>
        <w:sdtContent>
          <w:r w:rsidR="00E46389" w:rsidRPr="00E46389">
            <w:rPr>
              <w:rFonts w:ascii="Times New Roman" w:eastAsia="Times New Roman" w:hAnsi="Times New Roman" w:cs="Times New Roman"/>
              <w:color w:val="000000"/>
            </w:rPr>
            <w:t>[31]</w:t>
          </w:r>
        </w:sdtContent>
      </w:sdt>
      <w:r w:rsidR="009F185C">
        <w:rPr>
          <w:rFonts w:ascii="Times New Roman" w:hAnsi="Times New Roman" w:cs="Times New Roman"/>
        </w:rPr>
        <w:t xml:space="preserve"> </w:t>
      </w:r>
      <w:r w:rsidR="00FC5DE9">
        <w:rPr>
          <w:rFonts w:ascii="Times New Roman" w:hAnsi="Times New Roman" w:cs="Times New Roman"/>
        </w:rPr>
        <w:t xml:space="preserve">and HIF-1 </w:t>
      </w:r>
      <w:proofErr w:type="gramStart"/>
      <w:r w:rsidR="00FC5DE9">
        <w:rPr>
          <w:rFonts w:ascii="Times New Roman" w:hAnsi="Times New Roman" w:cs="Times New Roman"/>
        </w:rPr>
        <w:t>is able to</w:t>
      </w:r>
      <w:proofErr w:type="gramEnd"/>
      <w:r w:rsidR="00FC5DE9">
        <w:rPr>
          <w:rFonts w:ascii="Times New Roman" w:hAnsi="Times New Roman" w:cs="Times New Roman"/>
        </w:rPr>
        <w:t xml:space="preserve"> repress the expression of HIF-1 </w:t>
      </w:r>
      <w:sdt>
        <w:sdtPr>
          <w:rPr>
            <w:rFonts w:ascii="Times New Roman" w:hAnsi="Times New Roman" w:cs="Times New Roman"/>
          </w:rPr>
          <w:alias w:val="SmartCite Citation"/>
          <w:tag w:val="703cb261-b0c2-4f52-8c43-8dc408bf3954:5be698c5-9e85-4785-98b1-deecf715cf82+"/>
          <w:id w:val="1945876147"/>
          <w:placeholder>
            <w:docPart w:val="DefaultPlaceholder_-1854013440"/>
          </w:placeholder>
        </w:sdtPr>
        <w:sdtEndPr/>
        <w:sdtContent>
          <w:r w:rsidR="00E46389" w:rsidRPr="00E46389">
            <w:rPr>
              <w:rFonts w:ascii="Times New Roman" w:eastAsia="Times New Roman" w:hAnsi="Times New Roman" w:cs="Times New Roman"/>
              <w:color w:val="000000"/>
            </w:rPr>
            <w:t>[32]</w:t>
          </w:r>
        </w:sdtContent>
      </w:sdt>
      <w:r w:rsidR="000D63AC">
        <w:rPr>
          <w:rFonts w:ascii="Times New Roman" w:hAnsi="Times New Roman" w:cs="Times New Roman"/>
        </w:rPr>
        <w:t>.</w:t>
      </w:r>
      <w:r w:rsidR="00283835" w:rsidRPr="00C9444E">
        <w:rPr>
          <w:rFonts w:ascii="Times New Roman" w:hAnsi="Times New Roman" w:cs="Times New Roman"/>
        </w:rPr>
        <w:t xml:space="preserve"> </w:t>
      </w:r>
      <w:del w:id="11" w:author="Madeline Galbraith" w:date="2022-07-03T19:51:00Z">
        <w:r w:rsidR="000D63AC" w:rsidDel="0065144A">
          <w:rPr>
            <w:rFonts w:ascii="Times New Roman" w:hAnsi="Times New Roman" w:cs="Times New Roman"/>
          </w:rPr>
          <w:delText>Understanding the c</w:delText>
        </w:r>
        <w:r w:rsidRPr="00C9444E" w:rsidDel="0065144A">
          <w:rPr>
            <w:rFonts w:ascii="Times New Roman" w:hAnsi="Times New Roman" w:cs="Times New Roman"/>
          </w:rPr>
          <w:delText xml:space="preserve">rosstalk between EMT and metabolic reprogramming is important </w:delText>
        </w:r>
        <w:r w:rsidR="000D63AC" w:rsidDel="0065144A">
          <w:rPr>
            <w:rFonts w:ascii="Times New Roman" w:hAnsi="Times New Roman" w:cs="Times New Roman"/>
          </w:rPr>
          <w:delText>for an increased comprehension of</w:delText>
        </w:r>
        <w:r w:rsidRPr="00C9444E" w:rsidDel="0065144A">
          <w:rPr>
            <w:rFonts w:ascii="Times New Roman" w:hAnsi="Times New Roman" w:cs="Times New Roman"/>
          </w:rPr>
          <w:delText xml:space="preserve"> metastasis and tumor proliferation </w:delText>
        </w:r>
      </w:del>
      <w:customXmlDelRangeStart w:id="12" w:author="Madeline Galbraith" w:date="2022-07-03T19:51:00Z"/>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customXmlDelRangeEnd w:id="12"/>
          <w:del w:id="13" w:author="Madeline Galbraith" w:date="2022-07-03T19:51:00Z">
            <w:r w:rsidR="00E46389" w:rsidRPr="00E46389" w:rsidDel="0065144A">
              <w:rPr>
                <w:rFonts w:ascii="Times New Roman" w:eastAsia="Times New Roman" w:hAnsi="Times New Roman" w:cs="Times New Roman"/>
                <w:color w:val="000000"/>
              </w:rPr>
              <w:delText>[29,33–35]</w:delText>
            </w:r>
          </w:del>
          <w:customXmlDelRangeStart w:id="14" w:author="Madeline Galbraith" w:date="2022-07-03T19:51:00Z"/>
        </w:sdtContent>
      </w:sdt>
      <w:customXmlDelRangeEnd w:id="14"/>
      <w:del w:id="15" w:author="Madeline Galbraith" w:date="2022-07-03T19:51:00Z">
        <w:r w:rsidRPr="00C9444E" w:rsidDel="0065144A">
          <w:rPr>
            <w:rFonts w:ascii="Times New Roman" w:hAnsi="Times New Roman" w:cs="Times New Roman"/>
          </w:rPr>
          <w:delText xml:space="preserve">. </w:delText>
        </w:r>
      </w:del>
      <w:r w:rsidRPr="00C9444E">
        <w:rPr>
          <w:rFonts w:ascii="Times New Roman" w:hAnsi="Times New Roman" w:cs="Times New Roman"/>
        </w:rPr>
        <w:t>Recent studies show that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ebe7b288-51b2-4588-8c4a-2c240049eb69+"/>
          <w:id w:val="377052821"/>
          <w:placeholder>
            <w:docPart w:val="1EEFC3F7DEC543B789CFA05DDF6009E9"/>
          </w:placeholder>
        </w:sdtPr>
        <w:sdtEndPr/>
        <w:sdtContent>
          <w:r w:rsidR="00E46389" w:rsidRPr="00E46389">
            <w:rPr>
              <w:rFonts w:ascii="Times New Roman" w:eastAsia="Times New Roman" w:hAnsi="Times New Roman" w:cs="Times New Roman"/>
              <w:color w:val="000000"/>
            </w:rPr>
            <w:t>[36–40]</w:t>
          </w:r>
        </w:sdtContent>
      </w:sdt>
      <w:r w:rsidRPr="00C9444E">
        <w:rPr>
          <w:rFonts w:ascii="Times New Roman" w:hAnsi="Times New Roman" w:cs="Times New Roman"/>
        </w:rPr>
        <w:t>. The underlying mechanisms of</w:t>
      </w:r>
      <w:del w:id="16" w:author="Madeline Galbraith" w:date="2022-07-03T19:52:00Z">
        <w:r w:rsidRPr="00C9444E" w:rsidDel="0065144A">
          <w:rPr>
            <w:rFonts w:ascii="Times New Roman" w:hAnsi="Times New Roman" w:cs="Times New Roman"/>
          </w:rPr>
          <w:delText xml:space="preserve"> interaction between</w:delText>
        </w:r>
      </w:del>
      <w:r w:rsidRPr="00C9444E">
        <w:rPr>
          <w:rFonts w:ascii="Times New Roman" w:hAnsi="Times New Roman" w:cs="Times New Roman"/>
        </w:rPr>
        <w:t xml:space="preserve"> </w:t>
      </w:r>
      <w:ins w:id="17" w:author="Madeline Galbraith" w:date="2022-07-03T19:52:00Z">
        <w:r w:rsidR="0065144A">
          <w:rPr>
            <w:rFonts w:ascii="Times New Roman" w:hAnsi="Times New Roman" w:cs="Times New Roman"/>
          </w:rPr>
          <w:t xml:space="preserve">how the metabolism functional module drives the </w:t>
        </w:r>
      </w:ins>
      <w:r w:rsidRPr="00C9444E">
        <w:rPr>
          <w:rFonts w:ascii="Times New Roman" w:hAnsi="Times New Roman" w:cs="Times New Roman"/>
        </w:rPr>
        <w:t xml:space="preserve">EMT </w:t>
      </w:r>
      <w:ins w:id="18" w:author="Madeline Galbraith" w:date="2022-07-03T19:52:00Z">
        <w:r w:rsidR="0065144A">
          <w:rPr>
            <w:rFonts w:ascii="Times New Roman" w:hAnsi="Times New Roman" w:cs="Times New Roman"/>
          </w:rPr>
          <w:t xml:space="preserve">functional model, and vice versa, </w:t>
        </w:r>
      </w:ins>
      <w:del w:id="19" w:author="Madeline Galbraith" w:date="2022-07-03T19:52:00Z">
        <w:r w:rsidRPr="00C9444E" w:rsidDel="0065144A">
          <w:rPr>
            <w:rFonts w:ascii="Times New Roman" w:hAnsi="Times New Roman" w:cs="Times New Roman"/>
          </w:rPr>
          <w:delText xml:space="preserve">and metabolic reprogramming </w:delText>
        </w:r>
      </w:del>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E46389" w:rsidRPr="00E46389">
            <w:rPr>
              <w:rFonts w:ascii="Times New Roman" w:eastAsia="Times New Roman" w:hAnsi="Times New Roman" w:cs="Times New Roman"/>
              <w:color w:val="000000"/>
            </w:rPr>
            <w:t>[41,42]</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EndPr/>
        <w:sdtContent>
          <w:r w:rsidR="00E46389" w:rsidRPr="00E46389">
            <w:rPr>
              <w:rFonts w:ascii="Times New Roman" w:eastAsia="Times New Roman" w:hAnsi="Times New Roman" w:cs="Times New Roman"/>
              <w:color w:val="000000"/>
            </w:rPr>
            <w:t>[43–45]</w:t>
          </w:r>
        </w:sdtContent>
      </w:sdt>
      <w:r w:rsidRPr="00C9444E">
        <w:rPr>
          <w:rFonts w:ascii="Times New Roman" w:hAnsi="Times New Roman" w:cs="Times New Roman"/>
        </w:rPr>
        <w:t xml:space="preserve">. Another hypothesis is that </w:t>
      </w:r>
      <w:r w:rsidR="00423FB7">
        <w:rPr>
          <w:rFonts w:ascii="Times New Roman" w:hAnsi="Times New Roman" w:cs="Times New Roman"/>
        </w:rPr>
        <w:t>the</w:t>
      </w:r>
      <w:r w:rsidRPr="00C9444E">
        <w:rPr>
          <w:rFonts w:ascii="Times New Roman" w:hAnsi="Times New Roman" w:cs="Times New Roman"/>
        </w:rPr>
        <w:t xml:space="preserve">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 xml:space="preserve">coupling of various EMT states (E, M, and E/M) with different metabolic states (W, O, W/O) and possibly 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E46389" w:rsidRPr="00E46389">
            <w:rPr>
              <w:rFonts w:ascii="Times New Roman" w:eastAsia="Times New Roman" w:hAnsi="Times New Roman" w:cs="Times New Roman"/>
              <w:color w:val="000000"/>
            </w:rPr>
            <w:t>[29]</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E46389" w:rsidRPr="00E46389">
            <w:rPr>
              <w:rFonts w:ascii="Times New Roman" w:eastAsia="Times New Roman" w:hAnsi="Times New Roman" w:cs="Times New Roman"/>
              <w:color w:val="000000"/>
            </w:rPr>
            <w:t>[28]</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E46389" w:rsidRPr="00E46389">
            <w:rPr>
              <w:rFonts w:ascii="Times New Roman" w:eastAsia="Times New Roman" w:hAnsi="Times New Roman" w:cs="Times New Roman"/>
              <w:color w:val="000000"/>
            </w:rPr>
            <w:t>[46]</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E46389" w:rsidRPr="00E46389">
            <w:rPr>
              <w:rFonts w:ascii="Times New Roman" w:eastAsia="Times New Roman" w:hAnsi="Times New Roman" w:cs="Times New Roman"/>
              <w:color w:val="000000"/>
            </w:rPr>
            <w:t>[47,48]</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55E81B8E" w:rsidR="00E469AE" w:rsidRPr="00C9444E" w:rsidRDefault="00AA49A8" w:rsidP="0023481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E46389" w:rsidRPr="00E46389">
            <w:rPr>
              <w:rFonts w:ascii="Times New Roman" w:eastAsia="Times New Roman" w:hAnsi="Times New Roman" w:cs="Times New Roman"/>
              <w:color w:val="000000"/>
            </w:rPr>
            <w:t>[7]</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E46389" w:rsidRPr="00E46389">
            <w:rPr>
              <w:rFonts w:ascii="Times New Roman" w:eastAsia="Times New Roman" w:hAnsi="Times New Roman" w:cs="Times New Roman"/>
              <w:color w:val="000000"/>
            </w:rPr>
            <w:t>[49]</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found that </w:t>
      </w:r>
      <w:r w:rsidR="00E60032">
        <w:rPr>
          <w:rFonts w:ascii="Times New Roman" w:hAnsi="Times New Roman" w:cs="Times New Roman"/>
        </w:rPr>
        <w:t>mt</w:t>
      </w:r>
      <w:r w:rsidR="00AD7F58" w:rsidRPr="00C9444E">
        <w:rPr>
          <w:rFonts w:ascii="Times New Roman" w:hAnsi="Times New Roman" w:cs="Times New Roman"/>
        </w:rPr>
        <w:t xml:space="preserve">ROS is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E60032">
        <w:rPr>
          <w:rFonts w:ascii="Times New Roman" w:hAnsi="Times New Roman" w:cs="Times New Roman"/>
        </w:rPr>
        <w:t xml:space="preserve">, referred to as the </w:t>
      </w:r>
      <w:r w:rsidR="0065144A">
        <w:rPr>
          <w:rFonts w:ascii="Times New Roman" w:hAnsi="Times New Roman" w:cs="Times New Roman"/>
        </w:rPr>
        <w:t xml:space="preserve">coupled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AD7F58" w:rsidRPr="00C9444E">
        <w:rPr>
          <w:rFonts w:ascii="Times New Roman" w:hAnsi="Times New Roman" w:cs="Times New Roman"/>
        </w:rPr>
        <w:t xml:space="preserve"> stat</w:t>
      </w:r>
      <w:r w:rsidR="00E60032">
        <w:rPr>
          <w:rFonts w:ascii="Times New Roman" w:hAnsi="Times New Roman" w:cs="Times New Roman"/>
        </w:rPr>
        <w: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metabolic reprogramming 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there are parameter space regions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 xml:space="preserve">. </w:t>
      </w:r>
      <w:r w:rsidR="00982196">
        <w:rPr>
          <w:rFonts w:ascii="Times New Roman" w:hAnsi="Times New Roman" w:cs="Times New Roman"/>
        </w:rPr>
        <w:t>Indeed</w:t>
      </w:r>
      <w:r w:rsidR="00BE7C78" w:rsidRPr="00C9444E">
        <w:rPr>
          <w:rFonts w:ascii="Times New Roman" w:hAnsi="Times New Roman" w:cs="Times New Roman"/>
        </w:rPr>
        <w:t xml:space="preserve">, </w:t>
      </w:r>
      <w:r w:rsidR="00574DFF" w:rsidRPr="00C9444E">
        <w:rPr>
          <w:rFonts w:ascii="Times New Roman" w:hAnsi="Times New Roman" w:cs="Times New Roman"/>
        </w:rPr>
        <w:t xml:space="preserve">a single crosstalk </w:t>
      </w:r>
      <w:ins w:id="20" w:author="Madeline Galbraith" w:date="2022-07-03T19:54:00Z">
        <w:r w:rsidR="0065144A">
          <w:rPr>
            <w:rFonts w:ascii="Times New Roman" w:hAnsi="Times New Roman" w:cs="Times New Roman"/>
          </w:rPr>
          <w:t xml:space="preserve">acting on ROS </w:t>
        </w:r>
      </w:ins>
      <w:r w:rsidR="00EA124F" w:rsidRPr="00C9444E">
        <w:rPr>
          <w:rFonts w:ascii="Times New Roman" w:hAnsi="Times New Roman" w:cs="Times New Roman"/>
        </w:rPr>
        <w:t xml:space="preserve">is sufficient </w:t>
      </w:r>
      <w:del w:id="21" w:author="Madeline Galbraith" w:date="2022-07-03T19:54:00Z">
        <w:r w:rsidR="00EA124F" w:rsidRPr="00C9444E" w:rsidDel="0065144A">
          <w:rPr>
            <w:rFonts w:ascii="Times New Roman" w:hAnsi="Times New Roman" w:cs="Times New Roman"/>
          </w:rPr>
          <w:delText xml:space="preserve">for the </w:delText>
        </w:r>
        <w:r w:rsidR="00A549A5" w:rsidRPr="00C9444E" w:rsidDel="0065144A">
          <w:rPr>
            <w:rFonts w:ascii="Times New Roman" w:hAnsi="Times New Roman" w:cs="Times New Roman"/>
          </w:rPr>
          <w:delText>metaboli</w:delText>
        </w:r>
        <w:r w:rsidR="00982196" w:rsidDel="0065144A">
          <w:rPr>
            <w:rFonts w:ascii="Times New Roman" w:hAnsi="Times New Roman" w:cs="Times New Roman"/>
          </w:rPr>
          <w:delText>sm</w:delText>
        </w:r>
        <w:r w:rsidR="00A549A5" w:rsidRPr="00C9444E" w:rsidDel="0065144A">
          <w:rPr>
            <w:rFonts w:ascii="Times New Roman" w:hAnsi="Times New Roman" w:cs="Times New Roman"/>
          </w:rPr>
          <w:delText xml:space="preserve"> </w:delText>
        </w:r>
        <w:r w:rsidR="000D25AF" w:rsidDel="0065144A">
          <w:rPr>
            <w:rFonts w:ascii="Times New Roman" w:hAnsi="Times New Roman" w:cs="Times New Roman"/>
          </w:rPr>
          <w:delText xml:space="preserve">circuit </w:delText>
        </w:r>
        <w:r w:rsidR="00A549A5" w:rsidRPr="00C9444E" w:rsidDel="0065144A">
          <w:rPr>
            <w:rFonts w:ascii="Times New Roman" w:hAnsi="Times New Roman" w:cs="Times New Roman"/>
          </w:rPr>
          <w:delText xml:space="preserve">or EMT circuit </w:delText>
        </w:r>
        <w:r w:rsidR="00EA124F" w:rsidRPr="00C9444E" w:rsidDel="0065144A">
          <w:rPr>
            <w:rFonts w:ascii="Times New Roman" w:hAnsi="Times New Roman" w:cs="Times New Roman"/>
          </w:rPr>
          <w:delText>to gain tristability</w:delText>
        </w:r>
      </w:del>
      <w:ins w:id="22" w:author="Madeline Galbraith" w:date="2022-07-03T19:54:00Z">
        <w:r w:rsidR="0065144A">
          <w:rPr>
            <w:rFonts w:ascii="Times New Roman" w:hAnsi="Times New Roman" w:cs="Times New Roman"/>
          </w:rPr>
          <w:t xml:space="preserve"> to stabilize the E/M-W/O state</w:t>
        </w:r>
      </w:ins>
      <w:r w:rsidR="00574DFF"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23" w:name="model"/>
      <w:r w:rsidRPr="00C9444E">
        <w:rPr>
          <w:rFonts w:ascii="Times New Roman" w:hAnsi="Times New Roman" w:cs="Times New Roman"/>
          <w:b/>
          <w:bCs/>
          <w:sz w:val="28"/>
          <w:szCs w:val="28"/>
        </w:rPr>
        <w:t>Model</w:t>
      </w:r>
      <w:bookmarkEnd w:id="23"/>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626FBCCD"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E46389" w:rsidRPr="00E46389">
            <w:rPr>
              <w:rFonts w:ascii="Times New Roman" w:eastAsia="Times New Roman" w:hAnsi="Times New Roman" w:cs="Times New Roman"/>
              <w:color w:val="000000"/>
            </w:rPr>
            <w:t>[7]</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E46389" w:rsidRPr="00E46389">
            <w:rPr>
              <w:rFonts w:ascii="Times New Roman" w:eastAsia="Times New Roman" w:hAnsi="Times New Roman" w:cs="Times New Roman"/>
              <w:color w:val="000000"/>
            </w:rPr>
            <w:t>[49]</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see SI for details for each of the </w:t>
      </w:r>
      <w:proofErr w:type="spellStart"/>
      <w:r w:rsidR="0039761E">
        <w:rPr>
          <w:rFonts w:ascii="Times New Roman" w:hAnsi="Times New Roman" w:cs="Times New Roman"/>
        </w:rPr>
        <w:t>crosstalks</w:t>
      </w:r>
      <w:proofErr w:type="spellEnd"/>
      <w:r w:rsidR="00730DAB">
        <w:rPr>
          <w:rFonts w:ascii="Times New Roman" w:hAnsi="Times New Roman" w:cs="Times New Roman"/>
        </w:rPr>
        <w:t xml:space="preserve"> (Table S5)</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that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different EMT and metabolism states</w:t>
      </w:r>
      <w:r w:rsidR="00AF0EA3" w:rsidRPr="00C9444E">
        <w:rPr>
          <w:rFonts w:ascii="Times New Roman" w:hAnsi="Times New Roman" w:cs="Times New Roman"/>
        </w:rPr>
        <w:t xml:space="preserve">. </w:t>
      </w:r>
      <w:r w:rsidR="004645A4">
        <w:rPr>
          <w:rFonts w:ascii="Times New Roman" w:hAnsi="Times New Roman" w:cs="Times New Roman"/>
        </w:rPr>
        <w:t>Then we ask an interesting</w:t>
      </w:r>
      <w:r w:rsidR="00AF0EA3" w:rsidRPr="00C9444E">
        <w:rPr>
          <w:rFonts w:ascii="Times New Roman" w:hAnsi="Times New Roman" w:cs="Times New Roman"/>
        </w:rPr>
        <w:t xml:space="preserve"> question whether the </w:t>
      </w:r>
      <w:proofErr w:type="spellStart"/>
      <w:r w:rsidR="00AF0EA3" w:rsidRPr="00C9444E">
        <w:rPr>
          <w:rFonts w:ascii="Times New Roman" w:hAnsi="Times New Roman" w:cs="Times New Roman"/>
        </w:rPr>
        <w:t>crosstalks</w:t>
      </w:r>
      <w:proofErr w:type="spellEnd"/>
      <w:r w:rsidR="004645A4">
        <w:rPr>
          <w:rFonts w:ascii="Times New Roman" w:hAnsi="Times New Roman" w:cs="Times New Roman"/>
        </w:rPr>
        <w:t xml:space="preserve"> contributed to the emergence of the</w:t>
      </w:r>
      <w:r w:rsidR="00AF0EA3" w:rsidRPr="00C9444E">
        <w:rPr>
          <w:rFonts w:ascii="Times New Roman" w:hAnsi="Times New Roman" w:cs="Times New Roman"/>
        </w:rPr>
        <w:t xml:space="preserve"> hybrid states.</w:t>
      </w:r>
    </w:p>
    <w:p w14:paraId="13BC8457" w14:textId="2F9D905E"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E46389" w:rsidRPr="00E46389">
            <w:rPr>
              <w:rFonts w:ascii="Times New Roman" w:eastAsia="Times New Roman" w:hAnsi="Times New Roman" w:cs="Times New Roman"/>
              <w:color w:val="000000"/>
            </w:rPr>
            <w:t>[7]</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C47FD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C47FD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C47FDE"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764E1B68"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respectively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inhibition </w:t>
      </w:r>
      <w:r w:rsidR="00121F49">
        <w:rPr>
          <w:rFonts w:ascii="Times New Roman" w:hAnsi="Times New Roman" w:cs="Times New Roman"/>
        </w:rPr>
        <w:t>by</w:t>
      </w:r>
      <w:r w:rsidR="003B389D" w:rsidRPr="00C9444E">
        <w:rPr>
          <w:rFonts w:ascii="Times New Roman" w:hAnsi="Times New Roman" w:cs="Times New Roman"/>
        </w:rPr>
        <w:t xml:space="preserve"> SNAIL and ZEB 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E46389" w:rsidRPr="00E46389">
            <w:rPr>
              <w:rFonts w:ascii="Times New Roman" w:eastAsia="Times New Roman" w:hAnsi="Times New Roman" w:cs="Times New Roman"/>
              <w:color w:val="000000"/>
            </w:rPr>
            <w:t>[50]</w:t>
          </w:r>
        </w:sdtContent>
      </w:sdt>
      <w:r w:rsidR="0036022C">
        <w:rPr>
          <w:rFonts w:ascii="Times New Roman" w:hAnsi="Times New Roman" w:cs="Times New Roman"/>
        </w:rPr>
        <w:t xml:space="preserve"> which is defined shown below</w:t>
      </w:r>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680A194D"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xml:space="preserve">– epithelial (E) with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mesenchymal (M) with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 xml:space="preserve">/low ZEB, and E/M with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E46389" w:rsidRPr="00E46389">
            <w:rPr>
              <w:rFonts w:ascii="Times New Roman" w:eastAsia="Times New Roman" w:hAnsi="Times New Roman" w:cs="Times New Roman"/>
              <w:color w:val="000000"/>
            </w:rPr>
            <w:t>[7]</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341B19A5"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E46389" w:rsidRPr="00E46389">
            <w:rPr>
              <w:rFonts w:ascii="Times New Roman" w:eastAsia="Times New Roman" w:hAnsi="Times New Roman" w:cs="Times New Roman"/>
              <w:color w:val="000000"/>
            </w:rPr>
            <w:t>[49]</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2BDE58DA"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E46389" w:rsidRPr="00E46389">
            <w:rPr>
              <w:rFonts w:ascii="Times New Roman" w:eastAsia="Times New Roman" w:hAnsi="Times New Roman" w:cs="Times New Roman"/>
              <w:color w:val="000000"/>
            </w:rPr>
            <w:t>[51–53]</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E46389" w:rsidRPr="00E46389">
            <w:rPr>
              <w:rFonts w:ascii="Times New Roman" w:eastAsia="Times New Roman" w:hAnsi="Times New Roman" w:cs="Times New Roman"/>
              <w:color w:val="000000"/>
            </w:rPr>
            <w:t>[54]</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E46389" w:rsidRPr="00E46389">
            <w:rPr>
              <w:rFonts w:ascii="Times New Roman" w:eastAsia="Times New Roman" w:hAnsi="Times New Roman" w:cs="Times New Roman"/>
              <w:color w:val="000000"/>
            </w:rPr>
            <w:t>[55,56]</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sdt>
        <w:sdtPr>
          <w:rPr>
            <w:rFonts w:ascii="Times New Roman" w:hAnsi="Times New Roman" w:cs="Times New Roman"/>
          </w:rPr>
          <w:alias w:val="SmartCite Citation"/>
          <w:tag w:val="703cb261-b0c2-4f52-8c43-8dc408bf3954:749ff1c9-a4a8-477e-bcc9-280b9a3d5ffa,703cb261-b0c2-4f52-8c43-8dc408bf3954:4077b4a2-a7ce-4a05-9dea-79d346e4bb64+"/>
          <w:id w:val="-2012055804"/>
          <w:placeholder>
            <w:docPart w:val="DefaultPlaceholder_-1854013440"/>
          </w:placeholder>
        </w:sdtPr>
        <w:sdtEndPr/>
        <w:sdtContent>
          <w:r w:rsidR="00E46389" w:rsidRPr="00E46389">
            <w:rPr>
              <w:rFonts w:ascii="Times New Roman" w:eastAsia="Times New Roman" w:hAnsi="Times New Roman" w:cs="Times New Roman"/>
              <w:color w:val="000000"/>
            </w:rPr>
            <w:t>[51,57]</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E46389" w:rsidRPr="00E46389">
            <w:rPr>
              <w:rFonts w:ascii="Times New Roman" w:eastAsia="Times New Roman" w:hAnsi="Times New Roman" w:cs="Times New Roman"/>
              <w:color w:val="000000"/>
            </w:rPr>
            <w:t>[30]</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E46389" w:rsidRPr="00E46389">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E46389" w:rsidRPr="00E46389">
            <w:rPr>
              <w:rFonts w:ascii="Times New Roman" w:eastAsia="Times New Roman" w:hAnsi="Times New Roman" w:cs="Times New Roman"/>
              <w:color w:val="000000"/>
            </w:rPr>
            <w:t>[58]</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E46389" w:rsidRPr="00E46389">
            <w:rPr>
              <w:rFonts w:ascii="Times New Roman" w:eastAsia="Times New Roman" w:hAnsi="Times New Roman" w:cs="Times New Roman"/>
              <w:color w:val="000000"/>
            </w:rPr>
            <w:t>[30,59]</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E46389" w:rsidRPr="00E46389">
            <w:rPr>
              <w:rFonts w:ascii="Times New Roman" w:eastAsia="Times New Roman" w:hAnsi="Times New Roman" w:cs="Times New Roman"/>
              <w:color w:val="000000"/>
            </w:rPr>
            <w:t>[31]</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E46389" w:rsidRPr="00E46389">
            <w:rPr>
              <w:rFonts w:ascii="Times New Roman" w:eastAsia="Times New Roman" w:hAnsi="Times New Roman" w:cs="Times New Roman"/>
              <w:color w:val="000000"/>
            </w:rPr>
            <w:t>[60]</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E46389" w:rsidRPr="00E46389">
            <w:rPr>
              <w:rFonts w:ascii="Times New Roman" w:eastAsia="Times New Roman" w:hAnsi="Times New Roman" w:cs="Times New Roman"/>
              <w:color w:val="000000"/>
            </w:rPr>
            <w:t>[61]</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E46389" w:rsidRPr="00E46389">
            <w:rPr>
              <w:rFonts w:ascii="Times New Roman" w:eastAsia="Times New Roman" w:hAnsi="Times New Roman" w:cs="Times New Roman"/>
              <w:color w:val="000000"/>
            </w:rPr>
            <w:t>[62,63]</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E46389" w:rsidRPr="00E46389">
            <w:rPr>
              <w:rFonts w:ascii="Times New Roman" w:eastAsia="Times New Roman" w:hAnsi="Times New Roman" w:cs="Times New Roman"/>
              <w:color w:val="000000"/>
            </w:rPr>
            <w:t>[64–68]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488EBA3F" w14:textId="56D03904"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DE7FA5" w:rsidRPr="00C9444E">
        <w:rPr>
          <w:rFonts w:ascii="Times New Roman" w:hAnsi="Times New Roman" w:cs="Times New Roman"/>
        </w:rPr>
        <w:t xml:space="preserve"> respectively</w:t>
      </w:r>
      <w:r w:rsidRPr="00C9444E">
        <w:rPr>
          <w:rFonts w:ascii="Times New Roman" w:hAnsi="Times New Roman" w:cs="Times New Roman"/>
        </w:rPr>
        <w:t>.</w:t>
      </w:r>
      <w:r w:rsidR="00F364D0" w:rsidRPr="00C9444E">
        <w:rPr>
          <w:rFonts w:ascii="Times New Roman" w:hAnsi="Times New Roman" w:cs="Times New Roman"/>
        </w:rPr>
        <w:t xml:space="preserve"> </w:t>
      </w:r>
      <w:r w:rsidRPr="00C9444E">
        <w:rPr>
          <w:rFonts w:ascii="Times New Roman" w:hAnsi="Times New Roman" w:cs="Times New Roman"/>
        </w:rPr>
        <w:t xml:space="preserve">The full equations for </w:t>
      </w:r>
      <w:r w:rsidR="008E27F2" w:rsidRPr="00C9444E">
        <w:rPr>
          <w:rFonts w:ascii="Times New Roman" w:hAnsi="Times New Roman" w:cs="Times New Roman"/>
        </w:rPr>
        <w:t xml:space="preserve">the dynamics of </w:t>
      </w:r>
      <w:r w:rsidRPr="00C9444E">
        <w:rPr>
          <w:rFonts w:ascii="Times New Roman" w:hAnsi="Times New Roman" w:cs="Times New Roman"/>
        </w:rPr>
        <w:t>all components of the circuit are given in SI Section 1.</w:t>
      </w:r>
      <w:r w:rsidR="00C2452F" w:rsidRPr="00C9444E">
        <w:rPr>
          <w:rFonts w:ascii="Times New Roman" w:hAnsi="Times New Roman" w:cs="Times New Roman"/>
        </w:rPr>
        <w:t>3</w:t>
      </w:r>
      <w:r w:rsidRPr="00C9444E">
        <w:rPr>
          <w:rFonts w:ascii="Times New Roman" w:hAnsi="Times New Roman" w:cs="Times New Roman"/>
        </w:rPr>
        <w:t xml:space="preserve"> and the parameters along with a brief explanation are given in SI Section 1.</w:t>
      </w:r>
      <w:r w:rsidR="00C2452F" w:rsidRPr="00C9444E">
        <w:rPr>
          <w:rFonts w:ascii="Times New Roman" w:hAnsi="Times New Roman" w:cs="Times New Roman"/>
        </w:rPr>
        <w:t>4</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This means when the </w:t>
      </w:r>
      <w:r w:rsidR="0003710F" w:rsidRPr="00C9444E">
        <w:rPr>
          <w:rFonts w:ascii="Times New Roman" w:hAnsi="Times New Roman" w:cs="Times New Roman"/>
        </w:rPr>
        <w:t xml:space="preserve">crosstalk </w:t>
      </w:r>
      <w:proofErr w:type="gramStart"/>
      <w:r w:rsidR="0003710F" w:rsidRPr="00C9444E">
        <w:rPr>
          <w:rFonts w:ascii="Times New Roman" w:hAnsi="Times New Roman" w:cs="Times New Roman"/>
        </w:rPr>
        <w:t>are</w:t>
      </w:r>
      <w:proofErr w:type="gramEnd"/>
      <w:r w:rsidR="0003710F" w:rsidRPr="00C9444E">
        <w:rPr>
          <w:rFonts w:ascii="Times New Roman" w:hAnsi="Times New Roman" w:cs="Times New Roman"/>
        </w:rPr>
        <w:t xml:space="preserve"> inactive, there are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07753144"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407D3C" w:rsidRPr="00C9444E">
        <w:rPr>
          <w:rFonts w:ascii="Times New Roman" w:hAnsi="Times New Roman" w:cs="Times New Roman"/>
        </w:rPr>
        <w:t>) - with the hybrid state</w:t>
      </w:r>
      <w:r w:rsidR="00C42BFF">
        <w:rPr>
          <w:rFonts w:ascii="Times New Roman" w:hAnsi="Times New Roman" w:cs="Times New Roman"/>
        </w:rPr>
        <w:t>s</w:t>
      </w:r>
      <w:r w:rsidR="00407D3C" w:rsidRPr="00C9444E">
        <w:rPr>
          <w:rFonts w:ascii="Times New Roman" w:hAnsi="Times New Roman" w:cs="Times New Roman"/>
        </w:rPr>
        <w:t xml:space="preserve"> being most populous (W/O and E/M) followed by the W and M phenotypes, followed by the O and E states. This result is just for one set of parameters and others</w:t>
      </w:r>
      <w:r w:rsidR="00DE34EA" w:rsidRPr="00C9444E">
        <w:rPr>
          <w:rFonts w:ascii="Times New Roman" w:hAnsi="Times New Roman" w:cs="Times New Roman"/>
        </w:rPr>
        <w:t xml:space="preserve"> will</w:t>
      </w:r>
      <w:r w:rsidR="00407D3C" w:rsidRPr="00C9444E">
        <w:rPr>
          <w:rFonts w:ascii="Times New Roman" w:hAnsi="Times New Roman" w:cs="Times New Roman"/>
        </w:rPr>
        <w:t xml:space="preserve"> </w:t>
      </w:r>
      <w:r w:rsidR="009D27B8">
        <w:rPr>
          <w:rFonts w:ascii="Times New Roman" w:hAnsi="Times New Roman" w:cs="Times New Roman"/>
        </w:rPr>
        <w:t xml:space="preserve">cause </w:t>
      </w:r>
      <w:r w:rsidR="00407D3C" w:rsidRPr="00C9444E">
        <w:rPr>
          <w:rFonts w:ascii="Times New Roman" w:hAnsi="Times New Roman" w:cs="Times New Roman"/>
        </w:rPr>
        <w:t xml:space="preserve">a different fraction of initial conditions to </w:t>
      </w:r>
      <w:r w:rsidR="009D27B8">
        <w:rPr>
          <w:rFonts w:ascii="Times New Roman" w:hAnsi="Times New Roman" w:cs="Times New Roman"/>
        </w:rPr>
        <w:t xml:space="preserve">end up in </w:t>
      </w:r>
      <w:r w:rsidR="00407D3C" w:rsidRPr="00C9444E">
        <w:rPr>
          <w:rFonts w:ascii="Times New Roman" w:hAnsi="Times New Roman" w:cs="Times New Roman"/>
        </w:rPr>
        <w:t>these disparate states.</w:t>
      </w:r>
    </w:p>
    <w:p w14:paraId="00808E1D" w14:textId="77777777" w:rsidR="00407D3C" w:rsidRPr="00C9444E" w:rsidRDefault="00407D3C" w:rsidP="00691368">
      <w:pPr>
        <w:jc w:val="center"/>
        <w:rPr>
          <w:rFonts w:ascii="Times New Roman" w:hAnsi="Times New Roman" w:cs="Times New Roman"/>
        </w:rPr>
      </w:pP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3F1D3104"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9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w:t>
      </w:r>
      <w:proofErr w:type="spellStart"/>
      <w:r w:rsidR="00563DA3" w:rsidRPr="00C9444E">
        <w:rPr>
          <w:rFonts w:ascii="Times New Roman" w:hAnsi="Times New Roman" w:cs="Times New Roman"/>
          <w:i w:val="0"/>
          <w:iCs/>
        </w:rPr>
        <w:t>crosstalks</w:t>
      </w:r>
      <w:proofErr w:type="spellEnd"/>
      <w:r w:rsidR="00563DA3" w:rsidRPr="00C9444E">
        <w:rPr>
          <w:rFonts w:ascii="Times New Roman" w:hAnsi="Times New Roman" w:cs="Times New Roman"/>
          <w:i w:val="0"/>
          <w:iCs/>
        </w:rPr>
        <w:t xml:space="preserve">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C9444E">
        <w:rPr>
          <w:rFonts w:ascii="Times New Roman" w:hAnsi="Times New Roman" w:cs="Times New Roman"/>
          <w:i w:val="0"/>
          <w:iCs/>
        </w:rPr>
        <w:t>crosstalks</w:t>
      </w:r>
      <w:proofErr w:type="spellEnd"/>
      <w:r w:rsidR="000F06B6" w:rsidRPr="00C9444E">
        <w:rPr>
          <w:rFonts w:ascii="Times New Roman" w:hAnsi="Times New Roman" w:cs="Times New Roman"/>
          <w:i w:val="0"/>
          <w:iCs/>
        </w:rPr>
        <w:t xml:space="preserve">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the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2402D1" w:rsidRPr="00C9444E">
        <w:rPr>
          <w:rFonts w:ascii="Times New Roman" w:hAnsi="Times New Roman" w:cs="Times New Roman"/>
          <w:i w:val="0"/>
          <w:iCs/>
        </w:rPr>
        <w:t xml:space="preserve"> and the </w:t>
      </w:r>
      <w:r w:rsidR="00031FEE">
        <w:rPr>
          <w:rFonts w:ascii="Times New Roman" w:hAnsi="Times New Roman" w:cs="Times New Roman"/>
          <w:i w:val="0"/>
          <w:iCs/>
        </w:rPr>
        <w:t xml:space="preserve">three </w:t>
      </w:r>
      <w:proofErr w:type="gramStart"/>
      <w:r w:rsidR="00031FEE">
        <w:rPr>
          <w:rFonts w:ascii="Times New Roman" w:hAnsi="Times New Roman" w:cs="Times New Roman"/>
          <w:i w:val="0"/>
          <w:iCs/>
        </w:rPr>
        <w:t>stables</w:t>
      </w:r>
      <w:proofErr w:type="gramEnd"/>
      <w:r w:rsidR="00031FEE" w:rsidRPr="00C9444E">
        <w:rPr>
          <w:rFonts w:ascii="Times New Roman" w:hAnsi="Times New Roman" w:cs="Times New Roman"/>
          <w:i w:val="0"/>
          <w:iCs/>
        </w:rPr>
        <w:t xml:space="preserve"> </w:t>
      </w:r>
      <w:r w:rsidR="002402D1" w:rsidRPr="00C9444E">
        <w:rPr>
          <w:rFonts w:ascii="Times New Roman" w:hAnsi="Times New Roman" w:cs="Times New Roman"/>
          <w:i w:val="0"/>
          <w:iCs/>
        </w:rPr>
        <w:t xml:space="preserve">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/low Zeb,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/high ZEB,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031FEE">
        <w:rPr>
          <w:rFonts w:ascii="Times New Roman" w:hAnsi="Times New Roman" w:cs="Times New Roman"/>
          <w:i w:val="0"/>
          <w:iCs/>
        </w:rPr>
        <w:t xml:space="preserve"> represent</w:t>
      </w:r>
      <w:r w:rsidR="002402D1" w:rsidRPr="00C9444E">
        <w:rPr>
          <w:rFonts w:ascii="Times New Roman" w:hAnsi="Times New Roman" w:cs="Times New Roman"/>
          <w:i w:val="0"/>
          <w:iCs/>
        </w:rPr>
        <w:t xml:space="preserve"> the </w:t>
      </w:r>
      <w:r w:rsidR="00031FEE">
        <w:rPr>
          <w:rFonts w:ascii="Times New Roman" w:hAnsi="Times New Roman" w:cs="Times New Roman"/>
          <w:i w:val="0"/>
          <w:iCs/>
        </w:rPr>
        <w:t xml:space="preserve">three </w:t>
      </w:r>
      <w:r w:rsidR="00A7510D">
        <w:rPr>
          <w:rFonts w:ascii="Times New Roman" w:hAnsi="Times New Roman" w:cs="Times New Roman"/>
          <w:i w:val="0"/>
          <w:iCs/>
        </w:rPr>
        <w:t>states</w:t>
      </w:r>
      <w:r w:rsidR="002402D1" w:rsidRPr="00C9444E">
        <w:rPr>
          <w:rFonts w:ascii="Times New Roman" w:hAnsi="Times New Roman" w:cs="Times New Roman"/>
          <w:i w:val="0"/>
          <w:iCs/>
        </w:rPr>
        <w:t xml:space="preserve"> (E, M, E/M)</w:t>
      </w:r>
      <w:r w:rsidR="00031FEE">
        <w:rPr>
          <w:rFonts w:ascii="Times New Roman" w:hAnsi="Times New Roman" w:cs="Times New Roman"/>
          <w:i w:val="0"/>
          <w:iCs/>
        </w:rPr>
        <w:t xml:space="preserve"> respectively</w:t>
      </w:r>
      <w:r w:rsidR="002402D1" w:rsidRPr="00C9444E">
        <w:rPr>
          <w:rFonts w:ascii="Times New Roman" w:hAnsi="Times New Roman" w:cs="Times New Roman"/>
          <w:i w:val="0"/>
          <w:iCs/>
        </w:rPr>
        <w:t xml:space="preserve">.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three 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(high AMPK/low HIF-1, low AMPK/high HIF-1, and intermediate AMPK/HIF-1) </w:t>
      </w:r>
      <w:r w:rsidR="00031FEE">
        <w:rPr>
          <w:rFonts w:ascii="Times New Roman" w:hAnsi="Times New Roman" w:cs="Times New Roman"/>
          <w:i w:val="0"/>
          <w:iCs/>
        </w:rPr>
        <w:t xml:space="preserve">represent the three </w:t>
      </w:r>
      <w:r w:rsidR="00CE64DA" w:rsidRPr="00C9444E">
        <w:rPr>
          <w:rFonts w:ascii="Times New Roman" w:hAnsi="Times New Roman" w:cs="Times New Roman"/>
          <w:i w:val="0"/>
          <w:iCs/>
        </w:rPr>
        <w:t xml:space="preserve">to metabolic </w:t>
      </w:r>
      <w:r w:rsidR="00A7510D">
        <w:rPr>
          <w:rFonts w:ascii="Times New Roman" w:hAnsi="Times New Roman" w:cs="Times New Roman"/>
          <w:i w:val="0"/>
          <w:iCs/>
        </w:rPr>
        <w:t>states</w:t>
      </w:r>
      <w:r w:rsidR="00CE64DA" w:rsidRPr="00C9444E">
        <w:rPr>
          <w:rFonts w:ascii="Times New Roman" w:hAnsi="Times New Roman" w:cs="Times New Roman"/>
          <w:i w:val="0"/>
          <w:iCs/>
        </w:rPr>
        <w:t xml:space="preserve"> (O, W, W/O)</w:t>
      </w:r>
      <w:r w:rsidR="00031FEE">
        <w:rPr>
          <w:rFonts w:ascii="Times New Roman" w:hAnsi="Times New Roman" w:cs="Times New Roman"/>
          <w:i w:val="0"/>
          <w:iCs/>
        </w:rPr>
        <w:t xml:space="preserve"> respectively</w:t>
      </w:r>
      <w:r w:rsidR="00CE64DA"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9 possible </w:t>
      </w:r>
      <w:r w:rsidR="00DE34EA" w:rsidRPr="00C9444E">
        <w:rPr>
          <w:rFonts w:ascii="Times New Roman" w:hAnsi="Times New Roman" w:cs="Times New Roman"/>
          <w:i w:val="0"/>
          <w:iCs/>
        </w:rPr>
        <w:t>phenotypic</w:t>
      </w:r>
      <w:r w:rsidR="00AD7F58" w:rsidRPr="00C9444E">
        <w:rPr>
          <w:rFonts w:ascii="Times New Roman" w:hAnsi="Times New Roman" w:cs="Times New Roman"/>
          <w:i w:val="0"/>
          <w:iCs/>
        </w:rPr>
        <w:t xml:space="preserv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respectively. The circle, cross, and square represent the W, W/O, and O</w:t>
      </w:r>
      <w:r w:rsidR="00031FEE">
        <w:rPr>
          <w:rFonts w:ascii="Times New Roman" w:hAnsi="Times New Roman" w:cs="Times New Roman"/>
          <w:i w:val="0"/>
          <w:iCs/>
        </w:rPr>
        <w:t xml:space="preserve"> states</w:t>
      </w:r>
      <w:r w:rsidR="00AD7F58" w:rsidRPr="00C9444E">
        <w:rPr>
          <w:rFonts w:ascii="Times New Roman" w:hAnsi="Times New Roman" w:cs="Times New Roman"/>
          <w:i w:val="0"/>
          <w:iCs/>
        </w:rPr>
        <w:t xml:space="preserve">, respectively. </w:t>
      </w:r>
      <w:r w:rsidR="00031FEE">
        <w:rPr>
          <w:rFonts w:ascii="Times New Roman" w:hAnsi="Times New Roman" w:cs="Times New Roman"/>
          <w:i w:val="0"/>
          <w:iCs/>
        </w:rPr>
        <w:t>Therefore, 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AD7F58" w:rsidRPr="00C9444E">
        <w:rPr>
          <w:rFonts w:ascii="Times New Roman" w:hAnsi="Times New Roman" w:cs="Times New Roman"/>
          <w:i w:val="0"/>
          <w:iCs/>
        </w:rPr>
        <w:t>.</w:t>
      </w:r>
    </w:p>
    <w:p w14:paraId="364DA077" w14:textId="090CD00C" w:rsidR="00717B2D" w:rsidRPr="00C9444E" w:rsidRDefault="00717B2D" w:rsidP="000F0C09">
      <w:pPr>
        <w:pStyle w:val="Caption"/>
        <w:rPr>
          <w:rFonts w:ascii="Times New Roman" w:hAnsi="Times New Roman" w:cs="Times New Roman"/>
          <w:i w:val="0"/>
          <w:iCs/>
        </w:rPr>
      </w:pP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24"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0B2E66E3"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24"/>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 xml:space="preserve">, caused </w:t>
      </w:r>
      <w:r w:rsidR="00031FEE">
        <w:rPr>
          <w:rFonts w:ascii="Times New Roman" w:hAnsi="Times New Roman" w:cs="Times New Roman"/>
        </w:rPr>
        <w:t>by</w:t>
      </w:r>
      <w:r w:rsidR="00390C08">
        <w:rPr>
          <w:rFonts w:ascii="Times New Roman" w:hAnsi="Times New Roman" w:cs="Times New Roman"/>
        </w:rPr>
        <w:t xml:space="preserve"> </w:t>
      </w:r>
      <w:proofErr w:type="gramStart"/>
      <w:r w:rsidR="008C717D" w:rsidRPr="00C9444E">
        <w:rPr>
          <w:rFonts w:ascii="Times New Roman" w:hAnsi="Times New Roman" w:cs="Times New Roman"/>
        </w:rPr>
        <w:t>e.g.</w:t>
      </w:r>
      <w:proofErr w:type="gramEnd"/>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 xml:space="preserve">there is a clearly an 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7B3874D4" w14:textId="3EB9AEA0" w:rsidR="0018197D" w:rsidRPr="00C9444E" w:rsidRDefault="00AD7F58" w:rsidP="00094E4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percentages</w:t>
      </w:r>
      <w:r w:rsidR="007F37F7">
        <w:rPr>
          <w:rFonts w:ascii="Times New Roman" w:hAnsi="Times New Roman" w:cs="Times New Roman"/>
        </w:rPr>
        <w:t xml:space="preserve"> of initial conditions leading to the</w:t>
      </w:r>
      <w:r w:rsidR="005712B5">
        <w:rPr>
          <w:rFonts w:ascii="Times New Roman" w:hAnsi="Times New Roman" w:cs="Times New Roman"/>
        </w:rPr>
        <w:t xml:space="preserve"> E, E/M, and M states are unchanged; increasing noxROS enhances the W/O state and consequently the coupled E/M-W/O </w:t>
      </w:r>
      <w:r w:rsidR="00A7510D">
        <w:rPr>
          <w:rFonts w:ascii="Times New Roman" w:hAnsi="Times New Roman" w:cs="Times New Roman"/>
        </w:rPr>
        <w:t>states</w:t>
      </w:r>
      <w:r w:rsidR="005712B5">
        <w:rPr>
          <w:rFonts w:ascii="Times New Roman" w:hAnsi="Times New Roman" w:cs="Times New Roman"/>
        </w:rPr>
        <w:t xml:space="preserve"> are upregulated. In other words, the E/M state becomes more </w:t>
      </w:r>
      <w:r w:rsidR="00653281">
        <w:rPr>
          <w:rFonts w:ascii="Times New Roman" w:hAnsi="Times New Roman" w:cs="Times New Roman"/>
        </w:rPr>
        <w:t xml:space="preserve">likely to be associated with the W/O state (Fig. 2D). </w:t>
      </w:r>
      <w:r w:rsidRPr="00C9444E">
        <w:rPr>
          <w:rFonts w:ascii="Times New Roman" w:hAnsi="Times New Roman" w:cs="Times New Roman"/>
        </w:rPr>
        <w:t>As the level of noxROS increases, the possible coupled states reduce from</w:t>
      </w:r>
      <w:r w:rsidR="003E647F" w:rsidRPr="00C9444E">
        <w:rPr>
          <w:rFonts w:ascii="Times New Roman" w:hAnsi="Times New Roman" w:cs="Times New Roman"/>
        </w:rPr>
        <w:t xml:space="preserve"> </w:t>
      </w:r>
      <w:r w:rsidRPr="00C9444E">
        <w:rPr>
          <w:rFonts w:ascii="Times New Roman" w:hAnsi="Times New Roman" w:cs="Times New Roman"/>
        </w:rPr>
        <w:t>nine</w:t>
      </w:r>
      <w:r w:rsidR="003E647F" w:rsidRPr="00C9444E">
        <w:rPr>
          <w:rFonts w:ascii="Times New Roman" w:hAnsi="Times New Roman" w:cs="Times New Roman"/>
        </w:rPr>
        <w:t xml:space="preserve"> to six</w:t>
      </w:r>
      <w:r w:rsidR="00995AED" w:rsidRPr="00C9444E">
        <w:rPr>
          <w:rFonts w:ascii="Times New Roman" w:hAnsi="Times New Roman" w:cs="Times New Roman"/>
        </w:rPr>
        <w:t>,</w:t>
      </w:r>
      <w:r w:rsidRPr="00C9444E">
        <w:rPr>
          <w:rFonts w:ascii="Times New Roman" w:hAnsi="Times New Roman" w:cs="Times New Roman"/>
        </w:rPr>
        <w:t xml:space="preserve"> losing first the E-W</w:t>
      </w:r>
      <w:r w:rsidR="00E601DC" w:rsidRPr="00C9444E">
        <w:rPr>
          <w:rFonts w:ascii="Times New Roman" w:hAnsi="Times New Roman" w:cs="Times New Roman"/>
        </w:rPr>
        <w:t xml:space="preserve"> state</w:t>
      </w:r>
      <w:r w:rsidRPr="00C9444E">
        <w:rPr>
          <w:rFonts w:ascii="Times New Roman" w:hAnsi="Times New Roman" w:cs="Times New Roman"/>
        </w:rPr>
        <w:t>, then the E/M-W, and finally the M-W state (Fig</w:t>
      </w:r>
      <w:r w:rsidR="006165D3" w:rsidRPr="00C9444E">
        <w:rPr>
          <w:rFonts w:ascii="Times New Roman" w:hAnsi="Times New Roman" w:cs="Times New Roman"/>
        </w:rPr>
        <w:t>.</w:t>
      </w:r>
      <w:r w:rsidRPr="00C9444E">
        <w:rPr>
          <w:rFonts w:ascii="Times New Roman" w:hAnsi="Times New Roman" w:cs="Times New Roman"/>
        </w:rPr>
        <w:t xml:space="preserve"> 2B, section S2.4). </w:t>
      </w:r>
      <w:r w:rsidR="00653281">
        <w:rPr>
          <w:rFonts w:ascii="Times New Roman" w:hAnsi="Times New Roman" w:cs="Times New Roman"/>
        </w:rPr>
        <w:t>Further we show that increasing noxROS pushing the W-associated states towards the W/O-associated states</w:t>
      </w:r>
      <w:r w:rsidR="00E601DC" w:rsidRPr="00C9444E">
        <w:rPr>
          <w:rFonts w:ascii="Times New Roman" w:hAnsi="Times New Roman" w:cs="Times New Roman"/>
        </w:rPr>
        <w:t>,</w:t>
      </w:r>
      <w:r w:rsidR="003E647F" w:rsidRPr="00C9444E">
        <w:rPr>
          <w:rFonts w:ascii="Times New Roman" w:hAnsi="Times New Roman" w:cs="Times New Roman"/>
        </w:rPr>
        <w:t xml:space="preserve"> with little</w:t>
      </w:r>
      <w:r w:rsidRPr="00C9444E">
        <w:rPr>
          <w:rFonts w:ascii="Times New Roman" w:hAnsi="Times New Roman" w:cs="Times New Roman"/>
        </w:rPr>
        <w:t xml:space="preserve"> change occur</w:t>
      </w:r>
      <w:r w:rsidR="00E8467D" w:rsidRPr="00C9444E">
        <w:rPr>
          <w:rFonts w:ascii="Times New Roman" w:hAnsi="Times New Roman" w:cs="Times New Roman"/>
        </w:rPr>
        <w:t>r</w:t>
      </w:r>
      <w:r w:rsidR="003E647F" w:rsidRPr="00C9444E">
        <w:rPr>
          <w:rFonts w:ascii="Times New Roman" w:hAnsi="Times New Roman" w:cs="Times New Roman"/>
        </w:rPr>
        <w:t>ing</w:t>
      </w:r>
      <w:r w:rsidRPr="00C9444E">
        <w:rPr>
          <w:rFonts w:ascii="Times New Roman" w:hAnsi="Times New Roman" w:cs="Times New Roman"/>
        </w:rPr>
        <w:t xml:space="preserve"> for the </w:t>
      </w:r>
      <w:r w:rsidR="009720C5">
        <w:rPr>
          <w:rFonts w:ascii="Times New Roman" w:hAnsi="Times New Roman" w:cs="Times New Roman"/>
        </w:rPr>
        <w:t>O-</w:t>
      </w:r>
      <w:r w:rsidR="00995AED" w:rsidRPr="00C9444E">
        <w:rPr>
          <w:rFonts w:ascii="Times New Roman" w:hAnsi="Times New Roman" w:cs="Times New Roman"/>
        </w:rPr>
        <w:t>associated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2C). </w:t>
      </w:r>
    </w:p>
    <w:p w14:paraId="1EED8C84" w14:textId="2B8A88A1" w:rsidR="00320BCE" w:rsidRPr="00C9444E"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Analyzing the states coupled with the </w:t>
      </w:r>
      <w:r w:rsidR="009720C5">
        <w:rPr>
          <w:rFonts w:ascii="Times New Roman" w:hAnsi="Times New Roman" w:cs="Times New Roman"/>
        </w:rPr>
        <w:t>W state 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the other W-associated states, </w:t>
      </w:r>
      <w:r w:rsidR="002A0424" w:rsidRPr="00C9444E">
        <w:rPr>
          <w:rFonts w:ascii="Times New Roman" w:hAnsi="Times New Roman" w:cs="Times New Roman"/>
        </w:rPr>
        <w:t>as the coupling is increased</w:t>
      </w:r>
      <w:r w:rsidR="00003581">
        <w:rPr>
          <w:rFonts w:ascii="Times New Roman" w:hAnsi="Times New Roman" w:cs="Times New Roman"/>
        </w:rPr>
        <w:t xml:space="preserve"> (Fig. 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the W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003581">
        <w:rPr>
          <w:rFonts w:ascii="Times New Roman" w:hAnsi="Times New Roman" w:cs="Times New Roman"/>
        </w:rPr>
        <w:t xml:space="preserve"> of the metabolism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r w:rsidR="00C50FAF"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00C50FAF" w:rsidRPr="00C9444E">
        <w:rPr>
          <w:rFonts w:ascii="Times New Roman" w:hAnsi="Times New Roman" w:cs="Times New Roman"/>
        </w:rPr>
        <w:t>via the</w:t>
      </w:r>
      <w:r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Pr="00C9444E">
        <w:rPr>
          <w:rFonts w:ascii="Times New Roman" w:hAnsi="Times New Roman" w:cs="Times New Roman"/>
        </w:rPr>
        <w:t xml:space="preserve"> S</w:t>
      </w:r>
      <w:r w:rsidR="00375793">
        <w:rPr>
          <w:rFonts w:ascii="Times New Roman" w:hAnsi="Times New Roman" w:cs="Times New Roman"/>
        </w:rPr>
        <w:t>7</w:t>
      </w:r>
      <w:r w:rsidRPr="00C9444E">
        <w:rPr>
          <w:rFonts w:ascii="Times New Roman" w:hAnsi="Times New Roman" w:cs="Times New Roman"/>
        </w:rPr>
        <w:t>)</w:t>
      </w:r>
      <w:r w:rsidR="002A0424" w:rsidRPr="00C9444E">
        <w:rPr>
          <w:rFonts w:ascii="Times New Roman" w:hAnsi="Times New Roman" w:cs="Times New Roman"/>
        </w:rPr>
        <w:t>;</w:t>
      </w:r>
      <w:r w:rsidRPr="00C9444E">
        <w:rPr>
          <w:rFonts w:ascii="Times New Roman" w:hAnsi="Times New Roman" w:cs="Times New Roman"/>
        </w:rPr>
        <w:t xml:space="preserve"> the E-W and E/M-W states are also the first suppressed states. </w:t>
      </w:r>
      <w:r w:rsidR="00637E51">
        <w:rPr>
          <w:rFonts w:ascii="Times New Roman" w:hAnsi="Times New Roman" w:cs="Times New Roman"/>
        </w:rPr>
        <w:t>Consistent with the effect of upregulating noxROS</w:t>
      </w:r>
      <w:r w:rsidRPr="00C9444E">
        <w:rPr>
          <w:rFonts w:ascii="Times New Roman" w:hAnsi="Times New Roman" w:cs="Times New Roman"/>
        </w:rPr>
        <w:t xml:space="preserve">, upregulating mtROS is also correlated </w:t>
      </w:r>
      <w:r w:rsidR="00F86D02" w:rsidRPr="00C9444E">
        <w:rPr>
          <w:rFonts w:ascii="Times New Roman" w:hAnsi="Times New Roman" w:cs="Times New Roman"/>
        </w:rPr>
        <w:t>with</w:t>
      </w:r>
      <w:r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Pr="00C9444E">
        <w:rPr>
          <w:rFonts w:ascii="Times New Roman" w:hAnsi="Times New Roman" w:cs="Times New Roman"/>
        </w:rPr>
        <w:t xml:space="preserve">of the E/M-W/O </w:t>
      </w:r>
      <w:r w:rsidR="00637E51">
        <w:rPr>
          <w:rFonts w:ascii="Times New Roman" w:hAnsi="Times New Roman" w:cs="Times New Roman"/>
        </w:rPr>
        <w:t>state</w:t>
      </w:r>
      <w:r w:rsidRPr="00C9444E">
        <w:rPr>
          <w:rFonts w:ascii="Times New Roman" w:hAnsi="Times New Roman" w:cs="Times New Roman"/>
        </w:rPr>
        <w:t>. Further, activation of mtROS results in a downregulation of the</w:t>
      </w:r>
      <w:r w:rsidR="00637E51">
        <w:rPr>
          <w:rFonts w:ascii="Times New Roman" w:hAnsi="Times New Roman" w:cs="Times New Roman"/>
        </w:rPr>
        <w:t xml:space="preserve"> O state</w:t>
      </w:r>
      <w:r w:rsidRPr="00C9444E">
        <w:rPr>
          <w:rFonts w:ascii="Times New Roman" w:hAnsi="Times New Roman" w:cs="Times New Roman"/>
        </w:rPr>
        <w:t xml:space="preserve"> alongside</w:t>
      </w:r>
      <w:r w:rsidR="005F7BE6" w:rsidRPr="00C9444E">
        <w:rPr>
          <w:rFonts w:ascii="Times New Roman" w:hAnsi="Times New Roman" w:cs="Times New Roman"/>
        </w:rPr>
        <w:t xml:space="preserve"> downregulation of</w:t>
      </w:r>
      <w:r w:rsidRPr="00C9444E">
        <w:rPr>
          <w:rFonts w:ascii="Times New Roman" w:hAnsi="Times New Roman" w:cs="Times New Roman"/>
        </w:rPr>
        <w:t xml:space="preserve"> the </w:t>
      </w:r>
      <w:r w:rsidR="00637E51">
        <w:rPr>
          <w:rFonts w:ascii="Times New Roman" w:hAnsi="Times New Roman" w:cs="Times New Roman"/>
        </w:rPr>
        <w:t>W state, thus stabilizing the W/O state</w:t>
      </w:r>
      <w:r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both 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the coupling of two hybrid states – E/M-W/O, and mtROS exhibited a</w:t>
      </w:r>
      <w:r w:rsidR="00E30380">
        <w:rPr>
          <w:rFonts w:ascii="Times New Roman" w:hAnsi="Times New Roman" w:cs="Times New Roman"/>
        </w:rPr>
        <w:t xml:space="preserve"> greater increase in the E/M-W/O state</w:t>
      </w:r>
      <w:r w:rsidR="00637E51">
        <w:rPr>
          <w:rFonts w:ascii="Times New Roman" w:hAnsi="Times New Roman" w:cs="Times New Roman"/>
        </w:rPr>
        <w:t xml:space="preserve"> than noxROS.</w:t>
      </w:r>
      <w:r w:rsidR="00334B17" w:rsidRPr="00C9444E">
        <w:rPr>
          <w:rFonts w:ascii="Times New Roman" w:hAnsi="Times New Roman" w:cs="Times New Roman"/>
        </w:rPr>
        <w:t xml:space="preserve"> </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7FBA1452" w:rsidR="00802858" w:rsidRPr="00C9444E" w:rsidRDefault="00476BDE" w:rsidP="00BF18C6">
      <w:pPr>
        <w:pStyle w:val="FirstParagraph"/>
        <w:spacing w:line="276" w:lineRule="auto"/>
        <w:rPr>
          <w:rFonts w:ascii="Times New Roman" w:hAnsi="Times New Roman" w:cs="Times New Roman"/>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0425D8" w:rsidRPr="00C9444E">
        <w:rPr>
          <w:rFonts w:ascii="Times New Roman" w:hAnsi="Times New Roman" w:cs="Times New Roman"/>
          <w:iCs/>
        </w:rPr>
        <w:t xml:space="preserve">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425D8" w:rsidRPr="00C9444E">
        <w:rPr>
          <w:rFonts w:ascii="Times New Roman" w:hAnsi="Times New Roman" w:cs="Times New Roman"/>
          <w:iCs/>
        </w:rPr>
        <w:t xml:space="preserve">, the number of initial conditions leading to the </w:t>
      </w:r>
      <w:r w:rsidR="0095173A">
        <w:rPr>
          <w:rFonts w:ascii="Times New Roman" w:hAnsi="Times New Roman" w:cs="Times New Roman"/>
          <w:iCs/>
        </w:rPr>
        <w:t>O state</w:t>
      </w:r>
      <w:r w:rsidR="000425D8" w:rsidRPr="00C9444E">
        <w:rPr>
          <w:rFonts w:ascii="Times New Roman" w:hAnsi="Times New Roman" w:cs="Times New Roman"/>
          <w:iCs/>
        </w:rPr>
        <w:t xml:space="preserve"> is minimally changed, </w:t>
      </w:r>
      <w:r w:rsidR="0095173A">
        <w:rPr>
          <w:rFonts w:ascii="Times New Roman" w:hAnsi="Times New Roman" w:cs="Times New Roman"/>
          <w:iCs/>
        </w:rPr>
        <w:t>the W state</w:t>
      </w:r>
      <w:r w:rsidR="000425D8" w:rsidRPr="00C9444E">
        <w:rPr>
          <w:rFonts w:ascii="Times New Roman" w:hAnsi="Times New Roman" w:cs="Times New Roman"/>
          <w:iCs/>
        </w:rPr>
        <w:t xml:space="preserve"> is reduced, and </w:t>
      </w:r>
      <w:r w:rsidR="0095173A">
        <w:rPr>
          <w:rFonts w:ascii="Times New Roman" w:hAnsi="Times New Roman" w:cs="Times New Roman"/>
          <w:iCs/>
        </w:rPr>
        <w:t xml:space="preserve">the </w:t>
      </w:r>
      <w:r w:rsidR="000425D8" w:rsidRPr="00C9444E">
        <w:rPr>
          <w:rFonts w:ascii="Times New Roman" w:hAnsi="Times New Roman" w:cs="Times New Roman"/>
          <w:iCs/>
        </w:rPr>
        <w:t xml:space="preserve">W/O </w:t>
      </w:r>
      <w:r w:rsidR="0095173A">
        <w:rPr>
          <w:rFonts w:ascii="Times New Roman" w:hAnsi="Times New Roman" w:cs="Times New Roman"/>
          <w:iCs/>
        </w:rPr>
        <w:t>state</w:t>
      </w:r>
      <w:r w:rsidR="000425D8" w:rsidRPr="00C9444E">
        <w:rPr>
          <w:rFonts w:ascii="Times New Roman" w:hAnsi="Times New Roman" w:cs="Times New Roman"/>
          <w:iCs/>
        </w:rPr>
        <w:t xml:space="preserve"> is increased.</w:t>
      </w:r>
      <w:r w:rsidR="00B947BD" w:rsidRPr="00C9444E">
        <w:rPr>
          <w:rFonts w:ascii="Times New Roman" w:hAnsi="Times New Roman" w:cs="Times New Roman"/>
          <w:iCs/>
        </w:rPr>
        <w:t xml:space="preserve"> The EMT network is unchanged</w:t>
      </w:r>
      <w:r w:rsidR="0095173A">
        <w:rPr>
          <w:rFonts w:ascii="Times New Roman" w:hAnsi="Times New Roman" w:cs="Times New Roman"/>
          <w:iCs/>
        </w:rPr>
        <w:t>, as there is no feedback,</w:t>
      </w:r>
      <w:r w:rsidR="00B947BD" w:rsidRPr="00C9444E">
        <w:rPr>
          <w:rFonts w:ascii="Times New Roman" w:hAnsi="Times New Roman" w:cs="Times New Roman"/>
          <w:iCs/>
        </w:rPr>
        <w:t xml:space="preserve"> but the coupling of metabolic </w:t>
      </w:r>
      <w:r w:rsidR="0095173A">
        <w:rPr>
          <w:rFonts w:ascii="Times New Roman" w:hAnsi="Times New Roman" w:cs="Times New Roman"/>
          <w:iCs/>
        </w:rPr>
        <w:t>states with</w:t>
      </w:r>
      <w:r w:rsidR="00B947BD" w:rsidRPr="00C9444E">
        <w:rPr>
          <w:rFonts w:ascii="Times New Roman" w:hAnsi="Times New Roman" w:cs="Times New Roman"/>
          <w:iCs/>
        </w:rPr>
        <w:t xml:space="preserve"> the EMT states changes</w:t>
      </w:r>
      <w:r w:rsidR="00E67CED" w:rsidRPr="00C9444E">
        <w:rPr>
          <w:rFonts w:ascii="Times New Roman" w:hAnsi="Times New Roman" w:cs="Times New Roman"/>
          <w:iCs/>
        </w:rPr>
        <w:t xml:space="preserve">, and the E/M-W/O </w:t>
      </w:r>
      <w:r w:rsidR="00A7510D">
        <w:rPr>
          <w:rFonts w:ascii="Times New Roman" w:hAnsi="Times New Roman" w:cs="Times New Roman"/>
          <w:iCs/>
        </w:rPr>
        <w:t>state</w:t>
      </w:r>
      <w:r w:rsidR="00E67CED" w:rsidRPr="00C9444E">
        <w:rPr>
          <w:rFonts w:ascii="Times New Roman" w:hAnsi="Times New Roman" w:cs="Times New Roman"/>
          <w:iCs/>
        </w:rPr>
        <w:t xml:space="preserve"> is upregulated.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circuit (left) and the core metabolic circuit (right) 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 representing transcriptional regulation). </w:t>
      </w:r>
      <w:r w:rsidRPr="00C9444E">
        <w:rPr>
          <w:rFonts w:ascii="Times New Roman" w:hAnsi="Times New Roman" w:cs="Times New Roman"/>
          <w:b/>
          <w:bCs/>
          <w:iCs/>
        </w:rPr>
        <w:t>(B)</w:t>
      </w:r>
      <w:r w:rsidRPr="00C9444E">
        <w:rPr>
          <w:rFonts w:ascii="Times New Roman" w:hAnsi="Times New Roman" w:cs="Times New Roman"/>
          <w:iCs/>
        </w:rPr>
        <w:t xml:space="preserve"> Of the nine possible coupled states, as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there are 4 distinct groupings. All possible couplings of the EMT </w:t>
      </w:r>
      <w:r w:rsidR="00A7510D">
        <w:rPr>
          <w:rFonts w:ascii="Times New Roman" w:hAnsi="Times New Roman" w:cs="Times New Roman"/>
          <w:iCs/>
        </w:rPr>
        <w:t>states</w:t>
      </w:r>
      <w:r w:rsidRPr="00C9444E">
        <w:rPr>
          <w:rFonts w:ascii="Times New Roman" w:hAnsi="Times New Roman" w:cs="Times New Roman"/>
          <w:iCs/>
        </w:rPr>
        <w:t xml:space="preserve"> (E, M, and E/M) with both the O and W/O </w:t>
      </w:r>
      <w:r w:rsidR="00A7510D">
        <w:rPr>
          <w:rFonts w:ascii="Times New Roman" w:hAnsi="Times New Roman" w:cs="Times New Roman"/>
          <w:iCs/>
        </w:rPr>
        <w:t xml:space="preserve">states </w:t>
      </w:r>
      <w:r w:rsidRPr="00C9444E">
        <w:rPr>
          <w:rFonts w:ascii="Times New Roman" w:hAnsi="Times New Roman" w:cs="Times New Roman"/>
          <w:iCs/>
        </w:rPr>
        <w:t xml:space="preserve">persist for all levels of noxROS upregulation. The coupled states associated with the W </w:t>
      </w:r>
      <w:r w:rsidR="00A7510D">
        <w:rPr>
          <w:rFonts w:ascii="Times New Roman" w:hAnsi="Times New Roman" w:cs="Times New Roman"/>
          <w:iCs/>
        </w:rPr>
        <w:t>state</w:t>
      </w:r>
      <w:r w:rsidRPr="00C9444E">
        <w:rPr>
          <w:rFonts w:ascii="Times New Roman" w:hAnsi="Times New Roman" w:cs="Times New Roman"/>
          <w:iCs/>
        </w:rPr>
        <w:t>, (E-W, E/M-W, and M-W), are lost as the level of noxROS increases</w:t>
      </w:r>
      <w:r w:rsidR="00AB7DE1">
        <w:rPr>
          <w:rFonts w:ascii="Times New Roman" w:hAnsi="Times New Roman" w:cs="Times New Roman"/>
          <w:iCs/>
        </w:rPr>
        <w:t>, as shown in</w:t>
      </w:r>
      <w:r w:rsidRPr="00C9444E">
        <w:rPr>
          <w:rFonts w:ascii="Times New Roman" w:hAnsi="Times New Roman" w:cs="Times New Roman"/>
          <w:iCs/>
        </w:rPr>
        <w:t xml:space="preserve"> the red, tan, and pink regions, respectively. </w:t>
      </w:r>
      <w:r w:rsidRPr="00C9444E">
        <w:rPr>
          <w:rFonts w:ascii="Times New Roman" w:hAnsi="Times New Roman" w:cs="Times New Roman"/>
          <w:b/>
          <w:bCs/>
          <w:iCs/>
        </w:rPr>
        <w:t>(C)</w:t>
      </w:r>
      <w:r w:rsidRPr="00C9444E">
        <w:rPr>
          <w:rFonts w:ascii="Times New Roman" w:hAnsi="Times New Roman" w:cs="Times New Roman"/>
          <w:iCs/>
        </w:rPr>
        <w:t xml:space="preserve"> The W/O </w:t>
      </w:r>
      <w:r w:rsidR="00A7510D">
        <w:rPr>
          <w:rFonts w:ascii="Times New Roman" w:hAnsi="Times New Roman" w:cs="Times New Roman"/>
          <w:iCs/>
        </w:rPr>
        <w:t>state</w:t>
      </w:r>
      <w:r w:rsidRPr="00C9444E">
        <w:rPr>
          <w:rFonts w:ascii="Times New Roman" w:hAnsi="Times New Roman" w:cs="Times New Roman"/>
          <w:iCs/>
        </w:rPr>
        <w:t xml:space="preserve"> (blue) is upregulated, </w:t>
      </w:r>
      <w:r w:rsidR="0028447E">
        <w:rPr>
          <w:rFonts w:ascii="Times New Roman" w:hAnsi="Times New Roman" w:cs="Times New Roman"/>
          <w:iCs/>
        </w:rPr>
        <w:t>W</w:t>
      </w:r>
      <w:r w:rsidRPr="00C9444E">
        <w:rPr>
          <w:rFonts w:ascii="Times New Roman" w:hAnsi="Times New Roman" w:cs="Times New Roman"/>
          <w:iCs/>
        </w:rPr>
        <w:t xml:space="preserve"> (green) </w:t>
      </w:r>
      <w:r w:rsidR="0028447E">
        <w:rPr>
          <w:rFonts w:ascii="Times New Roman" w:hAnsi="Times New Roman" w:cs="Times New Roman"/>
          <w:iCs/>
        </w:rPr>
        <w:t>state</w:t>
      </w:r>
      <w:r w:rsidRPr="00C9444E">
        <w:rPr>
          <w:rFonts w:ascii="Times New Roman" w:hAnsi="Times New Roman" w:cs="Times New Roman"/>
          <w:iCs/>
        </w:rPr>
        <w:t xml:space="preserve"> is downregulated, and </w:t>
      </w:r>
      <w:r w:rsidR="0028447E">
        <w:rPr>
          <w:rFonts w:ascii="Times New Roman" w:hAnsi="Times New Roman" w:cs="Times New Roman"/>
          <w:iCs/>
        </w:rPr>
        <w:t>O</w:t>
      </w:r>
      <w:r w:rsidRPr="00C9444E">
        <w:rPr>
          <w:rFonts w:ascii="Times New Roman" w:hAnsi="Times New Roman" w:cs="Times New Roman"/>
          <w:iCs/>
        </w:rPr>
        <w:t xml:space="preserve"> (black) is unchanged.</w:t>
      </w:r>
      <w:r w:rsidR="00493E6E">
        <w:rPr>
          <w:rFonts w:ascii="Times New Roman" w:hAnsi="Times New Roman" w:cs="Times New Roman"/>
          <w:iCs/>
        </w:rPr>
        <w:t xml:space="preserve"> </w:t>
      </w:r>
      <w:r w:rsidR="00493E6E" w:rsidRPr="00C9444E">
        <w:rPr>
          <w:rFonts w:ascii="Times New Roman" w:hAnsi="Times New Roman" w:cs="Times New Roman"/>
          <w:iCs/>
        </w:rPr>
        <w:t xml:space="preserve">The lines represent the total number of initial conditions leading to the W, O, or W/O </w:t>
      </w:r>
      <w:r w:rsidR="00A7510D">
        <w:rPr>
          <w:rFonts w:ascii="Times New Roman" w:hAnsi="Times New Roman" w:cs="Times New Roman"/>
          <w:iCs/>
        </w:rPr>
        <w:t>states</w:t>
      </w:r>
      <w:r w:rsidR="00493E6E" w:rsidRPr="00C9444E">
        <w:rPr>
          <w:rFonts w:ascii="Times New Roman" w:hAnsi="Times New Roman" w:cs="Times New Roman"/>
          <w:iCs/>
        </w:rPr>
        <w:t xml:space="preserve"> as a function of increasing regulation of noxROS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AB7DE1" w:rsidRPr="00C9444E">
        <w:rPr>
          <w:rFonts w:ascii="Times New Roman" w:hAnsi="Times New Roman" w:cs="Times New Roman"/>
          <w:iCs/>
        </w:rPr>
        <w:t>The background colors correspond to the colors representing the possible steady states of (B).</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Showing the breakdown of the coupled states associated with the W/O </w:t>
      </w:r>
      <w:r w:rsidR="00A7510D">
        <w:rPr>
          <w:rFonts w:ascii="Times New Roman" w:hAnsi="Times New Roman" w:cs="Times New Roman"/>
          <w:iCs/>
        </w:rPr>
        <w:t>state</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eastAsiaTheme="minorEastAsia" w:hAnsi="Times New Roman" w:cs="Times New Roman"/>
          <w:iCs/>
        </w:rPr>
        <w:t xml:space="preserve">, </w:t>
      </w:r>
      <w:r w:rsidRPr="00C9444E">
        <w:rPr>
          <w:rFonts w:ascii="Times New Roman" w:hAnsi="Times New Roman" w:cs="Times New Roman"/>
          <w:iCs/>
        </w:rPr>
        <w:t xml:space="preserve">the M-W/O coupled state is slowly upregulated, and E-W/O is also upregulated. </w:t>
      </w:r>
      <w:r w:rsidRPr="00C9444E">
        <w:rPr>
          <w:rFonts w:ascii="Times New Roman" w:hAnsi="Times New Roman" w:cs="Times New Roman"/>
          <w:b/>
          <w:bCs/>
          <w:iCs/>
        </w:rPr>
        <w:t>(E)</w:t>
      </w:r>
      <w:r w:rsidRPr="00C9444E">
        <w:rPr>
          <w:rFonts w:ascii="Times New Roman" w:hAnsi="Times New Roman" w:cs="Times New Roman"/>
          <w:iCs/>
        </w:rPr>
        <w:t xml:space="preserve"> Same as (D) but for the coupled states associated with the </w:t>
      </w:r>
      <w:r w:rsidR="0028447E">
        <w:rPr>
          <w:rFonts w:ascii="Times New Roman" w:hAnsi="Times New Roman" w:cs="Times New Roman"/>
          <w:iCs/>
        </w:rPr>
        <w:t>W</w:t>
      </w:r>
      <w:r w:rsidRPr="00C9444E">
        <w:rPr>
          <w:rFonts w:ascii="Times New Roman" w:hAnsi="Times New Roman" w:cs="Times New Roman"/>
          <w:iCs/>
        </w:rPr>
        <w:t xml:space="preserve"> </w:t>
      </w:r>
      <w:r w:rsidR="0028447E">
        <w:rPr>
          <w:rFonts w:ascii="Times New Roman" w:hAnsi="Times New Roman" w:cs="Times New Roman"/>
          <w:iCs/>
        </w:rPr>
        <w:t>state</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0C10A08F"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C9444E">
        <w:rPr>
          <w:rFonts w:ascii="Times New Roman" w:hAnsi="Times New Roman" w:cs="Times New Roman"/>
        </w:rPr>
        <w:t xml:space="preserve"> </w:t>
      </w:r>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9F3C1E" w:rsidRPr="00C9444E">
        <w:rPr>
          <w:rFonts w:ascii="Times New Roman" w:hAnsi="Times New Roman" w:cs="Times New Roman"/>
        </w:rPr>
        <w:t xml:space="preserve"> only affect</w:t>
      </w:r>
      <w:r w:rsidR="00AB3245" w:rsidRPr="00C9444E">
        <w:rPr>
          <w:rFonts w:ascii="Times New Roman" w:hAnsi="Times New Roman" w:cs="Times New Roman"/>
        </w:rPr>
        <w:t>ed</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because of the reduction in the microRNA level caused by this coupling. </w:t>
      </w:r>
      <w:r w:rsidR="00D60675" w:rsidRPr="00C9444E">
        <w:rPr>
          <w:rFonts w:ascii="Times New Roman" w:hAnsi="Times New Roman" w:cs="Times New Roman"/>
        </w:rPr>
        <w:t>In our model,</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commentRangeStart w:id="25"/>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we include increased silencing,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=0</m:t>
        </m:r>
        <w:commentRangeEnd w:id="25"/>
        <m:r>
          <m:rPr>
            <m:sty m:val="p"/>
          </m:rPr>
          <w:rPr>
            <w:rStyle w:val="CommentReference"/>
          </w:rPr>
          <w:commentReference w:id="25"/>
        </m:r>
        <m:r>
          <w:rPr>
            <w:rFonts w:ascii="Cambria Math" w:hAnsi="Cambria Math" w:cs="Times New Roman"/>
          </w:rPr>
          <m:t xml:space="preserve">, </m:t>
        </m:r>
      </m:oMath>
      <w:r w:rsidR="005F6EC5" w:rsidRPr="00C9444E">
        <w:rPr>
          <w:rFonts w:ascii="Times New Roman" w:eastAsiaTheme="minorEastAsia" w:hAnsi="Times New Roman" w:cs="Times New Roman"/>
        </w:rPr>
        <w:t xml:space="preserve">the only EMT state allowed is M. When we enter this region,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HIF-1 is suppressed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A5DCC">
        <w:rPr>
          <w:rFonts w:ascii="Times New Roman" w:eastAsiaTheme="minorEastAsia" w:hAnsi="Times New Roman" w:cs="Times New Roman"/>
        </w:rPr>
        <w:t>,</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 xml:space="preserve">binding to HIF-1 RNA is reduced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coupled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destabilized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6D301F2C"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specifically enhance the chances of being in the </w:t>
      </w:r>
      <w:r w:rsidR="00B43535">
        <w:rPr>
          <w:rFonts w:ascii="Times New Roman" w:hAnsi="Times New Roman" w:cs="Times New Roman"/>
        </w:rPr>
        <w:t xml:space="preserve">coupled </w:t>
      </w:r>
      <w:r w:rsidR="002C76E3" w:rsidRPr="00C9444E">
        <w:rPr>
          <w:rFonts w:ascii="Times New Roman" w:hAnsi="Times New Roman" w:cs="Times New Roman"/>
        </w:rPr>
        <w:t>E/M-W/O state. As mentioned previously, upregulat</w:t>
      </w:r>
      <w:r w:rsidR="00117D00">
        <w:rPr>
          <w:rFonts w:ascii="Times New Roman" w:hAnsi="Times New Roman" w:cs="Times New Roman"/>
        </w:rPr>
        <w:t>ing mt</w:t>
      </w:r>
      <w:r w:rsidR="002C76E3" w:rsidRPr="00C9444E">
        <w:rPr>
          <w:rFonts w:ascii="Times New Roman" w:hAnsi="Times New Roman" w:cs="Times New Roman"/>
        </w:rPr>
        <w:t>ROS</w:t>
      </w:r>
      <w:r w:rsidR="00117D00">
        <w:rPr>
          <w:rFonts w:ascii="Times New Roman" w:hAnsi="Times New Roman" w:cs="Times New Roman"/>
        </w:rPr>
        <w:t xml:space="preserve"> or noxROS</w:t>
      </w:r>
      <w:r w:rsidR="002C76E3" w:rsidRPr="00C9444E">
        <w:rPr>
          <w:rFonts w:ascii="Times New Roman" w:hAnsi="Times New Roman" w:cs="Times New Roman"/>
        </w:rPr>
        <w:t xml:space="preserve"> leads to an increased W/O </w:t>
      </w:r>
      <w:r w:rsidR="00A7510D">
        <w:rPr>
          <w:rFonts w:ascii="Times New Roman" w:hAnsi="Times New Roman" w:cs="Times New Roman"/>
        </w:rPr>
        <w:t>state</w:t>
      </w:r>
      <w:r w:rsidR="002C76E3" w:rsidRPr="00C9444E">
        <w:rPr>
          <w:rFonts w:ascii="Times New Roman" w:hAnsi="Times New Roman" w:cs="Times New Roman"/>
        </w:rPr>
        <w:t xml:space="preserve"> (Fig. S</w:t>
      </w:r>
      <w:r w:rsidR="00375793">
        <w:rPr>
          <w:rFonts w:ascii="Times New Roman" w:hAnsi="Times New Roman" w:cs="Times New Roman"/>
        </w:rPr>
        <w:t>7</w:t>
      </w:r>
      <w:r w:rsidR="002C76E3" w:rsidRPr="00C9444E">
        <w:rPr>
          <w:rFonts w:ascii="Times New Roman" w:hAnsi="Times New Roman" w:cs="Times New Roman"/>
        </w:rPr>
        <w:t>)</w:t>
      </w:r>
      <w:r w:rsidR="00117D00">
        <w:rPr>
          <w:rFonts w:ascii="Times New Roman" w:hAnsi="Times New Roman" w:cs="Times New Roman"/>
        </w:rPr>
        <w:t xml:space="preserve"> and promote</w:t>
      </w:r>
      <w:r w:rsidR="009F6E18">
        <w:rPr>
          <w:rFonts w:ascii="Times New Roman" w:hAnsi="Times New Roman" w:cs="Times New Roman"/>
        </w:rPr>
        <w:t>s</w:t>
      </w:r>
      <w:r w:rsidR="00117D00">
        <w:rPr>
          <w:rFonts w:ascii="Times New Roman" w:hAnsi="Times New Roman" w:cs="Times New Roman"/>
        </w:rPr>
        <w:t xml:space="preserve"> the E/M-W/O state</w:t>
      </w:r>
      <w:r w:rsidR="002C76E3" w:rsidRPr="00C9444E">
        <w:rPr>
          <w:rFonts w:ascii="Times New Roman" w:hAnsi="Times New Roman" w:cs="Times New Roman"/>
        </w:rPr>
        <w:t xml:space="preserve"> (Fig. S</w:t>
      </w:r>
      <w:r w:rsidR="00375793">
        <w:rPr>
          <w:rFonts w:ascii="Times New Roman" w:hAnsi="Times New Roman" w:cs="Times New Roman"/>
        </w:rPr>
        <w:t>9</w:t>
      </w:r>
      <w:r w:rsidR="002C76E3" w:rsidRPr="00C9444E">
        <w:rPr>
          <w:rFonts w:ascii="Times New Roman" w:hAnsi="Times New Roman" w:cs="Times New Roman"/>
        </w:rPr>
        <w:t>).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above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mRNA suppresses the E/M-W/O state; therefore,</w:t>
      </w:r>
      <w:r w:rsidR="00B43535">
        <w:rPr>
          <w:rFonts w:ascii="Times New Roman" w:hAnsi="Times New Roman" w:cs="Times New Roman"/>
        </w:rPr>
        <w:t xml:space="preserve"> we may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9F6E18">
        <w:rPr>
          <w:rFonts w:ascii="Times New Roman" w:hAnsi="Times New Roman" w:cs="Times New Roman"/>
        </w:rPr>
        <w:t>HIF-1 is downregulated and noxROS is upregulated</w:t>
      </w:r>
      <w:r w:rsidR="002C76E3" w:rsidRPr="00117D00">
        <w:rPr>
          <w:rFonts w:ascii="Times New Roman" w:hAnsi="Times New Roman" w:cs="Times New Roman"/>
        </w:rPr>
        <w:t xml:space="preserve">, but only partially suppressed when </w:t>
      </w:r>
      <w:r w:rsidR="009F6E18">
        <w:rPr>
          <w:rFonts w:ascii="Times New Roman" w:eastAsiaTheme="minorEastAsia" w:hAnsi="Times New Roman" w:cs="Times New Roman"/>
        </w:rPr>
        <w:t xml:space="preserve">HIF-1 is downregulated and mtROS is upregulated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can </w:t>
      </w:r>
      <w:r w:rsidR="00F82E2A">
        <w:rPr>
          <w:rFonts w:ascii="Times New Roman" w:hAnsi="Times New Roman" w:cs="Times New Roman"/>
        </w:rPr>
        <w:t xml:space="preserve">have 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3AE20813"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7D3AAB">
        <w:rPr>
          <w:rFonts w:ascii="Times New Roman" w:hAnsi="Times New Roman" w:cs="Times New Roman"/>
        </w:rPr>
        <w:t xml:space="preserve">coupled </w:t>
      </w:r>
      <w:r w:rsidRPr="00C9444E">
        <w:rPr>
          <w:rFonts w:ascii="Times New Roman" w:hAnsi="Times New Roman" w:cs="Times New Roman"/>
        </w:rPr>
        <w:t xml:space="preserve">hybrid E/M-W/O state is stabilized if mtROS is upregulated, but noxROS upregulation has minimal effect on the E/M-W/O state. Strikingly, if all </w:t>
      </w:r>
      <w:proofErr w:type="gramStart"/>
      <w:r w:rsidRPr="00C9444E">
        <w:rPr>
          <w:rFonts w:ascii="Times New Roman" w:hAnsi="Times New Roman" w:cs="Times New Roman"/>
        </w:rPr>
        <w:t>three miRNA</w:t>
      </w:r>
      <w:proofErr w:type="gramEnd"/>
      <w:r w:rsidRPr="00C9444E">
        <w:rPr>
          <w:rFonts w:ascii="Times New Roman" w:hAnsi="Times New Roman" w:cs="Times New Roman"/>
        </w:rPr>
        <w:t xml:space="preserve"> crosstalk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coupled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upregulation but is only present at high values of mtROS upregulation (Fig.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the</w:t>
      </w:r>
      <w:r w:rsidR="00F4021A">
        <w:rPr>
          <w:rFonts w:ascii="Times New Roman" w:hAnsi="Times New Roman" w:cs="Times New Roman"/>
        </w:rPr>
        <w:t xml:space="preserve"> </w:t>
      </w:r>
      <w:r w:rsidRPr="00C9444E">
        <w:rPr>
          <w:rFonts w:ascii="Times New Roman" w:hAnsi="Times New Roman" w:cs="Times New Roman"/>
        </w:rPr>
        <w:t xml:space="preserve">E/M state </w:t>
      </w:r>
      <w:r w:rsidR="00F4021A">
        <w:rPr>
          <w:rFonts w:ascii="Times New Roman" w:hAnsi="Times New Roman" w:cs="Times New Roman"/>
        </w:rPr>
        <w:t>is</w:t>
      </w:r>
      <w:r w:rsidRPr="00C9444E">
        <w:rPr>
          <w:rFonts w:ascii="Times New Roman" w:hAnsi="Times New Roman" w:cs="Times New Roman"/>
        </w:rPr>
        <w:t xml:space="preserve"> </w:t>
      </w:r>
      <w:r w:rsidR="00F4021A">
        <w:rPr>
          <w:rFonts w:ascii="Times New Roman" w:hAnsi="Times New Roman" w:cs="Times New Roman"/>
        </w:rPr>
        <w:t xml:space="preserve">more likely to be </w:t>
      </w:r>
      <w:r w:rsidRPr="00C9444E">
        <w:rPr>
          <w:rFonts w:ascii="Times New Roman" w:hAnsi="Times New Roman" w:cs="Times New Roman"/>
        </w:rPr>
        <w:t xml:space="preserve">associated with the </w:t>
      </w:r>
      <w:r w:rsidR="007D3AAB">
        <w:rPr>
          <w:rFonts w:ascii="Times New Roman" w:hAnsi="Times New Roman" w:cs="Times New Roman"/>
        </w:rPr>
        <w:t>O</w:t>
      </w:r>
      <w:r w:rsidRPr="00C9444E">
        <w:rPr>
          <w:rFonts w:ascii="Times New Roman" w:hAnsi="Times New Roman" w:cs="Times New Roman"/>
        </w:rPr>
        <w:t xml:space="preserve"> </w:t>
      </w:r>
      <w:r w:rsidR="007D3AAB">
        <w:rPr>
          <w:rFonts w:ascii="Times New Roman" w:hAnsi="Times New Roman" w:cs="Times New Roman"/>
        </w:rPr>
        <w:t>state</w:t>
      </w:r>
      <w:r w:rsidR="00F4021A">
        <w:rPr>
          <w:rFonts w:ascii="Times New Roman" w:hAnsi="Times New Roman" w:cs="Times New Roman"/>
        </w:rPr>
        <w:t xml:space="preserve"> at lower levels of mtROS while at higher levels of mtROS, the E/M state is more likely to be associated with the W/O state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Pr="00C9444E">
        <w:rPr>
          <w:rFonts w:ascii="Times New Roman" w:hAnsi="Times New Roman" w:cs="Times New Roman"/>
        </w:rPr>
        <w:t xml:space="preserve">  </w:t>
      </w:r>
      <w:r w:rsidR="00CA7A9F">
        <w:rPr>
          <w:rFonts w:ascii="Times New Roman" w:hAnsi="Times New Roman" w:cs="Times New Roman"/>
        </w:rPr>
        <w:t>D</w:t>
      </w:r>
      <w:r w:rsidRPr="00C9444E">
        <w:rPr>
          <w:rFonts w:ascii="Times New Roman" w:hAnsi="Times New Roman" w:cs="Times New Roman"/>
        </w:rPr>
        <w:t>epending on the initial conditions, if noxROS is maximally upregulated</w:t>
      </w:r>
      <w:r w:rsidR="00D116A6">
        <w:rPr>
          <w:rFonts w:ascii="Times New Roman" w:hAnsi="Times New Roman" w:cs="Times New Roman"/>
        </w:rPr>
        <w:t xml:space="preserve"> (λ</w:t>
      </w:r>
      <w:r w:rsidR="00D116A6">
        <w:rPr>
          <w:rFonts w:ascii="Times New Roman" w:hAnsi="Times New Roman" w:cs="Times New Roman"/>
          <w:vertAlign w:val="subscript"/>
        </w:rPr>
        <w:t>u34,noxROS</w:t>
      </w:r>
      <w:r w:rsidR="00D116A6">
        <w:rPr>
          <w:rFonts w:ascii="Times New Roman" w:hAnsi="Times New Roman" w:cs="Times New Roman"/>
        </w:rPr>
        <w:t>=0)</w:t>
      </w:r>
      <w:r w:rsidRPr="00C9444E">
        <w:rPr>
          <w:rFonts w:ascii="Times New Roman" w:hAnsi="Times New Roman" w:cs="Times New Roman"/>
        </w:rPr>
        <w:t xml:space="preserve">, mtROS is upregulated,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the system can  access the hybrid E/M-W/O state (Fig </w:t>
      </w:r>
      <w:r w:rsidR="00197FBC">
        <w:rPr>
          <w:rFonts w:ascii="Times New Roman" w:hAnsi="Times New Roman" w:cs="Times New Roman"/>
        </w:rPr>
        <w:t>3</w:t>
      </w:r>
      <w:r w:rsidRPr="00C9444E">
        <w:rPr>
          <w:rFonts w:ascii="Times New Roman" w:hAnsi="Times New Roman" w:cs="Times New Roman"/>
        </w:rPr>
        <w:t xml:space="preserve">D).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resulting in an increased parameter space leading to the E/M-W/O state than what is expected from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77777777" w:rsidR="00B263D8" w:rsidRPr="00C9444E" w:rsidRDefault="00B263D8" w:rsidP="00B263D8">
      <w:pPr>
        <w:pStyle w:val="CaptionedFigure"/>
        <w:jc w:val="center"/>
        <w:rPr>
          <w:rFonts w:ascii="Times New Roman" w:hAnsi="Times New Roman" w:cs="Times New Roman"/>
        </w:rPr>
      </w:pPr>
      <w:commentRangeStart w:id="26"/>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commentRangeEnd w:id="26"/>
      <w:r w:rsidR="00FF01AA">
        <w:rPr>
          <w:rStyle w:val="CommentReference"/>
        </w:rPr>
        <w:commentReference w:id="26"/>
      </w:r>
    </w:p>
    <w:p w14:paraId="6C5FC442" w14:textId="71999B6E"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C9444E">
        <w:rPr>
          <w:rFonts w:ascii="Times New Roman" w:hAnsi="Times New Roman" w:cs="Times New Roman"/>
          <w:b/>
          <w:bCs/>
          <w:i w:val="0"/>
          <w:iCs/>
        </w:rPr>
        <w:t>.</w:t>
      </w:r>
      <w:r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9457E">
        <w:rPr>
          <w:rFonts w:ascii="Times New Roman" w:hAnsi="Times New Roman" w:cs="Times New Roman"/>
          <w:b/>
          <w:bCs/>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9457E">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 xml:space="preserve">When all three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from the EMT network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470ADE" w:rsidRPr="00C9444E">
        <w:rPr>
          <w:rFonts w:ascii="Times New Roman" w:eastAsiaTheme="minorEastAsia" w:hAnsi="Times New Roman" w:cs="Times New Roman"/>
          <w:i w:val="0"/>
          <w:iCs/>
        </w:rPr>
        <w:t xml:space="preserve">-|HIF-1,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 xml:space="preserve">-&gt; mtROS, and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470ADE" w:rsidRPr="00C9444E">
        <w:rPr>
          <w:rFonts w:ascii="Times New Roman" w:eastAsiaTheme="minorEastAsia" w:hAnsi="Times New Roman" w:cs="Times New Roman"/>
          <w:i w:val="0"/>
          <w:iCs/>
        </w:rPr>
        <w:t>-&gt;noxROS)</w:t>
      </w:r>
      <w:r w:rsidR="00470ADE" w:rsidRPr="00C9444E">
        <w:rPr>
          <w:rFonts w:ascii="Times New Roman" w:hAnsi="Times New Roman" w:cs="Times New Roman"/>
          <w:i w:val="0"/>
          <w:iCs/>
        </w:rPr>
        <w:t xml:space="preserve"> are active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 xml:space="preserve">The E/M-W/O state is accessible when mtROS is high and at intermediate silencing of HIF-1. The level of noxROS seems to have minimal effect. This suggests the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E46322" w:rsidRPr="00C9444E">
        <w:rPr>
          <w:rFonts w:ascii="Times New Roman" w:eastAsiaTheme="minorEastAsia" w:hAnsi="Times New Roman" w:cs="Times New Roman"/>
          <w:i w:val="0"/>
          <w:iCs/>
        </w:rPr>
        <w:t>/</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E46322" w:rsidRPr="00C9444E">
        <w:rPr>
          <w:rFonts w:ascii="Times New Roman" w:eastAsiaTheme="minorEastAsia" w:hAnsi="Times New Roman" w:cs="Times New Roman"/>
          <w:i w:val="0"/>
          <w:iCs/>
        </w:rPr>
        <w:t>/HIF-1/mtROS axis plays a significant role in stabilizing the hybrid E/M-W/O state.</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EMT driven regulatory links (network pictured in A). The regulation of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in this phase plane corresponds to the rightmost, blue region of 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where all metabolic phenotypes are possible. As noxROS is upregulated (right to left),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 xml:space="preserve">state </w:t>
      </w:r>
      <w:r w:rsidRPr="00C9444E">
        <w:rPr>
          <w:rFonts w:ascii="Times New Roman" w:eastAsiaTheme="minorEastAsia" w:hAnsi="Times New Roman" w:cs="Times New Roman"/>
          <w:i w:val="0"/>
          <w:iCs/>
        </w:rPr>
        <w:t xml:space="preserve">is suppressed. However, as the level of mtROS increases (top to bottom), the black dotted region appears showing the existence of the E/M-W/O coupled state, suggesting mtROS may have a stronger effect on the E/M-W/O </w:t>
      </w:r>
      <w:r w:rsidR="00A7510D">
        <w:rPr>
          <w:rFonts w:ascii="Times New Roman" w:eastAsiaTheme="minorEastAsia" w:hAnsi="Times New Roman" w:cs="Times New Roman"/>
          <w:i w:val="0"/>
          <w:iCs/>
        </w:rPr>
        <w:t>state</w:t>
      </w:r>
      <w:r w:rsidRPr="00C9444E">
        <w:rPr>
          <w:rFonts w:ascii="Times New Roman" w:eastAsiaTheme="minorEastAsia" w:hAnsi="Times New Roman" w:cs="Times New Roman"/>
          <w:i w:val="0"/>
          <w:iCs/>
        </w:rPr>
        <w:t xml:space="preserve"> than noxROS.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Pr="00C9444E">
        <w:rPr>
          <w:rFonts w:ascii="Times New Roman" w:hAnsi="Times New Roman" w:cs="Times New Roman"/>
          <w:i w:val="0"/>
          <w:iCs/>
        </w:rPr>
        <w:t xml:space="preserve"> when only EMT driven </w:t>
      </w:r>
      <w:proofErr w:type="spellStart"/>
      <w:r w:rsidRPr="00C9444E">
        <w:rPr>
          <w:rFonts w:ascii="Times New Roman" w:hAnsi="Times New Roman" w:cs="Times New Roman"/>
          <w:i w:val="0"/>
          <w:iCs/>
        </w:rPr>
        <w:t>crosstalks</w:t>
      </w:r>
      <w:proofErr w:type="spellEnd"/>
      <w:r w:rsidRPr="00C9444E">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downregulating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and</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and noxROS</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 xml:space="preserve"> This is zoomed in on the middle region of (C).</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Pr="00C9444E">
        <w:rPr>
          <w:rFonts w:ascii="Times New Roman" w:eastAsiaTheme="minorEastAsia" w:hAnsi="Times New Roman" w:cs="Times New Roman"/>
          <w:i w:val="0"/>
          <w:iCs/>
        </w:rPr>
        <w:t xml:space="preserve">=0), as mtROS increases (x-axis) and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is </w:t>
      </w:r>
      <w:r w:rsidR="004C4F9D">
        <w:rPr>
          <w:rFonts w:ascii="Times New Roman" w:eastAsiaTheme="minorEastAsia" w:hAnsi="Times New Roman" w:cs="Times New Roman"/>
          <w:i w:val="0"/>
          <w:iCs/>
        </w:rPr>
        <w:t xml:space="preserve">moderately </w:t>
      </w:r>
      <w:r w:rsidRPr="00C9444E">
        <w:rPr>
          <w:rFonts w:ascii="Times New Roman" w:eastAsiaTheme="minorEastAsia" w:hAnsi="Times New Roman" w:cs="Times New Roman"/>
          <w:i w:val="0"/>
          <w:iCs/>
        </w:rPr>
        <w:t>silenced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77777777"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turn to a consideration of information flowing in the other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hybrid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 such as TGF-β that can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therefore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 xml:space="preserve">). </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851F04" w:rsidRPr="00C9444E">
        <w:rPr>
          <w:rFonts w:ascii="Times New Roman" w:hAnsi="Times New Roman" w:cs="Times New Roman"/>
        </w:rPr>
        <w:t xml:space="preserve">-1 </w:t>
      </w:r>
      <w:r w:rsidR="007F0C22" w:rsidRPr="00C9444E">
        <w:rPr>
          <w:rFonts w:ascii="Times New Roman" w:hAnsi="Times New Roman" w:cs="Times New Roman"/>
        </w:rPr>
        <w:t>results</w:t>
      </w:r>
      <w:r w:rsidR="00851F04" w:rsidRPr="00C9444E">
        <w:rPr>
          <w:rFonts w:ascii="Times New Roman" w:hAnsi="Times New Roman" w:cs="Times New Roman"/>
        </w:rPr>
        <w:t>,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(AMPK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AMPK downregulating SNAIL, or AMPK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es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suppresses the E/M state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851F04" w:rsidRPr="00C9444E">
        <w:rPr>
          <w:rFonts w:ascii="Times New Roman" w:hAnsi="Times New Roman" w:cs="Times New Roman"/>
        </w:rPr>
        <w:t>, respectively</w:t>
      </w:r>
      <w:r w:rsidR="005243C0">
        <w:rPr>
          <w:rFonts w:ascii="Times New Roman" w:hAnsi="Times New Roman" w:cs="Times New Roman"/>
        </w:rPr>
        <w:t>;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that</w:t>
      </w:r>
      <w:r w:rsidR="00A218E9" w:rsidRPr="00C9444E">
        <w:rPr>
          <w:rFonts w:ascii="Times New Roman" w:hAnsi="Times New Roman" w:cs="Times New Roman"/>
        </w:rPr>
        <w:t xml:space="preserve"> 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that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metabolic plasticity to mix and match different metabolic phenotypes.</w:t>
      </w:r>
      <w:r w:rsidR="00A218E9" w:rsidRPr="00C9444E">
        <w:rPr>
          <w:rFonts w:ascii="Times New Roman" w:hAnsi="Times New Roman" w:cs="Times New Roman"/>
        </w:rPr>
        <w:t xml:space="preserve"> </w:t>
      </w:r>
      <w:bookmarkStart w:id="27"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5D5B7A51"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007554F3" w:rsidRPr="00C9444E">
        <w:rPr>
          <w:rFonts w:ascii="Times New Roman" w:hAnsi="Times New Roman" w:cs="Times New Roman"/>
          <w:i w:val="0"/>
          <w:iCs/>
        </w:rPr>
        <w:t xml:space="preserve"> </w:t>
      </w:r>
      <w:r w:rsidR="00A15D65" w:rsidRPr="00C9444E">
        <w:rPr>
          <w:rFonts w:ascii="Times New Roman" w:hAnsi="Times New Roman" w:cs="Times New Roman"/>
          <w:i w:val="0"/>
          <w:iCs/>
        </w:rPr>
        <w:t>Neither type of crosstalk</w:t>
      </w:r>
      <w:r w:rsidR="000E5521">
        <w:rPr>
          <w:rFonts w:ascii="Times New Roman" w:hAnsi="Times New Roman" w:cs="Times New Roman"/>
          <w:i w:val="0"/>
          <w:iCs/>
        </w:rPr>
        <w:t xml:space="preserve"> alone</w:t>
      </w:r>
      <w:r w:rsidR="00A15D65" w:rsidRPr="00C9444E">
        <w:rPr>
          <w:rFonts w:ascii="Times New Roman" w:hAnsi="Times New Roman" w:cs="Times New Roman"/>
          <w:i w:val="0"/>
          <w:iCs/>
        </w:rPr>
        <w:t xml:space="preserve"> can stabilize the E/M state, but the E/M state persists longer for HIF-1 controlled </w:t>
      </w:r>
      <w:proofErr w:type="spellStart"/>
      <w:r w:rsidR="00A15D65" w:rsidRPr="00C9444E">
        <w:rPr>
          <w:rFonts w:ascii="Times New Roman" w:hAnsi="Times New Roman" w:cs="Times New Roman"/>
          <w:i w:val="0"/>
          <w:iCs/>
        </w:rPr>
        <w:t>crosstalks</w:t>
      </w:r>
      <w:proofErr w:type="spellEnd"/>
      <w:r w:rsidR="00A15D65" w:rsidRPr="00C9444E">
        <w:rPr>
          <w:rFonts w:ascii="Times New Roman" w:hAnsi="Times New Roman" w:cs="Times New Roman"/>
          <w:i w:val="0"/>
          <w:iCs/>
        </w:rPr>
        <w:t>.</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number of initial conditions leading to an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 xml:space="preserve">SNAIL. The hybrid E/M </w:t>
      </w:r>
      <w:r w:rsidR="00A7510D">
        <w:rPr>
          <w:rFonts w:ascii="Times New Roman" w:hAnsi="Times New Roman" w:cs="Times New Roman"/>
          <w:i w:val="0"/>
          <w:iCs/>
        </w:rPr>
        <w:t>state</w:t>
      </w:r>
      <w:r w:rsidRPr="00C9444E">
        <w:rPr>
          <w:rFonts w:ascii="Times New Roman" w:hAnsi="Times New Roman" w:cs="Times New Roman"/>
          <w:i w:val="0"/>
          <w:iCs/>
        </w:rPr>
        <w:t xml:space="preserve"> is suppressed quickly as the system is driven towards </w:t>
      </w:r>
      <w:r w:rsidR="000E5521">
        <w:rPr>
          <w:rFonts w:ascii="Times New Roman" w:hAnsi="Times New Roman" w:cs="Times New Roman"/>
          <w:i w:val="0"/>
          <w:iCs/>
        </w:rPr>
        <w:t>the M state</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number of initial conditions leading to an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7DD6333C"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27"/>
      <w:r w:rsidR="002C76E3" w:rsidRPr="00C9444E">
        <w:rPr>
          <w:rFonts w:ascii="Times New Roman" w:hAnsi="Times New Roman" w:cs="Times New Roman"/>
        </w:rPr>
        <w:t xml:space="preserve">: </w:t>
      </w:r>
      <w:r w:rsidRPr="00C9444E">
        <w:rPr>
          <w:rFonts w:ascii="Times New Roman" w:hAnsi="Times New Roman" w:cs="Times New Roman"/>
        </w:rPr>
        <w:t xml:space="preserve">There are two distinct events 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As AMPK and </w:t>
      </w:r>
      <w:r w:rsidR="005506B5" w:rsidRPr="00C9444E">
        <w:rPr>
          <w:rFonts w:ascii="Times New Roman" w:hAnsi="Times New Roman" w:cs="Times New Roman"/>
        </w:rPr>
        <w:t>HIF-1</w:t>
      </w:r>
      <w:r w:rsidRPr="00C9444E">
        <w:rPr>
          <w:rFonts w:ascii="Times New Roman" w:hAnsi="Times New Roman" w:cs="Times New Roman"/>
        </w:rPr>
        <w:t xml:space="preserve"> push the system towards opposite states, having</w:t>
      </w:r>
      <w:r w:rsidR="00AB6FC0" w:rsidRPr="00C9444E">
        <w:rPr>
          <w:rFonts w:ascii="Times New Roman" w:hAnsi="Times New Roman" w:cs="Times New Roman"/>
        </w:rPr>
        <w:t xml:space="preserve"> </w:t>
      </w:r>
      <w:r w:rsidR="00CC29EF" w:rsidRPr="00C9444E">
        <w:rPr>
          <w:rFonts w:ascii="Times New Roman" w:hAnsi="Times New Roman" w:cs="Times New Roman"/>
        </w:rPr>
        <w:t>active link</w:t>
      </w:r>
      <w:r w:rsidR="00AB6FC0" w:rsidRPr="00C9444E">
        <w:rPr>
          <w:rFonts w:ascii="Times New Roman" w:hAnsi="Times New Roman" w:cs="Times New Roman"/>
        </w:rPr>
        <w:t>s emanating from both sh</w:t>
      </w:r>
      <w:r w:rsidRPr="00C9444E">
        <w:rPr>
          <w:rFonts w:ascii="Times New Roman" w:hAnsi="Times New Roman" w:cs="Times New Roman"/>
        </w:rPr>
        <w:t xml:space="preserve">ould </w:t>
      </w:r>
      <w:r w:rsidR="00AB6FC0" w:rsidRPr="00C9444E">
        <w:rPr>
          <w:rFonts w:ascii="Times New Roman" w:hAnsi="Times New Roman" w:cs="Times New Roman"/>
        </w:rPr>
        <w:t>push</w:t>
      </w:r>
      <w:r w:rsidRPr="00C9444E">
        <w:rPr>
          <w:rFonts w:ascii="Times New Roman" w:hAnsi="Times New Roman" w:cs="Times New Roman"/>
        </w:rPr>
        <w:t xml:space="preserve"> the circuit toward</w:t>
      </w:r>
      <w:r w:rsidR="00E3439C" w:rsidRPr="00C9444E">
        <w:rPr>
          <w:rFonts w:ascii="Times New Roman" w:hAnsi="Times New Roman" w:cs="Times New Roman"/>
        </w:rPr>
        <w:t>s a</w:t>
      </w:r>
      <w:r w:rsidRPr="00C9444E">
        <w:rPr>
          <w:rFonts w:ascii="Times New Roman" w:hAnsi="Times New Roman" w:cs="Times New Roman"/>
        </w:rPr>
        <w:t xml:space="preserve"> hybrid</w:t>
      </w:r>
      <w:r w:rsidR="00E3439C" w:rsidRPr="00C9444E">
        <w:rPr>
          <w:rFonts w:ascii="Times New Roman" w:hAnsi="Times New Roman" w:cs="Times New Roman"/>
        </w:rPr>
        <w:t xml:space="preserve"> state</w:t>
      </w:r>
      <w:r w:rsidR="00E80B4A">
        <w:rPr>
          <w:rFonts w:ascii="Times New Roman" w:hAnsi="Times New Roman" w:cs="Times New Roman"/>
        </w:rPr>
        <w:t>, which is exactly what happens</w:t>
      </w:r>
      <w:r w:rsidRPr="00C9444E">
        <w:rPr>
          <w:rFonts w:ascii="Times New Roman" w:hAnsi="Times New Roman" w:cs="Times New Roman"/>
        </w:rPr>
        <w:t>.</w:t>
      </w:r>
    </w:p>
    <w:p w14:paraId="44ACDC01" w14:textId="0FFA4211"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 xml:space="preserve">at least one of the three 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at least one of the two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However, t</w:t>
      </w:r>
      <w:r w:rsidR="00AD7F58" w:rsidRPr="00C9444E">
        <w:rPr>
          <w:rFonts w:ascii="Times New Roman" w:hAnsi="Times New Roman" w:cs="Times New Roman"/>
        </w:rPr>
        <w:t xml:space="preserve">he exact </w:t>
      </w:r>
      <w:r w:rsidR="003A10B3">
        <w:rPr>
          <w:rFonts w:ascii="Times New Roman" w:hAnsi="Times New Roman" w:cs="Times New Roman"/>
        </w:rPr>
        <w:t>parameter spaces</w:t>
      </w:r>
      <w:r w:rsidR="00AD7F58" w:rsidRPr="00C9444E">
        <w:rPr>
          <w:rFonts w:ascii="Times New Roman" w:hAnsi="Times New Roman" w:cs="Times New Roman"/>
        </w:rPr>
        <w:t xml:space="preserve"> where the </w:t>
      </w:r>
      <w:r>
        <w:rPr>
          <w:rFonts w:ascii="Times New Roman" w:hAnsi="Times New Roman" w:cs="Times New Roman"/>
        </w:rPr>
        <w:t xml:space="preserve">E/M and </w:t>
      </w:r>
      <w:r w:rsidR="00AD7F58" w:rsidRPr="00C9444E">
        <w:rPr>
          <w:rFonts w:ascii="Times New Roman" w:hAnsi="Times New Roman" w:cs="Times New Roman"/>
        </w:rPr>
        <w:t>E/M-W/O state</w:t>
      </w:r>
      <w:r>
        <w:rPr>
          <w:rFonts w:ascii="Times New Roman" w:hAnsi="Times New Roman" w:cs="Times New Roman"/>
        </w:rPr>
        <w:t>s</w:t>
      </w:r>
      <w:r w:rsidR="00AD7F58" w:rsidRPr="00C9444E">
        <w:rPr>
          <w:rFonts w:ascii="Times New Roman" w:hAnsi="Times New Roman" w:cs="Times New Roman"/>
        </w:rPr>
        <w:t xml:space="preserve"> exist depends on the type of regulation (Fig</w:t>
      </w:r>
      <w:r w:rsidR="003352BC" w:rsidRPr="00C9444E">
        <w:rPr>
          <w:rFonts w:ascii="Times New Roman" w:hAnsi="Times New Roman" w:cs="Times New Roman"/>
        </w:rPr>
        <w:t>.</w:t>
      </w:r>
      <w:r w:rsidR="00AD7F58" w:rsidRPr="00C9444E">
        <w:rPr>
          <w:rFonts w:ascii="Times New Roman" w:hAnsi="Times New Roman" w:cs="Times New Roman"/>
        </w:rPr>
        <w:t xml:space="preserve"> S</w:t>
      </w:r>
      <w:r w:rsidR="001D6FB1" w:rsidRPr="00C9444E">
        <w:rPr>
          <w:rFonts w:ascii="Times New Roman" w:hAnsi="Times New Roman" w:cs="Times New Roman"/>
        </w:rPr>
        <w:t>18</w:t>
      </w:r>
      <w:r w:rsidR="00AD7F58" w:rsidRPr="00C9444E">
        <w:rPr>
          <w:rFonts w:ascii="Times New Roman" w:hAnsi="Times New Roman" w:cs="Times New Roman"/>
        </w:rPr>
        <w:t>).</w:t>
      </w:r>
      <w:r w:rsidR="00E72DA9" w:rsidRPr="00C9444E">
        <w:rPr>
          <w:rFonts w:ascii="Times New Roman" w:hAnsi="Times New Roman" w:cs="Times New Roman"/>
        </w:rPr>
        <w:t xml:space="preserve"> Additionally, if AMPK and H</w:t>
      </w:r>
      <w:r w:rsidR="00F946C7" w:rsidRPr="00C9444E">
        <w:rPr>
          <w:rFonts w:ascii="Times New Roman" w:hAnsi="Times New Roman" w:cs="Times New Roman"/>
        </w:rPr>
        <w:t>IF</w:t>
      </w:r>
      <w:r w:rsidR="00E72DA9" w:rsidRPr="00C9444E">
        <w:rPr>
          <w:rFonts w:ascii="Times New Roman" w:hAnsi="Times New Roman" w:cs="Times New Roman"/>
        </w:rPr>
        <w:t xml:space="preserve">-1 target different EMT TFs,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 xml:space="preserve">EMT </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 suggesting</w:t>
      </w:r>
      <w:r w:rsidR="009D19CB" w:rsidRPr="00C9444E">
        <w:rPr>
          <w:rFonts w:ascii="Times New Roman" w:hAnsi="Times New Roman" w:cs="Times New Roman"/>
        </w:rPr>
        <w:t xml:space="preserve"> multiple </w:t>
      </w:r>
      <w:proofErr w:type="spellStart"/>
      <w:r w:rsidR="009D19CB" w:rsidRPr="00C9444E">
        <w:rPr>
          <w:rFonts w:ascii="Times New Roman" w:hAnsi="Times New Roman" w:cs="Times New Roman"/>
        </w:rPr>
        <w:t>crosstalks</w:t>
      </w:r>
      <w:proofErr w:type="spellEnd"/>
      <w:r w:rsidR="009D19CB" w:rsidRPr="00C9444E">
        <w:rPr>
          <w:rFonts w:ascii="Times New Roman" w:hAnsi="Times New Roman" w:cs="Times New Roman"/>
        </w:rPr>
        <w:t xml:space="preserve"> </w:t>
      </w:r>
      <w:r w:rsidR="00BF0DCA">
        <w:rPr>
          <w:rFonts w:ascii="Times New Roman" w:hAnsi="Times New Roman" w:cs="Times New Roman"/>
        </w:rPr>
        <w:t>should</w:t>
      </w:r>
      <w:r w:rsidR="009D19CB" w:rsidRPr="00C9444E">
        <w:rPr>
          <w:rFonts w:ascii="Times New Roman" w:hAnsi="Times New Roman" w:cs="Times New Roman"/>
        </w:rPr>
        <w:t xml:space="preserve"> be active </w:t>
      </w:r>
      <w:r w:rsidR="009749FD" w:rsidRPr="00C9444E">
        <w:rPr>
          <w:rFonts w:ascii="Times New Roman" w:hAnsi="Times New Roman" w:cs="Times New Roman"/>
        </w:rPr>
        <w:t xml:space="preserve">and multiple gene regulators </w:t>
      </w:r>
      <w:r w:rsidR="00BF0DCA">
        <w:rPr>
          <w:rFonts w:ascii="Times New Roman" w:hAnsi="Times New Roman" w:cs="Times New Roman"/>
        </w:rPr>
        <w:t>should</w:t>
      </w:r>
      <w:r w:rsidR="009749FD" w:rsidRPr="00C9444E">
        <w:rPr>
          <w:rFonts w:ascii="Times New Roman" w:hAnsi="Times New Roman" w:cs="Times New Roman"/>
        </w:rPr>
        <w:t xml:space="preserve"> be targeted </w:t>
      </w:r>
      <w:r w:rsidR="009D19CB" w:rsidRPr="00C9444E">
        <w:rPr>
          <w:rFonts w:ascii="Times New Roman" w:hAnsi="Times New Roman" w:cs="Times New Roman"/>
        </w:rPr>
        <w:t xml:space="preserve">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involving AMPK and </w:t>
      </w:r>
      <w:r w:rsidR="005506B5" w:rsidRPr="00C9444E">
        <w:rPr>
          <w:rFonts w:ascii="Times New Roman" w:hAnsi="Times New Roman" w:cs="Times New Roman"/>
        </w:rPr>
        <w:t>HIF-1</w:t>
      </w:r>
      <w:r w:rsidR="00AD7F58" w:rsidRPr="00C9444E">
        <w:rPr>
          <w:rFonts w:ascii="Times New Roman" w:hAnsi="Times New Roman" w:cs="Times New Roman"/>
        </w:rPr>
        <w:t xml:space="preserve"> regulating the EMT circuit are active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there are </w:t>
      </w:r>
      <w:r w:rsidR="00CF3BD1" w:rsidRPr="00C9444E">
        <w:rPr>
          <w:rFonts w:ascii="Times New Roman" w:hAnsi="Times New Roman" w:cs="Times New Roman"/>
        </w:rPr>
        <w:t xml:space="preserve">significant </w:t>
      </w:r>
      <w:r w:rsidR="00AD7F58" w:rsidRPr="00C9444E">
        <w:rPr>
          <w:rFonts w:ascii="Times New Roman" w:hAnsi="Times New Roman" w:cs="Times New Roman"/>
        </w:rPr>
        <w:t>regions 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xml:space="preserve">, it only exists in </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reduced regions of E/M-W/O existence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 xml:space="preserve">AMPK regulated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5B357C">
        <w:rPr>
          <w:rFonts w:ascii="Times New Roman" w:hAnsi="Times New Roman" w:cs="Times New Roman"/>
        </w:rPr>
        <w:t>, in agreement with a recent study based on publicly available expression data</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229777410"/>
          <w:placeholder>
            <w:docPart w:val="DefaultPlaceholder_-1854013440"/>
          </w:placeholder>
        </w:sdtPr>
        <w:sdtEndPr/>
        <w:sdtContent>
          <w:r w:rsidR="00E46389" w:rsidRPr="00E46389">
            <w:rPr>
              <w:rFonts w:ascii="Times New Roman" w:eastAsia="Times New Roman" w:hAnsi="Times New Roman" w:cs="Times New Roman"/>
              <w:color w:val="000000"/>
            </w:rPr>
            <w:t>[69]</w:t>
          </w:r>
        </w:sdtContent>
      </w:sdt>
      <w:r w:rsidR="00FE50CC" w:rsidRPr="00C9444E">
        <w:rPr>
          <w:rFonts w:ascii="Times New Roman" w:hAnsi="Times New Roman" w:cs="Times New Roman"/>
        </w:rPr>
        <w:t>.</w:t>
      </w:r>
    </w:p>
    <w:p w14:paraId="5E2ED4B4" w14:textId="56215355" w:rsidR="00E469AE" w:rsidRPr="00C9444E" w:rsidRDefault="00D628F5" w:rsidP="00426950">
      <w:pPr>
        <w:pStyle w:val="BodyText"/>
        <w:spacing w:line="480" w:lineRule="auto"/>
        <w:ind w:firstLine="720"/>
        <w:rPr>
          <w:rFonts w:ascii="Times New Roman" w:hAnsi="Times New Roman" w:cs="Times New Roman"/>
        </w:rPr>
      </w:pPr>
      <w:r w:rsidRPr="00C9444E">
        <w:rPr>
          <w:rFonts w:ascii="Times New Roman" w:hAnsi="Times New Roman" w:cs="Times New Roman"/>
        </w:rPr>
        <w:t>To stabilize the E/M state</w:t>
      </w:r>
      <w:r w:rsidR="00CF3BD1" w:rsidRPr="00C9444E">
        <w:rPr>
          <w:rFonts w:ascii="Times New Roman" w:hAnsi="Times New Roman" w:cs="Times New Roman"/>
        </w:rPr>
        <w:t>,</w:t>
      </w:r>
      <w:r w:rsidRPr="00C9444E">
        <w:rPr>
          <w:rFonts w:ascii="Times New Roman" w:hAnsi="Times New Roman" w:cs="Times New Roman"/>
        </w:rPr>
        <w:t xml:space="preserve"> </w:t>
      </w:r>
      <w:r w:rsidR="00CF3BD1" w:rsidRPr="00C9444E">
        <w:rPr>
          <w:rFonts w:ascii="Times New Roman" w:hAnsi="Times New Roman" w:cs="Times New Roman"/>
        </w:rPr>
        <w:t>both</w:t>
      </w:r>
      <w:r w:rsidRPr="00C9444E">
        <w:rPr>
          <w:rFonts w:ascii="Times New Roman" w:hAnsi="Times New Roman" w:cs="Times New Roman"/>
        </w:rPr>
        <w:t xml:space="preserve"> AMPK and </w:t>
      </w:r>
      <w:r w:rsidR="005506B5" w:rsidRPr="00C9444E">
        <w:rPr>
          <w:rFonts w:ascii="Times New Roman" w:hAnsi="Times New Roman" w:cs="Times New Roman"/>
        </w:rPr>
        <w:t>HIF-1</w:t>
      </w:r>
      <w:r w:rsidRPr="00C9444E">
        <w:rPr>
          <w:rFonts w:ascii="Times New Roman" w:hAnsi="Times New Roman" w:cs="Times New Roman"/>
        </w:rPr>
        <w:t xml:space="preserve"> crosstalk are necessary, and if all EMT regulating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then there are regions where the E/M-W/O state exists. Additionally, the </w:t>
      </w:r>
      <w:r w:rsidR="002B0F0E">
        <w:rPr>
          <w:rFonts w:ascii="Times New Roman" w:hAnsi="Times New Roman" w:cs="Times New Roman"/>
        </w:rPr>
        <w:t>E</w:t>
      </w:r>
      <w:r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Pr="00C9444E">
        <w:rPr>
          <w:rFonts w:ascii="Times New Roman" w:hAnsi="Times New Roman" w:cs="Times New Roman"/>
        </w:rPr>
        <w:t xml:space="preserve"> </w:t>
      </w:r>
      <w:r w:rsidR="002B0F0E">
        <w:rPr>
          <w:rFonts w:ascii="Times New Roman" w:hAnsi="Times New Roman" w:cs="Times New Roman"/>
        </w:rPr>
        <w:t>O</w:t>
      </w:r>
      <w:r w:rsidRPr="00C9444E">
        <w:rPr>
          <w:rFonts w:ascii="Times New Roman" w:hAnsi="Times New Roman" w:cs="Times New Roman"/>
        </w:rPr>
        <w:t xml:space="preserve"> </w:t>
      </w:r>
      <w:r w:rsidR="002B0F0E">
        <w:rPr>
          <w:rFonts w:ascii="Times New Roman" w:hAnsi="Times New Roman" w:cs="Times New Roman"/>
        </w:rPr>
        <w:t>state</w:t>
      </w:r>
      <w:r w:rsidRPr="00C9444E">
        <w:rPr>
          <w:rFonts w:ascii="Times New Roman" w:hAnsi="Times New Roman" w:cs="Times New Roman"/>
        </w:rPr>
        <w:t xml:space="preserve"> (E-O), the </w:t>
      </w:r>
      <w:r w:rsidR="002B0F0E">
        <w:rPr>
          <w:rFonts w:ascii="Times New Roman" w:hAnsi="Times New Roman" w:cs="Times New Roman"/>
        </w:rPr>
        <w:t>M</w:t>
      </w:r>
      <w:r w:rsidRPr="00C9444E">
        <w:rPr>
          <w:rFonts w:ascii="Times New Roman" w:hAnsi="Times New Roman" w:cs="Times New Roman"/>
        </w:rPr>
        <w:t xml:space="preserve"> state is associated with the </w:t>
      </w:r>
      <w:r w:rsidR="002B0F0E">
        <w:rPr>
          <w:rFonts w:ascii="Times New Roman" w:hAnsi="Times New Roman" w:cs="Times New Roman"/>
        </w:rPr>
        <w:t>W</w:t>
      </w:r>
      <w:r w:rsidRPr="00C9444E">
        <w:rPr>
          <w:rFonts w:ascii="Times New Roman" w:hAnsi="Times New Roman" w:cs="Times New Roman"/>
        </w:rPr>
        <w:t xml:space="preserve"> </w:t>
      </w:r>
      <w:r w:rsidR="002B0F0E">
        <w:rPr>
          <w:rFonts w:ascii="Times New Roman" w:hAnsi="Times New Roman" w:cs="Times New Roman"/>
        </w:rPr>
        <w:t xml:space="preserve">state </w:t>
      </w:r>
      <w:r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Pr="00C9444E">
        <w:rPr>
          <w:rFonts w:ascii="Times New Roman" w:hAnsi="Times New Roman" w:cs="Times New Roman"/>
        </w:rPr>
        <w:t xml:space="preserve">associated with the hybrid W/O </w:t>
      </w:r>
      <w:r w:rsidR="002B0F0E">
        <w:rPr>
          <w:rFonts w:ascii="Times New Roman" w:hAnsi="Times New Roman" w:cs="Times New Roman"/>
        </w:rPr>
        <w:t>state</w:t>
      </w:r>
      <w:r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Pr="00C9444E">
        <w:rPr>
          <w:rFonts w:ascii="Times New Roman" w:hAnsi="Times New Roman" w:cs="Times New Roman"/>
        </w:rPr>
        <w:t>). In fact, for any system, if there are only three coupled states available and each has a distinct phenotype of the EMT and metabolic networks</w:t>
      </w:r>
      <w:r w:rsidR="00CF3BD1" w:rsidRPr="00C9444E">
        <w:rPr>
          <w:rFonts w:ascii="Times New Roman" w:hAnsi="Times New Roman" w:cs="Times New Roman"/>
        </w:rPr>
        <w:t>,</w:t>
      </w:r>
      <w:r w:rsidRPr="00C9444E">
        <w:rPr>
          <w:rFonts w:ascii="Times New Roman" w:hAnsi="Times New Roman" w:cs="Times New Roman"/>
        </w:rPr>
        <w:t xml:space="preserve"> th</w:t>
      </w:r>
      <w:r w:rsidR="00E870C2" w:rsidRPr="00C9444E">
        <w:rPr>
          <w:rFonts w:ascii="Times New Roman" w:hAnsi="Times New Roman" w:cs="Times New Roman"/>
        </w:rPr>
        <w:t>e</w:t>
      </w:r>
      <w:r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2A7FAD68"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HIF-1 driving the network to mesenchymal and AMPK driving the system towards the </w:t>
      </w:r>
      <w:r w:rsidR="004E2DC1">
        <w:rPr>
          <w:rFonts w:ascii="Times New Roman" w:hAnsi="Times New Roman" w:cs="Times New Roman"/>
          <w:i w:val="0"/>
          <w:iCs/>
        </w:rPr>
        <w:t>E</w:t>
      </w:r>
      <w:r w:rsidR="00515A76" w:rsidRPr="00C9444E">
        <w:rPr>
          <w:rFonts w:ascii="Times New Roman" w:hAnsi="Times New Roman" w:cs="Times New Roman"/>
          <w:i w:val="0"/>
          <w:iCs/>
        </w:rPr>
        <w:t xml:space="preserve"> state results in HIF-1 and AMPK cooperatively stabilizing the E/M state.</w:t>
      </w:r>
      <w:r w:rsidR="00BE20CC" w:rsidRPr="00C9444E">
        <w:rPr>
          <w:rFonts w:ascii="Times New Roman" w:hAnsi="Times New Roman" w:cs="Times New Roman"/>
          <w:i w:val="0"/>
          <w:iCs/>
        </w:rPr>
        <w:t xml:space="preserve"> Once stabilized, the E/M state is coupled with the W/O state (i.e., stabilizing the </w:t>
      </w:r>
      <w:r w:rsidR="00B74F54">
        <w:rPr>
          <w:rFonts w:ascii="Times New Roman" w:hAnsi="Times New Roman" w:cs="Times New Roman"/>
          <w:i w:val="0"/>
          <w:iCs/>
        </w:rPr>
        <w:t>coupled</w:t>
      </w:r>
      <w:r w:rsidR="00BE20CC" w:rsidRPr="00C9444E">
        <w:rPr>
          <w:rFonts w:ascii="Times New Roman" w:hAnsi="Times New Roman" w:cs="Times New Roman"/>
          <w:i w:val="0"/>
          <w:iCs/>
        </w:rPr>
        <w:t xml:space="preserve"> E/M-W/O state).</w:t>
      </w:r>
      <w:r w:rsidR="00515A76" w:rsidRPr="00C9444E">
        <w:rPr>
          <w:rFonts w:ascii="Times New Roman" w:hAnsi="Times New Roman" w:cs="Times New Roman"/>
          <w:b/>
          <w:bCs/>
          <w:i w:val="0"/>
          <w:iCs/>
        </w:rPr>
        <w:t xml:space="preserv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B74F54">
        <w:rPr>
          <w:rFonts w:ascii="Times New Roman" w:hAnsi="Times New Roman" w:cs="Times New Roman"/>
          <w:i w:val="0"/>
          <w:iCs/>
        </w:rPr>
        <w:t xml:space="preserve">how </w:t>
      </w:r>
      <w:r w:rsidR="0012488B" w:rsidRPr="00C9444E">
        <w:rPr>
          <w:rFonts w:ascii="Times New Roman" w:hAnsi="Times New Roman" w:cs="Times New Roman"/>
          <w:i w:val="0"/>
          <w:iCs/>
        </w:rPr>
        <w:t>metabolism drive</w:t>
      </w:r>
      <w:r w:rsidR="00B74F54">
        <w:rPr>
          <w:rFonts w:ascii="Times New Roman" w:hAnsi="Times New Roman" w:cs="Times New Roman"/>
          <w:i w:val="0"/>
          <w:iCs/>
        </w:rPr>
        <w:t>s</w:t>
      </w:r>
      <w:r w:rsidR="0012488B" w:rsidRPr="00C9444E">
        <w:rPr>
          <w:rFonts w:ascii="Times New Roman" w:hAnsi="Times New Roman" w:cs="Times New Roman"/>
          <w:i w:val="0"/>
          <w:iCs/>
        </w:rPr>
        <w:t xml:space="preserve"> </w:t>
      </w:r>
      <w:r w:rsidR="00B74F54">
        <w:rPr>
          <w:rFonts w:ascii="Times New Roman" w:hAnsi="Times New Roman" w:cs="Times New Roman"/>
          <w:i w:val="0"/>
          <w:iCs/>
        </w:rPr>
        <w:t>EMT</w:t>
      </w:r>
      <w:r w:rsidR="0012488B" w:rsidRPr="00C9444E">
        <w:rPr>
          <w:rFonts w:ascii="Times New Roman" w:hAnsi="Times New Roman" w:cs="Times New Roman"/>
          <w:i w:val="0"/>
          <w:iCs/>
        </w:rPr>
        <w:t xml:space="preserve">. </w:t>
      </w:r>
      <w:r w:rsidR="00D031C0" w:rsidRPr="00C9444E">
        <w:rPr>
          <w:rFonts w:ascii="Times New Roman" w:hAnsi="Times New Roman" w:cs="Times New Roman"/>
          <w:i w:val="0"/>
          <w:iCs/>
        </w:rPr>
        <w:t xml:space="preserve">ZEB </w:t>
      </w:r>
      <w:r w:rsidR="008B7824" w:rsidRPr="00C9444E">
        <w:rPr>
          <w:rFonts w:ascii="Times New Roman" w:hAnsi="Times New Roman" w:cs="Times New Roman"/>
          <w:i w:val="0"/>
          <w:iCs/>
        </w:rPr>
        <w:t xml:space="preserve">is inhibited by AMPK, </w:t>
      </w:r>
      <w:r w:rsidR="005506B5" w:rsidRPr="00C9444E">
        <w:rPr>
          <w:rFonts w:ascii="Times New Roman" w:hAnsi="Times New Roman" w:cs="Times New Roman"/>
          <w:i w:val="0"/>
          <w:iCs/>
        </w:rPr>
        <w:t>SNAIL</w:t>
      </w:r>
      <w:r w:rsidR="005506B5" w:rsidRPr="00C9444E" w:rsidDel="005506B5">
        <w:rPr>
          <w:rFonts w:ascii="Times New Roman" w:hAnsi="Times New Roman" w:cs="Times New Roman"/>
        </w:rPr>
        <w:t xml:space="preserve"> </w:t>
      </w:r>
      <w:r w:rsidR="008B7824" w:rsidRPr="00C9444E">
        <w:rPr>
          <w:rFonts w:ascii="Times New Roman" w:hAnsi="Times New Roman" w:cs="Times New Roman"/>
          <w:i w:val="0"/>
          <w:iCs/>
        </w:rPr>
        <w:t xml:space="preserve">is upregulated by </w:t>
      </w:r>
      <w:r w:rsidR="00F946C7" w:rsidRPr="00C9444E">
        <w:rPr>
          <w:rFonts w:ascii="Times New Roman" w:hAnsi="Times New Roman" w:cs="Times New Roman"/>
          <w:i w:val="0"/>
          <w:iCs/>
        </w:rPr>
        <w:t>HIF-1</w:t>
      </w:r>
      <w:r w:rsidR="008B7824" w:rsidRPr="00C9444E">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C9444E">
        <w:rPr>
          <w:rFonts w:ascii="Times New Roman" w:eastAsiaTheme="minorEastAsia" w:hAnsi="Times New Roman" w:cs="Times New Roman"/>
          <w:i w:val="0"/>
          <w:iCs/>
        </w:rPr>
        <w:t xml:space="preserve"> is upregulated by AMPK while being inhibited by </w:t>
      </w:r>
      <w:r w:rsidR="00F946C7" w:rsidRPr="00C9444E">
        <w:rPr>
          <w:rFonts w:ascii="Times New Roman" w:hAnsi="Times New Roman" w:cs="Times New Roman"/>
          <w:i w:val="0"/>
          <w:iCs/>
        </w:rPr>
        <w:t>HIF-1</w:t>
      </w:r>
      <w:r w:rsidR="009B7026" w:rsidRPr="00C9444E">
        <w:rPr>
          <w:rFonts w:ascii="Times New Roman" w:hAnsi="Times New Roman" w:cs="Times New Roman"/>
          <w:i w:val="0"/>
          <w:iCs/>
        </w:rPr>
        <w:t>.</w:t>
      </w:r>
      <w:r w:rsidR="00AD7F58"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phases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 μ200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8B6022" w:rsidRPr="00C9444E">
        <w:rPr>
          <w:rFonts w:ascii="Times New Roman" w:hAnsi="Times New Roman" w:cs="Times New Roman"/>
          <w:i w:val="0"/>
          <w:iCs/>
        </w:rPr>
        <w:t xml:space="preserve"> </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w:t>
      </w:r>
      <w:r w:rsidR="00F946C7" w:rsidRPr="00C9444E">
        <w:rPr>
          <w:rFonts w:ascii="Times New Roman" w:hAnsi="Times New Roman" w:cs="Times New Roman"/>
          <w:i w:val="0"/>
          <w:iCs/>
        </w:rPr>
        <w:t>HIF-1</w:t>
      </w:r>
      <w:r w:rsidR="007F4238" w:rsidRPr="00C9444E">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C9444E">
        <w:rPr>
          <w:rFonts w:ascii="Times New Roman" w:hAnsi="Times New Roman" w:cs="Times New Roman"/>
          <w:i w:val="0"/>
          <w:iCs/>
        </w:rPr>
        <w:t xml:space="preserve">, HIF-1 -&gt; SNAIL).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correlation between the E,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28" w:name="hybrid-em-wo-phenotype-can-be-stabilized"/>
    </w:p>
    <w:p w14:paraId="62A9D4B6" w14:textId="7A5A42A9"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28"/>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state and </w:t>
      </w:r>
      <w:r w:rsidR="00744D1D">
        <w:rPr>
          <w:rFonts w:ascii="Times New Roman" w:hAnsi="Times New Roman" w:cs="Times New Roman"/>
        </w:rPr>
        <w:t>hybrid</w:t>
      </w:r>
      <w:r w:rsidR="00744D1D" w:rsidRPr="00C9444E">
        <w:rPr>
          <w:rFonts w:ascii="Times New Roman" w:hAnsi="Times New Roman" w:cs="Times New Roman"/>
        </w:rPr>
        <w:t xml:space="preserve"> </w:t>
      </w:r>
      <w:r w:rsidR="00362E8E">
        <w:rPr>
          <w:rFonts w:ascii="Times New Roman" w:hAnsi="Times New Roman" w:cs="Times New Roman"/>
        </w:rPr>
        <w:t>W/O state</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00627FD2" w:rsidRPr="00C9444E">
        <w:rPr>
          <w:rFonts w:ascii="Times New Roman" w:hAnsi="Times New Roman" w:cs="Times New Roman"/>
        </w:rPr>
        <w:t xml:space="preserve">. </w:t>
      </w:r>
      <w:r w:rsidR="00AD7F58" w:rsidRPr="00C9444E">
        <w:rPr>
          <w:rFonts w:ascii="Times New Roman" w:hAnsi="Times New Roman" w:cs="Times New Roman"/>
        </w:rPr>
        <w:t xml:space="preserve"> </w:t>
      </w:r>
      <w:r w:rsidR="00627FD2" w:rsidRPr="00C9444E">
        <w:rPr>
          <w:rFonts w:ascii="Times New Roman" w:hAnsi="Times New Roman" w:cs="Times New Roman"/>
        </w:rPr>
        <w:t>Therefore, it is now useful to focus our</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discussion </w:t>
      </w:r>
      <w:r w:rsidR="00AD7F58" w:rsidRPr="00C9444E">
        <w:rPr>
          <w:rFonts w:ascii="Times New Roman" w:hAnsi="Times New Roman" w:cs="Times New Roman"/>
        </w:rPr>
        <w:t xml:space="preserve">onto how the crosstalk </w:t>
      </w:r>
      <w:r w:rsidR="00362E8E">
        <w:rPr>
          <w:rFonts w:ascii="Times New Roman" w:hAnsi="Times New Roman" w:cs="Times New Roman"/>
        </w:rPr>
        <w:t>between EMT and metabolism regulatory networks</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specifically </w:t>
      </w:r>
      <w:r w:rsidR="00AD7F58" w:rsidRPr="00C9444E">
        <w:rPr>
          <w:rFonts w:ascii="Times New Roman" w:hAnsi="Times New Roman" w:cs="Times New Roman"/>
        </w:rPr>
        <w:t>affect</w:t>
      </w:r>
      <w:r w:rsidR="00627FD2" w:rsidRPr="00C9444E">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possible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we deduce that</w:t>
      </w:r>
      <w:r w:rsidR="00BA4CCB" w:rsidRPr="00C9444E">
        <w:rPr>
          <w:rFonts w:ascii="Times New Roman" w:hAnsi="Times New Roman" w:cs="Times New Roman"/>
        </w:rPr>
        <w:t xml:space="preserv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w:t>
      </w:r>
      <w:proofErr w:type="spellStart"/>
      <w:r w:rsidR="00BA4CCB" w:rsidRPr="00C9444E">
        <w:rPr>
          <w:rFonts w:ascii="Times New Roman" w:hAnsi="Times New Roman" w:cs="Times New Roman"/>
        </w:rPr>
        <w:t>crosstalks</w:t>
      </w:r>
      <w:proofErr w:type="spellEnd"/>
      <w:r w:rsidR="00BA4CCB" w:rsidRPr="00C9444E">
        <w:rPr>
          <w:rFonts w:ascii="Times New Roman" w:hAnsi="Times New Roman" w:cs="Times New Roman"/>
        </w:rPr>
        <w:t xml:space="preserve"> would be minimally necessary to fully stabilize the E/M-W/O state and suppress all other coupled states. </w:t>
      </w:r>
    </w:p>
    <w:p w14:paraId="3FFD2305" w14:textId="2FA200AA" w:rsidR="00BA4CCB" w:rsidRPr="00C9444E" w:rsidRDefault="00D90475" w:rsidP="00123088">
      <w:pPr>
        <w:pStyle w:val="BodyText"/>
        <w:spacing w:line="480" w:lineRule="auto"/>
        <w:rPr>
          <w:rFonts w:ascii="Times New Roman" w:hAnsi="Times New Roman" w:cs="Times New Roman"/>
        </w:rPr>
      </w:pPr>
      <w:r w:rsidRPr="00C9444E">
        <w:rPr>
          <w:rFonts w:ascii="Times New Roman" w:hAnsi="Times New Roman" w:cs="Times New Roman"/>
        </w:rPr>
        <w:tab/>
      </w:r>
      <w:r w:rsidR="004B2609" w:rsidRPr="00C9444E">
        <w:rPr>
          <w:rFonts w:ascii="Times New Roman" w:hAnsi="Times New Roman" w:cs="Times New Roman"/>
        </w:rPr>
        <w:t>In detail, t</w:t>
      </w:r>
      <w:r w:rsidRPr="00C9444E">
        <w:rPr>
          <w:rFonts w:ascii="Times New Roman" w:hAnsi="Times New Roman" w:cs="Times New Roman"/>
        </w:rPr>
        <w:t xml:space="preserve">he hybrid E/M-W/O state can be </w:t>
      </w:r>
      <w:r w:rsidR="00BD007E">
        <w:rPr>
          <w:rFonts w:ascii="Times New Roman" w:hAnsi="Times New Roman" w:cs="Times New Roman"/>
        </w:rPr>
        <w:t>promoted</w:t>
      </w:r>
      <w:r w:rsidRPr="00C9444E">
        <w:rPr>
          <w:rFonts w:ascii="Times New Roman" w:hAnsi="Times New Roman" w:cs="Times New Roman"/>
        </w:rPr>
        <w:t xml:space="preserve">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29"/>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29"/>
      <w:r w:rsidR="001C784D">
        <w:rPr>
          <w:rStyle w:val="CommentReference"/>
        </w:rPr>
        <w:commentReference w:id="29"/>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 (</w:t>
      </w:r>
      <w:proofErr w:type="spellStart"/>
      <w:r w:rsidR="00123088" w:rsidRPr="00C9444E">
        <w:rPr>
          <w:rFonts w:ascii="Times New Roman" w:hAnsi="Times New Roman" w:cs="Times New Roman"/>
        </w:rPr>
        <w:t>λ</w:t>
      </w:r>
      <w:r w:rsidR="00123088" w:rsidRPr="00C9444E">
        <w:rPr>
          <w:rFonts w:ascii="Times New Roman" w:hAnsi="Times New Roman" w:cs="Times New Roman"/>
          <w:vertAlign w:val="subscript"/>
        </w:rPr>
        <w:t>AMPK</w:t>
      </w:r>
      <w:proofErr w:type="spellEnd"/>
      <w:r w:rsidR="00123088" w:rsidRPr="00C9444E">
        <w:rPr>
          <w:rFonts w:ascii="Times New Roman" w:hAnsi="Times New Roman" w:cs="Times New Roman"/>
          <w:vertAlign w:val="subscript"/>
        </w:rPr>
        <w:t>-| SNAIL</w:t>
      </w:r>
      <w:r w:rsidR="00123088" w:rsidRPr="00C9444E">
        <w:rPr>
          <w:rFonts w:ascii="Times New Roman" w:hAnsi="Times New Roman" w:cs="Times New Roman"/>
        </w:rPr>
        <w:t>=0.2),</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 xml:space="preserve">if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35D9A">
        <w:rPr>
          <w:rFonts w:ascii="Times New Roman" w:hAnsi="Times New Roman" w:cs="Times New Roman"/>
        </w:rPr>
        <w:t xml:space="preserve"> is replaced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can</w:t>
      </w:r>
      <w:r w:rsidR="004E1A5E" w:rsidRPr="00C9444E">
        <w:rPr>
          <w:rFonts w:ascii="Times New Roman" w:hAnsi="Times New Roman" w:cs="Times New Roman"/>
        </w:rPr>
        <w:t xml:space="preserve"> be</w:t>
      </w:r>
      <w:r w:rsidR="000B08A7" w:rsidRPr="00C9444E">
        <w:rPr>
          <w:rFonts w:ascii="Times New Roman" w:hAnsi="Times New Roman" w:cs="Times New Roman"/>
        </w:rPr>
        <w:t>come</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652967" w:rsidRPr="00C9444E">
        <w:rPr>
          <w:rFonts w:ascii="Times New Roman" w:hAnsi="Times New Roman" w:cs="Times New Roman"/>
        </w:rPr>
        <w:t xml:space="preserve">While,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p>
    <w:p w14:paraId="501CC7F2" w14:textId="39B7349A" w:rsidR="00C33EC0" w:rsidRPr="00C9444E" w:rsidRDefault="00B97EE1"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It is possible to suppress all states except the </w:t>
      </w:r>
      <w:r w:rsidR="00C80668">
        <w:rPr>
          <w:rFonts w:ascii="Times New Roman" w:hAnsi="Times New Roman" w:cs="Times New Roman"/>
        </w:rPr>
        <w:t>coupled</w:t>
      </w:r>
      <w:r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ins w:id="30" w:author="Madeline Galbraith" w:date="2022-06-01T08:32:00Z">
        <w:r w:rsidR="008B2870">
          <w:rPr>
            <w:rFonts w:ascii="Times New Roman" w:hAnsi="Times New Roman" w:cs="Times New Roman"/>
          </w:rPr>
          <w:t>(</w:t>
        </w:r>
        <w:commentRangeStart w:id="31"/>
        <w:r w:rsidR="008B2870">
          <w:rPr>
            <w:rFonts w:ascii="Times New Roman" w:hAnsi="Times New Roman" w:cs="Times New Roman"/>
          </w:rPr>
          <w:t>Fig</w:t>
        </w:r>
      </w:ins>
      <w:commentRangeEnd w:id="31"/>
      <w:ins w:id="32" w:author="Madeline Galbraith" w:date="2022-06-01T08:33:00Z">
        <w:r w:rsidR="008B2870">
          <w:rPr>
            <w:rStyle w:val="CommentReference"/>
          </w:rPr>
          <w:commentReference w:id="31"/>
        </w:r>
      </w:ins>
      <w:ins w:id="33" w:author="Madeline Galbraith" w:date="2022-06-01T08:32:00Z">
        <w:r w:rsidR="008B2870">
          <w:rPr>
            <w:rFonts w:ascii="Times New Roman" w:hAnsi="Times New Roman" w:cs="Times New Roman"/>
          </w:rPr>
          <w:t xml:space="preserve">. </w:t>
        </w:r>
      </w:ins>
      <w:ins w:id="34" w:author="Madeline Galbraith" w:date="2022-06-01T08:33:00Z">
        <w:r w:rsidR="008B2870">
          <w:rPr>
            <w:rFonts w:ascii="Times New Roman" w:hAnsi="Times New Roman" w:cs="Times New Roman"/>
          </w:rPr>
          <w:t>S?)</w:t>
        </w:r>
      </w:ins>
      <w:r w:rsidR="00BC74B2" w:rsidRPr="00C9444E">
        <w:rPr>
          <w:rFonts w:ascii="Times New Roman" w:hAnsi="Times New Roman" w:cs="Times New Roman"/>
        </w:rPr>
        <w:t>.</w:t>
      </w:r>
      <w:r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 xml:space="preserve">his region </w:t>
      </w:r>
      <w:r w:rsidR="004823D4" w:rsidRPr="00C9444E">
        <w:rPr>
          <w:rFonts w:ascii="Times New Roman" w:hAnsi="Times New Roman" w:cs="Times New Roman"/>
        </w:rPr>
        <w:t xml:space="preserve">which only includes the E/M-W/O state </w:t>
      </w:r>
      <w:r w:rsidR="00AD7F58" w:rsidRPr="00C9444E">
        <w:rPr>
          <w:rFonts w:ascii="Times New Roman" w:hAnsi="Times New Roman" w:cs="Times New Roman"/>
        </w:rPr>
        <w:t xml:space="preserve">persists even if all </w:t>
      </w:r>
      <w:r w:rsidR="002D6A4F" w:rsidRPr="00C9444E">
        <w:rPr>
          <w:rFonts w:ascii="Times New Roman" w:hAnsi="Times New Roman" w:cs="Times New Roman"/>
        </w:rPr>
        <w:t xml:space="preserve">remaining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789BBBA3" w:rsidR="00E469AE" w:rsidRPr="00C9444E" w:rsidRDefault="00B438B3" w:rsidP="00A642BD">
      <w:pPr>
        <w:pStyle w:val="BodyText"/>
        <w:spacing w:line="480" w:lineRule="auto"/>
        <w:ind w:firstLine="720"/>
        <w:rPr>
          <w:rFonts w:ascii="Times New Roman" w:hAnsi="Times New Roman" w:cs="Times New Roman"/>
        </w:rPr>
      </w:pPr>
      <w:r w:rsidRPr="00C9444E">
        <w:rPr>
          <w:rFonts w:ascii="Times New Roman" w:hAnsi="Times New Roman" w:cs="Times New Roman"/>
        </w:rPr>
        <w:t>Looking at the</w:t>
      </w:r>
      <w:r w:rsidR="00C33EC0" w:rsidRPr="00C9444E">
        <w:rPr>
          <w:rFonts w:ascii="Times New Roman" w:hAnsi="Times New Roman" w:cs="Times New Roman"/>
        </w:rPr>
        <w:t xml:space="preserve"> proximal phases </w:t>
      </w:r>
      <w:r w:rsidRPr="00C9444E">
        <w:rPr>
          <w:rFonts w:ascii="Times New Roman" w:hAnsi="Times New Roman" w:cs="Times New Roman"/>
        </w:rPr>
        <w:t xml:space="preserve">next to the one with </w:t>
      </w:r>
      <w:r w:rsidR="00303750">
        <w:rPr>
          <w:rFonts w:ascii="Times New Roman" w:hAnsi="Times New Roman" w:cs="Times New Roman"/>
        </w:rPr>
        <w:t>only the</w:t>
      </w:r>
      <w:r w:rsidRPr="00C9444E">
        <w:rPr>
          <w:rFonts w:ascii="Times New Roman" w:hAnsi="Times New Roman" w:cs="Times New Roman"/>
        </w:rPr>
        <w:t xml:space="preserve"> E/M-W/O</w:t>
      </w:r>
      <w:r w:rsidR="00303750">
        <w:rPr>
          <w:rFonts w:ascii="Times New Roman" w:hAnsi="Times New Roman" w:cs="Times New Roman"/>
        </w:rPr>
        <w:t xml:space="preserve"> state</w:t>
      </w:r>
      <w:r w:rsidRPr="00C9444E">
        <w:rPr>
          <w:rFonts w:ascii="Times New Roman" w:hAnsi="Times New Roman" w:cs="Times New Roman"/>
        </w:rPr>
        <w:t xml:space="preserve"> </w:t>
      </w:r>
      <w:r w:rsidR="00C33EC0" w:rsidRPr="00C9444E">
        <w:rPr>
          <w:rFonts w:ascii="Times New Roman" w:hAnsi="Times New Roman" w:cs="Times New Roman"/>
        </w:rPr>
        <w:t>suggest</w:t>
      </w:r>
      <w:r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B5728E" w:rsidRPr="00C9444E">
        <w:rPr>
          <w:rFonts w:ascii="Times New Roman" w:hAnsi="Times New Roman" w:cs="Times New Roman"/>
        </w:rPr>
        <w:t xml:space="preserve"> (E-O and E-W/O)</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 include </w:t>
      </w:r>
      <w:r w:rsidR="006230F7">
        <w:rPr>
          <w:rFonts w:ascii="Times New Roman" w:hAnsi="Times New Roman" w:cs="Times New Roman"/>
        </w:rPr>
        <w:t>M-</w:t>
      </w:r>
      <w:r w:rsidR="003E71F4" w:rsidRPr="00C9444E">
        <w:rPr>
          <w:rFonts w:ascii="Times New Roman" w:hAnsi="Times New Roman" w:cs="Times New Roman"/>
        </w:rPr>
        <w:t>coupled states (M-O, M-W/O, and M-W)</w:t>
      </w:r>
      <w:r w:rsidR="00FD0100" w:rsidRPr="00C9444E">
        <w:rPr>
          <w:rFonts w:ascii="Times New Roman" w:hAnsi="Times New Roman" w:cs="Times New Roman"/>
        </w:rPr>
        <w:t xml:space="preserve"> as well as</w:t>
      </w:r>
      <w:r w:rsidR="006230F7">
        <w:rPr>
          <w:rFonts w:ascii="Times New Roman" w:hAnsi="Times New Roman" w:cs="Times New Roman"/>
        </w:rPr>
        <w:t xml:space="preserve"> E-coupled</w:t>
      </w:r>
      <w:r w:rsidR="007B1B81">
        <w:rPr>
          <w:rFonts w:ascii="Times New Roman" w:hAnsi="Times New Roman" w:cs="Times New Roman"/>
        </w:rPr>
        <w:t xml:space="preserve"> states</w:t>
      </w:r>
      <w:r w:rsidR="00FD0100" w:rsidRPr="00C9444E">
        <w:rPr>
          <w:rFonts w:ascii="Times New Roman" w:hAnsi="Times New Roman" w:cs="Times New Roman"/>
        </w:rPr>
        <w:t xml:space="preserve"> </w:t>
      </w:r>
      <w:r w:rsidR="005E66A5" w:rsidRPr="00C9444E">
        <w:rPr>
          <w:rFonts w:ascii="Times New Roman" w:hAnsi="Times New Roman" w:cs="Times New Roman"/>
        </w:rPr>
        <w:t>(E-O and E-W/O)</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 the results</w:t>
      </w:r>
      <w:r w:rsidR="0090725F" w:rsidRPr="00C9444E">
        <w:rPr>
          <w:rFonts w:ascii="Times New Roman" w:hAnsi="Times New Roman" w:cs="Times New Roman"/>
        </w:rPr>
        <w:t xml:space="preserve"> </w:t>
      </w:r>
      <w:r w:rsidR="005E66A5" w:rsidRPr="00C9444E">
        <w:rPr>
          <w:rFonts w:ascii="Times New Roman" w:hAnsi="Times New Roman" w:cs="Times New Roman"/>
        </w:rPr>
        <w:t xml:space="preserve">suggest </w:t>
      </w:r>
      <w:r w:rsidR="00956780" w:rsidRPr="00C9444E">
        <w:rPr>
          <w:rFonts w:ascii="Times New Roman" w:hAnsi="Times New Roman" w:cs="Times New Roman"/>
        </w:rPr>
        <w:t>that</w:t>
      </w:r>
      <w:r w:rsidR="0090725F">
        <w:rPr>
          <w:rFonts w:ascii="Times New Roman" w:hAnsi="Times New Roman" w:cs="Times New Roman"/>
        </w:rPr>
        <w:t xml:space="preserve"> to reach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w:t>
      </w:r>
      <w:proofErr w:type="gramStart"/>
      <w:r w:rsidR="005E66A5" w:rsidRPr="00C9444E">
        <w:rPr>
          <w:rFonts w:ascii="Times New Roman" w:hAnsi="Times New Roman" w:cs="Times New Roman"/>
        </w:rPr>
        <w:t>occur</w:t>
      </w:r>
      <w:proofErr w:type="gramEnd"/>
      <w:r w:rsidR="0090725F">
        <w:rPr>
          <w:rFonts w:ascii="Times New Roman" w:hAnsi="Times New Roman" w:cs="Times New Roman"/>
        </w:rPr>
        <w:t xml:space="preserve"> and the </w:t>
      </w:r>
      <w:r w:rsidR="005E66A5" w:rsidRPr="00C9444E">
        <w:rPr>
          <w:rFonts w:ascii="Times New Roman" w:hAnsi="Times New Roman" w:cs="Times New Roman"/>
        </w:rPr>
        <w:t>E-W/</w:t>
      </w:r>
      <w:r w:rsidR="001179E4">
        <w:rPr>
          <w:rFonts w:ascii="Times New Roman" w:hAnsi="Times New Roman" w:cs="Times New Roman"/>
        </w:rPr>
        <w:t>O state</w:t>
      </w:r>
      <w:r w:rsidR="0090725F">
        <w:rPr>
          <w:rFonts w:ascii="Times New Roman" w:hAnsi="Times New Roman" w:cs="Times New Roman"/>
        </w:rPr>
        <w:t xml:space="preserve"> should be acquired,</w:t>
      </w:r>
      <w:r w:rsidR="005E66A5" w:rsidRPr="00C9444E">
        <w:rPr>
          <w:rFonts w:ascii="Times New Roman" w:hAnsi="Times New Roman" w:cs="Times New Roman"/>
        </w:rPr>
        <w:t xml:space="preserve"> 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0A9D2448"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suppress all coupled states except the E/M-W/O state. </w:t>
      </w:r>
      <w:r w:rsidR="005D0C41" w:rsidRPr="00C9444E">
        <w:rPr>
          <w:rFonts w:ascii="Times New Roman" w:hAnsi="Times New Roman" w:cs="Times New Roman"/>
          <w:i w:val="0"/>
          <w:iCs/>
        </w:rPr>
        <w:t xml:space="preserve">Many combinations of crosstalk can upregulate the E/M-W/O state, but to </w:t>
      </w:r>
      <w:r w:rsidR="00B6538C">
        <w:rPr>
          <w:rFonts w:ascii="Times New Roman" w:hAnsi="Times New Roman" w:cs="Times New Roman"/>
          <w:i w:val="0"/>
          <w:iCs/>
        </w:rPr>
        <w:t xml:space="preserve">enable </w:t>
      </w:r>
      <w:r w:rsidR="005D0C41" w:rsidRPr="00C9444E">
        <w:rPr>
          <w:rFonts w:ascii="Times New Roman" w:hAnsi="Times New Roman" w:cs="Times New Roman"/>
          <w:i w:val="0"/>
          <w:iCs/>
        </w:rPr>
        <w:t xml:space="preserve">the E/M-W/O state </w:t>
      </w:r>
      <w:r w:rsidR="00503ACB">
        <w:rPr>
          <w:rFonts w:ascii="Times New Roman" w:hAnsi="Times New Roman" w:cs="Times New Roman"/>
          <w:i w:val="0"/>
          <w:iCs/>
        </w:rPr>
        <w:t xml:space="preserve">to be the only stable state, three crosstalk are necessary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503ACB">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3ACB">
        <w:rPr>
          <w:rFonts w:ascii="Times New Roman" w:eastAsiaTheme="minorEastAsia" w:hAnsi="Times New Roman" w:cs="Times New Roman"/>
          <w:i w:val="0"/>
          <w:iCs/>
        </w:rPr>
        <w:t>, and EMT-inducing signaling that regulate SNAIL.</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crosstalk;</w:t>
      </w:r>
      <w:r w:rsidR="007755AD" w:rsidRPr="00C9444E">
        <w:rPr>
          <w:rFonts w:ascii="Times New Roman" w:hAnsi="Times New Roman" w:cs="Times New Roman"/>
          <w:i w:val="0"/>
          <w:iCs/>
        </w:rPr>
        <w:t xml:space="preserve"> the </w:t>
      </w:r>
      <w:commentRangeStart w:id="35"/>
      <w:r w:rsidR="007755AD" w:rsidRPr="00C9444E">
        <w:rPr>
          <w:rFonts w:ascii="Times New Roman" w:hAnsi="Times New Roman" w:cs="Times New Roman"/>
          <w:i w:val="0"/>
          <w:iCs/>
        </w:rPr>
        <w:t>Input</w:t>
      </w:r>
      <w:commentRangeEnd w:id="35"/>
      <w:r w:rsidR="00BE245D">
        <w:rPr>
          <w:rStyle w:val="CommentReference"/>
          <w:i w:val="0"/>
        </w:rPr>
        <w:commentReference w:id="35"/>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upregulated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 the inhibition of SNAIL by AMPK (</w:t>
      </w:r>
      <w:proofErr w:type="spellStart"/>
      <w:r w:rsidR="00BF7EDF" w:rsidRPr="00C9444E">
        <w:rPr>
          <w:rFonts w:ascii="Times New Roman" w:hAnsi="Times New Roman" w:cs="Times New Roman"/>
          <w:i w:val="0"/>
          <w:iCs/>
        </w:rPr>
        <w:t>λ</w:t>
      </w:r>
      <w:r w:rsidR="00BF7EDF" w:rsidRPr="00C9444E">
        <w:rPr>
          <w:rFonts w:ascii="Times New Roman" w:hAnsi="Times New Roman" w:cs="Times New Roman"/>
          <w:i w:val="0"/>
          <w:iCs/>
          <w:vertAlign w:val="subscript"/>
        </w:rPr>
        <w:t>AMPK</w:t>
      </w:r>
      <w:proofErr w:type="spellEnd"/>
      <w:r w:rsidR="00BF7EDF" w:rsidRPr="00C9444E">
        <w:rPr>
          <w:rFonts w:ascii="Times New Roman" w:hAnsi="Times New Roman" w:cs="Times New Roman"/>
          <w:i w:val="0"/>
          <w:iCs/>
          <w:vertAlign w:val="subscript"/>
        </w:rPr>
        <w:t>-| SNAIL</w:t>
      </w:r>
      <w:r w:rsidR="00BF7EDF" w:rsidRPr="00C9444E">
        <w:rPr>
          <w:rFonts w:ascii="Times New Roman" w:hAnsi="Times New Roman" w:cs="Times New Roman"/>
          <w:i w:val="0"/>
          <w:iCs/>
        </w:rPr>
        <w:t>=0.2</w:t>
      </w:r>
      <w:r w:rsidR="006E6615">
        <w:rPr>
          <w:rFonts w:ascii="Times New Roman" w:hAnsi="Times New Roman" w:cs="Times New Roman"/>
          <w:i w:val="0"/>
          <w:iCs/>
        </w:rPr>
        <w:t>)</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The E/M-W/O state is upregulated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2C6587" w:rsidRPr="00C9444E">
        <w:rPr>
          <w:rFonts w:ascii="Times New Roman" w:hAnsi="Times New Roman" w:cs="Times New Roman"/>
          <w:i w:val="0"/>
          <w:iCs/>
        </w:rPr>
        <w:t>,</w:t>
      </w:r>
      <w:r w:rsidR="00AD7F58" w:rsidRPr="00C9444E">
        <w:rPr>
          <w:rFonts w:ascii="Times New Roman" w:hAnsi="Times New Roman" w:cs="Times New Roman"/>
          <w:i w:val="0"/>
          <w:iCs/>
        </w:rPr>
        <w:t xml:space="preserve"> there are 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in which the only possible coupled state is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36" w:name="normal-cells-can-become-cancerous-when-c"/>
    </w:p>
    <w:p w14:paraId="20E18387" w14:textId="4DAB58EA"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36"/>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with 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 xml:space="preserve">E/M-W/O </w:t>
      </w:r>
      <w:r w:rsidR="00071585" w:rsidRPr="00C9444E">
        <w:rPr>
          <w:rFonts w:ascii="Times New Roman" w:hAnsi="Times New Roman" w:cs="Times New Roman"/>
        </w:rPr>
        <w:t xml:space="preserve">state available </w:t>
      </w:r>
      <w:r w:rsidR="00AD7F58" w:rsidRPr="00C9444E">
        <w:rPr>
          <w:rFonts w:ascii="Times New Roman" w:hAnsi="Times New Roman" w:cs="Times New Roman"/>
        </w:rPr>
        <w:t xml:space="preserve">and all other </w:t>
      </w:r>
      <w:r w:rsidR="00272AB2" w:rsidRPr="00C9444E">
        <w:rPr>
          <w:rFonts w:ascii="Times New Roman" w:hAnsi="Times New Roman" w:cs="Times New Roman"/>
        </w:rPr>
        <w:t xml:space="preserve">coupled </w:t>
      </w:r>
      <w:r w:rsidR="0074329A" w:rsidRPr="00C9444E">
        <w:rPr>
          <w:rFonts w:ascii="Times New Roman" w:hAnsi="Times New Roman" w:cs="Times New Roman"/>
        </w:rPr>
        <w:t>s</w:t>
      </w:r>
      <w:r w:rsidR="00AD7F58" w:rsidRPr="00C9444E">
        <w:rPr>
          <w:rFonts w:ascii="Times New Roman" w:hAnsi="Times New Roman" w:cs="Times New Roman"/>
        </w:rPr>
        <w:t>tates suppressed.</w:t>
      </w:r>
      <w:r w:rsidR="0054726F">
        <w:rPr>
          <w:rFonts w:ascii="Times New Roman" w:hAnsi="Times New Roman" w:cs="Times New Roman"/>
        </w:rPr>
        <w:t xml:space="preserve"> Next, to investigate whether the crosstalk between EMT and metabolism enables cancer plasticity e.g., by acquiring the hybrid states</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E46389" w:rsidRPr="00E46389">
            <w:rPr>
              <w:rFonts w:ascii="Times New Roman" w:eastAsia="Times New Roman" w:hAnsi="Times New Roman" w:cs="Times New Roman"/>
              <w:color w:val="000000"/>
            </w:rPr>
            <w:t>[70]</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017A6ED7"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 xml:space="preserve">As already mentioned, the EMT network can drive metabolic reprogramming via microRNA-mediated links. We first kept the metabolic circuit as a bistable system where only W and O are the available stable states, i.e., no hybrid W/O state when the </w:t>
      </w:r>
      <w:proofErr w:type="gramStart"/>
      <w:r>
        <w:rPr>
          <w:rFonts w:ascii="Times New Roman" w:hAnsi="Times New Roman" w:cs="Times New Roman"/>
        </w:rPr>
        <w:t>cross-talk</w:t>
      </w:r>
      <w:proofErr w:type="gramEnd"/>
      <w:r>
        <w:rPr>
          <w:rFonts w:ascii="Times New Roman" w:hAnsi="Times New Roman" w:cs="Times New Roman"/>
        </w:rPr>
        <w:t xml:space="preserve"> is inactive. Then we analyzed the coupled states considering links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downregulating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noxROS. We found that the metabolic circuit becomes tristable, i.e., the hybrid W/O state emerges, when mtROS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(Fig. </w:t>
      </w:r>
      <w:r w:rsidR="00740BBA">
        <w:rPr>
          <w:rFonts w:ascii="Times New Roman" w:hAnsi="Times New Roman" w:cs="Times New Roman"/>
        </w:rPr>
        <w:t>7</w:t>
      </w:r>
      <w:r>
        <w:rPr>
          <w:rFonts w:ascii="Times New Roman" w:hAnsi="Times New Roman" w:cs="Times New Roman"/>
        </w:rPr>
        <w:t>A) but doesn’t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Additionally, the upregulation of mtROS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can further stab</w:t>
      </w:r>
      <w:r w:rsidR="005C2EC8">
        <w:rPr>
          <w:rFonts w:ascii="Times New Roman" w:hAnsi="Times New Roman" w:cs="Times New Roman"/>
        </w:rPr>
        <w:t>i</w:t>
      </w:r>
      <w:r>
        <w:rPr>
          <w:rFonts w:ascii="Times New Roman" w:hAnsi="Times New Roman" w:cs="Times New Roman"/>
        </w:rPr>
        <w:t>lize the coupled</w:t>
      </w:r>
      <w:r w:rsidR="005C2EC8">
        <w:rPr>
          <w:rFonts w:ascii="Times New Roman" w:hAnsi="Times New Roman" w:cs="Times New Roman"/>
        </w:rPr>
        <w:t xml:space="preserve"> </w:t>
      </w:r>
      <w:r>
        <w:rPr>
          <w:rFonts w:ascii="Times New Roman" w:hAnsi="Times New Roman" w:cs="Times New Roman"/>
        </w:rPr>
        <w:t xml:space="preserve">E/M-W/O state so that all E/M </w:t>
      </w:r>
      <w:r w:rsidR="004E2DC1">
        <w:rPr>
          <w:rFonts w:ascii="Times New Roman" w:hAnsi="Times New Roman" w:cs="Times New Roman"/>
        </w:rPr>
        <w:t>states</w:t>
      </w:r>
      <w:r>
        <w:rPr>
          <w:rFonts w:ascii="Times New Roman" w:hAnsi="Times New Roman" w:cs="Times New Roman"/>
        </w:rPr>
        <w:t xml:space="preserve"> become coupled with the W/O </w:t>
      </w:r>
      <w:r w:rsidR="004E2DC1">
        <w:rPr>
          <w:rFonts w:ascii="Times New Roman" w:hAnsi="Times New Roman" w:cs="Times New Roman"/>
        </w:rPr>
        <w:t>states</w:t>
      </w:r>
      <w:r>
        <w:rPr>
          <w:rFonts w:ascii="Times New Roman" w:hAnsi="Times New Roman" w:cs="Times New Roman"/>
        </w:rPr>
        <w:t xml:space="preserve">. Furthermore, the upregulation of noxROS in the bistable circuit causes an increase in the frequency of the O state, in contrast to an increase of the frequency of the hybrid W/O state in the </w:t>
      </w:r>
      <w:proofErr w:type="spellStart"/>
      <w:r>
        <w:rPr>
          <w:rFonts w:ascii="Times New Roman" w:hAnsi="Times New Roman" w:cs="Times New Roman"/>
        </w:rPr>
        <w:t>tristable</w:t>
      </w:r>
      <w:proofErr w:type="spellEnd"/>
      <w:r>
        <w:rPr>
          <w:rFonts w:ascii="Times New Roman" w:hAnsi="Times New Roman" w:cs="Times New Roman"/>
        </w:rPr>
        <w:t xml:space="preserve"> circuit (</w:t>
      </w:r>
      <w:r w:rsidR="005C2EC8">
        <w:rPr>
          <w:rFonts w:ascii="Times New Roman" w:hAnsi="Times New Roman" w:cs="Times New Roman"/>
        </w:rPr>
        <w:t>Fig. S23 compared to Fig. 2</w:t>
      </w:r>
      <w:r>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27260F83"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as a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and set the EMT network to be bistable (i.e., unable to acquire a hybrid E/M state alone). Then we investigated the effects of the following </w:t>
      </w:r>
      <w:proofErr w:type="gramStart"/>
      <w:r w:rsidR="00363B11">
        <w:rPr>
          <w:rFonts w:ascii="Times New Roman" w:hAnsi="Times New Roman" w:cs="Times New Roman"/>
        </w:rPr>
        <w:t>cross-talk</w:t>
      </w:r>
      <w:proofErr w:type="gramEnd"/>
      <w:r w:rsidR="00363B11">
        <w:rPr>
          <w:rFonts w:ascii="Times New Roman" w:hAnsi="Times New Roman" w:cs="Times New Roman"/>
        </w:rPr>
        <w:t xml:space="preserve">,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When analyzing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by HIF-1, we found that  the coupled EMT-metabolism network </w:t>
      </w:r>
      <w:proofErr w:type="gramStart"/>
      <w:r w:rsidR="00363B11">
        <w:rPr>
          <w:rFonts w:ascii="Times New Roman" w:hAnsi="Times New Roman" w:cs="Times New Roman"/>
        </w:rPr>
        <w:t>is able to</w:t>
      </w:r>
      <w:proofErr w:type="gramEnd"/>
      <w:r w:rsidR="00363B11">
        <w:rPr>
          <w:rFonts w:ascii="Times New Roman" w:hAnsi="Times New Roman" w:cs="Times New Roman"/>
        </w:rPr>
        <w:t xml:space="preserve"> quickly generate the E/M-W/O state before it is once again suppressed (Fig. </w:t>
      </w:r>
      <w:r w:rsidR="00740BBA">
        <w:rPr>
          <w:rFonts w:ascii="Times New Roman" w:hAnsi="Times New Roman" w:cs="Times New Roman"/>
        </w:rPr>
        <w:t>7</w:t>
      </w:r>
      <w:r w:rsidR="00363B11">
        <w:rPr>
          <w:rFonts w:ascii="Times New Roman" w:hAnsi="Times New Roman" w:cs="Times New Roman"/>
        </w:rPr>
        <w:t xml:space="preserve">B). However, the E/M </w:t>
      </w:r>
      <w:r w:rsidR="004E2DC1">
        <w:rPr>
          <w:rFonts w:ascii="Times New Roman" w:hAnsi="Times New Roman" w:cs="Times New Roman"/>
        </w:rPr>
        <w:t>state</w:t>
      </w:r>
      <w:r w:rsidR="00363B11">
        <w:rPr>
          <w:rFonts w:ascii="Times New Roman" w:hAnsi="Times New Roman" w:cs="Times New Roman"/>
        </w:rPr>
        <w:t xml:space="preserve"> persists but is coupled to the </w:t>
      </w:r>
      <w:r w:rsidR="004E2DC1">
        <w:rPr>
          <w:rFonts w:ascii="Times New Roman" w:hAnsi="Times New Roman" w:cs="Times New Roman"/>
        </w:rPr>
        <w:t>O</w:t>
      </w:r>
      <w:r w:rsidR="00363B11">
        <w:rPr>
          <w:rFonts w:ascii="Times New Roman" w:hAnsi="Times New Roman" w:cs="Times New Roman"/>
        </w:rPr>
        <w:t xml:space="preserve"> </w:t>
      </w:r>
      <w:r w:rsidR="004E2DC1">
        <w:rPr>
          <w:rFonts w:ascii="Times New Roman" w:hAnsi="Times New Roman" w:cs="Times New Roman"/>
        </w:rPr>
        <w:t>state</w:t>
      </w:r>
      <w:r w:rsidR="00363B11">
        <w:rPr>
          <w:rFonts w:ascii="Times New Roman" w:hAnsi="Times New Roman" w:cs="Times New Roman"/>
        </w:rPr>
        <w:t xml:space="preserve"> (E/M-O). Additionally, when analyzing the effect of HIF-1 upregulating SNAIL, we found that the E/M-W/O state is only generated when SNAIL is moderately </w:t>
      </w:r>
      <w:proofErr w:type="spellStart"/>
      <w:r w:rsidR="00363B11">
        <w:rPr>
          <w:rFonts w:ascii="Times New Roman" w:hAnsi="Times New Roman" w:cs="Times New Roman"/>
        </w:rPr>
        <w:t>upregualted</w:t>
      </w:r>
      <w:proofErr w:type="spellEnd"/>
      <w:r w:rsidR="00363B11">
        <w:rPr>
          <w:rFonts w:ascii="Times New Roman" w:hAnsi="Times New Roman" w:cs="Times New Roman"/>
        </w:rPr>
        <w:t xml:space="preserve"> (Fig. S24). Furthermore, both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hAnsi="Times New Roman" w:cs="Times New Roman"/>
        </w:rPr>
        <w:t xml:space="preserve"> and HIF-1 upregulating SNAIL can stabilize the system in the phase -  (E/M-O, M-W, M-O, M-W/O), where the hybrid E/M state can be stably maintained. This suggests the master regulator of glycolysis, HIF-1, can drive cells towards the hybrid E/M state. Conversely, an individual AMPK-mediated crosstalk is unable to generate the hybrid E/M state and saturates in the epithelial phase (Fig. S24), as seen in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coupled hybrid E/M-W/O state can be stabilized by two competing crosstalk,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These results suggest HIF-1 can strongly affect and drive EMT into a hybrid E/M state while AMPK can only help stabilize the E/M-W/O state if it is already present.</w:t>
      </w:r>
    </w:p>
    <w:p w14:paraId="5A032BDF" w14:textId="7733D2A1"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the EMT and metabolism networks are in the parameter regime where hybrid E/M or hybrid metabolism state is not available, the </w:t>
      </w:r>
      <w:proofErr w:type="gramStart"/>
      <w:r>
        <w:rPr>
          <w:rFonts w:ascii="Times New Roman" w:hAnsi="Times New Roman" w:cs="Times New Roman"/>
        </w:rPr>
        <w:t>cross-talk</w:t>
      </w:r>
      <w:proofErr w:type="gramEnd"/>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suppressed all coupled states except the E/M-W/O state consisted of three regulatory links: (1)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(2)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(3) EMT-inducing signaling acting on SNAIL. When these same links are active for the bistable EMT and metabolism circuits, the results are qualitatively very similar to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(i.e.</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HIF1,  μ</m:t>
                </m:r>
              </m:e>
              <m:sub>
                <m:r>
                  <w:rPr>
                    <w:rFonts w:ascii="Cambria Math" w:hAnsi="Cambria Math" w:cs="Times New Roman"/>
                  </w:rPr>
                  <m:t>200</m:t>
                </m:r>
              </m:sub>
            </m:sSub>
          </m:sub>
        </m:sSub>
      </m:oMath>
      <w:r w:rsidR="002C08AD">
        <w:rPr>
          <w:rFonts w:ascii="Times New Roman" w:eastAsiaTheme="minorEastAsia" w:hAnsi="Times New Roman" w:cs="Times New Roman"/>
        </w:rPr>
        <w:t xml:space="preserve"> and</w:t>
      </w:r>
      <w:r w:rsidR="002C08A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,mtROS</m:t>
            </m:r>
          </m:sub>
        </m:sSub>
      </m:oMath>
      <w:r w:rsidR="002C08AD">
        <w:rPr>
          <w:rFonts w:ascii="Times New Roman" w:eastAsiaTheme="minorEastAsia" w:hAnsi="Times New Roman" w:cs="Times New Roman"/>
        </w:rPr>
        <w:t xml:space="preserve"> m</w:t>
      </w:r>
      <w:r>
        <w:rPr>
          <w:rFonts w:ascii="Times New Roman" w:hAnsi="Times New Roman" w:cs="Times New Roman"/>
        </w:rPr>
        <w:t xml:space="preserve">ust be close to zero) to generate the region where only the coupled hybrid E/M-W/O state is available. Additionally, the nearby phases surrounding the phase containing only the E/M-W/O state (E-O and E-W/O) is similar relative to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3E7297A6"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that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tristable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9E04AB">
        <w:rPr>
          <w:rFonts w:ascii="Times New Roman" w:eastAsiaTheme="minorEastAsia" w:hAnsi="Times New Roman" w:cs="Times New Roman"/>
          <w:i w:val="0"/>
          <w:iCs/>
        </w:rPr>
        <w:t xml:space="preserve">Further, those three links also include parameter spaces where only the E/M-W/O state is enabled when </w:t>
      </w:r>
      <w:r w:rsidR="001E0F0F">
        <w:rPr>
          <w:rFonts w:ascii="Times New Roman" w:eastAsiaTheme="minorEastAsia" w:hAnsi="Times New Roman" w:cs="Times New Roman"/>
          <w:i w:val="0"/>
          <w:iCs/>
        </w:rPr>
        <w:t>the network is stabilized by PSFs OVOL and GRHL2 (i.e., the inactive states include E/M-W/O or the E/M-O state, Fig. S</w:t>
      </w:r>
      <w:r w:rsidR="00FF2949">
        <w:rPr>
          <w:rFonts w:ascii="Times New Roman" w:eastAsiaTheme="minorEastAsia" w:hAnsi="Times New Roman" w:cs="Times New Roman"/>
          <w:i w:val="0"/>
          <w:iCs/>
        </w:rPr>
        <w:t>27</w:t>
      </w:r>
      <w:r w:rsidR="001E0F0F">
        <w:rPr>
          <w:rFonts w:ascii="Times New Roman" w:eastAsiaTheme="minorEastAsia" w:hAnsi="Times New Roman" w:cs="Times New Roman"/>
          <w:i w:val="0"/>
          <w:iCs/>
        </w:rPr>
        <w:t>). These results suggest the E/M-W/O state can be promoted by the crosstalk, independent of the initially available states.</w:t>
      </w:r>
    </w:p>
    <w:p w14:paraId="4D463DC7" w14:textId="58A7BC19"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sequential event to reach the coupled hybrid E/M-W/O state. starting from an E state, which typically associated with an O state, then transitioning from E-O to E-W/O, and finally transitioning to the coupled </w:t>
      </w:r>
      <w:commentRangeStart w:id="37"/>
      <w:commentRangeStart w:id="38"/>
      <w:r w:rsidRPr="00AC1B59">
        <w:rPr>
          <w:rFonts w:ascii="Times New Roman" w:hAnsi="Times New Roman" w:cs="Times New Roman"/>
          <w:i w:val="0"/>
          <w:iCs/>
        </w:rPr>
        <w:t>hybrid E/M-W/O</w:t>
      </w:r>
      <w:commentRangeEnd w:id="37"/>
      <w:r w:rsidRPr="00AC1B59">
        <w:rPr>
          <w:rStyle w:val="CommentReference"/>
          <w:rFonts w:ascii="Times New Roman" w:hAnsi="Times New Roman" w:cs="Times New Roman"/>
          <w:i w:val="0"/>
          <w:iCs/>
          <w:sz w:val="24"/>
          <w:szCs w:val="24"/>
        </w:rPr>
        <w:commentReference w:id="37"/>
      </w:r>
      <w:commentRangeEnd w:id="38"/>
      <w:r w:rsidR="00034A1D">
        <w:rPr>
          <w:rStyle w:val="CommentReference"/>
          <w:i w:val="0"/>
        </w:rPr>
        <w:commentReference w:id="38"/>
      </w:r>
      <w:r w:rsidRPr="00AC1B59">
        <w:rPr>
          <w:rFonts w:ascii="Times New Roman" w:hAnsi="Times New Roman" w:cs="Times New Roman"/>
          <w:i w:val="0"/>
          <w:iCs/>
        </w:rPr>
        <w:t xml:space="preserve">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10096114"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 xml:space="preserve">gram showing coupled states where W/O is not available initially </w:t>
      </w:r>
      <w:r w:rsidR="006077DC" w:rsidRPr="00C9444E">
        <w:rPr>
          <w:rFonts w:ascii="Times New Roman" w:hAnsi="Times New Roman" w:cs="Times New Roman"/>
          <w:i w:val="0"/>
          <w:iCs/>
        </w:rPr>
        <w:t>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Initially, only the </w:t>
      </w:r>
      <w:r w:rsidR="006077DC">
        <w:rPr>
          <w:rFonts w:ascii="Times New Roman" w:hAnsi="Times New Roman" w:cs="Times New Roman"/>
          <w:i w:val="0"/>
          <w:iCs/>
        </w:rPr>
        <w:t>O</w:t>
      </w:r>
      <w:r w:rsidR="006077DC" w:rsidRPr="00C9444E">
        <w:rPr>
          <w:rFonts w:ascii="Times New Roman" w:hAnsi="Times New Roman" w:cs="Times New Roman"/>
          <w:i w:val="0"/>
          <w:iCs/>
        </w:rPr>
        <w:t xml:space="preserve"> and </w:t>
      </w:r>
      <w:r w:rsidR="006077DC">
        <w:rPr>
          <w:rFonts w:ascii="Times New Roman" w:hAnsi="Times New Roman" w:cs="Times New Roman"/>
          <w:i w:val="0"/>
          <w:iCs/>
        </w:rPr>
        <w:t>W</w:t>
      </w:r>
      <w:r w:rsidR="006077DC" w:rsidRPr="00C9444E">
        <w:rPr>
          <w:rFonts w:ascii="Times New Roman" w:hAnsi="Times New Roman" w:cs="Times New Roman"/>
          <w:i w:val="0"/>
          <w:iCs/>
        </w:rPr>
        <w:t xml:space="preserve"> states can be accessed with an increase in the </w:t>
      </w:r>
      <w:r w:rsidR="006077DC">
        <w:rPr>
          <w:rFonts w:ascii="Times New Roman" w:hAnsi="Times New Roman" w:cs="Times New Roman"/>
          <w:i w:val="0"/>
          <w:iCs/>
        </w:rPr>
        <w:t>frequency</w:t>
      </w:r>
      <w:r w:rsidR="006077DC" w:rsidRPr="00C9444E">
        <w:rPr>
          <w:rFonts w:ascii="Times New Roman" w:hAnsi="Times New Roman" w:cs="Times New Roman"/>
          <w:i w:val="0"/>
          <w:iCs/>
        </w:rPr>
        <w:t xml:space="preserve"> of </w:t>
      </w:r>
      <w:r w:rsidR="006077DC">
        <w:rPr>
          <w:rFonts w:ascii="Times New Roman" w:hAnsi="Times New Roman" w:cs="Times New Roman"/>
          <w:i w:val="0"/>
          <w:iCs/>
        </w:rPr>
        <w:t>the O</w:t>
      </w:r>
      <w:r w:rsidR="006077DC" w:rsidRPr="00C9444E">
        <w:rPr>
          <w:rFonts w:ascii="Times New Roman" w:hAnsi="Times New Roman" w:cs="Times New Roman"/>
          <w:i w:val="0"/>
          <w:iCs/>
        </w:rPr>
        <w:t xml:space="preserve"> state and decrease </w:t>
      </w:r>
      <w:r w:rsidR="006077DC">
        <w:rPr>
          <w:rFonts w:ascii="Times New Roman" w:hAnsi="Times New Roman" w:cs="Times New Roman"/>
          <w:i w:val="0"/>
          <w:iCs/>
        </w:rPr>
        <w:t>of</w:t>
      </w:r>
      <w:r w:rsidR="006077DC" w:rsidRPr="00C9444E">
        <w:rPr>
          <w:rFonts w:ascii="Times New Roman" w:hAnsi="Times New Roman" w:cs="Times New Roman"/>
          <w:i w:val="0"/>
          <w:iCs/>
        </w:rPr>
        <w:t xml:space="preserve"> </w:t>
      </w:r>
      <w:r w:rsidR="006077DC">
        <w:rPr>
          <w:rFonts w:ascii="Times New Roman" w:hAnsi="Times New Roman" w:cs="Times New Roman"/>
          <w:i w:val="0"/>
          <w:iCs/>
        </w:rPr>
        <w:t>the W</w:t>
      </w:r>
      <w:r w:rsidR="006077DC" w:rsidRPr="00C9444E">
        <w:rPr>
          <w:rFonts w:ascii="Times New Roman" w:hAnsi="Times New Roman" w:cs="Times New Roman"/>
          <w:i w:val="0"/>
          <w:iCs/>
        </w:rPr>
        <w:t xml:space="preserve"> </w:t>
      </w:r>
      <w:r w:rsidR="006077DC">
        <w:rPr>
          <w:rFonts w:ascii="Times New Roman" w:hAnsi="Times New Roman" w:cs="Times New Roman"/>
          <w:i w:val="0"/>
          <w:iCs/>
        </w:rPr>
        <w:t>state</w:t>
      </w:r>
      <w:r w:rsidR="006077DC" w:rsidRPr="00C9444E">
        <w:rPr>
          <w:rFonts w:ascii="Times New Roman" w:hAnsi="Times New Roman" w:cs="Times New Roman"/>
          <w:i w:val="0"/>
          <w:iCs/>
        </w:rPr>
        <w:t xml:space="preserve">.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6077DC" w:rsidRPr="00C9444E">
        <w:rPr>
          <w:rFonts w:ascii="Times New Roman" w:hAnsi="Times New Roman" w:cs="Times New Roman"/>
          <w:i w:val="0"/>
          <w:iCs/>
        </w:rPr>
        <w:t xml:space="preserve"> goes towards zero), the system goes from only the E and M states available to regions in which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is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model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the E/M-W/O state is the only one accessible,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2ADF3A32" w14:textId="77777777" w:rsidR="00433B7B" w:rsidRDefault="00433B7B" w:rsidP="005B4192">
      <w:pPr>
        <w:pStyle w:val="BodyText"/>
        <w:spacing w:line="480" w:lineRule="auto"/>
        <w:rPr>
          <w:rFonts w:ascii="Times New Roman" w:hAnsi="Times New Roman" w:cs="Times New Roman"/>
          <w:b/>
          <w:bCs/>
          <w:sz w:val="28"/>
          <w:szCs w:val="28"/>
        </w:rPr>
      </w:pPr>
      <w:bookmarkStart w:id="39" w:name="discussion"/>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39"/>
    </w:p>
    <w:p w14:paraId="662259CA" w14:textId="4FB706B4" w:rsidR="00915D1A" w:rsidRPr="00C9444E" w:rsidRDefault="00F16849"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This work has presented a comprehensive guide to the effects generated by various regulatory links that couple core circuits responsible for the epithelial-mesenchyma</w:t>
      </w:r>
      <w:r w:rsidR="00A24233" w:rsidRPr="00C9444E">
        <w:rPr>
          <w:rFonts w:ascii="Times New Roman" w:hAnsi="Times New Roman" w:cs="Times New Roman"/>
        </w:rPr>
        <w:t>l</w:t>
      </w:r>
      <w:r w:rsidRPr="00C9444E">
        <w:rPr>
          <w:rFonts w:ascii="Times New Roman" w:hAnsi="Times New Roman" w:cs="Times New Roman"/>
        </w:rPr>
        <w:t xml:space="preserve"> transition and the choice of glucose metabolism. </w:t>
      </w:r>
      <w:r w:rsidR="00F566E2" w:rsidRPr="00C9444E">
        <w:rPr>
          <w:rFonts w:ascii="Times New Roman" w:hAnsi="Times New Roman" w:cs="Times New Roman"/>
        </w:rPr>
        <w:t xml:space="preserve">We started by considering </w:t>
      </w:r>
      <w:r w:rsidR="002E76B2" w:rsidRPr="00C9444E">
        <w:rPr>
          <w:rFonts w:ascii="Times New Roman" w:hAnsi="Times New Roman" w:cs="Times New Roman"/>
        </w:rPr>
        <w:t xml:space="preserve">the activation of individual links and discovered that these </w:t>
      </w:r>
      <w:r w:rsidR="007538E2" w:rsidRPr="00C9444E">
        <w:rPr>
          <w:rFonts w:ascii="Times New Roman" w:hAnsi="Times New Roman" w:cs="Times New Roman"/>
        </w:rPr>
        <w:t xml:space="preserve">can </w:t>
      </w:r>
      <w:r w:rsidR="002E76B2" w:rsidRPr="00C9444E">
        <w:rPr>
          <w:rFonts w:ascii="Times New Roman" w:hAnsi="Times New Roman" w:cs="Times New Roman"/>
        </w:rPr>
        <w:t>have rather distinct effects. This ma</w:t>
      </w:r>
      <w:r w:rsidR="00915D1A" w:rsidRPr="00C9444E">
        <w:rPr>
          <w:rFonts w:ascii="Times New Roman" w:hAnsi="Times New Roman" w:cs="Times New Roman"/>
        </w:rPr>
        <w:t>de</w:t>
      </w:r>
      <w:r w:rsidR="002E76B2" w:rsidRPr="00C9444E">
        <w:rPr>
          <w:rFonts w:ascii="Times New Roman" w:hAnsi="Times New Roman" w:cs="Times New Roman"/>
        </w:rPr>
        <w:t xml:space="preserve"> it challenging to study the combined effects of simultaneously including several links. This </w:t>
      </w:r>
      <w:r w:rsidR="004A74C1" w:rsidRPr="00C9444E">
        <w:rPr>
          <w:rFonts w:ascii="Times New Roman" w:hAnsi="Times New Roman" w:cs="Times New Roman"/>
        </w:rPr>
        <w:t xml:space="preserve">challenge </w:t>
      </w:r>
      <w:r w:rsidR="00915D1A" w:rsidRPr="00C9444E">
        <w:rPr>
          <w:rFonts w:ascii="Times New Roman" w:hAnsi="Times New Roman" w:cs="Times New Roman"/>
        </w:rPr>
        <w:t>wa</w:t>
      </w:r>
      <w:r w:rsidR="002E76B2" w:rsidRPr="00C9444E">
        <w:rPr>
          <w:rFonts w:ascii="Times New Roman" w:hAnsi="Times New Roman" w:cs="Times New Roman"/>
        </w:rPr>
        <w:t>s again compounded by having to consider the external signals that set the parameters of</w:t>
      </w:r>
      <w:r w:rsidR="009860E3">
        <w:rPr>
          <w:rFonts w:ascii="Times New Roman" w:hAnsi="Times New Roman" w:cs="Times New Roman"/>
        </w:rPr>
        <w:t>,</w:t>
      </w:r>
      <w:r w:rsidR="002E76B2" w:rsidRPr="00C9444E">
        <w:rPr>
          <w:rFonts w:ascii="Times New Roman" w:hAnsi="Times New Roman" w:cs="Times New Roman"/>
        </w:rPr>
        <w:t xml:space="preserve"> and thereby bias</w:t>
      </w:r>
      <w:r w:rsidR="009860E3">
        <w:rPr>
          <w:rFonts w:ascii="Times New Roman" w:hAnsi="Times New Roman" w:cs="Times New Roman"/>
        </w:rPr>
        <w:t>,</w:t>
      </w:r>
      <w:r w:rsidR="002E76B2" w:rsidRPr="00C9444E">
        <w:rPr>
          <w:rFonts w:ascii="Times New Roman" w:hAnsi="Times New Roman" w:cs="Times New Roman"/>
        </w:rPr>
        <w:t xml:space="preserve"> the individual EMT and metabolic subsystems and their interaction. </w:t>
      </w:r>
      <w:r w:rsidR="00A24233" w:rsidRPr="00C9444E">
        <w:rPr>
          <w:rFonts w:ascii="Times New Roman" w:hAnsi="Times New Roman" w:cs="Times New Roman"/>
        </w:rPr>
        <w:t xml:space="preserve">We therefore decided to focus primarily on E/M-W/O </w:t>
      </w:r>
      <w:r w:rsidR="0028447E">
        <w:rPr>
          <w:rFonts w:ascii="Times New Roman" w:hAnsi="Times New Roman" w:cs="Times New Roman"/>
        </w:rPr>
        <w:t>states</w:t>
      </w:r>
      <w:r w:rsidR="00A24233" w:rsidRPr="00C9444E">
        <w:rPr>
          <w:rFonts w:ascii="Times New Roman" w:hAnsi="Times New Roman" w:cs="Times New Roman"/>
        </w:rPr>
        <w:t>, as we expect that these cells are the most metastatically capable.</w:t>
      </w:r>
    </w:p>
    <w:p w14:paraId="20D8037B" w14:textId="77777777" w:rsidR="00A24233" w:rsidRPr="00C9444E" w:rsidRDefault="00A24233" w:rsidP="002E76B2">
      <w:pPr>
        <w:pStyle w:val="FirstParagraph"/>
        <w:spacing w:line="480" w:lineRule="auto"/>
        <w:ind w:firstLine="720"/>
        <w:rPr>
          <w:rFonts w:ascii="Times New Roman" w:hAnsi="Times New Roman" w:cs="Times New Roman"/>
        </w:rPr>
      </w:pPr>
      <w:r w:rsidRPr="00C9444E">
        <w:rPr>
          <w:rFonts w:ascii="Times New Roman" w:hAnsi="Times New Roman" w:cs="Times New Roman"/>
        </w:rPr>
        <w:t>Some of our important findings include:</w:t>
      </w:r>
    </w:p>
    <w:p w14:paraId="66819E5E" w14:textId="36DAD8CB" w:rsidR="00A24233" w:rsidRPr="00C9444E" w:rsidRDefault="00993F21" w:rsidP="00A24233">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When the miRNA of the EMT network regulate the metabolic network, the E/M-W/O </w:t>
      </w:r>
      <w:r w:rsidR="0028447E">
        <w:rPr>
          <w:rFonts w:ascii="Times New Roman" w:hAnsi="Times New Roman" w:cs="Times New Roman"/>
        </w:rPr>
        <w:t>state</w:t>
      </w:r>
      <w:r w:rsidRPr="00C9444E">
        <w:rPr>
          <w:rFonts w:ascii="Times New Roman" w:hAnsi="Times New Roman" w:cs="Times New Roman"/>
        </w:rPr>
        <w:t xml:space="preserve"> can be upregulated with just a single crosstalk. However, when the TFs of the metabolic network regulate the EMT network, a minimum of two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with opposite effects must be active.</w:t>
      </w:r>
      <w:r w:rsidR="000631C2" w:rsidRPr="00C9444E">
        <w:rPr>
          <w:rFonts w:ascii="Times New Roman" w:hAnsi="Times New Roman" w:cs="Times New Roman"/>
        </w:rPr>
        <w:t xml:space="preserve"> </w:t>
      </w:r>
      <w:ins w:id="40" w:author="Madeline Galbraith" w:date="2022-07-01T13:33:00Z">
        <w:r w:rsidR="008950E4">
          <w:rPr>
            <w:rFonts w:ascii="Times New Roman" w:hAnsi="Times New Roman" w:cs="Times New Roman"/>
          </w:rPr>
          <w:t>Also, t</w:t>
        </w:r>
      </w:ins>
      <w:ins w:id="41" w:author="Madeline Galbraith" w:date="2022-07-01T13:30:00Z">
        <w:r w:rsidR="005E5B5B">
          <w:rPr>
            <w:rFonts w:ascii="Times New Roman" w:hAnsi="Times New Roman" w:cs="Times New Roman"/>
          </w:rPr>
          <w:t xml:space="preserve">he similarities between the effect of different crosstalk (e.g., </w:t>
        </w:r>
      </w:ins>
      <w:ins w:id="42" w:author="Madeline Galbraith" w:date="2022-07-01T13:31:00Z">
        <w:r w:rsidR="005E5719">
          <w:rPr>
            <w:rFonts w:ascii="Times New Roman" w:hAnsi="Times New Roman" w:cs="Times New Roman"/>
          </w:rPr>
          <w:t xml:space="preserve">HIF1 </w:t>
        </w:r>
      </w:ins>
      <w:ins w:id="43" w:author="Madeline Galbraith" w:date="2022-07-01T13:32:00Z">
        <w:r w:rsidR="005E5719">
          <w:rPr>
            <w:rFonts w:ascii="Times New Roman" w:hAnsi="Times New Roman" w:cs="Times New Roman"/>
          </w:rPr>
          <w:t>suppressing</w:t>
        </w:r>
      </w:ins>
      <w:ins w:id="44" w:author="Madeline Galbraith" w:date="2022-07-01T13:31:00Z">
        <w:r w:rsidR="005E5719">
          <w:rPr>
            <w:rFonts w:ascii="Times New Roman" w:hAnsi="Times New Roman" w:cs="Times New Roman"/>
          </w:rPr>
          <w:t xml:space="preserve"> </w:t>
        </w:r>
      </w:ins>
      <w:ins w:id="45" w:author="Madeline Galbraith" w:date="2022-07-01T13:32:00Z">
        <w:r w:rsidR="005E5719">
          <w:rPr>
            <w:rFonts w:ascii="Times New Roman" w:hAnsi="Times New Roman" w:cs="Times New Roman"/>
          </w:rPr>
          <w:t>μ</w:t>
        </w:r>
        <w:r w:rsidR="005E5719">
          <w:rPr>
            <w:rFonts w:ascii="Times New Roman" w:hAnsi="Times New Roman" w:cs="Times New Roman"/>
            <w:vertAlign w:val="subscript"/>
          </w:rPr>
          <w:t>200</w:t>
        </w:r>
        <w:r w:rsidR="005E5719">
          <w:rPr>
            <w:rFonts w:ascii="Times New Roman" w:hAnsi="Times New Roman" w:cs="Times New Roman"/>
          </w:rPr>
          <w:t xml:space="preserve"> </w:t>
        </w:r>
      </w:ins>
      <w:ins w:id="46" w:author="Madeline Galbraith" w:date="2022-07-01T13:31:00Z">
        <w:r w:rsidR="005E5719">
          <w:rPr>
            <w:rFonts w:ascii="Times New Roman" w:hAnsi="Times New Roman" w:cs="Times New Roman"/>
          </w:rPr>
          <w:t xml:space="preserve">compared to HIF-1 upregulating SNAIL, or comparing </w:t>
        </w:r>
      </w:ins>
      <w:ins w:id="47" w:author="Madeline Galbraith" w:date="2022-07-01T13:32:00Z">
        <w:r w:rsidR="005E5719">
          <w:rPr>
            <w:rFonts w:ascii="Times New Roman" w:hAnsi="Times New Roman" w:cs="Times New Roman"/>
          </w:rPr>
          <w:t>μ</w:t>
        </w:r>
        <w:r w:rsidR="005E5719">
          <w:rPr>
            <w:rFonts w:ascii="Times New Roman" w:hAnsi="Times New Roman" w:cs="Times New Roman"/>
            <w:vertAlign w:val="subscript"/>
          </w:rPr>
          <w:t>34</w:t>
        </w:r>
        <w:r w:rsidR="005E5719">
          <w:rPr>
            <w:rFonts w:ascii="Times New Roman" w:hAnsi="Times New Roman" w:cs="Times New Roman"/>
          </w:rPr>
          <w:t xml:space="preserve"> </w:t>
        </w:r>
      </w:ins>
      <w:ins w:id="48" w:author="Madeline Galbraith" w:date="2022-07-01T13:31:00Z">
        <w:r w:rsidR="005E5719">
          <w:rPr>
            <w:rFonts w:ascii="Times New Roman" w:hAnsi="Times New Roman" w:cs="Times New Roman"/>
          </w:rPr>
          <w:t xml:space="preserve">upregulating noxROS and mtROS) </w:t>
        </w:r>
      </w:ins>
      <w:ins w:id="49" w:author="Madeline Galbraith" w:date="2022-07-01T13:30:00Z">
        <w:r w:rsidR="005E5B5B">
          <w:rPr>
            <w:rFonts w:ascii="Times New Roman" w:hAnsi="Times New Roman" w:cs="Times New Roman"/>
          </w:rPr>
          <w:t>suggests a degree of consistency in how EMT drives metabolic reprogramming, and vice versa.</w:t>
        </w:r>
      </w:ins>
      <w:del w:id="50" w:author="Madeline Galbraith" w:date="2022-07-01T13:30:00Z">
        <w:r w:rsidR="000631C2" w:rsidRPr="00C9444E" w:rsidDel="005E5B5B">
          <w:rPr>
            <w:rFonts w:ascii="Times New Roman" w:hAnsi="Times New Roman" w:cs="Times New Roman"/>
          </w:rPr>
          <w:delText>Additionally, if crosstalks in both directions are active it is possible to suppress all states except the E/M-W/O</w:delText>
        </w:r>
        <w:r w:rsidR="00012D7C" w:rsidRPr="00C9444E" w:rsidDel="005E5B5B">
          <w:rPr>
            <w:rFonts w:ascii="Times New Roman" w:hAnsi="Times New Roman" w:cs="Times New Roman"/>
          </w:rPr>
          <w:delText xml:space="preserve"> </w:delText>
        </w:r>
        <w:r w:rsidR="0028447E" w:rsidDel="005E5B5B">
          <w:rPr>
            <w:rFonts w:ascii="Times New Roman" w:hAnsi="Times New Roman" w:cs="Times New Roman"/>
          </w:rPr>
          <w:delText>state</w:delText>
        </w:r>
        <w:r w:rsidR="00012D7C" w:rsidRPr="00C9444E" w:rsidDel="005E5B5B">
          <w:rPr>
            <w:rFonts w:ascii="Times New Roman" w:hAnsi="Times New Roman" w:cs="Times New Roman"/>
          </w:rPr>
          <w:delText>.</w:delText>
        </w:r>
        <w:r w:rsidR="00847B9E" w:rsidRPr="00C9444E" w:rsidDel="005E5B5B">
          <w:rPr>
            <w:rFonts w:ascii="Times New Roman" w:hAnsi="Times New Roman" w:cs="Times New Roman"/>
          </w:rPr>
          <w:delText xml:space="preserve"> </w:delText>
        </w:r>
      </w:del>
    </w:p>
    <w:p w14:paraId="72977732" w14:textId="57B09E6C" w:rsidR="007D3BEF" w:rsidRPr="00C9444E" w:rsidRDefault="00A24233">
      <w:pPr>
        <w:pStyle w:val="FirstParagraph"/>
        <w:numPr>
          <w:ilvl w:val="0"/>
          <w:numId w:val="4"/>
        </w:numPr>
        <w:spacing w:line="480" w:lineRule="auto"/>
        <w:rPr>
          <w:rFonts w:ascii="Times New Roman" w:hAnsi="Times New Roman" w:cs="Times New Roman"/>
        </w:rPr>
      </w:pPr>
      <w:del w:id="51" w:author="Madeline Galbraith" w:date="2022-07-01T13:22:00Z">
        <w:r w:rsidRPr="00C9444E" w:rsidDel="00BE6B6A">
          <w:rPr>
            <w:rFonts w:ascii="Times New Roman" w:hAnsi="Times New Roman" w:cs="Times New Roman"/>
          </w:rPr>
          <w:delText xml:space="preserve">The stabilization of the most plastic E/M-W/O </w:delText>
        </w:r>
        <w:r w:rsidR="003F75D1" w:rsidDel="00BE6B6A">
          <w:rPr>
            <w:rFonts w:ascii="Times New Roman" w:hAnsi="Times New Roman" w:cs="Times New Roman"/>
          </w:rPr>
          <w:delText xml:space="preserve">state </w:delText>
        </w:r>
        <w:r w:rsidRPr="00C9444E" w:rsidDel="00BE6B6A">
          <w:rPr>
            <w:rFonts w:ascii="Times New Roman" w:hAnsi="Times New Roman" w:cs="Times New Roman"/>
          </w:rPr>
          <w:delText xml:space="preserve">can be facilitated by the addition of “phenotypic stability factors’ (PSFs) to the baseline circuit. </w:delText>
        </w:r>
      </w:del>
      <w:ins w:id="52" w:author="Madeline Galbraith" w:date="2022-07-01T13:29:00Z">
        <w:r w:rsidR="005E5B5B">
          <w:rPr>
            <w:rFonts w:ascii="Times New Roman" w:hAnsi="Times New Roman" w:cs="Times New Roman"/>
          </w:rPr>
          <w:t>If crosstalk in both directions is active, it is possible to enable only the E/M-</w:t>
        </w:r>
      </w:ins>
      <w:ins w:id="53" w:author="Madeline Galbraith" w:date="2022-07-01T13:30:00Z">
        <w:r w:rsidR="005E5B5B">
          <w:rPr>
            <w:rFonts w:ascii="Times New Roman" w:hAnsi="Times New Roman" w:cs="Times New Roman"/>
          </w:rPr>
          <w:t xml:space="preserve">W/O state. </w:t>
        </w:r>
      </w:ins>
      <w:r w:rsidRPr="00C9444E">
        <w:rPr>
          <w:rFonts w:ascii="Times New Roman" w:hAnsi="Times New Roman" w:cs="Times New Roman"/>
        </w:rPr>
        <w:t xml:space="preserve">Interestingly, </w:t>
      </w:r>
      <w:ins w:id="54" w:author="Madeline Galbraith" w:date="2022-07-01T13:25:00Z">
        <w:r w:rsidR="00BD654F">
          <w:rPr>
            <w:rFonts w:ascii="Times New Roman" w:hAnsi="Times New Roman" w:cs="Times New Roman"/>
          </w:rPr>
          <w:t xml:space="preserve">the stabilization of the most plastic E/M-W/O state can be facilitated </w:t>
        </w:r>
      </w:ins>
      <w:del w:id="55" w:author="Madeline Galbraith" w:date="2022-07-01T13:25:00Z">
        <w:r w:rsidRPr="00C9444E" w:rsidDel="00BD654F">
          <w:rPr>
            <w:rFonts w:ascii="Times New Roman" w:hAnsi="Times New Roman" w:cs="Times New Roman"/>
          </w:rPr>
          <w:delText xml:space="preserve">one can </w:delText>
        </w:r>
      </w:del>
      <w:del w:id="56" w:author="Madeline Galbraith" w:date="2022-07-01T13:24:00Z">
        <w:r w:rsidRPr="00C9444E" w:rsidDel="00BD654F">
          <w:rPr>
            <w:rFonts w:ascii="Times New Roman" w:hAnsi="Times New Roman" w:cs="Times New Roman"/>
          </w:rPr>
          <w:delText xml:space="preserve">obtain </w:delText>
        </w:r>
        <w:r w:rsidR="007D3BEF" w:rsidRPr="00C9444E" w:rsidDel="00BD654F">
          <w:rPr>
            <w:rFonts w:ascii="Times New Roman" w:hAnsi="Times New Roman" w:cs="Times New Roman"/>
          </w:rPr>
          <w:delText xml:space="preserve">such states </w:delText>
        </w:r>
      </w:del>
      <w:r w:rsidR="007D3BEF" w:rsidRPr="00C9444E">
        <w:rPr>
          <w:rFonts w:ascii="Times New Roman" w:hAnsi="Times New Roman" w:cs="Times New Roman"/>
        </w:rPr>
        <w:t xml:space="preserve">even under conditions when the individual core circuits do not </w:t>
      </w:r>
      <w:r w:rsidR="007362C7" w:rsidRPr="00C9444E">
        <w:rPr>
          <w:rFonts w:ascii="Times New Roman" w:hAnsi="Times New Roman" w:cs="Times New Roman"/>
        </w:rPr>
        <w:t xml:space="preserve">generate </w:t>
      </w:r>
      <w:r w:rsidR="007D3BEF" w:rsidRPr="00C9444E">
        <w:rPr>
          <w:rFonts w:ascii="Times New Roman" w:hAnsi="Times New Roman" w:cs="Times New Roman"/>
        </w:rPr>
        <w:t>hybrid states on their own.</w:t>
      </w:r>
    </w:p>
    <w:p w14:paraId="58FF1CDC" w14:textId="725BFD5C" w:rsidR="00E469AE" w:rsidRPr="00C9444E" w:rsidRDefault="005D312F" w:rsidP="00011E4B">
      <w:pPr>
        <w:pStyle w:val="FirstParagraph"/>
        <w:numPr>
          <w:ilvl w:val="0"/>
          <w:numId w:val="4"/>
        </w:numPr>
        <w:spacing w:line="480" w:lineRule="auto"/>
        <w:rPr>
          <w:rFonts w:ascii="Times New Roman" w:hAnsi="Times New Roman" w:cs="Times New Roman"/>
        </w:rPr>
      </w:pPr>
      <w:r w:rsidRPr="00C9444E">
        <w:rPr>
          <w:rFonts w:ascii="Times New Roman" w:hAnsi="Times New Roman" w:cs="Times New Roman"/>
        </w:rPr>
        <w:t xml:space="preserve">Lastly, </w:t>
      </w:r>
      <w:r w:rsidR="00CF5A95" w:rsidRPr="00C9444E">
        <w:rPr>
          <w:rFonts w:ascii="Times New Roman" w:hAnsi="Times New Roman" w:cs="Times New Roman"/>
        </w:rPr>
        <w:t xml:space="preserve">to suppress all coupled states except the hybrid E/M-W/O, our results </w:t>
      </w:r>
      <w:r w:rsidR="00F6232A" w:rsidRPr="00C9444E">
        <w:rPr>
          <w:rFonts w:ascii="Times New Roman" w:hAnsi="Times New Roman" w:cs="Times New Roman"/>
        </w:rPr>
        <w:t>indicate</w:t>
      </w:r>
      <w:r w:rsidR="00CF5A95" w:rsidRPr="00C9444E">
        <w:rPr>
          <w:rFonts w:ascii="Times New Roman" w:hAnsi="Times New Roman" w:cs="Times New Roman"/>
        </w:rPr>
        <w:t xml:space="preserve"> a progression must be followed; starting from </w:t>
      </w:r>
      <w:r w:rsidR="007D3BEF" w:rsidRPr="00C9444E">
        <w:rPr>
          <w:rFonts w:ascii="Times New Roman" w:hAnsi="Times New Roman" w:cs="Times New Roman"/>
        </w:rPr>
        <w:t>an</w:t>
      </w:r>
      <w:r w:rsidR="00CF5A95" w:rsidRPr="00C9444E">
        <w:rPr>
          <w:rFonts w:ascii="Times New Roman" w:hAnsi="Times New Roman" w:cs="Times New Roman"/>
        </w:rPr>
        <w:t xml:space="preserve"> E-O state, metabolic reprogramming</w:t>
      </w:r>
      <w:r w:rsidR="007D3BEF" w:rsidRPr="00C9444E">
        <w:rPr>
          <w:rFonts w:ascii="Times New Roman" w:hAnsi="Times New Roman" w:cs="Times New Roman"/>
        </w:rPr>
        <w:t xml:space="preserve"> can push the state to </w:t>
      </w:r>
      <w:r w:rsidR="00CF5A95" w:rsidRPr="00C9444E">
        <w:rPr>
          <w:rFonts w:ascii="Times New Roman" w:hAnsi="Times New Roman" w:cs="Times New Roman"/>
        </w:rPr>
        <w:t xml:space="preserve">E-W/O, followed by partial EMT to stabilize the hybrid E/M-W/O state. </w:t>
      </w:r>
    </w:p>
    <w:p w14:paraId="4E02FBAA" w14:textId="78FAD51F" w:rsidR="00E469AE" w:rsidRPr="00C9444E" w:rsidRDefault="007D3BEF" w:rsidP="00344217">
      <w:pPr>
        <w:pStyle w:val="BodyText"/>
        <w:spacing w:line="480" w:lineRule="auto"/>
        <w:ind w:firstLine="720"/>
        <w:rPr>
          <w:rFonts w:ascii="Times New Roman" w:hAnsi="Times New Roman" w:cs="Times New Roman"/>
        </w:rPr>
      </w:pPr>
      <w:commentRangeStart w:id="57"/>
      <w:r w:rsidRPr="00C9444E">
        <w:rPr>
          <w:rFonts w:ascii="Times New Roman" w:hAnsi="Times New Roman" w:cs="Times New Roman"/>
        </w:rPr>
        <w:t xml:space="preserve">Our results suggest that </w:t>
      </w:r>
      <w:r w:rsidR="00084927" w:rsidRPr="00C9444E">
        <w:rPr>
          <w:rFonts w:ascii="Times New Roman" w:hAnsi="Times New Roman" w:cs="Times New Roman"/>
        </w:rPr>
        <w:t>mtROS is critical to the</w:t>
      </w:r>
      <w:r w:rsidR="00FD1737" w:rsidRPr="00C9444E">
        <w:rPr>
          <w:rFonts w:ascii="Times New Roman" w:hAnsi="Times New Roman" w:cs="Times New Roman"/>
        </w:rPr>
        <w:t xml:space="preserve"> </w:t>
      </w:r>
      <w:r w:rsidRPr="00C9444E">
        <w:rPr>
          <w:rFonts w:ascii="Times New Roman" w:hAnsi="Times New Roman" w:cs="Times New Roman"/>
        </w:rPr>
        <w:t xml:space="preserve">metabolic </w:t>
      </w:r>
      <w:r w:rsidR="00084927" w:rsidRPr="00C9444E">
        <w:rPr>
          <w:rFonts w:ascii="Times New Roman" w:hAnsi="Times New Roman" w:cs="Times New Roman"/>
        </w:rPr>
        <w:t xml:space="preserve">activation of EMT. </w:t>
      </w:r>
      <w:r w:rsidR="00376723" w:rsidRPr="00C9444E">
        <w:rPr>
          <w:rFonts w:ascii="Times New Roman" w:hAnsi="Times New Roman" w:cs="Times New Roman"/>
        </w:rPr>
        <w:t>In agreement with ou</w:t>
      </w:r>
      <w:r w:rsidRPr="00C9444E">
        <w:rPr>
          <w:rFonts w:ascii="Times New Roman" w:hAnsi="Times New Roman" w:cs="Times New Roman"/>
        </w:rPr>
        <w:t>r</w:t>
      </w:r>
      <w:r w:rsidR="00376723" w:rsidRPr="00C9444E">
        <w:rPr>
          <w:rFonts w:ascii="Times New Roman" w:hAnsi="Times New Roman" w:cs="Times New Roman"/>
        </w:rPr>
        <w:t xml:space="preserve"> results, r</w:t>
      </w:r>
      <w:r w:rsidR="00052FEE" w:rsidRPr="00C9444E">
        <w:rPr>
          <w:rFonts w:ascii="Times New Roman" w:hAnsi="Times New Roman" w:cs="Times New Roman"/>
        </w:rPr>
        <w:t xml:space="preserve">ecent experimental work has posited </w:t>
      </w:r>
      <w:r w:rsidR="00344217" w:rsidRPr="00C9444E">
        <w:rPr>
          <w:rFonts w:ascii="Times New Roman" w:hAnsi="Times New Roman" w:cs="Times New Roman"/>
        </w:rPr>
        <w:t xml:space="preserve">that </w:t>
      </w:r>
      <w:r w:rsidR="00052FEE" w:rsidRPr="00C9444E">
        <w:rPr>
          <w:rFonts w:ascii="Times New Roman" w:hAnsi="Times New Roman" w:cs="Times New Roman"/>
        </w:rPr>
        <w:t xml:space="preserve">mtROS </w:t>
      </w:r>
      <w:r w:rsidR="00376723" w:rsidRPr="00C9444E">
        <w:rPr>
          <w:rFonts w:ascii="Times New Roman" w:hAnsi="Times New Roman" w:cs="Times New Roman"/>
        </w:rPr>
        <w:t>may drive EMT</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E46389" w:rsidRPr="00E46389">
            <w:rPr>
              <w:rFonts w:ascii="Times New Roman" w:eastAsia="Times New Roman" w:hAnsi="Times New Roman" w:cs="Times New Roman"/>
              <w:color w:val="000000"/>
            </w:rPr>
            <w:t>[71]</w:t>
          </w:r>
        </w:sdtContent>
      </w:sdt>
      <w:r w:rsidR="00376723" w:rsidRPr="00C9444E">
        <w:rPr>
          <w:rFonts w:ascii="Times New Roman" w:hAnsi="Times New Roman" w:cs="Times New Roman"/>
        </w:rPr>
        <w:t>, control cancer invasiveness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E46389" w:rsidRPr="00E46389">
            <w:rPr>
              <w:rFonts w:ascii="Times New Roman" w:eastAsia="Times New Roman" w:hAnsi="Times New Roman" w:cs="Times New Roman"/>
              <w:color w:val="000000"/>
            </w:rPr>
            <w:t>[72,73]</w:t>
          </w:r>
        </w:sdtContent>
      </w:sdt>
      <w:r w:rsidR="00376723" w:rsidRPr="00C9444E">
        <w:rPr>
          <w:rFonts w:ascii="Times New Roman" w:hAnsi="Times New Roman" w:cs="Times New Roman"/>
        </w:rPr>
        <w:t xml:space="preserve">, and have a much stronger role than </w:t>
      </w:r>
      <w:r w:rsidR="00AD7F58" w:rsidRPr="00C9444E">
        <w:rPr>
          <w:rFonts w:ascii="Times New Roman" w:hAnsi="Times New Roman" w:cs="Times New Roman"/>
        </w:rPr>
        <w:t>noxROS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DefaultPlaceholder_-1854013440"/>
          </w:placeholder>
        </w:sdtPr>
        <w:sdtEndPr/>
        <w:sdtContent>
          <w:r w:rsidR="00E46389" w:rsidRPr="00E46389">
            <w:rPr>
              <w:rFonts w:ascii="Times New Roman" w:eastAsia="Times New Roman" w:hAnsi="Times New Roman" w:cs="Times New Roman"/>
              <w:color w:val="000000"/>
            </w:rPr>
            <w:t>[51,71]</w:t>
          </w:r>
        </w:sdtContent>
      </w:sdt>
      <w:r w:rsidR="00AD7F58" w:rsidRPr="00C9444E">
        <w:rPr>
          <w:rFonts w:ascii="Times New Roman" w:hAnsi="Times New Roman" w:cs="Times New Roman"/>
        </w:rPr>
        <w:t>.</w:t>
      </w:r>
      <w:r w:rsidR="00344217" w:rsidRPr="00C9444E">
        <w:rPr>
          <w:rFonts w:ascii="Times New Roman" w:hAnsi="Times New Roman" w:cs="Times New Roman"/>
        </w:rPr>
        <w:t xml:space="preserve"> Also</w:t>
      </w:r>
      <w:r w:rsidR="00CA52C5" w:rsidRPr="00C9444E">
        <w:rPr>
          <w:rFonts w:ascii="Times New Roman" w:hAnsi="Times New Roman" w:cs="Times New Roman"/>
        </w:rPr>
        <w:t xml:space="preserve">, </w:t>
      </w:r>
      <w:r w:rsidR="00344217" w:rsidRPr="00C9444E">
        <w:rPr>
          <w:rFonts w:ascii="Times New Roman" w:hAnsi="Times New Roman" w:cs="Times New Roman"/>
        </w:rPr>
        <w:t xml:space="preserve">while </w:t>
      </w:r>
      <w:r w:rsidR="00CA52C5" w:rsidRPr="00C9444E">
        <w:rPr>
          <w:rFonts w:ascii="Times New Roman" w:hAnsi="Times New Roman" w:cs="Times New Roman"/>
        </w:rPr>
        <w:t xml:space="preserve">it is </w:t>
      </w:r>
      <w:r w:rsidR="00344217" w:rsidRPr="00C9444E">
        <w:rPr>
          <w:rFonts w:ascii="Times New Roman" w:hAnsi="Times New Roman" w:cs="Times New Roman"/>
        </w:rPr>
        <w:t xml:space="preserve">generally </w:t>
      </w:r>
      <w:r w:rsidR="00CA52C5" w:rsidRPr="00C9444E">
        <w:rPr>
          <w:rFonts w:ascii="Times New Roman" w:hAnsi="Times New Roman" w:cs="Times New Roman"/>
        </w:rPr>
        <w:t xml:space="preserve">accepted that HIF-1 is important to </w:t>
      </w:r>
      <w:r w:rsidR="003A6BD6" w:rsidRPr="00C9444E">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E46389" w:rsidRPr="00E46389">
            <w:rPr>
              <w:rFonts w:ascii="Times New Roman" w:eastAsia="Times New Roman" w:hAnsi="Times New Roman" w:cs="Times New Roman"/>
              <w:color w:val="000000"/>
            </w:rPr>
            <w:t>[22]</w:t>
          </w:r>
        </w:sdtContent>
      </w:sdt>
      <w:r w:rsidR="00CA52C5" w:rsidRPr="00C9444E">
        <w:rPr>
          <w:rFonts w:ascii="Times New Roman" w:hAnsi="Times New Roman" w:cs="Times New Roman"/>
        </w:rPr>
        <w:t xml:space="preserve"> and triggering EMT</w:t>
      </w:r>
      <w:r w:rsidR="00126BB2">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E46389" w:rsidRPr="00E46389">
            <w:rPr>
              <w:rFonts w:ascii="Times New Roman" w:eastAsia="Times New Roman" w:hAnsi="Times New Roman" w:cs="Times New Roman"/>
              <w:color w:val="000000"/>
            </w:rPr>
            <w:t>[9]</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the connection between HIF-1, mtROS, and cancer aggressiveness has also been suggested</w:t>
      </w:r>
      <w:r w:rsidR="00CA52C5" w:rsidRPr="00C9444E"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E46389" w:rsidRPr="00E46389">
            <w:rPr>
              <w:rFonts w:ascii="Times New Roman" w:eastAsia="Times New Roman" w:hAnsi="Times New Roman" w:cs="Times New Roman"/>
              <w:color w:val="000000"/>
            </w:rPr>
            <w:t>[74]</w:t>
          </w:r>
        </w:sdtContent>
      </w:sdt>
      <w:r w:rsidR="003A6BD6" w:rsidRPr="00C9444E">
        <w:rPr>
          <w:rFonts w:ascii="Times New Roman" w:hAnsi="Times New Roman" w:cs="Times New Roman"/>
        </w:rPr>
        <w:t xml:space="preserve">. </w:t>
      </w:r>
      <w:r w:rsidR="00CA52C5" w:rsidRPr="00C9444E">
        <w:rPr>
          <w:rFonts w:ascii="Times New Roman" w:hAnsi="Times New Roman" w:cs="Times New Roman"/>
        </w:rPr>
        <w:t>Indeed, our results suggest the mtROS/HIF-1 axis is critical to stabilizing the highly aggressive E/M-W/O state.</w:t>
      </w:r>
      <w:r w:rsidR="003A6BD6" w:rsidRPr="00C9444E">
        <w:rPr>
          <w:rFonts w:ascii="Times New Roman" w:hAnsi="Times New Roman" w:cs="Times New Roman"/>
        </w:rPr>
        <w:t xml:space="preserve"> </w:t>
      </w:r>
      <w:r w:rsidR="00D03083" w:rsidRPr="00C9444E">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C9444E">
        <w:rPr>
          <w:rFonts w:ascii="Times New Roman" w:eastAsiaTheme="minorEastAsia" w:hAnsi="Times New Roman" w:cs="Times New Roman"/>
        </w:rPr>
        <w:t>,</w:t>
      </w:r>
      <w:r w:rsidR="00D03083" w:rsidRPr="00C9444E">
        <w:rPr>
          <w:rFonts w:ascii="Times New Roman" w:hAnsi="Times New Roman" w:cs="Times New Roman"/>
        </w:rPr>
        <w:t xml:space="preserve"> </w:t>
      </w:r>
      <w:r w:rsidR="00C674EA" w:rsidRPr="00C9444E">
        <w:rPr>
          <w:rFonts w:ascii="Times New Roman" w:hAnsi="Times New Roman" w:cs="Times New Roman"/>
        </w:rPr>
        <w:t>confirming</w:t>
      </w:r>
      <w:r w:rsidR="00D03083" w:rsidRPr="00C9444E">
        <w:rPr>
          <w:rFonts w:ascii="Times New Roman" w:hAnsi="Times New Roman" w:cs="Times New Roman"/>
        </w:rPr>
        <w:t xml:space="preserve"> </w:t>
      </w:r>
      <w:r w:rsidR="00043B26" w:rsidRPr="00C9444E">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E46389" w:rsidRPr="00E46389">
            <w:rPr>
              <w:rFonts w:ascii="Times New Roman" w:eastAsia="Times New Roman" w:hAnsi="Times New Roman" w:cs="Times New Roman"/>
              <w:color w:val="000000"/>
            </w:rPr>
            <w:t>[75]</w:t>
          </w:r>
        </w:sdtContent>
      </w:sdt>
      <w:r w:rsidR="00043B26" w:rsidRPr="00C9444E">
        <w:rPr>
          <w:rFonts w:ascii="Times New Roman" w:hAnsi="Times New Roman" w:cs="Times New Roman"/>
        </w:rPr>
        <w:t>.</w:t>
      </w:r>
      <w:r w:rsidR="004D3F44" w:rsidRPr="00C9444E">
        <w:rPr>
          <w:rFonts w:ascii="Times New Roman" w:hAnsi="Times New Roman" w:cs="Times New Roman"/>
        </w:rPr>
        <w:t xml:space="preserve"> </w:t>
      </w:r>
      <w:r w:rsidR="0027482F" w:rsidRPr="00C9444E">
        <w:rPr>
          <w:rFonts w:ascii="Times New Roman" w:hAnsi="Times New Roman" w:cs="Times New Roman"/>
        </w:rPr>
        <w:t>Consequently, our</w:t>
      </w:r>
      <w:r w:rsidR="00A87DCF" w:rsidRPr="00C9444E">
        <w:rPr>
          <w:rFonts w:ascii="Times New Roman" w:hAnsi="Times New Roman" w:cs="Times New Roman"/>
        </w:rPr>
        <w:t xml:space="preserve"> results suggest </w:t>
      </w:r>
      <w:r w:rsidR="00AD7F58" w:rsidRPr="00C9444E">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w:r w:rsidR="00AC3C31" w:rsidRPr="00C9444E">
        <w:rPr>
          <w:rFonts w:ascii="Times New Roman" w:hAnsi="Times New Roman" w:cs="Times New Roman"/>
        </w:rPr>
        <w:t>HIF-1</w:t>
      </w:r>
      <w:r w:rsidR="00AD7F58" w:rsidRPr="00C9444E">
        <w:rPr>
          <w:rFonts w:ascii="Times New Roman" w:hAnsi="Times New Roman" w:cs="Times New Roman"/>
        </w:rPr>
        <w:t xml:space="preserve"> and ROS may be critical to stabilizing the E/M-W/O state associated with </w:t>
      </w:r>
      <w:r w:rsidR="00E3774A" w:rsidRPr="00C9444E">
        <w:rPr>
          <w:rFonts w:ascii="Times New Roman" w:hAnsi="Times New Roman" w:cs="Times New Roman"/>
        </w:rPr>
        <w:t xml:space="preserve">metastasis and </w:t>
      </w:r>
      <w:r w:rsidR="00AD7F58" w:rsidRPr="00C9444E">
        <w:rPr>
          <w:rFonts w:ascii="Times New Roman" w:hAnsi="Times New Roman" w:cs="Times New Roman"/>
        </w:rPr>
        <w:t>tumorigenesis</w:t>
      </w:r>
      <w:r w:rsidR="00A87DCF" w:rsidRPr="00C9444E">
        <w:rPr>
          <w:rFonts w:ascii="Times New Roman" w:hAnsi="Times New Roman" w:cs="Times New Roman"/>
        </w:rPr>
        <w:t>.</w:t>
      </w:r>
      <w:commentRangeEnd w:id="57"/>
      <w:r w:rsidR="00580FC7">
        <w:rPr>
          <w:rStyle w:val="CommentReference"/>
        </w:rPr>
        <w:commentReference w:id="57"/>
      </w:r>
    </w:p>
    <w:p w14:paraId="6E0470B3" w14:textId="5A885AE7" w:rsidR="000D0538" w:rsidRDefault="00670604" w:rsidP="000F3FC9">
      <w:pPr>
        <w:pStyle w:val="BodyText"/>
        <w:spacing w:line="480" w:lineRule="auto"/>
        <w:ind w:firstLine="720"/>
        <w:rPr>
          <w:rFonts w:ascii="Times New Roman" w:hAnsi="Times New Roman" w:cs="Times New Roman"/>
        </w:rPr>
      </w:pPr>
      <w:r w:rsidRPr="00C9444E">
        <w:rPr>
          <w:rFonts w:ascii="Times New Roman" w:hAnsi="Times New Roman" w:cs="Times New Roman"/>
        </w:rPr>
        <w:t>In agreement with other studies</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944261928"/>
          <w:placeholder>
            <w:docPart w:val="DefaultPlaceholder_-1854013440"/>
          </w:placeholder>
        </w:sdtPr>
        <w:sdtEndPr/>
        <w:sdtContent>
          <w:r w:rsidR="00E46389" w:rsidRPr="00E46389">
            <w:rPr>
              <w:rFonts w:ascii="Times New Roman" w:eastAsia="Times New Roman" w:hAnsi="Times New Roman" w:cs="Times New Roman"/>
              <w:color w:val="000000"/>
            </w:rPr>
            <w:t>[29]</w:t>
          </w:r>
        </w:sdtContent>
      </w:sdt>
      <w:r w:rsidRPr="00C9444E">
        <w:rPr>
          <w:rFonts w:ascii="Times New Roman" w:hAnsi="Times New Roman" w:cs="Times New Roman"/>
        </w:rPr>
        <w:t xml:space="preserve"> our findings indicate that all else being equal, undergoing EMT tends to correlate with using addit</w:t>
      </w:r>
      <w:r w:rsidR="004A5665" w:rsidRPr="00C9444E">
        <w:rPr>
          <w:rFonts w:ascii="Times New Roman" w:hAnsi="Times New Roman" w:cs="Times New Roman"/>
        </w:rPr>
        <w:t>i</w:t>
      </w:r>
      <w:r w:rsidRPr="00C9444E">
        <w:rPr>
          <w:rFonts w:ascii="Times New Roman" w:hAnsi="Times New Roman" w:cs="Times New Roman"/>
        </w:rPr>
        <w:t>onal glyc</w:t>
      </w:r>
      <w:r w:rsidR="004A5665" w:rsidRPr="00C9444E">
        <w:rPr>
          <w:rFonts w:ascii="Times New Roman" w:hAnsi="Times New Roman" w:cs="Times New Roman"/>
        </w:rPr>
        <w:t>oly</w:t>
      </w:r>
      <w:r w:rsidRPr="00C9444E">
        <w:rPr>
          <w:rFonts w:ascii="Times New Roman" w:hAnsi="Times New Roman" w:cs="Times New Roman"/>
        </w:rPr>
        <w:t xml:space="preserve">sis. </w:t>
      </w:r>
      <w:r w:rsidR="004A5665" w:rsidRPr="00C9444E">
        <w:rPr>
          <w:rFonts w:ascii="Times New Roman" w:hAnsi="Times New Roman" w:cs="Times New Roman"/>
        </w:rPr>
        <w:t xml:space="preserve">This result is consistent with </w:t>
      </w:r>
      <w:r w:rsidR="000A1B8E" w:rsidRPr="00C9444E">
        <w:rPr>
          <w:rFonts w:ascii="Times New Roman" w:hAnsi="Times New Roman" w:cs="Times New Roman"/>
        </w:rPr>
        <w:t>a recent study based on published expression dat</w:t>
      </w:r>
      <w:r w:rsidR="00095EA5" w:rsidRPr="00C9444E">
        <w:rPr>
          <w:rFonts w:ascii="Times New Roman" w:hAnsi="Times New Roman" w:cs="Times New Roman"/>
        </w:rPr>
        <w:t>a from public databases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986233966"/>
          <w:placeholder>
            <w:docPart w:val="DefaultPlaceholder_-1854013440"/>
          </w:placeholder>
        </w:sdtPr>
        <w:sdtEndPr/>
        <w:sdtContent>
          <w:r w:rsidR="00E46389" w:rsidRPr="00E46389">
            <w:rPr>
              <w:rFonts w:ascii="Times New Roman" w:eastAsia="Times New Roman" w:hAnsi="Times New Roman" w:cs="Times New Roman"/>
              <w:color w:val="000000"/>
            </w:rPr>
            <w:t>[69]</w:t>
          </w:r>
        </w:sdtContent>
      </w:sdt>
      <w:r w:rsidR="00095EA5" w:rsidRPr="00C9444E">
        <w:rPr>
          <w:rFonts w:ascii="Times New Roman" w:hAnsi="Times New Roman" w:cs="Times New Roman"/>
        </w:rPr>
        <w:t xml:space="preserve">. The result is somewhat surprising given the widespread impression that primary tumors often exhibit the Warburg effect, possibly because of their need to limit the amount of ATP produced in favor of maximizing growth (see </w:t>
      </w:r>
      <w:sdt>
        <w:sdtPr>
          <w:rPr>
            <w:rFonts w:ascii="Times New Roman" w:hAnsi="Times New Roman" w:cs="Times New Roman"/>
          </w:rPr>
          <w:alias w:val="SmartCite Citation"/>
          <w:tag w:val="703cb261-b0c2-4f52-8c43-8dc408bf3954:99d5d809-20bb-42bc-a388-c9a6df0fbc34+"/>
          <w:id w:val="1225104651"/>
          <w:placeholder>
            <w:docPart w:val="DefaultPlaceholder_-1854013440"/>
          </w:placeholder>
        </w:sdtPr>
        <w:sdtEndPr/>
        <w:sdtContent>
          <w:r w:rsidR="00E46389" w:rsidRPr="00E46389">
            <w:rPr>
              <w:rFonts w:ascii="Times New Roman" w:eastAsia="Times New Roman" w:hAnsi="Times New Roman" w:cs="Times New Roman"/>
              <w:color w:val="000000"/>
            </w:rPr>
            <w:t>[76]</w:t>
          </w:r>
        </w:sdtContent>
      </w:sdt>
      <w:r w:rsidR="00095EA5" w:rsidRPr="00C9444E">
        <w:rPr>
          <w:rFonts w:ascii="Times New Roman" w:hAnsi="Times New Roman" w:cs="Times New Roman"/>
        </w:rPr>
        <w:t xml:space="preserve"> and references therein)</w:t>
      </w:r>
      <w:r w:rsidR="009C0FC6" w:rsidRPr="00C9444E">
        <w:rPr>
          <w:rFonts w:ascii="Times New Roman" w:hAnsi="Times New Roman" w:cs="Times New Roman"/>
        </w:rPr>
        <w:t xml:space="preserve">. </w:t>
      </w:r>
      <w:r w:rsidR="00AB7E89" w:rsidRPr="00C9444E">
        <w:rPr>
          <w:rFonts w:ascii="Times New Roman" w:hAnsi="Times New Roman" w:cs="Times New Roman"/>
        </w:rPr>
        <w:t xml:space="preserve">However, this finding is consistent with the general idea that moving from E to E/M </w:t>
      </w:r>
      <w:proofErr w:type="gramStart"/>
      <w:r w:rsidR="00AB7E89" w:rsidRPr="00C9444E">
        <w:rPr>
          <w:rFonts w:ascii="Times New Roman" w:hAnsi="Times New Roman" w:cs="Times New Roman"/>
        </w:rPr>
        <w:t>is connected with</w:t>
      </w:r>
      <w:proofErr w:type="gramEnd"/>
      <w:r w:rsidR="00AB7E89" w:rsidRPr="00C9444E">
        <w:rPr>
          <w:rFonts w:ascii="Times New Roman" w:hAnsi="Times New Roman" w:cs="Times New Roman"/>
        </w:rPr>
        <w:t xml:space="preserve"> increasing stemness</w:t>
      </w:r>
      <w:r w:rsidR="00384287" w:rsidRPr="00C9444E">
        <w:rPr>
          <w:rFonts w:ascii="Times New Roman" w:hAnsi="Times New Roman" w:cs="Times New Roman"/>
        </w:rPr>
        <w:t>,</w:t>
      </w:r>
      <w:r w:rsidR="00AB7E89" w:rsidRPr="00C9444E">
        <w:rPr>
          <w:rFonts w:ascii="Times New Roman" w:hAnsi="Times New Roman" w:cs="Times New Roman"/>
        </w:rPr>
        <w:t xml:space="preserve"> and stem-like capabilities often rely on glycolysis. </w:t>
      </w:r>
      <w:r w:rsidR="002D385B" w:rsidRPr="00C9444E">
        <w:rPr>
          <w:rFonts w:ascii="Times New Roman" w:hAnsi="Times New Roman" w:cs="Times New Roman"/>
        </w:rPr>
        <w:t>Resolution of this issue must await a more precise idea of the phrase ‘all else being equal”. For example, we have ignored external driving of Hif-1 as would clearly occur in hypoxic environments</w:t>
      </w:r>
      <w:r w:rsidR="00A62BF5">
        <w:rPr>
          <w:rFonts w:ascii="Times New Roman" w:hAnsi="Times New Roman" w:cs="Times New Roman"/>
        </w:rPr>
        <w:t>.</w:t>
      </w:r>
      <w:r w:rsidR="002D385B" w:rsidRPr="00C9444E">
        <w:rPr>
          <w:rFonts w:ascii="Times New Roman" w:hAnsi="Times New Roman" w:cs="Times New Roman"/>
        </w:rPr>
        <w:t xml:space="preserve"> Mesenchymal cells that reduce proliferation and </w:t>
      </w:r>
      <w:proofErr w:type="gramStart"/>
      <w:r w:rsidR="002D385B" w:rsidRPr="00C9444E">
        <w:rPr>
          <w:rFonts w:ascii="Times New Roman" w:hAnsi="Times New Roman" w:cs="Times New Roman"/>
        </w:rPr>
        <w:t>have to</w:t>
      </w:r>
      <w:proofErr w:type="gramEnd"/>
      <w:r w:rsidR="002D385B" w:rsidRPr="00C9444E">
        <w:rPr>
          <w:rFonts w:ascii="Times New Roman" w:hAnsi="Times New Roman" w:cs="Times New Roman"/>
        </w:rPr>
        <w:t xml:space="preserve"> traverse the ECM should switch to more OXPHOS, whereas ones that become quiescent in a hypoxic metastatic niche should favor glycolysis. </w:t>
      </w:r>
    </w:p>
    <w:p w14:paraId="3C966B00" w14:textId="287E71FB" w:rsidR="00690173" w:rsidRDefault="002D385B" w:rsidP="003F75D1">
      <w:pPr>
        <w:pStyle w:val="BodyText"/>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sidR="00035AD8">
        <w:rPr>
          <w:rFonts w:ascii="Times New Roman" w:hAnsi="Times New Roman" w:cs="Times New Roman"/>
        </w:rPr>
        <w:t>,</w:t>
      </w:r>
      <w:r w:rsidRPr="00C9444E">
        <w:rPr>
          <w:rFonts w:ascii="Times New Roman" w:hAnsi="Times New Roman" w:cs="Times New Roman"/>
        </w:rPr>
        <w:t xml:space="preserve"> and it is quite likely that i</w:t>
      </w:r>
      <w:r w:rsidR="004D16FB" w:rsidRPr="00C9444E">
        <w:rPr>
          <w:rFonts w:ascii="Times New Roman" w:hAnsi="Times New Roman" w:cs="Times New Roman"/>
        </w:rPr>
        <w:t>ncorporating additional pathways may be necessary to</w:t>
      </w:r>
      <w:r w:rsidR="002812A3" w:rsidRPr="00C9444E">
        <w:rPr>
          <w:rFonts w:ascii="Times New Roman" w:hAnsi="Times New Roman" w:cs="Times New Roman"/>
        </w:rPr>
        <w:t xml:space="preserve"> improve </w:t>
      </w:r>
      <w:r w:rsidR="00670604" w:rsidRPr="00C9444E">
        <w:rPr>
          <w:rFonts w:ascii="Times New Roman" w:hAnsi="Times New Roman" w:cs="Times New Roman"/>
        </w:rPr>
        <w:t xml:space="preserve">our </w:t>
      </w:r>
      <w:r w:rsidR="002812A3" w:rsidRPr="00C9444E">
        <w:rPr>
          <w:rFonts w:ascii="Times New Roman" w:hAnsi="Times New Roman" w:cs="Times New Roman"/>
        </w:rPr>
        <w:t>understanding of the mutual activation between EMT</w:t>
      </w:r>
      <w:r w:rsidRPr="00C9444E">
        <w:rPr>
          <w:rFonts w:ascii="Times New Roman" w:hAnsi="Times New Roman" w:cs="Times New Roman"/>
        </w:rPr>
        <w:t xml:space="preserve">, </w:t>
      </w:r>
      <w:r w:rsidR="002812A3" w:rsidRPr="00C9444E">
        <w:rPr>
          <w:rFonts w:ascii="Times New Roman" w:hAnsi="Times New Roman" w:cs="Times New Roman"/>
        </w:rPr>
        <w:t>metabolic rep</w:t>
      </w:r>
      <w:r w:rsidR="00E979FC" w:rsidRPr="00C9444E">
        <w:rPr>
          <w:rFonts w:ascii="Times New Roman" w:hAnsi="Times New Roman" w:cs="Times New Roman"/>
        </w:rPr>
        <w:t>ro</w:t>
      </w:r>
      <w:r w:rsidR="002812A3" w:rsidRPr="00C9444E">
        <w:rPr>
          <w:rFonts w:ascii="Times New Roman" w:hAnsi="Times New Roman" w:cs="Times New Roman"/>
        </w:rPr>
        <w:t>gramming</w:t>
      </w:r>
      <w:r w:rsidRPr="00C9444E">
        <w:rPr>
          <w:rFonts w:ascii="Times New Roman" w:hAnsi="Times New Roman" w:cs="Times New Roman"/>
        </w:rPr>
        <w:t xml:space="preserve"> and other physiological</w:t>
      </w:r>
      <w:r w:rsidR="002C3561" w:rsidRPr="00C9444E">
        <w:rPr>
          <w:rFonts w:ascii="Times New Roman" w:hAnsi="Times New Roman" w:cs="Times New Roman"/>
        </w:rPr>
        <w:t xml:space="preserve"> factors</w:t>
      </w:r>
      <w:r w:rsidR="008C45DB" w:rsidRPr="00C9444E">
        <w:rPr>
          <w:rFonts w:ascii="Times New Roman" w:hAnsi="Times New Roman" w:cs="Times New Roman"/>
        </w:rPr>
        <w:t>.</w:t>
      </w:r>
      <w:r w:rsidR="000F1FC8" w:rsidRPr="00C9444E">
        <w:rPr>
          <w:rFonts w:ascii="Times New Roman" w:hAnsi="Times New Roman" w:cs="Times New Roman"/>
        </w:rPr>
        <w:t xml:space="preserve"> One such factor is NRF2</w:t>
      </w:r>
      <w:r w:rsidR="002812A3" w:rsidRPr="00C9444E">
        <w:rPr>
          <w:rFonts w:ascii="Times New Roman" w:hAnsi="Times New Roman" w:cs="Times New Roman"/>
        </w:rPr>
        <w:t xml:space="preserve">. </w:t>
      </w:r>
      <w:r w:rsidR="008C45DB" w:rsidRPr="00C9444E">
        <w:rPr>
          <w:rFonts w:ascii="Times New Roman" w:hAnsi="Times New Roman" w:cs="Times New Roman"/>
        </w:rPr>
        <w:t>C</w:t>
      </w:r>
      <w:r w:rsidR="00DB3C19" w:rsidRPr="00C9444E">
        <w:rPr>
          <w:rFonts w:ascii="Times New Roman" w:hAnsi="Times New Roman" w:cs="Times New Roman"/>
        </w:rPr>
        <w:t xml:space="preserve">oupling the </w:t>
      </w:r>
      <w:r w:rsidR="00AD7F58" w:rsidRPr="00C9444E">
        <w:rPr>
          <w:rFonts w:ascii="Times New Roman" w:hAnsi="Times New Roman" w:cs="Times New Roman"/>
        </w:rPr>
        <w:t>KEAP1-NRF2</w:t>
      </w:r>
      <w:r w:rsidR="00ED53FA" w:rsidRPr="00C9444E">
        <w:rPr>
          <w:rFonts w:ascii="Times New Roman" w:hAnsi="Times New Roman" w:cs="Times New Roman"/>
        </w:rPr>
        <w:t xml:space="preserve"> pathway</w:t>
      </w:r>
      <w:r w:rsidR="00DB3C19" w:rsidRPr="00C9444E">
        <w:rPr>
          <w:rFonts w:ascii="Times New Roman" w:hAnsi="Times New Roman" w:cs="Times New Roman"/>
        </w:rPr>
        <w:t xml:space="preserve"> to Notch signaling has been connected to </w:t>
      </w:r>
      <w:r w:rsidR="00AD7F58" w:rsidRPr="00C9444E">
        <w:rPr>
          <w:rFonts w:ascii="Times New Roman" w:hAnsi="Times New Roman" w:cs="Times New Roman"/>
        </w:rPr>
        <w:t xml:space="preserve">the E/M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E46389" w:rsidRPr="00E46389">
            <w:rPr>
              <w:rFonts w:ascii="Times New Roman" w:eastAsia="Times New Roman" w:hAnsi="Times New Roman" w:cs="Times New Roman"/>
              <w:color w:val="000000"/>
            </w:rPr>
            <w:t>[46]</w:t>
          </w:r>
        </w:sdtContent>
      </w:sdt>
      <w:r w:rsidR="00200AD6">
        <w:rPr>
          <w:rFonts w:ascii="Times New Roman" w:hAnsi="Times New Roman" w:cs="Times New Roman"/>
        </w:rPr>
        <w:t xml:space="preserve">, and </w:t>
      </w:r>
      <w:r w:rsidR="00AD7F58" w:rsidRPr="00C9444E">
        <w:rPr>
          <w:rFonts w:ascii="Times New Roman" w:hAnsi="Times New Roman" w:cs="Times New Roman"/>
        </w:rPr>
        <w:t xml:space="preserve">NRF2 is also an antioxidant that must be downregulated to </w:t>
      </w:r>
      <w:r w:rsidR="009860E3">
        <w:rPr>
          <w:rFonts w:ascii="Times New Roman" w:hAnsi="Times New Roman" w:cs="Times New Roman"/>
        </w:rPr>
        <w:t>increase</w:t>
      </w:r>
      <w:r w:rsidR="00AD7F58" w:rsidRPr="00C9444E">
        <w:rPr>
          <w:rFonts w:ascii="Times New Roman" w:hAnsi="Times New Roman" w:cs="Times New Roman"/>
        </w:rPr>
        <w:t xml:space="preserve"> ROS </w:t>
      </w:r>
      <w:r w:rsidR="003F75D1">
        <w:rPr>
          <w:rFonts w:ascii="Times New Roman" w:hAnsi="Times New Roman" w:cs="Times New Roman"/>
        </w:rPr>
        <w:t>concentration</w:t>
      </w:r>
      <w:r w:rsidR="003F75D1" w:rsidRPr="00C9444E">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E46389" w:rsidRPr="00E46389">
            <w:rPr>
              <w:rFonts w:ascii="Times New Roman" w:eastAsia="Times New Roman" w:hAnsi="Times New Roman" w:cs="Times New Roman"/>
              <w:color w:val="000000"/>
            </w:rPr>
            <w:t>[51–53]</w:t>
          </w:r>
        </w:sdtContent>
      </w:sdt>
      <w:r w:rsidR="00AD7F58" w:rsidRPr="00C9444E">
        <w:rPr>
          <w:rFonts w:ascii="Times New Roman" w:hAnsi="Times New Roman" w:cs="Times New Roman"/>
        </w:rPr>
        <w:t>.</w:t>
      </w:r>
      <w:r w:rsidR="00DB3C19" w:rsidRPr="00C9444E">
        <w:rPr>
          <w:rFonts w:ascii="Times New Roman" w:hAnsi="Times New Roman" w:cs="Times New Roman"/>
        </w:rPr>
        <w:t xml:space="preserve"> Perhaps</w:t>
      </w:r>
      <w:r w:rsidR="00AD7F58" w:rsidRPr="00C9444E">
        <w:rPr>
          <w:rFonts w:ascii="Times New Roman" w:hAnsi="Times New Roman" w:cs="Times New Roman"/>
        </w:rPr>
        <w:t xml:space="preserve"> the metabolic phenotype of NRF2</w:t>
      </w:r>
      <w:r w:rsidR="00DB3C19" w:rsidRPr="00C9444E">
        <w:rPr>
          <w:rFonts w:ascii="Times New Roman" w:hAnsi="Times New Roman" w:cs="Times New Roman"/>
        </w:rPr>
        <w:t>-</w:t>
      </w:r>
      <w:r w:rsidR="00AD7F58" w:rsidRPr="00C9444E">
        <w:rPr>
          <w:rFonts w:ascii="Times New Roman" w:hAnsi="Times New Roman" w:cs="Times New Roman"/>
        </w:rPr>
        <w:t xml:space="preserve">stabilized E/M cells </w:t>
      </w:r>
      <w:r w:rsidR="003F75D1">
        <w:rPr>
          <w:rFonts w:ascii="Times New Roman" w:hAnsi="Times New Roman" w:cs="Times New Roman"/>
        </w:rPr>
        <w:t>could</w:t>
      </w:r>
      <w:r w:rsidR="00AD7F58" w:rsidRPr="00C9444E">
        <w:rPr>
          <w:rFonts w:ascii="Times New Roman" w:hAnsi="Times New Roman" w:cs="Times New Roman"/>
        </w:rPr>
        <w:t xml:space="preserve"> correspond to a hybrid W/O </w:t>
      </w:r>
      <w:r w:rsidR="0028447E">
        <w:rPr>
          <w:rFonts w:ascii="Times New Roman" w:hAnsi="Times New Roman" w:cs="Times New Roman"/>
        </w:rPr>
        <w:t>state</w:t>
      </w:r>
      <w:r w:rsidR="00AD7F58" w:rsidRPr="00C9444E">
        <w:rPr>
          <w:rFonts w:ascii="Times New Roman" w:hAnsi="Times New Roman" w:cs="Times New Roman"/>
        </w:rPr>
        <w:t>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E46389" w:rsidRPr="00E46389">
            <w:rPr>
              <w:rFonts w:ascii="Times New Roman" w:eastAsia="Times New Roman" w:hAnsi="Times New Roman" w:cs="Times New Roman"/>
              <w:color w:val="000000"/>
            </w:rPr>
            <w:t>[28]</w:t>
          </w:r>
        </w:sdtContent>
      </w:sdt>
      <w:r w:rsidR="00AD7F58" w:rsidRPr="00C9444E">
        <w:rPr>
          <w:rFonts w:ascii="Times New Roman" w:hAnsi="Times New Roman" w:cs="Times New Roman"/>
        </w:rPr>
        <w:t xml:space="preserve">. </w:t>
      </w:r>
      <w:r w:rsidR="005A415E" w:rsidRPr="00C9444E">
        <w:rPr>
          <w:rFonts w:ascii="Times New Roman" w:hAnsi="Times New Roman" w:cs="Times New Roman"/>
        </w:rPr>
        <w:t>Additionally, t</w:t>
      </w:r>
      <w:r w:rsidR="00AD7F58" w:rsidRPr="00C9444E">
        <w:rPr>
          <w:rFonts w:ascii="Times New Roman" w:hAnsi="Times New Roman" w:cs="Times New Roman"/>
        </w:rPr>
        <w:t>he p53 pathway seems to upregulate noxROS</w:t>
      </w:r>
      <w:r w:rsidR="005A415E" w:rsidRPr="00C9444E">
        <w:rPr>
          <w:rFonts w:ascii="Times New Roman" w:hAnsi="Times New Roman" w:cs="Times New Roman"/>
        </w:rPr>
        <w:t xml:space="preserve"> and </w:t>
      </w:r>
      <w:r w:rsidR="00306563" w:rsidRPr="00C9444E">
        <w:rPr>
          <w:rFonts w:ascii="Times New Roman" w:hAnsi="Times New Roman" w:cs="Times New Roman"/>
        </w:rPr>
        <w:t>interfere with EMT</w:t>
      </w:r>
      <w:r w:rsidR="005A415E"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E46389" w:rsidRPr="00E46389">
            <w:rPr>
              <w:rFonts w:ascii="Times New Roman" w:eastAsia="Times New Roman" w:hAnsi="Times New Roman" w:cs="Times New Roman"/>
              <w:color w:val="000000"/>
            </w:rPr>
            <w:t>[55,56]</w:t>
          </w:r>
        </w:sdtContent>
      </w:sdt>
      <w:r w:rsidR="00AD7F58" w:rsidRPr="00C9444E">
        <w:rPr>
          <w:rFonts w:ascii="Times New Roman" w:hAnsi="Times New Roman" w:cs="Times New Roman"/>
        </w:rPr>
        <w:t xml:space="preserve">. </w:t>
      </w:r>
      <w:r w:rsidR="009860E3">
        <w:rPr>
          <w:rFonts w:ascii="Times New Roman" w:hAnsi="Times New Roman" w:cs="Times New Roman"/>
        </w:rPr>
        <w:t>Similarly</w:t>
      </w:r>
      <w:r w:rsidR="00AD7F58" w:rsidRPr="00C9444E">
        <w:rPr>
          <w:rFonts w:ascii="Times New Roman" w:hAnsi="Times New Roman" w:cs="Times New Roman"/>
        </w:rPr>
        <w:t xml:space="preserve">, the E/M-W/O state was stabilized when the </w:t>
      </w:r>
      <w:r w:rsidR="007C753D">
        <w:rPr>
          <w:rFonts w:ascii="Times New Roman" w:hAnsi="Times New Roman" w:cs="Times New Roman"/>
        </w:rPr>
        <w:t>EMT-inducing signal</w:t>
      </w:r>
      <w:r w:rsidR="00AD7F58" w:rsidRPr="00C9444E">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C9444E">
        <w:rPr>
          <w:rFonts w:ascii="Times New Roman" w:eastAsiaTheme="minorEastAsia" w:hAnsi="Times New Roman" w:cs="Times New Roman"/>
        </w:rPr>
        <w:t xml:space="preserve"> and</w:t>
      </w:r>
      <w:r w:rsidR="000D6FCE" w:rsidRPr="00C9444E">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C9444E">
        <w:rPr>
          <w:rFonts w:ascii="Times New Roman" w:hAnsi="Times New Roman" w:cs="Times New Roman"/>
        </w:rPr>
        <w:t>, may be important to generating the E/M-W/O state</w:t>
      </w:r>
      <w:r w:rsidR="00900D10"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E46389" w:rsidRPr="00E46389">
            <w:rPr>
              <w:rFonts w:ascii="Times New Roman" w:eastAsia="Times New Roman" w:hAnsi="Times New Roman" w:cs="Times New Roman"/>
              <w:color w:val="000000"/>
            </w:rPr>
            <w:t>[77,78]</w:t>
          </w:r>
        </w:sdtContent>
      </w:sdt>
      <w:r w:rsidR="00AD7F58" w:rsidRPr="00C9444E">
        <w:rPr>
          <w:rFonts w:ascii="Times New Roman" w:hAnsi="Times New Roman" w:cs="Times New Roman"/>
        </w:rPr>
        <w:t>.</w:t>
      </w:r>
      <w:r w:rsidR="00690173" w:rsidRPr="00C9444E">
        <w:rPr>
          <w:rFonts w:ascii="Times New Roman" w:hAnsi="Times New Roman" w:cs="Times New Roman"/>
        </w:rPr>
        <w:t xml:space="preserve"> </w:t>
      </w:r>
      <w:r w:rsidR="002C7FFD">
        <w:rPr>
          <w:rFonts w:ascii="Times New Roman" w:hAnsi="Times New Roman" w:cs="Times New Roman"/>
        </w:rPr>
        <w:t xml:space="preserve">While we have tried to ensure our parameters are in a biologically relevant range (utilizing values from literature whenever available), one limitation of this study is knowing whether these results are translatable to </w:t>
      </w:r>
      <w:r w:rsidR="00B27246">
        <w:rPr>
          <w:rFonts w:ascii="Times New Roman" w:hAnsi="Times New Roman" w:cs="Times New Roman"/>
        </w:rPr>
        <w:t>experimental cancer studies</w:t>
      </w:r>
      <w:r w:rsidR="002C7FFD">
        <w:rPr>
          <w:rFonts w:ascii="Times New Roman" w:hAnsi="Times New Roman" w:cs="Times New Roman"/>
        </w:rPr>
        <w:t xml:space="preserve">. </w:t>
      </w:r>
      <w:r w:rsidR="00D95DF5" w:rsidRPr="00C9444E">
        <w:rPr>
          <w:rFonts w:ascii="Times New Roman" w:hAnsi="Times New Roman" w:cs="Times New Roman"/>
        </w:rPr>
        <w:t>T</w:t>
      </w:r>
      <w:r w:rsidR="00D95DF5">
        <w:rPr>
          <w:rFonts w:ascii="Times New Roman" w:hAnsi="Times New Roman" w:cs="Times New Roman"/>
        </w:rPr>
        <w:t>herefore, t</w:t>
      </w:r>
      <w:r w:rsidR="00D95DF5" w:rsidRPr="00C9444E">
        <w:rPr>
          <w:rFonts w:ascii="Times New Roman" w:hAnsi="Times New Roman" w:cs="Times New Roman"/>
        </w:rPr>
        <w:t>he significance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95DF5" w:rsidRPr="00C9444E">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95DF5" w:rsidRPr="00C9444E">
        <w:rPr>
          <w:rFonts w:ascii="Times New Roman" w:hAnsi="Times New Roman" w:cs="Times New Roman"/>
        </w:rPr>
        <w:t>/SNAIL feedback loop could be experimentally tested by reducing the antioxidant factor SOD2, inducing hypoxia, and treating the cells with NF</w:t>
      </w:r>
      <w:r w:rsidR="00D95DF5" w:rsidRPr="00C9444E">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D95DF5" w:rsidRPr="00C9444E">
        <w:rPr>
          <w:rFonts w:ascii="Times New Roman" w:eastAsiaTheme="minorEastAsia" w:hAnsi="Times New Roman" w:cs="Times New Roman"/>
        </w:rPr>
        <w:t>.</w:t>
      </w:r>
      <w:r w:rsidR="00D95DF5">
        <w:rPr>
          <w:rFonts w:ascii="Times New Roman" w:eastAsiaTheme="minorEastAsia" w:hAnsi="Times New Roman" w:cs="Times New Roman"/>
        </w:rPr>
        <w:t xml:space="preserve"> Overal</w:t>
      </w:r>
      <w:r w:rsidR="00D128F7">
        <w:rPr>
          <w:rFonts w:ascii="Times New Roman" w:eastAsiaTheme="minorEastAsia" w:hAnsi="Times New Roman" w:cs="Times New Roman"/>
        </w:rPr>
        <w:t>l</w:t>
      </w:r>
      <w:r w:rsidR="00D95DF5">
        <w:rPr>
          <w:rFonts w:ascii="Times New Roman" w:eastAsiaTheme="minorEastAsia" w:hAnsi="Times New Roman" w:cs="Times New Roman"/>
        </w:rPr>
        <w:t xml:space="preserve">, </w:t>
      </w:r>
      <w:r w:rsidR="00D95DF5">
        <w:rPr>
          <w:rFonts w:ascii="Times New Roman" w:hAnsi="Times New Roman" w:cs="Times New Roman"/>
        </w:rPr>
        <w:t>t</w:t>
      </w:r>
      <w:r w:rsidR="003D29BC" w:rsidRPr="00C9444E">
        <w:rPr>
          <w:rFonts w:ascii="Times New Roman" w:hAnsi="Times New Roman" w:cs="Times New Roman"/>
        </w:rPr>
        <w:t xml:space="preserve">he importance of external signaling in our model is in </w:t>
      </w:r>
      <w:r w:rsidR="00306563" w:rsidRPr="00C9444E">
        <w:rPr>
          <w:rFonts w:ascii="Times New Roman" w:hAnsi="Times New Roman" w:cs="Times New Roman"/>
        </w:rPr>
        <w:t xml:space="preserve">conceptual </w:t>
      </w:r>
      <w:r w:rsidR="003D29BC" w:rsidRPr="00C9444E">
        <w:rPr>
          <w:rFonts w:ascii="Times New Roman" w:hAnsi="Times New Roman" w:cs="Times New Roman"/>
        </w:rPr>
        <w:t xml:space="preserve">agreement with a hypothesis by </w:t>
      </w:r>
      <w:proofErr w:type="spellStart"/>
      <w:r w:rsidR="00E57411" w:rsidRPr="00C9444E">
        <w:rPr>
          <w:rFonts w:ascii="Times New Roman" w:hAnsi="Times New Roman" w:cs="Times New Roman"/>
        </w:rPr>
        <w:t>Sciacovelli</w:t>
      </w:r>
      <w:proofErr w:type="spellEnd"/>
      <w:r w:rsidR="00E57411" w:rsidRPr="00C9444E">
        <w:rPr>
          <w:rFonts w:ascii="Times New Roman" w:hAnsi="Times New Roman" w:cs="Times New Roman"/>
        </w:rPr>
        <w:t xml:space="preserve"> and </w:t>
      </w:r>
      <w:proofErr w:type="spellStart"/>
      <w:r w:rsidR="00E57411" w:rsidRPr="00C9444E">
        <w:rPr>
          <w:rFonts w:ascii="Times New Roman" w:hAnsi="Times New Roman" w:cs="Times New Roman"/>
        </w:rPr>
        <w:t>Frezza</w:t>
      </w:r>
      <w:proofErr w:type="spellEnd"/>
      <w:r w:rsidR="003D29BC" w:rsidRPr="00C9444E">
        <w:rPr>
          <w:rFonts w:ascii="Times New Roman" w:hAnsi="Times New Roman" w:cs="Times New Roman"/>
        </w:rPr>
        <w:t xml:space="preserve"> </w:t>
      </w:r>
      <w:r w:rsidR="00E57411" w:rsidRPr="00C9444E">
        <w:rPr>
          <w:rFonts w:ascii="Times New Roman" w:hAnsi="Times New Roman" w:cs="Times New Roman"/>
        </w:rPr>
        <w:t>that</w:t>
      </w:r>
      <w:r w:rsidR="00710FD7" w:rsidRPr="00C9444E">
        <w:rPr>
          <w:rFonts w:ascii="Times New Roman" w:hAnsi="Times New Roman" w:cs="Times New Roman"/>
        </w:rPr>
        <w:t>, in an adverse tumor microenvironment,</w:t>
      </w:r>
      <w:r w:rsidR="00E57411" w:rsidRPr="00C9444E">
        <w:rPr>
          <w:rFonts w:ascii="Times New Roman" w:hAnsi="Times New Roman" w:cs="Times New Roman"/>
        </w:rPr>
        <w:t xml:space="preserve"> metabolic reprogramming</w:t>
      </w:r>
      <w:r w:rsidR="00710FD7" w:rsidRPr="00C9444E">
        <w:rPr>
          <w:rFonts w:ascii="Times New Roman" w:hAnsi="Times New Roman" w:cs="Times New Roman"/>
        </w:rPr>
        <w:t xml:space="preserve"> </w:t>
      </w:r>
      <w:r w:rsidR="00E57411" w:rsidRPr="00C9444E">
        <w:rPr>
          <w:rFonts w:ascii="Times New Roman" w:hAnsi="Times New Roman" w:cs="Times New Roman"/>
        </w:rPr>
        <w:t>drives EMT to allow cells to find more favorable metabolic niches</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EndPr/>
        <w:sdtContent>
          <w:r w:rsidR="00E46389" w:rsidRPr="00E46389">
            <w:rPr>
              <w:rFonts w:ascii="Times New Roman" w:eastAsia="Times New Roman" w:hAnsi="Times New Roman" w:cs="Times New Roman"/>
              <w:color w:val="000000"/>
            </w:rPr>
            <w:t>[43]</w:t>
          </w:r>
        </w:sdtContent>
      </w:sdt>
      <w:r w:rsidR="00E57411" w:rsidRPr="00C9444E">
        <w:rPr>
          <w:rFonts w:ascii="Times New Roman" w:hAnsi="Times New Roman" w:cs="Times New Roman"/>
        </w:rPr>
        <w:t xml:space="preserve">. </w:t>
      </w:r>
    </w:p>
    <w:p w14:paraId="00C34FF5" w14:textId="0628DC3E" w:rsidR="00C473A7" w:rsidRDefault="00C473A7" w:rsidP="00BB7620">
      <w:pPr>
        <w:pStyle w:val="BodyText"/>
        <w:spacing w:line="480" w:lineRule="auto"/>
        <w:ind w:firstLine="720"/>
        <w:rPr>
          <w:rFonts w:ascii="Times New Roman" w:hAnsi="Times New Roman" w:cs="Times New Roman"/>
        </w:rPr>
      </w:pPr>
      <w:r>
        <w:rPr>
          <w:rFonts w:ascii="Times New Roman" w:hAnsi="Times New Roman" w:cs="Times New Roman"/>
        </w:rPr>
        <w:t>U</w:t>
      </w:r>
      <w:r w:rsidRPr="00C9444E">
        <w:rPr>
          <w:rFonts w:ascii="Times New Roman" w:hAnsi="Times New Roman" w:cs="Times New Roman"/>
        </w:rPr>
        <w:t xml:space="preserve">nderstanding how the E/M-W/O </w:t>
      </w:r>
      <w:r w:rsidR="0028447E">
        <w:rPr>
          <w:rFonts w:ascii="Times New Roman" w:hAnsi="Times New Roman" w:cs="Times New Roman"/>
        </w:rPr>
        <w:t>state</w:t>
      </w:r>
      <w:r w:rsidRPr="00C9444E">
        <w:rPr>
          <w:rFonts w:ascii="Times New Roman" w:hAnsi="Times New Roman" w:cs="Times New Roman"/>
        </w:rPr>
        <w:t xml:space="preserve"> is stabilized by the crosstalk</w:t>
      </w:r>
      <w:r w:rsidR="003F75D1">
        <w:rPr>
          <w:rFonts w:ascii="Times New Roman" w:hAnsi="Times New Roman" w:cs="Times New Roman"/>
        </w:rPr>
        <w:t xml:space="preserve"> connecting</w:t>
      </w:r>
      <w:r w:rsidRPr="00C9444E">
        <w:rPr>
          <w:rFonts w:ascii="Times New Roman" w:hAnsi="Times New Roman" w:cs="Times New Roman"/>
        </w:rPr>
        <w:t xml:space="preserve"> EMT and metabolic reprogramming could be of vital importance to disrupt metastatic processes.</w:t>
      </w:r>
      <w:r>
        <w:rPr>
          <w:rFonts w:ascii="Times New Roman" w:hAnsi="Times New Roman" w:cs="Times New Roman"/>
        </w:rPr>
        <w:t xml:space="preserve"> Interestingly, the model we have proposed predicts EMT can drive metabolic reprogramming or vice versa, a question that remains unanswered </w:t>
      </w:r>
      <w:sdt>
        <w:sdtPr>
          <w:rPr>
            <w:rFonts w:ascii="Times New Roman" w:hAnsi="Times New Roman" w:cs="Times New Roman"/>
          </w:rPr>
          <w:alias w:val="SmartCite Citation"/>
          <w:tag w:val="703cb261-b0c2-4f52-8c43-8dc408bf3954:fcb7383a-2ae0-41f2-bd96-981141d24486,703cb261-b0c2-4f52-8c43-8dc408bf3954:408c7b6c-8cce-4275-99e7-9fc76b234495,703cb261-b0c2-4f52-8c43-8dc408bf3954:c51bae2b-a51e-4b40-8908-24ed99e8851d,703cb261-b0c2-4f52-8c43-8dc408bf3954:fd00bfa5-e4b6-461d-aed1-0dd315748a1b,703cb261-b0c2-4f52-8c43-8dc408bf3954:dde58026-bbef-4a75-8640-1874fad724a8,703cb261-b0c2-4f52-8c43-8dc408bf3954:c14426aa-5a32-4a9a-871d-363cc2b6ccdd,703cb261-b0c2-4f52-8c43-8dc408bf3954:6ec515cc-662f-413d-a16e-8f46572ed4a8,703cb261-b0c2-4f52-8c43-8dc408bf3954:458f46d6-bd52-4345-b033-c33c069f22f1,703cb261-b0c2-4f52-8c43-8dc408bf3954:f8f2c8b1-2006-491f-9e68-70b90a05c9f4,703cb261-b0c2-4f52-8c43-8dc408bf3954:91171d51-c8e2-45a0-a123-7e46bad7b168,703cb261-b0c2-4f52-8c43-8dc408bf3954:d5d395cd-0b56-4514-bc7e-b2c9fa43bbe4+"/>
          <w:id w:val="1742979167"/>
          <w:placeholder>
            <w:docPart w:val="BD7300E90BC240B39310CD1C056D655E"/>
          </w:placeholder>
        </w:sdtPr>
        <w:sdtEndPr/>
        <w:sdtContent>
          <w:r w:rsidR="00E46389" w:rsidRPr="00E46389">
            <w:rPr>
              <w:rFonts w:ascii="Times New Roman" w:eastAsia="Times New Roman" w:hAnsi="Times New Roman" w:cs="Times New Roman"/>
              <w:color w:val="000000"/>
            </w:rPr>
            <w:t>[29,33–39,43–45]</w:t>
          </w:r>
        </w:sdtContent>
      </w:sdt>
      <w:r>
        <w:rPr>
          <w:rFonts w:ascii="Times New Roman" w:hAnsi="Times New Roman" w:cs="Times New Roman"/>
        </w:rPr>
        <w:t>. In both instances</w:t>
      </w:r>
      <w:r w:rsidR="00EB2B46">
        <w:rPr>
          <w:rFonts w:ascii="Times New Roman" w:hAnsi="Times New Roman" w:cs="Times New Roman"/>
        </w:rPr>
        <w:t>,</w:t>
      </w:r>
      <w:r>
        <w:rPr>
          <w:rFonts w:ascii="Times New Roman" w:hAnsi="Times New Roman" w:cs="Times New Roman"/>
        </w:rPr>
        <w:t xml:space="preserve"> the hybrid E/M and hybrid W/O </w:t>
      </w:r>
      <w:r w:rsidR="0028447E">
        <w:rPr>
          <w:rFonts w:ascii="Times New Roman" w:hAnsi="Times New Roman" w:cs="Times New Roman"/>
        </w:rPr>
        <w:t>states</w:t>
      </w:r>
      <w:r>
        <w:rPr>
          <w:rFonts w:ascii="Times New Roman" w:hAnsi="Times New Roman" w:cs="Times New Roman"/>
        </w:rPr>
        <w:t xml:space="preserve"> are coupled.</w:t>
      </w:r>
      <w:r w:rsidRPr="00C9444E">
        <w:rPr>
          <w:rFonts w:ascii="Times New Roman" w:hAnsi="Times New Roman" w:cs="Times New Roman"/>
        </w:rPr>
        <w:t xml:space="preserve"> </w:t>
      </w:r>
      <w:r>
        <w:rPr>
          <w:rFonts w:ascii="Times New Roman" w:hAnsi="Times New Roman" w:cs="Times New Roman"/>
        </w:rPr>
        <w:t>A recent study showed EMT may not always be correlated with the Warburg/OXPHOS metabolic axis, but when the two networks are coupled our model agrees with the identified experimental correlations between high glycolysis metabolism, high or low OXPHOS metabolism, and the E/M state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193265003"/>
          <w:placeholder>
            <w:docPart w:val="C018F2F145BC46B9BE3201FE4EED1A83"/>
          </w:placeholder>
        </w:sdtPr>
        <w:sdtEndPr/>
        <w:sdtContent>
          <w:r w:rsidR="00E46389" w:rsidRPr="00E46389">
            <w:rPr>
              <w:rFonts w:ascii="Times New Roman" w:eastAsia="Times New Roman" w:hAnsi="Times New Roman" w:cs="Times New Roman"/>
              <w:color w:val="000000"/>
            </w:rPr>
            <w:t>[69]</w:t>
          </w:r>
        </w:sdtContent>
      </w:sdt>
      <w:r>
        <w:rPr>
          <w:rFonts w:ascii="Times New Roman" w:hAnsi="Times New Roman" w:cs="Times New Roman"/>
        </w:rPr>
        <w:t>. Our model is consistent</w:t>
      </w:r>
      <w:r w:rsidR="003F75D1">
        <w:rPr>
          <w:rFonts w:ascii="Times New Roman" w:hAnsi="Times New Roman" w:cs="Times New Roman"/>
        </w:rPr>
        <w:t xml:space="preserve"> with these findings</w:t>
      </w:r>
      <w:r>
        <w:rPr>
          <w:rFonts w:ascii="Times New Roman" w:hAnsi="Times New Roman" w:cs="Times New Roman"/>
        </w:rPr>
        <w:t xml:space="preserve">, predicting the hybrid E/M state is coupled to high glycolysis/high OXPHOS (hybrid W/O state). Additionally, HIF-1 (a marker of glycolysis) is strongly associated with EMT while AMPK (a marker of OXPHOS) has a much weaker effect, suggesting the E/M state can be stabilized if HIF-1 (glycolysis) is upregulated, as we proposed above. Notably, in its current form, our model is unable to explain the </w:t>
      </w:r>
      <w:r w:rsidR="003F75D1">
        <w:rPr>
          <w:rFonts w:ascii="Times New Roman" w:hAnsi="Times New Roman" w:cs="Times New Roman"/>
        </w:rPr>
        <w:t xml:space="preserve">cases wherein </w:t>
      </w:r>
      <w:r>
        <w:rPr>
          <w:rFonts w:ascii="Times New Roman" w:hAnsi="Times New Roman" w:cs="Times New Roman"/>
        </w:rPr>
        <w:t xml:space="preserve">low glycolysis metabolism </w:t>
      </w:r>
      <w:r w:rsidR="003F75D1">
        <w:rPr>
          <w:rFonts w:ascii="Times New Roman" w:hAnsi="Times New Roman" w:cs="Times New Roman"/>
        </w:rPr>
        <w:t xml:space="preserve">is </w:t>
      </w:r>
      <w:r>
        <w:rPr>
          <w:rFonts w:ascii="Times New Roman" w:hAnsi="Times New Roman" w:cs="Times New Roman"/>
        </w:rPr>
        <w:t xml:space="preserve">correlated with EMT. However, extending the model </w:t>
      </w:r>
      <w:r w:rsidR="003F75D1">
        <w:rPr>
          <w:rFonts w:ascii="Times New Roman" w:hAnsi="Times New Roman" w:cs="Times New Roman"/>
        </w:rPr>
        <w:t>to explicitly include the</w:t>
      </w:r>
      <w:r>
        <w:rPr>
          <w:rFonts w:ascii="Times New Roman" w:hAnsi="Times New Roman" w:cs="Times New Roman"/>
        </w:rPr>
        <w:t xml:space="preserve"> coupling with glycolysis, glucose oxidation, and fatty acid oxidation metabolic pathways</w:t>
      </w:r>
      <w:sdt>
        <w:sdtPr>
          <w:rPr>
            <w:rFonts w:ascii="Times New Roman" w:hAnsi="Times New Roman" w:cs="Times New Roman"/>
          </w:rPr>
          <w:alias w:val="SmartCite Citation"/>
          <w:tag w:val="703cb261-b0c2-4f52-8c43-8dc408bf3954:4da3ff72-f9f0-4ae5-8ac0-9bd417dd8768+"/>
          <w:id w:val="-953322695"/>
          <w:placeholder>
            <w:docPart w:val="C018F2F145BC46B9BE3201FE4EED1A83"/>
          </w:placeholder>
        </w:sdtPr>
        <w:sdtEndPr/>
        <w:sdtContent>
          <w:r w:rsidR="00E46389" w:rsidRPr="00E46389">
            <w:rPr>
              <w:rFonts w:ascii="Times New Roman" w:eastAsia="Times New Roman" w:hAnsi="Times New Roman" w:cs="Times New Roman"/>
              <w:color w:val="000000"/>
            </w:rPr>
            <w:t>[79]</w:t>
          </w:r>
        </w:sdtContent>
      </w:sdt>
      <w:r>
        <w:rPr>
          <w:rFonts w:ascii="Times New Roman" w:hAnsi="Times New Roman" w:cs="Times New Roman"/>
        </w:rPr>
        <w:t xml:space="preserve"> may be able to explain the low glycolysis states of Ref.</w:t>
      </w:r>
      <w:r w:rsidR="00EB2B46">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693533276"/>
          <w:placeholder>
            <w:docPart w:val="C018F2F145BC46B9BE3201FE4EED1A83"/>
          </w:placeholder>
        </w:sdtPr>
        <w:sdtEndPr/>
        <w:sdtContent>
          <w:r w:rsidR="00E46389" w:rsidRPr="00E46389">
            <w:rPr>
              <w:rFonts w:ascii="Times New Roman" w:eastAsia="Times New Roman" w:hAnsi="Times New Roman" w:cs="Times New Roman"/>
              <w:color w:val="000000"/>
            </w:rPr>
            <w:t>[69]</w:t>
          </w:r>
        </w:sdtContent>
      </w:sdt>
      <w:r>
        <w:rPr>
          <w:rFonts w:ascii="Times New Roman" w:hAnsi="Times New Roman" w:cs="Times New Roman"/>
        </w:rPr>
        <w:t>.</w:t>
      </w:r>
    </w:p>
    <w:p w14:paraId="54C81B0D" w14:textId="6EC51687" w:rsidR="00C74F40" w:rsidRDefault="00116CF2" w:rsidP="00C74F40">
      <w:pPr>
        <w:pStyle w:val="BodyText"/>
        <w:spacing w:line="480" w:lineRule="auto"/>
        <w:rPr>
          <w:rFonts w:ascii="Times New Roman" w:hAnsi="Times New Roman" w:cs="Times New Roman"/>
        </w:rPr>
      </w:pPr>
      <w:r>
        <w:rPr>
          <w:rFonts w:ascii="Times New Roman" w:hAnsi="Times New Roman" w:cs="Times New Roman"/>
        </w:rPr>
        <w:tab/>
      </w:r>
      <w:r w:rsidR="005D7566">
        <w:rPr>
          <w:rFonts w:ascii="Times New Roman" w:hAnsi="Times New Roman" w:cs="Times New Roman"/>
        </w:rPr>
        <w:t xml:space="preserve">The overall goal of this project is to understand the entirety of cancer metastasis, including cell migration. Previous work has shown that cancer cells can transition from collective migration of E/M cells to migration via amoeboid cells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DefaultPlaceholder_-1854013440"/>
          </w:placeholder>
        </w:sdtPr>
        <w:sdtEndPr/>
        <w:sdtContent>
          <w:r w:rsidR="00E46389" w:rsidRPr="00E46389">
            <w:rPr>
              <w:rFonts w:ascii="Times New Roman" w:eastAsia="Times New Roman" w:hAnsi="Times New Roman" w:cs="Times New Roman"/>
              <w:color w:val="000000"/>
            </w:rPr>
            <w:t>[9,80]</w:t>
          </w:r>
        </w:sdtContent>
      </w:sdt>
      <w:r w:rsidR="005F0AB9">
        <w:rPr>
          <w:rFonts w:ascii="Times New Roman" w:hAnsi="Times New Roman" w:cs="Times New Roman"/>
        </w:rPr>
        <w:t>.</w:t>
      </w:r>
      <w:r w:rsidR="00AE6CCC">
        <w:rPr>
          <w:rFonts w:ascii="Times New Roman" w:hAnsi="Times New Roman" w:cs="Times New Roman"/>
        </w:rPr>
        <w:t xml:space="preserve"> Additionally, the generation of the amoeboid cells is partially due to interaction with the extracellular matrix and regulation by the RHO-ROCK signaling network </w:t>
      </w:r>
      <w:sdt>
        <w:sdtPr>
          <w:rPr>
            <w:rFonts w:ascii="Times New Roman" w:hAnsi="Times New Roman" w:cs="Times New Roman"/>
          </w:rPr>
          <w:alias w:val="SmartCite Citation"/>
          <w:tag w:val="703cb261-b0c2-4f52-8c43-8dc408bf3954:55996c08-da60-491d-9f52-b1552be76e25,703cb261-b0c2-4f52-8c43-8dc408bf3954:4d32180c-7576-4f36-ac83-b3dd7eaad4cb+"/>
          <w:id w:val="-1478526419"/>
          <w:placeholder>
            <w:docPart w:val="DefaultPlaceholder_-1854013440"/>
          </w:placeholder>
        </w:sdtPr>
        <w:sdtEndPr/>
        <w:sdtContent>
          <w:r w:rsidR="00E46389" w:rsidRPr="00E46389">
            <w:rPr>
              <w:rFonts w:ascii="Times New Roman" w:eastAsia="Times New Roman" w:hAnsi="Times New Roman" w:cs="Times New Roman"/>
              <w:color w:val="000000"/>
            </w:rPr>
            <w:t>[80,81]</w:t>
          </w:r>
        </w:sdtContent>
      </w:sdt>
      <w:r w:rsidR="00AE6CCC">
        <w:rPr>
          <w:rFonts w:ascii="Times New Roman" w:hAnsi="Times New Roman" w:cs="Times New Roman"/>
        </w:rPr>
        <w:t>.</w:t>
      </w:r>
      <w:r w:rsidR="005F0AB9">
        <w:rPr>
          <w:rFonts w:ascii="Times New Roman" w:hAnsi="Times New Roman" w:cs="Times New Roman"/>
        </w:rPr>
        <w:t xml:space="preserve"> A recent study showed that </w:t>
      </w:r>
      <w:r w:rsidR="00893DF9">
        <w:rPr>
          <w:rFonts w:ascii="Times New Roman" w:hAnsi="Times New Roman" w:cs="Times New Roman"/>
        </w:rPr>
        <w:t xml:space="preserve">AMPK </w:t>
      </w:r>
      <w:r w:rsidR="005F0AB9">
        <w:rPr>
          <w:rFonts w:ascii="Times New Roman" w:hAnsi="Times New Roman" w:cs="Times New Roman"/>
        </w:rPr>
        <w:t xml:space="preserve">can </w:t>
      </w:r>
      <w:r w:rsidR="00893DF9">
        <w:rPr>
          <w:rFonts w:ascii="Times New Roman" w:hAnsi="Times New Roman" w:cs="Times New Roman"/>
        </w:rPr>
        <w:t>suppress the metastatic potential of amoeboid cancer cells</w:t>
      </w:r>
      <w:r w:rsidR="005D7566">
        <w:rPr>
          <w:rFonts w:ascii="Times New Roman" w:hAnsi="Times New Roman" w:cs="Times New Roman"/>
        </w:rPr>
        <w:t xml:space="preserve"> </w:t>
      </w:r>
      <w:sdt>
        <w:sdtPr>
          <w:rPr>
            <w:rFonts w:ascii="Times New Roman" w:hAnsi="Times New Roman" w:cs="Times New Roman"/>
          </w:rPr>
          <w:alias w:val="SmartCite Citation"/>
          <w:tag w:val="703cb261-b0c2-4f52-8c43-8dc408bf3954:4d32180c-7576-4f36-ac83-b3dd7eaad4cb+"/>
          <w:id w:val="817926492"/>
          <w:placeholder>
            <w:docPart w:val="DefaultPlaceholder_-1854013440"/>
          </w:placeholder>
        </w:sdtPr>
        <w:sdtEndPr/>
        <w:sdtContent>
          <w:r w:rsidR="00E46389" w:rsidRPr="00E46389">
            <w:rPr>
              <w:rFonts w:ascii="Times New Roman" w:eastAsia="Times New Roman" w:hAnsi="Times New Roman" w:cs="Times New Roman"/>
              <w:color w:val="000000"/>
            </w:rPr>
            <w:t>[81]</w:t>
          </w:r>
        </w:sdtContent>
      </w:sdt>
      <w:r w:rsidR="00893DF9">
        <w:rPr>
          <w:rFonts w:ascii="Times New Roman" w:hAnsi="Times New Roman" w:cs="Times New Roman"/>
        </w:rPr>
        <w:t>.</w:t>
      </w:r>
      <w:r w:rsidR="005F0AB9">
        <w:rPr>
          <w:rFonts w:ascii="Times New Roman" w:hAnsi="Times New Roman" w:cs="Times New Roman"/>
        </w:rPr>
        <w:t xml:space="preserve"> Our work shows AMPK may not be critical to stabilizing the E/M-W/O state, suggesting that there is a </w:t>
      </w:r>
      <w:r w:rsidR="00AE6CCC">
        <w:rPr>
          <w:rFonts w:ascii="Times New Roman" w:hAnsi="Times New Roman" w:cs="Times New Roman"/>
        </w:rPr>
        <w:t>transition point in the AMPK/HIF-1 metabolic axis dependent on the dominant signaling network. Inclusion of RHO-ROCK signaling could provide a detailed understanding of cancer cell migration.</w:t>
      </w:r>
      <w:r w:rsidR="006A300D">
        <w:rPr>
          <w:rFonts w:ascii="Times New Roman" w:hAnsi="Times New Roman" w:cs="Times New Roman"/>
        </w:rPr>
        <w:t xml:space="preserve"> Further, this would confirm whether the weaker effect of AMPK</w:t>
      </w:r>
      <w:r w:rsidR="003D41C1">
        <w:rPr>
          <w:rFonts w:ascii="Times New Roman" w:hAnsi="Times New Roman" w:cs="Times New Roman"/>
        </w:rPr>
        <w:t>, compared to HIF-1,</w:t>
      </w:r>
      <w:r w:rsidR="006A300D">
        <w:rPr>
          <w:rFonts w:ascii="Times New Roman" w:hAnsi="Times New Roman" w:cs="Times New Roman"/>
        </w:rPr>
        <w:t xml:space="preserve"> in our current model is truly a topological effect, as expected. </w:t>
      </w:r>
    </w:p>
    <w:p w14:paraId="76C97237" w14:textId="6374EFA0" w:rsidR="008321D6" w:rsidRPr="000E0F73" w:rsidRDefault="00E334F8" w:rsidP="000E0F73">
      <w:pPr>
        <w:pStyle w:val="BodyText"/>
        <w:spacing w:line="480" w:lineRule="auto"/>
        <w:ind w:firstLine="720"/>
        <w:rPr>
          <w:rFonts w:ascii="Times New Roman" w:hAnsi="Times New Roman" w:cs="Times New Roman"/>
        </w:rPr>
      </w:pPr>
      <w:r>
        <w:rPr>
          <w:rFonts w:ascii="Times New Roman" w:hAnsi="Times New Roman" w:cs="Times New Roman"/>
        </w:rPr>
        <w:t>Th</w:t>
      </w:r>
      <w:r w:rsidR="00035E07">
        <w:rPr>
          <w:rFonts w:ascii="Times New Roman" w:hAnsi="Times New Roman" w:cs="Times New Roman"/>
        </w:rPr>
        <w:t>e</w:t>
      </w:r>
      <w:r w:rsidR="00235A5D" w:rsidRPr="00C9444E">
        <w:rPr>
          <w:rFonts w:ascii="Times New Roman" w:hAnsi="Times New Roman" w:cs="Times New Roman"/>
        </w:rPr>
        <w:t xml:space="preserve"> results</w:t>
      </w:r>
      <w:r w:rsidR="00035E07">
        <w:rPr>
          <w:rFonts w:ascii="Times New Roman" w:hAnsi="Times New Roman" w:cs="Times New Roman"/>
        </w:rPr>
        <w:t xml:space="preserve"> of our model</w:t>
      </w:r>
      <w:r w:rsidR="00235A5D" w:rsidRPr="00C9444E">
        <w:rPr>
          <w:rFonts w:ascii="Times New Roman" w:hAnsi="Times New Roman" w:cs="Times New Roman"/>
        </w:rPr>
        <w:t xml:space="preserve"> suggest </w:t>
      </w:r>
      <w:r w:rsidR="00306563" w:rsidRPr="00C9444E">
        <w:rPr>
          <w:rFonts w:ascii="Times New Roman" w:hAnsi="Times New Roman" w:cs="Times New Roman"/>
        </w:rPr>
        <w:t xml:space="preserve">that </w:t>
      </w:r>
      <w:r w:rsidR="005E5E8B" w:rsidRPr="00C9444E">
        <w:rPr>
          <w:rFonts w:ascii="Times New Roman" w:hAnsi="Times New Roman" w:cs="Times New Roman"/>
        </w:rPr>
        <w:t xml:space="preserve">metabolic reprogramming </w:t>
      </w:r>
      <w:r w:rsidR="00306563" w:rsidRPr="00C9444E">
        <w:rPr>
          <w:rFonts w:ascii="Times New Roman" w:hAnsi="Times New Roman" w:cs="Times New Roman"/>
        </w:rPr>
        <w:t xml:space="preserve">can indeed </w:t>
      </w:r>
      <w:r w:rsidR="005E5E8B" w:rsidRPr="00C9444E">
        <w:rPr>
          <w:rFonts w:ascii="Times New Roman" w:hAnsi="Times New Roman" w:cs="Times New Roman"/>
        </w:rPr>
        <w:t xml:space="preserve">drive EMT, but metabolic reprogramming </w:t>
      </w:r>
      <w:r w:rsidR="00306563" w:rsidRPr="00C9444E">
        <w:rPr>
          <w:rFonts w:ascii="Times New Roman" w:hAnsi="Times New Roman" w:cs="Times New Roman"/>
        </w:rPr>
        <w:t>does not have to be complete</w:t>
      </w:r>
      <w:r w:rsidR="005E5E8B" w:rsidRPr="00C9444E">
        <w:rPr>
          <w:rFonts w:ascii="Times New Roman" w:hAnsi="Times New Roman" w:cs="Times New Roman"/>
        </w:rPr>
        <w:t xml:space="preserve"> before EMT begins</w:t>
      </w:r>
      <w:r w:rsidR="00306563" w:rsidRPr="00C9444E">
        <w:rPr>
          <w:rFonts w:ascii="Times New Roman" w:hAnsi="Times New Roman" w:cs="Times New Roman"/>
        </w:rPr>
        <w:t>; this</w:t>
      </w:r>
      <w:r w:rsidR="005E5E8B" w:rsidRPr="00C9444E">
        <w:rPr>
          <w:rFonts w:ascii="Times New Roman" w:hAnsi="Times New Roman" w:cs="Times New Roman"/>
        </w:rPr>
        <w:t xml:space="preserve"> allows the most aggressive E/M-W/O </w:t>
      </w:r>
      <w:r w:rsidR="0028447E">
        <w:rPr>
          <w:rFonts w:ascii="Times New Roman" w:hAnsi="Times New Roman" w:cs="Times New Roman"/>
        </w:rPr>
        <w:t>state</w:t>
      </w:r>
      <w:r w:rsidR="005E5E8B" w:rsidRPr="00C9444E">
        <w:rPr>
          <w:rFonts w:ascii="Times New Roman" w:hAnsi="Times New Roman" w:cs="Times New Roman"/>
        </w:rPr>
        <w:t xml:space="preserve"> to </w:t>
      </w:r>
      <w:r w:rsidR="00306563" w:rsidRPr="00C9444E">
        <w:rPr>
          <w:rFonts w:ascii="Times New Roman" w:hAnsi="Times New Roman" w:cs="Times New Roman"/>
        </w:rPr>
        <w:t xml:space="preserve">be </w:t>
      </w:r>
      <w:r w:rsidR="005E5E8B" w:rsidRPr="00C9444E">
        <w:rPr>
          <w:rFonts w:ascii="Times New Roman" w:hAnsi="Times New Roman" w:cs="Times New Roman"/>
        </w:rPr>
        <w:t>stabilize</w:t>
      </w:r>
      <w:r w:rsidR="00306563" w:rsidRPr="00C9444E">
        <w:rPr>
          <w:rFonts w:ascii="Times New Roman" w:hAnsi="Times New Roman" w:cs="Times New Roman"/>
        </w:rPr>
        <w:t>d</w:t>
      </w:r>
      <w:r w:rsidR="005E5E8B" w:rsidRPr="00C9444E">
        <w:rPr>
          <w:rFonts w:ascii="Times New Roman" w:hAnsi="Times New Roman" w:cs="Times New Roman"/>
        </w:rPr>
        <w:t>.</w:t>
      </w:r>
      <w:r w:rsidR="009515E3" w:rsidRPr="00C9444E">
        <w:rPr>
          <w:rFonts w:ascii="Times New Roman" w:hAnsi="Times New Roman" w:cs="Times New Roman"/>
        </w:rPr>
        <w:t xml:space="preserve"> </w:t>
      </w:r>
      <w:r w:rsidR="003D3250" w:rsidRPr="00C9444E">
        <w:rPr>
          <w:rFonts w:ascii="Times New Roman" w:hAnsi="Times New Roman" w:cs="Times New Roman"/>
        </w:rPr>
        <w:t xml:space="preserve">Further, </w:t>
      </w:r>
      <w:r w:rsidR="00153DC8" w:rsidRPr="00C9444E">
        <w:rPr>
          <w:rFonts w:ascii="Times New Roman" w:hAnsi="Times New Roman" w:cs="Times New Roman"/>
        </w:rPr>
        <w:t>t</w:t>
      </w:r>
      <w:r w:rsidR="00AD7F58" w:rsidRPr="00C9444E">
        <w:rPr>
          <w:rFonts w:ascii="Times New Roman" w:hAnsi="Times New Roman" w:cs="Times New Roman"/>
        </w:rPr>
        <w:t xml:space="preserve">o </w:t>
      </w:r>
      <w:r w:rsidR="00153DC8" w:rsidRPr="00C9444E">
        <w:rPr>
          <w:rFonts w:ascii="Times New Roman" w:hAnsi="Times New Roman" w:cs="Times New Roman"/>
        </w:rPr>
        <w:t>ensure</w:t>
      </w:r>
      <w:r w:rsidR="00AD7F58" w:rsidRPr="00C9444E">
        <w:rPr>
          <w:rFonts w:ascii="Times New Roman" w:hAnsi="Times New Roman" w:cs="Times New Roman"/>
        </w:rPr>
        <w:t xml:space="preserve"> only the E/M-W/O state</w:t>
      </w:r>
      <w:r w:rsidR="00B72C15" w:rsidRPr="00C9444E">
        <w:rPr>
          <w:rFonts w:ascii="Times New Roman" w:hAnsi="Times New Roman" w:cs="Times New Roman"/>
        </w:rPr>
        <w:t xml:space="preserve"> is accessible</w:t>
      </w:r>
      <w:r w:rsidR="00AD7F58" w:rsidRPr="00C9444E">
        <w:rPr>
          <w:rFonts w:ascii="Times New Roman" w:hAnsi="Times New Roman" w:cs="Times New Roman"/>
        </w:rPr>
        <w:t xml:space="preserve">, the system </w:t>
      </w:r>
      <w:r w:rsidR="00D47D9E">
        <w:rPr>
          <w:rFonts w:ascii="Times New Roman" w:hAnsi="Times New Roman" w:cs="Times New Roman"/>
        </w:rPr>
        <w:t xml:space="preserve">follows a progression from </w:t>
      </w:r>
      <w:r w:rsidR="00AD7F58" w:rsidRPr="00C9444E">
        <w:rPr>
          <w:rFonts w:ascii="Times New Roman" w:hAnsi="Times New Roman" w:cs="Times New Roman"/>
        </w:rPr>
        <w:t>the E-O state</w:t>
      </w:r>
      <w:r w:rsidR="00B72C15" w:rsidRPr="00C9444E">
        <w:rPr>
          <w:rFonts w:ascii="Times New Roman" w:hAnsi="Times New Roman" w:cs="Times New Roman"/>
        </w:rPr>
        <w:t>,</w:t>
      </w:r>
      <w:r w:rsidR="00762CA1" w:rsidRPr="00C9444E">
        <w:rPr>
          <w:rFonts w:ascii="Times New Roman" w:hAnsi="Times New Roman" w:cs="Times New Roman"/>
        </w:rPr>
        <w:t xml:space="preserve"> undergo</w:t>
      </w:r>
      <w:r w:rsidR="00146711">
        <w:rPr>
          <w:rFonts w:ascii="Times New Roman" w:hAnsi="Times New Roman" w:cs="Times New Roman"/>
        </w:rPr>
        <w:t>es</w:t>
      </w:r>
      <w:r w:rsidR="00762CA1" w:rsidRPr="00C9444E">
        <w:rPr>
          <w:rFonts w:ascii="Times New Roman" w:hAnsi="Times New Roman" w:cs="Times New Roman"/>
        </w:rPr>
        <w:t xml:space="preserve"> metabolic reprogramming while maintaining epithelial characteristics (E-W/O coupled state)</w:t>
      </w:r>
      <w:r w:rsidR="00D47D9E">
        <w:rPr>
          <w:rFonts w:ascii="Times New Roman" w:hAnsi="Times New Roman" w:cs="Times New Roman"/>
        </w:rPr>
        <w:t>,</w:t>
      </w:r>
      <w:r w:rsidR="006B525A" w:rsidRPr="00C9444E">
        <w:rPr>
          <w:rFonts w:ascii="Times New Roman" w:hAnsi="Times New Roman" w:cs="Times New Roman"/>
        </w:rPr>
        <w:t xml:space="preserve"> begin</w:t>
      </w:r>
      <w:r w:rsidR="00146711">
        <w:rPr>
          <w:rFonts w:ascii="Times New Roman" w:hAnsi="Times New Roman" w:cs="Times New Roman"/>
        </w:rPr>
        <w:t>s</w:t>
      </w:r>
      <w:r w:rsidR="006B525A" w:rsidRPr="00C9444E">
        <w:rPr>
          <w:rFonts w:ascii="Times New Roman" w:hAnsi="Times New Roman" w:cs="Times New Roman"/>
        </w:rPr>
        <w:t xml:space="preserve"> EMT and stabilize</w:t>
      </w:r>
      <w:r w:rsidR="00146711">
        <w:rPr>
          <w:rFonts w:ascii="Times New Roman" w:hAnsi="Times New Roman" w:cs="Times New Roman"/>
        </w:rPr>
        <w:t>s</w:t>
      </w:r>
      <w:r w:rsidR="006B525A" w:rsidRPr="00C9444E">
        <w:rPr>
          <w:rFonts w:ascii="Times New Roman" w:hAnsi="Times New Roman" w:cs="Times New Roman"/>
        </w:rPr>
        <w:t xml:space="preserve"> in the E/M-W/O state</w:t>
      </w:r>
      <w:r w:rsidR="00347691">
        <w:rPr>
          <w:rFonts w:ascii="Times New Roman" w:hAnsi="Times New Roman" w:cs="Times New Roman"/>
        </w:rPr>
        <w:t xml:space="preserve">. </w:t>
      </w:r>
      <w:r w:rsidR="007B1EFE" w:rsidRPr="00C9444E">
        <w:rPr>
          <w:rFonts w:ascii="Times New Roman" w:hAnsi="Times New Roman" w:cs="Times New Roman"/>
        </w:rPr>
        <w:t xml:space="preserve">Strikingly, the </w:t>
      </w:r>
      <w:r w:rsidR="0046483A" w:rsidRPr="00C9444E">
        <w:rPr>
          <w:rFonts w:ascii="Times New Roman" w:hAnsi="Times New Roman" w:cs="Times New Roman"/>
        </w:rPr>
        <w:t xml:space="preserve">prevalence of the </w:t>
      </w:r>
      <w:r w:rsidR="007B1EFE" w:rsidRPr="00C9444E">
        <w:rPr>
          <w:rFonts w:ascii="Times New Roman" w:hAnsi="Times New Roman" w:cs="Times New Roman"/>
        </w:rPr>
        <w:t xml:space="preserve">E/M-W/O state is </w:t>
      </w:r>
      <w:r w:rsidR="0046483A" w:rsidRPr="00C9444E">
        <w:rPr>
          <w:rFonts w:ascii="Times New Roman" w:hAnsi="Times New Roman" w:cs="Times New Roman"/>
        </w:rPr>
        <w:t xml:space="preserve">increased </w:t>
      </w:r>
      <w:r w:rsidR="007B1EFE" w:rsidRPr="00C9444E">
        <w:rPr>
          <w:rFonts w:ascii="Times New Roman" w:hAnsi="Times New Roman" w:cs="Times New Roman"/>
        </w:rPr>
        <w:t xml:space="preserve">by </w:t>
      </w:r>
      <w:r w:rsidR="00BF2B0A">
        <w:rPr>
          <w:rFonts w:ascii="Times New Roman" w:hAnsi="Times New Roman" w:cs="Times New Roman"/>
        </w:rPr>
        <w:t>EMT-metabolism</w:t>
      </w:r>
      <w:r w:rsidR="00BF2B0A" w:rsidRPr="00C9444E">
        <w:rPr>
          <w:rFonts w:ascii="Times New Roman" w:hAnsi="Times New Roman" w:cs="Times New Roman"/>
        </w:rPr>
        <w:t xml:space="preserve"> </w:t>
      </w:r>
      <w:r w:rsidR="007B1EFE" w:rsidRPr="00C9444E">
        <w:rPr>
          <w:rFonts w:ascii="Times New Roman" w:hAnsi="Times New Roman" w:cs="Times New Roman"/>
        </w:rPr>
        <w:t>crosstalk regardless of phenotypic availability (i.e., whether the initial system is fully E/M-W/O or only E-O, E-W, M-O, and M-W)</w:t>
      </w:r>
      <w:r w:rsidR="003707D8" w:rsidRPr="00C9444E">
        <w:rPr>
          <w:rFonts w:ascii="Times New Roman" w:hAnsi="Times New Roman" w:cs="Times New Roman"/>
        </w:rPr>
        <w:t xml:space="preserve">. </w:t>
      </w:r>
      <w:r w:rsidR="00BF2B0A">
        <w:rPr>
          <w:rFonts w:ascii="Times New Roman" w:hAnsi="Times New Roman" w:cs="Times New Roman"/>
        </w:rPr>
        <w:t>Therefore, our current model provides an explanation for</w:t>
      </w:r>
      <w:r w:rsidR="00034A1D">
        <w:rPr>
          <w:rFonts w:ascii="Times New Roman" w:hAnsi="Times New Roman" w:cs="Times New Roman"/>
        </w:rPr>
        <w:t xml:space="preserve"> the mutual activation of</w:t>
      </w:r>
      <w:r w:rsidR="00BF2B0A">
        <w:rPr>
          <w:rFonts w:ascii="Times New Roman" w:hAnsi="Times New Roman" w:cs="Times New Roman"/>
        </w:rPr>
        <w:t xml:space="preserve"> metabolic reprogramming </w:t>
      </w:r>
      <w:r w:rsidR="00034A1D">
        <w:rPr>
          <w:rFonts w:ascii="Times New Roman" w:hAnsi="Times New Roman" w:cs="Times New Roman"/>
        </w:rPr>
        <w:t xml:space="preserve">and </w:t>
      </w:r>
      <w:r w:rsidR="00BF2B0A">
        <w:rPr>
          <w:rFonts w:ascii="Times New Roman" w:hAnsi="Times New Roman" w:cs="Times New Roman"/>
        </w:rPr>
        <w:t>EMT</w:t>
      </w:r>
      <w:r w:rsidR="00034A1D">
        <w:rPr>
          <w:rFonts w:ascii="Times New Roman" w:hAnsi="Times New Roman" w:cs="Times New Roman"/>
        </w:rPr>
        <w:t>, depending on the initiating signal</w:t>
      </w:r>
      <w:r w:rsidR="00BF2B0A">
        <w:rPr>
          <w:rFonts w:ascii="Times New Roman" w:hAnsi="Times New Roman" w:cs="Times New Roman"/>
        </w:rPr>
        <w:t xml:space="preserve">. </w:t>
      </w:r>
    </w:p>
    <w:p w14:paraId="7B2173C3" w14:textId="5188B989" w:rsidR="00D930A1" w:rsidRPr="00C9444E" w:rsidRDefault="00D930A1" w:rsidP="00126BB2">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C33C75" w:rsidRPr="00C9444E">
        <w:rPr>
          <w:rFonts w:ascii="Times New Roman" w:hAnsi="Times New Roman" w:cs="Times New Roman"/>
        </w:rPr>
        <w:t xml:space="preserve">mutual activation of the epithelial-mesenchymal transition and metabolic reprogramming stabilizes a highly aggressive E/M-W/O </w:t>
      </w:r>
      <w:r w:rsidR="0028447E">
        <w:rPr>
          <w:rFonts w:ascii="Times New Roman" w:hAnsi="Times New Roman" w:cs="Times New Roman"/>
        </w:rPr>
        <w:t>state</w:t>
      </w:r>
      <w:r w:rsidR="00C33C75" w:rsidRPr="00C9444E">
        <w:rPr>
          <w:rFonts w:ascii="Times New Roman" w:hAnsi="Times New Roman" w:cs="Times New Roman"/>
        </w:rPr>
        <w:t xml:space="preserve"> which may be critical to cancer metastasis. </w:t>
      </w:r>
      <w:r w:rsidR="00B13196" w:rsidRPr="00C9444E">
        <w:rPr>
          <w:rFonts w:ascii="Times New Roman" w:hAnsi="Times New Roman" w:cs="Times New Roman"/>
        </w:rPr>
        <w:t xml:space="preserve">Suppressing all coupled states except the E/M-W/O state requires only three links, suggesting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13196"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3196" w:rsidRPr="00C9444E">
        <w:rPr>
          <w:rFonts w:ascii="Times New Roman" w:eastAsiaTheme="minorEastAsia" w:hAnsi="Times New Roman" w:cs="Times New Roman"/>
        </w:rPr>
        <w:t>/</w:t>
      </w:r>
      <w:r w:rsidR="00B13196" w:rsidRPr="00C9444E">
        <w:rPr>
          <w:rFonts w:ascii="Times New Roman" w:hAnsi="Times New Roman" w:cs="Times New Roman"/>
        </w:rPr>
        <w:t>HIF-1/ROS/SNAIL axis i</w:t>
      </w:r>
      <w:r w:rsidR="00FF36DD" w:rsidRPr="00C9444E">
        <w:rPr>
          <w:rFonts w:ascii="Times New Roman" w:hAnsi="Times New Roman" w:cs="Times New Roman"/>
        </w:rPr>
        <w:t xml:space="preserve">s a key subset of </w:t>
      </w:r>
      <w:r w:rsidR="003E5A55">
        <w:rPr>
          <w:rFonts w:ascii="Times New Roman" w:hAnsi="Times New Roman" w:cs="Times New Roman"/>
        </w:rPr>
        <w:t xml:space="preserve">the </w:t>
      </w:r>
      <w:r w:rsidR="00FF36DD" w:rsidRPr="00C9444E">
        <w:rPr>
          <w:rFonts w:ascii="Times New Roman" w:hAnsi="Times New Roman" w:cs="Times New Roman"/>
        </w:rPr>
        <w:t>crosstalk</w:t>
      </w:r>
      <w:r w:rsidR="00384287" w:rsidRPr="00C9444E">
        <w:rPr>
          <w:rFonts w:ascii="Times New Roman" w:hAnsi="Times New Roman" w:cs="Times New Roman"/>
        </w:rPr>
        <w:t xml:space="preserve">. When these </w:t>
      </w:r>
      <w:proofErr w:type="spellStart"/>
      <w:r w:rsidR="00384287" w:rsidRPr="00C9444E">
        <w:rPr>
          <w:rFonts w:ascii="Times New Roman" w:hAnsi="Times New Roman" w:cs="Times New Roman"/>
        </w:rPr>
        <w:t>crosstalks</w:t>
      </w:r>
      <w:proofErr w:type="spellEnd"/>
      <w:r w:rsidR="00384287" w:rsidRPr="00C9444E">
        <w:rPr>
          <w:rFonts w:ascii="Times New Roman" w:hAnsi="Times New Roman" w:cs="Times New Roman"/>
        </w:rPr>
        <w:t xml:space="preserve"> are active, our </w:t>
      </w:r>
      <w:r w:rsidR="00F741B1">
        <w:rPr>
          <w:rFonts w:ascii="Times New Roman" w:hAnsi="Times New Roman" w:cs="Times New Roman"/>
        </w:rPr>
        <w:t xml:space="preserve">current </w:t>
      </w:r>
      <w:r w:rsidR="00384287" w:rsidRPr="00C9444E">
        <w:rPr>
          <w:rFonts w:ascii="Times New Roman" w:hAnsi="Times New Roman" w:cs="Times New Roman"/>
        </w:rPr>
        <w:t>model suggests metabolic reprogramming drives EMT</w:t>
      </w:r>
      <w:r w:rsidR="00F741B1">
        <w:rPr>
          <w:rFonts w:ascii="Times New Roman" w:hAnsi="Times New Roman" w:cs="Times New Roman"/>
        </w:rPr>
        <w:t xml:space="preserve">. </w:t>
      </w:r>
      <w:r w:rsidR="00034A1D">
        <w:rPr>
          <w:rFonts w:ascii="Times New Roman" w:hAnsi="Times New Roman" w:cs="Times New Roman"/>
        </w:rPr>
        <w:t>However, our model is also consistent with previous work that suggests EMT</w:t>
      </w:r>
      <w:r w:rsidR="00384287" w:rsidRPr="00C9444E">
        <w:rPr>
          <w:rFonts w:ascii="Times New Roman" w:hAnsi="Times New Roman" w:cs="Times New Roman"/>
        </w:rPr>
        <w:t xml:space="preserve"> can drive metabolic reprogramming</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02ebee00-145e-415f-9cd5-037c96ab89f6,703cb261-b0c2-4f52-8c43-8dc408bf3954:d82cc108-0438-4a1a-85d9-955812458332,703cb261-b0c2-4f52-8c43-8dc408bf3954:fcb7383a-2ae0-41f2-bd96-981141d24486+"/>
          <w:id w:val="-1333980347"/>
          <w:placeholder>
            <w:docPart w:val="DefaultPlaceholder_-1854013440"/>
          </w:placeholder>
        </w:sdtPr>
        <w:sdtEndPr/>
        <w:sdtContent>
          <w:r w:rsidR="00E46389" w:rsidRPr="00E46389">
            <w:rPr>
              <w:rFonts w:ascii="Times New Roman" w:eastAsia="Times New Roman" w:hAnsi="Times New Roman" w:cs="Times New Roman"/>
              <w:color w:val="000000"/>
            </w:rPr>
            <w:t>[29,82,83]</w:t>
          </w:r>
        </w:sdtContent>
      </w:sdt>
      <w:r w:rsidR="00384287" w:rsidRPr="00C9444E">
        <w:rPr>
          <w:rFonts w:ascii="Times New Roman" w:hAnsi="Times New Roman" w:cs="Times New Roman"/>
        </w:rPr>
        <w:t>.</w:t>
      </w:r>
      <w:r w:rsidR="00A93A17" w:rsidRPr="00C9444E">
        <w:rPr>
          <w:rFonts w:ascii="Times New Roman" w:hAnsi="Times New Roman" w:cs="Times New Roman"/>
        </w:rPr>
        <w:t xml:space="preserve"> </w:t>
      </w:r>
      <w:r w:rsidR="00126BB2">
        <w:rPr>
          <w:rFonts w:ascii="Times New Roman" w:hAnsi="Times New Roman" w:cs="Times New Roman"/>
        </w:rPr>
        <w:t>As we’ve noted, studying these networks in isolation is just the first step in understanding how metastasis is driven by these networks, and</w:t>
      </w:r>
      <w:r w:rsidR="00DF6D8A">
        <w:rPr>
          <w:rFonts w:ascii="Times New Roman" w:hAnsi="Times New Roman" w:cs="Times New Roman"/>
        </w:rPr>
        <w:t xml:space="preserve"> incorporating additional networks will be necessary to fully answer this question.</w:t>
      </w:r>
      <w:r w:rsidR="00126BB2">
        <w:rPr>
          <w:rFonts w:ascii="Times New Roman" w:hAnsi="Times New Roman" w:cs="Times New Roman"/>
        </w:rPr>
        <w:t xml:space="preserve"> For instance, p</w:t>
      </w:r>
      <w:r w:rsidR="00F741B1">
        <w:rPr>
          <w:rFonts w:ascii="Times New Roman" w:hAnsi="Times New Roman" w:cs="Times New Roman"/>
        </w:rPr>
        <w:t xml:space="preserve">revious studies coupling EMT, stemness, and Notch </w:t>
      </w:r>
      <w:r w:rsidR="00126BB2">
        <w:rPr>
          <w:rFonts w:ascii="Times New Roman" w:hAnsi="Times New Roman" w:cs="Times New Roman"/>
        </w:rPr>
        <w:t>signaling</w:t>
      </w:r>
      <w:r w:rsidR="00F741B1">
        <w:rPr>
          <w:rFonts w:ascii="Times New Roman" w:hAnsi="Times New Roman" w:cs="Times New Roman"/>
        </w:rPr>
        <w:t xml:space="preserve"> have</w:t>
      </w:r>
      <w:r w:rsidR="00A364FB" w:rsidRPr="00C9444E">
        <w:rPr>
          <w:rFonts w:ascii="Times New Roman" w:hAnsi="Times New Roman" w:cs="Times New Roman"/>
        </w:rPr>
        <w:t xml:space="preserve"> shown the</w:t>
      </w:r>
      <w:r w:rsidR="0043678A" w:rsidRPr="00C9444E">
        <w:rPr>
          <w:rFonts w:ascii="Times New Roman" w:hAnsi="Times New Roman" w:cs="Times New Roman"/>
        </w:rPr>
        <w:t xml:space="preserve"> various</w:t>
      </w:r>
      <w:r w:rsidR="00A364FB" w:rsidRPr="00C9444E">
        <w:rPr>
          <w:rFonts w:ascii="Times New Roman" w:hAnsi="Times New Roman" w:cs="Times New Roman"/>
        </w:rPr>
        <w:t xml:space="preserve"> phenotypes associated with therapy resistance, increased metastatic potential, and stem-like properties tend to be correlated</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1204136777"/>
          <w:placeholder>
            <w:docPart w:val="DefaultPlaceholder_-1854013440"/>
          </w:placeholder>
        </w:sdtPr>
        <w:sdtEndPr/>
        <w:sdtContent>
          <w:r w:rsidR="00E46389" w:rsidRPr="00E46389">
            <w:rPr>
              <w:rFonts w:ascii="Times New Roman" w:eastAsia="Times New Roman" w:hAnsi="Times New Roman" w:cs="Times New Roman"/>
              <w:color w:val="000000"/>
            </w:rPr>
            <w:t>[84–86]</w:t>
          </w:r>
        </w:sdtContent>
      </w:sdt>
      <w:r w:rsidR="00A364FB" w:rsidRPr="00C9444E">
        <w:rPr>
          <w:rFonts w:ascii="Times New Roman" w:hAnsi="Times New Roman" w:cs="Times New Roman"/>
        </w:rPr>
        <w:t>.</w:t>
      </w:r>
      <w:r w:rsidR="0043678A" w:rsidRPr="00C9444E">
        <w:rPr>
          <w:rFonts w:ascii="Times New Roman" w:hAnsi="Times New Roman" w:cs="Times New Roman"/>
        </w:rPr>
        <w:t xml:space="preserve"> However, these couplings </w:t>
      </w:r>
      <w:r w:rsidR="004F3509" w:rsidRPr="00C9444E">
        <w:rPr>
          <w:rFonts w:ascii="Times New Roman" w:hAnsi="Times New Roman" w:cs="Times New Roman"/>
        </w:rPr>
        <w:t>also resulted in unexpected behaviors such as the co-localization of hybrid E/M cells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1372606164"/>
          <w:placeholder>
            <w:docPart w:val="DefaultPlaceholder_-1854013440"/>
          </w:placeholder>
        </w:sdtPr>
        <w:sdtEndPr/>
        <w:sdtContent>
          <w:r w:rsidR="00E46389" w:rsidRPr="00E46389">
            <w:rPr>
              <w:rFonts w:ascii="Times New Roman" w:eastAsia="Times New Roman" w:hAnsi="Times New Roman" w:cs="Times New Roman"/>
              <w:color w:val="000000"/>
            </w:rPr>
            <w:t>[84]</w:t>
          </w:r>
        </w:sdtContent>
      </w:sdt>
      <w:r w:rsidR="004F3509" w:rsidRPr="00C9444E">
        <w:rPr>
          <w:rFonts w:ascii="Times New Roman" w:hAnsi="Times New Roman" w:cs="Times New Roman"/>
        </w:rPr>
        <w:t xml:space="preserve"> and a stemness window that was tunable</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239244744"/>
          <w:placeholder>
            <w:docPart w:val="DefaultPlaceholder_-1854013440"/>
          </w:placeholder>
        </w:sdtPr>
        <w:sdtEndPr/>
        <w:sdtContent>
          <w:r w:rsidR="00E46389" w:rsidRPr="00E46389">
            <w:rPr>
              <w:rFonts w:ascii="Times New Roman" w:eastAsia="Times New Roman" w:hAnsi="Times New Roman" w:cs="Times New Roman"/>
              <w:color w:val="000000"/>
            </w:rPr>
            <w:t>[85]</w:t>
          </w:r>
        </w:sdtContent>
      </w:sdt>
      <w:r w:rsidR="004F3509" w:rsidRPr="00C9444E">
        <w:rPr>
          <w:rFonts w:ascii="Times New Roman" w:hAnsi="Times New Roman" w:cs="Times New Roman"/>
        </w:rPr>
        <w:t xml:space="preserve">. </w:t>
      </w:r>
      <w:r w:rsidR="009B2B4C" w:rsidRPr="00C9444E">
        <w:rPr>
          <w:rFonts w:ascii="Times New Roman" w:hAnsi="Times New Roman" w:cs="Times New Roman"/>
        </w:rPr>
        <w:t>Consequently, studying individual gene regulatory network modules, even in the presence of signals, is unable to give a thorough understanding of the network properties.</w:t>
      </w:r>
      <w:r w:rsidR="00BC6439" w:rsidRPr="00C9444E">
        <w:rPr>
          <w:rFonts w:ascii="Times New Roman" w:hAnsi="Times New Roman" w:cs="Times New Roman"/>
        </w:rPr>
        <w:t xml:space="preserve"> </w:t>
      </w:r>
      <w:r w:rsidR="00D415CE" w:rsidRPr="00C9444E">
        <w:rPr>
          <w:rFonts w:ascii="Times New Roman" w:hAnsi="Times New Roman" w:cs="Times New Roman"/>
        </w:rPr>
        <w:t xml:space="preserve">Therefore, to understand how the various phenotypes are correlated, and potentially identify key regulators, </w:t>
      </w:r>
      <w:r w:rsidR="00F17A2A" w:rsidRPr="00C9444E">
        <w:rPr>
          <w:rFonts w:ascii="Times New Roman" w:hAnsi="Times New Roman" w:cs="Times New Roman"/>
        </w:rPr>
        <w:t xml:space="preserve">multiple networks and </w:t>
      </w:r>
      <w:proofErr w:type="spellStart"/>
      <w:r w:rsidR="00F17A2A" w:rsidRPr="00C9444E">
        <w:rPr>
          <w:rFonts w:ascii="Times New Roman" w:hAnsi="Times New Roman" w:cs="Times New Roman"/>
        </w:rPr>
        <w:t>crosstalks</w:t>
      </w:r>
      <w:proofErr w:type="spellEnd"/>
      <w:r w:rsidR="00F17A2A" w:rsidRPr="00C9444E">
        <w:rPr>
          <w:rFonts w:ascii="Times New Roman" w:hAnsi="Times New Roman" w:cs="Times New Roman"/>
        </w:rPr>
        <w:t xml:space="preserve"> should be studied concurrently.</w:t>
      </w:r>
      <w:r w:rsidR="00874DD6" w:rsidRPr="00C9444E">
        <w:rPr>
          <w:rFonts w:ascii="Times New Roman" w:hAnsi="Times New Roman" w:cs="Times New Roman"/>
        </w:rPr>
        <w:t xml:space="preserve"> One potential coupling would be</w:t>
      </w:r>
      <w:r w:rsidR="00CB1A5F" w:rsidRPr="00C9444E">
        <w:rPr>
          <w:rFonts w:ascii="Times New Roman" w:hAnsi="Times New Roman" w:cs="Times New Roman"/>
        </w:rPr>
        <w:t xml:space="preserve"> the EMT network, stemness network, metabolic network, Notch-Jagged signaling, </w:t>
      </w:r>
      <w:r w:rsidR="00E50602" w:rsidRPr="00C9444E">
        <w:rPr>
          <w:rFonts w:ascii="Times New Roman" w:hAnsi="Times New Roman" w:cs="Times New Roman"/>
        </w:rPr>
        <w:t>KEAP/NRF2 pathway, and the immune-</w:t>
      </w:r>
      <w:r w:rsidR="00454948" w:rsidRPr="00C9444E">
        <w:rPr>
          <w:rFonts w:ascii="Times New Roman" w:hAnsi="Times New Roman" w:cs="Times New Roman"/>
        </w:rPr>
        <w:t>suppressor</w:t>
      </w:r>
      <w:r w:rsidR="00E50602" w:rsidRPr="00C9444E">
        <w:rPr>
          <w:rFonts w:ascii="Times New Roman" w:hAnsi="Times New Roman" w:cs="Times New Roman"/>
        </w:rPr>
        <w:t xml:space="preserve"> PD-L1</w:t>
      </w:r>
      <w:r w:rsidR="004541A8" w:rsidRPr="00C9444E">
        <w:rPr>
          <w:rFonts w:ascii="Times New Roman" w:hAnsi="Times New Roman" w:cs="Times New Roman"/>
        </w:rPr>
        <w:t xml:space="preserve"> (Fig. </w:t>
      </w:r>
      <w:r w:rsidR="00A71C20">
        <w:rPr>
          <w:rFonts w:ascii="Times New Roman" w:hAnsi="Times New Roman" w:cs="Times New Roman"/>
        </w:rPr>
        <w:t>S</w:t>
      </w:r>
      <w:r w:rsidR="00FF2949">
        <w:rPr>
          <w:rFonts w:ascii="Times New Roman" w:hAnsi="Times New Roman" w:cs="Times New Roman"/>
        </w:rPr>
        <w:t>28</w:t>
      </w:r>
      <w:r w:rsidR="004541A8" w:rsidRPr="00C9444E">
        <w:rPr>
          <w:rFonts w:ascii="Times New Roman" w:hAnsi="Times New Roman" w:cs="Times New Roman"/>
        </w:rPr>
        <w:t>)</w:t>
      </w:r>
      <w:r w:rsidR="00874DD6" w:rsidRPr="00C9444E">
        <w:rPr>
          <w:rFonts w:ascii="Times New Roman" w:hAnsi="Times New Roman" w:cs="Times New Roman"/>
        </w:rPr>
        <w:t>. From this expansive</w:t>
      </w:r>
      <w:r w:rsidR="004F3509" w:rsidRPr="00C9444E">
        <w:rPr>
          <w:rFonts w:ascii="Times New Roman" w:hAnsi="Times New Roman" w:cs="Times New Roman"/>
        </w:rPr>
        <w:t xml:space="preserve"> network</w:t>
      </w:r>
      <w:r w:rsidR="00874DD6" w:rsidRPr="00C9444E">
        <w:rPr>
          <w:rFonts w:ascii="Times New Roman" w:hAnsi="Times New Roman" w:cs="Times New Roman"/>
        </w:rPr>
        <w:t xml:space="preserve">, we expect </w:t>
      </w:r>
      <w:r w:rsidR="00C87BEB">
        <w:rPr>
          <w:rFonts w:ascii="Times New Roman" w:hAnsi="Times New Roman" w:cs="Times New Roman"/>
        </w:rPr>
        <w:t xml:space="preserve">therapy resistance, increased metastatic potential, increased invasiveness, hybrid metabolism phenotypes, </w:t>
      </w:r>
      <w:r w:rsidR="00CB1A5F" w:rsidRPr="00C9444E">
        <w:rPr>
          <w:rFonts w:ascii="Times New Roman" w:hAnsi="Times New Roman" w:cs="Times New Roman"/>
        </w:rPr>
        <w:t xml:space="preserve">immune-evasive properties, and stem-like properties </w:t>
      </w:r>
      <w:r w:rsidR="0001047D">
        <w:rPr>
          <w:rFonts w:ascii="Times New Roman" w:hAnsi="Times New Roman" w:cs="Times New Roman"/>
        </w:rPr>
        <w:t>to</w:t>
      </w:r>
      <w:r w:rsidR="00CB1A5F" w:rsidRPr="00C9444E">
        <w:rPr>
          <w:rFonts w:ascii="Times New Roman" w:hAnsi="Times New Roman" w:cs="Times New Roman"/>
        </w:rPr>
        <w:t xml:space="preserve"> be correlated and</w:t>
      </w:r>
      <w:r w:rsidR="00B36F91" w:rsidRPr="00C9444E">
        <w:rPr>
          <w:rFonts w:ascii="Times New Roman" w:hAnsi="Times New Roman" w:cs="Times New Roman"/>
        </w:rPr>
        <w:t xml:space="preserve"> key regulators </w:t>
      </w:r>
      <w:r w:rsidR="00262C38">
        <w:rPr>
          <w:rFonts w:ascii="Times New Roman" w:hAnsi="Times New Roman" w:cs="Times New Roman"/>
        </w:rPr>
        <w:t>c</w:t>
      </w:r>
      <w:r w:rsidR="00B36F91" w:rsidRPr="00C9444E">
        <w:rPr>
          <w:rFonts w:ascii="Times New Roman" w:hAnsi="Times New Roman" w:cs="Times New Roman"/>
        </w:rPr>
        <w:t>ould be identified.</w:t>
      </w:r>
    </w:p>
    <w:p w14:paraId="21DCC2BC" w14:textId="240C27D1" w:rsidR="00E469AE" w:rsidRPr="00C9444E" w:rsidRDefault="00AD7F58" w:rsidP="00011E4B">
      <w:pPr>
        <w:pStyle w:val="BodyText"/>
        <w:spacing w:line="480" w:lineRule="auto"/>
        <w:rPr>
          <w:rFonts w:ascii="Times New Roman" w:hAnsi="Times New Roman" w:cs="Times New Roman"/>
          <w:b/>
          <w:bCs/>
          <w:sz w:val="28"/>
          <w:szCs w:val="28"/>
        </w:rPr>
      </w:pPr>
      <w:bookmarkStart w:id="58" w:name="acknowledgements"/>
      <w:r w:rsidRPr="00C9444E">
        <w:rPr>
          <w:rFonts w:ascii="Times New Roman" w:hAnsi="Times New Roman" w:cs="Times New Roman"/>
          <w:b/>
          <w:bCs/>
          <w:sz w:val="28"/>
          <w:szCs w:val="28"/>
        </w:rPr>
        <w:t>Acknowledgements</w:t>
      </w:r>
      <w:bookmarkEnd w:id="58"/>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59"/>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59"/>
      <w:r w:rsidR="00BB6820">
        <w:rPr>
          <w:rStyle w:val="CommentReference"/>
        </w:rPr>
        <w:commentReference w:id="59"/>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05EF8608" w14:textId="77777777" w:rsidR="00E46389" w:rsidRPr="00E46389" w:rsidRDefault="00E46389">
          <w:pPr>
            <w:divId w:val="349062609"/>
            <w:rPr>
              <w:rFonts w:ascii="Times New Roman" w:eastAsia="Times New Roman" w:hAnsi="Times New Roman" w:cs="Times New Roman"/>
              <w:color w:val="000000"/>
            </w:rPr>
          </w:pPr>
        </w:p>
        <w:p w14:paraId="50F59DE6" w14:textId="77777777" w:rsidR="00E46389" w:rsidRPr="00E46389" w:rsidRDefault="00E46389">
          <w:pPr>
            <w:pStyle w:val="csl-entry"/>
            <w:divId w:val="349062609"/>
            <w:rPr>
              <w:color w:val="000000"/>
            </w:rPr>
          </w:pPr>
          <w:r w:rsidRPr="00E46389">
            <w:rPr>
              <w:color w:val="000000"/>
            </w:rPr>
            <w:t xml:space="preserve">1. Hanahan D. Hallmarks of Cancer: New Dimensions. Cancer </w:t>
          </w:r>
          <w:proofErr w:type="spellStart"/>
          <w:r w:rsidRPr="00E46389">
            <w:rPr>
              <w:color w:val="000000"/>
            </w:rPr>
            <w:t>Discov</w:t>
          </w:r>
          <w:proofErr w:type="spellEnd"/>
          <w:r w:rsidRPr="00E46389">
            <w:rPr>
              <w:color w:val="000000"/>
            </w:rPr>
            <w:t>. 2022;12(1):31–46.</w:t>
          </w:r>
        </w:p>
        <w:p w14:paraId="79B754D9" w14:textId="77777777" w:rsidR="00E46389" w:rsidRPr="00E46389" w:rsidRDefault="00E46389">
          <w:pPr>
            <w:pStyle w:val="csl-entry"/>
            <w:divId w:val="349062609"/>
            <w:rPr>
              <w:color w:val="000000"/>
            </w:rPr>
          </w:pPr>
          <w:r w:rsidRPr="00E46389">
            <w:rPr>
              <w:color w:val="000000"/>
            </w:rPr>
            <w:t xml:space="preserve">2. </w:t>
          </w:r>
          <w:proofErr w:type="spellStart"/>
          <w:r w:rsidRPr="00E46389">
            <w:rPr>
              <w:color w:val="000000"/>
            </w:rPr>
            <w:t>Kalluri</w:t>
          </w:r>
          <w:proofErr w:type="spellEnd"/>
          <w:r w:rsidRPr="00E46389">
            <w:rPr>
              <w:color w:val="000000"/>
            </w:rPr>
            <w:t xml:space="preserve"> R. EMT: When epithelial cells decide to become mesenchymal-like cells. J Clin Invest. 2009;119(6):1417–9.</w:t>
          </w:r>
        </w:p>
        <w:p w14:paraId="093EEFF0" w14:textId="77777777" w:rsidR="00E46389" w:rsidRPr="00E46389" w:rsidRDefault="00E46389">
          <w:pPr>
            <w:pStyle w:val="csl-entry"/>
            <w:divId w:val="349062609"/>
            <w:rPr>
              <w:color w:val="000000"/>
            </w:rPr>
          </w:pPr>
          <w:r w:rsidRPr="00E46389">
            <w:rPr>
              <w:color w:val="000000"/>
            </w:rPr>
            <w:t xml:space="preserve">3. Hay ED. The mesenchymal cell, its role in the embryo, and the remarkable signaling mechanisms that create it. Dev </w:t>
          </w:r>
          <w:proofErr w:type="spellStart"/>
          <w:r w:rsidRPr="00E46389">
            <w:rPr>
              <w:color w:val="000000"/>
            </w:rPr>
            <w:t>Dynam</w:t>
          </w:r>
          <w:proofErr w:type="spellEnd"/>
          <w:r w:rsidRPr="00E46389">
            <w:rPr>
              <w:color w:val="000000"/>
            </w:rPr>
            <w:t>. 2005;233(3):706–20.</w:t>
          </w:r>
        </w:p>
        <w:p w14:paraId="4E877B44" w14:textId="77777777" w:rsidR="00E46389" w:rsidRPr="00E46389" w:rsidRDefault="00E46389">
          <w:pPr>
            <w:pStyle w:val="csl-entry"/>
            <w:divId w:val="349062609"/>
            <w:rPr>
              <w:color w:val="000000"/>
            </w:rPr>
          </w:pPr>
          <w:r w:rsidRPr="00E46389">
            <w:rPr>
              <w:color w:val="000000"/>
            </w:rPr>
            <w:t xml:space="preserve">4. </w:t>
          </w:r>
          <w:proofErr w:type="spellStart"/>
          <w:r w:rsidRPr="00E46389">
            <w:rPr>
              <w:color w:val="000000"/>
            </w:rPr>
            <w:t>Pietilä</w:t>
          </w:r>
          <w:proofErr w:type="spellEnd"/>
          <w:r w:rsidRPr="00E46389">
            <w:rPr>
              <w:color w:val="000000"/>
            </w:rPr>
            <w:t xml:space="preserve"> M, </w:t>
          </w:r>
          <w:proofErr w:type="spellStart"/>
          <w:r w:rsidRPr="00E46389">
            <w:rPr>
              <w:color w:val="000000"/>
            </w:rPr>
            <w:t>Ivaska</w:t>
          </w:r>
          <w:proofErr w:type="spellEnd"/>
          <w:r w:rsidRPr="00E46389">
            <w:rPr>
              <w:color w:val="000000"/>
            </w:rPr>
            <w:t xml:space="preserve"> J, Mani SA. Whom to blame for metastasis, the epithelial–mesenchymal transition or the tumor microenvironment? Cancer Lett. 2016;380(1):359–68.</w:t>
          </w:r>
        </w:p>
        <w:p w14:paraId="3E90B892" w14:textId="77777777" w:rsidR="00E46389" w:rsidRPr="00E46389" w:rsidRDefault="00E46389">
          <w:pPr>
            <w:pStyle w:val="csl-entry"/>
            <w:divId w:val="349062609"/>
            <w:rPr>
              <w:color w:val="000000"/>
            </w:rPr>
          </w:pPr>
          <w:r w:rsidRPr="00E46389">
            <w:rPr>
              <w:color w:val="000000"/>
            </w:rPr>
            <w:t xml:space="preserve">5. Talbot LJ, Bhattacharya SD, </w:t>
          </w:r>
          <w:proofErr w:type="spellStart"/>
          <w:r w:rsidRPr="00E46389">
            <w:rPr>
              <w:color w:val="000000"/>
            </w:rPr>
            <w:t>Kuo</w:t>
          </w:r>
          <w:proofErr w:type="spellEnd"/>
          <w:r w:rsidRPr="00E46389">
            <w:rPr>
              <w:color w:val="000000"/>
            </w:rPr>
            <w:t xml:space="preserve"> PC. Epithelial-mesenchymal transition, the tumor microenvironment, and metastatic behavior of epithelial malignancies. Int J </w:t>
          </w:r>
          <w:proofErr w:type="spellStart"/>
          <w:r w:rsidRPr="00E46389">
            <w:rPr>
              <w:color w:val="000000"/>
            </w:rPr>
            <w:t>Biochem</w:t>
          </w:r>
          <w:proofErr w:type="spellEnd"/>
          <w:r w:rsidRPr="00E46389">
            <w:rPr>
              <w:color w:val="000000"/>
            </w:rPr>
            <w:t xml:space="preserve"> Mol Biol. 2012 May 18;3(2):117–36.</w:t>
          </w:r>
        </w:p>
        <w:p w14:paraId="51057CD9" w14:textId="77777777" w:rsidR="00E46389" w:rsidRPr="00E46389" w:rsidRDefault="00E46389">
          <w:pPr>
            <w:pStyle w:val="csl-entry"/>
            <w:divId w:val="349062609"/>
            <w:rPr>
              <w:color w:val="000000"/>
            </w:rPr>
          </w:pPr>
          <w:r w:rsidRPr="00E46389">
            <w:rPr>
              <w:color w:val="000000"/>
            </w:rPr>
            <w:t xml:space="preserve">6. Cho ES, Kang HE, Kim NH, </w:t>
          </w:r>
          <w:proofErr w:type="spellStart"/>
          <w:r w:rsidRPr="00E46389">
            <w:rPr>
              <w:color w:val="000000"/>
            </w:rPr>
            <w:t>Yook</w:t>
          </w:r>
          <w:proofErr w:type="spellEnd"/>
          <w:r w:rsidRPr="00E46389">
            <w:rPr>
              <w:color w:val="000000"/>
            </w:rPr>
            <w:t xml:space="preserve"> JI. Therapeutic implications of cancer epithelial-mesenchymal transition (EMT). Arch Pharm Res. 2019;42(1):14–24.</w:t>
          </w:r>
        </w:p>
        <w:p w14:paraId="5A93796E" w14:textId="77777777" w:rsidR="00E46389" w:rsidRPr="00E46389" w:rsidRDefault="00E46389">
          <w:pPr>
            <w:pStyle w:val="csl-entry"/>
            <w:divId w:val="349062609"/>
            <w:rPr>
              <w:color w:val="000000"/>
            </w:rPr>
          </w:pPr>
          <w:r w:rsidRPr="00E46389">
            <w:rPr>
              <w:color w:val="000000"/>
            </w:rPr>
            <w:t xml:space="preserve">7. Lu M, Jolly MK, Levine H, </w:t>
          </w:r>
          <w:proofErr w:type="spellStart"/>
          <w:r w:rsidRPr="00E46389">
            <w:rPr>
              <w:color w:val="000000"/>
            </w:rPr>
            <w:t>Onuchic</w:t>
          </w:r>
          <w:proofErr w:type="spellEnd"/>
          <w:r w:rsidRPr="00E46389">
            <w:rPr>
              <w:color w:val="000000"/>
            </w:rPr>
            <w:t xml:space="preserve"> JN, Ben-Jacob E. MicroRNA-based regulation of epithelial–hybrid–mesenchymal fate determination. Proc National </w:t>
          </w:r>
          <w:proofErr w:type="spellStart"/>
          <w:r w:rsidRPr="00E46389">
            <w:rPr>
              <w:color w:val="000000"/>
            </w:rPr>
            <w:t>Acad</w:t>
          </w:r>
          <w:proofErr w:type="spellEnd"/>
          <w:r w:rsidRPr="00E46389">
            <w:rPr>
              <w:color w:val="000000"/>
            </w:rPr>
            <w:t xml:space="preserve"> Sci. 2013;110(45):18144–9.</w:t>
          </w:r>
        </w:p>
        <w:p w14:paraId="66A660AD" w14:textId="77777777" w:rsidR="00E46389" w:rsidRPr="00E46389" w:rsidRDefault="00E46389">
          <w:pPr>
            <w:pStyle w:val="csl-entry"/>
            <w:divId w:val="349062609"/>
            <w:rPr>
              <w:color w:val="000000"/>
            </w:rPr>
          </w:pPr>
          <w:r w:rsidRPr="00E46389">
            <w:rPr>
              <w:color w:val="000000"/>
            </w:rPr>
            <w:t xml:space="preserve">8. </w:t>
          </w:r>
          <w:proofErr w:type="spellStart"/>
          <w:r w:rsidRPr="00E46389">
            <w:rPr>
              <w:color w:val="000000"/>
            </w:rPr>
            <w:t>Saitoh</w:t>
          </w:r>
          <w:proofErr w:type="spellEnd"/>
          <w:r w:rsidRPr="00E46389">
            <w:rPr>
              <w:color w:val="000000"/>
            </w:rPr>
            <w:t xml:space="preserve"> M. Involvement of partial EMT in cancer progression. J </w:t>
          </w:r>
          <w:proofErr w:type="spellStart"/>
          <w:r w:rsidRPr="00E46389">
            <w:rPr>
              <w:color w:val="000000"/>
            </w:rPr>
            <w:t>Biochem</w:t>
          </w:r>
          <w:proofErr w:type="spellEnd"/>
          <w:r w:rsidRPr="00E46389">
            <w:rPr>
              <w:color w:val="000000"/>
            </w:rPr>
            <w:t>. 2018;164(4):257–64.</w:t>
          </w:r>
        </w:p>
        <w:p w14:paraId="17D7C662" w14:textId="77777777" w:rsidR="00E46389" w:rsidRPr="00E46389" w:rsidRDefault="00E46389">
          <w:pPr>
            <w:pStyle w:val="csl-entry"/>
            <w:divId w:val="349062609"/>
            <w:rPr>
              <w:color w:val="000000"/>
            </w:rPr>
          </w:pPr>
          <w:r w:rsidRPr="00E46389">
            <w:rPr>
              <w:color w:val="000000"/>
            </w:rPr>
            <w:t xml:space="preserve">9. Saxena K, Jolly MK, Balamurugan K. Hypoxia, partial EMT and collective migration: Emerging culprits in metastasis. </w:t>
          </w:r>
          <w:proofErr w:type="spellStart"/>
          <w:r w:rsidRPr="00E46389">
            <w:rPr>
              <w:color w:val="000000"/>
            </w:rPr>
            <w:t>Transl</w:t>
          </w:r>
          <w:proofErr w:type="spellEnd"/>
          <w:r w:rsidRPr="00E46389">
            <w:rPr>
              <w:color w:val="000000"/>
            </w:rPr>
            <w:t xml:space="preserve"> Oncol. 2020;13(11):100845.</w:t>
          </w:r>
        </w:p>
        <w:p w14:paraId="4BE268E7" w14:textId="77777777" w:rsidR="00E46389" w:rsidRPr="00E46389" w:rsidRDefault="00E46389">
          <w:pPr>
            <w:pStyle w:val="csl-entry"/>
            <w:divId w:val="349062609"/>
            <w:rPr>
              <w:color w:val="000000"/>
            </w:rPr>
          </w:pPr>
          <w:r w:rsidRPr="00E46389">
            <w:rPr>
              <w:color w:val="000000"/>
            </w:rPr>
            <w:t xml:space="preserve">10. Bakir B, </w:t>
          </w:r>
          <w:proofErr w:type="spellStart"/>
          <w:r w:rsidRPr="00E46389">
            <w:rPr>
              <w:color w:val="000000"/>
            </w:rPr>
            <w:t>Chiarella</w:t>
          </w:r>
          <w:proofErr w:type="spellEnd"/>
          <w:r w:rsidRPr="00E46389">
            <w:rPr>
              <w:color w:val="000000"/>
            </w:rPr>
            <w:t xml:space="preserve"> AM, </w:t>
          </w:r>
          <w:proofErr w:type="spellStart"/>
          <w:r w:rsidRPr="00E46389">
            <w:rPr>
              <w:color w:val="000000"/>
            </w:rPr>
            <w:t>Pitarresi</w:t>
          </w:r>
          <w:proofErr w:type="spellEnd"/>
          <w:r w:rsidRPr="00E46389">
            <w:rPr>
              <w:color w:val="000000"/>
            </w:rPr>
            <w:t xml:space="preserve"> JR, </w:t>
          </w:r>
          <w:proofErr w:type="spellStart"/>
          <w:r w:rsidRPr="00E46389">
            <w:rPr>
              <w:color w:val="000000"/>
            </w:rPr>
            <w:t>Rustgi</w:t>
          </w:r>
          <w:proofErr w:type="spellEnd"/>
          <w:r w:rsidRPr="00E46389">
            <w:rPr>
              <w:color w:val="000000"/>
            </w:rPr>
            <w:t xml:space="preserve"> AK. EMT, MET, Plasticity, and Tumor Metastasis. Trends Cell Biol. 2020;30(10):764–76.</w:t>
          </w:r>
        </w:p>
        <w:p w14:paraId="47DF54D0" w14:textId="77777777" w:rsidR="00E46389" w:rsidRPr="00E46389" w:rsidRDefault="00E46389">
          <w:pPr>
            <w:pStyle w:val="csl-entry"/>
            <w:divId w:val="349062609"/>
            <w:rPr>
              <w:color w:val="000000"/>
            </w:rPr>
          </w:pPr>
          <w:r w:rsidRPr="00E46389">
            <w:rPr>
              <w:color w:val="000000"/>
            </w:rPr>
            <w:t xml:space="preserve">11. </w:t>
          </w:r>
          <w:proofErr w:type="spellStart"/>
          <w:r w:rsidRPr="00E46389">
            <w:rPr>
              <w:color w:val="000000"/>
            </w:rPr>
            <w:t>Pastushenko</w:t>
          </w:r>
          <w:proofErr w:type="spellEnd"/>
          <w:r w:rsidRPr="00E46389">
            <w:rPr>
              <w:color w:val="000000"/>
            </w:rPr>
            <w:t xml:space="preserve"> I, </w:t>
          </w:r>
          <w:proofErr w:type="spellStart"/>
          <w:r w:rsidRPr="00E46389">
            <w:rPr>
              <w:color w:val="000000"/>
            </w:rPr>
            <w:t>Blanpain</w:t>
          </w:r>
          <w:proofErr w:type="spellEnd"/>
          <w:r w:rsidRPr="00E46389">
            <w:rPr>
              <w:color w:val="000000"/>
            </w:rPr>
            <w:t xml:space="preserve"> C. EMT Transition States during Tumor Progression and Metastasis. Trends Cell Biol. 2018;29(3):212–26.</w:t>
          </w:r>
        </w:p>
        <w:p w14:paraId="5DC582CE" w14:textId="77777777" w:rsidR="00E46389" w:rsidRPr="00E46389" w:rsidRDefault="00E46389">
          <w:pPr>
            <w:pStyle w:val="csl-entry"/>
            <w:divId w:val="349062609"/>
            <w:rPr>
              <w:color w:val="000000"/>
            </w:rPr>
          </w:pPr>
          <w:r w:rsidRPr="00E46389">
            <w:rPr>
              <w:color w:val="000000"/>
            </w:rPr>
            <w:t xml:space="preserve">12. </w:t>
          </w:r>
          <w:proofErr w:type="spellStart"/>
          <w:r w:rsidRPr="00E46389">
            <w:rPr>
              <w:color w:val="000000"/>
            </w:rPr>
            <w:t>Fustaino</w:t>
          </w:r>
          <w:proofErr w:type="spellEnd"/>
          <w:r w:rsidRPr="00E46389">
            <w:rPr>
              <w:color w:val="000000"/>
            </w:rPr>
            <w:t xml:space="preserve"> V, </w:t>
          </w:r>
          <w:proofErr w:type="spellStart"/>
          <w:r w:rsidRPr="00E46389">
            <w:rPr>
              <w:color w:val="000000"/>
            </w:rPr>
            <w:t>Presutti</w:t>
          </w:r>
          <w:proofErr w:type="spellEnd"/>
          <w:r w:rsidRPr="00E46389">
            <w:rPr>
              <w:color w:val="000000"/>
            </w:rPr>
            <w:t xml:space="preserve"> D, Colombo T, </w:t>
          </w:r>
          <w:proofErr w:type="spellStart"/>
          <w:r w:rsidRPr="00E46389">
            <w:rPr>
              <w:color w:val="000000"/>
            </w:rPr>
            <w:t>Cardinali</w:t>
          </w:r>
          <w:proofErr w:type="spellEnd"/>
          <w:r w:rsidRPr="00E46389">
            <w:rPr>
              <w:color w:val="000000"/>
            </w:rPr>
            <w:t xml:space="preserve"> B, </w:t>
          </w:r>
          <w:proofErr w:type="spellStart"/>
          <w:r w:rsidRPr="00E46389">
            <w:rPr>
              <w:color w:val="000000"/>
            </w:rPr>
            <w:t>Papoff</w:t>
          </w:r>
          <w:proofErr w:type="spellEnd"/>
          <w:r w:rsidRPr="00E46389">
            <w:rPr>
              <w:color w:val="000000"/>
            </w:rPr>
            <w:t xml:space="preserve"> G, Brandi R, et al. Characterization of epithelial-mesenchymal transition intermediate/hybrid phenotypes associated to resistance to EGFR inhibitors in non-small cell lung cancer cell lines. </w:t>
          </w:r>
          <w:proofErr w:type="spellStart"/>
          <w:r w:rsidRPr="00E46389">
            <w:rPr>
              <w:color w:val="000000"/>
            </w:rPr>
            <w:t>Oncotarget</w:t>
          </w:r>
          <w:proofErr w:type="spellEnd"/>
          <w:r w:rsidRPr="00E46389">
            <w:rPr>
              <w:color w:val="000000"/>
            </w:rPr>
            <w:t>. 2017;8(61):103340–63.</w:t>
          </w:r>
        </w:p>
        <w:p w14:paraId="7D381178" w14:textId="77777777" w:rsidR="00E46389" w:rsidRPr="00E46389" w:rsidRDefault="00E46389">
          <w:pPr>
            <w:pStyle w:val="csl-entry"/>
            <w:divId w:val="349062609"/>
            <w:rPr>
              <w:color w:val="000000"/>
            </w:rPr>
          </w:pPr>
          <w:r w:rsidRPr="00E46389">
            <w:rPr>
              <w:color w:val="000000"/>
            </w:rPr>
            <w:t xml:space="preserve">13. George JT, Jolly MK, Xu J, </w:t>
          </w:r>
          <w:proofErr w:type="spellStart"/>
          <w:r w:rsidRPr="00E46389">
            <w:rPr>
              <w:color w:val="000000"/>
            </w:rPr>
            <w:t>Somarelli</w:t>
          </w:r>
          <w:proofErr w:type="spellEnd"/>
          <w:r w:rsidRPr="00E46389">
            <w:rPr>
              <w:color w:val="000000"/>
            </w:rPr>
            <w:t xml:space="preserve"> J, Levine H. Survival outcomes in cancer patients predicted by a partial EMT gene expression scoring metric. Cancer Res. 2017;77(22):canres.3521.2016.</w:t>
          </w:r>
        </w:p>
        <w:p w14:paraId="6B03135D" w14:textId="77777777" w:rsidR="00E46389" w:rsidRPr="00E46389" w:rsidRDefault="00E46389">
          <w:pPr>
            <w:pStyle w:val="csl-entry"/>
            <w:divId w:val="349062609"/>
            <w:rPr>
              <w:color w:val="000000"/>
            </w:rPr>
          </w:pPr>
          <w:r w:rsidRPr="00E46389">
            <w:rPr>
              <w:color w:val="000000"/>
            </w:rPr>
            <w:t xml:space="preserve">14. Jolly MK, Tripathi SC, Jia D, Mooney SM, </w:t>
          </w:r>
          <w:proofErr w:type="spellStart"/>
          <w:r w:rsidRPr="00E46389">
            <w:rPr>
              <w:color w:val="000000"/>
            </w:rPr>
            <w:t>Celiktas</w:t>
          </w:r>
          <w:proofErr w:type="spellEnd"/>
          <w:r w:rsidRPr="00E46389">
            <w:rPr>
              <w:color w:val="000000"/>
            </w:rPr>
            <w:t xml:space="preserve"> M, </w:t>
          </w:r>
          <w:proofErr w:type="spellStart"/>
          <w:r w:rsidRPr="00E46389">
            <w:rPr>
              <w:color w:val="000000"/>
            </w:rPr>
            <w:t>Hanash</w:t>
          </w:r>
          <w:proofErr w:type="spellEnd"/>
          <w:r w:rsidRPr="00E46389">
            <w:rPr>
              <w:color w:val="000000"/>
            </w:rPr>
            <w:t xml:space="preserve"> SM, et al. Stability of the hybrid epithelial/mesenchymal phenotype. </w:t>
          </w:r>
          <w:proofErr w:type="spellStart"/>
          <w:r w:rsidRPr="00E46389">
            <w:rPr>
              <w:color w:val="000000"/>
            </w:rPr>
            <w:t>Oncotarget</w:t>
          </w:r>
          <w:proofErr w:type="spellEnd"/>
          <w:r w:rsidRPr="00E46389">
            <w:rPr>
              <w:color w:val="000000"/>
            </w:rPr>
            <w:t>. 2016;7(19):27067–84.</w:t>
          </w:r>
        </w:p>
        <w:p w14:paraId="700AD0D7" w14:textId="77777777" w:rsidR="00E46389" w:rsidRPr="00E46389" w:rsidRDefault="00E46389">
          <w:pPr>
            <w:pStyle w:val="csl-entry"/>
            <w:divId w:val="349062609"/>
            <w:rPr>
              <w:color w:val="000000"/>
            </w:rPr>
          </w:pPr>
          <w:r w:rsidRPr="00E46389">
            <w:rPr>
              <w:color w:val="000000"/>
            </w:rPr>
            <w:t xml:space="preserve">15. </w:t>
          </w:r>
          <w:proofErr w:type="spellStart"/>
          <w:r w:rsidRPr="00E46389">
            <w:rPr>
              <w:color w:val="000000"/>
            </w:rPr>
            <w:t>Pastushenko</w:t>
          </w:r>
          <w:proofErr w:type="spellEnd"/>
          <w:r w:rsidRPr="00E46389">
            <w:rPr>
              <w:color w:val="000000"/>
            </w:rPr>
            <w:t xml:space="preserve"> I, </w:t>
          </w:r>
          <w:proofErr w:type="spellStart"/>
          <w:r w:rsidRPr="00E46389">
            <w:rPr>
              <w:color w:val="000000"/>
            </w:rPr>
            <w:t>Brisebarre</w:t>
          </w:r>
          <w:proofErr w:type="spellEnd"/>
          <w:r w:rsidRPr="00E46389">
            <w:rPr>
              <w:color w:val="000000"/>
            </w:rPr>
            <w:t xml:space="preserve"> A, </w:t>
          </w:r>
          <w:proofErr w:type="spellStart"/>
          <w:r w:rsidRPr="00E46389">
            <w:rPr>
              <w:color w:val="000000"/>
            </w:rPr>
            <w:t>Sifrim</w:t>
          </w:r>
          <w:proofErr w:type="spellEnd"/>
          <w:r w:rsidRPr="00E46389">
            <w:rPr>
              <w:color w:val="000000"/>
            </w:rPr>
            <w:t xml:space="preserve"> A, Fioramonti M, </w:t>
          </w:r>
          <w:proofErr w:type="spellStart"/>
          <w:r w:rsidRPr="00E46389">
            <w:rPr>
              <w:color w:val="000000"/>
            </w:rPr>
            <w:t>Revenco</w:t>
          </w:r>
          <w:proofErr w:type="spellEnd"/>
          <w:r w:rsidRPr="00E46389">
            <w:rPr>
              <w:color w:val="000000"/>
            </w:rPr>
            <w:t xml:space="preserve"> T, </w:t>
          </w:r>
          <w:proofErr w:type="spellStart"/>
          <w:r w:rsidRPr="00E46389">
            <w:rPr>
              <w:color w:val="000000"/>
            </w:rPr>
            <w:t>Boumahdi</w:t>
          </w:r>
          <w:proofErr w:type="spellEnd"/>
          <w:r w:rsidRPr="00E46389">
            <w:rPr>
              <w:color w:val="000000"/>
            </w:rPr>
            <w:t xml:space="preserve"> S, et al. Identification of the </w:t>
          </w:r>
          <w:proofErr w:type="spellStart"/>
          <w:r w:rsidRPr="00E46389">
            <w:rPr>
              <w:color w:val="000000"/>
            </w:rPr>
            <w:t>tumour</w:t>
          </w:r>
          <w:proofErr w:type="spellEnd"/>
          <w:r w:rsidRPr="00E46389">
            <w:rPr>
              <w:color w:val="000000"/>
            </w:rPr>
            <w:t xml:space="preserve"> transition states occurring during EMT. Nature. 2018;556(7702):463–8.</w:t>
          </w:r>
        </w:p>
        <w:p w14:paraId="69FAC442" w14:textId="77777777" w:rsidR="00E46389" w:rsidRPr="00E46389" w:rsidRDefault="00E46389">
          <w:pPr>
            <w:pStyle w:val="csl-entry"/>
            <w:divId w:val="349062609"/>
            <w:rPr>
              <w:color w:val="000000"/>
            </w:rPr>
          </w:pPr>
          <w:r w:rsidRPr="00E46389">
            <w:rPr>
              <w:color w:val="000000"/>
            </w:rPr>
            <w:t xml:space="preserve">16. </w:t>
          </w:r>
          <w:proofErr w:type="spellStart"/>
          <w:r w:rsidRPr="00E46389">
            <w:rPr>
              <w:color w:val="000000"/>
            </w:rPr>
            <w:t>Simeonov</w:t>
          </w:r>
          <w:proofErr w:type="spellEnd"/>
          <w:r w:rsidRPr="00E46389">
            <w:rPr>
              <w:color w:val="000000"/>
            </w:rPr>
            <w:t xml:space="preserve"> KP, </w:t>
          </w:r>
          <w:proofErr w:type="spellStart"/>
          <w:r w:rsidRPr="00E46389">
            <w:rPr>
              <w:color w:val="000000"/>
            </w:rPr>
            <w:t>Byrns</w:t>
          </w:r>
          <w:proofErr w:type="spellEnd"/>
          <w:r w:rsidRPr="00E46389">
            <w:rPr>
              <w:color w:val="000000"/>
            </w:rPr>
            <w:t xml:space="preserve"> CN, Clark ML, </w:t>
          </w:r>
          <w:proofErr w:type="spellStart"/>
          <w:r w:rsidRPr="00E46389">
            <w:rPr>
              <w:color w:val="000000"/>
            </w:rPr>
            <w:t>Norgard</w:t>
          </w:r>
          <w:proofErr w:type="spellEnd"/>
          <w:r w:rsidRPr="00E46389">
            <w:rPr>
              <w:color w:val="000000"/>
            </w:rPr>
            <w:t xml:space="preserve"> RJ, Martin B, Stanger BZ, et al. Single-cell lineage tracing of metastatic cancer reveals selection of hybrid EMT states. Cancer Cell. 2021;39(8):1150-1162.e9.</w:t>
          </w:r>
        </w:p>
        <w:p w14:paraId="5448176E" w14:textId="77777777" w:rsidR="00E46389" w:rsidRPr="00E46389" w:rsidRDefault="00E46389">
          <w:pPr>
            <w:pStyle w:val="csl-entry"/>
            <w:divId w:val="349062609"/>
            <w:rPr>
              <w:color w:val="000000"/>
            </w:rPr>
          </w:pPr>
          <w:r w:rsidRPr="00E46389">
            <w:rPr>
              <w:color w:val="000000"/>
            </w:rPr>
            <w:t xml:space="preserve">17. Dey P, Kimmelman AC, DePinho RA. Metabolic </w:t>
          </w:r>
          <w:proofErr w:type="spellStart"/>
          <w:r w:rsidRPr="00E46389">
            <w:rPr>
              <w:color w:val="000000"/>
            </w:rPr>
            <w:t>Codependencies</w:t>
          </w:r>
          <w:proofErr w:type="spellEnd"/>
          <w:r w:rsidRPr="00E46389">
            <w:rPr>
              <w:color w:val="000000"/>
            </w:rPr>
            <w:t xml:space="preserve"> in the Tumor Microenvironment. Cancer </w:t>
          </w:r>
          <w:proofErr w:type="spellStart"/>
          <w:r w:rsidRPr="00E46389">
            <w:rPr>
              <w:color w:val="000000"/>
            </w:rPr>
            <w:t>Discov</w:t>
          </w:r>
          <w:proofErr w:type="spellEnd"/>
          <w:r w:rsidRPr="00E46389">
            <w:rPr>
              <w:color w:val="000000"/>
            </w:rPr>
            <w:t>. 2021;candisc.1211.2020.</w:t>
          </w:r>
        </w:p>
        <w:p w14:paraId="6CB7AFAC" w14:textId="77777777" w:rsidR="00E46389" w:rsidRPr="00E46389" w:rsidRDefault="00E46389">
          <w:pPr>
            <w:pStyle w:val="csl-entry"/>
            <w:divId w:val="349062609"/>
            <w:rPr>
              <w:color w:val="000000"/>
            </w:rPr>
          </w:pPr>
          <w:r w:rsidRPr="00E46389">
            <w:rPr>
              <w:color w:val="000000"/>
            </w:rPr>
            <w:t xml:space="preserve">18. Warburg O, Wind F, </w:t>
          </w:r>
          <w:proofErr w:type="spellStart"/>
          <w:r w:rsidRPr="00E46389">
            <w:rPr>
              <w:color w:val="000000"/>
            </w:rPr>
            <w:t>Negelein</w:t>
          </w:r>
          <w:proofErr w:type="spellEnd"/>
          <w:r w:rsidRPr="00E46389">
            <w:rPr>
              <w:color w:val="000000"/>
            </w:rPr>
            <w:t xml:space="preserve"> E. THE METABOLISM OF TUMORS IN THE BODY. J Gen Physiol. 1927;8(6):519–30.</w:t>
          </w:r>
        </w:p>
        <w:p w14:paraId="5DDB5C15" w14:textId="77777777" w:rsidR="00E46389" w:rsidRPr="00E46389" w:rsidRDefault="00E46389">
          <w:pPr>
            <w:pStyle w:val="csl-entry"/>
            <w:divId w:val="349062609"/>
            <w:rPr>
              <w:color w:val="000000"/>
            </w:rPr>
          </w:pPr>
          <w:r w:rsidRPr="00E46389">
            <w:rPr>
              <w:color w:val="000000"/>
            </w:rPr>
            <w:t xml:space="preserve">19. </w:t>
          </w:r>
          <w:proofErr w:type="spellStart"/>
          <w:r w:rsidRPr="00E46389">
            <w:rPr>
              <w:color w:val="000000"/>
            </w:rPr>
            <w:t>Liberti</w:t>
          </w:r>
          <w:proofErr w:type="spellEnd"/>
          <w:r w:rsidRPr="00E46389">
            <w:rPr>
              <w:color w:val="000000"/>
            </w:rPr>
            <w:t xml:space="preserve"> MV, </w:t>
          </w:r>
          <w:proofErr w:type="spellStart"/>
          <w:r w:rsidRPr="00E46389">
            <w:rPr>
              <w:color w:val="000000"/>
            </w:rPr>
            <w:t>Locasale</w:t>
          </w:r>
          <w:proofErr w:type="spellEnd"/>
          <w:r w:rsidRPr="00E46389">
            <w:rPr>
              <w:color w:val="000000"/>
            </w:rPr>
            <w:t xml:space="preserve"> JW. The Warburg Effect: How Does it Benefit Cancer Cells? Trends </w:t>
          </w:r>
          <w:proofErr w:type="spellStart"/>
          <w:r w:rsidRPr="00E46389">
            <w:rPr>
              <w:color w:val="000000"/>
            </w:rPr>
            <w:t>Biochem</w:t>
          </w:r>
          <w:proofErr w:type="spellEnd"/>
          <w:r w:rsidRPr="00E46389">
            <w:rPr>
              <w:color w:val="000000"/>
            </w:rPr>
            <w:t xml:space="preserve"> Sci. 2016;41(3):211–8.</w:t>
          </w:r>
        </w:p>
        <w:p w14:paraId="4368828C" w14:textId="77777777" w:rsidR="00E46389" w:rsidRPr="00E46389" w:rsidRDefault="00E46389">
          <w:pPr>
            <w:pStyle w:val="csl-entry"/>
            <w:divId w:val="349062609"/>
            <w:rPr>
              <w:color w:val="000000"/>
            </w:rPr>
          </w:pPr>
          <w:r w:rsidRPr="00E46389">
            <w:rPr>
              <w:color w:val="000000"/>
            </w:rPr>
            <w:t xml:space="preserve">20. Ohshima K, </w:t>
          </w:r>
          <w:proofErr w:type="spellStart"/>
          <w:r w:rsidRPr="00E46389">
            <w:rPr>
              <w:color w:val="000000"/>
            </w:rPr>
            <w:t>Morii</w:t>
          </w:r>
          <w:proofErr w:type="spellEnd"/>
          <w:r w:rsidRPr="00E46389">
            <w:rPr>
              <w:color w:val="000000"/>
            </w:rPr>
            <w:t xml:space="preserve"> E. Metabolic Reprogramming of Cancer Cells during Tumor Progression and Metastasis. Metabolites. 2021;11(1):28.</w:t>
          </w:r>
        </w:p>
        <w:p w14:paraId="1B650470" w14:textId="77777777" w:rsidR="00E46389" w:rsidRPr="00E46389" w:rsidRDefault="00E46389">
          <w:pPr>
            <w:pStyle w:val="csl-entry"/>
            <w:divId w:val="349062609"/>
            <w:rPr>
              <w:color w:val="000000"/>
            </w:rPr>
          </w:pPr>
          <w:r w:rsidRPr="00E46389">
            <w:rPr>
              <w:color w:val="000000"/>
            </w:rPr>
            <w:t xml:space="preserve">21. Carvalho TMA, Cardoso HJ, </w:t>
          </w:r>
          <w:proofErr w:type="spellStart"/>
          <w:r w:rsidRPr="00E46389">
            <w:rPr>
              <w:color w:val="000000"/>
            </w:rPr>
            <w:t>Figueira</w:t>
          </w:r>
          <w:proofErr w:type="spellEnd"/>
          <w:r w:rsidRPr="00E46389">
            <w:rPr>
              <w:color w:val="000000"/>
            </w:rPr>
            <w:t xml:space="preserve"> MI, </w:t>
          </w:r>
          <w:proofErr w:type="spellStart"/>
          <w:r w:rsidRPr="00E46389">
            <w:rPr>
              <w:color w:val="000000"/>
            </w:rPr>
            <w:t>Vaz</w:t>
          </w:r>
          <w:proofErr w:type="spellEnd"/>
          <w:r w:rsidRPr="00E46389">
            <w:rPr>
              <w:color w:val="000000"/>
            </w:rPr>
            <w:t xml:space="preserve"> CV, Socorro S. The peculiarities of cancer cell metabolism: A route to </w:t>
          </w:r>
          <w:proofErr w:type="spellStart"/>
          <w:r w:rsidRPr="00E46389">
            <w:rPr>
              <w:color w:val="000000"/>
            </w:rPr>
            <w:t>metastasization</w:t>
          </w:r>
          <w:proofErr w:type="spellEnd"/>
          <w:r w:rsidRPr="00E46389">
            <w:rPr>
              <w:color w:val="000000"/>
            </w:rPr>
            <w:t xml:space="preserve"> and a target for therapy. </w:t>
          </w:r>
          <w:proofErr w:type="spellStart"/>
          <w:r w:rsidRPr="00E46389">
            <w:rPr>
              <w:color w:val="000000"/>
            </w:rPr>
            <w:t>Eur</w:t>
          </w:r>
          <w:proofErr w:type="spellEnd"/>
          <w:r w:rsidRPr="00E46389">
            <w:rPr>
              <w:color w:val="000000"/>
            </w:rPr>
            <w:t xml:space="preserve"> J Med Chem. 2019;171:343–63.</w:t>
          </w:r>
        </w:p>
        <w:p w14:paraId="0D67EC6C" w14:textId="77777777" w:rsidR="00E46389" w:rsidRPr="00E46389" w:rsidRDefault="00E46389">
          <w:pPr>
            <w:pStyle w:val="csl-entry"/>
            <w:divId w:val="349062609"/>
            <w:rPr>
              <w:color w:val="000000"/>
            </w:rPr>
          </w:pPr>
          <w:r w:rsidRPr="00E46389">
            <w:rPr>
              <w:color w:val="000000"/>
            </w:rPr>
            <w:t xml:space="preserve">22. Nagao A, Kobayashi M, </w:t>
          </w:r>
          <w:proofErr w:type="spellStart"/>
          <w:r w:rsidRPr="00E46389">
            <w:rPr>
              <w:color w:val="000000"/>
            </w:rPr>
            <w:t>Koyasu</w:t>
          </w:r>
          <w:proofErr w:type="spellEnd"/>
          <w:r w:rsidRPr="00E46389">
            <w:rPr>
              <w:color w:val="000000"/>
            </w:rPr>
            <w:t xml:space="preserve"> S, Chow CCT, Harada H. HIF-1-Dependent Reprogramming of Glucose Metabolic Pathway of Cancer Cells and Its Therapeutic Significance. Int J Mol Sci. 2019;20(2):238.</w:t>
          </w:r>
        </w:p>
        <w:p w14:paraId="66E59365" w14:textId="77777777" w:rsidR="00E46389" w:rsidRPr="00E46389" w:rsidRDefault="00E46389">
          <w:pPr>
            <w:pStyle w:val="csl-entry"/>
            <w:divId w:val="349062609"/>
            <w:rPr>
              <w:color w:val="000000"/>
            </w:rPr>
          </w:pPr>
          <w:r w:rsidRPr="00E46389">
            <w:rPr>
              <w:color w:val="000000"/>
            </w:rPr>
            <w:t>23. Cheng Y, Lu Y, Zhang D, Lian S, Liang H, Ye Y, et al. Metastatic cancer cells compensate for low energy supplies in hostile microenvironments with bioenergetic adaptation and metabolic reprogramming. Int J Oncol. 2018;53(6):2590–604.</w:t>
          </w:r>
        </w:p>
        <w:p w14:paraId="10547152" w14:textId="77777777" w:rsidR="00E46389" w:rsidRPr="00E46389" w:rsidRDefault="00E46389">
          <w:pPr>
            <w:pStyle w:val="csl-entry"/>
            <w:divId w:val="349062609"/>
            <w:rPr>
              <w:color w:val="000000"/>
            </w:rPr>
          </w:pPr>
          <w:r w:rsidRPr="00E46389">
            <w:rPr>
              <w:color w:val="000000"/>
            </w:rPr>
            <w:t xml:space="preserve">24. </w:t>
          </w:r>
          <w:proofErr w:type="spellStart"/>
          <w:r w:rsidRPr="00E46389">
            <w:rPr>
              <w:color w:val="000000"/>
            </w:rPr>
            <w:t>Porporato</w:t>
          </w:r>
          <w:proofErr w:type="spellEnd"/>
          <w:r w:rsidRPr="00E46389">
            <w:rPr>
              <w:color w:val="000000"/>
            </w:rPr>
            <w:t xml:space="preserve"> PE, </w:t>
          </w:r>
          <w:proofErr w:type="spellStart"/>
          <w:r w:rsidRPr="00E46389">
            <w:rPr>
              <w:color w:val="000000"/>
            </w:rPr>
            <w:t>Payen</w:t>
          </w:r>
          <w:proofErr w:type="spellEnd"/>
          <w:r w:rsidRPr="00E46389">
            <w:rPr>
              <w:color w:val="000000"/>
            </w:rPr>
            <w:t xml:space="preserve"> VL, Pérez-</w:t>
          </w:r>
          <w:proofErr w:type="spellStart"/>
          <w:r w:rsidRPr="00E46389">
            <w:rPr>
              <w:color w:val="000000"/>
            </w:rPr>
            <w:t>Escuredo</w:t>
          </w:r>
          <w:proofErr w:type="spellEnd"/>
          <w:r w:rsidRPr="00E46389">
            <w:rPr>
              <w:color w:val="000000"/>
            </w:rPr>
            <w:t xml:space="preserve"> J, De </w:t>
          </w:r>
          <w:proofErr w:type="spellStart"/>
          <w:r w:rsidRPr="00E46389">
            <w:rPr>
              <w:color w:val="000000"/>
            </w:rPr>
            <w:t>Saedeleer</w:t>
          </w:r>
          <w:proofErr w:type="spellEnd"/>
          <w:r w:rsidRPr="00E46389">
            <w:rPr>
              <w:color w:val="000000"/>
            </w:rPr>
            <w:t xml:space="preserve"> CJ, </w:t>
          </w:r>
          <w:proofErr w:type="spellStart"/>
          <w:r w:rsidRPr="00E46389">
            <w:rPr>
              <w:color w:val="000000"/>
            </w:rPr>
            <w:t>Danhier</w:t>
          </w:r>
          <w:proofErr w:type="spellEnd"/>
          <w:r w:rsidRPr="00E46389">
            <w:rPr>
              <w:color w:val="000000"/>
            </w:rPr>
            <w:t xml:space="preserve"> P, </w:t>
          </w:r>
          <w:proofErr w:type="spellStart"/>
          <w:r w:rsidRPr="00E46389">
            <w:rPr>
              <w:color w:val="000000"/>
            </w:rPr>
            <w:t>Copetti</w:t>
          </w:r>
          <w:proofErr w:type="spellEnd"/>
          <w:r w:rsidRPr="00E46389">
            <w:rPr>
              <w:color w:val="000000"/>
            </w:rPr>
            <w:t xml:space="preserve"> T, et al. A Mitochondrial Switch Promotes Tumor Metastasis. Cell Reports. 2014;8(3):754–66.</w:t>
          </w:r>
        </w:p>
        <w:p w14:paraId="128C1249" w14:textId="77777777" w:rsidR="00E46389" w:rsidRPr="00E46389" w:rsidRDefault="00E46389">
          <w:pPr>
            <w:pStyle w:val="csl-entry"/>
            <w:divId w:val="349062609"/>
            <w:rPr>
              <w:color w:val="000000"/>
            </w:rPr>
          </w:pPr>
          <w:r w:rsidRPr="00E46389">
            <w:rPr>
              <w:color w:val="000000"/>
            </w:rPr>
            <w:t xml:space="preserve">25. Jia D, Park JH, Jung KH, Levine H, </w:t>
          </w:r>
          <w:proofErr w:type="spellStart"/>
          <w:r w:rsidRPr="00E46389">
            <w:rPr>
              <w:color w:val="000000"/>
            </w:rPr>
            <w:t>Kaipparettu</w:t>
          </w:r>
          <w:proofErr w:type="spellEnd"/>
          <w:r w:rsidRPr="00E46389">
            <w:rPr>
              <w:color w:val="000000"/>
            </w:rPr>
            <w:t xml:space="preserve"> BA. Elucidating the Metabolic Plasticity of Cancer: Mitochondrial Reprogramming and Hybrid Metabolic States. Cells. 2018;7(3):21.</w:t>
          </w:r>
        </w:p>
        <w:p w14:paraId="22A6368A" w14:textId="77777777" w:rsidR="00E46389" w:rsidRPr="00E46389" w:rsidRDefault="00E46389">
          <w:pPr>
            <w:pStyle w:val="csl-entry"/>
            <w:divId w:val="349062609"/>
            <w:rPr>
              <w:color w:val="000000"/>
            </w:rPr>
          </w:pPr>
          <w:r w:rsidRPr="00E46389">
            <w:rPr>
              <w:color w:val="000000"/>
            </w:rPr>
            <w:t xml:space="preserve">26. Jia D, </w:t>
          </w:r>
          <w:proofErr w:type="spellStart"/>
          <w:r w:rsidRPr="00E46389">
            <w:rPr>
              <w:color w:val="000000"/>
            </w:rPr>
            <w:t>Paudel</w:t>
          </w:r>
          <w:proofErr w:type="spellEnd"/>
          <w:r w:rsidRPr="00E46389">
            <w:rPr>
              <w:color w:val="000000"/>
            </w:rPr>
            <w:t xml:space="preserve"> BB, Hayford CE, Hardeman KN, Levine H, </w:t>
          </w:r>
          <w:proofErr w:type="spellStart"/>
          <w:r w:rsidRPr="00E46389">
            <w:rPr>
              <w:color w:val="000000"/>
            </w:rPr>
            <w:t>Onuchic</w:t>
          </w:r>
          <w:proofErr w:type="spellEnd"/>
          <w:r w:rsidRPr="00E46389">
            <w:rPr>
              <w:color w:val="000000"/>
            </w:rPr>
            <w:t xml:space="preserve"> JN, et al. Drug-Tolerant Idling Melanoma Cells Exhibit Theory-Predicted Metabolic Low-Low Phenotype. Frontiers Oncol. 2020;10:1426.</w:t>
          </w:r>
        </w:p>
        <w:p w14:paraId="5D871290" w14:textId="77777777" w:rsidR="00E46389" w:rsidRPr="00E46389" w:rsidRDefault="00E46389">
          <w:pPr>
            <w:pStyle w:val="csl-entry"/>
            <w:divId w:val="349062609"/>
            <w:rPr>
              <w:color w:val="000000"/>
            </w:rPr>
          </w:pPr>
          <w:r w:rsidRPr="00E46389">
            <w:rPr>
              <w:color w:val="000000"/>
            </w:rPr>
            <w:t xml:space="preserve">27. Dupuy F, </w:t>
          </w:r>
          <w:proofErr w:type="spellStart"/>
          <w:r w:rsidRPr="00E46389">
            <w:rPr>
              <w:color w:val="000000"/>
            </w:rPr>
            <w:t>Tabariès</w:t>
          </w:r>
          <w:proofErr w:type="spellEnd"/>
          <w:r w:rsidRPr="00E46389">
            <w:rPr>
              <w:color w:val="000000"/>
            </w:rPr>
            <w:t xml:space="preserve"> S, </w:t>
          </w:r>
          <w:proofErr w:type="spellStart"/>
          <w:r w:rsidRPr="00E46389">
            <w:rPr>
              <w:color w:val="000000"/>
            </w:rPr>
            <w:t>Andrzejewski</w:t>
          </w:r>
          <w:proofErr w:type="spellEnd"/>
          <w:r w:rsidRPr="00E46389">
            <w:rPr>
              <w:color w:val="000000"/>
            </w:rPr>
            <w:t xml:space="preserve"> S, Dong Z, </w:t>
          </w:r>
          <w:proofErr w:type="spellStart"/>
          <w:r w:rsidRPr="00E46389">
            <w:rPr>
              <w:color w:val="000000"/>
            </w:rPr>
            <w:t>Blagih</w:t>
          </w:r>
          <w:proofErr w:type="spellEnd"/>
          <w:r w:rsidRPr="00E46389">
            <w:rPr>
              <w:color w:val="000000"/>
            </w:rPr>
            <w:t xml:space="preserve"> J, </w:t>
          </w:r>
          <w:proofErr w:type="spellStart"/>
          <w:r w:rsidRPr="00E46389">
            <w:rPr>
              <w:color w:val="000000"/>
            </w:rPr>
            <w:t>Annis</w:t>
          </w:r>
          <w:proofErr w:type="spellEnd"/>
          <w:r w:rsidRPr="00E46389">
            <w:rPr>
              <w:color w:val="000000"/>
            </w:rPr>
            <w:t xml:space="preserve"> MG, et al. PDK1-Dependent Metabolic Reprogramming Dictates Metastatic Potential in Breast Cancer. Cell </w:t>
          </w:r>
          <w:proofErr w:type="spellStart"/>
          <w:r w:rsidRPr="00E46389">
            <w:rPr>
              <w:color w:val="000000"/>
            </w:rPr>
            <w:t>Metab</w:t>
          </w:r>
          <w:proofErr w:type="spellEnd"/>
          <w:r w:rsidRPr="00E46389">
            <w:rPr>
              <w:color w:val="000000"/>
            </w:rPr>
            <w:t>. 2015;22(4):577–89.</w:t>
          </w:r>
        </w:p>
        <w:p w14:paraId="21E014A0" w14:textId="77777777" w:rsidR="00E46389" w:rsidRPr="00E46389" w:rsidRDefault="00E46389">
          <w:pPr>
            <w:pStyle w:val="csl-entry"/>
            <w:divId w:val="349062609"/>
            <w:rPr>
              <w:color w:val="000000"/>
            </w:rPr>
          </w:pPr>
          <w:r w:rsidRPr="00E46389">
            <w:rPr>
              <w:color w:val="000000"/>
            </w:rPr>
            <w:t xml:space="preserve">28. </w:t>
          </w:r>
          <w:proofErr w:type="spellStart"/>
          <w:r w:rsidRPr="00E46389">
            <w:rPr>
              <w:color w:val="000000"/>
            </w:rPr>
            <w:t>LeBleu</w:t>
          </w:r>
          <w:proofErr w:type="spellEnd"/>
          <w:r w:rsidRPr="00E46389">
            <w:rPr>
              <w:color w:val="000000"/>
            </w:rPr>
            <w:t xml:space="preserve"> VS, O’Connell JT, Herrera KNG, </w:t>
          </w:r>
          <w:proofErr w:type="spellStart"/>
          <w:r w:rsidRPr="00E46389">
            <w:rPr>
              <w:color w:val="000000"/>
            </w:rPr>
            <w:t>Wikman</w:t>
          </w:r>
          <w:proofErr w:type="spellEnd"/>
          <w:r w:rsidRPr="00E46389">
            <w:rPr>
              <w:color w:val="000000"/>
            </w:rPr>
            <w:t xml:space="preserve"> H, </w:t>
          </w:r>
          <w:proofErr w:type="spellStart"/>
          <w:r w:rsidRPr="00E46389">
            <w:rPr>
              <w:color w:val="000000"/>
            </w:rPr>
            <w:t>Pantel</w:t>
          </w:r>
          <w:proofErr w:type="spellEnd"/>
          <w:r w:rsidRPr="00E46389">
            <w:rPr>
              <w:color w:val="000000"/>
            </w:rPr>
            <w:t xml:space="preserve"> K, </w:t>
          </w:r>
          <w:proofErr w:type="spellStart"/>
          <w:r w:rsidRPr="00E46389">
            <w:rPr>
              <w:color w:val="000000"/>
            </w:rPr>
            <w:t>Haigis</w:t>
          </w:r>
          <w:proofErr w:type="spellEnd"/>
          <w:r w:rsidRPr="00E46389">
            <w:rPr>
              <w:color w:val="000000"/>
            </w:rPr>
            <w:t xml:space="preserve"> MC, et al. PGC-1α mediates mitochondrial biogenesis and oxidative phosphorylation in cancer cells to promote metastasis. Nat Cell Biol. 2014;16(10):992–1003.</w:t>
          </w:r>
        </w:p>
        <w:p w14:paraId="2C8410B3" w14:textId="77777777" w:rsidR="00E46389" w:rsidRPr="00E46389" w:rsidRDefault="00E46389">
          <w:pPr>
            <w:pStyle w:val="csl-entry"/>
            <w:divId w:val="349062609"/>
            <w:rPr>
              <w:color w:val="000000"/>
            </w:rPr>
          </w:pPr>
          <w:r w:rsidRPr="00E46389">
            <w:rPr>
              <w:color w:val="000000"/>
            </w:rPr>
            <w:t>29. Jia D, Park JH, Kaur H, Jung KH, Yang S, Tripathi S, et al. Towards decoding the coupled decision-making of metabolism and epithelial-to-mesenchymal transition in cancer. Brit J Cancer. 2021;1–10.</w:t>
          </w:r>
        </w:p>
        <w:p w14:paraId="61815CF2" w14:textId="77777777" w:rsidR="00E46389" w:rsidRPr="00E46389" w:rsidRDefault="00E46389">
          <w:pPr>
            <w:pStyle w:val="csl-entry"/>
            <w:divId w:val="349062609"/>
            <w:rPr>
              <w:color w:val="000000"/>
            </w:rPr>
          </w:pPr>
          <w:r w:rsidRPr="00E46389">
            <w:rPr>
              <w:color w:val="000000"/>
            </w:rPr>
            <w:t xml:space="preserve">30. </w:t>
          </w:r>
          <w:proofErr w:type="spellStart"/>
          <w:r w:rsidRPr="00E46389">
            <w:rPr>
              <w:color w:val="000000"/>
            </w:rPr>
            <w:t>Serocki</w:t>
          </w:r>
          <w:proofErr w:type="spellEnd"/>
          <w:r w:rsidRPr="00E46389">
            <w:rPr>
              <w:color w:val="000000"/>
            </w:rPr>
            <w:t xml:space="preserve"> M, </w:t>
          </w:r>
          <w:proofErr w:type="spellStart"/>
          <w:r w:rsidRPr="00E46389">
            <w:rPr>
              <w:color w:val="000000"/>
            </w:rPr>
            <w:t>Bartoszewska</w:t>
          </w:r>
          <w:proofErr w:type="spellEnd"/>
          <w:r w:rsidRPr="00E46389">
            <w:rPr>
              <w:color w:val="000000"/>
            </w:rPr>
            <w:t xml:space="preserve"> S, </w:t>
          </w:r>
          <w:proofErr w:type="spellStart"/>
          <w:r w:rsidRPr="00E46389">
            <w:rPr>
              <w:color w:val="000000"/>
            </w:rPr>
            <w:t>Janaszak-Jasiecka</w:t>
          </w:r>
          <w:proofErr w:type="spellEnd"/>
          <w:r w:rsidRPr="00E46389">
            <w:rPr>
              <w:color w:val="000000"/>
            </w:rPr>
            <w:t xml:space="preserve"> A, </w:t>
          </w:r>
          <w:proofErr w:type="spellStart"/>
          <w:r w:rsidRPr="00E46389">
            <w:rPr>
              <w:color w:val="000000"/>
            </w:rPr>
            <w:t>Ochocka</w:t>
          </w:r>
          <w:proofErr w:type="spellEnd"/>
          <w:r w:rsidRPr="00E46389">
            <w:rPr>
              <w:color w:val="000000"/>
            </w:rPr>
            <w:t xml:space="preserve"> RJ, </w:t>
          </w:r>
          <w:proofErr w:type="spellStart"/>
          <w:r w:rsidRPr="00E46389">
            <w:rPr>
              <w:color w:val="000000"/>
            </w:rPr>
            <w:t>Collawn</w:t>
          </w:r>
          <w:proofErr w:type="spellEnd"/>
          <w:r w:rsidRPr="00E46389">
            <w:rPr>
              <w:color w:val="000000"/>
            </w:rPr>
            <w:t xml:space="preserve"> JF, Bartoszewski R. miRNAs regulate the HIF switch during hypoxia: a novel therapeutic target. Angiogenesis. 2018;21(2):183–202.</w:t>
          </w:r>
        </w:p>
        <w:p w14:paraId="3AD7996A" w14:textId="77777777" w:rsidR="00E46389" w:rsidRPr="00E46389" w:rsidRDefault="00E46389">
          <w:pPr>
            <w:pStyle w:val="csl-entry"/>
            <w:divId w:val="349062609"/>
            <w:rPr>
              <w:color w:val="000000"/>
            </w:rPr>
          </w:pPr>
          <w:r w:rsidRPr="00E46389">
            <w:rPr>
              <w:color w:val="000000"/>
            </w:rPr>
            <w:t>31. Shang Y, Chen H, Ye J, Wei X, Liu S, Wang R. HIF-1α/Ascl2/miR-200b regulatory feedback circuit modulated the epithelial-mesenchymal transition (EMT) in colorectal cancer cells. Exp Cell Res. 2017;360(2):243–56.</w:t>
          </w:r>
        </w:p>
        <w:p w14:paraId="7C2547C1" w14:textId="77777777" w:rsidR="00E46389" w:rsidRPr="00E46389" w:rsidRDefault="00E46389">
          <w:pPr>
            <w:pStyle w:val="csl-entry"/>
            <w:divId w:val="349062609"/>
            <w:rPr>
              <w:color w:val="000000"/>
            </w:rPr>
          </w:pPr>
          <w:r w:rsidRPr="00E46389">
            <w:rPr>
              <w:color w:val="000000"/>
            </w:rPr>
            <w:t xml:space="preserve">32. </w:t>
          </w:r>
          <w:proofErr w:type="spellStart"/>
          <w:r w:rsidRPr="00E46389">
            <w:rPr>
              <w:color w:val="000000"/>
            </w:rPr>
            <w:t>Jin</w:t>
          </w:r>
          <w:proofErr w:type="spellEnd"/>
          <w:r w:rsidRPr="00E46389">
            <w:rPr>
              <w:color w:val="000000"/>
            </w:rPr>
            <w:t xml:space="preserve"> HF, Wang JF, Song TT, Zhang J, Wang L. MiR-200b Inhibits Tumor Growth and Chemoresistance via Targeting p70S6K1 in Lung Cancer. Frontiers Oncol. 2020;10:643.</w:t>
          </w:r>
        </w:p>
        <w:p w14:paraId="3D3EA58F" w14:textId="77777777" w:rsidR="00E46389" w:rsidRPr="00E46389" w:rsidRDefault="00E46389">
          <w:pPr>
            <w:pStyle w:val="csl-entry"/>
            <w:divId w:val="349062609"/>
            <w:rPr>
              <w:color w:val="000000"/>
            </w:rPr>
          </w:pPr>
          <w:r w:rsidRPr="00E46389">
            <w:rPr>
              <w:color w:val="000000"/>
            </w:rPr>
            <w:t xml:space="preserve">33. </w:t>
          </w:r>
          <w:proofErr w:type="spellStart"/>
          <w:r w:rsidRPr="00E46389">
            <w:rPr>
              <w:color w:val="000000"/>
            </w:rPr>
            <w:t>Georgakopoulos</w:t>
          </w:r>
          <w:proofErr w:type="spellEnd"/>
          <w:r w:rsidRPr="00E46389">
            <w:rPr>
              <w:color w:val="000000"/>
            </w:rPr>
            <w:t xml:space="preserve">-Soares I, </w:t>
          </w:r>
          <w:proofErr w:type="spellStart"/>
          <w:r w:rsidRPr="00E46389">
            <w:rPr>
              <w:color w:val="000000"/>
            </w:rPr>
            <w:t>Chartoumpekis</w:t>
          </w:r>
          <w:proofErr w:type="spellEnd"/>
          <w:r w:rsidRPr="00E46389">
            <w:rPr>
              <w:color w:val="000000"/>
            </w:rPr>
            <w:t xml:space="preserve"> DV, </w:t>
          </w:r>
          <w:proofErr w:type="spellStart"/>
          <w:r w:rsidRPr="00E46389">
            <w:rPr>
              <w:color w:val="000000"/>
            </w:rPr>
            <w:t>Kyriazopoulou</w:t>
          </w:r>
          <w:proofErr w:type="spellEnd"/>
          <w:r w:rsidRPr="00E46389">
            <w:rPr>
              <w:color w:val="000000"/>
            </w:rPr>
            <w:t xml:space="preserve"> V, </w:t>
          </w:r>
          <w:proofErr w:type="spellStart"/>
          <w:r w:rsidRPr="00E46389">
            <w:rPr>
              <w:color w:val="000000"/>
            </w:rPr>
            <w:t>Zaravinos</w:t>
          </w:r>
          <w:proofErr w:type="spellEnd"/>
          <w:r w:rsidRPr="00E46389">
            <w:rPr>
              <w:color w:val="000000"/>
            </w:rPr>
            <w:t xml:space="preserve"> A. EMT Factors and Metabolic Pathways in Cancer. Frontiers Oncol. 2020;10:499.</w:t>
          </w:r>
        </w:p>
        <w:p w14:paraId="27622EE6" w14:textId="77777777" w:rsidR="00E46389" w:rsidRPr="00E46389" w:rsidRDefault="00E46389">
          <w:pPr>
            <w:pStyle w:val="csl-entry"/>
            <w:divId w:val="349062609"/>
            <w:rPr>
              <w:color w:val="000000"/>
            </w:rPr>
          </w:pPr>
          <w:r w:rsidRPr="00E46389">
            <w:rPr>
              <w:color w:val="000000"/>
            </w:rPr>
            <w:t xml:space="preserve">34. Fedele M, </w:t>
          </w:r>
          <w:proofErr w:type="spellStart"/>
          <w:r w:rsidRPr="00E46389">
            <w:rPr>
              <w:color w:val="000000"/>
            </w:rPr>
            <w:t>Sgarra</w:t>
          </w:r>
          <w:proofErr w:type="spellEnd"/>
          <w:r w:rsidRPr="00E46389">
            <w:rPr>
              <w:color w:val="000000"/>
            </w:rPr>
            <w:t xml:space="preserve"> R, Battista S, </w:t>
          </w:r>
          <w:proofErr w:type="spellStart"/>
          <w:r w:rsidRPr="00E46389">
            <w:rPr>
              <w:color w:val="000000"/>
            </w:rPr>
            <w:t>Cerchia</w:t>
          </w:r>
          <w:proofErr w:type="spellEnd"/>
          <w:r w:rsidRPr="00E46389">
            <w:rPr>
              <w:color w:val="000000"/>
            </w:rPr>
            <w:t xml:space="preserve"> L, </w:t>
          </w:r>
          <w:proofErr w:type="spellStart"/>
          <w:r w:rsidRPr="00E46389">
            <w:rPr>
              <w:color w:val="000000"/>
            </w:rPr>
            <w:t>Manfioletti</w:t>
          </w:r>
          <w:proofErr w:type="spellEnd"/>
          <w:r w:rsidRPr="00E46389">
            <w:rPr>
              <w:color w:val="000000"/>
            </w:rPr>
            <w:t xml:space="preserve"> G. The Epithelial–Mesenchymal Transition at the Crossroads between Metabolism and Tumor Progression. Int J Mol Sci. 2022;23(2):800.</w:t>
          </w:r>
        </w:p>
        <w:p w14:paraId="7CAE001F" w14:textId="77777777" w:rsidR="00E46389" w:rsidRPr="00E46389" w:rsidRDefault="00E46389">
          <w:pPr>
            <w:pStyle w:val="csl-entry"/>
            <w:divId w:val="349062609"/>
            <w:rPr>
              <w:color w:val="000000"/>
            </w:rPr>
          </w:pPr>
          <w:r w:rsidRPr="00E46389">
            <w:rPr>
              <w:color w:val="000000"/>
            </w:rPr>
            <w:t xml:space="preserve">35. Burger GA, </w:t>
          </w:r>
          <w:proofErr w:type="spellStart"/>
          <w:r w:rsidRPr="00E46389">
            <w:rPr>
              <w:color w:val="000000"/>
            </w:rPr>
            <w:t>Danen</w:t>
          </w:r>
          <w:proofErr w:type="spellEnd"/>
          <w:r w:rsidRPr="00E46389">
            <w:rPr>
              <w:color w:val="000000"/>
            </w:rPr>
            <w:t xml:space="preserve"> EHJ, Beltman JB. Deciphering Epithelial–Mesenchymal Transition Regulatory Networks in Cancer through Computational Approaches. Frontiers Oncol. 2017;7:162.</w:t>
          </w:r>
        </w:p>
        <w:p w14:paraId="3A47ABE9" w14:textId="77777777" w:rsidR="00E46389" w:rsidRPr="00E46389" w:rsidRDefault="00E46389">
          <w:pPr>
            <w:pStyle w:val="csl-entry"/>
            <w:divId w:val="349062609"/>
            <w:rPr>
              <w:color w:val="000000"/>
            </w:rPr>
          </w:pPr>
          <w:r w:rsidRPr="00E46389">
            <w:rPr>
              <w:color w:val="000000"/>
            </w:rPr>
            <w:t xml:space="preserve">36. Hu Y, Xu W, Zeng H, He Z, Lu X, </w:t>
          </w:r>
          <w:proofErr w:type="spellStart"/>
          <w:r w:rsidRPr="00E46389">
            <w:rPr>
              <w:color w:val="000000"/>
            </w:rPr>
            <w:t>Zuo</w:t>
          </w:r>
          <w:proofErr w:type="spellEnd"/>
          <w:r w:rsidRPr="00E46389">
            <w:rPr>
              <w:color w:val="000000"/>
            </w:rPr>
            <w:t xml:space="preserve"> D, et al. OXPHOS-dependent metabolic reprogramming prompts metastatic potential of breast cancer cells under osteogenic differentiation. Brit J Cancer. 2020;123(11):1644–55.</w:t>
          </w:r>
        </w:p>
        <w:p w14:paraId="6A9ACCDA" w14:textId="77777777" w:rsidR="00E46389" w:rsidRPr="00E46389" w:rsidRDefault="00E46389">
          <w:pPr>
            <w:pStyle w:val="csl-entry"/>
            <w:divId w:val="349062609"/>
            <w:rPr>
              <w:color w:val="000000"/>
            </w:rPr>
          </w:pPr>
          <w:r w:rsidRPr="00E46389">
            <w:rPr>
              <w:color w:val="000000"/>
            </w:rPr>
            <w:t>37. Sung JY, Cheong JH. Pan-Cancer Analysis Reveals Distinct Metabolic Reprogramming in Different Epithelial–Mesenchymal Transition Activity States. Cancers. 2021;13(8):1778.</w:t>
          </w:r>
        </w:p>
        <w:p w14:paraId="4FB1C4C6" w14:textId="77777777" w:rsidR="00E46389" w:rsidRPr="00E46389" w:rsidRDefault="00E46389">
          <w:pPr>
            <w:pStyle w:val="csl-entry"/>
            <w:divId w:val="349062609"/>
            <w:rPr>
              <w:color w:val="000000"/>
            </w:rPr>
          </w:pPr>
          <w:r w:rsidRPr="00E46389">
            <w:rPr>
              <w:color w:val="000000"/>
            </w:rPr>
            <w:t xml:space="preserve">38. Choudhary KS, Rohatgi N, </w:t>
          </w:r>
          <w:proofErr w:type="spellStart"/>
          <w:r w:rsidRPr="00E46389">
            <w:rPr>
              <w:color w:val="000000"/>
            </w:rPr>
            <w:t>Halldorsson</w:t>
          </w:r>
          <w:proofErr w:type="spellEnd"/>
          <w:r w:rsidRPr="00E46389">
            <w:rPr>
              <w:color w:val="000000"/>
            </w:rPr>
            <w:t xml:space="preserve"> S, </w:t>
          </w:r>
          <w:proofErr w:type="spellStart"/>
          <w:r w:rsidRPr="00E46389">
            <w:rPr>
              <w:color w:val="000000"/>
            </w:rPr>
            <w:t>Briem</w:t>
          </w:r>
          <w:proofErr w:type="spellEnd"/>
          <w:r w:rsidRPr="00E46389">
            <w:rPr>
              <w:color w:val="000000"/>
            </w:rPr>
            <w:t xml:space="preserve"> E, Gudjonsson T, Gudmundsson S, et al. EGFR Signal-Network Reconstruction Demonstrates Metabolic Crosstalk in EMT. </w:t>
          </w:r>
          <w:proofErr w:type="spellStart"/>
          <w:r w:rsidRPr="00E46389">
            <w:rPr>
              <w:color w:val="000000"/>
            </w:rPr>
            <w:t>Plos</w:t>
          </w:r>
          <w:proofErr w:type="spellEnd"/>
          <w:r w:rsidRPr="00E46389">
            <w:rPr>
              <w:color w:val="000000"/>
            </w:rPr>
            <w:t xml:space="preserve"> </w:t>
          </w:r>
          <w:proofErr w:type="spellStart"/>
          <w:r w:rsidRPr="00E46389">
            <w:rPr>
              <w:color w:val="000000"/>
            </w:rPr>
            <w:t>Comput</w:t>
          </w:r>
          <w:proofErr w:type="spellEnd"/>
          <w:r w:rsidRPr="00E46389">
            <w:rPr>
              <w:color w:val="000000"/>
            </w:rPr>
            <w:t xml:space="preserve"> Biol. 2016;12(6):e1004924.</w:t>
          </w:r>
        </w:p>
        <w:p w14:paraId="71D6CA40" w14:textId="77777777" w:rsidR="00E46389" w:rsidRPr="00E46389" w:rsidRDefault="00E46389">
          <w:pPr>
            <w:pStyle w:val="csl-entry"/>
            <w:divId w:val="349062609"/>
            <w:rPr>
              <w:color w:val="000000"/>
            </w:rPr>
          </w:pPr>
          <w:r w:rsidRPr="00E46389">
            <w:rPr>
              <w:color w:val="000000"/>
            </w:rPr>
            <w:t>39. Feng S, Zhang L, Liu X, Li G, Zhang B, Wang Z, et al. Low levels of AMPK promote epithelial‐mesenchymal transition in lung cancer primarily through HDAC4‐ and HDAC5‐mediated metabolic reprogramming. J Cell Mol Med. 2020;24(14):7789–801.</w:t>
          </w:r>
        </w:p>
        <w:p w14:paraId="5819EFC9" w14:textId="77777777" w:rsidR="00E46389" w:rsidRPr="00E46389" w:rsidRDefault="00E46389">
          <w:pPr>
            <w:pStyle w:val="csl-entry"/>
            <w:divId w:val="349062609"/>
            <w:rPr>
              <w:color w:val="000000"/>
            </w:rPr>
          </w:pPr>
          <w:r w:rsidRPr="00E46389">
            <w:rPr>
              <w:color w:val="000000"/>
            </w:rPr>
            <w:t xml:space="preserve">40. </w:t>
          </w:r>
          <w:proofErr w:type="spellStart"/>
          <w:r w:rsidRPr="00E46389">
            <w:rPr>
              <w:color w:val="000000"/>
            </w:rPr>
            <w:t>Schieber</w:t>
          </w:r>
          <w:proofErr w:type="spellEnd"/>
          <w:r w:rsidRPr="00E46389">
            <w:rPr>
              <w:color w:val="000000"/>
            </w:rPr>
            <w:t xml:space="preserve"> MS, Chandel NS. ROS Links Glucose Metabolism to Breast Cancer Stem Cell and EMT Phenotype. Cancer Cell. 2013;23(3):265–7.</w:t>
          </w:r>
        </w:p>
        <w:p w14:paraId="7610D9A4" w14:textId="77777777" w:rsidR="00E46389" w:rsidRPr="00E46389" w:rsidRDefault="00E46389">
          <w:pPr>
            <w:pStyle w:val="csl-entry"/>
            <w:divId w:val="349062609"/>
            <w:rPr>
              <w:color w:val="000000"/>
            </w:rPr>
          </w:pPr>
          <w:r w:rsidRPr="00E46389">
            <w:rPr>
              <w:color w:val="000000"/>
            </w:rPr>
            <w:t xml:space="preserve">41. Kang X, Wang J, Li C. Exposing the Underlying Relationship of Cancer Metastasis to Metabolism and Epithelial-Mesenchymal Transitions. </w:t>
          </w:r>
          <w:proofErr w:type="spellStart"/>
          <w:r w:rsidRPr="00E46389">
            <w:rPr>
              <w:color w:val="000000"/>
            </w:rPr>
            <w:t>Iscience</w:t>
          </w:r>
          <w:proofErr w:type="spellEnd"/>
          <w:r w:rsidRPr="00E46389">
            <w:rPr>
              <w:color w:val="000000"/>
            </w:rPr>
            <w:t>. 2019;21:754–72.</w:t>
          </w:r>
        </w:p>
        <w:p w14:paraId="7F7A70CB" w14:textId="77777777" w:rsidR="00E46389" w:rsidRPr="00E46389" w:rsidRDefault="00E46389">
          <w:pPr>
            <w:pStyle w:val="csl-entry"/>
            <w:divId w:val="349062609"/>
            <w:rPr>
              <w:color w:val="000000"/>
            </w:rPr>
          </w:pPr>
          <w:r w:rsidRPr="00E46389">
            <w:rPr>
              <w:color w:val="000000"/>
            </w:rPr>
            <w:t>42. Kang X, Li C. A Dimension Reduction Approach for Energy Landscape: Identifying Intermediate States in Metabolism‐EMT Network. Adv Sci. 2021;2003133.</w:t>
          </w:r>
        </w:p>
        <w:p w14:paraId="174624A5" w14:textId="77777777" w:rsidR="00E46389" w:rsidRPr="00E46389" w:rsidRDefault="00E46389">
          <w:pPr>
            <w:pStyle w:val="csl-entry"/>
            <w:divId w:val="349062609"/>
            <w:rPr>
              <w:color w:val="000000"/>
            </w:rPr>
          </w:pPr>
          <w:r w:rsidRPr="00E46389">
            <w:rPr>
              <w:color w:val="000000"/>
            </w:rPr>
            <w:t xml:space="preserve">43. </w:t>
          </w:r>
          <w:proofErr w:type="spellStart"/>
          <w:r w:rsidRPr="00E46389">
            <w:rPr>
              <w:color w:val="000000"/>
            </w:rPr>
            <w:t>Sciacovelli</w:t>
          </w:r>
          <w:proofErr w:type="spellEnd"/>
          <w:r w:rsidRPr="00E46389">
            <w:rPr>
              <w:color w:val="000000"/>
            </w:rPr>
            <w:t xml:space="preserve"> M, </w:t>
          </w:r>
          <w:proofErr w:type="spellStart"/>
          <w:r w:rsidRPr="00E46389">
            <w:rPr>
              <w:color w:val="000000"/>
            </w:rPr>
            <w:t>Frezza</w:t>
          </w:r>
          <w:proofErr w:type="spellEnd"/>
          <w:r w:rsidRPr="00E46389">
            <w:rPr>
              <w:color w:val="000000"/>
            </w:rPr>
            <w:t xml:space="preserve"> C. Metabolic </w:t>
          </w:r>
          <w:proofErr w:type="gramStart"/>
          <w:r w:rsidRPr="00E46389">
            <w:rPr>
              <w:color w:val="000000"/>
            </w:rPr>
            <w:t>reprogramming</w:t>
          </w:r>
          <w:proofErr w:type="gramEnd"/>
          <w:r w:rsidRPr="00E46389">
            <w:rPr>
              <w:color w:val="000000"/>
            </w:rPr>
            <w:t xml:space="preserve"> and epithelial‐to‐mesenchymal transition in cancer. </w:t>
          </w:r>
          <w:proofErr w:type="spellStart"/>
          <w:r w:rsidRPr="00E46389">
            <w:rPr>
              <w:color w:val="000000"/>
            </w:rPr>
            <w:t>Febs</w:t>
          </w:r>
          <w:proofErr w:type="spellEnd"/>
          <w:r w:rsidRPr="00E46389">
            <w:rPr>
              <w:color w:val="000000"/>
            </w:rPr>
            <w:t xml:space="preserve"> J. 2017;284(19):3132–44.</w:t>
          </w:r>
        </w:p>
        <w:p w14:paraId="78F87C05" w14:textId="77777777" w:rsidR="00E46389" w:rsidRPr="00E46389" w:rsidRDefault="00E46389">
          <w:pPr>
            <w:pStyle w:val="csl-entry"/>
            <w:divId w:val="349062609"/>
            <w:rPr>
              <w:color w:val="000000"/>
            </w:rPr>
          </w:pPr>
          <w:r w:rsidRPr="00E46389">
            <w:rPr>
              <w:color w:val="000000"/>
            </w:rPr>
            <w:t xml:space="preserve">44. Huang R, </w:t>
          </w:r>
          <w:proofErr w:type="spellStart"/>
          <w:r w:rsidRPr="00E46389">
            <w:rPr>
              <w:color w:val="000000"/>
            </w:rPr>
            <w:t>Zong</w:t>
          </w:r>
          <w:proofErr w:type="spellEnd"/>
          <w:r w:rsidRPr="00E46389">
            <w:rPr>
              <w:color w:val="000000"/>
            </w:rPr>
            <w:t xml:space="preserve"> X. Aberrant cancer metabolism in epithelial–mesenchymal transition and cancer metastasis: Mechanisms in cancer progression. Crit Rev Oncol </w:t>
          </w:r>
          <w:proofErr w:type="spellStart"/>
          <w:r w:rsidRPr="00E46389">
            <w:rPr>
              <w:color w:val="000000"/>
            </w:rPr>
            <w:t>Hemat</w:t>
          </w:r>
          <w:proofErr w:type="spellEnd"/>
          <w:r w:rsidRPr="00E46389">
            <w:rPr>
              <w:color w:val="000000"/>
            </w:rPr>
            <w:t>. 2017;115:13–22.</w:t>
          </w:r>
        </w:p>
        <w:p w14:paraId="6FBAC0DA" w14:textId="77777777" w:rsidR="00E46389" w:rsidRPr="00E46389" w:rsidRDefault="00E46389">
          <w:pPr>
            <w:pStyle w:val="csl-entry"/>
            <w:divId w:val="349062609"/>
            <w:rPr>
              <w:color w:val="000000"/>
            </w:rPr>
          </w:pPr>
          <w:r w:rsidRPr="00E46389">
            <w:rPr>
              <w:color w:val="000000"/>
            </w:rPr>
            <w:t xml:space="preserve">45. Jiang L, Xiao L, </w:t>
          </w:r>
          <w:proofErr w:type="spellStart"/>
          <w:r w:rsidRPr="00E46389">
            <w:rPr>
              <w:color w:val="000000"/>
            </w:rPr>
            <w:t>Sugiura</w:t>
          </w:r>
          <w:proofErr w:type="spellEnd"/>
          <w:r w:rsidRPr="00E46389">
            <w:rPr>
              <w:color w:val="000000"/>
            </w:rPr>
            <w:t xml:space="preserve"> H, Huang X, Ali A, Kuro-o M, et al. Metabolic reprogramming during TGFβ1-induced epithelial-to-mesenchymal transition. Oncogene. 2015;34(30):3908–16.</w:t>
          </w:r>
        </w:p>
        <w:p w14:paraId="6A8560E8" w14:textId="77777777" w:rsidR="00E46389" w:rsidRPr="00E46389" w:rsidRDefault="00E46389">
          <w:pPr>
            <w:pStyle w:val="csl-entry"/>
            <w:divId w:val="349062609"/>
            <w:rPr>
              <w:color w:val="000000"/>
            </w:rPr>
          </w:pPr>
          <w:r w:rsidRPr="00E46389">
            <w:rPr>
              <w:color w:val="000000"/>
            </w:rPr>
            <w:t xml:space="preserve">46. Bocci F, Tripathi SC, Mercedes SAV, George JT, </w:t>
          </w:r>
          <w:proofErr w:type="spellStart"/>
          <w:r w:rsidRPr="00E46389">
            <w:rPr>
              <w:color w:val="000000"/>
            </w:rPr>
            <w:t>Casabar</w:t>
          </w:r>
          <w:proofErr w:type="spellEnd"/>
          <w:r w:rsidRPr="00E46389">
            <w:rPr>
              <w:color w:val="000000"/>
            </w:rPr>
            <w:t xml:space="preserve"> JP, Wong PK, et al. NRF2 activates a partial epithelial-mesenchymal transition and is maximally present in a hybrid epithelial/mesenchymal phenotype. </w:t>
          </w:r>
          <w:proofErr w:type="spellStart"/>
          <w:r w:rsidRPr="00E46389">
            <w:rPr>
              <w:color w:val="000000"/>
            </w:rPr>
            <w:t>Integr</w:t>
          </w:r>
          <w:proofErr w:type="spellEnd"/>
          <w:r w:rsidRPr="00E46389">
            <w:rPr>
              <w:color w:val="000000"/>
            </w:rPr>
            <w:t xml:space="preserve"> Biol. 2019;11(6):251–63.</w:t>
          </w:r>
        </w:p>
        <w:p w14:paraId="19E38BE9" w14:textId="77777777" w:rsidR="00E46389" w:rsidRPr="00E46389" w:rsidRDefault="00E46389">
          <w:pPr>
            <w:pStyle w:val="csl-entry"/>
            <w:divId w:val="349062609"/>
            <w:rPr>
              <w:color w:val="000000"/>
            </w:rPr>
          </w:pPr>
          <w:r w:rsidRPr="00E46389">
            <w:rPr>
              <w:color w:val="000000"/>
            </w:rPr>
            <w:t xml:space="preserve">47. Luo M, Shang L, Brooks MD, </w:t>
          </w:r>
          <w:proofErr w:type="spellStart"/>
          <w:r w:rsidRPr="00E46389">
            <w:rPr>
              <w:color w:val="000000"/>
            </w:rPr>
            <w:t>Jiagge</w:t>
          </w:r>
          <w:proofErr w:type="spellEnd"/>
          <w:r w:rsidRPr="00E46389">
            <w:rPr>
              <w:color w:val="000000"/>
            </w:rPr>
            <w:t xml:space="preserve"> E, Zhu Y, </w:t>
          </w:r>
          <w:proofErr w:type="spellStart"/>
          <w:r w:rsidRPr="00E46389">
            <w:rPr>
              <w:color w:val="000000"/>
            </w:rPr>
            <w:t>Buschhaus</w:t>
          </w:r>
          <w:proofErr w:type="spellEnd"/>
          <w:r w:rsidRPr="00E46389">
            <w:rPr>
              <w:color w:val="000000"/>
            </w:rPr>
            <w:t xml:space="preserve"> JM, et al. Targeting Breast Cancer Stem Cell State Equilibrium through Modulation of Redox Signaling. Cell </w:t>
          </w:r>
          <w:proofErr w:type="spellStart"/>
          <w:r w:rsidRPr="00E46389">
            <w:rPr>
              <w:color w:val="000000"/>
            </w:rPr>
            <w:t>Metab</w:t>
          </w:r>
          <w:proofErr w:type="spellEnd"/>
          <w:r w:rsidRPr="00E46389">
            <w:rPr>
              <w:color w:val="000000"/>
            </w:rPr>
            <w:t>. 2018;28(1):69-86.e6.</w:t>
          </w:r>
        </w:p>
        <w:p w14:paraId="497B2523" w14:textId="77777777" w:rsidR="00E46389" w:rsidRPr="00E46389" w:rsidRDefault="00E46389">
          <w:pPr>
            <w:pStyle w:val="csl-entry"/>
            <w:divId w:val="349062609"/>
            <w:rPr>
              <w:color w:val="000000"/>
            </w:rPr>
          </w:pPr>
          <w:r w:rsidRPr="00E46389">
            <w:rPr>
              <w:color w:val="000000"/>
            </w:rPr>
            <w:t xml:space="preserve">48. </w:t>
          </w:r>
          <w:proofErr w:type="spellStart"/>
          <w:r w:rsidRPr="00E46389">
            <w:rPr>
              <w:color w:val="000000"/>
            </w:rPr>
            <w:t>Colacino</w:t>
          </w:r>
          <w:proofErr w:type="spellEnd"/>
          <w:r w:rsidRPr="00E46389">
            <w:rPr>
              <w:color w:val="000000"/>
            </w:rPr>
            <w:t xml:space="preserve"> JA, Azizi E, Brooks MD, </w:t>
          </w:r>
          <w:proofErr w:type="spellStart"/>
          <w:r w:rsidRPr="00E46389">
            <w:rPr>
              <w:color w:val="000000"/>
            </w:rPr>
            <w:t>Harouaka</w:t>
          </w:r>
          <w:proofErr w:type="spellEnd"/>
          <w:r w:rsidRPr="00E46389">
            <w:rPr>
              <w:color w:val="000000"/>
            </w:rPr>
            <w:t xml:space="preserve"> R, </w:t>
          </w:r>
          <w:proofErr w:type="spellStart"/>
          <w:r w:rsidRPr="00E46389">
            <w:rPr>
              <w:color w:val="000000"/>
            </w:rPr>
            <w:t>Fouladdel</w:t>
          </w:r>
          <w:proofErr w:type="spellEnd"/>
          <w:r w:rsidRPr="00E46389">
            <w:rPr>
              <w:color w:val="000000"/>
            </w:rPr>
            <w:t xml:space="preserve"> S, McDermott SP, et al. Heterogeneity of Human Breast Stem and Progenitor Cells as Revealed by Transcriptional Profiling. Stem Cell Rep. 2018;10(5):1596–609.</w:t>
          </w:r>
        </w:p>
        <w:p w14:paraId="144C9219" w14:textId="77777777" w:rsidR="00E46389" w:rsidRPr="00E46389" w:rsidRDefault="00E46389">
          <w:pPr>
            <w:pStyle w:val="csl-entry"/>
            <w:divId w:val="349062609"/>
            <w:rPr>
              <w:color w:val="000000"/>
            </w:rPr>
          </w:pPr>
          <w:r w:rsidRPr="00E46389">
            <w:rPr>
              <w:color w:val="000000"/>
            </w:rPr>
            <w:t>49. Yu L, Lu M, Jia D, Ma J, Ben-Jacob E, Levine H, et al. Modeling the Genetic Regulation of Cancer Metabolism: Interplay between Glycolysis and Oxidative Phosphorylation. Cancer Res. 2017;77(7):1564–74.</w:t>
          </w:r>
        </w:p>
        <w:p w14:paraId="588D8F83" w14:textId="77777777" w:rsidR="00E46389" w:rsidRPr="00E46389" w:rsidRDefault="00E46389">
          <w:pPr>
            <w:pStyle w:val="csl-entry"/>
            <w:divId w:val="349062609"/>
            <w:rPr>
              <w:color w:val="000000"/>
            </w:rPr>
          </w:pPr>
          <w:r w:rsidRPr="00E46389">
            <w:rPr>
              <w:color w:val="000000"/>
            </w:rPr>
            <w:t xml:space="preserve">50. Lu M, Jolly MK, </w:t>
          </w:r>
          <w:proofErr w:type="spellStart"/>
          <w:r w:rsidRPr="00E46389">
            <w:rPr>
              <w:color w:val="000000"/>
            </w:rPr>
            <w:t>Gomoto</w:t>
          </w:r>
          <w:proofErr w:type="spellEnd"/>
          <w:r w:rsidRPr="00E46389">
            <w:rPr>
              <w:color w:val="000000"/>
            </w:rPr>
            <w:t xml:space="preserve"> R, Huang B, </w:t>
          </w:r>
          <w:proofErr w:type="spellStart"/>
          <w:r w:rsidRPr="00E46389">
            <w:rPr>
              <w:color w:val="000000"/>
            </w:rPr>
            <w:t>Onuchic</w:t>
          </w:r>
          <w:proofErr w:type="spellEnd"/>
          <w:r w:rsidRPr="00E46389">
            <w:rPr>
              <w:color w:val="000000"/>
            </w:rPr>
            <w:t xml:space="preserve"> J, Ben-Jacob E. </w:t>
          </w:r>
          <w:proofErr w:type="spellStart"/>
          <w:r w:rsidRPr="00E46389">
            <w:rPr>
              <w:color w:val="000000"/>
            </w:rPr>
            <w:t>Tristability</w:t>
          </w:r>
          <w:proofErr w:type="spellEnd"/>
          <w:r w:rsidRPr="00E46389">
            <w:rPr>
              <w:color w:val="000000"/>
            </w:rPr>
            <w:t xml:space="preserve"> in Cancer-Associated MicroRNA-TF Chimera Toggle Switch. J Phys Chem B. 2013;117(42):13164–74.</w:t>
          </w:r>
        </w:p>
        <w:p w14:paraId="49C78AE7" w14:textId="77777777" w:rsidR="00E46389" w:rsidRPr="00E46389" w:rsidRDefault="00E46389">
          <w:pPr>
            <w:pStyle w:val="csl-entry"/>
            <w:divId w:val="349062609"/>
            <w:rPr>
              <w:color w:val="000000"/>
            </w:rPr>
          </w:pPr>
          <w:r w:rsidRPr="00E46389">
            <w:rPr>
              <w:color w:val="000000"/>
            </w:rPr>
            <w:t xml:space="preserve">51. Kovac S, </w:t>
          </w:r>
          <w:proofErr w:type="spellStart"/>
          <w:r w:rsidRPr="00E46389">
            <w:rPr>
              <w:color w:val="000000"/>
            </w:rPr>
            <w:t>Angelova</w:t>
          </w:r>
          <w:proofErr w:type="spellEnd"/>
          <w:r w:rsidRPr="00E46389">
            <w:rPr>
              <w:color w:val="000000"/>
            </w:rPr>
            <w:t xml:space="preserve"> PR, </w:t>
          </w:r>
          <w:proofErr w:type="spellStart"/>
          <w:r w:rsidRPr="00E46389">
            <w:rPr>
              <w:color w:val="000000"/>
            </w:rPr>
            <w:t>Holmström</w:t>
          </w:r>
          <w:proofErr w:type="spellEnd"/>
          <w:r w:rsidRPr="00E46389">
            <w:rPr>
              <w:color w:val="000000"/>
            </w:rPr>
            <w:t xml:space="preserve"> KM, Zhang Y, </w:t>
          </w:r>
          <w:proofErr w:type="spellStart"/>
          <w:r w:rsidRPr="00E46389">
            <w:rPr>
              <w:color w:val="000000"/>
            </w:rPr>
            <w:t>Dinkova-Kostova</w:t>
          </w:r>
          <w:proofErr w:type="spellEnd"/>
          <w:r w:rsidRPr="00E46389">
            <w:rPr>
              <w:color w:val="000000"/>
            </w:rPr>
            <w:t xml:space="preserve"> AT, Abramov AY. Nrf2 regulates ROS production by mitochondria and NADPH oxidase. </w:t>
          </w:r>
          <w:proofErr w:type="spellStart"/>
          <w:r w:rsidRPr="00E46389">
            <w:rPr>
              <w:color w:val="000000"/>
            </w:rPr>
            <w:t>Biochimica</w:t>
          </w:r>
          <w:proofErr w:type="spellEnd"/>
          <w:r w:rsidRPr="00E46389">
            <w:rPr>
              <w:color w:val="000000"/>
            </w:rPr>
            <w:t xml:space="preserve"> Et </w:t>
          </w:r>
          <w:proofErr w:type="spellStart"/>
          <w:r w:rsidRPr="00E46389">
            <w:rPr>
              <w:color w:val="000000"/>
            </w:rPr>
            <w:t>Biophysica</w:t>
          </w:r>
          <w:proofErr w:type="spellEnd"/>
          <w:r w:rsidRPr="00E46389">
            <w:rPr>
              <w:color w:val="000000"/>
            </w:rPr>
            <w:t xml:space="preserve"> Acta </w:t>
          </w:r>
          <w:proofErr w:type="spellStart"/>
          <w:r w:rsidRPr="00E46389">
            <w:rPr>
              <w:color w:val="000000"/>
            </w:rPr>
            <w:t>Bba</w:t>
          </w:r>
          <w:proofErr w:type="spellEnd"/>
          <w:r w:rsidRPr="00E46389">
            <w:rPr>
              <w:color w:val="000000"/>
            </w:rPr>
            <w:t xml:space="preserve"> - Gen Subj. 2015;1850(4):794–801.</w:t>
          </w:r>
        </w:p>
        <w:p w14:paraId="0728927E" w14:textId="77777777" w:rsidR="00E46389" w:rsidRPr="00E46389" w:rsidRDefault="00E46389">
          <w:pPr>
            <w:pStyle w:val="csl-entry"/>
            <w:divId w:val="349062609"/>
            <w:rPr>
              <w:color w:val="000000"/>
            </w:rPr>
          </w:pPr>
          <w:r w:rsidRPr="00E46389">
            <w:rPr>
              <w:color w:val="000000"/>
            </w:rPr>
            <w:t>52. He F, Ru X, Wen T. NRF2, a Transcription Factor for Stress Response and Beyond. Int J Mol Sci. 2020;21(13):4777.</w:t>
          </w:r>
        </w:p>
        <w:p w14:paraId="3A88A5B2" w14:textId="77777777" w:rsidR="00E46389" w:rsidRPr="00E46389" w:rsidRDefault="00E46389">
          <w:pPr>
            <w:pStyle w:val="csl-entry"/>
            <w:divId w:val="349062609"/>
            <w:rPr>
              <w:color w:val="000000"/>
            </w:rPr>
          </w:pPr>
          <w:r w:rsidRPr="00E46389">
            <w:rPr>
              <w:color w:val="000000"/>
            </w:rPr>
            <w:t>53. Li N, Muthusamy S, Liang R, Sarojini H, Wang E. Increased expression of miR-34a and miR-93 in rat liver during aging, and their impact on the expression of Mgst1 and Sirt1. Mech Ageing Dev. 2011;132(3):75–85.</w:t>
          </w:r>
        </w:p>
        <w:p w14:paraId="274960CD" w14:textId="77777777" w:rsidR="00E46389" w:rsidRPr="00E46389" w:rsidRDefault="00E46389">
          <w:pPr>
            <w:pStyle w:val="csl-entry"/>
            <w:divId w:val="349062609"/>
            <w:rPr>
              <w:color w:val="000000"/>
            </w:rPr>
          </w:pPr>
          <w:r w:rsidRPr="00E46389">
            <w:rPr>
              <w:color w:val="000000"/>
            </w:rPr>
            <w:t>54. Bai XY, Ma Y, Ding R, Fu B, Shi S, Chen XM. miR-335 and miR-34a Promote Renal Senescence by Suppressing Mitochondrial Antioxidative Enzymes. J Am Soc Nephrol. 2011;22(7):1252–61.</w:t>
          </w:r>
        </w:p>
        <w:p w14:paraId="451368B9" w14:textId="77777777" w:rsidR="00E46389" w:rsidRPr="00E46389" w:rsidRDefault="00E46389">
          <w:pPr>
            <w:pStyle w:val="csl-entry"/>
            <w:divId w:val="349062609"/>
            <w:rPr>
              <w:color w:val="000000"/>
            </w:rPr>
          </w:pPr>
          <w:r w:rsidRPr="00E46389">
            <w:rPr>
              <w:color w:val="000000"/>
            </w:rPr>
            <w:t xml:space="preserve">55. Navarro F, Lieberman J. miR-34 and p53: New Insights into a Complex Functional Relationship. </w:t>
          </w:r>
          <w:proofErr w:type="spellStart"/>
          <w:r w:rsidRPr="00E46389">
            <w:rPr>
              <w:color w:val="000000"/>
            </w:rPr>
            <w:t>Plos</w:t>
          </w:r>
          <w:proofErr w:type="spellEnd"/>
          <w:r w:rsidRPr="00E46389">
            <w:rPr>
              <w:color w:val="000000"/>
            </w:rPr>
            <w:t xml:space="preserve"> One. 2015;10(7):e0132767.</w:t>
          </w:r>
        </w:p>
        <w:p w14:paraId="14A5494B" w14:textId="77777777" w:rsidR="00E46389" w:rsidRPr="00E46389" w:rsidRDefault="00E46389">
          <w:pPr>
            <w:pStyle w:val="csl-entry"/>
            <w:divId w:val="349062609"/>
            <w:rPr>
              <w:color w:val="000000"/>
            </w:rPr>
          </w:pPr>
          <w:r w:rsidRPr="00E46389">
            <w:rPr>
              <w:color w:val="000000"/>
            </w:rPr>
            <w:t xml:space="preserve">56. </w:t>
          </w:r>
          <w:proofErr w:type="spellStart"/>
          <w:r w:rsidRPr="00E46389">
            <w:rPr>
              <w:color w:val="000000"/>
            </w:rPr>
            <w:t>Italiano</w:t>
          </w:r>
          <w:proofErr w:type="spellEnd"/>
          <w:r w:rsidRPr="00E46389">
            <w:rPr>
              <w:color w:val="000000"/>
            </w:rPr>
            <w:t xml:space="preserve"> D, Lena AM, </w:t>
          </w:r>
          <w:proofErr w:type="spellStart"/>
          <w:r w:rsidRPr="00E46389">
            <w:rPr>
              <w:color w:val="000000"/>
            </w:rPr>
            <w:t>Melino</w:t>
          </w:r>
          <w:proofErr w:type="spellEnd"/>
          <w:r w:rsidRPr="00E46389">
            <w:rPr>
              <w:color w:val="000000"/>
            </w:rPr>
            <w:t xml:space="preserve"> G, Candi E. Identification of NCF2/p67phox as a novel p53 target gene. Cell Cycle. 2012;11(24):4589–96.</w:t>
          </w:r>
        </w:p>
        <w:p w14:paraId="23F96BAF" w14:textId="77777777" w:rsidR="00E46389" w:rsidRPr="00E46389" w:rsidRDefault="00E46389">
          <w:pPr>
            <w:pStyle w:val="csl-entry"/>
            <w:divId w:val="349062609"/>
            <w:rPr>
              <w:color w:val="000000"/>
            </w:rPr>
          </w:pPr>
          <w:r w:rsidRPr="00E46389">
            <w:rPr>
              <w:color w:val="000000"/>
            </w:rPr>
            <w:t xml:space="preserve">57. Chou HL, Fong Y, Wei CK, Tsai EM, Chen JYF, Chang WT, et al. A Quinone-Containing Compound Enhances </w:t>
          </w:r>
          <w:proofErr w:type="spellStart"/>
          <w:r w:rsidRPr="00E46389">
            <w:rPr>
              <w:color w:val="000000"/>
            </w:rPr>
            <w:t>Camptothecin</w:t>
          </w:r>
          <w:proofErr w:type="spellEnd"/>
          <w:r w:rsidRPr="00E46389">
            <w:rPr>
              <w:color w:val="000000"/>
            </w:rPr>
            <w:t xml:space="preserve">-Induced Apoptosis of Lung Cancer Through Modulating Endogenous ROS and ERK Signaling. Arch Immunol </w:t>
          </w:r>
          <w:proofErr w:type="spellStart"/>
          <w:r w:rsidRPr="00E46389">
            <w:rPr>
              <w:color w:val="000000"/>
            </w:rPr>
            <w:t>Ther</w:t>
          </w:r>
          <w:proofErr w:type="spellEnd"/>
          <w:r w:rsidRPr="00E46389">
            <w:rPr>
              <w:color w:val="000000"/>
            </w:rPr>
            <w:t xml:space="preserve"> Ex. 2017;65(3):241–52.</w:t>
          </w:r>
        </w:p>
        <w:p w14:paraId="32A4DD36" w14:textId="77777777" w:rsidR="00E46389" w:rsidRPr="00E46389" w:rsidRDefault="00E46389">
          <w:pPr>
            <w:pStyle w:val="csl-entry"/>
            <w:divId w:val="349062609"/>
            <w:rPr>
              <w:color w:val="000000"/>
            </w:rPr>
          </w:pPr>
          <w:r w:rsidRPr="00E46389">
            <w:rPr>
              <w:color w:val="000000"/>
            </w:rPr>
            <w:t xml:space="preserve">58. Byun Y, Choi YC, </w:t>
          </w:r>
          <w:proofErr w:type="spellStart"/>
          <w:r w:rsidRPr="00E46389">
            <w:rPr>
              <w:color w:val="000000"/>
            </w:rPr>
            <w:t>Jeong</w:t>
          </w:r>
          <w:proofErr w:type="spellEnd"/>
          <w:r w:rsidRPr="00E46389">
            <w:rPr>
              <w:color w:val="000000"/>
            </w:rPr>
            <w:t xml:space="preserve"> Y, Lee G, Yoon S, </w:t>
          </w:r>
          <w:proofErr w:type="spellStart"/>
          <w:r w:rsidRPr="00E46389">
            <w:rPr>
              <w:color w:val="000000"/>
            </w:rPr>
            <w:t>Jeong</w:t>
          </w:r>
          <w:proofErr w:type="spellEnd"/>
          <w:r w:rsidRPr="00E46389">
            <w:rPr>
              <w:color w:val="000000"/>
            </w:rPr>
            <w:t xml:space="preserve"> Y, et al. MiR-200c downregulates HIF-1α and inhibits migration of lung cancer cells. Cell Mol Biol Lett. 2019;24(1):28.</w:t>
          </w:r>
        </w:p>
        <w:p w14:paraId="79C722C7" w14:textId="77777777" w:rsidR="00E46389" w:rsidRPr="00E46389" w:rsidRDefault="00E46389">
          <w:pPr>
            <w:pStyle w:val="csl-entry"/>
            <w:divId w:val="349062609"/>
            <w:rPr>
              <w:color w:val="000000"/>
            </w:rPr>
          </w:pPr>
          <w:r w:rsidRPr="00E46389">
            <w:rPr>
              <w:color w:val="000000"/>
            </w:rPr>
            <w:t xml:space="preserve">59. </w:t>
          </w:r>
          <w:proofErr w:type="spellStart"/>
          <w:r w:rsidRPr="00E46389">
            <w:rPr>
              <w:color w:val="000000"/>
            </w:rPr>
            <w:t>Bartoszewska</w:t>
          </w:r>
          <w:proofErr w:type="spellEnd"/>
          <w:r w:rsidRPr="00E46389">
            <w:rPr>
              <w:color w:val="000000"/>
            </w:rPr>
            <w:t xml:space="preserve"> S, </w:t>
          </w:r>
          <w:proofErr w:type="spellStart"/>
          <w:r w:rsidRPr="00E46389">
            <w:rPr>
              <w:color w:val="000000"/>
            </w:rPr>
            <w:t>Rochan</w:t>
          </w:r>
          <w:proofErr w:type="spellEnd"/>
          <w:r w:rsidRPr="00E46389">
            <w:rPr>
              <w:color w:val="000000"/>
            </w:rPr>
            <w:t xml:space="preserve"> K, Piotrowski A, </w:t>
          </w:r>
          <w:proofErr w:type="spellStart"/>
          <w:r w:rsidRPr="00E46389">
            <w:rPr>
              <w:color w:val="000000"/>
            </w:rPr>
            <w:t>Kamysz</w:t>
          </w:r>
          <w:proofErr w:type="spellEnd"/>
          <w:r w:rsidRPr="00E46389">
            <w:rPr>
              <w:color w:val="000000"/>
            </w:rPr>
            <w:t xml:space="preserve"> W, </w:t>
          </w:r>
          <w:proofErr w:type="spellStart"/>
          <w:r w:rsidRPr="00E46389">
            <w:rPr>
              <w:color w:val="000000"/>
            </w:rPr>
            <w:t>Ochocka</w:t>
          </w:r>
          <w:proofErr w:type="spellEnd"/>
          <w:r w:rsidRPr="00E46389">
            <w:rPr>
              <w:color w:val="000000"/>
            </w:rPr>
            <w:t xml:space="preserve"> RJ, </w:t>
          </w:r>
          <w:proofErr w:type="spellStart"/>
          <w:r w:rsidRPr="00E46389">
            <w:rPr>
              <w:color w:val="000000"/>
            </w:rPr>
            <w:t>Collawn</w:t>
          </w:r>
          <w:proofErr w:type="spellEnd"/>
          <w:r w:rsidRPr="00E46389">
            <w:rPr>
              <w:color w:val="000000"/>
            </w:rPr>
            <w:t xml:space="preserve"> JF, et al. The hypoxia‐inducible miR‐429 regulates hypoxia‐inducible factor‐1α expression in human endothelial cells through a negative feedback loop. </w:t>
          </w:r>
          <w:proofErr w:type="spellStart"/>
          <w:r w:rsidRPr="00E46389">
            <w:rPr>
              <w:color w:val="000000"/>
            </w:rPr>
            <w:t>Faseb</w:t>
          </w:r>
          <w:proofErr w:type="spellEnd"/>
          <w:r w:rsidRPr="00E46389">
            <w:rPr>
              <w:color w:val="000000"/>
            </w:rPr>
            <w:t xml:space="preserve"> J. 2015;29(4):1467–79.</w:t>
          </w:r>
        </w:p>
        <w:p w14:paraId="678E150A" w14:textId="77777777" w:rsidR="00E46389" w:rsidRPr="00E46389" w:rsidRDefault="00E46389">
          <w:pPr>
            <w:pStyle w:val="csl-entry"/>
            <w:divId w:val="349062609"/>
            <w:rPr>
              <w:color w:val="000000"/>
            </w:rPr>
          </w:pPr>
          <w:r w:rsidRPr="00E46389">
            <w:rPr>
              <w:color w:val="000000"/>
            </w:rPr>
            <w:t xml:space="preserve">60. Xu X, Tan X, </w:t>
          </w:r>
          <w:proofErr w:type="spellStart"/>
          <w:r w:rsidRPr="00E46389">
            <w:rPr>
              <w:color w:val="000000"/>
            </w:rPr>
            <w:t>Tampe</w:t>
          </w:r>
          <w:proofErr w:type="spellEnd"/>
          <w:r w:rsidRPr="00E46389">
            <w:rPr>
              <w:color w:val="000000"/>
            </w:rPr>
            <w:t xml:space="preserve"> B, Sanchez E, </w:t>
          </w:r>
          <w:proofErr w:type="spellStart"/>
          <w:r w:rsidRPr="00E46389">
            <w:rPr>
              <w:color w:val="000000"/>
            </w:rPr>
            <w:t>Zeisberg</w:t>
          </w:r>
          <w:proofErr w:type="spellEnd"/>
          <w:r w:rsidRPr="00E46389">
            <w:rPr>
              <w:color w:val="000000"/>
            </w:rPr>
            <w:t xml:space="preserve"> M, </w:t>
          </w:r>
          <w:proofErr w:type="spellStart"/>
          <w:r w:rsidRPr="00E46389">
            <w:rPr>
              <w:color w:val="000000"/>
            </w:rPr>
            <w:t>Zeisberg</w:t>
          </w:r>
          <w:proofErr w:type="spellEnd"/>
          <w:r w:rsidRPr="00E46389">
            <w:rPr>
              <w:color w:val="000000"/>
            </w:rPr>
            <w:t xml:space="preserve"> EM. Snail Is a Direct Target of Hypoxia-inducible Factor 1α (HIF1α) in Hypoxia-induced Endothelial to Mesenchymal Transition of Human Coronary Endothelial Cells*. J Biol Chem. 2015;290(27):16653–64.</w:t>
          </w:r>
        </w:p>
        <w:p w14:paraId="50CA1E70" w14:textId="77777777" w:rsidR="00E46389" w:rsidRPr="00E46389" w:rsidRDefault="00E46389">
          <w:pPr>
            <w:pStyle w:val="csl-entry"/>
            <w:divId w:val="349062609"/>
            <w:rPr>
              <w:color w:val="000000"/>
            </w:rPr>
          </w:pPr>
          <w:r w:rsidRPr="00E46389">
            <w:rPr>
              <w:color w:val="000000"/>
            </w:rPr>
            <w:t xml:space="preserve">61. Chou CC, Lee KH, Lai IL, Wang D, Mo X, </w:t>
          </w:r>
          <w:proofErr w:type="spellStart"/>
          <w:r w:rsidRPr="00E46389">
            <w:rPr>
              <w:color w:val="000000"/>
            </w:rPr>
            <w:t>Kulp</w:t>
          </w:r>
          <w:proofErr w:type="spellEnd"/>
          <w:r w:rsidRPr="00E46389">
            <w:rPr>
              <w:color w:val="000000"/>
            </w:rPr>
            <w:t xml:space="preserve"> SK, et al. AMPK Reverses the Mesenchymal Phenotype of Cancer Cells by Targeting the Akt–MDM2–Foxo3a Signaling Axis. Cancer Res. 2014;74(17):4783–95.</w:t>
          </w:r>
        </w:p>
        <w:p w14:paraId="74FE878D" w14:textId="77777777" w:rsidR="00E46389" w:rsidRPr="00E46389" w:rsidRDefault="00E46389">
          <w:pPr>
            <w:pStyle w:val="csl-entry"/>
            <w:divId w:val="349062609"/>
            <w:rPr>
              <w:color w:val="000000"/>
            </w:rPr>
          </w:pPr>
          <w:r w:rsidRPr="00E46389">
            <w:rPr>
              <w:color w:val="000000"/>
            </w:rPr>
            <w:t xml:space="preserve">62. Ohshima J, Wang Q, </w:t>
          </w:r>
          <w:proofErr w:type="spellStart"/>
          <w:r w:rsidRPr="00E46389">
            <w:rPr>
              <w:color w:val="000000"/>
            </w:rPr>
            <w:t>Fitzsimonds</w:t>
          </w:r>
          <w:proofErr w:type="spellEnd"/>
          <w:r w:rsidRPr="00E46389">
            <w:rPr>
              <w:color w:val="000000"/>
            </w:rPr>
            <w:t xml:space="preserve"> ZR, Miller DP, </w:t>
          </w:r>
          <w:proofErr w:type="spellStart"/>
          <w:r w:rsidRPr="00E46389">
            <w:rPr>
              <w:color w:val="000000"/>
            </w:rPr>
            <w:t>Sztukowska</w:t>
          </w:r>
          <w:proofErr w:type="spellEnd"/>
          <w:r w:rsidRPr="00E46389">
            <w:rPr>
              <w:color w:val="000000"/>
            </w:rPr>
            <w:t xml:space="preserve"> MN, Jung YJ, et al. Streptococcus </w:t>
          </w:r>
          <w:proofErr w:type="spellStart"/>
          <w:r w:rsidRPr="00E46389">
            <w:rPr>
              <w:color w:val="000000"/>
            </w:rPr>
            <w:t>gordonii</w:t>
          </w:r>
          <w:proofErr w:type="spellEnd"/>
          <w:r w:rsidRPr="00E46389">
            <w:rPr>
              <w:color w:val="000000"/>
            </w:rPr>
            <w:t xml:space="preserve"> programs epithelial cells to resist ZEB2 induction by </w:t>
          </w:r>
          <w:proofErr w:type="spellStart"/>
          <w:r w:rsidRPr="00E46389">
            <w:rPr>
              <w:color w:val="000000"/>
            </w:rPr>
            <w:t>Porphyromonas</w:t>
          </w:r>
          <w:proofErr w:type="spellEnd"/>
          <w:r w:rsidRPr="00E46389">
            <w:rPr>
              <w:color w:val="000000"/>
            </w:rPr>
            <w:t xml:space="preserve"> </w:t>
          </w:r>
          <w:proofErr w:type="spellStart"/>
          <w:r w:rsidRPr="00E46389">
            <w:rPr>
              <w:color w:val="000000"/>
            </w:rPr>
            <w:t>gingivalis</w:t>
          </w:r>
          <w:proofErr w:type="spellEnd"/>
          <w:r w:rsidRPr="00E46389">
            <w:rPr>
              <w:color w:val="000000"/>
            </w:rPr>
            <w:t xml:space="preserve">. Proc National </w:t>
          </w:r>
          <w:proofErr w:type="spellStart"/>
          <w:r w:rsidRPr="00E46389">
            <w:rPr>
              <w:color w:val="000000"/>
            </w:rPr>
            <w:t>Acad</w:t>
          </w:r>
          <w:proofErr w:type="spellEnd"/>
          <w:r w:rsidRPr="00E46389">
            <w:rPr>
              <w:color w:val="000000"/>
            </w:rPr>
            <w:t xml:space="preserve"> Sci. 2019;116(17):201900101.</w:t>
          </w:r>
        </w:p>
        <w:p w14:paraId="63A31665" w14:textId="77777777" w:rsidR="00E46389" w:rsidRPr="00E46389" w:rsidRDefault="00E46389">
          <w:pPr>
            <w:pStyle w:val="csl-entry"/>
            <w:divId w:val="349062609"/>
            <w:rPr>
              <w:color w:val="000000"/>
            </w:rPr>
          </w:pPr>
          <w:r w:rsidRPr="00E46389">
            <w:rPr>
              <w:color w:val="000000"/>
            </w:rPr>
            <w:t xml:space="preserve">63. Dong T, Zhang Y, Chen Y, Liu P, </w:t>
          </w:r>
          <w:proofErr w:type="gramStart"/>
          <w:r w:rsidRPr="00E46389">
            <w:rPr>
              <w:color w:val="000000"/>
            </w:rPr>
            <w:t>An</w:t>
          </w:r>
          <w:proofErr w:type="gramEnd"/>
          <w:r w:rsidRPr="00E46389">
            <w:rPr>
              <w:color w:val="000000"/>
            </w:rPr>
            <w:t xml:space="preserve"> T, Zhang J, et al. FOXO1 inhibits the invasion and metastasis of hepatocellular carcinoma by reversing ZEB2-induced epithelial-mesenchymal transition. </w:t>
          </w:r>
          <w:proofErr w:type="spellStart"/>
          <w:r w:rsidRPr="00E46389">
            <w:rPr>
              <w:color w:val="000000"/>
            </w:rPr>
            <w:t>Oncotarget</w:t>
          </w:r>
          <w:proofErr w:type="spellEnd"/>
          <w:r w:rsidRPr="00E46389">
            <w:rPr>
              <w:color w:val="000000"/>
            </w:rPr>
            <w:t>. 2016;8(1):1703–13.</w:t>
          </w:r>
        </w:p>
        <w:p w14:paraId="029F095F" w14:textId="77777777" w:rsidR="00E46389" w:rsidRPr="00E46389" w:rsidRDefault="00E46389">
          <w:pPr>
            <w:pStyle w:val="csl-entry"/>
            <w:divId w:val="349062609"/>
            <w:rPr>
              <w:color w:val="000000"/>
            </w:rPr>
          </w:pPr>
          <w:r w:rsidRPr="00E46389">
            <w:rPr>
              <w:color w:val="000000"/>
            </w:rPr>
            <w:t xml:space="preserve">64. Huang W, Cao J, Liu X, Meng F, Li M, Chen B, et al. AMPK Plays a Dual Role in Regulation of CREB/BDNF Pathway in Mouse Primary Hippocampal Cells. J Mol </w:t>
          </w:r>
          <w:proofErr w:type="spellStart"/>
          <w:r w:rsidRPr="00E46389">
            <w:rPr>
              <w:color w:val="000000"/>
            </w:rPr>
            <w:t>Neurosci</w:t>
          </w:r>
          <w:proofErr w:type="spellEnd"/>
          <w:r w:rsidRPr="00E46389">
            <w:rPr>
              <w:color w:val="000000"/>
            </w:rPr>
            <w:t>. 2015;56(4):782–8.</w:t>
          </w:r>
        </w:p>
        <w:p w14:paraId="2A372B79" w14:textId="77777777" w:rsidR="00E46389" w:rsidRPr="00E46389" w:rsidRDefault="00E46389">
          <w:pPr>
            <w:pStyle w:val="csl-entry"/>
            <w:divId w:val="349062609"/>
            <w:rPr>
              <w:color w:val="000000"/>
            </w:rPr>
          </w:pPr>
          <w:r w:rsidRPr="00E46389">
            <w:rPr>
              <w:color w:val="000000"/>
            </w:rPr>
            <w:t xml:space="preserve">65. </w:t>
          </w:r>
          <w:proofErr w:type="spellStart"/>
          <w:r w:rsidRPr="00E46389">
            <w:rPr>
              <w:color w:val="000000"/>
            </w:rPr>
            <w:t>Jin</w:t>
          </w:r>
          <w:proofErr w:type="spellEnd"/>
          <w:r w:rsidRPr="00E46389">
            <w:rPr>
              <w:color w:val="000000"/>
            </w:rPr>
            <w:t xml:space="preserve"> H, </w:t>
          </w:r>
          <w:proofErr w:type="spellStart"/>
          <w:r w:rsidRPr="00E46389">
            <w:rPr>
              <w:color w:val="000000"/>
            </w:rPr>
            <w:t>Xue</w:t>
          </w:r>
          <w:proofErr w:type="spellEnd"/>
          <w:r w:rsidRPr="00E46389">
            <w:rPr>
              <w:color w:val="000000"/>
            </w:rPr>
            <w:t xml:space="preserve"> L, Mo L, Zhang D, Guo X, Xu J, et al. Downregulation of miR-200c stabilizes XIAP mRNA and contributes to invasion and lung metastasis of bladder cancer. Cell </w:t>
          </w:r>
          <w:proofErr w:type="spellStart"/>
          <w:r w:rsidRPr="00E46389">
            <w:rPr>
              <w:color w:val="000000"/>
            </w:rPr>
            <w:t>Adhes</w:t>
          </w:r>
          <w:proofErr w:type="spellEnd"/>
          <w:r w:rsidRPr="00E46389">
            <w:rPr>
              <w:color w:val="000000"/>
            </w:rPr>
            <w:t xml:space="preserve"> </w:t>
          </w:r>
          <w:proofErr w:type="spellStart"/>
          <w:r w:rsidRPr="00E46389">
            <w:rPr>
              <w:color w:val="000000"/>
            </w:rPr>
            <w:t>Migr</w:t>
          </w:r>
          <w:proofErr w:type="spellEnd"/>
          <w:r w:rsidRPr="00E46389">
            <w:rPr>
              <w:color w:val="000000"/>
            </w:rPr>
            <w:t>. 2019;13(1):236–48.</w:t>
          </w:r>
        </w:p>
        <w:p w14:paraId="218B9003" w14:textId="77777777" w:rsidR="00E46389" w:rsidRPr="00E46389" w:rsidRDefault="00E46389">
          <w:pPr>
            <w:pStyle w:val="csl-entry"/>
            <w:divId w:val="349062609"/>
            <w:rPr>
              <w:color w:val="000000"/>
            </w:rPr>
          </w:pPr>
          <w:r w:rsidRPr="00E46389">
            <w:rPr>
              <w:color w:val="000000"/>
            </w:rPr>
            <w:t xml:space="preserve">66. </w:t>
          </w:r>
          <w:proofErr w:type="spellStart"/>
          <w:r w:rsidRPr="00E46389">
            <w:rPr>
              <w:color w:val="000000"/>
            </w:rPr>
            <w:t>Janin</w:t>
          </w:r>
          <w:proofErr w:type="spellEnd"/>
          <w:r w:rsidRPr="00E46389">
            <w:rPr>
              <w:color w:val="000000"/>
            </w:rPr>
            <w:t xml:space="preserve"> M, </w:t>
          </w:r>
          <w:proofErr w:type="spellStart"/>
          <w:r w:rsidRPr="00E46389">
            <w:rPr>
              <w:color w:val="000000"/>
            </w:rPr>
            <w:t>Esteller</w:t>
          </w:r>
          <w:proofErr w:type="spellEnd"/>
          <w:r w:rsidRPr="00E46389">
            <w:rPr>
              <w:color w:val="000000"/>
            </w:rPr>
            <w:t xml:space="preserve"> M. Oncometabolite Accumulation and Epithelial-to-Mesenchymal Transition: The Turn of Fumarate. Cell </w:t>
          </w:r>
          <w:proofErr w:type="spellStart"/>
          <w:r w:rsidRPr="00E46389">
            <w:rPr>
              <w:color w:val="000000"/>
            </w:rPr>
            <w:t>Metab</w:t>
          </w:r>
          <w:proofErr w:type="spellEnd"/>
          <w:r w:rsidRPr="00E46389">
            <w:rPr>
              <w:color w:val="000000"/>
            </w:rPr>
            <w:t>. 2016;24(4):529–30.</w:t>
          </w:r>
        </w:p>
        <w:p w14:paraId="02207F69" w14:textId="77777777" w:rsidR="00E46389" w:rsidRPr="00E46389" w:rsidRDefault="00E46389">
          <w:pPr>
            <w:pStyle w:val="csl-entry"/>
            <w:divId w:val="349062609"/>
            <w:rPr>
              <w:color w:val="000000"/>
            </w:rPr>
          </w:pPr>
          <w:r w:rsidRPr="00E46389">
            <w:rPr>
              <w:color w:val="000000"/>
            </w:rPr>
            <w:t>67. Zhang Q, Zheng S, Wang S, Wang W, Xing H, Xu S. Chlorpyrifos induced oxidative stress to promote apoptosis and autophagy through the regulation of miR-19a-AMPK axis in common carp. Fish Shellfish Immun. 2019;93:1093–9.</w:t>
          </w:r>
        </w:p>
        <w:p w14:paraId="33C49B17" w14:textId="77777777" w:rsidR="00E46389" w:rsidRPr="00E46389" w:rsidRDefault="00E46389">
          <w:pPr>
            <w:pStyle w:val="csl-entry"/>
            <w:divId w:val="349062609"/>
            <w:rPr>
              <w:color w:val="000000"/>
            </w:rPr>
          </w:pPr>
          <w:r w:rsidRPr="00E46389">
            <w:rPr>
              <w:color w:val="000000"/>
            </w:rPr>
            <w:t xml:space="preserve">68. Thomson DM, </w:t>
          </w:r>
          <w:proofErr w:type="spellStart"/>
          <w:r w:rsidRPr="00E46389">
            <w:rPr>
              <w:color w:val="000000"/>
            </w:rPr>
            <w:t>Herway</w:t>
          </w:r>
          <w:proofErr w:type="spellEnd"/>
          <w:r w:rsidRPr="00E46389">
            <w:rPr>
              <w:color w:val="000000"/>
            </w:rPr>
            <w:t xml:space="preserve"> ST, Fillmore N, Kim H, Brown JD, Barrow JR, et al. AMP-activated protein kinase phosphorylates transcription factors of the CREB family. J Appl Physiol. 2008;104(2):429–38.</w:t>
          </w:r>
        </w:p>
        <w:p w14:paraId="187E80D3" w14:textId="77777777" w:rsidR="00E46389" w:rsidRPr="00E46389" w:rsidRDefault="00E46389">
          <w:pPr>
            <w:pStyle w:val="csl-entry"/>
            <w:divId w:val="349062609"/>
            <w:rPr>
              <w:color w:val="000000"/>
            </w:rPr>
          </w:pPr>
          <w:r w:rsidRPr="00E46389">
            <w:rPr>
              <w:color w:val="000000"/>
            </w:rPr>
            <w:t xml:space="preserve">69. </w:t>
          </w:r>
          <w:proofErr w:type="spellStart"/>
          <w:r w:rsidRPr="00E46389">
            <w:rPr>
              <w:color w:val="000000"/>
            </w:rPr>
            <w:t>Muralidharan</w:t>
          </w:r>
          <w:proofErr w:type="spellEnd"/>
          <w:r w:rsidRPr="00E46389">
            <w:rPr>
              <w:color w:val="000000"/>
            </w:rPr>
            <w:t xml:space="preserve"> S, Sahoo S, </w:t>
          </w:r>
          <w:proofErr w:type="spellStart"/>
          <w:r w:rsidRPr="00E46389">
            <w:rPr>
              <w:color w:val="000000"/>
            </w:rPr>
            <w:t>Saha</w:t>
          </w:r>
          <w:proofErr w:type="spellEnd"/>
          <w:r w:rsidRPr="00E46389">
            <w:rPr>
              <w:color w:val="000000"/>
            </w:rPr>
            <w:t xml:space="preserve"> A, Chandran S, Majumdar SS, Mandal S, et al. Quantifying the Patterns of Metabolic Plasticity and Heterogeneity along the Epithelial–Hybrid–Mesenchymal Spectrum in Cancer. </w:t>
          </w:r>
          <w:proofErr w:type="spellStart"/>
          <w:r w:rsidRPr="00E46389">
            <w:rPr>
              <w:color w:val="000000"/>
            </w:rPr>
            <w:t>Biomol</w:t>
          </w:r>
          <w:proofErr w:type="spellEnd"/>
          <w:r w:rsidRPr="00E46389">
            <w:rPr>
              <w:color w:val="000000"/>
            </w:rPr>
            <w:t>. 2022;12(2):297.</w:t>
          </w:r>
        </w:p>
        <w:p w14:paraId="4820E35D" w14:textId="77777777" w:rsidR="00E46389" w:rsidRPr="00E46389" w:rsidRDefault="00E46389">
          <w:pPr>
            <w:pStyle w:val="csl-entry"/>
            <w:divId w:val="349062609"/>
            <w:rPr>
              <w:color w:val="000000"/>
            </w:rPr>
          </w:pPr>
          <w:r w:rsidRPr="00E46389">
            <w:rPr>
              <w:color w:val="000000"/>
            </w:rPr>
            <w:t>70. Tripathi S, Kessler DA, Levine H. Biological Networks Regulating Cell Fate Choice Are Minimally Frustrated. Phys Rev Lett. 2020;125(8):088101.</w:t>
          </w:r>
        </w:p>
        <w:p w14:paraId="30BF2FEB" w14:textId="77777777" w:rsidR="00E46389" w:rsidRPr="00E46389" w:rsidRDefault="00E46389">
          <w:pPr>
            <w:pStyle w:val="csl-entry"/>
            <w:divId w:val="349062609"/>
            <w:rPr>
              <w:color w:val="000000"/>
            </w:rPr>
          </w:pPr>
          <w:r w:rsidRPr="00E46389">
            <w:rPr>
              <w:color w:val="000000"/>
            </w:rPr>
            <w:t xml:space="preserve">71. </w:t>
          </w:r>
          <w:proofErr w:type="spellStart"/>
          <w:r w:rsidRPr="00E46389">
            <w:rPr>
              <w:color w:val="000000"/>
            </w:rPr>
            <w:t>Radisky</w:t>
          </w:r>
          <w:proofErr w:type="spellEnd"/>
          <w:r w:rsidRPr="00E46389">
            <w:rPr>
              <w:color w:val="000000"/>
            </w:rPr>
            <w:t xml:space="preserve"> DC, Levy DD, </w:t>
          </w:r>
          <w:proofErr w:type="spellStart"/>
          <w:r w:rsidRPr="00E46389">
            <w:rPr>
              <w:color w:val="000000"/>
            </w:rPr>
            <w:t>Littlepage</w:t>
          </w:r>
          <w:proofErr w:type="spellEnd"/>
          <w:r w:rsidRPr="00E46389">
            <w:rPr>
              <w:color w:val="000000"/>
            </w:rPr>
            <w:t xml:space="preserve"> LE, Liu H, Nelson CM, Fata JE, et al. Rac1b and reactive oxygen species mediate MMP-3-induced EMT and genomic instability. Nature. 2005;436(7047):123–7.</w:t>
          </w:r>
        </w:p>
        <w:p w14:paraId="319E08A3" w14:textId="77777777" w:rsidR="00E46389" w:rsidRPr="00E46389" w:rsidRDefault="00E46389">
          <w:pPr>
            <w:pStyle w:val="csl-entry"/>
            <w:divId w:val="349062609"/>
            <w:rPr>
              <w:color w:val="000000"/>
            </w:rPr>
          </w:pPr>
          <w:r w:rsidRPr="00E46389">
            <w:rPr>
              <w:color w:val="000000"/>
            </w:rPr>
            <w:t xml:space="preserve">72. Mori K, Uchida T, Yoshie T, </w:t>
          </w:r>
          <w:proofErr w:type="spellStart"/>
          <w:r w:rsidRPr="00E46389">
            <w:rPr>
              <w:color w:val="000000"/>
            </w:rPr>
            <w:t>Mizote</w:t>
          </w:r>
          <w:proofErr w:type="spellEnd"/>
          <w:r w:rsidRPr="00E46389">
            <w:rPr>
              <w:color w:val="000000"/>
            </w:rPr>
            <w:t xml:space="preserve"> Y, Ishikawa F, </w:t>
          </w:r>
          <w:proofErr w:type="spellStart"/>
          <w:r w:rsidRPr="00E46389">
            <w:rPr>
              <w:color w:val="000000"/>
            </w:rPr>
            <w:t>Katsuyama</w:t>
          </w:r>
          <w:proofErr w:type="spellEnd"/>
          <w:r w:rsidRPr="00E46389">
            <w:rPr>
              <w:color w:val="000000"/>
            </w:rPr>
            <w:t xml:space="preserve"> M, et al. A mitochondrial ROS pathway controls matrix metalloproteinase 9 levels and invasive properties in RAS‐activated cancer cells. </w:t>
          </w:r>
          <w:proofErr w:type="spellStart"/>
          <w:r w:rsidRPr="00E46389">
            <w:rPr>
              <w:color w:val="000000"/>
            </w:rPr>
            <w:t>Febs</w:t>
          </w:r>
          <w:proofErr w:type="spellEnd"/>
          <w:r w:rsidRPr="00E46389">
            <w:rPr>
              <w:color w:val="000000"/>
            </w:rPr>
            <w:t xml:space="preserve"> J. 2019;286(3):459–78.</w:t>
          </w:r>
        </w:p>
        <w:p w14:paraId="16BE2CE2" w14:textId="77777777" w:rsidR="00E46389" w:rsidRPr="00E46389" w:rsidRDefault="00E46389">
          <w:pPr>
            <w:pStyle w:val="csl-entry"/>
            <w:divId w:val="349062609"/>
            <w:rPr>
              <w:color w:val="000000"/>
            </w:rPr>
          </w:pPr>
          <w:r w:rsidRPr="00E46389">
            <w:rPr>
              <w:color w:val="000000"/>
            </w:rPr>
            <w:t xml:space="preserve">73. Ishikawa K, Takenaga K, Akimoto M, </w:t>
          </w:r>
          <w:proofErr w:type="spellStart"/>
          <w:r w:rsidRPr="00E46389">
            <w:rPr>
              <w:color w:val="000000"/>
            </w:rPr>
            <w:t>Koshikawa</w:t>
          </w:r>
          <w:proofErr w:type="spellEnd"/>
          <w:r w:rsidRPr="00E46389">
            <w:rPr>
              <w:color w:val="000000"/>
            </w:rPr>
            <w:t xml:space="preserve"> N, Yamaguchi A, </w:t>
          </w:r>
          <w:proofErr w:type="spellStart"/>
          <w:r w:rsidRPr="00E46389">
            <w:rPr>
              <w:color w:val="000000"/>
            </w:rPr>
            <w:t>Imanishi</w:t>
          </w:r>
          <w:proofErr w:type="spellEnd"/>
          <w:r w:rsidRPr="00E46389">
            <w:rPr>
              <w:color w:val="000000"/>
            </w:rPr>
            <w:t xml:space="preserve"> H, et al. ROS-Generating Mitochondrial DNA Mutations Can Regulate Tumor Cell Metastasis. Science. 2008;320(5876):661–4.</w:t>
          </w:r>
        </w:p>
        <w:p w14:paraId="18CCA183" w14:textId="77777777" w:rsidR="00E46389" w:rsidRPr="00E46389" w:rsidRDefault="00E46389">
          <w:pPr>
            <w:pStyle w:val="csl-entry"/>
            <w:divId w:val="349062609"/>
            <w:rPr>
              <w:color w:val="000000"/>
            </w:rPr>
          </w:pPr>
          <w:r w:rsidRPr="00E46389">
            <w:rPr>
              <w:color w:val="000000"/>
            </w:rPr>
            <w:t>74. SHIDA M, KITAJIMA Y, NAKAMURA J, YANAGIHARA K, BABA K, WAKIYAMA K, et al. Impaired mitophagy activates mtROS/HIF-1α interplay and increases cancer aggressiveness in gastric cancer cells under hypoxia. Int J Oncol. 2016;48(4):1379–90.</w:t>
          </w:r>
        </w:p>
        <w:p w14:paraId="7D5CD609" w14:textId="77777777" w:rsidR="00E46389" w:rsidRPr="00E46389" w:rsidRDefault="00E46389">
          <w:pPr>
            <w:pStyle w:val="csl-entry"/>
            <w:divId w:val="349062609"/>
            <w:rPr>
              <w:color w:val="000000"/>
            </w:rPr>
          </w:pPr>
          <w:r w:rsidRPr="00E46389">
            <w:rPr>
              <w:color w:val="000000"/>
            </w:rPr>
            <w:t xml:space="preserve">75. </w:t>
          </w:r>
          <w:proofErr w:type="spellStart"/>
          <w:r w:rsidRPr="00E46389">
            <w:rPr>
              <w:color w:val="000000"/>
            </w:rPr>
            <w:t>Babaei</w:t>
          </w:r>
          <w:proofErr w:type="spellEnd"/>
          <w:r w:rsidRPr="00E46389">
            <w:rPr>
              <w:color w:val="000000"/>
            </w:rPr>
            <w:t xml:space="preserve"> G, </w:t>
          </w:r>
          <w:proofErr w:type="spellStart"/>
          <w:r w:rsidRPr="00E46389">
            <w:rPr>
              <w:color w:val="000000"/>
            </w:rPr>
            <w:t>Raei</w:t>
          </w:r>
          <w:proofErr w:type="spellEnd"/>
          <w:r w:rsidRPr="00E46389">
            <w:rPr>
              <w:color w:val="000000"/>
            </w:rPr>
            <w:t xml:space="preserve"> N, </w:t>
          </w:r>
          <w:proofErr w:type="spellStart"/>
          <w:r w:rsidRPr="00E46389">
            <w:rPr>
              <w:color w:val="000000"/>
            </w:rPr>
            <w:t>milani</w:t>
          </w:r>
          <w:proofErr w:type="spellEnd"/>
          <w:r w:rsidRPr="00E46389">
            <w:rPr>
              <w:color w:val="000000"/>
            </w:rPr>
            <w:t xml:space="preserve"> AT, Aziz SGG, </w:t>
          </w:r>
          <w:proofErr w:type="spellStart"/>
          <w:r w:rsidRPr="00E46389">
            <w:rPr>
              <w:color w:val="000000"/>
            </w:rPr>
            <w:t>Pourjabbar</w:t>
          </w:r>
          <w:proofErr w:type="spellEnd"/>
          <w:r w:rsidRPr="00E46389">
            <w:rPr>
              <w:color w:val="000000"/>
            </w:rPr>
            <w:t xml:space="preserve"> N, </w:t>
          </w:r>
          <w:proofErr w:type="spellStart"/>
          <w:r w:rsidRPr="00E46389">
            <w:rPr>
              <w:color w:val="000000"/>
            </w:rPr>
            <w:t>Geravand</w:t>
          </w:r>
          <w:proofErr w:type="spellEnd"/>
          <w:r w:rsidRPr="00E46389">
            <w:rPr>
              <w:color w:val="000000"/>
            </w:rPr>
            <w:t xml:space="preserve"> F. The emerging role of miR-200 family in metastasis: focus on EMT, CSCs, angiogenesis, and </w:t>
          </w:r>
          <w:proofErr w:type="spellStart"/>
          <w:r w:rsidRPr="00E46389">
            <w:rPr>
              <w:color w:val="000000"/>
            </w:rPr>
            <w:t>anoikis</w:t>
          </w:r>
          <w:proofErr w:type="spellEnd"/>
          <w:r w:rsidRPr="00E46389">
            <w:rPr>
              <w:color w:val="000000"/>
            </w:rPr>
            <w:t>. Mol Biol Rep. 2021;48(10):6935–47.</w:t>
          </w:r>
        </w:p>
        <w:p w14:paraId="6D8C00FE" w14:textId="77777777" w:rsidR="00E46389" w:rsidRPr="00E46389" w:rsidRDefault="00E46389">
          <w:pPr>
            <w:pStyle w:val="csl-entry"/>
            <w:divId w:val="349062609"/>
            <w:rPr>
              <w:color w:val="000000"/>
            </w:rPr>
          </w:pPr>
          <w:r w:rsidRPr="00E46389">
            <w:rPr>
              <w:color w:val="000000"/>
            </w:rPr>
            <w:t xml:space="preserve">76. Tripathi S, Park JH, </w:t>
          </w:r>
          <w:proofErr w:type="spellStart"/>
          <w:r w:rsidRPr="00E46389">
            <w:rPr>
              <w:color w:val="000000"/>
            </w:rPr>
            <w:t>Pudakalakatti</w:t>
          </w:r>
          <w:proofErr w:type="spellEnd"/>
          <w:r w:rsidRPr="00E46389">
            <w:rPr>
              <w:color w:val="000000"/>
            </w:rPr>
            <w:t xml:space="preserve"> S, Bhattacharya PK, </w:t>
          </w:r>
          <w:proofErr w:type="spellStart"/>
          <w:r w:rsidRPr="00E46389">
            <w:rPr>
              <w:color w:val="000000"/>
            </w:rPr>
            <w:t>Kaipparettu</w:t>
          </w:r>
          <w:proofErr w:type="spellEnd"/>
          <w:r w:rsidRPr="00E46389">
            <w:rPr>
              <w:color w:val="000000"/>
            </w:rPr>
            <w:t xml:space="preserve"> BA, Levine H. A mechanistic modeling framework reveals the key principles underlying tumor metabolism. </w:t>
          </w:r>
          <w:proofErr w:type="spellStart"/>
          <w:r w:rsidRPr="00E46389">
            <w:rPr>
              <w:color w:val="000000"/>
            </w:rPr>
            <w:t>Plos</w:t>
          </w:r>
          <w:proofErr w:type="spellEnd"/>
          <w:r w:rsidRPr="00E46389">
            <w:rPr>
              <w:color w:val="000000"/>
            </w:rPr>
            <w:t xml:space="preserve"> </w:t>
          </w:r>
          <w:proofErr w:type="spellStart"/>
          <w:r w:rsidRPr="00E46389">
            <w:rPr>
              <w:color w:val="000000"/>
            </w:rPr>
            <w:t>Comput</w:t>
          </w:r>
          <w:proofErr w:type="spellEnd"/>
          <w:r w:rsidRPr="00E46389">
            <w:rPr>
              <w:color w:val="000000"/>
            </w:rPr>
            <w:t xml:space="preserve"> Biol. 2022;18(2):e1009841.</w:t>
          </w:r>
        </w:p>
        <w:p w14:paraId="2F0EF581" w14:textId="77777777" w:rsidR="00E46389" w:rsidRPr="00E46389" w:rsidRDefault="00E46389">
          <w:pPr>
            <w:pStyle w:val="csl-entry"/>
            <w:divId w:val="349062609"/>
            <w:rPr>
              <w:color w:val="000000"/>
            </w:rPr>
          </w:pPr>
          <w:r w:rsidRPr="00E46389">
            <w:rPr>
              <w:color w:val="000000"/>
            </w:rPr>
            <w:t xml:space="preserve">77. </w:t>
          </w:r>
          <w:proofErr w:type="spellStart"/>
          <w:r w:rsidRPr="00E46389">
            <w:rPr>
              <w:color w:val="000000"/>
            </w:rPr>
            <w:t>Thiery</w:t>
          </w:r>
          <w:proofErr w:type="spellEnd"/>
          <w:r w:rsidRPr="00E46389">
            <w:rPr>
              <w:color w:val="000000"/>
            </w:rPr>
            <w:t xml:space="preserve"> JP, </w:t>
          </w:r>
          <w:proofErr w:type="spellStart"/>
          <w:r w:rsidRPr="00E46389">
            <w:rPr>
              <w:color w:val="000000"/>
            </w:rPr>
            <w:t>Acloque</w:t>
          </w:r>
          <w:proofErr w:type="spellEnd"/>
          <w:r w:rsidRPr="00E46389">
            <w:rPr>
              <w:color w:val="000000"/>
            </w:rPr>
            <w:t xml:space="preserve"> H, Huang RYJ, Nieto MA. Epithelial-Mesenchymal Transitions in Development and Disease. Cell. 2009;139(5):871–90.</w:t>
          </w:r>
        </w:p>
        <w:p w14:paraId="6BED189F" w14:textId="77777777" w:rsidR="00E46389" w:rsidRPr="00E46389" w:rsidRDefault="00E46389">
          <w:pPr>
            <w:pStyle w:val="csl-entry"/>
            <w:divId w:val="349062609"/>
            <w:rPr>
              <w:color w:val="000000"/>
            </w:rPr>
          </w:pPr>
          <w:r w:rsidRPr="00E46389">
            <w:rPr>
              <w:color w:val="000000"/>
            </w:rPr>
            <w:t xml:space="preserve">78. Zhang K, </w:t>
          </w:r>
          <w:proofErr w:type="spellStart"/>
          <w:r w:rsidRPr="00E46389">
            <w:rPr>
              <w:color w:val="000000"/>
            </w:rPr>
            <w:t>Zhaos</w:t>
          </w:r>
          <w:proofErr w:type="spellEnd"/>
          <w:r w:rsidRPr="00E46389">
            <w:rPr>
              <w:color w:val="000000"/>
            </w:rPr>
            <w:t xml:space="preserve"> J, Liu X, Yan B, Chen D, Gao Y, et al. Activation of NF-B upregulates Snail and consequent repression of E-cadherin in cholangiocarcinoma cell invasion. Hepato-gastroenterol. 2011;58(105):1–7.</w:t>
          </w:r>
        </w:p>
        <w:p w14:paraId="01D685E6" w14:textId="77777777" w:rsidR="00E46389" w:rsidRPr="00E46389" w:rsidRDefault="00E46389">
          <w:pPr>
            <w:pStyle w:val="csl-entry"/>
            <w:divId w:val="349062609"/>
            <w:rPr>
              <w:color w:val="000000"/>
            </w:rPr>
          </w:pPr>
          <w:r w:rsidRPr="00E46389">
            <w:rPr>
              <w:color w:val="000000"/>
            </w:rPr>
            <w:t xml:space="preserve">79. Jia D, Lu M, Jung KH, Park JH, Yu L, </w:t>
          </w:r>
          <w:proofErr w:type="spellStart"/>
          <w:r w:rsidRPr="00E46389">
            <w:rPr>
              <w:color w:val="000000"/>
            </w:rPr>
            <w:t>Onuchic</w:t>
          </w:r>
          <w:proofErr w:type="spellEnd"/>
          <w:r w:rsidRPr="00E46389">
            <w:rPr>
              <w:color w:val="000000"/>
            </w:rPr>
            <w:t xml:space="preserve"> JN, et al. Elucidating cancer metabolic plasticity by coupling gene regulation with metabolic pathways. Proc National </w:t>
          </w:r>
          <w:proofErr w:type="spellStart"/>
          <w:r w:rsidRPr="00E46389">
            <w:rPr>
              <w:color w:val="000000"/>
            </w:rPr>
            <w:t>Acad</w:t>
          </w:r>
          <w:proofErr w:type="spellEnd"/>
          <w:r w:rsidRPr="00E46389">
            <w:rPr>
              <w:color w:val="000000"/>
            </w:rPr>
            <w:t xml:space="preserve"> Sci. 2019;116(9):201816391.</w:t>
          </w:r>
        </w:p>
        <w:p w14:paraId="1DDB7F08" w14:textId="77777777" w:rsidR="00E46389" w:rsidRPr="00E46389" w:rsidRDefault="00E46389">
          <w:pPr>
            <w:pStyle w:val="csl-entry"/>
            <w:divId w:val="349062609"/>
            <w:rPr>
              <w:color w:val="000000"/>
            </w:rPr>
          </w:pPr>
          <w:r w:rsidRPr="00E46389">
            <w:rPr>
              <w:color w:val="000000"/>
            </w:rPr>
            <w:t xml:space="preserve">80. Graziani V, Rodriguez-Hernandez I, </w:t>
          </w:r>
          <w:proofErr w:type="spellStart"/>
          <w:r w:rsidRPr="00E46389">
            <w:rPr>
              <w:color w:val="000000"/>
            </w:rPr>
            <w:t>Maiques</w:t>
          </w:r>
          <w:proofErr w:type="spellEnd"/>
          <w:r w:rsidRPr="00E46389">
            <w:rPr>
              <w:color w:val="000000"/>
            </w:rPr>
            <w:t xml:space="preserve"> O, Sanz-Moreno V. The amoeboid state as part of the epithelial-to-mesenchymal transition </w:t>
          </w:r>
          <w:proofErr w:type="spellStart"/>
          <w:r w:rsidRPr="00E46389">
            <w:rPr>
              <w:color w:val="000000"/>
            </w:rPr>
            <w:t>programme</w:t>
          </w:r>
          <w:proofErr w:type="spellEnd"/>
          <w:r w:rsidRPr="00E46389">
            <w:rPr>
              <w:color w:val="000000"/>
            </w:rPr>
            <w:t>. Trends Cell Biol. 2021;32(3):228–42.</w:t>
          </w:r>
        </w:p>
        <w:p w14:paraId="08A50B69" w14:textId="77777777" w:rsidR="00E46389" w:rsidRPr="00E46389" w:rsidRDefault="00E46389">
          <w:pPr>
            <w:pStyle w:val="csl-entry"/>
            <w:divId w:val="349062609"/>
            <w:rPr>
              <w:color w:val="000000"/>
            </w:rPr>
          </w:pPr>
          <w:r w:rsidRPr="00E46389">
            <w:rPr>
              <w:color w:val="000000"/>
            </w:rPr>
            <w:t xml:space="preserve">81. Sanz-Moreno V, </w:t>
          </w:r>
          <w:proofErr w:type="spellStart"/>
          <w:r w:rsidRPr="00E46389">
            <w:rPr>
              <w:color w:val="000000"/>
            </w:rPr>
            <w:t>Crosas-Molist</w:t>
          </w:r>
          <w:proofErr w:type="spellEnd"/>
          <w:r w:rsidRPr="00E46389">
            <w:rPr>
              <w:color w:val="000000"/>
            </w:rPr>
            <w:t xml:space="preserve"> ECM, </w:t>
          </w:r>
          <w:proofErr w:type="spellStart"/>
          <w:r w:rsidRPr="00E46389">
            <w:rPr>
              <w:color w:val="000000"/>
            </w:rPr>
            <w:t>Maiques</w:t>
          </w:r>
          <w:proofErr w:type="spellEnd"/>
          <w:r w:rsidRPr="00E46389">
            <w:rPr>
              <w:color w:val="000000"/>
            </w:rPr>
            <w:t xml:space="preserve"> O, Graziani V, Pandya P, Monger J, et al. AMPK is a mechano-metabolic sensor linking cell adhesion and mitochondrial dynamics to Myosin II dependent cell migration. </w:t>
          </w:r>
          <w:proofErr w:type="gramStart"/>
          <w:r w:rsidRPr="00E46389">
            <w:rPr>
              <w:color w:val="000000"/>
            </w:rPr>
            <w:t>2022;</w:t>
          </w:r>
          <w:proofErr w:type="gramEnd"/>
        </w:p>
        <w:p w14:paraId="3EB379C9" w14:textId="77777777" w:rsidR="00E46389" w:rsidRPr="00E46389" w:rsidRDefault="00E46389">
          <w:pPr>
            <w:pStyle w:val="csl-entry"/>
            <w:divId w:val="349062609"/>
            <w:rPr>
              <w:color w:val="000000"/>
            </w:rPr>
          </w:pPr>
          <w:r w:rsidRPr="00E46389">
            <w:rPr>
              <w:color w:val="000000"/>
            </w:rPr>
            <w:t xml:space="preserve">82. Miyazono K. Transforming growth factor-β signaling in epithelial-mesenchymal transition and progression of cancer. Proc </w:t>
          </w:r>
          <w:proofErr w:type="spellStart"/>
          <w:r w:rsidRPr="00E46389">
            <w:rPr>
              <w:color w:val="000000"/>
            </w:rPr>
            <w:t>Jpn</w:t>
          </w:r>
          <w:proofErr w:type="spellEnd"/>
          <w:r w:rsidRPr="00E46389">
            <w:rPr>
              <w:color w:val="000000"/>
            </w:rPr>
            <w:t xml:space="preserve"> </w:t>
          </w:r>
          <w:proofErr w:type="spellStart"/>
          <w:r w:rsidRPr="00E46389">
            <w:rPr>
              <w:color w:val="000000"/>
            </w:rPr>
            <w:t>Acad</w:t>
          </w:r>
          <w:proofErr w:type="spellEnd"/>
          <w:r w:rsidRPr="00E46389">
            <w:rPr>
              <w:color w:val="000000"/>
            </w:rPr>
            <w:t xml:space="preserve"> Ser B Phys Biological Sci. 2009;85(8):314–23.</w:t>
          </w:r>
        </w:p>
        <w:p w14:paraId="0653E82B" w14:textId="77777777" w:rsidR="00E46389" w:rsidRPr="00E46389" w:rsidRDefault="00E46389">
          <w:pPr>
            <w:pStyle w:val="csl-entry"/>
            <w:divId w:val="349062609"/>
            <w:rPr>
              <w:color w:val="000000"/>
            </w:rPr>
          </w:pPr>
          <w:r w:rsidRPr="00E46389">
            <w:rPr>
              <w:color w:val="000000"/>
            </w:rPr>
            <w:t xml:space="preserve">83. Zhang J, Tian XJ, Xing J. Signal Transduction Pathways of EMT Induced by TGF-β, SHH, and WNT and Their </w:t>
          </w:r>
          <w:proofErr w:type="spellStart"/>
          <w:r w:rsidRPr="00E46389">
            <w:rPr>
              <w:color w:val="000000"/>
            </w:rPr>
            <w:t>Crosstalks</w:t>
          </w:r>
          <w:proofErr w:type="spellEnd"/>
          <w:r w:rsidRPr="00E46389">
            <w:rPr>
              <w:color w:val="000000"/>
            </w:rPr>
            <w:t>. J Clin Medicine. 2016;5(4):41.</w:t>
          </w:r>
        </w:p>
        <w:p w14:paraId="5BFE6C6C" w14:textId="77777777" w:rsidR="00E46389" w:rsidRPr="00E46389" w:rsidRDefault="00E46389">
          <w:pPr>
            <w:pStyle w:val="csl-entry"/>
            <w:divId w:val="349062609"/>
            <w:rPr>
              <w:color w:val="000000"/>
            </w:rPr>
          </w:pPr>
          <w:r w:rsidRPr="00E46389">
            <w:rPr>
              <w:color w:val="000000"/>
            </w:rPr>
            <w:t xml:space="preserve">84. Bocci F, Gearhart-Serna L, </w:t>
          </w:r>
          <w:proofErr w:type="spellStart"/>
          <w:r w:rsidRPr="00E46389">
            <w:rPr>
              <w:color w:val="000000"/>
            </w:rPr>
            <w:t>Boareto</w:t>
          </w:r>
          <w:proofErr w:type="spellEnd"/>
          <w:r w:rsidRPr="00E46389">
            <w:rPr>
              <w:color w:val="000000"/>
            </w:rPr>
            <w:t xml:space="preserve"> M, Ribeiro M, Ben-Jacob E, Devi GR, et al. Toward understanding cancer stem cell heterogeneity in the tumor microenvironment. Proc National </w:t>
          </w:r>
          <w:proofErr w:type="spellStart"/>
          <w:r w:rsidRPr="00E46389">
            <w:rPr>
              <w:color w:val="000000"/>
            </w:rPr>
            <w:t>Acad</w:t>
          </w:r>
          <w:proofErr w:type="spellEnd"/>
          <w:r w:rsidRPr="00E46389">
            <w:rPr>
              <w:color w:val="000000"/>
            </w:rPr>
            <w:t xml:space="preserve"> Sci. 2018;116(1):201815345.</w:t>
          </w:r>
        </w:p>
        <w:p w14:paraId="4A924AEB" w14:textId="77777777" w:rsidR="00E46389" w:rsidRPr="00E46389" w:rsidRDefault="00E46389">
          <w:pPr>
            <w:pStyle w:val="csl-entry"/>
            <w:divId w:val="349062609"/>
            <w:rPr>
              <w:color w:val="000000"/>
            </w:rPr>
          </w:pPr>
          <w:r w:rsidRPr="00E46389">
            <w:rPr>
              <w:color w:val="000000"/>
            </w:rPr>
            <w:t xml:space="preserve">85. Jolly MK, Jia D, </w:t>
          </w:r>
          <w:proofErr w:type="spellStart"/>
          <w:r w:rsidRPr="00E46389">
            <w:rPr>
              <w:color w:val="000000"/>
            </w:rPr>
            <w:t>Boareto</w:t>
          </w:r>
          <w:proofErr w:type="spellEnd"/>
          <w:r w:rsidRPr="00E46389">
            <w:rPr>
              <w:color w:val="000000"/>
            </w:rPr>
            <w:t xml:space="preserve"> M, Mani SA, </w:t>
          </w:r>
          <w:proofErr w:type="spellStart"/>
          <w:r w:rsidRPr="00E46389">
            <w:rPr>
              <w:color w:val="000000"/>
            </w:rPr>
            <w:t>Pienta</w:t>
          </w:r>
          <w:proofErr w:type="spellEnd"/>
          <w:r w:rsidRPr="00E46389">
            <w:rPr>
              <w:color w:val="000000"/>
            </w:rPr>
            <w:t xml:space="preserve"> KJ, Ben-Jacob E, et al. Coupling the modules of EMT and stemness: A tunable ‘stemness window’ model. </w:t>
          </w:r>
          <w:proofErr w:type="spellStart"/>
          <w:r w:rsidRPr="00E46389">
            <w:rPr>
              <w:color w:val="000000"/>
            </w:rPr>
            <w:t>Oncotarget</w:t>
          </w:r>
          <w:proofErr w:type="spellEnd"/>
          <w:r w:rsidRPr="00E46389">
            <w:rPr>
              <w:color w:val="000000"/>
            </w:rPr>
            <w:t>. 2015;6(28):25161–74.</w:t>
          </w:r>
        </w:p>
        <w:p w14:paraId="6950F17C" w14:textId="77777777" w:rsidR="00E46389" w:rsidRPr="00E46389" w:rsidRDefault="00E46389">
          <w:pPr>
            <w:pStyle w:val="csl-entry"/>
            <w:divId w:val="349062609"/>
            <w:rPr>
              <w:color w:val="000000"/>
            </w:rPr>
          </w:pPr>
          <w:r w:rsidRPr="00E46389">
            <w:rPr>
              <w:color w:val="000000"/>
            </w:rPr>
            <w:t xml:space="preserve">86. Bocci F, Jolly MK, George JT, Levine H, </w:t>
          </w:r>
          <w:proofErr w:type="spellStart"/>
          <w:r w:rsidRPr="00E46389">
            <w:rPr>
              <w:color w:val="000000"/>
            </w:rPr>
            <w:t>Onuchic</w:t>
          </w:r>
          <w:proofErr w:type="spellEnd"/>
          <w:r w:rsidRPr="00E46389">
            <w:rPr>
              <w:color w:val="000000"/>
            </w:rPr>
            <w:t xml:space="preserve"> JN. A mechanism-based computational model to capture the interconnections among epithelial-mesenchymal transition, cancer stem cells and Notch-Jagged signaling. </w:t>
          </w:r>
          <w:proofErr w:type="spellStart"/>
          <w:r w:rsidRPr="00E46389">
            <w:rPr>
              <w:color w:val="000000"/>
            </w:rPr>
            <w:t>Oncotarget</w:t>
          </w:r>
          <w:proofErr w:type="spellEnd"/>
          <w:r w:rsidRPr="00E46389">
            <w:rPr>
              <w:color w:val="000000"/>
            </w:rPr>
            <w:t>. 2018;9(52):29906–20.</w:t>
          </w:r>
        </w:p>
        <w:p w14:paraId="77CBA7FB" w14:textId="614D1343" w:rsidR="00E469AE" w:rsidRPr="00C9444E" w:rsidRDefault="00E46389" w:rsidP="000121BE">
          <w:pPr>
            <w:pStyle w:val="csl-entry"/>
            <w:divId w:val="2111926817"/>
            <w:rPr>
              <w:color w:val="000000"/>
            </w:rPr>
          </w:pPr>
          <w:r w:rsidRPr="00E46389">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adeline Galbraith" w:date="2022-07-01T11:56:00Z" w:initials="MG">
    <w:p w14:paraId="084582F6" w14:textId="77777777" w:rsidR="00DE6AB1" w:rsidRDefault="00DE6AB1" w:rsidP="006252A2">
      <w:pPr>
        <w:pStyle w:val="CommentText"/>
      </w:pPr>
      <w:r>
        <w:rPr>
          <w:rStyle w:val="CommentReference"/>
        </w:rPr>
        <w:annotationRef/>
      </w:r>
      <w:r>
        <w:t>Update silencing function to be from 0  to 1 instead of 1 to 0</w:t>
      </w:r>
    </w:p>
  </w:comment>
  <w:comment w:id="26" w:author="Madeline Galbraith" w:date="2022-07-01T12:20:00Z" w:initials="MG">
    <w:p w14:paraId="30ADBC2D" w14:textId="77777777" w:rsidR="00FF01AA" w:rsidRDefault="00FF01AA" w:rsidP="009558DB">
      <w:pPr>
        <w:pStyle w:val="CommentText"/>
      </w:pPr>
      <w:r>
        <w:rPr>
          <w:rStyle w:val="CommentReference"/>
        </w:rPr>
        <w:annotationRef/>
      </w:r>
      <w:r>
        <w:t>Fix the title for D (u3n=0 not u3m)</w:t>
      </w:r>
    </w:p>
  </w:comment>
  <w:comment w:id="29" w:author="Madeline Galbraith" w:date="2022-06-12T20:36:00Z" w:initials="MG">
    <w:p w14:paraId="41FFE2C6" w14:textId="2459B470"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31" w:author="Madeline Galbraith" w:date="2022-06-01T08:33:00Z" w:initials="MG">
    <w:p w14:paraId="1DFE1EFF" w14:textId="5D521139" w:rsidR="008B2870" w:rsidRDefault="008B2870">
      <w:pPr>
        <w:pStyle w:val="CommentText"/>
      </w:pPr>
      <w:r>
        <w:rPr>
          <w:rStyle w:val="CommentReference"/>
        </w:rPr>
        <w:annotationRef/>
      </w:r>
      <w:r w:rsidR="00D34DCD">
        <w:rPr>
          <w:rStyle w:val="CommentReference"/>
        </w:rPr>
        <w:t>I don’t have results for all of these combinations</w:t>
      </w:r>
      <w:r w:rsidR="00F224B4">
        <w:rPr>
          <w:rStyle w:val="CommentReference"/>
        </w:rPr>
        <w:t xml:space="preserve"> but arrived at this conclusion by extrapolating from the single and double results. </w:t>
      </w:r>
    </w:p>
  </w:comment>
  <w:comment w:id="35" w:author="Madeline Galbraith" w:date="2022-06-12T20:37:00Z" w:initials="MG">
    <w:p w14:paraId="27EDAF80" w14:textId="687B1040" w:rsidR="00BE245D" w:rsidRDefault="00BE245D">
      <w:pPr>
        <w:pStyle w:val="CommentText"/>
      </w:pPr>
      <w:r>
        <w:rPr>
          <w:rStyle w:val="CommentReference"/>
        </w:rPr>
        <w:annotationRef/>
      </w:r>
      <w:r>
        <w:t xml:space="preserve">How to put EMT-inducing signal in the figures? </w:t>
      </w:r>
      <w:r>
        <w:br/>
        <w:t>(EIS)?</w:t>
      </w:r>
    </w:p>
  </w:comment>
  <w:comment w:id="37" w:author="Dongya Jia" w:date="2022-05-27T16:08:00Z" w:initials="DJ">
    <w:p w14:paraId="1ABCC6AC" w14:textId="77777777" w:rsidR="00AC1B59" w:rsidRDefault="00AC1B59" w:rsidP="00AC1B59">
      <w:pPr>
        <w:pStyle w:val="CommentText"/>
      </w:pPr>
      <w:r>
        <w:rPr>
          <w:rStyle w:val="CommentReference"/>
        </w:rPr>
        <w:annotationRef/>
      </w:r>
      <w:r>
        <w:t>Can we clarify the key regulation for each step? What trigger the transition from E-O to E-W/O for example.</w:t>
      </w:r>
    </w:p>
  </w:comment>
  <w:comment w:id="38" w:author="Madeline Galbraith" w:date="2022-06-14T15:31:00Z" w:initials="MG">
    <w:p w14:paraId="72F93DC3" w14:textId="7AD0C68B" w:rsidR="00034A1D" w:rsidRDefault="00034A1D">
      <w:pPr>
        <w:pStyle w:val="CommentText"/>
      </w:pPr>
      <w:r>
        <w:rPr>
          <w:rStyle w:val="CommentReference"/>
        </w:rPr>
        <w:annotationRef/>
      </w:r>
      <w:r>
        <w:t>Maybe, since we haven’t done transition path analysis I guess the only way to say this is an increase/decrease in one or more of the foldchanges.</w:t>
      </w:r>
    </w:p>
  </w:comment>
  <w:comment w:id="57" w:author="Madeline Galbraith" w:date="2022-07-03T20:20:00Z" w:initials="MG">
    <w:p w14:paraId="53A7AC95" w14:textId="77777777" w:rsidR="00580FC7" w:rsidRDefault="00580FC7" w:rsidP="000B027D">
      <w:pPr>
        <w:pStyle w:val="CommentText"/>
      </w:pPr>
      <w:r>
        <w:rPr>
          <w:rStyle w:val="CommentReference"/>
        </w:rPr>
        <w:annotationRef/>
      </w:r>
      <w:r>
        <w:t>Make it clear it’s the axis not just mtROS</w:t>
      </w:r>
    </w:p>
  </w:comment>
  <w:comment w:id="59"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4582F6" w15:done="0"/>
  <w15:commentEx w15:paraId="30ADBC2D" w15:done="0"/>
  <w15:commentEx w15:paraId="41FFE2C6" w15:done="0"/>
  <w15:commentEx w15:paraId="1DFE1EFF" w15:done="0"/>
  <w15:commentEx w15:paraId="27EDAF80" w15:done="0"/>
  <w15:commentEx w15:paraId="1ABCC6AC" w15:done="0"/>
  <w15:commentEx w15:paraId="72F93DC3" w15:paraIdParent="1ABCC6AC" w15:done="0"/>
  <w15:commentEx w15:paraId="53A7AC95"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5F57" w16cex:dateUtc="2022-07-01T16:56:00Z"/>
  <w16cex:commentExtensible w16cex:durableId="266964F3" w16cex:dateUtc="2022-07-01T17:20:00Z"/>
  <w16cex:commentExtensible w16cex:durableId="2650CCC5" w16cex:dateUtc="2022-06-13T01:36:00Z"/>
  <w16cex:commentExtensible w16cex:durableId="2641A2C4" w16cex:dateUtc="2022-06-01T13:33:00Z"/>
  <w16cex:commentExtensible w16cex:durableId="2650CD21" w16cex:dateUtc="2022-06-13T01:37:00Z"/>
  <w16cex:commentExtensible w16cex:durableId="26509E72" w16cex:dateUtc="2022-06-12T22:18:00Z"/>
  <w16cex:commentExtensible w16cex:durableId="26532853" w16cex:dateUtc="2022-06-14T20:31:00Z"/>
  <w16cex:commentExtensible w16cex:durableId="266C78A4" w16cex:dateUtc="2022-07-04T01:20: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4582F6" w16cid:durableId="26695F57"/>
  <w16cid:commentId w16cid:paraId="30ADBC2D" w16cid:durableId="266964F3"/>
  <w16cid:commentId w16cid:paraId="41FFE2C6" w16cid:durableId="2650CCC5"/>
  <w16cid:commentId w16cid:paraId="1DFE1EFF" w16cid:durableId="2641A2C4"/>
  <w16cid:commentId w16cid:paraId="27EDAF80" w16cid:durableId="2650CD21"/>
  <w16cid:commentId w16cid:paraId="1ABCC6AC" w16cid:durableId="26509E72"/>
  <w16cid:commentId w16cid:paraId="72F93DC3" w16cid:durableId="26532853"/>
  <w16cid:commentId w16cid:paraId="53A7AC95" w16cid:durableId="266C78A4"/>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0342" w14:textId="77777777" w:rsidR="00CE78DB" w:rsidRDefault="00CE78DB">
      <w:pPr>
        <w:spacing w:after="0"/>
      </w:pPr>
      <w:r>
        <w:separator/>
      </w:r>
    </w:p>
  </w:endnote>
  <w:endnote w:type="continuationSeparator" w:id="0">
    <w:p w14:paraId="3A965761" w14:textId="77777777" w:rsidR="00CE78DB" w:rsidRDefault="00CE78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83744" w14:textId="77777777" w:rsidR="00CE78DB" w:rsidRDefault="00CE78DB">
      <w:r>
        <w:separator/>
      </w:r>
    </w:p>
  </w:footnote>
  <w:footnote w:type="continuationSeparator" w:id="0">
    <w:p w14:paraId="5C7D931A" w14:textId="77777777" w:rsidR="00CE78DB" w:rsidRDefault="00CE7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FB6"/>
    <w:rsid w:val="00001FCF"/>
    <w:rsid w:val="00002531"/>
    <w:rsid w:val="000030F5"/>
    <w:rsid w:val="00003581"/>
    <w:rsid w:val="00004362"/>
    <w:rsid w:val="00006416"/>
    <w:rsid w:val="00006970"/>
    <w:rsid w:val="00007827"/>
    <w:rsid w:val="0001047D"/>
    <w:rsid w:val="00011C8B"/>
    <w:rsid w:val="00011E4B"/>
    <w:rsid w:val="000121BE"/>
    <w:rsid w:val="000128DF"/>
    <w:rsid w:val="00012A48"/>
    <w:rsid w:val="00012D7C"/>
    <w:rsid w:val="0001350A"/>
    <w:rsid w:val="00016836"/>
    <w:rsid w:val="0002004B"/>
    <w:rsid w:val="000216D8"/>
    <w:rsid w:val="00022E63"/>
    <w:rsid w:val="00022F97"/>
    <w:rsid w:val="00023D15"/>
    <w:rsid w:val="00023DFE"/>
    <w:rsid w:val="00024146"/>
    <w:rsid w:val="000257AB"/>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B2C"/>
    <w:rsid w:val="00050F0E"/>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915EB"/>
    <w:rsid w:val="0009168B"/>
    <w:rsid w:val="000941E5"/>
    <w:rsid w:val="00094844"/>
    <w:rsid w:val="00094A06"/>
    <w:rsid w:val="00094E42"/>
    <w:rsid w:val="00095EA5"/>
    <w:rsid w:val="00096016"/>
    <w:rsid w:val="00096AEC"/>
    <w:rsid w:val="000A1B8E"/>
    <w:rsid w:val="000A5DCC"/>
    <w:rsid w:val="000A7ABC"/>
    <w:rsid w:val="000A7E38"/>
    <w:rsid w:val="000B062F"/>
    <w:rsid w:val="000B08A7"/>
    <w:rsid w:val="000B0E77"/>
    <w:rsid w:val="000B15D3"/>
    <w:rsid w:val="000B2C27"/>
    <w:rsid w:val="000B485D"/>
    <w:rsid w:val="000B5465"/>
    <w:rsid w:val="000B5A09"/>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FC9"/>
    <w:rsid w:val="000F4AE0"/>
    <w:rsid w:val="000F5033"/>
    <w:rsid w:val="000F62BD"/>
    <w:rsid w:val="000F6386"/>
    <w:rsid w:val="000F7BC7"/>
    <w:rsid w:val="0010035D"/>
    <w:rsid w:val="00102B3F"/>
    <w:rsid w:val="00104F47"/>
    <w:rsid w:val="00105214"/>
    <w:rsid w:val="001060AA"/>
    <w:rsid w:val="00106D37"/>
    <w:rsid w:val="0010731D"/>
    <w:rsid w:val="00112940"/>
    <w:rsid w:val="00113E21"/>
    <w:rsid w:val="001155E9"/>
    <w:rsid w:val="001156AA"/>
    <w:rsid w:val="00116CF2"/>
    <w:rsid w:val="001179E4"/>
    <w:rsid w:val="00117B29"/>
    <w:rsid w:val="00117D00"/>
    <w:rsid w:val="00121715"/>
    <w:rsid w:val="00121F49"/>
    <w:rsid w:val="0012213F"/>
    <w:rsid w:val="00123088"/>
    <w:rsid w:val="00123F43"/>
    <w:rsid w:val="0012488B"/>
    <w:rsid w:val="00124EF2"/>
    <w:rsid w:val="001257CA"/>
    <w:rsid w:val="001258A6"/>
    <w:rsid w:val="00126BB2"/>
    <w:rsid w:val="00130C98"/>
    <w:rsid w:val="001318AD"/>
    <w:rsid w:val="00131EBC"/>
    <w:rsid w:val="00133F92"/>
    <w:rsid w:val="001360CF"/>
    <w:rsid w:val="001367E6"/>
    <w:rsid w:val="00136A64"/>
    <w:rsid w:val="00137E8D"/>
    <w:rsid w:val="00141452"/>
    <w:rsid w:val="00143B50"/>
    <w:rsid w:val="00143EC2"/>
    <w:rsid w:val="00145200"/>
    <w:rsid w:val="00146711"/>
    <w:rsid w:val="0014758B"/>
    <w:rsid w:val="00150BB3"/>
    <w:rsid w:val="00153DC8"/>
    <w:rsid w:val="00160AF9"/>
    <w:rsid w:val="00164344"/>
    <w:rsid w:val="00164DB6"/>
    <w:rsid w:val="0016562D"/>
    <w:rsid w:val="0016591C"/>
    <w:rsid w:val="00165CE1"/>
    <w:rsid w:val="00167970"/>
    <w:rsid w:val="0017037D"/>
    <w:rsid w:val="00170F85"/>
    <w:rsid w:val="001713D6"/>
    <w:rsid w:val="00171565"/>
    <w:rsid w:val="00174B40"/>
    <w:rsid w:val="001815B1"/>
    <w:rsid w:val="001817B5"/>
    <w:rsid w:val="0018197D"/>
    <w:rsid w:val="00181AE7"/>
    <w:rsid w:val="0018219A"/>
    <w:rsid w:val="00182BBC"/>
    <w:rsid w:val="001834EF"/>
    <w:rsid w:val="00183509"/>
    <w:rsid w:val="00184A9E"/>
    <w:rsid w:val="00185337"/>
    <w:rsid w:val="00186588"/>
    <w:rsid w:val="00190AFE"/>
    <w:rsid w:val="0019272E"/>
    <w:rsid w:val="00193457"/>
    <w:rsid w:val="001937C8"/>
    <w:rsid w:val="00196D56"/>
    <w:rsid w:val="00197FBC"/>
    <w:rsid w:val="001A0DAE"/>
    <w:rsid w:val="001A122D"/>
    <w:rsid w:val="001A1A85"/>
    <w:rsid w:val="001A5660"/>
    <w:rsid w:val="001A5774"/>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2666"/>
    <w:rsid w:val="001F45F0"/>
    <w:rsid w:val="001F4754"/>
    <w:rsid w:val="001F5E0A"/>
    <w:rsid w:val="001F7B61"/>
    <w:rsid w:val="00200AD6"/>
    <w:rsid w:val="00200FFD"/>
    <w:rsid w:val="00203F06"/>
    <w:rsid w:val="0020705B"/>
    <w:rsid w:val="0020793C"/>
    <w:rsid w:val="002104C6"/>
    <w:rsid w:val="00210CF5"/>
    <w:rsid w:val="00211F0E"/>
    <w:rsid w:val="00212433"/>
    <w:rsid w:val="00214E0A"/>
    <w:rsid w:val="002155FC"/>
    <w:rsid w:val="00215BF5"/>
    <w:rsid w:val="0021653C"/>
    <w:rsid w:val="002173D5"/>
    <w:rsid w:val="0022615D"/>
    <w:rsid w:val="00230C9A"/>
    <w:rsid w:val="002327B3"/>
    <w:rsid w:val="00233F84"/>
    <w:rsid w:val="00234813"/>
    <w:rsid w:val="00235A5D"/>
    <w:rsid w:val="002360FA"/>
    <w:rsid w:val="00240011"/>
    <w:rsid w:val="002402D1"/>
    <w:rsid w:val="00240E17"/>
    <w:rsid w:val="00242348"/>
    <w:rsid w:val="00244159"/>
    <w:rsid w:val="0024435B"/>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812A3"/>
    <w:rsid w:val="002821CA"/>
    <w:rsid w:val="00282854"/>
    <w:rsid w:val="00282B95"/>
    <w:rsid w:val="00283835"/>
    <w:rsid w:val="0028447E"/>
    <w:rsid w:val="0028499B"/>
    <w:rsid w:val="0028726F"/>
    <w:rsid w:val="00290024"/>
    <w:rsid w:val="002925AC"/>
    <w:rsid w:val="002940AA"/>
    <w:rsid w:val="00295215"/>
    <w:rsid w:val="002968E6"/>
    <w:rsid w:val="002A0424"/>
    <w:rsid w:val="002A06AA"/>
    <w:rsid w:val="002A0EA5"/>
    <w:rsid w:val="002A18BD"/>
    <w:rsid w:val="002A1A95"/>
    <w:rsid w:val="002A29C2"/>
    <w:rsid w:val="002A4E81"/>
    <w:rsid w:val="002B0510"/>
    <w:rsid w:val="002B06C7"/>
    <w:rsid w:val="002B0F0E"/>
    <w:rsid w:val="002B2A63"/>
    <w:rsid w:val="002B3507"/>
    <w:rsid w:val="002B47E3"/>
    <w:rsid w:val="002B4B23"/>
    <w:rsid w:val="002B530C"/>
    <w:rsid w:val="002B59C6"/>
    <w:rsid w:val="002B5DB8"/>
    <w:rsid w:val="002C08AD"/>
    <w:rsid w:val="002C16FF"/>
    <w:rsid w:val="002C1BD9"/>
    <w:rsid w:val="002C1E60"/>
    <w:rsid w:val="002C3561"/>
    <w:rsid w:val="002C6587"/>
    <w:rsid w:val="002C752F"/>
    <w:rsid w:val="002C76E3"/>
    <w:rsid w:val="002C7FFD"/>
    <w:rsid w:val="002D1DC5"/>
    <w:rsid w:val="002D2C55"/>
    <w:rsid w:val="002D385B"/>
    <w:rsid w:val="002D4F01"/>
    <w:rsid w:val="002D5F45"/>
    <w:rsid w:val="002D6A4F"/>
    <w:rsid w:val="002D6B43"/>
    <w:rsid w:val="002D7AE1"/>
    <w:rsid w:val="002D7C3B"/>
    <w:rsid w:val="002E26BF"/>
    <w:rsid w:val="002E3CDD"/>
    <w:rsid w:val="002E3E00"/>
    <w:rsid w:val="002E5FF0"/>
    <w:rsid w:val="002E7322"/>
    <w:rsid w:val="002E76B2"/>
    <w:rsid w:val="002F0AFD"/>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53E6"/>
    <w:rsid w:val="00316504"/>
    <w:rsid w:val="00316CB1"/>
    <w:rsid w:val="00316CBB"/>
    <w:rsid w:val="00317051"/>
    <w:rsid w:val="00320BCE"/>
    <w:rsid w:val="003229AE"/>
    <w:rsid w:val="00323B4E"/>
    <w:rsid w:val="0032453A"/>
    <w:rsid w:val="0032462F"/>
    <w:rsid w:val="00324A40"/>
    <w:rsid w:val="0032528C"/>
    <w:rsid w:val="00325FB9"/>
    <w:rsid w:val="00330620"/>
    <w:rsid w:val="00333A5B"/>
    <w:rsid w:val="00334B17"/>
    <w:rsid w:val="003352BC"/>
    <w:rsid w:val="0033776F"/>
    <w:rsid w:val="00337D12"/>
    <w:rsid w:val="0034024B"/>
    <w:rsid w:val="0034134A"/>
    <w:rsid w:val="00343B5D"/>
    <w:rsid w:val="00344217"/>
    <w:rsid w:val="003456C6"/>
    <w:rsid w:val="0034583A"/>
    <w:rsid w:val="00346DCD"/>
    <w:rsid w:val="00347691"/>
    <w:rsid w:val="00347B56"/>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90322"/>
    <w:rsid w:val="00390396"/>
    <w:rsid w:val="00390C08"/>
    <w:rsid w:val="0039182F"/>
    <w:rsid w:val="003943A9"/>
    <w:rsid w:val="00395B8E"/>
    <w:rsid w:val="0039761E"/>
    <w:rsid w:val="00397B68"/>
    <w:rsid w:val="003A10B3"/>
    <w:rsid w:val="003A149E"/>
    <w:rsid w:val="003A18FA"/>
    <w:rsid w:val="003A2304"/>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D0A34"/>
    <w:rsid w:val="003D1235"/>
    <w:rsid w:val="003D29BC"/>
    <w:rsid w:val="003D3250"/>
    <w:rsid w:val="003D370C"/>
    <w:rsid w:val="003D41C1"/>
    <w:rsid w:val="003D572C"/>
    <w:rsid w:val="003D5A12"/>
    <w:rsid w:val="003D674D"/>
    <w:rsid w:val="003D6D0C"/>
    <w:rsid w:val="003D7169"/>
    <w:rsid w:val="003E1465"/>
    <w:rsid w:val="003E1C73"/>
    <w:rsid w:val="003E1EF7"/>
    <w:rsid w:val="003E407C"/>
    <w:rsid w:val="003E4F04"/>
    <w:rsid w:val="003E5A55"/>
    <w:rsid w:val="003E647F"/>
    <w:rsid w:val="003E71F4"/>
    <w:rsid w:val="003E7D90"/>
    <w:rsid w:val="003F13E2"/>
    <w:rsid w:val="003F19BA"/>
    <w:rsid w:val="003F2D9F"/>
    <w:rsid w:val="003F56AD"/>
    <w:rsid w:val="003F6002"/>
    <w:rsid w:val="003F6566"/>
    <w:rsid w:val="003F6CB1"/>
    <w:rsid w:val="003F75D1"/>
    <w:rsid w:val="003F7A30"/>
    <w:rsid w:val="0040027E"/>
    <w:rsid w:val="004047D5"/>
    <w:rsid w:val="00407B41"/>
    <w:rsid w:val="00407D3C"/>
    <w:rsid w:val="00407F6A"/>
    <w:rsid w:val="00411287"/>
    <w:rsid w:val="004116CE"/>
    <w:rsid w:val="00412E4D"/>
    <w:rsid w:val="00412F2E"/>
    <w:rsid w:val="00413352"/>
    <w:rsid w:val="004144E1"/>
    <w:rsid w:val="00414B59"/>
    <w:rsid w:val="004167E1"/>
    <w:rsid w:val="004168D7"/>
    <w:rsid w:val="00416EA4"/>
    <w:rsid w:val="00416EBB"/>
    <w:rsid w:val="00423B0C"/>
    <w:rsid w:val="00423FB7"/>
    <w:rsid w:val="00425137"/>
    <w:rsid w:val="00425A6D"/>
    <w:rsid w:val="00425BB3"/>
    <w:rsid w:val="00426950"/>
    <w:rsid w:val="0042730D"/>
    <w:rsid w:val="00430F7A"/>
    <w:rsid w:val="00433B7B"/>
    <w:rsid w:val="004342CC"/>
    <w:rsid w:val="00434455"/>
    <w:rsid w:val="004359AC"/>
    <w:rsid w:val="00435A28"/>
    <w:rsid w:val="00436115"/>
    <w:rsid w:val="0043678A"/>
    <w:rsid w:val="00436801"/>
    <w:rsid w:val="00436D4E"/>
    <w:rsid w:val="00436DC7"/>
    <w:rsid w:val="00440E53"/>
    <w:rsid w:val="00443ED2"/>
    <w:rsid w:val="00444EFC"/>
    <w:rsid w:val="00445E76"/>
    <w:rsid w:val="004479A1"/>
    <w:rsid w:val="004512F4"/>
    <w:rsid w:val="004541A8"/>
    <w:rsid w:val="00454948"/>
    <w:rsid w:val="00455A36"/>
    <w:rsid w:val="00457136"/>
    <w:rsid w:val="0045732A"/>
    <w:rsid w:val="004605B0"/>
    <w:rsid w:val="004645A4"/>
    <w:rsid w:val="0046483A"/>
    <w:rsid w:val="00466557"/>
    <w:rsid w:val="00466D42"/>
    <w:rsid w:val="00466D9B"/>
    <w:rsid w:val="0046719A"/>
    <w:rsid w:val="0047062E"/>
    <w:rsid w:val="00470ADE"/>
    <w:rsid w:val="004715D9"/>
    <w:rsid w:val="00471793"/>
    <w:rsid w:val="004722D9"/>
    <w:rsid w:val="00473668"/>
    <w:rsid w:val="00474B6C"/>
    <w:rsid w:val="00475712"/>
    <w:rsid w:val="00475873"/>
    <w:rsid w:val="00476BDE"/>
    <w:rsid w:val="00477257"/>
    <w:rsid w:val="004806AF"/>
    <w:rsid w:val="00480E57"/>
    <w:rsid w:val="00481812"/>
    <w:rsid w:val="00482189"/>
    <w:rsid w:val="004823D4"/>
    <w:rsid w:val="0048243F"/>
    <w:rsid w:val="0048455F"/>
    <w:rsid w:val="00484E2A"/>
    <w:rsid w:val="004869E7"/>
    <w:rsid w:val="004878A6"/>
    <w:rsid w:val="00492387"/>
    <w:rsid w:val="00492FB3"/>
    <w:rsid w:val="00493E6E"/>
    <w:rsid w:val="004A10A5"/>
    <w:rsid w:val="004A15AC"/>
    <w:rsid w:val="004A5623"/>
    <w:rsid w:val="004A5665"/>
    <w:rsid w:val="004A67A2"/>
    <w:rsid w:val="004A6811"/>
    <w:rsid w:val="004A74C1"/>
    <w:rsid w:val="004B0528"/>
    <w:rsid w:val="004B2609"/>
    <w:rsid w:val="004B6ACB"/>
    <w:rsid w:val="004B7743"/>
    <w:rsid w:val="004B7C35"/>
    <w:rsid w:val="004C245F"/>
    <w:rsid w:val="004C25DE"/>
    <w:rsid w:val="004C2828"/>
    <w:rsid w:val="004C2846"/>
    <w:rsid w:val="004C3645"/>
    <w:rsid w:val="004C3F9A"/>
    <w:rsid w:val="004C4B1E"/>
    <w:rsid w:val="004C4B8C"/>
    <w:rsid w:val="004C4F9D"/>
    <w:rsid w:val="004C5076"/>
    <w:rsid w:val="004C75C0"/>
    <w:rsid w:val="004C7F90"/>
    <w:rsid w:val="004D16FB"/>
    <w:rsid w:val="004D3F44"/>
    <w:rsid w:val="004D4A8E"/>
    <w:rsid w:val="004D5BDE"/>
    <w:rsid w:val="004E0DF6"/>
    <w:rsid w:val="004E1A5E"/>
    <w:rsid w:val="004E29B3"/>
    <w:rsid w:val="004E2DC1"/>
    <w:rsid w:val="004E3AD0"/>
    <w:rsid w:val="004E4352"/>
    <w:rsid w:val="004E5079"/>
    <w:rsid w:val="004E5782"/>
    <w:rsid w:val="004F0ADB"/>
    <w:rsid w:val="004F0E12"/>
    <w:rsid w:val="004F11EA"/>
    <w:rsid w:val="004F30F1"/>
    <w:rsid w:val="004F3509"/>
    <w:rsid w:val="004F465A"/>
    <w:rsid w:val="004F4EBB"/>
    <w:rsid w:val="004F4F92"/>
    <w:rsid w:val="004F5CA6"/>
    <w:rsid w:val="004F7E53"/>
    <w:rsid w:val="00500656"/>
    <w:rsid w:val="0050300D"/>
    <w:rsid w:val="00503ACB"/>
    <w:rsid w:val="00503BF7"/>
    <w:rsid w:val="00506DAC"/>
    <w:rsid w:val="00511AC0"/>
    <w:rsid w:val="00511DE1"/>
    <w:rsid w:val="00512BCC"/>
    <w:rsid w:val="0051473A"/>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F63"/>
    <w:rsid w:val="00535D5F"/>
    <w:rsid w:val="005375E7"/>
    <w:rsid w:val="00537F1E"/>
    <w:rsid w:val="00540378"/>
    <w:rsid w:val="00542CCC"/>
    <w:rsid w:val="00545480"/>
    <w:rsid w:val="00546D42"/>
    <w:rsid w:val="0054726F"/>
    <w:rsid w:val="005500BD"/>
    <w:rsid w:val="005506B5"/>
    <w:rsid w:val="00551F47"/>
    <w:rsid w:val="00555ECD"/>
    <w:rsid w:val="005602EF"/>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0FC7"/>
    <w:rsid w:val="005813B1"/>
    <w:rsid w:val="005823B8"/>
    <w:rsid w:val="005823F5"/>
    <w:rsid w:val="00583A0F"/>
    <w:rsid w:val="0058609A"/>
    <w:rsid w:val="005864FE"/>
    <w:rsid w:val="00586C48"/>
    <w:rsid w:val="00590D07"/>
    <w:rsid w:val="005A1E8E"/>
    <w:rsid w:val="005A2746"/>
    <w:rsid w:val="005A415E"/>
    <w:rsid w:val="005A727F"/>
    <w:rsid w:val="005A72DC"/>
    <w:rsid w:val="005B0412"/>
    <w:rsid w:val="005B09E4"/>
    <w:rsid w:val="005B357C"/>
    <w:rsid w:val="005B4156"/>
    <w:rsid w:val="005B4192"/>
    <w:rsid w:val="005B460F"/>
    <w:rsid w:val="005B6326"/>
    <w:rsid w:val="005B6839"/>
    <w:rsid w:val="005B696E"/>
    <w:rsid w:val="005B6CD3"/>
    <w:rsid w:val="005B6E3F"/>
    <w:rsid w:val="005B7F70"/>
    <w:rsid w:val="005C051F"/>
    <w:rsid w:val="005C0794"/>
    <w:rsid w:val="005C0AFF"/>
    <w:rsid w:val="005C15BD"/>
    <w:rsid w:val="005C1FA8"/>
    <w:rsid w:val="005C2EC8"/>
    <w:rsid w:val="005C4506"/>
    <w:rsid w:val="005C5C1E"/>
    <w:rsid w:val="005C668A"/>
    <w:rsid w:val="005C7485"/>
    <w:rsid w:val="005D0C41"/>
    <w:rsid w:val="005D1748"/>
    <w:rsid w:val="005D312F"/>
    <w:rsid w:val="005D4066"/>
    <w:rsid w:val="005D7566"/>
    <w:rsid w:val="005E1F5F"/>
    <w:rsid w:val="005E3F80"/>
    <w:rsid w:val="005E5719"/>
    <w:rsid w:val="005E5B5B"/>
    <w:rsid w:val="005E5E8B"/>
    <w:rsid w:val="005E66A5"/>
    <w:rsid w:val="005F0AB9"/>
    <w:rsid w:val="005F1A9B"/>
    <w:rsid w:val="005F1C7E"/>
    <w:rsid w:val="005F21E4"/>
    <w:rsid w:val="005F288E"/>
    <w:rsid w:val="005F2A0D"/>
    <w:rsid w:val="005F3285"/>
    <w:rsid w:val="005F3588"/>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5D3"/>
    <w:rsid w:val="00616941"/>
    <w:rsid w:val="00620DB8"/>
    <w:rsid w:val="00621606"/>
    <w:rsid w:val="00622B8C"/>
    <w:rsid w:val="006230F7"/>
    <w:rsid w:val="0062468A"/>
    <w:rsid w:val="00626ED6"/>
    <w:rsid w:val="00627954"/>
    <w:rsid w:val="00627FD2"/>
    <w:rsid w:val="00630D2B"/>
    <w:rsid w:val="00632ADE"/>
    <w:rsid w:val="00633A28"/>
    <w:rsid w:val="00636448"/>
    <w:rsid w:val="006370E0"/>
    <w:rsid w:val="00637E51"/>
    <w:rsid w:val="00643A7E"/>
    <w:rsid w:val="00644CE6"/>
    <w:rsid w:val="00645AEC"/>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985"/>
    <w:rsid w:val="00666FC3"/>
    <w:rsid w:val="006704A3"/>
    <w:rsid w:val="00670604"/>
    <w:rsid w:val="006735CD"/>
    <w:rsid w:val="006744D3"/>
    <w:rsid w:val="006753FC"/>
    <w:rsid w:val="00676704"/>
    <w:rsid w:val="006806CF"/>
    <w:rsid w:val="00681845"/>
    <w:rsid w:val="00682546"/>
    <w:rsid w:val="0068645C"/>
    <w:rsid w:val="00687ACD"/>
    <w:rsid w:val="00690173"/>
    <w:rsid w:val="00691368"/>
    <w:rsid w:val="00692C32"/>
    <w:rsid w:val="0069566E"/>
    <w:rsid w:val="00696C3D"/>
    <w:rsid w:val="006A073A"/>
    <w:rsid w:val="006A2F65"/>
    <w:rsid w:val="006A300D"/>
    <w:rsid w:val="006A76A0"/>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4874"/>
    <w:rsid w:val="006E6615"/>
    <w:rsid w:val="006E7263"/>
    <w:rsid w:val="006E7A66"/>
    <w:rsid w:val="006F0095"/>
    <w:rsid w:val="006F0E07"/>
    <w:rsid w:val="006F17C0"/>
    <w:rsid w:val="006F1CAD"/>
    <w:rsid w:val="006F2709"/>
    <w:rsid w:val="006F27FB"/>
    <w:rsid w:val="006F45CF"/>
    <w:rsid w:val="006F48CA"/>
    <w:rsid w:val="006F5EB7"/>
    <w:rsid w:val="006F6F61"/>
    <w:rsid w:val="00701556"/>
    <w:rsid w:val="00701EB7"/>
    <w:rsid w:val="0070470B"/>
    <w:rsid w:val="0070600F"/>
    <w:rsid w:val="00707B64"/>
    <w:rsid w:val="007107DB"/>
    <w:rsid w:val="00710FD7"/>
    <w:rsid w:val="00713357"/>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C7"/>
    <w:rsid w:val="00737A8B"/>
    <w:rsid w:val="00737E5D"/>
    <w:rsid w:val="00740BBA"/>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5E37"/>
    <w:rsid w:val="00757C0B"/>
    <w:rsid w:val="007618F2"/>
    <w:rsid w:val="00762CA1"/>
    <w:rsid w:val="00764B6D"/>
    <w:rsid w:val="00765A17"/>
    <w:rsid w:val="00765B9B"/>
    <w:rsid w:val="00773892"/>
    <w:rsid w:val="00773DA5"/>
    <w:rsid w:val="007749E4"/>
    <w:rsid w:val="00774ED7"/>
    <w:rsid w:val="007755AD"/>
    <w:rsid w:val="00775AD4"/>
    <w:rsid w:val="007776CD"/>
    <w:rsid w:val="007776FA"/>
    <w:rsid w:val="007809DA"/>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AF8"/>
    <w:rsid w:val="007B1B06"/>
    <w:rsid w:val="007B1B81"/>
    <w:rsid w:val="007B1EFE"/>
    <w:rsid w:val="007B2764"/>
    <w:rsid w:val="007B3482"/>
    <w:rsid w:val="007B3905"/>
    <w:rsid w:val="007B49C2"/>
    <w:rsid w:val="007B5872"/>
    <w:rsid w:val="007B6A98"/>
    <w:rsid w:val="007C22C2"/>
    <w:rsid w:val="007C2954"/>
    <w:rsid w:val="007C2A46"/>
    <w:rsid w:val="007C3D61"/>
    <w:rsid w:val="007C47D9"/>
    <w:rsid w:val="007C60DE"/>
    <w:rsid w:val="007C6EF7"/>
    <w:rsid w:val="007C753D"/>
    <w:rsid w:val="007D27F9"/>
    <w:rsid w:val="007D2EA3"/>
    <w:rsid w:val="007D31CE"/>
    <w:rsid w:val="007D3AAB"/>
    <w:rsid w:val="007D3BEF"/>
    <w:rsid w:val="007D502B"/>
    <w:rsid w:val="007D7565"/>
    <w:rsid w:val="007E15C5"/>
    <w:rsid w:val="007E1951"/>
    <w:rsid w:val="007E1DE8"/>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7920"/>
    <w:rsid w:val="00801FD9"/>
    <w:rsid w:val="008021A5"/>
    <w:rsid w:val="008025D0"/>
    <w:rsid w:val="00802858"/>
    <w:rsid w:val="00803B76"/>
    <w:rsid w:val="00804980"/>
    <w:rsid w:val="00805F7E"/>
    <w:rsid w:val="008109C6"/>
    <w:rsid w:val="00813C8A"/>
    <w:rsid w:val="00813D67"/>
    <w:rsid w:val="00813FA3"/>
    <w:rsid w:val="00814DD9"/>
    <w:rsid w:val="00815647"/>
    <w:rsid w:val="00815DF6"/>
    <w:rsid w:val="008168E9"/>
    <w:rsid w:val="00817708"/>
    <w:rsid w:val="00817A31"/>
    <w:rsid w:val="00820BE7"/>
    <w:rsid w:val="00820FDC"/>
    <w:rsid w:val="008227C3"/>
    <w:rsid w:val="00822AFF"/>
    <w:rsid w:val="0082493E"/>
    <w:rsid w:val="008258D0"/>
    <w:rsid w:val="00827803"/>
    <w:rsid w:val="008300BF"/>
    <w:rsid w:val="0083082D"/>
    <w:rsid w:val="008321D6"/>
    <w:rsid w:val="00835A59"/>
    <w:rsid w:val="0084073D"/>
    <w:rsid w:val="00840B4F"/>
    <w:rsid w:val="00842039"/>
    <w:rsid w:val="008421C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4BD"/>
    <w:rsid w:val="0087693B"/>
    <w:rsid w:val="008824DA"/>
    <w:rsid w:val="008825DB"/>
    <w:rsid w:val="00882D70"/>
    <w:rsid w:val="008854A9"/>
    <w:rsid w:val="00885780"/>
    <w:rsid w:val="00885C62"/>
    <w:rsid w:val="00886586"/>
    <w:rsid w:val="0088680F"/>
    <w:rsid w:val="00890A0B"/>
    <w:rsid w:val="00891A2B"/>
    <w:rsid w:val="00893BA2"/>
    <w:rsid w:val="00893DF9"/>
    <w:rsid w:val="0089457E"/>
    <w:rsid w:val="008950E4"/>
    <w:rsid w:val="008964DC"/>
    <w:rsid w:val="0089691B"/>
    <w:rsid w:val="0089719C"/>
    <w:rsid w:val="008A2F53"/>
    <w:rsid w:val="008A4D33"/>
    <w:rsid w:val="008A5918"/>
    <w:rsid w:val="008A5F7B"/>
    <w:rsid w:val="008A7072"/>
    <w:rsid w:val="008B09BC"/>
    <w:rsid w:val="008B0E65"/>
    <w:rsid w:val="008B2870"/>
    <w:rsid w:val="008B2B61"/>
    <w:rsid w:val="008B4018"/>
    <w:rsid w:val="008B6022"/>
    <w:rsid w:val="008B71DF"/>
    <w:rsid w:val="008B7824"/>
    <w:rsid w:val="008C060B"/>
    <w:rsid w:val="008C0AFE"/>
    <w:rsid w:val="008C1F28"/>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E6C"/>
    <w:rsid w:val="00900D10"/>
    <w:rsid w:val="00901B36"/>
    <w:rsid w:val="00901F80"/>
    <w:rsid w:val="009021C5"/>
    <w:rsid w:val="009027A5"/>
    <w:rsid w:val="00903B41"/>
    <w:rsid w:val="00904E93"/>
    <w:rsid w:val="0090504D"/>
    <w:rsid w:val="00906617"/>
    <w:rsid w:val="0090725F"/>
    <w:rsid w:val="0090796F"/>
    <w:rsid w:val="00910039"/>
    <w:rsid w:val="00910795"/>
    <w:rsid w:val="00912CEB"/>
    <w:rsid w:val="009135EF"/>
    <w:rsid w:val="009146C5"/>
    <w:rsid w:val="00915D1A"/>
    <w:rsid w:val="00916778"/>
    <w:rsid w:val="009217EF"/>
    <w:rsid w:val="009224AA"/>
    <w:rsid w:val="00926A3C"/>
    <w:rsid w:val="009304EB"/>
    <w:rsid w:val="0093067B"/>
    <w:rsid w:val="0093139A"/>
    <w:rsid w:val="009320CD"/>
    <w:rsid w:val="00932991"/>
    <w:rsid w:val="0093369B"/>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60357"/>
    <w:rsid w:val="00960B9A"/>
    <w:rsid w:val="009622A5"/>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19CB"/>
    <w:rsid w:val="009D27B8"/>
    <w:rsid w:val="009D32C4"/>
    <w:rsid w:val="009D458B"/>
    <w:rsid w:val="009D52C3"/>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2C6E"/>
    <w:rsid w:val="009F3C1E"/>
    <w:rsid w:val="009F676A"/>
    <w:rsid w:val="009F6E18"/>
    <w:rsid w:val="009F76F2"/>
    <w:rsid w:val="009F7ACF"/>
    <w:rsid w:val="00A00254"/>
    <w:rsid w:val="00A00643"/>
    <w:rsid w:val="00A019B5"/>
    <w:rsid w:val="00A0215C"/>
    <w:rsid w:val="00A03B7C"/>
    <w:rsid w:val="00A06BEA"/>
    <w:rsid w:val="00A06D93"/>
    <w:rsid w:val="00A0757F"/>
    <w:rsid w:val="00A076F2"/>
    <w:rsid w:val="00A079C9"/>
    <w:rsid w:val="00A1304A"/>
    <w:rsid w:val="00A13231"/>
    <w:rsid w:val="00A143F5"/>
    <w:rsid w:val="00A14E14"/>
    <w:rsid w:val="00A152AD"/>
    <w:rsid w:val="00A15D65"/>
    <w:rsid w:val="00A163F5"/>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4002"/>
    <w:rsid w:val="00A34124"/>
    <w:rsid w:val="00A34A86"/>
    <w:rsid w:val="00A364FB"/>
    <w:rsid w:val="00A3665C"/>
    <w:rsid w:val="00A36B78"/>
    <w:rsid w:val="00A43BF4"/>
    <w:rsid w:val="00A4402A"/>
    <w:rsid w:val="00A4588D"/>
    <w:rsid w:val="00A45CC9"/>
    <w:rsid w:val="00A5060C"/>
    <w:rsid w:val="00A50717"/>
    <w:rsid w:val="00A533E1"/>
    <w:rsid w:val="00A5366D"/>
    <w:rsid w:val="00A549A5"/>
    <w:rsid w:val="00A55927"/>
    <w:rsid w:val="00A56204"/>
    <w:rsid w:val="00A56B02"/>
    <w:rsid w:val="00A57558"/>
    <w:rsid w:val="00A577A2"/>
    <w:rsid w:val="00A61586"/>
    <w:rsid w:val="00A62BF5"/>
    <w:rsid w:val="00A642BD"/>
    <w:rsid w:val="00A6480D"/>
    <w:rsid w:val="00A651FA"/>
    <w:rsid w:val="00A663F1"/>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63BF"/>
    <w:rsid w:val="00A86724"/>
    <w:rsid w:val="00A87DCF"/>
    <w:rsid w:val="00A90123"/>
    <w:rsid w:val="00A90AAA"/>
    <w:rsid w:val="00A93A17"/>
    <w:rsid w:val="00A94F67"/>
    <w:rsid w:val="00A95ABB"/>
    <w:rsid w:val="00AA06CB"/>
    <w:rsid w:val="00AA0ACC"/>
    <w:rsid w:val="00AA1DB0"/>
    <w:rsid w:val="00AA242A"/>
    <w:rsid w:val="00AA49A8"/>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340"/>
    <w:rsid w:val="00AF02AE"/>
    <w:rsid w:val="00AF09D0"/>
    <w:rsid w:val="00AF0EA3"/>
    <w:rsid w:val="00AF2A17"/>
    <w:rsid w:val="00AF2E37"/>
    <w:rsid w:val="00AF3BBE"/>
    <w:rsid w:val="00AF7D0B"/>
    <w:rsid w:val="00B0149B"/>
    <w:rsid w:val="00B02BF3"/>
    <w:rsid w:val="00B0334A"/>
    <w:rsid w:val="00B03A60"/>
    <w:rsid w:val="00B060CD"/>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391"/>
    <w:rsid w:val="00B70E81"/>
    <w:rsid w:val="00B72C15"/>
    <w:rsid w:val="00B72FAD"/>
    <w:rsid w:val="00B7332D"/>
    <w:rsid w:val="00B7401C"/>
    <w:rsid w:val="00B74317"/>
    <w:rsid w:val="00B74409"/>
    <w:rsid w:val="00B74F54"/>
    <w:rsid w:val="00B774E0"/>
    <w:rsid w:val="00B80254"/>
    <w:rsid w:val="00B804C4"/>
    <w:rsid w:val="00B82959"/>
    <w:rsid w:val="00B8298A"/>
    <w:rsid w:val="00B86B75"/>
    <w:rsid w:val="00B86BE4"/>
    <w:rsid w:val="00B875B5"/>
    <w:rsid w:val="00B9064E"/>
    <w:rsid w:val="00B947BD"/>
    <w:rsid w:val="00B94D65"/>
    <w:rsid w:val="00B957AC"/>
    <w:rsid w:val="00B976AC"/>
    <w:rsid w:val="00B97CF1"/>
    <w:rsid w:val="00B97EE1"/>
    <w:rsid w:val="00BA0B38"/>
    <w:rsid w:val="00BA0BBA"/>
    <w:rsid w:val="00BA4A03"/>
    <w:rsid w:val="00BA4CCB"/>
    <w:rsid w:val="00BA5160"/>
    <w:rsid w:val="00BA5802"/>
    <w:rsid w:val="00BA7923"/>
    <w:rsid w:val="00BB12D9"/>
    <w:rsid w:val="00BB1B45"/>
    <w:rsid w:val="00BB243E"/>
    <w:rsid w:val="00BB2BB7"/>
    <w:rsid w:val="00BB3164"/>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7EDF"/>
    <w:rsid w:val="00C0141C"/>
    <w:rsid w:val="00C02422"/>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309E2"/>
    <w:rsid w:val="00C31AA7"/>
    <w:rsid w:val="00C31DA0"/>
    <w:rsid w:val="00C3332F"/>
    <w:rsid w:val="00C3395F"/>
    <w:rsid w:val="00C33C75"/>
    <w:rsid w:val="00C33EC0"/>
    <w:rsid w:val="00C3441B"/>
    <w:rsid w:val="00C35808"/>
    <w:rsid w:val="00C36279"/>
    <w:rsid w:val="00C3707C"/>
    <w:rsid w:val="00C370A3"/>
    <w:rsid w:val="00C3798F"/>
    <w:rsid w:val="00C37D76"/>
    <w:rsid w:val="00C40B55"/>
    <w:rsid w:val="00C422E8"/>
    <w:rsid w:val="00C42766"/>
    <w:rsid w:val="00C42BFF"/>
    <w:rsid w:val="00C42CCE"/>
    <w:rsid w:val="00C460D8"/>
    <w:rsid w:val="00C473A7"/>
    <w:rsid w:val="00C47FDE"/>
    <w:rsid w:val="00C50FAF"/>
    <w:rsid w:val="00C53166"/>
    <w:rsid w:val="00C53283"/>
    <w:rsid w:val="00C55A3D"/>
    <w:rsid w:val="00C55BDC"/>
    <w:rsid w:val="00C5686B"/>
    <w:rsid w:val="00C6162E"/>
    <w:rsid w:val="00C61810"/>
    <w:rsid w:val="00C62173"/>
    <w:rsid w:val="00C623EF"/>
    <w:rsid w:val="00C62A62"/>
    <w:rsid w:val="00C63366"/>
    <w:rsid w:val="00C6405A"/>
    <w:rsid w:val="00C659A9"/>
    <w:rsid w:val="00C65A20"/>
    <w:rsid w:val="00C65BFC"/>
    <w:rsid w:val="00C674EA"/>
    <w:rsid w:val="00C725A2"/>
    <w:rsid w:val="00C733C8"/>
    <w:rsid w:val="00C73E31"/>
    <w:rsid w:val="00C7476A"/>
    <w:rsid w:val="00C748CE"/>
    <w:rsid w:val="00C74F40"/>
    <w:rsid w:val="00C80668"/>
    <w:rsid w:val="00C8164A"/>
    <w:rsid w:val="00C831D5"/>
    <w:rsid w:val="00C85420"/>
    <w:rsid w:val="00C875B5"/>
    <w:rsid w:val="00C87BEB"/>
    <w:rsid w:val="00C90A2F"/>
    <w:rsid w:val="00C91143"/>
    <w:rsid w:val="00C9444E"/>
    <w:rsid w:val="00C94FAF"/>
    <w:rsid w:val="00C9502B"/>
    <w:rsid w:val="00C957F1"/>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2261"/>
    <w:rsid w:val="00CC29EF"/>
    <w:rsid w:val="00CC34E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4850"/>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5537"/>
    <w:rsid w:val="00D65F5E"/>
    <w:rsid w:val="00D67075"/>
    <w:rsid w:val="00D7010E"/>
    <w:rsid w:val="00D73BB4"/>
    <w:rsid w:val="00D73E90"/>
    <w:rsid w:val="00D75978"/>
    <w:rsid w:val="00D76C05"/>
    <w:rsid w:val="00D82EA9"/>
    <w:rsid w:val="00D85CA8"/>
    <w:rsid w:val="00D862F4"/>
    <w:rsid w:val="00D903A3"/>
    <w:rsid w:val="00D90475"/>
    <w:rsid w:val="00D906C0"/>
    <w:rsid w:val="00D90860"/>
    <w:rsid w:val="00D9200B"/>
    <w:rsid w:val="00D930A1"/>
    <w:rsid w:val="00D93750"/>
    <w:rsid w:val="00D938B8"/>
    <w:rsid w:val="00D94830"/>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6AF7"/>
    <w:rsid w:val="00DF6D8A"/>
    <w:rsid w:val="00DF7C77"/>
    <w:rsid w:val="00DF7E26"/>
    <w:rsid w:val="00E006F9"/>
    <w:rsid w:val="00E00C4A"/>
    <w:rsid w:val="00E01ADA"/>
    <w:rsid w:val="00E02DE2"/>
    <w:rsid w:val="00E036B3"/>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E84"/>
    <w:rsid w:val="00E973A2"/>
    <w:rsid w:val="00E979FC"/>
    <w:rsid w:val="00EA124F"/>
    <w:rsid w:val="00EA1653"/>
    <w:rsid w:val="00EA1F02"/>
    <w:rsid w:val="00EA277A"/>
    <w:rsid w:val="00EA5D7E"/>
    <w:rsid w:val="00EA60C8"/>
    <w:rsid w:val="00EB2B46"/>
    <w:rsid w:val="00EB3D7F"/>
    <w:rsid w:val="00EB59CD"/>
    <w:rsid w:val="00EB5DA2"/>
    <w:rsid w:val="00EB62BE"/>
    <w:rsid w:val="00EB7EC1"/>
    <w:rsid w:val="00EC33E3"/>
    <w:rsid w:val="00EC38A7"/>
    <w:rsid w:val="00EC3B63"/>
    <w:rsid w:val="00EC40EC"/>
    <w:rsid w:val="00EC57DB"/>
    <w:rsid w:val="00EC62BE"/>
    <w:rsid w:val="00EC6D95"/>
    <w:rsid w:val="00EC7A8E"/>
    <w:rsid w:val="00ED53FA"/>
    <w:rsid w:val="00ED5FEF"/>
    <w:rsid w:val="00ED7298"/>
    <w:rsid w:val="00EE16FA"/>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CC4"/>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FE0"/>
    <w:rsid w:val="00F261CA"/>
    <w:rsid w:val="00F269DE"/>
    <w:rsid w:val="00F273F7"/>
    <w:rsid w:val="00F2770C"/>
    <w:rsid w:val="00F27A5F"/>
    <w:rsid w:val="00F32986"/>
    <w:rsid w:val="00F33997"/>
    <w:rsid w:val="00F33E02"/>
    <w:rsid w:val="00F340BE"/>
    <w:rsid w:val="00F34C80"/>
    <w:rsid w:val="00F34FE0"/>
    <w:rsid w:val="00F364D0"/>
    <w:rsid w:val="00F36739"/>
    <w:rsid w:val="00F36989"/>
    <w:rsid w:val="00F37624"/>
    <w:rsid w:val="00F4021A"/>
    <w:rsid w:val="00F42688"/>
    <w:rsid w:val="00F42A6B"/>
    <w:rsid w:val="00F4492C"/>
    <w:rsid w:val="00F450A2"/>
    <w:rsid w:val="00F472E6"/>
    <w:rsid w:val="00F524D3"/>
    <w:rsid w:val="00F54301"/>
    <w:rsid w:val="00F56552"/>
    <w:rsid w:val="00F566E2"/>
    <w:rsid w:val="00F5743C"/>
    <w:rsid w:val="00F57B4C"/>
    <w:rsid w:val="00F6232A"/>
    <w:rsid w:val="00F62DC4"/>
    <w:rsid w:val="00F63491"/>
    <w:rsid w:val="00F672F0"/>
    <w:rsid w:val="00F70D4F"/>
    <w:rsid w:val="00F73AA8"/>
    <w:rsid w:val="00F741B1"/>
    <w:rsid w:val="00F81222"/>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A00BA"/>
    <w:rsid w:val="00FA29EA"/>
    <w:rsid w:val="00FB1CDF"/>
    <w:rsid w:val="00FB677A"/>
    <w:rsid w:val="00FB6AD1"/>
    <w:rsid w:val="00FC20B8"/>
    <w:rsid w:val="00FC28F1"/>
    <w:rsid w:val="00FC31CC"/>
    <w:rsid w:val="00FC5DE9"/>
    <w:rsid w:val="00FC6065"/>
    <w:rsid w:val="00FC6C65"/>
    <w:rsid w:val="00FD0100"/>
    <w:rsid w:val="00FD0DBE"/>
    <w:rsid w:val="00FD13AF"/>
    <w:rsid w:val="00FD1737"/>
    <w:rsid w:val="00FD55B7"/>
    <w:rsid w:val="00FD6547"/>
    <w:rsid w:val="00FD6E1E"/>
    <w:rsid w:val="00FE3011"/>
    <w:rsid w:val="00FE39E9"/>
    <w:rsid w:val="00FE3CBD"/>
    <w:rsid w:val="00FE4F80"/>
    <w:rsid w:val="00FE50CC"/>
    <w:rsid w:val="00FE7FF6"/>
    <w:rsid w:val="00FF00CE"/>
    <w:rsid w:val="00FF01AA"/>
    <w:rsid w:val="00FF2949"/>
    <w:rsid w:val="00FF36DD"/>
    <w:rsid w:val="00FF40C0"/>
    <w:rsid w:val="00FF446F"/>
    <w:rsid w:val="00FF4999"/>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
      <w:docPartPr>
        <w:name w:val="BD7300E90BC240B39310CD1C056D655E"/>
        <w:category>
          <w:name w:val="General"/>
          <w:gallery w:val="placeholder"/>
        </w:category>
        <w:types>
          <w:type w:val="bbPlcHdr"/>
        </w:types>
        <w:behaviors>
          <w:behavior w:val="content"/>
        </w:behaviors>
        <w:guid w:val="{B90B3A96-E13B-45F3-9A3B-94B6D85E8742}"/>
      </w:docPartPr>
      <w:docPartBody>
        <w:p w:rsidR="00352D72" w:rsidRDefault="00933696" w:rsidP="00933696">
          <w:pPr>
            <w:pStyle w:val="BD7300E90BC240B39310CD1C056D655E"/>
          </w:pPr>
          <w:r w:rsidRPr="003D0477">
            <w:rPr>
              <w:rStyle w:val="PlaceholderText"/>
            </w:rPr>
            <w:t>Click or tap here to enter text.</w:t>
          </w:r>
        </w:p>
      </w:docPartBody>
    </w:docPart>
    <w:docPart>
      <w:docPartPr>
        <w:name w:val="C018F2F145BC46B9BE3201FE4EED1A83"/>
        <w:category>
          <w:name w:val="General"/>
          <w:gallery w:val="placeholder"/>
        </w:category>
        <w:types>
          <w:type w:val="bbPlcHdr"/>
        </w:types>
        <w:behaviors>
          <w:behavior w:val="content"/>
        </w:behaviors>
        <w:guid w:val="{8CE28D3C-24EA-485B-B9EE-E41E4824DAF4}"/>
      </w:docPartPr>
      <w:docPartBody>
        <w:p w:rsidR="00352D72" w:rsidRDefault="00933696" w:rsidP="00933696">
          <w:pPr>
            <w:pStyle w:val="C018F2F145BC46B9BE3201FE4EED1A83"/>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E5321"/>
    <w:rsid w:val="00723A47"/>
    <w:rsid w:val="00754D3D"/>
    <w:rsid w:val="008A7060"/>
    <w:rsid w:val="008B51AA"/>
    <w:rsid w:val="008C7954"/>
    <w:rsid w:val="009245DF"/>
    <w:rsid w:val="00933696"/>
    <w:rsid w:val="00962761"/>
    <w:rsid w:val="00973CD3"/>
    <w:rsid w:val="00974A88"/>
    <w:rsid w:val="00980D46"/>
    <w:rsid w:val="00983818"/>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81A44"/>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 w:type="paragraph" w:customStyle="1" w:styleId="BD7300E90BC240B39310CD1C056D655E">
    <w:name w:val="BD7300E90BC240B39310CD1C056D655E"/>
    <w:rsid w:val="00933696"/>
  </w:style>
  <w:style w:type="paragraph" w:customStyle="1" w:styleId="C018F2F145BC46B9BE3201FE4EED1A83">
    <w:name w:val="C018F2F145BC46B9BE3201FE4EED1A83"/>
    <w:rsid w:val="00933696"/>
  </w:style>
  <w:style w:type="paragraph" w:customStyle="1" w:styleId="01AC62B8CACC449EA5605DA0D8BD9445">
    <w:name w:val="01AC62B8CACC449EA5605DA0D8BD9445"/>
    <w:rsid w:val="00215A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39</Pages>
  <Words>11182</Words>
  <Characters>63744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333</cp:revision>
  <cp:lastPrinted>2022-05-24T20:08:00Z</cp:lastPrinted>
  <dcterms:created xsi:type="dcterms:W3CDTF">2022-05-25T12:32:00Z</dcterms:created>
  <dcterms:modified xsi:type="dcterms:W3CDTF">2022-07-04T01:27:00Z</dcterms:modified>
</cp:coreProperties>
</file>