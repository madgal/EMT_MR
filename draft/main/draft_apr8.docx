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C1CB3"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w:t>
      </w:r>
      <w:proofErr w:type="gramStart"/>
      <w:r w:rsidR="00E66CB1" w:rsidRPr="00602FA5">
        <w:rPr>
          <w:rFonts w:ascii="Times New Roman" w:hAnsi="Times New Roman" w:cs="Times New Roman"/>
          <w:b/>
          <w:bCs/>
        </w:rPr>
        <w:t xml:space="preserve">of </w:t>
      </w:r>
      <w:r w:rsidR="00AD7F58" w:rsidRPr="00602FA5">
        <w:rPr>
          <w:rFonts w:ascii="Times New Roman" w:hAnsi="Times New Roman" w:cs="Times New Roman"/>
          <w:b/>
          <w:bCs/>
        </w:rPr>
        <w:t xml:space="preserve"> the</w:t>
      </w:r>
      <w:proofErr w:type="gramEnd"/>
      <w:r w:rsidR="00AD7F58" w:rsidRPr="00602FA5">
        <w:rPr>
          <w:rFonts w:ascii="Times New Roman" w:hAnsi="Times New Roman" w:cs="Times New Roman"/>
          <w:b/>
          <w:bCs/>
        </w:rPr>
        <w:t xml:space="preserv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 phenotype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602FA5" w:rsidRDefault="007824DC" w:rsidP="007824DC">
      <w:pPr>
        <w:pStyle w:val="BodyText"/>
        <w:jc w:val="center"/>
        <w:rPr>
          <w:rFonts w:ascii="Times New Roman" w:hAnsi="Times New Roman" w:cs="Times New Roman"/>
        </w:rPr>
      </w:pPr>
      <w:r w:rsidRPr="00602FA5">
        <w:rPr>
          <w:rFonts w:ascii="Times New Roman" w:hAnsi="Times New Roman" w:cs="Times New Roman"/>
        </w:rPr>
        <w:t>Abstract</w:t>
      </w:r>
    </w:p>
    <w:p w14:paraId="5EF4217F" w14:textId="0695B95E" w:rsidR="007824DC" w:rsidRPr="00602FA5" w:rsidRDefault="00BE2B94" w:rsidP="000C7A59">
      <w:pPr>
        <w:pStyle w:val="BodyText"/>
        <w:spacing w:line="480" w:lineRule="auto"/>
        <w:rPr>
          <w:rFonts w:ascii="Times New Roman" w:hAnsi="Times New Roman" w:cs="Times New Roman"/>
        </w:rPr>
      </w:pPr>
      <w:r w:rsidRPr="00602FA5">
        <w:rPr>
          <w:rFonts w:ascii="Times New Roman" w:hAnsi="Times New Roman" w:cs="Times New Roman"/>
        </w:rPr>
        <w:t xml:space="preserve">Understanding </w:t>
      </w:r>
      <w:r w:rsidR="003D572C" w:rsidRPr="00602FA5">
        <w:rPr>
          <w:rFonts w:ascii="Times New Roman" w:hAnsi="Times New Roman" w:cs="Times New Roman"/>
        </w:rPr>
        <w:t xml:space="preserve">the coupling of </w:t>
      </w:r>
      <w:r w:rsidRPr="00602FA5">
        <w:rPr>
          <w:rFonts w:ascii="Times New Roman" w:hAnsi="Times New Roman" w:cs="Times New Roman"/>
        </w:rPr>
        <w:t xml:space="preserve">the regulatory networks </w:t>
      </w:r>
      <w:r w:rsidR="003D572C" w:rsidRPr="00602FA5">
        <w:rPr>
          <w:rFonts w:ascii="Times New Roman" w:hAnsi="Times New Roman" w:cs="Times New Roman"/>
        </w:rPr>
        <w:t>underlying</w:t>
      </w:r>
      <w:r w:rsidRPr="00602FA5">
        <w:rPr>
          <w:rFonts w:ascii="Times New Roman" w:hAnsi="Times New Roman" w:cs="Times New Roman"/>
        </w:rPr>
        <w:t xml:space="preserve"> the epithelial-to-mesenchymal transition (EMT) and </w:t>
      </w:r>
      <w:r w:rsidR="003D572C" w:rsidRPr="00602FA5">
        <w:rPr>
          <w:rFonts w:ascii="Times New Roman" w:hAnsi="Times New Roman" w:cs="Times New Roman"/>
        </w:rPr>
        <w:t xml:space="preserve">underlying </w:t>
      </w:r>
      <w:r w:rsidRPr="00602FA5">
        <w:rPr>
          <w:rFonts w:ascii="Times New Roman" w:hAnsi="Times New Roman" w:cs="Times New Roman"/>
        </w:rPr>
        <w:t>metabolic reprogramming can provide insight into metastasis and tumor proliferation. During EMT</w:t>
      </w:r>
      <w:r w:rsidR="003D572C" w:rsidRPr="00602FA5">
        <w:rPr>
          <w:rFonts w:ascii="Times New Roman" w:hAnsi="Times New Roman" w:cs="Times New Roman"/>
        </w:rPr>
        <w:t>,</w:t>
      </w:r>
      <w:r w:rsidRPr="00602FA5">
        <w:rPr>
          <w:rFonts w:ascii="Times New Roman" w:hAnsi="Times New Roman" w:cs="Times New Roman"/>
        </w:rPr>
        <w:t xml:space="preserve"> cells can increase their capacity for migration and invasiveness and gives rise to a hybrid EM phenotype</w:t>
      </w:r>
      <w:r w:rsidR="003D572C" w:rsidRPr="00602FA5">
        <w:rPr>
          <w:rFonts w:ascii="Times New Roman" w:hAnsi="Times New Roman" w:cs="Times New Roman"/>
        </w:rPr>
        <w:t>, which has been shown to be highly tumorigenic</w:t>
      </w:r>
      <w:r w:rsidRPr="00602FA5">
        <w:rPr>
          <w:rFonts w:ascii="Times New Roman" w:hAnsi="Times New Roman" w:cs="Times New Roman"/>
        </w:rPr>
        <w:t xml:space="preserve">. Metabolic reprogramming, another hallmark of cancer, gives these cells the ability to survive in changing environments. </w:t>
      </w:r>
      <w:r w:rsidR="007618F2" w:rsidRPr="00602FA5">
        <w:rPr>
          <w:rFonts w:ascii="Times New Roman" w:hAnsi="Times New Roman" w:cs="Times New Roman"/>
        </w:rPr>
        <w:t xml:space="preserve">Under </w:t>
      </w:r>
      <w:proofErr w:type="spellStart"/>
      <w:r w:rsidR="007618F2" w:rsidRPr="00602FA5">
        <w:rPr>
          <w:rFonts w:ascii="Times New Roman" w:hAnsi="Times New Roman" w:cs="Times New Roman"/>
        </w:rPr>
        <w:t>normoxic</w:t>
      </w:r>
      <w:proofErr w:type="spellEnd"/>
      <w:r w:rsidR="007618F2" w:rsidRPr="00602FA5">
        <w:rPr>
          <w:rFonts w:ascii="Times New Roman" w:hAnsi="Times New Roman" w:cs="Times New Roman"/>
        </w:rPr>
        <w:t xml:space="preserve"> conditions cells typically use oxidative phosphorylation (OXPHOS), but cancer cells </w:t>
      </w:r>
      <w:r w:rsidR="003D572C" w:rsidRPr="00602FA5">
        <w:rPr>
          <w:rFonts w:ascii="Times New Roman" w:hAnsi="Times New Roman" w:cs="Times New Roman"/>
        </w:rPr>
        <w:t xml:space="preserve">often </w:t>
      </w:r>
      <w:r w:rsidR="007618F2" w:rsidRPr="00602FA5">
        <w:rPr>
          <w:rFonts w:ascii="Times New Roman" w:hAnsi="Times New Roman" w:cs="Times New Roman"/>
        </w:rPr>
        <w:t>prefer aerobic glycolysis</w:t>
      </w:r>
      <w:r w:rsidR="003D572C" w:rsidRPr="00602FA5">
        <w:rPr>
          <w:rFonts w:ascii="Times New Roman" w:hAnsi="Times New Roman" w:cs="Times New Roman"/>
        </w:rPr>
        <w:t xml:space="preserve">, a phenomenon known as </w:t>
      </w:r>
      <w:r w:rsidR="007618F2" w:rsidRPr="00602FA5">
        <w:rPr>
          <w:rFonts w:ascii="Times New Roman" w:hAnsi="Times New Roman" w:cs="Times New Roman"/>
        </w:rPr>
        <w:t xml:space="preserve">the Warburg effect. </w:t>
      </w:r>
      <w:r w:rsidR="003D572C" w:rsidRPr="00602FA5">
        <w:rPr>
          <w:rFonts w:ascii="Times New Roman" w:hAnsi="Times New Roman" w:cs="Times New Roman"/>
        </w:rPr>
        <w:t xml:space="preserve"> </w:t>
      </w:r>
      <w:r w:rsidR="002940AA" w:rsidRPr="00602FA5">
        <w:rPr>
          <w:rFonts w:ascii="Times New Roman" w:hAnsi="Times New Roman" w:cs="Times New Roman"/>
        </w:rPr>
        <w:t xml:space="preserve">Recently, it has been shown that cancer cells can </w:t>
      </w:r>
      <w:r w:rsidR="003D572C" w:rsidRPr="00602FA5">
        <w:rPr>
          <w:rFonts w:ascii="Times New Roman" w:hAnsi="Times New Roman" w:cs="Times New Roman"/>
        </w:rPr>
        <w:t xml:space="preserve">sometimes </w:t>
      </w:r>
      <w:r w:rsidR="002940AA" w:rsidRPr="00602FA5">
        <w:rPr>
          <w:rFonts w:ascii="Times New Roman" w:hAnsi="Times New Roman" w:cs="Times New Roman"/>
        </w:rPr>
        <w:t>use both OXPHOS and the Warburg effect leading to a hybrid</w:t>
      </w:r>
      <w:r w:rsidR="00F834A7" w:rsidRPr="00602FA5">
        <w:rPr>
          <w:rFonts w:ascii="Times New Roman" w:hAnsi="Times New Roman" w:cs="Times New Roman"/>
        </w:rPr>
        <w:t xml:space="preserve"> metabolic phenotype. </w:t>
      </w:r>
      <w:r w:rsidR="00DD7D00" w:rsidRPr="00602FA5">
        <w:rPr>
          <w:rFonts w:ascii="Times New Roman" w:hAnsi="Times New Roman" w:cs="Times New Roman"/>
        </w:rPr>
        <w:t>These hybrid phenotypes are correlated with poor prognosis and high metastatic potential. While connection</w:t>
      </w:r>
      <w:r w:rsidR="003D572C" w:rsidRPr="00602FA5">
        <w:rPr>
          <w:rFonts w:ascii="Times New Roman" w:hAnsi="Times New Roman" w:cs="Times New Roman"/>
        </w:rPr>
        <w:t>s</w:t>
      </w:r>
      <w:r w:rsidR="00DD7D00" w:rsidRPr="00602FA5">
        <w:rPr>
          <w:rFonts w:ascii="Times New Roman" w:hAnsi="Times New Roman" w:cs="Times New Roman"/>
        </w:rPr>
        <w:t xml:space="preserve"> between EMT and metabolic reprogramming </w:t>
      </w:r>
      <w:r w:rsidR="003D572C" w:rsidRPr="00602FA5">
        <w:rPr>
          <w:rFonts w:ascii="Times New Roman" w:hAnsi="Times New Roman" w:cs="Times New Roman"/>
        </w:rPr>
        <w:t>have been considered previously</w:t>
      </w:r>
      <w:r w:rsidR="00DD7D00" w:rsidRPr="00602FA5">
        <w:rPr>
          <w:rFonts w:ascii="Times New Roman" w:hAnsi="Times New Roman" w:cs="Times New Roman"/>
        </w:rPr>
        <w:t>, the</w:t>
      </w:r>
      <w:r w:rsidR="003D572C" w:rsidRPr="00602FA5">
        <w:rPr>
          <w:rFonts w:ascii="Times New Roman" w:hAnsi="Times New Roman" w:cs="Times New Roman"/>
        </w:rPr>
        <w:t xml:space="preserve">re have been no in silico models offering a guide to how these </w:t>
      </w:r>
      <w:r w:rsidR="00DD7D00" w:rsidRPr="00602FA5">
        <w:rPr>
          <w:rFonts w:ascii="Times New Roman" w:hAnsi="Times New Roman" w:cs="Times New Roman"/>
        </w:rPr>
        <w:t>interaction</w:t>
      </w:r>
      <w:r w:rsidR="003D572C" w:rsidRPr="00602FA5">
        <w:rPr>
          <w:rFonts w:ascii="Times New Roman" w:hAnsi="Times New Roman" w:cs="Times New Roman"/>
        </w:rPr>
        <w:t>s might create more aggressive cells.</w:t>
      </w:r>
      <w:r w:rsidR="00DD7D00" w:rsidRPr="00602FA5">
        <w:rPr>
          <w:rFonts w:ascii="Times New Roman" w:hAnsi="Times New Roman" w:cs="Times New Roman"/>
        </w:rPr>
        <w:t xml:space="preserve"> </w:t>
      </w:r>
      <w:r w:rsidR="003D572C" w:rsidRPr="00602FA5">
        <w:rPr>
          <w:rFonts w:ascii="Times New Roman" w:hAnsi="Times New Roman" w:cs="Times New Roman"/>
        </w:rPr>
        <w:t>Here, we introduce such a computational model; o</w:t>
      </w:r>
      <w:r w:rsidR="00DD7D00" w:rsidRPr="00602FA5">
        <w:rPr>
          <w:rFonts w:ascii="Times New Roman" w:hAnsi="Times New Roman" w:cs="Times New Roman"/>
        </w:rPr>
        <w:t>ur model provides insight on how these networks are coupled and potential feedback loops stabilizing the</w:t>
      </w:r>
      <w:r w:rsidR="003D572C" w:rsidRPr="00602FA5">
        <w:rPr>
          <w:rFonts w:ascii="Times New Roman" w:hAnsi="Times New Roman" w:cs="Times New Roman"/>
        </w:rPr>
        <w:t>se</w:t>
      </w:r>
      <w:r w:rsidR="00DD7D00" w:rsidRPr="00602FA5">
        <w:rPr>
          <w:rFonts w:ascii="Times New Roman" w:hAnsi="Times New Roman" w:cs="Times New Roman"/>
        </w:rPr>
        <w:t xml:space="preserve"> aggressive phenotypes. </w:t>
      </w:r>
      <w:r w:rsidR="0046719A" w:rsidRPr="00602FA5">
        <w:rPr>
          <w:rFonts w:ascii="Times New Roman" w:hAnsi="Times New Roman" w:cs="Times New Roman"/>
        </w:rPr>
        <w:t xml:space="preserve">The results suggest a strong correlation between the hybrid EM and hybrid metabolic phenotypes. </w:t>
      </w:r>
      <w:r w:rsidR="005B4156" w:rsidRPr="00602FA5">
        <w:rPr>
          <w:rFonts w:ascii="Times New Roman" w:hAnsi="Times New Roman" w:cs="Times New Roman"/>
        </w:rPr>
        <w:t xml:space="preserve">Further, the mutual activation of EMT and metabolic reprogramming occurs in stages by </w:t>
      </w:r>
      <w:r w:rsidR="003D572C" w:rsidRPr="00602FA5">
        <w:rPr>
          <w:rFonts w:ascii="Times New Roman" w:hAnsi="Times New Roman" w:cs="Times New Roman"/>
        </w:rPr>
        <w:t xml:space="preserve">first </w:t>
      </w:r>
      <w:r w:rsidR="005B4156" w:rsidRPr="00602FA5">
        <w:rPr>
          <w:rFonts w:ascii="Times New Roman" w:hAnsi="Times New Roman" w:cs="Times New Roman"/>
        </w:rPr>
        <w:t xml:space="preserve">stabilizing the hybrid metabolic phenotype and then the hybrid EM state, suggesting </w:t>
      </w:r>
      <w:r w:rsidR="00BD6D73" w:rsidRPr="00602FA5">
        <w:rPr>
          <w:rFonts w:ascii="Times New Roman" w:hAnsi="Times New Roman" w:cs="Times New Roman"/>
        </w:rPr>
        <w:t xml:space="preserve">a </w:t>
      </w:r>
      <w:r w:rsidR="003D572C" w:rsidRPr="00602FA5">
        <w:rPr>
          <w:rFonts w:ascii="Times New Roman" w:hAnsi="Times New Roman" w:cs="Times New Roman"/>
        </w:rPr>
        <w:t xml:space="preserve">that </w:t>
      </w:r>
      <w:proofErr w:type="gramStart"/>
      <w:r w:rsidR="003D572C" w:rsidRPr="00602FA5">
        <w:rPr>
          <w:rFonts w:ascii="Times New Roman" w:hAnsi="Times New Roman" w:cs="Times New Roman"/>
        </w:rPr>
        <w:t xml:space="preserve">often </w:t>
      </w:r>
      <w:r w:rsidR="00BD6D73" w:rsidRPr="00602FA5">
        <w:rPr>
          <w:rFonts w:ascii="Times New Roman" w:hAnsi="Times New Roman" w:cs="Times New Roman"/>
        </w:rPr>
        <w:t>metabolic</w:t>
      </w:r>
      <w:proofErr w:type="gramEnd"/>
      <w:r w:rsidR="00BD6D73" w:rsidRPr="00602FA5">
        <w:rPr>
          <w:rFonts w:ascii="Times New Roman" w:hAnsi="Times New Roman" w:cs="Times New Roman"/>
        </w:rPr>
        <w:t xml:space="preserve"> reprogramming drive</w:t>
      </w:r>
      <w:r w:rsidR="003D572C" w:rsidRPr="00602FA5">
        <w:rPr>
          <w:rFonts w:ascii="Times New Roman" w:hAnsi="Times New Roman" w:cs="Times New Roman"/>
        </w:rPr>
        <w:t>s</w:t>
      </w:r>
      <w:r w:rsidR="00BD6D73" w:rsidRPr="00602FA5">
        <w:rPr>
          <w:rFonts w:ascii="Times New Roman" w:hAnsi="Times New Roman" w:cs="Times New Roman"/>
        </w:rPr>
        <w:t xml:space="preserve"> EMT.</w:t>
      </w:r>
      <w:r w:rsidR="00D938B8" w:rsidRPr="00602FA5">
        <w:rPr>
          <w:rFonts w:ascii="Times New Roman" w:hAnsi="Times New Roman" w:cs="Times New Roman"/>
        </w:rPr>
        <w:t xml:space="preserve">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0" w:name="introduction"/>
      <w:r w:rsidRPr="00602FA5">
        <w:rPr>
          <w:rFonts w:ascii="Times New Roman" w:hAnsi="Times New Roman" w:cs="Times New Roman"/>
          <w:b/>
          <w:bCs/>
        </w:rPr>
        <w:t>Introduction</w:t>
      </w:r>
      <w:bookmarkEnd w:id="0"/>
    </w:p>
    <w:p w14:paraId="23706C41" w14:textId="3C6EB757" w:rsidR="00E469AE" w:rsidRPr="00602FA5" w:rsidRDefault="006E0834" w:rsidP="00D3781D">
      <w:pPr>
        <w:pStyle w:val="FirstParagraph"/>
        <w:spacing w:line="480" w:lineRule="auto"/>
        <w:ind w:firstLine="720"/>
        <w:rPr>
          <w:rFonts w:ascii="Times New Roman" w:hAnsi="Times New Roman" w:cs="Times New Roman"/>
        </w:rPr>
      </w:pPr>
      <w:r w:rsidRPr="00602FA5">
        <w:rPr>
          <w:rFonts w:ascii="Times New Roman" w:hAnsi="Times New Roman" w:cs="Times New Roman"/>
        </w:rPr>
        <w:lastRenderedPageBreak/>
        <w:t>Metastasis remains the leading cause of cancer 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Pr="00602FA5">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better understand the physiological properties of cells that successfully 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During EMT, </w:t>
      </w:r>
      <w:r w:rsidR="0090796F" w:rsidRPr="00602FA5">
        <w:rPr>
          <w:rFonts w:ascii="Times New Roman" w:hAnsi="Times New Roman" w:cs="Times New Roman"/>
        </w:rPr>
        <w:t>the cells progressively lose their cellular adhesion and apical-basal polarity, increasing</w:t>
      </w:r>
      <w:r w:rsidR="00AD7F58" w:rsidRPr="00602FA5">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63864" w:rsidRPr="00602FA5">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ins w:id="1" w:author="Levine, Herbert" w:date="2022-04-05T12:51:00Z">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63864" w:rsidRPr="00602FA5">
            <w:rPr>
              <w:rFonts w:ascii="Times New Roman" w:eastAsia="Times New Roman" w:hAnsi="Times New Roman" w:cs="Times New Roman"/>
              <w:color w:val="000000"/>
            </w:rPr>
            <w:t>[4,5]</w:t>
          </w:r>
        </w:sdtContent>
      </w:sdt>
      <w:r w:rsidR="002B59C6" w:rsidRPr="00602FA5">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63864" w:rsidRPr="00602FA5">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possible hybrid E/M states (also called </w:t>
      </w:r>
      <w:r w:rsidR="003A149E" w:rsidRPr="00602FA5">
        <w:rPr>
          <w:rFonts w:ascii="Times New Roman" w:hAnsi="Times New Roman" w:cs="Times New Roman"/>
        </w:rPr>
        <w:t>partial-EMT</w:t>
      </w:r>
      <w:r w:rsidRPr="00602FA5">
        <w:rPr>
          <w:rFonts w:ascii="Times New Roman" w:hAnsi="Times New Roman" w:cs="Times New Roman"/>
        </w:rPr>
        <w:t>). These phenotypes</w:t>
      </w:r>
      <w:r w:rsidR="003A149E" w:rsidRPr="00602FA5">
        <w:rPr>
          <w:rFonts w:ascii="Times New Roman" w:hAnsi="Times New Roman" w:cs="Times New Roman"/>
        </w:rPr>
        <w:t xml:space="preserve"> </w:t>
      </w:r>
      <w:r w:rsidRPr="00602FA5">
        <w:rPr>
          <w:rFonts w:ascii="Times New Roman" w:hAnsi="Times New Roman" w:cs="Times New Roman"/>
        </w:rPr>
        <w:t>appear</w:t>
      </w:r>
      <w:r w:rsidR="003A149E" w:rsidRPr="00602FA5">
        <w:rPr>
          <w:rFonts w:ascii="Times New Roman" w:hAnsi="Times New Roman" w:cs="Times New Roman"/>
        </w:rPr>
        <w:t xml:space="preserve"> to combine</w:t>
      </w:r>
      <w:r w:rsidR="00D26B91" w:rsidRPr="00602FA5">
        <w:rPr>
          <w:rFonts w:ascii="Times New Roman" w:hAnsi="Times New Roman" w:cs="Times New Roman"/>
        </w:rPr>
        <w:t xml:space="preserve"> </w:t>
      </w:r>
      <w:r w:rsidR="00AD7F58" w:rsidRPr="00602FA5">
        <w:rPr>
          <w:rFonts w:ascii="Times New Roman" w:hAnsi="Times New Roman" w:cs="Times New Roman"/>
        </w:rPr>
        <w:t>the motility and invasiveness of mesenchymal cells with the cellular adhesion seen in epithelial cells allowing for collective migration</w:t>
      </w:r>
      <w:r w:rsidR="00A259A5" w:rsidRPr="00602FA5">
        <w:rPr>
          <w:rFonts w:ascii="Times New Roman" w:hAnsi="Times New Roman" w:cs="Times New Roman"/>
        </w:rPr>
        <w:t xml:space="preserve"> during metastasis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63864" w:rsidRPr="00602FA5">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w:t>
      </w:r>
      <w:r w:rsidRPr="00602FA5">
        <w:rPr>
          <w:rFonts w:ascii="Times New Roman" w:hAnsi="Times New Roman" w:cs="Times New Roman"/>
        </w:rPr>
        <w:t>s</w:t>
      </w:r>
      <w:r w:rsidR="009A4BAB" w:rsidRPr="00602FA5">
        <w:rPr>
          <w:rFonts w:ascii="Times New Roman" w:hAnsi="Times New Roman" w:cs="Times New Roman"/>
        </w:rPr>
        <w:t xml:space="preserve"> has since been experimentally verified</w:t>
      </w:r>
      <w:r w:rsidR="00891A2B" w:rsidRPr="00602FA5">
        <w:rPr>
          <w:rFonts w:ascii="Times New Roman" w:hAnsi="Times New Roman" w:cs="Times New Roman"/>
        </w:rPr>
        <w:t xml:space="preserve"> in </w:t>
      </w:r>
      <w:commentRangeStart w:id="2"/>
      <w:r w:rsidR="00891A2B" w:rsidRPr="00602FA5">
        <w:rPr>
          <w:rFonts w:ascii="Times New Roman" w:hAnsi="Times New Roman" w:cs="Times New Roman"/>
        </w:rPr>
        <w:t xml:space="preserve">many cell lines </w:t>
      </w:r>
      <w:commentRangeEnd w:id="2"/>
      <w:r w:rsidR="00C1354B" w:rsidRPr="00602FA5">
        <w:rPr>
          <w:rStyle w:val="CommentReference"/>
          <w:rFonts w:ascii="Times New Roman" w:hAnsi="Times New Roman" w:cs="Times New Roman"/>
          <w:sz w:val="24"/>
          <w:szCs w:val="24"/>
        </w:rPr>
        <w:commentReference w:id="2"/>
      </w:r>
      <w:r w:rsidR="009A4BAB" w:rsidRPr="00602FA5">
        <w:rPr>
          <w:rFonts w:ascii="Times New Roman" w:hAnsi="Times New Roman" w:cs="Times New Roman"/>
        </w:rPr>
        <w:t xml:space="preserve">and has been 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63864" w:rsidRPr="00602FA5">
            <w:rPr>
              <w:rFonts w:ascii="Times New Roman" w:eastAsia="Times New Roman" w:hAnsi="Times New Roman" w:cs="Times New Roman"/>
              <w:color w:val="000000"/>
            </w:rPr>
            <w:t>[11–13]</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 xml:space="preserve">Most importantly, these states appear to the most capable of initiating </w:t>
      </w:r>
      <w:commentRangeStart w:id="3"/>
      <w:r w:rsidRPr="00602FA5">
        <w:rPr>
          <w:rFonts w:ascii="Times New Roman" w:hAnsi="Times New Roman" w:cs="Times New Roman"/>
        </w:rPr>
        <w:t xml:space="preserve">metastatic growth. </w:t>
      </w:r>
      <w:commentRangeEnd w:id="3"/>
      <w:r w:rsidRPr="00602FA5">
        <w:rPr>
          <w:rStyle w:val="CommentReference"/>
          <w:rFonts w:ascii="Times New Roman" w:hAnsi="Times New Roman" w:cs="Times New Roman"/>
          <w:sz w:val="24"/>
          <w:szCs w:val="24"/>
        </w:rPr>
        <w:commentReference w:id="3"/>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2AF5ACCA" w14:textId="613CE6CD" w:rsidR="00E469AE" w:rsidRPr="00602FA5" w:rsidRDefault="00E918D0"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is another hallmark of cancer in which </w:t>
      </w:r>
      <w:r w:rsidR="00AB0932" w:rsidRPr="00602FA5">
        <w:rPr>
          <w:rFonts w:ascii="Times New Roman" w:hAnsi="Times New Roman" w:cs="Times New Roman"/>
        </w:rPr>
        <w:t xml:space="preserve">tumor </w:t>
      </w:r>
      <w:r w:rsidRPr="00602FA5">
        <w:rPr>
          <w:rFonts w:ascii="Times New Roman" w:hAnsi="Times New Roman" w:cs="Times New Roman"/>
        </w:rPr>
        <w:t xml:space="preserve">cells </w:t>
      </w:r>
      <w:r w:rsidR="00C1354B" w:rsidRPr="00602FA5">
        <w:rPr>
          <w:rFonts w:ascii="Times New Roman" w:hAnsi="Times New Roman" w:cs="Times New Roman"/>
        </w:rPr>
        <w:t xml:space="preserve">flexibly </w:t>
      </w:r>
      <w:r w:rsidRPr="00602FA5">
        <w:rPr>
          <w:rFonts w:ascii="Times New Roman" w:hAnsi="Times New Roman" w:cs="Times New Roman"/>
        </w:rPr>
        <w:t xml:space="preserve">alter </w:t>
      </w:r>
      <w:r w:rsidR="00F54301" w:rsidRPr="00602FA5">
        <w:rPr>
          <w:rFonts w:ascii="Times New Roman" w:hAnsi="Times New Roman" w:cs="Times New Roman"/>
        </w:rPr>
        <w:t xml:space="preserve">their </w:t>
      </w:r>
      <w:r w:rsidRPr="00602FA5">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C1354B"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[1,14]</w:t>
          </w:r>
        </w:sdtContent>
      </w:sdt>
      <w:r w:rsidR="00947F6E" w:rsidRPr="00602FA5">
        <w:rPr>
          <w:rFonts w:ascii="Times New Roman" w:hAnsi="Times New Roman" w:cs="Times New Roman"/>
        </w:rPr>
        <w:t>.</w:t>
      </w:r>
      <w:r w:rsidR="009E1347" w:rsidRPr="00602FA5">
        <w:rPr>
          <w:rFonts w:ascii="Times New Roman" w:hAnsi="Times New Roman" w:cs="Times New Roman"/>
        </w:rPr>
        <w:t xml:space="preserve"> </w:t>
      </w:r>
      <w:r w:rsidR="00AD7F58" w:rsidRPr="00602FA5">
        <w:rPr>
          <w:rFonts w:ascii="Times New Roman" w:hAnsi="Times New Roman" w:cs="Times New Roman"/>
        </w:rPr>
        <w:t xml:space="preserve">Cells typically utilize oxidative phosphorylation (OXPHOS) under </w:t>
      </w:r>
      <w:proofErr w:type="spellStart"/>
      <w:r w:rsidR="00AD7F58" w:rsidRPr="00602FA5">
        <w:rPr>
          <w:rFonts w:ascii="Times New Roman" w:hAnsi="Times New Roman" w:cs="Times New Roman"/>
        </w:rPr>
        <w:t>normoxic</w:t>
      </w:r>
      <w:proofErr w:type="spellEnd"/>
      <w:r w:rsidR="00AD7F58" w:rsidRPr="00602FA5">
        <w:rPr>
          <w:rFonts w:ascii="Times New Roman" w:hAnsi="Times New Roman" w:cs="Times New Roman"/>
        </w:rPr>
        <w:t xml:space="preserve"> conditions and glycolysis when there is a lack of oxygen. </w:t>
      </w:r>
      <w:r w:rsidR="007B15B9" w:rsidRPr="00602FA5">
        <w:rPr>
          <w:rFonts w:ascii="Times New Roman" w:hAnsi="Times New Roman" w:cs="Times New Roman"/>
        </w:rPr>
        <w:t xml:space="preserve">However, cancer cells </w:t>
      </w:r>
      <w:r w:rsidR="00C1354B" w:rsidRPr="00602FA5">
        <w:rPr>
          <w:rFonts w:ascii="Times New Roman" w:hAnsi="Times New Roman" w:cs="Times New Roman"/>
        </w:rPr>
        <w:t xml:space="preserve">often </w:t>
      </w:r>
      <w:r w:rsidR="00F873A4" w:rsidRPr="00602FA5">
        <w:rPr>
          <w:rFonts w:ascii="Times New Roman" w:hAnsi="Times New Roman" w:cs="Times New Roman"/>
        </w:rPr>
        <w:t xml:space="preserve">prefer </w:t>
      </w:r>
      <w:r w:rsidR="007B15B9" w:rsidRPr="00602FA5">
        <w:rPr>
          <w:rFonts w:ascii="Times New Roman" w:hAnsi="Times New Roman" w:cs="Times New Roman"/>
        </w:rPr>
        <w:t>glycolysis even when oxygen is available,</w:t>
      </w:r>
      <w:r w:rsidR="00F873A4" w:rsidRPr="00602FA5">
        <w:rPr>
          <w:rFonts w:ascii="Times New Roman" w:hAnsi="Times New Roman" w:cs="Times New Roman"/>
        </w:rPr>
        <w:t xml:space="preserve"> </w:t>
      </w:r>
      <w:r w:rsidR="007B15B9" w:rsidRPr="00602FA5">
        <w:rPr>
          <w:rFonts w:ascii="Times New Roman" w:hAnsi="Times New Roman" w:cs="Times New Roman"/>
        </w:rPr>
        <w:t>referred to as the Warburg effect</w:t>
      </w:r>
      <w:r w:rsidR="00AD7F58"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63864" w:rsidRPr="00602FA5">
            <w:rPr>
              <w:rFonts w:ascii="Times New Roman" w:eastAsia="Times New Roman" w:hAnsi="Times New Roman" w:cs="Times New Roman"/>
              <w:color w:val="000000"/>
            </w:rPr>
            <w:t>[15,16]</w:t>
          </w:r>
        </w:sdtContent>
      </w:sdt>
      <w:r w:rsidR="00AD7F58" w:rsidRPr="00602FA5">
        <w:rPr>
          <w:rFonts w:ascii="Times New Roman" w:hAnsi="Times New Roman" w:cs="Times New Roman"/>
        </w:rPr>
        <w:t>.</w:t>
      </w:r>
      <w:r w:rsidR="00246E60" w:rsidRPr="00602FA5">
        <w:rPr>
          <w:rFonts w:ascii="Times New Roman" w:hAnsi="Times New Roman" w:cs="Times New Roman"/>
        </w:rPr>
        <w:t xml:space="preserve"> During metastasis, cancer cells must be able to survive in different environments</w:t>
      </w:r>
      <w:r w:rsidR="00C1354B" w:rsidRPr="00602FA5">
        <w:rPr>
          <w:rFonts w:ascii="Times New Roman" w:hAnsi="Times New Roman" w:cs="Times New Roman"/>
        </w:rPr>
        <w:t>,</w:t>
      </w:r>
      <w:r w:rsidR="00246E60" w:rsidRPr="00602FA5">
        <w:rPr>
          <w:rFonts w:ascii="Times New Roman" w:hAnsi="Times New Roman" w:cs="Times New Roman"/>
        </w:rPr>
        <w:t xml:space="preserve"> resulting in these cells switching between different types of metabolism</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63864" w:rsidRPr="00602FA5">
            <w:rPr>
              <w:rFonts w:ascii="Times New Roman" w:eastAsia="Times New Roman" w:hAnsi="Times New Roman" w:cs="Times New Roman"/>
              <w:color w:val="000000"/>
            </w:rPr>
            <w:t>[17–20]</w:t>
          </w:r>
        </w:sdtContent>
      </w:sdt>
      <w:r w:rsidR="00246E60" w:rsidRPr="00602FA5">
        <w:rPr>
          <w:rFonts w:ascii="Times New Roman" w:hAnsi="Times New Roman" w:cs="Times New Roman"/>
        </w:rPr>
        <w:t xml:space="preserve">. </w:t>
      </w:r>
      <w:r w:rsidR="00B629A9" w:rsidRPr="00602FA5">
        <w:rPr>
          <w:rFonts w:ascii="Times New Roman" w:hAnsi="Times New Roman" w:cs="Times New Roman"/>
        </w:rPr>
        <w:t xml:space="preserve">Metabolic reprogramming, specifically in the context of switching between the OXPHOS and Warburg metabolic phenotypes, can lead to </w:t>
      </w:r>
      <w:r w:rsidR="00C1354B" w:rsidRPr="00602FA5">
        <w:rPr>
          <w:rFonts w:ascii="Times New Roman" w:hAnsi="Times New Roman" w:cs="Times New Roman"/>
        </w:rPr>
        <w:t>mixed metabolic</w:t>
      </w:r>
      <w:r w:rsidR="00B629A9" w:rsidRPr="00602FA5">
        <w:rPr>
          <w:rFonts w:ascii="Times New Roman" w:hAnsi="Times New Roman" w:cs="Times New Roman"/>
        </w:rPr>
        <w:t xml:space="preserve"> states</w:t>
      </w:r>
      <w:r w:rsidR="00C1354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63864" w:rsidRPr="00602FA5">
            <w:rPr>
              <w:rFonts w:ascii="Times New Roman" w:eastAsia="Times New Roman" w:hAnsi="Times New Roman" w:cs="Times New Roman"/>
              <w:color w:val="000000"/>
            </w:rPr>
            <w:t>[21–23]</w:t>
          </w:r>
        </w:sdtContent>
      </w:sdt>
      <w:r w:rsidR="00D3608D" w:rsidRPr="00602FA5">
        <w:rPr>
          <w:rFonts w:ascii="Times New Roman" w:hAnsi="Times New Roman" w:cs="Times New Roman"/>
        </w:rPr>
        <w:t xml:space="preserve"> including a low-low phenotype associated with therapy resistance</w:t>
      </w:r>
      <w:r w:rsidR="00C1354B" w:rsidRPr="00602FA5">
        <w:rPr>
          <w:rFonts w:ascii="Times New Roman" w:hAnsi="Times New Roman" w:cs="Times New Roman"/>
        </w:rPr>
        <w:t xml:space="preserve"> in melanoma</w:t>
      </w:r>
      <w:r w:rsidR="00D3608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63864" w:rsidRPr="00602FA5">
            <w:rPr>
              <w:rFonts w:ascii="Times New Roman" w:eastAsia="Times New Roman" w:hAnsi="Times New Roman" w:cs="Times New Roman"/>
              <w:color w:val="000000"/>
            </w:rPr>
            <w:t>[24]</w:t>
          </w:r>
        </w:sdtContent>
      </w:sdt>
      <w:r w:rsidR="00817708" w:rsidRPr="00602FA5">
        <w:rPr>
          <w:rFonts w:ascii="Times New Roman" w:hAnsi="Times New Roman" w:cs="Times New Roman"/>
        </w:rPr>
        <w:t>.</w:t>
      </w:r>
      <w:r w:rsidR="003B11C4" w:rsidRPr="00602FA5">
        <w:rPr>
          <w:rFonts w:ascii="Times New Roman" w:hAnsi="Times New Roman" w:cs="Times New Roman"/>
        </w:rPr>
        <w:t xml:space="preserve"> </w:t>
      </w:r>
      <w:r w:rsidR="00124EF2" w:rsidRPr="00602FA5">
        <w:rPr>
          <w:rFonts w:ascii="Times New Roman" w:hAnsi="Times New Roman" w:cs="Times New Roman"/>
        </w:rPr>
        <w:t xml:space="preserve">The hybrid OXPHOS and glycolysis metabolic phenotype has experimentally been seen </w:t>
      </w:r>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r w:rsidR="00124EF2" w:rsidRPr="00602FA5">
        <w:rPr>
          <w:rFonts w:ascii="Times New Roman" w:hAnsi="Times New Roman" w:cs="Times New Roman"/>
        </w:rPr>
        <w:t xml:space="preserve"> suggesting </w:t>
      </w:r>
      <w:r w:rsidR="00C1354B" w:rsidRPr="00602FA5">
        <w:rPr>
          <w:rFonts w:ascii="Times New Roman" w:hAnsi="Times New Roman" w:cs="Times New Roman"/>
        </w:rPr>
        <w:t xml:space="preserve">that </w:t>
      </w:r>
      <w:r w:rsidR="00124EF2" w:rsidRPr="00602FA5">
        <w:rPr>
          <w:rFonts w:ascii="Times New Roman" w:hAnsi="Times New Roman" w:cs="Times New Roman"/>
        </w:rPr>
        <w:t xml:space="preserve">this phenotype is </w:t>
      </w:r>
      <w:r w:rsidR="00C1354B" w:rsidRPr="00602FA5">
        <w:rPr>
          <w:rFonts w:ascii="Times New Roman" w:hAnsi="Times New Roman" w:cs="Times New Roman"/>
        </w:rPr>
        <w:t xml:space="preserve">positively </w:t>
      </w:r>
      <w:r w:rsidR="00124EF2" w:rsidRPr="00602FA5">
        <w:rPr>
          <w:rFonts w:ascii="Times New Roman" w:hAnsi="Times New Roman" w:cs="Times New Roman"/>
        </w:rPr>
        <w:t>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C1354B"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[25]</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w:t>
      </w:r>
      <w:proofErr w:type="gramStart"/>
      <w:r w:rsidR="00C1354B" w:rsidRPr="00602FA5">
        <w:rPr>
          <w:rFonts w:ascii="Times New Roman" w:hAnsi="Times New Roman" w:cs="Times New Roman"/>
        </w:rPr>
        <w:t>a number of</w:t>
      </w:r>
      <w:proofErr w:type="gramEnd"/>
      <w:r w:rsidR="00C1354B" w:rsidRPr="00602FA5">
        <w:rPr>
          <w:rFonts w:ascii="Times New Roman" w:hAnsi="Times New Roman" w:cs="Times New Roman"/>
        </w:rPr>
        <w:t xml:space="preserve"> </w:t>
      </w:r>
      <w:r w:rsidR="00646AF3" w:rsidRPr="00602FA5">
        <w:rPr>
          <w:rFonts w:ascii="Times New Roman" w:hAnsi="Times New Roman" w:cs="Times New Roman"/>
        </w:rPr>
        <w:t>additional experiments</w:t>
      </w:r>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63864" w:rsidRPr="00602FA5">
            <w:rPr>
              <w:rFonts w:ascii="Times New Roman" w:eastAsia="Times New Roman" w:hAnsi="Times New Roman" w:cs="Times New Roman"/>
              <w:color w:val="000000"/>
            </w:rPr>
            <w:t>[26,27]</w:t>
          </w:r>
        </w:sdtContent>
      </w:sdt>
      <w:r w:rsidR="00512BCC" w:rsidRPr="00602FA5">
        <w:rPr>
          <w:rFonts w:ascii="Times New Roman" w:hAnsi="Times New Roman" w:cs="Times New Roman"/>
        </w:rPr>
        <w:t>.</w:t>
      </w:r>
    </w:p>
    <w:p w14:paraId="2DF29D8C" w14:textId="31526DD5"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As already mentioned, most research has focused separately on EMT and metabolic plasticity. However, i</w:t>
      </w:r>
      <w:r w:rsidR="007F7920" w:rsidRPr="00602FA5">
        <w:rPr>
          <w:rFonts w:ascii="Times New Roman" w:hAnsi="Times New Roman" w:cs="Times New Roman"/>
        </w:rPr>
        <w:t xml:space="preserve">t has become increasingly clear that </w:t>
      </w:r>
      <w:r w:rsidR="0039182F" w:rsidRPr="00602FA5">
        <w:rPr>
          <w:rFonts w:ascii="Times New Roman" w:hAnsi="Times New Roman" w:cs="Times New Roman"/>
        </w:rPr>
        <w:t xml:space="preserve">the crosstalk between EMT and metabolic reprogramming </w:t>
      </w:r>
      <w:r w:rsidRPr="00602FA5">
        <w:rPr>
          <w:rFonts w:ascii="Times New Roman" w:hAnsi="Times New Roman" w:cs="Times New Roman"/>
        </w:rPr>
        <w:t>may be</w:t>
      </w:r>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63864" w:rsidRPr="00602FA5">
            <w:rPr>
              <w:rFonts w:ascii="Times New Roman" w:eastAsia="Times New Roman" w:hAnsi="Times New Roman" w:cs="Times New Roman"/>
              <w:color w:val="000000"/>
            </w:rPr>
            <w:t>[27–30]</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confirm this interplay </w:t>
      </w:r>
      <w:r w:rsidRPr="00602FA5">
        <w:rPr>
          <w:rFonts w:ascii="Times New Roman" w:hAnsi="Times New Roman" w:cs="Times New Roman"/>
        </w:rPr>
        <w:t>and 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63864" w:rsidRPr="00602FA5">
            <w:rPr>
              <w:rFonts w:ascii="Times New Roman" w:eastAsia="Times New Roman" w:hAnsi="Times New Roman" w:cs="Times New Roman"/>
              <w:color w:val="000000"/>
            </w:rPr>
            <w:t>[31–34]</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 xml:space="preserve">remain poorly understood, with several competing hypotheses.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r w:rsidR="00561768" w:rsidRPr="00602FA5">
        <w:rPr>
          <w:rFonts w:ascii="Times New Roman" w:hAnsi="Times New Roman" w:cs="Times New Roman"/>
        </w:rPr>
        <w:t xml:space="preserve">undergo metabolic reprogramming before completing 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63864" w:rsidRPr="00602FA5">
            <w:rPr>
              <w:rFonts w:ascii="Times New Roman" w:eastAsia="Times New Roman" w:hAnsi="Times New Roman" w:cs="Times New Roman"/>
              <w:color w:val="000000"/>
            </w:rPr>
            <w:t>[35]</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distinct 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r w:rsidR="00D65F5E" w:rsidRPr="00602FA5">
        <w:rPr>
          <w:rFonts w:ascii="Times New Roman" w:hAnsi="Times New Roman" w:cs="Times New Roman"/>
        </w:rPr>
        <w:t>mixed</w:t>
      </w:r>
      <w:r w:rsidR="002B06C7" w:rsidRPr="00602FA5">
        <w:rPr>
          <w:rFonts w:ascii="Times New Roman" w:hAnsi="Times New Roman" w:cs="Times New Roman"/>
        </w:rPr>
        <w:t xml:space="preserve"> </w:t>
      </w:r>
      <w:r w:rsidR="00511AC0" w:rsidRPr="00602FA5">
        <w:rPr>
          <w:rFonts w:ascii="Times New Roman" w:hAnsi="Times New Roman" w:cs="Times New Roman"/>
        </w:rPr>
        <w:t>glycolysis/</w:t>
      </w:r>
      <w:r w:rsidR="002B06C7" w:rsidRPr="00602FA5">
        <w:rPr>
          <w:rFonts w:ascii="Times New Roman" w:hAnsi="Times New Roman" w:cs="Times New Roman"/>
        </w:rPr>
        <w:t>OXPHOS)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D65F5E"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[27]</w:t>
          </w:r>
        </w:sdtContent>
      </w:sdt>
      <w:r w:rsidR="002B06C7" w:rsidRPr="00602FA5">
        <w:rPr>
          <w:rFonts w:ascii="Times New Roman" w:hAnsi="Times New Roman" w:cs="Times New Roman"/>
        </w:rPr>
        <w:t xml:space="preserve">. </w:t>
      </w:r>
      <w:r w:rsidR="008825DB" w:rsidRPr="00602FA5">
        <w:rPr>
          <w:rFonts w:ascii="Times New Roman" w:hAnsi="Times New Roman" w:cs="Times New Roman"/>
        </w:rPr>
        <w:t xml:space="preserve">Recently, high levels of both OXPHOS and glycolysis were noticed in </w:t>
      </w:r>
      <w:r w:rsidR="0034583A" w:rsidRPr="00602FA5">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63864" w:rsidRPr="00602FA5">
            <w:rPr>
              <w:rFonts w:ascii="Times New Roman" w:eastAsia="Times New Roman" w:hAnsi="Times New Roman" w:cs="Times New Roman"/>
              <w:color w:val="000000"/>
            </w:rPr>
            <w:t>[25]</w:t>
          </w:r>
        </w:sdtContent>
      </w:sdt>
      <w:r w:rsidR="00822AFF" w:rsidRPr="00602FA5">
        <w:rPr>
          <w:rFonts w:ascii="Times New Roman" w:hAnsi="Times New Roman" w:cs="Times New Roman"/>
        </w:rPr>
        <w:t xml:space="preserve"> </w:t>
      </w:r>
      <w:r w:rsidR="0034583A" w:rsidRPr="00602FA5">
        <w:rPr>
          <w:rFonts w:ascii="Times New Roman" w:hAnsi="Times New Roman" w:cs="Times New Roman"/>
        </w:rPr>
        <w:t xml:space="preserve">which have been shown to mainly consist of hybrid E/M cells </w:t>
      </w:r>
      <w:commentRangeStart w:id="4"/>
      <w:r w:rsidR="0034583A" w:rsidRPr="00602FA5">
        <w:rPr>
          <w:rFonts w:ascii="Times New Roman" w:hAnsi="Times New Roman" w:cs="Times New Roman"/>
        </w:rPr>
        <w:t>if OXPHOS is upregulated</w:t>
      </w:r>
      <w:r w:rsidR="0062468A" w:rsidRPr="00602FA5">
        <w:rPr>
          <w:rFonts w:ascii="Times New Roman" w:hAnsi="Times New Roman" w:cs="Times New Roman"/>
        </w:rPr>
        <w:t xml:space="preserve"> </w:t>
      </w:r>
      <w:commentRangeEnd w:id="4"/>
      <w:r w:rsidR="00D65F5E" w:rsidRPr="00602FA5">
        <w:rPr>
          <w:rStyle w:val="CommentReference"/>
          <w:rFonts w:ascii="Times New Roman" w:hAnsi="Times New Roman" w:cs="Times New Roman"/>
          <w:sz w:val="24"/>
          <w:szCs w:val="24"/>
        </w:rPr>
        <w:commentReference w:id="4"/>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63864" w:rsidRPr="00602FA5">
            <w:rPr>
              <w:rFonts w:ascii="Times New Roman" w:eastAsia="Times New Roman" w:hAnsi="Times New Roman" w:cs="Times New Roman"/>
              <w:color w:val="000000"/>
            </w:rPr>
            <w:t>[36]</w:t>
          </w:r>
        </w:sdtContent>
      </w:sdt>
      <w:r w:rsidR="0034583A" w:rsidRPr="00602FA5">
        <w:rPr>
          <w:rFonts w:ascii="Times New Roman" w:hAnsi="Times New Roman" w:cs="Times New Roman"/>
        </w:rPr>
        <w:t xml:space="preserve">. </w:t>
      </w:r>
      <w:r w:rsidR="00AC56AC" w:rsidRPr="00602FA5">
        <w:rPr>
          <w:rFonts w:ascii="Times New Roman" w:hAnsi="Times New Roman" w:cs="Times New Roman"/>
        </w:rPr>
        <w:t>Consistent results are seen when comparing mesenchymal breast cancer stem cells (M-BCSCs) to E/M-BCSCs</w:t>
      </w:r>
      <w:r w:rsidR="00D65F5E" w:rsidRPr="00602FA5">
        <w:rPr>
          <w:rFonts w:ascii="Times New Roman" w:hAnsi="Times New Roman" w:cs="Times New Roman"/>
        </w:rPr>
        <w:t>;</w:t>
      </w:r>
      <w:r w:rsidR="003E407C" w:rsidRPr="00602FA5">
        <w:rPr>
          <w:rFonts w:ascii="Times New Roman" w:hAnsi="Times New Roman" w:cs="Times New Roman"/>
        </w:rPr>
        <w:t xml:space="preserve"> the E/M-BCSCs have high levels of OXPHOS and glycolysis as compared to M-BCSCs</w:t>
      </w:r>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63864" w:rsidRPr="00602FA5">
            <w:rPr>
              <w:rFonts w:ascii="Times New Roman" w:eastAsia="Times New Roman" w:hAnsi="Times New Roman" w:cs="Times New Roman"/>
              <w:color w:val="000000"/>
            </w:rPr>
            <w:t>[37,38]</w:t>
          </w:r>
        </w:sdtContent>
      </w:sdt>
      <w:r w:rsidR="003E407C" w:rsidRPr="00602FA5">
        <w:rPr>
          <w:rFonts w:ascii="Times New Roman" w:hAnsi="Times New Roman" w:cs="Times New Roman"/>
        </w:rPr>
        <w:t>.</w:t>
      </w:r>
      <w:commentRangeStart w:id="5"/>
      <w:commentRangeEnd w:id="5"/>
      <w:r w:rsidR="00AA49A8" w:rsidRPr="00602FA5">
        <w:rPr>
          <w:rStyle w:val="CommentReference"/>
          <w:rFonts w:ascii="Times New Roman" w:hAnsi="Times New Roman" w:cs="Times New Roman"/>
          <w:sz w:val="24"/>
          <w:szCs w:val="24"/>
        </w:rPr>
        <w:commentReference w:id="5"/>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hile there have been preliminary indications of the role EMT and metabolic reprogramming crosstalk</w:t>
      </w:r>
      <w:r w:rsidR="00D65F5E" w:rsidRPr="00602FA5">
        <w:rPr>
          <w:rFonts w:ascii="Times New Roman" w:hAnsi="Times New Roman" w:cs="Times New Roman"/>
        </w:rPr>
        <w:t xml:space="preserve"> can</w:t>
      </w:r>
      <w:r w:rsidR="00171565" w:rsidRPr="00602FA5">
        <w:rPr>
          <w:rFonts w:ascii="Times New Roman" w:hAnsi="Times New Roman" w:cs="Times New Roman"/>
        </w:rPr>
        <w:t xml:space="preserve"> play in metastasis and tumor proliferation, there is still much to be explored.  </w:t>
      </w:r>
    </w:p>
    <w:p w14:paraId="4F92C75F" w14:textId="7D96AEC3"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63864" w:rsidRPr="00602FA5">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 xml:space="preserve">and metabolic reprogramming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proofErr w:type="spellStart"/>
      <w:r w:rsidR="00AD7F58" w:rsidRPr="00602FA5">
        <w:rPr>
          <w:rFonts w:ascii="Times New Roman" w:hAnsi="Times New Roman" w:cs="Times New Roman"/>
        </w:rPr>
        <w:t>upregulator</w:t>
      </w:r>
      <w:proofErr w:type="spellEnd"/>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glycolysis/OXPHOS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6"/>
      <w:r w:rsidR="00F4492C" w:rsidRPr="00602FA5">
        <w:rPr>
          <w:rFonts w:ascii="Times New Roman" w:hAnsi="Times New Roman" w:cs="Times New Roman"/>
        </w:rPr>
        <w:t>)</w:t>
      </w:r>
      <w:r w:rsidR="00AD7F58" w:rsidRPr="00602FA5">
        <w:rPr>
          <w:rFonts w:ascii="Times New Roman" w:hAnsi="Times New Roman" w:cs="Times New Roman"/>
        </w:rPr>
        <w:t xml:space="preserve"> while Hif-1 may have slightly stronger affects than AMPK on the EMT network.</w:t>
      </w:r>
      <w:commentRangeEnd w:id="6"/>
      <w:r w:rsidR="00234813" w:rsidRPr="00602FA5">
        <w:rPr>
          <w:rStyle w:val="CommentReference"/>
          <w:rFonts w:ascii="Times New Roman" w:hAnsi="Times New Roman" w:cs="Times New Roman"/>
          <w:sz w:val="24"/>
          <w:szCs w:val="24"/>
        </w:rPr>
        <w:commentReference w:id="6"/>
      </w:r>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proofErr w:type="spellStart"/>
      <w:r w:rsidR="0048243F" w:rsidRPr="00602FA5">
        <w:rPr>
          <w:rFonts w:ascii="Times New Roman" w:hAnsi="Times New Roman" w:cs="Times New Roman"/>
        </w:rPr>
        <w:t>crosstalks</w:t>
      </w:r>
      <w:proofErr w:type="spellEnd"/>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commentRangeStart w:id="7"/>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del w:id="8" w:author="Levine, Herbert" w:date="2022-04-05T15:03:00Z">
        <w:r w:rsidR="00AC5605" w:rsidRPr="00602FA5"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602FA5" w:rsidDel="00234813">
          <w:rPr>
            <w:rFonts w:ascii="Times New Roman" w:hAnsi="Times New Roman" w:cs="Times New Roman"/>
          </w:rPr>
          <w:delText xml:space="preserve"> and </w:delText>
        </w:r>
        <w:r w:rsidR="00A34002" w:rsidRPr="00602FA5" w:rsidDel="00234813">
          <w:rPr>
            <w:rFonts w:ascii="Times New Roman" w:hAnsi="Times New Roman" w:cs="Times New Roman"/>
          </w:rPr>
          <w:delText>mutually drive the system towards a highly aggressive cancer phenotype</w:delText>
        </w:r>
        <w:r w:rsidR="00AC5605" w:rsidRPr="00602FA5" w:rsidDel="00234813">
          <w:rPr>
            <w:rFonts w:ascii="Times New Roman" w:hAnsi="Times New Roman" w:cs="Times New Roman"/>
          </w:rPr>
          <w:delText>.</w:delText>
        </w:r>
        <w:r w:rsidR="00D46407" w:rsidRPr="00602FA5" w:rsidDel="00234813">
          <w:rPr>
            <w:rFonts w:ascii="Times New Roman" w:hAnsi="Times New Roman" w:cs="Times New Roman"/>
          </w:rPr>
          <w:delText xml:space="preserve"> </w:delText>
        </w:r>
        <w:commentRangeEnd w:id="7"/>
        <w:r w:rsidR="00E462F4" w:rsidRPr="00602FA5" w:rsidDel="00234813">
          <w:rPr>
            <w:rStyle w:val="CommentReference"/>
            <w:rFonts w:ascii="Times New Roman" w:hAnsi="Times New Roman" w:cs="Times New Roman"/>
            <w:sz w:val="24"/>
            <w:szCs w:val="24"/>
          </w:rPr>
          <w:commentReference w:id="7"/>
        </w:r>
      </w:del>
      <w:r w:rsidR="00AD7F58" w:rsidRPr="00602FA5">
        <w:rPr>
          <w:rFonts w:ascii="Times New Roman" w:hAnsi="Times New Roman" w:cs="Times New Roman"/>
        </w:rPr>
        <w:t xml:space="preserve">We also confirmed </w:t>
      </w:r>
      <w:r w:rsidR="00234813" w:rsidRPr="00602FA5">
        <w:rPr>
          <w:rFonts w:ascii="Times New Roman" w:hAnsi="Times New Roman" w:cs="Times New Roman"/>
        </w:rPr>
        <w:t xml:space="preserve">that </w:t>
      </w:r>
      <w:r w:rsidR="00AD7F58" w:rsidRPr="00602FA5">
        <w:rPr>
          <w:rFonts w:ascii="Times New Roman" w:hAnsi="Times New Roman" w:cs="Times New Roman"/>
        </w:rPr>
        <w:t xml:space="preserve">stabilizing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t>
      </w:r>
      <w:r w:rsidR="00E95E84" w:rsidRPr="00602FA5">
        <w:rPr>
          <w:rFonts w:ascii="Times New Roman" w:hAnsi="Times New Roman" w:cs="Times New Roman"/>
        </w:rPr>
        <w:t xml:space="preserve"> state</w:t>
      </w:r>
      <w:r w:rsidR="003B5B63" w:rsidRPr="00602FA5">
        <w:rPr>
          <w:rFonts w:ascii="Times New Roman" w:hAnsi="Times New Roman" w:cs="Times New Roman"/>
        </w:rPr>
        <w:t>,</w:t>
      </w:r>
      <w:r w:rsidR="00AD7F58" w:rsidRPr="00602FA5">
        <w:rPr>
          <w:rFonts w:ascii="Times New Roman" w:hAnsi="Times New Roman" w:cs="Times New Roman"/>
        </w:rPr>
        <w:t xml:space="preserve"> using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commentRangeStart w:id="9"/>
      <w:r w:rsidR="00AD7F58" w:rsidRPr="00602FA5">
        <w:rPr>
          <w:rFonts w:ascii="Times New Roman" w:hAnsi="Times New Roman" w:cs="Times New Roman"/>
        </w:rPr>
        <w:t>PSFs</w:t>
      </w:r>
      <w:r w:rsidR="006D0BDD" w:rsidRPr="00602FA5">
        <w:rPr>
          <w:rFonts w:ascii="Times New Roman" w:hAnsi="Times New Roman" w:cs="Times New Roman"/>
        </w:rPr>
        <w:t>)</w:t>
      </w:r>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63864" w:rsidRPr="00602FA5">
            <w:rPr>
              <w:rFonts w:ascii="Times New Roman" w:eastAsia="Times New Roman" w:hAnsi="Times New Roman" w:cs="Times New Roman"/>
              <w:color w:val="000000"/>
            </w:rPr>
            <w:t>[39,40]</w:t>
          </w:r>
          <w:r w:rsidR="00234813" w:rsidRPr="00602FA5">
            <w:rPr>
              <w:rFonts w:ascii="Times New Roman" w:eastAsia="Times New Roman" w:hAnsi="Times New Roman" w:cs="Times New Roman"/>
              <w:color w:val="000000"/>
            </w:rPr>
            <w:t xml:space="preserve"> </w:t>
          </w:r>
        </w:sdtContent>
      </w:sdt>
      <w:r w:rsidR="00AD7F58" w:rsidRPr="00602FA5">
        <w:rPr>
          <w:rFonts w:ascii="Times New Roman" w:hAnsi="Times New Roman" w:cs="Times New Roman"/>
        </w:rPr>
        <w:t xml:space="preserve">and </w:t>
      </w:r>
      <w:r w:rsidR="00234813" w:rsidRPr="00602FA5">
        <w:rPr>
          <w:rFonts w:ascii="Times New Roman" w:hAnsi="Times New Roman" w:cs="Times New Roman"/>
        </w:rPr>
        <w:t xml:space="preserve">simultaneously </w:t>
      </w:r>
      <w:r w:rsidR="00AD7F58" w:rsidRPr="00602FA5">
        <w:rPr>
          <w:rFonts w:ascii="Times New Roman" w:hAnsi="Times New Roman" w:cs="Times New Roman"/>
        </w:rPr>
        <w:t>upregulating the W/O state</w:t>
      </w:r>
      <w:r w:rsidR="003B5B63" w:rsidRPr="00602FA5">
        <w:rPr>
          <w:rFonts w:ascii="Times New Roman" w:hAnsi="Times New Roman" w:cs="Times New Roman"/>
        </w:rPr>
        <w:t>,</w:t>
      </w:r>
      <w:r w:rsidR="00AD7F58" w:rsidRPr="00602FA5">
        <w:rPr>
          <w:rFonts w:ascii="Times New Roman" w:hAnsi="Times New Roman" w:cs="Times New Roman"/>
        </w:rPr>
        <w:t xml:space="preserve"> using GRHL2</w:t>
      </w:r>
      <w:commentRangeEnd w:id="9"/>
      <w:r w:rsidR="00E462F4" w:rsidRPr="00602FA5">
        <w:rPr>
          <w:rStyle w:val="CommentReference"/>
          <w:rFonts w:ascii="Times New Roman" w:hAnsi="Times New Roman" w:cs="Times New Roman"/>
          <w:sz w:val="24"/>
          <w:szCs w:val="24"/>
        </w:rPr>
        <w:commentReference w:id="9"/>
      </w:r>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63864" w:rsidRPr="00602FA5">
            <w:rPr>
              <w:rFonts w:ascii="Times New Roman" w:eastAsia="Times New Roman" w:hAnsi="Times New Roman" w:cs="Times New Roman"/>
              <w:color w:val="000000"/>
            </w:rPr>
            <w:t>[41]</w:t>
          </w:r>
        </w:sdtContent>
      </w:sdt>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w:t>
      </w:r>
      <w:proofErr w:type="gramStart"/>
      <w:r w:rsidR="00234813" w:rsidRPr="00602FA5">
        <w:rPr>
          <w:rFonts w:ascii="Times New Roman" w:hAnsi="Times New Roman" w:cs="Times New Roman"/>
        </w:rPr>
        <w:t>cells  and</w:t>
      </w:r>
      <w:proofErr w:type="gramEnd"/>
      <w:r w:rsidR="00234813" w:rsidRPr="00602FA5">
        <w:rPr>
          <w:rFonts w:ascii="Times New Roman" w:hAnsi="Times New Roman" w:cs="Times New Roman"/>
        </w:rPr>
        <w:t xml:space="preserve">,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10" w:name="model"/>
      <w:r w:rsidRPr="00602FA5">
        <w:rPr>
          <w:rFonts w:ascii="Times New Roman" w:hAnsi="Times New Roman" w:cs="Times New Roman"/>
          <w:b/>
          <w:bCs/>
        </w:rPr>
        <w:t>Model</w:t>
      </w:r>
      <w:bookmarkEnd w:id="10"/>
    </w:p>
    <w:p w14:paraId="046E2C63" w14:textId="0089D8B0"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r w:rsidR="00EA60C8" w:rsidRPr="00602FA5">
        <w:rPr>
          <w:rFonts w:ascii="Times New Roman" w:hAnsi="Times New Roman" w:cs="Times New Roman"/>
        </w:rPr>
        <w:t>previously studied</w:t>
      </w:r>
      <w:r w:rsidRPr="00602FA5">
        <w:rPr>
          <w:rFonts w:ascii="Times New Roman" w:hAnsi="Times New Roman" w:cs="Times New Roman"/>
        </w:rPr>
        <w:t xml:space="preserve"> </w:t>
      </w:r>
      <w:r w:rsidR="00EA60C8" w:rsidRPr="00602FA5">
        <w:rPr>
          <w:rFonts w:ascii="Times New Roman" w:hAnsi="Times New Roman" w:cs="Times New Roman"/>
        </w:rPr>
        <w:t xml:space="preserve">computational models for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63864" w:rsidRPr="00602FA5">
            <w:rPr>
              <w:rFonts w:ascii="Times New Roman" w:eastAsia="Times New Roman" w:hAnsi="Times New Roman" w:cs="Times New Roman"/>
              <w:color w:val="000000"/>
            </w:rPr>
            <w:t>[7]</w:t>
          </w:r>
        </w:sdtContent>
      </w:sdt>
      <w:r w:rsidRPr="00602FA5">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63864" w:rsidRPr="00602FA5">
            <w:rPr>
              <w:rFonts w:ascii="Times New Roman" w:eastAsia="Times New Roman" w:hAnsi="Times New Roman" w:cs="Times New Roman"/>
              <w:color w:val="000000"/>
            </w:rPr>
            <w:t>[22]</w:t>
          </w:r>
        </w:sdtContent>
      </w:sdt>
      <w:r w:rsidR="00376A9D" w:rsidRPr="00602FA5">
        <w:rPr>
          <w:rFonts w:ascii="Times New Roman" w:hAnsi="Times New Roman" w:cs="Times New Roman"/>
        </w:rPr>
        <w:t xml:space="preserve"> </w:t>
      </w:r>
      <w:r w:rsidRPr="00602FA5">
        <w:rPr>
          <w:rFonts w:ascii="Times New Roman" w:hAnsi="Times New Roman" w:cs="Times New Roman"/>
        </w:rPr>
        <w:t>regulatory networks</w:t>
      </w:r>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Our </w:t>
      </w:r>
      <w:r w:rsidR="00EA60C8" w:rsidRPr="00602FA5">
        <w:rPr>
          <w:rFonts w:ascii="Times New Roman" w:hAnsi="Times New Roman" w:cs="Times New Roman"/>
        </w:rPr>
        <w:t xml:space="preserve">combined </w:t>
      </w:r>
      <w:r w:rsidRPr="00602FA5">
        <w:rPr>
          <w:rFonts w:ascii="Times New Roman" w:hAnsi="Times New Roman" w:cs="Times New Roman"/>
        </w:rPr>
        <w:t>model inclu</w:t>
      </w:r>
      <w:r w:rsidR="00FD13AF" w:rsidRPr="00602FA5">
        <w:rPr>
          <w:rFonts w:ascii="Times New Roman" w:hAnsi="Times New Roman" w:cs="Times New Roman"/>
        </w:rPr>
        <w:t>d</w:t>
      </w:r>
      <w:r w:rsidRPr="00602FA5">
        <w:rPr>
          <w:rFonts w:ascii="Times New Roman" w:hAnsi="Times New Roman" w:cs="Times New Roman"/>
        </w:rPr>
        <w:t>es the production, degr</w:t>
      </w:r>
      <w:r w:rsidR="00FD13AF" w:rsidRPr="00602FA5">
        <w:rPr>
          <w:rFonts w:ascii="Times New Roman" w:hAnsi="Times New Roman" w:cs="Times New Roman"/>
        </w:rPr>
        <w:t>a</w:t>
      </w:r>
      <w:r w:rsidRPr="00602FA5">
        <w:rPr>
          <w:rFonts w:ascii="Times New Roman" w:hAnsi="Times New Roman" w:cs="Times New Roman"/>
        </w:rPr>
        <w:t xml:space="preserve">dation, and regulatory terms of the two individual networks and introduces </w:t>
      </w:r>
      <w:r w:rsidR="00EA60C8" w:rsidRPr="00602FA5">
        <w:rPr>
          <w:rFonts w:ascii="Times New Roman" w:hAnsi="Times New Roman" w:cs="Times New Roman"/>
        </w:rPr>
        <w:t xml:space="preserve">links that enable </w:t>
      </w:r>
      <w:r w:rsidRPr="00602FA5">
        <w:rPr>
          <w:rFonts w:ascii="Times New Roman" w:hAnsi="Times New Roman" w:cs="Times New Roman"/>
        </w:rPr>
        <w:t xml:space="preserve">crosstalk between them. </w:t>
      </w:r>
      <w:r w:rsidR="00EA60C8" w:rsidRPr="00602FA5">
        <w:rPr>
          <w:rFonts w:ascii="Times New Roman" w:hAnsi="Times New Roman" w:cs="Times New Roman"/>
        </w:rPr>
        <w:t xml:space="preserve">These links may be either direct or indirect, the latter arising because our formulation focuses only on a few core components and effective interactions between them that occur via intermediate reactants. </w:t>
      </w:r>
    </w:p>
    <w:p w14:paraId="68F30BAB" w14:textId="1E9A4C90" w:rsidR="00E469AE" w:rsidRPr="00602FA5" w:rsidRDefault="00AD7F58" w:rsidP="00006416">
      <w:pPr>
        <w:pStyle w:val="FirstParagraph"/>
        <w:spacing w:line="480" w:lineRule="auto"/>
        <w:ind w:firstLine="720"/>
        <w:rPr>
          <w:rFonts w:ascii="Times New Roman" w:eastAsiaTheme="minorEastAsia"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w:t>
      </w:r>
      <w:proofErr w:type="gramStart"/>
      <w:r w:rsidR="00DE7FA5" w:rsidRPr="00602FA5">
        <w:rPr>
          <w:rFonts w:ascii="Times New Roman" w:hAnsi="Times New Roman" w:cs="Times New Roman"/>
        </w:rPr>
        <w:t xml:space="preserve">based </w:t>
      </w:r>
      <w:r w:rsidRPr="00602FA5">
        <w:rPr>
          <w:rFonts w:ascii="Times New Roman" w:hAnsi="Times New Roman" w:cs="Times New Roman"/>
        </w:rPr>
        <w:t xml:space="preserve"> crosstalk</w:t>
      </w:r>
      <w:proofErr w:type="gramEnd"/>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-dependent anti-oxidant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63864" w:rsidRPr="00602FA5">
            <w:rPr>
              <w:rFonts w:ascii="Times New Roman" w:eastAsia="Times New Roman" w:hAnsi="Times New Roman" w:cs="Times New Roman"/>
              <w:color w:val="000000"/>
            </w:rPr>
            <w:t>[42–44]</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63864" w:rsidRPr="00602FA5">
            <w:rPr>
              <w:rFonts w:ascii="Times New Roman" w:eastAsia="Times New Roman" w:hAnsi="Times New Roman" w:cs="Times New Roman"/>
              <w:color w:val="000000"/>
            </w:rPr>
            <w:t>[45]</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63864" w:rsidRPr="00602FA5">
            <w:rPr>
              <w:rFonts w:ascii="Times New Roman" w:eastAsia="Times New Roman" w:hAnsi="Times New Roman" w:cs="Times New Roman"/>
              <w:color w:val="000000"/>
            </w:rPr>
            <w:t>[46,47]</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63864" w:rsidRPr="00602FA5">
            <w:rPr>
              <w:rFonts w:ascii="Times New Roman" w:eastAsia="Times New Roman" w:hAnsi="Times New Roman" w:cs="Times New Roman"/>
              <w:color w:val="000000"/>
            </w:rPr>
            <w:t>[42]</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63864" w:rsidRPr="00602FA5">
            <w:rPr>
              <w:rFonts w:ascii="Times New Roman" w:eastAsia="Times New Roman" w:hAnsi="Times New Roman" w:cs="Times New Roman"/>
              <w:color w:val="000000"/>
            </w:rPr>
            <w:t>[48]</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63864" w:rsidRPr="00602FA5">
            <w:rPr>
              <w:rFonts w:ascii="Times New Roman" w:eastAsia="Times New Roman" w:hAnsi="Times New Roman" w:cs="Times New Roman"/>
              <w:color w:val="000000"/>
            </w:rPr>
            <w:t>[49]</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63864" w:rsidRPr="00602FA5">
            <w:rPr>
              <w:rFonts w:ascii="Times New Roman" w:eastAsia="Times New Roman" w:hAnsi="Times New Roman" w:cs="Times New Roman"/>
              <w:color w:val="000000"/>
            </w:rPr>
            <w:t>[51]</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63864" w:rsidRPr="00602FA5">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w:t>
      </w:r>
      <w:proofErr w:type="gramStart"/>
      <w:r w:rsidR="00006416" w:rsidRPr="00602FA5">
        <w:rPr>
          <w:rFonts w:ascii="Times New Roman" w:hAnsi="Times New Roman" w:cs="Times New Roman"/>
        </w:rPr>
        <w:t xml:space="preserve">model </w:t>
      </w:r>
      <w:r w:rsidR="008659D6" w:rsidRPr="00602FA5">
        <w:rPr>
          <w:rFonts w:ascii="Times New Roman" w:hAnsi="Times New Roman" w:cs="Times New Roman"/>
        </w:rPr>
        <w:t xml:space="preserve"> includes</w:t>
      </w:r>
      <w:proofErr w:type="gramEnd"/>
      <w:r w:rsidR="008659D6" w:rsidRPr="00602FA5">
        <w:rPr>
          <w:rFonts w:ascii="Times New Roman" w:hAnsi="Times New Roman" w:cs="Times New Roman"/>
        </w:rPr>
        <w:t xml:space="preserve">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DE7FA5"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[52]</w:t>
          </w:r>
        </w:sdtContent>
      </w:sdt>
      <w:r w:rsidRPr="00602FA5">
        <w:rPr>
          <w:rFonts w:ascii="Times New Roman" w:hAnsi="Times New Roman" w:cs="Times New Roman"/>
        </w:rPr>
        <w:t xml:space="preserve">. The production of Snail is also regulated by AMPK through an 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DE7FA5"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[53]</w:t>
          </w:r>
        </w:sdtContent>
      </w:sdt>
      <w:r w:rsidRPr="00602FA5">
        <w:rPr>
          <w:rFonts w:ascii="Times New Roman" w:hAnsi="Times New Roman" w:cs="Times New Roman"/>
        </w:rPr>
        <w:t>. AMPK also represses the production of Zeb1</w:t>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63864" w:rsidRPr="00602FA5">
            <w:rPr>
              <w:rFonts w:ascii="Times New Roman" w:eastAsia="Times New Roman" w:hAnsi="Times New Roman" w:cs="Times New Roman"/>
              <w:color w:val="000000"/>
            </w:rPr>
            <w:t>[54]</w:t>
          </w:r>
        </w:sdtContent>
      </w:sdt>
      <w:r w:rsidRPr="00602FA5">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by upregulating Sirt1 which </w:t>
      </w:r>
      <w:commentRangeStart w:id="11"/>
      <w:r w:rsidRPr="00602FA5">
        <w:rPr>
          <w:rFonts w:ascii="Times New Roman" w:hAnsi="Times New Roman" w:cs="Times New Roman"/>
        </w:rPr>
        <w:t xml:space="preserve">downregulates </w:t>
      </w:r>
      <w:ins w:id="12" w:author="Levine, Herbert" w:date="2022-04-05T21:18:00Z">
        <w:r w:rsidR="00DE7FA5" w:rsidRPr="00602FA5">
          <w:rPr>
            <w:rFonts w:ascii="Times New Roman" w:hAnsi="Times New Roman" w:cs="Times New Roman"/>
          </w:rPr>
          <w:t>CREB</w:t>
        </w:r>
      </w:ins>
      <w:del w:id="13" w:author="Levine, Herbert" w:date="2022-04-05T21:18:00Z">
        <w:r w:rsidRPr="00602FA5" w:rsidDel="00DE7FA5">
          <w:rPr>
            <w:rFonts w:ascii="Times New Roman" w:hAnsi="Times New Roman" w:cs="Times New Roman"/>
          </w:rPr>
          <w:delText xml:space="preserve">the </w:delText>
        </w:r>
      </w:del>
      <w:del w:id="14" w:author="Levine, Herbert" w:date="2022-04-05T21:17:00Z">
        <w:r w:rsidRPr="00602FA5" w:rsidDel="00DE7FA5">
          <w:rPr>
            <w:rFonts w:ascii="Times New Roman" w:hAnsi="Times New Roman" w:cs="Times New Roman"/>
          </w:rPr>
          <w:delText>creb</w:delText>
        </w:r>
      </w:del>
      <w:del w:id="15" w:author="Levine, Herbert" w:date="2022-04-05T21:18:00Z">
        <w:r w:rsidRPr="00602FA5" w:rsidDel="00DE7FA5">
          <w:rPr>
            <w:rFonts w:ascii="Times New Roman" w:hAnsi="Times New Roman" w:cs="Times New Roman"/>
          </w:rPr>
          <w:delText xml:space="preserve"> cycle</w:delText>
        </w:r>
      </w:del>
      <w:r w:rsidRPr="00602FA5">
        <w:rPr>
          <w:rFonts w:ascii="Times New Roman" w:hAnsi="Times New Roman" w:cs="Times New Roman"/>
        </w:rPr>
        <w:t xml:space="preserv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602FA5">
        <w:rPr>
          <w:rFonts w:ascii="Times New Roman" w:hAnsi="Times New Roman" w:cs="Times New Roman"/>
        </w:rPr>
        <w:t xml:space="preserve"> </w:t>
      </w:r>
      <w:commentRangeEnd w:id="11"/>
      <w:r w:rsidR="00DE7FA5" w:rsidRPr="00602FA5">
        <w:rPr>
          <w:rStyle w:val="CommentReference"/>
          <w:rFonts w:ascii="Times New Roman" w:hAnsi="Times New Roman" w:cs="Times New Roman"/>
          <w:sz w:val="24"/>
          <w:szCs w:val="24"/>
        </w:rPr>
        <w:commentReference w:id="11"/>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63864" w:rsidRPr="00602FA5">
            <w:rPr>
              <w:rFonts w:ascii="Times New Roman" w:eastAsia="Times New Roman" w:hAnsi="Times New Roman" w:cs="Times New Roman"/>
              <w:color w:val="000000"/>
            </w:rPr>
            <w:t>[55–58]</w:t>
          </w:r>
        </w:sdtContent>
      </w:sdt>
      <w:r w:rsidRPr="00602FA5">
        <w:rPr>
          <w:rFonts w:ascii="Times New Roman" w:hAnsi="Times New Roman" w:cs="Times New Roman"/>
        </w:rPr>
        <w:t>.</w:t>
      </w:r>
    </w:p>
    <w:p w14:paraId="4F139EE0" w14:textId="3E545855"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16"/>
      <w:r w:rsidRPr="00602FA5">
        <w:rPr>
          <w:rFonts w:ascii="Times New Roman" w:hAnsi="Times New Roman" w:cs="Times New Roman"/>
        </w:rPr>
        <w:t>Transcriptional regulation</w:t>
      </w:r>
      <w:commentRangeEnd w:id="16"/>
      <w:r w:rsidR="00246E2C" w:rsidRPr="00602FA5">
        <w:rPr>
          <w:rStyle w:val="CommentReference"/>
          <w:rFonts w:ascii="Times New Roman" w:hAnsi="Times New Roman" w:cs="Times New Roman"/>
          <w:sz w:val="24"/>
          <w:szCs w:val="24"/>
        </w:rPr>
        <w:commentReference w:id="16"/>
      </w:r>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shifted Hill function that up/downregulates either the </w:t>
      </w:r>
      <w:commentRangeStart w:id="17"/>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17"/>
      <w:r w:rsidR="001817B5" w:rsidRPr="00602FA5">
        <w:rPr>
          <w:rStyle w:val="CommentReference"/>
          <w:rFonts w:ascii="Times New Roman" w:hAnsi="Times New Roman" w:cs="Times New Roman"/>
          <w:sz w:val="24"/>
          <w:szCs w:val="24"/>
        </w:rPr>
        <w:commentReference w:id="17"/>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is competitive regulation of ROS by Hif1 and AMPK which is modeled by a competition function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and the</w:t>
      </w:r>
      <w:r w:rsidR="00D26C5C" w:rsidRPr="00602FA5">
        <w:rPr>
          <w:rFonts w:ascii="Times New Roman" w:hAnsi="Times New Roman" w:cs="Times New Roman"/>
        </w:rPr>
        <w:t xml:space="preserve"> absence of</w:t>
      </w:r>
      <w:r w:rsidR="004E0DF6" w:rsidRPr="00602FA5">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r w:rsidR="00D26C5C" w:rsidRPr="00602FA5">
        <w:rPr>
          <w:rFonts w:ascii="Times New Roman" w:eastAsiaTheme="minorEastAsia" w:hAnsi="Times New Roman" w:cs="Times New Roman"/>
        </w:rPr>
        <w:t xml:space="preserve">is obtained </w:t>
      </w:r>
      <w:r w:rsidR="004E0DF6" w:rsidRPr="00602FA5">
        <w:rPr>
          <w:rFonts w:ascii="Times New Roman" w:eastAsiaTheme="minorEastAsia" w:hAnsi="Times New Roman" w:cs="Times New Roman"/>
        </w:rPr>
        <w:t>by setting the</w:t>
      </w:r>
      <w:commentRangeStart w:id="18"/>
      <w:commentRangeStart w:id="19"/>
      <w:r w:rsidRPr="00602FA5">
        <w:rPr>
          <w:rFonts w:ascii="Times New Roman" w:hAnsi="Times New Roman" w:cs="Times New Roman"/>
        </w:rPr>
        <w:t xml:space="preserve"> </w:t>
      </w:r>
      <w:commentRangeStart w:id="20"/>
      <w:r w:rsidRPr="00602FA5">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602FA5">
        <w:rPr>
          <w:rFonts w:ascii="Times New Roman" w:hAnsi="Times New Roman" w:cs="Times New Roman"/>
        </w:rPr>
        <w:t xml:space="preserve"> </w:t>
      </w:r>
      <w:commentRangeEnd w:id="20"/>
      <w:r w:rsidR="00D26C5C" w:rsidRPr="00602FA5">
        <w:rPr>
          <w:rStyle w:val="CommentReference"/>
          <w:rFonts w:ascii="Times New Roman" w:hAnsi="Times New Roman" w:cs="Times New Roman"/>
          <w:sz w:val="24"/>
          <w:szCs w:val="24"/>
        </w:rPr>
        <w:commentReference w:id="20"/>
      </w:r>
      <w:r w:rsidRPr="00602FA5">
        <w:rPr>
          <w:rFonts w:ascii="Times New Roman" w:hAnsi="Times New Roman" w:cs="Times New Roman"/>
        </w:rPr>
        <w:t xml:space="preserve"> </w:t>
      </w:r>
      <w:commentRangeEnd w:id="18"/>
      <w:commentRangeEnd w:id="19"/>
      <w:ins w:id="21" w:author="Madeline Galbraith" w:date="2022-03-07T11:24:00Z">
        <w:r w:rsidR="00DE2325" w:rsidRPr="00602FA5">
          <w:rPr>
            <w:rFonts w:ascii="Times New Roman" w:hAnsi="Times New Roman" w:cs="Times New Roman"/>
          </w:rPr>
          <w:t>such that</w:t>
        </w:r>
      </w:ins>
      <w:r w:rsidR="00E462F4" w:rsidRPr="00602FA5">
        <w:rPr>
          <w:rStyle w:val="CommentReference"/>
          <w:rFonts w:ascii="Times New Roman" w:hAnsi="Times New Roman" w:cs="Times New Roman"/>
          <w:sz w:val="24"/>
          <w:szCs w:val="24"/>
        </w:rPr>
        <w:commentReference w:id="18"/>
      </w:r>
      <w:r w:rsidR="002A29C2" w:rsidRPr="00602FA5">
        <w:rPr>
          <w:rStyle w:val="CommentReference"/>
          <w:rFonts w:ascii="Times New Roman" w:hAnsi="Times New Roman" w:cs="Times New Roman"/>
          <w:sz w:val="24"/>
          <w:szCs w:val="24"/>
        </w:rPr>
        <w:commentReference w:id="19"/>
      </w:r>
      <w:del w:id="22" w:author="Madeline Galbraith" w:date="2022-03-07T11:24:00Z">
        <w:r w:rsidR="00DE2325" w:rsidRPr="00602FA5" w:rsidDel="00DE2325">
          <w:rPr>
            <w:rFonts w:ascii="Times New Roman" w:hAnsi="Times New Roman" w:cs="Times New Roman"/>
          </w:rPr>
          <w:delText xml:space="preserve"> </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3" w:author="Madeline Galbraith" w:date="2022-03-07T11:24:00Z">
                <w:rPr>
                  <w:rFonts w:ascii="Cambria Math" w:hAnsi="Cambria Math" w:cs="Times New Roman"/>
                  <w:i/>
                </w:rPr>
              </w:ins>
            </m:ctrlPr>
          </m:dPr>
          <m:e>
            <m:sSub>
              <m:sSubPr>
                <m:ctrlPr>
                  <w:ins w:id="24" w:author="Madeline Galbraith" w:date="2022-03-07T11:24:00Z">
                    <w:rPr>
                      <w:rFonts w:ascii="Cambria Math" w:hAnsi="Cambria Math" w:cs="Times New Roman"/>
                      <w:i/>
                    </w:rPr>
                  </w:ins>
                </m:ctrlPr>
              </m:sSubPr>
              <m:e>
                <m:r>
                  <w:rPr>
                    <w:rFonts w:ascii="Cambria Math" w:hAnsi="Cambria Math" w:cs="Times New Roman"/>
                  </w:rPr>
                  <m:t>μ</m:t>
                </m:r>
              </m:e>
              <m:sub>
                <m:r>
                  <w:ins w:id="25" w:author="Madeline Galbraith" w:date="2022-03-07T11:24:00Z">
                    <w:rPr>
                      <w:rFonts w:ascii="Cambria Math" w:hAnsi="Cambria Math" w:cs="Times New Roman"/>
                    </w:rPr>
                    <m:t>200</m:t>
                  </w:ins>
                </m:r>
              </m:sub>
            </m:sSub>
            <m:r>
              <w:ins w:id="26" w:author="Madeline Galbraith" w:date="2022-03-07T11:24:00Z">
                <w:rPr>
                  <w:rFonts w:ascii="Cambria Math" w:hAnsi="Cambria Math" w:cs="Times New Roman"/>
                </w:rPr>
                <m:t>=0</m:t>
              </w:ins>
            </m:r>
          </m:e>
        </m:d>
        <m:r>
          <w:ins w:id="27"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28" w:author="Madeline Galbraith" w:date="2022-03-07T11:25:00Z">
                <w:rPr>
                  <w:rFonts w:ascii="Cambria Math" w:hAnsi="Cambria Math" w:cs="Times New Roman"/>
                  <w:i/>
                </w:rPr>
              </w:ins>
            </m:ctrlPr>
          </m:dPr>
          <m:e>
            <m:sSub>
              <m:sSubPr>
                <m:ctrlPr>
                  <w:ins w:id="29" w:author="Madeline Galbraith" w:date="2022-03-07T11:25:00Z">
                    <w:rPr>
                      <w:rFonts w:ascii="Cambria Math" w:hAnsi="Cambria Math" w:cs="Times New Roman"/>
                      <w:i/>
                    </w:rPr>
                  </w:ins>
                </m:ctrlPr>
              </m:sSubPr>
              <m:e>
                <m:r>
                  <w:ins w:id="30" w:author="Madeline Galbraith" w:date="2022-03-07T11:25:00Z">
                    <w:rPr>
                      <w:rFonts w:ascii="Cambria Math" w:hAnsi="Cambria Math" w:cs="Times New Roman"/>
                    </w:rPr>
                    <m:t>μ</m:t>
                  </w:ins>
                </m:r>
              </m:e>
              <m:sub>
                <m:r>
                  <w:ins w:id="31" w:author="Madeline Galbraith" w:date="2022-03-07T11:25:00Z">
                    <w:rPr>
                      <w:rFonts w:ascii="Cambria Math" w:hAnsi="Cambria Math" w:cs="Times New Roman"/>
                    </w:rPr>
                    <m:t>200</m:t>
                  </w:ins>
                </m:r>
              </m:sub>
            </m:sSub>
            <m:r>
              <w:ins w:id="32" w:author="Madeline Galbraith" w:date="2022-03-07T11:25:00Z">
                <w:rPr>
                  <w:rFonts w:ascii="Cambria Math" w:hAnsi="Cambria Math" w:cs="Times New Roman"/>
                </w:rPr>
                <m:t>=0</m:t>
              </w:ins>
            </m:r>
          </m:e>
        </m:d>
        <m:r>
          <w:ins w:id="33"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4" w:author="Madeline Galbraith" w:date="2022-03-07T11:25:00Z">
                <w:rPr>
                  <w:rFonts w:ascii="Cambria Math" w:hAnsi="Cambria Math" w:cs="Times New Roman"/>
                  <w:i/>
                </w:rPr>
              </w:ins>
            </m:ctrlPr>
          </m:dPr>
          <m:e>
            <m:sSub>
              <m:sSubPr>
                <m:ctrlPr>
                  <w:ins w:id="35" w:author="Madeline Galbraith" w:date="2022-03-07T11:25:00Z">
                    <w:rPr>
                      <w:rFonts w:ascii="Cambria Math" w:hAnsi="Cambria Math" w:cs="Times New Roman"/>
                      <w:i/>
                    </w:rPr>
                  </w:ins>
                </m:ctrlPr>
              </m:sSubPr>
              <m:e>
                <m:r>
                  <w:ins w:id="36" w:author="Madeline Galbraith" w:date="2022-03-07T11:25:00Z">
                    <w:rPr>
                      <w:rFonts w:ascii="Cambria Math" w:hAnsi="Cambria Math" w:cs="Times New Roman"/>
                    </w:rPr>
                    <m:t>μ</m:t>
                  </w:ins>
                </m:r>
              </m:e>
              <m:sub>
                <m:r>
                  <w:ins w:id="37" w:author="Madeline Galbraith" w:date="2022-03-07T11:25:00Z">
                    <w:rPr>
                      <w:rFonts w:ascii="Cambria Math" w:hAnsi="Cambria Math" w:cs="Times New Roman"/>
                    </w:rPr>
                    <m:t>200</m:t>
                  </w:ins>
                </m:r>
              </m:sub>
            </m:sSub>
            <m:r>
              <w:ins w:id="38" w:author="Madeline Galbraith" w:date="2022-03-07T11:25:00Z">
                <w:rPr>
                  <w:rFonts w:ascii="Cambria Math" w:hAnsi="Cambria Math" w:cs="Times New Roman"/>
                </w:rPr>
                <m:t>=0</m:t>
              </w:ins>
            </m:r>
          </m:e>
        </m:d>
        <m:r>
          <w:ins w:id="39" w:author="Madeline Galbraith" w:date="2022-03-07T11:25:00Z">
            <w:rPr>
              <w:rFonts w:ascii="Cambria Math" w:hAnsi="Cambria Math" w:cs="Times New Roman"/>
            </w:rPr>
            <m:t>=0</m:t>
          </w:ins>
        </m:r>
      </m:oMath>
      <w:del w:id="40" w:author="Madeline Galbraith" w:date="2022-03-07T11:25:00Z">
        <w:r w:rsidRPr="00602FA5" w:rsidDel="00136A64">
          <w:rPr>
            <w:rFonts w:ascii="Times New Roman" w:hAnsi="Times New Roman" w:cs="Times New Roman"/>
          </w:rPr>
          <w:delText xml:space="preserve"> equations</w:delText>
        </w:r>
      </w:del>
      <w:r w:rsidRPr="00602FA5">
        <w:rPr>
          <w:rFonts w:ascii="Times New Roman" w:hAnsi="Times New Roman" w:cs="Times New Roman"/>
        </w:rPr>
        <w:t>).</w:t>
      </w:r>
    </w:p>
    <w:p w14:paraId="3EC2C59A" w14:textId="0621029F"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w:t>
      </w:r>
      <w:proofErr w:type="gramStart"/>
      <w:r w:rsidRPr="00602FA5">
        <w:rPr>
          <w:rFonts w:ascii="Times New Roman" w:hAnsi="Times New Roman" w:cs="Times New Roman"/>
        </w:rPr>
        <w:t xml:space="preserve">networks, </w:t>
      </w:r>
      <w:r w:rsidR="00D26C5C" w:rsidRPr="00602FA5">
        <w:rPr>
          <w:rFonts w:ascii="Times New Roman" w:hAnsi="Times New Roman" w:cs="Times New Roman"/>
        </w:rPr>
        <w:t>and</w:t>
      </w:r>
      <w:proofErr w:type="gramEnd"/>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hybrid states (</w:t>
      </w:r>
      <w:commentRangeStart w:id="41"/>
      <w:r w:rsidRPr="00602FA5">
        <w:rPr>
          <w:rFonts w:ascii="Times New Roman" w:hAnsi="Times New Roman" w:cs="Times New Roman"/>
        </w:rPr>
        <w:t>details in SI Section 1.6</w:t>
      </w:r>
      <w:commentRangeEnd w:id="41"/>
      <w:r w:rsidR="00D26C5C" w:rsidRPr="00602FA5">
        <w:rPr>
          <w:rStyle w:val="CommentReference"/>
          <w:rFonts w:ascii="Times New Roman" w:hAnsi="Times New Roman" w:cs="Times New Roman"/>
          <w:sz w:val="24"/>
          <w:szCs w:val="24"/>
        </w:rPr>
        <w:commentReference w:id="41"/>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42" w:name="results"/>
      <w:r w:rsidRPr="00602FA5">
        <w:rPr>
          <w:rFonts w:ascii="Times New Roman" w:hAnsi="Times New Roman" w:cs="Times New Roman"/>
          <w:b/>
          <w:bCs/>
        </w:rPr>
        <w:t>Results</w:t>
      </w:r>
      <w:bookmarkEnd w:id="42"/>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43" w:name="coupling-the-emt-and-metabolic-regulator"/>
      <w:r w:rsidRPr="00602FA5">
        <w:rPr>
          <w:rFonts w:ascii="Times New Roman" w:hAnsi="Times New Roman" w:cs="Times New Roman"/>
          <w:b/>
          <w:bCs/>
        </w:rPr>
        <w:t>Coupling the EMT and metabolic regulatory networks results in nine possible states</w:t>
      </w:r>
      <w:bookmarkEnd w:id="43"/>
    </w:p>
    <w:p w14:paraId="488EBA3F" w14:textId="2AC1E2B8"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w:t>
      </w:r>
      <w:r w:rsidR="0003710F" w:rsidRPr="00602FA5">
        <w:rPr>
          <w:rFonts w:ascii="Times New Roman" w:hAnsi="Times New Roman" w:cs="Times New Roman"/>
        </w:rPr>
        <w:t>the crosstalk links are inactive, there are nine possible couplings of the EMT and metabolic phenotypes: E-W, E-O, E-W/O, M-W, M-O, M-W/O, E/M-W, E/M-O, and E/M-W/O (Fig. 1B, details of simulation in section S2.1).</w:t>
      </w:r>
      <w:r w:rsidR="0003710F" w:rsidRPr="00602FA5">
        <w:rPr>
          <w:rFonts w:ascii="Times New Roman" w:hAnsi="Times New Roman" w:cs="Times New Roman"/>
        </w:rPr>
        <w:t xml:space="preserve">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states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268BD768" w14:textId="0236EA30"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Warburg state is characterized as high/low Hif1/AMPK expression and the </w:t>
      </w:r>
      <w:r w:rsidR="00F56552" w:rsidRPr="00602FA5">
        <w:rPr>
          <w:rFonts w:ascii="Times New Roman" w:hAnsi="Times New Roman" w:cs="Times New Roman"/>
        </w:rPr>
        <w:t>e</w:t>
      </w:r>
      <w:r w:rsidRPr="00602FA5">
        <w:rPr>
          <w:rFonts w:ascii="Times New Roman" w:hAnsi="Times New Roman" w:cs="Times New Roman"/>
        </w:rPr>
        <w:t xml:space="preserv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/Zeb mRNA expression, </w:t>
      </w:r>
      <w:r w:rsidR="00F56552" w:rsidRPr="00602FA5">
        <w:rPr>
          <w:rFonts w:ascii="Times New Roman" w:hAnsi="Times New Roman" w:cs="Times New Roman"/>
        </w:rPr>
        <w:t xml:space="preserve">adding </w:t>
      </w:r>
      <w:r w:rsidRPr="00602FA5">
        <w:rPr>
          <w:rFonts w:ascii="Times New Roman" w:hAnsi="Times New Roman" w:cs="Times New Roman"/>
        </w:rPr>
        <w:t>the</w:t>
      </w:r>
      <w:r w:rsidR="00F56552" w:rsidRPr="00602FA5">
        <w:rPr>
          <w:rFonts w:ascii="Times New Roman" w:hAnsi="Times New Roman" w:cs="Times New Roman"/>
        </w:rPr>
        <w:t xml:space="preserve"> new links</w:t>
      </w:r>
      <w:r w:rsidRPr="00602FA5">
        <w:rPr>
          <w:rFonts w:ascii="Times New Roman" w:hAnsi="Times New Roman" w:cs="Times New Roman"/>
        </w:rPr>
        <w:t xml:space="preserve"> </w:t>
      </w:r>
      <w:r w:rsidR="00F56552" w:rsidRPr="00602FA5">
        <w:rPr>
          <w:rFonts w:ascii="Times New Roman" w:hAnsi="Times New Roman" w:cs="Times New Roman"/>
        </w:rPr>
        <w:t>will</w:t>
      </w:r>
      <w:r w:rsidRPr="00602FA5">
        <w:rPr>
          <w:rFonts w:ascii="Times New Roman" w:hAnsi="Times New Roman" w:cs="Times New Roman"/>
        </w:rPr>
        <w:t xml:space="preserve"> alter the expression profiles for the steady states</w:t>
      </w:r>
      <w:r w:rsidR="00F56552" w:rsidRPr="00602FA5">
        <w:rPr>
          <w:rFonts w:ascii="Times New Roman" w:hAnsi="Times New Roman" w:cs="Times New Roman"/>
        </w:rPr>
        <w:t>. This mean</w:t>
      </w:r>
      <w:r w:rsidR="00945DA7" w:rsidRPr="00602FA5">
        <w:rPr>
          <w:rFonts w:ascii="Times New Roman" w:hAnsi="Times New Roman" w:cs="Times New Roman"/>
        </w:rPr>
        <w:t>s</w:t>
      </w:r>
      <w:r w:rsidR="00F56552" w:rsidRPr="00602FA5">
        <w:rPr>
          <w:rFonts w:ascii="Times New Roman" w:hAnsi="Times New Roman" w:cs="Times New Roman"/>
        </w:rPr>
        <w:t xml:space="preserve"> that the use of </w:t>
      </w:r>
      <w:proofErr w:type="gramStart"/>
      <w:r w:rsidR="00F56552" w:rsidRPr="00602FA5">
        <w:rPr>
          <w:rFonts w:ascii="Times New Roman" w:hAnsi="Times New Roman" w:cs="Times New Roman"/>
        </w:rPr>
        <w:t>fixed</w:t>
      </w:r>
      <w:r w:rsidRPr="00602FA5">
        <w:rPr>
          <w:rFonts w:ascii="Times New Roman" w:hAnsi="Times New Roman" w:cs="Times New Roman"/>
        </w:rPr>
        <w:t xml:space="preserve">  thresholds</w:t>
      </w:r>
      <w:proofErr w:type="gramEnd"/>
      <w:r w:rsidRPr="00602FA5">
        <w:rPr>
          <w:rFonts w:ascii="Times New Roman" w:hAnsi="Times New Roman" w:cs="Times New Roman"/>
        </w:rPr>
        <w:t xml:space="preserve"> </w:t>
      </w:r>
      <w:r w:rsidR="00F56552" w:rsidRPr="00602FA5">
        <w:rPr>
          <w:rFonts w:ascii="Times New Roman" w:hAnsi="Times New Roman" w:cs="Times New Roman"/>
        </w:rPr>
        <w:t>to determine the state of the cell is no longer appropriate.</w:t>
      </w:r>
      <w:r w:rsidRPr="00602FA5">
        <w:rPr>
          <w:rFonts w:ascii="Times New Roman" w:hAnsi="Times New Roman" w:cs="Times New Roman"/>
        </w:rPr>
        <w:t xml:space="preserve"> Therefore, we use a distance metric normalized by the expression of the </w:t>
      </w:r>
      <w:r w:rsidR="00184A9E" w:rsidRPr="00602FA5">
        <w:rPr>
          <w:rFonts w:ascii="Times New Roman" w:hAnsi="Times New Roman" w:cs="Times New Roman"/>
        </w:rPr>
        <w:t>decoupled</w:t>
      </w:r>
      <w:r w:rsidRPr="00602FA5">
        <w:rPr>
          <w:rFonts w:ascii="Times New Roman" w:hAnsi="Times New Roman" w:cs="Times New Roman"/>
        </w:rPr>
        <w:t xml:space="preserve"> network to classify the generated expression profiles as one of the nine coupled states (see Section S2.2 for details). With our </w:t>
      </w:r>
      <w:r w:rsidR="00184A9E" w:rsidRPr="00602FA5">
        <w:rPr>
          <w:rFonts w:ascii="Times New Roman" w:hAnsi="Times New Roman" w:cs="Times New Roman"/>
        </w:rPr>
        <w:t>baseline de</w:t>
      </w:r>
      <w:r w:rsidRPr="00602FA5">
        <w:rPr>
          <w:rFonts w:ascii="Times New Roman" w:hAnsi="Times New Roman" w:cs="Times New Roman"/>
        </w:rPr>
        <w:t xml:space="preserve">coupled network parameters, the </w:t>
      </w:r>
      <w:r w:rsidR="00184A9E" w:rsidRPr="00602FA5">
        <w:rPr>
          <w:rFonts w:ascii="Times New Roman" w:hAnsi="Times New Roman" w:cs="Times New Roman"/>
        </w:rPr>
        <w:t xml:space="preserve">percentage population </w:t>
      </w:r>
      <w:r w:rsidRPr="00602FA5">
        <w:rPr>
          <w:rFonts w:ascii="Times New Roman" w:hAnsi="Times New Roman" w:cs="Times New Roman"/>
        </w:rPr>
        <w:t xml:space="preserve">results stabilize at 1000 initial conditions - the hybrid state is most populous (W/O and E/M) followed by the W and M phenotypes, with the fewest initial conditions leading to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r w:rsidR="00184A9E" w:rsidRPr="00602FA5">
        <w:rPr>
          <w:rFonts w:ascii="Times New Roman" w:hAnsi="Times New Roman" w:cs="Times New Roman"/>
        </w:rPr>
        <w:t xml:space="preserve">result </w:t>
      </w:r>
      <w:r w:rsidRPr="00602FA5">
        <w:rPr>
          <w:rFonts w:ascii="Times New Roman" w:hAnsi="Times New Roman" w:cs="Times New Roman"/>
        </w:rPr>
        <w:t xml:space="preserve">is just </w:t>
      </w:r>
      <w:r w:rsidR="00184A9E" w:rsidRPr="00602FA5">
        <w:rPr>
          <w:rFonts w:ascii="Times New Roman" w:hAnsi="Times New Roman" w:cs="Times New Roman"/>
        </w:rPr>
        <w:t xml:space="preserve">for </w:t>
      </w:r>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r w:rsidR="00184A9E" w:rsidRPr="00602FA5">
        <w:rPr>
          <w:rFonts w:ascii="Times New Roman" w:hAnsi="Times New Roman" w:cs="Times New Roman"/>
        </w:rPr>
        <w:t xml:space="preserve">disparate </w:t>
      </w:r>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4388EC07"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2E6E4DC5" w:rsidR="00E469AE" w:rsidRPr="00602FA5" w:rsidRDefault="00AD7F58" w:rsidP="006464B4">
      <w:pPr>
        <w:pStyle w:val="BodyText"/>
        <w:spacing w:line="480" w:lineRule="auto"/>
        <w:rPr>
          <w:rFonts w:ascii="Times New Roman" w:hAnsi="Times New Roman" w:cs="Times New Roman"/>
          <w:b/>
          <w:bCs/>
        </w:rPr>
      </w:pPr>
      <w:bookmarkStart w:id="44" w:name="individual-crosstalks-push-regulated-hal"/>
      <w:r w:rsidRPr="00602FA5">
        <w:rPr>
          <w:rFonts w:ascii="Times New Roman" w:hAnsi="Times New Roman" w:cs="Times New Roman"/>
          <w:b/>
          <w:bCs/>
        </w:rPr>
        <w:t xml:space="preserve">Individual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w:t>
      </w:r>
      <w:r w:rsidR="00813D67" w:rsidRPr="00602FA5">
        <w:rPr>
          <w:rFonts w:ascii="Times New Roman" w:hAnsi="Times New Roman" w:cs="Times New Roman"/>
          <w:b/>
          <w:bCs/>
        </w:rPr>
        <w:t xml:space="preserve">can </w:t>
      </w:r>
      <w:r w:rsidRPr="00602FA5">
        <w:rPr>
          <w:rFonts w:ascii="Times New Roman" w:hAnsi="Times New Roman" w:cs="Times New Roman"/>
          <w:b/>
          <w:bCs/>
        </w:rPr>
        <w:t xml:space="preserve">push </w:t>
      </w:r>
      <w:r w:rsidR="00813D67" w:rsidRPr="00602FA5">
        <w:rPr>
          <w:rFonts w:ascii="Times New Roman" w:hAnsi="Times New Roman" w:cs="Times New Roman"/>
          <w:b/>
          <w:bCs/>
        </w:rPr>
        <w:t>the</w:t>
      </w:r>
      <w:r w:rsidRPr="00602FA5">
        <w:rPr>
          <w:rFonts w:ascii="Times New Roman" w:hAnsi="Times New Roman" w:cs="Times New Roman"/>
          <w:b/>
          <w:bCs/>
        </w:rPr>
        <w:t xml:space="preserve"> </w:t>
      </w:r>
      <w:r w:rsidR="00813D67" w:rsidRPr="00602FA5">
        <w:rPr>
          <w:rFonts w:ascii="Times New Roman" w:hAnsi="Times New Roman" w:cs="Times New Roman"/>
          <w:b/>
          <w:bCs/>
        </w:rPr>
        <w:t>downstream</w:t>
      </w:r>
      <w:r w:rsidRPr="00602FA5">
        <w:rPr>
          <w:rFonts w:ascii="Times New Roman" w:hAnsi="Times New Roman" w:cs="Times New Roman"/>
          <w:b/>
          <w:bCs/>
        </w:rPr>
        <w:t xml:space="preserve"> circuit towards a single state</w:t>
      </w:r>
      <w:bookmarkEnd w:id="44"/>
    </w:p>
    <w:p w14:paraId="6BF69D59" w14:textId="36B47868" w:rsidR="00E469AE" w:rsidRPr="00602FA5" w:rsidRDefault="00992141" w:rsidP="003B5628">
      <w:pPr>
        <w:pStyle w:val="FirstParagraph"/>
        <w:spacing w:line="480" w:lineRule="auto"/>
        <w:ind w:firstLine="720"/>
        <w:rPr>
          <w:rFonts w:ascii="Times New Roman" w:hAnsi="Times New Roman" w:cs="Times New Roman"/>
        </w:rPr>
      </w:pPr>
      <w:ins w:id="45" w:author="Levine, Herbert" w:date="2022-04-06T14:38:00Z">
        <w:r w:rsidRPr="00602FA5">
          <w:rPr>
            <w:rFonts w:ascii="Times New Roman" w:hAnsi="Times New Roman" w:cs="Times New Roman"/>
          </w:rPr>
          <w:t>Let us sta</w:t>
        </w:r>
      </w:ins>
      <w:ins w:id="46" w:author="Levine, Herbert" w:date="2022-04-06T14:39:00Z">
        <w:r w:rsidRPr="00602FA5">
          <w:rPr>
            <w:rFonts w:ascii="Times New Roman" w:hAnsi="Times New Roman" w:cs="Times New Roman"/>
          </w:rPr>
          <w:t xml:space="preserve">rt by making just one link active. Now, there is a clearly an unaffected upstream </w:t>
        </w:r>
      </w:ins>
      <w:ins w:id="47" w:author="Levine, Herbert" w:date="2022-04-06T14:40:00Z">
        <w:r w:rsidRPr="00602FA5">
          <w:rPr>
            <w:rFonts w:ascii="Times New Roman" w:hAnsi="Times New Roman" w:cs="Times New Roman"/>
          </w:rPr>
          <w:t>sub</w:t>
        </w:r>
      </w:ins>
      <w:ins w:id="48" w:author="Levine, Herbert" w:date="2022-04-06T14:39:00Z">
        <w:r w:rsidRPr="00602FA5">
          <w:rPr>
            <w:rFonts w:ascii="Times New Roman" w:hAnsi="Times New Roman" w:cs="Times New Roman"/>
          </w:rPr>
          <w:t>network (</w:t>
        </w:r>
      </w:ins>
      <w:ins w:id="49" w:author="Levine, Herbert" w:date="2022-04-06T14:40:00Z">
        <w:r w:rsidRPr="00602FA5">
          <w:rPr>
            <w:rFonts w:ascii="Times New Roman" w:hAnsi="Times New Roman" w:cs="Times New Roman"/>
          </w:rPr>
          <w:t xml:space="preserve">either EMT or metabolism, </w:t>
        </w:r>
      </w:ins>
      <w:ins w:id="50" w:author="Levine, Herbert" w:date="2022-04-06T14:39:00Z">
        <w:r w:rsidRPr="00602FA5">
          <w:rPr>
            <w:rFonts w:ascii="Times New Roman" w:hAnsi="Times New Roman" w:cs="Times New Roman"/>
          </w:rPr>
          <w:t>from where the link originate</w:t>
        </w:r>
      </w:ins>
      <w:ins w:id="51" w:author="Levine, Herbert" w:date="2022-04-06T14:40:00Z">
        <w:r w:rsidRPr="00602FA5">
          <w:rPr>
            <w:rFonts w:ascii="Times New Roman" w:hAnsi="Times New Roman" w:cs="Times New Roman"/>
          </w:rPr>
          <w:t xml:space="preserve">s) and a regulated downstream one. </w:t>
        </w:r>
      </w:ins>
      <w:r w:rsidR="00AD7F58" w:rsidRPr="00602FA5">
        <w:rPr>
          <w:rFonts w:ascii="Times New Roman" w:hAnsi="Times New Roman" w:cs="Times New Roman"/>
        </w:rPr>
        <w:t xml:space="preserve">Based on the </w:t>
      </w:r>
      <w:proofErr w:type="gramStart"/>
      <w:r w:rsidR="00AD7F58" w:rsidRPr="00602FA5">
        <w:rPr>
          <w:rFonts w:ascii="Times New Roman" w:hAnsi="Times New Roman" w:cs="Times New Roman"/>
        </w:rPr>
        <w:t>network  in</w:t>
      </w:r>
      <w:proofErr w:type="gramEnd"/>
      <w:r w:rsidR="00AD7F58" w:rsidRPr="00602FA5">
        <w:rPr>
          <w:rFonts w:ascii="Times New Roman" w:hAnsi="Times New Roman" w:cs="Times New Roman"/>
        </w:rPr>
        <w:t xml:space="preserve">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52"/>
      <w:r w:rsidR="00AD7F58" w:rsidRPr="00602FA5">
        <w:rPr>
          <w:rFonts w:ascii="Times New Roman" w:hAnsi="Times New Roman" w:cs="Times New Roman"/>
        </w:rPr>
        <w:t xml:space="preserve">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52"/>
      <w:r w:rsidRPr="00602FA5">
        <w:rPr>
          <w:rStyle w:val="CommentReference"/>
          <w:rFonts w:ascii="Times New Roman" w:hAnsi="Times New Roman" w:cs="Times New Roman"/>
          <w:sz w:val="24"/>
          <w:szCs w:val="24"/>
        </w:rPr>
        <w:commentReference w:id="52"/>
      </w:r>
      <w:r w:rsidR="00AD7F58" w:rsidRPr="00602FA5">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should downregulate Hif1 resulting in an inhibition of the Warburg and hybrid W/O states. Lastly, </w:t>
      </w:r>
      <w:r w:rsidR="00813D67" w:rsidRPr="00602FA5">
        <w:rPr>
          <w:rFonts w:ascii="Times New Roman" w:hAnsi="Times New Roman" w:cs="Times New Roman"/>
        </w:rPr>
        <w:t xml:space="preserve">the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ROS is not as clear and may stabilize the hybrid W/O state. </w:t>
      </w:r>
      <w:commentRangeStart w:id="53"/>
      <w:r w:rsidR="00AD7F58" w:rsidRPr="00602FA5">
        <w:rPr>
          <w:rFonts w:ascii="Times New Roman" w:hAnsi="Times New Roman" w:cs="Times New Roman"/>
        </w:rPr>
        <w:t>If a single crosstalk is slowly increased/decreased, a clear progression from all nine coupled states to</w:t>
      </w:r>
      <w:r w:rsidR="00516551" w:rsidRPr="00602FA5">
        <w:rPr>
          <w:rFonts w:ascii="Times New Roman" w:hAnsi="Times New Roman" w:cs="Times New Roman"/>
        </w:rPr>
        <w:t xml:space="preserve"> the</w:t>
      </w:r>
      <w:r w:rsidR="00AD7F58" w:rsidRPr="00602FA5">
        <w:rPr>
          <w:rFonts w:ascii="Times New Roman" w:hAnsi="Times New Roman" w:cs="Times New Roman"/>
        </w:rPr>
        <w:t xml:space="preserve"> saturation of a single state is expected.</w:t>
      </w:r>
      <w:commentRangeEnd w:id="53"/>
      <w:r w:rsidR="00813D67" w:rsidRPr="00602FA5">
        <w:rPr>
          <w:rStyle w:val="CommentReference"/>
          <w:rFonts w:ascii="Times New Roman" w:hAnsi="Times New Roman" w:cs="Times New Roman"/>
          <w:sz w:val="24"/>
          <w:szCs w:val="24"/>
        </w:rPr>
        <w:commentReference w:id="53"/>
      </w:r>
    </w:p>
    <w:p w14:paraId="6EFF56D7" w14:textId="77777777" w:rsidR="00E469AE" w:rsidRPr="00602FA5" w:rsidRDefault="00AD7F58" w:rsidP="006464B4">
      <w:pPr>
        <w:pStyle w:val="BodyText"/>
        <w:spacing w:line="480" w:lineRule="auto"/>
        <w:rPr>
          <w:rFonts w:ascii="Times New Roman" w:hAnsi="Times New Roman" w:cs="Times New Roman"/>
          <w:b/>
          <w:bCs/>
        </w:rPr>
      </w:pPr>
      <w:bookmarkStart w:id="54" w:name="the-mirna-of-the-emt-network-can-stabili"/>
      <w:r w:rsidRPr="00602FA5">
        <w:rPr>
          <w:rFonts w:ascii="Times New Roman" w:hAnsi="Times New Roman" w:cs="Times New Roman"/>
          <w:b/>
          <w:bCs/>
        </w:rPr>
        <w:t>The miRNA of the EMT network can stabilize the W/O metabolic phenotype</w:t>
      </w:r>
      <w:bookmarkEnd w:id="54"/>
    </w:p>
    <w:p w14:paraId="54B36B84" w14:textId="32CA9A77" w:rsidR="00E469AE" w:rsidRPr="00602FA5" w:rsidRDefault="00AD7F58" w:rsidP="00C37D76">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55"/>
      <w:r w:rsidRPr="00602FA5">
        <w:rPr>
          <w:rFonts w:ascii="Times New Roman" w:hAnsi="Times New Roman" w:cs="Times New Roman"/>
        </w:rPr>
        <w:t>Together, these results suggest ROS is critical to tumor progression, and mtROS may play a stronger role than noxROS.</w:t>
      </w:r>
      <w:commentRangeEnd w:id="55"/>
      <w:r w:rsidR="009D32C4" w:rsidRPr="00602FA5">
        <w:rPr>
          <w:rStyle w:val="CommentReference"/>
          <w:rFonts w:ascii="Times New Roman" w:hAnsi="Times New Roman" w:cs="Times New Roman"/>
          <w:sz w:val="24"/>
          <w:szCs w:val="24"/>
        </w:rPr>
        <w:commentReference w:id="55"/>
      </w:r>
    </w:p>
    <w:p w14:paraId="55FDCC99" w14:textId="77777777" w:rsidR="006806CF" w:rsidRPr="00602FA5" w:rsidRDefault="00AD7F58" w:rsidP="006806CF">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184C183" wp14:editId="33767D34">
            <wp:extent cx="5333998" cy="2508192"/>
            <wp:effectExtent l="0" t="0" r="635" b="6985"/>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1D6D1385" w14:textId="45A702FA" w:rsidR="00E469AE" w:rsidRPr="00602FA5" w:rsidRDefault="006806CF" w:rsidP="006806CF">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2</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noxROS upregulated by mir34 results in upregulated W/O phenotype and associated with upregulated E/M-W/O phenotype.</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A diagram of the core EMT circuit (left) and the core metabolic circuit (right) connected by the crosstalk between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i w:val="0"/>
          <w:iCs/>
        </w:rPr>
        <w:t xml:space="preserve"> upregulating noxROS (red link representing transcriptional regulation).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Of the nine possible coupled states, as noxROS is upregulated by mir34, there are 4 distinct groupings. All possible coupling</w:t>
      </w:r>
      <w:r w:rsidR="00E6267C" w:rsidRPr="00602FA5">
        <w:rPr>
          <w:rFonts w:ascii="Times New Roman" w:hAnsi="Times New Roman" w:cs="Times New Roman"/>
          <w:i w:val="0"/>
          <w:iCs/>
        </w:rPr>
        <w:t>s</w:t>
      </w:r>
      <w:r w:rsidR="00AD7F58" w:rsidRPr="00602FA5">
        <w:rPr>
          <w:rFonts w:ascii="Times New Roman" w:hAnsi="Times New Roman" w:cs="Times New Roman"/>
          <w:i w:val="0"/>
          <w:iCs/>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3B45E0" w:rsidRPr="00602FA5">
        <w:rPr>
          <w:rFonts w:ascii="Times New Roman" w:hAnsi="Times New Roman" w:cs="Times New Roman"/>
          <w:i w:val="0"/>
          <w:iCs/>
        </w:rPr>
        <w:t>red, tan, and pink</w:t>
      </w:r>
      <w:r w:rsidR="00AD7F58" w:rsidRPr="00602FA5">
        <w:rPr>
          <w:rFonts w:ascii="Times New Roman" w:hAnsi="Times New Roman" w:cs="Times New Roman"/>
          <w:i w:val="0"/>
          <w:iCs/>
        </w:rPr>
        <w:t xml:space="preserve"> regions, respectively.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The background colors corre</w:t>
      </w:r>
      <w:r w:rsidR="007E57FB" w:rsidRPr="00602FA5">
        <w:rPr>
          <w:rFonts w:ascii="Times New Roman" w:hAnsi="Times New Roman" w:cs="Times New Roman"/>
          <w:i w:val="0"/>
          <w:iCs/>
        </w:rPr>
        <w:t>s</w:t>
      </w:r>
      <w:r w:rsidR="00AD7F58" w:rsidRPr="00602FA5">
        <w:rPr>
          <w:rFonts w:ascii="Times New Roman" w:hAnsi="Times New Roman" w:cs="Times New Roman"/>
          <w:i w:val="0"/>
          <w:iCs/>
        </w:rPr>
        <w:t>pond to the colors representing the possible steady states of (B). The lines represent the total number of initial conditions leading to the W, O, or W/O phenotypes as a function of increasing regulation of noxROS by mir34. The W/O phenotype</w:t>
      </w:r>
      <w:r w:rsidR="00E1328E" w:rsidRPr="00602FA5">
        <w:rPr>
          <w:rFonts w:ascii="Times New Roman" w:hAnsi="Times New Roman" w:cs="Times New Roman"/>
          <w:i w:val="0"/>
          <w:iCs/>
        </w:rPr>
        <w:t xml:space="preserve"> (blue)</w:t>
      </w:r>
      <w:r w:rsidR="00AD7F58" w:rsidRPr="00602FA5">
        <w:rPr>
          <w:rFonts w:ascii="Times New Roman" w:hAnsi="Times New Roman" w:cs="Times New Roman"/>
          <w:i w:val="0"/>
          <w:iCs/>
        </w:rPr>
        <w:t xml:space="preserve"> is upregulated, W</w:t>
      </w:r>
      <w:r w:rsidR="005261C8" w:rsidRPr="00602FA5">
        <w:rPr>
          <w:rFonts w:ascii="Times New Roman" w:hAnsi="Times New Roman" w:cs="Times New Roman"/>
          <w:i w:val="0"/>
          <w:iCs/>
        </w:rPr>
        <w:t>arburg (green)</w:t>
      </w:r>
      <w:r w:rsidR="00AD7F58" w:rsidRPr="00602FA5">
        <w:rPr>
          <w:rFonts w:ascii="Times New Roman" w:hAnsi="Times New Roman" w:cs="Times New Roman"/>
          <w:i w:val="0"/>
          <w:iCs/>
        </w:rPr>
        <w:t xml:space="preserve"> phenotype is downregulated, and O</w:t>
      </w:r>
      <w:r w:rsidR="005261C8" w:rsidRPr="00602FA5">
        <w:rPr>
          <w:rFonts w:ascii="Times New Roman" w:hAnsi="Times New Roman" w:cs="Times New Roman"/>
          <w:i w:val="0"/>
          <w:iCs/>
        </w:rPr>
        <w:t>XPHOS (black)</w:t>
      </w:r>
      <w:r w:rsidR="00AD7F58" w:rsidRPr="00602FA5">
        <w:rPr>
          <w:rFonts w:ascii="Times New Roman" w:hAnsi="Times New Roman" w:cs="Times New Roman"/>
          <w:i w:val="0"/>
          <w:iCs/>
        </w:rPr>
        <w:t xml:space="preserve"> is unchanged.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Showing the breakdown of the coupled states associated with the W/O phenotype (i.e., E-W/O, M-W/O, and E/M-W/O)</w:t>
      </w:r>
      <w:r w:rsidR="00457136" w:rsidRPr="00602FA5">
        <w:rPr>
          <w:rFonts w:ascii="Times New Roman" w:hAnsi="Times New Roman" w:cs="Times New Roman"/>
          <w:i w:val="0"/>
          <w:iCs/>
        </w:rPr>
        <w:t xml:space="preserve"> compared to the inactive system</w:t>
      </w:r>
      <w:r w:rsidR="00F1404A"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007348AE" w:rsidRPr="00602FA5">
        <w:rPr>
          <w:rFonts w:ascii="Times New Roman" w:eastAsiaTheme="minorEastAsia" w:hAnsi="Times New Roman" w:cs="Times New Roman"/>
          <w:i w:val="0"/>
          <w:iCs/>
        </w:rPr>
        <w:t>)</w:t>
      </w:r>
      <w:r w:rsidR="00AD7F58" w:rsidRPr="00602FA5">
        <w:rPr>
          <w:rFonts w:ascii="Times New Roman" w:hAnsi="Times New Roman" w:cs="Times New Roman"/>
          <w:i w:val="0"/>
          <w:iCs/>
        </w:rPr>
        <w:t xml:space="preserve">. The E/M-W/O coupled state is greatly upregulated once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FF7D40" w:rsidRPr="00602FA5">
        <w:rPr>
          <w:rFonts w:ascii="Times New Roman" w:eastAsiaTheme="minorEastAsia" w:hAnsi="Times New Roman" w:cs="Times New Roman"/>
          <w:i w:val="0"/>
          <w:iCs/>
        </w:rPr>
        <w:t xml:space="preserve">, </w:t>
      </w:r>
      <w:r w:rsidR="00AD7F58" w:rsidRPr="00602FA5">
        <w:rPr>
          <w:rFonts w:ascii="Times New Roman" w:hAnsi="Times New Roman" w:cs="Times New Roman"/>
          <w:i w:val="0"/>
          <w:iCs/>
        </w:rPr>
        <w:t xml:space="preserve">the M-W/O coupled state is </w:t>
      </w:r>
      <w:r w:rsidR="00FF7D40" w:rsidRPr="00602FA5">
        <w:rPr>
          <w:rFonts w:ascii="Times New Roman" w:hAnsi="Times New Roman" w:cs="Times New Roman"/>
          <w:i w:val="0"/>
          <w:iCs/>
        </w:rPr>
        <w:t>slowly</w:t>
      </w:r>
      <w:r w:rsidR="00AD7F58" w:rsidRPr="00602FA5">
        <w:rPr>
          <w:rFonts w:ascii="Times New Roman" w:hAnsi="Times New Roman" w:cs="Times New Roman"/>
          <w:i w:val="0"/>
          <w:iCs/>
        </w:rPr>
        <w:t xml:space="preserve"> upregulated, and E-W/O </w:t>
      </w:r>
      <w:r w:rsidR="003F6002" w:rsidRPr="00602FA5">
        <w:rPr>
          <w:rFonts w:ascii="Times New Roman" w:hAnsi="Times New Roman" w:cs="Times New Roman"/>
          <w:i w:val="0"/>
          <w:iCs/>
        </w:rPr>
        <w:t>is also upregulated</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(E)</w:t>
      </w:r>
      <w:r w:rsidR="00AD7F58" w:rsidRPr="00602FA5">
        <w:rPr>
          <w:rFonts w:ascii="Times New Roman" w:hAnsi="Times New Roman" w:cs="Times New Roman"/>
          <w:i w:val="0"/>
          <w:iCs/>
        </w:rPr>
        <w:t xml:space="preserve"> Same as (</w:t>
      </w:r>
      <w:r w:rsidR="005E3F80" w:rsidRPr="00602FA5">
        <w:rPr>
          <w:rFonts w:ascii="Times New Roman" w:hAnsi="Times New Roman" w:cs="Times New Roman"/>
          <w:i w:val="0"/>
          <w:iCs/>
        </w:rPr>
        <w:t>D</w:t>
      </w:r>
      <w:r w:rsidR="00AD7F58" w:rsidRPr="00602FA5">
        <w:rPr>
          <w:rFonts w:ascii="Times New Roman" w:hAnsi="Times New Roman" w:cs="Times New Roman"/>
          <w:i w:val="0"/>
          <w:iCs/>
        </w:rPr>
        <w:t xml:space="preserve">) but for the coupled states associated with the Warburg phenotype. Once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D7F58" w:rsidRPr="00602FA5">
        <w:rPr>
          <w:rFonts w:ascii="Times New Roman" w:hAnsi="Times New Roman" w:cs="Times New Roman"/>
          <w:i w:val="0"/>
          <w:iCs/>
        </w:rPr>
        <w:t xml:space="preserve">, both the E-W and M-W states are fully suppressed. The E/M-W coupled state continues to be downregulated until it is fully suppressed near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00AD7F58" w:rsidRPr="00602FA5">
        <w:rPr>
          <w:rFonts w:ascii="Times New Roman" w:hAnsi="Times New Roman" w:cs="Times New Roman"/>
          <w:i w:val="0"/>
          <w:iCs/>
        </w:rPr>
        <w:t>.</w:t>
      </w:r>
    </w:p>
    <w:p w14:paraId="7C928FD6" w14:textId="112520D1" w:rsidR="00E469AE" w:rsidRPr="00602FA5" w:rsidRDefault="00BF217A" w:rsidP="008109C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 xml:space="preserve">the E/M-W/O state.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silencing </w:t>
      </w:r>
      <w:r w:rsidR="00901B36" w:rsidRPr="00602FA5">
        <w:rPr>
          <w:rFonts w:ascii="Times New Roman" w:hAnsi="Times New Roman" w:cs="Times New Roman"/>
        </w:rPr>
        <w:t xml:space="preserve">of </w:t>
      </w:r>
      <w:r w:rsidR="00AD7F58" w:rsidRPr="00602FA5">
        <w:rPr>
          <w:rFonts w:ascii="Times New Roman" w:hAnsi="Times New Roman" w:cs="Times New Roman"/>
        </w:rPr>
        <w:t>Hif1 mRNA results in first the hybrid W/O phenotype being suppressed and then the Warburg phenotype being suppressed, leaving only OXPHOS as a possible metaboli</w:t>
      </w:r>
      <w:r w:rsidR="00901B36" w:rsidRPr="00602FA5">
        <w:rPr>
          <w:rFonts w:ascii="Times New Roman" w:hAnsi="Times New Roman" w:cs="Times New Roman"/>
        </w:rPr>
        <w:t xml:space="preserve">c state </w:t>
      </w:r>
      <w:r w:rsidR="00AD7F58" w:rsidRPr="00602FA5">
        <w:rPr>
          <w:rFonts w:ascii="Times New Roman" w:hAnsi="Times New Roman" w:cs="Times New Roman"/>
        </w:rPr>
        <w:t>(Fig</w:t>
      </w:r>
      <w:r w:rsidR="00757C0B" w:rsidRPr="00602FA5">
        <w:rPr>
          <w:rFonts w:ascii="Times New Roman" w:hAnsi="Times New Roman" w:cs="Times New Roman"/>
        </w:rPr>
        <w:t>.</w:t>
      </w:r>
      <w:r w:rsidR="00AD7F58" w:rsidRPr="00602FA5">
        <w:rPr>
          <w:rFonts w:ascii="Times New Roman" w:hAnsi="Times New Roman" w:cs="Times New Roman"/>
        </w:rPr>
        <w:t xml:space="preserve">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7F58" w:rsidRPr="00602FA5">
        <w:rPr>
          <w:rFonts w:ascii="Times New Roman" w:hAnsi="Times New Roman" w:cs="Times New Roman"/>
        </w:rPr>
        <w:t xml:space="preserve"> in section S2.3). 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Given the similar behavior </w:t>
      </w:r>
      <w:r w:rsidR="00956AC0" w:rsidRPr="00602FA5">
        <w:rPr>
          <w:rFonts w:ascii="Times New Roman" w:hAnsi="Times New Roman" w:cs="Times New Roman"/>
        </w:rPr>
        <w:t xml:space="preserve">noted above </w:t>
      </w:r>
      <w:r w:rsidR="00AD7F58" w:rsidRPr="00602FA5">
        <w:rPr>
          <w:rFonts w:ascii="Times New Roman" w:hAnsi="Times New Roman" w:cs="Times New Roman"/>
        </w:rPr>
        <w:t xml:space="preserve">between </w:t>
      </w:r>
      <w:r w:rsidR="00956AC0" w:rsidRPr="00602FA5">
        <w:rPr>
          <w:rFonts w:ascii="Times New Roman" w:hAnsi="Times New Roman" w:cs="Times New Roman"/>
        </w:rPr>
        <w:t xml:space="preserve">upregulating </w:t>
      </w:r>
      <w:r w:rsidR="00AD7F58" w:rsidRPr="00602FA5">
        <w:rPr>
          <w:rFonts w:ascii="Times New Roman" w:hAnsi="Times New Roman" w:cs="Times New Roman"/>
        </w:rPr>
        <w:t xml:space="preserve">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downregulating Hif1 </w:t>
      </w:r>
      <w:commentRangeStart w:id="56"/>
      <w:r w:rsidR="00AD7F58" w:rsidRPr="00602FA5">
        <w:rPr>
          <w:rFonts w:ascii="Times New Roman" w:hAnsi="Times New Roman" w:cs="Times New Roman"/>
        </w:rPr>
        <w:t xml:space="preserve">there are regions in which the hybrid W/O and coupled E/M-W/O states are fully suppressed </w:t>
      </w:r>
      <w:commentRangeEnd w:id="56"/>
      <w:r w:rsidR="00956AC0" w:rsidRPr="00602FA5">
        <w:rPr>
          <w:rStyle w:val="CommentReference"/>
          <w:rFonts w:ascii="Times New Roman" w:hAnsi="Times New Roman" w:cs="Times New Roman"/>
          <w:sz w:val="24"/>
          <w:szCs w:val="24"/>
        </w:rPr>
        <w:commentReference w:id="56"/>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3</w:t>
      </w:r>
      <w:r w:rsidR="00F33E02" w:rsidRPr="00602FA5">
        <w:rPr>
          <w:rFonts w:ascii="Times New Roman" w:hAnsi="Times New Roman" w:cs="Times New Roman"/>
        </w:rPr>
        <w:t>B</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3</w:t>
      </w:r>
      <w:r w:rsidR="00F33E02" w:rsidRPr="00602FA5">
        <w:rPr>
          <w:rFonts w:ascii="Times New Roman" w:hAnsi="Times New Roman" w:cs="Times New Roman"/>
        </w:rPr>
        <w:t>C</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6BF1ACCF">
            <wp:extent cx="3459480" cy="3455485"/>
            <wp:effectExtent l="0" t="0" r="762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68991" cy="3464985"/>
                    </a:xfrm>
                    <a:prstGeom prst="rect">
                      <a:avLst/>
                    </a:prstGeom>
                    <a:noFill/>
                    <a:ln w="9525">
                      <a:noFill/>
                      <a:headEnd/>
                      <a:tailEnd/>
                    </a:ln>
                  </pic:spPr>
                </pic:pic>
              </a:graphicData>
            </a:graphic>
          </wp:inline>
        </w:drawing>
      </w:r>
    </w:p>
    <w:p w14:paraId="1B69EE80" w14:textId="7479AE99" w:rsidR="001C51AE" w:rsidRPr="00602FA5"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3</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57"/>
      <w:r w:rsidR="00E9300C" w:rsidRPr="00602FA5">
        <w:rPr>
          <w:rFonts w:ascii="Times New Roman" w:hAnsi="Times New Roman" w:cs="Times New Roman"/>
          <w:b/>
          <w:bCs/>
          <w:i w:val="0"/>
          <w:iCs/>
        </w:rPr>
        <w:t>miRNA of the EMT regulatory network can upregulate the W/O phenotype</w:t>
      </w:r>
      <w:commentRangeEnd w:id="57"/>
      <w:r w:rsidR="008E297B" w:rsidRPr="00602FA5">
        <w:rPr>
          <w:rStyle w:val="CommentReference"/>
          <w:rFonts w:ascii="Times New Roman" w:hAnsi="Times New Roman" w:cs="Times New Roman"/>
          <w:i w:val="0"/>
          <w:sz w:val="24"/>
          <w:szCs w:val="24"/>
        </w:rPr>
        <w:commentReference w:id="57"/>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9A4025" w:rsidRPr="00602FA5">
        <w:rPr>
          <w:rFonts w:ascii="Times New Roman" w:hAnsi="Times New Roman" w:cs="Times New Roman"/>
          <w:i w:val="0"/>
          <w:iCs/>
        </w:rPr>
        <w:t xml:space="preserve"> The metabolic phenotypes associated with increasing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B3428A" w:rsidRPr="00602FA5">
        <w:rPr>
          <w:rFonts w:ascii="Times New Roman" w:eastAsiaTheme="minorEastAsia" w:hAnsi="Times New Roman" w:cs="Times New Roman"/>
          <w:i w:val="0"/>
          <w:iCs/>
        </w:rPr>
        <w:t>.</w:t>
      </w:r>
      <w:r w:rsidR="00AD7F58" w:rsidRPr="00602FA5">
        <w:rPr>
          <w:rFonts w:ascii="Times New Roman" w:hAnsi="Times New Roman" w:cs="Times New Roman"/>
          <w:i w:val="0"/>
          <w:iCs/>
        </w:rPr>
        <w:t xml:space="preserve"> The colors (blue, purple, and </w:t>
      </w:r>
      <w:r w:rsidR="00B3428A" w:rsidRPr="00602FA5">
        <w:rPr>
          <w:rFonts w:ascii="Times New Roman" w:hAnsi="Times New Roman" w:cs="Times New Roman"/>
          <w:i w:val="0"/>
          <w:iCs/>
        </w:rPr>
        <w:t>yellow</w:t>
      </w:r>
      <w:r w:rsidR="00AD7F58" w:rsidRPr="00602FA5">
        <w:rPr>
          <w:rFonts w:ascii="Times New Roman" w:hAnsi="Times New Roman" w:cs="Times New Roman"/>
          <w:i w:val="0"/>
          <w:iCs/>
        </w:rPr>
        <w:t xml:space="preserve">) represent the </w:t>
      </w:r>
      <w:r w:rsidR="00B3428A" w:rsidRPr="00602FA5">
        <w:rPr>
          <w:rFonts w:ascii="Times New Roman" w:hAnsi="Times New Roman" w:cs="Times New Roman"/>
          <w:i w:val="0"/>
          <w:iCs/>
        </w:rPr>
        <w:t xml:space="preserve">regions with </w:t>
      </w:r>
      <w:r w:rsidR="00AD7F58" w:rsidRPr="00602FA5">
        <w:rPr>
          <w:rFonts w:ascii="Times New Roman" w:hAnsi="Times New Roman" w:cs="Times New Roman"/>
          <w:i w:val="0"/>
          <w:iCs/>
        </w:rPr>
        <w:t>possible phenotypes (O, [</w:t>
      </w:r>
      <w:proofErr w:type="gramStart"/>
      <w:r w:rsidR="00AD7F58" w:rsidRPr="00602FA5">
        <w:rPr>
          <w:rFonts w:ascii="Times New Roman" w:hAnsi="Times New Roman" w:cs="Times New Roman"/>
          <w:i w:val="0"/>
          <w:iCs/>
        </w:rPr>
        <w:t>W,O</w:t>
      </w:r>
      <w:proofErr w:type="gramEnd"/>
      <w:r w:rsidR="00AD7F58" w:rsidRPr="00602FA5">
        <w:rPr>
          <w:rFonts w:ascii="Times New Roman" w:hAnsi="Times New Roman" w:cs="Times New Roman"/>
          <w:i w:val="0"/>
          <w:iCs/>
        </w:rPr>
        <w:t>], and [W,O,W/O])</w:t>
      </w:r>
      <w:r w:rsidR="00416EBB" w:rsidRPr="00602FA5">
        <w:rPr>
          <w:rFonts w:ascii="Times New Roman" w:hAnsi="Times New Roman" w:cs="Times New Roman"/>
          <w:i w:val="0"/>
          <w:iCs/>
        </w:rPr>
        <w:t xml:space="preserve">. The hybrid W/O state is suppressed first, then the Warburg state, and only OXPHOS is a possible metabolic phenotype when Hif-1 mRNA has been mostly silenced. </w:t>
      </w:r>
      <w:r w:rsidR="00AD7F58" w:rsidRPr="00602FA5">
        <w:rPr>
          <w:rFonts w:ascii="Times New Roman" w:hAnsi="Times New Roman" w:cs="Times New Roman"/>
          <w:b/>
          <w:bCs/>
          <w:i w:val="0"/>
          <w:iCs/>
        </w:rPr>
        <w:t>(</w:t>
      </w:r>
      <w:r w:rsidR="00F33E02"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F33E02" w:rsidRPr="00602FA5">
        <w:rPr>
          <w:rFonts w:ascii="Times New Roman" w:eastAsiaTheme="minorEastAsia" w:hAnsi="Times New Roman" w:cs="Times New Roman"/>
          <w:b/>
          <w:bCs/>
          <w:i w:val="0"/>
          <w:iCs/>
        </w:rPr>
        <w:t>C</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The phase plane corresponding to all EMT driven regulatory links (network pictured in C).</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yellow region of (A)</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 xml:space="preserve">As noxROS is upregulation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p>
    <w:p w14:paraId="77B2CEED" w14:textId="77777777" w:rsidR="00E469AE" w:rsidRPr="00602FA5" w:rsidRDefault="00AD7F58" w:rsidP="00D903A3">
      <w:pPr>
        <w:pStyle w:val="BodyText"/>
        <w:spacing w:line="480" w:lineRule="auto"/>
        <w:rPr>
          <w:rFonts w:ascii="Times New Roman" w:hAnsi="Times New Roman" w:cs="Times New Roman"/>
          <w:b/>
          <w:bCs/>
        </w:rPr>
      </w:pPr>
      <w:bookmarkStart w:id="58" w:name="tfs-of-the-metabolic-network-can-stabili"/>
      <w:r w:rsidRPr="00602FA5">
        <w:rPr>
          <w:rFonts w:ascii="Times New Roman" w:hAnsi="Times New Roman" w:cs="Times New Roman"/>
          <w:b/>
          <w:bCs/>
        </w:rPr>
        <w:t>TFs of the metabolic network can stabilize the E/M metabolic phenotype</w:t>
      </w:r>
      <w:bookmarkEnd w:id="58"/>
    </w:p>
    <w:p w14:paraId="21B95642" w14:textId="5432FED1" w:rsidR="00E469AE" w:rsidRPr="00602FA5" w:rsidRDefault="007F087E" w:rsidP="00D903A3">
      <w:pPr>
        <w:pStyle w:val="FirstParagraph"/>
        <w:spacing w:line="480" w:lineRule="auto"/>
        <w:rPr>
          <w:rFonts w:ascii="Times New Roman" w:hAnsi="Times New Roman" w:cs="Times New Roman"/>
        </w:rPr>
      </w:pPr>
      <w:ins w:id="59" w:author="Madeline Galbraith" w:date="2022-03-07T12:4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w:t>
        </w:r>
        <w:r w:rsidR="007F0829" w:rsidRPr="00602FA5">
          <w:rPr>
            <w:rFonts w:ascii="Times New Roman" w:hAnsi="Times New Roman" w:cs="Times New Roman"/>
          </w:rPr>
          <w:t xml:space="preserve"> </w:t>
        </w:r>
      </w:ins>
      <w:r w:rsidR="00AD7F58" w:rsidRPr="00602FA5">
        <w:rPr>
          <w:rFonts w:ascii="Times New Roman" w:hAnsi="Times New Roman" w:cs="Times New Roman"/>
        </w:rPr>
        <w:t xml:space="preserve">Looking more closely at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 which Hif-1 regulates Snail </w:t>
      </w:r>
      <w:ins w:id="60" w:author="Madeline Galbraith" w:date="2022-04-01T14:04:00Z">
        <w:r w:rsidR="0014758B" w:rsidRPr="00602FA5">
          <w:rPr>
            <w:rFonts w:ascii="Times New Roman" w:hAnsi="Times New Roman" w:cs="Times New Roman"/>
          </w:rPr>
          <w:t>(Fig. 4A</w:t>
        </w:r>
      </w:ins>
      <w:ins w:id="61" w:author="Madeline Galbraith" w:date="2022-04-01T14:05:00Z">
        <w:r w:rsidR="0014758B" w:rsidRPr="00602FA5">
          <w:rPr>
            <w:rFonts w:ascii="Times New Roman" w:hAnsi="Times New Roman" w:cs="Times New Roman"/>
          </w:rPr>
          <w:t xml:space="preserve"> and S1</w:t>
        </w:r>
      </w:ins>
      <w:ins w:id="62" w:author="Madeline Galbraith" w:date="2022-04-01T16:59:00Z">
        <w:r w:rsidR="00A43BF4" w:rsidRPr="00602FA5">
          <w:rPr>
            <w:rFonts w:ascii="Times New Roman" w:hAnsi="Times New Roman" w:cs="Times New Roman"/>
          </w:rPr>
          <w:t>2</w:t>
        </w:r>
      </w:ins>
      <w:ins w:id="63" w:author="Madeline Galbraith" w:date="2022-04-01T14:04:00Z">
        <w:r w:rsidR="0014758B" w:rsidRPr="00602FA5">
          <w:rPr>
            <w:rFonts w:ascii="Times New Roman" w:hAnsi="Times New Roman" w:cs="Times New Roman"/>
          </w:rPr>
          <w:t xml:space="preserve">) </w:t>
        </w:r>
      </w:ins>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64" w:author="Madeline Galbraith" w:date="2022-04-01T14:05:00Z">
        <w:r w:rsidR="0014758B" w:rsidRPr="00602FA5">
          <w:rPr>
            <w:rFonts w:ascii="Times New Roman" w:eastAsiaTheme="minorEastAsia" w:hAnsi="Times New Roman" w:cs="Times New Roman"/>
          </w:rPr>
          <w:t xml:space="preserve"> (Fig. S1</w:t>
        </w:r>
      </w:ins>
      <w:ins w:id="65" w:author="Madeline Galbraith" w:date="2022-04-01T17:03:00Z">
        <w:r w:rsidR="00C217AE" w:rsidRPr="00602FA5">
          <w:rPr>
            <w:rFonts w:ascii="Times New Roman" w:eastAsiaTheme="minorEastAsia" w:hAnsi="Times New Roman" w:cs="Times New Roman"/>
          </w:rPr>
          <w:t>3</w:t>
        </w:r>
      </w:ins>
      <w:ins w:id="66" w:author="Madeline Galbraith" w:date="2022-04-01T14:05:00Z">
        <w:r w:rsidR="0014758B" w:rsidRPr="00602FA5">
          <w:rPr>
            <w:rFonts w:ascii="Times New Roman" w:eastAsiaTheme="minorEastAsia" w:hAnsi="Times New Roman" w:cs="Times New Roman"/>
          </w:rPr>
          <w:t>)</w:t>
        </w:r>
      </w:ins>
      <w:r w:rsidR="00AD7F58"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602FA5">
        <w:rPr>
          <w:rFonts w:ascii="Times New Roman" w:hAnsi="Times New Roman" w:cs="Times New Roman"/>
        </w:rPr>
        <w:t>-</w:t>
      </w:r>
      <w:r w:rsidR="00AD7F58" w:rsidRPr="00602FA5">
        <w:rPr>
          <w:rFonts w:ascii="Times New Roman" w:hAnsi="Times New Roman" w:cs="Times New Roman"/>
        </w:rPr>
        <w:t>1</w:t>
      </w:r>
      <w:ins w:id="67" w:author="Madeline Galbraith" w:date="2022-03-07T12:49:00Z">
        <w:r w:rsidR="0082493E" w:rsidRPr="00602FA5">
          <w:rPr>
            <w:rFonts w:ascii="Times New Roman" w:hAnsi="Times New Roman" w:cs="Times New Roman"/>
          </w:rPr>
          <w:t xml:space="preserve"> driven</w:t>
        </w:r>
      </w:ins>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AMPK pushes the EMT network to adopt an epithelial phenotype and suppresses the E/M state before the mesenchymal state</w:t>
      </w:r>
      <w:ins w:id="68" w:author="Madeline Galbraith" w:date="2022-04-01T14:08:00Z">
        <w:r w:rsidR="00070C24" w:rsidRPr="00602FA5">
          <w:rPr>
            <w:rFonts w:ascii="Times New Roman" w:hAnsi="Times New Roman" w:cs="Times New Roman"/>
          </w:rPr>
          <w:t xml:space="preserve"> (Fig. 4B)</w:t>
        </w:r>
      </w:ins>
      <w:r w:rsidR="00AD7F58"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69" w:author="Madeline Galbraith" w:date="2022-03-07T12:50:00Z">
        <w:r w:rsidR="00C23E0F" w:rsidRPr="00602FA5">
          <w:rPr>
            <w:rFonts w:ascii="Times New Roman" w:hAnsi="Times New Roman" w:cs="Times New Roman"/>
          </w:rPr>
          <w:t xml:space="preserve">OXPHOS nor Warburg metabolism </w:t>
        </w:r>
      </w:ins>
      <w:r w:rsidR="00AD7F58" w:rsidRPr="00602FA5">
        <w:rPr>
          <w:rFonts w:ascii="Times New Roman" w:hAnsi="Times New Roman" w:cs="Times New Roman"/>
        </w:rPr>
        <w:t>is strongly associated with the E/M phenotype. Furthermore, AMPK inhibiting Zeb or Snail have nearly identical phases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A43BF4" w:rsidRPr="00602FA5">
        <w:rPr>
          <w:rFonts w:ascii="Times New Roman" w:hAnsi="Times New Roman" w:cs="Times New Roman"/>
        </w:rPr>
        <w:t>4</w:t>
      </w:r>
      <w:r w:rsidR="00AD7F58" w:rsidRPr="00602FA5">
        <w:rPr>
          <w:rFonts w:ascii="Times New Roman" w:hAnsi="Times New Roman" w:cs="Times New Roman"/>
        </w:rPr>
        <w:t xml:space="preserve"> and S1</w:t>
      </w:r>
      <w:r w:rsidR="00084675" w:rsidRPr="00602FA5">
        <w:rPr>
          <w:rFonts w:ascii="Times New Roman" w:hAnsi="Times New Roman" w:cs="Times New Roman"/>
        </w:rPr>
        <w:t>5</w:t>
      </w:r>
      <w:r w:rsidR="00AD7F58" w:rsidRPr="00602FA5">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goes through different sets of possible steady states before saturating at fully epithelial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FE7FF6" w:rsidRPr="00602FA5">
        <w:rPr>
          <w:rFonts w:ascii="Times New Roman" w:hAnsi="Times New Roman" w:cs="Times New Roman"/>
        </w:rPr>
        <w:t>1</w:t>
      </w:r>
      <w:r w:rsidR="00A43BF4" w:rsidRPr="00602FA5">
        <w:rPr>
          <w:rFonts w:ascii="Times New Roman" w:hAnsi="Times New Roman" w:cs="Times New Roman"/>
        </w:rPr>
        <w:t>6</w:t>
      </w:r>
      <w:r w:rsidR="00AD7F58" w:rsidRPr="00602FA5">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Hif1 upregulating Snail go through different sets of possible steady states before nearly saturating at mesenchymal (Fig</w:t>
      </w:r>
      <w:r w:rsidR="003352BC" w:rsidRPr="00602FA5">
        <w:rPr>
          <w:rFonts w:ascii="Times New Roman" w:hAnsi="Times New Roman" w:cs="Times New Roman"/>
        </w:rPr>
        <w:t>.</w:t>
      </w:r>
      <w:r w:rsidR="00AD7F58" w:rsidRPr="00602FA5">
        <w:rPr>
          <w:rFonts w:ascii="Times New Roman" w:hAnsi="Times New Roman" w:cs="Times New Roman"/>
        </w:rPr>
        <w:t xml:space="preserve"> S1</w:t>
      </w:r>
      <w:r w:rsidR="00A43BF4" w:rsidRPr="00602FA5">
        <w:rPr>
          <w:rFonts w:ascii="Times New Roman" w:hAnsi="Times New Roman" w:cs="Times New Roman"/>
        </w:rPr>
        <w:t>3</w:t>
      </w:r>
      <w:r w:rsidR="00AD7F58" w:rsidRPr="00602FA5">
        <w:rPr>
          <w:rFonts w:ascii="Times New Roman" w:hAnsi="Times New Roman" w:cs="Times New Roman"/>
        </w:rPr>
        <w:t xml:space="preserve"> and S</w:t>
      </w:r>
      <w:r w:rsidR="00FE7FF6" w:rsidRPr="00602FA5">
        <w:rPr>
          <w:rFonts w:ascii="Times New Roman" w:hAnsi="Times New Roman" w:cs="Times New Roman"/>
        </w:rPr>
        <w:t>1</w:t>
      </w:r>
      <w:r w:rsidR="00A43BF4" w:rsidRPr="00602FA5">
        <w:rPr>
          <w:rFonts w:ascii="Times New Roman" w:hAnsi="Times New Roman" w:cs="Times New Roman"/>
        </w:rPr>
        <w:t>2</w:t>
      </w:r>
      <w:r w:rsidR="00AD7F58" w:rsidRPr="00602FA5">
        <w:rPr>
          <w:rFonts w:ascii="Times New Roman" w:hAnsi="Times New Roman" w:cs="Times New Roman"/>
        </w:rPr>
        <w:t>).</w:t>
      </w:r>
      <w:r w:rsidR="00B676AE" w:rsidRPr="00602FA5">
        <w:rPr>
          <w:rFonts w:ascii="Times New Roman" w:hAnsi="Times New Roman" w:cs="Times New Roman"/>
        </w:rPr>
        <w:t xml:space="preserve"> </w:t>
      </w:r>
    </w:p>
    <w:p w14:paraId="5E2ED4B4" w14:textId="56AB945F" w:rsidR="00E469AE" w:rsidRPr="00602FA5" w:rsidRDefault="00AD7F58"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4A and 4B).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70"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71" w:author="Madeline Galbraith" w:date="2022-04-01T16:50:00Z">
        <w:r w:rsidR="00815647" w:rsidRPr="00602FA5">
          <w:rPr>
            <w:rFonts w:ascii="Times New Roman" w:hAnsi="Times New Roman" w:cs="Times New Roman"/>
          </w:rPr>
          <w:t>.</w:t>
        </w:r>
      </w:ins>
      <w:ins w:id="72" w:author="Madeline Galbraith" w:date="2022-03-07T12:57:00Z">
        <w:r w:rsidR="00E72DA9" w:rsidRPr="00602FA5">
          <w:rPr>
            <w:rFonts w:ascii="Times New Roman" w:hAnsi="Times New Roman" w:cs="Times New Roman"/>
          </w:rPr>
          <w:t xml:space="preserve"> S</w:t>
        </w:r>
      </w:ins>
      <w:ins w:id="73" w:author="Madeline Galbraith" w:date="2022-03-08T16:51:00Z">
        <w:r w:rsidR="001D6FB1" w:rsidRPr="00602FA5">
          <w:rPr>
            <w:rFonts w:ascii="Times New Roman" w:hAnsi="Times New Roman" w:cs="Times New Roman"/>
          </w:rPr>
          <w:t>18</w:t>
        </w:r>
      </w:ins>
      <w:ins w:id="74" w:author="Madeline Galbraith" w:date="2022-03-07T12:57:00Z">
        <w:r w:rsidR="00E72DA9" w:rsidRPr="00602FA5">
          <w:rPr>
            <w:rFonts w:ascii="Times New Roman" w:hAnsi="Times New Roman" w:cs="Times New Roman"/>
          </w:rPr>
          <w:t>), suggesting</w:t>
        </w:r>
      </w:ins>
      <w:ins w:id="75"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76" w:author="Madeline Galbraith" w:date="2022-04-01T14:11:00Z">
        <w:r w:rsidR="009749FD" w:rsidRPr="00602FA5">
          <w:rPr>
            <w:rFonts w:ascii="Times New Roman" w:hAnsi="Times New Roman" w:cs="Times New Roman"/>
          </w:rPr>
          <w:t xml:space="preserve">and multiple gene regulators must be targeted </w:t>
        </w:r>
      </w:ins>
      <w:ins w:id="77"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78"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4C)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4D).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4D compared to Fig</w:t>
      </w:r>
      <w:r w:rsidR="003352BC" w:rsidRPr="00602FA5">
        <w:rPr>
          <w:rFonts w:ascii="Times New Roman" w:hAnsi="Times New Roman" w:cs="Times New Roman"/>
        </w:rPr>
        <w:t>.</w:t>
      </w:r>
      <w:r w:rsidRPr="00602FA5">
        <w:rPr>
          <w:rFonts w:ascii="Times New Roman" w:hAnsi="Times New Roman" w:cs="Times New Roman"/>
        </w:rPr>
        <w:t xml:space="preserve"> 3D).</w:t>
      </w:r>
      <w:ins w:id="79"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80"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81" w:author="Madeline Galbraith" w:date="2022-04-01T14:17:00Z">
        <w:r w:rsidR="00707B64" w:rsidRPr="00602FA5">
          <w:rPr>
            <w:rFonts w:ascii="Times New Roman" w:hAnsi="Times New Roman" w:cs="Times New Roman"/>
          </w:rPr>
          <w:t>the metabolic phenotype associated with the E/M state, as mentioned above (see Fig. S1</w:t>
        </w:r>
      </w:ins>
      <w:ins w:id="82" w:author="Madeline Galbraith" w:date="2022-04-01T17:03:00Z">
        <w:r w:rsidR="00A43BF4" w:rsidRPr="00602FA5">
          <w:rPr>
            <w:rFonts w:ascii="Times New Roman" w:hAnsi="Times New Roman" w:cs="Times New Roman"/>
          </w:rPr>
          <w:t>4</w:t>
        </w:r>
      </w:ins>
      <w:ins w:id="83"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84" w:author="Madeline Galbraith" w:date="2022-04-01T17:02:00Z">
        <w:r w:rsidR="00A43BF4" w:rsidRPr="00602FA5">
          <w:rPr>
            <w:rFonts w:ascii="Times New Roman" w:hAnsi="Times New Roman" w:cs="Times New Roman"/>
          </w:rPr>
          <w:t>6</w:t>
        </w:r>
      </w:ins>
      <w:ins w:id="85"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86"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87" w:author="Madeline Galbraith" w:date="2022-04-01T14:19:00Z">
        <w:r w:rsidR="001156AA" w:rsidRPr="00602FA5">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5544723"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Hif-</w:t>
      </w:r>
      <w:proofErr w:type="gramStart"/>
      <w:r w:rsidR="00506DAC" w:rsidRPr="00602FA5">
        <w:rPr>
          <w:rFonts w:ascii="Times New Roman" w:hAnsi="Times New Roman" w:cs="Times New Roman"/>
          <w:i w:val="0"/>
          <w:iCs/>
        </w:rPr>
        <w:t xml:space="preserve">1 </w:t>
      </w:r>
      <w:r w:rsidR="00AD7F58" w:rsidRPr="00602FA5">
        <w:rPr>
          <w:rFonts w:ascii="Times New Roman" w:hAnsi="Times New Roman" w:cs="Times New Roman"/>
          <w:i w:val="0"/>
          <w:iCs/>
        </w:rPr>
        <w:t xml:space="preserve"> upregulates</w:t>
      </w:r>
      <w:proofErr w:type="gramEnd"/>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77777777" w:rsidR="00E469AE" w:rsidRPr="00602FA5" w:rsidRDefault="00AD7F58" w:rsidP="00D903A3">
      <w:pPr>
        <w:pStyle w:val="BodyText"/>
        <w:spacing w:line="480" w:lineRule="auto"/>
        <w:rPr>
          <w:rFonts w:ascii="Times New Roman" w:hAnsi="Times New Roman" w:cs="Times New Roman"/>
          <w:b/>
          <w:bCs/>
        </w:rPr>
      </w:pPr>
      <w:bookmarkStart w:id="88" w:name="hybrid-em-wo-phenotype-can-be-stabilized"/>
      <w:r w:rsidRPr="00602FA5">
        <w:rPr>
          <w:rFonts w:ascii="Times New Roman" w:hAnsi="Times New Roman" w:cs="Times New Roman"/>
          <w:b/>
          <w:bCs/>
        </w:rPr>
        <w:t>Hybrid E/M-W/O phenotype can be stabilized</w:t>
      </w:r>
      <w:bookmarkEnd w:id="88"/>
    </w:p>
    <w:p w14:paraId="62A9D4B6" w14:textId="77777777"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28522455" w14:textId="7E468585" w:rsidR="00E469AE" w:rsidRPr="00602FA5" w:rsidRDefault="00AD7F58" w:rsidP="005B460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w:t>
      </w:r>
      <w:r w:rsidR="00131EBC" w:rsidRPr="00602FA5">
        <w:rPr>
          <w:rFonts w:ascii="Times New Roman" w:hAnsi="Times New Roman" w:cs="Times New Roman"/>
        </w:rPr>
        <w:t>Fig. 5</w:t>
      </w:r>
      <w:r w:rsidR="0098749F" w:rsidRPr="00602FA5">
        <w:rPr>
          <w:rFonts w:ascii="Times New Roman" w:hAnsi="Times New Roman" w:cs="Times New Roman"/>
        </w:rPr>
        <w:t>A</w:t>
      </w:r>
      <w:r w:rsidR="00131EBC" w:rsidRPr="00602FA5">
        <w:rPr>
          <w:rFonts w:ascii="Times New Roman" w:hAnsi="Times New Roman" w:cs="Times New Roman"/>
        </w:rPr>
        <w:t xml:space="preserve"> shows the coupled states corresponding to the metabolic phenotypes in </w:t>
      </w:r>
      <w:r w:rsidRPr="00602FA5">
        <w:rPr>
          <w:rFonts w:ascii="Times New Roman" w:hAnsi="Times New Roman" w:cs="Times New Roman"/>
        </w:rPr>
        <w:t>Fig</w:t>
      </w:r>
      <w:r w:rsidR="00815647" w:rsidRPr="00602FA5">
        <w:rPr>
          <w:rFonts w:ascii="Times New Roman" w:hAnsi="Times New Roman" w:cs="Times New Roman"/>
        </w:rPr>
        <w:t>.</w:t>
      </w:r>
      <w:r w:rsidRPr="00602FA5">
        <w:rPr>
          <w:rFonts w:ascii="Times New Roman" w:hAnsi="Times New Roman" w:cs="Times New Roman"/>
        </w:rPr>
        <w:t xml:space="preserve"> 3C</w:t>
      </w:r>
      <w:ins w:id="89" w:author="Madeline Galbraith" w:date="2022-03-08T16:52:00Z">
        <w:r w:rsidR="0098749F" w:rsidRPr="00602FA5">
          <w:rPr>
            <w:rFonts w:ascii="Times New Roman" w:hAnsi="Times New Roman" w:cs="Times New Roman"/>
          </w:rPr>
          <w:t xml:space="preserve"> and full parameter ranges are in Fig</w:t>
        </w:r>
      </w:ins>
      <w:ins w:id="90" w:author="Madeline Galbraith" w:date="2022-04-01T16:48:00Z">
        <w:r w:rsidR="00815647" w:rsidRPr="00602FA5">
          <w:rPr>
            <w:rFonts w:ascii="Times New Roman" w:hAnsi="Times New Roman" w:cs="Times New Roman"/>
          </w:rPr>
          <w:t>.</w:t>
        </w:r>
      </w:ins>
      <w:ins w:id="91" w:author="Madeline Galbraith" w:date="2022-03-08T16:52:00Z">
        <w:r w:rsidR="0098749F" w:rsidRPr="00602FA5">
          <w:rPr>
            <w:rFonts w:ascii="Times New Roman" w:hAnsi="Times New Roman" w:cs="Times New Roman"/>
          </w:rPr>
          <w:t xml:space="preserve"> S19A</w:t>
        </w:r>
      </w:ins>
      <w:r w:rsidR="00131EBC" w:rsidRPr="00602FA5">
        <w:rPr>
          <w:rFonts w:ascii="Times New Roman" w:hAnsi="Times New Roman" w:cs="Times New Roman"/>
        </w:rPr>
        <w:t>)</w:t>
      </w:r>
      <w:r w:rsidRPr="00602FA5">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27D3C72" w:rsidR="00E469AE" w:rsidRPr="00602FA5" w:rsidRDefault="00AD7F58" w:rsidP="001B1BD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92"/>
      <w:commentRangeStart w:id="93"/>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92"/>
      <w:r w:rsidR="00E462F4" w:rsidRPr="00602FA5">
        <w:rPr>
          <w:rStyle w:val="CommentReference"/>
          <w:rFonts w:ascii="Times New Roman" w:hAnsi="Times New Roman" w:cs="Times New Roman"/>
          <w:sz w:val="24"/>
          <w:szCs w:val="24"/>
        </w:rPr>
        <w:commentReference w:id="92"/>
      </w:r>
      <w:commentRangeEnd w:id="93"/>
      <w:r w:rsidR="002D7C3B" w:rsidRPr="00602FA5">
        <w:rPr>
          <w:rStyle w:val="CommentReference"/>
          <w:rFonts w:ascii="Times New Roman" w:hAnsi="Times New Roman" w:cs="Times New Roman"/>
          <w:sz w:val="24"/>
          <w:szCs w:val="24"/>
        </w:rPr>
        <w:commentReference w:id="93"/>
      </w:r>
      <w:r w:rsidRPr="00602FA5">
        <w:rPr>
          <w:rFonts w:ascii="Times New Roman" w:hAnsi="Times New Roman" w:cs="Times New Roman"/>
        </w:rPr>
        <w:t xml:space="preserve">and when the E/M state is present it is associated with the hybrid </w:t>
      </w:r>
      <w:ins w:id="94" w:author="Madeline Galbraith" w:date="2022-04-01T14:21:00Z">
        <w:r w:rsidR="0020705B" w:rsidRPr="00602FA5">
          <w:rPr>
            <w:rFonts w:ascii="Times New Roman" w:hAnsi="Times New Roman" w:cs="Times New Roman"/>
          </w:rPr>
          <w:t xml:space="preserve">W/O </w:t>
        </w:r>
      </w:ins>
      <w:r w:rsidRPr="00602FA5">
        <w:rPr>
          <w:rFonts w:ascii="Times New Roman" w:hAnsi="Times New Roman" w:cs="Times New Roman"/>
        </w:rPr>
        <w:t>metabolic phenotype (Fig</w:t>
      </w:r>
      <w:r w:rsidR="00815647" w:rsidRPr="00602FA5">
        <w:rPr>
          <w:rFonts w:ascii="Times New Roman" w:hAnsi="Times New Roman" w:cs="Times New Roman"/>
        </w:rPr>
        <w:t>.</w:t>
      </w:r>
      <w:r w:rsidRPr="00602FA5">
        <w:rPr>
          <w:rFonts w:ascii="Times New Roman" w:hAnsi="Times New Roman" w:cs="Times New Roman"/>
        </w:rPr>
        <w:t xml:space="preserve"> 5B</w:t>
      </w:r>
      <w:r w:rsidR="0089719C" w:rsidRPr="00602FA5">
        <w:rPr>
          <w:rFonts w:ascii="Times New Roman" w:hAnsi="Times New Roman" w:cs="Times New Roman"/>
        </w:rPr>
        <w:t xml:space="preserve"> and S19B</w:t>
      </w:r>
      <w:r w:rsidRPr="00602FA5">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95" w:author="Madeline Galbraith" w:date="2022-03-07T14:48:00Z">
        <w:r w:rsidR="00C90A2F" w:rsidRPr="00602FA5">
          <w:rPr>
            <w:rFonts w:ascii="Times New Roman" w:hAnsi="Times New Roman" w:cs="Times New Roman"/>
          </w:rPr>
          <w:t xml:space="preserve">cells in the primary tumor utilize </w:t>
        </w:r>
      </w:ins>
      <w:ins w:id="96" w:author="Madeline Galbraith" w:date="2022-03-07T14:49:00Z">
        <w:r w:rsidR="00C90A2F" w:rsidRPr="00602FA5">
          <w:rPr>
            <w:rFonts w:ascii="Times New Roman" w:hAnsi="Times New Roman" w:cs="Times New Roman"/>
          </w:rPr>
          <w:t xml:space="preserve">OXPHOS while clusters of migrating cells utilize a combination of aerobic glycolysis and OXPHOS. </w:t>
        </w:r>
      </w:ins>
      <w:del w:id="97" w:author="Madeline Galbraith" w:date="2022-03-07T14:49:00Z">
        <w:r w:rsidRPr="00602FA5"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60A679A"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98"/>
      <w:commentRangeStart w:id="99"/>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5C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98"/>
      <w:r w:rsidR="00F16605" w:rsidRPr="00602FA5">
        <w:rPr>
          <w:rStyle w:val="CommentReference"/>
          <w:rFonts w:ascii="Times New Roman" w:hAnsi="Times New Roman" w:cs="Times New Roman"/>
          <w:sz w:val="24"/>
          <w:szCs w:val="24"/>
        </w:rPr>
        <w:commentReference w:id="98"/>
      </w:r>
      <w:commentRangeEnd w:id="99"/>
      <w:r w:rsidR="002D7C3B" w:rsidRPr="00602FA5">
        <w:rPr>
          <w:rStyle w:val="CommentReference"/>
          <w:rFonts w:ascii="Times New Roman" w:hAnsi="Times New Roman" w:cs="Times New Roman"/>
          <w:sz w:val="24"/>
          <w:szCs w:val="24"/>
        </w:rPr>
        <w:commentReference w:id="99"/>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5D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196DCC2F"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100" w:name="normal-cells-can-become-cancerous-when-c"/>
      <w:commentRangeStart w:id="101"/>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100"/>
      <w:commentRangeEnd w:id="101"/>
      <w:r w:rsidR="00F16605" w:rsidRPr="00602FA5">
        <w:rPr>
          <w:rStyle w:val="CommentReference"/>
          <w:rFonts w:ascii="Times New Roman" w:hAnsi="Times New Roman" w:cs="Times New Roman"/>
          <w:sz w:val="24"/>
          <w:szCs w:val="24"/>
        </w:rPr>
        <w:commentReference w:id="101"/>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0B0492AB"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102"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103"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6B and S</w:t>
      </w:r>
      <w:r w:rsidR="00867E8D" w:rsidRPr="00602FA5">
        <w:rPr>
          <w:rFonts w:ascii="Times New Roman" w:hAnsi="Times New Roman" w:cs="Times New Roman"/>
        </w:rPr>
        <w:t>24</w:t>
      </w:r>
      <w:r w:rsidRPr="00602FA5">
        <w:rPr>
          <w:rFonts w:ascii="Times New Roman" w:hAnsi="Times New Roman" w:cs="Times New Roman"/>
        </w:rPr>
        <w:t xml:space="preserve">). The </w:t>
      </w:r>
      <w:ins w:id="104" w:author="Madeline Galbraith" w:date="2022-03-07T14:56:00Z">
        <w:r w:rsidR="00200FFD" w:rsidRPr="00602FA5">
          <w:rPr>
            <w:rFonts w:ascii="Times New Roman" w:hAnsi="Times New Roman" w:cs="Times New Roman"/>
          </w:rPr>
          <w:t>EMT network</w:t>
        </w:r>
      </w:ins>
      <w:del w:id="105"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106" w:author="Madeline Galbraith" w:date="2022-04-01T14:41:00Z">
        <w:r w:rsidR="00FB1CDF" w:rsidRPr="00602FA5">
          <w:rPr>
            <w:rFonts w:ascii="Times New Roman" w:eastAsiaTheme="minorEastAsia" w:hAnsi="Times New Roman" w:cs="Times New Roman"/>
          </w:rPr>
          <w:t xml:space="preserve"> (</w:t>
        </w:r>
      </w:ins>
      <w:ins w:id="107" w:author="Madeline Galbraith" w:date="2022-04-01T14:42:00Z">
        <w:r w:rsidR="00FB1CDF" w:rsidRPr="00602FA5">
          <w:rPr>
            <w:rFonts w:ascii="Times New Roman" w:eastAsiaTheme="minorEastAsia" w:hAnsi="Times New Roman" w:cs="Times New Roman"/>
          </w:rPr>
          <w:t>Fig</w:t>
        </w:r>
      </w:ins>
      <w:ins w:id="108" w:author="Madeline Galbraith" w:date="2022-04-01T16:49:00Z">
        <w:r w:rsidR="00815647" w:rsidRPr="00602FA5">
          <w:rPr>
            <w:rFonts w:ascii="Times New Roman" w:eastAsiaTheme="minorEastAsia" w:hAnsi="Times New Roman" w:cs="Times New Roman"/>
          </w:rPr>
          <w:t>.</w:t>
        </w:r>
      </w:ins>
      <w:ins w:id="109" w:author="Madeline Galbraith" w:date="2022-04-01T14:42:00Z">
        <w:r w:rsidR="00FB1CDF" w:rsidRPr="00602FA5">
          <w:rPr>
            <w:rFonts w:ascii="Times New Roman" w:eastAsiaTheme="minorEastAsia" w:hAnsi="Times New Roman" w:cs="Times New Roman"/>
          </w:rPr>
          <w:t xml:space="preserve"> S</w:t>
        </w:r>
      </w:ins>
      <w:ins w:id="110" w:author="Madeline Galbraith" w:date="2022-04-01T17:05:00Z">
        <w:r w:rsidR="00084675" w:rsidRPr="00602FA5">
          <w:rPr>
            <w:rFonts w:ascii="Times New Roman" w:eastAsiaTheme="minorEastAsia" w:hAnsi="Times New Roman" w:cs="Times New Roman"/>
          </w:rPr>
          <w:t>25</w:t>
        </w:r>
      </w:ins>
      <w:ins w:id="111" w:author="Madeline Galbraith" w:date="2022-04-01T14:42:00Z">
        <w:r w:rsidR="00FB1CDF" w:rsidRPr="00602FA5">
          <w:rPr>
            <w:rFonts w:ascii="Times New Roman" w:eastAsiaTheme="minorEastAsia" w:hAnsi="Times New Roman" w:cs="Times New Roman"/>
          </w:rPr>
          <w:t>)</w:t>
        </w:r>
      </w:ins>
      <w:r w:rsidRPr="00602FA5">
        <w:rPr>
          <w:rFonts w:ascii="Times New Roman" w:hAnsi="Times New Roman" w:cs="Times New Roman"/>
        </w:rPr>
        <w:t>.</w:t>
      </w:r>
      <w:ins w:id="112" w:author="Madeline Galbraith" w:date="2022-04-01T14:49:00Z">
        <w:r w:rsidR="009A31DB" w:rsidRPr="00602FA5">
          <w:rPr>
            <w:rFonts w:ascii="Times New Roman" w:hAnsi="Times New Roman" w:cs="Times New Roman"/>
          </w:rPr>
          <w:t xml:space="preserve"> Therefore, the hybrid E/M state can </w:t>
        </w:r>
      </w:ins>
      <w:ins w:id="113" w:author="Madeline Galbraith" w:date="2022-04-01T14:50:00Z">
        <w:r w:rsidR="009A31DB" w:rsidRPr="00602FA5">
          <w:rPr>
            <w:rFonts w:ascii="Times New Roman" w:hAnsi="Times New Roman" w:cs="Times New Roman"/>
          </w:rPr>
          <w:t>drive the beginning of metabolic reprogramming and stabilize the hybrid W/O metabolic state</w:t>
        </w:r>
      </w:ins>
      <w:ins w:id="114"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497B68FC"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 xml:space="preserve">nail).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867E8D" w:rsidRPr="00602FA5">
        <w:rPr>
          <w:rFonts w:ascii="Times New Roman" w:hAnsi="Times New Roman" w:cs="Times New Roman"/>
        </w:rPr>
        <w:t>6</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867E8D" w:rsidRPr="00602FA5">
        <w:rPr>
          <w:rFonts w:ascii="Times New Roman" w:hAnsi="Times New Roman" w:cs="Times New Roman"/>
        </w:rPr>
        <w:t>5</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115"/>
      <w:commentRangeStart w:id="116"/>
      <w:r w:rsidRPr="00602FA5">
        <w:rPr>
          <w:rFonts w:ascii="Times New Roman" w:hAnsi="Times New Roman" w:cs="Times New Roman"/>
        </w:rPr>
        <w:t>metabolism may help drive EMT</w:t>
      </w:r>
      <w:commentRangeEnd w:id="115"/>
      <w:r w:rsidR="00F16605" w:rsidRPr="00602FA5">
        <w:rPr>
          <w:rStyle w:val="CommentReference"/>
          <w:rFonts w:ascii="Times New Roman" w:hAnsi="Times New Roman" w:cs="Times New Roman"/>
          <w:sz w:val="24"/>
          <w:szCs w:val="24"/>
        </w:rPr>
        <w:commentReference w:id="115"/>
      </w:r>
      <w:commentRangeEnd w:id="116"/>
      <w:r w:rsidR="00165CE1" w:rsidRPr="00602FA5">
        <w:rPr>
          <w:rStyle w:val="CommentReference"/>
          <w:rFonts w:ascii="Times New Roman" w:hAnsi="Times New Roman" w:cs="Times New Roman"/>
          <w:sz w:val="24"/>
          <w:szCs w:val="24"/>
        </w:rPr>
        <w:commentReference w:id="116"/>
      </w:r>
      <w:r w:rsidR="000941E5" w:rsidRPr="00602FA5">
        <w:rPr>
          <w:rFonts w:ascii="Times New Roman" w:hAnsi="Times New Roman" w:cs="Times New Roman"/>
        </w:rPr>
        <w:t xml:space="preserve"> </w:t>
      </w:r>
      <w:ins w:id="117" w:author="Madeline Galbraith" w:date="2022-03-09T12:11:00Z">
        <w:r w:rsidR="000941E5" w:rsidRPr="00602FA5">
          <w:rPr>
            <w:rFonts w:ascii="Times New Roman" w:hAnsi="Times New Roman" w:cs="Times New Roman"/>
          </w:rPr>
          <w:t xml:space="preserve">given the </w:t>
        </w:r>
      </w:ins>
      <w:ins w:id="118"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119" w:author="Madeline Galbraith" w:date="2022-04-01T14:51:00Z">
        <w:r w:rsidRPr="00602FA5" w:rsidDel="001F4754">
          <w:rPr>
            <w:rFonts w:ascii="Times New Roman" w:hAnsi="Times New Roman" w:cs="Times New Roman"/>
          </w:rPr>
          <w:delText xml:space="preserve">suggest </w:delText>
        </w:r>
      </w:del>
      <w:ins w:id="120" w:author="Madeline Galbraith" w:date="2022-04-01T14:57:00Z">
        <w:r w:rsidR="001F4754" w:rsidRPr="00602FA5">
          <w:rPr>
            <w:rFonts w:ascii="Times New Roman" w:hAnsi="Times New Roman" w:cs="Times New Roman"/>
          </w:rPr>
          <w:t xml:space="preserve">also </w:t>
        </w:r>
      </w:ins>
      <w:ins w:id="121" w:author="Madeline Galbraith" w:date="2022-04-01T14:51:00Z">
        <w:r w:rsidR="001F4754" w:rsidRPr="00602FA5">
          <w:rPr>
            <w:rFonts w:ascii="Times New Roman" w:hAnsi="Times New Roman" w:cs="Times New Roman"/>
          </w:rPr>
          <w:t xml:space="preserve">confirm </w:t>
        </w:r>
      </w:ins>
      <w:ins w:id="122" w:author="Madeline Galbraith" w:date="2022-04-01T14:52:00Z">
        <w:r w:rsidR="001F4754" w:rsidRPr="00602FA5">
          <w:rPr>
            <w:rFonts w:ascii="Times New Roman" w:hAnsi="Times New Roman" w:cs="Times New Roman"/>
          </w:rPr>
          <w:t xml:space="preserve">a mutual activation between EMT and metabolic reprogramming. </w:t>
        </w:r>
      </w:ins>
      <m:oMath>
        <m:sSub>
          <m:sSubPr>
            <m:ctrlPr>
              <w:del w:id="123" w:author="Madeline Galbraith" w:date="2022-04-01T14:57:00Z">
                <w:rPr>
                  <w:rFonts w:ascii="Cambria Math" w:hAnsi="Cambria Math" w:cs="Times New Roman"/>
                </w:rPr>
              </w:del>
            </m:ctrlPr>
          </m:sSubPr>
          <m:e>
            <m:r>
              <w:del w:id="124" w:author="Madeline Galbraith" w:date="2022-04-01T14:57:00Z">
                <w:rPr>
                  <w:rFonts w:ascii="Cambria Math" w:hAnsi="Cambria Math" w:cs="Times New Roman"/>
                </w:rPr>
                <m:t>μ</m:t>
              </w:del>
            </m:r>
          </m:e>
          <m:sub>
            <m:r>
              <w:del w:id="125" w:author="Madeline Galbraith" w:date="2022-04-01T14:57:00Z">
                <w:rPr>
                  <w:rFonts w:ascii="Cambria Math" w:hAnsi="Cambria Math" w:cs="Times New Roman"/>
                </w:rPr>
                <m:t>34</m:t>
              </w:del>
            </m:r>
          </m:sub>
        </m:sSub>
      </m:oMath>
      <w:del w:id="126"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4CF0059C"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5C)</w:t>
      </w:r>
      <w:r w:rsidR="00AD7F58" w:rsidRPr="00602FA5">
        <w:rPr>
          <w:rFonts w:ascii="Times New Roman" w:hAnsi="Times New Roman" w:cs="Times New Roman"/>
          <w:i w:val="0"/>
          <w:iCs/>
        </w:rPr>
        <w:t>.</w:t>
      </w:r>
    </w:p>
    <w:p w14:paraId="41CD235D" w14:textId="77777777" w:rsidR="00E469AE" w:rsidRPr="00602FA5" w:rsidRDefault="00AD7F58" w:rsidP="00D903A3">
      <w:pPr>
        <w:pStyle w:val="BodyText"/>
        <w:spacing w:line="480" w:lineRule="auto"/>
        <w:rPr>
          <w:rFonts w:ascii="Times New Roman" w:hAnsi="Times New Roman" w:cs="Times New Roman"/>
          <w:b/>
          <w:bCs/>
        </w:rPr>
      </w:pPr>
      <w:bookmarkStart w:id="127" w:name="psfs-stabilize-the-em-state-which-stabil"/>
      <w:r w:rsidRPr="00602FA5">
        <w:rPr>
          <w:rFonts w:ascii="Times New Roman" w:hAnsi="Times New Roman" w:cs="Times New Roman"/>
          <w:b/>
          <w:bCs/>
        </w:rPr>
        <w:t>PSFs stabilize the E/M state which stabilized W/O state</w:t>
      </w:r>
      <w:bookmarkEnd w:id="127"/>
    </w:p>
    <w:p w14:paraId="75D277B4" w14:textId="1E777499"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128"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7A).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129"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130"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07D427B3"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7B).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7C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4A2A9EB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E104C0" w:rsidRPr="00602FA5">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131" w:name="discussion"/>
      <w:r w:rsidRPr="00602FA5">
        <w:rPr>
          <w:rFonts w:ascii="Times New Roman" w:hAnsi="Times New Roman" w:cs="Times New Roman"/>
          <w:b/>
          <w:bCs/>
        </w:rPr>
        <w:t>Discussion</w:t>
      </w:r>
      <w:bookmarkEnd w:id="131"/>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132"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5EFF3CC"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63864" w:rsidRPr="00602FA5">
            <w:rPr>
              <w:rFonts w:ascii="Times New Roman" w:eastAsia="Times New Roman" w:hAnsi="Times New Roman" w:cs="Times New Roman"/>
              <w:color w:val="000000"/>
            </w:rPr>
            <w:t>[42]</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133" w:author="Madeline Galbraith" w:date="2022-03-09T12:14:00Z">
        <w:r w:rsidR="00310448" w:rsidRPr="00602FA5">
          <w:rPr>
            <w:rFonts w:ascii="Times New Roman" w:hAnsi="Times New Roman" w:cs="Times New Roman"/>
          </w:rPr>
          <w:t>that identifies ROS a</w:t>
        </w:r>
      </w:ins>
      <w:ins w:id="134" w:author="Madeline Galbraith" w:date="2022-03-09T12:15:00Z">
        <w:r w:rsidR="00040BBB" w:rsidRPr="00602FA5">
          <w:rPr>
            <w:rFonts w:ascii="Times New Roman" w:hAnsi="Times New Roman" w:cs="Times New Roman"/>
          </w:rPr>
          <w:t xml:space="preserve">s a potential driver </w:t>
        </w:r>
      </w:ins>
      <w:del w:id="135" w:author="Madeline Galbraith" w:date="2022-03-09T12:14:00Z">
        <w:r w:rsidRPr="00602FA5" w:rsidDel="00310448">
          <w:rPr>
            <w:rFonts w:ascii="Times New Roman" w:hAnsi="Times New Roman" w:cs="Times New Roman"/>
          </w:rPr>
          <w:delText>has</w:delText>
        </w:r>
      </w:del>
      <w:del w:id="136" w:author="Madeline Galbraith" w:date="2022-03-09T12:15:00Z">
        <w:r w:rsidRPr="00602FA5" w:rsidDel="00040BBB">
          <w:rPr>
            <w:rFonts w:ascii="Times New Roman" w:hAnsi="Times New Roman" w:cs="Times New Roman"/>
          </w:rPr>
          <w:delText xml:space="preserve"> suggest</w:delText>
        </w:r>
      </w:del>
      <w:del w:id="137" w:author="Madeline Galbraith" w:date="2022-03-09T12:14:00Z">
        <w:r w:rsidRPr="00602FA5" w:rsidDel="00310448">
          <w:rPr>
            <w:rFonts w:ascii="Times New Roman" w:hAnsi="Times New Roman" w:cs="Times New Roman"/>
          </w:rPr>
          <w:delText>ed</w:delText>
        </w:r>
      </w:del>
      <w:del w:id="138" w:author="Madeline Galbraith" w:date="2022-03-09T12:15:00Z">
        <w:r w:rsidRPr="00602FA5" w:rsidDel="00040BBB">
          <w:rPr>
            <w:rFonts w:ascii="Times New Roman" w:hAnsi="Times New Roman" w:cs="Times New Roman"/>
          </w:rPr>
          <w:delText xml:space="preserve"> ROS may be important to begin</w:delText>
        </w:r>
      </w:del>
      <w:ins w:id="139"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63864" w:rsidRPr="00602FA5">
            <w:rPr>
              <w:rFonts w:ascii="Times New Roman" w:eastAsia="Times New Roman" w:hAnsi="Times New Roman" w:cs="Times New Roman"/>
              <w:color w:val="000000"/>
            </w:rPr>
            <w:t>[59]</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963864" w:rsidRPr="00602FA5">
            <w:rPr>
              <w:rFonts w:ascii="Times New Roman" w:eastAsia="Times New Roman" w:hAnsi="Times New Roman" w:cs="Times New Roman"/>
              <w:color w:val="000000"/>
            </w:rPr>
            <w:t>[60]</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963864" w:rsidRPr="00602FA5">
            <w:rPr>
              <w:rFonts w:ascii="Times New Roman" w:eastAsia="Times New Roman" w:hAnsi="Times New Roman" w:cs="Times New Roman"/>
              <w:color w:val="000000"/>
            </w:rPr>
            <w:t>[19]</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963864" w:rsidRPr="00602FA5">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46AEDC95"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63864" w:rsidRPr="00602FA5">
            <w:rPr>
              <w:rFonts w:ascii="Times New Roman" w:eastAsia="Times New Roman" w:hAnsi="Times New Roman" w:cs="Times New Roman"/>
              <w:color w:val="000000"/>
            </w:rPr>
            <w:t>[36]</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63864" w:rsidRPr="00602FA5">
            <w:rPr>
              <w:rFonts w:ascii="Times New Roman" w:eastAsia="Times New Roman" w:hAnsi="Times New Roman" w:cs="Times New Roman"/>
              <w:color w:val="000000"/>
            </w:rPr>
            <w:t>[42–44]</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63864" w:rsidRPr="00602FA5">
            <w:rPr>
              <w:rFonts w:ascii="Times New Roman" w:eastAsia="Times New Roman" w:hAnsi="Times New Roman" w:cs="Times New Roman"/>
              <w:color w:val="000000"/>
            </w:rPr>
            <w:t>[25]</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140"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63864" w:rsidRPr="00602FA5">
            <w:rPr>
              <w:rFonts w:ascii="Times New Roman" w:eastAsia="Times New Roman" w:hAnsi="Times New Roman" w:cs="Times New Roman"/>
              <w:color w:val="000000"/>
            </w:rPr>
            <w:t>[46,47]</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141" w:author="Madeline Galbraith" w:date="2022-03-09T12:28:00Z">
        <w:r w:rsidR="00481812" w:rsidRPr="00602FA5">
          <w:rPr>
            <w:rFonts w:ascii="Times New Roman" w:eastAsiaTheme="minorEastAsia" w:hAnsi="Times New Roman" w:cs="Times New Roman"/>
          </w:rPr>
          <w:t xml:space="preserve"> and</w:t>
        </w:r>
      </w:ins>
      <w:ins w:id="142"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963864" w:rsidRPr="00602FA5">
            <w:rPr>
              <w:rFonts w:ascii="Times New Roman" w:eastAsia="Times New Roman" w:hAnsi="Times New Roman" w:cs="Times New Roman"/>
              <w:color w:val="000000"/>
            </w:rPr>
            <w:t>[61,62]</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72A1B6E3" w:rsidR="00B8298A" w:rsidRPr="00602FA5" w:rsidRDefault="00945673" w:rsidP="00033126">
      <w:pPr>
        <w:pStyle w:val="BodyText"/>
        <w:spacing w:line="480" w:lineRule="auto"/>
        <w:ind w:firstLine="720"/>
        <w:rPr>
          <w:rFonts w:ascii="Times New Roman" w:hAnsi="Times New Roman" w:cs="Times New Roman"/>
        </w:rPr>
      </w:pPr>
      <w:ins w:id="143" w:author="Madeline Galbraith" w:date="2022-04-01T15:14:00Z">
        <w:r w:rsidRPr="00602FA5">
          <w:rPr>
            <w:rFonts w:ascii="Times New Roman" w:hAnsi="Times New Roman" w:cs="Times New Roman"/>
          </w:rPr>
          <w:t>Understanding how the</w:t>
        </w:r>
      </w:ins>
      <w:ins w:id="144" w:author="Madeline Galbraith" w:date="2022-04-01T15:12:00Z">
        <w:r w:rsidRPr="00602FA5">
          <w:rPr>
            <w:rFonts w:ascii="Times New Roman" w:hAnsi="Times New Roman" w:cs="Times New Roman"/>
          </w:rPr>
          <w:t xml:space="preserve"> </w:t>
        </w:r>
      </w:ins>
      <w:ins w:id="145" w:author="Madeline Galbraith" w:date="2022-04-01T15:13:00Z">
        <w:r w:rsidRPr="00602FA5">
          <w:rPr>
            <w:rFonts w:ascii="Times New Roman" w:hAnsi="Times New Roman" w:cs="Times New Roman"/>
          </w:rPr>
          <w:t xml:space="preserve">E/M-W/O phenotype is stabilized by the </w:t>
        </w:r>
      </w:ins>
      <w:proofErr w:type="spellStart"/>
      <w:ins w:id="146" w:author="Madeline Galbraith" w:date="2022-04-01T15:14:00Z">
        <w:r w:rsidR="007B1EFE" w:rsidRPr="00602FA5">
          <w:rPr>
            <w:rFonts w:ascii="Times New Roman" w:hAnsi="Times New Roman" w:cs="Times New Roman"/>
          </w:rPr>
          <w:t>crosstalks</w:t>
        </w:r>
      </w:ins>
      <w:proofErr w:type="spellEnd"/>
      <w:ins w:id="147" w:author="Madeline Galbraith" w:date="2022-04-01T15:13:00Z">
        <w:r w:rsidRPr="00602FA5">
          <w:rPr>
            <w:rFonts w:ascii="Times New Roman" w:hAnsi="Times New Roman" w:cs="Times New Roman"/>
          </w:rPr>
          <w:t xml:space="preserve"> of EMT and metabolic rep</w:t>
        </w:r>
      </w:ins>
      <w:ins w:id="148" w:author="Madeline Galbraith" w:date="2022-04-01T15:14:00Z">
        <w:r w:rsidRPr="00602FA5">
          <w:rPr>
            <w:rFonts w:ascii="Times New Roman" w:hAnsi="Times New Roman" w:cs="Times New Roman"/>
          </w:rPr>
          <w:t xml:space="preserve">rogramming </w:t>
        </w:r>
      </w:ins>
      <w:del w:id="149"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150" w:author="Madeline Galbraith" w:date="2022-04-01T15:10:00Z">
        <w:r w:rsidR="0005499B" w:rsidRPr="00602FA5">
          <w:rPr>
            <w:rFonts w:ascii="Times New Roman" w:hAnsi="Times New Roman" w:cs="Times New Roman"/>
          </w:rPr>
          <w:t>regarding</w:t>
        </w:r>
      </w:ins>
      <w:del w:id="151"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963864" w:rsidRPr="00602FA5">
            <w:rPr>
              <w:rFonts w:ascii="Times New Roman" w:eastAsia="Times New Roman" w:hAnsi="Times New Roman" w:cs="Times New Roman"/>
              <w:color w:val="000000"/>
            </w:rPr>
            <w:t>[29,35,63]</w:t>
          </w:r>
        </w:sdtContent>
      </w:sdt>
      <w:ins w:id="152" w:author="Madeline Galbraith" w:date="2022-03-09T10:49:00Z">
        <w:r w:rsidR="009515E3" w:rsidRPr="00602FA5">
          <w:rPr>
            <w:rFonts w:ascii="Times New Roman" w:hAnsi="Times New Roman" w:cs="Times New Roman"/>
          </w:rPr>
          <w:t>.</w:t>
        </w:r>
      </w:ins>
      <w:ins w:id="153" w:author="Madeline Galbraith" w:date="2022-03-09T11:05:00Z">
        <w:r w:rsidR="00235A5D" w:rsidRPr="00602FA5">
          <w:rPr>
            <w:rFonts w:ascii="Times New Roman" w:hAnsi="Times New Roman" w:cs="Times New Roman"/>
          </w:rPr>
          <w:t xml:space="preserve"> Our results suggest </w:t>
        </w:r>
      </w:ins>
      <w:ins w:id="154"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155" w:author="Madeline Galbraith" w:date="2022-03-09T11:07:00Z">
        <w:r w:rsidR="005E5E8B" w:rsidRPr="00602FA5">
          <w:rPr>
            <w:rFonts w:ascii="Times New Roman" w:hAnsi="Times New Roman" w:cs="Times New Roman"/>
          </w:rPr>
          <w:t>EMT begins which allows the most aggressive E/M-W/O phenotype to stabilize.</w:t>
        </w:r>
      </w:ins>
      <w:ins w:id="156" w:author="Madeline Galbraith" w:date="2022-03-09T10:50:00Z">
        <w:r w:rsidR="009515E3" w:rsidRPr="00602FA5">
          <w:rPr>
            <w:rFonts w:ascii="Times New Roman" w:hAnsi="Times New Roman" w:cs="Times New Roman"/>
          </w:rPr>
          <w:t xml:space="preserve"> </w:t>
        </w:r>
      </w:ins>
      <w:ins w:id="157"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963864" w:rsidRPr="00602FA5">
            <w:rPr>
              <w:rFonts w:ascii="Times New Roman" w:eastAsia="Times New Roman" w:hAnsi="Times New Roman" w:cs="Times New Roman"/>
              <w:color w:val="000000"/>
            </w:rPr>
            <w:t>[64]</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158" w:author="Madeline Galbraith" w:date="2022-04-01T15:16:00Z">
        <w:r w:rsidR="007B1EFE" w:rsidRPr="00602FA5">
          <w:rPr>
            <w:rFonts w:ascii="Times New Roman" w:hAnsi="Times New Roman" w:cs="Times New Roman"/>
          </w:rPr>
          <w:t>Strikingly, the</w:t>
        </w:r>
      </w:ins>
      <w:ins w:id="159"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160" w:author="Madeline Galbraith" w:date="2022-04-01T15:18:00Z">
        <w:r w:rsidR="007B1EFE" w:rsidRPr="00602FA5">
          <w:rPr>
            <w:rFonts w:ascii="Times New Roman" w:hAnsi="Times New Roman" w:cs="Times New Roman"/>
          </w:rPr>
          <w:t xml:space="preserve">notypic availability (i.e., whether the </w:t>
        </w:r>
      </w:ins>
      <w:ins w:id="161" w:author="Madeline Galbraith" w:date="2022-04-01T15:19:00Z">
        <w:r w:rsidR="007B1EFE" w:rsidRPr="00602FA5">
          <w:rPr>
            <w:rFonts w:ascii="Times New Roman" w:hAnsi="Times New Roman" w:cs="Times New Roman"/>
          </w:rPr>
          <w:t xml:space="preserve">initial system is fully E/M-W/O or only E-O, E-W, M-O, and M-W) </w:t>
        </w:r>
      </w:ins>
      <w:del w:id="162"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6CB15AC6"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163" w:author="Madeline Galbraith" w:date="2022-04-01T15:21:00Z">
        <w:r w:rsidR="00A00643" w:rsidRPr="00602FA5">
          <w:rPr>
            <w:rFonts w:ascii="Times New Roman" w:hAnsi="Times New Roman" w:cs="Times New Roman"/>
          </w:rPr>
          <w:t>while also</w:t>
        </w:r>
      </w:ins>
      <w:del w:id="164" w:author="Madeline Galbraith" w:date="2022-04-01T15:21:00Z">
        <w:r w:rsidRPr="00602FA5" w:rsidDel="00A00643">
          <w:rPr>
            <w:rFonts w:ascii="Times New Roman" w:hAnsi="Times New Roman" w:cs="Times New Roman"/>
          </w:rPr>
          <w:delText xml:space="preserve">and also </w:delText>
        </w:r>
      </w:del>
      <w:ins w:id="165"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166"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963864" w:rsidRPr="00602FA5">
            <w:rPr>
              <w:rFonts w:ascii="Times New Roman" w:eastAsia="Times New Roman" w:hAnsi="Times New Roman" w:cs="Times New Roman"/>
              <w:color w:val="000000"/>
            </w:rPr>
            <w:t>[28,29,65]</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963864" w:rsidRPr="00602FA5">
            <w:rPr>
              <w:rFonts w:ascii="Times New Roman" w:eastAsia="Times New Roman" w:hAnsi="Times New Roman" w:cs="Times New Roman"/>
              <w:color w:val="000000"/>
            </w:rPr>
            <w:t>[65]</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167" w:author="Madeline Galbraith" w:date="2022-04-01T15:22:00Z">
        <w:r w:rsidR="00A06D93" w:rsidRPr="00602FA5" w:rsidDel="005F21E4">
          <w:rPr>
            <w:rFonts w:ascii="Times New Roman" w:hAnsi="Times New Roman" w:cs="Times New Roman"/>
          </w:rPr>
          <w:delText>EMT can drive metabolic reprogramming</w:delText>
        </w:r>
      </w:del>
      <w:ins w:id="168" w:author="Madeline Galbraith" w:date="2022-04-01T15:22:00Z">
        <w:r w:rsidR="005F21E4" w:rsidRPr="00602FA5">
          <w:rPr>
            <w:rFonts w:ascii="Times New Roman" w:hAnsi="Times New Roman" w:cs="Times New Roman"/>
          </w:rPr>
          <w:t>we have shown that the EMT and metabolic network mutually dri</w:t>
        </w:r>
      </w:ins>
      <w:ins w:id="169"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170"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963864" w:rsidRPr="00602FA5">
            <w:rPr>
              <w:rFonts w:ascii="Times New Roman" w:eastAsia="Times New Roman" w:hAnsi="Times New Roman" w:cs="Times New Roman"/>
              <w:color w:val="000000"/>
            </w:rPr>
            <w:t>[66]</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171"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172" w:name="acknowledgements"/>
      <w:r w:rsidRPr="00602FA5">
        <w:rPr>
          <w:rFonts w:ascii="Times New Roman" w:hAnsi="Times New Roman" w:cs="Times New Roman"/>
          <w:b/>
          <w:bCs/>
        </w:rPr>
        <w:t>Acknowledgements</w:t>
      </w:r>
      <w:bookmarkEnd w:id="172"/>
    </w:p>
    <w:sdt>
      <w:sdtPr>
        <w:rPr>
          <w:rFonts w:asciiTheme="minorHAnsi" w:eastAsiaTheme="minorHAnsi" w:hAnsiTheme="minorHAnsi" w:cstheme="minorBidi"/>
        </w:rPr>
        <w:alias w:val="SmartCite Bibliography"/>
        <w:tag w:val="Vancouver (brackets)"/>
        <w:id w:val="-982688757"/>
        <w:placeholder>
          <w:docPart w:val="DefaultPlaceholder_-1854013440"/>
        </w:placeholder>
      </w:sdtPr>
      <w:sdtEndPr/>
      <w:sdtContent>
        <w:p w14:paraId="552B8D72" w14:textId="651715F7" w:rsidR="00963864" w:rsidRPr="00602FA5" w:rsidRDefault="00963864" w:rsidP="00527912">
          <w:pPr>
            <w:pStyle w:val="csl-entry"/>
            <w:divId w:val="1439569498"/>
            <w:rPr>
              <w:color w:val="000000"/>
            </w:rPr>
          </w:pPr>
          <w:r w:rsidRPr="00602FA5">
            <w:rPr>
              <w:color w:val="000000"/>
            </w:rPr>
            <w:t xml:space="preserve">1. Hanahan D. Hallmarks of Cancer: New Dimensions. Cancer </w:t>
          </w:r>
          <w:proofErr w:type="spellStart"/>
          <w:r w:rsidRPr="00602FA5">
            <w:rPr>
              <w:color w:val="000000"/>
            </w:rPr>
            <w:t>Discov</w:t>
          </w:r>
          <w:proofErr w:type="spellEnd"/>
          <w:r w:rsidRPr="00602FA5">
            <w:rPr>
              <w:color w:val="000000"/>
            </w:rPr>
            <w:t>. 2022;12(1):31–46.</w:t>
          </w:r>
        </w:p>
        <w:p w14:paraId="02DE3718" w14:textId="77777777" w:rsidR="00963864" w:rsidRPr="00602FA5" w:rsidRDefault="00963864">
          <w:pPr>
            <w:pStyle w:val="csl-entry"/>
            <w:divId w:val="1439569498"/>
            <w:rPr>
              <w:color w:val="000000"/>
            </w:rPr>
          </w:pPr>
          <w:r w:rsidRPr="00602FA5">
            <w:rPr>
              <w:color w:val="000000"/>
            </w:rPr>
            <w:t xml:space="preserve">2. </w:t>
          </w:r>
          <w:proofErr w:type="spellStart"/>
          <w:r w:rsidRPr="00602FA5">
            <w:rPr>
              <w:color w:val="000000"/>
            </w:rPr>
            <w:t>Kalluri</w:t>
          </w:r>
          <w:proofErr w:type="spellEnd"/>
          <w:r w:rsidRPr="00602FA5">
            <w:rPr>
              <w:color w:val="000000"/>
            </w:rPr>
            <w:t xml:space="preserve"> R. EMT: When epithelial cells decide to become mesenchymal-like cells. J Clin Invest. 2009;119(6):1417–9.</w:t>
          </w:r>
        </w:p>
        <w:p w14:paraId="21F43DAE" w14:textId="77777777" w:rsidR="00963864" w:rsidRPr="00602FA5" w:rsidRDefault="00963864">
          <w:pPr>
            <w:pStyle w:val="csl-entry"/>
            <w:divId w:val="1439569498"/>
            <w:rPr>
              <w:color w:val="000000"/>
            </w:rPr>
          </w:pPr>
          <w:r w:rsidRPr="00602FA5">
            <w:rPr>
              <w:color w:val="000000"/>
            </w:rPr>
            <w:t xml:space="preserve">3. Hay ED. The mesenchymal cell, its role in the embryo, and the remarkable signaling mechanisms that create it. Dev </w:t>
          </w:r>
          <w:proofErr w:type="spellStart"/>
          <w:r w:rsidRPr="00602FA5">
            <w:rPr>
              <w:color w:val="000000"/>
            </w:rPr>
            <w:t>Dynam</w:t>
          </w:r>
          <w:proofErr w:type="spellEnd"/>
          <w:r w:rsidRPr="00602FA5">
            <w:rPr>
              <w:color w:val="000000"/>
            </w:rPr>
            <w:t>. 2005;233(3):706–20.</w:t>
          </w:r>
        </w:p>
        <w:p w14:paraId="31EF0B44" w14:textId="77777777" w:rsidR="00963864" w:rsidRPr="00602FA5" w:rsidRDefault="00963864">
          <w:pPr>
            <w:pStyle w:val="csl-entry"/>
            <w:divId w:val="1439569498"/>
            <w:rPr>
              <w:color w:val="000000"/>
            </w:rPr>
          </w:pPr>
          <w:r w:rsidRPr="00602FA5">
            <w:rPr>
              <w:color w:val="000000"/>
            </w:rPr>
            <w:t xml:space="preserve">4. </w:t>
          </w:r>
          <w:proofErr w:type="spellStart"/>
          <w:r w:rsidRPr="00602FA5">
            <w:rPr>
              <w:color w:val="000000"/>
            </w:rPr>
            <w:t>Pietilä</w:t>
          </w:r>
          <w:proofErr w:type="spellEnd"/>
          <w:r w:rsidRPr="00602FA5">
            <w:rPr>
              <w:color w:val="000000"/>
            </w:rPr>
            <w:t xml:space="preserve"> M, </w:t>
          </w:r>
          <w:proofErr w:type="spellStart"/>
          <w:r w:rsidRPr="00602FA5">
            <w:rPr>
              <w:color w:val="000000"/>
            </w:rPr>
            <w:t>Ivaska</w:t>
          </w:r>
          <w:proofErr w:type="spellEnd"/>
          <w:r w:rsidRPr="00602FA5">
            <w:rPr>
              <w:color w:val="000000"/>
            </w:rPr>
            <w:t xml:space="preserve"> J, Mani SA. Whom to blame for metastasis, the epithelial–mesenchymal transition or the tumor microenvironment? Cancer Lett. 2016;380(1):359–68.</w:t>
          </w:r>
        </w:p>
        <w:p w14:paraId="3A8FEC05" w14:textId="77777777" w:rsidR="00963864" w:rsidRPr="00602FA5" w:rsidRDefault="00963864">
          <w:pPr>
            <w:pStyle w:val="csl-entry"/>
            <w:divId w:val="1439569498"/>
            <w:rPr>
              <w:color w:val="000000"/>
            </w:rPr>
          </w:pPr>
          <w:r w:rsidRPr="00602FA5">
            <w:rPr>
              <w:color w:val="000000"/>
            </w:rPr>
            <w:t xml:space="preserve">5. Talbot LJ, Bhattacharya SD, </w:t>
          </w:r>
          <w:proofErr w:type="spellStart"/>
          <w:r w:rsidRPr="00602FA5">
            <w:rPr>
              <w:color w:val="000000"/>
            </w:rPr>
            <w:t>Kuo</w:t>
          </w:r>
          <w:proofErr w:type="spellEnd"/>
          <w:r w:rsidRPr="00602FA5">
            <w:rPr>
              <w:color w:val="000000"/>
            </w:rPr>
            <w:t xml:space="preserve"> PC. Epithelial-mesenchymal transition, the tumor microenvironment, and metastatic behavior of epithelial malignancies. Int J </w:t>
          </w:r>
          <w:proofErr w:type="spellStart"/>
          <w:r w:rsidRPr="00602FA5">
            <w:rPr>
              <w:color w:val="000000"/>
            </w:rPr>
            <w:t>Biochem</w:t>
          </w:r>
          <w:proofErr w:type="spellEnd"/>
          <w:r w:rsidRPr="00602FA5">
            <w:rPr>
              <w:color w:val="000000"/>
            </w:rPr>
            <w:t xml:space="preserve"> Mol Biol. 2012 May 18;3(2):117–36.</w:t>
          </w:r>
        </w:p>
        <w:p w14:paraId="3E5E5E1F" w14:textId="77777777" w:rsidR="00963864" w:rsidRPr="00602FA5" w:rsidRDefault="00963864">
          <w:pPr>
            <w:pStyle w:val="csl-entry"/>
            <w:divId w:val="1439569498"/>
            <w:rPr>
              <w:color w:val="000000"/>
            </w:rPr>
          </w:pPr>
          <w:r w:rsidRPr="00602FA5">
            <w:rPr>
              <w:color w:val="000000"/>
            </w:rPr>
            <w:t xml:space="preserve">6. Cho ES, Kang HE, Kim NH, </w:t>
          </w:r>
          <w:proofErr w:type="spellStart"/>
          <w:r w:rsidRPr="00602FA5">
            <w:rPr>
              <w:color w:val="000000"/>
            </w:rPr>
            <w:t>Yook</w:t>
          </w:r>
          <w:proofErr w:type="spellEnd"/>
          <w:r w:rsidRPr="00602FA5">
            <w:rPr>
              <w:color w:val="000000"/>
            </w:rPr>
            <w:t xml:space="preserve"> JI. Therapeutic implications of cancer epithelial-mesenchymal transition (EMT). Arch Pharm Res. 2019;42(1):14–24.</w:t>
          </w:r>
        </w:p>
        <w:p w14:paraId="454DB117" w14:textId="77777777" w:rsidR="00963864" w:rsidRPr="00602FA5" w:rsidRDefault="00963864">
          <w:pPr>
            <w:pStyle w:val="csl-entry"/>
            <w:divId w:val="1439569498"/>
            <w:rPr>
              <w:color w:val="000000"/>
            </w:rPr>
          </w:pPr>
          <w:r w:rsidRPr="00602FA5">
            <w:rPr>
              <w:color w:val="000000"/>
            </w:rPr>
            <w:t xml:space="preserve">7. Lu M, Jolly MK, Levine H, </w:t>
          </w:r>
          <w:proofErr w:type="spellStart"/>
          <w:r w:rsidRPr="00602FA5">
            <w:rPr>
              <w:color w:val="000000"/>
            </w:rPr>
            <w:t>Onuchic</w:t>
          </w:r>
          <w:proofErr w:type="spellEnd"/>
          <w:r w:rsidRPr="00602FA5">
            <w:rPr>
              <w:color w:val="000000"/>
            </w:rPr>
            <w:t xml:space="preserve"> JN, Ben-Jacob E. MicroRNA-based regulation of epithelial–hybrid–mesenchymal fate determination. Proc National </w:t>
          </w:r>
          <w:proofErr w:type="spellStart"/>
          <w:r w:rsidRPr="00602FA5">
            <w:rPr>
              <w:color w:val="000000"/>
            </w:rPr>
            <w:t>Acad</w:t>
          </w:r>
          <w:proofErr w:type="spellEnd"/>
          <w:r w:rsidRPr="00602FA5">
            <w:rPr>
              <w:color w:val="000000"/>
            </w:rPr>
            <w:t xml:space="preserve"> Sci. 2013;110(45):18144–9.</w:t>
          </w:r>
        </w:p>
        <w:p w14:paraId="508F936D" w14:textId="77777777" w:rsidR="00963864" w:rsidRPr="00602FA5" w:rsidRDefault="00963864">
          <w:pPr>
            <w:pStyle w:val="csl-entry"/>
            <w:divId w:val="1439569498"/>
            <w:rPr>
              <w:color w:val="000000"/>
            </w:rPr>
          </w:pPr>
          <w:r w:rsidRPr="00602FA5">
            <w:rPr>
              <w:color w:val="000000"/>
            </w:rPr>
            <w:t xml:space="preserve">8. </w:t>
          </w:r>
          <w:proofErr w:type="spellStart"/>
          <w:r w:rsidRPr="00602FA5">
            <w:rPr>
              <w:color w:val="000000"/>
            </w:rPr>
            <w:t>Saitoh</w:t>
          </w:r>
          <w:proofErr w:type="spellEnd"/>
          <w:r w:rsidRPr="00602FA5">
            <w:rPr>
              <w:color w:val="000000"/>
            </w:rPr>
            <w:t xml:space="preserve"> M. Involvement of partial EMT in cancer progression. J </w:t>
          </w:r>
          <w:proofErr w:type="spellStart"/>
          <w:r w:rsidRPr="00602FA5">
            <w:rPr>
              <w:color w:val="000000"/>
            </w:rPr>
            <w:t>Biochem</w:t>
          </w:r>
          <w:proofErr w:type="spellEnd"/>
          <w:r w:rsidRPr="00602FA5">
            <w:rPr>
              <w:color w:val="000000"/>
            </w:rPr>
            <w:t>. 2018;164(4):257–64.</w:t>
          </w:r>
        </w:p>
        <w:p w14:paraId="2F178ECC" w14:textId="77777777" w:rsidR="00963864" w:rsidRPr="00602FA5" w:rsidRDefault="00963864">
          <w:pPr>
            <w:pStyle w:val="csl-entry"/>
            <w:divId w:val="1439569498"/>
            <w:rPr>
              <w:color w:val="000000"/>
            </w:rPr>
          </w:pPr>
          <w:r w:rsidRPr="00602FA5">
            <w:rPr>
              <w:color w:val="000000"/>
            </w:rPr>
            <w:t xml:space="preserve">9. Saxena K, Jolly MK, Balamurugan K. Hypoxia, partial EMT and collective migration: Emerging culprits in metastasis. </w:t>
          </w:r>
          <w:proofErr w:type="spellStart"/>
          <w:r w:rsidRPr="00602FA5">
            <w:rPr>
              <w:color w:val="000000"/>
            </w:rPr>
            <w:t>Transl</w:t>
          </w:r>
          <w:proofErr w:type="spellEnd"/>
          <w:r w:rsidRPr="00602FA5">
            <w:rPr>
              <w:color w:val="000000"/>
            </w:rPr>
            <w:t xml:space="preserve"> Oncol. 2020;13(11):100845.</w:t>
          </w:r>
        </w:p>
        <w:p w14:paraId="35CDE58D" w14:textId="77777777" w:rsidR="00963864" w:rsidRPr="00602FA5" w:rsidRDefault="00963864">
          <w:pPr>
            <w:pStyle w:val="csl-entry"/>
            <w:divId w:val="1439569498"/>
            <w:rPr>
              <w:color w:val="000000"/>
            </w:rPr>
          </w:pPr>
          <w:r w:rsidRPr="00602FA5">
            <w:rPr>
              <w:color w:val="000000"/>
            </w:rPr>
            <w:t xml:space="preserve">10. Bakir B, </w:t>
          </w:r>
          <w:proofErr w:type="spellStart"/>
          <w:r w:rsidRPr="00602FA5">
            <w:rPr>
              <w:color w:val="000000"/>
            </w:rPr>
            <w:t>Chiarella</w:t>
          </w:r>
          <w:proofErr w:type="spellEnd"/>
          <w:r w:rsidRPr="00602FA5">
            <w:rPr>
              <w:color w:val="000000"/>
            </w:rPr>
            <w:t xml:space="preserve"> AM, </w:t>
          </w:r>
          <w:proofErr w:type="spellStart"/>
          <w:r w:rsidRPr="00602FA5">
            <w:rPr>
              <w:color w:val="000000"/>
            </w:rPr>
            <w:t>Pitarresi</w:t>
          </w:r>
          <w:proofErr w:type="spellEnd"/>
          <w:r w:rsidRPr="00602FA5">
            <w:rPr>
              <w:color w:val="000000"/>
            </w:rPr>
            <w:t xml:space="preserve"> JR, </w:t>
          </w:r>
          <w:proofErr w:type="spellStart"/>
          <w:r w:rsidRPr="00602FA5">
            <w:rPr>
              <w:color w:val="000000"/>
            </w:rPr>
            <w:t>Rustgi</w:t>
          </w:r>
          <w:proofErr w:type="spellEnd"/>
          <w:r w:rsidRPr="00602FA5">
            <w:rPr>
              <w:color w:val="000000"/>
            </w:rPr>
            <w:t xml:space="preserve"> AK. EMT, MET, Plasticity, and Tumor Metastasis. Trends Cell Biol. 2020;30(10):764–76.</w:t>
          </w:r>
        </w:p>
        <w:p w14:paraId="36EC29F7" w14:textId="77777777" w:rsidR="00963864" w:rsidRPr="00602FA5" w:rsidRDefault="00963864">
          <w:pPr>
            <w:pStyle w:val="csl-entry"/>
            <w:divId w:val="1439569498"/>
            <w:rPr>
              <w:color w:val="000000"/>
            </w:rPr>
          </w:pPr>
          <w:r w:rsidRPr="00602FA5">
            <w:rPr>
              <w:color w:val="000000"/>
            </w:rPr>
            <w:t xml:space="preserve">11. </w:t>
          </w:r>
          <w:proofErr w:type="spellStart"/>
          <w:r w:rsidRPr="00602FA5">
            <w:rPr>
              <w:color w:val="000000"/>
            </w:rPr>
            <w:t>Pastushenko</w:t>
          </w:r>
          <w:proofErr w:type="spellEnd"/>
          <w:r w:rsidRPr="00602FA5">
            <w:rPr>
              <w:color w:val="000000"/>
            </w:rPr>
            <w:t xml:space="preserve"> I, </w:t>
          </w:r>
          <w:proofErr w:type="spellStart"/>
          <w:r w:rsidRPr="00602FA5">
            <w:rPr>
              <w:color w:val="000000"/>
            </w:rPr>
            <w:t>Blanpain</w:t>
          </w:r>
          <w:proofErr w:type="spellEnd"/>
          <w:r w:rsidRPr="00602FA5">
            <w:rPr>
              <w:color w:val="000000"/>
            </w:rPr>
            <w:t xml:space="preserve"> C. EMT Transition States during Tumor Progression and Metastasis. Trends Cell Biol. 2018;29(3):212–26.</w:t>
          </w:r>
        </w:p>
        <w:p w14:paraId="1D12B71C" w14:textId="77777777" w:rsidR="00963864" w:rsidRPr="00602FA5" w:rsidRDefault="00963864">
          <w:pPr>
            <w:pStyle w:val="csl-entry"/>
            <w:divId w:val="1439569498"/>
            <w:rPr>
              <w:color w:val="000000"/>
            </w:rPr>
          </w:pPr>
          <w:r w:rsidRPr="00602FA5">
            <w:rPr>
              <w:color w:val="000000"/>
            </w:rPr>
            <w:t xml:space="preserve">12. </w:t>
          </w:r>
          <w:proofErr w:type="spellStart"/>
          <w:r w:rsidRPr="00602FA5">
            <w:rPr>
              <w:color w:val="000000"/>
            </w:rPr>
            <w:t>Fustaino</w:t>
          </w:r>
          <w:proofErr w:type="spellEnd"/>
          <w:r w:rsidRPr="00602FA5">
            <w:rPr>
              <w:color w:val="000000"/>
            </w:rPr>
            <w:t xml:space="preserve"> V, </w:t>
          </w:r>
          <w:proofErr w:type="spellStart"/>
          <w:r w:rsidRPr="00602FA5">
            <w:rPr>
              <w:color w:val="000000"/>
            </w:rPr>
            <w:t>Presutti</w:t>
          </w:r>
          <w:proofErr w:type="spellEnd"/>
          <w:r w:rsidRPr="00602FA5">
            <w:rPr>
              <w:color w:val="000000"/>
            </w:rPr>
            <w:t xml:space="preserve"> D, Colombo T, </w:t>
          </w:r>
          <w:proofErr w:type="spellStart"/>
          <w:r w:rsidRPr="00602FA5">
            <w:rPr>
              <w:color w:val="000000"/>
            </w:rPr>
            <w:t>Cardinali</w:t>
          </w:r>
          <w:proofErr w:type="spellEnd"/>
          <w:r w:rsidRPr="00602FA5">
            <w:rPr>
              <w:color w:val="000000"/>
            </w:rPr>
            <w:t xml:space="preserve"> B, </w:t>
          </w:r>
          <w:proofErr w:type="spellStart"/>
          <w:r w:rsidRPr="00602FA5">
            <w:rPr>
              <w:color w:val="000000"/>
            </w:rPr>
            <w:t>Papoff</w:t>
          </w:r>
          <w:proofErr w:type="spellEnd"/>
          <w:r w:rsidRPr="00602FA5">
            <w:rPr>
              <w:color w:val="000000"/>
            </w:rPr>
            <w:t xml:space="preserve"> G, Brandi R, et al. Characterization of epithelial-mesenchymal transition intermediate/hybrid phenotypes associated to resistance to EGFR inhibitors in non-small cell lung cancer cell lines. </w:t>
          </w:r>
          <w:proofErr w:type="spellStart"/>
          <w:r w:rsidRPr="00602FA5">
            <w:rPr>
              <w:color w:val="000000"/>
            </w:rPr>
            <w:t>Oncotarget</w:t>
          </w:r>
          <w:proofErr w:type="spellEnd"/>
          <w:r w:rsidRPr="00602FA5">
            <w:rPr>
              <w:color w:val="000000"/>
            </w:rPr>
            <w:t>. 2017;8(61):103340–63.</w:t>
          </w:r>
        </w:p>
        <w:p w14:paraId="7207607F" w14:textId="77777777" w:rsidR="00963864" w:rsidRPr="00602FA5" w:rsidRDefault="00963864">
          <w:pPr>
            <w:pStyle w:val="csl-entry"/>
            <w:divId w:val="1439569498"/>
            <w:rPr>
              <w:color w:val="000000"/>
            </w:rPr>
          </w:pPr>
          <w:r w:rsidRPr="00602FA5">
            <w:rPr>
              <w:color w:val="000000"/>
            </w:rPr>
            <w:t xml:space="preserve">13. George JT, Jolly MK, Xu J, </w:t>
          </w:r>
          <w:proofErr w:type="spellStart"/>
          <w:r w:rsidRPr="00602FA5">
            <w:rPr>
              <w:color w:val="000000"/>
            </w:rPr>
            <w:t>Somarelli</w:t>
          </w:r>
          <w:proofErr w:type="spellEnd"/>
          <w:r w:rsidRPr="00602FA5">
            <w:rPr>
              <w:color w:val="000000"/>
            </w:rPr>
            <w:t xml:space="preserve"> J, Levine H. Survival outcomes in cancer patients predicted by a partial EMT gene expression scoring metric. Cancer Res. 2017;77(22</w:t>
          </w:r>
          <w:proofErr w:type="gramStart"/>
          <w:r w:rsidRPr="00602FA5">
            <w:rPr>
              <w:color w:val="000000"/>
            </w:rPr>
            <w:t>):canres</w:t>
          </w:r>
          <w:proofErr w:type="gramEnd"/>
          <w:r w:rsidRPr="00602FA5">
            <w:rPr>
              <w:color w:val="000000"/>
            </w:rPr>
            <w:t>.3521.2016.</w:t>
          </w:r>
        </w:p>
        <w:p w14:paraId="200DD23D" w14:textId="77777777" w:rsidR="00963864" w:rsidRPr="00602FA5" w:rsidRDefault="00963864">
          <w:pPr>
            <w:pStyle w:val="csl-entry"/>
            <w:divId w:val="1439569498"/>
            <w:rPr>
              <w:color w:val="000000"/>
            </w:rPr>
          </w:pPr>
          <w:r w:rsidRPr="00602FA5">
            <w:rPr>
              <w:color w:val="000000"/>
            </w:rPr>
            <w:t xml:space="preserve">14. Dey P, Kimmelman AC, DePinho RA. Metabolic </w:t>
          </w:r>
          <w:proofErr w:type="spellStart"/>
          <w:r w:rsidRPr="00602FA5">
            <w:rPr>
              <w:color w:val="000000"/>
            </w:rPr>
            <w:t>Codependencies</w:t>
          </w:r>
          <w:proofErr w:type="spellEnd"/>
          <w:r w:rsidRPr="00602FA5">
            <w:rPr>
              <w:color w:val="000000"/>
            </w:rPr>
            <w:t xml:space="preserve"> in the Tumor Microenvironment. Cancer </w:t>
          </w:r>
          <w:proofErr w:type="spellStart"/>
          <w:r w:rsidRPr="00602FA5">
            <w:rPr>
              <w:color w:val="000000"/>
            </w:rPr>
            <w:t>Discov</w:t>
          </w:r>
          <w:proofErr w:type="spellEnd"/>
          <w:r w:rsidRPr="00602FA5">
            <w:rPr>
              <w:color w:val="000000"/>
            </w:rPr>
            <w:t xml:space="preserve">. </w:t>
          </w:r>
          <w:proofErr w:type="gramStart"/>
          <w:r w:rsidRPr="00602FA5">
            <w:rPr>
              <w:color w:val="000000"/>
            </w:rPr>
            <w:t>2021;candisc</w:t>
          </w:r>
          <w:proofErr w:type="gramEnd"/>
          <w:r w:rsidRPr="00602FA5">
            <w:rPr>
              <w:color w:val="000000"/>
            </w:rPr>
            <w:t>.1211.2020.</w:t>
          </w:r>
        </w:p>
        <w:p w14:paraId="4D47296E" w14:textId="61A87DD3" w:rsidR="00963864" w:rsidRPr="00602FA5" w:rsidRDefault="00963864">
          <w:pPr>
            <w:pStyle w:val="csl-entry"/>
            <w:divId w:val="1439569498"/>
            <w:rPr>
              <w:color w:val="000000"/>
            </w:rPr>
          </w:pPr>
          <w:r w:rsidRPr="00602FA5">
            <w:rPr>
              <w:color w:val="000000"/>
            </w:rPr>
            <w:t xml:space="preserve">15. Warburg O, Wind F, </w:t>
          </w:r>
          <w:proofErr w:type="spellStart"/>
          <w:r w:rsidRPr="00602FA5">
            <w:rPr>
              <w:color w:val="000000"/>
            </w:rPr>
            <w:t>Negelein</w:t>
          </w:r>
          <w:proofErr w:type="spellEnd"/>
          <w:r w:rsidRPr="00602FA5">
            <w:rPr>
              <w:color w:val="000000"/>
            </w:rPr>
            <w:t xml:space="preserve"> E. </w:t>
          </w:r>
          <w:r w:rsidR="00C1354B" w:rsidRPr="00602FA5">
            <w:rPr>
              <w:color w:val="000000"/>
            </w:rPr>
            <w:t xml:space="preserve">The Metabolism </w:t>
          </w:r>
          <w:proofErr w:type="gramStart"/>
          <w:r w:rsidR="00C1354B" w:rsidRPr="00602FA5">
            <w:rPr>
              <w:color w:val="000000"/>
            </w:rPr>
            <w:t>Of</w:t>
          </w:r>
          <w:proofErr w:type="gramEnd"/>
          <w:r w:rsidR="00C1354B" w:rsidRPr="00602FA5">
            <w:rPr>
              <w:color w:val="000000"/>
            </w:rPr>
            <w:t xml:space="preserve"> Tumors In The Body</w:t>
          </w:r>
          <w:r w:rsidRPr="00602FA5">
            <w:rPr>
              <w:color w:val="000000"/>
            </w:rPr>
            <w:t>. J Gen Physiol. 1927;8(6):519–30.</w:t>
          </w:r>
        </w:p>
        <w:p w14:paraId="3E0D2E70" w14:textId="77777777" w:rsidR="00963864" w:rsidRPr="00602FA5" w:rsidRDefault="00963864">
          <w:pPr>
            <w:pStyle w:val="csl-entry"/>
            <w:divId w:val="1439569498"/>
            <w:rPr>
              <w:color w:val="000000"/>
            </w:rPr>
          </w:pPr>
          <w:r w:rsidRPr="00602FA5">
            <w:rPr>
              <w:color w:val="000000"/>
            </w:rPr>
            <w:t xml:space="preserve">16. </w:t>
          </w:r>
          <w:proofErr w:type="spellStart"/>
          <w:r w:rsidRPr="00602FA5">
            <w:rPr>
              <w:color w:val="000000"/>
            </w:rPr>
            <w:t>Liberti</w:t>
          </w:r>
          <w:proofErr w:type="spellEnd"/>
          <w:r w:rsidRPr="00602FA5">
            <w:rPr>
              <w:color w:val="000000"/>
            </w:rPr>
            <w:t xml:space="preserve"> MV, </w:t>
          </w:r>
          <w:proofErr w:type="spellStart"/>
          <w:r w:rsidRPr="00602FA5">
            <w:rPr>
              <w:color w:val="000000"/>
            </w:rPr>
            <w:t>Locasale</w:t>
          </w:r>
          <w:proofErr w:type="spellEnd"/>
          <w:r w:rsidRPr="00602FA5">
            <w:rPr>
              <w:color w:val="000000"/>
            </w:rPr>
            <w:t xml:space="preserve"> JW. The Warburg Effect: How Does it Benefit Cancer Cells? Trends </w:t>
          </w:r>
          <w:proofErr w:type="spellStart"/>
          <w:r w:rsidRPr="00602FA5">
            <w:rPr>
              <w:color w:val="000000"/>
            </w:rPr>
            <w:t>Biochem</w:t>
          </w:r>
          <w:proofErr w:type="spellEnd"/>
          <w:r w:rsidRPr="00602FA5">
            <w:rPr>
              <w:color w:val="000000"/>
            </w:rPr>
            <w:t xml:space="preserve"> Sci. 2016;41(3):211–8.</w:t>
          </w:r>
        </w:p>
        <w:p w14:paraId="1ABB517C" w14:textId="77777777" w:rsidR="00963864" w:rsidRPr="00602FA5" w:rsidRDefault="00963864">
          <w:pPr>
            <w:pStyle w:val="csl-entry"/>
            <w:divId w:val="1439569498"/>
            <w:rPr>
              <w:color w:val="000000"/>
            </w:rPr>
          </w:pPr>
          <w:r w:rsidRPr="00602FA5">
            <w:rPr>
              <w:color w:val="000000"/>
            </w:rPr>
            <w:t xml:space="preserve">17. Ohshima K, </w:t>
          </w:r>
          <w:proofErr w:type="spellStart"/>
          <w:r w:rsidRPr="00602FA5">
            <w:rPr>
              <w:color w:val="000000"/>
            </w:rPr>
            <w:t>Morii</w:t>
          </w:r>
          <w:proofErr w:type="spellEnd"/>
          <w:r w:rsidRPr="00602FA5">
            <w:rPr>
              <w:color w:val="000000"/>
            </w:rPr>
            <w:t xml:space="preserve"> E. Metabolic Reprogramming of Cancer Cells during Tumor Progression and Metastasis. Metabolites. 2021;11(1):28.</w:t>
          </w:r>
        </w:p>
        <w:p w14:paraId="1F31D0E0" w14:textId="77777777" w:rsidR="00963864" w:rsidRPr="00602FA5" w:rsidRDefault="00963864">
          <w:pPr>
            <w:pStyle w:val="csl-entry"/>
            <w:divId w:val="1439569498"/>
            <w:rPr>
              <w:color w:val="000000"/>
            </w:rPr>
          </w:pPr>
          <w:r w:rsidRPr="00602FA5">
            <w:rPr>
              <w:color w:val="000000"/>
            </w:rPr>
            <w:t xml:space="preserve">18. Carvalho TMA, Cardoso HJ, </w:t>
          </w:r>
          <w:proofErr w:type="spellStart"/>
          <w:r w:rsidRPr="00602FA5">
            <w:rPr>
              <w:color w:val="000000"/>
            </w:rPr>
            <w:t>Figueira</w:t>
          </w:r>
          <w:proofErr w:type="spellEnd"/>
          <w:r w:rsidRPr="00602FA5">
            <w:rPr>
              <w:color w:val="000000"/>
            </w:rPr>
            <w:t xml:space="preserve"> MI, </w:t>
          </w:r>
          <w:proofErr w:type="spellStart"/>
          <w:r w:rsidRPr="00602FA5">
            <w:rPr>
              <w:color w:val="000000"/>
            </w:rPr>
            <w:t>Vaz</w:t>
          </w:r>
          <w:proofErr w:type="spellEnd"/>
          <w:r w:rsidRPr="00602FA5">
            <w:rPr>
              <w:color w:val="000000"/>
            </w:rPr>
            <w:t xml:space="preserve"> CV, Socorro S. The peculiarities of cancer cell metabolism: A route to </w:t>
          </w:r>
          <w:proofErr w:type="spellStart"/>
          <w:r w:rsidRPr="00602FA5">
            <w:rPr>
              <w:color w:val="000000"/>
            </w:rPr>
            <w:t>metastasization</w:t>
          </w:r>
          <w:proofErr w:type="spellEnd"/>
          <w:r w:rsidRPr="00602FA5">
            <w:rPr>
              <w:color w:val="000000"/>
            </w:rPr>
            <w:t xml:space="preserve"> and a target for therapy. Eur J Med Chem. </w:t>
          </w:r>
          <w:proofErr w:type="gramStart"/>
          <w:r w:rsidRPr="00602FA5">
            <w:rPr>
              <w:color w:val="000000"/>
            </w:rPr>
            <w:t>2019;171:343</w:t>
          </w:r>
          <w:proofErr w:type="gramEnd"/>
          <w:r w:rsidRPr="00602FA5">
            <w:rPr>
              <w:color w:val="000000"/>
            </w:rPr>
            <w:t>–63.</w:t>
          </w:r>
        </w:p>
        <w:p w14:paraId="5526D826" w14:textId="77777777" w:rsidR="00963864" w:rsidRPr="00602FA5" w:rsidRDefault="00963864">
          <w:pPr>
            <w:pStyle w:val="csl-entry"/>
            <w:divId w:val="1439569498"/>
            <w:rPr>
              <w:color w:val="000000"/>
            </w:rPr>
          </w:pPr>
          <w:r w:rsidRPr="00602FA5">
            <w:rPr>
              <w:color w:val="000000"/>
            </w:rPr>
            <w:t xml:space="preserve">19. Nagao A, Kobayashi M, </w:t>
          </w:r>
          <w:proofErr w:type="spellStart"/>
          <w:r w:rsidRPr="00602FA5">
            <w:rPr>
              <w:color w:val="000000"/>
            </w:rPr>
            <w:t>Koyasu</w:t>
          </w:r>
          <w:proofErr w:type="spellEnd"/>
          <w:r w:rsidRPr="00602FA5">
            <w:rPr>
              <w:color w:val="000000"/>
            </w:rPr>
            <w:t xml:space="preserve"> S, Chow CCT, Harada H. HIF-1-Dependent Reprogramming of Glucose Metabolic Pathway of Cancer Cells and Its Therapeutic Significance. Int J Mol Sci. 2019;20(2):238.</w:t>
          </w:r>
        </w:p>
        <w:p w14:paraId="4E3EFB2D" w14:textId="77777777" w:rsidR="00963864" w:rsidRPr="00602FA5" w:rsidRDefault="00963864">
          <w:pPr>
            <w:pStyle w:val="csl-entry"/>
            <w:divId w:val="1439569498"/>
            <w:rPr>
              <w:color w:val="000000"/>
            </w:rPr>
          </w:pPr>
          <w:r w:rsidRPr="00602FA5">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602FA5" w:rsidRDefault="00963864">
          <w:pPr>
            <w:pStyle w:val="csl-entry"/>
            <w:divId w:val="1439569498"/>
            <w:rPr>
              <w:color w:val="000000"/>
            </w:rPr>
          </w:pPr>
          <w:r w:rsidRPr="00602FA5">
            <w:rPr>
              <w:color w:val="000000"/>
            </w:rPr>
            <w:t xml:space="preserve">21. Jia D, Park JH, Jung KH, Levine H, </w:t>
          </w:r>
          <w:proofErr w:type="spellStart"/>
          <w:r w:rsidRPr="00602FA5">
            <w:rPr>
              <w:color w:val="000000"/>
            </w:rPr>
            <w:t>Kaipparettu</w:t>
          </w:r>
          <w:proofErr w:type="spellEnd"/>
          <w:r w:rsidRPr="00602FA5">
            <w:rPr>
              <w:color w:val="000000"/>
            </w:rPr>
            <w:t xml:space="preserve"> BA. Elucidating the Metabolic Plasticity of Cancer: Mitochondrial Reprogramming and Hybrid Metabolic States. Cells. 2018;7(3):21.</w:t>
          </w:r>
        </w:p>
        <w:p w14:paraId="0F057CC8" w14:textId="77777777" w:rsidR="00963864" w:rsidRPr="00602FA5" w:rsidRDefault="00963864">
          <w:pPr>
            <w:pStyle w:val="csl-entry"/>
            <w:divId w:val="1439569498"/>
            <w:rPr>
              <w:color w:val="000000"/>
            </w:rPr>
          </w:pPr>
          <w:r w:rsidRPr="00602FA5">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602FA5" w:rsidRDefault="00963864">
          <w:pPr>
            <w:pStyle w:val="csl-entry"/>
            <w:divId w:val="1439569498"/>
            <w:rPr>
              <w:color w:val="000000"/>
            </w:rPr>
          </w:pPr>
          <w:r w:rsidRPr="00602FA5">
            <w:rPr>
              <w:color w:val="000000"/>
            </w:rPr>
            <w:t xml:space="preserve">23. Sancho P, Burgos-Ramos E, Tavera A, </w:t>
          </w:r>
          <w:proofErr w:type="spellStart"/>
          <w:r w:rsidRPr="00602FA5">
            <w:rPr>
              <w:color w:val="000000"/>
            </w:rPr>
            <w:t>Bou</w:t>
          </w:r>
          <w:proofErr w:type="spellEnd"/>
          <w:r w:rsidRPr="00602FA5">
            <w:rPr>
              <w:color w:val="000000"/>
            </w:rPr>
            <w:t> </w:t>
          </w:r>
          <w:proofErr w:type="spellStart"/>
          <w:r w:rsidRPr="00602FA5">
            <w:rPr>
              <w:color w:val="000000"/>
            </w:rPr>
            <w:t>Kheir</w:t>
          </w:r>
          <w:proofErr w:type="spellEnd"/>
          <w:r w:rsidRPr="00602FA5">
            <w:rPr>
              <w:color w:val="000000"/>
            </w:rPr>
            <w:t xml:space="preserve"> T, </w:t>
          </w:r>
          <w:proofErr w:type="spellStart"/>
          <w:r w:rsidRPr="00602FA5">
            <w:rPr>
              <w:color w:val="000000"/>
            </w:rPr>
            <w:t>Jagust</w:t>
          </w:r>
          <w:proofErr w:type="spellEnd"/>
          <w:r w:rsidRPr="00602FA5">
            <w:rPr>
              <w:color w:val="000000"/>
            </w:rPr>
            <w:t xml:space="preserve"> P, </w:t>
          </w:r>
          <w:proofErr w:type="spellStart"/>
          <w:r w:rsidRPr="00602FA5">
            <w:rPr>
              <w:color w:val="000000"/>
            </w:rPr>
            <w:t>Schoenhals</w:t>
          </w:r>
          <w:proofErr w:type="spellEnd"/>
          <w:r w:rsidRPr="00602FA5">
            <w:rPr>
              <w:color w:val="000000"/>
            </w:rPr>
            <w:t xml:space="preserve"> M, et al. MYC/PGC-1α Balance Determines the Metabolic Phenotype and Plasticity of Pancreatic Cancer Stem Cells. Cell </w:t>
          </w:r>
          <w:proofErr w:type="spellStart"/>
          <w:r w:rsidRPr="00602FA5">
            <w:rPr>
              <w:color w:val="000000"/>
            </w:rPr>
            <w:t>Metab</w:t>
          </w:r>
          <w:proofErr w:type="spellEnd"/>
          <w:r w:rsidRPr="00602FA5">
            <w:rPr>
              <w:color w:val="000000"/>
            </w:rPr>
            <w:t>. 2015;22(4):590–605.</w:t>
          </w:r>
        </w:p>
        <w:p w14:paraId="2E5E9AB6" w14:textId="77777777" w:rsidR="00963864" w:rsidRPr="00602FA5" w:rsidRDefault="00963864">
          <w:pPr>
            <w:pStyle w:val="csl-entry"/>
            <w:divId w:val="1439569498"/>
            <w:rPr>
              <w:color w:val="000000"/>
            </w:rPr>
          </w:pPr>
          <w:r w:rsidRPr="00602FA5">
            <w:rPr>
              <w:color w:val="000000"/>
            </w:rPr>
            <w:t xml:space="preserve">24. Jia D, </w:t>
          </w:r>
          <w:proofErr w:type="spellStart"/>
          <w:r w:rsidRPr="00602FA5">
            <w:rPr>
              <w:color w:val="000000"/>
            </w:rPr>
            <w:t>Paudel</w:t>
          </w:r>
          <w:proofErr w:type="spellEnd"/>
          <w:r w:rsidRPr="00602FA5">
            <w:rPr>
              <w:color w:val="000000"/>
            </w:rPr>
            <w:t xml:space="preserve"> BB, Hayford CE, Hardeman KN, Levine H, </w:t>
          </w:r>
          <w:proofErr w:type="spellStart"/>
          <w:r w:rsidRPr="00602FA5">
            <w:rPr>
              <w:color w:val="000000"/>
            </w:rPr>
            <w:t>Onuchic</w:t>
          </w:r>
          <w:proofErr w:type="spellEnd"/>
          <w:r w:rsidRPr="00602FA5">
            <w:rPr>
              <w:color w:val="000000"/>
            </w:rPr>
            <w:t xml:space="preserve"> JN, et al. Drug-Tolerant Idling Melanoma Cells Exhibit Theory-Predicted Metabolic Low-Low Phenotype. Frontiers Oncol. </w:t>
          </w:r>
          <w:proofErr w:type="gramStart"/>
          <w:r w:rsidRPr="00602FA5">
            <w:rPr>
              <w:color w:val="000000"/>
            </w:rPr>
            <w:t>2020;10:1426</w:t>
          </w:r>
          <w:proofErr w:type="gramEnd"/>
          <w:r w:rsidRPr="00602FA5">
            <w:rPr>
              <w:color w:val="000000"/>
            </w:rPr>
            <w:t>.</w:t>
          </w:r>
        </w:p>
        <w:p w14:paraId="7E61F854" w14:textId="77777777" w:rsidR="00963864" w:rsidRPr="00602FA5" w:rsidRDefault="00963864">
          <w:pPr>
            <w:pStyle w:val="csl-entry"/>
            <w:divId w:val="1439569498"/>
            <w:rPr>
              <w:color w:val="000000"/>
            </w:rPr>
          </w:pPr>
          <w:r w:rsidRPr="00602FA5">
            <w:rPr>
              <w:color w:val="000000"/>
            </w:rPr>
            <w:t xml:space="preserve">25. </w:t>
          </w:r>
          <w:proofErr w:type="spellStart"/>
          <w:r w:rsidRPr="00602FA5">
            <w:rPr>
              <w:color w:val="000000"/>
            </w:rPr>
            <w:t>LeBleu</w:t>
          </w:r>
          <w:proofErr w:type="spellEnd"/>
          <w:r w:rsidRPr="00602FA5">
            <w:rPr>
              <w:color w:val="000000"/>
            </w:rPr>
            <w:t xml:space="preserve"> VS, O’Connell JT, Herrera KNG, </w:t>
          </w:r>
          <w:proofErr w:type="spellStart"/>
          <w:r w:rsidRPr="00602FA5">
            <w:rPr>
              <w:color w:val="000000"/>
            </w:rPr>
            <w:t>Wikman</w:t>
          </w:r>
          <w:proofErr w:type="spellEnd"/>
          <w:r w:rsidRPr="00602FA5">
            <w:rPr>
              <w:color w:val="000000"/>
            </w:rPr>
            <w:t xml:space="preserve"> H, </w:t>
          </w:r>
          <w:proofErr w:type="spellStart"/>
          <w:r w:rsidRPr="00602FA5">
            <w:rPr>
              <w:color w:val="000000"/>
            </w:rPr>
            <w:t>Pantel</w:t>
          </w:r>
          <w:proofErr w:type="spellEnd"/>
          <w:r w:rsidRPr="00602FA5">
            <w:rPr>
              <w:color w:val="000000"/>
            </w:rPr>
            <w:t xml:space="preserve"> K, </w:t>
          </w:r>
          <w:proofErr w:type="spellStart"/>
          <w:r w:rsidRPr="00602FA5">
            <w:rPr>
              <w:color w:val="000000"/>
            </w:rPr>
            <w:t>Haigis</w:t>
          </w:r>
          <w:proofErr w:type="spellEnd"/>
          <w:r w:rsidRPr="00602FA5">
            <w:rPr>
              <w:color w:val="000000"/>
            </w:rPr>
            <w:t xml:space="preserve"> MC, et al. PGC-1α mediates mitochondrial biogenesis and oxidative phosphorylation in cancer cells to promote metastasis. Nat Cell Biol. 2014;16(10):992–1003.</w:t>
          </w:r>
        </w:p>
        <w:p w14:paraId="0F80A1E9" w14:textId="77777777" w:rsidR="00963864" w:rsidRPr="00602FA5" w:rsidRDefault="00963864">
          <w:pPr>
            <w:pStyle w:val="csl-entry"/>
            <w:divId w:val="1439569498"/>
            <w:rPr>
              <w:color w:val="000000"/>
            </w:rPr>
          </w:pPr>
          <w:r w:rsidRPr="00602FA5">
            <w:rPr>
              <w:color w:val="000000"/>
            </w:rPr>
            <w:t xml:space="preserve">26. Dupuy F, </w:t>
          </w:r>
          <w:proofErr w:type="spellStart"/>
          <w:r w:rsidRPr="00602FA5">
            <w:rPr>
              <w:color w:val="000000"/>
            </w:rPr>
            <w:t>Tabariès</w:t>
          </w:r>
          <w:proofErr w:type="spellEnd"/>
          <w:r w:rsidRPr="00602FA5">
            <w:rPr>
              <w:color w:val="000000"/>
            </w:rPr>
            <w:t xml:space="preserve"> S, </w:t>
          </w:r>
          <w:proofErr w:type="spellStart"/>
          <w:r w:rsidRPr="00602FA5">
            <w:rPr>
              <w:color w:val="000000"/>
            </w:rPr>
            <w:t>Andrzejewski</w:t>
          </w:r>
          <w:proofErr w:type="spellEnd"/>
          <w:r w:rsidRPr="00602FA5">
            <w:rPr>
              <w:color w:val="000000"/>
            </w:rPr>
            <w:t xml:space="preserve"> S, Dong Z, </w:t>
          </w:r>
          <w:proofErr w:type="spellStart"/>
          <w:r w:rsidRPr="00602FA5">
            <w:rPr>
              <w:color w:val="000000"/>
            </w:rPr>
            <w:t>Blagih</w:t>
          </w:r>
          <w:proofErr w:type="spellEnd"/>
          <w:r w:rsidRPr="00602FA5">
            <w:rPr>
              <w:color w:val="000000"/>
            </w:rPr>
            <w:t xml:space="preserve"> J, </w:t>
          </w:r>
          <w:proofErr w:type="spellStart"/>
          <w:r w:rsidRPr="00602FA5">
            <w:rPr>
              <w:color w:val="000000"/>
            </w:rPr>
            <w:t>Annis</w:t>
          </w:r>
          <w:proofErr w:type="spellEnd"/>
          <w:r w:rsidRPr="00602FA5">
            <w:rPr>
              <w:color w:val="000000"/>
            </w:rPr>
            <w:t xml:space="preserve"> MG, et al. PDK1-Dependent Metabolic Reprogramming Dictates Metastatic Potential in Breast Cancer. Cell </w:t>
          </w:r>
          <w:proofErr w:type="spellStart"/>
          <w:r w:rsidRPr="00602FA5">
            <w:rPr>
              <w:color w:val="000000"/>
            </w:rPr>
            <w:t>Metab</w:t>
          </w:r>
          <w:proofErr w:type="spellEnd"/>
          <w:r w:rsidRPr="00602FA5">
            <w:rPr>
              <w:color w:val="000000"/>
            </w:rPr>
            <w:t>. 2015;22(4):577–89.</w:t>
          </w:r>
        </w:p>
        <w:p w14:paraId="54D010A1" w14:textId="77777777" w:rsidR="00963864" w:rsidRPr="00602FA5" w:rsidRDefault="00963864">
          <w:pPr>
            <w:pStyle w:val="csl-entry"/>
            <w:divId w:val="1439569498"/>
            <w:rPr>
              <w:color w:val="000000"/>
            </w:rPr>
          </w:pPr>
          <w:r w:rsidRPr="00602FA5">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602FA5" w:rsidRDefault="00963864">
          <w:pPr>
            <w:pStyle w:val="csl-entry"/>
            <w:divId w:val="1439569498"/>
            <w:rPr>
              <w:color w:val="000000"/>
            </w:rPr>
          </w:pPr>
          <w:r w:rsidRPr="00602FA5">
            <w:rPr>
              <w:color w:val="000000"/>
            </w:rPr>
            <w:t xml:space="preserve">28. </w:t>
          </w:r>
          <w:proofErr w:type="spellStart"/>
          <w:r w:rsidRPr="00602FA5">
            <w:rPr>
              <w:color w:val="000000"/>
            </w:rPr>
            <w:t>Georgakopoulos</w:t>
          </w:r>
          <w:proofErr w:type="spellEnd"/>
          <w:r w:rsidRPr="00602FA5">
            <w:rPr>
              <w:color w:val="000000"/>
            </w:rPr>
            <w:t xml:space="preserve">-Soares I, </w:t>
          </w:r>
          <w:proofErr w:type="spellStart"/>
          <w:r w:rsidRPr="00602FA5">
            <w:rPr>
              <w:color w:val="000000"/>
            </w:rPr>
            <w:t>Chartoumpekis</w:t>
          </w:r>
          <w:proofErr w:type="spellEnd"/>
          <w:r w:rsidRPr="00602FA5">
            <w:rPr>
              <w:color w:val="000000"/>
            </w:rPr>
            <w:t xml:space="preserve"> DV, </w:t>
          </w:r>
          <w:proofErr w:type="spellStart"/>
          <w:r w:rsidRPr="00602FA5">
            <w:rPr>
              <w:color w:val="000000"/>
            </w:rPr>
            <w:t>Kyriazopoulou</w:t>
          </w:r>
          <w:proofErr w:type="spellEnd"/>
          <w:r w:rsidRPr="00602FA5">
            <w:rPr>
              <w:color w:val="000000"/>
            </w:rPr>
            <w:t xml:space="preserve"> V, </w:t>
          </w:r>
          <w:proofErr w:type="spellStart"/>
          <w:r w:rsidRPr="00602FA5">
            <w:rPr>
              <w:color w:val="000000"/>
            </w:rPr>
            <w:t>Zaravinos</w:t>
          </w:r>
          <w:proofErr w:type="spellEnd"/>
          <w:r w:rsidRPr="00602FA5">
            <w:rPr>
              <w:color w:val="000000"/>
            </w:rPr>
            <w:t xml:space="preserve"> A. EMT Factors and Metabolic Pathways in Cancer. Frontiers Oncol. </w:t>
          </w:r>
          <w:proofErr w:type="gramStart"/>
          <w:r w:rsidRPr="00602FA5">
            <w:rPr>
              <w:color w:val="000000"/>
            </w:rPr>
            <w:t>2020;10:499</w:t>
          </w:r>
          <w:proofErr w:type="gramEnd"/>
          <w:r w:rsidRPr="00602FA5">
            <w:rPr>
              <w:color w:val="000000"/>
            </w:rPr>
            <w:t>.</w:t>
          </w:r>
        </w:p>
        <w:p w14:paraId="19DED286" w14:textId="77777777" w:rsidR="00963864" w:rsidRPr="00602FA5" w:rsidRDefault="00963864">
          <w:pPr>
            <w:pStyle w:val="csl-entry"/>
            <w:divId w:val="1439569498"/>
            <w:rPr>
              <w:color w:val="000000"/>
            </w:rPr>
          </w:pPr>
          <w:r w:rsidRPr="00602FA5">
            <w:rPr>
              <w:color w:val="000000"/>
            </w:rPr>
            <w:t xml:space="preserve">29. Fedele M, </w:t>
          </w:r>
          <w:proofErr w:type="spellStart"/>
          <w:r w:rsidRPr="00602FA5">
            <w:rPr>
              <w:color w:val="000000"/>
            </w:rPr>
            <w:t>Sgarra</w:t>
          </w:r>
          <w:proofErr w:type="spellEnd"/>
          <w:r w:rsidRPr="00602FA5">
            <w:rPr>
              <w:color w:val="000000"/>
            </w:rPr>
            <w:t xml:space="preserve"> R, Battista S, </w:t>
          </w:r>
          <w:proofErr w:type="spellStart"/>
          <w:r w:rsidRPr="00602FA5">
            <w:rPr>
              <w:color w:val="000000"/>
            </w:rPr>
            <w:t>Cerchia</w:t>
          </w:r>
          <w:proofErr w:type="spellEnd"/>
          <w:r w:rsidRPr="00602FA5">
            <w:rPr>
              <w:color w:val="000000"/>
            </w:rPr>
            <w:t xml:space="preserve"> L, </w:t>
          </w:r>
          <w:proofErr w:type="spellStart"/>
          <w:r w:rsidRPr="00602FA5">
            <w:rPr>
              <w:color w:val="000000"/>
            </w:rPr>
            <w:t>Manfioletti</w:t>
          </w:r>
          <w:proofErr w:type="spellEnd"/>
          <w:r w:rsidRPr="00602FA5">
            <w:rPr>
              <w:color w:val="000000"/>
            </w:rPr>
            <w:t xml:space="preserve"> G. The Epithelial–Mesenchymal Transition at the Crossroads between Metabolism and Tumor Progression. Int J Mol Sci. 2022;23(2):800.</w:t>
          </w:r>
        </w:p>
        <w:p w14:paraId="143F1ED2" w14:textId="77777777" w:rsidR="00963864" w:rsidRPr="00602FA5" w:rsidRDefault="00963864">
          <w:pPr>
            <w:pStyle w:val="csl-entry"/>
            <w:divId w:val="1439569498"/>
            <w:rPr>
              <w:color w:val="000000"/>
            </w:rPr>
          </w:pPr>
          <w:r w:rsidRPr="00602FA5">
            <w:rPr>
              <w:color w:val="000000"/>
            </w:rPr>
            <w:t xml:space="preserve">30. Burger GA, </w:t>
          </w:r>
          <w:proofErr w:type="spellStart"/>
          <w:r w:rsidRPr="00602FA5">
            <w:rPr>
              <w:color w:val="000000"/>
            </w:rPr>
            <w:t>Danen</w:t>
          </w:r>
          <w:proofErr w:type="spellEnd"/>
          <w:r w:rsidRPr="00602FA5">
            <w:rPr>
              <w:color w:val="000000"/>
            </w:rPr>
            <w:t xml:space="preserve"> EHJ, Beltman JB. Deciphering Epithelial–Mesenchymal Transition Regulatory Networks in Cancer through Computational Approaches. Frontiers Oncol. </w:t>
          </w:r>
          <w:proofErr w:type="gramStart"/>
          <w:r w:rsidRPr="00602FA5">
            <w:rPr>
              <w:color w:val="000000"/>
            </w:rPr>
            <w:t>2017;7:162</w:t>
          </w:r>
          <w:proofErr w:type="gramEnd"/>
          <w:r w:rsidRPr="00602FA5">
            <w:rPr>
              <w:color w:val="000000"/>
            </w:rPr>
            <w:t>.</w:t>
          </w:r>
        </w:p>
        <w:p w14:paraId="548E2459" w14:textId="77777777" w:rsidR="00963864" w:rsidRPr="00602FA5" w:rsidRDefault="00963864">
          <w:pPr>
            <w:pStyle w:val="csl-entry"/>
            <w:divId w:val="1439569498"/>
            <w:rPr>
              <w:color w:val="000000"/>
            </w:rPr>
          </w:pPr>
          <w:r w:rsidRPr="00602FA5">
            <w:rPr>
              <w:color w:val="000000"/>
            </w:rPr>
            <w:t xml:space="preserve">31. Hu Y, Xu W, Zeng H, He Z, Lu X, </w:t>
          </w:r>
          <w:proofErr w:type="spellStart"/>
          <w:r w:rsidRPr="00602FA5">
            <w:rPr>
              <w:color w:val="000000"/>
            </w:rPr>
            <w:t>Zuo</w:t>
          </w:r>
          <w:proofErr w:type="spellEnd"/>
          <w:r w:rsidRPr="00602FA5">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602FA5" w:rsidRDefault="00963864">
          <w:pPr>
            <w:pStyle w:val="csl-entry"/>
            <w:divId w:val="1439569498"/>
            <w:rPr>
              <w:color w:val="000000"/>
            </w:rPr>
          </w:pPr>
          <w:r w:rsidRPr="00602FA5">
            <w:rPr>
              <w:color w:val="000000"/>
            </w:rPr>
            <w:t>32. Sung J-Y, Cheong J-H. Pan-Cancer Analysis Reveals Distinct Metabolic Reprogramming in Different Epithelial–Mesenchymal Transition Activity States. Cancers. 2021;13(8):1778.</w:t>
          </w:r>
        </w:p>
        <w:p w14:paraId="05F0C8A7" w14:textId="77777777" w:rsidR="00963864" w:rsidRPr="00602FA5" w:rsidRDefault="00963864">
          <w:pPr>
            <w:pStyle w:val="csl-entry"/>
            <w:divId w:val="1439569498"/>
            <w:rPr>
              <w:color w:val="000000"/>
            </w:rPr>
          </w:pPr>
          <w:r w:rsidRPr="00602FA5">
            <w:rPr>
              <w:color w:val="000000"/>
            </w:rPr>
            <w:t xml:space="preserve">33. Choudhary KS, Rohatgi N, </w:t>
          </w:r>
          <w:proofErr w:type="spellStart"/>
          <w:r w:rsidRPr="00602FA5">
            <w:rPr>
              <w:color w:val="000000"/>
            </w:rPr>
            <w:t>Halldorsson</w:t>
          </w:r>
          <w:proofErr w:type="spellEnd"/>
          <w:r w:rsidRPr="00602FA5">
            <w:rPr>
              <w:color w:val="000000"/>
            </w:rPr>
            <w:t xml:space="preserve"> S, </w:t>
          </w:r>
          <w:proofErr w:type="spellStart"/>
          <w:r w:rsidRPr="00602FA5">
            <w:rPr>
              <w:color w:val="000000"/>
            </w:rPr>
            <w:t>Briem</w:t>
          </w:r>
          <w:proofErr w:type="spellEnd"/>
          <w:r w:rsidRPr="00602FA5">
            <w:rPr>
              <w:color w:val="000000"/>
            </w:rPr>
            <w:t xml:space="preserve"> E, Gudjonsson T, Gudmundsson S, et al. EGFR Signal-Network Reconstruction Demonstrates Metabolic Crosstalk in EMT. </w:t>
          </w:r>
          <w:proofErr w:type="spellStart"/>
          <w:r w:rsidRPr="00602FA5">
            <w:rPr>
              <w:color w:val="000000"/>
            </w:rPr>
            <w:t>Plos</w:t>
          </w:r>
          <w:proofErr w:type="spellEnd"/>
          <w:r w:rsidRPr="00602FA5">
            <w:rPr>
              <w:color w:val="000000"/>
            </w:rPr>
            <w:t xml:space="preserve"> </w:t>
          </w:r>
          <w:proofErr w:type="spellStart"/>
          <w:r w:rsidRPr="00602FA5">
            <w:rPr>
              <w:color w:val="000000"/>
            </w:rPr>
            <w:t>Comput</w:t>
          </w:r>
          <w:proofErr w:type="spellEnd"/>
          <w:r w:rsidRPr="00602FA5">
            <w:rPr>
              <w:color w:val="000000"/>
            </w:rPr>
            <w:t xml:space="preserve"> Biol. 2016;12(6</w:t>
          </w:r>
          <w:proofErr w:type="gramStart"/>
          <w:r w:rsidRPr="00602FA5">
            <w:rPr>
              <w:color w:val="000000"/>
            </w:rPr>
            <w:t>):e</w:t>
          </w:r>
          <w:proofErr w:type="gramEnd"/>
          <w:r w:rsidRPr="00602FA5">
            <w:rPr>
              <w:color w:val="000000"/>
            </w:rPr>
            <w:t>1004924.</w:t>
          </w:r>
        </w:p>
        <w:p w14:paraId="014E66CB" w14:textId="77777777" w:rsidR="00963864" w:rsidRPr="00602FA5" w:rsidRDefault="00963864">
          <w:pPr>
            <w:pStyle w:val="csl-entry"/>
            <w:divId w:val="1439569498"/>
            <w:rPr>
              <w:color w:val="000000"/>
            </w:rPr>
          </w:pPr>
          <w:r w:rsidRPr="00602FA5">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602FA5" w:rsidRDefault="00963864">
          <w:pPr>
            <w:pStyle w:val="csl-entry"/>
            <w:divId w:val="1439569498"/>
            <w:rPr>
              <w:color w:val="000000"/>
            </w:rPr>
          </w:pPr>
          <w:r w:rsidRPr="00602FA5">
            <w:rPr>
              <w:color w:val="000000"/>
            </w:rPr>
            <w:t xml:space="preserve">35. Kang X, Wang J, Li C. Exposing the Underlying Relationship of Cancer Metastasis to Metabolism and Epithelial-Mesenchymal Transitions. </w:t>
          </w:r>
          <w:proofErr w:type="spellStart"/>
          <w:r w:rsidRPr="00602FA5">
            <w:rPr>
              <w:color w:val="000000"/>
            </w:rPr>
            <w:t>Iscience</w:t>
          </w:r>
          <w:proofErr w:type="spellEnd"/>
          <w:r w:rsidRPr="00602FA5">
            <w:rPr>
              <w:color w:val="000000"/>
            </w:rPr>
            <w:t xml:space="preserve">. </w:t>
          </w:r>
          <w:proofErr w:type="gramStart"/>
          <w:r w:rsidRPr="00602FA5">
            <w:rPr>
              <w:color w:val="000000"/>
            </w:rPr>
            <w:t>2019;21:754</w:t>
          </w:r>
          <w:proofErr w:type="gramEnd"/>
          <w:r w:rsidRPr="00602FA5">
            <w:rPr>
              <w:color w:val="000000"/>
            </w:rPr>
            <w:t>–72.</w:t>
          </w:r>
        </w:p>
        <w:p w14:paraId="627D9225" w14:textId="77777777" w:rsidR="00963864" w:rsidRPr="00602FA5" w:rsidRDefault="00963864">
          <w:pPr>
            <w:pStyle w:val="csl-entry"/>
            <w:divId w:val="1439569498"/>
            <w:rPr>
              <w:color w:val="000000"/>
            </w:rPr>
          </w:pPr>
          <w:r w:rsidRPr="00602FA5">
            <w:rPr>
              <w:color w:val="000000"/>
            </w:rPr>
            <w:t xml:space="preserve">36. Bocci F, Tripathi SC, Mercedes SAV, George JT, </w:t>
          </w:r>
          <w:proofErr w:type="spellStart"/>
          <w:r w:rsidRPr="00602FA5">
            <w:rPr>
              <w:color w:val="000000"/>
            </w:rPr>
            <w:t>Casabar</w:t>
          </w:r>
          <w:proofErr w:type="spellEnd"/>
          <w:r w:rsidRPr="00602FA5">
            <w:rPr>
              <w:color w:val="000000"/>
            </w:rPr>
            <w:t xml:space="preserve"> JP, Wong PK, et al. NRF2 activates a partial epithelial-mesenchymal transition and is maximally present in a hybrid epithelial/mesenchymal phenotype. </w:t>
          </w:r>
          <w:proofErr w:type="spellStart"/>
          <w:r w:rsidRPr="00602FA5">
            <w:rPr>
              <w:color w:val="000000"/>
            </w:rPr>
            <w:t>Integr</w:t>
          </w:r>
          <w:proofErr w:type="spellEnd"/>
          <w:r w:rsidRPr="00602FA5">
            <w:rPr>
              <w:color w:val="000000"/>
            </w:rPr>
            <w:t xml:space="preserve"> Biol. 2019;11(6):251–63.</w:t>
          </w:r>
        </w:p>
        <w:p w14:paraId="065C865D" w14:textId="77777777" w:rsidR="00963864" w:rsidRPr="00602FA5" w:rsidRDefault="00963864">
          <w:pPr>
            <w:pStyle w:val="csl-entry"/>
            <w:divId w:val="1439569498"/>
            <w:rPr>
              <w:color w:val="000000"/>
            </w:rPr>
          </w:pPr>
          <w:r w:rsidRPr="00602FA5">
            <w:rPr>
              <w:color w:val="000000"/>
            </w:rPr>
            <w:t xml:space="preserve">37. Luo M, Shang L, Brooks MD, </w:t>
          </w:r>
          <w:proofErr w:type="spellStart"/>
          <w:r w:rsidRPr="00602FA5">
            <w:rPr>
              <w:color w:val="000000"/>
            </w:rPr>
            <w:t>Jiagge</w:t>
          </w:r>
          <w:proofErr w:type="spellEnd"/>
          <w:r w:rsidRPr="00602FA5">
            <w:rPr>
              <w:color w:val="000000"/>
            </w:rPr>
            <w:t xml:space="preserve"> E, Zhu Y, </w:t>
          </w:r>
          <w:proofErr w:type="spellStart"/>
          <w:r w:rsidRPr="00602FA5">
            <w:rPr>
              <w:color w:val="000000"/>
            </w:rPr>
            <w:t>Buschhaus</w:t>
          </w:r>
          <w:proofErr w:type="spellEnd"/>
          <w:r w:rsidRPr="00602FA5">
            <w:rPr>
              <w:color w:val="000000"/>
            </w:rPr>
            <w:t xml:space="preserve"> JM, et al. Targeting Breast Cancer Stem Cell State Equilibrium through Modulation of Redox Signaling. Cell </w:t>
          </w:r>
          <w:proofErr w:type="spellStart"/>
          <w:r w:rsidRPr="00602FA5">
            <w:rPr>
              <w:color w:val="000000"/>
            </w:rPr>
            <w:t>Metab</w:t>
          </w:r>
          <w:proofErr w:type="spellEnd"/>
          <w:r w:rsidRPr="00602FA5">
            <w:rPr>
              <w:color w:val="000000"/>
            </w:rPr>
            <w:t>. 2018;28(1):69-</w:t>
          </w:r>
          <w:proofErr w:type="gramStart"/>
          <w:r w:rsidRPr="00602FA5">
            <w:rPr>
              <w:color w:val="000000"/>
            </w:rPr>
            <w:t>86.e</w:t>
          </w:r>
          <w:proofErr w:type="gramEnd"/>
          <w:r w:rsidRPr="00602FA5">
            <w:rPr>
              <w:color w:val="000000"/>
            </w:rPr>
            <w:t>6.</w:t>
          </w:r>
        </w:p>
        <w:p w14:paraId="269B46FF" w14:textId="77777777" w:rsidR="00963864" w:rsidRPr="00602FA5" w:rsidRDefault="00963864">
          <w:pPr>
            <w:pStyle w:val="csl-entry"/>
            <w:divId w:val="1439569498"/>
            <w:rPr>
              <w:color w:val="000000"/>
            </w:rPr>
          </w:pPr>
          <w:r w:rsidRPr="00602FA5">
            <w:rPr>
              <w:color w:val="000000"/>
            </w:rPr>
            <w:t xml:space="preserve">38. </w:t>
          </w:r>
          <w:proofErr w:type="spellStart"/>
          <w:r w:rsidRPr="00602FA5">
            <w:rPr>
              <w:color w:val="000000"/>
            </w:rPr>
            <w:t>Colacino</w:t>
          </w:r>
          <w:proofErr w:type="spellEnd"/>
          <w:r w:rsidRPr="00602FA5">
            <w:rPr>
              <w:color w:val="000000"/>
            </w:rPr>
            <w:t xml:space="preserve"> JA, Azizi E, Brooks MD, </w:t>
          </w:r>
          <w:proofErr w:type="spellStart"/>
          <w:r w:rsidRPr="00602FA5">
            <w:rPr>
              <w:color w:val="000000"/>
            </w:rPr>
            <w:t>Harouaka</w:t>
          </w:r>
          <w:proofErr w:type="spellEnd"/>
          <w:r w:rsidRPr="00602FA5">
            <w:rPr>
              <w:color w:val="000000"/>
            </w:rPr>
            <w:t xml:space="preserve"> R, </w:t>
          </w:r>
          <w:proofErr w:type="spellStart"/>
          <w:r w:rsidRPr="00602FA5">
            <w:rPr>
              <w:color w:val="000000"/>
            </w:rPr>
            <w:t>Fouladdel</w:t>
          </w:r>
          <w:proofErr w:type="spellEnd"/>
          <w:r w:rsidRPr="00602FA5">
            <w:rPr>
              <w:color w:val="000000"/>
            </w:rPr>
            <w:t xml:space="preserve"> S, McDermott SP, et al. Heterogeneity of Human Breast Stem and Progenitor Cells as Revealed by Transcriptional Profiling. Stem Cell Rep. 2018;10(5):1596–609.</w:t>
          </w:r>
        </w:p>
        <w:p w14:paraId="2DFF7ABB" w14:textId="77777777" w:rsidR="00963864" w:rsidRPr="00602FA5" w:rsidRDefault="00963864">
          <w:pPr>
            <w:pStyle w:val="csl-entry"/>
            <w:divId w:val="1439569498"/>
            <w:rPr>
              <w:color w:val="000000"/>
            </w:rPr>
          </w:pPr>
          <w:r w:rsidRPr="00602FA5">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602FA5" w:rsidRDefault="00963864">
          <w:pPr>
            <w:pStyle w:val="csl-entry"/>
            <w:divId w:val="1439569498"/>
            <w:rPr>
              <w:color w:val="000000"/>
            </w:rPr>
          </w:pPr>
          <w:r w:rsidRPr="00602FA5">
            <w:rPr>
              <w:color w:val="000000"/>
            </w:rPr>
            <w:t xml:space="preserve">40. Jolly MK, Tripathi SC, Jia D, Mooney SM, </w:t>
          </w:r>
          <w:proofErr w:type="spellStart"/>
          <w:r w:rsidRPr="00602FA5">
            <w:rPr>
              <w:color w:val="000000"/>
            </w:rPr>
            <w:t>Celiktas</w:t>
          </w:r>
          <w:proofErr w:type="spellEnd"/>
          <w:r w:rsidRPr="00602FA5">
            <w:rPr>
              <w:color w:val="000000"/>
            </w:rPr>
            <w:t xml:space="preserve"> M, </w:t>
          </w:r>
          <w:proofErr w:type="spellStart"/>
          <w:r w:rsidRPr="00602FA5">
            <w:rPr>
              <w:color w:val="000000"/>
            </w:rPr>
            <w:t>Hanash</w:t>
          </w:r>
          <w:proofErr w:type="spellEnd"/>
          <w:r w:rsidRPr="00602FA5">
            <w:rPr>
              <w:color w:val="000000"/>
            </w:rPr>
            <w:t xml:space="preserve"> SM, et al. Stability of the hybrid epithelial/mesenchymal phenotype. </w:t>
          </w:r>
          <w:proofErr w:type="spellStart"/>
          <w:r w:rsidRPr="00602FA5">
            <w:rPr>
              <w:color w:val="000000"/>
            </w:rPr>
            <w:t>Oncotarget</w:t>
          </w:r>
          <w:proofErr w:type="spellEnd"/>
          <w:r w:rsidRPr="00602FA5">
            <w:rPr>
              <w:color w:val="000000"/>
            </w:rPr>
            <w:t>. 2016;7(19):27067–84.</w:t>
          </w:r>
        </w:p>
        <w:p w14:paraId="49143E21" w14:textId="77777777" w:rsidR="00963864" w:rsidRPr="00602FA5" w:rsidRDefault="00963864">
          <w:pPr>
            <w:pStyle w:val="csl-entry"/>
            <w:divId w:val="1439569498"/>
            <w:rPr>
              <w:color w:val="000000"/>
            </w:rPr>
          </w:pPr>
          <w:r w:rsidRPr="00602FA5">
            <w:rPr>
              <w:color w:val="000000"/>
            </w:rPr>
            <w:t xml:space="preserve">41. Farris JC, </w:t>
          </w:r>
          <w:proofErr w:type="spellStart"/>
          <w:r w:rsidRPr="00602FA5">
            <w:rPr>
              <w:color w:val="000000"/>
            </w:rPr>
            <w:t>Pifer</w:t>
          </w:r>
          <w:proofErr w:type="spellEnd"/>
          <w:r w:rsidRPr="00602FA5">
            <w:rPr>
              <w:color w:val="000000"/>
            </w:rPr>
            <w:t xml:space="preserve"> PM, Zheng L, Gottlieb E, Denvir J, Frisch SM. </w:t>
          </w:r>
          <w:proofErr w:type="spellStart"/>
          <w:r w:rsidRPr="00602FA5">
            <w:rPr>
              <w:color w:val="000000"/>
            </w:rPr>
            <w:t>Grainyhead</w:t>
          </w:r>
          <w:proofErr w:type="spellEnd"/>
          <w:r w:rsidRPr="00602FA5">
            <w:rPr>
              <w:color w:val="000000"/>
            </w:rPr>
            <w:t xml:space="preserve">-like 2 Reverses the Metabolic Changes Induced by the Oncogenic Epithelial–Mesenchymal Transition: Effects on </w:t>
          </w:r>
          <w:proofErr w:type="spellStart"/>
          <w:r w:rsidRPr="00602FA5">
            <w:rPr>
              <w:color w:val="000000"/>
            </w:rPr>
            <w:t>Anoikis</w:t>
          </w:r>
          <w:proofErr w:type="spellEnd"/>
          <w:r w:rsidRPr="00602FA5">
            <w:rPr>
              <w:color w:val="000000"/>
            </w:rPr>
            <w:t>. Mol Cancer Res. 2016;14(6):528–38.</w:t>
          </w:r>
        </w:p>
        <w:p w14:paraId="28A059D9" w14:textId="77777777" w:rsidR="00963864" w:rsidRPr="00602FA5" w:rsidRDefault="00963864">
          <w:pPr>
            <w:pStyle w:val="csl-entry"/>
            <w:divId w:val="1439569498"/>
            <w:rPr>
              <w:color w:val="000000"/>
            </w:rPr>
          </w:pPr>
          <w:r w:rsidRPr="00602FA5">
            <w:rPr>
              <w:color w:val="000000"/>
            </w:rPr>
            <w:t xml:space="preserve">42. Kovac S, </w:t>
          </w:r>
          <w:proofErr w:type="spellStart"/>
          <w:r w:rsidRPr="00602FA5">
            <w:rPr>
              <w:color w:val="000000"/>
            </w:rPr>
            <w:t>Angelova</w:t>
          </w:r>
          <w:proofErr w:type="spellEnd"/>
          <w:r w:rsidRPr="00602FA5">
            <w:rPr>
              <w:color w:val="000000"/>
            </w:rPr>
            <w:t xml:space="preserve"> PR, </w:t>
          </w:r>
          <w:proofErr w:type="spellStart"/>
          <w:r w:rsidRPr="00602FA5">
            <w:rPr>
              <w:color w:val="000000"/>
            </w:rPr>
            <w:t>Holmström</w:t>
          </w:r>
          <w:proofErr w:type="spellEnd"/>
          <w:r w:rsidRPr="00602FA5">
            <w:rPr>
              <w:color w:val="000000"/>
            </w:rPr>
            <w:t xml:space="preserve"> KM, Zhang Y, </w:t>
          </w:r>
          <w:proofErr w:type="spellStart"/>
          <w:r w:rsidRPr="00602FA5">
            <w:rPr>
              <w:color w:val="000000"/>
            </w:rPr>
            <w:t>Dinkova-Kostova</w:t>
          </w:r>
          <w:proofErr w:type="spellEnd"/>
          <w:r w:rsidRPr="00602FA5">
            <w:rPr>
              <w:color w:val="000000"/>
            </w:rPr>
            <w:t xml:space="preserve"> AT, Abramov AY. Nrf2 regulates ROS production by mitochondria and NADPH oxidase. </w:t>
          </w:r>
          <w:proofErr w:type="spellStart"/>
          <w:r w:rsidRPr="00602FA5">
            <w:rPr>
              <w:color w:val="000000"/>
            </w:rPr>
            <w:t>Biochimica</w:t>
          </w:r>
          <w:proofErr w:type="spellEnd"/>
          <w:r w:rsidRPr="00602FA5">
            <w:rPr>
              <w:color w:val="000000"/>
            </w:rPr>
            <w:t xml:space="preserve"> Et </w:t>
          </w:r>
          <w:proofErr w:type="spellStart"/>
          <w:r w:rsidRPr="00602FA5">
            <w:rPr>
              <w:color w:val="000000"/>
            </w:rPr>
            <w:t>Biophysica</w:t>
          </w:r>
          <w:proofErr w:type="spellEnd"/>
          <w:r w:rsidRPr="00602FA5">
            <w:rPr>
              <w:color w:val="000000"/>
            </w:rPr>
            <w:t xml:space="preserve"> Acta </w:t>
          </w:r>
          <w:proofErr w:type="spellStart"/>
          <w:r w:rsidRPr="00602FA5">
            <w:rPr>
              <w:color w:val="000000"/>
            </w:rPr>
            <w:t>Bba</w:t>
          </w:r>
          <w:proofErr w:type="spellEnd"/>
          <w:r w:rsidRPr="00602FA5">
            <w:rPr>
              <w:color w:val="000000"/>
            </w:rPr>
            <w:t xml:space="preserve"> - Gen Subj. 2015;1850(4):794–801.</w:t>
          </w:r>
        </w:p>
        <w:p w14:paraId="2AA395DA" w14:textId="77777777" w:rsidR="00963864" w:rsidRPr="00602FA5" w:rsidRDefault="00963864">
          <w:pPr>
            <w:pStyle w:val="csl-entry"/>
            <w:divId w:val="1439569498"/>
            <w:rPr>
              <w:color w:val="000000"/>
            </w:rPr>
          </w:pPr>
          <w:r w:rsidRPr="00602FA5">
            <w:rPr>
              <w:color w:val="000000"/>
            </w:rPr>
            <w:t>43. He F, Ru X, Wen T. NRF2, a Transcription Factor for Stress Response and Beyond. Int J Mol Sci. 2020;21(13):4777.</w:t>
          </w:r>
        </w:p>
        <w:p w14:paraId="60B892A0" w14:textId="77777777" w:rsidR="00963864" w:rsidRPr="00602FA5" w:rsidRDefault="00963864">
          <w:pPr>
            <w:pStyle w:val="csl-entry"/>
            <w:divId w:val="1439569498"/>
            <w:rPr>
              <w:color w:val="000000"/>
            </w:rPr>
          </w:pPr>
          <w:r w:rsidRPr="00602FA5">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602FA5" w:rsidRDefault="00963864">
          <w:pPr>
            <w:pStyle w:val="csl-entry"/>
            <w:divId w:val="1439569498"/>
            <w:rPr>
              <w:color w:val="000000"/>
            </w:rPr>
          </w:pPr>
          <w:r w:rsidRPr="00602FA5">
            <w:rPr>
              <w:color w:val="000000"/>
            </w:rPr>
            <w:t>45. Bai X-Y, Ma Y, Ding R, Fu B, Shi S, Chen X-M. miR-335 and miR-34a Promote Renal Senescence by Suppressing Mitochondrial Antioxidative Enzymes. J Am Soc Nephrol. 2011;22(7):1252–61.</w:t>
          </w:r>
        </w:p>
        <w:p w14:paraId="15DD6D43" w14:textId="77777777" w:rsidR="00963864" w:rsidRPr="00602FA5" w:rsidRDefault="00963864">
          <w:pPr>
            <w:pStyle w:val="csl-entry"/>
            <w:divId w:val="1439569498"/>
            <w:rPr>
              <w:color w:val="000000"/>
            </w:rPr>
          </w:pPr>
          <w:r w:rsidRPr="00602FA5">
            <w:rPr>
              <w:color w:val="000000"/>
            </w:rPr>
            <w:t xml:space="preserve">46. Navarro F, Lieberman J. miR-34 and p53: New Insights into a Complex Functional Relationship. </w:t>
          </w:r>
          <w:proofErr w:type="spellStart"/>
          <w:r w:rsidRPr="00602FA5">
            <w:rPr>
              <w:color w:val="000000"/>
            </w:rPr>
            <w:t>Plos</w:t>
          </w:r>
          <w:proofErr w:type="spellEnd"/>
          <w:r w:rsidRPr="00602FA5">
            <w:rPr>
              <w:color w:val="000000"/>
            </w:rPr>
            <w:t xml:space="preserve"> One. 2015;10(7</w:t>
          </w:r>
          <w:proofErr w:type="gramStart"/>
          <w:r w:rsidRPr="00602FA5">
            <w:rPr>
              <w:color w:val="000000"/>
            </w:rPr>
            <w:t>):e</w:t>
          </w:r>
          <w:proofErr w:type="gramEnd"/>
          <w:r w:rsidRPr="00602FA5">
            <w:rPr>
              <w:color w:val="000000"/>
            </w:rPr>
            <w:t>0132767.</w:t>
          </w:r>
        </w:p>
        <w:p w14:paraId="6AB55D42" w14:textId="77777777" w:rsidR="00963864" w:rsidRPr="00602FA5" w:rsidRDefault="00963864">
          <w:pPr>
            <w:pStyle w:val="csl-entry"/>
            <w:divId w:val="1439569498"/>
            <w:rPr>
              <w:color w:val="000000"/>
            </w:rPr>
          </w:pPr>
          <w:r w:rsidRPr="00602FA5">
            <w:rPr>
              <w:color w:val="000000"/>
            </w:rPr>
            <w:t xml:space="preserve">47. </w:t>
          </w:r>
          <w:proofErr w:type="spellStart"/>
          <w:r w:rsidRPr="00602FA5">
            <w:rPr>
              <w:color w:val="000000"/>
            </w:rPr>
            <w:t>Italiano</w:t>
          </w:r>
          <w:proofErr w:type="spellEnd"/>
          <w:r w:rsidRPr="00602FA5">
            <w:rPr>
              <w:color w:val="000000"/>
            </w:rPr>
            <w:t xml:space="preserve"> D, Lena AM, </w:t>
          </w:r>
          <w:proofErr w:type="spellStart"/>
          <w:r w:rsidRPr="00602FA5">
            <w:rPr>
              <w:color w:val="000000"/>
            </w:rPr>
            <w:t>Melino</w:t>
          </w:r>
          <w:proofErr w:type="spellEnd"/>
          <w:r w:rsidRPr="00602FA5">
            <w:rPr>
              <w:color w:val="000000"/>
            </w:rPr>
            <w:t xml:space="preserve"> G, Candi E. Identification of NCF2/p67phox as a novel p53 target gene. Cell Cycle. 2012;11(24):4589–96.</w:t>
          </w:r>
        </w:p>
        <w:p w14:paraId="4AC7967A" w14:textId="77777777" w:rsidR="00963864" w:rsidRPr="00602FA5" w:rsidRDefault="00963864">
          <w:pPr>
            <w:pStyle w:val="csl-entry"/>
            <w:divId w:val="1439569498"/>
            <w:rPr>
              <w:color w:val="000000"/>
            </w:rPr>
          </w:pPr>
          <w:r w:rsidRPr="00602FA5">
            <w:rPr>
              <w:color w:val="000000"/>
            </w:rPr>
            <w:t xml:space="preserve">48. Chou H-L, Fong Y, Wei C-K, Tsai E-M, Chen JY-F, Chang W-T, et al. A Quinone-Containing Compound Enhances </w:t>
          </w:r>
          <w:proofErr w:type="spellStart"/>
          <w:r w:rsidRPr="00602FA5">
            <w:rPr>
              <w:color w:val="000000"/>
            </w:rPr>
            <w:t>Camptothecin</w:t>
          </w:r>
          <w:proofErr w:type="spellEnd"/>
          <w:r w:rsidRPr="00602FA5">
            <w:rPr>
              <w:color w:val="000000"/>
            </w:rPr>
            <w:t xml:space="preserve">-Induced Apoptosis of Lung Cancer Through Modulating Endogenous ROS and ERK Signaling. Arch Immunol </w:t>
          </w:r>
          <w:proofErr w:type="spellStart"/>
          <w:r w:rsidRPr="00602FA5">
            <w:rPr>
              <w:color w:val="000000"/>
            </w:rPr>
            <w:t>Ther</w:t>
          </w:r>
          <w:proofErr w:type="spellEnd"/>
          <w:r w:rsidRPr="00602FA5">
            <w:rPr>
              <w:color w:val="000000"/>
            </w:rPr>
            <w:t xml:space="preserve"> Ex. 2017;65(3):241–52.</w:t>
          </w:r>
        </w:p>
        <w:p w14:paraId="65E49691" w14:textId="77777777" w:rsidR="00963864" w:rsidRPr="00602FA5" w:rsidRDefault="00963864">
          <w:pPr>
            <w:pStyle w:val="csl-entry"/>
            <w:divId w:val="1439569498"/>
            <w:rPr>
              <w:color w:val="000000"/>
            </w:rPr>
          </w:pPr>
          <w:r w:rsidRPr="00602FA5">
            <w:rPr>
              <w:color w:val="000000"/>
            </w:rPr>
            <w:t xml:space="preserve">49. </w:t>
          </w:r>
          <w:proofErr w:type="spellStart"/>
          <w:r w:rsidRPr="00602FA5">
            <w:rPr>
              <w:color w:val="000000"/>
            </w:rPr>
            <w:t>Serocki</w:t>
          </w:r>
          <w:proofErr w:type="spellEnd"/>
          <w:r w:rsidRPr="00602FA5">
            <w:rPr>
              <w:color w:val="000000"/>
            </w:rPr>
            <w:t xml:space="preserve"> M, </w:t>
          </w:r>
          <w:proofErr w:type="spellStart"/>
          <w:r w:rsidRPr="00602FA5">
            <w:rPr>
              <w:color w:val="000000"/>
            </w:rPr>
            <w:t>Bartoszewska</w:t>
          </w:r>
          <w:proofErr w:type="spellEnd"/>
          <w:r w:rsidRPr="00602FA5">
            <w:rPr>
              <w:color w:val="000000"/>
            </w:rPr>
            <w:t xml:space="preserve"> S, </w:t>
          </w:r>
          <w:proofErr w:type="spellStart"/>
          <w:r w:rsidRPr="00602FA5">
            <w:rPr>
              <w:color w:val="000000"/>
            </w:rPr>
            <w:t>Janaszak-Jasiecka</w:t>
          </w:r>
          <w:proofErr w:type="spellEnd"/>
          <w:r w:rsidRPr="00602FA5">
            <w:rPr>
              <w:color w:val="000000"/>
            </w:rPr>
            <w:t xml:space="preserve"> A, </w:t>
          </w:r>
          <w:proofErr w:type="spellStart"/>
          <w:r w:rsidRPr="00602FA5">
            <w:rPr>
              <w:color w:val="000000"/>
            </w:rPr>
            <w:t>Ochocka</w:t>
          </w:r>
          <w:proofErr w:type="spellEnd"/>
          <w:r w:rsidRPr="00602FA5">
            <w:rPr>
              <w:color w:val="000000"/>
            </w:rPr>
            <w:t xml:space="preserve"> RJ, </w:t>
          </w:r>
          <w:proofErr w:type="spellStart"/>
          <w:r w:rsidRPr="00602FA5">
            <w:rPr>
              <w:color w:val="000000"/>
            </w:rPr>
            <w:t>Collawn</w:t>
          </w:r>
          <w:proofErr w:type="spellEnd"/>
          <w:r w:rsidRPr="00602FA5">
            <w:rPr>
              <w:color w:val="000000"/>
            </w:rPr>
            <w:t xml:space="preserve"> JF, Bartoszewski R. miRNAs regulate the HIF switch during hypoxia: a novel therapeutic target. Angiogenesis. 2018;21(2):183–202.</w:t>
          </w:r>
        </w:p>
        <w:p w14:paraId="0D712720" w14:textId="77777777" w:rsidR="00963864" w:rsidRPr="00602FA5" w:rsidRDefault="00963864">
          <w:pPr>
            <w:pStyle w:val="csl-entry"/>
            <w:divId w:val="1439569498"/>
            <w:rPr>
              <w:color w:val="000000"/>
            </w:rPr>
          </w:pPr>
          <w:r w:rsidRPr="00602FA5">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602FA5" w:rsidRDefault="00963864">
          <w:pPr>
            <w:pStyle w:val="csl-entry"/>
            <w:divId w:val="1439569498"/>
            <w:rPr>
              <w:color w:val="000000"/>
            </w:rPr>
          </w:pPr>
          <w:r w:rsidRPr="00602FA5">
            <w:rPr>
              <w:color w:val="000000"/>
            </w:rPr>
            <w:t xml:space="preserve">51. Byun Y, Choi Y-C, </w:t>
          </w:r>
          <w:proofErr w:type="spellStart"/>
          <w:r w:rsidRPr="00602FA5">
            <w:rPr>
              <w:color w:val="000000"/>
            </w:rPr>
            <w:t>Jeong</w:t>
          </w:r>
          <w:proofErr w:type="spellEnd"/>
          <w:r w:rsidRPr="00602FA5">
            <w:rPr>
              <w:color w:val="000000"/>
            </w:rPr>
            <w:t xml:space="preserve"> Y, Lee G, Yoon S, </w:t>
          </w:r>
          <w:proofErr w:type="spellStart"/>
          <w:r w:rsidRPr="00602FA5">
            <w:rPr>
              <w:color w:val="000000"/>
            </w:rPr>
            <w:t>Jeong</w:t>
          </w:r>
          <w:proofErr w:type="spellEnd"/>
          <w:r w:rsidRPr="00602FA5">
            <w:rPr>
              <w:color w:val="000000"/>
            </w:rPr>
            <w:t xml:space="preserve"> Y, et al. MiR-200c downregulates HIF-1α and inhibits migration of lung cancer cells. Cell Mol Biol Lett. 2019;24(1):28.</w:t>
          </w:r>
        </w:p>
        <w:p w14:paraId="38674A73" w14:textId="77777777" w:rsidR="00963864" w:rsidRPr="00602FA5" w:rsidRDefault="00963864">
          <w:pPr>
            <w:pStyle w:val="csl-entry"/>
            <w:divId w:val="1439569498"/>
            <w:rPr>
              <w:color w:val="000000"/>
            </w:rPr>
          </w:pPr>
          <w:r w:rsidRPr="00602FA5">
            <w:rPr>
              <w:color w:val="000000"/>
            </w:rPr>
            <w:t xml:space="preserve">52. Xu X, Tan X, </w:t>
          </w:r>
          <w:proofErr w:type="spellStart"/>
          <w:r w:rsidRPr="00602FA5">
            <w:rPr>
              <w:color w:val="000000"/>
            </w:rPr>
            <w:t>Tampe</w:t>
          </w:r>
          <w:proofErr w:type="spellEnd"/>
          <w:r w:rsidRPr="00602FA5">
            <w:rPr>
              <w:color w:val="000000"/>
            </w:rPr>
            <w:t xml:space="preserve"> B, Sanchez E, </w:t>
          </w:r>
          <w:proofErr w:type="spellStart"/>
          <w:r w:rsidRPr="00602FA5">
            <w:rPr>
              <w:color w:val="000000"/>
            </w:rPr>
            <w:t>Zeisberg</w:t>
          </w:r>
          <w:proofErr w:type="spellEnd"/>
          <w:r w:rsidRPr="00602FA5">
            <w:rPr>
              <w:color w:val="000000"/>
            </w:rPr>
            <w:t xml:space="preserve"> M, </w:t>
          </w:r>
          <w:proofErr w:type="spellStart"/>
          <w:r w:rsidRPr="00602FA5">
            <w:rPr>
              <w:color w:val="000000"/>
            </w:rPr>
            <w:t>Zeisberg</w:t>
          </w:r>
          <w:proofErr w:type="spellEnd"/>
          <w:r w:rsidRPr="00602FA5">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602FA5" w:rsidRDefault="00963864">
          <w:pPr>
            <w:pStyle w:val="csl-entry"/>
            <w:divId w:val="1439569498"/>
            <w:rPr>
              <w:color w:val="000000"/>
            </w:rPr>
          </w:pPr>
          <w:r w:rsidRPr="00602FA5">
            <w:rPr>
              <w:color w:val="000000"/>
            </w:rPr>
            <w:t xml:space="preserve">53. Chou C-C, Lee K-H, Lai I-L, Wang D, Mo X, </w:t>
          </w:r>
          <w:proofErr w:type="spellStart"/>
          <w:r w:rsidRPr="00602FA5">
            <w:rPr>
              <w:color w:val="000000"/>
            </w:rPr>
            <w:t>Kulp</w:t>
          </w:r>
          <w:proofErr w:type="spellEnd"/>
          <w:r w:rsidRPr="00602FA5">
            <w:rPr>
              <w:color w:val="000000"/>
            </w:rPr>
            <w:t xml:space="preserve"> SK, et al. AMPK Reverses the Mesenchymal Phenotype of Cancer Cells by Targeting the Akt–MDM2–Foxo3a Signaling Axis. Cancer Res. 2014;74(17):4783–95.</w:t>
          </w:r>
        </w:p>
        <w:p w14:paraId="295EE2F0" w14:textId="77777777" w:rsidR="00963864" w:rsidRPr="00602FA5" w:rsidRDefault="00963864">
          <w:pPr>
            <w:pStyle w:val="csl-entry"/>
            <w:divId w:val="1439569498"/>
            <w:rPr>
              <w:color w:val="000000"/>
            </w:rPr>
          </w:pPr>
          <w:r w:rsidRPr="00602FA5">
            <w:rPr>
              <w:color w:val="000000"/>
            </w:rPr>
            <w:t xml:space="preserve">54. Ohshima J, Wang Q, </w:t>
          </w:r>
          <w:proofErr w:type="spellStart"/>
          <w:r w:rsidRPr="00602FA5">
            <w:rPr>
              <w:color w:val="000000"/>
            </w:rPr>
            <w:t>Fitzsimonds</w:t>
          </w:r>
          <w:proofErr w:type="spellEnd"/>
          <w:r w:rsidRPr="00602FA5">
            <w:rPr>
              <w:color w:val="000000"/>
            </w:rPr>
            <w:t xml:space="preserve"> ZR, Miller DP, </w:t>
          </w:r>
          <w:proofErr w:type="spellStart"/>
          <w:r w:rsidRPr="00602FA5">
            <w:rPr>
              <w:color w:val="000000"/>
            </w:rPr>
            <w:t>Sztukowska</w:t>
          </w:r>
          <w:proofErr w:type="spellEnd"/>
          <w:r w:rsidRPr="00602FA5">
            <w:rPr>
              <w:color w:val="000000"/>
            </w:rPr>
            <w:t xml:space="preserve"> MN, Jung Y-J, et al. Streptococcus </w:t>
          </w:r>
          <w:proofErr w:type="spellStart"/>
          <w:r w:rsidRPr="00602FA5">
            <w:rPr>
              <w:color w:val="000000"/>
            </w:rPr>
            <w:t>gordonii</w:t>
          </w:r>
          <w:proofErr w:type="spellEnd"/>
          <w:r w:rsidRPr="00602FA5">
            <w:rPr>
              <w:color w:val="000000"/>
            </w:rPr>
            <w:t xml:space="preserve"> programs epithelial cells to resist ZEB2 induction by </w:t>
          </w:r>
          <w:proofErr w:type="spellStart"/>
          <w:r w:rsidRPr="00602FA5">
            <w:rPr>
              <w:color w:val="000000"/>
            </w:rPr>
            <w:t>Porphyromonas</w:t>
          </w:r>
          <w:proofErr w:type="spellEnd"/>
          <w:r w:rsidRPr="00602FA5">
            <w:rPr>
              <w:color w:val="000000"/>
            </w:rPr>
            <w:t xml:space="preserve"> </w:t>
          </w:r>
          <w:proofErr w:type="spellStart"/>
          <w:r w:rsidRPr="00602FA5">
            <w:rPr>
              <w:color w:val="000000"/>
            </w:rPr>
            <w:t>gingivalis</w:t>
          </w:r>
          <w:proofErr w:type="spellEnd"/>
          <w:r w:rsidRPr="00602FA5">
            <w:rPr>
              <w:color w:val="000000"/>
            </w:rPr>
            <w:t xml:space="preserve">. Proc National </w:t>
          </w:r>
          <w:proofErr w:type="spellStart"/>
          <w:r w:rsidRPr="00602FA5">
            <w:rPr>
              <w:color w:val="000000"/>
            </w:rPr>
            <w:t>Acad</w:t>
          </w:r>
          <w:proofErr w:type="spellEnd"/>
          <w:r w:rsidRPr="00602FA5">
            <w:rPr>
              <w:color w:val="000000"/>
            </w:rPr>
            <w:t xml:space="preserve"> Sci. 2019;116(17):201900101.</w:t>
          </w:r>
        </w:p>
        <w:p w14:paraId="3834E8A1" w14:textId="77777777" w:rsidR="00963864" w:rsidRPr="00602FA5" w:rsidRDefault="00963864">
          <w:pPr>
            <w:pStyle w:val="csl-entry"/>
            <w:divId w:val="1439569498"/>
            <w:rPr>
              <w:color w:val="000000"/>
            </w:rPr>
          </w:pPr>
          <w:r w:rsidRPr="00602FA5">
            <w:rPr>
              <w:color w:val="000000"/>
            </w:rPr>
            <w:t xml:space="preserve">55. Huang W, Cao J, Liu X, Meng F, Li M, Chen B, et al. AMPK Plays a Dual Role in Regulation of CREB/BDNF Pathway in Mouse Primary Hippocampal Cells. J Mol </w:t>
          </w:r>
          <w:proofErr w:type="spellStart"/>
          <w:r w:rsidRPr="00602FA5">
            <w:rPr>
              <w:color w:val="000000"/>
            </w:rPr>
            <w:t>Neurosci</w:t>
          </w:r>
          <w:proofErr w:type="spellEnd"/>
          <w:r w:rsidRPr="00602FA5">
            <w:rPr>
              <w:color w:val="000000"/>
            </w:rPr>
            <w:t>. 2015;56(4):782–8.</w:t>
          </w:r>
        </w:p>
        <w:p w14:paraId="60CD415A" w14:textId="77777777" w:rsidR="00963864" w:rsidRPr="00602FA5" w:rsidRDefault="00963864">
          <w:pPr>
            <w:pStyle w:val="csl-entry"/>
            <w:divId w:val="1439569498"/>
            <w:rPr>
              <w:color w:val="000000"/>
            </w:rPr>
          </w:pPr>
          <w:r w:rsidRPr="00602FA5">
            <w:rPr>
              <w:color w:val="000000"/>
            </w:rPr>
            <w:t xml:space="preserve">56. </w:t>
          </w:r>
          <w:proofErr w:type="spellStart"/>
          <w:r w:rsidRPr="00602FA5">
            <w:rPr>
              <w:color w:val="000000"/>
            </w:rPr>
            <w:t>Jin</w:t>
          </w:r>
          <w:proofErr w:type="spellEnd"/>
          <w:r w:rsidRPr="00602FA5">
            <w:rPr>
              <w:color w:val="000000"/>
            </w:rPr>
            <w:t xml:space="preserve"> H, </w:t>
          </w:r>
          <w:proofErr w:type="spellStart"/>
          <w:r w:rsidRPr="00602FA5">
            <w:rPr>
              <w:color w:val="000000"/>
            </w:rPr>
            <w:t>Xue</w:t>
          </w:r>
          <w:proofErr w:type="spellEnd"/>
          <w:r w:rsidRPr="00602FA5">
            <w:rPr>
              <w:color w:val="000000"/>
            </w:rPr>
            <w:t xml:space="preserve"> L, Mo L, Zhang D, Guo X, Xu J, et al. Downregulation of miR-200c stabilizes XIAP mRNA and contributes to invasion and lung metastasis of bladder cancer. Cell </w:t>
          </w:r>
          <w:proofErr w:type="spellStart"/>
          <w:r w:rsidRPr="00602FA5">
            <w:rPr>
              <w:color w:val="000000"/>
            </w:rPr>
            <w:t>Adhes</w:t>
          </w:r>
          <w:proofErr w:type="spellEnd"/>
          <w:r w:rsidRPr="00602FA5">
            <w:rPr>
              <w:color w:val="000000"/>
            </w:rPr>
            <w:t xml:space="preserve"> </w:t>
          </w:r>
          <w:proofErr w:type="spellStart"/>
          <w:r w:rsidRPr="00602FA5">
            <w:rPr>
              <w:color w:val="000000"/>
            </w:rPr>
            <w:t>Migr</w:t>
          </w:r>
          <w:proofErr w:type="spellEnd"/>
          <w:r w:rsidRPr="00602FA5">
            <w:rPr>
              <w:color w:val="000000"/>
            </w:rPr>
            <w:t>. 2019;13(1):236–48.</w:t>
          </w:r>
        </w:p>
        <w:p w14:paraId="3D5103DF" w14:textId="77777777" w:rsidR="00963864" w:rsidRPr="00602FA5" w:rsidRDefault="00963864">
          <w:pPr>
            <w:pStyle w:val="csl-entry"/>
            <w:divId w:val="1439569498"/>
            <w:rPr>
              <w:color w:val="000000"/>
            </w:rPr>
          </w:pPr>
          <w:r w:rsidRPr="00602FA5">
            <w:rPr>
              <w:color w:val="000000"/>
            </w:rPr>
            <w:t xml:space="preserve">57. </w:t>
          </w:r>
          <w:proofErr w:type="spellStart"/>
          <w:r w:rsidRPr="00602FA5">
            <w:rPr>
              <w:color w:val="000000"/>
            </w:rPr>
            <w:t>Janin</w:t>
          </w:r>
          <w:proofErr w:type="spellEnd"/>
          <w:r w:rsidRPr="00602FA5">
            <w:rPr>
              <w:color w:val="000000"/>
            </w:rPr>
            <w:t xml:space="preserve"> M, </w:t>
          </w:r>
          <w:proofErr w:type="spellStart"/>
          <w:r w:rsidRPr="00602FA5">
            <w:rPr>
              <w:color w:val="000000"/>
            </w:rPr>
            <w:t>Esteller</w:t>
          </w:r>
          <w:proofErr w:type="spellEnd"/>
          <w:r w:rsidRPr="00602FA5">
            <w:rPr>
              <w:color w:val="000000"/>
            </w:rPr>
            <w:t xml:space="preserve"> M. Oncometabolite Accumulation and Epithelial-to-Mesenchymal Transition: The Turn of Fumarate. Cell </w:t>
          </w:r>
          <w:proofErr w:type="spellStart"/>
          <w:r w:rsidRPr="00602FA5">
            <w:rPr>
              <w:color w:val="000000"/>
            </w:rPr>
            <w:t>Metab</w:t>
          </w:r>
          <w:proofErr w:type="spellEnd"/>
          <w:r w:rsidRPr="00602FA5">
            <w:rPr>
              <w:color w:val="000000"/>
            </w:rPr>
            <w:t>. 2016;24(4):529–30.</w:t>
          </w:r>
        </w:p>
        <w:p w14:paraId="680E443F" w14:textId="77777777" w:rsidR="00963864" w:rsidRPr="00602FA5" w:rsidRDefault="00963864">
          <w:pPr>
            <w:pStyle w:val="csl-entry"/>
            <w:divId w:val="1439569498"/>
            <w:rPr>
              <w:color w:val="000000"/>
            </w:rPr>
          </w:pPr>
          <w:r w:rsidRPr="00602FA5">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602FA5">
            <w:rPr>
              <w:color w:val="000000"/>
            </w:rPr>
            <w:t>2019;93:1093</w:t>
          </w:r>
          <w:proofErr w:type="gramEnd"/>
          <w:r w:rsidRPr="00602FA5">
            <w:rPr>
              <w:color w:val="000000"/>
            </w:rPr>
            <w:t>–9.</w:t>
          </w:r>
        </w:p>
        <w:p w14:paraId="065D149C" w14:textId="77777777" w:rsidR="00963864" w:rsidRPr="00602FA5" w:rsidRDefault="00963864">
          <w:pPr>
            <w:pStyle w:val="csl-entry"/>
            <w:divId w:val="1439569498"/>
            <w:rPr>
              <w:color w:val="000000"/>
            </w:rPr>
          </w:pPr>
          <w:r w:rsidRPr="00602FA5">
            <w:rPr>
              <w:color w:val="000000"/>
            </w:rPr>
            <w:t xml:space="preserve">59. </w:t>
          </w:r>
          <w:proofErr w:type="spellStart"/>
          <w:r w:rsidRPr="00602FA5">
            <w:rPr>
              <w:color w:val="000000"/>
            </w:rPr>
            <w:t>Radisky</w:t>
          </w:r>
          <w:proofErr w:type="spellEnd"/>
          <w:r w:rsidRPr="00602FA5">
            <w:rPr>
              <w:color w:val="000000"/>
            </w:rPr>
            <w:t xml:space="preserve"> DC, Levy DD, </w:t>
          </w:r>
          <w:proofErr w:type="spellStart"/>
          <w:r w:rsidRPr="00602FA5">
            <w:rPr>
              <w:color w:val="000000"/>
            </w:rPr>
            <w:t>Littlepage</w:t>
          </w:r>
          <w:proofErr w:type="spellEnd"/>
          <w:r w:rsidRPr="00602FA5">
            <w:rPr>
              <w:color w:val="000000"/>
            </w:rPr>
            <w:t xml:space="preserve"> LE, Liu H, Nelson CM, Fata JE, et al. Rac1b and reactive oxygen species mediate MMP-3-induced EMT and genomic instability. Nature. 2005;436(7047):123–7.</w:t>
          </w:r>
        </w:p>
        <w:p w14:paraId="3BEC517B" w14:textId="77777777" w:rsidR="00963864" w:rsidRPr="00602FA5" w:rsidRDefault="00963864">
          <w:pPr>
            <w:pStyle w:val="csl-entry"/>
            <w:divId w:val="1439569498"/>
            <w:rPr>
              <w:color w:val="000000"/>
            </w:rPr>
          </w:pPr>
          <w:r w:rsidRPr="00602FA5">
            <w:rPr>
              <w:color w:val="000000"/>
            </w:rPr>
            <w:t xml:space="preserve">60. </w:t>
          </w:r>
          <w:proofErr w:type="spellStart"/>
          <w:r w:rsidRPr="00602FA5">
            <w:rPr>
              <w:color w:val="000000"/>
            </w:rPr>
            <w:t>Babaei</w:t>
          </w:r>
          <w:proofErr w:type="spellEnd"/>
          <w:r w:rsidRPr="00602FA5">
            <w:rPr>
              <w:color w:val="000000"/>
            </w:rPr>
            <w:t xml:space="preserve"> G, </w:t>
          </w:r>
          <w:proofErr w:type="spellStart"/>
          <w:r w:rsidRPr="00602FA5">
            <w:rPr>
              <w:color w:val="000000"/>
            </w:rPr>
            <w:t>Raei</w:t>
          </w:r>
          <w:proofErr w:type="spellEnd"/>
          <w:r w:rsidRPr="00602FA5">
            <w:rPr>
              <w:color w:val="000000"/>
            </w:rPr>
            <w:t xml:space="preserve"> N, </w:t>
          </w:r>
          <w:proofErr w:type="spellStart"/>
          <w:r w:rsidRPr="00602FA5">
            <w:rPr>
              <w:color w:val="000000"/>
            </w:rPr>
            <w:t>milani</w:t>
          </w:r>
          <w:proofErr w:type="spellEnd"/>
          <w:r w:rsidRPr="00602FA5">
            <w:rPr>
              <w:color w:val="000000"/>
            </w:rPr>
            <w:t xml:space="preserve"> AT, Aziz SG-G, </w:t>
          </w:r>
          <w:proofErr w:type="spellStart"/>
          <w:r w:rsidRPr="00602FA5">
            <w:rPr>
              <w:color w:val="000000"/>
            </w:rPr>
            <w:t>Pourjabbar</w:t>
          </w:r>
          <w:proofErr w:type="spellEnd"/>
          <w:r w:rsidRPr="00602FA5">
            <w:rPr>
              <w:color w:val="000000"/>
            </w:rPr>
            <w:t xml:space="preserve"> N, </w:t>
          </w:r>
          <w:proofErr w:type="spellStart"/>
          <w:r w:rsidRPr="00602FA5">
            <w:rPr>
              <w:color w:val="000000"/>
            </w:rPr>
            <w:t>Geravand</w:t>
          </w:r>
          <w:proofErr w:type="spellEnd"/>
          <w:r w:rsidRPr="00602FA5">
            <w:rPr>
              <w:color w:val="000000"/>
            </w:rPr>
            <w:t xml:space="preserve"> F. The emerging role of miR-200 family in metastasis: focus on EMT, CSCs, angiogenesis, and </w:t>
          </w:r>
          <w:proofErr w:type="spellStart"/>
          <w:r w:rsidRPr="00602FA5">
            <w:rPr>
              <w:color w:val="000000"/>
            </w:rPr>
            <w:t>anoikis</w:t>
          </w:r>
          <w:proofErr w:type="spellEnd"/>
          <w:r w:rsidRPr="00602FA5">
            <w:rPr>
              <w:color w:val="000000"/>
            </w:rPr>
            <w:t>. Mol Biol Rep. 2021;48(10):6935–47.</w:t>
          </w:r>
        </w:p>
        <w:p w14:paraId="73FEA6FC" w14:textId="77777777" w:rsidR="00963864" w:rsidRPr="00602FA5" w:rsidRDefault="00963864">
          <w:pPr>
            <w:pStyle w:val="csl-entry"/>
            <w:divId w:val="1439569498"/>
            <w:rPr>
              <w:color w:val="000000"/>
            </w:rPr>
          </w:pPr>
          <w:r w:rsidRPr="00602FA5">
            <w:rPr>
              <w:color w:val="000000"/>
            </w:rPr>
            <w:t xml:space="preserve">61. </w:t>
          </w:r>
          <w:proofErr w:type="spellStart"/>
          <w:r w:rsidRPr="00602FA5">
            <w:rPr>
              <w:color w:val="000000"/>
            </w:rPr>
            <w:t>Thiery</w:t>
          </w:r>
          <w:proofErr w:type="spellEnd"/>
          <w:r w:rsidRPr="00602FA5">
            <w:rPr>
              <w:color w:val="000000"/>
            </w:rPr>
            <w:t xml:space="preserve"> JP, </w:t>
          </w:r>
          <w:proofErr w:type="spellStart"/>
          <w:r w:rsidRPr="00602FA5">
            <w:rPr>
              <w:color w:val="000000"/>
            </w:rPr>
            <w:t>Acloque</w:t>
          </w:r>
          <w:proofErr w:type="spellEnd"/>
          <w:r w:rsidRPr="00602FA5">
            <w:rPr>
              <w:color w:val="000000"/>
            </w:rPr>
            <w:t xml:space="preserve"> H, Huang RYJ, Nieto MA. Epithelial-Mesenchymal Transitions in Development and Disease. Cell. 2009;139(5):871–90.</w:t>
          </w:r>
        </w:p>
        <w:p w14:paraId="0B590072" w14:textId="77777777" w:rsidR="00963864" w:rsidRPr="00602FA5" w:rsidRDefault="00963864">
          <w:pPr>
            <w:pStyle w:val="csl-entry"/>
            <w:divId w:val="1439569498"/>
            <w:rPr>
              <w:color w:val="000000"/>
            </w:rPr>
          </w:pPr>
          <w:r w:rsidRPr="00602FA5">
            <w:rPr>
              <w:color w:val="000000"/>
            </w:rPr>
            <w:t xml:space="preserve">62. Zhang K, </w:t>
          </w:r>
          <w:proofErr w:type="spellStart"/>
          <w:r w:rsidRPr="00602FA5">
            <w:rPr>
              <w:color w:val="000000"/>
            </w:rPr>
            <w:t>Zhaos</w:t>
          </w:r>
          <w:proofErr w:type="spellEnd"/>
          <w:r w:rsidRPr="00602FA5">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602FA5" w:rsidRDefault="00963864">
          <w:pPr>
            <w:pStyle w:val="csl-entry"/>
            <w:divId w:val="1439569498"/>
            <w:rPr>
              <w:color w:val="000000"/>
            </w:rPr>
          </w:pPr>
          <w:r w:rsidRPr="00602FA5">
            <w:rPr>
              <w:color w:val="000000"/>
            </w:rPr>
            <w:t xml:space="preserve">63. </w:t>
          </w:r>
          <w:proofErr w:type="spellStart"/>
          <w:r w:rsidRPr="00602FA5">
            <w:rPr>
              <w:color w:val="000000"/>
            </w:rPr>
            <w:t>Folmes</w:t>
          </w:r>
          <w:proofErr w:type="spellEnd"/>
          <w:r w:rsidRPr="00602FA5">
            <w:rPr>
              <w:color w:val="000000"/>
            </w:rPr>
            <w:t xml:space="preserve"> CDL, Nelson TJ, Martinez-Fernandez A, </w:t>
          </w:r>
          <w:proofErr w:type="spellStart"/>
          <w:r w:rsidRPr="00602FA5">
            <w:rPr>
              <w:color w:val="000000"/>
            </w:rPr>
            <w:t>Arrell</w:t>
          </w:r>
          <w:proofErr w:type="spellEnd"/>
          <w:r w:rsidRPr="00602FA5">
            <w:rPr>
              <w:color w:val="000000"/>
            </w:rPr>
            <w:t xml:space="preserve"> DK, Lindor JZ, </w:t>
          </w:r>
          <w:proofErr w:type="spellStart"/>
          <w:r w:rsidRPr="00602FA5">
            <w:rPr>
              <w:color w:val="000000"/>
            </w:rPr>
            <w:t>Dzeja</w:t>
          </w:r>
          <w:proofErr w:type="spellEnd"/>
          <w:r w:rsidRPr="00602FA5">
            <w:rPr>
              <w:color w:val="000000"/>
            </w:rPr>
            <w:t xml:space="preserve"> PP, et al. Somatic Oxidative Bioenergetics Transitions into Pluripotency-Dependent Glycolysis to Facilitate Nuclear Reprogramming. Cell </w:t>
          </w:r>
          <w:proofErr w:type="spellStart"/>
          <w:r w:rsidRPr="00602FA5">
            <w:rPr>
              <w:color w:val="000000"/>
            </w:rPr>
            <w:t>Metab</w:t>
          </w:r>
          <w:proofErr w:type="spellEnd"/>
          <w:r w:rsidRPr="00602FA5">
            <w:rPr>
              <w:color w:val="000000"/>
            </w:rPr>
            <w:t>. 2011;14(2):264–71.</w:t>
          </w:r>
        </w:p>
        <w:p w14:paraId="7D94AFE1" w14:textId="77777777" w:rsidR="00963864" w:rsidRPr="00602FA5" w:rsidRDefault="00963864">
          <w:pPr>
            <w:pStyle w:val="csl-entry"/>
            <w:divId w:val="1439569498"/>
            <w:rPr>
              <w:color w:val="000000"/>
            </w:rPr>
          </w:pPr>
          <w:r w:rsidRPr="00602FA5">
            <w:rPr>
              <w:color w:val="000000"/>
            </w:rPr>
            <w:t xml:space="preserve">64. </w:t>
          </w:r>
          <w:proofErr w:type="spellStart"/>
          <w:r w:rsidRPr="00602FA5">
            <w:rPr>
              <w:color w:val="000000"/>
            </w:rPr>
            <w:t>Lehuédé</w:t>
          </w:r>
          <w:proofErr w:type="spellEnd"/>
          <w:r w:rsidRPr="00602FA5">
            <w:rPr>
              <w:color w:val="000000"/>
            </w:rPr>
            <w:t xml:space="preserve"> C, Dupuy F, Rabinovitch R, Jones RG, Siegel PM. Metabolic Plasticity as a Determinant of Tumor Growth and Metastasis. Cancer Res. 2016;76(18):5201–8.</w:t>
          </w:r>
        </w:p>
        <w:p w14:paraId="4C2C35A9" w14:textId="77777777" w:rsidR="00963864" w:rsidRPr="00602FA5" w:rsidRDefault="00963864">
          <w:pPr>
            <w:pStyle w:val="csl-entry"/>
            <w:divId w:val="1439569498"/>
            <w:rPr>
              <w:color w:val="000000"/>
            </w:rPr>
          </w:pPr>
          <w:r w:rsidRPr="00602FA5">
            <w:rPr>
              <w:color w:val="000000"/>
            </w:rPr>
            <w:t xml:space="preserve">65. Ramesh V, </w:t>
          </w:r>
          <w:proofErr w:type="spellStart"/>
          <w:r w:rsidRPr="00602FA5">
            <w:rPr>
              <w:color w:val="000000"/>
            </w:rPr>
            <w:t>Brabletz</w:t>
          </w:r>
          <w:proofErr w:type="spellEnd"/>
          <w:r w:rsidRPr="00602FA5">
            <w:rPr>
              <w:color w:val="000000"/>
            </w:rPr>
            <w:t xml:space="preserve"> T, </w:t>
          </w:r>
          <w:proofErr w:type="spellStart"/>
          <w:r w:rsidRPr="00602FA5">
            <w:rPr>
              <w:color w:val="000000"/>
            </w:rPr>
            <w:t>Ceppi</w:t>
          </w:r>
          <w:proofErr w:type="spellEnd"/>
          <w:r w:rsidRPr="00602FA5">
            <w:rPr>
              <w:color w:val="000000"/>
            </w:rPr>
            <w:t xml:space="preserve"> P. Targeting EMT in Cancer with Repurposed Metabolic Inhibitors. Trends Cancer. 2020;6(11):942–50.</w:t>
          </w:r>
        </w:p>
        <w:p w14:paraId="57137606" w14:textId="77777777" w:rsidR="00963864" w:rsidRPr="00602FA5" w:rsidRDefault="00963864">
          <w:pPr>
            <w:pStyle w:val="csl-entry"/>
            <w:divId w:val="1439569498"/>
            <w:rPr>
              <w:color w:val="000000"/>
            </w:rPr>
          </w:pPr>
          <w:r w:rsidRPr="00602FA5">
            <w:rPr>
              <w:color w:val="000000"/>
            </w:rPr>
            <w:t>66. Martinez-</w:t>
          </w:r>
          <w:proofErr w:type="spellStart"/>
          <w:r w:rsidRPr="00602FA5">
            <w:rPr>
              <w:color w:val="000000"/>
            </w:rPr>
            <w:t>Outschoorn</w:t>
          </w:r>
          <w:proofErr w:type="spellEnd"/>
          <w:r w:rsidRPr="00602FA5">
            <w:rPr>
              <w:color w:val="000000"/>
            </w:rPr>
            <w:t xml:space="preserve"> UE, Peiris-</w:t>
          </w:r>
          <w:proofErr w:type="spellStart"/>
          <w:r w:rsidRPr="00602FA5">
            <w:rPr>
              <w:color w:val="000000"/>
            </w:rPr>
            <w:t>Pagés</w:t>
          </w:r>
          <w:proofErr w:type="spellEnd"/>
          <w:r w:rsidRPr="00602FA5">
            <w:rPr>
              <w:color w:val="000000"/>
            </w:rPr>
            <w:t xml:space="preserve"> M, </w:t>
          </w:r>
          <w:proofErr w:type="spellStart"/>
          <w:r w:rsidRPr="00602FA5">
            <w:rPr>
              <w:color w:val="000000"/>
            </w:rPr>
            <w:t>Pestell</w:t>
          </w:r>
          <w:proofErr w:type="spellEnd"/>
          <w:r w:rsidRPr="00602FA5">
            <w:rPr>
              <w:color w:val="000000"/>
            </w:rPr>
            <w:t xml:space="preserve"> RG, </w:t>
          </w:r>
          <w:proofErr w:type="spellStart"/>
          <w:r w:rsidRPr="00602FA5">
            <w:rPr>
              <w:color w:val="000000"/>
            </w:rPr>
            <w:t>Sotgia</w:t>
          </w:r>
          <w:proofErr w:type="spellEnd"/>
          <w:r w:rsidRPr="00602FA5">
            <w:rPr>
              <w:color w:val="000000"/>
            </w:rPr>
            <w:t xml:space="preserve"> F, </w:t>
          </w:r>
          <w:proofErr w:type="spellStart"/>
          <w:r w:rsidRPr="00602FA5">
            <w:rPr>
              <w:color w:val="000000"/>
            </w:rPr>
            <w:t>Lisanti</w:t>
          </w:r>
          <w:proofErr w:type="spellEnd"/>
          <w:r w:rsidRPr="00602FA5">
            <w:rPr>
              <w:color w:val="000000"/>
            </w:rPr>
            <w:t xml:space="preserve"> MP. Cancer metabolism: a therapeutic perspective. Nat Rev Clin Oncol. 2017;14(1):11–31.</w:t>
          </w:r>
        </w:p>
        <w:p w14:paraId="77CBA7FB" w14:textId="20A3B805" w:rsidR="00E469AE" w:rsidRPr="00602FA5" w:rsidRDefault="00963864">
          <w:pPr>
            <w:pStyle w:val="Bibliography"/>
            <w:rPr>
              <w:rFonts w:ascii="Times New Roman" w:hAnsi="Times New Roman" w:cs="Times New Roman"/>
            </w:rPr>
          </w:pPr>
          <w:r w:rsidRPr="00602FA5">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evine, Herbert" w:date="2022-04-05T12: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 xml:space="preserve">Jolly, Mohit Kumar, Satyendra C. Tripathi, </w:t>
      </w:r>
      <w:proofErr w:type="spellStart"/>
      <w:r w:rsidRPr="00C1354B">
        <w:rPr>
          <w:rFonts w:ascii="Arial" w:eastAsia="Times New Roman" w:hAnsi="Arial" w:cs="Arial"/>
          <w:color w:val="222222"/>
          <w:sz w:val="20"/>
          <w:szCs w:val="20"/>
          <w:shd w:val="clear" w:color="auto" w:fill="FFFFFF"/>
        </w:rPr>
        <w:t>Dongya</w:t>
      </w:r>
      <w:proofErr w:type="spellEnd"/>
      <w:r w:rsidRPr="00C1354B">
        <w:rPr>
          <w:rFonts w:ascii="Arial" w:eastAsia="Times New Roman" w:hAnsi="Arial" w:cs="Arial"/>
          <w:color w:val="222222"/>
          <w:sz w:val="20"/>
          <w:szCs w:val="20"/>
          <w:shd w:val="clear" w:color="auto" w:fill="FFFFFF"/>
        </w:rPr>
        <w:t xml:space="preserve"> Jia, Steven M. Mooney, </w:t>
      </w:r>
      <w:proofErr w:type="spellStart"/>
      <w:r w:rsidRPr="00C1354B">
        <w:rPr>
          <w:rFonts w:ascii="Arial" w:eastAsia="Times New Roman" w:hAnsi="Arial" w:cs="Arial"/>
          <w:color w:val="222222"/>
          <w:sz w:val="20"/>
          <w:szCs w:val="20"/>
          <w:shd w:val="clear" w:color="auto" w:fill="FFFFFF"/>
        </w:rPr>
        <w:t>Muge</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Celiktas</w:t>
      </w:r>
      <w:proofErr w:type="spellEnd"/>
      <w:r w:rsidRPr="00C1354B">
        <w:rPr>
          <w:rFonts w:ascii="Arial" w:eastAsia="Times New Roman" w:hAnsi="Arial" w:cs="Arial"/>
          <w:color w:val="222222"/>
          <w:sz w:val="20"/>
          <w:szCs w:val="20"/>
          <w:shd w:val="clear" w:color="auto" w:fill="FFFFFF"/>
        </w:rPr>
        <w:t xml:space="preserve">, Samir M. </w:t>
      </w:r>
      <w:proofErr w:type="spellStart"/>
      <w:r w:rsidRPr="00C1354B">
        <w:rPr>
          <w:rFonts w:ascii="Arial" w:eastAsia="Times New Roman" w:hAnsi="Arial" w:cs="Arial"/>
          <w:color w:val="222222"/>
          <w:sz w:val="20"/>
          <w:szCs w:val="20"/>
          <w:shd w:val="clear" w:color="auto" w:fill="FFFFFF"/>
        </w:rPr>
        <w:t>Hanash</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Sendurai</w:t>
      </w:r>
      <w:proofErr w:type="spellEnd"/>
      <w:r w:rsidRPr="00C1354B">
        <w:rPr>
          <w:rFonts w:ascii="Arial" w:eastAsia="Times New Roman" w:hAnsi="Arial" w:cs="Arial"/>
          <w:color w:val="222222"/>
          <w:sz w:val="20"/>
          <w:szCs w:val="20"/>
          <w:shd w:val="clear" w:color="auto" w:fill="FFFFFF"/>
        </w:rPr>
        <w:t xml:space="preserve"> A. Mani, Kenneth J. </w:t>
      </w:r>
      <w:proofErr w:type="spellStart"/>
      <w:r w:rsidRPr="00C1354B">
        <w:rPr>
          <w:rFonts w:ascii="Arial" w:eastAsia="Times New Roman" w:hAnsi="Arial" w:cs="Arial"/>
          <w:color w:val="222222"/>
          <w:sz w:val="20"/>
          <w:szCs w:val="20"/>
          <w:shd w:val="clear" w:color="auto" w:fill="FFFFFF"/>
        </w:rPr>
        <w:t>Pienta</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Eshel</w:t>
      </w:r>
      <w:proofErr w:type="spellEnd"/>
      <w:r w:rsidRPr="00C1354B">
        <w:rPr>
          <w:rFonts w:ascii="Arial" w:eastAsia="Times New Roman" w:hAnsi="Arial" w:cs="Arial"/>
          <w:color w:val="222222"/>
          <w:sz w:val="20"/>
          <w:szCs w:val="20"/>
          <w:shd w:val="clear" w:color="auto" w:fill="FFFFFF"/>
        </w:rPr>
        <w:t xml:space="preserve"> Ben-Jacob, and Herbert Levine. "Stability of the hybrid epithelial/mesenchymal phenotype." </w:t>
      </w:r>
      <w:proofErr w:type="spellStart"/>
      <w:r w:rsidRPr="00C1354B">
        <w:rPr>
          <w:rFonts w:ascii="Arial" w:eastAsia="Times New Roman" w:hAnsi="Arial" w:cs="Arial"/>
          <w:i/>
          <w:iCs/>
          <w:color w:val="222222"/>
          <w:sz w:val="20"/>
          <w:szCs w:val="20"/>
        </w:rPr>
        <w:t>Oncotarget</w:t>
      </w:r>
      <w:proofErr w:type="spellEnd"/>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3" w:author="Levine, Herbert" w:date="2022-04-05T11: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proofErr w:type="spellStart"/>
      <w:r w:rsidRPr="00C1354B">
        <w:rPr>
          <w:rFonts w:ascii="Arial" w:eastAsia="Times New Roman" w:hAnsi="Arial" w:cs="Arial"/>
          <w:color w:val="222222"/>
          <w:sz w:val="20"/>
          <w:szCs w:val="20"/>
          <w:shd w:val="clear" w:color="auto" w:fill="FFFFFF"/>
        </w:rPr>
        <w:t>Pastushenko</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w:t>
      </w:r>
      <w:proofErr w:type="spellStart"/>
      <w:r w:rsidRPr="00C1354B">
        <w:rPr>
          <w:rFonts w:ascii="Arial" w:eastAsia="Times New Roman" w:hAnsi="Arial" w:cs="Arial"/>
          <w:color w:val="222222"/>
          <w:sz w:val="20"/>
          <w:szCs w:val="20"/>
          <w:shd w:val="clear" w:color="auto" w:fill="FFFFFF"/>
        </w:rPr>
        <w:t>tumour</w:t>
      </w:r>
      <w:proofErr w:type="spellEnd"/>
      <w:r w:rsidRPr="00C1354B">
        <w:rPr>
          <w:rFonts w:ascii="Arial" w:eastAsia="Times New Roman" w:hAnsi="Arial" w:cs="Arial"/>
          <w:color w:val="222222"/>
          <w:sz w:val="20"/>
          <w:szCs w:val="20"/>
          <w:shd w:val="clear" w:color="auto" w:fill="FFFFFF"/>
        </w:rPr>
        <w:t xml:space="preserve">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4" w:author="Levine, Herbert" w:date="2022-04-05T12:23:00Z" w:initials="LH">
    <w:p w14:paraId="6561A131" w14:textId="0B10E81D" w:rsidR="00C42CCE" w:rsidRDefault="00C42CCE">
      <w:pPr>
        <w:pStyle w:val="CommentText"/>
      </w:pPr>
      <w:r>
        <w:rPr>
          <w:rStyle w:val="CommentReference"/>
        </w:rPr>
        <w:annotationRef/>
      </w:r>
      <w:r>
        <w:t xml:space="preserve">I don’t understand what you mean by this, </w:t>
      </w:r>
      <w:proofErr w:type="gramStart"/>
      <w:r>
        <w:t>and also</w:t>
      </w:r>
      <w:proofErr w:type="gramEnd"/>
      <w:r>
        <w:t xml:space="preserve"> ref 36 says nothing about metabolism</w:t>
      </w:r>
    </w:p>
  </w:comment>
  <w:comment w:id="5" w:author="Jia, Dongya (NIH/NCI) [E]" w:date="2022-02-27T20: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6"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7" w:author="Jia, Dongya (NIH/NCI) [E]" w:date="2022-02-27T20:58:00Z" w:initials="JD([">
    <w:p w14:paraId="76EA816B" w14:textId="77777777" w:rsidR="00C42CCE" w:rsidRDefault="00C42CCE" w:rsidP="006E0834">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9" w:author="Jia, Dongya (NIH/NCI) [E]" w:date="2022-02-27T20:59:00Z" w:initials="JD([">
    <w:p w14:paraId="3E805D0A" w14:textId="77777777" w:rsidR="00C42CCE" w:rsidRDefault="00C42CCE" w:rsidP="006E0834">
      <w:r>
        <w:rPr>
          <w:rStyle w:val="CommentReference"/>
        </w:rPr>
        <w:annotationRef/>
      </w:r>
      <w:r>
        <w:rPr>
          <w:sz w:val="20"/>
          <w:szCs w:val="20"/>
        </w:rPr>
        <w:t>references!</w:t>
      </w:r>
    </w:p>
  </w:comment>
  <w:comment w:id="11" w:author="Levine, Herbert" w:date="2022-04-05T20:18:00Z" w:initials="LH">
    <w:p w14:paraId="389D39AD" w14:textId="6DA1F2A3" w:rsidR="00C42CCE" w:rsidRDefault="00C42CCE">
      <w:pPr>
        <w:pStyle w:val="CommentText"/>
      </w:pPr>
      <w:r>
        <w:rPr>
          <w:rStyle w:val="CommentReference"/>
        </w:rPr>
        <w:annotationRef/>
      </w:r>
      <w:r>
        <w:t>This needs to be explained more clearly</w:t>
      </w:r>
    </w:p>
  </w:comment>
  <w:comment w:id="16"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17"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20"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18"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19"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1"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52"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53"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55" w:author="Levine, Herbert" w:date="2022-04-07T08:07:00Z" w:initials="LH">
    <w:p w14:paraId="48D43BD8" w14:textId="4A07026B" w:rsidR="009D32C4" w:rsidRDefault="009D32C4">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56"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57"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92" w:author="Jia, Dongya (NIH/NCI) [E]" w:date="2022-02-27T21: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93" w:author="Madeline Galbraith" w:date="2022-03-08T16:19:00Z" w:initials="MG">
    <w:p w14:paraId="5890020F" w14:textId="7984D472" w:rsidR="00C42CCE" w:rsidRDefault="00C42CCE">
      <w:pPr>
        <w:pStyle w:val="CommentText"/>
      </w:pPr>
      <w:r>
        <w:rPr>
          <w:rStyle w:val="CommentReference"/>
        </w:rPr>
        <w:annotationRef/>
      </w:r>
      <w:r>
        <w:t>Modified sentence at end of paragraph to include this</w:t>
      </w:r>
    </w:p>
  </w:comment>
  <w:comment w:id="98"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99"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101"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115"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116"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ED5A6E" w15:done="0"/>
  <w15:commentEx w15:paraId="58ABDA8E" w15:done="0"/>
  <w15:commentEx w15:paraId="6561A131" w15:done="0"/>
  <w15:commentEx w15:paraId="44B53D00" w15:done="1"/>
  <w15:commentEx w15:paraId="6F4D82CB" w15:done="0"/>
  <w15:commentEx w15:paraId="76EA816B" w15:done="1"/>
  <w15:commentEx w15:paraId="3E805D0A" w15:done="1"/>
  <w15:commentEx w15:paraId="389D39AD" w15:done="0"/>
  <w15:commentEx w15:paraId="57DD4477" w15:done="0"/>
  <w15:commentEx w15:paraId="34E35FB7" w15:done="0"/>
  <w15:commentEx w15:paraId="408FF4B1" w15:done="0"/>
  <w15:commentEx w15:paraId="0F59870D" w15:done="0"/>
  <w15:commentEx w15:paraId="37279818" w15:paraIdParent="0F59870D" w15:done="0"/>
  <w15:commentEx w15:paraId="021CA2EE" w15:done="0"/>
  <w15:commentEx w15:paraId="39EF8A5C" w15:done="0"/>
  <w15:commentEx w15:paraId="7E9C6E67" w15:done="0"/>
  <w15:commentEx w15:paraId="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BBDD" w16cex:dateUtc="2022-04-05T17:00:00Z"/>
  <w16cex:commentExtensible w16cex:durableId="25F6BAED" w16cex:dateUtc="2022-04-05T16:56:00Z"/>
  <w16cex:commentExtensible w16cex:durableId="25F6C159" w16cex:dateUtc="2022-04-05T17:23:00Z"/>
  <w16cex:commentExtensible w16cex:durableId="25C6719E" w16cex:dateUtc="2022-02-28T02:54:00Z"/>
  <w16cex:commentExtensible w16cex:durableId="25F6D7F0" w16cex:dateUtc="2022-04-05T19:00:00Z"/>
  <w16cex:commentExtensible w16cex:durableId="25C672A1" w16cex:dateUtc="2022-02-28T02:58:00Z"/>
  <w16cex:commentExtensible w16cex:durableId="25C672AD" w16cex:dateUtc="2022-02-28T02:59:00Z"/>
  <w16cex:commentExtensible w16cex:durableId="25F730C3" w16cex:dateUtc="2022-04-06T01:18: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ED5A6E" w16cid:durableId="25F6BBDD"/>
  <w16cid:commentId w16cid:paraId="58ABDA8E" w16cid:durableId="25F6BAED"/>
  <w16cid:commentId w16cid:paraId="6561A131" w16cid:durableId="25F6C159"/>
  <w16cid:commentId w16cid:paraId="44B53D00" w16cid:durableId="25C6719E"/>
  <w16cid:commentId w16cid:paraId="6F4D82CB" w16cid:durableId="25F6D7F0"/>
  <w16cid:commentId w16cid:paraId="76EA816B" w16cid:durableId="25C672A1"/>
  <w16cid:commentId w16cid:paraId="3E805D0A" w16cid:durableId="25C672AD"/>
  <w16cid:commentId w16cid:paraId="389D39AD" w16cid:durableId="25F730C3"/>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39EF8A5C" w16cid:durableId="25F8259D"/>
  <w16cid:commentId w16cid:paraId="7E9C6E67" w16cid:durableId="25F82293"/>
  <w16cid:commentId w16cid:paraId="48D43BD8" w16cid:durableId="25F92869"/>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1"/>
  </w:num>
  <w:num w:numId="2" w16cid:durableId="16514009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4AE0"/>
    <w:rsid w:val="000F5033"/>
    <w:rsid w:val="0010035D"/>
    <w:rsid w:val="00105214"/>
    <w:rsid w:val="001155E9"/>
    <w:rsid w:val="001156AA"/>
    <w:rsid w:val="0012213F"/>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1F0E"/>
    <w:rsid w:val="002155FC"/>
    <w:rsid w:val="00234813"/>
    <w:rsid w:val="00235A5D"/>
    <w:rsid w:val="00240E17"/>
    <w:rsid w:val="00244159"/>
    <w:rsid w:val="00246E2C"/>
    <w:rsid w:val="00246E60"/>
    <w:rsid w:val="00247035"/>
    <w:rsid w:val="002524A5"/>
    <w:rsid w:val="00252902"/>
    <w:rsid w:val="00270383"/>
    <w:rsid w:val="00272AB2"/>
    <w:rsid w:val="0027482F"/>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4A40"/>
    <w:rsid w:val="0032528C"/>
    <w:rsid w:val="00330620"/>
    <w:rsid w:val="003352BC"/>
    <w:rsid w:val="0034024B"/>
    <w:rsid w:val="003456C6"/>
    <w:rsid w:val="0034583A"/>
    <w:rsid w:val="00362C05"/>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E407C"/>
    <w:rsid w:val="003E647F"/>
    <w:rsid w:val="003F6002"/>
    <w:rsid w:val="003F6CB1"/>
    <w:rsid w:val="003F7A30"/>
    <w:rsid w:val="004116CE"/>
    <w:rsid w:val="00413352"/>
    <w:rsid w:val="00414B59"/>
    <w:rsid w:val="004168D7"/>
    <w:rsid w:val="00416EBB"/>
    <w:rsid w:val="00423B0C"/>
    <w:rsid w:val="00425BB3"/>
    <w:rsid w:val="00426950"/>
    <w:rsid w:val="0042730D"/>
    <w:rsid w:val="004359AC"/>
    <w:rsid w:val="00436115"/>
    <w:rsid w:val="00436DC7"/>
    <w:rsid w:val="00455A36"/>
    <w:rsid w:val="00457136"/>
    <w:rsid w:val="004605B0"/>
    <w:rsid w:val="00466D42"/>
    <w:rsid w:val="0046719A"/>
    <w:rsid w:val="004722D9"/>
    <w:rsid w:val="00473668"/>
    <w:rsid w:val="00474B6C"/>
    <w:rsid w:val="004806AF"/>
    <w:rsid w:val="00480E57"/>
    <w:rsid w:val="00481812"/>
    <w:rsid w:val="0048243F"/>
    <w:rsid w:val="004878A6"/>
    <w:rsid w:val="00492387"/>
    <w:rsid w:val="004A15AC"/>
    <w:rsid w:val="004C2828"/>
    <w:rsid w:val="004C3645"/>
    <w:rsid w:val="004C7F90"/>
    <w:rsid w:val="004D3F44"/>
    <w:rsid w:val="004E0DF6"/>
    <w:rsid w:val="004E29B3"/>
    <w:rsid w:val="004E5079"/>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4156"/>
    <w:rsid w:val="005B460F"/>
    <w:rsid w:val="005B6326"/>
    <w:rsid w:val="005B696E"/>
    <w:rsid w:val="005C051F"/>
    <w:rsid w:val="005C0AFF"/>
    <w:rsid w:val="005C1FA8"/>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0FE8"/>
    <w:rsid w:val="006D2EF3"/>
    <w:rsid w:val="006D46D9"/>
    <w:rsid w:val="006D67BD"/>
    <w:rsid w:val="006E0834"/>
    <w:rsid w:val="006F17C0"/>
    <w:rsid w:val="006F45CF"/>
    <w:rsid w:val="006F48CA"/>
    <w:rsid w:val="006F5EB7"/>
    <w:rsid w:val="00707B64"/>
    <w:rsid w:val="007107DB"/>
    <w:rsid w:val="00713357"/>
    <w:rsid w:val="007239C2"/>
    <w:rsid w:val="007258F7"/>
    <w:rsid w:val="007262EA"/>
    <w:rsid w:val="00732116"/>
    <w:rsid w:val="00732388"/>
    <w:rsid w:val="007348AE"/>
    <w:rsid w:val="0073620E"/>
    <w:rsid w:val="00737A8B"/>
    <w:rsid w:val="00737E5D"/>
    <w:rsid w:val="0074329A"/>
    <w:rsid w:val="00746184"/>
    <w:rsid w:val="0075025B"/>
    <w:rsid w:val="00755531"/>
    <w:rsid w:val="00757C0B"/>
    <w:rsid w:val="007618F2"/>
    <w:rsid w:val="00762CA1"/>
    <w:rsid w:val="00773DA5"/>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91A2B"/>
    <w:rsid w:val="00893BA2"/>
    <w:rsid w:val="0089691B"/>
    <w:rsid w:val="0089719C"/>
    <w:rsid w:val="008A2F53"/>
    <w:rsid w:val="008A7072"/>
    <w:rsid w:val="008B7824"/>
    <w:rsid w:val="008D6863"/>
    <w:rsid w:val="008E297B"/>
    <w:rsid w:val="008E2B2E"/>
    <w:rsid w:val="008E35EF"/>
    <w:rsid w:val="008F0603"/>
    <w:rsid w:val="008F452F"/>
    <w:rsid w:val="008F7E6C"/>
    <w:rsid w:val="00900D10"/>
    <w:rsid w:val="00901B36"/>
    <w:rsid w:val="009027A5"/>
    <w:rsid w:val="0090796F"/>
    <w:rsid w:val="009217EF"/>
    <w:rsid w:val="009304EB"/>
    <w:rsid w:val="0093067B"/>
    <w:rsid w:val="00942726"/>
    <w:rsid w:val="00945673"/>
    <w:rsid w:val="00945DA7"/>
    <w:rsid w:val="00947D8A"/>
    <w:rsid w:val="00947F6E"/>
    <w:rsid w:val="009515E3"/>
    <w:rsid w:val="00956AC0"/>
    <w:rsid w:val="00963164"/>
    <w:rsid w:val="00963864"/>
    <w:rsid w:val="00972B33"/>
    <w:rsid w:val="009749FD"/>
    <w:rsid w:val="00977765"/>
    <w:rsid w:val="00980500"/>
    <w:rsid w:val="00982774"/>
    <w:rsid w:val="009839F9"/>
    <w:rsid w:val="0098749F"/>
    <w:rsid w:val="00992141"/>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10C8"/>
    <w:rsid w:val="00A834EA"/>
    <w:rsid w:val="00A86724"/>
    <w:rsid w:val="00A87DCF"/>
    <w:rsid w:val="00A90123"/>
    <w:rsid w:val="00A90AAA"/>
    <w:rsid w:val="00A95ABB"/>
    <w:rsid w:val="00AA0ACC"/>
    <w:rsid w:val="00AA242A"/>
    <w:rsid w:val="00AA49A8"/>
    <w:rsid w:val="00AA62D6"/>
    <w:rsid w:val="00AA78CB"/>
    <w:rsid w:val="00AB0932"/>
    <w:rsid w:val="00AB7ACC"/>
    <w:rsid w:val="00AC2089"/>
    <w:rsid w:val="00AC5605"/>
    <w:rsid w:val="00AC56AC"/>
    <w:rsid w:val="00AC5B38"/>
    <w:rsid w:val="00AD3729"/>
    <w:rsid w:val="00AD65F0"/>
    <w:rsid w:val="00AD7F58"/>
    <w:rsid w:val="00AE61AE"/>
    <w:rsid w:val="00AE62D6"/>
    <w:rsid w:val="00AE6DF1"/>
    <w:rsid w:val="00AF3BBE"/>
    <w:rsid w:val="00AF7D0B"/>
    <w:rsid w:val="00B0149B"/>
    <w:rsid w:val="00B03A60"/>
    <w:rsid w:val="00B21516"/>
    <w:rsid w:val="00B22B4B"/>
    <w:rsid w:val="00B25CF3"/>
    <w:rsid w:val="00B32C78"/>
    <w:rsid w:val="00B33FCD"/>
    <w:rsid w:val="00B3428A"/>
    <w:rsid w:val="00B41236"/>
    <w:rsid w:val="00B423DC"/>
    <w:rsid w:val="00B50C75"/>
    <w:rsid w:val="00B629A9"/>
    <w:rsid w:val="00B62EE9"/>
    <w:rsid w:val="00B634CB"/>
    <w:rsid w:val="00B676AE"/>
    <w:rsid w:val="00B70391"/>
    <w:rsid w:val="00B72C15"/>
    <w:rsid w:val="00B7332D"/>
    <w:rsid w:val="00B804C4"/>
    <w:rsid w:val="00B8298A"/>
    <w:rsid w:val="00B86B75"/>
    <w:rsid w:val="00B976AC"/>
    <w:rsid w:val="00BA7923"/>
    <w:rsid w:val="00BB1B45"/>
    <w:rsid w:val="00BB243E"/>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02FBB"/>
    <w:rsid w:val="00D20020"/>
    <w:rsid w:val="00D20788"/>
    <w:rsid w:val="00D22597"/>
    <w:rsid w:val="00D2603D"/>
    <w:rsid w:val="00D26B91"/>
    <w:rsid w:val="00D26C5C"/>
    <w:rsid w:val="00D31021"/>
    <w:rsid w:val="00D3608D"/>
    <w:rsid w:val="00D3781D"/>
    <w:rsid w:val="00D459E0"/>
    <w:rsid w:val="00D46407"/>
    <w:rsid w:val="00D51573"/>
    <w:rsid w:val="00D65537"/>
    <w:rsid w:val="00D65F5E"/>
    <w:rsid w:val="00D67075"/>
    <w:rsid w:val="00D903A3"/>
    <w:rsid w:val="00D90860"/>
    <w:rsid w:val="00D9200B"/>
    <w:rsid w:val="00D93750"/>
    <w:rsid w:val="00D938B8"/>
    <w:rsid w:val="00DA2FF2"/>
    <w:rsid w:val="00DB35AF"/>
    <w:rsid w:val="00DC7A5A"/>
    <w:rsid w:val="00DD5C86"/>
    <w:rsid w:val="00DD616E"/>
    <w:rsid w:val="00DD7CA3"/>
    <w:rsid w:val="00DD7D00"/>
    <w:rsid w:val="00DE2325"/>
    <w:rsid w:val="00DE7FA5"/>
    <w:rsid w:val="00DF6AF7"/>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918D0"/>
    <w:rsid w:val="00E9300C"/>
    <w:rsid w:val="00E95E84"/>
    <w:rsid w:val="00E973A2"/>
    <w:rsid w:val="00EA124F"/>
    <w:rsid w:val="00EA1F02"/>
    <w:rsid w:val="00EA277A"/>
    <w:rsid w:val="00EA60C8"/>
    <w:rsid w:val="00EB3D7F"/>
    <w:rsid w:val="00EB59CD"/>
    <w:rsid w:val="00EC6D95"/>
    <w:rsid w:val="00ED53FA"/>
    <w:rsid w:val="00EE3A7C"/>
    <w:rsid w:val="00EF2A95"/>
    <w:rsid w:val="00EF4698"/>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94B16"/>
    <w:rsid w:val="006E5321"/>
    <w:rsid w:val="00973CD3"/>
    <w:rsid w:val="009C5ACB"/>
    <w:rsid w:val="009F5495"/>
    <w:rsid w:val="00BB18DC"/>
    <w:rsid w:val="00BB7FA9"/>
    <w:rsid w:val="00BF2CB9"/>
    <w:rsid w:val="00C66980"/>
    <w:rsid w:val="00D13C37"/>
    <w:rsid w:val="00DA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6E5321"/>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30</Pages>
  <Words>8336</Words>
  <Characters>47519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36</cp:revision>
  <cp:lastPrinted>2022-03-09T18:48:00Z</cp:lastPrinted>
  <dcterms:created xsi:type="dcterms:W3CDTF">2022-04-04T23:52:00Z</dcterms:created>
  <dcterms:modified xsi:type="dcterms:W3CDTF">2022-04-08T21:54:00Z</dcterms:modified>
</cp:coreProperties>
</file>